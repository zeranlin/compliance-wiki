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721" w:firstLineChars="200"/>
        <w:jc w:val="center"/>
        <w:rPr>
          <w:rFonts w:ascii="宋体" w:hAnsi="宋体"/>
          <w:b/>
          <w:sz w:val="36"/>
          <w:szCs w:val="36"/>
        </w:rPr>
      </w:pPr>
      <w:r>
        <w:rPr>
          <w:rFonts w:hint="eastAsia" w:ascii="宋体" w:hAnsi="宋体"/>
          <w:b/>
          <w:sz w:val="36"/>
          <w:szCs w:val="36"/>
        </w:rPr>
        <w:t>服务类项目采购需求申报书</w:t>
      </w:r>
    </w:p>
    <w:p>
      <w:pPr>
        <w:pStyle w:val="18"/>
        <w:ind w:firstLine="0" w:firstLineChars="0"/>
        <w:rPr>
          <w:szCs w:val="21"/>
        </w:rPr>
      </w:pPr>
      <w:r>
        <w:rPr>
          <w:rFonts w:hint="eastAsia"/>
          <w:szCs w:val="21"/>
        </w:rPr>
        <w:t>备注：</w:t>
      </w:r>
    </w:p>
    <w:p>
      <w:pPr>
        <w:rPr>
          <w:szCs w:val="21"/>
        </w:rPr>
      </w:pPr>
      <w:r>
        <w:rPr>
          <w:szCs w:val="21"/>
        </w:rPr>
        <w:t>1、采购单位填报的商务条款、技术条款若存在倾向性或不公正性条款，由此引起的不良后果将由采购单位自行承担；</w:t>
      </w:r>
    </w:p>
    <w:p>
      <w:pPr>
        <w:rPr>
          <w:szCs w:val="21"/>
        </w:rPr>
      </w:pPr>
      <w:r>
        <w:rPr>
          <w:szCs w:val="21"/>
        </w:rPr>
        <w:t>2、申报书应包括详细的合同的实质性内容，可以避免与中标供应商在签订合同时产生纠纷；</w:t>
      </w:r>
    </w:p>
    <w:p>
      <w:pPr>
        <w:rPr>
          <w:szCs w:val="21"/>
        </w:rPr>
      </w:pPr>
      <w:r>
        <w:rPr>
          <w:szCs w:val="21"/>
        </w:rPr>
        <w:t>3、此申报书模板仅供参考，采购单位可根据实际情况在合法合规的情况下进行修改</w:t>
      </w:r>
      <w:r>
        <w:rPr>
          <w:rFonts w:hint="eastAsia"/>
          <w:szCs w:val="21"/>
        </w:rPr>
        <w:t>。</w:t>
      </w:r>
    </w:p>
    <w:p>
      <w:pPr>
        <w:rPr>
          <w:rFonts w:ascii="宋体" w:hAnsi="宋体"/>
          <w:b/>
          <w:sz w:val="28"/>
          <w:szCs w:val="28"/>
        </w:rPr>
      </w:pPr>
      <w:r>
        <w:rPr>
          <w:rFonts w:hint="eastAsia" w:ascii="宋体" w:hAnsi="宋体"/>
          <w:b/>
          <w:sz w:val="28"/>
          <w:szCs w:val="28"/>
        </w:rPr>
        <w:t>一、项目基本信息</w:t>
      </w:r>
    </w:p>
    <w:tbl>
      <w:tblPr>
        <w:tblStyle w:val="14"/>
        <w:tblW w:w="9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7"/>
        <w:gridCol w:w="1843"/>
        <w:gridCol w:w="1502"/>
        <w:gridCol w:w="199"/>
        <w:gridCol w:w="1560"/>
        <w:gridCol w:w="29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1847" w:type="dxa"/>
            <w:vAlign w:val="center"/>
          </w:tcPr>
          <w:p>
            <w:pPr>
              <w:jc w:val="center"/>
              <w:rPr>
                <w:rFonts w:ascii="宋体" w:hAnsi="宋体" w:cs="宋体"/>
                <w:b/>
                <w:szCs w:val="21"/>
              </w:rPr>
            </w:pPr>
            <w:r>
              <w:rPr>
                <w:rFonts w:hint="eastAsia" w:ascii="宋体" w:hAnsi="宋体" w:cs="宋体"/>
                <w:b/>
                <w:szCs w:val="21"/>
              </w:rPr>
              <w:t>项目名称</w:t>
            </w:r>
          </w:p>
        </w:tc>
        <w:tc>
          <w:tcPr>
            <w:tcW w:w="8040" w:type="dxa"/>
            <w:gridSpan w:val="5"/>
            <w:vAlign w:val="center"/>
          </w:tcPr>
          <w:p>
            <w:pPr>
              <w:jc w:val="center"/>
              <w:rPr>
                <w:rFonts w:hint="eastAsia" w:ascii="宋体" w:hAnsi="宋体" w:eastAsia="宋体" w:cs="宋体"/>
                <w:b/>
                <w:szCs w:val="21"/>
                <w:lang w:eastAsia="zh-CN"/>
              </w:rPr>
            </w:pPr>
            <w:r>
              <w:rPr>
                <w:rFonts w:hint="eastAsia" w:ascii="宋体" w:hAnsi="宋体" w:cs="宋体"/>
                <w:b/>
                <w:szCs w:val="21"/>
                <w:highlight w:val="cyan"/>
                <w:lang w:eastAsia="zh-CN"/>
              </w:rPr>
              <w:t>凤凰街道五个社群党群服务中心社工服务项目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1847" w:type="dxa"/>
            <w:vAlign w:val="center"/>
          </w:tcPr>
          <w:p>
            <w:pPr>
              <w:jc w:val="center"/>
              <w:rPr>
                <w:rFonts w:ascii="宋体" w:hAnsi="宋体"/>
                <w:b/>
                <w:szCs w:val="21"/>
              </w:rPr>
            </w:pPr>
            <w:r>
              <w:rPr>
                <w:rFonts w:hint="eastAsia" w:ascii="宋体" w:hAnsi="宋体"/>
                <w:b/>
                <w:szCs w:val="21"/>
              </w:rPr>
              <w:t>采购单位名称</w:t>
            </w:r>
          </w:p>
        </w:tc>
        <w:tc>
          <w:tcPr>
            <w:tcW w:w="3544" w:type="dxa"/>
            <w:gridSpan w:val="3"/>
            <w:vAlign w:val="center"/>
          </w:tcPr>
          <w:p>
            <w:pPr>
              <w:rPr>
                <w:rFonts w:hint="eastAsia" w:ascii="宋体" w:hAnsi="宋体" w:eastAsia="宋体"/>
                <w:szCs w:val="21"/>
                <w:highlight w:val="cyan"/>
                <w:lang w:val="en" w:eastAsia="zh-CN"/>
              </w:rPr>
            </w:pPr>
            <w:r>
              <w:rPr>
                <w:rFonts w:hint="eastAsia" w:ascii="宋体" w:hAnsi="宋体"/>
                <w:b/>
                <w:bCs w:val="0"/>
                <w:szCs w:val="21"/>
                <w:highlight w:val="cyan"/>
                <w:lang w:val="en" w:eastAsia="zh-CN"/>
              </w:rPr>
              <w:t>深圳市光明区凤凰街道办事处</w:t>
            </w:r>
          </w:p>
        </w:tc>
        <w:tc>
          <w:tcPr>
            <w:tcW w:w="1560" w:type="dxa"/>
            <w:vAlign w:val="center"/>
          </w:tcPr>
          <w:p>
            <w:pPr>
              <w:jc w:val="center"/>
              <w:rPr>
                <w:rFonts w:ascii="宋体" w:hAnsi="宋体"/>
                <w:b/>
                <w:szCs w:val="21"/>
              </w:rPr>
            </w:pPr>
            <w:r>
              <w:rPr>
                <w:rFonts w:hint="eastAsia" w:ascii="宋体" w:hAnsi="宋体"/>
                <w:b/>
                <w:szCs w:val="21"/>
              </w:rPr>
              <w:t>采购方式</w:t>
            </w:r>
          </w:p>
        </w:tc>
        <w:tc>
          <w:tcPr>
            <w:tcW w:w="2936" w:type="dxa"/>
            <w:vAlign w:val="center"/>
          </w:tcPr>
          <w:p>
            <w:pPr>
              <w:jc w:val="center"/>
              <w:rPr>
                <w:rFonts w:hint="eastAsia" w:ascii="宋体" w:hAnsi="宋体" w:eastAsia="宋体"/>
                <w:szCs w:val="21"/>
                <w:highlight w:val="cyan"/>
                <w:lang w:eastAsia="zh-CN"/>
              </w:rPr>
            </w:pPr>
            <w:r>
              <w:rPr>
                <w:rFonts w:hint="eastAsia" w:asciiTheme="minorEastAsia" w:hAnsiTheme="minorEastAsia" w:eastAsiaTheme="minorEastAsia" w:cstheme="minorEastAsia"/>
                <w:b/>
                <w:bCs/>
                <w:sz w:val="21"/>
                <w:szCs w:val="21"/>
                <w:highlight w:val="cyan"/>
                <w:lang w:eastAsia="zh-CN"/>
              </w:rPr>
              <w:t>拟采用公开招标方式采购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47" w:type="dxa"/>
            <w:vAlign w:val="center"/>
          </w:tcPr>
          <w:p>
            <w:pPr>
              <w:jc w:val="center"/>
              <w:rPr>
                <w:rFonts w:ascii="宋体" w:hAnsi="宋体"/>
                <w:b/>
                <w:szCs w:val="21"/>
              </w:rPr>
            </w:pPr>
            <w:r>
              <w:rPr>
                <w:rFonts w:hint="eastAsia" w:ascii="宋体" w:hAnsi="宋体"/>
                <w:b/>
                <w:szCs w:val="21"/>
              </w:rPr>
              <w:t>采购单位地址</w:t>
            </w:r>
          </w:p>
        </w:tc>
        <w:tc>
          <w:tcPr>
            <w:tcW w:w="3544" w:type="dxa"/>
            <w:gridSpan w:val="3"/>
            <w:vAlign w:val="center"/>
          </w:tcPr>
          <w:p>
            <w:pPr>
              <w:jc w:val="left"/>
              <w:rPr>
                <w:rFonts w:ascii="宋体" w:hAnsi="宋体"/>
                <w:b/>
                <w:bCs/>
                <w:szCs w:val="21"/>
                <w:highlight w:val="cyan"/>
              </w:rPr>
            </w:pPr>
            <w:r>
              <w:rPr>
                <w:rFonts w:hint="eastAsia" w:ascii="宋体" w:hAnsi="宋体"/>
                <w:b/>
                <w:bCs w:val="0"/>
                <w:szCs w:val="21"/>
                <w:highlight w:val="cyan"/>
                <w:lang w:val="en" w:eastAsia="zh-CN"/>
              </w:rPr>
              <w:t>深圳市光明区凤凰街道办事处</w:t>
            </w:r>
          </w:p>
        </w:tc>
        <w:tc>
          <w:tcPr>
            <w:tcW w:w="1560" w:type="dxa"/>
            <w:vAlign w:val="center"/>
          </w:tcPr>
          <w:p>
            <w:pPr>
              <w:jc w:val="center"/>
              <w:rPr>
                <w:rFonts w:ascii="宋体" w:hAnsi="宋体" w:cs="宋体"/>
                <w:b/>
                <w:szCs w:val="21"/>
              </w:rPr>
            </w:pPr>
            <w:r>
              <w:rPr>
                <w:rFonts w:hint="eastAsia" w:ascii="宋体" w:hAnsi="宋体" w:cs="宋体"/>
                <w:b/>
                <w:szCs w:val="21"/>
              </w:rPr>
              <w:t>联系人</w:t>
            </w:r>
          </w:p>
        </w:tc>
        <w:tc>
          <w:tcPr>
            <w:tcW w:w="2936" w:type="dxa"/>
            <w:vAlign w:val="center"/>
          </w:tcPr>
          <w:p>
            <w:pPr>
              <w:jc w:val="center"/>
              <w:rPr>
                <w:rFonts w:hint="eastAsia" w:ascii="宋体" w:hAnsi="宋体" w:eastAsia="宋体"/>
                <w:b/>
                <w:bCs w:val="0"/>
                <w:szCs w:val="21"/>
                <w:highlight w:val="cyan"/>
                <w:lang w:eastAsia="zh-CN"/>
              </w:rPr>
            </w:pPr>
            <w:r>
              <w:rPr>
                <w:rFonts w:hint="eastAsia" w:ascii="宋体" w:hAnsi="宋体" w:cs="宋体"/>
                <w:b/>
                <w:bCs w:val="0"/>
                <w:szCs w:val="21"/>
                <w:highlight w:val="cyan"/>
                <w:lang w:eastAsia="zh-CN"/>
              </w:rPr>
              <w:t>黄勇钧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847" w:type="dxa"/>
            <w:vAlign w:val="center"/>
          </w:tcPr>
          <w:p>
            <w:pPr>
              <w:jc w:val="center"/>
              <w:rPr>
                <w:rFonts w:ascii="宋体" w:hAnsi="宋体" w:cs="宋体"/>
                <w:b/>
                <w:szCs w:val="21"/>
              </w:rPr>
            </w:pPr>
            <w:r>
              <w:rPr>
                <w:rFonts w:hint="eastAsia" w:ascii="宋体" w:hAnsi="宋体" w:cs="宋体"/>
                <w:b/>
                <w:szCs w:val="21"/>
              </w:rPr>
              <w:t>联系电话</w:t>
            </w:r>
          </w:p>
        </w:tc>
        <w:tc>
          <w:tcPr>
            <w:tcW w:w="3544" w:type="dxa"/>
            <w:gridSpan w:val="3"/>
            <w:vAlign w:val="center"/>
          </w:tcPr>
          <w:p>
            <w:pPr>
              <w:rPr>
                <w:rFonts w:hint="default" w:ascii="宋体" w:hAnsi="宋体" w:eastAsia="宋体" w:cs="宋体"/>
                <w:szCs w:val="21"/>
                <w:highlight w:val="cyan"/>
                <w:lang w:val="en-US" w:eastAsia="zh-CN"/>
              </w:rPr>
            </w:pPr>
            <w:r>
              <w:rPr>
                <w:rFonts w:hint="eastAsia" w:ascii="宋体" w:hAnsi="宋体" w:cs="宋体"/>
                <w:b/>
                <w:bCs w:val="0"/>
                <w:szCs w:val="21"/>
                <w:highlight w:val="cyan"/>
                <w:lang w:val="en-US" w:eastAsia="zh-CN"/>
              </w:rPr>
              <w:t>0755-23195639</w:t>
            </w:r>
          </w:p>
        </w:tc>
        <w:tc>
          <w:tcPr>
            <w:tcW w:w="1560" w:type="dxa"/>
            <w:vAlign w:val="center"/>
          </w:tcPr>
          <w:p>
            <w:pPr>
              <w:jc w:val="center"/>
              <w:rPr>
                <w:rFonts w:ascii="宋体" w:hAnsi="宋体" w:cs="宋体"/>
                <w:b/>
                <w:szCs w:val="21"/>
              </w:rPr>
            </w:pPr>
            <w:r>
              <w:rPr>
                <w:rFonts w:hint="eastAsia" w:ascii="宋体" w:hAnsi="宋体" w:cs="宋体"/>
                <w:b/>
                <w:szCs w:val="21"/>
              </w:rPr>
              <w:t>邮箱</w:t>
            </w:r>
          </w:p>
        </w:tc>
        <w:tc>
          <w:tcPr>
            <w:tcW w:w="2936" w:type="dxa"/>
            <w:vAlign w:val="center"/>
          </w:tcPr>
          <w:p>
            <w:pPr>
              <w:jc w:val="center"/>
              <w:rPr>
                <w:rFonts w:ascii="宋体" w:hAnsi="宋体" w:cs="宋体"/>
                <w:szCs w:val="21"/>
              </w:rPr>
            </w:pPr>
            <w:r>
              <w:rPr>
                <w:rFonts w:hint="eastAsia" w:ascii="仿宋" w:hAnsi="仿宋" w:eastAsia="仿宋"/>
                <w:b/>
                <w:szCs w:val="21"/>
              </w:rPr>
              <w:t>XXXXXX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5391" w:type="dxa"/>
            <w:gridSpan w:val="4"/>
            <w:vAlign w:val="center"/>
          </w:tcPr>
          <w:p>
            <w:pPr>
              <w:jc w:val="center"/>
              <w:rPr>
                <w:rFonts w:ascii="宋体" w:hAnsi="宋体" w:cs="宋体"/>
                <w:b/>
                <w:szCs w:val="21"/>
              </w:rPr>
            </w:pPr>
            <w:r>
              <w:rPr>
                <w:rFonts w:hint="eastAsia" w:ascii="宋体" w:hAnsi="宋体" w:cs="宋体"/>
                <w:b/>
                <w:szCs w:val="21"/>
              </w:rPr>
              <w:t>财政预算金额</w:t>
            </w:r>
          </w:p>
        </w:tc>
        <w:tc>
          <w:tcPr>
            <w:tcW w:w="4496" w:type="dxa"/>
            <w:gridSpan w:val="2"/>
            <w:vAlign w:val="center"/>
          </w:tcPr>
          <w:p>
            <w:pPr>
              <w:jc w:val="center"/>
              <w:rPr>
                <w:rFonts w:ascii="宋体" w:hAnsi="宋体" w:cs="宋体"/>
                <w:szCs w:val="21"/>
              </w:rPr>
            </w:pPr>
            <w:r>
              <w:rPr>
                <w:rFonts w:hint="eastAsia" w:ascii="宋体" w:hAnsi="宋体" w:cs="宋体"/>
                <w:b/>
                <w:szCs w:val="21"/>
                <w:highlight w:val="cyan"/>
                <w:lang w:val="en-US" w:eastAsia="zh-CN"/>
              </w:rPr>
              <w:t>407.5</w:t>
            </w:r>
            <w:r>
              <w:rPr>
                <w:rFonts w:hint="eastAsia" w:ascii="宋体" w:hAnsi="宋体" w:cs="宋体"/>
                <w:szCs w:val="21"/>
              </w:rPr>
              <w:t>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jc w:val="center"/>
        </w:trPr>
        <w:tc>
          <w:tcPr>
            <w:tcW w:w="1847" w:type="dxa"/>
            <w:vAlign w:val="center"/>
          </w:tcPr>
          <w:p>
            <w:pPr>
              <w:jc w:val="center"/>
              <w:rPr>
                <w:rFonts w:ascii="宋体" w:hAnsi="宋体" w:cs="宋体"/>
                <w:b/>
                <w:szCs w:val="21"/>
              </w:rPr>
            </w:pPr>
            <w:r>
              <w:rPr>
                <w:rFonts w:hint="eastAsia" w:ascii="宋体" w:hAnsi="宋体" w:cs="宋体"/>
                <w:b/>
                <w:szCs w:val="21"/>
              </w:rPr>
              <w:t>项目前期设计、规划论证单位</w:t>
            </w:r>
          </w:p>
        </w:tc>
        <w:tc>
          <w:tcPr>
            <w:tcW w:w="8040" w:type="dxa"/>
            <w:gridSpan w:val="5"/>
            <w:vAlign w:val="center"/>
          </w:tcPr>
          <w:p>
            <w:pPr>
              <w:jc w:val="left"/>
              <w:rPr>
                <w:rFonts w:ascii="宋体" w:hAnsi="宋体"/>
                <w:szCs w:val="21"/>
              </w:rPr>
            </w:pPr>
            <w:r>
              <w:rPr>
                <w:rFonts w:hint="eastAsia" w:ascii="宋体" w:hAnsi="宋体" w:cs="宋体"/>
                <w:kern w:val="0"/>
                <w:szCs w:val="21"/>
                <w:highlight w:val="cyan"/>
                <w:lang w:eastAsia="zh-CN"/>
              </w:rPr>
              <w:t>☑</w:t>
            </w:r>
            <w:r>
              <w:rPr>
                <w:rFonts w:hint="eastAsia" w:ascii="宋体" w:hAnsi="宋体"/>
                <w:szCs w:val="21"/>
              </w:rPr>
              <w:t>无</w:t>
            </w:r>
          </w:p>
          <w:p>
            <w:pPr>
              <w:jc w:val="left"/>
              <w:rPr>
                <w:rFonts w:ascii="宋体" w:hAnsi="宋体" w:cs="宋体"/>
                <w:b/>
                <w:szCs w:val="21"/>
              </w:rPr>
            </w:pPr>
            <w:r>
              <w:rPr>
                <w:rFonts w:hint="eastAsia" w:ascii="宋体" w:hAnsi="宋体" w:cs="宋体"/>
                <w:kern w:val="0"/>
                <w:szCs w:val="21"/>
              </w:rPr>
              <w:t>□</w:t>
            </w:r>
            <w:r>
              <w:rPr>
                <w:rFonts w:hint="eastAsia" w:ascii="宋体" w:hAnsi="宋体"/>
                <w:szCs w:val="21"/>
              </w:rPr>
              <w:t>有，单位名称：</w:t>
            </w:r>
            <w:r>
              <w:rPr>
                <w:rFonts w:ascii="宋体" w:hAnsi="宋体" w:cs="宋体"/>
                <w:szCs w:val="21"/>
                <w:u w:val="single"/>
              </w:rPr>
              <w:t>XXXXXXXXX</w:t>
            </w:r>
            <w:r>
              <w:rPr>
                <w:rFonts w:hint="eastAsia" w:ascii="宋体" w:hAnsi="宋体" w:cs="宋体"/>
                <w:szCs w:val="21"/>
                <w:u w:val="single"/>
              </w:rPr>
              <w:t>公司</w:t>
            </w:r>
          </w:p>
          <w:p>
            <w:pPr>
              <w:rPr>
                <w:rFonts w:ascii="宋体" w:hAnsi="宋体" w:cs="宋体"/>
                <w:bCs/>
                <w:szCs w:val="21"/>
              </w:rPr>
            </w:pPr>
            <w:r>
              <w:rPr>
                <w:rFonts w:hint="eastAsia" w:ascii="宋体" w:hAnsi="宋体" w:cs="宋体"/>
                <w:b/>
                <w:color w:val="FF0000"/>
                <w:szCs w:val="21"/>
              </w:rPr>
              <w:t>指引：</w:t>
            </w:r>
            <w:r>
              <w:rPr>
                <w:rFonts w:hint="eastAsia" w:ascii="宋体" w:hAnsi="宋体" w:cs="宋体"/>
                <w:bCs/>
                <w:color w:val="FF0000"/>
                <w:szCs w:val="21"/>
              </w:rPr>
              <w:t>为本项目需求方案或者前期准备工作提供设计、规划论证等服务的，不得参与本项目投标。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847" w:type="dxa"/>
            <w:vMerge w:val="restart"/>
            <w:vAlign w:val="center"/>
          </w:tcPr>
          <w:p>
            <w:pPr>
              <w:pStyle w:val="18"/>
              <w:spacing w:line="240" w:lineRule="auto"/>
              <w:ind w:firstLine="0" w:firstLineChars="0"/>
              <w:jc w:val="center"/>
              <w:rPr>
                <w:rFonts w:ascii="宋体" w:hAnsi="宋体" w:cs="宋体"/>
                <w:b/>
                <w:color w:val="FF0000"/>
                <w:szCs w:val="21"/>
              </w:rPr>
            </w:pPr>
            <w:r>
              <w:rPr>
                <w:rFonts w:hint="eastAsia"/>
                <w:b/>
                <w:szCs w:val="21"/>
              </w:rPr>
              <w:t>招标方式</w:t>
            </w:r>
          </w:p>
        </w:tc>
        <w:tc>
          <w:tcPr>
            <w:tcW w:w="8040" w:type="dxa"/>
            <w:gridSpan w:val="5"/>
            <w:vAlign w:val="center"/>
          </w:tcPr>
          <w:p>
            <w:pPr>
              <w:pStyle w:val="18"/>
              <w:ind w:firstLine="210" w:firstLineChars="100"/>
              <w:rPr>
                <w:rFonts w:ascii="宋体" w:hAnsi="宋体" w:cs="宋体" w:eastAsiaTheme="minorEastAsia"/>
                <w:kern w:val="0"/>
                <w:szCs w:val="21"/>
              </w:rPr>
            </w:pPr>
            <w:r>
              <w:rPr>
                <w:rFonts w:hint="eastAsia" w:ascii="宋体" w:hAnsi="宋体" w:cs="宋体"/>
                <w:kern w:val="0"/>
                <w:szCs w:val="21"/>
                <w:highlight w:val="cyan"/>
                <w:lang w:eastAsia="zh-CN"/>
              </w:rPr>
              <w:t>☑</w:t>
            </w:r>
            <w:r>
              <w:rPr>
                <w:rFonts w:hint="eastAsia" w:ascii="宋体" w:hAnsi="宋体" w:cs="宋体"/>
                <w:kern w:val="0"/>
                <w:szCs w:val="21"/>
              </w:rPr>
              <w:t>公开招标（若选择该项，往下继续填选是否采用评定分离方式）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847" w:type="dxa"/>
            <w:vMerge w:val="continue"/>
            <w:vAlign w:val="center"/>
          </w:tcPr>
          <w:p>
            <w:pPr>
              <w:pStyle w:val="18"/>
              <w:spacing w:line="240" w:lineRule="auto"/>
              <w:ind w:firstLine="0" w:firstLineChars="0"/>
              <w:jc w:val="center"/>
              <w:rPr>
                <w:rFonts w:ascii="宋体" w:hAnsi="宋体" w:cs="宋体"/>
                <w:b/>
                <w:color w:val="FF0000"/>
                <w:szCs w:val="21"/>
              </w:rPr>
            </w:pPr>
          </w:p>
        </w:tc>
        <w:tc>
          <w:tcPr>
            <w:tcW w:w="1843" w:type="dxa"/>
            <w:vMerge w:val="restart"/>
            <w:vAlign w:val="center"/>
          </w:tcPr>
          <w:p>
            <w:pPr>
              <w:pStyle w:val="18"/>
              <w:ind w:firstLine="0" w:firstLineChars="0"/>
              <w:jc w:val="center"/>
              <w:rPr>
                <w:rFonts w:ascii="宋体" w:hAnsi="宋体" w:cs="宋体"/>
                <w:kern w:val="0"/>
                <w:szCs w:val="21"/>
              </w:rPr>
            </w:pPr>
            <w:r>
              <w:rPr>
                <w:rFonts w:hint="eastAsia" w:ascii="宋体" w:hAnsi="宋体" w:cs="宋体"/>
                <w:kern w:val="0"/>
                <w:szCs w:val="21"/>
              </w:rPr>
              <w:t>□非公开招标</w:t>
            </w:r>
          </w:p>
        </w:tc>
        <w:tc>
          <w:tcPr>
            <w:tcW w:w="1502" w:type="dxa"/>
            <w:vAlign w:val="center"/>
          </w:tcPr>
          <w:p>
            <w:pPr>
              <w:pStyle w:val="18"/>
              <w:ind w:firstLine="0" w:firstLineChars="0"/>
              <w:rPr>
                <w:rFonts w:ascii="宋体" w:hAnsi="宋体" w:cs="宋体"/>
                <w:kern w:val="0"/>
                <w:szCs w:val="21"/>
              </w:rPr>
            </w:pPr>
            <w:r>
              <w:rPr>
                <w:rFonts w:hint="eastAsia" w:ascii="宋体" w:hAnsi="宋体" w:cs="宋体"/>
                <w:kern w:val="0"/>
                <w:szCs w:val="21"/>
              </w:rPr>
              <w:t>□单一来源</w:t>
            </w:r>
          </w:p>
          <w:p>
            <w:pPr>
              <w:pStyle w:val="18"/>
              <w:ind w:firstLine="0" w:firstLineChars="0"/>
              <w:rPr>
                <w:rFonts w:ascii="宋体" w:hAnsi="宋体" w:cs="宋体"/>
                <w:kern w:val="0"/>
                <w:szCs w:val="21"/>
              </w:rPr>
            </w:pPr>
            <w:r>
              <w:rPr>
                <w:rFonts w:hint="eastAsia" w:ascii="宋体" w:hAnsi="宋体" w:cs="宋体"/>
                <w:kern w:val="0"/>
                <w:szCs w:val="21"/>
              </w:rPr>
              <w:t>（最低价法）</w:t>
            </w:r>
          </w:p>
        </w:tc>
        <w:tc>
          <w:tcPr>
            <w:tcW w:w="4695" w:type="dxa"/>
            <w:gridSpan w:val="3"/>
            <w:vMerge w:val="restart"/>
            <w:vAlign w:val="center"/>
          </w:tcPr>
          <w:p>
            <w:pPr>
              <w:pStyle w:val="18"/>
              <w:ind w:firstLine="0" w:firstLineChars="0"/>
              <w:rPr>
                <w:rFonts w:ascii="宋体" w:hAnsi="宋体" w:cs="宋体" w:eastAsiaTheme="minorEastAsia"/>
                <w:kern w:val="0"/>
                <w:szCs w:val="21"/>
              </w:rPr>
            </w:pPr>
            <w:r>
              <w:rPr>
                <w:rFonts w:hint="eastAsia" w:ascii="宋体" w:hAnsi="宋体" w:cs="宋体"/>
                <w:b/>
                <w:color w:val="FF0000"/>
                <w:kern w:val="0"/>
                <w:szCs w:val="21"/>
              </w:rPr>
              <w:t>指引：</w:t>
            </w:r>
            <w:r>
              <w:rPr>
                <w:rFonts w:ascii="宋体" w:hAnsi="宋体" w:cs="宋体"/>
                <w:bCs/>
                <w:color w:val="FF0000"/>
                <w:kern w:val="0"/>
                <w:szCs w:val="21"/>
              </w:rPr>
              <w:t>400</w:t>
            </w:r>
            <w:r>
              <w:rPr>
                <w:rFonts w:hint="eastAsia" w:ascii="宋体" w:hAnsi="宋体" w:cs="宋体"/>
                <w:bCs/>
                <w:color w:val="FF0000"/>
                <w:kern w:val="0"/>
                <w:szCs w:val="21"/>
              </w:rPr>
              <w:t>万以下采用非公开招标方式的，由采购人严格对照法律法规的规定，按照本单位内控制度的有关程序决定，并做好决策记录并将相关会议记录提交至集中采购机构；4</w:t>
            </w:r>
            <w:r>
              <w:rPr>
                <w:rFonts w:ascii="宋体" w:hAnsi="宋体" w:cs="宋体"/>
                <w:bCs/>
                <w:color w:val="FF0000"/>
                <w:kern w:val="0"/>
                <w:szCs w:val="21"/>
              </w:rPr>
              <w:t>00</w:t>
            </w:r>
            <w:r>
              <w:rPr>
                <w:rFonts w:hint="eastAsia" w:ascii="宋体" w:hAnsi="宋体" w:cs="宋体"/>
                <w:bCs/>
                <w:color w:val="FF0000"/>
                <w:kern w:val="0"/>
                <w:szCs w:val="21"/>
              </w:rPr>
              <w:t>万以上应当采购非公开招标方式的，应当经同级财政部门审批。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847" w:type="dxa"/>
            <w:vMerge w:val="continue"/>
            <w:vAlign w:val="center"/>
          </w:tcPr>
          <w:p>
            <w:pPr>
              <w:pStyle w:val="18"/>
              <w:spacing w:line="240" w:lineRule="auto"/>
              <w:ind w:firstLine="0" w:firstLineChars="0"/>
              <w:jc w:val="center"/>
              <w:rPr>
                <w:rFonts w:ascii="宋体" w:hAnsi="宋体" w:cs="宋体"/>
                <w:b/>
                <w:color w:val="FF0000"/>
                <w:szCs w:val="21"/>
              </w:rPr>
            </w:pPr>
          </w:p>
        </w:tc>
        <w:tc>
          <w:tcPr>
            <w:tcW w:w="1843" w:type="dxa"/>
            <w:vMerge w:val="continue"/>
            <w:vAlign w:val="center"/>
          </w:tcPr>
          <w:p>
            <w:pPr>
              <w:pStyle w:val="18"/>
              <w:ind w:firstLine="0" w:firstLineChars="0"/>
              <w:jc w:val="center"/>
              <w:rPr>
                <w:rFonts w:ascii="宋体" w:hAnsi="宋体" w:cs="宋体"/>
                <w:kern w:val="0"/>
                <w:szCs w:val="21"/>
              </w:rPr>
            </w:pPr>
          </w:p>
        </w:tc>
        <w:tc>
          <w:tcPr>
            <w:tcW w:w="1502" w:type="dxa"/>
            <w:vAlign w:val="center"/>
          </w:tcPr>
          <w:p>
            <w:pPr>
              <w:pStyle w:val="18"/>
              <w:ind w:firstLine="0" w:firstLineChars="0"/>
              <w:rPr>
                <w:rFonts w:ascii="宋体" w:hAnsi="宋体" w:cs="宋体"/>
                <w:kern w:val="0"/>
                <w:szCs w:val="21"/>
              </w:rPr>
            </w:pPr>
            <w:r>
              <w:rPr>
                <w:rFonts w:hint="eastAsia" w:ascii="宋体" w:hAnsi="宋体" w:cs="宋体"/>
                <w:kern w:val="0"/>
                <w:szCs w:val="21"/>
              </w:rPr>
              <w:t>□竞争性谈判</w:t>
            </w:r>
          </w:p>
          <w:p>
            <w:pPr>
              <w:pStyle w:val="18"/>
              <w:ind w:firstLine="0" w:firstLineChars="0"/>
              <w:rPr>
                <w:rFonts w:ascii="宋体" w:hAnsi="宋体" w:cs="宋体"/>
                <w:kern w:val="0"/>
                <w:szCs w:val="21"/>
              </w:rPr>
            </w:pPr>
            <w:r>
              <w:rPr>
                <w:rFonts w:hint="eastAsia" w:ascii="宋体" w:hAnsi="宋体" w:cs="宋体"/>
                <w:kern w:val="0"/>
                <w:szCs w:val="21"/>
              </w:rPr>
              <w:t>（最低价法）</w:t>
            </w:r>
          </w:p>
        </w:tc>
        <w:tc>
          <w:tcPr>
            <w:tcW w:w="4695" w:type="dxa"/>
            <w:gridSpan w:val="3"/>
            <w:vMerge w:val="continue"/>
            <w:vAlign w:val="center"/>
          </w:tcPr>
          <w:p>
            <w:pPr>
              <w:pStyle w:val="18"/>
              <w:ind w:firstLine="0" w:firstLineChars="0"/>
              <w:rPr>
                <w:rFonts w:ascii="宋体" w:hAnsi="宋体" w:cs="宋体" w:eastAsiaTheme="minorEastAsia"/>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847" w:type="dxa"/>
            <w:vMerge w:val="restart"/>
            <w:vAlign w:val="center"/>
          </w:tcPr>
          <w:p>
            <w:pPr>
              <w:pStyle w:val="18"/>
              <w:spacing w:line="240" w:lineRule="auto"/>
              <w:ind w:firstLine="0" w:firstLineChars="0"/>
              <w:jc w:val="center"/>
              <w:rPr>
                <w:rFonts w:ascii="宋体" w:hAnsi="宋体" w:cs="宋体"/>
                <w:b/>
                <w:szCs w:val="21"/>
              </w:rPr>
            </w:pPr>
            <w:r>
              <w:rPr>
                <w:rFonts w:hint="eastAsia" w:ascii="宋体" w:hAnsi="宋体" w:cs="宋体"/>
                <w:b/>
                <w:szCs w:val="21"/>
              </w:rPr>
              <w:t>是否采用</w:t>
            </w:r>
          </w:p>
          <w:p>
            <w:pPr>
              <w:pStyle w:val="18"/>
              <w:spacing w:line="240" w:lineRule="auto"/>
              <w:ind w:firstLine="0" w:firstLineChars="0"/>
              <w:jc w:val="center"/>
              <w:rPr>
                <w:rFonts w:ascii="宋体" w:hAnsi="宋体" w:cs="宋体"/>
                <w:b/>
                <w:szCs w:val="21"/>
              </w:rPr>
            </w:pPr>
            <w:r>
              <w:rPr>
                <w:rFonts w:hint="eastAsia" w:ascii="宋体" w:hAnsi="宋体" w:cs="宋体"/>
                <w:b/>
                <w:color w:val="FF0000"/>
                <w:szCs w:val="21"/>
              </w:rPr>
              <w:t>评定分离</w:t>
            </w:r>
            <w:r>
              <w:rPr>
                <w:rFonts w:hint="eastAsia" w:ascii="宋体" w:hAnsi="宋体" w:cs="宋体"/>
                <w:b/>
                <w:color w:val="FF0000"/>
                <w:szCs w:val="21"/>
              </w:rPr>
              <w:br w:type="textWrapping"/>
            </w:r>
            <w:r>
              <w:rPr>
                <w:rFonts w:hint="eastAsia" w:ascii="宋体" w:hAnsi="宋体" w:cs="宋体"/>
                <w:b/>
                <w:color w:val="FF0000"/>
                <w:szCs w:val="21"/>
              </w:rPr>
              <w:t>（非公开招标方式无须填选）</w:t>
            </w:r>
          </w:p>
        </w:tc>
        <w:tc>
          <w:tcPr>
            <w:tcW w:w="1843" w:type="dxa"/>
            <w:vMerge w:val="restart"/>
            <w:vAlign w:val="center"/>
          </w:tcPr>
          <w:p>
            <w:pPr>
              <w:pStyle w:val="18"/>
              <w:ind w:firstLine="0" w:firstLineChars="0"/>
              <w:jc w:val="center"/>
              <w:rPr>
                <w:rFonts w:ascii="宋体" w:hAnsi="宋体" w:cs="宋体"/>
                <w:szCs w:val="21"/>
              </w:rPr>
            </w:pPr>
            <w:r>
              <w:rPr>
                <w:rFonts w:hint="eastAsia" w:ascii="宋体" w:hAnsi="宋体" w:cs="宋体"/>
                <w:kern w:val="0"/>
                <w:szCs w:val="21"/>
              </w:rPr>
              <w:t>□</w:t>
            </w:r>
            <w:r>
              <w:rPr>
                <w:rFonts w:hint="eastAsia" w:ascii="宋体" w:hAnsi="宋体" w:cs="宋体" w:eastAsiaTheme="minorEastAsia"/>
                <w:kern w:val="0"/>
                <w:szCs w:val="21"/>
              </w:rPr>
              <w:t>是</w:t>
            </w:r>
          </w:p>
        </w:tc>
        <w:tc>
          <w:tcPr>
            <w:tcW w:w="1502" w:type="dxa"/>
            <w:vAlign w:val="center"/>
          </w:tcPr>
          <w:p>
            <w:pPr>
              <w:pStyle w:val="18"/>
              <w:ind w:firstLine="0" w:firstLineChars="0"/>
              <w:rPr>
                <w:rFonts w:ascii="宋体" w:hAnsi="宋体" w:cs="宋体" w:eastAsiaTheme="minorEastAsia"/>
                <w:kern w:val="0"/>
                <w:szCs w:val="21"/>
              </w:rPr>
            </w:pPr>
            <w:r>
              <w:rPr>
                <w:rFonts w:hint="eastAsia" w:ascii="宋体" w:hAnsi="宋体" w:cs="宋体" w:eastAsiaTheme="minorEastAsia"/>
                <w:kern w:val="0"/>
                <w:szCs w:val="21"/>
              </w:rPr>
              <w:t>评标方法</w:t>
            </w:r>
          </w:p>
        </w:tc>
        <w:tc>
          <w:tcPr>
            <w:tcW w:w="4695" w:type="dxa"/>
            <w:gridSpan w:val="3"/>
            <w:vAlign w:val="center"/>
          </w:tcPr>
          <w:p>
            <w:pPr>
              <w:pStyle w:val="18"/>
              <w:ind w:firstLine="0" w:firstLineChars="0"/>
              <w:rPr>
                <w:rFonts w:ascii="宋体" w:hAnsi="宋体" w:cs="宋体" w:eastAsiaTheme="minorEastAsia"/>
                <w:kern w:val="0"/>
                <w:szCs w:val="21"/>
              </w:rPr>
            </w:pPr>
            <w:r>
              <w:rPr>
                <w:rFonts w:hint="eastAsia" w:ascii="宋体" w:hAnsi="宋体" w:cs="宋体" w:eastAsiaTheme="minorEastAsia"/>
                <w:kern w:val="0"/>
                <w:szCs w:val="21"/>
              </w:rPr>
              <w:t>综合评分法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jc w:val="center"/>
        </w:trPr>
        <w:tc>
          <w:tcPr>
            <w:tcW w:w="1847" w:type="dxa"/>
            <w:vMerge w:val="continue"/>
            <w:vAlign w:val="center"/>
          </w:tcPr>
          <w:p>
            <w:pPr>
              <w:jc w:val="center"/>
              <w:rPr>
                <w:rFonts w:ascii="宋体" w:hAnsi="宋体" w:cs="宋体"/>
                <w:b/>
                <w:szCs w:val="21"/>
              </w:rPr>
            </w:pPr>
          </w:p>
        </w:tc>
        <w:tc>
          <w:tcPr>
            <w:tcW w:w="1843" w:type="dxa"/>
            <w:vMerge w:val="continue"/>
            <w:vAlign w:val="center"/>
          </w:tcPr>
          <w:p>
            <w:pPr>
              <w:rPr>
                <w:rFonts w:ascii="宋体" w:hAnsi="宋体" w:cs="宋体"/>
                <w:szCs w:val="21"/>
              </w:rPr>
            </w:pPr>
          </w:p>
        </w:tc>
        <w:tc>
          <w:tcPr>
            <w:tcW w:w="1502" w:type="dxa"/>
            <w:vAlign w:val="center"/>
          </w:tcPr>
          <w:p>
            <w:pPr>
              <w:pStyle w:val="18"/>
              <w:ind w:firstLine="0" w:firstLineChars="0"/>
              <w:rPr>
                <w:rFonts w:ascii="宋体" w:hAnsi="宋体" w:cs="宋体" w:eastAsiaTheme="minorEastAsia"/>
                <w:kern w:val="0"/>
                <w:szCs w:val="21"/>
              </w:rPr>
            </w:pPr>
            <w:r>
              <w:rPr>
                <w:rFonts w:hint="eastAsia" w:ascii="宋体" w:hAnsi="宋体" w:cs="宋体" w:eastAsiaTheme="minorEastAsia"/>
                <w:kern w:val="0"/>
                <w:szCs w:val="21"/>
              </w:rPr>
              <w:t>定标方法</w:t>
            </w:r>
          </w:p>
        </w:tc>
        <w:tc>
          <w:tcPr>
            <w:tcW w:w="4695" w:type="dxa"/>
            <w:gridSpan w:val="3"/>
            <w:vAlign w:val="center"/>
          </w:tcPr>
          <w:p>
            <w:pPr>
              <w:pStyle w:val="18"/>
              <w:ind w:firstLine="0" w:firstLineChars="0"/>
              <w:rPr>
                <w:rFonts w:ascii="宋体" w:hAnsi="宋体" w:cs="宋体" w:eastAsiaTheme="minorEastAsia"/>
                <w:kern w:val="0"/>
                <w:szCs w:val="21"/>
              </w:rPr>
            </w:pPr>
            <w:r>
              <w:rPr>
                <w:rFonts w:hint="eastAsia" w:ascii="宋体" w:hAnsi="宋体" w:cs="宋体" w:eastAsiaTheme="minorEastAsia"/>
                <w:kern w:val="0"/>
                <w:szCs w:val="21"/>
              </w:rPr>
              <w:t>自定法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1847" w:type="dxa"/>
            <w:vMerge w:val="continue"/>
            <w:vAlign w:val="center"/>
          </w:tcPr>
          <w:p>
            <w:pPr>
              <w:jc w:val="center"/>
              <w:rPr>
                <w:rFonts w:ascii="宋体" w:hAnsi="宋体" w:cs="宋体"/>
                <w:b/>
                <w:szCs w:val="21"/>
              </w:rPr>
            </w:pPr>
          </w:p>
        </w:tc>
        <w:tc>
          <w:tcPr>
            <w:tcW w:w="1843" w:type="dxa"/>
            <w:vAlign w:val="center"/>
          </w:tcPr>
          <w:p>
            <w:pPr>
              <w:rPr>
                <w:rFonts w:ascii="宋体" w:hAnsi="宋体" w:cs="宋体"/>
                <w:szCs w:val="21"/>
              </w:rPr>
            </w:pPr>
            <w:r>
              <w:rPr>
                <w:rFonts w:hint="eastAsia" w:ascii="宋体" w:hAnsi="宋体" w:cs="宋体"/>
                <w:kern w:val="0"/>
                <w:szCs w:val="21"/>
                <w:highlight w:val="cyan"/>
                <w:lang w:eastAsia="zh-CN"/>
              </w:rPr>
              <w:t>☑</w:t>
            </w:r>
            <w:r>
              <w:rPr>
                <w:rFonts w:hint="eastAsia" w:ascii="宋体" w:hAnsi="宋体"/>
                <w:szCs w:val="21"/>
              </w:rPr>
              <w:t>否</w:t>
            </w:r>
            <w:r>
              <w:rPr>
                <w:rFonts w:hint="eastAsia" w:ascii="宋体" w:hAnsi="宋体" w:cs="宋体"/>
                <w:szCs w:val="21"/>
              </w:rPr>
              <w:t>(由采购人授权评审委员会确定中标供应商)</w:t>
            </w:r>
          </w:p>
        </w:tc>
        <w:tc>
          <w:tcPr>
            <w:tcW w:w="1502" w:type="dxa"/>
            <w:vAlign w:val="center"/>
          </w:tcPr>
          <w:p>
            <w:pPr>
              <w:rPr>
                <w:rFonts w:ascii="宋体" w:hAnsi="宋体" w:cs="宋体"/>
                <w:szCs w:val="21"/>
              </w:rPr>
            </w:pPr>
            <w:r>
              <w:rPr>
                <w:rFonts w:hint="eastAsia" w:ascii="宋体" w:hAnsi="宋体" w:cs="宋体"/>
                <w:kern w:val="0"/>
                <w:szCs w:val="21"/>
              </w:rPr>
              <w:t>评标方法</w:t>
            </w:r>
          </w:p>
        </w:tc>
        <w:tc>
          <w:tcPr>
            <w:tcW w:w="4695" w:type="dxa"/>
            <w:gridSpan w:val="3"/>
            <w:vAlign w:val="center"/>
          </w:tcPr>
          <w:p>
            <w:pPr>
              <w:rPr>
                <w:rFonts w:ascii="宋体" w:hAnsi="宋体" w:cs="宋体"/>
                <w:szCs w:val="21"/>
              </w:rPr>
            </w:pPr>
            <w:r>
              <w:rPr>
                <w:rFonts w:hint="eastAsia" w:ascii="MS Mincho" w:hAnsi="MS Mincho" w:cs="MS Mincho"/>
                <w:kern w:val="0"/>
                <w:szCs w:val="21"/>
                <w:highlight w:val="cyan"/>
                <w:lang w:eastAsia="zh-CN"/>
              </w:rPr>
              <w:t>☑</w:t>
            </w:r>
            <w:r>
              <w:rPr>
                <w:rFonts w:hint="eastAsia" w:ascii="宋体" w:hAnsi="宋体" w:cs="宋体"/>
                <w:szCs w:val="21"/>
              </w:rPr>
              <w:t>综合评分法</w:t>
            </w:r>
            <w:r>
              <w:rPr>
                <w:rFonts w:hint="eastAsia" w:ascii="宋体" w:hAnsi="宋体" w:cs="宋体"/>
                <w:color w:val="FF0000"/>
                <w:szCs w:val="21"/>
              </w:rPr>
              <w:t>（绝大部分项目选用），</w:t>
            </w:r>
            <w:r>
              <w:rPr>
                <w:rFonts w:hint="eastAsia" w:ascii="宋体" w:hAnsi="宋体" w:cs="宋体"/>
                <w:szCs w:val="21"/>
              </w:rPr>
              <w:t>该项评标方法详细介绍详见表格下方注释1；</w:t>
            </w:r>
          </w:p>
          <w:p>
            <w:pPr>
              <w:rPr>
                <w:rFonts w:ascii="MS Mincho" w:hAnsi="MS Mincho" w:cs="MS Mincho"/>
                <w:kern w:val="0"/>
                <w:szCs w:val="21"/>
              </w:rPr>
            </w:pPr>
            <w:r>
              <w:rPr>
                <w:rFonts w:hint="eastAsia" w:ascii="MS Mincho" w:hAnsi="MS Mincho" w:cs="MS Mincho"/>
                <w:kern w:val="0"/>
                <w:szCs w:val="21"/>
              </w:rPr>
              <w:t>□定性评审法，</w:t>
            </w:r>
            <w:r>
              <w:rPr>
                <w:rFonts w:hint="eastAsia" w:ascii="宋体" w:hAnsi="宋体" w:cs="宋体"/>
                <w:szCs w:val="21"/>
              </w:rPr>
              <w:t>该项评标方法详细介绍详见表格下方注释</w:t>
            </w:r>
            <w:r>
              <w:rPr>
                <w:rFonts w:ascii="宋体" w:hAnsi="宋体" w:cs="宋体"/>
                <w:szCs w:val="21"/>
              </w:rPr>
              <w:t>2</w:t>
            </w:r>
            <w:r>
              <w:rPr>
                <w:rFonts w:hint="eastAsia" w:ascii="宋体" w:hAnsi="宋体" w:cs="宋体"/>
                <w:szCs w:val="21"/>
              </w:rPr>
              <w:t>；</w:t>
            </w:r>
          </w:p>
          <w:p>
            <w:pPr>
              <w:rPr>
                <w:rFonts w:ascii="MS Mincho" w:hAnsi="MS Mincho" w:cs="MS Mincho"/>
                <w:kern w:val="0"/>
                <w:szCs w:val="21"/>
              </w:rPr>
            </w:pPr>
            <w:r>
              <w:rPr>
                <w:rFonts w:hint="eastAsia" w:ascii="MS Mincho" w:hAnsi="MS Mincho" w:cs="MS Mincho"/>
                <w:kern w:val="0"/>
                <w:szCs w:val="21"/>
              </w:rPr>
              <w:t>□最低价法，</w:t>
            </w:r>
            <w:r>
              <w:rPr>
                <w:rFonts w:hint="eastAsia" w:ascii="宋体" w:hAnsi="宋体" w:cs="宋体"/>
                <w:szCs w:val="21"/>
              </w:rPr>
              <w:t>该项评标方法详细介绍详见表格下方注释3。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2" w:hRule="atLeast"/>
          <w:jc w:val="center"/>
        </w:trPr>
        <w:tc>
          <w:tcPr>
            <w:tcW w:w="1847" w:type="dxa"/>
            <w:vAlign w:val="center"/>
          </w:tcPr>
          <w:p>
            <w:pPr>
              <w:jc w:val="center"/>
              <w:rPr>
                <w:rFonts w:ascii="宋体" w:hAnsi="宋体" w:cs="宋体"/>
                <w:b/>
                <w:szCs w:val="21"/>
              </w:rPr>
            </w:pPr>
            <w:r>
              <w:rPr>
                <w:rFonts w:hint="eastAsia" w:ascii="宋体" w:hAnsi="宋体" w:cs="宋体"/>
                <w:b/>
                <w:szCs w:val="21"/>
              </w:rPr>
              <w:t>折扣率/单价招标</w:t>
            </w:r>
          </w:p>
        </w:tc>
        <w:tc>
          <w:tcPr>
            <w:tcW w:w="8040" w:type="dxa"/>
            <w:gridSpan w:val="5"/>
            <w:vAlign w:val="center"/>
          </w:tcPr>
          <w:p>
            <w:pPr>
              <w:rPr>
                <w:rFonts w:ascii="宋体" w:hAnsi="宋体" w:cs="宋体"/>
                <w:kern w:val="0"/>
                <w:szCs w:val="21"/>
              </w:rPr>
            </w:pPr>
            <w:r>
              <w:rPr>
                <w:rFonts w:hint="default" w:ascii="宋体" w:hAnsi="宋体" w:cs="宋体"/>
                <w:kern w:val="0"/>
                <w:szCs w:val="21"/>
                <w:highlight w:val="none"/>
                <w:lang w:val="en" w:eastAsia="zh-CN"/>
              </w:rPr>
              <w:t>□</w:t>
            </w:r>
            <w:r>
              <w:rPr>
                <w:rFonts w:hint="eastAsia" w:ascii="宋体" w:hAnsi="宋体" w:cs="宋体"/>
                <w:kern w:val="0"/>
                <w:szCs w:val="21"/>
              </w:rPr>
              <w:t>是（候选中标供应商数量：__； 中标供应商数量为：__）</w:t>
            </w:r>
          </w:p>
          <w:p>
            <w:pPr>
              <w:rPr>
                <w:rFonts w:ascii="宋体" w:hAnsi="宋体" w:cs="宋体"/>
                <w:kern w:val="0"/>
                <w:szCs w:val="21"/>
              </w:rPr>
            </w:pPr>
            <w:r>
              <w:rPr>
                <w:rFonts w:hint="eastAsia" w:ascii="宋体" w:hAnsi="宋体" w:cs="宋体"/>
                <w:kern w:val="0"/>
                <w:szCs w:val="21"/>
              </w:rPr>
              <w:t>□否(候选中标供应商数量：</w:t>
            </w:r>
            <w:r>
              <w:rPr>
                <w:rFonts w:hint="eastAsia" w:ascii="MS Mincho" w:hAnsi="MS Mincho" w:cs="MS Mincho"/>
                <w:kern w:val="0"/>
                <w:szCs w:val="21"/>
              </w:rPr>
              <w:t>□</w:t>
            </w:r>
            <w:r>
              <w:rPr>
                <w:rFonts w:ascii="宋体" w:hAnsi="宋体" w:cs="宋体"/>
                <w:kern w:val="0"/>
                <w:szCs w:val="21"/>
              </w:rPr>
              <w:t>3</w:t>
            </w:r>
            <w:r>
              <w:rPr>
                <w:rFonts w:hint="eastAsia" w:ascii="宋体" w:hAnsi="宋体" w:cs="宋体"/>
                <w:kern w:val="0"/>
                <w:szCs w:val="21"/>
              </w:rPr>
              <w:t>、□</w:t>
            </w:r>
            <w:r>
              <w:rPr>
                <w:rFonts w:ascii="宋体" w:hAnsi="宋体" w:cs="宋体"/>
                <w:kern w:val="0"/>
                <w:szCs w:val="21"/>
              </w:rPr>
              <w:t>1</w:t>
            </w:r>
            <w:r>
              <w:rPr>
                <w:rFonts w:hint="eastAsia" w:ascii="宋体" w:hAnsi="宋体" w:cs="宋体"/>
                <w:kern w:val="0"/>
                <w:szCs w:val="21"/>
              </w:rPr>
              <w:t>；</w:t>
            </w:r>
            <w:commentRangeStart w:id="0"/>
            <w:r>
              <w:rPr>
                <w:rFonts w:hint="eastAsia" w:ascii="宋体" w:hAnsi="宋体" w:cs="宋体"/>
                <w:kern w:val="0"/>
                <w:szCs w:val="21"/>
              </w:rPr>
              <w:t>中标供应商数量为</w:t>
            </w:r>
            <w:commentRangeEnd w:id="0"/>
            <w:r>
              <w:commentReference w:id="0"/>
            </w:r>
            <w:r>
              <w:rPr>
                <w:rFonts w:hint="eastAsia" w:ascii="宋体" w:hAnsi="宋体" w:cs="宋体"/>
                <w:kern w:val="0"/>
                <w:szCs w:val="21"/>
                <w:u w:val="single"/>
              </w:rPr>
              <w:t xml:space="preserve"> </w:t>
            </w:r>
            <w:r>
              <w:rPr>
                <w:rFonts w:ascii="宋体" w:hAnsi="宋体" w:cs="宋体"/>
                <w:kern w:val="0"/>
                <w:szCs w:val="21"/>
                <w:u w:val="single"/>
              </w:rPr>
              <w:t xml:space="preserve"> </w:t>
            </w:r>
            <w:r>
              <w:rPr>
                <w:rFonts w:hint="eastAsia" w:ascii="宋体" w:hAnsi="宋体" w:cs="宋体"/>
                <w:kern w:val="0"/>
                <w:szCs w:val="21"/>
                <w:u w:val="single"/>
              </w:rPr>
              <w:t xml:space="preserve"> </w:t>
            </w:r>
            <w:r>
              <w:rPr>
                <w:rFonts w:hint="eastAsia" w:ascii="宋体" w:hAnsi="宋体" w:cs="宋体"/>
                <w:kern w:val="0"/>
                <w:szCs w:val="21"/>
              </w:rPr>
              <w:t>)</w:t>
            </w:r>
          </w:p>
          <w:p>
            <w:pPr>
              <w:rPr>
                <w:rFonts w:ascii="宋体" w:hAnsi="宋体" w:cs="宋体"/>
                <w:b/>
                <w:kern w:val="0"/>
                <w:szCs w:val="21"/>
              </w:rPr>
            </w:pPr>
            <w:r>
              <w:rPr>
                <w:rFonts w:hint="eastAsia" w:ascii="宋体" w:hAnsi="宋体" w:cs="宋体"/>
                <w:b/>
                <w:color w:val="FF0000"/>
                <w:kern w:val="0"/>
                <w:szCs w:val="21"/>
              </w:rPr>
              <w:t>指引：</w:t>
            </w:r>
            <w:r>
              <w:rPr>
                <w:rFonts w:hint="eastAsia" w:ascii="宋体" w:hAnsi="宋体" w:cs="宋体"/>
                <w:color w:val="FF0000"/>
                <w:kern w:val="0"/>
                <w:szCs w:val="21"/>
              </w:rPr>
              <w:t>政府采购应当采取“总价招标”方式实施采购。对于因数量等不确定，不能采取总价招标，或需要确定超过一家中标供应商的，可以采取“折扣率/单价招标”的方式采购。采购需求应列明支付总金额上限、中标供应商超过一家的，应当明确工作量在各中标供应商中拟分配的方法，以及合同履行过程中退出机制的解决办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847" w:type="dxa"/>
            <w:vAlign w:val="center"/>
          </w:tcPr>
          <w:p>
            <w:pPr>
              <w:jc w:val="center"/>
              <w:rPr>
                <w:b/>
                <w:szCs w:val="21"/>
              </w:rPr>
            </w:pPr>
            <w:r>
              <w:rPr>
                <w:rFonts w:hint="eastAsia"/>
                <w:b/>
                <w:szCs w:val="21"/>
              </w:rPr>
              <w:t>兼投不兼中</w:t>
            </w:r>
          </w:p>
        </w:tc>
        <w:tc>
          <w:tcPr>
            <w:tcW w:w="8040" w:type="dxa"/>
            <w:gridSpan w:val="5"/>
            <w:vAlign w:val="center"/>
          </w:tcPr>
          <w:p>
            <w:pPr>
              <w:rPr>
                <w:rFonts w:ascii="宋体" w:hAnsi="宋体" w:cs="宋体"/>
                <w:kern w:val="0"/>
                <w:szCs w:val="21"/>
              </w:rPr>
            </w:pPr>
            <w:r>
              <w:rPr>
                <w:rFonts w:hint="eastAsia" w:ascii="宋体" w:hAnsi="宋体" w:cs="宋体"/>
                <w:kern w:val="0"/>
                <w:szCs w:val="21"/>
                <w:highlight w:val="cyan"/>
                <w:lang w:eastAsia="zh-CN"/>
              </w:rPr>
              <w:t>☑</w:t>
            </w:r>
            <w:r>
              <w:rPr>
                <w:rFonts w:hint="eastAsia" w:ascii="宋体" w:hAnsi="宋体" w:cs="宋体"/>
                <w:kern w:val="0"/>
                <w:szCs w:val="21"/>
                <w:highlight w:val="none"/>
              </w:rPr>
              <w:t>是</w:t>
            </w:r>
            <w:r>
              <w:rPr>
                <w:rFonts w:hint="eastAsia" w:ascii="MS Mincho" w:hAnsi="MS Mincho" w:cs="MS Mincho"/>
                <w:kern w:val="0"/>
                <w:szCs w:val="21"/>
                <w:lang w:eastAsia="zh-CN"/>
              </w:rPr>
              <w:t>□</w:t>
            </w:r>
            <w:r>
              <w:rPr>
                <w:rFonts w:hint="eastAsia" w:ascii="宋体" w:hAnsi="宋体" w:cs="宋体"/>
                <w:kern w:val="0"/>
                <w:szCs w:val="21"/>
              </w:rPr>
              <w:t>否</w:t>
            </w:r>
          </w:p>
          <w:p>
            <w:pPr>
              <w:rPr>
                <w:rFonts w:ascii="宋体" w:hAnsi="宋体" w:cs="宋体"/>
                <w:bCs/>
                <w:kern w:val="0"/>
                <w:szCs w:val="21"/>
              </w:rPr>
            </w:pPr>
            <w:r>
              <w:rPr>
                <w:rFonts w:hint="eastAsia" w:ascii="宋体" w:hAnsi="宋体" w:cs="宋体"/>
                <w:b/>
                <w:color w:val="FF0000"/>
                <w:kern w:val="0"/>
                <w:szCs w:val="21"/>
              </w:rPr>
              <w:t>指引：</w:t>
            </w:r>
            <w:r>
              <w:rPr>
                <w:rFonts w:hint="eastAsia" w:ascii="宋体" w:hAnsi="宋体" w:cs="宋体"/>
                <w:bCs/>
                <w:color w:val="FF0000"/>
                <w:kern w:val="0"/>
                <w:szCs w:val="21"/>
              </w:rPr>
              <w:t>若项目分多个包，供应商可以同时对多个包号进行投标，但最多只可以中其中一个包，中标后，在其他包的投标将直接按无效投标处理。所有包号有效供应商均须达到法定数量（三家或以上），有效供应商未达到法定数量的包号作废标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jc w:val="center"/>
        </w:trPr>
        <w:tc>
          <w:tcPr>
            <w:tcW w:w="1847" w:type="dxa"/>
            <w:vAlign w:val="center"/>
          </w:tcPr>
          <w:p>
            <w:pPr>
              <w:spacing w:line="320" w:lineRule="exact"/>
              <w:jc w:val="center"/>
              <w:rPr>
                <w:rFonts w:ascii="宋体" w:hAnsi="宋体" w:cs="宋体"/>
                <w:b/>
                <w:bCs/>
                <w:szCs w:val="21"/>
              </w:rPr>
            </w:pPr>
            <w:r>
              <w:rPr>
                <w:rFonts w:hint="eastAsia" w:ascii="宋体" w:hAnsi="宋体" w:cs="宋体"/>
                <w:b/>
                <w:bCs/>
                <w:szCs w:val="21"/>
              </w:rPr>
              <w:t>采购单位</w:t>
            </w:r>
          </w:p>
          <w:p>
            <w:pPr>
              <w:spacing w:line="320" w:lineRule="exact"/>
              <w:jc w:val="center"/>
              <w:rPr>
                <w:rFonts w:ascii="宋体" w:hAnsi="宋体" w:cs="宋体"/>
                <w:b/>
                <w:bCs/>
                <w:szCs w:val="21"/>
              </w:rPr>
            </w:pPr>
            <w:r>
              <w:rPr>
                <w:rFonts w:hint="eastAsia" w:ascii="宋体" w:hAnsi="宋体" w:cs="宋体"/>
                <w:b/>
                <w:bCs/>
                <w:szCs w:val="21"/>
              </w:rPr>
              <w:t>委派评委代表人数</w:t>
            </w:r>
          </w:p>
        </w:tc>
        <w:tc>
          <w:tcPr>
            <w:tcW w:w="8040" w:type="dxa"/>
            <w:gridSpan w:val="5"/>
            <w:vAlign w:val="center"/>
          </w:tcPr>
          <w:p>
            <w:pPr>
              <w:spacing w:line="320" w:lineRule="exact"/>
              <w:rPr>
                <w:rFonts w:hint="eastAsia" w:ascii="宋体" w:hAnsi="宋体" w:eastAsia="宋体" w:cs="宋体"/>
                <w:szCs w:val="21"/>
                <w:lang w:eastAsia="zh-CN"/>
              </w:rPr>
            </w:pPr>
            <w:r>
              <w:rPr>
                <w:rFonts w:hint="eastAsia" w:ascii="宋体" w:hAnsi="宋体" w:cs="宋体"/>
                <w:szCs w:val="21"/>
              </w:rPr>
              <w:t>代表人数：</w:t>
            </w:r>
            <w:r>
              <w:rPr>
                <w:rFonts w:hint="eastAsia" w:ascii="宋体" w:hAnsi="宋体" w:cs="宋体"/>
                <w:szCs w:val="21"/>
                <w:highlight w:val="cyan"/>
                <w:u w:val="single"/>
                <w:lang w:val="en-US" w:eastAsia="zh-CN"/>
              </w:rPr>
              <w:t>1</w:t>
            </w:r>
          </w:p>
          <w:p>
            <w:pPr>
              <w:rPr>
                <w:rFonts w:ascii="宋体" w:hAnsi="宋体" w:cs="宋体"/>
                <w:color w:val="FF0000"/>
                <w:kern w:val="0"/>
                <w:szCs w:val="21"/>
              </w:rPr>
            </w:pPr>
            <w:r>
              <w:rPr>
                <w:rFonts w:hint="eastAsia" w:ascii="宋体" w:hAnsi="宋体" w:cs="宋体"/>
                <w:b/>
                <w:kern w:val="0"/>
                <w:szCs w:val="21"/>
              </w:rPr>
              <w:t>指引：</w:t>
            </w:r>
            <w:r>
              <w:rPr>
                <w:rFonts w:hint="eastAsia" w:ascii="宋体" w:hAnsi="宋体" w:cs="宋体"/>
                <w:color w:val="FF0000"/>
                <w:kern w:val="0"/>
                <w:szCs w:val="21"/>
              </w:rPr>
              <w:t>根据《深圳市落实采购人主体责任实施办法》，采购人</w:t>
            </w:r>
            <w:r>
              <w:rPr>
                <w:rFonts w:hint="eastAsia" w:ascii="宋体" w:hAnsi="宋体" w:cs="宋体"/>
                <w:b/>
                <w:color w:val="FF0000"/>
                <w:kern w:val="0"/>
                <w:szCs w:val="21"/>
              </w:rPr>
              <w:t>应当</w:t>
            </w:r>
            <w:r>
              <w:rPr>
                <w:rFonts w:hint="eastAsia" w:ascii="宋体" w:hAnsi="宋体" w:cs="宋体"/>
                <w:color w:val="FF0000"/>
                <w:kern w:val="0"/>
                <w:szCs w:val="21"/>
              </w:rPr>
              <w:t>委派代表参加评</w:t>
            </w:r>
          </w:p>
          <w:p>
            <w:pPr>
              <w:rPr>
                <w:rFonts w:ascii="宋体" w:hAnsi="宋体" w:cs="宋体"/>
                <w:kern w:val="0"/>
                <w:szCs w:val="21"/>
              </w:rPr>
            </w:pPr>
            <w:r>
              <w:rPr>
                <w:rFonts w:hint="eastAsia" w:ascii="宋体" w:hAnsi="宋体" w:cs="宋体"/>
                <w:color w:val="FF0000"/>
                <w:kern w:val="0"/>
                <w:szCs w:val="21"/>
              </w:rPr>
              <w:t>审（适用评定分离的项目除外），并出具授权书。该项填写代表人数即可，评标分离项目无需填写</w:t>
            </w:r>
          </w:p>
        </w:tc>
      </w:tr>
    </w:tbl>
    <w:p>
      <w:pPr>
        <w:rPr>
          <w:rFonts w:ascii="宋体" w:hAnsi="宋体" w:cs="宋体"/>
          <w:b/>
          <w:szCs w:val="21"/>
        </w:rPr>
      </w:pPr>
      <w:r>
        <w:rPr>
          <w:rFonts w:hint="eastAsia" w:ascii="宋体" w:hAnsi="宋体" w:cs="宋体"/>
          <w:b/>
          <w:szCs w:val="21"/>
        </w:rPr>
        <w:t>注释1，综合评分法：在最大限度地满足招标文件实质性要求的前提下，按照招标文件中规定的各项因素进行综合评审，评标总得分排名前列的投标人，作为推荐的候选中标供应商；</w:t>
      </w:r>
    </w:p>
    <w:p>
      <w:pPr>
        <w:rPr>
          <w:rFonts w:ascii="MS Mincho" w:hAnsi="MS Mincho" w:cs="MS Mincho"/>
          <w:b/>
          <w:kern w:val="0"/>
          <w:szCs w:val="21"/>
        </w:rPr>
      </w:pPr>
      <w:r>
        <w:rPr>
          <w:rFonts w:ascii="宋体" w:hAnsi="宋体" w:cs="宋体"/>
          <w:b/>
          <w:szCs w:val="21"/>
        </w:rPr>
        <w:t>注释</w:t>
      </w:r>
      <w:r>
        <w:rPr>
          <w:rFonts w:hint="eastAsia" w:ascii="宋体" w:hAnsi="宋体" w:cs="宋体"/>
          <w:b/>
          <w:szCs w:val="21"/>
        </w:rPr>
        <w:t>2，</w:t>
      </w:r>
      <w:r>
        <w:rPr>
          <w:rFonts w:hint="eastAsia" w:ascii="MS Mincho" w:hAnsi="MS Mincho" w:cs="MS Mincho"/>
          <w:b/>
          <w:kern w:val="0"/>
          <w:szCs w:val="21"/>
        </w:rPr>
        <w:t>定性评审法：按照招标文件规定的各项因素进行技术商务定性评审，对各投标文件是否满足招标文件实质性要求提出意见，指出投标文件的优点、缺陷、问题以及签订合同前应注意和澄清的事项，并形成评审报告。所有递交的投标文件不被判定为废标或者无效标的投标人，均推荐为候选中标供应商；</w:t>
      </w:r>
    </w:p>
    <w:p>
      <w:pPr>
        <w:rPr>
          <w:rFonts w:ascii="MS Mincho" w:hAnsi="MS Mincho" w:cs="MS Mincho"/>
          <w:b/>
          <w:kern w:val="0"/>
          <w:szCs w:val="21"/>
        </w:rPr>
      </w:pPr>
      <w:r>
        <w:rPr>
          <w:rFonts w:ascii="MS Mincho" w:hAnsi="MS Mincho" w:cs="MS Mincho"/>
          <w:b/>
          <w:kern w:val="0"/>
          <w:szCs w:val="21"/>
        </w:rPr>
        <w:t>注释</w:t>
      </w:r>
      <w:r>
        <w:rPr>
          <w:rFonts w:hint="eastAsia" w:ascii="MS Mincho" w:hAnsi="MS Mincho" w:cs="MS Mincho"/>
          <w:b/>
          <w:kern w:val="0"/>
          <w:szCs w:val="21"/>
        </w:rPr>
        <w:t>3，最低价法：完全满足招标文件的实质性要求，按照报价由低到高的顺序，依据招标文件中规定的数量或者比例推荐候选中标供应商。</w:t>
      </w:r>
    </w:p>
    <w:p>
      <w:pPr>
        <w:pStyle w:val="7"/>
        <w:rPr>
          <w:rFonts w:ascii="宋体" w:hAnsi="宋体"/>
          <w:sz w:val="21"/>
          <w:szCs w:val="21"/>
        </w:rPr>
      </w:pPr>
    </w:p>
    <w:p>
      <w:pPr>
        <w:rPr>
          <w:rFonts w:ascii="宋体" w:hAnsi="宋体"/>
          <w:b/>
          <w:sz w:val="28"/>
          <w:szCs w:val="28"/>
        </w:rPr>
      </w:pPr>
      <w:r>
        <w:rPr>
          <w:rFonts w:hint="eastAsia" w:ascii="宋体" w:hAnsi="宋体"/>
          <w:b/>
          <w:sz w:val="28"/>
          <w:szCs w:val="28"/>
        </w:rPr>
        <w:t>二、供应商资格要求</w:t>
      </w:r>
    </w:p>
    <w:tbl>
      <w:tblPr>
        <w:tblStyle w:val="14"/>
        <w:tblW w:w="94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7"/>
        <w:gridCol w:w="79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1437" w:type="dxa"/>
            <w:vAlign w:val="center"/>
          </w:tcPr>
          <w:p>
            <w:pPr>
              <w:jc w:val="center"/>
              <w:rPr>
                <w:rFonts w:ascii="宋体" w:hAnsi="宋体" w:cs="宋体"/>
                <w:b/>
                <w:kern w:val="0"/>
                <w:szCs w:val="21"/>
              </w:rPr>
            </w:pPr>
            <w:r>
              <w:rPr>
                <w:rFonts w:hint="eastAsia" w:ascii="宋体" w:hAnsi="宋体" w:cs="宋体"/>
                <w:b/>
                <w:kern w:val="0"/>
                <w:szCs w:val="21"/>
              </w:rPr>
              <w:t>供应商</w:t>
            </w:r>
          </w:p>
          <w:p>
            <w:pPr>
              <w:jc w:val="center"/>
              <w:rPr>
                <w:rFonts w:ascii="宋体" w:hAnsi="宋体"/>
                <w:szCs w:val="21"/>
              </w:rPr>
            </w:pPr>
            <w:r>
              <w:rPr>
                <w:rFonts w:hint="eastAsia" w:ascii="宋体" w:hAnsi="宋体" w:cs="宋体"/>
                <w:b/>
                <w:kern w:val="0"/>
                <w:szCs w:val="21"/>
              </w:rPr>
              <w:t>资格要求</w:t>
            </w:r>
          </w:p>
        </w:tc>
        <w:tc>
          <w:tcPr>
            <w:tcW w:w="7987" w:type="dxa"/>
            <w:vAlign w:val="center"/>
          </w:tcPr>
          <w:p>
            <w:pPr>
              <w:ind w:firstLine="420" w:firstLineChars="200"/>
              <w:rPr>
                <w:kern w:val="0"/>
                <w:szCs w:val="21"/>
              </w:rPr>
            </w:pPr>
            <w:r>
              <w:rPr>
                <w:kern w:val="0"/>
                <w:szCs w:val="21"/>
              </w:rPr>
              <w:t>1）</w:t>
            </w:r>
            <w:r>
              <w:rPr>
                <w:rFonts w:hint="eastAsia"/>
                <w:kern w:val="0"/>
                <w:szCs w:val="21"/>
              </w:rPr>
              <w:t xml:space="preserve">投标人须是在中华人民共和国境内注册，具有独立法人资格或是具有独立承担民事责任的能力的其它组织（提供营业执照扫描件或事业单位法人证等法人证明扫描件，原件备查）；总公司或者分公司只允许一家投标，不允许同时参与本项目投标，分公司参与投标的，须提供总公司或具有独立法人的上一级公司出具的愿为其参与本项目投标的行为以及履约等行为承担民事责任的加盖总公司公章的授权函，以及提供总、分公司的营业执照扫描件，原件备查； </w:t>
            </w:r>
            <w:r>
              <w:rPr>
                <w:kern w:val="0"/>
                <w:szCs w:val="21"/>
              </w:rPr>
              <w:t>；</w:t>
            </w:r>
          </w:p>
          <w:p>
            <w:pPr>
              <w:widowControl/>
              <w:ind w:firstLine="420" w:firstLineChars="200"/>
              <w:jc w:val="left"/>
              <w:rPr>
                <w:kern w:val="0"/>
                <w:szCs w:val="21"/>
              </w:rPr>
            </w:pPr>
            <w:r>
              <w:rPr>
                <w:kern w:val="0"/>
                <w:szCs w:val="21"/>
              </w:rPr>
              <w:t>2）</w:t>
            </w:r>
            <w:r>
              <w:rPr>
                <w:rFonts w:hint="eastAsia" w:ascii="宋体" w:hAnsi="宋体" w:cs="宋体"/>
                <w:kern w:val="0"/>
                <w:szCs w:val="21"/>
              </w:rPr>
              <w:t>本项目</w:t>
            </w:r>
            <w:r>
              <w:rPr>
                <w:rFonts w:hint="eastAsia" w:ascii="宋体" w:hAnsi="宋体" w:cs="宋体"/>
                <w:color w:val="FF0000"/>
                <w:kern w:val="0"/>
                <w:szCs w:val="21"/>
              </w:rPr>
              <w:t>【</w:t>
            </w:r>
            <w:r>
              <w:rPr>
                <w:rFonts w:hint="eastAsia" w:ascii="宋体" w:hAnsi="宋体"/>
                <w:szCs w:val="21"/>
              </w:rPr>
              <w:t>□</w:t>
            </w:r>
            <w:r>
              <w:rPr>
                <w:rFonts w:hint="eastAsia" w:ascii="宋体" w:hAnsi="宋体" w:cs="宋体"/>
                <w:color w:val="FF0000"/>
                <w:kern w:val="0"/>
                <w:szCs w:val="21"/>
              </w:rPr>
              <w:t>接受、</w:t>
            </w:r>
            <w:r>
              <w:rPr>
                <w:rFonts w:hint="eastAsia" w:ascii="宋体" w:hAnsi="宋体"/>
                <w:szCs w:val="21"/>
                <w:highlight w:val="cyan"/>
                <w:lang w:eastAsia="zh-CN"/>
              </w:rPr>
              <w:t>☑</w:t>
            </w:r>
            <w:r>
              <w:rPr>
                <w:rFonts w:hint="eastAsia" w:ascii="宋体" w:hAnsi="宋体" w:cs="宋体"/>
                <w:color w:val="FF0000"/>
                <w:kern w:val="0"/>
                <w:szCs w:val="21"/>
              </w:rPr>
              <w:t>不接受】</w:t>
            </w:r>
            <w:r>
              <w:rPr>
                <w:rFonts w:hint="eastAsia" w:ascii="宋体" w:hAnsi="宋体" w:cs="宋体"/>
                <w:kern w:val="0"/>
                <w:szCs w:val="21"/>
              </w:rPr>
              <w:t>联合体投标</w:t>
            </w:r>
            <w:r>
              <w:rPr>
                <w:rFonts w:hint="eastAsia" w:ascii="宋体" w:hAnsi="宋体" w:cs="宋体"/>
                <w:color w:val="FF0000"/>
                <w:kern w:val="0"/>
                <w:szCs w:val="21"/>
              </w:rPr>
              <w:t>，【</w:t>
            </w:r>
            <w:r>
              <w:rPr>
                <w:rFonts w:hint="eastAsia" w:ascii="宋体" w:hAnsi="宋体"/>
                <w:szCs w:val="21"/>
              </w:rPr>
              <w:t>□</w:t>
            </w:r>
            <w:r>
              <w:rPr>
                <w:rFonts w:hint="eastAsia" w:ascii="宋体" w:hAnsi="宋体" w:cs="宋体"/>
                <w:color w:val="FF0000"/>
                <w:kern w:val="0"/>
                <w:szCs w:val="21"/>
              </w:rPr>
              <w:t>接受、</w:t>
            </w:r>
            <w:r>
              <w:rPr>
                <w:rFonts w:hint="eastAsia" w:ascii="宋体" w:hAnsi="宋体"/>
                <w:szCs w:val="21"/>
              </w:rPr>
              <w:t>□</w:t>
            </w:r>
            <w:r>
              <w:rPr>
                <w:rFonts w:hint="eastAsia" w:ascii="宋体" w:hAnsi="宋体" w:cs="宋体"/>
                <w:color w:val="FF0000"/>
                <w:kern w:val="0"/>
                <w:szCs w:val="21"/>
              </w:rPr>
              <w:t>部分接受、</w:t>
            </w:r>
            <w:r>
              <w:rPr>
                <w:rFonts w:hint="eastAsia" w:ascii="宋体" w:hAnsi="宋体"/>
                <w:szCs w:val="21"/>
                <w:highlight w:val="cyan"/>
                <w:lang w:eastAsia="zh-CN"/>
              </w:rPr>
              <w:t>☑</w:t>
            </w:r>
            <w:r>
              <w:rPr>
                <w:rFonts w:hint="eastAsia" w:ascii="宋体" w:hAnsi="宋体" w:cs="宋体"/>
                <w:color w:val="FF0000"/>
                <w:kern w:val="0"/>
                <w:szCs w:val="21"/>
              </w:rPr>
              <w:t>不接受】</w:t>
            </w:r>
            <w:r>
              <w:rPr>
                <w:rFonts w:hint="eastAsia" w:ascii="宋体" w:hAnsi="宋体" w:cs="宋体"/>
                <w:kern w:val="0"/>
                <w:szCs w:val="21"/>
              </w:rPr>
              <w:t>投标人选用进口产品参与投标；</w:t>
            </w:r>
          </w:p>
          <w:p>
            <w:pPr>
              <w:widowControl/>
              <w:ind w:firstLine="420" w:firstLineChars="200"/>
              <w:jc w:val="left"/>
              <w:rPr>
                <w:kern w:val="0"/>
                <w:szCs w:val="21"/>
              </w:rPr>
            </w:pPr>
            <w:r>
              <w:rPr>
                <w:kern w:val="0"/>
                <w:szCs w:val="21"/>
              </w:rPr>
              <w:t>3）</w:t>
            </w:r>
            <w:r>
              <w:rPr>
                <w:rFonts w:hint="eastAsia"/>
                <w:kern w:val="0"/>
                <w:szCs w:val="21"/>
              </w:rPr>
              <w:t>参与本项目投标前三年内，在经营活动中没有重大违法记录（由供应商在《政府采购投标及履约承诺函》中作出声明）；</w:t>
            </w:r>
          </w:p>
          <w:p>
            <w:pPr>
              <w:widowControl/>
              <w:ind w:firstLine="420" w:firstLineChars="200"/>
              <w:jc w:val="left"/>
              <w:rPr>
                <w:kern w:val="0"/>
                <w:szCs w:val="21"/>
              </w:rPr>
            </w:pPr>
            <w:r>
              <w:rPr>
                <w:kern w:val="0"/>
                <w:szCs w:val="21"/>
              </w:rPr>
              <w:t>4）</w:t>
            </w:r>
            <w:r>
              <w:rPr>
                <w:rFonts w:hint="eastAsia"/>
                <w:kern w:val="0"/>
                <w:szCs w:val="21"/>
              </w:rPr>
              <w:t>参与本项目政府采购活动时不存在被有关部门禁止参与政府采购活动且在有效期内的情况（由供应商在《政府采购投标及履约承诺函》中作出声明）；</w:t>
            </w:r>
          </w:p>
          <w:p>
            <w:pPr>
              <w:widowControl/>
              <w:ind w:firstLine="420" w:firstLineChars="200"/>
              <w:jc w:val="left"/>
              <w:rPr>
                <w:kern w:val="0"/>
                <w:szCs w:val="21"/>
              </w:rPr>
            </w:pPr>
            <w:r>
              <w:rPr>
                <w:kern w:val="0"/>
                <w:szCs w:val="21"/>
              </w:rPr>
              <w:t>5）</w:t>
            </w:r>
            <w:r>
              <w:rPr>
                <w:rFonts w:hint="eastAsia"/>
                <w:kern w:val="0"/>
                <w:szCs w:val="21"/>
              </w:rPr>
              <w:t>具备《中华人民共和国政府采购法》第二十二条第一款的条件（由供应商在《政府采购投标及履约承诺函》中作出声明）；</w:t>
            </w:r>
          </w:p>
          <w:p>
            <w:pPr>
              <w:widowControl/>
              <w:ind w:firstLine="420" w:firstLineChars="200"/>
              <w:jc w:val="left"/>
              <w:rPr>
                <w:szCs w:val="21"/>
              </w:rPr>
            </w:pPr>
            <w:r>
              <w:rPr>
                <w:kern w:val="0"/>
                <w:szCs w:val="21"/>
              </w:rPr>
              <w:t>6）</w:t>
            </w:r>
            <w:r>
              <w:rPr>
                <w:rFonts w:hint="eastAsia"/>
                <w:szCs w:val="21"/>
              </w:rPr>
              <w:t>未被列入失信被执行人、重大税收违法案件当事人名单、政府采购严重违法失信行为记录名单（由供应商在《政府采购投标及履约承诺函》中作出声明）；</w:t>
            </w:r>
          </w:p>
          <w:p>
            <w:pPr>
              <w:ind w:firstLine="420" w:firstLineChars="200"/>
              <w:rPr>
                <w:rFonts w:ascii="宋体" w:hAnsi="宋体" w:cs="宋体"/>
                <w:kern w:val="0"/>
                <w:szCs w:val="21"/>
              </w:rPr>
            </w:pPr>
            <w:r>
              <w:rPr>
                <w:szCs w:val="21"/>
              </w:rPr>
              <w:t>7）</w:t>
            </w:r>
            <w:r>
              <w:rPr>
                <w:rFonts w:hint="eastAsia" w:ascii="宋体" w:hAnsi="宋体" w:cs="宋体"/>
                <w:kern w:val="0"/>
                <w:szCs w:val="21"/>
              </w:rPr>
              <w:t>依据《中华人民共和国政府采购法实施条例》第十八条第一款规定，单位负责人为同一人或者存在直接控股、管理关系的不同供应商，不得参加同一合同项下的政府采购活动（由供应商在《政府采购投标及履约承诺函》中作出声明）。</w:t>
            </w:r>
          </w:p>
          <w:p>
            <w:pPr>
              <w:ind w:firstLine="420" w:firstLineChars="200"/>
              <w:rPr>
                <w:rFonts w:ascii="宋体" w:hAnsi="宋体" w:cs="宋体"/>
                <w:kern w:val="0"/>
                <w:szCs w:val="21"/>
                <w:highlight w:val="yellow"/>
              </w:rPr>
            </w:pPr>
            <w:r>
              <w:rPr>
                <w:rFonts w:hint="eastAsia"/>
                <w:kern w:val="0"/>
                <w:szCs w:val="21"/>
                <w:highlight w:val="yellow"/>
              </w:rPr>
              <w:t>8）</w:t>
            </w:r>
            <w:r>
              <w:rPr>
                <w:rFonts w:hint="eastAsia" w:ascii="宋体" w:hAnsi="宋体" w:cs="宋体"/>
                <w:kern w:val="0"/>
                <w:szCs w:val="21"/>
                <w:highlight w:val="yellow"/>
              </w:rPr>
              <w:t>依据《中华人民共和国政府采购法实施条例》第十八条规定，为采购项目提供整体设计、规范编制或者项目管理、监理、检测等服务的供应商，不得再参加该采购项目的其他采购活动（由供应商在《政府采购投标及履约承诺函》中作出声明）（单一来源项目除外）</w:t>
            </w:r>
          </w:p>
          <w:p>
            <w:pPr>
              <w:widowControl/>
              <w:ind w:firstLine="420" w:firstLineChars="200"/>
              <w:jc w:val="left"/>
              <w:rPr>
                <w:kern w:val="0"/>
                <w:szCs w:val="21"/>
              </w:rPr>
            </w:pPr>
            <w:r>
              <w:rPr>
                <w:rFonts w:hint="eastAsia"/>
                <w:kern w:val="0"/>
                <w:szCs w:val="21"/>
              </w:rPr>
              <w:t>9）其他资格要求：</w:t>
            </w:r>
            <w:commentRangeStart w:id="1"/>
            <w:r>
              <w:rPr>
                <w:rFonts w:hint="eastAsia"/>
                <w:kern w:val="0"/>
                <w:szCs w:val="21"/>
                <w:highlight w:val="cyan"/>
              </w:rPr>
              <w:t>服</w:t>
            </w:r>
            <w:commentRangeStart w:id="2"/>
            <w:r>
              <w:rPr>
                <w:rFonts w:hint="eastAsia"/>
                <w:kern w:val="0"/>
                <w:szCs w:val="21"/>
                <w:highlight w:val="cyan"/>
              </w:rPr>
              <w:t>务机构应当是具有独立法人资格、在民政部门登记成立的社会组织,</w:t>
            </w:r>
            <w:commentRangeEnd w:id="1"/>
            <w:r>
              <w:rPr>
                <w:woUserID w:val="3"/>
              </w:rPr>
              <w:commentReference w:id="1"/>
            </w:r>
            <w:r>
              <w:rPr>
                <w:rFonts w:hint="eastAsia"/>
                <w:kern w:val="0"/>
                <w:szCs w:val="21"/>
                <w:highlight w:val="cyan"/>
              </w:rPr>
              <w:t>其运营资格必须通过参加政府招投标而获得。须按规定在通过第三方对其需求评估、服务项目策划与实施、服务绩效评估等评估验收合格后,方具备继续运营资格。</w:t>
            </w:r>
            <w:commentRangeEnd w:id="2"/>
            <w:r>
              <w:rPr>
                <w:woUserID w:val="4"/>
              </w:rPr>
              <w:commentReference w:id="2"/>
            </w:r>
          </w:p>
          <w:p>
            <w:pPr>
              <w:rPr>
                <w:color w:val="FF0000"/>
                <w:kern w:val="0"/>
                <w:szCs w:val="21"/>
              </w:rPr>
            </w:pPr>
            <w:r>
              <w:rPr>
                <w:b/>
                <w:color w:val="FF0000"/>
                <w:kern w:val="0"/>
                <w:szCs w:val="21"/>
              </w:rPr>
              <w:t>指引</w:t>
            </w:r>
            <w:r>
              <w:rPr>
                <w:rFonts w:hint="eastAsia"/>
                <w:b/>
                <w:color w:val="FF0000"/>
                <w:kern w:val="0"/>
                <w:szCs w:val="21"/>
              </w:rPr>
              <w:t>：</w:t>
            </w:r>
          </w:p>
          <w:p>
            <w:pPr>
              <w:rPr>
                <w:color w:val="FF0000"/>
                <w:kern w:val="0"/>
                <w:szCs w:val="21"/>
              </w:rPr>
            </w:pPr>
            <w:r>
              <w:rPr>
                <w:color w:val="FF0000"/>
                <w:kern w:val="0"/>
                <w:szCs w:val="21"/>
              </w:rPr>
              <w:t>（1）仅限于国家有明确规定的、项目实施必须具备的资质要求。编制时必须注明颁发部门名称及资质或证书名称；</w:t>
            </w:r>
          </w:p>
          <w:p>
            <w:pPr>
              <w:numPr>
                <w:ilvl w:val="0"/>
                <w:numId w:val="1"/>
              </w:numPr>
              <w:ind w:left="0" w:hanging="284"/>
              <w:rPr>
                <w:color w:val="FF0000"/>
                <w:kern w:val="0"/>
                <w:szCs w:val="21"/>
              </w:rPr>
            </w:pPr>
            <w:r>
              <w:rPr>
                <w:color w:val="FF0000"/>
                <w:kern w:val="0"/>
                <w:szCs w:val="21"/>
              </w:rPr>
              <w:t>（2）仅限于与项目相应的等级要求，不得超出或低于标准；</w:t>
            </w:r>
          </w:p>
          <w:p>
            <w:pPr>
              <w:numPr>
                <w:ilvl w:val="0"/>
                <w:numId w:val="1"/>
              </w:numPr>
              <w:ind w:left="0" w:hanging="284"/>
              <w:rPr>
                <w:color w:val="FF0000"/>
                <w:kern w:val="0"/>
                <w:szCs w:val="21"/>
              </w:rPr>
            </w:pPr>
            <w:r>
              <w:rPr>
                <w:color w:val="FF0000"/>
                <w:kern w:val="0"/>
                <w:szCs w:val="21"/>
              </w:rPr>
              <w:t>（3）必须</w:t>
            </w:r>
            <w:r>
              <w:rPr>
                <w:rFonts w:hint="eastAsia"/>
                <w:color w:val="FF0000"/>
                <w:kern w:val="0"/>
                <w:szCs w:val="21"/>
              </w:rPr>
              <w:t>时</w:t>
            </w:r>
            <w:r>
              <w:rPr>
                <w:color w:val="FF0000"/>
                <w:kern w:val="0"/>
                <w:szCs w:val="21"/>
              </w:rPr>
              <w:t>以附件的形式提交有关法律法规依据；</w:t>
            </w:r>
          </w:p>
          <w:p>
            <w:pPr>
              <w:numPr>
                <w:ilvl w:val="0"/>
                <w:numId w:val="1"/>
              </w:numPr>
              <w:ind w:left="0" w:hanging="284"/>
              <w:rPr>
                <w:color w:val="FF0000"/>
                <w:kern w:val="0"/>
                <w:szCs w:val="21"/>
              </w:rPr>
            </w:pPr>
            <w:r>
              <w:rPr>
                <w:color w:val="FF0000"/>
                <w:kern w:val="0"/>
                <w:szCs w:val="21"/>
              </w:rPr>
              <w:t>（4）资格要求不能重复列为评分项；</w:t>
            </w:r>
          </w:p>
          <w:p>
            <w:pPr>
              <w:rPr>
                <w:color w:val="FF0000"/>
                <w:kern w:val="0"/>
                <w:szCs w:val="21"/>
              </w:rPr>
            </w:pPr>
            <w:r>
              <w:rPr>
                <w:color w:val="FF0000"/>
                <w:kern w:val="0"/>
                <w:szCs w:val="21"/>
              </w:rPr>
              <w:t>（5）不得将注册资本、资产总额、营业收入、从业人员、利润、纳税额、业绩经验、经营网点、现场踏勘等条件作为合格供应商资质条款，也不得通过将除进口货物以外的生产厂家授权、承诺、证明、背书等作为资格要求。</w:t>
            </w:r>
          </w:p>
          <w:p>
            <w:pPr>
              <w:rPr>
                <w:rFonts w:ascii="宋体" w:hAnsi="宋体" w:cs="宋体"/>
                <w:b/>
                <w:kern w:val="0"/>
                <w:szCs w:val="21"/>
              </w:rPr>
            </w:pPr>
            <w:r>
              <w:rPr>
                <w:b/>
                <w:kern w:val="0"/>
                <w:szCs w:val="21"/>
              </w:rPr>
              <w:t>不满足上述要求，申报不予受理。</w:t>
            </w:r>
          </w:p>
        </w:tc>
      </w:tr>
    </w:tbl>
    <w:p>
      <w:pPr>
        <w:rPr>
          <w:rFonts w:ascii="宋体" w:hAnsi="宋体"/>
          <w:b/>
          <w:szCs w:val="21"/>
        </w:rPr>
      </w:pPr>
    </w:p>
    <w:p>
      <w:pPr>
        <w:pStyle w:val="7"/>
        <w:rPr>
          <w:sz w:val="21"/>
          <w:szCs w:val="21"/>
        </w:rPr>
      </w:pPr>
    </w:p>
    <w:p>
      <w:pPr>
        <w:rPr>
          <w:rFonts w:ascii="宋体" w:hAnsi="宋体"/>
          <w:b/>
          <w:sz w:val="28"/>
          <w:szCs w:val="28"/>
        </w:rPr>
      </w:pPr>
      <w:r>
        <w:rPr>
          <w:rFonts w:hint="eastAsia" w:ascii="宋体" w:hAnsi="宋体"/>
          <w:b/>
          <w:sz w:val="28"/>
          <w:szCs w:val="28"/>
        </w:rPr>
        <w:t>三、对通用条款的补充内容</w:t>
      </w:r>
      <w:r>
        <w:rPr>
          <w:rFonts w:hint="eastAsia"/>
          <w:b/>
          <w:color w:val="FF0000"/>
          <w:sz w:val="28"/>
          <w:szCs w:val="28"/>
          <w:highlight w:val="yellow"/>
        </w:rPr>
        <w:t>（请勾选）</w:t>
      </w:r>
    </w:p>
    <w:tbl>
      <w:tblPr>
        <w:tblStyle w:val="14"/>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b/>
                <w:bCs/>
                <w:szCs w:val="21"/>
              </w:rPr>
            </w:pPr>
            <w:r>
              <w:rPr>
                <w:rFonts w:hint="eastAsia" w:ascii="宋体" w:hAnsi="宋体" w:cs="宋体"/>
                <w:b/>
                <w:bCs/>
                <w:szCs w:val="21"/>
              </w:rPr>
              <w:t>通用条款序号</w:t>
            </w:r>
          </w:p>
        </w:tc>
        <w:tc>
          <w:tcPr>
            <w:tcW w:w="2409" w:type="dxa"/>
            <w:vAlign w:val="center"/>
          </w:tcPr>
          <w:p>
            <w:pPr>
              <w:spacing w:line="360" w:lineRule="auto"/>
              <w:jc w:val="center"/>
              <w:rPr>
                <w:rFonts w:ascii="宋体" w:hAnsi="宋体" w:cs="宋体"/>
                <w:b/>
                <w:bCs/>
                <w:szCs w:val="21"/>
              </w:rPr>
            </w:pPr>
            <w:r>
              <w:rPr>
                <w:rFonts w:hint="eastAsia" w:ascii="宋体" w:hAnsi="宋体" w:cs="宋体"/>
                <w:b/>
                <w:bCs/>
                <w:szCs w:val="21"/>
              </w:rPr>
              <w:t>涉及事项</w:t>
            </w:r>
          </w:p>
        </w:tc>
        <w:tc>
          <w:tcPr>
            <w:tcW w:w="4980" w:type="dxa"/>
            <w:vAlign w:val="center"/>
          </w:tcPr>
          <w:p>
            <w:pPr>
              <w:spacing w:line="360" w:lineRule="auto"/>
              <w:jc w:val="center"/>
              <w:rPr>
                <w:rFonts w:ascii="宋体" w:hAnsi="宋体" w:cs="宋体"/>
                <w:b/>
                <w:bCs/>
                <w:szCs w:val="21"/>
              </w:rPr>
            </w:pPr>
            <w:r>
              <w:rPr>
                <w:rFonts w:hint="eastAsia" w:ascii="宋体" w:hAnsi="宋体" w:cs="宋体"/>
                <w:b/>
                <w:bCs/>
                <w:szCs w:val="21"/>
              </w:rPr>
              <w:t>具  体  补  充  内  容</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szCs w:val="21"/>
              </w:rPr>
            </w:pPr>
            <w:r>
              <w:rPr>
                <w:rFonts w:hint="eastAsia" w:ascii="宋体" w:hAnsi="宋体" w:cs="宋体"/>
                <w:szCs w:val="21"/>
              </w:rPr>
              <w:t>3.1</w:t>
            </w:r>
          </w:p>
        </w:tc>
        <w:tc>
          <w:tcPr>
            <w:tcW w:w="2409" w:type="dxa"/>
            <w:vAlign w:val="center"/>
          </w:tcPr>
          <w:p>
            <w:pPr>
              <w:spacing w:line="360" w:lineRule="auto"/>
              <w:jc w:val="center"/>
              <w:rPr>
                <w:rFonts w:ascii="宋体" w:hAnsi="宋体" w:cs="宋体"/>
                <w:szCs w:val="21"/>
              </w:rPr>
            </w:pPr>
            <w:r>
              <w:rPr>
                <w:rFonts w:hint="eastAsia" w:ascii="宋体" w:hAnsi="宋体" w:cs="宋体"/>
                <w:szCs w:val="21"/>
              </w:rPr>
              <w:t>采购人</w:t>
            </w:r>
          </w:p>
        </w:tc>
        <w:tc>
          <w:tcPr>
            <w:tcW w:w="4980" w:type="dxa"/>
            <w:vAlign w:val="center"/>
          </w:tcPr>
          <w:p>
            <w:pPr>
              <w:spacing w:line="360" w:lineRule="auto"/>
              <w:jc w:val="center"/>
              <w:rPr>
                <w:rFonts w:ascii="宋体" w:hAnsi="宋体" w:cs="宋体"/>
                <w:szCs w:val="21"/>
              </w:rPr>
            </w:pPr>
            <w:r>
              <w:rPr>
                <w:rFonts w:hint="eastAsia" w:ascii="宋体" w:hAnsi="宋体" w:cs="宋体"/>
                <w:szCs w:val="21"/>
              </w:rPr>
              <w:t>填写相关内容</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szCs w:val="21"/>
              </w:rPr>
            </w:pPr>
            <w:r>
              <w:rPr>
                <w:rFonts w:hint="eastAsia" w:ascii="宋体" w:hAnsi="宋体" w:cs="宋体"/>
                <w:szCs w:val="21"/>
              </w:rPr>
              <w:t>3.2</w:t>
            </w:r>
          </w:p>
        </w:tc>
        <w:tc>
          <w:tcPr>
            <w:tcW w:w="2409" w:type="dxa"/>
            <w:vAlign w:val="center"/>
          </w:tcPr>
          <w:p>
            <w:pPr>
              <w:spacing w:line="360" w:lineRule="auto"/>
              <w:jc w:val="center"/>
              <w:rPr>
                <w:rFonts w:ascii="宋体" w:hAnsi="宋体" w:cs="宋体"/>
                <w:szCs w:val="21"/>
              </w:rPr>
            </w:pPr>
            <w:r>
              <w:rPr>
                <w:rFonts w:hint="eastAsia" w:ascii="宋体" w:hAnsi="宋体" w:cs="宋体"/>
                <w:szCs w:val="21"/>
              </w:rPr>
              <w:t>政府集中采购机构</w:t>
            </w:r>
          </w:p>
        </w:tc>
        <w:tc>
          <w:tcPr>
            <w:tcW w:w="4980" w:type="dxa"/>
            <w:vAlign w:val="center"/>
          </w:tcPr>
          <w:p>
            <w:pPr>
              <w:spacing w:line="360" w:lineRule="auto"/>
              <w:jc w:val="center"/>
              <w:rPr>
                <w:rFonts w:ascii="宋体" w:hAnsi="宋体" w:cs="宋体"/>
                <w:szCs w:val="21"/>
              </w:rPr>
            </w:pPr>
            <w:r>
              <w:rPr>
                <w:rFonts w:hint="eastAsia" w:ascii="宋体" w:hAnsi="宋体" w:cs="宋体"/>
                <w:szCs w:val="21"/>
              </w:rPr>
              <w:t>深圳公共资源交易中心</w:t>
            </w:r>
          </w:p>
          <w:p>
            <w:pPr>
              <w:spacing w:line="360" w:lineRule="auto"/>
              <w:jc w:val="center"/>
              <w:rPr>
                <w:rFonts w:ascii="宋体" w:hAnsi="宋体" w:cs="宋体"/>
                <w:szCs w:val="21"/>
              </w:rPr>
            </w:pPr>
            <w:r>
              <w:rPr>
                <w:rFonts w:hint="eastAsia" w:ascii="宋体" w:hAnsi="宋体" w:cs="宋体"/>
                <w:szCs w:val="21"/>
                <w:highlight w:val="cyan"/>
              </w:rPr>
              <w:t>（深圳交易集团有限公司</w:t>
            </w:r>
            <w:r>
              <w:rPr>
                <w:rFonts w:hint="eastAsia" w:ascii="宋体" w:hAnsi="宋体" w:cs="宋体"/>
                <w:szCs w:val="21"/>
                <w:highlight w:val="cyan"/>
                <w:lang w:eastAsia="zh-CN"/>
              </w:rPr>
              <w:t>光明</w:t>
            </w:r>
            <w:r>
              <w:rPr>
                <w:rFonts w:hint="eastAsia" w:ascii="宋体" w:hAnsi="宋体" w:cs="宋体"/>
                <w:szCs w:val="21"/>
                <w:highlight w:val="cyan"/>
              </w:rPr>
              <w:t>分公司）</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szCs w:val="21"/>
              </w:rPr>
            </w:pPr>
            <w:r>
              <w:rPr>
                <w:rFonts w:hint="eastAsia" w:ascii="宋体" w:hAnsi="宋体" w:cs="宋体"/>
                <w:szCs w:val="21"/>
              </w:rPr>
              <w:t>5.3</w:t>
            </w:r>
          </w:p>
        </w:tc>
        <w:tc>
          <w:tcPr>
            <w:tcW w:w="2409" w:type="dxa"/>
            <w:vAlign w:val="center"/>
          </w:tcPr>
          <w:p>
            <w:pPr>
              <w:spacing w:line="360" w:lineRule="auto"/>
              <w:jc w:val="center"/>
              <w:rPr>
                <w:rFonts w:ascii="宋体" w:hAnsi="宋体" w:cs="宋体"/>
                <w:szCs w:val="21"/>
              </w:rPr>
            </w:pPr>
            <w:r>
              <w:rPr>
                <w:rFonts w:hint="eastAsia" w:ascii="宋体" w:hAnsi="宋体" w:cs="宋体"/>
                <w:szCs w:val="21"/>
              </w:rPr>
              <w:t>联合体投标</w:t>
            </w:r>
          </w:p>
        </w:tc>
        <w:tc>
          <w:tcPr>
            <w:tcW w:w="4980" w:type="dxa"/>
            <w:vAlign w:val="center"/>
          </w:tcPr>
          <w:p>
            <w:pPr>
              <w:spacing w:line="360" w:lineRule="auto"/>
              <w:jc w:val="center"/>
              <w:rPr>
                <w:rFonts w:ascii="宋体" w:hAnsi="宋体" w:cs="宋体"/>
                <w:szCs w:val="21"/>
              </w:rPr>
            </w:pPr>
            <w:r>
              <w:rPr>
                <w:rFonts w:hint="eastAsia" w:ascii="宋体" w:hAnsi="宋体"/>
                <w:szCs w:val="21"/>
              </w:rPr>
              <w:t>□</w:t>
            </w:r>
            <w:r>
              <w:rPr>
                <w:rFonts w:hint="eastAsia" w:ascii="宋体" w:hAnsi="宋体" w:cs="宋体"/>
                <w:kern w:val="0"/>
                <w:szCs w:val="21"/>
              </w:rPr>
              <w:t>接受、</w:t>
            </w:r>
            <w:r>
              <w:rPr>
                <w:rFonts w:hint="eastAsia" w:ascii="宋体" w:hAnsi="宋体"/>
                <w:szCs w:val="21"/>
                <w:highlight w:val="cyan"/>
                <w:lang w:eastAsia="zh-CN"/>
              </w:rPr>
              <w:t>☑</w:t>
            </w:r>
            <w:r>
              <w:rPr>
                <w:rFonts w:hint="eastAsia" w:ascii="宋体" w:hAnsi="宋体" w:cs="宋体"/>
                <w:kern w:val="0"/>
                <w:szCs w:val="21"/>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szCs w:val="21"/>
              </w:rPr>
            </w:pPr>
            <w:r>
              <w:rPr>
                <w:rFonts w:hint="eastAsia" w:ascii="宋体" w:hAnsi="宋体" w:cs="宋体"/>
                <w:szCs w:val="21"/>
              </w:rPr>
              <w:t>9</w:t>
            </w:r>
          </w:p>
        </w:tc>
        <w:tc>
          <w:tcPr>
            <w:tcW w:w="2409" w:type="dxa"/>
            <w:vAlign w:val="center"/>
          </w:tcPr>
          <w:p>
            <w:pPr>
              <w:spacing w:line="360" w:lineRule="auto"/>
              <w:jc w:val="center"/>
              <w:rPr>
                <w:rFonts w:ascii="宋体" w:hAnsi="宋体" w:cs="宋体"/>
                <w:szCs w:val="21"/>
              </w:rPr>
            </w:pPr>
            <w:r>
              <w:rPr>
                <w:rFonts w:hint="eastAsia" w:ascii="宋体" w:hAnsi="宋体" w:cs="宋体"/>
                <w:szCs w:val="21"/>
              </w:rPr>
              <w:t>踏勘现场</w:t>
            </w:r>
          </w:p>
        </w:tc>
        <w:tc>
          <w:tcPr>
            <w:tcW w:w="4980" w:type="dxa"/>
            <w:vAlign w:val="center"/>
          </w:tcPr>
          <w:p>
            <w:pPr>
              <w:spacing w:line="360" w:lineRule="auto"/>
              <w:jc w:val="center"/>
              <w:rPr>
                <w:rFonts w:ascii="宋体" w:hAnsi="宋体" w:cs="宋体"/>
                <w:szCs w:val="21"/>
              </w:rPr>
            </w:pPr>
            <w:r>
              <w:rPr>
                <w:rFonts w:hint="eastAsia" w:ascii="宋体" w:hAnsi="宋体"/>
                <w:szCs w:val="21"/>
                <w:highlight w:val="cyan"/>
                <w:lang w:eastAsia="zh-CN"/>
              </w:rPr>
              <w:t>☑</w:t>
            </w:r>
            <w:r>
              <w:rPr>
                <w:rFonts w:hint="eastAsia" w:ascii="宋体" w:hAnsi="宋体" w:cs="宋体"/>
                <w:szCs w:val="21"/>
              </w:rPr>
              <w:t>不组织、</w:t>
            </w:r>
            <w:r>
              <w:rPr>
                <w:rFonts w:hint="eastAsia" w:ascii="宋体" w:hAnsi="宋体"/>
                <w:szCs w:val="21"/>
                <w:lang w:eastAsia="zh-CN"/>
              </w:rPr>
              <w:t>□</w:t>
            </w:r>
            <w:r>
              <w:rPr>
                <w:rFonts w:hint="eastAsia" w:ascii="宋体" w:hAnsi="宋体" w:cs="宋体"/>
                <w:szCs w:val="21"/>
              </w:rPr>
              <w:t>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szCs w:val="21"/>
              </w:rPr>
            </w:pPr>
            <w:r>
              <w:rPr>
                <w:rFonts w:hint="eastAsia" w:ascii="宋体" w:hAnsi="宋体" w:cs="宋体"/>
                <w:szCs w:val="21"/>
              </w:rPr>
              <w:t>10</w:t>
            </w:r>
          </w:p>
        </w:tc>
        <w:tc>
          <w:tcPr>
            <w:tcW w:w="2409" w:type="dxa"/>
            <w:vAlign w:val="center"/>
          </w:tcPr>
          <w:p>
            <w:pPr>
              <w:spacing w:line="360" w:lineRule="auto"/>
              <w:jc w:val="center"/>
              <w:rPr>
                <w:rFonts w:ascii="宋体" w:hAnsi="宋体" w:cs="宋体"/>
                <w:szCs w:val="21"/>
              </w:rPr>
            </w:pPr>
            <w:r>
              <w:rPr>
                <w:rFonts w:hint="eastAsia" w:ascii="宋体" w:hAnsi="宋体" w:cs="宋体"/>
                <w:szCs w:val="21"/>
              </w:rPr>
              <w:t>标前会议</w:t>
            </w:r>
          </w:p>
        </w:tc>
        <w:tc>
          <w:tcPr>
            <w:tcW w:w="4980" w:type="dxa"/>
            <w:vAlign w:val="center"/>
          </w:tcPr>
          <w:p>
            <w:pPr>
              <w:spacing w:line="360" w:lineRule="auto"/>
              <w:jc w:val="center"/>
              <w:rPr>
                <w:rFonts w:ascii="宋体" w:hAnsi="宋体" w:cs="宋体"/>
                <w:szCs w:val="21"/>
              </w:rPr>
            </w:pPr>
            <w:r>
              <w:rPr>
                <w:rFonts w:hint="eastAsia" w:ascii="宋体" w:hAnsi="宋体"/>
                <w:szCs w:val="21"/>
                <w:highlight w:val="cyan"/>
                <w:lang w:eastAsia="zh-CN"/>
              </w:rPr>
              <w:t>☑</w:t>
            </w:r>
            <w:r>
              <w:rPr>
                <w:rFonts w:hint="eastAsia" w:ascii="宋体" w:hAnsi="宋体" w:cs="宋体"/>
                <w:szCs w:val="21"/>
              </w:rPr>
              <w:t>不组织、</w:t>
            </w:r>
            <w:r>
              <w:rPr>
                <w:rFonts w:hint="eastAsia" w:ascii="宋体" w:hAnsi="宋体"/>
                <w:szCs w:val="21"/>
              </w:rPr>
              <w:t>□</w:t>
            </w:r>
            <w:r>
              <w:rPr>
                <w:rFonts w:hint="eastAsia" w:ascii="宋体" w:hAnsi="宋体" w:cs="宋体"/>
                <w:szCs w:val="21"/>
              </w:rPr>
              <w:t>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szCs w:val="21"/>
              </w:rPr>
            </w:pPr>
            <w:r>
              <w:rPr>
                <w:rFonts w:hint="eastAsia" w:ascii="宋体" w:hAnsi="宋体" w:cs="宋体"/>
                <w:szCs w:val="21"/>
              </w:rPr>
              <w:t>12/13</w:t>
            </w:r>
          </w:p>
        </w:tc>
        <w:tc>
          <w:tcPr>
            <w:tcW w:w="2409" w:type="dxa"/>
            <w:vAlign w:val="center"/>
          </w:tcPr>
          <w:p>
            <w:pPr>
              <w:spacing w:line="360" w:lineRule="auto"/>
              <w:jc w:val="center"/>
              <w:rPr>
                <w:rFonts w:ascii="宋体" w:hAnsi="宋体" w:cs="宋体"/>
                <w:szCs w:val="21"/>
              </w:rPr>
            </w:pPr>
            <w:r>
              <w:rPr>
                <w:rFonts w:hint="eastAsia" w:ascii="宋体" w:hAnsi="宋体" w:cs="宋体"/>
                <w:szCs w:val="21"/>
              </w:rPr>
              <w:t>招标文件的澄清和修改</w:t>
            </w:r>
          </w:p>
        </w:tc>
        <w:tc>
          <w:tcPr>
            <w:tcW w:w="4980" w:type="dxa"/>
            <w:vAlign w:val="center"/>
          </w:tcPr>
          <w:p>
            <w:pPr>
              <w:spacing w:line="360" w:lineRule="auto"/>
              <w:jc w:val="center"/>
              <w:rPr>
                <w:rFonts w:ascii="宋体" w:hAnsi="宋体" w:cs="宋体"/>
                <w:szCs w:val="21"/>
              </w:rPr>
            </w:pPr>
            <w:r>
              <w:rPr>
                <w:rFonts w:hint="eastAsia" w:ascii="宋体" w:hAnsi="宋体" w:cs="宋体"/>
                <w:szCs w:val="21"/>
              </w:rPr>
              <w:t>不晚于投标截止日三日前，投标人有义务在招标期间在政府集中采购机构网站浏览与本项目有关的澄清和修改信息。</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szCs w:val="21"/>
              </w:rPr>
            </w:pPr>
            <w:r>
              <w:rPr>
                <w:rFonts w:hint="eastAsia" w:ascii="宋体" w:hAnsi="宋体" w:cs="宋体"/>
                <w:szCs w:val="21"/>
              </w:rPr>
              <w:t>20</w:t>
            </w:r>
          </w:p>
        </w:tc>
        <w:tc>
          <w:tcPr>
            <w:tcW w:w="2409" w:type="dxa"/>
            <w:vAlign w:val="center"/>
          </w:tcPr>
          <w:p>
            <w:pPr>
              <w:spacing w:line="360" w:lineRule="auto"/>
              <w:jc w:val="center"/>
              <w:rPr>
                <w:rFonts w:ascii="宋体" w:hAnsi="宋体" w:cs="宋体"/>
                <w:szCs w:val="21"/>
              </w:rPr>
            </w:pPr>
            <w:r>
              <w:rPr>
                <w:rFonts w:hint="eastAsia" w:ascii="宋体" w:hAnsi="宋体" w:cs="宋体"/>
                <w:szCs w:val="21"/>
              </w:rPr>
              <w:t>投标有效期</w:t>
            </w:r>
          </w:p>
        </w:tc>
        <w:tc>
          <w:tcPr>
            <w:tcW w:w="4980" w:type="dxa"/>
            <w:vAlign w:val="center"/>
          </w:tcPr>
          <w:p>
            <w:pPr>
              <w:spacing w:line="360" w:lineRule="auto"/>
              <w:jc w:val="center"/>
              <w:rPr>
                <w:rFonts w:ascii="宋体" w:hAnsi="宋体" w:cs="宋体"/>
                <w:szCs w:val="21"/>
              </w:rPr>
            </w:pPr>
            <w:r>
              <w:rPr>
                <w:rFonts w:hint="eastAsia" w:ascii="宋体" w:hAnsi="宋体" w:cs="宋体"/>
                <w:szCs w:val="21"/>
                <w:u w:val="single"/>
              </w:rPr>
              <w:t>120日历天</w:t>
            </w:r>
            <w:r>
              <w:rPr>
                <w:rFonts w:hint="eastAsia" w:ascii="宋体" w:hAnsi="宋体" w:cs="宋体"/>
                <w:szCs w:val="21"/>
              </w:rPr>
              <w:t>（从投标截止之日算起）</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szCs w:val="21"/>
              </w:rPr>
            </w:pPr>
            <w:r>
              <w:rPr>
                <w:rFonts w:hint="eastAsia" w:ascii="宋体" w:hAnsi="宋体" w:cs="宋体"/>
                <w:szCs w:val="21"/>
              </w:rPr>
              <w:t>22</w:t>
            </w:r>
          </w:p>
        </w:tc>
        <w:tc>
          <w:tcPr>
            <w:tcW w:w="2409" w:type="dxa"/>
            <w:vAlign w:val="center"/>
          </w:tcPr>
          <w:p>
            <w:pPr>
              <w:spacing w:line="360" w:lineRule="auto"/>
              <w:jc w:val="center"/>
              <w:rPr>
                <w:rFonts w:ascii="宋体" w:hAnsi="宋体" w:cs="宋体"/>
                <w:szCs w:val="21"/>
              </w:rPr>
            </w:pPr>
            <w:r>
              <w:rPr>
                <w:rFonts w:hint="eastAsia" w:ascii="宋体" w:hAnsi="宋体" w:cs="宋体"/>
                <w:szCs w:val="21"/>
              </w:rPr>
              <w:t>投标人的替代方案</w:t>
            </w:r>
          </w:p>
        </w:tc>
        <w:tc>
          <w:tcPr>
            <w:tcW w:w="4980" w:type="dxa"/>
            <w:vAlign w:val="center"/>
          </w:tcPr>
          <w:p>
            <w:pPr>
              <w:spacing w:line="360" w:lineRule="auto"/>
              <w:jc w:val="center"/>
              <w:rPr>
                <w:rFonts w:ascii="宋体" w:hAnsi="宋体" w:cs="宋体"/>
                <w:szCs w:val="21"/>
              </w:rPr>
            </w:pPr>
            <w:r>
              <w:rPr>
                <w:rFonts w:hint="eastAsia" w:ascii="宋体" w:hAnsi="宋体" w:cs="宋体"/>
                <w:szCs w:val="21"/>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szCs w:val="21"/>
              </w:rPr>
            </w:pPr>
            <w:r>
              <w:rPr>
                <w:rFonts w:hint="eastAsia" w:ascii="宋体" w:hAnsi="宋体" w:cs="宋体"/>
                <w:szCs w:val="21"/>
              </w:rPr>
              <w:t>25</w:t>
            </w:r>
          </w:p>
        </w:tc>
        <w:tc>
          <w:tcPr>
            <w:tcW w:w="2409" w:type="dxa"/>
            <w:vAlign w:val="center"/>
          </w:tcPr>
          <w:p>
            <w:pPr>
              <w:spacing w:line="360" w:lineRule="auto"/>
              <w:jc w:val="center"/>
              <w:rPr>
                <w:rFonts w:ascii="宋体" w:hAnsi="宋体" w:cs="宋体"/>
                <w:szCs w:val="21"/>
              </w:rPr>
            </w:pPr>
            <w:r>
              <w:rPr>
                <w:rFonts w:hint="eastAsia" w:ascii="宋体" w:hAnsi="宋体" w:cs="宋体"/>
                <w:szCs w:val="21"/>
              </w:rPr>
              <w:t>投标文件的大小</w:t>
            </w:r>
          </w:p>
        </w:tc>
        <w:tc>
          <w:tcPr>
            <w:tcW w:w="4980" w:type="dxa"/>
            <w:vAlign w:val="center"/>
          </w:tcPr>
          <w:p>
            <w:pPr>
              <w:spacing w:line="360" w:lineRule="auto"/>
              <w:jc w:val="center"/>
              <w:rPr>
                <w:rFonts w:ascii="宋体" w:hAnsi="宋体" w:cs="宋体"/>
                <w:szCs w:val="21"/>
              </w:rPr>
            </w:pPr>
            <w:r>
              <w:rPr>
                <w:rFonts w:hint="eastAsia" w:ascii="宋体" w:hAnsi="宋体" w:cs="宋体"/>
                <w:szCs w:val="21"/>
              </w:rPr>
              <w:t>投标文件大小不得超过100MB</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szCs w:val="21"/>
              </w:rPr>
            </w:pPr>
            <w:r>
              <w:rPr>
                <w:rFonts w:hint="eastAsia" w:ascii="宋体" w:hAnsi="宋体" w:cs="宋体"/>
                <w:szCs w:val="21"/>
              </w:rPr>
              <w:t>26</w:t>
            </w:r>
          </w:p>
        </w:tc>
        <w:tc>
          <w:tcPr>
            <w:tcW w:w="2409" w:type="dxa"/>
            <w:vAlign w:val="center"/>
          </w:tcPr>
          <w:p>
            <w:pPr>
              <w:spacing w:line="360" w:lineRule="auto"/>
              <w:jc w:val="center"/>
              <w:rPr>
                <w:rFonts w:ascii="宋体" w:hAnsi="宋体" w:cs="宋体"/>
                <w:szCs w:val="21"/>
              </w:rPr>
            </w:pPr>
            <w:r>
              <w:rPr>
                <w:rFonts w:hint="eastAsia" w:ascii="宋体" w:hAnsi="宋体" w:cs="宋体"/>
                <w:szCs w:val="21"/>
              </w:rPr>
              <w:t>样品、现场演示、方案讲解</w:t>
            </w:r>
          </w:p>
        </w:tc>
        <w:tc>
          <w:tcPr>
            <w:tcW w:w="4980" w:type="dxa"/>
            <w:vAlign w:val="center"/>
          </w:tcPr>
          <w:p>
            <w:pPr>
              <w:spacing w:line="360" w:lineRule="auto"/>
              <w:jc w:val="center"/>
              <w:rPr>
                <w:rFonts w:ascii="宋体" w:hAnsi="宋体" w:cs="宋体"/>
                <w:szCs w:val="21"/>
              </w:rPr>
            </w:pPr>
            <w:r>
              <w:rPr>
                <w:rFonts w:hint="eastAsia" w:ascii="宋体" w:hAnsi="宋体" w:cs="宋体"/>
                <w:szCs w:val="21"/>
              </w:rPr>
              <w:t>“无”/“有样品/现场演示/方案讲解要求，具体安排见其他关键信息章节”</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hint="eastAsia" w:ascii="宋体" w:hAnsi="宋体" w:cs="宋体"/>
                <w:szCs w:val="21"/>
              </w:rPr>
            </w:pPr>
            <w:r>
              <w:rPr>
                <w:rFonts w:hint="eastAsia" w:ascii="宋体" w:hAnsi="宋体" w:cs="宋体"/>
                <w:szCs w:val="21"/>
              </w:rPr>
              <w:t>3</w:t>
            </w:r>
            <w:r>
              <w:rPr>
                <w:rFonts w:ascii="宋体" w:hAnsi="宋体" w:cs="宋体"/>
                <w:szCs w:val="21"/>
              </w:rPr>
              <w:t>6</w:t>
            </w:r>
          </w:p>
        </w:tc>
        <w:tc>
          <w:tcPr>
            <w:tcW w:w="2409" w:type="dxa"/>
            <w:vAlign w:val="center"/>
          </w:tcPr>
          <w:p>
            <w:pPr>
              <w:spacing w:line="360" w:lineRule="auto"/>
              <w:jc w:val="center"/>
              <w:rPr>
                <w:rFonts w:hint="eastAsia" w:ascii="宋体" w:hAnsi="宋体" w:cs="宋体"/>
                <w:szCs w:val="21"/>
              </w:rPr>
            </w:pPr>
            <w:r>
              <w:rPr>
                <w:rFonts w:hint="eastAsia" w:ascii="宋体" w:hAnsi="宋体" w:cs="宋体"/>
                <w:szCs w:val="21"/>
              </w:rPr>
              <w:t>样品、现场演示、方案讲解</w:t>
            </w:r>
          </w:p>
        </w:tc>
        <w:tc>
          <w:tcPr>
            <w:tcW w:w="4980" w:type="dxa"/>
            <w:vAlign w:val="center"/>
          </w:tcPr>
          <w:p>
            <w:pPr>
              <w:spacing w:line="360" w:lineRule="auto"/>
              <w:jc w:val="center"/>
              <w:rPr>
                <w:rFonts w:hint="eastAsia" w:ascii="宋体" w:hAnsi="宋体" w:cs="宋体"/>
                <w:szCs w:val="21"/>
              </w:rPr>
            </w:pPr>
            <w:r>
              <w:rPr>
                <w:rFonts w:hint="eastAsia" w:ascii="宋体" w:hAnsi="宋体" w:cs="宋体"/>
                <w:szCs w:val="21"/>
              </w:rPr>
              <w:t>“无”/“有样品/现场演示/方案讲解要求，具体安排见其他关键信息章节”</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szCs w:val="21"/>
              </w:rPr>
            </w:pPr>
            <w:r>
              <w:rPr>
                <w:rFonts w:hint="eastAsia" w:ascii="宋体" w:hAnsi="宋体" w:cs="宋体"/>
                <w:szCs w:val="21"/>
              </w:rPr>
              <w:t>37</w:t>
            </w:r>
          </w:p>
        </w:tc>
        <w:tc>
          <w:tcPr>
            <w:tcW w:w="2409" w:type="dxa"/>
            <w:vAlign w:val="center"/>
          </w:tcPr>
          <w:p>
            <w:pPr>
              <w:spacing w:line="360" w:lineRule="auto"/>
              <w:jc w:val="center"/>
              <w:rPr>
                <w:rFonts w:ascii="宋体" w:hAnsi="宋体" w:cs="宋体"/>
                <w:szCs w:val="21"/>
              </w:rPr>
            </w:pPr>
            <w:r>
              <w:rPr>
                <w:rFonts w:hint="eastAsia" w:ascii="宋体" w:hAnsi="宋体" w:cs="宋体"/>
                <w:szCs w:val="21"/>
              </w:rPr>
              <w:t>评审方法</w:t>
            </w:r>
          </w:p>
        </w:tc>
        <w:tc>
          <w:tcPr>
            <w:tcW w:w="4980" w:type="dxa"/>
            <w:vAlign w:val="center"/>
          </w:tcPr>
          <w:p>
            <w:pPr>
              <w:spacing w:line="360" w:lineRule="auto"/>
              <w:jc w:val="center"/>
              <w:rPr>
                <w:rFonts w:ascii="宋体" w:hAnsi="宋体" w:cs="宋体"/>
                <w:szCs w:val="21"/>
              </w:rPr>
            </w:pPr>
            <w:r>
              <w:rPr>
                <w:rFonts w:hint="eastAsia" w:ascii="宋体" w:hAnsi="宋体" w:cs="宋体"/>
                <w:szCs w:val="21"/>
              </w:rPr>
              <w:t>综合评分法</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szCs w:val="21"/>
              </w:rPr>
            </w:pPr>
            <w:r>
              <w:rPr>
                <w:rFonts w:hint="eastAsia" w:ascii="宋体" w:hAnsi="宋体" w:cs="宋体"/>
                <w:szCs w:val="21"/>
              </w:rPr>
              <w:t>38</w:t>
            </w:r>
          </w:p>
        </w:tc>
        <w:tc>
          <w:tcPr>
            <w:tcW w:w="2409" w:type="dxa"/>
            <w:vAlign w:val="center"/>
          </w:tcPr>
          <w:p>
            <w:pPr>
              <w:spacing w:line="360" w:lineRule="auto"/>
              <w:jc w:val="center"/>
              <w:rPr>
                <w:rFonts w:ascii="宋体" w:hAnsi="宋体" w:cs="宋体"/>
                <w:szCs w:val="21"/>
              </w:rPr>
            </w:pPr>
            <w:r>
              <w:rPr>
                <w:rFonts w:hint="eastAsia" w:ascii="宋体" w:hAnsi="宋体" w:cs="宋体"/>
                <w:szCs w:val="21"/>
              </w:rPr>
              <w:t>定标方法</w:t>
            </w:r>
          </w:p>
        </w:tc>
        <w:tc>
          <w:tcPr>
            <w:tcW w:w="4980" w:type="dxa"/>
            <w:vAlign w:val="center"/>
          </w:tcPr>
          <w:p>
            <w:pPr>
              <w:spacing w:line="360" w:lineRule="auto"/>
              <w:jc w:val="center"/>
              <w:rPr>
                <w:rFonts w:ascii="宋体" w:hAnsi="宋体" w:cs="宋体"/>
                <w:szCs w:val="21"/>
              </w:rPr>
            </w:pPr>
            <w:r>
              <w:rPr>
                <w:rFonts w:hint="eastAsia" w:ascii="宋体" w:hAnsi="宋体"/>
                <w:szCs w:val="21"/>
              </w:rPr>
              <w:t>□</w:t>
            </w:r>
            <w:r>
              <w:rPr>
                <w:rFonts w:hint="eastAsia" w:ascii="宋体" w:hAnsi="宋体" w:cs="宋体"/>
                <w:szCs w:val="21"/>
              </w:rPr>
              <w:t>非评定分离、</w:t>
            </w:r>
            <w:r>
              <w:rPr>
                <w:rFonts w:hint="eastAsia" w:ascii="宋体" w:hAnsi="宋体"/>
                <w:szCs w:val="21"/>
              </w:rPr>
              <w:t>□</w:t>
            </w:r>
            <w:r>
              <w:rPr>
                <w:rFonts w:hint="eastAsia" w:ascii="宋体" w:hAnsi="宋体" w:cs="宋体"/>
                <w:szCs w:val="21"/>
              </w:rPr>
              <w:t>评定分离（定标方法为自定法）</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1606" w:hRule="atLeast"/>
          <w:jc w:val="center"/>
        </w:trPr>
        <w:tc>
          <w:tcPr>
            <w:tcW w:w="978" w:type="dxa"/>
            <w:vAlign w:val="center"/>
          </w:tcPr>
          <w:p>
            <w:pPr>
              <w:spacing w:line="360" w:lineRule="auto"/>
              <w:jc w:val="center"/>
              <w:rPr>
                <w:rFonts w:ascii="宋体" w:hAnsi="宋体" w:cs="宋体"/>
                <w:szCs w:val="21"/>
              </w:rPr>
            </w:pPr>
            <w:r>
              <w:rPr>
                <w:rFonts w:hint="eastAsia" w:ascii="宋体" w:hAnsi="宋体" w:cs="宋体"/>
                <w:szCs w:val="21"/>
              </w:rPr>
              <w:t>46</w:t>
            </w:r>
          </w:p>
        </w:tc>
        <w:tc>
          <w:tcPr>
            <w:tcW w:w="2409" w:type="dxa"/>
            <w:vAlign w:val="center"/>
          </w:tcPr>
          <w:p>
            <w:pPr>
              <w:spacing w:line="360" w:lineRule="auto"/>
              <w:jc w:val="center"/>
              <w:rPr>
                <w:rFonts w:ascii="宋体" w:hAnsi="宋体" w:cs="宋体"/>
                <w:szCs w:val="21"/>
              </w:rPr>
            </w:pPr>
            <w:r>
              <w:rPr>
                <w:rFonts w:hint="eastAsia" w:ascii="宋体" w:hAnsi="宋体" w:cs="宋体"/>
                <w:szCs w:val="21"/>
              </w:rPr>
              <w:t>履约担保</w:t>
            </w:r>
          </w:p>
        </w:tc>
        <w:tc>
          <w:tcPr>
            <w:tcW w:w="4980" w:type="dxa"/>
            <w:vAlign w:val="center"/>
          </w:tcPr>
          <w:p>
            <w:pPr>
              <w:spacing w:line="360" w:lineRule="auto"/>
              <w:jc w:val="center"/>
              <w:rPr>
                <w:rFonts w:ascii="宋体" w:hAnsi="宋体" w:cs="宋体"/>
                <w:szCs w:val="21"/>
              </w:rPr>
            </w:pPr>
            <w:r>
              <w:rPr>
                <w:rFonts w:hint="eastAsia" w:ascii="宋体" w:hAnsi="宋体"/>
                <w:szCs w:val="21"/>
                <w:highlight w:val="cyan"/>
                <w:lang w:eastAsia="zh-CN"/>
              </w:rPr>
              <w:t>☑</w:t>
            </w:r>
            <w:r>
              <w:rPr>
                <w:rFonts w:hint="eastAsia" w:ascii="宋体" w:hAnsi="宋体" w:cs="宋体"/>
                <w:szCs w:val="21"/>
              </w:rPr>
              <w:t>不需要</w:t>
            </w:r>
          </w:p>
          <w:p>
            <w:pPr>
              <w:spacing w:line="360" w:lineRule="auto"/>
              <w:jc w:val="center"/>
              <w:rPr>
                <w:rFonts w:ascii="宋体" w:hAnsi="宋体" w:cs="宋体"/>
                <w:color w:val="FF0000"/>
                <w:szCs w:val="21"/>
              </w:rPr>
            </w:pPr>
            <w:r>
              <w:rPr>
                <w:rFonts w:hint="eastAsia" w:ascii="宋体" w:hAnsi="宋体"/>
                <w:szCs w:val="21"/>
              </w:rPr>
              <w:t>□</w:t>
            </w:r>
            <w:r>
              <w:rPr>
                <w:rFonts w:hint="eastAsia" w:ascii="宋体" w:hAnsi="宋体" w:cs="宋体"/>
                <w:szCs w:val="21"/>
              </w:rPr>
              <w:t xml:space="preserve">为合同价款的 </w:t>
            </w:r>
            <w:r>
              <w:rPr>
                <w:rFonts w:hint="eastAsia" w:ascii="宋体" w:hAnsi="宋体" w:cs="宋体"/>
                <w:color w:val="FF0000"/>
                <w:szCs w:val="21"/>
              </w:rPr>
              <w:t xml:space="preserve"> ％,</w:t>
            </w:r>
          </w:p>
          <w:p>
            <w:pPr>
              <w:rPr>
                <w:rFonts w:ascii="宋体" w:hAnsi="宋体"/>
                <w:b/>
                <w:color w:val="FF0000"/>
                <w:szCs w:val="21"/>
              </w:rPr>
            </w:pPr>
            <w:r>
              <w:rPr>
                <w:rFonts w:hint="eastAsia" w:ascii="宋体" w:hAnsi="宋体" w:cs="宋体"/>
                <w:b/>
                <w:bCs/>
                <w:color w:val="FF0000"/>
                <w:szCs w:val="21"/>
              </w:rPr>
              <w:t>指引：</w:t>
            </w:r>
            <w:r>
              <w:rPr>
                <w:rFonts w:hint="eastAsia" w:ascii="宋体" w:hAnsi="宋体"/>
                <w:bCs/>
                <w:color w:val="FF0000"/>
                <w:szCs w:val="21"/>
              </w:rPr>
              <w:t>根据《深圳市财政局关于印发&lt;深圳市政府采购招标文件编制工作指引（2020 年版）&gt;的通知》“（五）优化保证金要求：招标文件应明确不向投标人收取投标保证金（谈判担保金），确需收取履约保证金的，应当允许投标供应商自主选择非现金方式提交履约保证金，同时明确履约保证金退还的方式、时间、条件、不予退还情形以及逾期退还的责任。招标文件不得以中标供应商提交履约保证金作为合同签订的条件，不得要求中标供应商提供除法律、法规明确规定外的其他担保。”</w:t>
            </w:r>
          </w:p>
          <w:p>
            <w:pPr>
              <w:rPr>
                <w:rFonts w:ascii="宋体" w:hAnsi="宋体" w:cs="宋体"/>
                <w:szCs w:val="21"/>
              </w:rPr>
            </w:pPr>
            <w:r>
              <w:rPr>
                <w:rFonts w:hint="eastAsia" w:ascii="宋体" w:hAnsi="宋体"/>
                <w:bCs/>
                <w:color w:val="FF0000"/>
                <w:szCs w:val="21"/>
              </w:rPr>
              <w:t>建议采用履约保函的形式提供，以支票、汇票、本票或者金融机构、担保机构出具的保函等非现金形式提交。履约保证金的数额不得超过</w:t>
            </w:r>
            <w:r>
              <w:rPr>
                <w:rFonts w:hint="eastAsia" w:ascii="宋体" w:hAnsi="宋体" w:cs="宋体"/>
                <w:color w:val="FF0000"/>
                <w:szCs w:val="21"/>
              </w:rPr>
              <w:t>政府采购合同金额的10%）</w:t>
            </w:r>
          </w:p>
        </w:tc>
      </w:tr>
    </w:tbl>
    <w:p>
      <w:pPr>
        <w:pStyle w:val="7"/>
        <w:rPr>
          <w:sz w:val="21"/>
          <w:szCs w:val="21"/>
        </w:rPr>
      </w:pPr>
    </w:p>
    <w:p>
      <w:pPr>
        <w:rPr>
          <w:rFonts w:ascii="宋体" w:hAnsi="宋体"/>
          <w:b/>
          <w:sz w:val="28"/>
          <w:szCs w:val="28"/>
        </w:rPr>
      </w:pPr>
      <w:r>
        <w:rPr>
          <w:rFonts w:hint="eastAsia" w:ascii="宋体" w:hAnsi="宋体"/>
          <w:b/>
          <w:sz w:val="28"/>
          <w:szCs w:val="28"/>
        </w:rPr>
        <w:t>四、</w:t>
      </w:r>
      <w:commentRangeStart w:id="3"/>
      <w:r>
        <w:rPr>
          <w:rFonts w:hint="eastAsia" w:ascii="宋体" w:hAnsi="宋体"/>
          <w:b/>
          <w:sz w:val="28"/>
          <w:szCs w:val="28"/>
        </w:rPr>
        <w:t>关于享受优惠政策的主体及价格扣除比例</w:t>
      </w:r>
      <w:commentRangeEnd w:id="3"/>
      <w:r>
        <w:rPr>
          <w:woUserID w:val="3"/>
        </w:rPr>
        <w:commentReference w:id="3"/>
      </w:r>
    </w:p>
    <w:p>
      <w:pPr>
        <w:pStyle w:val="21"/>
        <w:numPr>
          <w:ilvl w:val="0"/>
          <w:numId w:val="2"/>
        </w:numPr>
        <w:ind w:firstLineChars="0"/>
        <w:rPr>
          <w:kern w:val="0"/>
          <w:sz w:val="24"/>
        </w:rPr>
      </w:pPr>
      <w:r>
        <w:rPr>
          <w:rFonts w:hint="eastAsia" w:ascii="宋体" w:hAnsi="宋体"/>
          <w:szCs w:val="21"/>
        </w:rPr>
        <w:t>投标人提供的服务全部均由优惠主体承接，</w:t>
      </w:r>
      <w:r>
        <w:rPr>
          <w:rFonts w:hint="eastAsia" w:ascii="宋体" w:hAnsi="宋体" w:cs="宋体"/>
          <w:szCs w:val="21"/>
        </w:rPr>
        <w:t>则对其投标总价给予</w:t>
      </w:r>
      <w:r>
        <w:rPr>
          <w:rFonts w:hint="eastAsia" w:ascii="宋体" w:hAnsi="宋体" w:cs="宋体"/>
          <w:color w:val="FF0000"/>
          <w:szCs w:val="21"/>
        </w:rPr>
        <w:t>【</w:t>
      </w:r>
      <w:r>
        <w:rPr>
          <w:rFonts w:hint="eastAsia" w:ascii="宋体" w:hAnsi="宋体" w:cs="宋体"/>
          <w:color w:val="FF0000"/>
          <w:szCs w:val="21"/>
          <w:u w:val="single"/>
        </w:rPr>
        <w:t xml:space="preserve"> %</w:t>
      </w:r>
      <w:r>
        <w:rPr>
          <w:rFonts w:hint="eastAsia" w:ascii="宋体" w:hAnsi="宋体" w:cs="宋体"/>
          <w:color w:val="FF0000"/>
          <w:szCs w:val="21"/>
        </w:rPr>
        <w:t>】</w:t>
      </w:r>
      <w:r>
        <w:rPr>
          <w:rFonts w:hint="eastAsia" w:ascii="宋体" w:hAnsi="宋体" w:cs="宋体"/>
          <w:szCs w:val="21"/>
        </w:rPr>
        <w:t>的扣除，用扣除后的价格参与评审。满足多项优惠政策的企业，不重复享受多项价格扣除政策。</w:t>
      </w:r>
    </w:p>
    <w:p>
      <w:pPr>
        <w:pStyle w:val="7"/>
        <w:rPr>
          <w:rFonts w:ascii="宋体" w:hAnsi="宋体" w:cs="宋体"/>
          <w:b w:val="0"/>
          <w:bCs w:val="0"/>
          <w:color w:val="FF0000"/>
          <w:sz w:val="21"/>
          <w:szCs w:val="21"/>
        </w:rPr>
      </w:pPr>
      <w:r>
        <w:rPr>
          <w:rFonts w:hint="eastAsia" w:ascii="宋体" w:hAnsi="宋体" w:cs="宋体"/>
          <w:color w:val="FF0000"/>
          <w:sz w:val="21"/>
          <w:szCs w:val="21"/>
        </w:rPr>
        <w:t>指引：</w:t>
      </w:r>
      <w:r>
        <w:rPr>
          <w:rFonts w:hint="eastAsia" w:ascii="宋体" w:hAnsi="宋体" w:cs="宋体"/>
          <w:b w:val="0"/>
          <w:bCs w:val="0"/>
          <w:color w:val="FF0000"/>
          <w:sz w:val="21"/>
          <w:szCs w:val="21"/>
        </w:rPr>
        <w:t>根据《财政部关于进一步加大政府采购支持中小企业力度的通知》有关要求，中小企业价格扣除比例提高至10-20%之间。</w:t>
      </w:r>
    </w:p>
    <w:p>
      <w:pPr>
        <w:pStyle w:val="21"/>
        <w:numPr>
          <w:ilvl w:val="0"/>
          <w:numId w:val="2"/>
        </w:numPr>
        <w:spacing w:after="156" w:afterLines="50" w:line="360" w:lineRule="auto"/>
        <w:ind w:firstLineChars="0"/>
        <w:rPr>
          <w:rFonts w:ascii="宋体" w:hAnsi="宋体" w:cs="宋体"/>
          <w:szCs w:val="21"/>
          <w:highlight w:val="yellow"/>
        </w:rPr>
      </w:pPr>
      <w:r>
        <w:rPr>
          <w:rFonts w:hint="eastAsia" w:ascii="宋体" w:hAnsi="宋体" w:cs="宋体"/>
          <w:szCs w:val="21"/>
          <w:highlight w:val="yellow"/>
        </w:rPr>
        <w:t>联合体投标的情况下：1、联合体各方均为优惠主体的，该联合体视同为优惠主体享受同比例价格扣除；2、联合体共同投标协议中明确注明约定优惠主体的协议合同金额占到联合体协议总金额30%以上的，对该联合体的投标总价给予</w:t>
      </w:r>
      <w:r>
        <w:rPr>
          <w:rFonts w:hint="eastAsia" w:ascii="宋体" w:hAnsi="宋体" w:cs="宋体"/>
          <w:color w:val="FF0000"/>
          <w:szCs w:val="21"/>
          <w:highlight w:val="yellow"/>
          <w:u w:val="single"/>
        </w:rPr>
        <w:t xml:space="preserve">    %</w:t>
      </w:r>
      <w:r>
        <w:rPr>
          <w:rFonts w:hint="eastAsia" w:ascii="宋体" w:hAnsi="宋体" w:cs="宋体"/>
          <w:szCs w:val="21"/>
          <w:highlight w:val="yellow"/>
        </w:rPr>
        <w:t>的扣除，用扣除后的价格参与评审。</w:t>
      </w:r>
    </w:p>
    <w:p>
      <w:pPr>
        <w:pStyle w:val="7"/>
        <w:rPr>
          <w:rFonts w:ascii="宋体" w:hAnsi="宋体" w:cs="宋体"/>
          <w:b w:val="0"/>
          <w:bCs w:val="0"/>
          <w:color w:val="FF0000"/>
          <w:sz w:val="21"/>
          <w:szCs w:val="21"/>
        </w:rPr>
      </w:pPr>
      <w:r>
        <w:rPr>
          <w:rFonts w:hint="eastAsia" w:ascii="宋体" w:hAnsi="宋体" w:cs="宋体"/>
          <w:color w:val="FF0000"/>
          <w:sz w:val="21"/>
          <w:szCs w:val="21"/>
        </w:rPr>
        <w:t>指引：</w:t>
      </w:r>
      <w:r>
        <w:rPr>
          <w:rFonts w:hint="eastAsia" w:ascii="宋体" w:hAnsi="宋体" w:cs="宋体"/>
          <w:b w:val="0"/>
          <w:bCs w:val="0"/>
          <w:color w:val="FF0000"/>
          <w:sz w:val="21"/>
          <w:szCs w:val="21"/>
        </w:rPr>
        <w:t>根据《财政部关于进一步加大政府采购支持中小企业力度的通知》有关要求，联合体价格扣除比例在4-6%之间。</w:t>
      </w:r>
    </w:p>
    <w:p>
      <w:pPr>
        <w:spacing w:line="360" w:lineRule="auto"/>
        <w:rPr>
          <w:rFonts w:ascii="宋体" w:hAnsi="宋体" w:cs="宋体"/>
          <w:szCs w:val="21"/>
        </w:rPr>
      </w:pPr>
      <w:r>
        <w:rPr>
          <w:rFonts w:hint="eastAsia" w:ascii="宋体" w:hAnsi="宋体" w:cs="宋体"/>
          <w:szCs w:val="21"/>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制造是指货物由优惠主体生产且使用该优惠主体商号或者注册商标；投标人提供的货物既有优惠主体制造货物，又有非优惠主体制造货物的，不给予价格扣除。</w:t>
      </w:r>
    </w:p>
    <w:p>
      <w:pPr>
        <w:pStyle w:val="21"/>
        <w:numPr>
          <w:ilvl w:val="0"/>
          <w:numId w:val="2"/>
        </w:numPr>
        <w:spacing w:line="360" w:lineRule="auto"/>
        <w:ind w:firstLineChars="0"/>
        <w:rPr>
          <w:rFonts w:ascii="宋体" w:hAnsi="宋体" w:cs="宋体"/>
          <w:szCs w:val="21"/>
        </w:rPr>
      </w:pPr>
      <w:r>
        <w:rPr>
          <w:rFonts w:hint="eastAsia" w:ascii="宋体" w:hAnsi="宋体" w:cs="宋体"/>
          <w:szCs w:val="21"/>
        </w:rPr>
        <w:t>根据《工业和信息化部、国家统计局、国家发展和改革委员会、财政部关于印发中小企业划型标准规定的通知》（工信部联企业〔2011〕300 号），</w:t>
      </w:r>
      <w:bookmarkStart w:id="0" w:name="_Hlk71970739"/>
      <w:r>
        <w:rPr>
          <w:rFonts w:hint="eastAsia" w:ascii="宋体" w:hAnsi="宋体" w:cs="宋体"/>
          <w:szCs w:val="21"/>
        </w:rPr>
        <w:t>本项目</w:t>
      </w:r>
      <w:bookmarkStart w:id="1" w:name="_Hlk71924718"/>
      <w:r>
        <w:rPr>
          <w:rFonts w:hint="eastAsia" w:ascii="宋体" w:hAnsi="宋体" w:cs="宋体"/>
          <w:szCs w:val="21"/>
        </w:rPr>
        <w:t>采购标的（货物）对应的中小企业划分标准所属行业</w:t>
      </w:r>
      <w:bookmarkEnd w:id="1"/>
      <w:r>
        <w:rPr>
          <w:rFonts w:hint="eastAsia" w:ascii="宋体" w:hAnsi="宋体" w:cs="宋体"/>
          <w:szCs w:val="21"/>
        </w:rPr>
        <w:t>为</w:t>
      </w:r>
      <w:commentRangeStart w:id="4"/>
      <w:r>
        <w:rPr>
          <w:rFonts w:hint="eastAsia" w:ascii="宋体" w:hAnsi="宋体" w:cs="宋体"/>
          <w:color w:val="FF0000"/>
          <w:szCs w:val="21"/>
        </w:rPr>
        <w:t>【</w:t>
      </w:r>
      <w:r>
        <w:rPr>
          <w:rFonts w:hint="eastAsia"/>
          <w:color w:val="FF0000"/>
          <w:szCs w:val="21"/>
        </w:rPr>
        <w:t>XXXX</w:t>
      </w:r>
      <w:r>
        <w:rPr>
          <w:rFonts w:hint="eastAsia" w:ascii="宋体" w:hAnsi="宋体" w:cs="宋体"/>
          <w:color w:val="FF0000"/>
          <w:szCs w:val="21"/>
        </w:rPr>
        <w:t>】</w:t>
      </w:r>
      <w:commentRangeEnd w:id="4"/>
      <w:r>
        <w:commentReference w:id="4"/>
      </w:r>
      <w:r>
        <w:rPr>
          <w:rFonts w:hint="eastAsia" w:ascii="宋体" w:hAnsi="宋体" w:cs="宋体"/>
          <w:szCs w:val="21"/>
        </w:rPr>
        <w:t>。</w:t>
      </w:r>
      <w:bookmarkEnd w:id="0"/>
    </w:p>
    <w:p>
      <w:pPr>
        <w:pStyle w:val="6"/>
        <w:rPr>
          <w:rFonts w:ascii="宋体" w:hAnsi="宋体" w:cs="宋体"/>
          <w:color w:val="FF0000"/>
          <w:szCs w:val="21"/>
        </w:rPr>
      </w:pPr>
      <w:r>
        <w:rPr>
          <w:rFonts w:hint="eastAsia" w:ascii="宋体" w:hAnsi="宋体" w:cs="宋体"/>
          <w:b/>
          <w:bCs/>
          <w:color w:val="FF0000"/>
          <w:szCs w:val="21"/>
        </w:rPr>
        <w:t>指引：</w:t>
      </w:r>
      <w:r>
        <w:rPr>
          <w:rFonts w:hint="eastAsia" w:ascii="宋体" w:hAnsi="宋体" w:cs="宋体"/>
          <w:color w:val="FF0000"/>
          <w:szCs w:val="21"/>
        </w:rPr>
        <w:t>根据《中小企业划型标准规定》，仅可以选择以下行业 ：</w:t>
      </w:r>
    </w:p>
    <w:p>
      <w:pPr>
        <w:pStyle w:val="6"/>
        <w:rPr>
          <w:rFonts w:ascii="宋体" w:hAnsi="宋体" w:cs="宋体"/>
          <w:color w:val="FF0000"/>
          <w:szCs w:val="21"/>
        </w:rPr>
      </w:pPr>
      <w:r>
        <w:rPr>
          <w:rFonts w:hint="eastAsia" w:ascii="宋体" w:hAnsi="宋体" w:cs="宋体"/>
          <w:color w:val="FF0000"/>
          <w:szCs w:val="21"/>
        </w:rPr>
        <w:t>1、农、林、牧、渔业</w:t>
      </w:r>
    </w:p>
    <w:p>
      <w:pPr>
        <w:pStyle w:val="6"/>
        <w:rPr>
          <w:rFonts w:ascii="宋体" w:hAnsi="宋体" w:cs="宋体"/>
          <w:color w:val="FF0000"/>
          <w:szCs w:val="21"/>
        </w:rPr>
      </w:pPr>
      <w:r>
        <w:rPr>
          <w:rFonts w:hint="eastAsia" w:ascii="宋体" w:hAnsi="宋体" w:cs="宋体"/>
          <w:color w:val="FF0000"/>
          <w:szCs w:val="21"/>
        </w:rPr>
        <w:t>2、工业</w:t>
      </w:r>
    </w:p>
    <w:p>
      <w:pPr>
        <w:pStyle w:val="6"/>
        <w:rPr>
          <w:rFonts w:ascii="宋体" w:hAnsi="宋体" w:cs="宋体"/>
          <w:color w:val="FF0000"/>
          <w:szCs w:val="21"/>
        </w:rPr>
      </w:pPr>
      <w:r>
        <w:rPr>
          <w:rFonts w:hint="eastAsia" w:ascii="宋体" w:hAnsi="宋体" w:cs="宋体"/>
          <w:color w:val="FF0000"/>
          <w:szCs w:val="21"/>
        </w:rPr>
        <w:t>3、建筑业</w:t>
      </w:r>
    </w:p>
    <w:p>
      <w:pPr>
        <w:pStyle w:val="6"/>
        <w:rPr>
          <w:rFonts w:ascii="宋体" w:hAnsi="宋体" w:cs="宋体"/>
          <w:color w:val="FF0000"/>
          <w:szCs w:val="21"/>
        </w:rPr>
      </w:pPr>
      <w:r>
        <w:rPr>
          <w:rFonts w:hint="eastAsia" w:ascii="宋体" w:hAnsi="宋体" w:cs="宋体"/>
          <w:color w:val="FF0000"/>
          <w:szCs w:val="21"/>
        </w:rPr>
        <w:t>4、批发业</w:t>
      </w:r>
    </w:p>
    <w:p>
      <w:pPr>
        <w:pStyle w:val="6"/>
        <w:rPr>
          <w:rFonts w:ascii="宋体" w:hAnsi="宋体" w:cs="宋体"/>
          <w:color w:val="FF0000"/>
          <w:szCs w:val="21"/>
        </w:rPr>
      </w:pPr>
      <w:r>
        <w:rPr>
          <w:rFonts w:hint="eastAsia" w:ascii="宋体" w:hAnsi="宋体" w:cs="宋体"/>
          <w:color w:val="FF0000"/>
          <w:szCs w:val="21"/>
        </w:rPr>
        <w:t>5、零售业</w:t>
      </w:r>
    </w:p>
    <w:p>
      <w:pPr>
        <w:pStyle w:val="6"/>
        <w:rPr>
          <w:rFonts w:ascii="宋体" w:hAnsi="宋体" w:cs="宋体"/>
          <w:color w:val="FF0000"/>
          <w:szCs w:val="21"/>
        </w:rPr>
      </w:pPr>
      <w:r>
        <w:rPr>
          <w:rFonts w:hint="eastAsia" w:ascii="宋体" w:hAnsi="宋体" w:cs="宋体"/>
          <w:color w:val="FF0000"/>
          <w:szCs w:val="21"/>
        </w:rPr>
        <w:t>6、交通运输业</w:t>
      </w:r>
    </w:p>
    <w:p>
      <w:pPr>
        <w:pStyle w:val="6"/>
        <w:rPr>
          <w:rFonts w:ascii="宋体" w:hAnsi="宋体" w:cs="宋体"/>
          <w:color w:val="FF0000"/>
          <w:szCs w:val="21"/>
        </w:rPr>
      </w:pPr>
      <w:r>
        <w:rPr>
          <w:rFonts w:hint="eastAsia" w:ascii="宋体" w:hAnsi="宋体" w:cs="宋体"/>
          <w:color w:val="FF0000"/>
          <w:szCs w:val="21"/>
        </w:rPr>
        <w:t>7、仓储业</w:t>
      </w:r>
    </w:p>
    <w:p>
      <w:pPr>
        <w:pStyle w:val="6"/>
        <w:rPr>
          <w:rFonts w:ascii="宋体" w:hAnsi="宋体" w:cs="宋体"/>
          <w:color w:val="FF0000"/>
          <w:szCs w:val="21"/>
        </w:rPr>
      </w:pPr>
      <w:r>
        <w:rPr>
          <w:rFonts w:hint="eastAsia" w:ascii="宋体" w:hAnsi="宋体" w:cs="宋体"/>
          <w:color w:val="FF0000"/>
          <w:szCs w:val="21"/>
        </w:rPr>
        <w:t>8、邮政业</w:t>
      </w:r>
    </w:p>
    <w:p>
      <w:pPr>
        <w:pStyle w:val="6"/>
        <w:rPr>
          <w:rFonts w:ascii="宋体" w:hAnsi="宋体" w:cs="宋体"/>
          <w:color w:val="FF0000"/>
          <w:szCs w:val="21"/>
        </w:rPr>
      </w:pPr>
      <w:r>
        <w:rPr>
          <w:rFonts w:hint="eastAsia" w:ascii="宋体" w:hAnsi="宋体" w:cs="宋体"/>
          <w:color w:val="FF0000"/>
          <w:szCs w:val="21"/>
        </w:rPr>
        <w:t>9、住宿业</w:t>
      </w:r>
    </w:p>
    <w:p>
      <w:pPr>
        <w:pStyle w:val="6"/>
        <w:rPr>
          <w:rFonts w:ascii="宋体" w:hAnsi="宋体" w:cs="宋体"/>
          <w:color w:val="FF0000"/>
          <w:szCs w:val="21"/>
        </w:rPr>
      </w:pPr>
      <w:r>
        <w:rPr>
          <w:rFonts w:hint="eastAsia" w:ascii="宋体" w:hAnsi="宋体" w:cs="宋体"/>
          <w:color w:val="FF0000"/>
          <w:szCs w:val="21"/>
        </w:rPr>
        <w:t>10、餐饮业</w:t>
      </w:r>
    </w:p>
    <w:p>
      <w:pPr>
        <w:pStyle w:val="6"/>
        <w:rPr>
          <w:rFonts w:ascii="宋体" w:hAnsi="宋体" w:cs="宋体"/>
          <w:color w:val="FF0000"/>
          <w:szCs w:val="21"/>
        </w:rPr>
      </w:pPr>
      <w:r>
        <w:rPr>
          <w:rFonts w:hint="eastAsia" w:ascii="宋体" w:hAnsi="宋体" w:cs="宋体"/>
          <w:color w:val="FF0000"/>
          <w:szCs w:val="21"/>
        </w:rPr>
        <w:t>11、信息传输业</w:t>
      </w:r>
    </w:p>
    <w:p>
      <w:pPr>
        <w:pStyle w:val="6"/>
        <w:rPr>
          <w:rFonts w:ascii="宋体" w:hAnsi="宋体" w:cs="宋体"/>
          <w:color w:val="FF0000"/>
          <w:szCs w:val="21"/>
        </w:rPr>
      </w:pPr>
      <w:r>
        <w:rPr>
          <w:rFonts w:hint="eastAsia" w:ascii="宋体" w:hAnsi="宋体" w:cs="宋体"/>
          <w:color w:val="FF0000"/>
          <w:szCs w:val="21"/>
        </w:rPr>
        <w:t>12、软件和信息技术服务业</w:t>
      </w:r>
    </w:p>
    <w:p>
      <w:pPr>
        <w:pStyle w:val="6"/>
        <w:rPr>
          <w:rFonts w:ascii="宋体" w:hAnsi="宋体" w:cs="宋体"/>
          <w:color w:val="FF0000"/>
          <w:szCs w:val="21"/>
        </w:rPr>
      </w:pPr>
      <w:r>
        <w:rPr>
          <w:rFonts w:hint="eastAsia" w:ascii="宋体" w:hAnsi="宋体" w:cs="宋体"/>
          <w:color w:val="FF0000"/>
          <w:szCs w:val="21"/>
        </w:rPr>
        <w:t>13、房地产开发经营业</w:t>
      </w:r>
    </w:p>
    <w:p>
      <w:pPr>
        <w:pStyle w:val="6"/>
        <w:rPr>
          <w:rFonts w:ascii="宋体" w:hAnsi="宋体" w:cs="宋体"/>
          <w:color w:val="FF0000"/>
          <w:szCs w:val="21"/>
        </w:rPr>
      </w:pPr>
      <w:r>
        <w:rPr>
          <w:rFonts w:hint="eastAsia" w:ascii="宋体" w:hAnsi="宋体" w:cs="宋体"/>
          <w:color w:val="FF0000"/>
          <w:szCs w:val="21"/>
        </w:rPr>
        <w:t>14、物业管理业</w:t>
      </w:r>
    </w:p>
    <w:p>
      <w:pPr>
        <w:pStyle w:val="6"/>
        <w:rPr>
          <w:rFonts w:ascii="宋体" w:hAnsi="宋体" w:cs="宋体"/>
          <w:color w:val="FF0000"/>
          <w:szCs w:val="21"/>
        </w:rPr>
      </w:pPr>
      <w:r>
        <w:rPr>
          <w:rFonts w:hint="eastAsia" w:ascii="宋体" w:hAnsi="宋体" w:cs="宋体"/>
          <w:color w:val="FF0000"/>
          <w:szCs w:val="21"/>
        </w:rPr>
        <w:t>15、租赁和商务服务业</w:t>
      </w:r>
    </w:p>
    <w:p>
      <w:pPr>
        <w:pStyle w:val="6"/>
        <w:rPr>
          <w:rFonts w:ascii="宋体" w:hAnsi="宋体" w:cs="宋体"/>
          <w:color w:val="FF0000"/>
          <w:szCs w:val="21"/>
        </w:rPr>
      </w:pPr>
      <w:r>
        <w:rPr>
          <w:rFonts w:hint="eastAsia" w:ascii="宋体" w:hAnsi="宋体" w:cs="宋体"/>
          <w:color w:val="FF0000"/>
          <w:szCs w:val="21"/>
        </w:rPr>
        <w:t>16、其他未列明行业</w:t>
      </w:r>
    </w:p>
    <w:p>
      <w:pPr>
        <w:spacing w:line="360" w:lineRule="auto"/>
        <w:rPr>
          <w:rFonts w:ascii="宋体" w:hAnsi="宋体" w:cs="宋体"/>
          <w:szCs w:val="21"/>
        </w:rPr>
      </w:pPr>
      <w:r>
        <w:rPr>
          <w:rFonts w:hint="eastAsia" w:ascii="宋体" w:hAnsi="宋体" w:cs="宋体"/>
          <w:szCs w:val="21"/>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outlineLvl w:val="0"/>
        <w:rPr>
          <w:rFonts w:ascii="宋体" w:hAnsi="宋体" w:cs="宋体"/>
          <w:szCs w:val="21"/>
        </w:rPr>
      </w:pPr>
      <w:r>
        <w:rPr>
          <w:rFonts w:hint="eastAsia" w:ascii="宋体" w:hAnsi="宋体" w:cs="宋体"/>
          <w:szCs w:val="21"/>
        </w:rPr>
        <w:t>（4）享受价格扣除获得政府采购合同的，小微企业不得将合同分包给大中型企业。</w:t>
      </w:r>
    </w:p>
    <w:p>
      <w:pPr>
        <w:rPr>
          <w:rFonts w:hint="eastAsia" w:ascii="宋体" w:hAnsi="宋体"/>
          <w:b/>
          <w:sz w:val="28"/>
          <w:szCs w:val="28"/>
        </w:rPr>
      </w:pPr>
    </w:p>
    <w:p>
      <w:pPr>
        <w:rPr>
          <w:rFonts w:ascii="宋体" w:hAnsi="宋体"/>
          <w:b/>
          <w:sz w:val="28"/>
          <w:szCs w:val="28"/>
        </w:rPr>
      </w:pPr>
      <w:r>
        <w:rPr>
          <w:rFonts w:hint="eastAsia" w:ascii="宋体" w:hAnsi="宋体"/>
          <w:b/>
          <w:sz w:val="28"/>
          <w:szCs w:val="28"/>
        </w:rPr>
        <w:t>五、技术要求</w:t>
      </w:r>
    </w:p>
    <w:tbl>
      <w:tblPr>
        <w:tblStyle w:val="14"/>
        <w:tblW w:w="8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3"/>
        <w:gridCol w:w="1417"/>
        <w:gridCol w:w="6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433" w:type="dxa"/>
            <w:vAlign w:val="center"/>
          </w:tcPr>
          <w:p>
            <w:pPr>
              <w:jc w:val="center"/>
              <w:rPr>
                <w:rFonts w:ascii="宋体" w:hAnsi="宋体" w:cs="宋体"/>
                <w:b/>
                <w:bCs/>
                <w:kern w:val="0"/>
                <w:szCs w:val="21"/>
              </w:rPr>
            </w:pPr>
            <w:r>
              <w:rPr>
                <w:rFonts w:hint="eastAsia" w:ascii="宋体" w:hAnsi="宋体"/>
                <w:b/>
                <w:szCs w:val="21"/>
              </w:rPr>
              <w:t>序号</w:t>
            </w:r>
          </w:p>
        </w:tc>
        <w:tc>
          <w:tcPr>
            <w:tcW w:w="1417" w:type="dxa"/>
            <w:vAlign w:val="center"/>
          </w:tcPr>
          <w:p>
            <w:pPr>
              <w:jc w:val="center"/>
              <w:rPr>
                <w:rFonts w:ascii="宋体" w:hAnsi="宋体" w:cs="宋体"/>
                <w:b/>
                <w:bCs/>
                <w:kern w:val="0"/>
                <w:szCs w:val="21"/>
              </w:rPr>
            </w:pPr>
            <w:r>
              <w:rPr>
                <w:rFonts w:hint="eastAsia" w:ascii="宋体" w:hAnsi="宋体" w:cs="宋体"/>
                <w:b/>
                <w:bCs/>
                <w:kern w:val="0"/>
                <w:szCs w:val="21"/>
              </w:rPr>
              <w:t>名称</w:t>
            </w:r>
          </w:p>
        </w:tc>
        <w:tc>
          <w:tcPr>
            <w:tcW w:w="6395" w:type="dxa"/>
            <w:vAlign w:val="center"/>
          </w:tcPr>
          <w:p>
            <w:pPr>
              <w:jc w:val="center"/>
              <w:rPr>
                <w:rFonts w:ascii="宋体" w:hAnsi="宋体" w:cs="宋体"/>
                <w:b/>
                <w:bCs/>
                <w:kern w:val="0"/>
                <w:szCs w:val="21"/>
              </w:rPr>
            </w:pPr>
            <w:r>
              <w:rPr>
                <w:rFonts w:hint="eastAsia" w:ascii="宋体" w:hAnsi="宋体" w:cs="宋体"/>
                <w:b/>
                <w:bCs/>
                <w:kern w:val="0"/>
                <w:szCs w:val="21"/>
              </w:rPr>
              <w:t>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33" w:type="dxa"/>
            <w:vAlign w:val="center"/>
          </w:tcPr>
          <w:p>
            <w:pPr>
              <w:rPr>
                <w:rFonts w:ascii="宋体" w:hAnsi="宋体" w:cs="宋体"/>
                <w:b/>
                <w:kern w:val="0"/>
                <w:szCs w:val="21"/>
              </w:rPr>
            </w:pPr>
            <w:r>
              <w:rPr>
                <w:rFonts w:hint="eastAsia" w:ascii="宋体" w:hAnsi="宋体" w:cs="宋体"/>
                <w:b/>
                <w:kern w:val="0"/>
                <w:szCs w:val="21"/>
              </w:rPr>
              <w:t>1</w:t>
            </w:r>
          </w:p>
        </w:tc>
        <w:tc>
          <w:tcPr>
            <w:tcW w:w="1417" w:type="dxa"/>
            <w:vAlign w:val="center"/>
          </w:tcPr>
          <w:p>
            <w:pPr>
              <w:rPr>
                <w:rFonts w:ascii="宋体" w:hAnsi="宋体" w:cs="宋体"/>
                <w:b/>
                <w:kern w:val="0"/>
                <w:szCs w:val="21"/>
              </w:rPr>
            </w:pPr>
            <w:r>
              <w:rPr>
                <w:rFonts w:hint="eastAsia" w:ascii="宋体" w:hAnsi="宋体" w:cs="宋体"/>
                <w:b/>
                <w:kern w:val="0"/>
                <w:szCs w:val="21"/>
              </w:rPr>
              <w:t>项目概况</w:t>
            </w:r>
            <w:r>
              <w:rPr>
                <w:rFonts w:hint="eastAsia" w:ascii="宋体" w:hAnsi="宋体" w:cs="宋体"/>
                <w:b/>
                <w:kern w:val="0"/>
                <w:szCs w:val="21"/>
              </w:rPr>
              <w:tab/>
            </w:r>
          </w:p>
        </w:tc>
        <w:tc>
          <w:tcPr>
            <w:tcW w:w="6395" w:type="dxa"/>
            <w:vAlign w:val="center"/>
          </w:tcPr>
          <w:p>
            <w:pPr>
              <w:rPr>
                <w:rFonts w:ascii="宋体" w:hAnsi="宋体"/>
                <w:b/>
                <w:szCs w:val="21"/>
              </w:rPr>
            </w:pPr>
            <w:r>
              <w:rPr>
                <w:rFonts w:hint="eastAsia" w:asciiTheme="minorEastAsia" w:hAnsiTheme="minorEastAsia" w:eastAsiaTheme="minorEastAsia" w:cstheme="minorEastAsia"/>
                <w:color w:val="auto"/>
                <w:kern w:val="0"/>
                <w:sz w:val="21"/>
                <w:szCs w:val="21"/>
                <w:highlight w:val="cyan"/>
                <w:lang w:val="en-US" w:eastAsia="zh-CN" w:bidi="ar"/>
              </w:rPr>
              <w:t>根据《深圳市民政局关于印发&lt;深圳市社区党群服务中心社会工作服务项目工作指引&gt;的通知》和《深圳市人民政府办公厅关于印发深圳市关于提升社会工作服务水平的若干措施的通知》</w:t>
            </w:r>
            <w:r>
              <w:rPr>
                <w:rFonts w:hint="eastAsia" w:asciiTheme="minorEastAsia" w:hAnsiTheme="minorEastAsia" w:eastAsiaTheme="minorEastAsia" w:cstheme="minorEastAsia"/>
                <w:bCs/>
                <w:color w:val="000000"/>
                <w:kern w:val="0"/>
                <w:sz w:val="21"/>
                <w:szCs w:val="21"/>
                <w:highlight w:val="cyan"/>
              </w:rPr>
              <w:t>有关规定</w:t>
            </w:r>
            <w:r>
              <w:rPr>
                <w:rFonts w:hint="eastAsia" w:asciiTheme="minorEastAsia" w:hAnsiTheme="minorEastAsia" w:eastAsiaTheme="minorEastAsia" w:cstheme="minorEastAsia"/>
                <w:sz w:val="21"/>
                <w:szCs w:val="21"/>
                <w:highlight w:val="cyan"/>
              </w:rPr>
              <w:t>，</w:t>
            </w:r>
            <w:r>
              <w:rPr>
                <w:rFonts w:hint="eastAsia" w:asciiTheme="minorEastAsia" w:hAnsiTheme="minorEastAsia" w:eastAsiaTheme="minorEastAsia" w:cstheme="minorEastAsia"/>
                <w:sz w:val="21"/>
                <w:szCs w:val="21"/>
                <w:highlight w:val="cyan"/>
                <w:lang w:eastAsia="zh-CN"/>
              </w:rPr>
              <w:t>购买凤凰街道五个</w:t>
            </w:r>
            <w:r>
              <w:rPr>
                <w:rFonts w:hint="eastAsia" w:asciiTheme="minorEastAsia" w:hAnsiTheme="minorEastAsia" w:eastAsiaTheme="minorEastAsia" w:cstheme="minorEastAsia"/>
                <w:sz w:val="21"/>
                <w:szCs w:val="21"/>
                <w:highlight w:val="cyan"/>
              </w:rPr>
              <w:t>社区党群服务中心社工服务</w:t>
            </w:r>
            <w:r>
              <w:rPr>
                <w:rFonts w:hint="eastAsia" w:asciiTheme="minorEastAsia" w:hAnsiTheme="minorEastAsia" w:eastAsiaTheme="minorEastAsia" w:cstheme="minorEastAsia"/>
                <w:sz w:val="21"/>
                <w:szCs w:val="21"/>
                <w:highlight w:val="cyan"/>
                <w:lang w:eastAsia="zh-CN"/>
              </w:rPr>
              <w:t>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jc w:val="center"/>
        </w:trPr>
        <w:tc>
          <w:tcPr>
            <w:tcW w:w="433" w:type="dxa"/>
            <w:vAlign w:val="center"/>
          </w:tcPr>
          <w:p>
            <w:pPr>
              <w:rPr>
                <w:rFonts w:ascii="宋体" w:hAnsi="宋体"/>
                <w:b/>
                <w:szCs w:val="21"/>
              </w:rPr>
            </w:pPr>
            <w:r>
              <w:rPr>
                <w:rFonts w:hint="eastAsia" w:ascii="宋体" w:hAnsi="宋体"/>
                <w:b/>
                <w:szCs w:val="21"/>
              </w:rPr>
              <w:t>2</w:t>
            </w:r>
          </w:p>
        </w:tc>
        <w:tc>
          <w:tcPr>
            <w:tcW w:w="1417" w:type="dxa"/>
            <w:vAlign w:val="center"/>
          </w:tcPr>
          <w:p>
            <w:pPr>
              <w:rPr>
                <w:rFonts w:ascii="宋体" w:hAnsi="宋体"/>
                <w:b/>
                <w:szCs w:val="21"/>
              </w:rPr>
            </w:pPr>
            <w:r>
              <w:rPr>
                <w:rFonts w:hint="eastAsia" w:ascii="宋体" w:hAnsi="宋体" w:cs="宋体"/>
                <w:b/>
                <w:kern w:val="0"/>
                <w:szCs w:val="21"/>
              </w:rPr>
              <w:t>服务范围</w:t>
            </w:r>
            <w:r>
              <w:rPr>
                <w:rFonts w:hint="eastAsia" w:ascii="宋体" w:hAnsi="宋体" w:cs="宋体"/>
                <w:b/>
                <w:kern w:val="0"/>
                <w:szCs w:val="21"/>
              </w:rPr>
              <w:tab/>
            </w:r>
          </w:p>
        </w:tc>
        <w:tc>
          <w:tcPr>
            <w:tcW w:w="6395" w:type="dxa"/>
            <w:vAlign w:val="center"/>
          </w:tcPr>
          <w:p>
            <w:pPr>
              <w:rPr>
                <w:rFonts w:hint="eastAsia" w:ascii="宋体" w:hAnsi="宋体" w:eastAsia="宋体"/>
                <w:b/>
                <w:szCs w:val="21"/>
                <w:highlight w:val="cyan"/>
                <w:lang w:eastAsia="zh-CN"/>
              </w:rPr>
            </w:pPr>
            <w:r>
              <w:rPr>
                <w:rFonts w:hint="eastAsia" w:ascii="宋体" w:hAnsi="宋体"/>
                <w:b/>
                <w:szCs w:val="21"/>
                <w:highlight w:val="cyan"/>
                <w:lang w:eastAsia="zh-CN"/>
              </w:rPr>
              <w:t>深圳市光明区凤凰街道五个社区（东坑社区、凤凰社区、甲子塘社区、塘家社区、塘尾社区）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433" w:type="dxa"/>
            <w:vAlign w:val="center"/>
          </w:tcPr>
          <w:p>
            <w:pPr>
              <w:rPr>
                <w:rFonts w:ascii="宋体" w:hAnsi="宋体"/>
                <w:b/>
                <w:szCs w:val="21"/>
              </w:rPr>
            </w:pPr>
            <w:r>
              <w:rPr>
                <w:rFonts w:hint="eastAsia" w:ascii="宋体" w:hAnsi="宋体"/>
                <w:b/>
                <w:szCs w:val="21"/>
              </w:rPr>
              <w:t>3</w:t>
            </w:r>
          </w:p>
        </w:tc>
        <w:tc>
          <w:tcPr>
            <w:tcW w:w="1417" w:type="dxa"/>
            <w:vAlign w:val="center"/>
          </w:tcPr>
          <w:p>
            <w:pPr>
              <w:rPr>
                <w:rFonts w:ascii="宋体" w:hAnsi="宋体"/>
                <w:b/>
                <w:szCs w:val="21"/>
              </w:rPr>
            </w:pPr>
            <w:r>
              <w:rPr>
                <w:rFonts w:hint="eastAsia" w:ascii="宋体" w:hAnsi="宋体" w:cs="宋体"/>
                <w:b/>
                <w:kern w:val="0"/>
                <w:szCs w:val="21"/>
              </w:rPr>
              <w:t>服务内容</w:t>
            </w:r>
            <w:r>
              <w:rPr>
                <w:rFonts w:hint="eastAsia" w:ascii="宋体" w:hAnsi="宋体" w:cs="宋体"/>
                <w:kern w:val="0"/>
                <w:szCs w:val="21"/>
              </w:rPr>
              <w:tab/>
            </w:r>
          </w:p>
        </w:tc>
        <w:tc>
          <w:tcPr>
            <w:tcW w:w="6395" w:type="dxa"/>
            <w:vAlign w:val="center"/>
          </w:tcPr>
          <w:p>
            <w:pPr>
              <w:rPr>
                <w:rFonts w:ascii="宋体" w:hAnsi="宋体"/>
                <w:b/>
                <w:szCs w:val="21"/>
                <w:highlight w:val="cyan"/>
              </w:rPr>
            </w:pPr>
            <w:r>
              <w:rPr>
                <w:rFonts w:hint="eastAsia" w:ascii="宋体" w:hAnsi="宋体" w:eastAsia="宋体" w:cs="宋体"/>
                <w:b w:val="0"/>
                <w:bCs w:val="0"/>
                <w:sz w:val="21"/>
                <w:szCs w:val="21"/>
                <w:highlight w:val="cyan"/>
              </w:rPr>
              <w:t>服务机构每年至少应完成8大项服务工作（含8项），具体采取“5+1+2”的模式，即开展基础公共服务5大项、特色公共服务项目1项及外部合作类项目2项，共8项服务工作。</w:t>
            </w:r>
            <w:r>
              <w:rPr>
                <w:rFonts w:hint="eastAsia" w:ascii="宋体" w:hAnsi="宋体" w:eastAsia="宋体" w:cs="宋体"/>
                <w:b w:val="0"/>
                <w:bCs w:val="0"/>
                <w:sz w:val="21"/>
                <w:szCs w:val="21"/>
                <w:highlight w:val="cyan"/>
                <w:lang w:eastAsia="zh-CN"/>
              </w:rPr>
              <w:t>（如上级文件调整，即按新的要求）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33" w:type="dxa"/>
            <w:vAlign w:val="center"/>
          </w:tcPr>
          <w:p>
            <w:pPr>
              <w:rPr>
                <w:rFonts w:ascii="宋体" w:hAnsi="宋体"/>
                <w:b/>
                <w:szCs w:val="21"/>
              </w:rPr>
            </w:pPr>
            <w:r>
              <w:rPr>
                <w:rFonts w:hint="eastAsia" w:ascii="宋体" w:hAnsi="宋体"/>
                <w:b/>
                <w:szCs w:val="21"/>
              </w:rPr>
              <w:t>4</w:t>
            </w:r>
          </w:p>
        </w:tc>
        <w:tc>
          <w:tcPr>
            <w:tcW w:w="1417" w:type="dxa"/>
            <w:vAlign w:val="center"/>
          </w:tcPr>
          <w:p>
            <w:pPr>
              <w:rPr>
                <w:rFonts w:ascii="宋体" w:hAnsi="宋体"/>
                <w:bCs/>
                <w:szCs w:val="21"/>
              </w:rPr>
            </w:pPr>
            <w:r>
              <w:rPr>
                <w:rFonts w:hint="eastAsia" w:ascii="宋体" w:hAnsi="宋体"/>
                <w:bCs/>
                <w:szCs w:val="21"/>
              </w:rPr>
              <w:t>人员要求</w:t>
            </w:r>
          </w:p>
        </w:tc>
        <w:tc>
          <w:tcPr>
            <w:tcW w:w="6395" w:type="dxa"/>
            <w:vAlign w:val="center"/>
          </w:tcPr>
          <w:p>
            <w:pPr>
              <w:rPr>
                <w:rFonts w:ascii="宋体" w:hAnsi="宋体"/>
                <w:b/>
                <w:szCs w:val="21"/>
                <w:highlight w:val="cyan"/>
              </w:rPr>
            </w:pPr>
            <w:r>
              <w:rPr>
                <w:rFonts w:hint="eastAsia" w:ascii="宋体" w:hAnsi="宋体"/>
                <w:b/>
                <w:szCs w:val="21"/>
                <w:highlight w:val="cyan"/>
              </w:rPr>
              <w:t>最低人员数量及人员素质要求等</w:t>
            </w:r>
            <w:r>
              <w:commentReference w:id="5"/>
            </w:r>
          </w:p>
          <w:p>
            <w:pPr>
              <w:rPr>
                <w:rFonts w:hint="eastAsia" w:asciiTheme="minorEastAsia" w:hAnsiTheme="minorEastAsia" w:eastAsiaTheme="minorEastAsia" w:cstheme="minorEastAsia"/>
                <w:kern w:val="0"/>
                <w:sz w:val="21"/>
                <w:szCs w:val="21"/>
                <w:highlight w:val="cyan"/>
                <w:lang w:bidi="ar"/>
              </w:rPr>
            </w:pPr>
            <w:r>
              <w:rPr>
                <w:rFonts w:hint="eastAsia" w:asciiTheme="minorEastAsia" w:hAnsiTheme="minorEastAsia" w:eastAsiaTheme="minorEastAsia" w:cstheme="minorEastAsia"/>
                <w:kern w:val="0"/>
                <w:sz w:val="21"/>
                <w:szCs w:val="21"/>
                <w:highlight w:val="cyan"/>
                <w:lang w:bidi="ar"/>
              </w:rPr>
              <w:t>每个社区配备5名社会工作者，</w:t>
            </w:r>
            <w:r>
              <w:rPr>
                <w:rFonts w:hint="eastAsia" w:asciiTheme="minorEastAsia" w:hAnsiTheme="minorEastAsia" w:eastAsiaTheme="minorEastAsia" w:cstheme="minorEastAsia"/>
                <w:kern w:val="0"/>
                <w:sz w:val="21"/>
                <w:szCs w:val="21"/>
                <w:highlight w:val="cyan"/>
              </w:rPr>
              <w:t>原则上参与服务项目工作的社会工作者应当持有国家社会工作者职业水平证书，实行持证上岗，其中至少1人持有中级社会工作师资格证书</w:t>
            </w:r>
            <w:r>
              <w:rPr>
                <w:rFonts w:hint="eastAsia" w:asciiTheme="minorEastAsia" w:hAnsiTheme="minorEastAsia" w:eastAsiaTheme="minorEastAsia" w:cstheme="minorEastAsia"/>
                <w:kern w:val="0"/>
                <w:sz w:val="21"/>
                <w:szCs w:val="21"/>
                <w:highlight w:val="cyan"/>
                <w:lang w:bidi="ar"/>
              </w:rPr>
              <w:t>。</w:t>
            </w:r>
            <w:r>
              <w:rPr>
                <w:rFonts w:hint="eastAsia" w:asciiTheme="minorEastAsia" w:hAnsiTheme="minorEastAsia" w:eastAsiaTheme="minorEastAsia" w:cstheme="minorEastAsia"/>
                <w:kern w:val="0"/>
                <w:sz w:val="21"/>
                <w:szCs w:val="21"/>
                <w:highlight w:val="cyan"/>
              </w:rPr>
              <w:t>每个服务项目中至少1名中国共产党党员</w:t>
            </w:r>
            <w:r>
              <w:rPr>
                <w:rFonts w:hint="eastAsia" w:asciiTheme="minorEastAsia" w:hAnsiTheme="minorEastAsia" w:eastAsiaTheme="minorEastAsia" w:cstheme="minorEastAsia"/>
                <w:kern w:val="0"/>
                <w:sz w:val="21"/>
                <w:szCs w:val="21"/>
                <w:highlight w:val="cyan"/>
                <w:lang w:bidi="ar"/>
              </w:rPr>
              <w:t>。</w:t>
            </w:r>
          </w:p>
          <w:p>
            <w:pPr>
              <w:rPr>
                <w:rFonts w:hint="eastAsia" w:asciiTheme="minorEastAsia" w:hAnsiTheme="minorEastAsia" w:eastAsiaTheme="minorEastAsia" w:cstheme="minorEastAsia"/>
                <w:kern w:val="0"/>
                <w:sz w:val="21"/>
                <w:szCs w:val="21"/>
                <w:highlight w:val="cyan"/>
                <w:lang w:bidi="ar"/>
              </w:rPr>
            </w:pPr>
            <w:r>
              <w:rPr>
                <w:rFonts w:hint="eastAsia" w:cs="宋体" w:asciiTheme="minorEastAsia" w:hAnsiTheme="minorEastAsia"/>
                <w:color w:val="auto"/>
                <w:szCs w:val="21"/>
                <w:highlight w:val="cyan"/>
              </w:rPr>
              <w:t>需明确1名社会工作者重点开展心里健康，1名开展养老服务相关工作</w:t>
            </w:r>
            <w:r>
              <w:rPr>
                <w:rFonts w:hint="eastAsia" w:cs="宋体" w:asciiTheme="minorEastAsia" w:hAnsiTheme="minorEastAsia"/>
                <w:color w:val="auto"/>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33" w:type="dxa"/>
            <w:vAlign w:val="center"/>
          </w:tcPr>
          <w:p>
            <w:pPr>
              <w:rPr>
                <w:rFonts w:ascii="宋体" w:hAnsi="宋体"/>
                <w:b/>
                <w:szCs w:val="21"/>
              </w:rPr>
            </w:pPr>
            <w:r>
              <w:rPr>
                <w:rFonts w:ascii="宋体" w:hAnsi="宋体"/>
                <w:b/>
                <w:szCs w:val="21"/>
              </w:rPr>
              <w:t>5</w:t>
            </w:r>
          </w:p>
        </w:tc>
        <w:tc>
          <w:tcPr>
            <w:tcW w:w="1417" w:type="dxa"/>
            <w:vAlign w:val="center"/>
          </w:tcPr>
          <w:p>
            <w:pPr>
              <w:rPr>
                <w:rFonts w:ascii="宋体" w:hAnsi="宋体"/>
                <w:b/>
                <w:szCs w:val="21"/>
              </w:rPr>
            </w:pPr>
            <w:r>
              <w:rPr>
                <w:rFonts w:hint="eastAsia" w:ascii="宋体" w:hAnsi="宋体" w:cs="宋体"/>
                <w:kern w:val="0"/>
                <w:szCs w:val="21"/>
              </w:rPr>
              <w:t>投入设施要求</w:t>
            </w:r>
          </w:p>
        </w:tc>
        <w:tc>
          <w:tcPr>
            <w:tcW w:w="6395" w:type="dxa"/>
            <w:vAlign w:val="center"/>
          </w:tcPr>
          <w:p>
            <w:pPr>
              <w:rPr>
                <w:rFonts w:ascii="宋体" w:hAnsi="宋体"/>
                <w:b/>
                <w:szCs w:val="21"/>
                <w:highlight w:val="cyan"/>
              </w:rPr>
            </w:pPr>
            <w:r>
              <w:rPr>
                <w:rFonts w:hint="eastAsia" w:ascii="宋体" w:hAnsi="宋体"/>
                <w:b w:val="0"/>
                <w:bCs/>
                <w:sz w:val="21"/>
                <w:szCs w:val="21"/>
                <w:highlight w:val="cyan"/>
              </w:rPr>
              <w:t>场地使用制度。服务机构应在社区党委的安排下合理使用社区场地，并加强对场地的管理，落实安全、卫生、维护等职责</w:t>
            </w:r>
            <w:r>
              <w:rPr>
                <w:rFonts w:hint="eastAsia" w:ascii="宋体" w:hAnsi="宋体"/>
                <w:b w:val="0"/>
                <w:bCs/>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433" w:type="dxa"/>
            <w:vAlign w:val="center"/>
          </w:tcPr>
          <w:p>
            <w:pPr>
              <w:rPr>
                <w:rFonts w:ascii="宋体" w:hAnsi="宋体"/>
                <w:b/>
                <w:szCs w:val="21"/>
              </w:rPr>
            </w:pPr>
            <w:r>
              <w:rPr>
                <w:rFonts w:ascii="宋体" w:hAnsi="宋体"/>
                <w:b/>
                <w:szCs w:val="21"/>
              </w:rPr>
              <w:t>6</w:t>
            </w:r>
          </w:p>
        </w:tc>
        <w:tc>
          <w:tcPr>
            <w:tcW w:w="1417" w:type="dxa"/>
            <w:vAlign w:val="center"/>
          </w:tcPr>
          <w:p>
            <w:pPr>
              <w:rPr>
                <w:rFonts w:ascii="宋体" w:hAnsi="宋体"/>
                <w:b/>
                <w:szCs w:val="21"/>
              </w:rPr>
            </w:pPr>
            <w:r>
              <w:rPr>
                <w:rFonts w:hint="eastAsia" w:ascii="宋体" w:hAnsi="宋体" w:cs="宋体"/>
                <w:kern w:val="0"/>
                <w:szCs w:val="21"/>
              </w:rPr>
              <w:t>成果要求</w:t>
            </w:r>
          </w:p>
        </w:tc>
        <w:tc>
          <w:tcPr>
            <w:tcW w:w="6395" w:type="dxa"/>
            <w:vAlign w:val="center"/>
          </w:tcPr>
          <w:p>
            <w:pPr>
              <w:rPr>
                <w:rFonts w:ascii="宋体" w:hAnsi="宋体"/>
                <w:b/>
                <w:szCs w:val="21"/>
                <w:highlight w:val="cyan"/>
              </w:rPr>
            </w:pPr>
            <w:r>
              <w:rPr>
                <w:rFonts w:hint="eastAsia" w:ascii="宋体" w:hAnsi="宋体" w:eastAsia="宋体" w:cs="宋体"/>
                <w:b w:val="0"/>
                <w:bCs w:val="0"/>
                <w:sz w:val="21"/>
                <w:szCs w:val="21"/>
                <w:highlight w:val="cyan"/>
              </w:rPr>
              <w:t>服务机构每年至少应完成8大项服务工作（含8项），具体采取“5+1+2”的模式，即开展基础公共服务5大项、特色公共服务项目1项及外部合作类项目2项，共8项服务工作。</w:t>
            </w:r>
            <w:r>
              <w:rPr>
                <w:rFonts w:hint="eastAsia" w:ascii="宋体" w:hAnsi="宋体" w:eastAsia="宋体" w:cs="宋体"/>
                <w:b w:val="0"/>
                <w:bCs w:val="0"/>
                <w:sz w:val="21"/>
                <w:szCs w:val="21"/>
                <w:highlight w:val="cyan"/>
                <w:lang w:eastAsia="zh-CN"/>
              </w:rPr>
              <w:t>（如上级文件调整，即按新的要求）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33" w:type="dxa"/>
            <w:vAlign w:val="center"/>
          </w:tcPr>
          <w:p>
            <w:pPr>
              <w:rPr>
                <w:rFonts w:ascii="宋体" w:hAnsi="宋体"/>
                <w:b/>
                <w:szCs w:val="21"/>
              </w:rPr>
            </w:pPr>
            <w:r>
              <w:rPr>
                <w:rFonts w:ascii="宋体" w:hAnsi="宋体"/>
                <w:b/>
                <w:szCs w:val="21"/>
              </w:rPr>
              <w:t>7</w:t>
            </w:r>
          </w:p>
        </w:tc>
        <w:tc>
          <w:tcPr>
            <w:tcW w:w="1417" w:type="dxa"/>
            <w:vAlign w:val="center"/>
          </w:tcPr>
          <w:p>
            <w:pPr>
              <w:rPr>
                <w:rFonts w:ascii="宋体" w:hAnsi="宋体"/>
                <w:b/>
                <w:szCs w:val="21"/>
              </w:rPr>
            </w:pPr>
            <w:r>
              <w:rPr>
                <w:rFonts w:hint="eastAsia" w:ascii="宋体" w:hAnsi="宋体" w:cs="宋体"/>
                <w:kern w:val="0"/>
                <w:szCs w:val="21"/>
              </w:rPr>
              <w:t>其他要求</w:t>
            </w:r>
          </w:p>
        </w:tc>
        <w:tc>
          <w:tcPr>
            <w:tcW w:w="6395" w:type="dxa"/>
            <w:vAlign w:val="center"/>
          </w:tcPr>
          <w:p>
            <w:pPr>
              <w:rPr>
                <w:rFonts w:hint="eastAsia" w:ascii="宋体" w:hAnsi="宋体" w:eastAsia="宋体"/>
                <w:b/>
                <w:szCs w:val="21"/>
                <w:highlight w:val="cyan"/>
                <w:lang w:eastAsia="zh-CN"/>
              </w:rPr>
            </w:pPr>
            <w:r>
              <w:rPr>
                <w:rFonts w:hint="eastAsia" w:ascii="宋体" w:hAnsi="宋体"/>
                <w:bCs/>
                <w:szCs w:val="21"/>
                <w:highlight w:val="cyan"/>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245" w:type="dxa"/>
            <w:gridSpan w:val="3"/>
            <w:vAlign w:val="center"/>
          </w:tcPr>
          <w:p>
            <w:pPr>
              <w:outlineLvl w:val="0"/>
              <w:rPr>
                <w:b/>
                <w:bCs/>
                <w:color w:val="FF0000"/>
                <w:kern w:val="0"/>
                <w:szCs w:val="21"/>
              </w:rPr>
            </w:pPr>
            <w:r>
              <w:rPr>
                <w:rFonts w:hint="eastAsia"/>
                <w:b/>
                <w:bCs/>
                <w:color w:val="FF0000"/>
                <w:kern w:val="0"/>
                <w:szCs w:val="21"/>
              </w:rPr>
              <w:t>指引：</w:t>
            </w:r>
          </w:p>
          <w:p>
            <w:pPr>
              <w:outlineLvl w:val="0"/>
              <w:rPr>
                <w:color w:val="FF0000"/>
                <w:kern w:val="0"/>
                <w:szCs w:val="21"/>
              </w:rPr>
            </w:pPr>
            <w:r>
              <w:rPr>
                <w:rFonts w:hint="eastAsia"/>
                <w:color w:val="FF0000"/>
                <w:kern w:val="0"/>
                <w:szCs w:val="21"/>
              </w:rPr>
              <w:t>1.根据《深圳市财政局关于印发〈深圳市政府采购招标文件编制工作指引（2020 年版）〉的通知》 “提高评审因素设置的合理性”要求：对于不允许偏离的实质性要求和条件，采购单位应当在招标文件中规定，并以醒目的方式标明（做“★”标记）。此外，要严格控制实质性条款的数量，且不得出现于采购需求无关的实质性要求和条件。</w:t>
            </w:r>
          </w:p>
          <w:p>
            <w:pPr>
              <w:outlineLvl w:val="0"/>
            </w:pPr>
            <w:r>
              <w:rPr>
                <w:rFonts w:hint="eastAsia"/>
                <w:color w:val="FF0000"/>
                <w:kern w:val="0"/>
                <w:szCs w:val="21"/>
              </w:rPr>
              <w:t>2. 打“★”号的部分为核心要求即实质性服务条款，不允许负偏离，投标人的投标不符合要求会导致投标无效。</w:t>
            </w:r>
          </w:p>
        </w:tc>
      </w:tr>
    </w:tbl>
    <w:p>
      <w:pPr>
        <w:outlineLvl w:val="0"/>
        <w:rPr>
          <w:b/>
          <w:bCs/>
          <w:color w:val="FF0000"/>
          <w:kern w:val="0"/>
          <w:szCs w:val="21"/>
        </w:rPr>
      </w:pPr>
    </w:p>
    <w:p>
      <w:pPr>
        <w:rPr>
          <w:rFonts w:ascii="宋体" w:hAnsi="宋体"/>
          <w:b/>
          <w:sz w:val="28"/>
          <w:szCs w:val="28"/>
        </w:rPr>
      </w:pPr>
      <w:r>
        <w:rPr>
          <w:rFonts w:hint="eastAsia" w:ascii="宋体" w:hAnsi="宋体"/>
          <w:b/>
          <w:sz w:val="28"/>
          <w:szCs w:val="28"/>
        </w:rPr>
        <w:t>六、商务要求</w:t>
      </w:r>
    </w:p>
    <w:tbl>
      <w:tblPr>
        <w:tblStyle w:val="14"/>
        <w:tblW w:w="84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1407"/>
        <w:gridCol w:w="6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450" w:type="dxa"/>
            <w:vAlign w:val="center"/>
          </w:tcPr>
          <w:p>
            <w:pPr>
              <w:jc w:val="center"/>
              <w:outlineLvl w:val="0"/>
              <w:rPr>
                <w:rFonts w:ascii="宋体" w:hAnsi="宋体" w:cs="宋体"/>
                <w:b/>
                <w:color w:val="FF0000"/>
                <w:kern w:val="0"/>
                <w:szCs w:val="21"/>
              </w:rPr>
            </w:pPr>
            <w:r>
              <w:rPr>
                <w:rFonts w:hint="eastAsia" w:ascii="宋体" w:hAnsi="宋体" w:cs="宋体"/>
                <w:b/>
                <w:kern w:val="0"/>
                <w:szCs w:val="21"/>
              </w:rPr>
              <w:t>1</w:t>
            </w:r>
          </w:p>
        </w:tc>
        <w:tc>
          <w:tcPr>
            <w:tcW w:w="1407" w:type="dxa"/>
            <w:vAlign w:val="center"/>
          </w:tcPr>
          <w:p>
            <w:pPr>
              <w:jc w:val="center"/>
              <w:outlineLvl w:val="0"/>
              <w:rPr>
                <w:rFonts w:ascii="宋体" w:hAnsi="宋体" w:cs="宋体"/>
                <w:b/>
                <w:kern w:val="0"/>
                <w:szCs w:val="21"/>
              </w:rPr>
            </w:pPr>
            <w:r>
              <w:rPr>
                <w:rFonts w:hint="eastAsia" w:ascii="宋体" w:hAnsi="宋体" w:cs="宋体"/>
                <w:b/>
                <w:kern w:val="0"/>
                <w:szCs w:val="21"/>
              </w:rPr>
              <w:t>报价要求</w:t>
            </w:r>
          </w:p>
        </w:tc>
        <w:tc>
          <w:tcPr>
            <w:tcW w:w="6544" w:type="dxa"/>
            <w:vAlign w:val="center"/>
          </w:tcPr>
          <w:p>
            <w:pPr>
              <w:outlineLvl w:val="0"/>
              <w:rPr>
                <w:rFonts w:ascii="宋体" w:hAnsi="宋体" w:cs="宋体"/>
                <w:bCs/>
                <w:kern w:val="0"/>
                <w:szCs w:val="21"/>
              </w:rPr>
            </w:pPr>
            <w:r>
              <w:rPr>
                <w:rFonts w:hint="eastAsia" w:ascii="MS Mincho" w:hAnsi="MS Mincho" w:cs="MS Mincho"/>
                <w:szCs w:val="21"/>
                <w:highlight w:val="cyan"/>
                <w:lang w:eastAsia="zh-CN"/>
              </w:rPr>
              <w:t>☑</w:t>
            </w:r>
            <w:r>
              <w:rPr>
                <w:rFonts w:hint="eastAsia" w:ascii="宋体" w:hAnsi="宋体" w:cs="宋体"/>
                <w:b/>
                <w:kern w:val="0"/>
                <w:szCs w:val="21"/>
              </w:rPr>
              <w:t>标准：</w:t>
            </w:r>
            <w:r>
              <w:rPr>
                <w:rFonts w:hint="eastAsia" w:ascii="宋体" w:hAnsi="宋体" w:cs="宋体"/>
                <w:bCs/>
                <w:kern w:val="0"/>
                <w:szCs w:val="21"/>
              </w:rPr>
              <w:t>投标总价（人民币）</w:t>
            </w:r>
          </w:p>
          <w:p>
            <w:pPr>
              <w:outlineLvl w:val="0"/>
              <w:rPr>
                <w:rFonts w:ascii="宋体" w:hAnsi="宋体" w:cs="宋体"/>
                <w:b/>
                <w:kern w:val="0"/>
                <w:szCs w:val="21"/>
              </w:rPr>
            </w:pPr>
            <w:r>
              <w:rPr>
                <w:rFonts w:hint="eastAsia" w:ascii="宋体" w:hAnsi="宋体" w:cs="宋体"/>
                <w:b/>
                <w:kern w:val="0"/>
                <w:szCs w:val="21"/>
              </w:rPr>
              <w:t>□折扣率</w:t>
            </w:r>
          </w:p>
          <w:p>
            <w:pPr>
              <w:outlineLvl w:val="0"/>
              <w:rPr>
                <w:rFonts w:ascii="宋体" w:hAnsi="宋体" w:cs="宋体"/>
                <w:b/>
                <w:kern w:val="0"/>
                <w:szCs w:val="21"/>
              </w:rPr>
            </w:pPr>
            <w:r>
              <w:rPr>
                <w:rFonts w:hint="eastAsia" w:ascii="宋体" w:hAnsi="宋体" w:cs="宋体"/>
                <w:b/>
                <w:kern w:val="0"/>
                <w:szCs w:val="21"/>
              </w:rPr>
              <w:t>若内容有单项限价的请按以下表格填写：</w:t>
            </w:r>
          </w:p>
          <w:tbl>
            <w:tblPr>
              <w:tblStyle w:val="14"/>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1"/>
              <w:gridCol w:w="3618"/>
              <w:gridCol w:w="964"/>
              <w:gridCol w:w="1134"/>
              <w:gridCol w:w="1418"/>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pPr>
                    <w:spacing w:line="360" w:lineRule="auto"/>
                    <w:jc w:val="center"/>
                    <w:rPr>
                      <w:rFonts w:ascii="宋体" w:hAnsi="宋体" w:cs="宋体"/>
                      <w:bCs/>
                      <w:szCs w:val="21"/>
                    </w:rPr>
                  </w:pPr>
                  <w:r>
                    <w:rPr>
                      <w:rFonts w:hint="eastAsia" w:ascii="宋体" w:hAnsi="宋体" w:cs="宋体"/>
                      <w:bCs/>
                      <w:szCs w:val="21"/>
                    </w:rPr>
                    <w:t>序号</w:t>
                  </w:r>
                </w:p>
              </w:tc>
              <w:tc>
                <w:tcPr>
                  <w:tcW w:w="3618" w:type="dxa"/>
                  <w:vAlign w:val="center"/>
                </w:tcPr>
                <w:p>
                  <w:pPr>
                    <w:spacing w:line="360" w:lineRule="auto"/>
                    <w:jc w:val="center"/>
                    <w:rPr>
                      <w:rFonts w:ascii="宋体" w:hAnsi="宋体" w:cs="宋体"/>
                      <w:bCs/>
                      <w:szCs w:val="21"/>
                    </w:rPr>
                  </w:pPr>
                  <w:r>
                    <w:rPr>
                      <w:rFonts w:hint="eastAsia" w:ascii="宋体" w:hAnsi="宋体" w:cs="宋体"/>
                      <w:bCs/>
                      <w:szCs w:val="21"/>
                    </w:rPr>
                    <w:t>服务分项名称</w:t>
                  </w:r>
                </w:p>
              </w:tc>
              <w:tc>
                <w:tcPr>
                  <w:tcW w:w="964" w:type="dxa"/>
                  <w:vAlign w:val="center"/>
                </w:tcPr>
                <w:p>
                  <w:pPr>
                    <w:spacing w:line="360" w:lineRule="auto"/>
                    <w:jc w:val="center"/>
                    <w:rPr>
                      <w:rFonts w:ascii="宋体" w:hAnsi="宋体" w:cs="宋体"/>
                      <w:bCs/>
                      <w:szCs w:val="21"/>
                    </w:rPr>
                  </w:pPr>
                  <w:r>
                    <w:rPr>
                      <w:rFonts w:hint="eastAsia" w:ascii="宋体" w:hAnsi="宋体" w:cs="宋体"/>
                      <w:bCs/>
                      <w:szCs w:val="21"/>
                    </w:rPr>
                    <w:t>数量</w:t>
                  </w:r>
                </w:p>
              </w:tc>
              <w:tc>
                <w:tcPr>
                  <w:tcW w:w="1134" w:type="dxa"/>
                  <w:vAlign w:val="center"/>
                </w:tcPr>
                <w:p>
                  <w:pPr>
                    <w:spacing w:line="360" w:lineRule="auto"/>
                    <w:jc w:val="center"/>
                    <w:rPr>
                      <w:rFonts w:ascii="宋体" w:hAnsi="宋体" w:cs="宋体"/>
                      <w:bCs/>
                      <w:szCs w:val="21"/>
                    </w:rPr>
                  </w:pPr>
                  <w:r>
                    <w:rPr>
                      <w:rFonts w:hint="eastAsia" w:ascii="宋体" w:hAnsi="宋体" w:cs="宋体"/>
                      <w:bCs/>
                      <w:szCs w:val="21"/>
                    </w:rPr>
                    <w:t>单位</w:t>
                  </w:r>
                </w:p>
              </w:tc>
              <w:tc>
                <w:tcPr>
                  <w:tcW w:w="1418" w:type="dxa"/>
                  <w:vAlign w:val="center"/>
                </w:tcPr>
                <w:p>
                  <w:pPr>
                    <w:spacing w:line="360" w:lineRule="auto"/>
                    <w:jc w:val="center"/>
                    <w:rPr>
                      <w:rFonts w:ascii="宋体" w:hAnsi="宋体" w:cs="宋体"/>
                      <w:bCs/>
                      <w:szCs w:val="21"/>
                    </w:rPr>
                  </w:pPr>
                  <w:r>
                    <w:rPr>
                      <w:rFonts w:hint="eastAsia" w:ascii="宋体" w:hAnsi="宋体" w:cs="宋体"/>
                      <w:bCs/>
                      <w:szCs w:val="21"/>
                    </w:rPr>
                    <w:t>备注</w:t>
                  </w:r>
                </w:p>
              </w:tc>
              <w:tc>
                <w:tcPr>
                  <w:tcW w:w="1134" w:type="dxa"/>
                  <w:vAlign w:val="center"/>
                </w:tcPr>
                <w:p>
                  <w:pPr>
                    <w:spacing w:line="360" w:lineRule="auto"/>
                    <w:jc w:val="center"/>
                    <w:rPr>
                      <w:rFonts w:ascii="宋体" w:hAnsi="宋体" w:cs="宋体"/>
                      <w:bCs/>
                      <w:szCs w:val="21"/>
                    </w:rPr>
                  </w:pPr>
                  <w:r>
                    <w:rPr>
                      <w:rFonts w:hint="eastAsia" w:ascii="宋体" w:hAnsi="宋体" w:cs="宋体"/>
                      <w:b/>
                      <w:color w:val="FF0000"/>
                      <w:szCs w:val="21"/>
                    </w:rPr>
                    <w:t>投标最高限价（元）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pPr>
                    <w:spacing w:line="360" w:lineRule="auto"/>
                    <w:jc w:val="center"/>
                    <w:rPr>
                      <w:rFonts w:ascii="宋体" w:hAnsi="宋体" w:cs="宋体"/>
                      <w:bCs/>
                      <w:szCs w:val="21"/>
                    </w:rPr>
                  </w:pPr>
                  <w:r>
                    <w:rPr>
                      <w:rFonts w:hint="eastAsia" w:ascii="宋体" w:hAnsi="宋体" w:cs="宋体"/>
                      <w:bCs/>
                      <w:szCs w:val="21"/>
                    </w:rPr>
                    <w:t>1</w:t>
                  </w:r>
                </w:p>
              </w:tc>
              <w:tc>
                <w:tcPr>
                  <w:tcW w:w="3618" w:type="dxa"/>
                  <w:vAlign w:val="center"/>
                </w:tcPr>
                <w:p>
                  <w:pPr>
                    <w:spacing w:line="360" w:lineRule="auto"/>
                    <w:jc w:val="center"/>
                    <w:rPr>
                      <w:rFonts w:ascii="宋体" w:hAnsi="宋体" w:cs="宋体"/>
                      <w:bCs/>
                      <w:szCs w:val="21"/>
                      <w:highlight w:val="yellow"/>
                    </w:rPr>
                  </w:pPr>
                  <w:r>
                    <w:rPr>
                      <w:rFonts w:hint="eastAsia" w:ascii="宋体" w:hAnsi="宋体" w:cs="宋体"/>
                      <w:bCs/>
                      <w:szCs w:val="21"/>
                      <w:highlight w:val="yellow"/>
                    </w:rPr>
                    <w:t>采购申报书的品名--服务分项名称</w:t>
                  </w:r>
                </w:p>
              </w:tc>
              <w:tc>
                <w:tcPr>
                  <w:tcW w:w="964" w:type="dxa"/>
                  <w:vAlign w:val="center"/>
                </w:tcPr>
                <w:p>
                  <w:pPr>
                    <w:spacing w:line="360" w:lineRule="auto"/>
                    <w:jc w:val="center"/>
                    <w:rPr>
                      <w:rFonts w:ascii="宋体" w:hAnsi="宋体" w:cs="宋体"/>
                      <w:bCs/>
                      <w:szCs w:val="21"/>
                    </w:rPr>
                  </w:pPr>
                </w:p>
              </w:tc>
              <w:tc>
                <w:tcPr>
                  <w:tcW w:w="1134" w:type="dxa"/>
                  <w:vAlign w:val="center"/>
                </w:tcPr>
                <w:p>
                  <w:pPr>
                    <w:spacing w:line="360" w:lineRule="auto"/>
                    <w:jc w:val="center"/>
                    <w:rPr>
                      <w:rFonts w:ascii="宋体" w:hAnsi="宋体" w:cs="宋体"/>
                      <w:bCs/>
                      <w:szCs w:val="21"/>
                    </w:rPr>
                  </w:pPr>
                </w:p>
              </w:tc>
              <w:tc>
                <w:tcPr>
                  <w:tcW w:w="1418" w:type="dxa"/>
                  <w:vAlign w:val="center"/>
                </w:tcPr>
                <w:p>
                  <w:pPr>
                    <w:spacing w:line="360" w:lineRule="auto"/>
                    <w:jc w:val="center"/>
                    <w:rPr>
                      <w:rFonts w:ascii="宋体" w:hAnsi="宋体" w:cs="宋体"/>
                      <w:b/>
                      <w:bCs/>
                      <w:color w:val="FF0000"/>
                      <w:szCs w:val="21"/>
                    </w:rPr>
                  </w:pPr>
                </w:p>
              </w:tc>
              <w:tc>
                <w:tcPr>
                  <w:tcW w:w="1134" w:type="dxa"/>
                  <w:vMerge w:val="restart"/>
                  <w:vAlign w:val="center"/>
                </w:tcPr>
                <w:p>
                  <w:pPr>
                    <w:spacing w:line="360" w:lineRule="auto"/>
                    <w:jc w:val="center"/>
                    <w:rPr>
                      <w:rFonts w:ascii="宋体" w:hAnsi="宋体" w:cs="宋体"/>
                      <w:bCs/>
                      <w:szCs w:val="21"/>
                    </w:rPr>
                  </w:pPr>
                  <w:r>
                    <w:rPr>
                      <w:rFonts w:hint="eastAsia" w:ascii="宋体" w:hAnsi="宋体" w:cs="宋体"/>
                      <w:color w:val="FF0000"/>
                      <w:szCs w:val="21"/>
                      <w:highlight w:val="yellow"/>
                    </w:rPr>
                    <w:t>00,000,000.00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tcPr>
                <w:p>
                  <w:pPr>
                    <w:spacing w:line="360" w:lineRule="auto"/>
                    <w:jc w:val="center"/>
                    <w:rPr>
                      <w:rFonts w:ascii="宋体" w:hAnsi="宋体" w:cs="宋体"/>
                      <w:bCs/>
                      <w:szCs w:val="21"/>
                    </w:rPr>
                  </w:pPr>
                  <w:r>
                    <w:rPr>
                      <w:rFonts w:hint="eastAsia" w:ascii="宋体" w:hAnsi="宋体" w:cs="宋体"/>
                      <w:bCs/>
                      <w:szCs w:val="21"/>
                    </w:rPr>
                    <w:t>2</w:t>
                  </w:r>
                </w:p>
              </w:tc>
              <w:tc>
                <w:tcPr>
                  <w:tcW w:w="3618" w:type="dxa"/>
                </w:tcPr>
                <w:p>
                  <w:pPr>
                    <w:spacing w:line="360" w:lineRule="auto"/>
                    <w:jc w:val="center"/>
                    <w:rPr>
                      <w:rFonts w:ascii="宋体" w:hAnsi="宋体" w:cs="宋体"/>
                      <w:bCs/>
                      <w:szCs w:val="21"/>
                      <w:highlight w:val="yellow"/>
                    </w:rPr>
                  </w:pPr>
                  <w:r>
                    <w:rPr>
                      <w:rFonts w:hint="eastAsia" w:ascii="宋体" w:hAnsi="宋体" w:cs="宋体"/>
                      <w:bCs/>
                      <w:szCs w:val="21"/>
                      <w:highlight w:val="yellow"/>
                    </w:rPr>
                    <w:t>采购申报书的品名--服务分项名称</w:t>
                  </w:r>
                </w:p>
              </w:tc>
              <w:tc>
                <w:tcPr>
                  <w:tcW w:w="964" w:type="dxa"/>
                </w:tcPr>
                <w:p>
                  <w:pPr>
                    <w:spacing w:line="360" w:lineRule="auto"/>
                    <w:jc w:val="center"/>
                    <w:rPr>
                      <w:rFonts w:ascii="宋体" w:hAnsi="宋体" w:cs="宋体"/>
                      <w:bCs/>
                      <w:szCs w:val="21"/>
                    </w:rPr>
                  </w:pPr>
                </w:p>
              </w:tc>
              <w:tc>
                <w:tcPr>
                  <w:tcW w:w="1134" w:type="dxa"/>
                </w:tcPr>
                <w:p>
                  <w:pPr>
                    <w:spacing w:line="360" w:lineRule="auto"/>
                    <w:jc w:val="center"/>
                    <w:rPr>
                      <w:rFonts w:ascii="宋体" w:hAnsi="宋体" w:cs="宋体"/>
                      <w:bCs/>
                      <w:szCs w:val="21"/>
                    </w:rPr>
                  </w:pPr>
                </w:p>
              </w:tc>
              <w:tc>
                <w:tcPr>
                  <w:tcW w:w="1418" w:type="dxa"/>
                </w:tcPr>
                <w:p>
                  <w:pPr>
                    <w:spacing w:line="360" w:lineRule="auto"/>
                    <w:jc w:val="center"/>
                    <w:rPr>
                      <w:rFonts w:ascii="宋体" w:hAnsi="宋体" w:cs="宋体"/>
                      <w:b/>
                      <w:bCs/>
                      <w:color w:val="FF0000"/>
                      <w:szCs w:val="21"/>
                    </w:rPr>
                  </w:pPr>
                </w:p>
              </w:tc>
              <w:tc>
                <w:tcPr>
                  <w:tcW w:w="1134" w:type="dxa"/>
                  <w:vMerge w:val="continue"/>
                </w:tcPr>
                <w:p>
                  <w:pPr>
                    <w:spacing w:line="360" w:lineRule="auto"/>
                    <w:jc w:val="center"/>
                    <w:rPr>
                      <w:rFonts w:ascii="宋体" w:hAnsi="宋体" w:cs="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tcPr>
                <w:p>
                  <w:pPr>
                    <w:spacing w:line="360" w:lineRule="auto"/>
                    <w:jc w:val="center"/>
                    <w:rPr>
                      <w:rFonts w:ascii="宋体" w:hAnsi="宋体" w:cs="宋体"/>
                      <w:bCs/>
                      <w:color w:val="FF0000"/>
                      <w:szCs w:val="21"/>
                    </w:rPr>
                  </w:pPr>
                  <w:r>
                    <w:rPr>
                      <w:rFonts w:hint="eastAsia" w:ascii="宋体" w:hAnsi="宋体" w:cs="宋体"/>
                      <w:bCs/>
                      <w:color w:val="FF0000"/>
                      <w:szCs w:val="21"/>
                    </w:rPr>
                    <w:t>……</w:t>
                  </w:r>
                </w:p>
              </w:tc>
              <w:tc>
                <w:tcPr>
                  <w:tcW w:w="3618" w:type="dxa"/>
                </w:tcPr>
                <w:p>
                  <w:pPr>
                    <w:spacing w:line="360" w:lineRule="auto"/>
                    <w:jc w:val="center"/>
                    <w:rPr>
                      <w:rFonts w:ascii="宋体" w:hAnsi="宋体" w:cs="宋体"/>
                      <w:bCs/>
                      <w:color w:val="FF0000"/>
                      <w:szCs w:val="21"/>
                      <w:highlight w:val="yellow"/>
                    </w:rPr>
                  </w:pPr>
                </w:p>
              </w:tc>
              <w:tc>
                <w:tcPr>
                  <w:tcW w:w="964" w:type="dxa"/>
                </w:tcPr>
                <w:p>
                  <w:pPr>
                    <w:spacing w:line="360" w:lineRule="auto"/>
                    <w:jc w:val="center"/>
                    <w:rPr>
                      <w:rFonts w:ascii="宋体" w:hAnsi="宋体" w:cs="宋体"/>
                      <w:bCs/>
                      <w:color w:val="FF0000"/>
                      <w:szCs w:val="21"/>
                    </w:rPr>
                  </w:pPr>
                </w:p>
              </w:tc>
              <w:tc>
                <w:tcPr>
                  <w:tcW w:w="1134" w:type="dxa"/>
                </w:tcPr>
                <w:p>
                  <w:pPr>
                    <w:spacing w:line="360" w:lineRule="auto"/>
                    <w:jc w:val="center"/>
                    <w:rPr>
                      <w:rFonts w:ascii="宋体" w:hAnsi="宋体" w:cs="宋体"/>
                      <w:bCs/>
                      <w:color w:val="FF0000"/>
                      <w:szCs w:val="21"/>
                    </w:rPr>
                  </w:pPr>
                </w:p>
              </w:tc>
              <w:tc>
                <w:tcPr>
                  <w:tcW w:w="1418" w:type="dxa"/>
                </w:tcPr>
                <w:p>
                  <w:pPr>
                    <w:spacing w:line="360" w:lineRule="auto"/>
                    <w:jc w:val="center"/>
                    <w:rPr>
                      <w:rFonts w:ascii="宋体" w:hAnsi="宋体" w:cs="宋体"/>
                      <w:b/>
                      <w:bCs/>
                      <w:color w:val="FF0000"/>
                      <w:szCs w:val="21"/>
                    </w:rPr>
                  </w:pPr>
                </w:p>
              </w:tc>
              <w:tc>
                <w:tcPr>
                  <w:tcW w:w="1134" w:type="dxa"/>
                  <w:vMerge w:val="continue"/>
                </w:tcPr>
                <w:p>
                  <w:pPr>
                    <w:spacing w:line="360" w:lineRule="auto"/>
                    <w:jc w:val="center"/>
                    <w:rPr>
                      <w:rFonts w:ascii="宋体" w:hAnsi="宋体" w:cs="宋体"/>
                      <w:bCs/>
                      <w:color w:val="FF0000"/>
                      <w:szCs w:val="21"/>
                    </w:rPr>
                  </w:pPr>
                </w:p>
              </w:tc>
            </w:tr>
          </w:tbl>
          <w:p>
            <w:pPr>
              <w:outlineLvl w:val="0"/>
              <w:rPr>
                <w:rFonts w:ascii="宋体" w:hAnsi="宋体" w:cs="宋体"/>
                <w:b/>
                <w:kern w:val="0"/>
                <w:szCs w:val="21"/>
              </w:rPr>
            </w:pPr>
            <w:r>
              <w:rPr>
                <w:rFonts w:hint="eastAsia" w:ascii="宋体" w:hAnsi="宋体" w:cs="宋体"/>
                <w:b/>
                <w:color w:val="FF0000"/>
                <w:kern w:val="0"/>
                <w:szCs w:val="21"/>
              </w:rPr>
              <w:t>指引：</w:t>
            </w:r>
            <w:r>
              <w:rPr>
                <w:rFonts w:hint="eastAsia" w:ascii="宋体" w:hAnsi="宋体" w:cs="宋体"/>
                <w:color w:val="FF0000"/>
                <w:kern w:val="0"/>
                <w:szCs w:val="21"/>
              </w:rPr>
              <w:t>采购单位如有特殊要求可更改报价要求的标准描述，否则采用标准描述。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450" w:type="dxa"/>
            <w:vAlign w:val="center"/>
          </w:tcPr>
          <w:p>
            <w:pPr>
              <w:jc w:val="center"/>
              <w:outlineLvl w:val="0"/>
              <w:rPr>
                <w:rFonts w:ascii="宋体" w:hAnsi="宋体" w:cs="宋体"/>
                <w:b/>
                <w:kern w:val="0"/>
                <w:szCs w:val="21"/>
              </w:rPr>
            </w:pPr>
            <w:r>
              <w:rPr>
                <w:rFonts w:ascii="宋体" w:hAnsi="宋体" w:cs="宋体"/>
                <w:b/>
                <w:kern w:val="0"/>
                <w:szCs w:val="21"/>
              </w:rPr>
              <w:t>2</w:t>
            </w:r>
          </w:p>
        </w:tc>
        <w:tc>
          <w:tcPr>
            <w:tcW w:w="1407" w:type="dxa"/>
            <w:vAlign w:val="center"/>
          </w:tcPr>
          <w:p>
            <w:pPr>
              <w:outlineLvl w:val="0"/>
              <w:rPr>
                <w:rFonts w:ascii="宋体" w:hAnsi="宋体" w:cs="宋体"/>
                <w:b/>
                <w:kern w:val="0"/>
                <w:szCs w:val="21"/>
              </w:rPr>
            </w:pPr>
            <w:r>
              <w:rPr>
                <w:rFonts w:hint="eastAsia" w:ascii="宋体" w:hAnsi="宋体" w:cs="宋体"/>
                <w:b/>
                <w:kern w:val="0"/>
                <w:szCs w:val="21"/>
              </w:rPr>
              <w:t>售后服务要求</w:t>
            </w:r>
          </w:p>
        </w:tc>
        <w:tc>
          <w:tcPr>
            <w:tcW w:w="6544" w:type="dxa"/>
            <w:vAlign w:val="center"/>
          </w:tcPr>
          <w:p>
            <w:pPr>
              <w:outlineLvl w:val="0"/>
              <w:rPr>
                <w:rFonts w:ascii="宋体" w:hAnsi="宋体" w:cs="宋体"/>
                <w:b/>
                <w:kern w:val="0"/>
                <w:szCs w:val="21"/>
              </w:rPr>
            </w:pPr>
            <w:r>
              <w:rPr>
                <w:rFonts w:hint="eastAsia" w:ascii="宋体" w:hAnsi="宋体" w:cs="宋体"/>
                <w:b w:val="0"/>
                <w:bCs/>
                <w:kern w:val="0"/>
                <w:szCs w:val="21"/>
                <w:highlight w:val="cyan"/>
                <w:lang w:eastAsia="zh-CN"/>
              </w:rPr>
              <w:t>按照服务合同协议内容及相关规定履行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450" w:type="dxa"/>
            <w:vAlign w:val="center"/>
          </w:tcPr>
          <w:p>
            <w:pPr>
              <w:jc w:val="center"/>
              <w:outlineLvl w:val="0"/>
              <w:rPr>
                <w:rFonts w:ascii="宋体" w:hAnsi="宋体" w:cs="宋体"/>
                <w:b/>
                <w:kern w:val="0"/>
                <w:szCs w:val="21"/>
              </w:rPr>
            </w:pPr>
            <w:r>
              <w:rPr>
                <w:rFonts w:ascii="宋体" w:hAnsi="宋体" w:cs="宋体"/>
                <w:b/>
                <w:kern w:val="0"/>
                <w:szCs w:val="21"/>
              </w:rPr>
              <w:t>3</w:t>
            </w:r>
          </w:p>
        </w:tc>
        <w:tc>
          <w:tcPr>
            <w:tcW w:w="1407" w:type="dxa"/>
            <w:vAlign w:val="center"/>
          </w:tcPr>
          <w:p>
            <w:pPr>
              <w:outlineLvl w:val="0"/>
              <w:rPr>
                <w:rFonts w:ascii="宋体" w:hAnsi="宋体" w:cs="宋体"/>
                <w:b/>
                <w:kern w:val="0"/>
                <w:szCs w:val="21"/>
              </w:rPr>
            </w:pPr>
            <w:r>
              <w:rPr>
                <w:rFonts w:hint="eastAsia" w:ascii="宋体" w:hAnsi="宋体" w:cs="宋体"/>
                <w:b/>
                <w:kern w:val="0"/>
                <w:szCs w:val="21"/>
              </w:rPr>
              <w:t>违约金及违约责任</w:t>
            </w:r>
          </w:p>
        </w:tc>
        <w:tc>
          <w:tcPr>
            <w:tcW w:w="6544" w:type="dxa"/>
            <w:vAlign w:val="center"/>
          </w:tcPr>
          <w:p>
            <w:pPr>
              <w:outlineLvl w:val="0"/>
              <w:rPr>
                <w:rFonts w:ascii="宋体" w:hAnsi="宋体" w:cs="宋体"/>
                <w:b/>
                <w:kern w:val="0"/>
                <w:szCs w:val="21"/>
              </w:rPr>
            </w:pPr>
            <w:r>
              <w:rPr>
                <w:rFonts w:hint="eastAsia" w:ascii="宋体" w:hAnsi="宋体" w:cs="宋体"/>
                <w:bCs/>
                <w:kern w:val="0"/>
                <w:szCs w:val="21"/>
              </w:rPr>
              <w:t>由采购单位明确填写（违约金为占中标价的</w:t>
            </w:r>
            <w:r>
              <w:rPr>
                <w:rFonts w:hint="eastAsia" w:ascii="宋体" w:hAnsi="宋体" w:cs="宋体"/>
                <w:bCs/>
                <w:kern w:val="0"/>
                <w:szCs w:val="21"/>
                <w:highlight w:val="cyan"/>
                <w:lang w:val="en-US" w:eastAsia="zh-CN"/>
              </w:rPr>
              <w:t>1</w:t>
            </w:r>
            <w:r>
              <w:rPr>
                <w:rFonts w:hint="eastAsia" w:ascii="宋体" w:hAnsi="宋体" w:cs="宋体"/>
                <w:bCs/>
                <w:kern w:val="0"/>
                <w:szCs w:val="21"/>
              </w:rPr>
              <w:t>%或由采购单位明确一具体金额数字）；明确违约责任，避免与中标供应商签订合同时产生纠纷。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450" w:type="dxa"/>
            <w:vAlign w:val="center"/>
          </w:tcPr>
          <w:p>
            <w:pPr>
              <w:jc w:val="center"/>
              <w:rPr>
                <w:rFonts w:ascii="宋体" w:hAnsi="宋体"/>
                <w:b/>
                <w:color w:val="FF0000"/>
                <w:szCs w:val="21"/>
              </w:rPr>
            </w:pPr>
            <w:r>
              <w:rPr>
                <w:rFonts w:ascii="宋体" w:hAnsi="宋体" w:cs="宋体"/>
                <w:b/>
                <w:kern w:val="0"/>
                <w:szCs w:val="21"/>
              </w:rPr>
              <w:t>4</w:t>
            </w:r>
          </w:p>
        </w:tc>
        <w:tc>
          <w:tcPr>
            <w:tcW w:w="1407" w:type="dxa"/>
            <w:vAlign w:val="center"/>
          </w:tcPr>
          <w:p>
            <w:pPr>
              <w:pStyle w:val="7"/>
              <w:jc w:val="center"/>
              <w:rPr>
                <w:rFonts w:ascii="宋体" w:hAnsi="宋体" w:cs="宋体"/>
                <w:bCs w:val="0"/>
                <w:kern w:val="0"/>
                <w:sz w:val="21"/>
                <w:szCs w:val="21"/>
              </w:rPr>
            </w:pPr>
            <w:r>
              <w:rPr>
                <w:rFonts w:hint="eastAsia" w:ascii="宋体" w:hAnsi="宋体" w:cs="宋体"/>
                <w:bCs w:val="0"/>
                <w:kern w:val="0"/>
                <w:sz w:val="21"/>
                <w:szCs w:val="21"/>
              </w:rPr>
              <w:t>服务期限</w:t>
            </w:r>
          </w:p>
        </w:tc>
        <w:tc>
          <w:tcPr>
            <w:tcW w:w="6544" w:type="dxa"/>
            <w:vAlign w:val="center"/>
          </w:tcPr>
          <w:p>
            <w:pPr>
              <w:rPr>
                <w:rFonts w:hint="eastAsia" w:ascii="宋体" w:hAnsi="宋体"/>
                <w:bCs/>
                <w:color w:val="FF0000"/>
                <w:szCs w:val="21"/>
              </w:rPr>
            </w:pPr>
            <w:r>
              <w:rPr>
                <w:rFonts w:hint="eastAsia" w:ascii="宋体" w:hAnsi="宋体"/>
                <w:b/>
                <w:color w:val="FF0000"/>
                <w:szCs w:val="21"/>
              </w:rPr>
              <w:t>指引：</w:t>
            </w:r>
            <w:r>
              <w:rPr>
                <w:rFonts w:hint="eastAsia" w:ascii="宋体" w:hAnsi="宋体"/>
                <w:bCs/>
                <w:color w:val="FF0000"/>
                <w:szCs w:val="21"/>
              </w:rPr>
              <w:t>长期服务项目应在采购需求中明确合同是否可以续签，项目的服务期限最长不超过36个月，且合同一年一签。具体执行的期限可由采购单位根据中标供应商履约情况确定。</w:t>
            </w:r>
          </w:p>
          <w:p>
            <w:pPr>
              <w:rPr>
                <w:rFonts w:hint="eastAsia" w:ascii="宋体" w:hAnsi="宋体"/>
                <w:bCs/>
                <w:color w:val="FF0000"/>
                <w:szCs w:val="21"/>
              </w:rPr>
            </w:pPr>
            <w:r>
              <w:rPr>
                <w:rFonts w:hint="eastAsia" w:asciiTheme="minorEastAsia" w:hAnsiTheme="minorEastAsia" w:eastAsiaTheme="minorEastAsia" w:cstheme="minorEastAsia"/>
                <w:b w:val="0"/>
                <w:bCs/>
                <w:color w:val="auto"/>
                <w:kern w:val="0"/>
                <w:sz w:val="21"/>
                <w:szCs w:val="21"/>
                <w:highlight w:val="cyan"/>
                <w:lang w:eastAsia="zh-CN"/>
              </w:rPr>
              <w:t>本项目有效期为</w:t>
            </w:r>
            <w:r>
              <w:rPr>
                <w:rFonts w:hint="eastAsia" w:asciiTheme="minorEastAsia" w:hAnsiTheme="minorEastAsia" w:eastAsiaTheme="minorEastAsia" w:cstheme="minorEastAsia"/>
                <w:b w:val="0"/>
                <w:bCs/>
                <w:color w:val="auto"/>
                <w:kern w:val="0"/>
                <w:sz w:val="21"/>
                <w:szCs w:val="21"/>
                <w:highlight w:val="cyan"/>
                <w:lang w:val="en-US" w:eastAsia="zh-CN"/>
              </w:rPr>
              <w:t>3年</w:t>
            </w:r>
            <w:r>
              <w:rPr>
                <w:rFonts w:hint="eastAsia" w:asciiTheme="minorEastAsia" w:hAnsiTheme="minorEastAsia" w:eastAsiaTheme="minorEastAsia" w:cstheme="minorEastAsia"/>
                <w:b w:val="0"/>
                <w:bCs/>
                <w:color w:val="auto"/>
                <w:sz w:val="21"/>
                <w:szCs w:val="21"/>
                <w:highlight w:val="cyan"/>
                <w:lang w:eastAsia="zh-CN"/>
              </w:rPr>
              <w:t>，</w:t>
            </w:r>
            <w:r>
              <w:rPr>
                <w:rFonts w:hint="eastAsia" w:asciiTheme="minorEastAsia" w:hAnsiTheme="minorEastAsia" w:eastAsiaTheme="minorEastAsia" w:cstheme="minorEastAsia"/>
                <w:b w:val="0"/>
                <w:bCs/>
                <w:color w:val="auto"/>
                <w:kern w:val="0"/>
                <w:sz w:val="21"/>
                <w:szCs w:val="21"/>
                <w:highlight w:val="cyan"/>
                <w:lang w:eastAsia="zh-CN"/>
              </w:rPr>
              <w:t>合同需一年一签。</w:t>
            </w:r>
            <w:r>
              <w:rPr>
                <w:rFonts w:hint="eastAsia" w:asciiTheme="minorEastAsia" w:hAnsiTheme="minorEastAsia" w:eastAsiaTheme="minorEastAsia" w:cstheme="minorEastAsia"/>
                <w:b w:val="0"/>
                <w:bCs/>
                <w:color w:val="auto"/>
                <w:sz w:val="21"/>
                <w:szCs w:val="21"/>
                <w:highlight w:val="cyan"/>
              </w:rPr>
              <w:t>如甲方对履约情况不满意，甲方不再续约。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450" w:type="dxa"/>
            <w:vAlign w:val="center"/>
          </w:tcPr>
          <w:p>
            <w:pPr>
              <w:jc w:val="center"/>
              <w:outlineLvl w:val="0"/>
              <w:rPr>
                <w:rFonts w:ascii="宋体" w:hAnsi="宋体"/>
                <w:b/>
                <w:color w:val="FF0000"/>
                <w:szCs w:val="21"/>
              </w:rPr>
            </w:pPr>
            <w:r>
              <w:rPr>
                <w:rFonts w:ascii="宋体" w:hAnsi="宋体" w:cs="宋体"/>
                <w:b/>
                <w:bCs/>
                <w:kern w:val="0"/>
                <w:szCs w:val="21"/>
              </w:rPr>
              <w:t>5</w:t>
            </w:r>
          </w:p>
        </w:tc>
        <w:tc>
          <w:tcPr>
            <w:tcW w:w="1407" w:type="dxa"/>
            <w:vAlign w:val="center"/>
          </w:tcPr>
          <w:p>
            <w:pPr>
              <w:jc w:val="center"/>
              <w:rPr>
                <w:rFonts w:ascii="宋体" w:hAnsi="宋体"/>
                <w:b/>
                <w:color w:val="FF0000"/>
                <w:szCs w:val="21"/>
              </w:rPr>
            </w:pPr>
            <w:r>
              <w:rPr>
                <w:rFonts w:hint="eastAsia" w:ascii="宋体" w:hAnsi="宋体" w:cs="宋体"/>
                <w:b/>
                <w:kern w:val="0"/>
                <w:szCs w:val="21"/>
              </w:rPr>
              <w:t>付款方式</w:t>
            </w:r>
          </w:p>
        </w:tc>
        <w:tc>
          <w:tcPr>
            <w:tcW w:w="6544" w:type="dxa"/>
            <w:vAlign w:val="center"/>
          </w:tcPr>
          <w:p>
            <w:pPr>
              <w:rPr>
                <w:rFonts w:ascii="宋体" w:hAnsi="宋体"/>
                <w:b/>
                <w:color w:val="FF0000"/>
                <w:szCs w:val="21"/>
              </w:rPr>
            </w:pPr>
            <w:r>
              <w:rPr>
                <w:rFonts w:hint="eastAsia" w:ascii="宋体" w:hAnsi="宋体"/>
                <w:b/>
                <w:color w:val="FF0000"/>
                <w:szCs w:val="21"/>
              </w:rPr>
              <w:t>指引：</w:t>
            </w:r>
          </w:p>
          <w:p>
            <w:pPr>
              <w:rPr>
                <w:rFonts w:ascii="宋体" w:hAnsi="宋体"/>
                <w:bCs/>
                <w:color w:val="FF0000"/>
                <w:szCs w:val="21"/>
              </w:rPr>
            </w:pPr>
            <w:r>
              <w:rPr>
                <w:rFonts w:ascii="宋体" w:hAnsi="宋体"/>
                <w:b/>
                <w:color w:val="FF0000"/>
                <w:szCs w:val="21"/>
              </w:rPr>
              <w:t>1.</w:t>
            </w:r>
            <w:r>
              <w:rPr>
                <w:rFonts w:hint="eastAsia" w:ascii="宋体" w:hAnsi="宋体"/>
                <w:b/>
                <w:color w:val="FF0000"/>
                <w:szCs w:val="21"/>
              </w:rPr>
              <w:t>资金支付：</w:t>
            </w:r>
            <w:r>
              <w:rPr>
                <w:rFonts w:hint="eastAsia" w:ascii="宋体" w:hAnsi="宋体"/>
                <w:bCs/>
                <w:color w:val="FF0000"/>
                <w:szCs w:val="21"/>
              </w:rPr>
              <w:t>根据《深圳市财政局关于印发&lt;深圳市落实采购人主体责任实施办法&gt;的通知》第三十四条【资金支付】对于满足合同约定支付条件的，采购人应当自收到发票后 15 日内将资金支付到合同约定的供应商账户，不得以机构变动、人员更替、政策调整等为由延迟付款，不得将采购文件和合同中未规定的义务作为向供应商付款的条件。</w:t>
            </w:r>
          </w:p>
          <w:p>
            <w:pPr>
              <w:rPr>
                <w:rFonts w:hint="eastAsia" w:ascii="宋体" w:hAnsi="宋体"/>
                <w:bCs/>
                <w:color w:val="FF0000"/>
                <w:szCs w:val="21"/>
              </w:rPr>
            </w:pPr>
            <w:r>
              <w:rPr>
                <w:rFonts w:hint="eastAsia" w:ascii="宋体" w:hAnsi="宋体"/>
                <w:b/>
                <w:color w:val="FF0000"/>
                <w:szCs w:val="21"/>
              </w:rPr>
              <w:t>2.资金预付款：</w:t>
            </w:r>
            <w:r>
              <w:rPr>
                <w:rFonts w:hint="eastAsia" w:ascii="宋体" w:hAnsi="宋体"/>
                <w:bCs/>
                <w:color w:val="FF0000"/>
                <w:szCs w:val="21"/>
              </w:rPr>
              <w:t>第三十五条【支付预付款】 鼓励采购人结合项目实际和供应商资信情况，在签订合同后即预付一定比例的合同款项给中标（成交）供应商，预付款比例原则上不低于合同金额的 30%；对于资信状况良好、履约能力较强的中标（成交）供应商，可适当提高预付款比例，但最高不得超过合同金额的 70%。</w:t>
            </w:r>
          </w:p>
          <w:p>
            <w:pPr>
              <w:bidi w:val="0"/>
              <w:rPr>
                <w:rFonts w:hint="eastAsia" w:asciiTheme="minorEastAsia" w:hAnsiTheme="minorEastAsia" w:eastAsiaTheme="minorEastAsia" w:cstheme="minorEastAsia"/>
                <w:color w:val="auto"/>
                <w:szCs w:val="21"/>
                <w:highlight w:val="cyan"/>
              </w:rPr>
            </w:pPr>
            <w:r>
              <w:rPr>
                <w:rFonts w:hint="eastAsia" w:asciiTheme="minorEastAsia" w:hAnsiTheme="minorEastAsia" w:eastAsiaTheme="minorEastAsia" w:cstheme="minorEastAsia"/>
                <w:highlight w:val="cyan"/>
                <w:lang w:eastAsia="zh-CN"/>
              </w:rPr>
              <w:t>付款方式为</w:t>
            </w:r>
            <w:r>
              <w:rPr>
                <w:rFonts w:hint="eastAsia" w:asciiTheme="minorEastAsia" w:hAnsiTheme="minorEastAsia" w:eastAsiaTheme="minorEastAsia" w:cstheme="minorEastAsia"/>
                <w:highlight w:val="cyan"/>
              </w:rPr>
              <w:t>分期支付，经费按照一年</w:t>
            </w:r>
            <w:r>
              <w:rPr>
                <w:rFonts w:hint="eastAsia" w:asciiTheme="minorEastAsia" w:hAnsiTheme="minorEastAsia" w:eastAsiaTheme="minorEastAsia" w:cstheme="minorEastAsia"/>
                <w:highlight w:val="cyan"/>
                <w:lang w:eastAsia="zh-CN"/>
              </w:rPr>
              <w:t>三</w:t>
            </w:r>
            <w:r>
              <w:rPr>
                <w:rFonts w:hint="eastAsia" w:asciiTheme="minorEastAsia" w:hAnsiTheme="minorEastAsia" w:eastAsiaTheme="minorEastAsia" w:cstheme="minorEastAsia"/>
                <w:highlight w:val="cyan"/>
              </w:rPr>
              <w:t>次拨付，第一期在合同生效之日起2个月内向乙方拨付</w:t>
            </w:r>
            <w:r>
              <w:rPr>
                <w:rFonts w:hint="eastAsia" w:asciiTheme="minorEastAsia" w:hAnsiTheme="minorEastAsia" w:eastAsiaTheme="minorEastAsia" w:cstheme="minorEastAsia"/>
                <w:highlight w:val="cyan"/>
                <w:lang w:eastAsia="zh-CN"/>
              </w:rPr>
              <w:t>实际中标总额</w:t>
            </w:r>
            <w:r>
              <w:rPr>
                <w:rFonts w:hint="eastAsia" w:asciiTheme="minorEastAsia" w:hAnsiTheme="minorEastAsia" w:eastAsiaTheme="minorEastAsia" w:cstheme="minorEastAsia"/>
                <w:highlight w:val="cyan"/>
                <w:lang w:val="en-US" w:eastAsia="zh-CN"/>
              </w:rPr>
              <w:t>30</w:t>
            </w:r>
            <w:r>
              <w:rPr>
                <w:rFonts w:hint="eastAsia" w:asciiTheme="minorEastAsia" w:hAnsiTheme="minorEastAsia" w:eastAsiaTheme="minorEastAsia" w:cstheme="minorEastAsia"/>
                <w:highlight w:val="cyan"/>
              </w:rPr>
              <w:t>%的服务经费；第二期甲方在</w:t>
            </w:r>
            <w:r>
              <w:rPr>
                <w:rFonts w:hint="eastAsia" w:asciiTheme="minorEastAsia" w:hAnsiTheme="minorEastAsia" w:eastAsiaTheme="minorEastAsia" w:cstheme="minorEastAsia"/>
                <w:highlight w:val="cyan"/>
                <w:lang w:val="en-US" w:eastAsia="zh-CN"/>
              </w:rPr>
              <w:t>2024年2月1日后</w:t>
            </w:r>
            <w:r>
              <w:rPr>
                <w:rFonts w:hint="eastAsia" w:asciiTheme="minorEastAsia" w:hAnsiTheme="minorEastAsia" w:eastAsiaTheme="minorEastAsia" w:cstheme="minorEastAsia"/>
                <w:highlight w:val="cyan"/>
              </w:rPr>
              <w:t>向乙方拨付</w:t>
            </w:r>
            <w:r>
              <w:rPr>
                <w:rFonts w:hint="eastAsia" w:asciiTheme="minorEastAsia" w:hAnsiTheme="minorEastAsia" w:eastAsiaTheme="minorEastAsia" w:cstheme="minorEastAsia"/>
                <w:highlight w:val="cyan"/>
                <w:lang w:val="en-US" w:eastAsia="zh-CN"/>
              </w:rPr>
              <w:t>50</w:t>
            </w:r>
            <w:r>
              <w:rPr>
                <w:rFonts w:hint="eastAsia" w:asciiTheme="minorEastAsia" w:hAnsiTheme="minorEastAsia" w:eastAsiaTheme="minorEastAsia" w:cstheme="minorEastAsia"/>
                <w:highlight w:val="cyan"/>
              </w:rPr>
              <w:t>%服务经费</w:t>
            </w:r>
            <w:r>
              <w:rPr>
                <w:rFonts w:hint="eastAsia" w:asciiTheme="minorEastAsia" w:hAnsiTheme="minorEastAsia" w:eastAsiaTheme="minorEastAsia" w:cstheme="minorEastAsia"/>
                <w:highlight w:val="cyan"/>
                <w:lang w:eastAsia="zh-CN"/>
              </w:rPr>
              <w:t>；第三期甲方在乙方完成服务且经甲方验收合格后一个月内向乙方拨付剩余的</w:t>
            </w:r>
            <w:r>
              <w:rPr>
                <w:rFonts w:hint="eastAsia" w:asciiTheme="minorEastAsia" w:hAnsiTheme="minorEastAsia" w:eastAsiaTheme="minorEastAsia" w:cstheme="minorEastAsia"/>
                <w:highlight w:val="cyan"/>
                <w:lang w:val="en-US" w:eastAsia="zh-CN"/>
              </w:rPr>
              <w:t>20%服务经费。</w:t>
            </w:r>
          </w:p>
          <w:p>
            <w:pPr>
              <w:rPr>
                <w:rFonts w:hint="eastAsia" w:ascii="宋体" w:hAnsi="宋体"/>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450" w:type="dxa"/>
            <w:vAlign w:val="center"/>
          </w:tcPr>
          <w:p>
            <w:pPr>
              <w:jc w:val="center"/>
              <w:outlineLvl w:val="0"/>
              <w:rPr>
                <w:rFonts w:ascii="宋体" w:hAnsi="宋体" w:cs="宋体"/>
                <w:b/>
                <w:kern w:val="0"/>
                <w:szCs w:val="21"/>
              </w:rPr>
            </w:pPr>
            <w:r>
              <w:rPr>
                <w:rFonts w:hint="eastAsia" w:ascii="宋体" w:hAnsi="宋体" w:cs="宋体"/>
                <w:b/>
                <w:kern w:val="0"/>
                <w:szCs w:val="21"/>
              </w:rPr>
              <w:t>6</w:t>
            </w:r>
          </w:p>
        </w:tc>
        <w:tc>
          <w:tcPr>
            <w:tcW w:w="1407" w:type="dxa"/>
            <w:vAlign w:val="center"/>
          </w:tcPr>
          <w:p>
            <w:pPr>
              <w:outlineLvl w:val="0"/>
              <w:rPr>
                <w:rFonts w:ascii="宋体" w:hAnsi="宋体" w:cs="宋体"/>
                <w:b/>
                <w:kern w:val="0"/>
                <w:szCs w:val="21"/>
              </w:rPr>
            </w:pPr>
            <w:r>
              <w:rPr>
                <w:rFonts w:hint="eastAsia" w:ascii="宋体" w:hAnsi="宋体" w:cs="宋体"/>
                <w:b/>
                <w:kern w:val="0"/>
                <w:szCs w:val="21"/>
              </w:rPr>
              <w:t>其他</w:t>
            </w:r>
          </w:p>
        </w:tc>
        <w:tc>
          <w:tcPr>
            <w:tcW w:w="6544" w:type="dxa"/>
            <w:vAlign w:val="center"/>
          </w:tcPr>
          <w:p>
            <w:pPr>
              <w:outlineLvl w:val="0"/>
              <w:rPr>
                <w:rFonts w:hint="eastAsia"/>
                <w:highlight w:val="cyan"/>
                <w:lang w:eastAsia="zh-CN"/>
              </w:rPr>
            </w:pPr>
            <w:r>
              <w:rPr>
                <w:rFonts w:hint="eastAsia" w:asciiTheme="minorEastAsia" w:hAnsiTheme="minorEastAsia" w:eastAsiaTheme="minorEastAsia" w:cstheme="minorEastAsia"/>
                <w:color w:val="auto"/>
                <w:sz w:val="21"/>
                <w:szCs w:val="21"/>
                <w:highlight w:val="cyan"/>
                <w:lang w:val="en-US" w:eastAsia="zh-CN"/>
              </w:rPr>
              <w:t>招标代理费约4万元由中标单位支出，</w:t>
            </w:r>
            <w:r>
              <w:rPr>
                <w:rFonts w:hint="eastAsia" w:asciiTheme="minorEastAsia" w:hAnsiTheme="minorEastAsia" w:eastAsiaTheme="minorEastAsia" w:cstheme="minorEastAsia"/>
                <w:color w:val="auto"/>
                <w:sz w:val="21"/>
                <w:szCs w:val="21"/>
                <w:highlight w:val="cyan"/>
                <w:lang w:eastAsia="zh-CN"/>
              </w:rPr>
              <w:t>具体费用实报实销</w:t>
            </w:r>
            <w:r>
              <w:rPr>
                <w:rFonts w:hint="eastAsia" w:asciiTheme="minorEastAsia" w:hAnsiTheme="minorEastAsia" w:eastAsiaTheme="minorEastAsia" w:cstheme="minorEastAsia"/>
                <w:color w:val="auto"/>
                <w:sz w:val="21"/>
                <w:szCs w:val="21"/>
                <w:highlight w:val="cyan"/>
              </w:rPr>
              <w:t>。</w:t>
            </w:r>
          </w:p>
          <w:p>
            <w:pPr>
              <w:outlineLvl w:val="0"/>
              <w:rPr>
                <w:rFonts w:hint="eastAsia" w:eastAsia="宋体"/>
                <w:lang w:eastAsia="zh-CN"/>
              </w:rPr>
            </w:pPr>
            <w:r>
              <w:rPr>
                <w:rFonts w:hint="eastAsia"/>
              </w:rPr>
              <w:t>由采购单位明确填写，避免与中标供应商签订合同时产生纠纷</w:t>
            </w:r>
          </w:p>
        </w:tc>
      </w:tr>
    </w:tbl>
    <w:p>
      <w:pPr>
        <w:rPr>
          <w:szCs w:val="21"/>
        </w:rPr>
      </w:pPr>
    </w:p>
    <w:p>
      <w:pPr>
        <w:rPr>
          <w:rFonts w:ascii="宋体" w:hAnsi="宋体"/>
          <w:b/>
          <w:sz w:val="28"/>
          <w:szCs w:val="28"/>
        </w:rPr>
      </w:pPr>
      <w:r>
        <w:rPr>
          <w:rFonts w:hint="eastAsia" w:ascii="宋体" w:hAnsi="宋体"/>
          <w:b/>
          <w:sz w:val="28"/>
          <w:szCs w:val="28"/>
        </w:rPr>
        <w:t>七、节能环保产品(若有)</w:t>
      </w:r>
    </w:p>
    <w:p>
      <w:pPr>
        <w:pStyle w:val="3"/>
        <w:spacing w:line="360" w:lineRule="auto"/>
        <w:jc w:val="left"/>
        <w:rPr>
          <w:sz w:val="21"/>
          <w:szCs w:val="21"/>
        </w:rPr>
      </w:pPr>
      <w:r>
        <w:rPr>
          <w:rFonts w:hint="eastAsia"/>
          <w:b/>
          <w:color w:val="FF0000"/>
          <w:sz w:val="21"/>
          <w:szCs w:val="21"/>
        </w:rPr>
        <w:t>采购人所采购产品</w:t>
      </w:r>
      <w:r>
        <w:rPr>
          <w:rFonts w:hint="eastAsia"/>
          <w:b/>
          <w:color w:val="FF0000"/>
          <w:sz w:val="21"/>
          <w:szCs w:val="21"/>
          <w:u w:val="single"/>
        </w:rPr>
        <w:t xml:space="preserve">        </w:t>
      </w:r>
      <w:r>
        <w:rPr>
          <w:rFonts w:hint="eastAsia"/>
          <w:b/>
          <w:color w:val="FF0000"/>
          <w:sz w:val="21"/>
          <w:szCs w:val="21"/>
        </w:rPr>
        <w:t>为政府强制采购的节能、环保产品，</w:t>
      </w:r>
      <w:r>
        <w:rPr>
          <w:rFonts w:hint="eastAsia"/>
          <w:sz w:val="21"/>
          <w:szCs w:val="21"/>
        </w:rPr>
        <w:t>投标人应当提供所投产品的由国家确定的认证机构出具的、处于有效期之内的节能产品、环境标志产品认证证书，否则其投标将被认定为投标无效。《节能产品政府采购品目清单》、《环境标志产品政府采购品目清单》、《参与实施政府采购节能产品认证机构名录》及《参与实施政府采购环境标志产品认证机构名录》，详见中国政府采购网（http://www.ccgp.gov.cn/）。</w:t>
      </w:r>
    </w:p>
    <w:p>
      <w:pPr>
        <w:rPr>
          <w:szCs w:val="21"/>
        </w:rPr>
      </w:pPr>
    </w:p>
    <w:p>
      <w:pPr>
        <w:rPr>
          <w:rFonts w:ascii="宋体" w:hAnsi="宋体"/>
          <w:b/>
          <w:sz w:val="28"/>
          <w:szCs w:val="28"/>
        </w:rPr>
      </w:pPr>
      <w:r>
        <w:rPr>
          <w:rFonts w:hint="eastAsia" w:ascii="宋体" w:hAnsi="宋体"/>
          <w:b/>
          <w:sz w:val="28"/>
          <w:szCs w:val="28"/>
        </w:rPr>
        <w:t>八、其他重要条款</w:t>
      </w:r>
    </w:p>
    <w:p>
      <w:pPr>
        <w:spacing w:line="360" w:lineRule="auto"/>
        <w:rPr>
          <w:rFonts w:ascii="宋体" w:hAnsi="宋体" w:cs="宋体"/>
          <w:bCs/>
          <w:szCs w:val="21"/>
          <w:highlight w:val="yellow"/>
        </w:rPr>
      </w:pPr>
      <w:bookmarkStart w:id="2" w:name="_Hlk72257111"/>
      <w:r>
        <w:rPr>
          <w:rFonts w:hint="eastAsia" w:ascii="宋体" w:hAnsi="宋体" w:cs="宋体"/>
          <w:bCs/>
          <w:color w:val="000000" w:themeColor="text1"/>
          <w:szCs w:val="21"/>
          <w:highlight w:val="yellow"/>
          <w14:textFill>
            <w14:solidFill>
              <w14:schemeClr w14:val="tx1"/>
            </w14:solidFill>
          </w14:textFill>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r>
        <w:rPr>
          <w:rFonts w:hint="eastAsia" w:ascii="宋体" w:hAnsi="宋体" w:cs="宋体"/>
          <w:b/>
          <w:color w:val="FF0000"/>
          <w:szCs w:val="21"/>
          <w:highlight w:val="yellow"/>
        </w:rPr>
        <w:t>（请确认）</w:t>
      </w:r>
    </w:p>
    <w:p>
      <w:pPr>
        <w:pStyle w:val="2"/>
        <w:spacing w:line="360" w:lineRule="auto"/>
        <w:ind w:firstLine="0" w:firstLineChars="0"/>
        <w:rPr>
          <w:rFonts w:ascii="宋体" w:hAnsi="宋体" w:cs="宋体"/>
          <w:szCs w:val="21"/>
        </w:rPr>
      </w:pPr>
      <w:r>
        <w:rPr>
          <w:rFonts w:hint="eastAsia" w:ascii="宋体" w:hAnsi="宋体" w:cs="宋体"/>
          <w:bCs/>
          <w:szCs w:val="21"/>
        </w:rPr>
        <w:t>2、投标人应充分了解项目的位置、情况、道路及任何其它足以影响投标报价的情况，任何因忽视或误解项目情况而导致的索赔或服务期限延长申请将不获批准。</w:t>
      </w:r>
    </w:p>
    <w:p>
      <w:pPr>
        <w:spacing w:line="360" w:lineRule="auto"/>
        <w:rPr>
          <w:rFonts w:ascii="宋体" w:hAnsi="宋体" w:cs="宋体"/>
          <w:bCs/>
          <w:szCs w:val="21"/>
        </w:rPr>
      </w:pPr>
      <w:r>
        <w:rPr>
          <w:rFonts w:hint="eastAsia" w:ascii="宋体" w:hAnsi="宋体" w:cs="宋体"/>
          <w:bCs/>
          <w:szCs w:val="21"/>
        </w:rPr>
        <w:t>3、投标人不得期望通过索赔等方式获取补偿，否则，除可能遭到拒绝外，还可能将被作为不良行为记录在案，并可能影响其以后参加政府采购的项目投标。各投标人在投标报价时，应充分考虑投标报价的风险。</w:t>
      </w:r>
    </w:p>
    <w:p>
      <w:pPr>
        <w:spacing w:line="360" w:lineRule="auto"/>
        <w:rPr>
          <w:rFonts w:ascii="宋体" w:hAnsi="宋体" w:cs="宋体"/>
          <w:bCs/>
          <w:szCs w:val="21"/>
        </w:rPr>
      </w:pPr>
      <w:r>
        <w:rPr>
          <w:rFonts w:hint="eastAsia" w:ascii="宋体" w:hAnsi="宋体" w:cs="宋体"/>
          <w:bCs/>
          <w:szCs w:val="21"/>
        </w:rPr>
        <w:t>4、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spacing w:line="360" w:lineRule="auto"/>
        <w:rPr>
          <w:rFonts w:ascii="宋体" w:hAnsi="宋体" w:cs="宋体"/>
          <w:bCs/>
          <w:szCs w:val="21"/>
        </w:rPr>
      </w:pPr>
      <w:r>
        <w:rPr>
          <w:rFonts w:hint="eastAsia" w:ascii="宋体" w:hAnsi="宋体" w:cs="宋体"/>
          <w:bCs/>
          <w:szCs w:val="21"/>
        </w:rPr>
        <w:t>5、除政府采购合同继续履行将损害国家利益和社会公共利益外，双方当事人不得擅自变更、中止或者终止合同。</w:t>
      </w:r>
    </w:p>
    <w:p>
      <w:pPr>
        <w:pStyle w:val="2"/>
        <w:spacing w:line="360" w:lineRule="auto"/>
        <w:ind w:firstLine="0" w:firstLineChars="0"/>
        <w:rPr>
          <w:rFonts w:ascii="宋体" w:hAnsi="宋体" w:cs="宋体"/>
          <w:szCs w:val="21"/>
        </w:rPr>
      </w:pPr>
      <w:r>
        <w:rPr>
          <w:rFonts w:hint="eastAsia" w:ascii="宋体" w:hAnsi="宋体" w:cs="宋体"/>
          <w:bCs/>
          <w:szCs w:val="21"/>
        </w:rPr>
        <w:t>6、“信用中国”、“中国政府采购网”、“深圳信用网”以及“深圳市政府采购监管网”为供应商信用信息的查询渠道，相关信息以开标当日的查询结果为准。</w:t>
      </w:r>
      <w:bookmarkEnd w:id="2"/>
    </w:p>
    <w:p>
      <w:pPr>
        <w:rPr>
          <w:rFonts w:ascii="宋体" w:hAnsi="宋体"/>
          <w:b/>
          <w:sz w:val="28"/>
          <w:szCs w:val="28"/>
        </w:rPr>
      </w:pPr>
    </w:p>
    <w:p>
      <w:pPr>
        <w:rPr>
          <w:rFonts w:ascii="宋体" w:hAnsi="宋体"/>
          <w:b/>
          <w:sz w:val="28"/>
          <w:szCs w:val="28"/>
        </w:rPr>
      </w:pPr>
      <w:r>
        <w:rPr>
          <w:rFonts w:hint="eastAsia" w:ascii="宋体" w:hAnsi="宋体"/>
          <w:b/>
          <w:sz w:val="28"/>
          <w:szCs w:val="28"/>
        </w:rPr>
        <w:t>九、评标细则</w:t>
      </w:r>
    </w:p>
    <w:p>
      <w:pPr>
        <w:ind w:firstLine="420" w:firstLineChars="200"/>
        <w:rPr>
          <w:b/>
          <w:bCs/>
          <w:color w:val="FF0000"/>
          <w:szCs w:val="21"/>
        </w:rPr>
      </w:pPr>
      <w:r>
        <w:rPr>
          <w:rFonts w:hint="eastAsia"/>
          <w:b/>
          <w:bCs/>
          <w:color w:val="FF0000"/>
          <w:szCs w:val="21"/>
        </w:rPr>
        <w:t>指引：</w:t>
      </w:r>
    </w:p>
    <w:p>
      <w:pPr>
        <w:numPr>
          <w:ilvl w:val="0"/>
          <w:numId w:val="3"/>
        </w:numPr>
        <w:ind w:firstLine="420" w:firstLineChars="200"/>
        <w:rPr>
          <w:rFonts w:ascii="宋体" w:hAnsi="宋体" w:cs="宋体"/>
          <w:bCs/>
          <w:color w:val="FF0000"/>
          <w:szCs w:val="21"/>
        </w:rPr>
      </w:pPr>
      <w:r>
        <w:rPr>
          <w:rFonts w:hint="eastAsia" w:ascii="宋体" w:hAnsi="宋体" w:cs="宋体"/>
          <w:bCs/>
          <w:color w:val="FF0000"/>
          <w:szCs w:val="21"/>
        </w:rPr>
        <w:t>招标文件不得将注册资本、资产总额、营业收入、从业人员、利润、纳税额等设定为资格条件或评审因素，不得将业绩经验、经营网点、现场踏勘设定为资格条件，不得通过非法限定供应商所有制形式、组织形式或者所在地等方式对供应商实施差别待遇或者歧视待遇。</w:t>
      </w:r>
    </w:p>
    <w:p>
      <w:pPr>
        <w:numPr>
          <w:ilvl w:val="0"/>
          <w:numId w:val="3"/>
        </w:numPr>
        <w:ind w:firstLine="420" w:firstLineChars="200"/>
        <w:rPr>
          <w:rFonts w:ascii="宋体" w:hAnsi="宋体" w:cs="宋体"/>
          <w:bCs/>
          <w:color w:val="FF0000"/>
          <w:szCs w:val="21"/>
        </w:rPr>
      </w:pPr>
      <w:r>
        <w:rPr>
          <w:rFonts w:hint="eastAsia" w:ascii="宋体" w:hAnsi="宋体" w:cs="宋体"/>
          <w:bCs/>
          <w:color w:val="FF0000"/>
          <w:szCs w:val="21"/>
        </w:rPr>
        <w:t>设定的资格、技术、商务条件与采购项目的具体特点和实际需要相适应或者与合同履行相关；不得含有倾向、限制或者排斥潜在投标供应商等有违公平竞争的规格标准或者技术条款。</w:t>
      </w:r>
    </w:p>
    <w:p>
      <w:pPr>
        <w:numPr>
          <w:ilvl w:val="0"/>
          <w:numId w:val="3"/>
        </w:numPr>
        <w:ind w:firstLine="420" w:firstLineChars="200"/>
        <w:rPr>
          <w:rFonts w:ascii="宋体" w:hAnsi="宋体" w:cs="宋体"/>
          <w:bCs/>
          <w:color w:val="FF0000"/>
          <w:szCs w:val="21"/>
        </w:rPr>
      </w:pPr>
      <w:r>
        <w:rPr>
          <w:rFonts w:ascii="宋体" w:hAnsi="宋体" w:cs="宋体"/>
          <w:bCs/>
          <w:color w:val="FF0000"/>
          <w:szCs w:val="21"/>
        </w:rPr>
        <w:t>采购需求中的技术、服务等要求</w:t>
      </w:r>
      <w:r>
        <w:rPr>
          <w:rFonts w:hint="eastAsia" w:ascii="宋体" w:hAnsi="宋体" w:cs="宋体"/>
          <w:bCs/>
          <w:color w:val="FF0000"/>
          <w:szCs w:val="21"/>
        </w:rPr>
        <w:t>不得</w:t>
      </w:r>
      <w:r>
        <w:rPr>
          <w:rFonts w:ascii="宋体" w:hAnsi="宋体" w:cs="宋体"/>
          <w:bCs/>
          <w:color w:val="FF0000"/>
          <w:szCs w:val="21"/>
        </w:rPr>
        <w:t>指向特定供应商、特定产品；</w:t>
      </w:r>
      <w:r>
        <w:rPr>
          <w:rFonts w:hint="eastAsia" w:ascii="宋体" w:hAnsi="宋体" w:cs="宋体"/>
          <w:bCs/>
          <w:color w:val="FF0000"/>
          <w:szCs w:val="21"/>
        </w:rPr>
        <w:t>不得</w:t>
      </w:r>
      <w:r>
        <w:rPr>
          <w:rFonts w:ascii="宋体" w:hAnsi="宋体" w:cs="宋体"/>
          <w:bCs/>
          <w:color w:val="FF0000"/>
          <w:szCs w:val="21"/>
        </w:rPr>
        <w:t>根据某个企业或者品牌的产品说明书或者技术指标编制采购需求参数。</w:t>
      </w:r>
    </w:p>
    <w:p>
      <w:pPr>
        <w:numPr>
          <w:ilvl w:val="0"/>
          <w:numId w:val="3"/>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以特定行政区域</w:t>
      </w:r>
      <w:r>
        <w:rPr>
          <w:rFonts w:hint="eastAsia" w:ascii="宋体" w:hAnsi="宋体" w:cs="宋体"/>
          <w:bCs/>
          <w:color w:val="FF0000"/>
          <w:szCs w:val="21"/>
        </w:rPr>
        <w:t>（如某市、某县/区等）</w:t>
      </w:r>
      <w:r>
        <w:rPr>
          <w:rFonts w:ascii="宋体" w:hAnsi="宋体" w:cs="宋体"/>
          <w:bCs/>
          <w:color w:val="FF0000"/>
          <w:szCs w:val="21"/>
        </w:rPr>
        <w:t>或者特定行业</w:t>
      </w:r>
      <w:r>
        <w:rPr>
          <w:rFonts w:hint="eastAsia" w:ascii="宋体" w:hAnsi="宋体" w:cs="宋体"/>
          <w:bCs/>
          <w:color w:val="FF0000"/>
          <w:szCs w:val="21"/>
        </w:rPr>
        <w:t>（与采购需求无关行业的某部门、某行业）</w:t>
      </w:r>
      <w:r>
        <w:rPr>
          <w:rFonts w:ascii="宋体" w:hAnsi="宋体" w:cs="宋体"/>
          <w:bCs/>
          <w:color w:val="FF0000"/>
          <w:szCs w:val="21"/>
        </w:rPr>
        <w:t>的业绩、奖项作为加分条件或者中标、成交条件</w:t>
      </w:r>
      <w:r>
        <w:rPr>
          <w:rFonts w:hint="eastAsia" w:ascii="宋体" w:hAnsi="宋体" w:cs="宋体"/>
          <w:bCs/>
          <w:color w:val="FF0000"/>
          <w:szCs w:val="21"/>
        </w:rPr>
        <w:t>。</w:t>
      </w:r>
    </w:p>
    <w:p>
      <w:pPr>
        <w:numPr>
          <w:ilvl w:val="0"/>
          <w:numId w:val="3"/>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对供应商采取不同的资格审查或者评审标准</w:t>
      </w:r>
      <w:r>
        <w:rPr>
          <w:rFonts w:hint="eastAsia" w:ascii="宋体" w:hAnsi="宋体" w:cs="宋体"/>
          <w:bCs/>
          <w:color w:val="FF0000"/>
          <w:szCs w:val="21"/>
        </w:rPr>
        <w:t>。</w:t>
      </w:r>
    </w:p>
    <w:p>
      <w:pPr>
        <w:numPr>
          <w:ilvl w:val="0"/>
          <w:numId w:val="3"/>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限定或者指定特定的专利、商标、品牌或者供应商</w:t>
      </w:r>
      <w:r>
        <w:rPr>
          <w:rFonts w:hint="eastAsia" w:ascii="宋体" w:hAnsi="宋体" w:cs="宋体"/>
          <w:bCs/>
          <w:color w:val="FF0000"/>
          <w:szCs w:val="21"/>
        </w:rPr>
        <w:t>。</w:t>
      </w:r>
    </w:p>
    <w:p>
      <w:pPr>
        <w:numPr>
          <w:ilvl w:val="0"/>
          <w:numId w:val="3"/>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标明特定的供应商或者产品，</w:t>
      </w:r>
      <w:r>
        <w:rPr>
          <w:rFonts w:hint="eastAsia" w:ascii="宋体" w:hAnsi="宋体" w:cs="宋体"/>
          <w:bCs/>
          <w:color w:val="FF0000"/>
          <w:szCs w:val="21"/>
        </w:rPr>
        <w:t>不得</w:t>
      </w:r>
      <w:r>
        <w:rPr>
          <w:rFonts w:ascii="宋体" w:hAnsi="宋体" w:cs="宋体"/>
          <w:bCs/>
          <w:color w:val="FF0000"/>
          <w:szCs w:val="21"/>
        </w:rPr>
        <w:t>指定品牌或者原产地，</w:t>
      </w:r>
      <w:r>
        <w:rPr>
          <w:rFonts w:hint="eastAsia" w:ascii="宋体" w:hAnsi="宋体" w:cs="宋体"/>
          <w:bCs/>
          <w:color w:val="FF0000"/>
          <w:szCs w:val="21"/>
        </w:rPr>
        <w:t>不得</w:t>
      </w:r>
      <w:r>
        <w:rPr>
          <w:rFonts w:ascii="宋体" w:hAnsi="宋体" w:cs="宋体"/>
          <w:bCs/>
          <w:color w:val="FF0000"/>
          <w:szCs w:val="21"/>
        </w:rPr>
        <w:t>要求制造商对某个项目特定授权</w:t>
      </w:r>
      <w:r>
        <w:rPr>
          <w:rFonts w:hint="eastAsia" w:ascii="宋体" w:hAnsi="宋体" w:cs="宋体"/>
          <w:bCs/>
          <w:color w:val="FF0000"/>
          <w:szCs w:val="21"/>
        </w:rPr>
        <w:t>。</w:t>
      </w:r>
    </w:p>
    <w:p>
      <w:pPr>
        <w:numPr>
          <w:ilvl w:val="0"/>
          <w:numId w:val="3"/>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将供应商的业绩经验、经营网点、现场踏勘等条件作为合格供应商资质条款</w:t>
      </w:r>
      <w:r>
        <w:rPr>
          <w:rFonts w:hint="eastAsia" w:ascii="宋体" w:hAnsi="宋体" w:cs="宋体"/>
          <w:bCs/>
          <w:color w:val="FF0000"/>
          <w:szCs w:val="21"/>
        </w:rPr>
        <w:t>。</w:t>
      </w:r>
    </w:p>
    <w:p>
      <w:pPr>
        <w:numPr>
          <w:ilvl w:val="0"/>
          <w:numId w:val="3"/>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将除进口货物以外的生产厂家授权、承诺、证明、背书等作为资格要求</w:t>
      </w:r>
      <w:r>
        <w:rPr>
          <w:rFonts w:hint="eastAsia" w:ascii="宋体" w:hAnsi="宋体" w:cs="宋体"/>
          <w:bCs/>
          <w:color w:val="FF0000"/>
          <w:szCs w:val="21"/>
        </w:rPr>
        <w:t>。</w:t>
      </w:r>
    </w:p>
    <w:p>
      <w:pPr>
        <w:numPr>
          <w:ilvl w:val="0"/>
          <w:numId w:val="3"/>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将国务院已明令取消的或国家行政机关非强制的资质、资格、认证、目录等作为资格条件</w:t>
      </w:r>
      <w:r>
        <w:rPr>
          <w:rFonts w:hint="eastAsia" w:ascii="宋体" w:hAnsi="宋体" w:cs="宋体"/>
          <w:bCs/>
          <w:color w:val="FF0000"/>
          <w:szCs w:val="21"/>
        </w:rPr>
        <w:t>。</w:t>
      </w:r>
    </w:p>
    <w:p>
      <w:pPr>
        <w:numPr>
          <w:ilvl w:val="0"/>
          <w:numId w:val="3"/>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将特定金额的合同业绩作为供应商的资格条件或评审因素</w:t>
      </w:r>
      <w:r>
        <w:rPr>
          <w:rFonts w:hint="eastAsia" w:ascii="宋体" w:hAnsi="宋体" w:cs="宋体"/>
          <w:bCs/>
          <w:color w:val="FF0000"/>
          <w:szCs w:val="21"/>
        </w:rPr>
        <w:t>。</w:t>
      </w:r>
    </w:p>
    <w:p>
      <w:pPr>
        <w:numPr>
          <w:ilvl w:val="0"/>
          <w:numId w:val="3"/>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将特定主体服务的业绩作为资格条件、评审因素</w:t>
      </w:r>
      <w:r>
        <w:rPr>
          <w:rFonts w:hint="eastAsia" w:ascii="宋体" w:hAnsi="宋体" w:cs="宋体"/>
          <w:bCs/>
          <w:color w:val="FF0000"/>
          <w:szCs w:val="21"/>
        </w:rPr>
        <w:t>。</w:t>
      </w:r>
    </w:p>
    <w:p>
      <w:pPr>
        <w:numPr>
          <w:ilvl w:val="0"/>
          <w:numId w:val="3"/>
        </w:numPr>
        <w:ind w:firstLine="420" w:firstLineChars="200"/>
        <w:rPr>
          <w:rFonts w:ascii="宋体" w:hAnsi="宋体" w:cs="宋体"/>
          <w:bCs/>
          <w:color w:val="FF0000"/>
          <w:szCs w:val="21"/>
        </w:rPr>
      </w:pPr>
      <w:r>
        <w:rPr>
          <w:rFonts w:ascii="宋体" w:hAnsi="宋体" w:cs="宋体"/>
          <w:bCs/>
          <w:color w:val="FF0000"/>
          <w:szCs w:val="21"/>
        </w:rPr>
        <w:t>在允许进口的采购项目中</w:t>
      </w:r>
      <w:r>
        <w:rPr>
          <w:rFonts w:hint="eastAsia" w:ascii="宋体" w:hAnsi="宋体" w:cs="宋体"/>
          <w:bCs/>
          <w:color w:val="FF0000"/>
          <w:szCs w:val="21"/>
        </w:rPr>
        <w:t>不得</w:t>
      </w:r>
      <w:r>
        <w:rPr>
          <w:rFonts w:ascii="宋体" w:hAnsi="宋体" w:cs="宋体"/>
          <w:bCs/>
          <w:color w:val="FF0000"/>
          <w:szCs w:val="21"/>
        </w:rPr>
        <w:t>限制国产产品参与竞争的</w:t>
      </w:r>
      <w:r>
        <w:rPr>
          <w:rFonts w:hint="eastAsia" w:ascii="宋体" w:hAnsi="宋体" w:cs="宋体"/>
          <w:bCs/>
          <w:color w:val="FF0000"/>
          <w:szCs w:val="21"/>
        </w:rPr>
        <w:t>。</w:t>
      </w:r>
    </w:p>
    <w:p>
      <w:pPr>
        <w:numPr>
          <w:ilvl w:val="0"/>
          <w:numId w:val="3"/>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设定最低限价</w:t>
      </w:r>
      <w:r>
        <w:rPr>
          <w:rFonts w:hint="eastAsia" w:ascii="宋体" w:hAnsi="宋体" w:cs="宋体"/>
          <w:bCs/>
          <w:color w:val="FF0000"/>
          <w:szCs w:val="21"/>
        </w:rPr>
        <w:t>。</w:t>
      </w:r>
    </w:p>
    <w:p>
      <w:pPr>
        <w:numPr>
          <w:ilvl w:val="0"/>
          <w:numId w:val="3"/>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将资格条件作为评审因素</w:t>
      </w:r>
      <w:r>
        <w:rPr>
          <w:rFonts w:hint="eastAsia" w:ascii="宋体" w:hAnsi="宋体" w:cs="宋体"/>
          <w:bCs/>
          <w:color w:val="FF0000"/>
          <w:szCs w:val="21"/>
        </w:rPr>
        <w:t>。</w:t>
      </w:r>
    </w:p>
    <w:p>
      <w:pPr>
        <w:numPr>
          <w:ilvl w:val="0"/>
          <w:numId w:val="3"/>
        </w:numPr>
        <w:ind w:firstLine="420" w:firstLineChars="200"/>
        <w:rPr>
          <w:rFonts w:ascii="宋体" w:hAnsi="宋体" w:cs="宋体"/>
          <w:bCs/>
          <w:color w:val="FF0000"/>
          <w:szCs w:val="21"/>
        </w:rPr>
      </w:pPr>
      <w:r>
        <w:rPr>
          <w:rFonts w:hint="eastAsia" w:ascii="宋体" w:hAnsi="宋体" w:cs="宋体"/>
          <w:bCs/>
          <w:color w:val="FF0000"/>
          <w:szCs w:val="21"/>
        </w:rPr>
        <w:t>不得将国家强制性许可证书设为评审因素。</w:t>
      </w:r>
    </w:p>
    <w:p>
      <w:pPr>
        <w:numPr>
          <w:ilvl w:val="0"/>
          <w:numId w:val="3"/>
        </w:numPr>
        <w:ind w:firstLine="420" w:firstLineChars="200"/>
        <w:rPr>
          <w:rFonts w:ascii="宋体" w:hAnsi="宋体" w:cs="宋体"/>
          <w:bCs/>
          <w:color w:val="FF0000"/>
          <w:szCs w:val="21"/>
        </w:rPr>
      </w:pPr>
      <w:r>
        <w:rPr>
          <w:rFonts w:ascii="宋体" w:hAnsi="宋体" w:cs="宋体"/>
          <w:bCs/>
          <w:color w:val="FF0000"/>
          <w:szCs w:val="21"/>
        </w:rPr>
        <w:t>招标文件设定在评审结束后</w:t>
      </w:r>
      <w:r>
        <w:rPr>
          <w:rFonts w:hint="eastAsia" w:ascii="宋体" w:hAnsi="宋体" w:cs="宋体"/>
          <w:bCs/>
          <w:color w:val="FF0000"/>
          <w:szCs w:val="21"/>
        </w:rPr>
        <w:t>不得</w:t>
      </w:r>
      <w:r>
        <w:rPr>
          <w:rFonts w:ascii="宋体" w:hAnsi="宋体" w:cs="宋体"/>
          <w:bCs/>
          <w:color w:val="FF0000"/>
          <w:szCs w:val="21"/>
        </w:rPr>
        <w:t>通过对样品进行检测、对供应商进行考察等方式改变评审结果的</w:t>
      </w:r>
      <w:r>
        <w:rPr>
          <w:rFonts w:hint="eastAsia" w:ascii="宋体" w:hAnsi="宋体" w:cs="宋体"/>
          <w:bCs/>
          <w:color w:val="FF0000"/>
          <w:szCs w:val="21"/>
        </w:rPr>
        <w:t>。</w:t>
      </w:r>
    </w:p>
    <w:p>
      <w:pPr>
        <w:numPr>
          <w:ilvl w:val="0"/>
          <w:numId w:val="3"/>
        </w:numPr>
        <w:ind w:firstLine="420" w:firstLineChars="200"/>
        <w:rPr>
          <w:rFonts w:ascii="宋体" w:hAnsi="宋体" w:cs="宋体"/>
          <w:bCs/>
          <w:color w:val="FF0000"/>
          <w:szCs w:val="21"/>
        </w:rPr>
      </w:pPr>
      <w:r>
        <w:rPr>
          <w:rFonts w:hint="eastAsia" w:ascii="宋体" w:hAnsi="宋体" w:cs="宋体"/>
          <w:bCs/>
          <w:color w:val="FF0000"/>
          <w:szCs w:val="21"/>
        </w:rPr>
        <w:t>不得将</w:t>
      </w:r>
      <w:r>
        <w:rPr>
          <w:rFonts w:ascii="宋体" w:hAnsi="宋体" w:cs="宋体"/>
          <w:bCs/>
          <w:color w:val="FF0000"/>
          <w:szCs w:val="21"/>
        </w:rPr>
        <w:t>企业经营年限或规模条件作为获得荣誉证书条件的</w:t>
      </w:r>
      <w:r>
        <w:rPr>
          <w:rFonts w:hint="eastAsia" w:ascii="宋体" w:hAnsi="宋体" w:cs="宋体"/>
          <w:bCs/>
          <w:color w:val="FF0000"/>
          <w:szCs w:val="21"/>
        </w:rPr>
        <w:t>。</w:t>
      </w:r>
    </w:p>
    <w:p>
      <w:pPr>
        <w:numPr>
          <w:ilvl w:val="0"/>
          <w:numId w:val="3"/>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指定特定的检测机构出具的检测报告（法律法规规定的除外）</w:t>
      </w:r>
      <w:r>
        <w:rPr>
          <w:rFonts w:hint="eastAsia" w:ascii="宋体" w:hAnsi="宋体" w:cs="宋体"/>
          <w:bCs/>
          <w:color w:val="FF0000"/>
          <w:szCs w:val="21"/>
        </w:rPr>
        <w:t>。</w:t>
      </w:r>
    </w:p>
    <w:p>
      <w:pPr>
        <w:rPr>
          <w:rFonts w:ascii="宋体" w:hAnsi="宋体"/>
          <w:b/>
          <w:sz w:val="28"/>
          <w:szCs w:val="28"/>
        </w:rPr>
      </w:pPr>
    </w:p>
    <w:p>
      <w:pPr>
        <w:pStyle w:val="12"/>
        <w:spacing w:line="360" w:lineRule="auto"/>
        <w:jc w:val="center"/>
        <w:outlineLvl w:val="1"/>
        <w:rPr>
          <w:rFonts w:ascii="宋体" w:hAnsi="宋体" w:cs="宋体"/>
          <w:sz w:val="40"/>
          <w:szCs w:val="40"/>
        </w:rPr>
      </w:pPr>
      <w:r>
        <w:rPr>
          <w:rFonts w:hint="eastAsia" w:ascii="宋体" w:hAnsi="宋体" w:cs="宋体"/>
          <w:sz w:val="40"/>
          <w:szCs w:val="40"/>
        </w:rPr>
        <w:t>评标信息</w:t>
      </w:r>
    </w:p>
    <w:tbl>
      <w:tblPr>
        <w:tblStyle w:val="14"/>
        <w:tblW w:w="9072" w:type="dxa"/>
        <w:jc w:val="center"/>
        <w:tblCellSpacing w:w="0" w:type="dxa"/>
        <w:tblLayout w:type="fixed"/>
        <w:tblCellMar>
          <w:top w:w="45" w:type="dxa"/>
          <w:left w:w="45" w:type="dxa"/>
          <w:bottom w:w="45" w:type="dxa"/>
          <w:right w:w="45" w:type="dxa"/>
        </w:tblCellMar>
      </w:tblPr>
      <w:tblGrid>
        <w:gridCol w:w="4536"/>
        <w:gridCol w:w="4536"/>
      </w:tblGrid>
      <w:tr>
        <w:tblPrEx>
          <w:tblCellMar>
            <w:top w:w="45" w:type="dxa"/>
            <w:left w:w="45" w:type="dxa"/>
            <w:bottom w:w="45" w:type="dxa"/>
            <w:right w:w="45" w:type="dxa"/>
          </w:tblCellMar>
        </w:tblPrEx>
        <w:trPr>
          <w:tblCellSpacing w:w="0" w:type="dxa"/>
          <w:jc w:val="center"/>
        </w:trPr>
        <w:tc>
          <w:tcPr>
            <w:tcW w:w="4536" w:type="dxa"/>
            <w:tcBorders>
              <w:top w:val="nil"/>
              <w:left w:val="nil"/>
              <w:bottom w:val="nil"/>
              <w:right w:val="nil"/>
            </w:tcBorders>
            <w:vAlign w:val="center"/>
          </w:tcPr>
          <w:p>
            <w:pPr>
              <w:spacing w:line="360" w:lineRule="auto"/>
              <w:rPr>
                <w:rFonts w:ascii="宋体" w:hAnsi="宋体" w:cs="宋体"/>
                <w:b/>
                <w:bCs/>
                <w:szCs w:val="21"/>
              </w:rPr>
            </w:pPr>
            <w:r>
              <w:rPr>
                <w:rFonts w:hint="eastAsia" w:ascii="宋体" w:hAnsi="宋体" w:cs="宋体"/>
                <w:b/>
                <w:bCs/>
                <w:szCs w:val="21"/>
              </w:rPr>
              <w:t xml:space="preserve">评标方法：综合评分法 </w:t>
            </w:r>
          </w:p>
        </w:tc>
        <w:tc>
          <w:tcPr>
            <w:tcW w:w="4536" w:type="dxa"/>
            <w:tcBorders>
              <w:top w:val="nil"/>
              <w:left w:val="nil"/>
              <w:bottom w:val="nil"/>
              <w:right w:val="nil"/>
            </w:tcBorders>
            <w:vAlign w:val="center"/>
          </w:tcPr>
          <w:p>
            <w:pPr>
              <w:spacing w:line="360" w:lineRule="auto"/>
              <w:jc w:val="right"/>
              <w:rPr>
                <w:rFonts w:ascii="宋体" w:hAnsi="宋体" w:cs="宋体"/>
                <w:b/>
                <w:bCs/>
                <w:szCs w:val="21"/>
                <w:highlight w:val="yellow"/>
              </w:rPr>
            </w:pPr>
          </w:p>
        </w:tc>
      </w:tr>
      <w:tr>
        <w:tblPrEx>
          <w:tblCellMar>
            <w:top w:w="45" w:type="dxa"/>
            <w:left w:w="45" w:type="dxa"/>
            <w:bottom w:w="45" w:type="dxa"/>
            <w:right w:w="45" w:type="dxa"/>
          </w:tblCellMar>
        </w:tblPrEx>
        <w:trPr>
          <w:tblCellSpacing w:w="0" w:type="dxa"/>
          <w:jc w:val="center"/>
        </w:trPr>
        <w:tc>
          <w:tcPr>
            <w:tcW w:w="9072" w:type="dxa"/>
            <w:gridSpan w:val="2"/>
            <w:tcBorders>
              <w:top w:val="nil"/>
              <w:left w:val="nil"/>
              <w:bottom w:val="nil"/>
              <w:right w:val="nil"/>
            </w:tcBorders>
            <w:vAlign w:val="center"/>
          </w:tcPr>
          <w:p>
            <w:pPr>
              <w:pStyle w:val="20"/>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综合评分法，是指投标文件满足招标文件全部实质性要求，且按照评审因素的量化指标评审得分最高的投标人为中标候选人的评标方法。 </w:t>
            </w:r>
          </w:p>
          <w:p>
            <w:pPr>
              <w:pStyle w:val="20"/>
              <w:spacing w:line="360" w:lineRule="auto"/>
              <w:ind w:left="0" w:firstLine="0" w:firstLineChars="0"/>
              <w:jc w:val="left"/>
              <w:outlineLvl w:val="1"/>
              <w:rPr>
                <w:rFonts w:ascii="宋体" w:hAnsi="宋体" w:cs="宋体"/>
                <w:szCs w:val="21"/>
              </w:rPr>
            </w:pPr>
            <w:r>
              <w:rPr>
                <w:rFonts w:hint="eastAsia" w:ascii="宋体" w:hAnsi="宋体" w:cs="宋体"/>
                <w:szCs w:val="21"/>
              </w:rPr>
              <w:t>价格分计算方法：</w:t>
            </w:r>
          </w:p>
          <w:p>
            <w:pPr>
              <w:pStyle w:val="20"/>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采用低价优先法计算，即满足招标文件要求且投标价格最低的投标报价为评标基准价，其价格分为满分。其他投标人的价格分统一按照下列公式计算： </w:t>
            </w:r>
          </w:p>
          <w:p>
            <w:pPr>
              <w:pStyle w:val="20"/>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投标报价得分=(评标基准价／投标报价)×100 </w:t>
            </w:r>
          </w:p>
          <w:p>
            <w:pPr>
              <w:pStyle w:val="20"/>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评标总得分＝F1×A1＋F2×A2＋……＋Fn×An </w:t>
            </w:r>
          </w:p>
          <w:p>
            <w:pPr>
              <w:pStyle w:val="20"/>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F1、F2……Fn分别为各项评审因素的得分； </w:t>
            </w:r>
          </w:p>
          <w:p>
            <w:pPr>
              <w:pStyle w:val="20"/>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A1、A2、……An 分别为各项评审因素所占的权重(A1＋A2＋……＋An＝1)。 </w:t>
            </w:r>
          </w:p>
          <w:p>
            <w:pPr>
              <w:pStyle w:val="20"/>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评标过程中，不得去掉报价中的最高报价和最低报价。 </w:t>
            </w:r>
          </w:p>
          <w:p>
            <w:pPr>
              <w:pStyle w:val="20"/>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此方法适用于货物类、服务类、工程类项目。 </w:t>
            </w:r>
          </w:p>
        </w:tc>
      </w:tr>
    </w:tbl>
    <w:p>
      <w:pPr>
        <w:spacing w:line="360" w:lineRule="auto"/>
        <w:rPr>
          <w:rFonts w:ascii="宋体" w:hAnsi="宋体" w:cs="宋体"/>
          <w:vanish/>
          <w:szCs w:val="21"/>
        </w:rPr>
      </w:pPr>
    </w:p>
    <w:tbl>
      <w:tblPr>
        <w:tblStyle w:val="14"/>
        <w:tblpPr w:leftFromText="180" w:rightFromText="180" w:vertAnchor="text" w:tblpXSpec="center" w:tblpY="1"/>
        <w:tblOverlap w:val="never"/>
        <w:tblW w:w="9072"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0"/>
        <w:gridCol w:w="680"/>
        <w:gridCol w:w="2835"/>
        <w:gridCol w:w="681"/>
        <w:gridCol w:w="4196"/>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Calibri" w:hAnsi="Calibri" w:eastAsia="宋体" w:cs="Times New Roman"/>
                <w:b/>
                <w:bCs/>
                <w:color w:val="auto"/>
                <w:sz w:val="24"/>
                <w:szCs w:val="24"/>
                <w:highlight w:val="none"/>
              </w:rPr>
            </w:pPr>
            <w:r>
              <w:rPr>
                <w:rFonts w:ascii="Calibri" w:hAnsi="Calibri" w:eastAsia="宋体" w:cs="Times New Roman"/>
                <w:b/>
                <w:bCs/>
                <w:color w:val="auto"/>
                <w:highlight w:val="none"/>
              </w:rPr>
              <w:t>序号</w:t>
            </w:r>
          </w:p>
        </w:tc>
        <w:tc>
          <w:tcPr>
            <w:tcW w:w="4196"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Calibri" w:hAnsi="Calibri" w:eastAsia="宋体" w:cs="Times New Roman"/>
                <w:b/>
                <w:bCs/>
                <w:color w:val="auto"/>
                <w:highlight w:val="none"/>
              </w:rPr>
            </w:pPr>
            <w:r>
              <w:rPr>
                <w:rFonts w:ascii="Calibri" w:hAnsi="Calibri" w:eastAsia="宋体" w:cs="Times New Roman"/>
                <w:b/>
                <w:bCs/>
                <w:color w:val="auto"/>
                <w:highlight w:val="none"/>
              </w:rPr>
              <w:t>评分项</w:t>
            </w:r>
          </w:p>
        </w:tc>
        <w:tc>
          <w:tcPr>
            <w:tcW w:w="4196" w:type="dxa"/>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Calibri" w:hAnsi="Calibri" w:eastAsia="宋体" w:cs="Times New Roman"/>
                <w:b/>
                <w:bCs/>
                <w:color w:val="auto"/>
                <w:highlight w:val="none"/>
              </w:rPr>
            </w:pPr>
            <w:r>
              <w:rPr>
                <w:rFonts w:ascii="Calibri" w:hAnsi="Calibri" w:eastAsia="宋体" w:cs="Times New Roman"/>
                <w:b/>
                <w:bCs/>
                <w:color w:val="auto"/>
                <w:highlight w:val="none"/>
              </w:rPr>
              <w:t>权重(%)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restart"/>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b/>
                <w:bCs/>
                <w:color w:val="auto"/>
                <w:highlight w:val="none"/>
              </w:rPr>
            </w:pPr>
            <w:r>
              <w:rPr>
                <w:rFonts w:ascii="Calibri" w:hAnsi="Calibri" w:eastAsia="宋体" w:cs="Times New Roman"/>
                <w:b/>
                <w:bCs/>
                <w:color w:val="auto"/>
                <w:highlight w:val="none"/>
              </w:rPr>
              <w:t>1</w:t>
            </w:r>
          </w:p>
        </w:tc>
        <w:tc>
          <w:tcPr>
            <w:tcW w:w="4196" w:type="dxa"/>
            <w:gridSpan w:val="3"/>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b/>
                <w:bCs/>
                <w:color w:val="auto"/>
                <w:highlight w:val="none"/>
              </w:rPr>
            </w:pPr>
            <w:r>
              <w:rPr>
                <w:rFonts w:ascii="Calibri" w:hAnsi="Calibri" w:eastAsia="宋体" w:cs="Times New Roman"/>
                <w:b/>
                <w:bCs/>
                <w:color w:val="auto"/>
                <w:highlight w:val="none"/>
              </w:rPr>
              <w:t>价格</w:t>
            </w:r>
          </w:p>
        </w:tc>
        <w:tc>
          <w:tcPr>
            <w:tcW w:w="4196"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b/>
                <w:bCs/>
                <w:color w:val="auto"/>
                <w:highlight w:val="none"/>
              </w:rPr>
            </w:pPr>
            <w:r>
              <w:rPr>
                <w:rFonts w:ascii="Calibri" w:hAnsi="Calibri" w:eastAsia="宋体" w:cs="Times New Roman"/>
                <w:b/>
                <w:bCs/>
                <w:color w:val="auto"/>
                <w:highlight w:val="none"/>
              </w:rPr>
              <w:t>10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vAlign w:val="center"/>
          </w:tcPr>
          <w:p>
            <w:pPr>
              <w:wordWrap w:val="0"/>
              <w:rPr>
                <w:rFonts w:ascii="宋体" w:hAnsi="宋体" w:eastAsia="宋体" w:cs="宋体"/>
                <w:b/>
                <w:bCs/>
                <w:color w:val="auto"/>
                <w:sz w:val="24"/>
                <w:szCs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b/>
                <w:bCs/>
                <w:color w:val="auto"/>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restart"/>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cs="宋体"/>
                <w:b/>
                <w:bCs/>
                <w:color w:val="auto"/>
                <w:sz w:val="24"/>
                <w:szCs w:val="24"/>
                <w:highlight w:val="none"/>
              </w:rPr>
            </w:pPr>
            <w:r>
              <w:rPr>
                <w:rFonts w:ascii="Calibri" w:hAnsi="Calibri" w:eastAsia="宋体" w:cs="Times New Roman"/>
                <w:b/>
                <w:bCs/>
                <w:color w:val="auto"/>
                <w:highlight w:val="none"/>
              </w:rPr>
              <w:t>2</w:t>
            </w:r>
          </w:p>
        </w:tc>
        <w:tc>
          <w:tcPr>
            <w:tcW w:w="4196" w:type="dxa"/>
            <w:gridSpan w:val="3"/>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b/>
                <w:bCs/>
                <w:color w:val="auto"/>
                <w:highlight w:val="none"/>
              </w:rPr>
            </w:pPr>
            <w:r>
              <w:rPr>
                <w:rFonts w:ascii="Calibri" w:hAnsi="Calibri" w:eastAsia="宋体" w:cs="Times New Roman"/>
                <w:b/>
                <w:bCs/>
                <w:color w:val="auto"/>
                <w:highlight w:val="none"/>
              </w:rPr>
              <w:t>综合实力</w:t>
            </w:r>
          </w:p>
        </w:tc>
        <w:tc>
          <w:tcPr>
            <w:tcW w:w="4196"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b/>
                <w:bCs/>
                <w:color w:val="auto"/>
                <w:highlight w:val="none"/>
              </w:rPr>
            </w:pPr>
            <w:r>
              <w:rPr>
                <w:rFonts w:hint="eastAsia" w:ascii="Calibri" w:hAnsi="Calibri" w:eastAsia="宋体" w:cs="Times New Roman"/>
                <w:b/>
                <w:bCs/>
                <w:color w:val="auto"/>
                <w:highlight w:val="none"/>
              </w:rPr>
              <w:t>4</w:t>
            </w:r>
            <w:r>
              <w:rPr>
                <w:rFonts w:ascii="Calibri" w:hAnsi="Calibri" w:eastAsia="宋体" w:cs="Times New Roman"/>
                <w:b/>
                <w:bCs/>
                <w:color w:val="auto"/>
                <w:highlight w:val="none"/>
              </w:rPr>
              <w:t>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vAlign w:val="center"/>
          </w:tcPr>
          <w:p>
            <w:pPr>
              <w:wordWrap w:val="0"/>
              <w:rPr>
                <w:rFonts w:ascii="宋体" w:hAnsi="宋体" w:eastAsia="宋体" w:cs="宋体"/>
                <w:b/>
                <w:bCs/>
                <w:color w:val="auto"/>
                <w:sz w:val="24"/>
                <w:szCs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b/>
                <w:bCs/>
                <w:color w:val="auto"/>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宋体" w:hAnsi="宋体" w:eastAsia="宋体" w:cs="宋体"/>
                <w:b/>
                <w:bCs/>
                <w:color w:val="auto"/>
                <w:sz w:val="24"/>
                <w:szCs w:val="24"/>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宋体" w:hAnsi="宋体" w:eastAsia="宋体" w:cs="宋体"/>
                <w:color w:val="auto"/>
                <w:szCs w:val="21"/>
                <w:highlight w:val="none"/>
              </w:rPr>
            </w:pPr>
            <w:r>
              <w:rPr>
                <w:rFonts w:ascii="Calibri" w:hAnsi="Calibri" w:eastAsia="宋体" w:cs="Times New Roman"/>
                <w:color w:val="auto"/>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Calibri" w:hAnsi="Calibri" w:eastAsia="宋体" w:cs="Times New Roman"/>
                <w:color w:val="auto"/>
                <w:szCs w:val="21"/>
                <w:highlight w:val="none"/>
              </w:rPr>
            </w:pPr>
            <w:r>
              <w:rPr>
                <w:rFonts w:ascii="Calibri" w:hAnsi="Calibri" w:eastAsia="宋体" w:cs="Times New Roman"/>
                <w:color w:val="auto"/>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Calibri" w:hAnsi="Calibri" w:eastAsia="宋体" w:cs="Times New Roman"/>
                <w:color w:val="auto"/>
                <w:szCs w:val="21"/>
                <w:highlight w:val="none"/>
              </w:rPr>
            </w:pPr>
            <w:r>
              <w:rPr>
                <w:rFonts w:ascii="Calibri" w:hAnsi="Calibri" w:eastAsia="宋体" w:cs="Times New Roman"/>
                <w:color w:val="auto"/>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Calibri" w:hAnsi="Calibri" w:eastAsia="宋体" w:cs="Times New Roman"/>
                <w:color w:val="auto"/>
                <w:szCs w:val="21"/>
                <w:highlight w:val="none"/>
              </w:rPr>
            </w:pPr>
            <w:r>
              <w:rPr>
                <w:rFonts w:ascii="Calibri" w:hAnsi="Calibri" w:eastAsia="宋体" w:cs="Times New Roman"/>
                <w:color w:val="auto"/>
                <w:szCs w:val="21"/>
                <w:highlight w:val="none"/>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auto"/>
                <w:sz w:val="24"/>
                <w:szCs w:val="24"/>
                <w:highlight w:val="none"/>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rFonts w:ascii="Calibri" w:hAnsi="Calibri" w:eastAsia="宋体" w:cs="Times New Roman"/>
                <w:color w:val="auto"/>
                <w:szCs w:val="21"/>
                <w:highlight w:val="none"/>
              </w:rPr>
              <w:t>1</w:t>
            </w:r>
          </w:p>
        </w:tc>
        <w:tc>
          <w:tcPr>
            <w:tcW w:w="2835" w:type="dxa"/>
            <w:tcBorders>
              <w:top w:val="single" w:color="000000" w:sz="8" w:space="0"/>
              <w:left w:val="single" w:color="000000" w:sz="8" w:space="0"/>
              <w:bottom w:val="single" w:color="000000" w:sz="8" w:space="0"/>
              <w:right w:val="single" w:color="000000" w:sz="8" w:space="0"/>
            </w:tcBorders>
          </w:tcPr>
          <w:p>
            <w:pPr>
              <w:jc w:val="left"/>
              <w:rPr>
                <w:rFonts w:ascii="Calibri" w:hAnsi="Calibri" w:eastAsia="宋体" w:cs="Times New Roman"/>
                <w:color w:val="auto"/>
                <w:szCs w:val="21"/>
                <w:highlight w:val="none"/>
              </w:rPr>
            </w:pPr>
            <w:r>
              <w:rPr>
                <w:color w:val="auto"/>
                <w:szCs w:val="21"/>
                <w:highlight w:val="none"/>
              </w:rPr>
              <w:t>社会组织评估认证</w:t>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color w:val="auto"/>
                <w:szCs w:val="21"/>
                <w:highlight w:val="none"/>
              </w:rPr>
              <w:t>8</w:t>
            </w:r>
          </w:p>
        </w:tc>
        <w:tc>
          <w:tcPr>
            <w:tcW w:w="4196" w:type="dxa"/>
            <w:tcBorders>
              <w:top w:val="single" w:color="000000" w:sz="8" w:space="0"/>
              <w:left w:val="single" w:color="000000" w:sz="8" w:space="0"/>
              <w:bottom w:val="single" w:color="000000" w:sz="8" w:space="0"/>
              <w:right w:val="single" w:color="000000" w:sz="8" w:space="0"/>
            </w:tcBorders>
          </w:tcPr>
          <w:p>
            <w:pPr>
              <w:tabs>
                <w:tab w:val="left" w:pos="426"/>
              </w:tabs>
              <w:wordWrap w:val="0"/>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评审标准：</w:t>
            </w:r>
          </w:p>
          <w:p>
            <w:pPr>
              <w:wordWrap w:val="0"/>
              <w:rPr>
                <w:color w:val="auto"/>
                <w:szCs w:val="21"/>
                <w:highlight w:val="none"/>
              </w:rPr>
            </w:pPr>
            <w:r>
              <w:rPr>
                <w:rFonts w:hint="eastAsia"/>
                <w:color w:val="auto"/>
                <w:szCs w:val="21"/>
                <w:highlight w:val="none"/>
              </w:rPr>
              <w:t>投标人获得民政部门颁发的《社会组织评估等</w:t>
            </w:r>
            <w:commentRangeStart w:id="6"/>
            <w:r>
              <w:rPr>
                <w:rFonts w:hint="eastAsia"/>
                <w:color w:val="auto"/>
                <w:szCs w:val="21"/>
                <w:highlight w:val="none"/>
              </w:rPr>
              <w:t xml:space="preserve">级证书》的： </w:t>
            </w:r>
            <w:commentRangeEnd w:id="6"/>
            <w:r>
              <w:rPr>
                <w:woUserID w:val="4"/>
              </w:rPr>
              <w:commentReference w:id="6"/>
            </w:r>
          </w:p>
          <w:p>
            <w:pPr>
              <w:wordWrap w:val="0"/>
              <w:rPr>
                <w:color w:val="auto"/>
                <w:szCs w:val="21"/>
                <w:highlight w:val="none"/>
              </w:rPr>
            </w:pPr>
            <w:r>
              <w:rPr>
                <w:rFonts w:hint="eastAsia"/>
                <w:color w:val="auto"/>
                <w:szCs w:val="21"/>
                <w:highlight w:val="none"/>
              </w:rPr>
              <w:t>1、评价等级为</w:t>
            </w:r>
            <w:commentRangeStart w:id="7"/>
            <w:r>
              <w:rPr>
                <w:rFonts w:hint="eastAsia"/>
                <w:color w:val="auto"/>
                <w:szCs w:val="21"/>
                <w:highlight w:val="none"/>
              </w:rPr>
              <w:t>5A</w:t>
            </w:r>
            <w:commentRangeEnd w:id="7"/>
            <w:r>
              <w:commentReference w:id="7"/>
            </w:r>
            <w:r>
              <w:rPr>
                <w:rFonts w:hint="eastAsia"/>
                <w:color w:val="auto"/>
                <w:szCs w:val="21"/>
                <w:highlight w:val="none"/>
              </w:rPr>
              <w:t>的，或在投标截止日前两年内注册登记的，得100%；</w:t>
            </w:r>
          </w:p>
          <w:p>
            <w:pPr>
              <w:wordWrap w:val="0"/>
              <w:rPr>
                <w:color w:val="auto"/>
                <w:szCs w:val="21"/>
                <w:highlight w:val="none"/>
              </w:rPr>
            </w:pPr>
            <w:r>
              <w:rPr>
                <w:rFonts w:hint="eastAsia"/>
                <w:color w:val="auto"/>
                <w:szCs w:val="21"/>
                <w:highlight w:val="none"/>
              </w:rPr>
              <w:t xml:space="preserve">2、评价等级为4A的得80%； </w:t>
            </w:r>
          </w:p>
          <w:p>
            <w:pPr>
              <w:wordWrap w:val="0"/>
              <w:rPr>
                <w:color w:val="auto"/>
                <w:szCs w:val="21"/>
                <w:highlight w:val="none"/>
              </w:rPr>
            </w:pPr>
            <w:r>
              <w:rPr>
                <w:rFonts w:hint="eastAsia"/>
                <w:color w:val="auto"/>
                <w:szCs w:val="21"/>
                <w:highlight w:val="none"/>
              </w:rPr>
              <w:t>3、评价等级为3A的得50%；</w:t>
            </w:r>
          </w:p>
          <w:p>
            <w:pPr>
              <w:wordWrap w:val="0"/>
              <w:rPr>
                <w:color w:val="auto"/>
                <w:szCs w:val="21"/>
                <w:highlight w:val="none"/>
              </w:rPr>
            </w:pPr>
            <w:r>
              <w:rPr>
                <w:rFonts w:hint="eastAsia"/>
                <w:color w:val="auto"/>
                <w:szCs w:val="21"/>
                <w:highlight w:val="none"/>
              </w:rPr>
              <w:t>4、其他等级或无评级机构不得分。</w:t>
            </w:r>
          </w:p>
          <w:p>
            <w:pPr>
              <w:tabs>
                <w:tab w:val="left" w:pos="426"/>
              </w:tabs>
              <w:wordWrap w:val="0"/>
              <w:jc w:val="left"/>
              <w:rPr>
                <w:rFonts w:ascii="Times New Roman" w:hAnsi="Times New Roman" w:cs="Times New Roman"/>
                <w:color w:val="auto"/>
                <w:szCs w:val="21"/>
                <w:highlight w:val="none"/>
              </w:rPr>
            </w:pPr>
            <w:r>
              <w:rPr>
                <w:rFonts w:hint="eastAsia"/>
                <w:color w:val="auto"/>
                <w:szCs w:val="21"/>
                <w:highlight w:val="none"/>
              </w:rPr>
              <w:t>证明材料：提供有效期内评估等级证书扫描件，未按要求提供相关材料或扫描件不清晰导致无法识别的不得分，原件备查。</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auto"/>
                <w:sz w:val="24"/>
                <w:szCs w:val="24"/>
                <w:highlight w:val="none"/>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rFonts w:hint="eastAsia" w:ascii="Calibri" w:hAnsi="Calibri" w:eastAsia="宋体" w:cs="Times New Roman"/>
                <w:color w:val="auto"/>
                <w:szCs w:val="21"/>
                <w:highlight w:val="none"/>
              </w:rPr>
              <w:t>2</w:t>
            </w:r>
          </w:p>
        </w:tc>
        <w:tc>
          <w:tcPr>
            <w:tcW w:w="2835" w:type="dxa"/>
            <w:tcBorders>
              <w:top w:val="single" w:color="000000" w:sz="8" w:space="0"/>
              <w:left w:val="single" w:color="000000" w:sz="8" w:space="0"/>
              <w:bottom w:val="single" w:color="000000" w:sz="8" w:space="0"/>
              <w:right w:val="single" w:color="000000" w:sz="8" w:space="0"/>
            </w:tcBorders>
          </w:tcPr>
          <w:p>
            <w:pPr>
              <w:jc w:val="left"/>
              <w:rPr>
                <w:color w:val="auto"/>
                <w:szCs w:val="21"/>
                <w:highlight w:val="none"/>
              </w:rPr>
            </w:pPr>
            <w:r>
              <w:rPr>
                <w:rFonts w:hint="eastAsia"/>
                <w:color w:val="auto"/>
                <w:szCs w:val="21"/>
                <w:highlight w:val="none"/>
              </w:rPr>
              <w:t>投标人通过相关认证情况</w:t>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rFonts w:hint="eastAsia" w:eastAsia="宋体"/>
                <w:color w:val="auto"/>
                <w:szCs w:val="21"/>
                <w:highlight w:val="none"/>
              </w:rPr>
              <w:t>8</w:t>
            </w:r>
          </w:p>
        </w:tc>
        <w:tc>
          <w:tcPr>
            <w:tcW w:w="4196" w:type="dxa"/>
            <w:tcBorders>
              <w:top w:val="single" w:color="000000" w:sz="8" w:space="0"/>
              <w:left w:val="single" w:color="000000" w:sz="8" w:space="0"/>
              <w:bottom w:val="single" w:color="000000" w:sz="8" w:space="0"/>
              <w:right w:val="single" w:color="000000" w:sz="8" w:space="0"/>
            </w:tcBorders>
          </w:tcPr>
          <w:p>
            <w:pPr>
              <w:wordWrap w:val="0"/>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评审标准：投标人具有</w:t>
            </w:r>
          </w:p>
          <w:p>
            <w:pPr>
              <w:wordWrap w:val="0"/>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①</w:t>
            </w:r>
            <w:r>
              <w:rPr>
                <w:rFonts w:hint="eastAsia"/>
                <w:color w:val="auto"/>
                <w:szCs w:val="21"/>
                <w:highlight w:val="none"/>
              </w:rPr>
              <w:t>质量管理体系认证证书</w:t>
            </w:r>
            <w:r>
              <w:rPr>
                <w:rFonts w:hint="eastAsia" w:ascii="Times New Roman" w:hAnsi="Times New Roman" w:eastAsia="宋体" w:cs="Times New Roman"/>
                <w:color w:val="auto"/>
                <w:szCs w:val="21"/>
                <w:highlight w:val="none"/>
              </w:rPr>
              <w:t xml:space="preserve">； </w:t>
            </w:r>
          </w:p>
          <w:p>
            <w:pPr>
              <w:wordWrap w:val="0"/>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②</w:t>
            </w:r>
            <w:r>
              <w:rPr>
                <w:rFonts w:hint="eastAsia"/>
                <w:color w:val="auto"/>
                <w:szCs w:val="21"/>
                <w:highlight w:val="none"/>
              </w:rPr>
              <w:t>职业健康安全管理体系认证证</w:t>
            </w:r>
            <w:r>
              <w:rPr>
                <w:rFonts w:hint="eastAsia" w:ascii="Times New Roman" w:hAnsi="Times New Roman" w:eastAsia="宋体" w:cs="Times New Roman"/>
                <w:color w:val="auto"/>
                <w:szCs w:val="21"/>
                <w:highlight w:val="none"/>
              </w:rPr>
              <w:t xml:space="preserve">； </w:t>
            </w:r>
          </w:p>
          <w:p>
            <w:pPr>
              <w:wordWrap w:val="0"/>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③</w:t>
            </w:r>
            <w:r>
              <w:rPr>
                <w:rFonts w:hint="eastAsia"/>
                <w:color w:val="auto"/>
                <w:szCs w:val="21"/>
                <w:highlight w:val="none"/>
              </w:rPr>
              <w:t>环境管理体系认证证书</w:t>
            </w:r>
            <w:r>
              <w:rPr>
                <w:rFonts w:hint="eastAsia" w:ascii="Times New Roman" w:hAnsi="Times New Roman" w:eastAsia="宋体" w:cs="Times New Roman"/>
                <w:color w:val="auto"/>
                <w:szCs w:val="21"/>
                <w:highlight w:val="none"/>
              </w:rPr>
              <w:t xml:space="preserve">； </w:t>
            </w:r>
          </w:p>
          <w:p>
            <w:pPr>
              <w:pStyle w:val="8"/>
              <w:rPr>
                <w:color w:val="auto"/>
                <w:highlight w:val="none"/>
              </w:rPr>
            </w:pPr>
            <w:r>
              <w:rPr>
                <w:rFonts w:hint="eastAsia" w:eastAsia="宋体"/>
                <w:color w:val="auto"/>
                <w:highlight w:val="none"/>
              </w:rPr>
              <w:t>④</w:t>
            </w:r>
            <w:commentRangeStart w:id="8"/>
            <w:r>
              <w:rPr>
                <w:rFonts w:hint="eastAsia" w:eastAsia="宋体"/>
                <w:color w:val="auto"/>
                <w:highlight w:val="none"/>
              </w:rPr>
              <w:t>售后服务认证证书</w:t>
            </w:r>
            <w:commentRangeEnd w:id="8"/>
            <w:r>
              <w:commentReference w:id="8"/>
            </w:r>
            <w:r>
              <w:rPr>
                <w:rFonts w:hint="eastAsia" w:eastAsia="宋体"/>
                <w:color w:val="auto"/>
                <w:highlight w:val="none"/>
              </w:rPr>
              <w:t>；</w:t>
            </w:r>
          </w:p>
          <w:p>
            <w:pPr>
              <w:wordWrap w:val="0"/>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每提供一项得25%，最高得100%。 </w:t>
            </w:r>
          </w:p>
          <w:p>
            <w:pPr>
              <w:wordWrap w:val="0"/>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证明文件：</w:t>
            </w:r>
          </w:p>
          <w:p>
            <w:pPr>
              <w:wordWrap w:val="0"/>
              <w:jc w:val="left"/>
              <w:rPr>
                <w:rFonts w:ascii="Calibri" w:hAnsi="Calibri" w:eastAsia="宋体" w:cs="Times New Roman"/>
                <w:color w:val="auto"/>
                <w:szCs w:val="21"/>
                <w:highlight w:val="none"/>
              </w:rPr>
            </w:pPr>
            <w:r>
              <w:rPr>
                <w:rFonts w:hint="eastAsia" w:ascii="Times New Roman" w:hAnsi="Times New Roman" w:eastAsia="宋体" w:cs="Times New Roman"/>
                <w:color w:val="auto"/>
                <w:szCs w:val="21"/>
                <w:highlight w:val="none"/>
              </w:rPr>
              <w:t>投标人提供上述有效期内的证书扫描件，认证证书还需提供在全国认证认可信息公共服务平台（认e云）（http://cx.cnca.cn/）的认证信息截图（须体现网站信息），原件备查。未按要求提供或提供不清晰导致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auto"/>
                <w:sz w:val="24"/>
                <w:szCs w:val="24"/>
                <w:highlight w:val="none"/>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rFonts w:hint="eastAsia" w:ascii="Calibri" w:hAnsi="Calibri" w:eastAsia="宋体" w:cs="Times New Roman"/>
                <w:color w:val="auto"/>
                <w:szCs w:val="21"/>
                <w:highlight w:val="none"/>
              </w:rPr>
              <w:t>3</w:t>
            </w:r>
          </w:p>
        </w:tc>
        <w:tc>
          <w:tcPr>
            <w:tcW w:w="2835" w:type="dxa"/>
            <w:tcBorders>
              <w:top w:val="single" w:color="000000" w:sz="8" w:space="0"/>
              <w:left w:val="single" w:color="000000" w:sz="8" w:space="0"/>
              <w:bottom w:val="single" w:color="000000" w:sz="8" w:space="0"/>
              <w:right w:val="single" w:color="000000" w:sz="8" w:space="0"/>
            </w:tcBorders>
          </w:tcPr>
          <w:p>
            <w:pPr>
              <w:widowControl/>
              <w:jc w:val="left"/>
              <w:rPr>
                <w:color w:val="auto"/>
                <w:szCs w:val="21"/>
                <w:highlight w:val="none"/>
              </w:rPr>
            </w:pPr>
            <w:r>
              <w:rPr>
                <w:rFonts w:hint="eastAsia" w:ascii="宋体" w:hAnsi="宋体" w:eastAsia="宋体" w:cs="宋体"/>
                <w:color w:val="auto"/>
                <w:kern w:val="0"/>
                <w:szCs w:val="21"/>
                <w:highlight w:val="none"/>
                <w:lang w:bidi="ar"/>
              </w:rPr>
              <w:t>投标人经验评价</w:t>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color w:val="auto"/>
                <w:szCs w:val="21"/>
                <w:highlight w:val="none"/>
              </w:rPr>
              <w:t>8</w:t>
            </w:r>
          </w:p>
        </w:tc>
        <w:tc>
          <w:tcPr>
            <w:tcW w:w="4196" w:type="dxa"/>
            <w:tcBorders>
              <w:top w:val="single" w:color="000000" w:sz="8" w:space="0"/>
              <w:left w:val="single" w:color="000000" w:sz="8" w:space="0"/>
              <w:bottom w:val="single" w:color="000000" w:sz="8" w:space="0"/>
              <w:right w:val="single" w:color="000000" w:sz="8" w:space="0"/>
            </w:tcBorders>
          </w:tcPr>
          <w:p>
            <w:pPr>
              <w:widowControl/>
              <w:jc w:val="left"/>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评审标准：</w:t>
            </w:r>
          </w:p>
          <w:p>
            <w:pPr>
              <w:widowControl/>
              <w:jc w:val="left"/>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2019年1月1日至今（以合同履约期为准），投标人具有社工服务经验（需在合同标题或内容体现社会工作字样）的，且服务评价为满意或优秀或优的，每提供一个得50%分，最高得100%。</w:t>
            </w:r>
          </w:p>
          <w:p>
            <w:pPr>
              <w:widowControl/>
              <w:jc w:val="left"/>
              <w:rPr>
                <w:color w:val="auto"/>
                <w:highlight w:val="none"/>
              </w:rPr>
            </w:pPr>
            <w:r>
              <w:rPr>
                <w:rFonts w:hint="eastAsia" w:ascii="宋体" w:hAnsi="宋体" w:eastAsia="宋体" w:cs="宋体"/>
                <w:color w:val="auto"/>
                <w:kern w:val="0"/>
                <w:szCs w:val="21"/>
                <w:highlight w:val="none"/>
                <w:lang w:bidi="ar"/>
              </w:rPr>
              <w:t>同一项目及续签项目不重复计分。</w:t>
            </w:r>
            <w:r>
              <w:rPr>
                <w:rFonts w:ascii="Arial" w:hAnsi="Arial" w:eastAsia="宋体" w:cs="Arial"/>
                <w:color w:val="auto"/>
                <w:kern w:val="0"/>
                <w:szCs w:val="21"/>
                <w:highlight w:val="none"/>
                <w:lang w:bidi="ar"/>
              </w:rPr>
              <w:t xml:space="preserve"> </w:t>
            </w:r>
          </w:p>
          <w:p>
            <w:pPr>
              <w:widowControl/>
              <w:jc w:val="left"/>
              <w:rPr>
                <w:color w:val="auto"/>
                <w:highlight w:val="none"/>
              </w:rPr>
            </w:pPr>
            <w:r>
              <w:rPr>
                <w:rFonts w:hint="eastAsia" w:ascii="宋体" w:hAnsi="宋体" w:eastAsia="宋体" w:cs="宋体"/>
                <w:color w:val="auto"/>
                <w:kern w:val="0"/>
                <w:szCs w:val="21"/>
                <w:highlight w:val="none"/>
                <w:lang w:bidi="ar"/>
              </w:rPr>
              <w:t>证明文件：</w:t>
            </w:r>
            <w:r>
              <w:rPr>
                <w:rFonts w:ascii="Arial" w:hAnsi="Arial" w:eastAsia="宋体" w:cs="Arial"/>
                <w:color w:val="auto"/>
                <w:kern w:val="0"/>
                <w:szCs w:val="21"/>
                <w:highlight w:val="none"/>
                <w:lang w:bidi="ar"/>
              </w:rPr>
              <w:t xml:space="preserve"> </w:t>
            </w:r>
          </w:p>
          <w:p>
            <w:pPr>
              <w:widowControl/>
              <w:jc w:val="left"/>
              <w:rPr>
                <w:color w:val="auto"/>
                <w:highlight w:val="none"/>
              </w:rPr>
            </w:pPr>
            <w:r>
              <w:rPr>
                <w:rFonts w:hint="eastAsia" w:ascii="宋体" w:hAnsi="宋体" w:eastAsia="宋体" w:cs="宋体"/>
                <w:color w:val="auto"/>
                <w:kern w:val="0"/>
                <w:szCs w:val="21"/>
                <w:highlight w:val="none"/>
                <w:lang w:bidi="ar"/>
              </w:rPr>
              <w:t xml:space="preserve">提供合同关键页及服务评价证明文件扫描 </w:t>
            </w:r>
          </w:p>
          <w:p>
            <w:pPr>
              <w:wordWrap w:val="0"/>
              <w:jc w:val="left"/>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件（服务评价证明由合同甲方出具</w:t>
            </w:r>
            <w:r>
              <w:rPr>
                <w:rFonts w:hint="eastAsia" w:eastAsia="宋体"/>
                <w:color w:val="auto"/>
                <w:highlight w:val="none"/>
              </w:rPr>
              <w:t>)，</w:t>
            </w:r>
            <w:r>
              <w:rPr>
                <w:rFonts w:hint="eastAsia" w:ascii="宋体" w:hAnsi="宋体" w:eastAsia="宋体" w:cs="宋体"/>
                <w:color w:val="auto"/>
                <w:kern w:val="0"/>
                <w:szCs w:val="21"/>
                <w:highlight w:val="none"/>
                <w:lang w:bidi="ar"/>
              </w:rPr>
              <w:t>不能反映或不包含上述评价内容的不得分。</w:t>
            </w:r>
          </w:p>
          <w:p>
            <w:pPr>
              <w:wordWrap w:val="0"/>
              <w:jc w:val="left"/>
              <w:rPr>
                <w:rFonts w:ascii="Calibri" w:hAnsi="Calibri" w:eastAsia="宋体" w:cs="Times New Roman"/>
                <w:color w:val="auto"/>
                <w:szCs w:val="21"/>
                <w:highlight w:val="none"/>
              </w:rPr>
            </w:pPr>
            <w:r>
              <w:rPr>
                <w:rFonts w:hint="eastAsia" w:ascii="宋体" w:hAnsi="宋体" w:eastAsia="宋体" w:cs="宋体"/>
                <w:color w:val="auto"/>
                <w:kern w:val="0"/>
                <w:szCs w:val="21"/>
                <w:highlight w:val="none"/>
                <w:lang w:bidi="ar"/>
              </w:rPr>
              <w:t xml:space="preserve">如服务评价出具方为被服务单位，且同一合同有 </w:t>
            </w:r>
            <w:r>
              <w:rPr>
                <w:rFonts w:ascii="Arial" w:hAnsi="Arial" w:eastAsia="宋体" w:cs="Arial"/>
                <w:color w:val="auto"/>
                <w:kern w:val="0"/>
                <w:szCs w:val="21"/>
                <w:highlight w:val="none"/>
                <w:lang w:bidi="ar"/>
              </w:rPr>
              <w:t xml:space="preserve">2 </w:t>
            </w:r>
            <w:r>
              <w:rPr>
                <w:rFonts w:hint="eastAsia" w:ascii="宋体" w:hAnsi="宋体" w:eastAsia="宋体" w:cs="宋体"/>
                <w:color w:val="auto"/>
                <w:kern w:val="0"/>
                <w:szCs w:val="21"/>
                <w:highlight w:val="none"/>
                <w:lang w:bidi="ar"/>
              </w:rPr>
              <w:t>个或以上被服务单位的，应提供所有被服务单位出具的评价证明，且所有评价证明均应为满意或优秀或优，否则，相关经验不得分），未按要求提供相关材料或扫描件不清晰导致无法识别的不得分，原件备查。</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auto"/>
                <w:sz w:val="24"/>
                <w:szCs w:val="24"/>
                <w:highlight w:val="none"/>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rFonts w:hint="eastAsia" w:ascii="Calibri" w:hAnsi="Calibri" w:eastAsia="宋体" w:cs="Times New Roman"/>
                <w:color w:val="auto"/>
                <w:szCs w:val="21"/>
                <w:highlight w:val="none"/>
              </w:rPr>
              <w:t>4</w:t>
            </w:r>
          </w:p>
        </w:tc>
        <w:tc>
          <w:tcPr>
            <w:tcW w:w="2835" w:type="dxa"/>
            <w:tcBorders>
              <w:top w:val="single" w:color="000000" w:sz="8" w:space="0"/>
              <w:left w:val="single" w:color="000000" w:sz="8" w:space="0"/>
              <w:bottom w:val="single" w:color="000000" w:sz="8" w:space="0"/>
              <w:right w:val="single" w:color="000000" w:sz="8" w:space="0"/>
            </w:tcBorders>
          </w:tcPr>
          <w:p>
            <w:pPr>
              <w:widowControl/>
              <w:jc w:val="left"/>
              <w:rPr>
                <w:color w:val="auto"/>
                <w:szCs w:val="21"/>
                <w:highlight w:val="none"/>
              </w:rPr>
            </w:pPr>
            <w:r>
              <w:rPr>
                <w:rFonts w:hint="eastAsia" w:ascii="宋体" w:hAnsi="宋体" w:eastAsia="宋体" w:cs="宋体"/>
                <w:color w:val="auto"/>
                <w:kern w:val="0"/>
                <w:szCs w:val="21"/>
                <w:highlight w:val="none"/>
                <w:lang w:bidi="ar"/>
              </w:rPr>
              <w:t>投标人公益性经验</w:t>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rPr>
                <w:color w:val="auto"/>
                <w:szCs w:val="21"/>
                <w:highlight w:val="none"/>
              </w:rPr>
            </w:pPr>
            <w:r>
              <w:rPr>
                <w:rFonts w:hint="eastAsia"/>
                <w:color w:val="auto"/>
                <w:szCs w:val="21"/>
                <w:highlight w:val="none"/>
              </w:rPr>
              <w:t>8</w:t>
            </w:r>
          </w:p>
        </w:tc>
        <w:tc>
          <w:tcPr>
            <w:tcW w:w="4196" w:type="dxa"/>
            <w:tcBorders>
              <w:top w:val="single" w:color="000000" w:sz="8" w:space="0"/>
              <w:left w:val="single" w:color="000000" w:sz="8" w:space="0"/>
              <w:bottom w:val="single" w:color="000000" w:sz="8" w:space="0"/>
              <w:right w:val="single" w:color="000000" w:sz="8" w:space="0"/>
            </w:tcBorders>
          </w:tcPr>
          <w:p>
            <w:pPr>
              <w:widowControl/>
              <w:jc w:val="left"/>
              <w:rPr>
                <w:rFonts w:ascii="Arial" w:hAnsi="Arial" w:eastAsia="宋体" w:cs="Arial"/>
                <w:color w:val="auto"/>
                <w:kern w:val="0"/>
                <w:szCs w:val="21"/>
                <w:highlight w:val="none"/>
                <w:lang w:bidi="ar"/>
              </w:rPr>
            </w:pPr>
            <w:r>
              <w:rPr>
                <w:rFonts w:hint="eastAsia" w:ascii="Arial" w:hAnsi="Arial" w:eastAsia="宋体" w:cs="Arial"/>
                <w:color w:val="auto"/>
                <w:kern w:val="0"/>
                <w:szCs w:val="21"/>
                <w:highlight w:val="none"/>
                <w:lang w:bidi="ar"/>
              </w:rPr>
              <w:t>评审标准：</w:t>
            </w:r>
          </w:p>
          <w:p>
            <w:pPr>
              <w:widowControl/>
              <w:jc w:val="left"/>
              <w:rPr>
                <w:color w:val="auto"/>
                <w:highlight w:val="none"/>
              </w:rPr>
            </w:pPr>
            <w:r>
              <w:rPr>
                <w:rFonts w:hint="eastAsia" w:ascii="宋体" w:hAnsi="宋体" w:eastAsia="宋体" w:cs="宋体"/>
                <w:color w:val="auto"/>
                <w:kern w:val="0"/>
                <w:szCs w:val="21"/>
                <w:highlight w:val="none"/>
                <w:lang w:bidi="ar"/>
              </w:rPr>
              <w:t xml:space="preserve">2019年1月1日至今，投标人具有扶贫帮扶项目经验（含扶贫帮扶、助学等），每提供一个得50%分，最高得100%。 </w:t>
            </w:r>
          </w:p>
          <w:p>
            <w:pPr>
              <w:widowControl/>
              <w:jc w:val="left"/>
              <w:rPr>
                <w:color w:val="auto"/>
                <w:highlight w:val="none"/>
              </w:rPr>
            </w:pPr>
            <w:r>
              <w:rPr>
                <w:rFonts w:hint="eastAsia" w:ascii="宋体" w:hAnsi="宋体" w:eastAsia="宋体" w:cs="宋体"/>
                <w:color w:val="auto"/>
                <w:kern w:val="0"/>
                <w:szCs w:val="21"/>
                <w:highlight w:val="none"/>
                <w:lang w:bidi="ar"/>
              </w:rPr>
              <w:t>证明文件：</w:t>
            </w:r>
            <w:r>
              <w:rPr>
                <w:rFonts w:ascii="Arial" w:hAnsi="Arial" w:eastAsia="宋体" w:cs="Arial"/>
                <w:color w:val="auto"/>
                <w:kern w:val="0"/>
                <w:szCs w:val="21"/>
                <w:highlight w:val="none"/>
                <w:lang w:bidi="ar"/>
              </w:rPr>
              <w:t xml:space="preserve"> </w:t>
            </w:r>
          </w:p>
          <w:p>
            <w:pPr>
              <w:widowControl/>
              <w:jc w:val="left"/>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提供乡（镇）及以上政府或县（区）级及以上民政部门或相关单位开具的证明，须体现上述评分内容。</w:t>
            </w:r>
          </w:p>
          <w:p>
            <w:pPr>
              <w:widowControl/>
              <w:jc w:val="left"/>
              <w:rPr>
                <w:color w:val="auto"/>
                <w:highlight w:val="none"/>
              </w:rPr>
            </w:pPr>
            <w:r>
              <w:rPr>
                <w:rFonts w:hint="eastAsia" w:ascii="宋体" w:hAnsi="宋体" w:eastAsia="宋体" w:cs="宋体"/>
                <w:color w:val="auto"/>
                <w:kern w:val="0"/>
                <w:szCs w:val="21"/>
                <w:highlight w:val="none"/>
                <w:lang w:bidi="ar"/>
              </w:rPr>
              <w:t xml:space="preserve">未按要求提供相关材料或扫描件不清晰导 </w:t>
            </w:r>
          </w:p>
          <w:p>
            <w:pPr>
              <w:wordWrap w:val="0"/>
              <w:rPr>
                <w:color w:val="auto"/>
                <w:szCs w:val="21"/>
                <w:highlight w:val="none"/>
              </w:rPr>
            </w:pPr>
            <w:r>
              <w:rPr>
                <w:rFonts w:hint="eastAsia" w:ascii="宋体" w:hAnsi="宋体" w:eastAsia="宋体" w:cs="宋体"/>
                <w:color w:val="auto"/>
                <w:kern w:val="0"/>
                <w:szCs w:val="21"/>
                <w:highlight w:val="none"/>
                <w:lang w:bidi="ar"/>
              </w:rPr>
              <w:t xml:space="preserve">致无法识别的不得分，原件备查。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auto"/>
                <w:sz w:val="24"/>
                <w:szCs w:val="24"/>
                <w:highlight w:val="none"/>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rFonts w:hint="eastAsia" w:ascii="Calibri" w:hAnsi="Calibri" w:eastAsia="宋体" w:cs="Times New Roman"/>
                <w:color w:val="auto"/>
                <w:szCs w:val="21"/>
                <w:highlight w:val="none"/>
              </w:rPr>
              <w:t>5</w:t>
            </w:r>
          </w:p>
        </w:tc>
        <w:tc>
          <w:tcPr>
            <w:tcW w:w="2835" w:type="dxa"/>
            <w:tcBorders>
              <w:top w:val="single" w:color="000000" w:sz="8" w:space="0"/>
              <w:left w:val="single" w:color="000000" w:sz="8" w:space="0"/>
              <w:bottom w:val="single" w:color="000000" w:sz="8" w:space="0"/>
              <w:right w:val="single" w:color="000000" w:sz="8" w:space="0"/>
            </w:tcBorders>
          </w:tcPr>
          <w:p>
            <w:pPr>
              <w:jc w:val="left"/>
              <w:rPr>
                <w:color w:val="auto"/>
                <w:szCs w:val="21"/>
                <w:highlight w:val="none"/>
              </w:rPr>
            </w:pPr>
            <w:r>
              <w:rPr>
                <w:rFonts w:hint="eastAsia"/>
                <w:color w:val="auto"/>
                <w:highlight w:val="none"/>
              </w:rPr>
              <w:t>服务便捷性</w:t>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rPr>
                <w:color w:val="auto"/>
                <w:szCs w:val="21"/>
                <w:highlight w:val="none"/>
              </w:rPr>
            </w:pPr>
            <w:r>
              <w:rPr>
                <w:color w:val="auto"/>
                <w:szCs w:val="21"/>
                <w:highlight w:val="none"/>
              </w:rPr>
              <w:t>5</w:t>
            </w:r>
          </w:p>
        </w:tc>
        <w:tc>
          <w:tcPr>
            <w:tcW w:w="4196" w:type="dxa"/>
            <w:tcBorders>
              <w:top w:val="single" w:color="000000" w:sz="8" w:space="0"/>
              <w:left w:val="single" w:color="000000" w:sz="8" w:space="0"/>
              <w:bottom w:val="single" w:color="000000" w:sz="8" w:space="0"/>
              <w:right w:val="single" w:color="000000" w:sz="8" w:space="0"/>
            </w:tcBorders>
          </w:tcPr>
          <w:p>
            <w:pPr>
              <w:wordWrap w:val="0"/>
              <w:rPr>
                <w:rFonts w:ascii="宋体" w:hAnsi="宋体" w:cs="宋体"/>
                <w:color w:val="auto"/>
                <w:szCs w:val="21"/>
                <w:highlight w:val="none"/>
              </w:rPr>
            </w:pPr>
            <w:commentRangeStart w:id="9"/>
            <w:r>
              <w:rPr>
                <w:rFonts w:hint="eastAsia" w:ascii="宋体" w:hAnsi="宋体" w:cs="宋体"/>
                <w:color w:val="auto"/>
                <w:szCs w:val="21"/>
                <w:highlight w:val="none"/>
              </w:rPr>
              <w:t>评审标准：</w:t>
            </w:r>
          </w:p>
          <w:p>
            <w:pPr>
              <w:wordWrap w:val="0"/>
              <w:rPr>
                <w:rFonts w:ascii="宋体" w:hAnsi="宋体" w:cs="宋体"/>
                <w:color w:val="auto"/>
                <w:szCs w:val="21"/>
                <w:highlight w:val="none"/>
              </w:rPr>
            </w:pPr>
            <w:r>
              <w:rPr>
                <w:rFonts w:hint="eastAsia" w:ascii="宋体" w:hAnsi="宋体" w:cs="宋体"/>
                <w:color w:val="auto"/>
                <w:szCs w:val="21"/>
                <w:highlight w:val="none"/>
              </w:rPr>
              <w:t>①投标人在深圳市内有固定服务网点的，得 100%；</w:t>
            </w:r>
          </w:p>
          <w:p>
            <w:pPr>
              <w:wordWrap w:val="0"/>
              <w:rPr>
                <w:rFonts w:ascii="宋体" w:hAnsi="宋体" w:cs="宋体"/>
                <w:color w:val="auto"/>
                <w:szCs w:val="21"/>
                <w:highlight w:val="none"/>
              </w:rPr>
            </w:pPr>
            <w:r>
              <w:rPr>
                <w:rFonts w:hint="eastAsia" w:ascii="宋体" w:hAnsi="宋体" w:cs="宋体"/>
                <w:color w:val="auto"/>
                <w:szCs w:val="21"/>
                <w:highlight w:val="none"/>
              </w:rPr>
              <w:t>②投标人承诺中标后30日内在深圳市范围内设定固定服务网点的，得50%；</w:t>
            </w:r>
          </w:p>
          <w:p>
            <w:pPr>
              <w:wordWrap w:val="0"/>
              <w:rPr>
                <w:rFonts w:ascii="宋体" w:hAnsi="宋体" w:cs="宋体"/>
                <w:color w:val="auto"/>
                <w:szCs w:val="21"/>
                <w:highlight w:val="none"/>
              </w:rPr>
            </w:pPr>
            <w:r>
              <w:rPr>
                <w:rFonts w:hint="eastAsia" w:ascii="宋体" w:hAnsi="宋体" w:cs="宋体"/>
                <w:color w:val="auto"/>
                <w:szCs w:val="21"/>
                <w:highlight w:val="none"/>
              </w:rPr>
              <w:t>③投标人在广东省范围内（深圳外）有固定服务网点的，得30%。</w:t>
            </w:r>
          </w:p>
          <w:p>
            <w:pPr>
              <w:wordWrap w:val="0"/>
              <w:rPr>
                <w:rFonts w:ascii="宋体" w:hAnsi="宋体" w:cs="宋体"/>
                <w:color w:val="auto"/>
                <w:szCs w:val="21"/>
                <w:highlight w:val="none"/>
              </w:rPr>
            </w:pPr>
            <w:r>
              <w:rPr>
                <w:rFonts w:hint="eastAsia" w:ascii="宋体" w:hAnsi="宋体" w:cs="宋体"/>
                <w:color w:val="auto"/>
                <w:szCs w:val="21"/>
                <w:highlight w:val="none"/>
              </w:rPr>
              <w:t xml:space="preserve">其他情况不得分，按投标人所能符合的最高得分条件计分，不重复计分。 </w:t>
            </w:r>
          </w:p>
          <w:p>
            <w:pPr>
              <w:jc w:val="left"/>
              <w:rPr>
                <w:color w:val="auto"/>
                <w:szCs w:val="21"/>
                <w:highlight w:val="none"/>
              </w:rPr>
            </w:pPr>
            <w:r>
              <w:rPr>
                <w:rFonts w:hint="eastAsia" w:ascii="宋体" w:hAnsi="宋体" w:cs="宋体"/>
                <w:color w:val="auto"/>
                <w:szCs w:val="21"/>
                <w:highlight w:val="none"/>
              </w:rPr>
              <w:t>证明文件：第①③项投标人需提供营业执照或办公场所的房产证明或租赁凭证扫描件；第②项投标人需提供符合上述要求的承诺函；原件备查，未提供或提供不清晰导致无法判断的不得分。</w:t>
            </w:r>
            <w:commentRangeEnd w:id="9"/>
            <w:r>
              <w:commentReference w:id="9"/>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auto"/>
                <w:sz w:val="24"/>
                <w:szCs w:val="24"/>
                <w:highlight w:val="none"/>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rFonts w:hint="eastAsia" w:ascii="Calibri" w:hAnsi="Calibri" w:eastAsia="宋体" w:cs="Times New Roman"/>
                <w:color w:val="auto"/>
                <w:szCs w:val="21"/>
                <w:highlight w:val="none"/>
              </w:rPr>
              <w:t>6</w:t>
            </w:r>
          </w:p>
        </w:tc>
        <w:tc>
          <w:tcPr>
            <w:tcW w:w="2835" w:type="dxa"/>
            <w:tcBorders>
              <w:top w:val="single" w:color="000000" w:sz="8" w:space="0"/>
              <w:left w:val="single" w:color="000000" w:sz="8" w:space="0"/>
              <w:bottom w:val="single" w:color="000000" w:sz="8" w:space="0"/>
              <w:right w:val="single" w:color="000000" w:sz="8" w:space="0"/>
            </w:tcBorders>
          </w:tcPr>
          <w:p>
            <w:pPr>
              <w:jc w:val="left"/>
              <w:rPr>
                <w:color w:val="auto"/>
                <w:szCs w:val="21"/>
                <w:highlight w:val="none"/>
              </w:rPr>
            </w:pPr>
            <w:r>
              <w:rPr>
                <w:color w:val="auto"/>
                <w:szCs w:val="21"/>
                <w:highlight w:val="none"/>
              </w:rPr>
              <w:t>办公场所及投入设备情况</w:t>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rPr>
                <w:color w:val="auto"/>
                <w:szCs w:val="21"/>
                <w:highlight w:val="none"/>
              </w:rPr>
            </w:pPr>
            <w:r>
              <w:rPr>
                <w:color w:val="auto"/>
                <w:szCs w:val="21"/>
                <w:highlight w:val="none"/>
              </w:rPr>
              <w:t>5</w:t>
            </w:r>
          </w:p>
        </w:tc>
        <w:tc>
          <w:tcPr>
            <w:tcW w:w="4196" w:type="dxa"/>
            <w:tcBorders>
              <w:top w:val="single" w:color="000000" w:sz="8" w:space="0"/>
              <w:left w:val="single" w:color="000000" w:sz="8" w:space="0"/>
              <w:bottom w:val="single" w:color="000000" w:sz="8" w:space="0"/>
              <w:right w:val="single" w:color="000000" w:sz="8" w:space="0"/>
            </w:tcBorders>
          </w:tcPr>
          <w:p>
            <w:pPr>
              <w:wordWrap w:val="0"/>
              <w:rPr>
                <w:rFonts w:ascii="宋体" w:hAnsi="宋体" w:cs="宋体"/>
                <w:color w:val="auto"/>
                <w:szCs w:val="21"/>
                <w:highlight w:val="none"/>
              </w:rPr>
            </w:pPr>
            <w:r>
              <w:rPr>
                <w:rFonts w:hint="eastAsia" w:ascii="宋体" w:hAnsi="宋体" w:cs="宋体"/>
                <w:color w:val="auto"/>
                <w:szCs w:val="21"/>
                <w:highlight w:val="none"/>
              </w:rPr>
              <w:t>评审标准：</w:t>
            </w:r>
          </w:p>
          <w:p>
            <w:pPr>
              <w:wordWrap w:val="0"/>
              <w:rPr>
                <w:rFonts w:ascii="宋体" w:hAnsi="宋体" w:cs="宋体"/>
                <w:color w:val="auto"/>
                <w:szCs w:val="21"/>
                <w:highlight w:val="none"/>
              </w:rPr>
            </w:pPr>
            <w:commentRangeStart w:id="10"/>
            <w:r>
              <w:rPr>
                <w:rFonts w:ascii="宋体" w:hAnsi="宋体" w:cs="宋体"/>
                <w:color w:val="auto"/>
                <w:szCs w:val="21"/>
                <w:highlight w:val="none"/>
              </w:rPr>
              <w:t>1、</w:t>
            </w:r>
            <w:r>
              <w:rPr>
                <w:rFonts w:hint="eastAsia" w:ascii="宋体" w:hAnsi="宋体" w:cs="宋体"/>
                <w:color w:val="auto"/>
                <w:szCs w:val="21"/>
                <w:highlight w:val="none"/>
              </w:rPr>
              <w:t>投标人在</w:t>
            </w:r>
            <w:r>
              <w:rPr>
                <w:rFonts w:hint="eastAsia" w:ascii="宋体" w:hAnsi="宋体" w:eastAsia="宋体" w:cs="宋体"/>
                <w:color w:val="auto"/>
                <w:kern w:val="0"/>
                <w:szCs w:val="21"/>
                <w:highlight w:val="none"/>
                <w:lang w:bidi="ar"/>
              </w:rPr>
              <w:t>服务范围所在区内有面积≥120平方米的办公场所</w:t>
            </w:r>
            <w:r>
              <w:rPr>
                <w:rFonts w:hint="eastAsia" w:ascii="宋体" w:hAnsi="宋体" w:cs="宋体"/>
                <w:color w:val="auto"/>
                <w:szCs w:val="21"/>
                <w:highlight w:val="none"/>
              </w:rPr>
              <w:t>的，</w:t>
            </w:r>
            <w:commentRangeStart w:id="11"/>
            <w:r>
              <w:rPr>
                <w:rFonts w:hint="eastAsia" w:ascii="宋体" w:hAnsi="宋体" w:cs="宋体"/>
                <w:color w:val="auto"/>
                <w:szCs w:val="21"/>
                <w:highlight w:val="none"/>
              </w:rPr>
              <w:t>得</w:t>
            </w:r>
            <w:commentRangeEnd w:id="11"/>
            <w:r>
              <w:rPr>
                <w:woUserID w:val="4"/>
              </w:rPr>
              <w:commentReference w:id="11"/>
            </w:r>
            <w:r>
              <w:rPr>
                <w:rFonts w:hint="eastAsia" w:ascii="宋体" w:hAnsi="宋体" w:cs="宋体"/>
                <w:color w:val="auto"/>
                <w:szCs w:val="21"/>
                <w:highlight w:val="none"/>
              </w:rPr>
              <w:t xml:space="preserve"> </w:t>
            </w:r>
            <w:r>
              <w:rPr>
                <w:rFonts w:ascii="宋体" w:hAnsi="宋体" w:cs="宋体"/>
                <w:color w:val="auto"/>
                <w:szCs w:val="21"/>
                <w:highlight w:val="none"/>
              </w:rPr>
              <w:t>6</w:t>
            </w:r>
            <w:r>
              <w:rPr>
                <w:rFonts w:hint="eastAsia" w:ascii="宋体" w:hAnsi="宋体" w:cs="宋体"/>
                <w:color w:val="auto"/>
                <w:szCs w:val="21"/>
                <w:highlight w:val="none"/>
              </w:rPr>
              <w:t>0%；在</w:t>
            </w:r>
            <w:r>
              <w:rPr>
                <w:rFonts w:hint="eastAsia" w:ascii="宋体" w:hAnsi="宋体" w:eastAsia="宋体" w:cs="宋体"/>
                <w:color w:val="auto"/>
                <w:kern w:val="0"/>
                <w:szCs w:val="21"/>
                <w:highlight w:val="none"/>
                <w:lang w:bidi="ar"/>
              </w:rPr>
              <w:t>服务范围所在区内有办公场所但面积＜120平方米的，</w:t>
            </w:r>
            <w:r>
              <w:rPr>
                <w:rFonts w:hint="eastAsia" w:ascii="宋体" w:hAnsi="宋体" w:cs="宋体"/>
                <w:color w:val="auto"/>
                <w:szCs w:val="21"/>
                <w:highlight w:val="none"/>
              </w:rPr>
              <w:t>得30%。</w:t>
            </w:r>
            <w:commentRangeEnd w:id="10"/>
            <w:r>
              <w:commentReference w:id="10"/>
            </w:r>
          </w:p>
          <w:p>
            <w:pPr>
              <w:wordWrap w:val="0"/>
              <w:rPr>
                <w:rFonts w:ascii="宋体" w:hAnsi="宋体" w:cs="宋体"/>
                <w:color w:val="auto"/>
                <w:szCs w:val="21"/>
                <w:highlight w:val="none"/>
              </w:rPr>
            </w:pPr>
            <w:r>
              <w:rPr>
                <w:rFonts w:hint="eastAsia" w:ascii="宋体" w:hAnsi="宋体" w:cs="宋体"/>
                <w:color w:val="auto"/>
                <w:szCs w:val="21"/>
                <w:highlight w:val="none"/>
              </w:rPr>
              <w:t>2、</w:t>
            </w:r>
            <w:r>
              <w:rPr>
                <w:rFonts w:hint="eastAsia"/>
                <w:color w:val="auto"/>
                <w:highlight w:val="none"/>
              </w:rPr>
              <w:t>投标人在本项目后勤保障提供1</w:t>
            </w:r>
            <w:commentRangeStart w:id="12"/>
            <w:r>
              <w:rPr>
                <w:rFonts w:hint="eastAsia"/>
                <w:color w:val="auto"/>
                <w:highlight w:val="none"/>
              </w:rPr>
              <w:t>台粤B</w:t>
            </w:r>
            <w:commentRangeEnd w:id="12"/>
            <w:r>
              <w:rPr>
                <w:woUserID w:val="4"/>
              </w:rPr>
              <w:commentReference w:id="12"/>
            </w:r>
            <w:r>
              <w:rPr>
                <w:rFonts w:hint="eastAsia"/>
                <w:color w:val="auto"/>
                <w:highlight w:val="none"/>
              </w:rPr>
              <w:t>车牌车辆的</w:t>
            </w:r>
            <w:r>
              <w:rPr>
                <w:rFonts w:hint="eastAsia" w:ascii="宋体" w:hAnsi="宋体" w:cs="宋体"/>
                <w:color w:val="auto"/>
                <w:szCs w:val="21"/>
                <w:highlight w:val="none"/>
              </w:rPr>
              <w:t>，得</w:t>
            </w:r>
            <w:r>
              <w:rPr>
                <w:rFonts w:ascii="宋体" w:hAnsi="宋体" w:cs="宋体"/>
                <w:color w:val="auto"/>
                <w:szCs w:val="21"/>
                <w:highlight w:val="none"/>
              </w:rPr>
              <w:t>4</w:t>
            </w:r>
            <w:r>
              <w:rPr>
                <w:rFonts w:hint="eastAsia" w:ascii="宋体" w:hAnsi="宋体" w:cs="宋体"/>
                <w:color w:val="auto"/>
                <w:szCs w:val="21"/>
                <w:highlight w:val="none"/>
              </w:rPr>
              <w:t>0%；不提供不得分。</w:t>
            </w:r>
          </w:p>
          <w:p>
            <w:pPr>
              <w:wordWrap w:val="0"/>
              <w:rPr>
                <w:rFonts w:ascii="宋体" w:hAnsi="宋体" w:cs="宋体"/>
                <w:color w:val="auto"/>
                <w:szCs w:val="21"/>
                <w:highlight w:val="none"/>
              </w:rPr>
            </w:pPr>
            <w:r>
              <w:rPr>
                <w:rFonts w:hint="eastAsia" w:ascii="宋体" w:hAnsi="宋体" w:cs="宋体"/>
                <w:color w:val="auto"/>
                <w:szCs w:val="21"/>
                <w:highlight w:val="none"/>
              </w:rPr>
              <w:t xml:space="preserve">本项累计最高得100%。 </w:t>
            </w:r>
          </w:p>
          <w:p>
            <w:pPr>
              <w:jc w:val="left"/>
              <w:rPr>
                <w:rFonts w:ascii="宋体" w:hAnsi="宋体" w:cs="宋体"/>
                <w:color w:val="auto"/>
                <w:szCs w:val="21"/>
                <w:highlight w:val="none"/>
              </w:rPr>
            </w:pPr>
            <w:r>
              <w:rPr>
                <w:rFonts w:hint="eastAsia" w:ascii="宋体" w:hAnsi="宋体" w:cs="宋体"/>
                <w:color w:val="auto"/>
                <w:szCs w:val="21"/>
                <w:highlight w:val="none"/>
              </w:rPr>
              <w:t>证明文件：</w:t>
            </w:r>
          </w:p>
          <w:p>
            <w:pPr>
              <w:jc w:val="left"/>
              <w:rPr>
                <w:rFonts w:ascii="宋体" w:hAnsi="宋体" w:cs="宋体"/>
                <w:color w:val="auto"/>
                <w:szCs w:val="21"/>
                <w:highlight w:val="none"/>
              </w:rPr>
            </w:pPr>
            <w:r>
              <w:rPr>
                <w:rFonts w:ascii="宋体" w:hAnsi="宋体" w:cs="宋体"/>
                <w:color w:val="auto"/>
                <w:szCs w:val="21"/>
                <w:highlight w:val="none"/>
              </w:rPr>
              <w:t>第</w:t>
            </w:r>
            <w:r>
              <w:rPr>
                <w:rFonts w:hint="eastAsia" w:ascii="宋体" w:hAnsi="宋体" w:cs="宋体"/>
                <w:color w:val="auto"/>
                <w:szCs w:val="21"/>
                <w:highlight w:val="none"/>
              </w:rPr>
              <w:t>1</w:t>
            </w:r>
            <w:r>
              <w:rPr>
                <w:rFonts w:ascii="宋体" w:hAnsi="宋体" w:cs="宋体"/>
                <w:color w:val="auto"/>
                <w:szCs w:val="21"/>
                <w:highlight w:val="none"/>
              </w:rPr>
              <w:t>项投标人须提供</w:t>
            </w:r>
            <w:r>
              <w:rPr>
                <w:rFonts w:hint="eastAsia" w:ascii="宋体" w:hAnsi="宋体" w:cs="宋体"/>
                <w:color w:val="auto"/>
                <w:szCs w:val="21"/>
                <w:highlight w:val="none"/>
              </w:rPr>
              <w:t>办公场所的房产证明或场地使用证明及租赁合同（均须体现场所面积）扫描件；</w:t>
            </w:r>
          </w:p>
          <w:p>
            <w:pPr>
              <w:jc w:val="left"/>
              <w:rPr>
                <w:rFonts w:ascii="宋体" w:hAnsi="宋体" w:cs="宋体"/>
                <w:color w:val="auto"/>
                <w:szCs w:val="21"/>
                <w:highlight w:val="none"/>
              </w:rPr>
            </w:pPr>
            <w:r>
              <w:rPr>
                <w:rFonts w:ascii="宋体" w:hAnsi="宋体" w:cs="宋体"/>
                <w:color w:val="auto"/>
                <w:szCs w:val="21"/>
                <w:highlight w:val="none"/>
              </w:rPr>
              <w:t>第</w:t>
            </w:r>
            <w:r>
              <w:rPr>
                <w:rFonts w:hint="eastAsia" w:ascii="宋体" w:hAnsi="宋体" w:cs="宋体"/>
                <w:color w:val="auto"/>
                <w:szCs w:val="21"/>
                <w:highlight w:val="none"/>
              </w:rPr>
              <w:t>2项投标人自有的须提供车辆行驶证扫描件；租赁的须提供车辆行驶证及租赁合同扫描件。</w:t>
            </w:r>
          </w:p>
          <w:p>
            <w:pPr>
              <w:jc w:val="left"/>
              <w:rPr>
                <w:color w:val="auto"/>
                <w:szCs w:val="21"/>
                <w:highlight w:val="none"/>
              </w:rPr>
            </w:pPr>
            <w:r>
              <w:rPr>
                <w:rFonts w:hint="eastAsia" w:ascii="宋体" w:hAnsi="宋体" w:cs="宋体"/>
                <w:color w:val="auto"/>
                <w:szCs w:val="21"/>
                <w:highlight w:val="none"/>
              </w:rPr>
              <w:t>原件备查，未提供或提供不清晰导致无法判断的不得分。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auto"/>
                <w:sz w:val="24"/>
                <w:szCs w:val="24"/>
                <w:highlight w:val="none"/>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rFonts w:hint="eastAsia" w:ascii="Calibri" w:hAnsi="Calibri" w:eastAsia="宋体" w:cs="Times New Roman"/>
                <w:color w:val="auto"/>
                <w:szCs w:val="21"/>
                <w:highlight w:val="none"/>
              </w:rPr>
              <w:t>7</w:t>
            </w:r>
          </w:p>
        </w:tc>
        <w:tc>
          <w:tcPr>
            <w:tcW w:w="2835" w:type="dxa"/>
            <w:tcBorders>
              <w:top w:val="single" w:color="000000" w:sz="8" w:space="0"/>
              <w:left w:val="single" w:color="000000" w:sz="8" w:space="0"/>
              <w:bottom w:val="single" w:color="000000" w:sz="8" w:space="0"/>
              <w:right w:val="single" w:color="000000" w:sz="8" w:space="0"/>
            </w:tcBorders>
          </w:tcPr>
          <w:p>
            <w:pPr>
              <w:jc w:val="left"/>
              <w:rPr>
                <w:color w:val="auto"/>
                <w:szCs w:val="21"/>
                <w:highlight w:val="none"/>
              </w:rPr>
            </w:pPr>
            <w:r>
              <w:rPr>
                <w:rFonts w:hint="eastAsia" w:ascii="Calibri" w:hAnsi="Calibri"/>
                <w:color w:val="auto"/>
                <w:szCs w:val="21"/>
                <w:highlight w:val="none"/>
              </w:rPr>
              <w:t>企业荣誉</w:t>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rFonts w:hint="eastAsia" w:ascii="Calibri" w:hAnsi="Calibri" w:eastAsia="宋体" w:cs="Times New Roman"/>
                <w:color w:val="auto"/>
                <w:szCs w:val="21"/>
                <w:highlight w:val="none"/>
              </w:rPr>
              <w:t>3</w:t>
            </w:r>
          </w:p>
        </w:tc>
        <w:tc>
          <w:tcPr>
            <w:tcW w:w="4196" w:type="dxa"/>
            <w:tcBorders>
              <w:top w:val="single" w:color="000000" w:sz="8" w:space="0"/>
              <w:left w:val="single" w:color="000000" w:sz="8" w:space="0"/>
              <w:bottom w:val="single" w:color="000000" w:sz="8" w:space="0"/>
              <w:right w:val="single" w:color="000000" w:sz="8" w:space="0"/>
            </w:tcBorders>
          </w:tcPr>
          <w:p>
            <w:pPr>
              <w:widowControl/>
              <w:jc w:val="left"/>
              <w:rPr>
                <w:rFonts w:ascii="Calibri" w:hAnsi="Calibri" w:eastAsia="宋体" w:cs="Times New Roman"/>
                <w:color w:val="auto"/>
                <w:szCs w:val="21"/>
                <w:highlight w:val="none"/>
              </w:rPr>
            </w:pPr>
            <w:r>
              <w:rPr>
                <w:rFonts w:hint="eastAsia" w:ascii="宋体" w:hAnsi="宋体" w:eastAsia="宋体" w:cs="宋体"/>
                <w:color w:val="auto"/>
                <w:kern w:val="0"/>
                <w:szCs w:val="21"/>
                <w:highlight w:val="none"/>
                <w:lang w:bidi="ar"/>
              </w:rPr>
              <w:t>评审标准:</w:t>
            </w:r>
            <w:r>
              <w:rPr>
                <w:rFonts w:ascii="Calibri" w:hAnsi="Calibri" w:eastAsia="宋体" w:cs="Times New Roman"/>
                <w:color w:val="auto"/>
                <w:szCs w:val="21"/>
                <w:highlight w:val="none"/>
              </w:rPr>
              <w:t>投标人</w:t>
            </w:r>
          </w:p>
          <w:p>
            <w:pPr>
              <w:widowControl/>
              <w:jc w:val="left"/>
              <w:rPr>
                <w:color w:val="auto"/>
                <w:szCs w:val="21"/>
                <w:highlight w:val="none"/>
              </w:rPr>
            </w:pPr>
            <w:r>
              <w:rPr>
                <w:rFonts w:hint="eastAsia" w:ascii="Calibri" w:hAnsi="Calibri" w:eastAsia="宋体" w:cs="Times New Roman"/>
                <w:color w:val="auto"/>
                <w:szCs w:val="21"/>
                <w:highlight w:val="none"/>
              </w:rPr>
              <w:t>投标人获得过区级或以上政府机关行政单位颁发的</w:t>
            </w:r>
            <w:commentRangeStart w:id="13"/>
            <w:r>
              <w:rPr>
                <w:rFonts w:hint="eastAsia" w:ascii="Calibri" w:hAnsi="Calibri" w:eastAsia="宋体" w:cs="Times New Roman"/>
                <w:color w:val="auto"/>
                <w:szCs w:val="21"/>
                <w:highlight w:val="none"/>
              </w:rPr>
              <w:t>荣誉</w:t>
            </w:r>
            <w:commentRangeEnd w:id="13"/>
            <w:r>
              <w:commentReference w:id="13"/>
            </w:r>
            <w:r>
              <w:rPr>
                <w:rFonts w:hint="eastAsia" w:ascii="Calibri" w:hAnsi="Calibri" w:eastAsia="宋体" w:cs="Times New Roman"/>
                <w:color w:val="auto"/>
                <w:szCs w:val="21"/>
                <w:highlight w:val="none"/>
              </w:rPr>
              <w:t>，每获得一项得25%（同一项目获得不同级别的荣誉不重复计算），最高得100%</w:t>
            </w:r>
            <w:r>
              <w:rPr>
                <w:rFonts w:hint="eastAsia"/>
                <w:color w:val="auto"/>
                <w:szCs w:val="21"/>
                <w:highlight w:val="none"/>
              </w:rPr>
              <w:t>。</w:t>
            </w:r>
          </w:p>
          <w:p>
            <w:pPr>
              <w:widowControl/>
              <w:jc w:val="left"/>
              <w:rPr>
                <w:color w:val="auto"/>
                <w:szCs w:val="21"/>
                <w:highlight w:val="none"/>
              </w:rPr>
            </w:pPr>
            <w:r>
              <w:rPr>
                <w:color w:val="auto"/>
                <w:szCs w:val="21"/>
                <w:highlight w:val="none"/>
              </w:rPr>
              <w:t>证明文件：</w:t>
            </w:r>
          </w:p>
          <w:p>
            <w:pPr>
              <w:widowControl/>
              <w:jc w:val="left"/>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投标人须提供相关获奖证书或荣誉证书扫描件，</w:t>
            </w:r>
            <w:r>
              <w:rPr>
                <w:color w:val="auto"/>
                <w:szCs w:val="21"/>
                <w:highlight w:val="none"/>
              </w:rPr>
              <w:t>原件备查，未按要求提供相关材料或扫描件不清晰导致无法识别的不计得分。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restart"/>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b/>
                <w:bCs/>
                <w:color w:val="auto"/>
                <w:sz w:val="24"/>
                <w:szCs w:val="24"/>
                <w:highlight w:val="none"/>
              </w:rPr>
            </w:pPr>
            <w:r>
              <w:rPr>
                <w:rFonts w:ascii="Calibri" w:hAnsi="Calibri" w:eastAsia="宋体" w:cs="Times New Roman"/>
                <w:b/>
                <w:bCs/>
                <w:color w:val="auto"/>
                <w:highlight w:val="none"/>
              </w:rPr>
              <w:t>3</w:t>
            </w:r>
          </w:p>
        </w:tc>
        <w:tc>
          <w:tcPr>
            <w:tcW w:w="4196" w:type="dxa"/>
            <w:gridSpan w:val="3"/>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b/>
                <w:bCs/>
                <w:color w:val="auto"/>
                <w:highlight w:val="none"/>
              </w:rPr>
            </w:pPr>
            <w:r>
              <w:rPr>
                <w:rFonts w:ascii="Calibri" w:hAnsi="Calibri" w:eastAsia="宋体" w:cs="Times New Roman"/>
                <w:b/>
                <w:bCs/>
                <w:color w:val="auto"/>
                <w:highlight w:val="none"/>
              </w:rPr>
              <w:t>技术部分</w:t>
            </w:r>
          </w:p>
        </w:tc>
        <w:tc>
          <w:tcPr>
            <w:tcW w:w="4196"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b/>
                <w:bCs/>
                <w:color w:val="auto"/>
                <w:highlight w:val="none"/>
              </w:rPr>
            </w:pPr>
            <w:r>
              <w:rPr>
                <w:rFonts w:ascii="Calibri" w:hAnsi="Calibri" w:eastAsia="宋体" w:cs="Times New Roman"/>
                <w:b/>
                <w:bCs/>
                <w:color w:val="auto"/>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vAlign w:val="center"/>
          </w:tcPr>
          <w:p>
            <w:pPr>
              <w:wordWrap w:val="0"/>
              <w:rPr>
                <w:rFonts w:ascii="宋体" w:hAnsi="宋体" w:eastAsia="宋体" w:cs="宋体"/>
                <w:b/>
                <w:bCs/>
                <w:color w:val="auto"/>
                <w:sz w:val="24"/>
                <w:szCs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b/>
                <w:bCs/>
                <w:color w:val="auto"/>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宋体" w:hAnsi="宋体" w:eastAsia="宋体" w:cs="宋体"/>
                <w:b/>
                <w:bCs/>
                <w:color w:val="auto"/>
                <w:sz w:val="24"/>
                <w:szCs w:val="24"/>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宋体" w:hAnsi="宋体" w:eastAsia="宋体" w:cs="宋体"/>
                <w:color w:val="auto"/>
                <w:szCs w:val="21"/>
                <w:highlight w:val="none"/>
              </w:rPr>
            </w:pPr>
            <w:r>
              <w:rPr>
                <w:rFonts w:ascii="Calibri" w:hAnsi="Calibri" w:eastAsia="宋体" w:cs="Times New Roman"/>
                <w:color w:val="auto"/>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Calibri" w:hAnsi="Calibri" w:eastAsia="宋体" w:cs="Times New Roman"/>
                <w:color w:val="auto"/>
                <w:szCs w:val="21"/>
                <w:highlight w:val="none"/>
              </w:rPr>
            </w:pPr>
            <w:r>
              <w:rPr>
                <w:rFonts w:ascii="Calibri" w:hAnsi="Calibri" w:eastAsia="宋体" w:cs="Times New Roman"/>
                <w:color w:val="auto"/>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Calibri" w:hAnsi="Calibri" w:eastAsia="宋体" w:cs="Times New Roman"/>
                <w:color w:val="auto"/>
                <w:szCs w:val="21"/>
                <w:highlight w:val="none"/>
              </w:rPr>
            </w:pPr>
            <w:r>
              <w:rPr>
                <w:rFonts w:ascii="Calibri" w:hAnsi="Calibri" w:eastAsia="宋体" w:cs="Times New Roman"/>
                <w:color w:val="auto"/>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Calibri" w:hAnsi="Calibri" w:eastAsia="宋体" w:cs="Times New Roman"/>
                <w:color w:val="auto"/>
                <w:szCs w:val="21"/>
                <w:highlight w:val="none"/>
              </w:rPr>
            </w:pPr>
            <w:r>
              <w:rPr>
                <w:rFonts w:ascii="Calibri" w:hAnsi="Calibri" w:eastAsia="宋体" w:cs="Times New Roman"/>
                <w:color w:val="auto"/>
                <w:szCs w:val="21"/>
                <w:highlight w:val="none"/>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auto"/>
                <w:sz w:val="24"/>
                <w:szCs w:val="24"/>
                <w:highlight w:val="none"/>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color w:val="auto"/>
                <w:szCs w:val="21"/>
                <w:highlight w:val="none"/>
              </w:rPr>
              <w:t>1</w:t>
            </w:r>
          </w:p>
        </w:tc>
        <w:tc>
          <w:tcPr>
            <w:tcW w:w="2835" w:type="dxa"/>
            <w:tcBorders>
              <w:top w:val="single" w:color="000000" w:sz="8" w:space="0"/>
              <w:left w:val="single" w:color="000000" w:sz="8" w:space="0"/>
              <w:bottom w:val="single" w:color="000000" w:sz="8" w:space="0"/>
              <w:right w:val="single" w:color="000000" w:sz="8" w:space="0"/>
            </w:tcBorders>
            <w:vAlign w:val="center"/>
          </w:tcPr>
          <w:p>
            <w:pPr>
              <w:widowControl/>
              <w:jc w:val="left"/>
              <w:textAlignment w:val="baseline"/>
              <w:rPr>
                <w:rFonts w:ascii="Calibri" w:hAnsi="Calibri" w:eastAsia="宋体" w:cs="Times New Roman"/>
                <w:color w:val="auto"/>
                <w:szCs w:val="21"/>
                <w:highlight w:val="none"/>
              </w:rPr>
            </w:pPr>
            <w:commentRangeStart w:id="14"/>
            <w:r>
              <w:rPr>
                <w:rFonts w:hint="eastAsia" w:ascii="宋体" w:hAnsi="宋体" w:cs="宋体"/>
                <w:color w:val="auto"/>
                <w:szCs w:val="21"/>
                <w:highlight w:val="none"/>
              </w:rPr>
              <w:t>项目实施方案、</w:t>
            </w:r>
            <w:r>
              <w:rPr>
                <w:rFonts w:hint="eastAsia" w:ascii="宋体" w:hAnsi="宋体" w:cs="宋体"/>
                <w:color w:val="auto"/>
                <w:kern w:val="0"/>
                <w:szCs w:val="21"/>
                <w:highlight w:val="none"/>
                <w:lang w:bidi="ar"/>
              </w:rPr>
              <w:t>服务模式、服务方法与服务流程</w:t>
            </w:r>
            <w:commentRangeEnd w:id="14"/>
            <w:r>
              <w:commentReference w:id="14"/>
            </w:r>
          </w:p>
        </w:tc>
        <w:tc>
          <w:tcPr>
            <w:tcW w:w="681" w:type="dxa"/>
            <w:tcBorders>
              <w:top w:val="single" w:color="000000" w:sz="8" w:space="0"/>
              <w:left w:val="single" w:color="000000" w:sz="8" w:space="0"/>
              <w:bottom w:val="single" w:color="000000" w:sz="8" w:space="0"/>
              <w:right w:val="single" w:color="000000" w:sz="8" w:space="0"/>
            </w:tcBorders>
            <w:vAlign w:val="center"/>
          </w:tcPr>
          <w:p>
            <w:pPr>
              <w:jc w:val="center"/>
              <w:textAlignment w:val="baseline"/>
              <w:rPr>
                <w:rFonts w:ascii="Calibri" w:hAnsi="Calibri" w:eastAsia="宋体" w:cs="Times New Roman"/>
                <w:color w:val="auto"/>
                <w:szCs w:val="21"/>
                <w:highlight w:val="none"/>
              </w:rPr>
            </w:pPr>
            <w:r>
              <w:rPr>
                <w:rFonts w:hint="eastAsia" w:ascii="宋体" w:hAnsi="宋体" w:cs="宋体"/>
                <w:color w:val="auto"/>
                <w:szCs w:val="21"/>
                <w:highlight w:val="none"/>
              </w:rPr>
              <w:t>12</w:t>
            </w:r>
          </w:p>
        </w:tc>
        <w:tc>
          <w:tcPr>
            <w:tcW w:w="4196" w:type="dxa"/>
            <w:tcBorders>
              <w:top w:val="single" w:color="000000" w:sz="8" w:space="0"/>
              <w:left w:val="single" w:color="000000" w:sz="8" w:space="0"/>
              <w:bottom w:val="single" w:color="000000" w:sz="8" w:space="0"/>
              <w:right w:val="single" w:color="000000" w:sz="8" w:space="0"/>
            </w:tcBorders>
          </w:tcPr>
          <w:p>
            <w:pPr>
              <w:jc w:val="left"/>
              <w:rPr>
                <w:rFonts w:ascii="Calibri" w:hAnsi="Calibri" w:eastAsia="宋体" w:cs="Times New Roman"/>
                <w:color w:val="auto"/>
                <w:szCs w:val="24"/>
                <w:highlight w:val="none"/>
              </w:rPr>
            </w:pPr>
            <w:r>
              <w:rPr>
                <w:rFonts w:hint="eastAsia" w:ascii="Calibri" w:hAnsi="Calibri" w:eastAsia="宋体" w:cs="Times New Roman"/>
                <w:color w:val="auto"/>
                <w:szCs w:val="24"/>
                <w:highlight w:val="none"/>
              </w:rPr>
              <w:t>（一）评分内容：</w:t>
            </w:r>
          </w:p>
          <w:p>
            <w:pPr>
              <w:wordWrap w:val="0"/>
              <w:rPr>
                <w:rFonts w:ascii="宋体" w:hAnsi="宋体" w:eastAsia="宋体" w:cs="宋体"/>
                <w:color w:val="auto"/>
                <w:szCs w:val="21"/>
                <w:highlight w:val="none"/>
              </w:rPr>
            </w:pPr>
            <w:r>
              <w:rPr>
                <w:rFonts w:hint="eastAsia" w:ascii="宋体" w:hAnsi="宋体" w:cs="宋体"/>
                <w:color w:val="auto"/>
                <w:kern w:val="0"/>
                <w:szCs w:val="21"/>
                <w:highlight w:val="none"/>
                <w:lang w:bidi="ar"/>
              </w:rPr>
              <w:t>投标人提供</w:t>
            </w:r>
            <w:r>
              <w:rPr>
                <w:rFonts w:hint="eastAsia"/>
                <w:color w:val="auto"/>
                <w:highlight w:val="none"/>
              </w:rPr>
              <w:t>具体包括</w:t>
            </w:r>
            <w:r>
              <w:rPr>
                <w:rFonts w:hint="eastAsia" w:ascii="宋体" w:hAnsi="宋体" w:cs="宋体"/>
                <w:color w:val="auto"/>
                <w:szCs w:val="21"/>
                <w:highlight w:val="none"/>
              </w:rPr>
              <w:t>项目实施方案、</w:t>
            </w:r>
            <w:r>
              <w:rPr>
                <w:rFonts w:hint="eastAsia" w:ascii="宋体" w:hAnsi="宋体" w:cs="宋体"/>
                <w:color w:val="auto"/>
                <w:kern w:val="0"/>
                <w:szCs w:val="21"/>
                <w:highlight w:val="none"/>
                <w:lang w:bidi="ar"/>
              </w:rPr>
              <w:t>服务模式、服务方法与服务流程</w:t>
            </w:r>
            <w:r>
              <w:rPr>
                <w:rFonts w:hint="eastAsia" w:ascii="宋体" w:hAnsi="宋体" w:eastAsia="宋体" w:cs="宋体"/>
                <w:color w:val="auto"/>
                <w:szCs w:val="21"/>
                <w:highlight w:val="none"/>
              </w:rPr>
              <w:t>。</w:t>
            </w:r>
          </w:p>
          <w:p>
            <w:pPr>
              <w:jc w:val="left"/>
              <w:rPr>
                <w:rFonts w:ascii="Calibri" w:hAnsi="Calibri" w:eastAsia="宋体" w:cs="Times New Roman"/>
                <w:color w:val="auto"/>
                <w:szCs w:val="24"/>
                <w:highlight w:val="none"/>
              </w:rPr>
            </w:pPr>
            <w:r>
              <w:rPr>
                <w:rFonts w:hint="eastAsia" w:ascii="Calibri" w:hAnsi="Calibri" w:eastAsia="宋体" w:cs="Times New Roman"/>
                <w:color w:val="auto"/>
                <w:szCs w:val="24"/>
                <w:highlight w:val="none"/>
              </w:rPr>
              <w:t>（二）评分依据：</w:t>
            </w:r>
          </w:p>
          <w:p>
            <w:pPr>
              <w:jc w:val="left"/>
              <w:rPr>
                <w:rFonts w:ascii="Calibri" w:hAnsi="Calibri" w:eastAsia="宋体" w:cs="Times New Roman"/>
                <w:color w:val="auto"/>
                <w:szCs w:val="24"/>
                <w:highlight w:val="none"/>
              </w:rPr>
            </w:pPr>
            <w:r>
              <w:rPr>
                <w:rFonts w:hint="eastAsia" w:ascii="Calibri" w:hAnsi="Calibri" w:eastAsia="宋体" w:cs="Times New Roman"/>
                <w:color w:val="auto"/>
                <w:szCs w:val="24"/>
                <w:highlight w:val="none"/>
              </w:rPr>
              <w:t>具备上述四点得</w:t>
            </w:r>
            <w:r>
              <w:rPr>
                <w:rFonts w:ascii="Calibri" w:hAnsi="Calibri" w:eastAsia="宋体" w:cs="Times New Roman"/>
                <w:color w:val="auto"/>
                <w:szCs w:val="24"/>
                <w:highlight w:val="none"/>
              </w:rPr>
              <w:t>40%</w:t>
            </w:r>
            <w:r>
              <w:rPr>
                <w:rFonts w:hint="eastAsia" w:ascii="Calibri" w:hAnsi="Calibri" w:eastAsia="宋体" w:cs="Times New Roman"/>
                <w:color w:val="auto"/>
                <w:szCs w:val="24"/>
                <w:highlight w:val="none"/>
              </w:rPr>
              <w:t>，缺少一点扣</w:t>
            </w:r>
            <w:r>
              <w:rPr>
                <w:rFonts w:ascii="Calibri" w:hAnsi="Calibri" w:eastAsia="宋体" w:cs="Times New Roman"/>
                <w:color w:val="auto"/>
                <w:szCs w:val="24"/>
                <w:highlight w:val="none"/>
              </w:rPr>
              <w:t>10%</w:t>
            </w:r>
            <w:r>
              <w:rPr>
                <w:rFonts w:hint="eastAsia" w:ascii="Calibri" w:hAnsi="Calibri" w:eastAsia="宋体" w:cs="Times New Roman"/>
                <w:color w:val="auto"/>
                <w:szCs w:val="24"/>
                <w:highlight w:val="none"/>
              </w:rPr>
              <w:t>。</w:t>
            </w:r>
          </w:p>
          <w:p>
            <w:pPr>
              <w:jc w:val="left"/>
              <w:rPr>
                <w:rFonts w:ascii="Calibri" w:hAnsi="Calibri" w:eastAsia="宋体" w:cs="Times New Roman"/>
                <w:color w:val="auto"/>
                <w:szCs w:val="24"/>
                <w:highlight w:val="none"/>
              </w:rPr>
            </w:pPr>
            <w:r>
              <w:rPr>
                <w:rFonts w:hint="eastAsia" w:ascii="Calibri" w:hAnsi="Calibri" w:eastAsia="宋体" w:cs="Times New Roman"/>
                <w:color w:val="auto"/>
                <w:szCs w:val="24"/>
                <w:highlight w:val="none"/>
              </w:rPr>
              <w:t>在此基础上，由评标委员会对投标人提供的方案进行综合比较：</w:t>
            </w:r>
          </w:p>
          <w:p>
            <w:pPr>
              <w:textAlignment w:val="baseline"/>
              <w:rPr>
                <w:rFonts w:ascii="宋体" w:hAnsi="宋体" w:cs="宋体"/>
                <w:color w:val="auto"/>
                <w:szCs w:val="21"/>
                <w:highlight w:val="none"/>
              </w:rPr>
            </w:pPr>
            <w:r>
              <w:rPr>
                <w:rFonts w:hint="eastAsia" w:ascii="宋体" w:hAnsi="宋体" w:cs="宋体"/>
                <w:color w:val="auto"/>
                <w:szCs w:val="21"/>
                <w:highlight w:val="none"/>
              </w:rPr>
              <w:t>1、项目实施方案、</w:t>
            </w:r>
            <w:r>
              <w:rPr>
                <w:rFonts w:hint="eastAsia" w:ascii="宋体" w:hAnsi="宋体" w:cs="宋体"/>
                <w:color w:val="auto"/>
                <w:kern w:val="0"/>
                <w:szCs w:val="21"/>
                <w:highlight w:val="none"/>
                <w:lang w:bidi="ar"/>
              </w:rPr>
              <w:t>服务模式、服务方法与服务流程</w:t>
            </w:r>
            <w:r>
              <w:rPr>
                <w:rFonts w:hint="eastAsia" w:ascii="宋体" w:hAnsi="宋体" w:cs="宋体"/>
                <w:color w:val="auto"/>
                <w:szCs w:val="21"/>
                <w:highlight w:val="none"/>
              </w:rPr>
              <w:t>，非常完整，科学性和操作性非常强，得60%。</w:t>
            </w:r>
          </w:p>
          <w:p>
            <w:pPr>
              <w:textAlignment w:val="baseline"/>
              <w:rPr>
                <w:rFonts w:ascii="宋体" w:hAnsi="宋体" w:cs="宋体"/>
                <w:color w:val="auto"/>
                <w:szCs w:val="21"/>
                <w:highlight w:val="none"/>
              </w:rPr>
            </w:pPr>
            <w:r>
              <w:rPr>
                <w:rFonts w:ascii="宋体" w:hAnsi="宋体" w:cs="宋体"/>
                <w:color w:val="auto"/>
                <w:szCs w:val="21"/>
                <w:highlight w:val="none"/>
              </w:rPr>
              <w:t>2、</w:t>
            </w:r>
            <w:r>
              <w:rPr>
                <w:rFonts w:hint="eastAsia" w:ascii="宋体" w:hAnsi="宋体" w:cs="宋体"/>
                <w:color w:val="auto"/>
                <w:szCs w:val="21"/>
                <w:highlight w:val="none"/>
              </w:rPr>
              <w:t>项目实施方案、</w:t>
            </w:r>
            <w:r>
              <w:rPr>
                <w:rFonts w:hint="eastAsia" w:ascii="宋体" w:hAnsi="宋体" w:cs="宋体"/>
                <w:color w:val="auto"/>
                <w:kern w:val="0"/>
                <w:szCs w:val="21"/>
                <w:highlight w:val="none"/>
                <w:lang w:bidi="ar"/>
              </w:rPr>
              <w:t>服务模式、服务方法与服务流程</w:t>
            </w:r>
            <w:r>
              <w:rPr>
                <w:rFonts w:hint="eastAsia" w:ascii="宋体" w:hAnsi="宋体" w:cs="宋体"/>
                <w:color w:val="auto"/>
                <w:szCs w:val="21"/>
                <w:highlight w:val="none"/>
              </w:rPr>
              <w:t>，较完整，科学性和操作性较强，得40%。</w:t>
            </w:r>
          </w:p>
          <w:p>
            <w:pPr>
              <w:textAlignment w:val="baseline"/>
              <w:rPr>
                <w:rFonts w:ascii="宋体" w:hAnsi="宋体" w:cs="宋体"/>
                <w:color w:val="auto"/>
                <w:szCs w:val="21"/>
                <w:highlight w:val="none"/>
              </w:rPr>
            </w:pPr>
            <w:r>
              <w:rPr>
                <w:rFonts w:ascii="宋体" w:hAnsi="宋体" w:cs="宋体"/>
                <w:color w:val="auto"/>
                <w:szCs w:val="21"/>
                <w:highlight w:val="none"/>
              </w:rPr>
              <w:t>3、</w:t>
            </w:r>
            <w:r>
              <w:rPr>
                <w:rFonts w:hint="eastAsia" w:ascii="宋体" w:hAnsi="宋体" w:cs="宋体"/>
                <w:color w:val="auto"/>
                <w:szCs w:val="21"/>
                <w:highlight w:val="none"/>
              </w:rPr>
              <w:t>项目实施方案、</w:t>
            </w:r>
            <w:r>
              <w:rPr>
                <w:rFonts w:hint="eastAsia" w:ascii="宋体" w:hAnsi="宋体" w:cs="宋体"/>
                <w:color w:val="auto"/>
                <w:kern w:val="0"/>
                <w:szCs w:val="21"/>
                <w:highlight w:val="none"/>
                <w:lang w:bidi="ar"/>
              </w:rPr>
              <w:t>服务模式、服务方法与服务流程</w:t>
            </w:r>
            <w:r>
              <w:rPr>
                <w:rFonts w:hint="eastAsia" w:ascii="宋体" w:hAnsi="宋体" w:cs="宋体"/>
                <w:color w:val="auto"/>
                <w:szCs w:val="21"/>
                <w:highlight w:val="none"/>
              </w:rPr>
              <w:t>，基本完整，科学性和操作性一般，得20%。</w:t>
            </w:r>
          </w:p>
          <w:p>
            <w:pPr>
              <w:textAlignment w:val="baseline"/>
              <w:rPr>
                <w:rFonts w:ascii="Calibri" w:hAnsi="Calibri"/>
                <w:color w:val="auto"/>
                <w:szCs w:val="21"/>
                <w:highlight w:val="none"/>
              </w:rPr>
            </w:pPr>
            <w:r>
              <w:rPr>
                <w:rFonts w:ascii="宋体" w:hAnsi="宋体" w:cs="宋体"/>
                <w:color w:val="auto"/>
                <w:szCs w:val="21"/>
                <w:highlight w:val="none"/>
              </w:rPr>
              <w:t>4、</w:t>
            </w:r>
            <w:r>
              <w:rPr>
                <w:rFonts w:hint="eastAsia" w:ascii="宋体" w:hAnsi="宋体" w:cs="宋体"/>
                <w:color w:val="auto"/>
                <w:szCs w:val="21"/>
                <w:highlight w:val="none"/>
              </w:rPr>
              <w:t>项目实施方案、</w:t>
            </w:r>
            <w:r>
              <w:rPr>
                <w:rFonts w:hint="eastAsia" w:ascii="宋体" w:hAnsi="宋体" w:cs="宋体"/>
                <w:color w:val="auto"/>
                <w:kern w:val="0"/>
                <w:szCs w:val="21"/>
                <w:highlight w:val="none"/>
                <w:lang w:bidi="ar"/>
              </w:rPr>
              <w:t>服务模式、服务方法与服务流程</w:t>
            </w:r>
            <w:r>
              <w:rPr>
                <w:rFonts w:hint="eastAsia" w:ascii="宋体" w:hAnsi="宋体" w:cs="宋体"/>
                <w:color w:val="auto"/>
                <w:szCs w:val="21"/>
                <w:highlight w:val="none"/>
              </w:rPr>
              <w:t>，欠缺完整，科学性和操作性欠佳的，</w:t>
            </w:r>
            <w:r>
              <w:rPr>
                <w:rFonts w:hint="eastAsia" w:ascii="Calibri" w:hAnsi="Calibri"/>
                <w:color w:val="auto"/>
                <w:szCs w:val="21"/>
                <w:highlight w:val="none"/>
              </w:rPr>
              <w:t>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auto"/>
                <w:sz w:val="24"/>
                <w:szCs w:val="24"/>
                <w:highlight w:val="none"/>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color w:val="auto"/>
                <w:szCs w:val="21"/>
                <w:highlight w:val="none"/>
              </w:rPr>
              <w:t>2</w:t>
            </w:r>
          </w:p>
        </w:tc>
        <w:tc>
          <w:tcPr>
            <w:tcW w:w="2835" w:type="dxa"/>
            <w:tcBorders>
              <w:top w:val="single" w:color="000000" w:sz="8" w:space="0"/>
              <w:left w:val="single" w:color="000000" w:sz="8" w:space="0"/>
              <w:bottom w:val="single" w:color="000000" w:sz="8" w:space="0"/>
              <w:right w:val="single" w:color="000000" w:sz="8" w:space="0"/>
            </w:tcBorders>
            <w:vAlign w:val="center"/>
          </w:tcPr>
          <w:p>
            <w:pPr>
              <w:widowControl/>
              <w:jc w:val="center"/>
              <w:textAlignment w:val="baseline"/>
              <w:rPr>
                <w:rFonts w:ascii="Calibri" w:hAnsi="Calibri" w:eastAsia="宋体" w:cs="Times New Roman"/>
                <w:color w:val="auto"/>
                <w:highlight w:val="none"/>
              </w:rPr>
            </w:pPr>
            <w:commentRangeStart w:id="15"/>
            <w:r>
              <w:rPr>
                <w:rFonts w:hint="eastAsia" w:ascii="宋体" w:hAnsi="宋体" w:cs="宋体"/>
                <w:color w:val="auto"/>
                <w:kern w:val="0"/>
                <w:szCs w:val="21"/>
                <w:highlight w:val="none"/>
                <w:lang w:bidi="ar"/>
              </w:rPr>
              <w:t>建立本项目良好运作的行政管理制度</w:t>
            </w:r>
            <w:commentRangeEnd w:id="15"/>
            <w:r>
              <w:commentReference w:id="15"/>
            </w:r>
          </w:p>
        </w:tc>
        <w:tc>
          <w:tcPr>
            <w:tcW w:w="681" w:type="dxa"/>
            <w:tcBorders>
              <w:top w:val="single" w:color="000000" w:sz="8" w:space="0"/>
              <w:left w:val="single" w:color="000000" w:sz="8" w:space="0"/>
              <w:bottom w:val="single" w:color="000000" w:sz="8" w:space="0"/>
              <w:right w:val="single" w:color="000000" w:sz="8" w:space="0"/>
            </w:tcBorders>
            <w:vAlign w:val="center"/>
          </w:tcPr>
          <w:p>
            <w:pPr>
              <w:widowControl/>
              <w:jc w:val="center"/>
              <w:textAlignment w:val="baseline"/>
              <w:rPr>
                <w:rFonts w:ascii="Calibri" w:hAnsi="Calibri" w:eastAsia="宋体" w:cs="Times New Roman"/>
                <w:color w:val="auto"/>
                <w:szCs w:val="21"/>
                <w:highlight w:val="none"/>
              </w:rPr>
            </w:pPr>
            <w:r>
              <w:rPr>
                <w:rFonts w:hint="eastAsia" w:ascii="宋体" w:hAnsi="宋体" w:cs="宋体"/>
                <w:color w:val="auto"/>
                <w:kern w:val="0"/>
                <w:szCs w:val="21"/>
                <w:highlight w:val="none"/>
                <w:lang w:bidi="ar"/>
              </w:rPr>
              <w:t>10</w:t>
            </w:r>
          </w:p>
        </w:tc>
        <w:tc>
          <w:tcPr>
            <w:tcW w:w="4196" w:type="dxa"/>
            <w:tcBorders>
              <w:top w:val="single" w:color="000000" w:sz="8" w:space="0"/>
              <w:left w:val="single" w:color="000000" w:sz="8" w:space="0"/>
              <w:bottom w:val="single" w:color="000000" w:sz="8" w:space="0"/>
              <w:right w:val="single" w:color="000000" w:sz="8" w:space="0"/>
            </w:tcBorders>
          </w:tcPr>
          <w:p>
            <w:pPr>
              <w:jc w:val="left"/>
              <w:rPr>
                <w:rFonts w:ascii="Calibri" w:hAnsi="Calibri" w:eastAsia="宋体" w:cs="Times New Roman"/>
                <w:color w:val="auto"/>
                <w:szCs w:val="24"/>
                <w:highlight w:val="none"/>
              </w:rPr>
            </w:pPr>
            <w:r>
              <w:rPr>
                <w:rFonts w:hint="eastAsia" w:ascii="Calibri" w:hAnsi="Calibri" w:eastAsia="宋体" w:cs="Times New Roman"/>
                <w:color w:val="auto"/>
                <w:szCs w:val="24"/>
                <w:highlight w:val="none"/>
              </w:rPr>
              <w:t>（一）评分内容：</w:t>
            </w:r>
          </w:p>
          <w:p>
            <w:pPr>
              <w:wordWrap w:val="0"/>
              <w:rPr>
                <w:rFonts w:ascii="宋体" w:hAnsi="宋体" w:eastAsia="宋体" w:cs="宋体"/>
                <w:color w:val="auto"/>
                <w:szCs w:val="21"/>
                <w:highlight w:val="none"/>
              </w:rPr>
            </w:pPr>
            <w:r>
              <w:rPr>
                <w:rFonts w:hint="eastAsia" w:ascii="宋体" w:hAnsi="宋体" w:cs="宋体"/>
                <w:color w:val="auto"/>
                <w:kern w:val="0"/>
                <w:szCs w:val="21"/>
                <w:highlight w:val="none"/>
                <w:lang w:bidi="ar"/>
              </w:rPr>
              <w:t>投标人提供的项目行政管理制度包括岗位职责、运营管理制度、评估制度、财务管理制度、培训制度、档案管理制度</w:t>
            </w:r>
            <w:r>
              <w:rPr>
                <w:rFonts w:hint="eastAsia" w:ascii="宋体" w:hAnsi="宋体" w:eastAsia="宋体" w:cs="宋体"/>
                <w:color w:val="auto"/>
                <w:szCs w:val="21"/>
                <w:highlight w:val="none"/>
              </w:rPr>
              <w:t>。</w:t>
            </w:r>
          </w:p>
          <w:p>
            <w:pPr>
              <w:jc w:val="left"/>
              <w:rPr>
                <w:rFonts w:ascii="Calibri" w:hAnsi="Calibri" w:eastAsia="宋体" w:cs="Times New Roman"/>
                <w:color w:val="auto"/>
                <w:szCs w:val="24"/>
                <w:highlight w:val="none"/>
              </w:rPr>
            </w:pPr>
            <w:r>
              <w:rPr>
                <w:rFonts w:hint="eastAsia" w:ascii="Calibri" w:hAnsi="Calibri" w:eastAsia="宋体" w:cs="Times New Roman"/>
                <w:color w:val="auto"/>
                <w:szCs w:val="24"/>
                <w:highlight w:val="none"/>
              </w:rPr>
              <w:t>（二）评分依据：</w:t>
            </w:r>
          </w:p>
          <w:p>
            <w:pPr>
              <w:jc w:val="left"/>
              <w:rPr>
                <w:rFonts w:ascii="Calibri" w:hAnsi="Calibri" w:eastAsia="宋体" w:cs="Times New Roman"/>
                <w:color w:val="auto"/>
                <w:szCs w:val="24"/>
                <w:highlight w:val="none"/>
              </w:rPr>
            </w:pPr>
            <w:r>
              <w:rPr>
                <w:rFonts w:hint="eastAsia" w:ascii="Calibri" w:hAnsi="Calibri" w:eastAsia="宋体" w:cs="Times New Roman"/>
                <w:color w:val="auto"/>
                <w:szCs w:val="24"/>
                <w:highlight w:val="none"/>
              </w:rPr>
              <w:t>具备上述六点得</w:t>
            </w:r>
            <w:r>
              <w:rPr>
                <w:rFonts w:ascii="Calibri" w:hAnsi="Calibri" w:eastAsia="宋体" w:cs="Times New Roman"/>
                <w:color w:val="auto"/>
                <w:szCs w:val="24"/>
                <w:highlight w:val="none"/>
              </w:rPr>
              <w:t>30%</w:t>
            </w:r>
            <w:r>
              <w:rPr>
                <w:rFonts w:hint="eastAsia" w:ascii="Calibri" w:hAnsi="Calibri" w:eastAsia="宋体" w:cs="Times New Roman"/>
                <w:color w:val="auto"/>
                <w:szCs w:val="24"/>
                <w:highlight w:val="none"/>
              </w:rPr>
              <w:t>，缺少一点扣</w:t>
            </w:r>
            <w:r>
              <w:rPr>
                <w:rFonts w:ascii="Calibri" w:hAnsi="Calibri" w:eastAsia="宋体" w:cs="Times New Roman"/>
                <w:color w:val="auto"/>
                <w:szCs w:val="24"/>
                <w:highlight w:val="none"/>
              </w:rPr>
              <w:t>5%</w:t>
            </w:r>
            <w:r>
              <w:rPr>
                <w:rFonts w:hint="eastAsia" w:ascii="Calibri" w:hAnsi="Calibri" w:eastAsia="宋体" w:cs="Times New Roman"/>
                <w:color w:val="auto"/>
                <w:szCs w:val="24"/>
                <w:highlight w:val="none"/>
              </w:rPr>
              <w:t>。</w:t>
            </w:r>
          </w:p>
          <w:p>
            <w:pPr>
              <w:jc w:val="left"/>
              <w:rPr>
                <w:rFonts w:ascii="Calibri" w:hAnsi="Calibri" w:eastAsia="宋体" w:cs="Times New Roman"/>
                <w:color w:val="auto"/>
                <w:szCs w:val="24"/>
                <w:highlight w:val="none"/>
              </w:rPr>
            </w:pPr>
            <w:r>
              <w:rPr>
                <w:rFonts w:hint="eastAsia" w:ascii="Calibri" w:hAnsi="Calibri" w:eastAsia="宋体" w:cs="Times New Roman"/>
                <w:color w:val="auto"/>
                <w:szCs w:val="24"/>
                <w:highlight w:val="none"/>
              </w:rPr>
              <w:t>在此基础上，由评标委员会对投标人提供的方案进行综合比较：</w:t>
            </w:r>
          </w:p>
          <w:p>
            <w:pPr>
              <w:widowControl/>
              <w:jc w:val="left"/>
              <w:textAlignment w:val="baseline"/>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1、项目的行政管理制度，非常完整，科学性和操作性非常强，得70%。</w:t>
            </w:r>
          </w:p>
          <w:p>
            <w:pPr>
              <w:widowControl/>
              <w:jc w:val="left"/>
              <w:textAlignment w:val="baseline"/>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2、项目的行政管理制度，较完整，科学性和操作性较强，得</w:t>
            </w:r>
            <w:r>
              <w:rPr>
                <w:rFonts w:ascii="宋体" w:hAnsi="宋体" w:cs="宋体"/>
                <w:color w:val="auto"/>
                <w:kern w:val="0"/>
                <w:szCs w:val="21"/>
                <w:highlight w:val="none"/>
                <w:lang w:bidi="ar"/>
              </w:rPr>
              <w:t>4</w:t>
            </w:r>
            <w:r>
              <w:rPr>
                <w:rFonts w:hint="eastAsia" w:ascii="宋体" w:hAnsi="宋体" w:cs="宋体"/>
                <w:color w:val="auto"/>
                <w:kern w:val="0"/>
                <w:szCs w:val="21"/>
                <w:highlight w:val="none"/>
                <w:lang w:bidi="ar"/>
              </w:rPr>
              <w:t>0%。</w:t>
            </w:r>
          </w:p>
          <w:p>
            <w:pPr>
              <w:widowControl/>
              <w:jc w:val="left"/>
              <w:textAlignment w:val="baseline"/>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3、项目的行政管理制度，基本完整，科学性和操作性一般，得</w:t>
            </w:r>
            <w:r>
              <w:rPr>
                <w:rFonts w:ascii="宋体" w:hAnsi="宋体" w:cs="宋体"/>
                <w:color w:val="auto"/>
                <w:kern w:val="0"/>
                <w:szCs w:val="21"/>
                <w:highlight w:val="none"/>
                <w:lang w:bidi="ar"/>
              </w:rPr>
              <w:t>1</w:t>
            </w:r>
            <w:r>
              <w:rPr>
                <w:rFonts w:hint="eastAsia" w:ascii="宋体" w:hAnsi="宋体" w:cs="宋体"/>
                <w:color w:val="auto"/>
                <w:kern w:val="0"/>
                <w:szCs w:val="21"/>
                <w:highlight w:val="none"/>
                <w:lang w:bidi="ar"/>
              </w:rPr>
              <w:t>0%。</w:t>
            </w:r>
          </w:p>
          <w:p>
            <w:pPr>
              <w:widowControl/>
              <w:jc w:val="left"/>
              <w:textAlignment w:val="baseline"/>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4、项目的行政管理制度，欠缺完整，科学性和操作性欠佳的，不得分。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auto"/>
                <w:sz w:val="24"/>
                <w:szCs w:val="24"/>
                <w:highlight w:val="none"/>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color w:val="auto"/>
                <w:szCs w:val="21"/>
                <w:highlight w:val="none"/>
              </w:rPr>
              <w:t>3</w:t>
            </w:r>
          </w:p>
        </w:tc>
        <w:tc>
          <w:tcPr>
            <w:tcW w:w="2835" w:type="dxa"/>
            <w:tcBorders>
              <w:top w:val="single" w:color="000000" w:sz="8" w:space="0"/>
              <w:left w:val="single" w:color="000000" w:sz="8" w:space="0"/>
              <w:bottom w:val="single" w:color="000000" w:sz="8" w:space="0"/>
              <w:right w:val="single" w:color="000000" w:sz="8" w:space="0"/>
            </w:tcBorders>
            <w:vAlign w:val="center"/>
          </w:tcPr>
          <w:p>
            <w:pPr>
              <w:widowControl/>
              <w:jc w:val="left"/>
              <w:textAlignment w:val="baseline"/>
              <w:rPr>
                <w:color w:val="auto"/>
                <w:sz w:val="20"/>
                <w:highlight w:val="none"/>
              </w:rPr>
            </w:pPr>
            <w:commentRangeStart w:id="16"/>
            <w:r>
              <w:rPr>
                <w:rFonts w:hint="eastAsia" w:ascii="宋体" w:hAnsi="宋体" w:cs="宋体"/>
                <w:color w:val="auto"/>
                <w:kern w:val="0"/>
                <w:szCs w:val="21"/>
                <w:highlight w:val="none"/>
                <w:lang w:bidi="ar"/>
              </w:rPr>
              <w:t xml:space="preserve">跟踪服务、意见反馈、监控 </w:t>
            </w:r>
          </w:p>
          <w:p>
            <w:pPr>
              <w:widowControl/>
              <w:jc w:val="center"/>
              <w:textAlignment w:val="baseline"/>
              <w:rPr>
                <w:rFonts w:ascii="Calibri" w:hAnsi="Calibri" w:eastAsia="宋体" w:cs="Times New Roman"/>
                <w:color w:val="auto"/>
                <w:highlight w:val="none"/>
              </w:rPr>
            </w:pPr>
            <w:r>
              <w:rPr>
                <w:rFonts w:hint="eastAsia" w:ascii="宋体" w:hAnsi="宋体" w:cs="宋体"/>
                <w:color w:val="auto"/>
                <w:kern w:val="0"/>
                <w:szCs w:val="21"/>
                <w:highlight w:val="none"/>
                <w:lang w:bidi="ar"/>
              </w:rPr>
              <w:t>评估等流程方案</w:t>
            </w:r>
            <w:commentRangeEnd w:id="16"/>
            <w:r>
              <w:commentReference w:id="16"/>
            </w:r>
          </w:p>
        </w:tc>
        <w:tc>
          <w:tcPr>
            <w:tcW w:w="681" w:type="dxa"/>
            <w:tcBorders>
              <w:top w:val="single" w:color="000000" w:sz="8" w:space="0"/>
              <w:left w:val="single" w:color="000000" w:sz="8" w:space="0"/>
              <w:bottom w:val="single" w:color="000000" w:sz="8" w:space="0"/>
              <w:right w:val="single" w:color="000000" w:sz="8" w:space="0"/>
            </w:tcBorders>
            <w:vAlign w:val="center"/>
          </w:tcPr>
          <w:p>
            <w:pPr>
              <w:jc w:val="center"/>
              <w:textAlignment w:val="baseline"/>
              <w:rPr>
                <w:rFonts w:ascii="Calibri" w:hAnsi="Calibri" w:eastAsia="宋体" w:cs="Times New Roman"/>
                <w:color w:val="auto"/>
                <w:szCs w:val="21"/>
                <w:highlight w:val="none"/>
              </w:rPr>
            </w:pPr>
            <w:r>
              <w:rPr>
                <w:rFonts w:hint="eastAsia" w:ascii="宋体" w:hAnsi="宋体" w:cs="宋体"/>
                <w:color w:val="auto"/>
                <w:szCs w:val="21"/>
                <w:highlight w:val="none"/>
              </w:rPr>
              <w:t>10</w:t>
            </w:r>
          </w:p>
        </w:tc>
        <w:tc>
          <w:tcPr>
            <w:tcW w:w="4196" w:type="dxa"/>
            <w:tcBorders>
              <w:top w:val="single" w:color="000000" w:sz="8" w:space="0"/>
              <w:left w:val="single" w:color="000000" w:sz="8" w:space="0"/>
              <w:bottom w:val="single" w:color="000000" w:sz="8" w:space="0"/>
              <w:right w:val="single" w:color="000000" w:sz="8" w:space="0"/>
            </w:tcBorders>
          </w:tcPr>
          <w:p>
            <w:pPr>
              <w:jc w:val="left"/>
              <w:rPr>
                <w:rFonts w:ascii="Calibri" w:hAnsi="Calibri" w:eastAsia="宋体" w:cs="Times New Roman"/>
                <w:color w:val="auto"/>
                <w:szCs w:val="24"/>
                <w:highlight w:val="none"/>
              </w:rPr>
            </w:pPr>
            <w:r>
              <w:rPr>
                <w:rFonts w:hint="eastAsia" w:ascii="Calibri" w:hAnsi="Calibri" w:eastAsia="宋体" w:cs="Times New Roman"/>
                <w:color w:val="auto"/>
                <w:szCs w:val="24"/>
                <w:highlight w:val="none"/>
              </w:rPr>
              <w:t>（一）评分内容：</w:t>
            </w:r>
          </w:p>
          <w:p>
            <w:pPr>
              <w:wordWrap w:val="0"/>
              <w:rPr>
                <w:rFonts w:ascii="宋体" w:hAnsi="宋体" w:eastAsia="宋体" w:cs="宋体"/>
                <w:color w:val="auto"/>
                <w:szCs w:val="21"/>
                <w:highlight w:val="none"/>
              </w:rPr>
            </w:pPr>
            <w:r>
              <w:rPr>
                <w:rFonts w:hint="eastAsia" w:ascii="宋体" w:hAnsi="宋体" w:cs="宋体"/>
                <w:color w:val="auto"/>
                <w:kern w:val="0"/>
                <w:szCs w:val="21"/>
                <w:highlight w:val="none"/>
                <w:lang w:bidi="ar"/>
              </w:rPr>
              <w:t>投标人提供项目跟踪服务、意见反馈、监控评估、流程办法</w:t>
            </w:r>
            <w:r>
              <w:rPr>
                <w:rFonts w:hint="eastAsia" w:ascii="宋体" w:hAnsi="宋体" w:eastAsia="宋体" w:cs="宋体"/>
                <w:color w:val="auto"/>
                <w:szCs w:val="21"/>
                <w:highlight w:val="none"/>
              </w:rPr>
              <w:t>。</w:t>
            </w:r>
          </w:p>
          <w:p>
            <w:pPr>
              <w:jc w:val="left"/>
              <w:rPr>
                <w:rFonts w:ascii="Calibri" w:hAnsi="Calibri" w:eastAsia="宋体" w:cs="Times New Roman"/>
                <w:color w:val="auto"/>
                <w:szCs w:val="24"/>
                <w:highlight w:val="none"/>
              </w:rPr>
            </w:pPr>
            <w:r>
              <w:rPr>
                <w:rFonts w:hint="eastAsia" w:ascii="Calibri" w:hAnsi="Calibri" w:eastAsia="宋体" w:cs="Times New Roman"/>
                <w:color w:val="auto"/>
                <w:szCs w:val="24"/>
                <w:highlight w:val="none"/>
              </w:rPr>
              <w:t>（二）评分依据：</w:t>
            </w:r>
          </w:p>
          <w:p>
            <w:pPr>
              <w:jc w:val="left"/>
              <w:rPr>
                <w:rFonts w:ascii="Calibri" w:hAnsi="Calibri" w:eastAsia="宋体" w:cs="Times New Roman"/>
                <w:color w:val="auto"/>
                <w:szCs w:val="24"/>
                <w:highlight w:val="none"/>
              </w:rPr>
            </w:pPr>
            <w:r>
              <w:rPr>
                <w:rFonts w:hint="eastAsia" w:ascii="Calibri" w:hAnsi="Calibri" w:eastAsia="宋体" w:cs="Times New Roman"/>
                <w:color w:val="auto"/>
                <w:szCs w:val="24"/>
                <w:highlight w:val="none"/>
              </w:rPr>
              <w:t>具备上述四点得</w:t>
            </w:r>
            <w:r>
              <w:rPr>
                <w:rFonts w:ascii="Calibri" w:hAnsi="Calibri" w:eastAsia="宋体" w:cs="Times New Roman"/>
                <w:color w:val="auto"/>
                <w:szCs w:val="24"/>
                <w:highlight w:val="none"/>
              </w:rPr>
              <w:t>40%</w:t>
            </w:r>
            <w:r>
              <w:rPr>
                <w:rFonts w:hint="eastAsia" w:ascii="Calibri" w:hAnsi="Calibri" w:eastAsia="宋体" w:cs="Times New Roman"/>
                <w:color w:val="auto"/>
                <w:szCs w:val="24"/>
                <w:highlight w:val="none"/>
              </w:rPr>
              <w:t>，缺少一点扣</w:t>
            </w:r>
            <w:r>
              <w:rPr>
                <w:rFonts w:ascii="Calibri" w:hAnsi="Calibri" w:eastAsia="宋体" w:cs="Times New Roman"/>
                <w:color w:val="auto"/>
                <w:szCs w:val="24"/>
                <w:highlight w:val="none"/>
              </w:rPr>
              <w:t>10%</w:t>
            </w:r>
            <w:r>
              <w:rPr>
                <w:rFonts w:hint="eastAsia" w:ascii="Calibri" w:hAnsi="Calibri" w:eastAsia="宋体" w:cs="Times New Roman"/>
                <w:color w:val="auto"/>
                <w:szCs w:val="24"/>
                <w:highlight w:val="none"/>
              </w:rPr>
              <w:t>。</w:t>
            </w:r>
          </w:p>
          <w:p>
            <w:pPr>
              <w:jc w:val="left"/>
              <w:rPr>
                <w:rFonts w:ascii="Calibri" w:hAnsi="Calibri" w:eastAsia="宋体" w:cs="Times New Roman"/>
                <w:color w:val="auto"/>
                <w:szCs w:val="24"/>
                <w:highlight w:val="none"/>
              </w:rPr>
            </w:pPr>
            <w:r>
              <w:rPr>
                <w:rFonts w:hint="eastAsia" w:ascii="Calibri" w:hAnsi="Calibri" w:eastAsia="宋体" w:cs="Times New Roman"/>
                <w:color w:val="auto"/>
                <w:szCs w:val="24"/>
                <w:highlight w:val="none"/>
              </w:rPr>
              <w:t>在此基础上，由评标委员会对投标人提供的方案进行综合比较：</w:t>
            </w:r>
          </w:p>
          <w:p>
            <w:pPr>
              <w:jc w:val="left"/>
              <w:rPr>
                <w:rFonts w:ascii="Calibri" w:hAnsi="Calibri" w:eastAsia="宋体" w:cs="Times New Roman"/>
                <w:color w:val="auto"/>
                <w:szCs w:val="24"/>
                <w:highlight w:val="none"/>
              </w:rPr>
            </w:pPr>
            <w:r>
              <w:rPr>
                <w:rFonts w:hint="eastAsia" w:ascii="宋体" w:hAnsi="宋体" w:cs="宋体"/>
                <w:color w:val="auto"/>
                <w:kern w:val="0"/>
                <w:szCs w:val="21"/>
                <w:highlight w:val="none"/>
                <w:lang w:bidi="ar"/>
              </w:rPr>
              <w:t>1、</w:t>
            </w:r>
            <w:r>
              <w:rPr>
                <w:rFonts w:hint="eastAsia" w:ascii="Calibri" w:hAnsi="Calibri"/>
                <w:color w:val="auto"/>
                <w:szCs w:val="21"/>
                <w:highlight w:val="none"/>
              </w:rPr>
              <w:t>方案内容和流程非常完整、可执行性非常强，</w:t>
            </w:r>
            <w:r>
              <w:rPr>
                <w:rFonts w:hint="eastAsia" w:ascii="宋体" w:hAnsi="宋体" w:cs="宋体"/>
                <w:color w:val="auto"/>
                <w:szCs w:val="21"/>
                <w:highlight w:val="none"/>
              </w:rPr>
              <w:t>得60%。</w:t>
            </w:r>
          </w:p>
          <w:p>
            <w:pPr>
              <w:textAlignment w:val="baseline"/>
              <w:rPr>
                <w:rFonts w:ascii="宋体" w:hAnsi="宋体" w:cs="宋体"/>
                <w:color w:val="auto"/>
                <w:szCs w:val="21"/>
                <w:highlight w:val="none"/>
              </w:rPr>
            </w:pPr>
            <w:r>
              <w:rPr>
                <w:rFonts w:hint="eastAsia" w:ascii="Calibri" w:hAnsi="Calibri"/>
                <w:color w:val="auto"/>
                <w:szCs w:val="21"/>
                <w:highlight w:val="none"/>
              </w:rPr>
              <w:t>2、方案内容和流程较完整、可执行性较强，</w:t>
            </w:r>
            <w:r>
              <w:rPr>
                <w:rFonts w:hint="eastAsia" w:ascii="宋体" w:hAnsi="宋体" w:cs="宋体"/>
                <w:color w:val="auto"/>
                <w:szCs w:val="21"/>
                <w:highlight w:val="none"/>
              </w:rPr>
              <w:t>得40%。</w:t>
            </w:r>
          </w:p>
          <w:p>
            <w:pPr>
              <w:textAlignment w:val="baseline"/>
              <w:rPr>
                <w:rFonts w:ascii="宋体" w:hAnsi="宋体" w:cs="宋体"/>
                <w:color w:val="auto"/>
                <w:szCs w:val="21"/>
                <w:highlight w:val="none"/>
              </w:rPr>
            </w:pPr>
            <w:r>
              <w:rPr>
                <w:rFonts w:ascii="Calibri" w:hAnsi="Calibri"/>
                <w:color w:val="auto"/>
                <w:szCs w:val="21"/>
                <w:highlight w:val="none"/>
              </w:rPr>
              <w:t>3、</w:t>
            </w:r>
            <w:r>
              <w:rPr>
                <w:rFonts w:hint="eastAsia" w:ascii="Calibri" w:hAnsi="Calibri"/>
                <w:color w:val="auto"/>
                <w:szCs w:val="21"/>
                <w:highlight w:val="none"/>
              </w:rPr>
              <w:t>方案内容和流程一般、可执行性一般，</w:t>
            </w:r>
            <w:r>
              <w:rPr>
                <w:rFonts w:hint="eastAsia" w:ascii="宋体" w:hAnsi="宋体" w:cs="宋体"/>
                <w:color w:val="auto"/>
                <w:szCs w:val="21"/>
                <w:highlight w:val="none"/>
              </w:rPr>
              <w:t>得20%。</w:t>
            </w:r>
          </w:p>
          <w:p>
            <w:pPr>
              <w:textAlignment w:val="baseline"/>
              <w:rPr>
                <w:rFonts w:ascii="Calibri" w:hAnsi="Calibri" w:eastAsia="宋体" w:cs="Times New Roman"/>
                <w:color w:val="auto"/>
                <w:szCs w:val="21"/>
                <w:highlight w:val="none"/>
              </w:rPr>
            </w:pPr>
            <w:r>
              <w:rPr>
                <w:rFonts w:ascii="Calibri" w:hAnsi="Calibri"/>
                <w:color w:val="auto"/>
                <w:szCs w:val="21"/>
                <w:highlight w:val="none"/>
              </w:rPr>
              <w:t>4、</w:t>
            </w:r>
            <w:r>
              <w:rPr>
                <w:rFonts w:hint="eastAsia" w:ascii="Calibri" w:hAnsi="Calibri"/>
                <w:color w:val="auto"/>
                <w:szCs w:val="21"/>
                <w:highlight w:val="none"/>
              </w:rPr>
              <w:t>方案内容和流程较差、可执行性较差的，不得分。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auto"/>
                <w:sz w:val="24"/>
                <w:szCs w:val="24"/>
                <w:highlight w:val="none"/>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color w:val="auto"/>
                <w:szCs w:val="21"/>
                <w:highlight w:val="none"/>
              </w:rPr>
              <w:t>4</w:t>
            </w:r>
          </w:p>
        </w:tc>
        <w:tc>
          <w:tcPr>
            <w:tcW w:w="2835" w:type="dxa"/>
            <w:tcBorders>
              <w:top w:val="single" w:color="000000" w:sz="8" w:space="0"/>
              <w:left w:val="single" w:color="000000" w:sz="8" w:space="0"/>
              <w:bottom w:val="single" w:color="000000" w:sz="8" w:space="0"/>
              <w:right w:val="single" w:color="000000" w:sz="8" w:space="0"/>
            </w:tcBorders>
            <w:vAlign w:val="center"/>
          </w:tcPr>
          <w:p>
            <w:pPr>
              <w:widowControl/>
              <w:jc w:val="center"/>
              <w:textAlignment w:val="baseline"/>
              <w:rPr>
                <w:color w:val="auto"/>
                <w:szCs w:val="21"/>
                <w:highlight w:val="none"/>
              </w:rPr>
            </w:pPr>
            <w:commentRangeStart w:id="17"/>
            <w:r>
              <w:rPr>
                <w:rFonts w:hint="eastAsia" w:ascii="宋体" w:hAnsi="宋体" w:eastAsia="宋体" w:cs="宋体"/>
                <w:color w:val="auto"/>
                <w:kern w:val="0"/>
                <w:szCs w:val="21"/>
                <w:highlight w:val="none"/>
                <w:lang w:bidi="ar"/>
              </w:rPr>
              <w:t>项目人员持证承诺</w:t>
            </w:r>
            <w:commentRangeEnd w:id="17"/>
            <w:r>
              <w:commentReference w:id="17"/>
            </w:r>
          </w:p>
        </w:tc>
        <w:tc>
          <w:tcPr>
            <w:tcW w:w="681" w:type="dxa"/>
            <w:tcBorders>
              <w:top w:val="single" w:color="000000" w:sz="8" w:space="0"/>
              <w:left w:val="single" w:color="000000" w:sz="8" w:space="0"/>
              <w:bottom w:val="single" w:color="000000" w:sz="8" w:space="0"/>
              <w:right w:val="single" w:color="000000" w:sz="8" w:space="0"/>
            </w:tcBorders>
            <w:vAlign w:val="center"/>
          </w:tcPr>
          <w:p>
            <w:pPr>
              <w:widowControl/>
              <w:jc w:val="center"/>
              <w:textAlignment w:val="baseline"/>
              <w:rPr>
                <w:color w:val="auto"/>
                <w:szCs w:val="21"/>
                <w:highlight w:val="none"/>
              </w:rPr>
            </w:pPr>
            <w:r>
              <w:rPr>
                <w:rFonts w:hint="eastAsia" w:ascii="宋体" w:hAnsi="宋体" w:eastAsia="宋体" w:cs="宋体"/>
                <w:color w:val="auto"/>
                <w:kern w:val="0"/>
                <w:szCs w:val="21"/>
                <w:highlight w:val="none"/>
                <w:lang w:bidi="ar"/>
              </w:rPr>
              <w:t>5</w:t>
            </w:r>
          </w:p>
        </w:tc>
        <w:tc>
          <w:tcPr>
            <w:tcW w:w="4196" w:type="dxa"/>
            <w:tcBorders>
              <w:top w:val="single" w:color="000000" w:sz="8" w:space="0"/>
              <w:left w:val="single" w:color="000000" w:sz="8" w:space="0"/>
              <w:bottom w:val="single" w:color="000000" w:sz="8" w:space="0"/>
              <w:right w:val="single" w:color="000000" w:sz="8" w:space="0"/>
            </w:tcBorders>
          </w:tcPr>
          <w:p>
            <w:pPr>
              <w:jc w:val="left"/>
              <w:textAlignment w:val="baseline"/>
              <w:rPr>
                <w:rFonts w:hAnsi="宋体"/>
                <w:color w:val="auto"/>
                <w:szCs w:val="21"/>
                <w:highlight w:val="none"/>
              </w:rPr>
            </w:pPr>
            <w:r>
              <w:rPr>
                <w:rFonts w:hint="eastAsia" w:hAnsi="宋体"/>
                <w:color w:val="auto"/>
                <w:szCs w:val="21"/>
                <w:highlight w:val="none"/>
              </w:rPr>
              <w:t>评审依据：</w:t>
            </w:r>
          </w:p>
          <w:p>
            <w:pPr>
              <w:widowControl/>
              <w:jc w:val="left"/>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投标人承诺中标后投入本项目的工作人员不少于</w:t>
            </w:r>
            <w:commentRangeStart w:id="18"/>
            <w:r>
              <w:rPr>
                <w:rFonts w:hint="eastAsia" w:ascii="宋体" w:hAnsi="宋体" w:eastAsia="宋体" w:cs="宋体"/>
                <w:color w:val="auto"/>
                <w:kern w:val="0"/>
                <w:szCs w:val="21"/>
                <w:highlight w:val="none"/>
                <w:lang w:bidi="ar"/>
              </w:rPr>
              <w:t>5人</w:t>
            </w:r>
            <w:commentRangeEnd w:id="18"/>
            <w:r>
              <w:commentReference w:id="18"/>
            </w:r>
            <w:r>
              <w:rPr>
                <w:rFonts w:hint="eastAsia" w:ascii="宋体" w:hAnsi="宋体" w:eastAsia="宋体" w:cs="宋体"/>
                <w:color w:val="auto"/>
                <w:kern w:val="0"/>
                <w:szCs w:val="21"/>
                <w:highlight w:val="none"/>
                <w:lang w:bidi="ar"/>
              </w:rPr>
              <w:t>，其中：</w:t>
            </w:r>
          </w:p>
          <w:p>
            <w:pPr>
              <w:widowControl/>
              <w:jc w:val="left"/>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①具有1名持有</w:t>
            </w:r>
            <w:ins w:id="0" w:author="垚阿" w:date="2023-09-09T13:41:20Z">
              <w:r>
                <w:rPr>
                  <w:rFonts w:hint="eastAsia" w:ascii="宋体" w:hAnsi="宋体" w:cs="宋体"/>
                  <w:color w:val="auto"/>
                  <w:kern w:val="0"/>
                  <w:szCs w:val="21"/>
                  <w:highlight w:val="none"/>
                  <w:lang w:val="en-US" w:eastAsia="zh-CN" w:bidi="ar"/>
                </w:rPr>
                <w:t>行政机关或</w:t>
              </w:r>
            </w:ins>
            <w:ins w:id="1" w:author="垚阿" w:date="2023-09-09T13:41:22Z">
              <w:r>
                <w:rPr>
                  <w:rFonts w:hint="eastAsia" w:ascii="宋体" w:hAnsi="宋体" w:cs="宋体"/>
                  <w:color w:val="auto"/>
                  <w:kern w:val="0"/>
                  <w:szCs w:val="21"/>
                  <w:highlight w:val="none"/>
                  <w:lang w:val="en-US" w:eastAsia="zh-CN" w:bidi="ar"/>
                </w:rPr>
                <w:t>事业单位</w:t>
              </w:r>
            </w:ins>
            <w:ins w:id="2" w:author="垚阿" w:date="2023-09-09T13:41:26Z">
              <w:r>
                <w:rPr>
                  <w:rFonts w:hint="eastAsia" w:ascii="宋体" w:hAnsi="宋体" w:cs="宋体"/>
                  <w:color w:val="auto"/>
                  <w:kern w:val="0"/>
                  <w:szCs w:val="21"/>
                  <w:highlight w:val="none"/>
                  <w:lang w:val="en-US" w:eastAsia="zh-CN" w:bidi="ar"/>
                </w:rPr>
                <w:t>颁发的</w:t>
              </w:r>
            </w:ins>
            <w:commentRangeStart w:id="19"/>
            <w:commentRangeStart w:id="20"/>
            <w:r>
              <w:rPr>
                <w:color w:val="auto"/>
                <w:szCs w:val="21"/>
                <w:highlight w:val="none"/>
              </w:rPr>
              <w:t>社会工作</w:t>
            </w:r>
            <w:commentRangeEnd w:id="19"/>
            <w:r>
              <w:rPr>
                <w:woUserID w:val="4"/>
              </w:rPr>
              <w:commentReference w:id="19"/>
            </w:r>
            <w:r>
              <w:rPr>
                <w:color w:val="auto"/>
                <w:szCs w:val="21"/>
                <w:highlight w:val="none"/>
              </w:rPr>
              <w:t>师</w:t>
            </w:r>
            <w:commentRangeEnd w:id="20"/>
            <w:r>
              <w:commentReference w:id="20"/>
            </w:r>
            <w:r>
              <w:rPr>
                <w:rFonts w:hint="eastAsia" w:ascii="宋体" w:hAnsi="宋体" w:eastAsia="宋体" w:cs="宋体"/>
                <w:color w:val="auto"/>
                <w:kern w:val="0"/>
                <w:szCs w:val="21"/>
                <w:highlight w:val="none"/>
                <w:lang w:bidi="ar"/>
              </w:rPr>
              <w:t>或以</w:t>
            </w:r>
            <w:commentRangeStart w:id="21"/>
            <w:r>
              <w:rPr>
                <w:rFonts w:hint="eastAsia" w:ascii="宋体" w:hAnsi="宋体" w:eastAsia="宋体" w:cs="宋体"/>
                <w:color w:val="auto"/>
                <w:kern w:val="0"/>
                <w:szCs w:val="21"/>
                <w:highlight w:val="none"/>
                <w:lang w:bidi="ar"/>
              </w:rPr>
              <w:t>上职业水平证书</w:t>
            </w:r>
            <w:commentRangeEnd w:id="21"/>
            <w:r>
              <w:commentReference w:id="21"/>
            </w:r>
            <w:r>
              <w:rPr>
                <w:rFonts w:hint="eastAsia" w:ascii="宋体" w:hAnsi="宋体" w:eastAsia="宋体" w:cs="宋体"/>
                <w:color w:val="auto"/>
                <w:kern w:val="0"/>
                <w:szCs w:val="21"/>
                <w:highlight w:val="none"/>
                <w:lang w:bidi="ar"/>
              </w:rPr>
              <w:t>的，得</w:t>
            </w:r>
            <w:r>
              <w:rPr>
                <w:rFonts w:ascii="宋体" w:hAnsi="宋体" w:eastAsia="宋体" w:cs="宋体"/>
                <w:color w:val="auto"/>
                <w:kern w:val="0"/>
                <w:szCs w:val="21"/>
                <w:highlight w:val="none"/>
                <w:lang w:bidi="ar"/>
              </w:rPr>
              <w:t>4</w:t>
            </w:r>
            <w:r>
              <w:rPr>
                <w:rFonts w:hint="eastAsia" w:ascii="宋体" w:hAnsi="宋体" w:eastAsia="宋体" w:cs="宋体"/>
                <w:color w:val="auto"/>
                <w:kern w:val="0"/>
                <w:szCs w:val="21"/>
                <w:highlight w:val="none"/>
                <w:lang w:bidi="ar"/>
              </w:rPr>
              <w:t>0%；</w:t>
            </w:r>
          </w:p>
          <w:p>
            <w:pPr>
              <w:widowControl/>
              <w:jc w:val="left"/>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②具有</w:t>
            </w:r>
            <w:r>
              <w:rPr>
                <w:rFonts w:ascii="宋体" w:hAnsi="宋体" w:eastAsia="宋体" w:cs="宋体"/>
                <w:color w:val="auto"/>
                <w:kern w:val="0"/>
                <w:szCs w:val="21"/>
                <w:highlight w:val="none"/>
                <w:lang w:bidi="ar"/>
              </w:rPr>
              <w:t>2</w:t>
            </w:r>
            <w:r>
              <w:rPr>
                <w:rFonts w:hint="eastAsia" w:ascii="宋体" w:hAnsi="宋体" w:eastAsia="宋体" w:cs="宋体"/>
                <w:color w:val="auto"/>
                <w:kern w:val="0"/>
                <w:szCs w:val="21"/>
                <w:highlight w:val="none"/>
                <w:lang w:bidi="ar"/>
              </w:rPr>
              <w:t>名持有助理</w:t>
            </w:r>
            <w:r>
              <w:rPr>
                <w:color w:val="auto"/>
                <w:szCs w:val="21"/>
                <w:highlight w:val="none"/>
              </w:rPr>
              <w:t>社会工作师</w:t>
            </w:r>
            <w:r>
              <w:rPr>
                <w:rFonts w:hint="eastAsia" w:ascii="宋体" w:hAnsi="宋体" w:eastAsia="宋体" w:cs="宋体"/>
                <w:color w:val="auto"/>
                <w:kern w:val="0"/>
                <w:szCs w:val="21"/>
                <w:highlight w:val="none"/>
                <w:lang w:bidi="ar"/>
              </w:rPr>
              <w:t>或以上职业水平证书的，得</w:t>
            </w:r>
            <w:r>
              <w:rPr>
                <w:rFonts w:ascii="宋体" w:hAnsi="宋体" w:eastAsia="宋体" w:cs="宋体"/>
                <w:color w:val="auto"/>
                <w:kern w:val="0"/>
                <w:szCs w:val="21"/>
                <w:highlight w:val="none"/>
                <w:lang w:bidi="ar"/>
              </w:rPr>
              <w:t>3</w:t>
            </w:r>
            <w:r>
              <w:rPr>
                <w:rFonts w:hint="eastAsia" w:ascii="宋体" w:hAnsi="宋体" w:eastAsia="宋体" w:cs="宋体"/>
                <w:color w:val="auto"/>
                <w:kern w:val="0"/>
                <w:szCs w:val="21"/>
                <w:highlight w:val="none"/>
                <w:lang w:bidi="ar"/>
              </w:rPr>
              <w:t>0%；</w:t>
            </w:r>
          </w:p>
          <w:p>
            <w:pPr>
              <w:widowControl/>
              <w:jc w:val="left"/>
              <w:rPr>
                <w:rFonts w:ascii="宋体" w:hAnsi="宋体" w:eastAsia="宋体" w:cs="宋体"/>
                <w:color w:val="auto"/>
                <w:kern w:val="0"/>
                <w:szCs w:val="21"/>
                <w:highlight w:val="none"/>
                <w:lang w:bidi="ar"/>
              </w:rPr>
            </w:pPr>
            <w:r>
              <w:rPr>
                <w:rFonts w:ascii="宋体" w:hAnsi="宋体" w:eastAsia="宋体" w:cs="宋体"/>
                <w:color w:val="auto"/>
                <w:kern w:val="0"/>
                <w:szCs w:val="21"/>
                <w:highlight w:val="none"/>
                <w:lang w:bidi="ar"/>
              </w:rPr>
              <w:t>同一人员同时满足第①②项不重复计分，两项累计最高得</w:t>
            </w:r>
            <w:r>
              <w:rPr>
                <w:rFonts w:hint="eastAsia" w:ascii="宋体" w:hAnsi="宋体" w:eastAsia="宋体" w:cs="宋体"/>
                <w:color w:val="auto"/>
                <w:kern w:val="0"/>
                <w:szCs w:val="21"/>
                <w:highlight w:val="none"/>
                <w:lang w:bidi="ar"/>
              </w:rPr>
              <w:t>70%。</w:t>
            </w:r>
          </w:p>
          <w:p>
            <w:pPr>
              <w:widowControl/>
              <w:jc w:val="left"/>
              <w:rPr>
                <w:rFonts w:ascii="宋体" w:hAnsi="宋体" w:eastAsia="宋体" w:cs="宋体"/>
                <w:color w:val="auto"/>
                <w:kern w:val="0"/>
                <w:szCs w:val="21"/>
                <w:highlight w:val="none"/>
                <w:lang w:bidi="ar"/>
              </w:rPr>
            </w:pPr>
            <w:r>
              <w:rPr>
                <w:rFonts w:ascii="宋体" w:hAnsi="宋体" w:eastAsia="宋体" w:cs="宋体"/>
                <w:color w:val="auto"/>
                <w:kern w:val="0"/>
                <w:szCs w:val="21"/>
                <w:highlight w:val="none"/>
                <w:lang w:bidi="ar"/>
              </w:rPr>
              <w:t>③具有</w:t>
            </w:r>
            <w:r>
              <w:rPr>
                <w:rFonts w:hint="eastAsia" w:ascii="宋体" w:hAnsi="宋体" w:eastAsia="宋体" w:cs="宋体"/>
                <w:color w:val="auto"/>
                <w:kern w:val="0"/>
                <w:szCs w:val="21"/>
                <w:highlight w:val="none"/>
                <w:lang w:bidi="ar"/>
              </w:rPr>
              <w:t>1名中共党员的，得30%。</w:t>
            </w:r>
          </w:p>
          <w:p>
            <w:pPr>
              <w:widowControl/>
              <w:jc w:val="left"/>
              <w:rPr>
                <w:color w:val="auto"/>
                <w:highlight w:val="none"/>
              </w:rPr>
            </w:pPr>
            <w:r>
              <w:rPr>
                <w:rFonts w:ascii="宋体" w:hAnsi="宋体" w:eastAsia="宋体" w:cs="宋体"/>
                <w:color w:val="auto"/>
                <w:kern w:val="0"/>
                <w:szCs w:val="21"/>
                <w:highlight w:val="none"/>
                <w:lang w:bidi="ar"/>
              </w:rPr>
              <w:t>整项累计最高得</w:t>
            </w:r>
            <w:r>
              <w:rPr>
                <w:rFonts w:hint="eastAsia" w:ascii="宋体" w:hAnsi="宋体" w:eastAsia="宋体" w:cs="宋体"/>
                <w:color w:val="auto"/>
                <w:kern w:val="0"/>
                <w:szCs w:val="21"/>
                <w:highlight w:val="none"/>
                <w:lang w:bidi="ar"/>
              </w:rPr>
              <w:t>100%。</w:t>
            </w:r>
          </w:p>
          <w:p>
            <w:pPr>
              <w:widowControl/>
              <w:jc w:val="left"/>
              <w:rPr>
                <w:color w:val="auto"/>
                <w:highlight w:val="none"/>
              </w:rPr>
            </w:pPr>
            <w:r>
              <w:rPr>
                <w:rFonts w:hint="eastAsia" w:ascii="宋体" w:hAnsi="宋体" w:eastAsia="宋体" w:cs="宋体"/>
                <w:color w:val="auto"/>
                <w:kern w:val="0"/>
                <w:szCs w:val="21"/>
                <w:highlight w:val="none"/>
                <w:lang w:bidi="ar"/>
              </w:rPr>
              <w:t>证明材料：</w:t>
            </w:r>
            <w:r>
              <w:rPr>
                <w:rFonts w:ascii="Arial" w:hAnsi="Arial" w:eastAsia="宋体" w:cs="Arial"/>
                <w:color w:val="auto"/>
                <w:kern w:val="0"/>
                <w:szCs w:val="21"/>
                <w:highlight w:val="none"/>
                <w:lang w:bidi="ar"/>
              </w:rPr>
              <w:t xml:space="preserve"> </w:t>
            </w:r>
          </w:p>
          <w:p>
            <w:pPr>
              <w:widowControl/>
              <w:jc w:val="left"/>
              <w:rPr>
                <w:color w:val="auto"/>
                <w:highlight w:val="none"/>
              </w:rPr>
            </w:pPr>
            <w:r>
              <w:rPr>
                <w:rFonts w:hint="eastAsia" w:ascii="宋体" w:hAnsi="宋体" w:eastAsia="宋体" w:cs="宋体"/>
                <w:color w:val="auto"/>
                <w:kern w:val="0"/>
                <w:szCs w:val="21"/>
                <w:highlight w:val="none"/>
                <w:lang w:bidi="ar"/>
              </w:rPr>
              <w:t>提供符合上述内容的</w:t>
            </w:r>
            <w:commentRangeStart w:id="22"/>
            <w:r>
              <w:rPr>
                <w:rFonts w:hint="eastAsia" w:ascii="宋体" w:hAnsi="宋体" w:eastAsia="宋体" w:cs="宋体"/>
                <w:color w:val="auto"/>
                <w:kern w:val="0"/>
                <w:szCs w:val="21"/>
                <w:highlight w:val="none"/>
                <w:lang w:bidi="ar"/>
              </w:rPr>
              <w:t>承诺函</w:t>
            </w:r>
            <w:commentRangeEnd w:id="22"/>
            <w:r>
              <w:commentReference w:id="22"/>
            </w:r>
            <w:r>
              <w:rPr>
                <w:rFonts w:hint="eastAsia" w:ascii="宋体" w:hAnsi="宋体" w:eastAsia="宋体" w:cs="宋体"/>
                <w:color w:val="auto"/>
                <w:kern w:val="0"/>
                <w:szCs w:val="21"/>
                <w:highlight w:val="none"/>
                <w:lang w:bidi="ar"/>
              </w:rPr>
              <w:t>（格式自拟）。</w:t>
            </w:r>
            <w:r>
              <w:rPr>
                <w:rFonts w:hint="eastAsia" w:hAnsi="宋体"/>
                <w:color w:val="auto"/>
                <w:szCs w:val="21"/>
                <w:highlight w:val="none"/>
              </w:rPr>
              <w:t>未按要求提供或提供不清晰导致专家无法判断的不得分。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auto"/>
                <w:sz w:val="24"/>
                <w:szCs w:val="24"/>
                <w:highlight w:val="none"/>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rFonts w:ascii="宋体" w:hAnsi="宋体" w:cs="宋体"/>
                <w:color w:val="auto"/>
                <w:szCs w:val="21"/>
                <w:highlight w:val="none"/>
              </w:rPr>
              <w:t>5</w:t>
            </w:r>
          </w:p>
        </w:tc>
        <w:tc>
          <w:tcPr>
            <w:tcW w:w="2835" w:type="dxa"/>
            <w:tcBorders>
              <w:top w:val="single" w:color="000000" w:sz="8" w:space="0"/>
              <w:left w:val="single" w:color="000000" w:sz="8" w:space="0"/>
              <w:bottom w:val="single" w:color="000000" w:sz="8" w:space="0"/>
              <w:right w:val="single" w:color="000000" w:sz="8" w:space="0"/>
            </w:tcBorders>
            <w:vAlign w:val="center"/>
          </w:tcPr>
          <w:p>
            <w:pPr>
              <w:jc w:val="center"/>
              <w:textAlignment w:val="baseline"/>
              <w:rPr>
                <w:color w:val="auto"/>
                <w:szCs w:val="21"/>
                <w:highlight w:val="none"/>
              </w:rPr>
            </w:pPr>
            <w:r>
              <w:rPr>
                <w:rFonts w:hint="eastAsia" w:ascii="宋体" w:hAnsi="宋体"/>
                <w:color w:val="auto"/>
                <w:szCs w:val="21"/>
                <w:highlight w:val="none"/>
              </w:rPr>
              <w:t>违约承诺</w:t>
            </w:r>
          </w:p>
        </w:tc>
        <w:tc>
          <w:tcPr>
            <w:tcW w:w="681" w:type="dxa"/>
            <w:tcBorders>
              <w:top w:val="single" w:color="000000" w:sz="8" w:space="0"/>
              <w:left w:val="single" w:color="000000" w:sz="8" w:space="0"/>
              <w:bottom w:val="single" w:color="000000" w:sz="8" w:space="0"/>
              <w:right w:val="single" w:color="000000" w:sz="8" w:space="0"/>
            </w:tcBorders>
            <w:vAlign w:val="center"/>
          </w:tcPr>
          <w:p>
            <w:pPr>
              <w:jc w:val="center"/>
              <w:textAlignment w:val="baseline"/>
              <w:rPr>
                <w:color w:val="auto"/>
                <w:szCs w:val="21"/>
                <w:highlight w:val="none"/>
              </w:rPr>
            </w:pPr>
            <w:r>
              <w:rPr>
                <w:rFonts w:hint="eastAsia"/>
                <w:color w:val="auto"/>
                <w:szCs w:val="21"/>
                <w:highlight w:val="none"/>
              </w:rPr>
              <w:t>3</w:t>
            </w:r>
          </w:p>
        </w:tc>
        <w:tc>
          <w:tcPr>
            <w:tcW w:w="4196" w:type="dxa"/>
            <w:tcBorders>
              <w:top w:val="single" w:color="000000" w:sz="8" w:space="0"/>
              <w:left w:val="single" w:color="000000" w:sz="8" w:space="0"/>
              <w:bottom w:val="single" w:color="000000" w:sz="8" w:space="0"/>
              <w:right w:val="single" w:color="000000" w:sz="8" w:space="0"/>
            </w:tcBorders>
          </w:tcPr>
          <w:p>
            <w:pPr>
              <w:jc w:val="left"/>
              <w:textAlignment w:val="baseline"/>
              <w:rPr>
                <w:rFonts w:hAnsi="宋体"/>
                <w:color w:val="auto"/>
                <w:szCs w:val="21"/>
                <w:highlight w:val="none"/>
              </w:rPr>
            </w:pPr>
            <w:r>
              <w:rPr>
                <w:rFonts w:hint="eastAsia" w:hAnsi="宋体"/>
                <w:color w:val="auto"/>
                <w:szCs w:val="21"/>
                <w:highlight w:val="none"/>
              </w:rPr>
              <w:t>评审依据：</w:t>
            </w:r>
          </w:p>
          <w:p>
            <w:pPr>
              <w:jc w:val="left"/>
              <w:textAlignment w:val="baseline"/>
              <w:rPr>
                <w:rFonts w:hAnsi="宋体"/>
                <w:color w:val="auto"/>
                <w:szCs w:val="21"/>
                <w:highlight w:val="none"/>
              </w:rPr>
            </w:pPr>
            <w:r>
              <w:rPr>
                <w:rFonts w:hint="eastAsia" w:hAnsi="宋体"/>
                <w:color w:val="auto"/>
                <w:szCs w:val="21"/>
                <w:highlight w:val="none"/>
              </w:rPr>
              <w:t>根据项目内容提供</w:t>
            </w:r>
            <w:commentRangeStart w:id="23"/>
            <w:r>
              <w:rPr>
                <w:rFonts w:hint="eastAsia" w:hAnsi="宋体"/>
                <w:color w:val="auto"/>
                <w:szCs w:val="21"/>
                <w:highlight w:val="none"/>
              </w:rPr>
              <w:t>违约承诺</w:t>
            </w:r>
            <w:commentRangeEnd w:id="23"/>
            <w:r>
              <w:commentReference w:id="23"/>
            </w:r>
            <w:r>
              <w:rPr>
                <w:rFonts w:hint="eastAsia" w:hAnsi="宋体"/>
                <w:color w:val="auto"/>
                <w:szCs w:val="21"/>
                <w:highlight w:val="none"/>
              </w:rPr>
              <w:t>得100%，承诺函格式自拟。</w:t>
            </w:r>
          </w:p>
          <w:p>
            <w:pPr>
              <w:jc w:val="left"/>
              <w:textAlignment w:val="baseline"/>
              <w:rPr>
                <w:rFonts w:hAnsi="宋体"/>
                <w:color w:val="auto"/>
                <w:sz w:val="20"/>
                <w:szCs w:val="21"/>
                <w:highlight w:val="none"/>
              </w:rPr>
            </w:pPr>
            <w:r>
              <w:rPr>
                <w:rFonts w:hint="eastAsia" w:hAnsi="宋体"/>
                <w:color w:val="auto"/>
                <w:szCs w:val="21"/>
                <w:highlight w:val="none"/>
              </w:rPr>
              <w:t>未提供不得分。</w:t>
            </w:r>
          </w:p>
          <w:p>
            <w:pPr>
              <w:jc w:val="left"/>
              <w:rPr>
                <w:rFonts w:hAnsi="宋体"/>
                <w:color w:val="auto"/>
                <w:szCs w:val="21"/>
                <w:highlight w:val="none"/>
              </w:rPr>
            </w:pPr>
            <w:r>
              <w:rPr>
                <w:rFonts w:hint="eastAsia" w:hAnsi="宋体"/>
                <w:color w:val="auto"/>
                <w:szCs w:val="21"/>
                <w:highlight w:val="none"/>
              </w:rPr>
              <w:t>证明文件：</w:t>
            </w:r>
          </w:p>
          <w:p>
            <w:pPr>
              <w:jc w:val="left"/>
              <w:rPr>
                <w:rFonts w:ascii="Calibri" w:hAnsi="Calibri" w:eastAsia="宋体" w:cs="Times New Roman"/>
                <w:color w:val="auto"/>
                <w:highlight w:val="none"/>
              </w:rPr>
            </w:pPr>
            <w:r>
              <w:rPr>
                <w:rFonts w:hint="eastAsia" w:hAnsi="宋体"/>
                <w:color w:val="auto"/>
                <w:szCs w:val="21"/>
                <w:highlight w:val="none"/>
              </w:rPr>
              <w:t>提供承诺函</w:t>
            </w:r>
            <w:r>
              <w:rPr>
                <w:rFonts w:hint="eastAsia" w:ascii="宋体" w:hAnsi="宋体" w:eastAsia="宋体" w:cs="宋体"/>
                <w:color w:val="auto"/>
                <w:kern w:val="0"/>
                <w:szCs w:val="21"/>
                <w:highlight w:val="none"/>
                <w:lang w:bidi="ar"/>
              </w:rPr>
              <w:t>（格式自拟）</w:t>
            </w:r>
            <w:r>
              <w:rPr>
                <w:rFonts w:hint="eastAsia" w:hAnsi="宋体"/>
                <w:color w:val="auto"/>
                <w:szCs w:val="21"/>
                <w:highlight w:val="none"/>
              </w:rPr>
              <w:t>。未按要求提供或提供不清晰导致专家无法判断的不得分。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restart"/>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b/>
                <w:bCs/>
                <w:color w:val="auto"/>
                <w:sz w:val="24"/>
                <w:szCs w:val="24"/>
                <w:highlight w:val="none"/>
              </w:rPr>
            </w:pPr>
            <w:r>
              <w:rPr>
                <w:rFonts w:ascii="Calibri" w:hAnsi="Calibri" w:eastAsia="宋体" w:cs="Times New Roman"/>
                <w:b/>
                <w:bCs/>
                <w:color w:val="auto"/>
                <w:highlight w:val="none"/>
              </w:rPr>
              <w:t>4</w:t>
            </w:r>
          </w:p>
        </w:tc>
        <w:tc>
          <w:tcPr>
            <w:tcW w:w="4196" w:type="dxa"/>
            <w:gridSpan w:val="3"/>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b/>
                <w:bCs/>
                <w:color w:val="auto"/>
                <w:highlight w:val="none"/>
              </w:rPr>
            </w:pPr>
            <w:r>
              <w:rPr>
                <w:rFonts w:ascii="Calibri" w:hAnsi="Calibri" w:eastAsia="宋体" w:cs="Times New Roman"/>
                <w:b/>
                <w:bCs/>
                <w:color w:val="auto"/>
                <w:highlight w:val="none"/>
              </w:rPr>
              <w:t>诚信部分</w:t>
            </w:r>
          </w:p>
        </w:tc>
        <w:tc>
          <w:tcPr>
            <w:tcW w:w="4196"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b/>
                <w:bCs/>
                <w:color w:val="auto"/>
                <w:highlight w:val="none"/>
              </w:rPr>
            </w:pPr>
            <w:r>
              <w:rPr>
                <w:rFonts w:ascii="Calibri" w:hAnsi="Calibri" w:eastAsia="宋体" w:cs="Times New Roman"/>
                <w:b/>
                <w:bCs/>
                <w:color w:val="auto"/>
                <w:highlight w:val="none"/>
              </w:rPr>
              <w:t>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vAlign w:val="center"/>
          </w:tcPr>
          <w:p>
            <w:pPr>
              <w:wordWrap w:val="0"/>
              <w:rPr>
                <w:rFonts w:ascii="宋体" w:hAnsi="宋体" w:eastAsia="宋体" w:cs="宋体"/>
                <w:b/>
                <w:bCs/>
                <w:color w:val="auto"/>
                <w:sz w:val="24"/>
                <w:szCs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b/>
                <w:bCs/>
                <w:color w:val="auto"/>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宋体" w:hAnsi="宋体" w:eastAsia="宋体" w:cs="宋体"/>
                <w:b/>
                <w:bCs/>
                <w:color w:val="auto"/>
                <w:sz w:val="24"/>
                <w:szCs w:val="24"/>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宋体" w:hAnsi="宋体" w:eastAsia="宋体" w:cs="宋体"/>
                <w:color w:val="auto"/>
                <w:szCs w:val="21"/>
                <w:highlight w:val="none"/>
              </w:rPr>
            </w:pPr>
            <w:r>
              <w:rPr>
                <w:rFonts w:ascii="Calibri" w:hAnsi="Calibri" w:eastAsia="宋体" w:cs="Times New Roman"/>
                <w:color w:val="auto"/>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Calibri" w:hAnsi="Calibri" w:eastAsia="宋体" w:cs="Times New Roman"/>
                <w:color w:val="auto"/>
                <w:szCs w:val="21"/>
                <w:highlight w:val="none"/>
              </w:rPr>
            </w:pPr>
            <w:r>
              <w:rPr>
                <w:rFonts w:ascii="Calibri" w:hAnsi="Calibri" w:eastAsia="宋体" w:cs="Times New Roman"/>
                <w:color w:val="auto"/>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Calibri" w:hAnsi="Calibri" w:eastAsia="宋体" w:cs="Times New Roman"/>
                <w:color w:val="auto"/>
                <w:szCs w:val="21"/>
                <w:highlight w:val="none"/>
              </w:rPr>
            </w:pPr>
            <w:r>
              <w:rPr>
                <w:rFonts w:ascii="Calibri" w:hAnsi="Calibri" w:eastAsia="宋体" w:cs="Times New Roman"/>
                <w:color w:val="auto"/>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Calibri" w:hAnsi="Calibri" w:eastAsia="宋体" w:cs="Times New Roman"/>
                <w:color w:val="auto"/>
                <w:szCs w:val="21"/>
                <w:highlight w:val="none"/>
              </w:rPr>
            </w:pPr>
            <w:r>
              <w:rPr>
                <w:rFonts w:ascii="Calibri" w:hAnsi="Calibri" w:eastAsia="宋体" w:cs="Times New Roman"/>
                <w:color w:val="auto"/>
                <w:szCs w:val="21"/>
                <w:highlight w:val="none"/>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auto"/>
                <w:sz w:val="24"/>
                <w:szCs w:val="24"/>
                <w:highlight w:val="none"/>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rFonts w:ascii="Calibri" w:hAnsi="Calibri" w:eastAsia="宋体" w:cs="Times New Roman"/>
                <w:color w:val="auto"/>
                <w:szCs w:val="21"/>
                <w:highlight w:val="none"/>
              </w:rPr>
              <w:t>1</w:t>
            </w:r>
          </w:p>
        </w:tc>
        <w:tc>
          <w:tcPr>
            <w:tcW w:w="2835" w:type="dxa"/>
            <w:tcBorders>
              <w:top w:val="single" w:color="000000" w:sz="8" w:space="0"/>
              <w:left w:val="single" w:color="000000" w:sz="8" w:space="0"/>
              <w:bottom w:val="single" w:color="000000" w:sz="8" w:space="0"/>
              <w:right w:val="single" w:color="000000" w:sz="8" w:space="0"/>
            </w:tcBorders>
          </w:tcPr>
          <w:p>
            <w:pPr>
              <w:wordWrap w:val="0"/>
              <w:jc w:val="left"/>
              <w:rPr>
                <w:rFonts w:ascii="Calibri" w:hAnsi="Calibri" w:eastAsia="宋体" w:cs="Times New Roman"/>
                <w:color w:val="auto"/>
                <w:szCs w:val="21"/>
                <w:highlight w:val="none"/>
              </w:rPr>
            </w:pPr>
            <w:r>
              <w:rPr>
                <w:rFonts w:ascii="Calibri" w:hAnsi="Calibri" w:eastAsia="宋体" w:cs="Times New Roman"/>
                <w:color w:val="auto"/>
                <w:szCs w:val="21"/>
                <w:highlight w:val="none"/>
              </w:rPr>
              <w:t>诚信管理情况</w:t>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rPr>
                <w:rFonts w:ascii="Calibri" w:hAnsi="Calibri" w:eastAsia="宋体" w:cs="Times New Roman"/>
                <w:color w:val="auto"/>
                <w:szCs w:val="21"/>
                <w:highlight w:val="none"/>
              </w:rPr>
            </w:pPr>
            <w:r>
              <w:rPr>
                <w:rFonts w:ascii="Calibri" w:hAnsi="Calibri" w:eastAsia="宋体" w:cs="Times New Roman"/>
                <w:color w:val="auto"/>
                <w:szCs w:val="21"/>
                <w:highlight w:val="none"/>
              </w:rPr>
              <w:t>5</w:t>
            </w:r>
          </w:p>
        </w:tc>
        <w:tc>
          <w:tcPr>
            <w:tcW w:w="4196" w:type="dxa"/>
            <w:tcBorders>
              <w:top w:val="single" w:color="000000" w:sz="8" w:space="0"/>
              <w:left w:val="single" w:color="000000" w:sz="8" w:space="0"/>
              <w:bottom w:val="single" w:color="000000" w:sz="8" w:space="0"/>
              <w:right w:val="single" w:color="000000" w:sz="8" w:space="0"/>
            </w:tcBorders>
          </w:tcPr>
          <w:p>
            <w:pPr>
              <w:wordWrap w:val="0"/>
              <w:jc w:val="left"/>
              <w:rPr>
                <w:rFonts w:ascii="Calibri" w:hAnsi="Calibri" w:eastAsia="宋体" w:cs="Times New Roman"/>
                <w:color w:val="auto"/>
                <w:szCs w:val="21"/>
                <w:highlight w:val="none"/>
              </w:rPr>
            </w:pPr>
            <w:r>
              <w:rPr>
                <w:rFonts w:ascii="Calibri" w:hAnsi="Calibri" w:eastAsia="宋体" w:cs="Times New Roman"/>
                <w:color w:val="auto"/>
                <w:szCs w:val="21"/>
                <w:highlight w:val="none"/>
              </w:rPr>
              <w:t>投标人在参与政府采购活动中存在诚信相关问题且在主管部门相关处理措施实施期限内的，本项不得分，否则得满分。投标人无需提供任何证明材料，由工作人员向评审委员会提供相关信息。</w:t>
            </w:r>
          </w:p>
        </w:tc>
      </w:tr>
    </w:tbl>
    <w:p>
      <w:pPr>
        <w:rPr>
          <w:rFonts w:ascii="宋体" w:hAnsi="宋体"/>
          <w:b/>
          <w:sz w:val="28"/>
          <w:szCs w:val="28"/>
        </w:rPr>
      </w:pPr>
    </w:p>
    <w:p>
      <w:pPr>
        <w:rPr>
          <w:rFonts w:ascii="宋体" w:hAnsi="宋体"/>
          <w:b/>
          <w:sz w:val="28"/>
          <w:szCs w:val="28"/>
        </w:rPr>
      </w:pPr>
      <w:r>
        <w:rPr>
          <w:rFonts w:hint="eastAsia" w:ascii="宋体" w:hAnsi="宋体"/>
          <w:b/>
          <w:sz w:val="28"/>
          <w:szCs w:val="28"/>
        </w:rPr>
        <w:t>十、合同范本（如有）</w:t>
      </w:r>
    </w:p>
    <w:p>
      <w:pPr>
        <w:outlineLvl w:val="0"/>
        <w:rPr>
          <w:color w:val="FF0000"/>
          <w:kern w:val="0"/>
          <w:szCs w:val="21"/>
        </w:rPr>
      </w:pPr>
      <w:r>
        <w:rPr>
          <w:rFonts w:hint="eastAsia"/>
          <w:color w:val="FF0000"/>
          <w:kern w:val="0"/>
          <w:szCs w:val="21"/>
        </w:rPr>
        <w:t>指引：根据《深圳市财政局关于印发&lt;深圳市政府采购招标文件编制工作指引（2020 年版）&gt;的通知》“（六）规范合同文本及条款招标文件中应明确拟定的合同文本。合同文本应详细载明履约时间和地点、付款期限和方式、验收条件、违约责任、争议解决方法等内容，明确除政府采购合同继续履行将损害</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垚阿" w:date="2023-09-09T14:37:48Z" w:initials="">
    <w:p w14:paraId="FF7B954B">
      <w:pPr>
        <w:pStyle w:val="6"/>
        <w:rPr>
          <w:rFonts w:hint="default" w:eastAsia="宋体"/>
          <w:lang w:val="en-US" w:eastAsia="zh-CN"/>
        </w:rPr>
      </w:pPr>
      <w:r>
        <w:rPr>
          <w:rFonts w:hint="eastAsia"/>
          <w:lang w:val="en-US" w:eastAsia="zh-CN"/>
        </w:rPr>
        <w:t>请确认。</w:t>
      </w:r>
    </w:p>
  </w:comment>
  <w:comment w:id="1" w:author="zyy [2]" w:date="2023-09-11T09:55:25Z" w:initials="zyy">
    <w:p w14:paraId="7FFDB6BA">
      <w:pPr>
        <w:pStyle w:val="6"/>
        <w:rPr>
          <w:rFonts w:hint="default"/>
        </w:rPr>
      </w:pPr>
      <w:bookmarkStart w:id="3" w:name="_T614033037_419931937"/>
      <w:r>
        <w:t>或？</w:t>
      </w:r>
    </w:p>
    <w:bookmarkEnd w:id="3"/>
  </w:comment>
  <w:comment w:id="2" w:author="麦杰豪。 [2]" w:date="2023-09-11T17:43:30Z" w:initials="麦杰豪。">
    <w:p w14:paraId="B7D703C9">
      <w:pPr>
        <w:pStyle w:val="6"/>
        <w:rPr>
          <w:rFonts w:hint="default"/>
        </w:rPr>
      </w:pPr>
      <w:bookmarkStart w:id="4" w:name="_T1687802946_768647856"/>
      <w:r>
        <w:t>删除  已经有1了</w:t>
      </w:r>
    </w:p>
    <w:bookmarkEnd w:id="4"/>
  </w:comment>
  <w:comment w:id="3" w:author="zyy [2]" w:date="2023-09-11T09:55:54Z" w:initials="zyy">
    <w:p w14:paraId="BF7F12BD">
      <w:pPr>
        <w:pStyle w:val="6"/>
        <w:rPr>
          <w:rFonts w:hint="default"/>
        </w:rPr>
      </w:pPr>
      <w:bookmarkStart w:id="5" w:name="_T77162153_419931937"/>
      <w:r>
        <w:t>社会组织是否不享受</w:t>
      </w:r>
    </w:p>
    <w:bookmarkEnd w:id="5"/>
  </w:comment>
  <w:comment w:id="4" w:author="垚阿" w:date="2023-09-09T13:19:55Z" w:initials="">
    <w:p w14:paraId="7DFD8C9C">
      <w:pPr>
        <w:pStyle w:val="6"/>
        <w:rPr>
          <w:rFonts w:hint="default" w:eastAsia="宋体"/>
          <w:lang w:val="en-US" w:eastAsia="zh-CN"/>
        </w:rPr>
      </w:pPr>
      <w:r>
        <w:rPr>
          <w:rFonts w:hint="eastAsia"/>
          <w:lang w:val="en-US" w:eastAsia="zh-CN"/>
        </w:rPr>
        <w:t>请确认。</w:t>
      </w:r>
    </w:p>
  </w:comment>
  <w:comment w:id="5" w:author="垚阿" w:date="2023-09-09T14:01:32Z" w:initials="">
    <w:p w14:paraId="7FE544E9">
      <w:pPr>
        <w:pStyle w:val="6"/>
        <w:rPr>
          <w:rFonts w:hint="default"/>
          <w:lang w:val="en-US" w:eastAsia="zh-CN"/>
        </w:rPr>
      </w:pPr>
      <w:r>
        <w:rPr>
          <w:rFonts w:hint="eastAsia"/>
          <w:lang w:val="en-US" w:eastAsia="zh-CN"/>
        </w:rPr>
        <w:t>五个社区，每个社区至少配备5名社会工作者，本项目最低配备25人。请根据情况修改。</w:t>
      </w:r>
    </w:p>
  </w:comment>
  <w:comment w:id="6" w:author="麦杰豪。 [2]" w:date="2023-09-11T17:44:56Z" w:initials="麦杰豪。">
    <w:p w14:paraId="E7AF5DA7">
      <w:pPr>
        <w:pStyle w:val="6"/>
        <w:rPr>
          <w:rFonts w:hint="default"/>
        </w:rPr>
      </w:pPr>
      <w:bookmarkStart w:id="6" w:name="_T1687803032_768647856"/>
      <w:r>
        <w:t>这个评分项只有社工组织可以获得 是否该项目不会有企业投标？否则该项歧视了组织</w:t>
      </w:r>
    </w:p>
    <w:bookmarkEnd w:id="6"/>
  </w:comment>
  <w:comment w:id="7" w:author="垚阿" w:date="2023-09-09T13:27:50Z" w:initials="">
    <w:p w14:paraId="3EFFE67A">
      <w:pPr>
        <w:pStyle w:val="6"/>
        <w:rPr>
          <w:rFonts w:hint="default" w:eastAsia="宋体"/>
          <w:lang w:val="en-US" w:eastAsia="zh-CN"/>
        </w:rPr>
      </w:pPr>
      <w:r>
        <w:rPr>
          <w:rFonts w:hint="eastAsia"/>
          <w:lang w:val="en-US" w:eastAsia="zh-CN"/>
        </w:rPr>
        <w:t>5A不可直接申请，初次评估最高3A，需要3A满2年后才能继续申请。变相要求经营年限，请修改。</w:t>
      </w:r>
    </w:p>
  </w:comment>
  <w:comment w:id="8" w:author="垚阿" w:date="2023-09-09T13:29:21Z" w:initials="">
    <w:p w14:paraId="70F64A2E">
      <w:pPr>
        <w:pStyle w:val="6"/>
        <w:rPr>
          <w:rFonts w:hint="default" w:eastAsia="宋体"/>
          <w:lang w:val="en-US" w:eastAsia="zh-CN"/>
        </w:rPr>
      </w:pPr>
      <w:r>
        <w:rPr>
          <w:rFonts w:hint="eastAsia"/>
          <w:lang w:val="en-US" w:eastAsia="zh-CN"/>
        </w:rPr>
        <w:t>请确认是否与项目相关。</w:t>
      </w:r>
    </w:p>
  </w:comment>
  <w:comment w:id="9" w:author="垚阿" w:date="2023-09-09T13:33:53Z" w:initials="">
    <w:p w14:paraId="7BEA193C">
      <w:pPr>
        <w:pStyle w:val="6"/>
        <w:rPr>
          <w:rFonts w:hint="eastAsia"/>
          <w:lang w:val="en-US" w:eastAsia="zh-CN"/>
        </w:rPr>
      </w:pPr>
      <w:r>
        <w:rPr>
          <w:rFonts w:hint="eastAsia"/>
          <w:lang w:val="en-US" w:eastAsia="zh-CN"/>
        </w:rPr>
        <w:t>修改：</w:t>
      </w:r>
    </w:p>
    <w:p w14:paraId="EBBF0FB8">
      <w:pPr>
        <w:pStyle w:val="6"/>
        <w:rPr>
          <w:rFonts w:hint="eastAsia"/>
          <w:lang w:val="en-US" w:eastAsia="zh-CN"/>
        </w:rPr>
      </w:pPr>
      <w:r>
        <w:rPr>
          <w:rFonts w:ascii="宋体" w:hAnsi="宋体" w:eastAsia="宋体" w:cs="宋体"/>
          <w:sz w:val="24"/>
          <w:szCs w:val="24"/>
        </w:rPr>
        <w:t>评审标准：</w:t>
      </w:r>
      <w:r>
        <w:rPr>
          <w:rFonts w:ascii="宋体" w:hAnsi="宋体" w:eastAsia="宋体" w:cs="宋体"/>
          <w:sz w:val="24"/>
          <w:szCs w:val="24"/>
        </w:rPr>
        <w:br w:type="textWrapping"/>
      </w:r>
      <w:r>
        <w:rPr>
          <w:rFonts w:ascii="宋体" w:hAnsi="宋体" w:eastAsia="宋体" w:cs="宋体"/>
          <w:sz w:val="24"/>
          <w:szCs w:val="24"/>
        </w:rPr>
        <w:t>①投标人在深圳市内设有常驻服务机构的，得100分；</w:t>
      </w:r>
      <w:r>
        <w:rPr>
          <w:rFonts w:ascii="宋体" w:hAnsi="宋体" w:eastAsia="宋体" w:cs="宋体"/>
          <w:sz w:val="24"/>
          <w:szCs w:val="24"/>
        </w:rPr>
        <w:br w:type="textWrapping"/>
      </w:r>
      <w:r>
        <w:rPr>
          <w:rFonts w:ascii="宋体" w:hAnsi="宋体" w:eastAsia="宋体" w:cs="宋体"/>
          <w:sz w:val="24"/>
          <w:szCs w:val="24"/>
        </w:rPr>
        <w:t>②投标人承诺中标后在深圳市范围内设有常驻服务机构的得100分（承诺函格式自拟）。</w:t>
      </w:r>
      <w:r>
        <w:rPr>
          <w:rFonts w:ascii="宋体" w:hAnsi="宋体" w:eastAsia="宋体" w:cs="宋体"/>
          <w:sz w:val="24"/>
          <w:szCs w:val="24"/>
        </w:rPr>
        <w:br w:type="textWrapping"/>
      </w:r>
      <w:r>
        <w:rPr>
          <w:rFonts w:ascii="宋体" w:hAnsi="宋体" w:eastAsia="宋体" w:cs="宋体"/>
          <w:sz w:val="24"/>
          <w:szCs w:val="24"/>
        </w:rPr>
        <w:t>以上两项不可累计得分。</w:t>
      </w:r>
      <w:r>
        <w:rPr>
          <w:rFonts w:ascii="宋体" w:hAnsi="宋体" w:eastAsia="宋体" w:cs="宋体"/>
          <w:sz w:val="24"/>
          <w:szCs w:val="24"/>
        </w:rPr>
        <w:br w:type="textWrapping"/>
      </w:r>
      <w:r>
        <w:rPr>
          <w:rFonts w:ascii="宋体" w:hAnsi="宋体" w:eastAsia="宋体" w:cs="宋体"/>
          <w:sz w:val="24"/>
          <w:szCs w:val="24"/>
        </w:rPr>
        <w:t>证明文件：</w:t>
      </w:r>
      <w:r>
        <w:rPr>
          <w:rFonts w:ascii="宋体" w:hAnsi="宋体" w:eastAsia="宋体" w:cs="宋体"/>
          <w:sz w:val="24"/>
          <w:szCs w:val="24"/>
        </w:rPr>
        <w:br w:type="textWrapping"/>
      </w:r>
      <w:r>
        <w:rPr>
          <w:rFonts w:ascii="宋体" w:hAnsi="宋体" w:eastAsia="宋体" w:cs="宋体"/>
          <w:sz w:val="24"/>
          <w:szCs w:val="24"/>
        </w:rPr>
        <w:t>投标人提供服务网点的营业执照或办公场所的房产证明或租赁合同扫描件；或提供符合上述要求的承诺函。原件备查，未按要求提供或提供不清晰导致专家无法判断的不得分。</w:t>
      </w:r>
    </w:p>
  </w:comment>
  <w:comment w:id="11" w:author="麦杰豪。 [2]" w:date="2023-09-11T17:47:14Z" w:initials="麦杰豪。">
    <w:p w14:paraId="6695D323">
      <w:pPr>
        <w:pStyle w:val="6"/>
        <w:rPr>
          <w:rFonts w:hint="default"/>
        </w:rPr>
      </w:pPr>
      <w:bookmarkStart w:id="7" w:name="_T77190434_768647856"/>
      <w:r>
        <w:t>办公场所的面积已有相关案例被明确与项目无关，不应设置。</w:t>
      </w:r>
    </w:p>
    <w:bookmarkEnd w:id="7"/>
  </w:comment>
  <w:comment w:id="10" w:author="垚阿" w:date="2023-09-09T14:03:03Z" w:initials="">
    <w:p w14:paraId="FBFA0F2E">
      <w:pPr>
        <w:pStyle w:val="6"/>
        <w:rPr>
          <w:rFonts w:hint="default" w:eastAsia="宋体"/>
          <w:lang w:val="en-US" w:eastAsia="zh-CN"/>
        </w:rPr>
      </w:pPr>
      <w:r>
        <w:rPr>
          <w:rFonts w:hint="eastAsia"/>
          <w:lang w:val="en-US" w:eastAsia="zh-CN"/>
        </w:rPr>
        <w:t>需补充，若在服务范围内没有办公场所，需承诺中标后设立相对于的办公场所。</w:t>
      </w:r>
    </w:p>
  </w:comment>
  <w:comment w:id="12" w:author="麦杰豪。 [2]" w:date="2023-09-11T17:47:40Z" w:initials="麦杰豪。">
    <w:p w14:paraId="DF93CB16">
      <w:pPr>
        <w:pStyle w:val="6"/>
        <w:rPr>
          <w:rFonts w:hint="default"/>
        </w:rPr>
      </w:pPr>
      <w:bookmarkStart w:id="8" w:name="_T614061372_768647856"/>
      <w:r>
        <w:t>这个项目跟粤B车辆无强相关 应删除粤B</w:t>
      </w:r>
    </w:p>
    <w:bookmarkEnd w:id="8"/>
  </w:comment>
  <w:comment w:id="13" w:author="垚阿" w:date="2023-09-09T13:36:33Z" w:initials="">
    <w:p w14:paraId="FBBBCE5B">
      <w:pPr>
        <w:pStyle w:val="6"/>
        <w:rPr>
          <w:rFonts w:hint="default" w:eastAsia="宋体"/>
          <w:lang w:val="en-US" w:eastAsia="zh-CN"/>
        </w:rPr>
      </w:pPr>
      <w:r>
        <w:rPr>
          <w:rFonts w:hint="eastAsia"/>
          <w:lang w:val="en-US" w:eastAsia="zh-CN"/>
        </w:rPr>
        <w:t>不要求荣誉类别吗？</w:t>
      </w:r>
    </w:p>
  </w:comment>
  <w:comment w:id="14" w:author="垚阿" w:date="2023-09-09T13:38:26Z" w:initials="">
    <w:p w14:paraId="7BEF84D1">
      <w:pPr>
        <w:pStyle w:val="6"/>
        <w:rPr>
          <w:rFonts w:hint="eastAsia"/>
        </w:rPr>
      </w:pPr>
      <w:r>
        <w:rPr>
          <w:rFonts w:hint="eastAsia"/>
        </w:rPr>
        <w:t>深财购〔2021〕23号深圳市财政局关于印发《深圳市政府采购招标文件编制工作指引（2021年版）》的通知</w:t>
      </w:r>
    </w:p>
    <w:p w14:paraId="7BFFEB1B">
      <w:pPr>
        <w:pStyle w:val="6"/>
        <w:rPr>
          <w:rFonts w:hint="eastAsia"/>
        </w:rPr>
      </w:pPr>
      <w:r>
        <w:rPr>
          <w:rFonts w:hint="eastAsia"/>
        </w:rPr>
        <w:t>主观分分值设置不宜过高（可参照价格分分值设置），且需与评审因素的量化指标相对应。主观分评审标准的设置需尽量减少评审专家主观随意性。</w:t>
      </w:r>
    </w:p>
    <w:p w14:paraId="FFFE9D80">
      <w:pPr>
        <w:pStyle w:val="6"/>
        <w:rPr>
          <w:rFonts w:hint="eastAsia"/>
        </w:rPr>
      </w:pPr>
      <w:r>
        <w:rPr>
          <w:rFonts w:hint="eastAsia"/>
        </w:rPr>
        <w:t>【正面示例】如项目实施方案，考察点 A、B、C 三点，满足三点得80%，满足任意两点得50%，满足任意一点得 10%，未满足不得分。在此基础上，专家根据各供应商的具体响应内容按照量化的评审因素指标进一步评审，评审为优（如方案中体现24小时维保服务）的加 20%，评审为良（如方案中体现 12小时维保服务）的加15%，评审为中（如方案中体现正常工作时间8小时维保服务）的加 10%，评审为差（如方案中未体现维保服务）的得0分。如果评审为差，要求专家书面说明理由，并记录在档。</w:t>
      </w:r>
    </w:p>
    <w:p w14:paraId="F1FDC2D3">
      <w:pPr>
        <w:pStyle w:val="6"/>
        <w:rPr>
          <w:rFonts w:hint="eastAsia"/>
        </w:rPr>
      </w:pPr>
      <w:r>
        <w:rPr>
          <w:rFonts w:hint="eastAsia"/>
        </w:rPr>
        <w:t>【负面示例】如项目实施方案，投标人项目实施方案条理清晰明确，制定全面、科学、有效的应对措施的，评价为优，得4分；投标人项目实施方案条理比较清晰明确，制定比较全面、科学、有效的应对措施的，评价为良，得3分。</w:t>
      </w:r>
    </w:p>
    <w:p w14:paraId="5F7F9D3C">
      <w:pPr>
        <w:pStyle w:val="6"/>
        <w:rPr>
          <w:rFonts w:hint="eastAsia"/>
        </w:rPr>
      </w:pPr>
      <w:r>
        <w:rPr>
          <w:rFonts w:hint="eastAsia"/>
        </w:rPr>
        <w:t>正面示例中对主观分值分为三个考察点，并对每个考察点的相应内容根据量化的评审因素指标进一步划分为优、良、中、差。负面示例对条理清晰的判断标准是什么等没有量化，主观分值打分随意性较大。</w:t>
      </w:r>
    </w:p>
    <w:p w14:paraId="F237F63A">
      <w:pPr>
        <w:pStyle w:val="6"/>
      </w:pPr>
      <w:r>
        <w:rPr>
          <w:rFonts w:hint="eastAsia"/>
        </w:rPr>
        <w:t>请参照正面示例进行修改。</w:t>
      </w:r>
    </w:p>
  </w:comment>
  <w:comment w:id="15" w:author="垚阿" w:date="2023-09-09T13:39:09Z" w:initials="">
    <w:p w14:paraId="73EF8DD3">
      <w:pPr>
        <w:pStyle w:val="6"/>
      </w:pPr>
      <w:r>
        <w:rPr>
          <w:rFonts w:hint="eastAsia"/>
          <w:lang w:val="en-US" w:eastAsia="zh-CN"/>
        </w:rPr>
        <w:t>同上</w:t>
      </w:r>
    </w:p>
  </w:comment>
  <w:comment w:id="16" w:author="垚阿" w:date="2023-09-09T13:38:57Z" w:initials="">
    <w:p w14:paraId="774EC34E">
      <w:pPr>
        <w:pStyle w:val="6"/>
        <w:rPr>
          <w:rFonts w:hint="default" w:eastAsia="宋体"/>
          <w:lang w:val="en-US" w:eastAsia="zh-CN"/>
        </w:rPr>
      </w:pPr>
      <w:r>
        <w:rPr>
          <w:rFonts w:hint="eastAsia"/>
          <w:lang w:val="en-US" w:eastAsia="zh-CN"/>
        </w:rPr>
        <w:t>同上</w:t>
      </w:r>
    </w:p>
  </w:comment>
  <w:comment w:id="17" w:author="垚阿" w:date="2023-09-09T13:39:28Z" w:initials="">
    <w:p w14:paraId="7DFE90CD">
      <w:pPr>
        <w:pStyle w:val="6"/>
        <w:rPr>
          <w:rFonts w:hint="default" w:eastAsia="宋体"/>
          <w:lang w:val="en-US" w:eastAsia="zh-CN"/>
        </w:rPr>
      </w:pPr>
      <w:r>
        <w:rPr>
          <w:rFonts w:hint="eastAsia"/>
          <w:lang w:val="en-US" w:eastAsia="zh-CN"/>
        </w:rPr>
        <w:t>可更名为：</w:t>
      </w:r>
      <w:r>
        <w:rPr>
          <w:rFonts w:hint="eastAsia" w:ascii="宋体" w:hAnsi="宋体" w:eastAsia="宋体" w:cs="宋体"/>
          <w:kern w:val="0"/>
          <w:sz w:val="21"/>
          <w:szCs w:val="21"/>
          <w:highlight w:val="none"/>
        </w:rPr>
        <w:t>拟安排的项目团队成员情况</w:t>
      </w:r>
    </w:p>
  </w:comment>
  <w:comment w:id="18" w:author="垚阿" w:date="2023-09-09T14:30:39Z" w:initials="">
    <w:p w14:paraId="FF3BD4D4">
      <w:pPr>
        <w:pStyle w:val="6"/>
        <w:rPr>
          <w:rFonts w:hint="default" w:eastAsia="宋体"/>
          <w:lang w:val="en-US" w:eastAsia="zh-CN"/>
        </w:rPr>
      </w:pPr>
      <w:r>
        <w:rPr>
          <w:rFonts w:hint="eastAsia"/>
          <w:lang w:val="en-US" w:eastAsia="zh-CN"/>
        </w:rPr>
        <w:t>25人？请确认。</w:t>
      </w:r>
    </w:p>
  </w:comment>
  <w:comment w:id="19" w:author="麦杰豪。 [2]" w:date="2023-09-11T18:08:14Z" w:initials="麦杰豪。">
    <w:p w14:paraId="F4AF5E46">
      <w:pPr>
        <w:pStyle w:val="6"/>
        <w:rPr>
          <w:rFonts w:hint="default"/>
        </w:rPr>
      </w:pPr>
      <w:bookmarkStart w:id="9" w:name="_T77191694_768647856"/>
      <w:r>
        <w:t>这个是中级吧</w:t>
      </w:r>
      <w:bookmarkStart w:id="10" w:name="_GoBack"/>
      <w:bookmarkEnd w:id="10"/>
    </w:p>
    <w:bookmarkEnd w:id="9"/>
  </w:comment>
  <w:comment w:id="20" w:author="垚阿" w:date="2023-09-09T13:42:27Z" w:initials="">
    <w:p w14:paraId="756A4BC0">
      <w:pPr>
        <w:pStyle w:val="6"/>
        <w:rPr>
          <w:rFonts w:hint="default" w:eastAsia="宋体"/>
          <w:lang w:val="en-US" w:eastAsia="zh-CN"/>
        </w:rPr>
      </w:pPr>
      <w:r>
        <w:rPr>
          <w:rFonts w:hint="eastAsia"/>
          <w:lang w:val="en-US" w:eastAsia="zh-CN"/>
        </w:rPr>
        <w:t>社会工作者职业资格（级别：社会工作师）</w:t>
      </w:r>
    </w:p>
  </w:comment>
  <w:comment w:id="21" w:author="垚阿" w:date="2023-09-09T13:41:04Z" w:initials="">
    <w:p w14:paraId="7FFEE51D">
      <w:pPr>
        <w:pStyle w:val="6"/>
        <w:rPr>
          <w:rFonts w:hint="default"/>
          <w:lang w:val="en-US" w:eastAsia="zh-CN"/>
        </w:rPr>
      </w:pPr>
      <w:r>
        <w:rPr>
          <w:rFonts w:hint="eastAsia"/>
          <w:lang w:val="en-US" w:eastAsia="zh-CN"/>
        </w:rPr>
        <w:t>请明确证书名称。是社会工作者水平证书吗？</w:t>
      </w:r>
    </w:p>
  </w:comment>
  <w:comment w:id="22" w:author="垚阿" w:date="2023-09-09T13:52:46Z" w:initials="">
    <w:p w14:paraId="F8F5DB8C">
      <w:pPr>
        <w:pStyle w:val="6"/>
        <w:rPr>
          <w:rFonts w:hint="default" w:eastAsia="宋体"/>
          <w:lang w:val="en-US" w:eastAsia="zh-CN"/>
        </w:rPr>
      </w:pPr>
      <w:r>
        <w:rPr>
          <w:rFonts w:hint="eastAsia"/>
          <w:lang w:val="en-US" w:eastAsia="zh-CN"/>
        </w:rPr>
        <w:t>只需要承诺函吗，是否需要提供相关证书扫描件作为证明材料。</w:t>
      </w:r>
    </w:p>
  </w:comment>
  <w:comment w:id="23" w:author="垚阿" w:date="2023-09-09T14:32:30Z" w:initials="">
    <w:p w14:paraId="EBEAF202">
      <w:pPr>
        <w:pStyle w:val="6"/>
        <w:rPr>
          <w:rFonts w:hint="default" w:eastAsia="宋体"/>
          <w:lang w:val="en-US" w:eastAsia="zh-CN"/>
        </w:rPr>
      </w:pPr>
      <w:r>
        <w:rPr>
          <w:rFonts w:hint="eastAsia"/>
          <w:lang w:val="en-US" w:eastAsia="zh-CN"/>
        </w:rPr>
        <w:t>承诺需包含什么内容？只要提到社工就能得满分吗？请具体。</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FF7B954B" w15:done="0"/>
  <w15:commentEx w15:paraId="7FFDB6BA" w15:done="0"/>
  <w15:commentEx w15:paraId="B7D703C9" w15:done="0"/>
  <w15:commentEx w15:paraId="BF7F12BD" w15:done="0"/>
  <w15:commentEx w15:paraId="7DFD8C9C" w15:done="0"/>
  <w15:commentEx w15:paraId="7FE544E9" w15:done="0"/>
  <w15:commentEx w15:paraId="E7AF5DA7" w15:done="0"/>
  <w15:commentEx w15:paraId="3EFFE67A" w15:done="0"/>
  <w15:commentEx w15:paraId="70F64A2E" w15:done="0"/>
  <w15:commentEx w15:paraId="EBBF0FB8" w15:done="0"/>
  <w15:commentEx w15:paraId="6695D323" w15:done="0"/>
  <w15:commentEx w15:paraId="FBFA0F2E" w15:done="0"/>
  <w15:commentEx w15:paraId="DF93CB16" w15:done="0"/>
  <w15:commentEx w15:paraId="FBBBCE5B" w15:done="0"/>
  <w15:commentEx w15:paraId="F237F63A" w15:done="0"/>
  <w15:commentEx w15:paraId="73EF8DD3" w15:done="0"/>
  <w15:commentEx w15:paraId="774EC34E" w15:done="0"/>
  <w15:commentEx w15:paraId="7DFE90CD" w15:done="0"/>
  <w15:commentEx w15:paraId="FF3BD4D4" w15:done="0"/>
  <w15:commentEx w15:paraId="F4AF5E46" w15:done="0"/>
  <w15:commentEx w15:paraId="756A4BC0" w15:done="0"/>
  <w15:commentEx w15:paraId="7FFEE51D" w15:done="0"/>
  <w15:commentEx w15:paraId="F8F5DB8C" w15:done="0"/>
  <w15:commentEx w15:paraId="EBEAF20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swiss"/>
    <w:pitch w:val="default"/>
    <w:sig w:usb0="00000000" w:usb1="00000000" w:usb2="00000016" w:usb3="00000000" w:csb0="0004001F" w:csb1="00000000"/>
  </w:font>
  <w:font w:name="仿宋">
    <w:altName w:val="Times New Roman"/>
    <w:panose1 w:val="02010609060101010101"/>
    <w:charset w:val="86"/>
    <w:family w:val="modern"/>
    <w:pitch w:val="default"/>
    <w:sig w:usb0="00000000" w:usb1="00000000" w:usb2="00000016" w:usb3="00000000" w:csb0="00040001" w:csb1="00000000"/>
  </w:font>
  <w:font w:name="MS Mincho">
    <w:altName w:val="汉仪书宋二KW"/>
    <w:panose1 w:val="02020609040205080304"/>
    <w:charset w:val="80"/>
    <w:family w:val="roman"/>
    <w:pitch w:val="default"/>
    <w:sig w:usb0="00000000" w:usb1="00000000" w:usb2="00000010" w:usb3="00000000" w:csb0="00020000" w:csb1="00000000"/>
  </w:font>
  <w:font w:name="汉仪旗黑KW 55S">
    <w:panose1 w:val="00020600040101010101"/>
    <w:charset w:val="86"/>
    <w:family w:val="auto"/>
    <w:pitch w:val="default"/>
    <w:sig w:usb0="A00002BF" w:usb1="3ACF7CFA" w:usb2="00000016" w:usb3="00000000" w:csb0="0004009F" w:csb1="DFD70000"/>
  </w:font>
  <w:font w:name="方正仿宋_GBK">
    <w:altName w:val="Times New Roman"/>
    <w:panose1 w:val="00000000000000000000"/>
    <w:charset w:val="00"/>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E61205"/>
    <w:multiLevelType w:val="singleLevel"/>
    <w:tmpl w:val="30E61205"/>
    <w:lvl w:ilvl="0" w:tentative="0">
      <w:start w:val="1"/>
      <w:numFmt w:val="decimal"/>
      <w:suff w:val="nothing"/>
      <w:lvlText w:val="%1．"/>
      <w:lvlJc w:val="left"/>
      <w:pPr>
        <w:ind w:left="0" w:firstLine="400"/>
      </w:pPr>
      <w:rPr>
        <w:rFonts w:hint="default"/>
      </w:rPr>
    </w:lvl>
  </w:abstractNum>
  <w:abstractNum w:abstractNumId="1">
    <w:nsid w:val="58E92E54"/>
    <w:multiLevelType w:val="multilevel"/>
    <w:tmpl w:val="58E92E54"/>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5E77F5DD"/>
    <w:multiLevelType w:val="singleLevel"/>
    <w:tmpl w:val="5E77F5DD"/>
    <w:lvl w:ilvl="0" w:tentative="0">
      <w:start w:val="1"/>
      <w:numFmt w:val="decimal"/>
      <w:suff w:val="nothing"/>
      <w:lvlText w:val="（%1）"/>
      <w:lvlJc w:val="left"/>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垚阿">
    <w15:presenceInfo w15:providerId="WPS Office" w15:userId="1686304765"/>
  </w15:person>
  <w15:person w15:author="zyy [2]">
    <w15:presenceInfo w15:providerId="None" w15:userId="zyy"/>
  </w15:person>
  <w15:person w15:author="麦杰豪。 [2]">
    <w15:presenceInfo w15:providerId="None" w15:userId="麦杰豪。"/>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Q5Yzc5N2NkN2YwNWYzY2RhNDI1NWNjZDc5NDdkYzgifQ=="/>
  </w:docVars>
  <w:rsids>
    <w:rsidRoot w:val="00172A27"/>
    <w:rsid w:val="000B12A3"/>
    <w:rsid w:val="00172A27"/>
    <w:rsid w:val="00176F55"/>
    <w:rsid w:val="002B70AB"/>
    <w:rsid w:val="002E1C3B"/>
    <w:rsid w:val="0038703B"/>
    <w:rsid w:val="003A0CB5"/>
    <w:rsid w:val="00464788"/>
    <w:rsid w:val="00494833"/>
    <w:rsid w:val="004D2E0D"/>
    <w:rsid w:val="005B5ABB"/>
    <w:rsid w:val="00656598"/>
    <w:rsid w:val="006822EE"/>
    <w:rsid w:val="006A3BAF"/>
    <w:rsid w:val="006C5A0A"/>
    <w:rsid w:val="007416DE"/>
    <w:rsid w:val="00752302"/>
    <w:rsid w:val="007813E7"/>
    <w:rsid w:val="007E65AC"/>
    <w:rsid w:val="00A867DA"/>
    <w:rsid w:val="00B53620"/>
    <w:rsid w:val="00B577FB"/>
    <w:rsid w:val="00CB36E7"/>
    <w:rsid w:val="00FF1B59"/>
    <w:rsid w:val="04A74987"/>
    <w:rsid w:val="057E5A26"/>
    <w:rsid w:val="0A703C3F"/>
    <w:rsid w:val="0B444EC7"/>
    <w:rsid w:val="0E0F0760"/>
    <w:rsid w:val="14242173"/>
    <w:rsid w:val="1EDF16B9"/>
    <w:rsid w:val="3818300C"/>
    <w:rsid w:val="40ED2FA1"/>
    <w:rsid w:val="458E7115"/>
    <w:rsid w:val="47BEA6AF"/>
    <w:rsid w:val="4FFF48B8"/>
    <w:rsid w:val="53223D93"/>
    <w:rsid w:val="575922FF"/>
    <w:rsid w:val="58E64D43"/>
    <w:rsid w:val="5C815325"/>
    <w:rsid w:val="65016B7A"/>
    <w:rsid w:val="652E0C14"/>
    <w:rsid w:val="667BF139"/>
    <w:rsid w:val="693FCCA1"/>
    <w:rsid w:val="6D91C065"/>
    <w:rsid w:val="6FED3E36"/>
    <w:rsid w:val="71B37478"/>
    <w:rsid w:val="78F76542"/>
    <w:rsid w:val="7CEF23D8"/>
    <w:rsid w:val="7DFE6A2F"/>
    <w:rsid w:val="7EB3E14D"/>
    <w:rsid w:val="A7FB38BD"/>
    <w:rsid w:val="A9F62255"/>
    <w:rsid w:val="BF69B6D2"/>
    <w:rsid w:val="CBDD31FB"/>
    <w:rsid w:val="D5FFBE9B"/>
    <w:rsid w:val="DFF8C7CF"/>
    <w:rsid w:val="E5FFF9F1"/>
    <w:rsid w:val="E6D3A5A0"/>
    <w:rsid w:val="FB7FB230"/>
    <w:rsid w:val="FFEC2B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2"/>
    <w:basedOn w:val="1"/>
    <w:next w:val="1"/>
    <w:qFormat/>
    <w:uiPriority w:val="0"/>
    <w:pPr>
      <w:adjustRightInd w:val="0"/>
      <w:jc w:val="center"/>
      <w:textAlignment w:val="baseline"/>
      <w:outlineLvl w:val="1"/>
    </w:pPr>
    <w:rPr>
      <w:kern w:val="0"/>
      <w:sz w:val="24"/>
    </w:rPr>
  </w:style>
  <w:style w:type="paragraph" w:styleId="4">
    <w:name w:val="heading 3"/>
    <w:basedOn w:val="5"/>
    <w:next w:val="1"/>
    <w:qFormat/>
    <w:uiPriority w:val="0"/>
    <w:pPr>
      <w:spacing w:before="260" w:after="260" w:line="240" w:lineRule="auto"/>
      <w:outlineLvl w:val="2"/>
    </w:pPr>
    <w:rPr>
      <w:rFonts w:ascii="宋体" w:hAnsi="宋体" w:eastAsia="宋体" w:cs="Times New Roman"/>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cstheme="majorBidi"/>
      <w:b/>
      <w:bCs/>
      <w:sz w:val="28"/>
      <w:szCs w:val="28"/>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semiHidden/>
    <w:unhideWhenUsed/>
    <w:qFormat/>
    <w:uiPriority w:val="99"/>
    <w:pPr>
      <w:ind w:firstLine="420" w:firstLineChars="200"/>
    </w:pPr>
  </w:style>
  <w:style w:type="paragraph" w:styleId="6">
    <w:name w:val="annotation text"/>
    <w:basedOn w:val="1"/>
    <w:link w:val="23"/>
    <w:qFormat/>
    <w:uiPriority w:val="0"/>
    <w:pPr>
      <w:jc w:val="left"/>
    </w:pPr>
  </w:style>
  <w:style w:type="paragraph" w:styleId="7">
    <w:name w:val="Body Text"/>
    <w:basedOn w:val="1"/>
    <w:next w:val="1"/>
    <w:qFormat/>
    <w:uiPriority w:val="0"/>
    <w:pPr>
      <w:spacing w:line="360" w:lineRule="auto"/>
    </w:pPr>
    <w:rPr>
      <w:b/>
      <w:bCs/>
      <w:sz w:val="24"/>
    </w:rPr>
  </w:style>
  <w:style w:type="paragraph" w:styleId="8">
    <w:name w:val="Plain Text"/>
    <w:basedOn w:val="1"/>
    <w:qFormat/>
    <w:uiPriority w:val="0"/>
    <w:rPr>
      <w:rFonts w:ascii="宋体" w:hAnsi="Courier New"/>
      <w:szCs w:val="20"/>
    </w:rPr>
  </w:style>
  <w:style w:type="paragraph" w:styleId="9">
    <w:name w:val="Balloon Text"/>
    <w:basedOn w:val="1"/>
    <w:link w:val="25"/>
    <w:qFormat/>
    <w:uiPriority w:val="0"/>
    <w:rPr>
      <w:sz w:val="18"/>
      <w:szCs w:val="18"/>
    </w:rPr>
  </w:style>
  <w:style w:type="paragraph" w:styleId="10">
    <w:name w:val="footer"/>
    <w:basedOn w:val="1"/>
    <w:unhideWhenUsed/>
    <w:qFormat/>
    <w:uiPriority w:val="99"/>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Normal (Web)"/>
    <w:basedOn w:val="1"/>
    <w:qFormat/>
    <w:uiPriority w:val="0"/>
    <w:rPr>
      <w:sz w:val="24"/>
    </w:rPr>
  </w:style>
  <w:style w:type="paragraph" w:styleId="13">
    <w:name w:val="annotation subject"/>
    <w:basedOn w:val="6"/>
    <w:next w:val="6"/>
    <w:link w:val="24"/>
    <w:qFormat/>
    <w:uiPriority w:val="0"/>
    <w:rPr>
      <w:b/>
      <w:bCs/>
    </w:rPr>
  </w:style>
  <w:style w:type="character" w:styleId="16">
    <w:name w:val="annotation reference"/>
    <w:basedOn w:val="15"/>
    <w:qFormat/>
    <w:uiPriority w:val="0"/>
    <w:rPr>
      <w:sz w:val="21"/>
      <w:szCs w:val="21"/>
    </w:rPr>
  </w:style>
  <w:style w:type="paragraph" w:customStyle="1" w:styleId="17">
    <w:name w:val="Plain Text_7d143775-c1ae-4502-a044-621787f0303f"/>
    <w:basedOn w:val="1"/>
    <w:qFormat/>
    <w:uiPriority w:val="0"/>
    <w:rPr>
      <w:rFonts w:ascii="宋体" w:hAnsi="Courier New"/>
      <w:szCs w:val="21"/>
    </w:rPr>
  </w:style>
  <w:style w:type="paragraph" w:customStyle="1" w:styleId="18">
    <w:name w:val="Char Char Char"/>
    <w:basedOn w:val="1"/>
    <w:qFormat/>
    <w:uiPriority w:val="0"/>
    <w:pPr>
      <w:spacing w:line="360" w:lineRule="auto"/>
      <w:ind w:firstLine="560" w:firstLineChars="200"/>
    </w:pPr>
    <w:rPr>
      <w:rFonts w:ascii="Calibri" w:hAnsi="Calibri"/>
    </w:rPr>
  </w:style>
  <w:style w:type="paragraph" w:customStyle="1" w:styleId="19">
    <w:name w:val="0级"/>
    <w:basedOn w:val="1"/>
    <w:qFormat/>
    <w:uiPriority w:val="0"/>
    <w:pPr>
      <w:ind w:left="420" w:hanging="420"/>
    </w:pPr>
    <w:rPr>
      <w:rFonts w:ascii="宋体" w:hAnsi="宋体"/>
      <w:color w:val="000000"/>
      <w:szCs w:val="21"/>
    </w:rPr>
  </w:style>
  <w:style w:type="paragraph" w:customStyle="1" w:styleId="20">
    <w:name w:val="样式 左侧:  0 厘米 悬挂缩进: 2.5 字符"/>
    <w:basedOn w:val="1"/>
    <w:qFormat/>
    <w:uiPriority w:val="0"/>
    <w:pPr>
      <w:ind w:left="525" w:hanging="525" w:hangingChars="250"/>
    </w:pPr>
  </w:style>
  <w:style w:type="paragraph" w:styleId="21">
    <w:name w:val="List Paragraph"/>
    <w:basedOn w:val="1"/>
    <w:qFormat/>
    <w:uiPriority w:val="99"/>
    <w:pPr>
      <w:ind w:firstLine="420" w:firstLineChars="200"/>
    </w:pPr>
  </w:style>
  <w:style w:type="paragraph" w:customStyle="1" w:styleId="22">
    <w:name w:val="pf0"/>
    <w:basedOn w:val="1"/>
    <w:qFormat/>
    <w:uiPriority w:val="0"/>
    <w:pPr>
      <w:widowControl/>
      <w:spacing w:before="100" w:beforeAutospacing="1" w:after="100" w:afterAutospacing="1"/>
      <w:ind w:left="180"/>
      <w:jc w:val="left"/>
    </w:pPr>
    <w:rPr>
      <w:rFonts w:ascii="宋体" w:hAnsi="宋体" w:cs="宋体"/>
      <w:kern w:val="0"/>
      <w:sz w:val="24"/>
      <w:szCs w:val="24"/>
    </w:rPr>
  </w:style>
  <w:style w:type="character" w:customStyle="1" w:styleId="23">
    <w:name w:val="批注文字 Char"/>
    <w:basedOn w:val="15"/>
    <w:link w:val="6"/>
    <w:qFormat/>
    <w:uiPriority w:val="0"/>
    <w:rPr>
      <w:kern w:val="2"/>
      <w:sz w:val="21"/>
    </w:rPr>
  </w:style>
  <w:style w:type="character" w:customStyle="1" w:styleId="24">
    <w:name w:val="批注主题 Char"/>
    <w:basedOn w:val="23"/>
    <w:link w:val="13"/>
    <w:qFormat/>
    <w:uiPriority w:val="0"/>
    <w:rPr>
      <w:b/>
      <w:bCs/>
      <w:kern w:val="2"/>
      <w:sz w:val="21"/>
    </w:rPr>
  </w:style>
  <w:style w:type="character" w:customStyle="1" w:styleId="25">
    <w:name w:val="批注框文本 Char"/>
    <w:basedOn w:val="15"/>
    <w:link w:val="9"/>
    <w:qFormat/>
    <w:uiPriority w:val="0"/>
    <w:rPr>
      <w:kern w:val="2"/>
      <w:sz w:val="18"/>
      <w:szCs w:val="18"/>
    </w:rPr>
  </w:style>
  <w:style w:type="paragraph" w:customStyle="1" w:styleId="26">
    <w:name w:val="标题1"/>
    <w:basedOn w:val="1"/>
    <w:qFormat/>
    <w:uiPriority w:val="0"/>
    <w:pPr>
      <w:widowControl/>
      <w:spacing w:before="100" w:beforeAutospacing="1" w:after="100" w:afterAutospacing="1"/>
      <w:ind w:firstLine="480"/>
      <w:jc w:val="left"/>
    </w:pPr>
    <w:rPr>
      <w:rFonts w:ascii="微软雅黑" w:hAnsi="微软雅黑" w:eastAsia="微软雅黑" w:cs="宋体"/>
      <w:kern w:val="0"/>
      <w:szCs w:val="21"/>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2043</Words>
  <Characters>11646</Characters>
  <Lines>97</Lines>
  <Paragraphs>27</Paragraphs>
  <TotalTime>23</TotalTime>
  <ScaleCrop>false</ScaleCrop>
  <LinksUpToDate>false</LinksUpToDate>
  <CharactersWithSpaces>13662</CharactersWithSpaces>
  <Application>WPS Office WWO_wpscloud_20230907200347-f98df24c17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2023-07-01T16:50:00Z</dcterms:created>
  <dc:creator>admin</dc:creator>
  <cp:lastModifiedBy>垚阿</cp:lastModifiedBy>
  <dcterms:modified xsi:type="dcterms:W3CDTF">2023-09-11T18:09:17Z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5DE7D878C1BA442C9D804CBFBBAC47AD_13</vt:lpwstr>
  </property>
</Properties>
</file>