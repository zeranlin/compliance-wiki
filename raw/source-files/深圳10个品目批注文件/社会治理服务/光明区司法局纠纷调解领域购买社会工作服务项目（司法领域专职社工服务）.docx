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B5D9C">
      <w:pPr>
        <w:ind w:firstLine="3644" w:firstLineChars="1300"/>
        <w:outlineLvl w:val="1"/>
        <w:rPr>
          <w:rFonts w:ascii="宋体" w:hAnsi="宋体"/>
          <w:color w:val="FF0000"/>
          <w:szCs w:val="21"/>
        </w:rPr>
      </w:pPr>
      <w:r>
        <w:rPr>
          <w:rFonts w:hint="eastAsia" w:ascii="宋体" w:hAnsi="宋体" w:eastAsia="黑体"/>
          <w:b/>
          <w:bCs/>
          <w:color w:val="FF0000"/>
          <w:kern w:val="44"/>
          <w:sz w:val="28"/>
          <w:szCs w:val="44"/>
          <w:lang w:val="en-US" w:eastAsia="zh-CN"/>
        </w:rPr>
        <w:t>特别</w:t>
      </w:r>
      <w:r>
        <w:rPr>
          <w:rFonts w:hint="eastAsia" w:ascii="宋体" w:hAnsi="宋体" w:eastAsia="黑体"/>
          <w:b/>
          <w:bCs/>
          <w:color w:val="FF0000"/>
          <w:kern w:val="44"/>
          <w:sz w:val="28"/>
          <w:szCs w:val="44"/>
        </w:rPr>
        <w:t>警示条款</w:t>
      </w:r>
    </w:p>
    <w:p w14:paraId="5D87DE0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after="313" w:afterLines="100" w:line="400" w:lineRule="exact"/>
        <w:ind w:firstLine="420" w:firstLineChars="200"/>
        <w:jc w:val="both"/>
        <w:textAlignment w:val="auto"/>
        <w:rPr>
          <w:rFonts w:hint="eastAsia" w:ascii="宋体" w:hAnsi="宋体" w:eastAsia="宋体" w:cs="宋体"/>
          <w:b/>
          <w:bCs/>
          <w:color w:val="FF0000"/>
          <w:sz w:val="21"/>
          <w:szCs w:val="21"/>
          <w:highlight w:val="yellow"/>
          <w:lang w:val="en-US" w:eastAsia="zh-CN"/>
        </w:rPr>
      </w:pPr>
      <w:r>
        <w:rPr>
          <w:rFonts w:hint="eastAsia" w:ascii="宋体" w:hAnsi="宋体" w:eastAsia="宋体" w:cs="宋体"/>
          <w:b/>
          <w:bCs/>
          <w:color w:val="FF0000"/>
          <w:sz w:val="21"/>
          <w:szCs w:val="21"/>
          <w:highlight w:val="none"/>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7711"/>
      </w:tblGrid>
      <w:tr w14:paraId="31E8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811" w:type="dxa"/>
            <w:tcBorders>
              <w:tl2br w:val="nil"/>
              <w:tr2bl w:val="nil"/>
            </w:tcBorders>
            <w:noWrap w:val="0"/>
            <w:vAlign w:val="center"/>
          </w:tcPr>
          <w:p w14:paraId="7981A98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序号</w:t>
            </w:r>
          </w:p>
        </w:tc>
        <w:tc>
          <w:tcPr>
            <w:tcW w:w="7711" w:type="dxa"/>
            <w:tcBorders>
              <w:tl2br w:val="nil"/>
              <w:tr2bl w:val="nil"/>
            </w:tcBorders>
            <w:noWrap w:val="0"/>
            <w:vAlign w:val="center"/>
          </w:tcPr>
          <w:p w14:paraId="5B43268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供应商参与投标禁止情形</w:t>
            </w:r>
          </w:p>
        </w:tc>
      </w:tr>
      <w:tr w14:paraId="553B9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noWrap w:val="0"/>
            <w:vAlign w:val="center"/>
          </w:tcPr>
          <w:p w14:paraId="7BDF43D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1</w:t>
            </w:r>
          </w:p>
        </w:tc>
        <w:tc>
          <w:tcPr>
            <w:tcW w:w="7711" w:type="dxa"/>
            <w:tcBorders>
              <w:tl2br w:val="nil"/>
              <w:tr2bl w:val="nil"/>
            </w:tcBorders>
            <w:noWrap w:val="0"/>
            <w:vAlign w:val="center"/>
          </w:tcPr>
          <w:p w14:paraId="471F5CD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FF0000"/>
                <w:sz w:val="21"/>
                <w:szCs w:val="21"/>
                <w:highlight w:val="none"/>
                <w:lang w:val="en-US" w:eastAsia="zh-CN"/>
              </w:rPr>
              <w:t>同一人、属同一单位或者在同一单位缴纳社会保险</w:t>
            </w:r>
            <w:r>
              <w:rPr>
                <w:rFonts w:hint="eastAsia" w:ascii="宋体" w:hAnsi="宋体" w:eastAsia="宋体" w:cs="宋体"/>
                <w:color w:val="FF0000"/>
                <w:sz w:val="21"/>
                <w:szCs w:val="21"/>
                <w:highlight w:val="none"/>
                <w:lang w:val="en-US" w:eastAsia="zh-CN"/>
              </w:rPr>
              <w:t>。</w:t>
            </w:r>
          </w:p>
        </w:tc>
      </w:tr>
      <w:tr w14:paraId="64E5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3F09E59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2</w:t>
            </w:r>
          </w:p>
        </w:tc>
        <w:tc>
          <w:tcPr>
            <w:tcW w:w="7711" w:type="dxa"/>
            <w:tcBorders>
              <w:tl2br w:val="nil"/>
              <w:tr2bl w:val="nil"/>
            </w:tcBorders>
            <w:noWrap w:val="0"/>
            <w:vAlign w:val="center"/>
          </w:tcPr>
          <w:p w14:paraId="56D83D5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参与本项目政府采购活动时，与其他投标供应商存在单位负责人为</w:t>
            </w:r>
            <w:r>
              <w:rPr>
                <w:rFonts w:hint="eastAsia" w:ascii="宋体" w:hAnsi="宋体" w:eastAsia="宋体" w:cs="宋体"/>
                <w:b/>
                <w:bCs/>
                <w:color w:val="FF0000"/>
                <w:sz w:val="21"/>
                <w:szCs w:val="21"/>
                <w:highlight w:val="none"/>
                <w:lang w:val="en-US" w:eastAsia="zh-CN"/>
              </w:rPr>
              <w:t>同一人或直接控股、管理关系</w:t>
            </w:r>
            <w:r>
              <w:rPr>
                <w:rFonts w:hint="eastAsia" w:ascii="宋体" w:hAnsi="宋体" w:eastAsia="宋体" w:cs="宋体"/>
                <w:color w:val="FF0000"/>
                <w:sz w:val="21"/>
                <w:szCs w:val="21"/>
                <w:highlight w:val="none"/>
                <w:lang w:val="en-US" w:eastAsia="zh-CN"/>
              </w:rPr>
              <w:t>。</w:t>
            </w:r>
          </w:p>
        </w:tc>
      </w:tr>
      <w:tr w14:paraId="1ABA1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1" w:type="dxa"/>
            <w:tcBorders>
              <w:tl2br w:val="nil"/>
              <w:tr2bl w:val="nil"/>
            </w:tcBorders>
            <w:noWrap w:val="0"/>
            <w:vAlign w:val="center"/>
          </w:tcPr>
          <w:p w14:paraId="45D97B3D">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3</w:t>
            </w:r>
          </w:p>
        </w:tc>
        <w:tc>
          <w:tcPr>
            <w:tcW w:w="7711" w:type="dxa"/>
            <w:tcBorders>
              <w:tl2br w:val="nil"/>
              <w:tr2bl w:val="nil"/>
            </w:tcBorders>
            <w:noWrap w:val="0"/>
            <w:vAlign w:val="center"/>
          </w:tcPr>
          <w:p w14:paraId="29F41A7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与其他投标供应商的投标文件或部分投标文件</w:t>
            </w:r>
            <w:r>
              <w:rPr>
                <w:rFonts w:hint="eastAsia" w:ascii="宋体" w:hAnsi="宋体" w:eastAsia="宋体" w:cs="宋体"/>
                <w:b/>
                <w:bCs/>
                <w:color w:val="FF0000"/>
                <w:sz w:val="21"/>
                <w:szCs w:val="21"/>
                <w:highlight w:val="none"/>
                <w:lang w:val="en-US" w:eastAsia="zh-CN"/>
              </w:rPr>
              <w:t>相互混装或存在非正常一致</w:t>
            </w:r>
            <w:r>
              <w:rPr>
                <w:rFonts w:hint="eastAsia" w:ascii="宋体" w:hAnsi="宋体" w:eastAsia="宋体" w:cs="宋体"/>
                <w:color w:val="FF0000"/>
                <w:sz w:val="21"/>
                <w:szCs w:val="21"/>
                <w:highlight w:val="none"/>
                <w:lang w:val="en-US" w:eastAsia="zh-CN"/>
              </w:rPr>
              <w:t>。</w:t>
            </w:r>
          </w:p>
        </w:tc>
      </w:tr>
      <w:tr w14:paraId="5804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0" w:hRule="atLeast"/>
        </w:trPr>
        <w:tc>
          <w:tcPr>
            <w:tcW w:w="811" w:type="dxa"/>
            <w:tcBorders>
              <w:tl2br w:val="nil"/>
              <w:tr2bl w:val="nil"/>
            </w:tcBorders>
            <w:noWrap w:val="0"/>
            <w:vAlign w:val="center"/>
          </w:tcPr>
          <w:p w14:paraId="74D9931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4</w:t>
            </w:r>
          </w:p>
        </w:tc>
        <w:tc>
          <w:tcPr>
            <w:tcW w:w="7711" w:type="dxa"/>
            <w:tcBorders>
              <w:tl2br w:val="nil"/>
              <w:tr2bl w:val="nil"/>
            </w:tcBorders>
            <w:noWrap w:val="0"/>
            <w:vAlign w:val="center"/>
          </w:tcPr>
          <w:p w14:paraId="009C02E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与其他投标供应商的投标文件由</w:t>
            </w:r>
            <w:r>
              <w:rPr>
                <w:rFonts w:hint="eastAsia" w:ascii="宋体" w:hAnsi="宋体" w:eastAsia="宋体" w:cs="宋体"/>
                <w:b/>
                <w:bCs/>
                <w:color w:val="FF0000"/>
                <w:sz w:val="21"/>
                <w:szCs w:val="21"/>
                <w:highlight w:val="none"/>
                <w:lang w:val="en-US" w:eastAsia="zh-CN"/>
              </w:rPr>
              <w:t>同一单位或者同一人编制</w:t>
            </w:r>
            <w:r>
              <w:rPr>
                <w:rFonts w:hint="eastAsia" w:ascii="宋体" w:hAnsi="宋体" w:eastAsia="宋体" w:cs="宋体"/>
                <w:color w:val="FF0000"/>
                <w:sz w:val="21"/>
                <w:szCs w:val="21"/>
                <w:highlight w:val="none"/>
                <w:lang w:val="en-US" w:eastAsia="zh-CN"/>
              </w:rPr>
              <w:t>，或者使用</w:t>
            </w:r>
            <w:r>
              <w:rPr>
                <w:rFonts w:hint="eastAsia" w:ascii="宋体" w:hAnsi="宋体" w:eastAsia="宋体" w:cs="宋体"/>
                <w:b/>
                <w:bCs/>
                <w:color w:val="FF0000"/>
                <w:sz w:val="21"/>
                <w:szCs w:val="21"/>
                <w:highlight w:val="none"/>
                <w:lang w:val="en-US" w:eastAsia="zh-CN"/>
              </w:rPr>
              <w:t>同一设备编制</w:t>
            </w:r>
            <w:r>
              <w:rPr>
                <w:rFonts w:hint="eastAsia" w:ascii="宋体" w:hAnsi="宋体" w:eastAsia="宋体" w:cs="宋体"/>
                <w:color w:val="FF0000"/>
                <w:sz w:val="21"/>
                <w:szCs w:val="21"/>
                <w:highlight w:val="none"/>
                <w:lang w:val="en-US" w:eastAsia="zh-CN"/>
              </w:rPr>
              <w:t>（“文件制作机器码”“文件创建标识码”一致）。</w:t>
            </w:r>
          </w:p>
        </w:tc>
      </w:tr>
      <w:tr w14:paraId="06A0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7" w:hRule="atLeast"/>
        </w:trPr>
        <w:tc>
          <w:tcPr>
            <w:tcW w:w="811" w:type="dxa"/>
            <w:tcBorders>
              <w:tl2br w:val="nil"/>
              <w:tr2bl w:val="nil"/>
            </w:tcBorders>
            <w:noWrap w:val="0"/>
            <w:vAlign w:val="center"/>
          </w:tcPr>
          <w:p w14:paraId="5F937115">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5</w:t>
            </w:r>
          </w:p>
        </w:tc>
        <w:tc>
          <w:tcPr>
            <w:tcW w:w="7711" w:type="dxa"/>
            <w:tcBorders>
              <w:tl2br w:val="nil"/>
              <w:tr2bl w:val="nil"/>
            </w:tcBorders>
            <w:noWrap w:val="0"/>
            <w:vAlign w:val="center"/>
          </w:tcPr>
          <w:p w14:paraId="57F8EF27">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提供</w:t>
            </w:r>
            <w:r>
              <w:rPr>
                <w:rFonts w:hint="eastAsia" w:ascii="宋体" w:hAnsi="宋体" w:eastAsia="宋体" w:cs="宋体"/>
                <w:b/>
                <w:bCs/>
                <w:color w:val="FF0000"/>
                <w:sz w:val="21"/>
                <w:szCs w:val="21"/>
                <w:highlight w:val="none"/>
                <w:lang w:val="en-US" w:eastAsia="zh-CN"/>
              </w:rPr>
              <w:t>未经出具机构核实</w:t>
            </w:r>
            <w:r>
              <w:rPr>
                <w:rFonts w:hint="eastAsia" w:ascii="宋体" w:hAnsi="宋体" w:eastAsia="宋体" w:cs="宋体"/>
                <w:color w:val="FF0000"/>
                <w:sz w:val="21"/>
                <w:szCs w:val="21"/>
                <w:highlight w:val="none"/>
                <w:lang w:val="en-US" w:eastAsia="zh-CN"/>
              </w:rPr>
              <w:t>的虚假的检验检测报告、业绩材料、社保缴纳证明、学历学位证书、职称认证证书等材料。</w:t>
            </w:r>
          </w:p>
        </w:tc>
      </w:tr>
      <w:tr w14:paraId="4C5AA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811" w:type="dxa"/>
            <w:tcBorders>
              <w:tl2br w:val="nil"/>
              <w:tr2bl w:val="nil"/>
            </w:tcBorders>
            <w:noWrap w:val="0"/>
            <w:vAlign w:val="center"/>
          </w:tcPr>
          <w:p w14:paraId="7FAAA14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6</w:t>
            </w:r>
          </w:p>
        </w:tc>
        <w:tc>
          <w:tcPr>
            <w:tcW w:w="7711" w:type="dxa"/>
            <w:tcBorders>
              <w:tl2br w:val="nil"/>
              <w:tr2bl w:val="nil"/>
            </w:tcBorders>
            <w:noWrap w:val="0"/>
            <w:vAlign w:val="center"/>
          </w:tcPr>
          <w:p w14:paraId="02B95CF8">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擅自将投标密钥</w:t>
            </w:r>
            <w:r>
              <w:rPr>
                <w:rFonts w:hint="eastAsia" w:ascii="宋体" w:hAnsi="宋体" w:eastAsia="宋体" w:cs="宋体"/>
                <w:color w:val="FF0000"/>
                <w:sz w:val="21"/>
                <w:szCs w:val="21"/>
                <w:highlight w:val="none"/>
                <w:lang w:eastAsia="zh-CN"/>
              </w:rPr>
              <w:t>或</w:t>
            </w:r>
            <w:r>
              <w:rPr>
                <w:rFonts w:hint="eastAsia" w:ascii="宋体" w:hAnsi="宋体" w:eastAsia="宋体" w:cs="宋体"/>
                <w:color w:val="FF0000"/>
                <w:sz w:val="21"/>
                <w:szCs w:val="21"/>
                <w:highlight w:val="none"/>
                <w:lang w:val="en-US" w:eastAsia="zh-CN"/>
              </w:rPr>
              <w:t>电子营业执照出借他人使用或未妥善保管。</w:t>
            </w:r>
          </w:p>
        </w:tc>
      </w:tr>
    </w:tbl>
    <w:p w14:paraId="169E4321">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ascii="宋体" w:hAnsi="宋体"/>
          <w:color w:val="FF0000"/>
          <w:sz w:val="20"/>
          <w:szCs w:val="20"/>
        </w:rPr>
      </w:pPr>
    </w:p>
    <w:p w14:paraId="6BBE5576">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一、</w:t>
      </w:r>
      <w:r>
        <w:rPr>
          <w:rFonts w:hint="eastAsia" w:ascii="宋体" w:hAnsi="宋体" w:eastAsia="宋体" w:cs="宋体"/>
          <w:b/>
          <w:bCs/>
          <w:color w:val="FF0000"/>
          <w:sz w:val="21"/>
          <w:szCs w:val="21"/>
        </w:rPr>
        <w:t>《深圳经济特区政府采购条例》第五十七条</w:t>
      </w:r>
      <w:r>
        <w:rPr>
          <w:rFonts w:hint="eastAsia" w:ascii="宋体" w:hAnsi="宋体" w:eastAsia="宋体" w:cs="宋体"/>
          <w:color w:val="FF0000"/>
          <w:sz w:val="21"/>
          <w:szCs w:val="21"/>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09C8EB0B">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（一）在采购活动中应当回避而未回避的；</w:t>
      </w:r>
    </w:p>
    <w:p w14:paraId="3B70556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（二）未按本条例规定签订、履行采购合同，造成严重后果的；</w:t>
      </w:r>
    </w:p>
    <w:p w14:paraId="7A2EF067">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（三）隐瞒真实情况，提供虚假资料的；</w:t>
      </w:r>
    </w:p>
    <w:p w14:paraId="3742EFFC">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（四）以非法手段排斥其他供应商参与竞争的；</w:t>
      </w:r>
    </w:p>
    <w:p w14:paraId="3E7352F7">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（五）与其他采购参加人串通投标的；</w:t>
      </w:r>
    </w:p>
    <w:p w14:paraId="67706F17">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（六）恶意投诉的；</w:t>
      </w:r>
    </w:p>
    <w:p w14:paraId="2350CA50">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（七）向采购项目相关人行贿或者提供其他不当利益的；</w:t>
      </w:r>
    </w:p>
    <w:p w14:paraId="6EDDED26">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（八）阻碍、抗拒主管部门监督检查的；</w:t>
      </w:r>
    </w:p>
    <w:p w14:paraId="2F0486D9">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（九）其他违反本条例规定的行为。</w:t>
      </w:r>
    </w:p>
    <w:p w14:paraId="4AEC681F">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b/>
          <w:bCs/>
          <w:color w:val="FF0000"/>
          <w:sz w:val="21"/>
          <w:szCs w:val="21"/>
        </w:rPr>
        <w:t>二、《深圳经济特区政府采购条例实施细则》第七十五条</w:t>
      </w:r>
      <w:r>
        <w:rPr>
          <w:rFonts w:hint="eastAsia" w:ascii="宋体" w:hAnsi="宋体" w:eastAsia="宋体" w:cs="宋体"/>
          <w:b/>
          <w:bCs/>
          <w:color w:val="FF0000"/>
          <w:sz w:val="21"/>
          <w:szCs w:val="21"/>
          <w:lang w:val="en-US" w:eastAsia="zh-CN"/>
        </w:rPr>
        <w:t xml:space="preserve"> </w:t>
      </w:r>
      <w:r>
        <w:rPr>
          <w:rFonts w:hint="eastAsia" w:ascii="宋体" w:hAnsi="宋体" w:eastAsia="宋体" w:cs="宋体"/>
          <w:color w:val="FF0000"/>
          <w:sz w:val="21"/>
          <w:szCs w:val="21"/>
        </w:rPr>
        <w:t>供应商有下列情形</w:t>
      </w:r>
      <w:r>
        <w:rPr>
          <w:rFonts w:hint="eastAsia" w:ascii="宋体" w:hAnsi="宋体" w:eastAsia="宋体" w:cs="宋体"/>
          <w:color w:val="FF0000"/>
          <w:sz w:val="21"/>
          <w:szCs w:val="21"/>
          <w:lang w:val="en-US" w:eastAsia="zh-CN"/>
        </w:rPr>
        <w:t>之一</w:t>
      </w:r>
      <w:r>
        <w:rPr>
          <w:rFonts w:hint="eastAsia" w:ascii="宋体" w:hAnsi="宋体" w:eastAsia="宋体" w:cs="宋体"/>
          <w:color w:val="FF0000"/>
          <w:sz w:val="21"/>
          <w:szCs w:val="21"/>
        </w:rPr>
        <w:t>的，属于采购条例所称的串通投标行为，按照采购条例第五十七条有关规定处理：（一）投标供应商之间相互约定给予未中标的供应商利益补偿</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（二）不同投标供应商的法定代表人、主要经营负责人、项目投标授权代表人、项目负责人、主要技术人员为同一人、属同一单位或者在同一单位缴纳社会保险</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（三）不同投标供应商的投标文件由同一单位或者同一人编制，或者由同一人分阶段参与编制的</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（四）不同投标供应商的投标文件或部分投标文件相互混装</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（五）不同投标供应商的投标文件内容存在非正常一致</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（六）由同一单位工作人员为两家以上（含两家）供应商进行同一项投标活动的</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（七）主管部门依照法律、法规认定的其他情形。</w:t>
      </w:r>
    </w:p>
    <w:p w14:paraId="437D0E60">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b/>
          <w:bCs/>
          <w:color w:val="FF0000"/>
          <w:sz w:val="21"/>
          <w:szCs w:val="21"/>
        </w:rPr>
        <w:t>三、《深圳经济特区政府采购条例实施细则》第七十七条</w:t>
      </w:r>
      <w:r>
        <w:rPr>
          <w:rFonts w:hint="eastAsia" w:ascii="宋体" w:hAnsi="宋体" w:eastAsia="宋体" w:cs="宋体"/>
          <w:b/>
          <w:bCs/>
          <w:color w:val="FF0000"/>
          <w:sz w:val="21"/>
          <w:szCs w:val="21"/>
          <w:lang w:val="en-US" w:eastAsia="zh-CN"/>
        </w:rPr>
        <w:t xml:space="preserve"> </w:t>
      </w:r>
      <w:r>
        <w:rPr>
          <w:rFonts w:hint="eastAsia" w:ascii="宋体" w:hAnsi="宋体" w:eastAsia="宋体" w:cs="宋体"/>
          <w:color w:val="FF0000"/>
          <w:sz w:val="21"/>
          <w:szCs w:val="21"/>
        </w:rPr>
        <w:t>供应商有下列情形之一的，属于隐瞒真实情况，提供虚假资料，按照采购条例第五十七</w:t>
      </w:r>
      <w:r>
        <w:rPr>
          <w:rFonts w:hint="eastAsia" w:ascii="宋体" w:hAnsi="宋体" w:eastAsia="宋体" w:cs="宋体"/>
          <w:color w:val="FF0000"/>
          <w:sz w:val="21"/>
          <w:szCs w:val="21"/>
          <w:lang w:val="en-US" w:eastAsia="zh-CN"/>
        </w:rPr>
        <w:t>条</w:t>
      </w:r>
      <w:r>
        <w:rPr>
          <w:rFonts w:hint="eastAsia" w:ascii="宋体" w:hAnsi="宋体" w:eastAsia="宋体" w:cs="宋体"/>
          <w:color w:val="FF0000"/>
          <w:sz w:val="21"/>
          <w:szCs w:val="21"/>
        </w:rPr>
        <w:t>的有关规定处理：（一）通过转让或者租借等方式从其他单位获取资格或者资质证书投标的</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（二）由其他单位或者其他单位负责人在投标供应商编制的投标文件上加盖印章或者签字的</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（三）项目负责人或者主要技术人员不是本单位人员的</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（四）投标保证金不是从投标供应商基本账户转出的</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（五）其他隐瞒真实情况、提供虚假资料的行为。</w:t>
      </w:r>
    </w:p>
    <w:p w14:paraId="3DB77100">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sz w:val="21"/>
          <w:szCs w:val="21"/>
        </w:rPr>
      </w:pPr>
      <w:r>
        <w:rPr>
          <w:rFonts w:hint="eastAsia" w:ascii="宋体" w:hAnsi="宋体" w:eastAsia="宋体" w:cs="宋体"/>
          <w:color w:val="FF0000"/>
          <w:sz w:val="21"/>
          <w:szCs w:val="21"/>
        </w:rPr>
        <w:t>投标供应商不能提供项目负责人或者主要技术人员的劳动合同、社会保险等劳动关系证明材料的，视为存在前款第（三）项规定的情形。</w:t>
      </w:r>
    </w:p>
    <w:p w14:paraId="240090DC">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b w:val="0"/>
          <w:bCs/>
          <w:color w:val="FF0000"/>
          <w:sz w:val="21"/>
          <w:szCs w:val="21"/>
          <w:lang w:val="en-US" w:eastAsia="zh-CN"/>
        </w:rPr>
      </w:pPr>
      <w:r>
        <w:rPr>
          <w:rFonts w:hint="eastAsia" w:ascii="宋体" w:hAnsi="宋体" w:eastAsia="宋体" w:cs="宋体"/>
          <w:b w:val="0"/>
          <w:bCs/>
          <w:color w:val="FF0000"/>
          <w:sz w:val="21"/>
          <w:szCs w:val="21"/>
          <w:lang w:val="en-US" w:eastAsia="zh-CN"/>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650FFC9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b w:val="0"/>
          <w:bCs/>
          <w:color w:val="FF0000"/>
          <w:sz w:val="21"/>
          <w:szCs w:val="21"/>
          <w:lang w:val="en-US" w:eastAsia="zh-CN"/>
        </w:rPr>
      </w:pPr>
      <w:r>
        <w:rPr>
          <w:rFonts w:hint="eastAsia" w:ascii="宋体" w:hAnsi="宋体" w:eastAsia="宋体" w:cs="宋体"/>
          <w:b w:val="0"/>
          <w:bCs/>
          <w:color w:val="FF0000"/>
          <w:sz w:val="21"/>
          <w:szCs w:val="21"/>
          <w:lang w:val="en-US" w:eastAsia="zh-CN"/>
        </w:rPr>
        <w:t>为避免出现不同供应商投标文件的文件制作机器码、文件创建标识码、IP地址一致的异常情况，建议各供应商编制、上传投标文件时不要使用公共电脑设备或公共网络。</w:t>
      </w:r>
    </w:p>
    <w:p w14:paraId="0764161C">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b w:val="0"/>
          <w:bCs/>
          <w:color w:val="FF0000"/>
          <w:sz w:val="21"/>
          <w:szCs w:val="21"/>
          <w:lang w:val="en-US" w:eastAsia="zh-CN"/>
        </w:rPr>
      </w:pPr>
      <w:r>
        <w:rPr>
          <w:rFonts w:hint="eastAsia" w:ascii="宋体" w:hAnsi="宋体" w:eastAsia="宋体" w:cs="宋体"/>
          <w:b w:val="0"/>
          <w:bCs/>
          <w:color w:val="FF0000"/>
          <w:sz w:val="21"/>
          <w:szCs w:val="21"/>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eastAsia="宋体" w:cs="宋体"/>
          <w:color w:val="FF0000"/>
          <w:sz w:val="21"/>
          <w:szCs w:val="21"/>
        </w:rPr>
        <w:t>取消参与本市政府采购资格</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rPr>
        <w:t>依法吊销其营业</w:t>
      </w:r>
      <w:r>
        <w:rPr>
          <w:rFonts w:hint="eastAsia" w:ascii="宋体" w:hAnsi="宋体" w:eastAsia="宋体" w:cs="宋体"/>
          <w:color w:val="FF0000"/>
          <w:sz w:val="21"/>
          <w:szCs w:val="21"/>
          <w:lang w:val="en-US" w:eastAsia="zh-CN"/>
        </w:rPr>
        <w:t>执照等行政处罚，</w:t>
      </w:r>
      <w:r>
        <w:rPr>
          <w:rFonts w:hint="eastAsia" w:ascii="宋体" w:hAnsi="宋体" w:eastAsia="宋体" w:cs="宋体"/>
          <w:color w:val="FF0000"/>
          <w:sz w:val="21"/>
          <w:szCs w:val="21"/>
        </w:rPr>
        <w:t>构成犯罪的，依法追究刑事责任</w:t>
      </w:r>
      <w:r>
        <w:rPr>
          <w:rFonts w:hint="eastAsia" w:ascii="宋体" w:hAnsi="宋体" w:eastAsia="宋体" w:cs="宋体"/>
          <w:b w:val="0"/>
          <w:bCs/>
          <w:color w:val="FF0000"/>
          <w:sz w:val="21"/>
          <w:szCs w:val="21"/>
          <w:lang w:val="en-US" w:eastAsia="zh-CN"/>
        </w:rPr>
        <w:t>，请各供应商独立编制、上传投标文件，妥善保管和使用电子秘钥。</w:t>
      </w:r>
    </w:p>
    <w:p w14:paraId="62D87608">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b/>
          <w:color w:val="FF0000"/>
          <w:sz w:val="21"/>
          <w:szCs w:val="21"/>
          <w:lang w:val="en-US" w:eastAsia="zh-CN"/>
        </w:rPr>
      </w:pPr>
      <w:r>
        <w:rPr>
          <w:rFonts w:hint="eastAsia" w:ascii="宋体" w:hAnsi="宋体" w:eastAsia="宋体" w:cs="宋体"/>
          <w:b/>
          <w:color w:val="FF0000"/>
          <w:sz w:val="21"/>
          <w:szCs w:val="21"/>
          <w:lang w:val="en-US" w:eastAsia="zh-CN"/>
        </w:rPr>
        <w:t>五、</w:t>
      </w:r>
      <w:r>
        <w:rPr>
          <w:rFonts w:hint="eastAsia" w:ascii="宋体" w:hAnsi="宋体" w:eastAsia="宋体" w:cs="宋体"/>
          <w:b/>
          <w:color w:val="FF0000"/>
          <w:sz w:val="21"/>
          <w:szCs w:val="21"/>
        </w:rPr>
        <w:t>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r>
        <w:rPr>
          <w:rFonts w:hint="eastAsia" w:ascii="宋体" w:hAnsi="宋体" w:eastAsia="宋体" w:cs="宋体"/>
          <w:b/>
          <w:color w:val="FF0000"/>
          <w:sz w:val="21"/>
          <w:szCs w:val="21"/>
          <w:lang w:eastAsia="zh-CN"/>
        </w:rPr>
        <w:t>。</w:t>
      </w:r>
    </w:p>
    <w:p w14:paraId="4F0179FC">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b/>
          <w:color w:val="FF0000"/>
          <w:sz w:val="21"/>
          <w:szCs w:val="21"/>
          <w:lang w:val="en-US" w:eastAsia="zh-CN"/>
        </w:rPr>
      </w:pPr>
    </w:p>
    <w:p w14:paraId="2CDB65D5">
      <w:pPr>
        <w:keepNext w:val="0"/>
        <w:keepLines w:val="0"/>
        <w:pageBreakBefore w:val="0"/>
        <w:numPr>
          <w:ilvl w:val="-1"/>
          <w:numId w:val="0"/>
        </w:numPr>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ascii="宋体" w:hAnsi="宋体" w:eastAsia="宋体" w:cs="宋体"/>
          <w:b/>
          <w:color w:val="FF0000"/>
          <w:sz w:val="21"/>
          <w:szCs w:val="21"/>
          <w:highlight w:val="yellow"/>
        </w:rPr>
      </w:pPr>
      <w:r>
        <w:rPr>
          <w:rFonts w:hint="eastAsia" w:ascii="宋体" w:hAnsi="宋体" w:eastAsia="宋体" w:cs="宋体"/>
          <w:b/>
          <w:color w:val="FF0000"/>
          <w:sz w:val="21"/>
          <w:szCs w:val="21"/>
          <w:lang w:val="en-US" w:eastAsia="zh-CN"/>
        </w:rPr>
        <w:t>六</w:t>
      </w:r>
      <w:r>
        <w:rPr>
          <w:rFonts w:hint="eastAsia" w:ascii="宋体" w:hAnsi="宋体" w:eastAsia="宋体" w:cs="宋体"/>
          <w:b/>
          <w:color w:val="FF0000"/>
          <w:sz w:val="21"/>
          <w:szCs w:val="21"/>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7EB6569F">
      <w:pPr>
        <w:pStyle w:val="194"/>
        <w:rPr>
          <w:rFonts w:hint="eastAsia" w:ascii="宋体" w:hAnsi="宋体" w:eastAsia="宋体" w:cs="宋体"/>
          <w:sz w:val="21"/>
          <w:szCs w:val="21"/>
          <w:lang w:val="en-US" w:eastAsia="zh-CN"/>
        </w:rPr>
      </w:pPr>
    </w:p>
    <w:p w14:paraId="3E4BFFD4">
      <w:pPr>
        <w:pStyle w:val="38"/>
        <w:keepNext w:val="0"/>
        <w:keepLines w:val="0"/>
        <w:pageBreakBefore w:val="0"/>
        <w:widowControl/>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jc w:val="both"/>
        <w:textAlignment w:val="auto"/>
        <w:outlineLvl w:val="9"/>
        <w:rPr>
          <w:rFonts w:hint="eastAsia" w:ascii="宋体" w:hAnsi="宋体" w:eastAsia="宋体" w:cs="宋体"/>
          <w:b/>
          <w:color w:val="FF0000"/>
          <w:kern w:val="2"/>
          <w:sz w:val="21"/>
          <w:szCs w:val="21"/>
          <w:lang w:val="en-US" w:eastAsia="zh-CN" w:bidi="ar-SA"/>
        </w:rPr>
      </w:pPr>
      <w:r>
        <w:rPr>
          <w:rFonts w:hint="eastAsia" w:ascii="宋体" w:hAnsi="宋体" w:eastAsia="宋体" w:cs="宋体"/>
          <w:b/>
          <w:color w:val="FF0000"/>
          <w:kern w:val="2"/>
          <w:sz w:val="21"/>
          <w:szCs w:val="21"/>
          <w:lang w:val="en-US" w:eastAsia="zh-CN" w:bidi="ar-SA"/>
        </w:rPr>
        <w:t>注：“特别警示条款”和《政府采购违法行为风险知悉确认书》用于对供应商违法行为的提醒，不作为供应商资格性审查及符合性审查条件。</w:t>
      </w:r>
    </w:p>
    <w:p w14:paraId="6DA0BB78">
      <w:pPr>
        <w:pStyle w:val="19"/>
        <w:rPr>
          <w:rFonts w:hint="eastAsia"/>
        </w:rPr>
        <w:sectPr>
          <w:headerReference r:id="rId5" w:type="first"/>
          <w:footerReference r:id="rId6" w:type="default"/>
          <w:pgSz w:w="11907" w:h="16840"/>
          <w:pgMar w:top="1440" w:right="1417" w:bottom="1440" w:left="1417" w:header="851" w:footer="992" w:gutter="0"/>
          <w:cols w:space="425" w:num="1"/>
          <w:titlePg/>
          <w:docGrid w:linePitch="462" w:charSpace="0"/>
        </w:sectPr>
      </w:pPr>
    </w:p>
    <w:p w14:paraId="57FC82B0">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9"/>
        <w:rPr>
          <w:rFonts w:hint="eastAsia" w:ascii="黑体" w:hAnsi="宋体" w:eastAsia="黑体" w:cs="黑体"/>
          <w:kern w:val="0"/>
          <w:sz w:val="40"/>
          <w:szCs w:val="40"/>
        </w:rPr>
      </w:pPr>
    </w:p>
    <w:p w14:paraId="428A68B5">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9"/>
        <w:rPr>
          <w:rFonts w:hint="eastAsia" w:ascii="黑体" w:hAnsi="宋体" w:eastAsia="黑体" w:cs="黑体"/>
          <w:kern w:val="0"/>
          <w:sz w:val="40"/>
          <w:szCs w:val="40"/>
        </w:rPr>
      </w:pPr>
    </w:p>
    <w:p w14:paraId="5D1A7B93">
      <w:pPr>
        <w:widowControl/>
        <w:spacing w:beforeAutospacing="1" w:afterAutospacing="1"/>
        <w:jc w:val="center"/>
        <w:outlineLvl w:val="1"/>
        <w:rPr>
          <w:rFonts w:ascii="黑体" w:hAnsi="宋体" w:eastAsia="黑体" w:cs="黑体"/>
          <w:kern w:val="0"/>
          <w:sz w:val="40"/>
          <w:szCs w:val="40"/>
        </w:rPr>
      </w:pPr>
      <w:r>
        <w:rPr>
          <w:rFonts w:hint="eastAsia" w:ascii="黑体" w:hAnsi="宋体" w:eastAsia="黑体" w:cs="黑体"/>
          <w:kern w:val="0"/>
          <w:sz w:val="40"/>
          <w:szCs w:val="40"/>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5D4D3B00">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95AC8FC">
            <w:pPr>
              <w:widowControl/>
              <w:jc w:val="right"/>
              <w:rPr>
                <w:sz w:val="30"/>
                <w:szCs w:val="30"/>
              </w:rPr>
            </w:pPr>
            <w:r>
              <w:rPr>
                <w:rFonts w:ascii="宋体" w:hAnsi="宋体" w:cs="宋体"/>
                <w:kern w:val="0"/>
                <w:sz w:val="30"/>
                <w:szCs w:val="30"/>
                <w:lang w:bidi="ar"/>
              </w:rPr>
              <w:t>项目编号：</w:t>
            </w:r>
          </w:p>
        </w:tc>
        <w:tc>
          <w:tcPr>
            <w:tcW w:w="5220" w:type="dxa"/>
            <w:shd w:val="clear" w:color="auto" w:fill="auto"/>
            <w:vAlign w:val="center"/>
          </w:tcPr>
          <w:p w14:paraId="047007C8">
            <w:pPr>
              <w:widowControl/>
              <w:jc w:val="left"/>
              <w:rPr>
                <w:sz w:val="30"/>
                <w:szCs w:val="30"/>
              </w:rPr>
            </w:pPr>
          </w:p>
        </w:tc>
      </w:tr>
      <w:tr w14:paraId="1A26704A">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D98F91D">
            <w:pPr>
              <w:widowControl/>
              <w:jc w:val="right"/>
              <w:rPr>
                <w:sz w:val="30"/>
                <w:szCs w:val="30"/>
              </w:rPr>
            </w:pPr>
            <w:r>
              <w:rPr>
                <w:rFonts w:ascii="宋体" w:hAnsi="宋体" w:cs="宋体"/>
                <w:kern w:val="0"/>
                <w:sz w:val="30"/>
                <w:szCs w:val="30"/>
                <w:lang w:bidi="ar"/>
              </w:rPr>
              <w:t>项目名称：</w:t>
            </w:r>
          </w:p>
        </w:tc>
        <w:tc>
          <w:tcPr>
            <w:tcW w:w="5220" w:type="dxa"/>
            <w:shd w:val="clear" w:color="auto" w:fill="auto"/>
            <w:vAlign w:val="center"/>
          </w:tcPr>
          <w:p w14:paraId="3461322F">
            <w:pPr>
              <w:widowControl/>
              <w:jc w:val="left"/>
              <w:rPr>
                <w:sz w:val="30"/>
                <w:szCs w:val="30"/>
              </w:rPr>
            </w:pPr>
            <w:r>
              <w:rPr>
                <w:rFonts w:hint="eastAsia"/>
                <w:sz w:val="30"/>
                <w:szCs w:val="30"/>
              </w:rPr>
              <w:t>光明区司法局纠纷调解领域购买社会工作服务项目（司法领域专职社工服务）</w:t>
            </w:r>
          </w:p>
        </w:tc>
      </w:tr>
      <w:tr w14:paraId="68EF6C7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1C2EAB8">
            <w:pPr>
              <w:widowControl/>
              <w:jc w:val="right"/>
              <w:rPr>
                <w:sz w:val="30"/>
                <w:szCs w:val="30"/>
              </w:rPr>
            </w:pPr>
            <w:r>
              <w:rPr>
                <w:rFonts w:ascii="宋体" w:hAnsi="宋体" w:cs="宋体"/>
                <w:kern w:val="0"/>
                <w:sz w:val="30"/>
                <w:szCs w:val="30"/>
                <w:lang w:bidi="ar"/>
              </w:rPr>
              <w:t>包 号：</w:t>
            </w:r>
          </w:p>
        </w:tc>
        <w:tc>
          <w:tcPr>
            <w:tcW w:w="5220" w:type="dxa"/>
            <w:shd w:val="clear" w:color="auto" w:fill="auto"/>
            <w:vAlign w:val="center"/>
          </w:tcPr>
          <w:p w14:paraId="1F413435">
            <w:pPr>
              <w:widowControl/>
              <w:jc w:val="left"/>
              <w:rPr>
                <w:sz w:val="30"/>
                <w:szCs w:val="30"/>
              </w:rPr>
            </w:pPr>
            <w:r>
              <w:rPr>
                <w:rFonts w:ascii="宋体" w:hAnsi="宋体" w:cs="宋体"/>
                <w:kern w:val="0"/>
                <w:sz w:val="30"/>
                <w:szCs w:val="30"/>
                <w:lang w:bidi="ar"/>
              </w:rPr>
              <w:t>A</w:t>
            </w:r>
          </w:p>
        </w:tc>
      </w:tr>
      <w:tr w14:paraId="0AEA828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82E5F4F">
            <w:pPr>
              <w:widowControl/>
              <w:jc w:val="right"/>
              <w:rPr>
                <w:sz w:val="30"/>
                <w:szCs w:val="30"/>
              </w:rPr>
            </w:pPr>
            <w:r>
              <w:rPr>
                <w:rFonts w:ascii="宋体" w:hAnsi="宋体" w:cs="宋体"/>
                <w:kern w:val="0"/>
                <w:sz w:val="30"/>
                <w:szCs w:val="30"/>
                <w:lang w:bidi="ar"/>
              </w:rPr>
              <w:t>项目类型：</w:t>
            </w:r>
          </w:p>
        </w:tc>
        <w:tc>
          <w:tcPr>
            <w:tcW w:w="5220" w:type="dxa"/>
            <w:shd w:val="clear" w:color="auto" w:fill="auto"/>
            <w:vAlign w:val="center"/>
          </w:tcPr>
          <w:p w14:paraId="68D64275">
            <w:pPr>
              <w:widowControl/>
              <w:jc w:val="left"/>
              <w:rPr>
                <w:sz w:val="30"/>
                <w:szCs w:val="30"/>
              </w:rPr>
            </w:pPr>
            <w:r>
              <w:rPr>
                <w:rFonts w:hint="eastAsia" w:ascii="宋体" w:hAnsi="宋体" w:cs="宋体"/>
                <w:kern w:val="0"/>
                <w:sz w:val="30"/>
                <w:szCs w:val="30"/>
                <w:lang w:bidi="ar"/>
              </w:rPr>
              <w:t>服务</w:t>
            </w:r>
            <w:r>
              <w:rPr>
                <w:rFonts w:ascii="宋体" w:hAnsi="宋体" w:cs="宋体"/>
                <w:kern w:val="0"/>
                <w:sz w:val="30"/>
                <w:szCs w:val="30"/>
                <w:lang w:bidi="ar"/>
              </w:rPr>
              <w:t>类</w:t>
            </w:r>
          </w:p>
        </w:tc>
      </w:tr>
      <w:tr w14:paraId="5B1A0D9D">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FF3BB86">
            <w:pPr>
              <w:widowControl/>
              <w:jc w:val="right"/>
              <w:rPr>
                <w:sz w:val="30"/>
                <w:szCs w:val="30"/>
              </w:rPr>
            </w:pPr>
            <w:r>
              <w:rPr>
                <w:rFonts w:ascii="宋体" w:hAnsi="宋体" w:cs="宋体"/>
                <w:kern w:val="0"/>
                <w:sz w:val="30"/>
                <w:szCs w:val="30"/>
                <w:lang w:bidi="ar"/>
              </w:rPr>
              <w:t>采购方式：</w:t>
            </w:r>
          </w:p>
        </w:tc>
        <w:tc>
          <w:tcPr>
            <w:tcW w:w="5220" w:type="dxa"/>
            <w:shd w:val="clear" w:color="auto" w:fill="auto"/>
            <w:vAlign w:val="center"/>
          </w:tcPr>
          <w:p w14:paraId="7271BBF1">
            <w:pPr>
              <w:widowControl/>
              <w:jc w:val="left"/>
              <w:rPr>
                <w:sz w:val="30"/>
                <w:szCs w:val="30"/>
              </w:rPr>
            </w:pPr>
            <w:r>
              <w:rPr>
                <w:rFonts w:ascii="宋体" w:hAnsi="宋体" w:cs="宋体"/>
                <w:kern w:val="0"/>
                <w:sz w:val="30"/>
                <w:szCs w:val="30"/>
                <w:lang w:bidi="ar"/>
              </w:rPr>
              <w:t>公开招标</w:t>
            </w:r>
          </w:p>
        </w:tc>
      </w:tr>
      <w:tr w14:paraId="766A9ED6">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B76627E">
            <w:pPr>
              <w:widowControl/>
              <w:jc w:val="right"/>
              <w:rPr>
                <w:sz w:val="30"/>
                <w:szCs w:val="30"/>
              </w:rPr>
            </w:pPr>
            <w:r>
              <w:rPr>
                <w:rFonts w:ascii="宋体" w:hAnsi="宋体" w:cs="宋体"/>
                <w:kern w:val="0"/>
                <w:sz w:val="30"/>
                <w:szCs w:val="30"/>
                <w:lang w:bidi="ar"/>
              </w:rPr>
              <w:t>货币类型：</w:t>
            </w:r>
          </w:p>
        </w:tc>
        <w:tc>
          <w:tcPr>
            <w:tcW w:w="5220" w:type="dxa"/>
            <w:shd w:val="clear" w:color="auto" w:fill="auto"/>
            <w:vAlign w:val="center"/>
          </w:tcPr>
          <w:p w14:paraId="01FDA38B">
            <w:pPr>
              <w:widowControl/>
              <w:jc w:val="left"/>
              <w:rPr>
                <w:sz w:val="30"/>
                <w:szCs w:val="30"/>
              </w:rPr>
            </w:pPr>
            <w:r>
              <w:rPr>
                <w:rFonts w:ascii="宋体" w:hAnsi="宋体" w:cs="宋体"/>
                <w:kern w:val="0"/>
                <w:sz w:val="30"/>
                <w:szCs w:val="30"/>
                <w:lang w:bidi="ar"/>
              </w:rPr>
              <w:t>人民币</w:t>
            </w:r>
          </w:p>
        </w:tc>
      </w:tr>
      <w:tr w14:paraId="5B894C26">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63B5F2F">
            <w:pPr>
              <w:widowControl/>
              <w:jc w:val="right"/>
              <w:rPr>
                <w:sz w:val="30"/>
                <w:szCs w:val="30"/>
              </w:rPr>
            </w:pPr>
            <w:r>
              <w:rPr>
                <w:rFonts w:ascii="宋体" w:hAnsi="宋体" w:cs="宋体"/>
                <w:kern w:val="0"/>
                <w:sz w:val="30"/>
                <w:szCs w:val="30"/>
                <w:lang w:bidi="ar"/>
              </w:rPr>
              <w:t>评标方法：</w:t>
            </w:r>
          </w:p>
        </w:tc>
        <w:tc>
          <w:tcPr>
            <w:tcW w:w="5220" w:type="dxa"/>
            <w:shd w:val="clear" w:color="auto" w:fill="auto"/>
            <w:vAlign w:val="center"/>
          </w:tcPr>
          <w:p w14:paraId="13152407">
            <w:pPr>
              <w:widowControl/>
              <w:jc w:val="left"/>
              <w:rPr>
                <w:sz w:val="30"/>
                <w:szCs w:val="30"/>
              </w:rPr>
            </w:pPr>
            <w:r>
              <w:rPr>
                <w:rFonts w:ascii="宋体" w:hAnsi="宋体" w:cs="宋体"/>
                <w:kern w:val="0"/>
                <w:sz w:val="30"/>
                <w:szCs w:val="30"/>
                <w:lang w:bidi="ar"/>
              </w:rPr>
              <w:t>综合评分法</w:t>
            </w:r>
          </w:p>
        </w:tc>
      </w:tr>
    </w:tbl>
    <w:p w14:paraId="7DE8D6D2">
      <w:pPr>
        <w:pStyle w:val="38"/>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黑体" w:hAnsi="黑体" w:eastAsia="黑体"/>
          <w:sz w:val="40"/>
          <w:szCs w:val="40"/>
        </w:rPr>
      </w:pPr>
    </w:p>
    <w:p w14:paraId="43ACEEF4">
      <w:pPr>
        <w:pStyle w:val="38"/>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黑体" w:hAnsi="黑体" w:eastAsia="黑体"/>
          <w:sz w:val="40"/>
          <w:szCs w:val="40"/>
        </w:rPr>
        <w:sectPr>
          <w:pgSz w:w="11907" w:h="16840"/>
          <w:pgMar w:top="1440" w:right="1417" w:bottom="1440" w:left="1417" w:header="851" w:footer="992" w:gutter="0"/>
          <w:cols w:space="425" w:num="1"/>
          <w:titlePg/>
          <w:docGrid w:linePitch="462" w:charSpace="0"/>
        </w:sectPr>
      </w:pPr>
    </w:p>
    <w:p w14:paraId="2DE1CB96">
      <w:pPr>
        <w:pStyle w:val="38"/>
        <w:jc w:val="center"/>
        <w:outlineLvl w:val="1"/>
        <w:rPr>
          <w:rFonts w:ascii="黑体" w:hAnsi="黑体" w:eastAsia="黑体"/>
          <w:sz w:val="40"/>
          <w:szCs w:val="40"/>
        </w:rPr>
      </w:pPr>
      <w:r>
        <w:rPr>
          <w:rFonts w:hint="eastAsia" w:ascii="黑体" w:hAnsi="黑体" w:eastAsia="黑体"/>
          <w:sz w:val="40"/>
          <w:szCs w:val="40"/>
        </w:rPr>
        <w:t>资格性审查表</w:t>
      </w:r>
    </w:p>
    <w:tbl>
      <w:tblPr>
        <w:tblStyle w:val="43"/>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7EF1421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F9F408A">
            <w:pPr>
              <w:jc w:val="center"/>
              <w:rPr>
                <w:rFonts w:hint="eastAsia" w:ascii="宋体" w:hAnsi="宋体" w:eastAsia="宋体" w:cs="宋体"/>
                <w:sz w:val="28"/>
                <w:szCs w:val="28"/>
              </w:rPr>
            </w:pPr>
            <w:r>
              <w:rPr>
                <w:rFonts w:hint="eastAsia" w:ascii="宋体" w:hAnsi="宋体" w:eastAsia="宋体" w:cs="宋体"/>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64C5634D">
            <w:pPr>
              <w:jc w:val="center"/>
              <w:rPr>
                <w:rFonts w:hint="eastAsia" w:ascii="宋体" w:hAnsi="宋体" w:eastAsia="宋体" w:cs="宋体"/>
                <w:sz w:val="28"/>
                <w:szCs w:val="28"/>
              </w:rPr>
            </w:pPr>
            <w:r>
              <w:rPr>
                <w:rFonts w:hint="eastAsia" w:ascii="宋体" w:hAnsi="宋体" w:eastAsia="宋体" w:cs="宋体"/>
                <w:sz w:val="28"/>
                <w:szCs w:val="28"/>
              </w:rPr>
              <w:t>内容</w:t>
            </w:r>
          </w:p>
        </w:tc>
      </w:tr>
      <w:tr w14:paraId="0895A3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78FC4618">
            <w:pPr>
              <w:jc w:val="center"/>
              <w:rPr>
                <w:rFonts w:hint="eastAsia" w:ascii="宋体" w:hAnsi="宋体" w:eastAsia="宋体" w:cs="宋体"/>
                <w:szCs w:val="21"/>
              </w:rPr>
            </w:pPr>
            <w:r>
              <w:rPr>
                <w:rFonts w:hint="eastAsia" w:ascii="宋体" w:hAnsi="宋体" w:eastAsia="宋体" w:cs="宋体"/>
                <w:szCs w:val="21"/>
              </w:rPr>
              <w:t>1</w:t>
            </w:r>
          </w:p>
        </w:tc>
        <w:tc>
          <w:tcPr>
            <w:tcW w:w="8278" w:type="dxa"/>
            <w:tcBorders>
              <w:top w:val="single" w:color="000000" w:sz="8" w:space="0"/>
              <w:left w:val="single" w:color="000000" w:sz="8" w:space="0"/>
              <w:bottom w:val="single" w:color="000000" w:sz="8" w:space="0"/>
              <w:right w:val="single" w:color="000000" w:sz="8" w:space="0"/>
            </w:tcBorders>
          </w:tcPr>
          <w:p w14:paraId="40939463">
            <w:pPr>
              <w:rPr>
                <w:rFonts w:hint="eastAsia" w:ascii="宋体" w:hAnsi="宋体" w:eastAsia="宋体" w:cs="宋体"/>
                <w:szCs w:val="21"/>
              </w:rPr>
            </w:pPr>
            <w:r>
              <w:rPr>
                <w:rFonts w:hint="eastAsia" w:ascii="宋体" w:hAnsi="宋体" w:eastAsia="宋体" w:cs="宋体"/>
                <w:kern w:val="0"/>
                <w:szCs w:val="21"/>
                <w:lang w:bidi="ar"/>
              </w:rPr>
              <w:t>投标人不符合资格要求，或未提交相应的资格证明资料（详见招标公告</w:t>
            </w:r>
            <w:r>
              <w:rPr>
                <w:rFonts w:hint="eastAsia" w:ascii="宋体" w:hAnsi="宋体" w:eastAsia="宋体" w:cs="宋体"/>
                <w:szCs w:val="21"/>
              </w:rPr>
              <w:t>投标人资格要求，即申请人的资格要求</w:t>
            </w:r>
            <w:r>
              <w:rPr>
                <w:rFonts w:hint="eastAsia" w:ascii="宋体" w:hAnsi="宋体" w:eastAsia="宋体" w:cs="宋体"/>
                <w:kern w:val="0"/>
                <w:szCs w:val="21"/>
                <w:lang w:bidi="ar"/>
              </w:rPr>
              <w:t>）</w:t>
            </w:r>
          </w:p>
        </w:tc>
      </w:tr>
    </w:tbl>
    <w:p w14:paraId="4BA38B9D">
      <w:pPr>
        <w:pStyle w:val="38"/>
        <w:spacing w:before="280"/>
        <w:jc w:val="center"/>
        <w:outlineLvl w:val="1"/>
        <w:rPr>
          <w:rFonts w:ascii="黑体" w:hAnsi="黑体" w:eastAsia="黑体"/>
          <w:sz w:val="40"/>
          <w:szCs w:val="40"/>
        </w:rPr>
      </w:pPr>
      <w:r>
        <w:rPr>
          <w:rFonts w:hint="eastAsia" w:ascii="黑体" w:hAnsi="黑体" w:eastAsia="黑体"/>
          <w:sz w:val="40"/>
          <w:szCs w:val="40"/>
        </w:rPr>
        <w:t>符合性审查表</w:t>
      </w:r>
    </w:p>
    <w:tbl>
      <w:tblPr>
        <w:tblStyle w:val="43"/>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76B921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CF79922">
            <w:pPr>
              <w:jc w:val="center"/>
              <w:rPr>
                <w:rFonts w:hint="eastAsia" w:ascii="宋体" w:hAnsi="宋体" w:eastAsia="宋体" w:cs="宋体"/>
                <w:sz w:val="28"/>
                <w:szCs w:val="28"/>
              </w:rPr>
            </w:pPr>
            <w:r>
              <w:rPr>
                <w:rFonts w:hint="eastAsia" w:ascii="宋体" w:hAnsi="宋体" w:eastAsia="宋体" w:cs="宋体"/>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6828F696">
            <w:pPr>
              <w:jc w:val="center"/>
              <w:rPr>
                <w:rFonts w:hint="eastAsia" w:ascii="宋体" w:hAnsi="宋体" w:eastAsia="宋体" w:cs="宋体"/>
                <w:sz w:val="28"/>
                <w:szCs w:val="28"/>
              </w:rPr>
            </w:pPr>
            <w:r>
              <w:rPr>
                <w:rFonts w:hint="eastAsia" w:ascii="宋体" w:hAnsi="宋体" w:eastAsia="宋体" w:cs="宋体"/>
                <w:sz w:val="28"/>
                <w:szCs w:val="28"/>
              </w:rPr>
              <w:t>内容</w:t>
            </w:r>
          </w:p>
        </w:tc>
      </w:tr>
      <w:tr w14:paraId="0F0BB2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5F457BC2">
            <w:pPr>
              <w:jc w:val="center"/>
              <w:rPr>
                <w:rFonts w:hint="eastAsia" w:ascii="宋体" w:hAnsi="宋体" w:eastAsia="宋体" w:cs="宋体"/>
                <w:szCs w:val="21"/>
              </w:rPr>
            </w:pPr>
            <w:r>
              <w:rPr>
                <w:rFonts w:hint="eastAsia" w:ascii="宋体" w:hAnsi="宋体" w:eastAsia="宋体" w:cs="宋体"/>
                <w:szCs w:val="21"/>
              </w:rPr>
              <w:t>1</w:t>
            </w:r>
          </w:p>
        </w:tc>
        <w:tc>
          <w:tcPr>
            <w:tcW w:w="8278" w:type="dxa"/>
            <w:tcBorders>
              <w:top w:val="single" w:color="000000" w:sz="8" w:space="0"/>
              <w:left w:val="single" w:color="000000" w:sz="8" w:space="0"/>
              <w:bottom w:val="single" w:color="000000" w:sz="8" w:space="0"/>
              <w:right w:val="single" w:color="000000" w:sz="8" w:space="0"/>
            </w:tcBorders>
          </w:tcPr>
          <w:p w14:paraId="7189BC74">
            <w:pPr>
              <w:rPr>
                <w:rFonts w:hint="eastAsia" w:ascii="宋体" w:hAnsi="宋体" w:eastAsia="宋体" w:cs="宋体"/>
                <w:szCs w:val="21"/>
              </w:rPr>
            </w:pPr>
            <w:r>
              <w:rPr>
                <w:rFonts w:hint="eastAsia" w:ascii="宋体" w:hAnsi="宋体" w:eastAsia="宋体" w:cs="宋体"/>
                <w:lang w:val="en-US" w:eastAsia="zh-CN"/>
              </w:rPr>
              <w:t>不得</w:t>
            </w:r>
            <w:r>
              <w:rPr>
                <w:rFonts w:hint="eastAsia" w:ascii="宋体" w:hAnsi="宋体" w:eastAsia="宋体" w:cs="宋体"/>
              </w:rPr>
              <w:t>将一个包的内容拆开投标；</w:t>
            </w:r>
          </w:p>
        </w:tc>
      </w:tr>
      <w:tr w14:paraId="090908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2970F65">
            <w:pPr>
              <w:jc w:val="center"/>
              <w:rPr>
                <w:rFonts w:hint="eastAsia" w:ascii="宋体" w:hAnsi="宋体" w:eastAsia="宋体" w:cs="宋体"/>
                <w:szCs w:val="21"/>
              </w:rPr>
            </w:pPr>
            <w:r>
              <w:rPr>
                <w:rFonts w:hint="eastAsia" w:ascii="宋体" w:hAnsi="宋体" w:eastAsia="宋体" w:cs="宋体"/>
                <w:szCs w:val="21"/>
              </w:rPr>
              <w:t>2</w:t>
            </w:r>
          </w:p>
        </w:tc>
        <w:tc>
          <w:tcPr>
            <w:tcW w:w="8278" w:type="dxa"/>
            <w:tcBorders>
              <w:top w:val="single" w:color="000000" w:sz="8" w:space="0"/>
              <w:left w:val="single" w:color="000000" w:sz="8" w:space="0"/>
              <w:bottom w:val="single" w:color="000000" w:sz="8" w:space="0"/>
              <w:right w:val="single" w:color="000000" w:sz="8" w:space="0"/>
            </w:tcBorders>
          </w:tcPr>
          <w:p w14:paraId="1A142D3A">
            <w:pPr>
              <w:rPr>
                <w:rFonts w:hint="eastAsia" w:ascii="宋体" w:hAnsi="宋体" w:eastAsia="宋体" w:cs="宋体"/>
                <w:szCs w:val="21"/>
              </w:rPr>
            </w:pPr>
            <w:r>
              <w:rPr>
                <w:rFonts w:hint="eastAsia" w:ascii="宋体" w:hAnsi="宋体" w:eastAsia="宋体" w:cs="宋体"/>
              </w:rPr>
              <w:t>对同一项目投标时，</w:t>
            </w:r>
            <w:r>
              <w:rPr>
                <w:rFonts w:hint="eastAsia" w:ascii="宋体" w:hAnsi="宋体" w:eastAsia="宋体" w:cs="宋体"/>
                <w:lang w:val="en-US" w:eastAsia="zh-CN"/>
              </w:rPr>
              <w:t>不得</w:t>
            </w:r>
            <w:r>
              <w:rPr>
                <w:rFonts w:hint="eastAsia" w:ascii="宋体" w:hAnsi="宋体" w:eastAsia="宋体" w:cs="宋体"/>
              </w:rPr>
              <w:t>提供两套以上的投标方案（招标文件另有规定的除外）；</w:t>
            </w:r>
          </w:p>
        </w:tc>
      </w:tr>
      <w:tr w14:paraId="74EE08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371BC68E">
            <w:pPr>
              <w:jc w:val="center"/>
              <w:rPr>
                <w:rFonts w:hint="eastAsia" w:ascii="宋体" w:hAnsi="宋体" w:eastAsia="宋体" w:cs="宋体"/>
                <w:szCs w:val="21"/>
              </w:rPr>
            </w:pPr>
            <w:r>
              <w:rPr>
                <w:rFonts w:hint="eastAsia" w:ascii="宋体" w:hAnsi="宋体" w:eastAsia="宋体" w:cs="宋体"/>
                <w:szCs w:val="21"/>
              </w:rPr>
              <w:t>3</w:t>
            </w:r>
          </w:p>
        </w:tc>
        <w:tc>
          <w:tcPr>
            <w:tcW w:w="8278" w:type="dxa"/>
            <w:tcBorders>
              <w:top w:val="single" w:color="000000" w:sz="8" w:space="0"/>
              <w:left w:val="single" w:color="000000" w:sz="8" w:space="0"/>
              <w:bottom w:val="single" w:color="000000" w:sz="8" w:space="0"/>
              <w:right w:val="single" w:color="000000" w:sz="8" w:space="0"/>
            </w:tcBorders>
          </w:tcPr>
          <w:p w14:paraId="33A4E753">
            <w:pPr>
              <w:rPr>
                <w:rFonts w:hint="eastAsia" w:ascii="宋体" w:hAnsi="宋体" w:eastAsia="宋体" w:cs="宋体"/>
                <w:szCs w:val="21"/>
              </w:rPr>
            </w:pPr>
            <w:r>
              <w:rPr>
                <w:rFonts w:hint="eastAsia" w:ascii="宋体" w:hAnsi="宋体" w:eastAsia="宋体" w:cs="宋体"/>
              </w:rPr>
              <w:t>分项报价或投标总价</w:t>
            </w:r>
            <w:r>
              <w:rPr>
                <w:rFonts w:hint="eastAsia" w:ascii="宋体" w:hAnsi="宋体" w:eastAsia="宋体" w:cs="宋体"/>
                <w:lang w:val="en-US" w:eastAsia="zh-CN"/>
              </w:rPr>
              <w:t>不得</w:t>
            </w:r>
            <w:r>
              <w:rPr>
                <w:rFonts w:hint="eastAsia" w:ascii="宋体" w:hAnsi="宋体" w:eastAsia="宋体" w:cs="宋体"/>
              </w:rPr>
              <w:t>高于相应预算金额（或设定的预算金额下的最高限价）；</w:t>
            </w:r>
          </w:p>
        </w:tc>
      </w:tr>
      <w:tr w14:paraId="08F8E6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center"/>
          </w:tcPr>
          <w:p w14:paraId="4B90AEBA">
            <w:pPr>
              <w:keepNext w:val="0"/>
              <w:keepLines w:val="0"/>
              <w:pageBreakBefore w:val="0"/>
              <w:widowControl/>
              <w:kinsoku/>
              <w:wordWrap/>
              <w:overflowPunct/>
              <w:topLinePunct w:val="0"/>
              <w:autoSpaceDE/>
              <w:autoSpaceDN/>
              <w:bidi w:val="0"/>
              <w:adjustRightInd/>
              <w:snapToGrid/>
              <w:jc w:val="center"/>
              <w:textAlignment w:val="top"/>
              <w:rPr>
                <w:rFonts w:hint="eastAsia" w:ascii="宋体" w:hAnsi="宋体" w:eastAsia="宋体" w:cs="宋体"/>
                <w:szCs w:val="21"/>
              </w:rPr>
            </w:pPr>
            <w:r>
              <w:rPr>
                <w:rFonts w:hint="eastAsia" w:ascii="宋体" w:hAnsi="宋体" w:eastAsia="宋体" w:cs="宋体"/>
                <w:kern w:val="0"/>
                <w:sz w:val="21"/>
                <w:szCs w:val="21"/>
                <w:lang w:bidi="ar"/>
              </w:rPr>
              <w:t>4</w:t>
            </w:r>
          </w:p>
        </w:tc>
        <w:tc>
          <w:tcPr>
            <w:tcW w:w="8278" w:type="dxa"/>
            <w:tcBorders>
              <w:top w:val="single" w:color="000000" w:sz="8" w:space="0"/>
              <w:left w:val="single" w:color="000000" w:sz="8" w:space="0"/>
              <w:bottom w:val="single" w:color="000000" w:sz="8" w:space="0"/>
              <w:right w:val="single" w:color="000000" w:sz="8" w:space="0"/>
            </w:tcBorders>
            <w:vAlign w:val="top"/>
          </w:tcPr>
          <w:p w14:paraId="41C7F7D1">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评审中出现下列情形之一的，评审委员会应当启动异常低价投标（响应）审查程序：</w:t>
            </w:r>
          </w:p>
          <w:p w14:paraId="5335E768">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1.投标（响应）报价低于全部通过符合性审查供应商投标（响应）报价平均值</w:t>
            </w:r>
            <w:r>
              <w:rPr>
                <w:rFonts w:hint="eastAsia" w:ascii="宋体" w:hAnsi="宋体" w:cs="宋体"/>
                <w:sz w:val="21"/>
                <w:szCs w:val="21"/>
                <w:lang w:val="en-US" w:eastAsia="zh-CN"/>
              </w:rPr>
              <w:t>65</w:t>
            </w:r>
            <w:r>
              <w:rPr>
                <w:rFonts w:hint="eastAsia" w:ascii="宋体" w:hAnsi="宋体" w:eastAsia="宋体" w:cs="宋体"/>
                <w:sz w:val="21"/>
                <w:szCs w:val="21"/>
              </w:rPr>
              <w:t>%的，即投标（响应）报价&lt;全部通过符合性审查供应商投标（响应）报价平均值×</w:t>
            </w:r>
            <w:r>
              <w:rPr>
                <w:rFonts w:hint="eastAsia" w:ascii="宋体" w:hAnsi="宋体" w:cs="宋体"/>
                <w:sz w:val="21"/>
                <w:szCs w:val="21"/>
                <w:lang w:val="en-US" w:eastAsia="zh-CN"/>
              </w:rPr>
              <w:t>65</w:t>
            </w:r>
            <w:r>
              <w:rPr>
                <w:rFonts w:hint="eastAsia" w:ascii="宋体" w:hAnsi="宋体" w:eastAsia="宋体" w:cs="宋体"/>
                <w:sz w:val="21"/>
                <w:szCs w:val="21"/>
              </w:rPr>
              <w:t>%；</w:t>
            </w:r>
          </w:p>
          <w:p w14:paraId="2DEE6448">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p>
          <w:p w14:paraId="2B89C907">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2.投标（响应）报价低于通过符合性审查的次低报价供应商投标（响应）报价</w:t>
            </w:r>
            <w:r>
              <w:rPr>
                <w:rFonts w:hint="eastAsia" w:ascii="宋体" w:hAnsi="宋体" w:cs="宋体"/>
                <w:sz w:val="21"/>
                <w:szCs w:val="21"/>
                <w:lang w:val="en-US" w:eastAsia="zh-CN"/>
              </w:rPr>
              <w:t>65</w:t>
            </w:r>
            <w:r>
              <w:rPr>
                <w:rFonts w:hint="eastAsia" w:ascii="宋体" w:hAnsi="宋体" w:eastAsia="宋体" w:cs="宋体"/>
                <w:sz w:val="21"/>
                <w:szCs w:val="21"/>
              </w:rPr>
              <w:t>%的，即投标（响应）报价&lt;通过符合性审查的次低报价供应商投标（响应）报价×</w:t>
            </w:r>
            <w:r>
              <w:rPr>
                <w:rFonts w:hint="eastAsia" w:ascii="宋体" w:hAnsi="宋体" w:cs="宋体"/>
                <w:sz w:val="21"/>
                <w:szCs w:val="21"/>
                <w:lang w:val="en-US" w:eastAsia="zh-CN"/>
              </w:rPr>
              <w:t>65</w:t>
            </w:r>
            <w:ins w:id="0" w:author="陈聪" w:date="2026-02-28T11:40:34Z">
              <w:r>
                <w:rPr>
                  <w:rFonts w:hint="eastAsia" w:ascii="宋体" w:hAnsi="宋体" w:cs="宋体"/>
                  <w:sz w:val="21"/>
                  <w:szCs w:val="21"/>
                  <w:lang w:val="en-US" w:eastAsia="zh-CN"/>
                </w:rPr>
                <w:t>%</w:t>
              </w:r>
            </w:ins>
            <w:r>
              <w:rPr>
                <w:rFonts w:hint="eastAsia" w:ascii="宋体" w:hAnsi="宋体" w:eastAsia="宋体" w:cs="宋体"/>
                <w:sz w:val="21"/>
                <w:szCs w:val="21"/>
              </w:rPr>
              <w:t>；</w:t>
            </w:r>
          </w:p>
          <w:p w14:paraId="6423A830">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p>
          <w:p w14:paraId="0EB2C508">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3.投标（响应）报价低于采购项目最高限价</w:t>
            </w:r>
            <w:ins w:id="1" w:author="陈聪" w:date="2026-02-28T11:40:27Z">
              <w:r>
                <w:rPr>
                  <w:rFonts w:hint="eastAsia" w:ascii="宋体" w:hAnsi="宋体" w:cs="宋体"/>
                  <w:sz w:val="21"/>
                  <w:szCs w:val="21"/>
                  <w:lang w:val="en-US" w:eastAsia="zh-CN"/>
                </w:rPr>
                <w:t>6</w:t>
              </w:r>
            </w:ins>
            <w:r>
              <w:rPr>
                <w:rFonts w:hint="eastAsia" w:ascii="宋体" w:hAnsi="宋体" w:eastAsia="宋体" w:cs="宋体"/>
                <w:sz w:val="21"/>
                <w:szCs w:val="21"/>
              </w:rPr>
              <w:t>5%的，即投标（响应）报价&lt;采购项目最高限价×</w:t>
            </w:r>
            <w:r>
              <w:rPr>
                <w:rFonts w:hint="eastAsia" w:ascii="宋体" w:hAnsi="宋体" w:cs="宋体"/>
                <w:sz w:val="21"/>
                <w:szCs w:val="21"/>
                <w:lang w:val="en-US" w:eastAsia="zh-CN"/>
              </w:rPr>
              <w:t>6</w:t>
            </w:r>
            <w:r>
              <w:rPr>
                <w:rFonts w:hint="eastAsia" w:ascii="宋体" w:hAnsi="宋体" w:eastAsia="宋体" w:cs="宋体"/>
                <w:sz w:val="21"/>
                <w:szCs w:val="21"/>
              </w:rPr>
              <w:t>5%；</w:t>
            </w:r>
          </w:p>
          <w:p w14:paraId="7299E3CC">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p>
          <w:p w14:paraId="2ECF81E4">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4.评审委员会基于专业判断，认为供应商报价过低，有可能影响产品质量或者不能诚信履约的其他情形。</w:t>
            </w:r>
          </w:p>
          <w:p w14:paraId="722F7199">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p>
          <w:p w14:paraId="4414E842">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评审委员会启动异常低价投标（响应）审查后，属于前述第1项至第4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3项情形，供应商已随投标（响应）文件一并提交相关书面说明及必要的证明材料的，在评审现场可不再重复提交。</w:t>
            </w:r>
          </w:p>
          <w:p w14:paraId="55AC02AA">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p>
          <w:p w14:paraId="287DDB9E">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Cs w:val="21"/>
              </w:rPr>
            </w:pPr>
            <w:r>
              <w:rPr>
                <w:rFonts w:hint="eastAsia" w:ascii="宋体" w:hAnsi="宋体" w:eastAsia="宋体" w:cs="宋体"/>
                <w:sz w:val="21"/>
                <w:szCs w:val="21"/>
              </w:rPr>
              <w:t>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tc>
      </w:tr>
      <w:tr w14:paraId="47EB565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26846F9F">
            <w:pPr>
              <w:jc w:val="center"/>
              <w:rPr>
                <w:rFonts w:hint="eastAsia" w:ascii="宋体" w:hAnsi="宋体" w:eastAsia="宋体" w:cs="宋体"/>
                <w:szCs w:val="21"/>
              </w:rPr>
            </w:pPr>
            <w:r>
              <w:rPr>
                <w:rFonts w:hint="eastAsia" w:ascii="宋体" w:hAnsi="宋体" w:eastAsia="宋体" w:cs="宋体"/>
                <w:szCs w:val="21"/>
              </w:rPr>
              <w:t>5</w:t>
            </w:r>
          </w:p>
        </w:tc>
        <w:tc>
          <w:tcPr>
            <w:tcW w:w="8278" w:type="dxa"/>
            <w:tcBorders>
              <w:top w:val="single" w:color="000000" w:sz="8" w:space="0"/>
              <w:left w:val="single" w:color="000000" w:sz="8" w:space="0"/>
              <w:bottom w:val="single" w:color="000000" w:sz="8" w:space="0"/>
              <w:right w:val="single" w:color="000000" w:sz="8" w:space="0"/>
            </w:tcBorders>
            <w:vAlign w:val="top"/>
          </w:tcPr>
          <w:p w14:paraId="461705C2">
            <w:pPr>
              <w:rPr>
                <w:rFonts w:hint="eastAsia" w:ascii="宋体" w:hAnsi="宋体" w:eastAsia="宋体" w:cs="宋体"/>
                <w:szCs w:val="21"/>
              </w:rPr>
            </w:pPr>
            <w:r>
              <w:rPr>
                <w:rFonts w:hint="eastAsia" w:ascii="宋体" w:hAnsi="宋体" w:eastAsia="宋体" w:cs="宋体"/>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14:paraId="7E9A45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194A19A2">
            <w:pPr>
              <w:jc w:val="center"/>
              <w:rPr>
                <w:rFonts w:hint="eastAsia" w:ascii="宋体" w:hAnsi="宋体" w:eastAsia="宋体" w:cs="宋体"/>
                <w:szCs w:val="21"/>
              </w:rPr>
            </w:pPr>
            <w:r>
              <w:rPr>
                <w:rFonts w:hint="eastAsia" w:ascii="宋体" w:hAnsi="宋体" w:eastAsia="宋体" w:cs="宋体"/>
                <w:szCs w:val="21"/>
              </w:rPr>
              <w:t>6</w:t>
            </w:r>
          </w:p>
        </w:tc>
        <w:tc>
          <w:tcPr>
            <w:tcW w:w="8278" w:type="dxa"/>
            <w:tcBorders>
              <w:top w:val="single" w:color="000000" w:sz="8" w:space="0"/>
              <w:left w:val="single" w:color="000000" w:sz="8" w:space="0"/>
              <w:bottom w:val="single" w:color="000000" w:sz="8" w:space="0"/>
              <w:right w:val="single" w:color="000000" w:sz="8" w:space="0"/>
            </w:tcBorders>
          </w:tcPr>
          <w:p w14:paraId="125D8857">
            <w:pPr>
              <w:rPr>
                <w:rFonts w:hint="eastAsia" w:ascii="宋体" w:hAnsi="宋体" w:eastAsia="宋体" w:cs="宋体"/>
                <w:szCs w:val="21"/>
              </w:rPr>
            </w:pPr>
            <w:r>
              <w:rPr>
                <w:rFonts w:hint="eastAsia" w:ascii="宋体" w:hAnsi="宋体" w:eastAsia="宋体" w:cs="宋体"/>
              </w:rPr>
              <w:t>未按招标文件所提供的样式填写《投标函》；未按招标文件所提供的《政府采购投标及履约承诺函》进行承诺；未按招标文件对投标文件组成的要求提供投标文件；</w:t>
            </w:r>
          </w:p>
        </w:tc>
      </w:tr>
      <w:tr w14:paraId="7D0A6A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36541B0">
            <w:pPr>
              <w:jc w:val="center"/>
              <w:rPr>
                <w:rFonts w:hint="eastAsia" w:ascii="宋体" w:hAnsi="宋体" w:eastAsia="宋体" w:cs="宋体"/>
                <w:szCs w:val="21"/>
              </w:rPr>
            </w:pPr>
            <w:r>
              <w:rPr>
                <w:rFonts w:hint="eastAsia" w:ascii="宋体" w:hAnsi="宋体" w:eastAsia="宋体" w:cs="宋体"/>
                <w:szCs w:val="21"/>
              </w:rPr>
              <w:t>7</w:t>
            </w:r>
          </w:p>
        </w:tc>
        <w:tc>
          <w:tcPr>
            <w:tcW w:w="8278" w:type="dxa"/>
            <w:tcBorders>
              <w:top w:val="single" w:color="000000" w:sz="8" w:space="0"/>
              <w:left w:val="single" w:color="000000" w:sz="8" w:space="0"/>
              <w:bottom w:val="single" w:color="000000" w:sz="8" w:space="0"/>
              <w:right w:val="single" w:color="000000" w:sz="8" w:space="0"/>
            </w:tcBorders>
          </w:tcPr>
          <w:p w14:paraId="23E02AB5">
            <w:pPr>
              <w:rPr>
                <w:rFonts w:hint="eastAsia" w:ascii="宋体" w:hAnsi="宋体" w:eastAsia="宋体" w:cs="宋体"/>
                <w:szCs w:val="21"/>
              </w:rPr>
            </w:pPr>
            <w:r>
              <w:rPr>
                <w:rFonts w:hint="eastAsia" w:ascii="宋体" w:hAnsi="宋体" w:eastAsia="宋体" w:cs="宋体"/>
                <w:color w:val="auto"/>
                <w:lang w:val="en-US" w:eastAsia="zh-CN"/>
              </w:rPr>
              <w:t>采购标的/服务清单/报价等任意一类有缺漏项或响应不全，</w:t>
            </w:r>
            <w:r>
              <w:rPr>
                <w:rFonts w:hint="eastAsia" w:ascii="宋体" w:hAnsi="宋体" w:eastAsia="宋体" w:cs="宋体"/>
              </w:rPr>
              <w:t>或者对招标文件规定的项目需求内容或者需求数量进行修改</w:t>
            </w:r>
            <w:r>
              <w:rPr>
                <w:rFonts w:hint="eastAsia" w:ascii="宋体" w:hAnsi="宋体" w:eastAsia="宋体" w:cs="宋体"/>
                <w:szCs w:val="21"/>
              </w:rPr>
              <w:t>，评审委员会判定投标响应不满足采购需求</w:t>
            </w:r>
            <w:r>
              <w:rPr>
                <w:rFonts w:hint="eastAsia" w:ascii="宋体" w:hAnsi="宋体" w:eastAsia="宋体" w:cs="宋体"/>
              </w:rPr>
              <w:t>；</w:t>
            </w:r>
          </w:p>
        </w:tc>
      </w:tr>
      <w:tr w14:paraId="66A431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FF7ACA5">
            <w:pPr>
              <w:jc w:val="center"/>
              <w:rPr>
                <w:rFonts w:hint="eastAsia" w:ascii="宋体" w:hAnsi="宋体" w:eastAsia="宋体" w:cs="宋体"/>
                <w:szCs w:val="21"/>
              </w:rPr>
            </w:pPr>
            <w:r>
              <w:rPr>
                <w:rFonts w:hint="eastAsia" w:ascii="宋体" w:hAnsi="宋体" w:eastAsia="宋体" w:cs="宋体"/>
                <w:szCs w:val="21"/>
              </w:rPr>
              <w:t>8</w:t>
            </w:r>
          </w:p>
        </w:tc>
        <w:tc>
          <w:tcPr>
            <w:tcW w:w="8278" w:type="dxa"/>
            <w:tcBorders>
              <w:top w:val="single" w:color="000000" w:sz="8" w:space="0"/>
              <w:left w:val="single" w:color="000000" w:sz="8" w:space="0"/>
              <w:bottom w:val="single" w:color="000000" w:sz="8" w:space="0"/>
              <w:right w:val="single" w:color="000000" w:sz="8" w:space="0"/>
            </w:tcBorders>
          </w:tcPr>
          <w:p w14:paraId="46A5A31C">
            <w:pPr>
              <w:rPr>
                <w:rFonts w:hint="eastAsia" w:ascii="宋体" w:hAnsi="宋体" w:eastAsia="宋体" w:cs="宋体"/>
                <w:szCs w:val="21"/>
              </w:rPr>
            </w:pPr>
            <w:r>
              <w:rPr>
                <w:rFonts w:hint="eastAsia" w:ascii="宋体" w:hAnsi="宋体" w:eastAsia="宋体" w:cs="宋体"/>
              </w:rPr>
              <w:t>投标文件存在列放位置错误，导致属于信息公开情形的没有被公开；</w:t>
            </w:r>
          </w:p>
        </w:tc>
      </w:tr>
      <w:tr w14:paraId="231C813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305AB320">
            <w:pPr>
              <w:jc w:val="center"/>
              <w:rPr>
                <w:rFonts w:hint="eastAsia" w:ascii="宋体" w:hAnsi="宋体" w:eastAsia="宋体" w:cs="宋体"/>
                <w:szCs w:val="21"/>
              </w:rPr>
            </w:pPr>
            <w:r>
              <w:rPr>
                <w:rFonts w:hint="eastAsia" w:ascii="宋体" w:hAnsi="宋体" w:eastAsia="宋体" w:cs="宋体"/>
                <w:szCs w:val="21"/>
              </w:rPr>
              <w:t>9</w:t>
            </w:r>
          </w:p>
        </w:tc>
        <w:tc>
          <w:tcPr>
            <w:tcW w:w="8278" w:type="dxa"/>
            <w:tcBorders>
              <w:top w:val="single" w:color="000000" w:sz="8" w:space="0"/>
              <w:left w:val="single" w:color="000000" w:sz="8" w:space="0"/>
              <w:bottom w:val="single" w:color="000000" w:sz="8" w:space="0"/>
              <w:right w:val="single" w:color="000000" w:sz="8" w:space="0"/>
            </w:tcBorders>
          </w:tcPr>
          <w:p w14:paraId="7171B09F">
            <w:pPr>
              <w:rPr>
                <w:rFonts w:hint="eastAsia" w:ascii="宋体" w:hAnsi="宋体" w:eastAsia="宋体" w:cs="宋体"/>
                <w:szCs w:val="21"/>
              </w:rPr>
            </w:pPr>
            <w:r>
              <w:rPr>
                <w:rFonts w:hint="eastAsia" w:ascii="宋体" w:hAnsi="宋体" w:eastAsia="宋体" w:cs="宋体"/>
              </w:rPr>
              <w:t>投标文件电子文档</w:t>
            </w:r>
            <w:r>
              <w:rPr>
                <w:rFonts w:hint="eastAsia" w:ascii="宋体" w:hAnsi="宋体" w:eastAsia="宋体" w:cs="宋体"/>
                <w:lang w:val="en-US" w:eastAsia="zh-CN"/>
              </w:rPr>
              <w:t>不得</w:t>
            </w:r>
            <w:r>
              <w:rPr>
                <w:rFonts w:hint="eastAsia" w:ascii="宋体" w:hAnsi="宋体" w:eastAsia="宋体" w:cs="宋体"/>
              </w:rPr>
              <w:t>带病毒；</w:t>
            </w:r>
          </w:p>
        </w:tc>
      </w:tr>
      <w:tr w14:paraId="4DA435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top"/>
          </w:tcPr>
          <w:p w14:paraId="77963BE6">
            <w:pPr>
              <w:jc w:val="center"/>
              <w:rPr>
                <w:rFonts w:hint="eastAsia" w:ascii="宋体" w:hAnsi="宋体" w:eastAsia="宋体" w:cs="宋体"/>
                <w:szCs w:val="21"/>
              </w:rPr>
            </w:pPr>
            <w:r>
              <w:rPr>
                <w:rFonts w:hint="eastAsia" w:ascii="宋体" w:hAnsi="宋体" w:eastAsia="宋体" w:cs="宋体"/>
                <w:szCs w:val="21"/>
              </w:rPr>
              <w:t>10</w:t>
            </w:r>
          </w:p>
        </w:tc>
        <w:tc>
          <w:tcPr>
            <w:tcW w:w="8278" w:type="dxa"/>
            <w:tcBorders>
              <w:top w:val="single" w:color="000000" w:sz="8" w:space="0"/>
              <w:left w:val="single" w:color="000000" w:sz="8" w:space="0"/>
              <w:bottom w:val="single" w:color="000000" w:sz="8" w:space="0"/>
              <w:right w:val="single" w:color="000000" w:sz="8" w:space="0"/>
            </w:tcBorders>
            <w:vAlign w:val="top"/>
          </w:tcPr>
          <w:p w14:paraId="5407EAE3">
            <w:pPr>
              <w:rPr>
                <w:rFonts w:hint="eastAsia" w:ascii="宋体" w:hAnsi="宋体" w:eastAsia="宋体" w:cs="宋体"/>
                <w:szCs w:val="21"/>
              </w:rPr>
            </w:pPr>
            <w:r>
              <w:rPr>
                <w:rFonts w:hint="eastAsia" w:ascii="宋体" w:hAnsi="宋体" w:eastAsia="宋体" w:cs="宋体"/>
              </w:rPr>
              <w:t>投标文件</w:t>
            </w:r>
            <w:ins w:id="2" w:author="Asu" w:date="2025-12-31T09:54:55Z">
              <w:r>
                <w:rPr>
                  <w:rFonts w:hint="eastAsia" w:ascii="宋体" w:hAnsi="宋体" w:eastAsia="宋体" w:cs="宋体"/>
                  <w:lang w:val="en-US" w:eastAsia="zh-CN"/>
                </w:rPr>
                <w:t>不得</w:t>
              </w:r>
            </w:ins>
            <w:r>
              <w:rPr>
                <w:rFonts w:hint="eastAsia" w:ascii="宋体" w:hAnsi="宋体" w:eastAsia="宋体" w:cs="宋体"/>
              </w:rPr>
              <w:t>用不属于本公司的电子密钥或电子营业执照进行加密；</w:t>
            </w:r>
          </w:p>
        </w:tc>
      </w:tr>
      <w:tr w14:paraId="520C0F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top"/>
          </w:tcPr>
          <w:p w14:paraId="1AB24874">
            <w:pPr>
              <w:widowControl/>
              <w:jc w:val="center"/>
              <w:textAlignment w:val="top"/>
              <w:rPr>
                <w:rFonts w:hint="eastAsia" w:ascii="宋体" w:hAnsi="宋体" w:eastAsia="宋体" w:cs="宋体"/>
                <w:szCs w:val="21"/>
              </w:rPr>
            </w:pPr>
            <w:r>
              <w:rPr>
                <w:rFonts w:hint="eastAsia" w:ascii="宋体" w:hAnsi="宋体" w:eastAsia="宋体" w:cs="宋体"/>
                <w:szCs w:val="24"/>
                <w:lang w:val="en-US" w:eastAsia="zh-CN"/>
              </w:rPr>
              <w:t>11</w:t>
            </w:r>
          </w:p>
        </w:tc>
        <w:tc>
          <w:tcPr>
            <w:tcW w:w="8278" w:type="dxa"/>
            <w:tcBorders>
              <w:top w:val="single" w:color="000000" w:sz="8" w:space="0"/>
              <w:left w:val="single" w:color="000000" w:sz="8" w:space="0"/>
              <w:bottom w:val="single" w:color="000000" w:sz="8" w:space="0"/>
              <w:right w:val="single" w:color="000000" w:sz="8" w:space="0"/>
            </w:tcBorders>
            <w:vAlign w:val="top"/>
          </w:tcPr>
          <w:p w14:paraId="2A06CA88">
            <w:pPr>
              <w:widowControl/>
              <w:jc w:val="left"/>
              <w:textAlignment w:val="top"/>
              <w:rPr>
                <w:rFonts w:hint="eastAsia" w:ascii="宋体" w:hAnsi="宋体" w:eastAsia="宋体" w:cs="宋体"/>
              </w:rPr>
            </w:pPr>
            <w:ins w:id="3" w:author="Asu" w:date="2025-12-31T09:55:02Z">
              <w:r>
                <w:rPr>
                  <w:rFonts w:hint="eastAsia" w:ascii="宋体" w:hAnsi="宋体" w:eastAsia="宋体" w:cs="宋体"/>
                  <w:sz w:val="21"/>
                  <w:szCs w:val="24"/>
                  <w:lang w:val="en-US" w:eastAsia="zh-CN"/>
                </w:rPr>
                <w:t>不得与</w:t>
              </w:r>
            </w:ins>
            <w:ins w:id="4" w:author="Asu" w:date="2025-12-31T09:55:12Z">
              <w:r>
                <w:rPr>
                  <w:rFonts w:hint="eastAsia" w:ascii="宋体" w:hAnsi="宋体" w:eastAsia="宋体" w:cs="宋体"/>
                  <w:sz w:val="21"/>
                  <w:szCs w:val="24"/>
                  <w:lang w:val="en-US" w:eastAsia="zh-CN"/>
                </w:rPr>
                <w:t>其他</w:t>
              </w:r>
            </w:ins>
            <w:r>
              <w:rPr>
                <w:rFonts w:hint="eastAsia" w:ascii="宋体" w:hAnsi="宋体" w:eastAsia="宋体" w:cs="宋体"/>
                <w:sz w:val="21"/>
                <w:szCs w:val="24"/>
              </w:rPr>
              <w:t>投标供应商投标文件“文件制作机器码”一致</w:t>
            </w:r>
            <w:r>
              <w:rPr>
                <w:rFonts w:hint="eastAsia" w:ascii="宋体" w:hAnsi="宋体" w:eastAsia="宋体" w:cs="宋体"/>
                <w:sz w:val="21"/>
                <w:szCs w:val="24"/>
                <w:lang w:eastAsia="zh-CN"/>
              </w:rPr>
              <w:t>；</w:t>
            </w:r>
          </w:p>
        </w:tc>
      </w:tr>
      <w:tr w14:paraId="4ED443E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top"/>
          </w:tcPr>
          <w:p w14:paraId="470DBB02">
            <w:pPr>
              <w:widowControl/>
              <w:jc w:val="center"/>
              <w:textAlignment w:val="top"/>
              <w:rPr>
                <w:rFonts w:hint="eastAsia" w:ascii="宋体" w:hAnsi="宋体" w:eastAsia="宋体" w:cs="宋体"/>
                <w:szCs w:val="21"/>
              </w:rPr>
            </w:pPr>
            <w:r>
              <w:rPr>
                <w:rFonts w:hint="eastAsia" w:ascii="宋体" w:hAnsi="宋体" w:eastAsia="宋体" w:cs="宋体"/>
                <w:szCs w:val="24"/>
                <w:lang w:val="en-US" w:eastAsia="zh-CN"/>
              </w:rPr>
              <w:t>12</w:t>
            </w:r>
          </w:p>
        </w:tc>
        <w:tc>
          <w:tcPr>
            <w:tcW w:w="8278" w:type="dxa"/>
            <w:tcBorders>
              <w:top w:val="single" w:color="000000" w:sz="8" w:space="0"/>
              <w:left w:val="single" w:color="000000" w:sz="8" w:space="0"/>
              <w:bottom w:val="single" w:color="000000" w:sz="8" w:space="0"/>
              <w:right w:val="single" w:color="000000" w:sz="8" w:space="0"/>
            </w:tcBorders>
            <w:vAlign w:val="top"/>
          </w:tcPr>
          <w:p w14:paraId="5469F475">
            <w:pPr>
              <w:widowControl/>
              <w:jc w:val="left"/>
              <w:textAlignment w:val="top"/>
              <w:rPr>
                <w:rFonts w:hint="eastAsia" w:ascii="宋体" w:hAnsi="宋体" w:eastAsia="宋体" w:cs="宋体"/>
              </w:rPr>
            </w:pPr>
            <w:ins w:id="5" w:author="Asu" w:date="2025-12-31T09:55:17Z">
              <w:r>
                <w:rPr>
                  <w:rFonts w:hint="eastAsia" w:ascii="宋体" w:hAnsi="宋体" w:eastAsia="宋体" w:cs="宋体"/>
                  <w:sz w:val="21"/>
                  <w:szCs w:val="24"/>
                  <w:lang w:val="en-US" w:eastAsia="zh-CN"/>
                </w:rPr>
                <w:t>不得与其他</w:t>
              </w:r>
            </w:ins>
            <w:r>
              <w:rPr>
                <w:rFonts w:hint="eastAsia" w:ascii="宋体" w:hAnsi="宋体" w:eastAsia="宋体" w:cs="宋体"/>
                <w:sz w:val="21"/>
                <w:szCs w:val="24"/>
              </w:rPr>
              <w:t>投标供应商投标文件“文件创建标识码”一致</w:t>
            </w:r>
            <w:r>
              <w:rPr>
                <w:rFonts w:hint="eastAsia" w:ascii="宋体" w:hAnsi="宋体" w:eastAsia="宋体" w:cs="宋体"/>
                <w:sz w:val="21"/>
                <w:szCs w:val="24"/>
                <w:lang w:eastAsia="zh-CN"/>
              </w:rPr>
              <w:t>；</w:t>
            </w:r>
          </w:p>
        </w:tc>
      </w:tr>
      <w:tr w14:paraId="04DD19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3CA29D73">
            <w:pPr>
              <w:jc w:val="center"/>
              <w:rPr>
                <w:rFonts w:hint="eastAsia" w:ascii="宋体" w:hAnsi="宋体" w:eastAsia="宋体" w:cs="宋体"/>
                <w:szCs w:val="21"/>
                <w:lang w:eastAsia="zh-CN"/>
              </w:rPr>
            </w:pPr>
            <w:r>
              <w:rPr>
                <w:rFonts w:hint="eastAsia" w:ascii="宋体" w:hAnsi="宋体" w:eastAsia="宋体" w:cs="宋体"/>
                <w:szCs w:val="21"/>
              </w:rPr>
              <w:t>1</w:t>
            </w:r>
            <w:r>
              <w:rPr>
                <w:rFonts w:hint="eastAsia" w:ascii="宋体" w:hAnsi="宋体" w:eastAsia="宋体" w:cs="宋体"/>
                <w:szCs w:val="21"/>
                <w:lang w:val="en-US" w:eastAsia="zh-CN"/>
              </w:rPr>
              <w:t>3</w:t>
            </w:r>
          </w:p>
        </w:tc>
        <w:tc>
          <w:tcPr>
            <w:tcW w:w="8278" w:type="dxa"/>
            <w:tcBorders>
              <w:top w:val="single" w:color="000000" w:sz="8" w:space="0"/>
              <w:left w:val="single" w:color="000000" w:sz="8" w:space="0"/>
              <w:bottom w:val="single" w:color="000000" w:sz="8" w:space="0"/>
              <w:right w:val="single" w:color="000000" w:sz="8" w:space="0"/>
            </w:tcBorders>
          </w:tcPr>
          <w:p w14:paraId="0C018203">
            <w:pPr>
              <w:rPr>
                <w:rFonts w:hint="eastAsia" w:ascii="宋体" w:hAnsi="宋体" w:eastAsia="宋体" w:cs="宋体"/>
                <w:szCs w:val="21"/>
              </w:rPr>
            </w:pPr>
            <w:r>
              <w:rPr>
                <w:rFonts w:hint="eastAsia" w:ascii="宋体" w:hAnsi="宋体" w:eastAsia="宋体" w:cs="宋体"/>
              </w:rPr>
              <w:t>法律、法规、规章、规范性文件规定的其他情形。</w:t>
            </w:r>
          </w:p>
        </w:tc>
      </w:tr>
    </w:tbl>
    <w:p w14:paraId="47BDE394">
      <w:pPr>
        <w:pStyle w:val="38"/>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黑体" w:hAnsi="黑体" w:eastAsia="黑体"/>
          <w:sz w:val="40"/>
          <w:szCs w:val="40"/>
        </w:rPr>
      </w:pPr>
    </w:p>
    <w:p w14:paraId="7E6A269D">
      <w:pPr>
        <w:pStyle w:val="38"/>
        <w:keepNext w:val="0"/>
        <w:keepLines w:val="0"/>
        <w:pageBreakBefore w:val="0"/>
        <w:widowControl w:val="0"/>
        <w:kinsoku/>
        <w:wordWrap/>
        <w:overflowPunct/>
        <w:topLinePunct w:val="0"/>
        <w:autoSpaceDE/>
        <w:autoSpaceDN/>
        <w:bidi w:val="0"/>
        <w:adjustRightInd/>
        <w:snapToGrid/>
        <w:jc w:val="center"/>
        <w:textAlignment w:val="auto"/>
        <w:outlineLvl w:val="9"/>
        <w:rPr>
          <w:rFonts w:hint="eastAsia" w:ascii="黑体" w:hAnsi="黑体" w:eastAsia="黑体"/>
          <w:sz w:val="40"/>
          <w:szCs w:val="40"/>
        </w:rPr>
        <w:sectPr>
          <w:pgSz w:w="11907" w:h="16840"/>
          <w:pgMar w:top="1440" w:right="1417" w:bottom="1440" w:left="1417" w:header="851" w:footer="992" w:gutter="0"/>
          <w:cols w:space="425" w:num="1"/>
          <w:titlePg/>
          <w:docGrid w:linePitch="462" w:charSpace="0"/>
        </w:sectPr>
      </w:pPr>
    </w:p>
    <w:p w14:paraId="1C31A3C8">
      <w:pPr>
        <w:pStyle w:val="38"/>
        <w:jc w:val="center"/>
        <w:outlineLvl w:val="1"/>
        <w:rPr>
          <w:rFonts w:ascii="黑体" w:hAnsi="黑体" w:eastAsia="黑体"/>
          <w:sz w:val="40"/>
          <w:szCs w:val="40"/>
        </w:rPr>
      </w:pPr>
      <w:r>
        <w:rPr>
          <w:rFonts w:hint="eastAsia" w:ascii="黑体" w:hAnsi="黑体" w:eastAsia="黑体"/>
          <w:sz w:val="40"/>
          <w:szCs w:val="40"/>
        </w:rPr>
        <w:t>评标信息</w:t>
      </w:r>
    </w:p>
    <w:tbl>
      <w:tblPr>
        <w:tblStyle w:val="43"/>
        <w:tblW w:w="9113"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8873"/>
        <w:gridCol w:w="240"/>
      </w:tblGrid>
      <w:tr w14:paraId="3E4A22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8873" w:type="dxa"/>
            <w:shd w:val="clear" w:color="auto" w:fill="auto"/>
            <w:vAlign w:val="center"/>
          </w:tcPr>
          <w:p w14:paraId="48090B3D">
            <w:pPr>
              <w:widowControl/>
              <w:jc w:val="left"/>
              <w:rPr>
                <w:b/>
                <w:bCs/>
                <w:sz w:val="24"/>
              </w:rPr>
            </w:pPr>
            <w:r>
              <w:rPr>
                <w:b/>
                <w:bCs/>
              </w:rPr>
              <w:t>评标方法：</w:t>
            </w:r>
            <w:r>
              <w:rPr>
                <w:b/>
                <w:bCs/>
                <w:strike w:val="0"/>
                <w:dstrike w:val="0"/>
              </w:rPr>
              <w:t>综合评分法</w:t>
            </w:r>
          </w:p>
        </w:tc>
        <w:tc>
          <w:tcPr>
            <w:tcW w:w="240" w:type="dxa"/>
            <w:shd w:val="clear" w:color="auto" w:fill="auto"/>
            <w:vAlign w:val="center"/>
          </w:tcPr>
          <w:p w14:paraId="7A578B9F">
            <w:pPr>
              <w:jc w:val="right"/>
              <w:rPr>
                <w:rFonts w:ascii="宋体"/>
                <w:b/>
                <w:bCs/>
                <w:sz w:val="24"/>
              </w:rPr>
            </w:pPr>
          </w:p>
        </w:tc>
      </w:tr>
      <w:tr w14:paraId="29DBE4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14:paraId="2634908E">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综合评分法，是指</w:t>
            </w:r>
            <w:r>
              <w:rPr>
                <w:rFonts w:hint="eastAsia" w:ascii="Times New Roman" w:hAnsi="Times New Roman" w:eastAsia="宋体" w:cs="Times New Roman"/>
                <w:kern w:val="0"/>
                <w:sz w:val="21"/>
                <w:szCs w:val="21"/>
                <w:lang w:val="en-US" w:eastAsia="zh-CN" w:bidi="ar-SA"/>
              </w:rPr>
              <w:t>投标文件满足招标文件全部实质性要求</w:t>
            </w:r>
            <w:r>
              <w:rPr>
                <w:sz w:val="21"/>
                <w:szCs w:val="21"/>
              </w:rPr>
              <w:t>，且按照</w:t>
            </w:r>
            <w:r>
              <w:rPr>
                <w:rFonts w:hint="eastAsia" w:ascii="Times New Roman" w:eastAsia="宋体"/>
                <w:sz w:val="21"/>
                <w:szCs w:val="21"/>
                <w:lang w:val="en-US" w:eastAsia="zh-CN"/>
              </w:rPr>
              <w:t>招标文件规定的各项因素进行综合评审，评标总得分排名前列</w:t>
            </w:r>
            <w:r>
              <w:rPr>
                <w:sz w:val="21"/>
                <w:szCs w:val="21"/>
              </w:rPr>
              <w:t>的投标人为中标候选人的评标方法。</w:t>
            </w:r>
          </w:p>
          <w:p w14:paraId="10C480B3">
            <w:pPr>
              <w:bidi w:val="0"/>
            </w:pPr>
          </w:p>
          <w:p w14:paraId="0B21AA0C">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14:paraId="2CE79E89">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p>
          <w:p w14:paraId="7F4B1018">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投标报价得分=(评标基准价／投标报价)×100 </w:t>
            </w:r>
          </w:p>
          <w:p w14:paraId="3D0EFCCE">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评标总得分＝F1×A1＋F2×A2＋……＋Fn×An </w:t>
            </w:r>
          </w:p>
          <w:p w14:paraId="461326DF">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F1、F2……Fn分别为各项评审因素的得分； </w:t>
            </w:r>
          </w:p>
          <w:p w14:paraId="00443027">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A1、A2、……An 分别为各项评审因素所占的权重(A1＋A2＋……＋An＝1)。 </w:t>
            </w:r>
          </w:p>
          <w:p w14:paraId="1EFC1D7F">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评标过程中，不得去掉报价中的最高报价和最低报价。</w:t>
            </w:r>
          </w:p>
          <w:p w14:paraId="61A788FD">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因落实政府采购政策进行价格调整的，以调整后的价格计算评标基准价和投标报价。</w:t>
            </w:r>
          </w:p>
          <w:p w14:paraId="0F5A7977">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0"/>
                <w:sz w:val="24"/>
                <w:szCs w:val="24"/>
                <w:lang w:val="en-US" w:eastAsia="zh-CN" w:bidi="ar-SA"/>
              </w:rPr>
            </w:pPr>
          </w:p>
        </w:tc>
      </w:tr>
    </w:tbl>
    <w:p w14:paraId="7F512BC8">
      <w:pPr>
        <w:rPr>
          <w:vanish/>
        </w:rPr>
      </w:pPr>
    </w:p>
    <w:tbl>
      <w:tblPr>
        <w:tblStyle w:val="43"/>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835"/>
        <w:gridCol w:w="681"/>
        <w:gridCol w:w="4196"/>
      </w:tblGrid>
      <w:tr w14:paraId="0F53CB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0A8802AB">
            <w:pPr>
              <w:wordWrap w:val="0"/>
              <w:jc w:val="center"/>
              <w:rPr>
                <w:rFonts w:ascii="宋体" w:hAnsi="宋体" w:cs="宋体"/>
                <w:b/>
                <w:bCs/>
                <w:sz w:val="24"/>
              </w:rPr>
            </w:pPr>
            <w:r>
              <w:rPr>
                <w:b/>
                <w:bCs/>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1AF63AC5">
            <w:pPr>
              <w:wordWrap w:val="0"/>
              <w:jc w:val="center"/>
              <w:rPr>
                <w:rFonts w:ascii="宋体" w:hAnsi="宋体" w:cs="宋体"/>
                <w:b/>
                <w:bCs/>
                <w:sz w:val="24"/>
              </w:rPr>
            </w:pPr>
            <w:r>
              <w:rPr>
                <w:b/>
                <w:bCs/>
              </w:rPr>
              <w:t>评分项</w:t>
            </w:r>
          </w:p>
        </w:tc>
        <w:tc>
          <w:tcPr>
            <w:tcW w:w="4196"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4FF06CF">
            <w:pPr>
              <w:wordWrap w:val="0"/>
              <w:jc w:val="center"/>
              <w:rPr>
                <w:rFonts w:ascii="宋体" w:hAnsi="宋体" w:cs="宋体"/>
                <w:b/>
                <w:bCs/>
                <w:sz w:val="24"/>
              </w:rPr>
            </w:pPr>
            <w:r>
              <w:rPr>
                <w:b/>
                <w:bCs/>
              </w:rPr>
              <w:t>权重(%)</w:t>
            </w:r>
          </w:p>
        </w:tc>
      </w:tr>
      <w:tr w14:paraId="16D4390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31CE0B9F">
            <w:pPr>
              <w:wordWrap w:val="0"/>
              <w:jc w:val="center"/>
              <w:rPr>
                <w:rFonts w:ascii="宋体" w:hAnsi="宋体" w:cs="宋体"/>
                <w:b/>
                <w:bCs/>
                <w:color w:val="0000FF"/>
                <w:sz w:val="24"/>
              </w:rPr>
            </w:pPr>
            <w:r>
              <w:rPr>
                <w:b/>
                <w:bCs/>
                <w:color w:val="0000FF"/>
              </w:rPr>
              <w:t>1</w:t>
            </w:r>
          </w:p>
        </w:tc>
        <w:tc>
          <w:tcPr>
            <w:tcW w:w="4196" w:type="dxa"/>
            <w:gridSpan w:val="3"/>
            <w:tcBorders>
              <w:top w:val="single" w:color="000000" w:sz="8" w:space="0"/>
              <w:left w:val="single" w:color="000000" w:sz="8" w:space="0"/>
              <w:bottom w:val="single" w:color="000000" w:sz="8" w:space="0"/>
              <w:right w:val="single" w:color="000000" w:sz="8" w:space="0"/>
            </w:tcBorders>
          </w:tcPr>
          <w:p w14:paraId="4E08BA48">
            <w:pPr>
              <w:wordWrap w:val="0"/>
              <w:jc w:val="center"/>
              <w:rPr>
                <w:rFonts w:ascii="宋体" w:hAnsi="宋体" w:cs="宋体"/>
                <w:b/>
                <w:bCs/>
                <w:color w:val="0000FF"/>
                <w:sz w:val="24"/>
              </w:rPr>
            </w:pPr>
            <w:r>
              <w:rPr>
                <w:b/>
                <w:bCs/>
                <w:color w:val="0000FF"/>
              </w:rPr>
              <w:t>价格</w:t>
            </w:r>
          </w:p>
        </w:tc>
        <w:tc>
          <w:tcPr>
            <w:tcW w:w="4196" w:type="dxa"/>
            <w:tcBorders>
              <w:top w:val="single" w:color="000000" w:sz="8" w:space="0"/>
              <w:left w:val="single" w:color="000000" w:sz="8" w:space="0"/>
              <w:bottom w:val="single" w:color="000000" w:sz="8" w:space="0"/>
              <w:right w:val="single" w:color="000000" w:sz="8" w:space="0"/>
            </w:tcBorders>
          </w:tcPr>
          <w:p w14:paraId="430A3295">
            <w:pPr>
              <w:wordWrap w:val="0"/>
              <w:jc w:val="center"/>
              <w:rPr>
                <w:rFonts w:ascii="宋体" w:hAnsi="宋体" w:cs="宋体"/>
                <w:b/>
                <w:bCs/>
                <w:color w:val="0000FF"/>
                <w:sz w:val="24"/>
              </w:rPr>
            </w:pPr>
            <w:r>
              <w:rPr>
                <w:rFonts w:hint="eastAsia"/>
                <w:b/>
                <w:bCs/>
                <w:color w:val="0000FF"/>
              </w:rPr>
              <w:t>1</w:t>
            </w:r>
            <w:r>
              <w:rPr>
                <w:b/>
                <w:bCs/>
                <w:color w:val="0000FF"/>
              </w:rPr>
              <w:t>0</w:t>
            </w:r>
          </w:p>
        </w:tc>
      </w:tr>
      <w:tr w14:paraId="3FD733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738F6AF3">
            <w:pPr>
              <w:rPr>
                <w:rFonts w:ascii="宋体" w:hAnsi="宋体" w:cs="宋体"/>
                <w:b/>
                <w:bCs/>
                <w:color w:val="0000FF"/>
                <w:sz w:val="24"/>
              </w:rPr>
            </w:pPr>
          </w:p>
        </w:tc>
        <w:tc>
          <w:tcPr>
            <w:tcW w:w="8392" w:type="dxa"/>
            <w:gridSpan w:val="4"/>
            <w:tcBorders>
              <w:top w:val="single" w:color="000000" w:sz="8" w:space="0"/>
              <w:left w:val="single" w:color="000000" w:sz="8" w:space="0"/>
              <w:bottom w:val="single" w:color="000000" w:sz="8" w:space="0"/>
              <w:right w:val="single" w:color="000000" w:sz="8" w:space="0"/>
            </w:tcBorders>
          </w:tcPr>
          <w:p w14:paraId="27699DA0">
            <w:pPr>
              <w:wordWrap w:val="0"/>
              <w:rPr>
                <w:rFonts w:ascii="宋体" w:hAnsi="宋体" w:cs="宋体"/>
                <w:szCs w:val="21"/>
              </w:rPr>
            </w:pPr>
          </w:p>
        </w:tc>
      </w:tr>
      <w:tr w14:paraId="20E94F1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038F64D3">
            <w:pPr>
              <w:wordWrap w:val="0"/>
              <w:jc w:val="center"/>
              <w:rPr>
                <w:rFonts w:ascii="宋体" w:hAnsi="宋体" w:cs="宋体"/>
                <w:b/>
                <w:bCs/>
                <w:color w:val="0000FF"/>
                <w:sz w:val="24"/>
              </w:rPr>
            </w:pPr>
            <w:r>
              <w:rPr>
                <w:b/>
                <w:bCs/>
                <w:color w:val="0000FF"/>
              </w:rPr>
              <w:t>2</w:t>
            </w:r>
          </w:p>
        </w:tc>
        <w:tc>
          <w:tcPr>
            <w:tcW w:w="4196" w:type="dxa"/>
            <w:gridSpan w:val="3"/>
            <w:tcBorders>
              <w:top w:val="single" w:color="000000" w:sz="8" w:space="0"/>
              <w:left w:val="single" w:color="000000" w:sz="8" w:space="0"/>
              <w:bottom w:val="single" w:color="000000" w:sz="8" w:space="0"/>
              <w:right w:val="single" w:color="000000" w:sz="8" w:space="0"/>
            </w:tcBorders>
          </w:tcPr>
          <w:p w14:paraId="5A7BAB0F">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4196" w:type="dxa"/>
            <w:tcBorders>
              <w:top w:val="single" w:color="000000" w:sz="8" w:space="0"/>
              <w:left w:val="single" w:color="000000" w:sz="8" w:space="0"/>
              <w:bottom w:val="single" w:color="000000" w:sz="8" w:space="0"/>
              <w:right w:val="single" w:color="000000" w:sz="8" w:space="0"/>
            </w:tcBorders>
          </w:tcPr>
          <w:p w14:paraId="76FF1973">
            <w:pPr>
              <w:wordWrap w:val="0"/>
              <w:jc w:val="center"/>
              <w:rPr>
                <w:rFonts w:hint="default" w:ascii="宋体" w:hAnsi="宋体" w:eastAsia="宋体" w:cs="宋体"/>
                <w:b/>
                <w:bCs/>
                <w:color w:val="0000FF"/>
                <w:sz w:val="24"/>
                <w:lang w:val="en-US" w:eastAsia="zh-CN"/>
              </w:rPr>
            </w:pPr>
            <w:r>
              <w:rPr>
                <w:rFonts w:hint="eastAsia" w:ascii="宋体" w:hAnsi="宋体" w:cs="宋体"/>
                <w:b/>
                <w:bCs/>
                <w:color w:val="0000FF"/>
                <w:sz w:val="24"/>
                <w:lang w:val="en-US" w:eastAsia="zh-CN"/>
              </w:rPr>
              <w:t>61</w:t>
            </w:r>
          </w:p>
        </w:tc>
      </w:tr>
      <w:tr w14:paraId="0159E0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400BB2C2">
            <w:pPr>
              <w:rPr>
                <w:rFonts w:ascii="宋体" w:hAnsi="宋体" w:cs="宋体"/>
                <w:b/>
                <w:bCs/>
                <w:color w:val="0000FF"/>
                <w:sz w:val="24"/>
              </w:rPr>
            </w:pPr>
          </w:p>
        </w:tc>
        <w:tc>
          <w:tcPr>
            <w:tcW w:w="8392" w:type="dxa"/>
            <w:gridSpan w:val="4"/>
            <w:tcBorders>
              <w:top w:val="single" w:color="000000" w:sz="8" w:space="0"/>
              <w:left w:val="single" w:color="000000" w:sz="8" w:space="0"/>
              <w:bottom w:val="single" w:color="000000" w:sz="8" w:space="0"/>
              <w:right w:val="single" w:color="000000" w:sz="8" w:space="0"/>
            </w:tcBorders>
          </w:tcPr>
          <w:p w14:paraId="01DE927B">
            <w:pPr>
              <w:wordWrap w:val="0"/>
              <w:rPr>
                <w:rFonts w:ascii="宋体" w:hAnsi="宋体" w:cs="宋体"/>
                <w:szCs w:val="21"/>
              </w:rPr>
            </w:pPr>
          </w:p>
        </w:tc>
      </w:tr>
      <w:tr w14:paraId="216842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45BB5929">
            <w:pPr>
              <w:rPr>
                <w:rFonts w:ascii="宋体" w:hAnsi="宋体" w:cs="宋体"/>
                <w:b/>
                <w:bCs/>
                <w:color w:val="0000FF"/>
                <w:sz w:val="24"/>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5997397">
            <w:pPr>
              <w:wordWrap w:val="0"/>
              <w:jc w:val="center"/>
              <w:rPr>
                <w:rFonts w:ascii="宋体" w:hAnsi="宋体" w:cs="宋体"/>
                <w:szCs w:val="21"/>
              </w:rPr>
            </w:pPr>
            <w:r>
              <w:rPr>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38493C8">
            <w:pPr>
              <w:wordWrap w:val="0"/>
              <w:jc w:val="center"/>
              <w:rPr>
                <w:rFonts w:ascii="宋体" w:hAnsi="宋体" w:cs="宋体"/>
                <w:szCs w:val="21"/>
              </w:rPr>
            </w:pPr>
            <w:r>
              <w:rPr>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15F6023">
            <w:pPr>
              <w:wordWrap w:val="0"/>
              <w:jc w:val="center"/>
              <w:rPr>
                <w:rFonts w:ascii="宋体" w:hAnsi="宋体" w:cs="宋体"/>
                <w:szCs w:val="21"/>
              </w:rPr>
            </w:pPr>
            <w:r>
              <w:rPr>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CCF11EF">
            <w:pPr>
              <w:wordWrap w:val="0"/>
              <w:jc w:val="center"/>
              <w:rPr>
                <w:rFonts w:ascii="宋体" w:hAnsi="宋体" w:cs="宋体"/>
                <w:szCs w:val="21"/>
              </w:rPr>
            </w:pPr>
            <w:r>
              <w:rPr>
                <w:szCs w:val="21"/>
              </w:rPr>
              <w:t>评分准则</w:t>
            </w:r>
          </w:p>
        </w:tc>
      </w:tr>
      <w:tr w14:paraId="3BA9E3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1EC56B10">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D507FDE">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lang w:val="en-US" w:eastAsia="zh-CN"/>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1E9E6234">
            <w:pPr>
              <w:wordWrap w:val="0"/>
              <w:jc w:val="center"/>
              <w:rPr>
                <w:rFonts w:ascii="宋体" w:hAnsi="宋体" w:cs="宋体"/>
                <w:szCs w:val="21"/>
              </w:rPr>
            </w:pPr>
            <w:ins w:id="6" w:author="陈聪" w:date="2026-02-28T10:15:49Z">
              <w:r>
                <w:rPr>
                  <w:rFonts w:hint="eastAsia" w:ascii="宋体" w:hAnsi="宋体" w:eastAsia="宋体" w:cs="宋体"/>
                  <w:kern w:val="2"/>
                  <w:sz w:val="21"/>
                  <w:szCs w:val="21"/>
                  <w:highlight w:val="none"/>
                </w:rPr>
                <w:t>服务</w:t>
              </w:r>
            </w:ins>
            <w:del w:id="7" w:author="陈聪" w:date="2026-02-28T10:15:49Z">
              <w:r>
                <w:rPr>
                  <w:rFonts w:hint="eastAsia" w:ascii="宋体" w:hAnsi="宋体" w:eastAsia="宋体" w:cs="宋体"/>
                  <w:sz w:val="21"/>
                  <w:szCs w:val="21"/>
                  <w:highlight w:val="none"/>
                </w:rPr>
                <w:delText>实施</w:delText>
              </w:r>
            </w:del>
            <w:r>
              <w:rPr>
                <w:rFonts w:hint="eastAsia" w:ascii="宋体" w:hAnsi="宋体" w:eastAsia="宋体" w:cs="宋体"/>
                <w:sz w:val="21"/>
                <w:szCs w:val="21"/>
                <w:highlight w:val="none"/>
              </w:rPr>
              <w:t>方案</w:t>
            </w:r>
          </w:p>
        </w:tc>
        <w:tc>
          <w:tcPr>
            <w:tcW w:w="681" w:type="dxa"/>
            <w:tcBorders>
              <w:top w:val="single" w:color="000000" w:sz="8" w:space="0"/>
              <w:left w:val="single" w:color="000000" w:sz="8" w:space="0"/>
              <w:bottom w:val="single" w:color="000000" w:sz="8" w:space="0"/>
              <w:right w:val="single" w:color="000000" w:sz="8" w:space="0"/>
            </w:tcBorders>
            <w:vAlign w:val="center"/>
          </w:tcPr>
          <w:p w14:paraId="61A3BC71">
            <w:pPr>
              <w:wordWrap w:val="0"/>
              <w:jc w:val="center"/>
              <w:rPr>
                <w:rFonts w:ascii="宋体" w:hAnsi="宋体" w:cs="宋体"/>
                <w:szCs w:val="21"/>
              </w:rPr>
            </w:pPr>
            <w:r>
              <w:rPr>
                <w:rFonts w:hint="eastAsia" w:ascii="宋体" w:hAnsi="宋体" w:eastAsia="宋体" w:cs="宋体"/>
                <w:sz w:val="21"/>
                <w:szCs w:val="21"/>
                <w:highlight w:val="none"/>
                <w:lang w:val="en-US" w:eastAsia="zh-CN"/>
              </w:rPr>
              <w:t>7</w:t>
            </w:r>
          </w:p>
        </w:tc>
        <w:tc>
          <w:tcPr>
            <w:tcW w:w="4196" w:type="dxa"/>
            <w:tcBorders>
              <w:top w:val="single" w:color="000000" w:sz="8" w:space="0"/>
              <w:left w:val="single" w:color="000000" w:sz="8" w:space="0"/>
              <w:bottom w:val="single" w:color="000000" w:sz="8" w:space="0"/>
              <w:right w:val="single" w:color="000000" w:sz="8" w:space="0"/>
            </w:tcBorders>
            <w:vAlign w:val="top"/>
          </w:tcPr>
          <w:p w14:paraId="60A29D6A">
            <w:pPr>
              <w:widowControl w:val="0"/>
              <w:numPr>
                <w:ilvl w:val="0"/>
                <w:numId w:val="7"/>
              </w:numPr>
              <w:jc w:val="both"/>
              <w:rPr>
                <w:rFonts w:hint="eastAsia" w:ascii="宋体" w:hAnsi="宋体" w:eastAsia="宋体" w:cs="宋体"/>
                <w:kern w:val="2"/>
                <w:sz w:val="21"/>
                <w:szCs w:val="21"/>
                <w:highlight w:val="none"/>
              </w:rPr>
            </w:pPr>
            <w:r>
              <w:rPr>
                <w:rFonts w:hint="eastAsia" w:ascii="宋体" w:hAnsi="宋体" w:eastAsia="宋体" w:cs="宋体"/>
                <w:b/>
                <w:sz w:val="21"/>
                <w:szCs w:val="21"/>
                <w:highlight w:val="none"/>
              </w:rPr>
              <w:t>评审内容：</w:t>
            </w:r>
            <w:r>
              <w:rPr>
                <w:rFonts w:hint="eastAsia" w:ascii="宋体" w:hAnsi="宋体" w:eastAsia="宋体" w:cs="宋体"/>
                <w:kern w:val="2"/>
                <w:sz w:val="21"/>
                <w:szCs w:val="21"/>
                <w:highlight w:val="none"/>
              </w:rPr>
              <w:t>依据项目服务内容，制定完整详细的年度服务方案，投标人提供的内容</w:t>
            </w:r>
            <w:ins w:id="8" w:author="陈聪" w:date="2026-02-28T10:12:53Z">
              <w:r>
                <w:rPr>
                  <w:rFonts w:hint="eastAsia" w:ascii="宋体" w:hAnsi="宋体" w:cs="宋体"/>
                  <w:kern w:val="2"/>
                  <w:sz w:val="21"/>
                  <w:szCs w:val="21"/>
                  <w:highlight w:val="none"/>
                  <w:lang w:val="en-US" w:eastAsia="zh-CN"/>
                </w:rPr>
                <w:t>需</w:t>
              </w:r>
            </w:ins>
            <w:del w:id="9" w:author="陈聪" w:date="2026-02-28T10:12:52Z">
              <w:r>
                <w:rPr>
                  <w:rFonts w:hint="eastAsia" w:ascii="宋体" w:hAnsi="宋体" w:eastAsia="宋体" w:cs="宋体"/>
                  <w:kern w:val="2"/>
                  <w:sz w:val="21"/>
                  <w:szCs w:val="21"/>
                  <w:highlight w:val="none"/>
                </w:rPr>
                <w:delText>须</w:delText>
              </w:r>
            </w:del>
            <w:r>
              <w:rPr>
                <w:rFonts w:hint="eastAsia" w:ascii="宋体" w:hAnsi="宋体" w:eastAsia="宋体" w:cs="宋体"/>
                <w:kern w:val="2"/>
                <w:sz w:val="21"/>
                <w:szCs w:val="21"/>
                <w:highlight w:val="none"/>
              </w:rPr>
              <w:t>包括：</w:t>
            </w:r>
          </w:p>
          <w:p w14:paraId="6D7F3874">
            <w:pPr>
              <w:widowControl w:val="0"/>
              <w:numPr>
                <w:ilvl w:val="0"/>
                <w:numId w:val="8"/>
              </w:numPr>
              <w:jc w:val="both"/>
              <w:rPr>
                <w:rFonts w:hint="eastAsia" w:ascii="宋体" w:hAnsi="宋体" w:eastAsia="宋体" w:cs="宋体"/>
                <w:kern w:val="2"/>
                <w:sz w:val="21"/>
                <w:szCs w:val="21"/>
                <w:highlight w:val="none"/>
              </w:rPr>
            </w:pPr>
            <w:r>
              <w:rPr>
                <w:rFonts w:hint="eastAsia" w:ascii="宋体" w:hAnsi="宋体" w:eastAsia="宋体" w:cs="宋体"/>
                <w:sz w:val="21"/>
                <w:szCs w:val="21"/>
                <w:highlight w:val="none"/>
              </w:rPr>
              <w:t>服务目标</w:t>
            </w:r>
            <w:r>
              <w:rPr>
                <w:rFonts w:hint="eastAsia" w:ascii="宋体" w:hAnsi="宋体" w:eastAsia="宋体" w:cs="宋体"/>
                <w:kern w:val="2"/>
                <w:sz w:val="21"/>
                <w:szCs w:val="21"/>
                <w:highlight w:val="none"/>
              </w:rPr>
              <w:t>；</w:t>
            </w:r>
          </w:p>
          <w:p w14:paraId="1A79C687">
            <w:pPr>
              <w:widowControl w:val="0"/>
              <w:numPr>
                <w:ilvl w:val="0"/>
                <w:numId w:val="8"/>
              </w:numPr>
              <w:ind w:left="0" w:leftChars="0" w:firstLine="0" w:firstLineChars="0"/>
              <w:jc w:val="both"/>
              <w:rPr>
                <w:rFonts w:hint="eastAsia" w:ascii="宋体" w:hAnsi="宋体" w:cs="宋体"/>
                <w:kern w:val="2"/>
                <w:sz w:val="21"/>
                <w:szCs w:val="21"/>
                <w:highlight w:val="none"/>
                <w:lang w:eastAsia="zh-CN"/>
              </w:rPr>
            </w:pPr>
            <w:r>
              <w:rPr>
                <w:rFonts w:hint="eastAsia" w:ascii="宋体" w:hAnsi="宋体" w:eastAsia="宋体" w:cs="宋体"/>
                <w:kern w:val="2"/>
                <w:sz w:val="21"/>
                <w:szCs w:val="21"/>
                <w:highlight w:val="none"/>
              </w:rPr>
              <w:t>服务重点</w:t>
            </w:r>
            <w:r>
              <w:rPr>
                <w:rFonts w:hint="eastAsia" w:ascii="宋体" w:hAnsi="宋体" w:cs="宋体"/>
                <w:kern w:val="2"/>
                <w:sz w:val="21"/>
                <w:szCs w:val="21"/>
                <w:highlight w:val="none"/>
                <w:lang w:eastAsia="zh-CN"/>
              </w:rPr>
              <w:t>；</w:t>
            </w:r>
          </w:p>
          <w:p w14:paraId="525CC19D">
            <w:pPr>
              <w:widowControl w:val="0"/>
              <w:numPr>
                <w:ilvl w:val="0"/>
                <w:numId w:val="0"/>
              </w:numPr>
              <w:ind w:leftChars="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（3）具体服务内容。</w:t>
            </w:r>
          </w:p>
          <w:p w14:paraId="1F1C3EB2">
            <w:pPr>
              <w:widowControl w:val="0"/>
              <w:jc w:val="both"/>
              <w:rPr>
                <w:rFonts w:hint="eastAsia" w:ascii="宋体" w:hAnsi="宋体" w:eastAsia="宋体" w:cs="宋体"/>
                <w:kern w:val="2"/>
                <w:sz w:val="21"/>
                <w:szCs w:val="21"/>
                <w:highlight w:val="none"/>
              </w:rPr>
            </w:pPr>
            <w:r>
              <w:rPr>
                <w:rFonts w:hint="eastAsia" w:ascii="宋体" w:hAnsi="宋体" w:eastAsia="宋体" w:cs="宋体"/>
                <w:b/>
                <w:sz w:val="21"/>
                <w:szCs w:val="21"/>
                <w:highlight w:val="none"/>
              </w:rPr>
              <w:t>2、评审标准：</w:t>
            </w:r>
            <w:r>
              <w:rPr>
                <w:rFonts w:hint="eastAsia" w:ascii="宋体" w:hAnsi="宋体" w:eastAsia="宋体" w:cs="宋体"/>
                <w:bCs/>
                <w:sz w:val="21"/>
                <w:szCs w:val="21"/>
                <w:highlight w:val="none"/>
              </w:rPr>
              <w:t>（1）</w:t>
            </w:r>
            <w:r>
              <w:rPr>
                <w:rFonts w:hint="eastAsia" w:ascii="宋体" w:hAnsi="宋体" w:eastAsia="宋体" w:cs="宋体"/>
                <w:bCs/>
                <w:kern w:val="2"/>
                <w:sz w:val="21"/>
                <w:szCs w:val="21"/>
                <w:highlight w:val="none"/>
              </w:rPr>
              <w:t>考</w:t>
            </w:r>
            <w:r>
              <w:rPr>
                <w:rFonts w:hint="eastAsia" w:ascii="宋体" w:hAnsi="宋体" w:eastAsia="宋体" w:cs="宋体"/>
                <w:kern w:val="2"/>
                <w:sz w:val="21"/>
                <w:szCs w:val="21"/>
                <w:highlight w:val="none"/>
              </w:rPr>
              <w:t>察以上服务方案，如果全部满足得</w:t>
            </w:r>
            <w:r>
              <w:rPr>
                <w:rFonts w:hint="eastAsia" w:ascii="宋体" w:hAnsi="宋体" w:eastAsia="宋体" w:cs="宋体"/>
                <w:kern w:val="2"/>
                <w:sz w:val="21"/>
                <w:szCs w:val="21"/>
                <w:highlight w:val="none"/>
                <w:lang w:val="en-US" w:eastAsia="zh-CN"/>
              </w:rPr>
              <w:t>80分</w:t>
            </w:r>
            <w:r>
              <w:rPr>
                <w:rFonts w:hint="eastAsia" w:ascii="宋体" w:hAnsi="宋体" w:eastAsia="宋体" w:cs="宋体"/>
                <w:kern w:val="2"/>
                <w:sz w:val="21"/>
                <w:szCs w:val="21"/>
                <w:highlight w:val="none"/>
              </w:rPr>
              <w:t>，满足任意两点得</w:t>
            </w:r>
            <w:r>
              <w:rPr>
                <w:rFonts w:hint="eastAsia" w:ascii="宋体" w:hAnsi="宋体" w:eastAsia="宋体" w:cs="宋体"/>
                <w:kern w:val="2"/>
                <w:sz w:val="21"/>
                <w:szCs w:val="21"/>
                <w:highlight w:val="none"/>
                <w:lang w:val="en-US" w:eastAsia="zh-CN"/>
              </w:rPr>
              <w:t>50分</w:t>
            </w:r>
            <w:r>
              <w:rPr>
                <w:rFonts w:hint="eastAsia" w:ascii="宋体" w:hAnsi="宋体" w:eastAsia="宋体" w:cs="宋体"/>
                <w:kern w:val="2"/>
                <w:sz w:val="21"/>
                <w:szCs w:val="21"/>
                <w:highlight w:val="none"/>
              </w:rPr>
              <w:t>，满足任意一点得</w:t>
            </w:r>
            <w:r>
              <w:rPr>
                <w:rFonts w:hint="eastAsia" w:ascii="宋体" w:hAnsi="宋体" w:eastAsia="宋体" w:cs="宋体"/>
                <w:kern w:val="2"/>
                <w:sz w:val="21"/>
                <w:szCs w:val="21"/>
                <w:highlight w:val="none"/>
                <w:lang w:val="en-US" w:eastAsia="zh-CN"/>
              </w:rPr>
              <w:t>2</w:t>
            </w:r>
            <w:r>
              <w:rPr>
                <w:rFonts w:hint="eastAsia" w:ascii="宋体" w:hAnsi="宋体" w:eastAsia="宋体" w:cs="宋体"/>
                <w:kern w:val="2"/>
                <w:sz w:val="21"/>
                <w:szCs w:val="21"/>
                <w:highlight w:val="none"/>
              </w:rPr>
              <w:t>0</w:t>
            </w:r>
            <w:r>
              <w:rPr>
                <w:rFonts w:hint="eastAsia" w:ascii="宋体" w:hAnsi="宋体" w:eastAsia="宋体" w:cs="宋体"/>
                <w:kern w:val="2"/>
                <w:sz w:val="21"/>
                <w:szCs w:val="21"/>
                <w:highlight w:val="none"/>
                <w:lang w:eastAsia="zh-CN"/>
              </w:rPr>
              <w:t>分</w:t>
            </w:r>
            <w:r>
              <w:rPr>
                <w:rFonts w:hint="eastAsia" w:ascii="宋体" w:hAnsi="宋体" w:eastAsia="宋体" w:cs="宋体"/>
                <w:kern w:val="2"/>
                <w:sz w:val="21"/>
                <w:szCs w:val="21"/>
                <w:highlight w:val="none"/>
              </w:rPr>
              <w:t>，未满足不得分。</w:t>
            </w:r>
          </w:p>
          <w:p w14:paraId="63A48A56">
            <w:pPr>
              <w:widowControl w:val="0"/>
              <w:jc w:val="both"/>
              <w:rPr>
                <w:rFonts w:hint="eastAsia" w:ascii="宋体" w:hAnsi="宋体" w:eastAsia="宋体" w:cs="宋体"/>
                <w:b/>
                <w:bCs/>
                <w:kern w:val="2"/>
                <w:sz w:val="21"/>
                <w:szCs w:val="21"/>
                <w:highlight w:val="none"/>
              </w:rPr>
            </w:pPr>
            <w:r>
              <w:rPr>
                <w:rFonts w:hint="eastAsia" w:ascii="宋体" w:hAnsi="宋体" w:eastAsia="宋体" w:cs="宋体"/>
                <w:b/>
                <w:bCs/>
                <w:kern w:val="2"/>
                <w:sz w:val="21"/>
                <w:szCs w:val="21"/>
                <w:highlight w:val="none"/>
              </w:rPr>
              <w:t>（2）在此基础上，专家根据各供应商的具体响应内容按照量化的评审因素指标进一步评审：</w:t>
            </w:r>
          </w:p>
          <w:p w14:paraId="6B71B8A5">
            <w:pPr>
              <w:widowControl w:val="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评审为优（</w:t>
            </w:r>
            <w:ins w:id="10" w:author="陈聪" w:date="2026-02-28T10:15:51Z">
              <w:r>
                <w:rPr>
                  <w:rFonts w:hint="eastAsia" w:ascii="宋体" w:hAnsi="宋体" w:eastAsia="宋体" w:cs="宋体"/>
                  <w:kern w:val="2"/>
                  <w:sz w:val="21"/>
                  <w:szCs w:val="21"/>
                  <w:highlight w:val="none"/>
                </w:rPr>
                <w:t>服务</w:t>
              </w:r>
            </w:ins>
            <w:del w:id="11" w:author="陈聪" w:date="2026-02-28T10:15:51Z">
              <w:r>
                <w:rPr>
                  <w:rFonts w:hint="eastAsia" w:ascii="宋体" w:hAnsi="宋体" w:eastAsia="宋体" w:cs="宋体"/>
                  <w:kern w:val="2"/>
                  <w:sz w:val="21"/>
                  <w:szCs w:val="21"/>
                  <w:highlight w:val="none"/>
                </w:rPr>
                <w:delText>实施</w:delText>
              </w:r>
            </w:del>
            <w:r>
              <w:rPr>
                <w:rFonts w:hint="eastAsia" w:ascii="宋体" w:hAnsi="宋体" w:eastAsia="宋体" w:cs="宋体"/>
                <w:sz w:val="21"/>
                <w:szCs w:val="21"/>
                <w:highlight w:val="none"/>
              </w:rPr>
              <w:t>方案</w:t>
            </w:r>
            <w:r>
              <w:rPr>
                <w:rFonts w:hint="eastAsia" w:ascii="宋体" w:hAnsi="宋体" w:eastAsia="宋体" w:cs="宋体"/>
                <w:kern w:val="2"/>
                <w:sz w:val="21"/>
                <w:szCs w:val="21"/>
                <w:highlight w:val="none"/>
              </w:rPr>
              <w:t>内容完整、科学合理、清晰准确），加</w:t>
            </w:r>
            <w:r>
              <w:rPr>
                <w:rFonts w:hint="eastAsia" w:ascii="宋体" w:hAnsi="宋体" w:eastAsia="宋体" w:cs="宋体"/>
                <w:kern w:val="2"/>
                <w:sz w:val="21"/>
                <w:szCs w:val="21"/>
                <w:highlight w:val="none"/>
                <w:lang w:val="en-US" w:eastAsia="zh-CN"/>
              </w:rPr>
              <w:t>2</w:t>
            </w:r>
            <w:r>
              <w:rPr>
                <w:rFonts w:hint="eastAsia" w:ascii="宋体" w:hAnsi="宋体" w:eastAsia="宋体" w:cs="宋体"/>
                <w:kern w:val="2"/>
                <w:sz w:val="21"/>
                <w:szCs w:val="21"/>
                <w:highlight w:val="none"/>
              </w:rPr>
              <w:t>0</w:t>
            </w:r>
            <w:r>
              <w:rPr>
                <w:rFonts w:hint="eastAsia" w:ascii="宋体" w:hAnsi="宋体" w:eastAsia="宋体" w:cs="宋体"/>
                <w:kern w:val="2"/>
                <w:sz w:val="21"/>
                <w:szCs w:val="21"/>
                <w:highlight w:val="none"/>
                <w:lang w:eastAsia="zh-CN"/>
              </w:rPr>
              <w:t>分</w:t>
            </w:r>
            <w:r>
              <w:rPr>
                <w:rFonts w:hint="eastAsia" w:ascii="宋体" w:hAnsi="宋体" w:eastAsia="宋体" w:cs="宋体"/>
                <w:kern w:val="2"/>
                <w:sz w:val="21"/>
                <w:szCs w:val="21"/>
                <w:highlight w:val="none"/>
              </w:rPr>
              <w:t>；</w:t>
            </w:r>
          </w:p>
          <w:p w14:paraId="10B83D02">
            <w:pPr>
              <w:widowControl w:val="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评审为良（</w:t>
            </w:r>
            <w:ins w:id="12" w:author="陈聪" w:date="2026-02-28T10:15:53Z">
              <w:r>
                <w:rPr>
                  <w:rFonts w:hint="eastAsia" w:ascii="宋体" w:hAnsi="宋体" w:eastAsia="宋体" w:cs="宋体"/>
                  <w:kern w:val="2"/>
                  <w:sz w:val="21"/>
                  <w:szCs w:val="21"/>
                  <w:highlight w:val="none"/>
                </w:rPr>
                <w:t>服务</w:t>
              </w:r>
            </w:ins>
            <w:del w:id="13" w:author="陈聪" w:date="2026-02-28T10:15:53Z">
              <w:r>
                <w:rPr>
                  <w:rFonts w:hint="eastAsia" w:ascii="宋体" w:hAnsi="宋体" w:eastAsia="宋体" w:cs="宋体"/>
                  <w:sz w:val="21"/>
                  <w:szCs w:val="21"/>
                  <w:highlight w:val="none"/>
                </w:rPr>
                <w:delText>实施</w:delText>
              </w:r>
            </w:del>
            <w:r>
              <w:rPr>
                <w:rFonts w:hint="eastAsia" w:ascii="宋体" w:hAnsi="宋体" w:eastAsia="宋体" w:cs="宋体"/>
                <w:sz w:val="21"/>
                <w:szCs w:val="21"/>
                <w:highlight w:val="none"/>
              </w:rPr>
              <w:t>方案</w:t>
            </w:r>
            <w:r>
              <w:rPr>
                <w:rFonts w:hint="eastAsia" w:ascii="宋体" w:hAnsi="宋体" w:eastAsia="宋体" w:cs="宋体"/>
                <w:kern w:val="2"/>
                <w:sz w:val="21"/>
                <w:szCs w:val="21"/>
                <w:highlight w:val="none"/>
              </w:rPr>
              <w:t>内容较为完整、较为合理、较为清晰），加</w:t>
            </w:r>
            <w:r>
              <w:rPr>
                <w:rFonts w:hint="eastAsia" w:ascii="宋体" w:hAnsi="宋体" w:eastAsia="宋体" w:cs="宋体"/>
                <w:kern w:val="2"/>
                <w:sz w:val="21"/>
                <w:szCs w:val="21"/>
                <w:highlight w:val="none"/>
                <w:lang w:val="en-US" w:eastAsia="zh-CN"/>
              </w:rPr>
              <w:t>1</w:t>
            </w:r>
            <w:r>
              <w:rPr>
                <w:rFonts w:hint="eastAsia" w:ascii="宋体" w:hAnsi="宋体" w:eastAsia="宋体" w:cs="宋体"/>
                <w:kern w:val="2"/>
                <w:sz w:val="21"/>
                <w:szCs w:val="21"/>
                <w:highlight w:val="none"/>
              </w:rPr>
              <w:t>0</w:t>
            </w:r>
            <w:r>
              <w:rPr>
                <w:rFonts w:hint="eastAsia" w:ascii="宋体" w:hAnsi="宋体" w:eastAsia="宋体" w:cs="宋体"/>
                <w:kern w:val="2"/>
                <w:sz w:val="21"/>
                <w:szCs w:val="21"/>
                <w:highlight w:val="none"/>
                <w:lang w:eastAsia="zh-CN"/>
              </w:rPr>
              <w:t>分</w:t>
            </w:r>
            <w:r>
              <w:rPr>
                <w:rFonts w:hint="eastAsia" w:ascii="宋体" w:hAnsi="宋体" w:eastAsia="宋体" w:cs="宋体"/>
                <w:kern w:val="2"/>
                <w:sz w:val="21"/>
                <w:szCs w:val="21"/>
                <w:highlight w:val="none"/>
              </w:rPr>
              <w:t>；</w:t>
            </w:r>
          </w:p>
          <w:p w14:paraId="1E6D8114">
            <w:pPr>
              <w:widowControl w:val="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评审为中（</w:t>
            </w:r>
            <w:ins w:id="14" w:author="陈聪" w:date="2026-02-28T10:15:54Z">
              <w:r>
                <w:rPr>
                  <w:rFonts w:hint="eastAsia" w:ascii="宋体" w:hAnsi="宋体" w:eastAsia="宋体" w:cs="宋体"/>
                  <w:kern w:val="2"/>
                  <w:sz w:val="21"/>
                  <w:szCs w:val="21"/>
                  <w:highlight w:val="none"/>
                </w:rPr>
                <w:t>服务</w:t>
              </w:r>
            </w:ins>
            <w:del w:id="15" w:author="陈聪" w:date="2026-02-28T10:15:54Z">
              <w:r>
                <w:rPr>
                  <w:rFonts w:hint="eastAsia" w:ascii="宋体" w:hAnsi="宋体" w:eastAsia="宋体" w:cs="宋体"/>
                  <w:sz w:val="21"/>
                  <w:szCs w:val="21"/>
                  <w:highlight w:val="none"/>
                </w:rPr>
                <w:delText>实施</w:delText>
              </w:r>
            </w:del>
            <w:r>
              <w:rPr>
                <w:rFonts w:hint="eastAsia" w:ascii="宋体" w:hAnsi="宋体" w:eastAsia="宋体" w:cs="宋体"/>
                <w:sz w:val="21"/>
                <w:szCs w:val="21"/>
                <w:highlight w:val="none"/>
              </w:rPr>
              <w:t>方案</w:t>
            </w:r>
            <w:r>
              <w:rPr>
                <w:rFonts w:hint="eastAsia" w:ascii="宋体" w:hAnsi="宋体" w:eastAsia="宋体" w:cs="宋体"/>
                <w:kern w:val="2"/>
                <w:sz w:val="21"/>
                <w:szCs w:val="21"/>
                <w:highlight w:val="none"/>
              </w:rPr>
              <w:t>内容有部分缺少、基本合理、基本清晰），加</w:t>
            </w:r>
            <w:r>
              <w:rPr>
                <w:rFonts w:hint="eastAsia" w:ascii="宋体" w:hAnsi="宋体" w:eastAsia="宋体" w:cs="宋体"/>
                <w:kern w:val="2"/>
                <w:sz w:val="21"/>
                <w:szCs w:val="21"/>
                <w:highlight w:val="none"/>
                <w:lang w:val="en-US" w:eastAsia="zh-CN"/>
              </w:rPr>
              <w:t>5分</w:t>
            </w:r>
            <w:r>
              <w:rPr>
                <w:rFonts w:hint="eastAsia" w:ascii="宋体" w:hAnsi="宋体" w:eastAsia="宋体" w:cs="宋体"/>
                <w:kern w:val="2"/>
                <w:sz w:val="21"/>
                <w:szCs w:val="21"/>
                <w:highlight w:val="none"/>
              </w:rPr>
              <w:t>；</w:t>
            </w:r>
          </w:p>
          <w:p w14:paraId="086BBB05">
            <w:pPr>
              <w:widowControl w:val="0"/>
              <w:jc w:val="both"/>
              <w:rPr>
                <w:rFonts w:ascii="宋体" w:hAnsi="宋体" w:cs="宋体"/>
                <w:szCs w:val="21"/>
              </w:rPr>
            </w:pPr>
            <w:r>
              <w:rPr>
                <w:rFonts w:hint="eastAsia" w:ascii="宋体" w:hAnsi="宋体" w:eastAsia="宋体" w:cs="宋体"/>
                <w:kern w:val="2"/>
                <w:sz w:val="21"/>
                <w:szCs w:val="21"/>
                <w:highlight w:val="none"/>
              </w:rPr>
              <w:t>评审为差（</w:t>
            </w:r>
            <w:ins w:id="16" w:author="陈聪" w:date="2026-02-28T10:15:56Z">
              <w:r>
                <w:rPr>
                  <w:rFonts w:hint="eastAsia" w:ascii="宋体" w:hAnsi="宋体" w:eastAsia="宋体" w:cs="宋体"/>
                  <w:kern w:val="2"/>
                  <w:sz w:val="21"/>
                  <w:szCs w:val="21"/>
                  <w:highlight w:val="none"/>
                </w:rPr>
                <w:t>服务</w:t>
              </w:r>
            </w:ins>
            <w:del w:id="17" w:author="陈聪" w:date="2026-02-28T10:15:56Z">
              <w:r>
                <w:rPr>
                  <w:rFonts w:hint="eastAsia" w:ascii="宋体" w:hAnsi="宋体" w:eastAsia="宋体" w:cs="宋体"/>
                  <w:sz w:val="21"/>
                  <w:szCs w:val="21"/>
                  <w:highlight w:val="none"/>
                </w:rPr>
                <w:delText>实施</w:delText>
              </w:r>
            </w:del>
            <w:r>
              <w:rPr>
                <w:rFonts w:hint="eastAsia" w:ascii="宋体" w:hAnsi="宋体" w:eastAsia="宋体" w:cs="宋体"/>
                <w:sz w:val="21"/>
                <w:szCs w:val="21"/>
                <w:highlight w:val="none"/>
              </w:rPr>
              <w:t>方案</w:t>
            </w:r>
            <w:r>
              <w:rPr>
                <w:rFonts w:hint="eastAsia" w:ascii="宋体" w:hAnsi="宋体" w:eastAsia="宋体" w:cs="宋体"/>
                <w:kern w:val="2"/>
                <w:sz w:val="21"/>
                <w:szCs w:val="21"/>
                <w:highlight w:val="none"/>
              </w:rPr>
              <w:t>存在内容严重缺失、不合理、不清晰任一情形），不</w:t>
            </w:r>
            <w:ins w:id="18" w:author="陈聪" w:date="2026-02-28T14:02:44Z">
              <w:r>
                <w:rPr>
                  <w:rFonts w:hint="eastAsia" w:ascii="宋体" w:hAnsi="宋体" w:cs="宋体"/>
                  <w:kern w:val="2"/>
                  <w:sz w:val="21"/>
                  <w:szCs w:val="21"/>
                  <w:highlight w:val="none"/>
                  <w:lang w:val="en-US" w:eastAsia="zh-CN"/>
                </w:rPr>
                <w:t>加</w:t>
              </w:r>
            </w:ins>
            <w:del w:id="19" w:author="陈聪" w:date="2026-02-28T14:02:43Z">
              <w:r>
                <w:rPr>
                  <w:rFonts w:hint="eastAsia" w:ascii="宋体" w:hAnsi="宋体" w:eastAsia="宋体" w:cs="宋体"/>
                  <w:kern w:val="2"/>
                  <w:sz w:val="21"/>
                  <w:szCs w:val="21"/>
                  <w:highlight w:val="none"/>
                </w:rPr>
                <w:delText>得</w:delText>
              </w:r>
            </w:del>
            <w:r>
              <w:rPr>
                <w:rFonts w:hint="eastAsia" w:ascii="宋体" w:hAnsi="宋体" w:eastAsia="宋体" w:cs="宋体"/>
                <w:kern w:val="2"/>
                <w:sz w:val="21"/>
                <w:szCs w:val="21"/>
                <w:highlight w:val="none"/>
              </w:rPr>
              <w:t>分；不提供不得分。如评审为差，要求专家书面说明理由，并记录在档。</w:t>
            </w:r>
          </w:p>
        </w:tc>
      </w:tr>
      <w:tr w14:paraId="0E865A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5ED46244">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91ABC07">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lang w:val="en-US" w:eastAsia="zh-CN"/>
              </w:rPr>
              <w:t>2</w:t>
            </w:r>
          </w:p>
        </w:tc>
        <w:tc>
          <w:tcPr>
            <w:tcW w:w="2835" w:type="dxa"/>
            <w:tcBorders>
              <w:top w:val="single" w:color="000000" w:sz="8" w:space="0"/>
              <w:left w:val="single" w:color="000000" w:sz="8" w:space="0"/>
              <w:bottom w:val="single" w:color="000000" w:sz="8" w:space="0"/>
              <w:right w:val="single" w:color="000000" w:sz="8" w:space="0"/>
            </w:tcBorders>
            <w:vAlign w:val="center"/>
          </w:tcPr>
          <w:p w14:paraId="6FE195ED">
            <w:pPr>
              <w:wordWrap w:val="0"/>
              <w:jc w:val="center"/>
              <w:rPr>
                <w:rFonts w:ascii="宋体" w:hAnsi="宋体" w:cs="宋体"/>
                <w:szCs w:val="21"/>
              </w:rPr>
            </w:pPr>
            <w:r>
              <w:rPr>
                <w:rFonts w:hint="eastAsia" w:ascii="宋体" w:hAnsi="宋体" w:eastAsia="宋体" w:cs="宋体"/>
                <w:sz w:val="21"/>
                <w:szCs w:val="21"/>
                <w:highlight w:val="none"/>
              </w:rPr>
              <w:t>管理制度</w:t>
            </w:r>
          </w:p>
        </w:tc>
        <w:tc>
          <w:tcPr>
            <w:tcW w:w="681" w:type="dxa"/>
            <w:tcBorders>
              <w:top w:val="single" w:color="000000" w:sz="8" w:space="0"/>
              <w:left w:val="single" w:color="000000" w:sz="8" w:space="0"/>
              <w:bottom w:val="single" w:color="000000" w:sz="8" w:space="0"/>
              <w:right w:val="single" w:color="000000" w:sz="8" w:space="0"/>
            </w:tcBorders>
            <w:vAlign w:val="center"/>
          </w:tcPr>
          <w:p w14:paraId="2326EE9A">
            <w:pPr>
              <w:wordWrap w:val="0"/>
              <w:jc w:val="center"/>
              <w:rPr>
                <w:rFonts w:ascii="宋体" w:hAnsi="宋体" w:cs="宋体"/>
                <w:szCs w:val="21"/>
              </w:rPr>
            </w:pPr>
            <w:r>
              <w:rPr>
                <w:rFonts w:hint="eastAsia" w:ascii="宋体" w:hAnsi="宋体" w:eastAsia="宋体" w:cs="宋体"/>
                <w:sz w:val="21"/>
                <w:szCs w:val="21"/>
                <w:highlight w:val="none"/>
                <w:lang w:val="en-US" w:eastAsia="zh-CN"/>
              </w:rPr>
              <w:t>4</w:t>
            </w:r>
          </w:p>
        </w:tc>
        <w:tc>
          <w:tcPr>
            <w:tcW w:w="4196" w:type="dxa"/>
            <w:tcBorders>
              <w:top w:val="single" w:color="000000" w:sz="8" w:space="0"/>
              <w:left w:val="single" w:color="000000" w:sz="8" w:space="0"/>
              <w:bottom w:val="single" w:color="000000" w:sz="8" w:space="0"/>
              <w:right w:val="single" w:color="000000" w:sz="8" w:space="0"/>
            </w:tcBorders>
            <w:vAlign w:val="top"/>
          </w:tcPr>
          <w:p w14:paraId="4E859353">
            <w:pPr>
              <w:numPr>
                <w:ilvl w:val="0"/>
                <w:numId w:val="9"/>
              </w:numPr>
              <w:wordWrap w:val="0"/>
              <w:rPr>
                <w:rFonts w:hint="eastAsia" w:ascii="宋体" w:hAnsi="宋体" w:eastAsia="宋体" w:cs="宋体"/>
                <w:sz w:val="21"/>
                <w:szCs w:val="21"/>
                <w:highlight w:val="none"/>
              </w:rPr>
            </w:pPr>
            <w:r>
              <w:rPr>
                <w:rFonts w:hint="eastAsia" w:ascii="宋体" w:hAnsi="宋体" w:eastAsia="宋体" w:cs="宋体"/>
                <w:b/>
                <w:sz w:val="21"/>
                <w:szCs w:val="21"/>
                <w:highlight w:val="none"/>
              </w:rPr>
              <w:t>评审内容：</w:t>
            </w:r>
            <w:r>
              <w:rPr>
                <w:rFonts w:hint="eastAsia" w:ascii="宋体" w:hAnsi="宋体" w:eastAsia="宋体" w:cs="宋体"/>
                <w:sz w:val="21"/>
                <w:szCs w:val="21"/>
                <w:highlight w:val="none"/>
              </w:rPr>
              <w:t>投标人应当建立相关管理制度，确保项目能够正常运作，内容包括：</w:t>
            </w:r>
          </w:p>
          <w:p w14:paraId="057F6199">
            <w:pPr>
              <w:numPr>
                <w:ilvl w:val="0"/>
                <w:numId w:val="10"/>
              </w:numPr>
              <w:wordWrap w:val="0"/>
              <w:rPr>
                <w:rFonts w:hint="eastAsia" w:ascii="宋体" w:hAnsi="宋体" w:eastAsia="宋体" w:cs="宋体"/>
                <w:sz w:val="21"/>
                <w:szCs w:val="21"/>
                <w:highlight w:val="none"/>
              </w:rPr>
            </w:pPr>
            <w:r>
              <w:rPr>
                <w:rFonts w:hint="eastAsia" w:ascii="宋体" w:hAnsi="宋体" w:eastAsia="宋体" w:cs="宋体"/>
                <w:sz w:val="21"/>
                <w:szCs w:val="21"/>
                <w:highlight w:val="none"/>
              </w:rPr>
              <w:t>档案管理制度；</w:t>
            </w:r>
          </w:p>
          <w:p w14:paraId="7378A82C">
            <w:pPr>
              <w:numPr>
                <w:ilvl w:val="0"/>
                <w:numId w:val="10"/>
              </w:numPr>
              <w:wordWrap w:val="0"/>
              <w:ind w:left="0" w:leftChars="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财务管理制度；</w:t>
            </w:r>
          </w:p>
          <w:p w14:paraId="242201E6">
            <w:pPr>
              <w:numPr>
                <w:ilvl w:val="0"/>
                <w:numId w:val="10"/>
              </w:numPr>
              <w:wordWrap w:val="0"/>
              <w:ind w:left="0" w:leftChars="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岗位职责制度；</w:t>
            </w:r>
          </w:p>
          <w:p w14:paraId="60C9640D">
            <w:pPr>
              <w:numPr>
                <w:ilvl w:val="0"/>
                <w:numId w:val="10"/>
              </w:numPr>
              <w:wordWrap w:val="0"/>
              <w:ind w:left="0" w:leftChars="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人力资源管理制度；</w:t>
            </w:r>
          </w:p>
          <w:p w14:paraId="57B47218">
            <w:pPr>
              <w:numPr>
                <w:ilvl w:val="0"/>
                <w:numId w:val="0"/>
              </w:numPr>
              <w:wordWrap w:val="0"/>
              <w:ind w:leftChars="0"/>
              <w:rPr>
                <w:rFonts w:hint="eastAsia" w:ascii="宋体" w:hAnsi="宋体" w:eastAsia="宋体" w:cs="宋体"/>
                <w:sz w:val="21"/>
                <w:szCs w:val="21"/>
                <w:highlight w:val="none"/>
              </w:rPr>
            </w:pPr>
            <w:r>
              <w:rPr>
                <w:rFonts w:hint="eastAsia" w:ascii="宋体" w:hAnsi="宋体" w:eastAsia="宋体" w:cs="宋体"/>
                <w:sz w:val="21"/>
                <w:szCs w:val="21"/>
                <w:highlight w:val="none"/>
              </w:rPr>
              <w:t>（5）员工招募制度。</w:t>
            </w:r>
          </w:p>
          <w:p w14:paraId="4AB9752B">
            <w:pPr>
              <w:widowControl w:val="0"/>
              <w:rPr>
                <w:rFonts w:hint="eastAsia" w:ascii="宋体" w:hAnsi="宋体" w:eastAsia="宋体" w:cs="宋体"/>
                <w:sz w:val="21"/>
                <w:szCs w:val="21"/>
                <w:highlight w:val="none"/>
              </w:rPr>
            </w:pPr>
            <w:r>
              <w:rPr>
                <w:rFonts w:hint="eastAsia" w:ascii="宋体" w:hAnsi="宋体" w:eastAsia="宋体" w:cs="宋体"/>
                <w:b/>
                <w:sz w:val="21"/>
                <w:szCs w:val="21"/>
                <w:highlight w:val="none"/>
              </w:rPr>
              <w:t>2、评审标准：</w:t>
            </w:r>
            <w:r>
              <w:rPr>
                <w:rFonts w:hint="eastAsia" w:ascii="宋体" w:hAnsi="宋体" w:eastAsia="宋体" w:cs="宋体"/>
                <w:bCs/>
                <w:sz w:val="21"/>
                <w:szCs w:val="21"/>
                <w:highlight w:val="none"/>
              </w:rPr>
              <w:t>（1）</w:t>
            </w:r>
            <w:r>
              <w:rPr>
                <w:rFonts w:hint="eastAsia" w:ascii="宋体" w:hAnsi="宋体" w:eastAsia="宋体" w:cs="宋体"/>
                <w:sz w:val="21"/>
                <w:szCs w:val="21"/>
                <w:highlight w:val="none"/>
              </w:rPr>
              <w:t>投标人提供以上任意一项内容，得</w:t>
            </w:r>
            <w:r>
              <w:rPr>
                <w:rFonts w:hint="eastAsia" w:ascii="宋体" w:hAnsi="宋体" w:eastAsia="宋体" w:cs="宋体"/>
                <w:kern w:val="2"/>
                <w:sz w:val="21"/>
                <w:szCs w:val="21"/>
                <w:highlight w:val="none"/>
                <w:lang w:val="en-US" w:eastAsia="zh-CN"/>
              </w:rPr>
              <w:t>15</w:t>
            </w:r>
            <w:r>
              <w:rPr>
                <w:rFonts w:hint="eastAsia" w:ascii="宋体" w:hAnsi="宋体" w:eastAsia="宋体" w:cs="宋体"/>
                <w:sz w:val="21"/>
                <w:szCs w:val="21"/>
                <w:highlight w:val="none"/>
                <w:lang w:val="en-US" w:eastAsia="zh-CN"/>
              </w:rPr>
              <w:t>分</w:t>
            </w:r>
            <w:r>
              <w:rPr>
                <w:rFonts w:hint="eastAsia" w:ascii="宋体" w:hAnsi="宋体" w:eastAsia="宋体" w:cs="宋体"/>
                <w:sz w:val="21"/>
                <w:szCs w:val="21"/>
                <w:highlight w:val="none"/>
              </w:rPr>
              <w:t>，五项</w:t>
            </w:r>
            <w:r>
              <w:rPr>
                <w:rFonts w:hint="eastAsia" w:ascii="宋体" w:hAnsi="宋体" w:eastAsia="宋体" w:cs="宋体"/>
                <w:kern w:val="2"/>
                <w:sz w:val="21"/>
                <w:szCs w:val="21"/>
                <w:highlight w:val="none"/>
              </w:rPr>
              <w:t>全部包含的，得</w:t>
            </w:r>
            <w:r>
              <w:rPr>
                <w:rFonts w:hint="eastAsia" w:ascii="宋体" w:hAnsi="宋体" w:eastAsia="宋体" w:cs="宋体"/>
                <w:kern w:val="2"/>
                <w:sz w:val="21"/>
                <w:szCs w:val="21"/>
                <w:highlight w:val="none"/>
                <w:lang w:val="en-US" w:eastAsia="zh-CN"/>
              </w:rPr>
              <w:t>75分</w:t>
            </w:r>
            <w:r>
              <w:rPr>
                <w:rFonts w:hint="eastAsia" w:ascii="宋体" w:hAnsi="宋体" w:eastAsia="宋体" w:cs="宋体"/>
                <w:kern w:val="2"/>
                <w:sz w:val="21"/>
                <w:szCs w:val="21"/>
                <w:highlight w:val="none"/>
              </w:rPr>
              <w:t>，最多得</w:t>
            </w:r>
            <w:r>
              <w:rPr>
                <w:rFonts w:hint="eastAsia" w:ascii="宋体" w:hAnsi="宋体" w:eastAsia="宋体" w:cs="宋体"/>
                <w:kern w:val="2"/>
                <w:sz w:val="21"/>
                <w:szCs w:val="21"/>
                <w:highlight w:val="none"/>
                <w:lang w:val="en-US" w:eastAsia="zh-CN"/>
              </w:rPr>
              <w:t>75分</w:t>
            </w:r>
            <w:r>
              <w:rPr>
                <w:rFonts w:hint="eastAsia" w:ascii="宋体" w:hAnsi="宋体" w:eastAsia="宋体" w:cs="宋体"/>
                <w:sz w:val="21"/>
                <w:szCs w:val="21"/>
                <w:highlight w:val="none"/>
              </w:rPr>
              <w:t>。</w:t>
            </w:r>
          </w:p>
          <w:p w14:paraId="7F90B28B">
            <w:pPr>
              <w:widowControl w:val="0"/>
              <w:rPr>
                <w:rFonts w:hint="eastAsia" w:ascii="宋体" w:hAnsi="宋体" w:eastAsia="宋体" w:cs="宋体"/>
                <w:kern w:val="2"/>
                <w:sz w:val="21"/>
                <w:szCs w:val="21"/>
                <w:highlight w:val="none"/>
              </w:rPr>
            </w:pPr>
            <w:r>
              <w:rPr>
                <w:rFonts w:hint="eastAsia" w:ascii="宋体" w:hAnsi="宋体" w:eastAsia="宋体" w:cs="宋体"/>
                <w:b/>
                <w:bCs/>
                <w:sz w:val="21"/>
                <w:szCs w:val="21"/>
                <w:highlight w:val="none"/>
              </w:rPr>
              <w:t>（2）</w:t>
            </w:r>
            <w:r>
              <w:rPr>
                <w:rFonts w:hint="eastAsia" w:ascii="宋体" w:hAnsi="宋体" w:eastAsia="宋体" w:cs="宋体"/>
                <w:b/>
                <w:bCs/>
                <w:kern w:val="2"/>
                <w:sz w:val="21"/>
                <w:szCs w:val="21"/>
                <w:highlight w:val="none"/>
              </w:rPr>
              <w:t>在此基础上，专家根据各供应商的具体响应内容按照量化的评审因素指标进一步评审</w:t>
            </w:r>
            <w:r>
              <w:rPr>
                <w:rFonts w:hint="eastAsia" w:ascii="宋体" w:hAnsi="宋体" w:eastAsia="宋体" w:cs="宋体"/>
                <w:kern w:val="2"/>
                <w:sz w:val="21"/>
                <w:szCs w:val="21"/>
                <w:highlight w:val="none"/>
              </w:rPr>
              <w:t>：</w:t>
            </w:r>
          </w:p>
          <w:p w14:paraId="5A68E69F">
            <w:pPr>
              <w:widowControl w:val="0"/>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评审为优（</w:t>
            </w:r>
            <w:r>
              <w:rPr>
                <w:rFonts w:hint="eastAsia" w:ascii="宋体" w:hAnsi="宋体" w:eastAsia="宋体" w:cs="宋体"/>
                <w:sz w:val="21"/>
                <w:szCs w:val="21"/>
                <w:highlight w:val="none"/>
              </w:rPr>
              <w:t>管理制度内容</w:t>
            </w:r>
            <w:r>
              <w:rPr>
                <w:rFonts w:hint="eastAsia" w:ascii="宋体" w:hAnsi="宋体" w:eastAsia="宋体" w:cs="宋体"/>
                <w:kern w:val="2"/>
                <w:sz w:val="21"/>
                <w:szCs w:val="21"/>
                <w:highlight w:val="none"/>
              </w:rPr>
              <w:t>清晰、完整，具有科学性及可操作性），加</w:t>
            </w:r>
            <w:r>
              <w:rPr>
                <w:rFonts w:hint="eastAsia" w:ascii="宋体" w:hAnsi="宋体" w:eastAsia="宋体" w:cs="宋体"/>
                <w:kern w:val="2"/>
                <w:sz w:val="21"/>
                <w:szCs w:val="21"/>
                <w:highlight w:val="none"/>
                <w:lang w:val="en-US" w:eastAsia="zh-CN"/>
              </w:rPr>
              <w:t>25分</w:t>
            </w:r>
            <w:r>
              <w:rPr>
                <w:rFonts w:hint="eastAsia" w:ascii="宋体" w:hAnsi="宋体" w:eastAsia="宋体" w:cs="宋体"/>
                <w:kern w:val="2"/>
                <w:sz w:val="21"/>
                <w:szCs w:val="21"/>
                <w:highlight w:val="none"/>
              </w:rPr>
              <w:t>；</w:t>
            </w:r>
          </w:p>
          <w:p w14:paraId="07ED321D">
            <w:pPr>
              <w:widowControl w:val="0"/>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评审为良（</w:t>
            </w:r>
            <w:r>
              <w:rPr>
                <w:rFonts w:hint="eastAsia" w:ascii="宋体" w:hAnsi="宋体" w:eastAsia="宋体" w:cs="宋体"/>
                <w:sz w:val="21"/>
                <w:szCs w:val="21"/>
                <w:highlight w:val="none"/>
              </w:rPr>
              <w:t>管理制度内容</w:t>
            </w:r>
            <w:r>
              <w:rPr>
                <w:rFonts w:hint="eastAsia" w:ascii="宋体" w:hAnsi="宋体" w:eastAsia="宋体" w:cs="宋体"/>
                <w:kern w:val="2"/>
                <w:sz w:val="21"/>
                <w:szCs w:val="21"/>
                <w:highlight w:val="none"/>
              </w:rPr>
              <w:t>较全面具体、较有针对性和可操作性），加</w:t>
            </w:r>
            <w:r>
              <w:rPr>
                <w:rFonts w:hint="eastAsia" w:ascii="宋体" w:hAnsi="宋体" w:eastAsia="宋体" w:cs="宋体"/>
                <w:kern w:val="2"/>
                <w:sz w:val="21"/>
                <w:szCs w:val="21"/>
                <w:highlight w:val="none"/>
                <w:lang w:val="en-US" w:eastAsia="zh-CN"/>
              </w:rPr>
              <w:t>15</w:t>
            </w:r>
            <w:r>
              <w:rPr>
                <w:rFonts w:hint="eastAsia" w:ascii="宋体" w:hAnsi="宋体" w:eastAsia="宋体" w:cs="宋体"/>
                <w:kern w:val="2"/>
                <w:sz w:val="21"/>
                <w:szCs w:val="21"/>
                <w:highlight w:val="none"/>
                <w:lang w:eastAsia="zh-CN"/>
              </w:rPr>
              <w:t>分</w:t>
            </w:r>
            <w:r>
              <w:rPr>
                <w:rFonts w:hint="eastAsia" w:ascii="宋体" w:hAnsi="宋体" w:eastAsia="宋体" w:cs="宋体"/>
                <w:kern w:val="2"/>
                <w:sz w:val="21"/>
                <w:szCs w:val="21"/>
                <w:highlight w:val="none"/>
              </w:rPr>
              <w:t>；</w:t>
            </w:r>
          </w:p>
          <w:p w14:paraId="07C1A1E5">
            <w:pPr>
              <w:widowControl w:val="0"/>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评审为中（</w:t>
            </w:r>
            <w:r>
              <w:rPr>
                <w:rFonts w:hint="eastAsia" w:ascii="宋体" w:hAnsi="宋体" w:eastAsia="宋体" w:cs="宋体"/>
                <w:sz w:val="21"/>
                <w:szCs w:val="21"/>
                <w:highlight w:val="none"/>
              </w:rPr>
              <w:t>管理制度内容</w:t>
            </w:r>
            <w:r>
              <w:rPr>
                <w:rFonts w:hint="eastAsia" w:ascii="宋体" w:hAnsi="宋体" w:eastAsia="宋体" w:cs="宋体"/>
                <w:kern w:val="2"/>
                <w:sz w:val="21"/>
                <w:szCs w:val="21"/>
                <w:highlight w:val="none"/>
              </w:rPr>
              <w:t>全面具体性一般、针对性和可操作性一般），加</w:t>
            </w:r>
            <w:r>
              <w:rPr>
                <w:rFonts w:hint="eastAsia" w:ascii="宋体" w:hAnsi="宋体" w:eastAsia="宋体" w:cs="宋体"/>
                <w:kern w:val="2"/>
                <w:sz w:val="21"/>
                <w:szCs w:val="21"/>
                <w:highlight w:val="none"/>
                <w:lang w:val="en-US" w:eastAsia="zh-CN"/>
              </w:rPr>
              <w:t>5</w:t>
            </w:r>
            <w:r>
              <w:rPr>
                <w:rFonts w:hint="eastAsia" w:ascii="宋体" w:hAnsi="宋体" w:eastAsia="宋体" w:cs="宋体"/>
                <w:kern w:val="2"/>
                <w:sz w:val="21"/>
                <w:szCs w:val="21"/>
                <w:highlight w:val="none"/>
                <w:lang w:eastAsia="zh-CN"/>
              </w:rPr>
              <w:t>分</w:t>
            </w:r>
            <w:r>
              <w:rPr>
                <w:rFonts w:hint="eastAsia" w:ascii="宋体" w:hAnsi="宋体" w:eastAsia="宋体" w:cs="宋体"/>
                <w:kern w:val="2"/>
                <w:sz w:val="21"/>
                <w:szCs w:val="21"/>
                <w:highlight w:val="none"/>
              </w:rPr>
              <w:t>；</w:t>
            </w:r>
          </w:p>
          <w:p w14:paraId="605DE624">
            <w:pPr>
              <w:widowControl w:val="0"/>
              <w:rPr>
                <w:rFonts w:ascii="宋体" w:hAnsi="宋体" w:cs="宋体"/>
                <w:szCs w:val="21"/>
              </w:rPr>
            </w:pPr>
            <w:r>
              <w:rPr>
                <w:rFonts w:hint="eastAsia" w:ascii="宋体" w:hAnsi="宋体" w:eastAsia="宋体" w:cs="宋体"/>
                <w:kern w:val="2"/>
                <w:sz w:val="21"/>
                <w:szCs w:val="21"/>
                <w:highlight w:val="none"/>
              </w:rPr>
              <w:t>评审为差（</w:t>
            </w:r>
            <w:r>
              <w:rPr>
                <w:rFonts w:hint="eastAsia" w:ascii="宋体" w:hAnsi="宋体" w:eastAsia="宋体" w:cs="宋体"/>
                <w:sz w:val="21"/>
                <w:szCs w:val="21"/>
                <w:highlight w:val="none"/>
              </w:rPr>
              <w:t>管理制度内容</w:t>
            </w:r>
            <w:r>
              <w:rPr>
                <w:rFonts w:hint="eastAsia" w:ascii="宋体" w:hAnsi="宋体" w:eastAsia="宋体" w:cs="宋体"/>
                <w:kern w:val="2"/>
                <w:sz w:val="21"/>
                <w:szCs w:val="21"/>
                <w:highlight w:val="none"/>
              </w:rPr>
              <w:t>不全面不具体、不具有针对性和可操作性），不</w:t>
            </w:r>
            <w:ins w:id="20" w:author="陈聪" w:date="2026-02-28T14:03:03Z">
              <w:r>
                <w:rPr>
                  <w:rFonts w:hint="eastAsia" w:ascii="宋体" w:hAnsi="宋体" w:eastAsia="宋体" w:cs="宋体"/>
                  <w:kern w:val="2"/>
                  <w:sz w:val="21"/>
                  <w:szCs w:val="21"/>
                  <w:highlight w:val="none"/>
                </w:rPr>
                <w:t>加</w:t>
              </w:r>
            </w:ins>
            <w:del w:id="21" w:author="陈聪" w:date="2026-02-28T14:03:13Z">
              <w:r>
                <w:rPr>
                  <w:rFonts w:hint="eastAsia" w:ascii="宋体" w:hAnsi="宋体" w:eastAsia="宋体" w:cs="宋体"/>
                  <w:kern w:val="2"/>
                  <w:sz w:val="21"/>
                  <w:szCs w:val="21"/>
                  <w:highlight w:val="none"/>
                </w:rPr>
                <w:delText>得</w:delText>
              </w:r>
            </w:del>
            <w:r>
              <w:rPr>
                <w:rFonts w:hint="eastAsia" w:ascii="宋体" w:hAnsi="宋体" w:eastAsia="宋体" w:cs="宋体"/>
                <w:kern w:val="2"/>
                <w:sz w:val="21"/>
                <w:szCs w:val="21"/>
                <w:highlight w:val="none"/>
              </w:rPr>
              <w:t>分；不提供不得分。如评审为差，要求专家书面说明理由，并记录在档。</w:t>
            </w:r>
          </w:p>
        </w:tc>
      </w:tr>
      <w:tr w14:paraId="1EA718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76C6C4D6">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14DA261">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lang w:val="en-US" w:eastAsia="zh-CN"/>
              </w:rPr>
              <w:t>3</w:t>
            </w:r>
          </w:p>
        </w:tc>
        <w:tc>
          <w:tcPr>
            <w:tcW w:w="2835" w:type="dxa"/>
            <w:tcBorders>
              <w:top w:val="single" w:color="000000" w:sz="8" w:space="0"/>
              <w:left w:val="single" w:color="000000" w:sz="8" w:space="0"/>
              <w:bottom w:val="single" w:color="000000" w:sz="8" w:space="0"/>
              <w:right w:val="single" w:color="000000" w:sz="8" w:space="0"/>
            </w:tcBorders>
            <w:vAlign w:val="center"/>
          </w:tcPr>
          <w:p w14:paraId="4C0E2DC6">
            <w:pPr>
              <w:wordWrap w:val="0"/>
              <w:jc w:val="center"/>
              <w:rPr>
                <w:rFonts w:ascii="宋体" w:hAnsi="宋体" w:cs="宋体"/>
                <w:szCs w:val="21"/>
              </w:rPr>
            </w:pPr>
            <w:r>
              <w:rPr>
                <w:rFonts w:hint="eastAsia" w:ascii="宋体" w:hAnsi="宋体" w:eastAsia="宋体" w:cs="宋体"/>
                <w:sz w:val="21"/>
                <w:szCs w:val="21"/>
                <w:highlight w:val="none"/>
              </w:rPr>
              <w:t>督导、培训方案</w:t>
            </w:r>
          </w:p>
        </w:tc>
        <w:tc>
          <w:tcPr>
            <w:tcW w:w="681" w:type="dxa"/>
            <w:tcBorders>
              <w:top w:val="single" w:color="000000" w:sz="8" w:space="0"/>
              <w:left w:val="single" w:color="000000" w:sz="8" w:space="0"/>
              <w:bottom w:val="single" w:color="000000" w:sz="8" w:space="0"/>
              <w:right w:val="single" w:color="000000" w:sz="8" w:space="0"/>
            </w:tcBorders>
            <w:vAlign w:val="center"/>
          </w:tcPr>
          <w:p w14:paraId="79943740">
            <w:pPr>
              <w:wordWrap w:val="0"/>
              <w:jc w:val="center"/>
              <w:rPr>
                <w:rFonts w:ascii="宋体" w:hAnsi="宋体" w:cs="宋体"/>
                <w:szCs w:val="21"/>
              </w:rPr>
            </w:pPr>
            <w:r>
              <w:rPr>
                <w:rFonts w:hint="eastAsia" w:ascii="宋体" w:hAnsi="宋体" w:eastAsia="宋体" w:cs="宋体"/>
                <w:sz w:val="21"/>
                <w:szCs w:val="21"/>
                <w:highlight w:val="none"/>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702C1C81">
            <w:pPr>
              <w:numPr>
                <w:ilvl w:val="0"/>
                <w:numId w:val="0"/>
              </w:numPr>
              <w:jc w:val="both"/>
              <w:rPr>
                <w:ins w:id="22" w:author="陈聪" w:date="2026-02-28T10:24:21Z"/>
                <w:rFonts w:hint="eastAsia" w:ascii="宋体" w:hAnsi="宋体" w:eastAsia="宋体" w:cs="宋体"/>
                <w:sz w:val="21"/>
                <w:szCs w:val="21"/>
                <w:highlight w:val="none"/>
              </w:rPr>
            </w:pPr>
            <w:ins w:id="23" w:author="陈聪" w:date="2026-02-28T10:24:49Z">
              <w:r>
                <w:rPr>
                  <w:rFonts w:hint="default" w:ascii="宋体" w:hAnsi="宋体" w:eastAsia="宋体" w:cs="宋体"/>
                  <w:b/>
                  <w:bCs/>
                  <w:kern w:val="2"/>
                  <w:sz w:val="21"/>
                  <w:szCs w:val="21"/>
                  <w:lang w:val="en-US" w:eastAsia="zh-CN" w:bidi="ar-SA"/>
                </w:rPr>
                <w:t>1、</w:t>
              </w:r>
            </w:ins>
            <w:r>
              <w:rPr>
                <w:rFonts w:hint="eastAsia" w:ascii="宋体" w:hAnsi="宋体" w:eastAsia="宋体" w:cs="宋体"/>
                <w:b/>
                <w:sz w:val="21"/>
                <w:szCs w:val="21"/>
                <w:highlight w:val="none"/>
              </w:rPr>
              <w:t>评审内容：</w:t>
            </w:r>
            <w:r>
              <w:rPr>
                <w:rFonts w:hint="eastAsia" w:ascii="宋体" w:hAnsi="宋体" w:eastAsia="宋体" w:cs="宋体"/>
                <w:sz w:val="21"/>
                <w:szCs w:val="21"/>
                <w:highlight w:val="none"/>
              </w:rPr>
              <w:t>投标人应当</w:t>
            </w:r>
            <w:r>
              <w:rPr>
                <w:rFonts w:hint="eastAsia" w:ascii="宋体" w:hAnsi="宋体" w:eastAsia="宋体" w:cs="宋体"/>
                <w:sz w:val="21"/>
                <w:szCs w:val="21"/>
                <w:highlight w:val="none"/>
                <w:lang w:eastAsia="zh-CN"/>
              </w:rPr>
              <w:t>结合服务内容与要求，</w:t>
            </w:r>
            <w:r>
              <w:rPr>
                <w:rFonts w:hint="eastAsia" w:ascii="宋体" w:hAnsi="宋体" w:eastAsia="宋体" w:cs="宋体"/>
                <w:sz w:val="21"/>
                <w:szCs w:val="21"/>
                <w:highlight w:val="none"/>
              </w:rPr>
              <w:t>建立</w:t>
            </w:r>
            <w:r>
              <w:rPr>
                <w:rFonts w:hint="eastAsia" w:ascii="宋体" w:hAnsi="宋体" w:eastAsia="宋体" w:cs="宋体"/>
                <w:sz w:val="21"/>
                <w:szCs w:val="21"/>
                <w:highlight w:val="yellow"/>
                <w:lang w:eastAsia="zh-CN"/>
              </w:rPr>
              <w:t>服务</w:t>
            </w:r>
            <w:r>
              <w:rPr>
                <w:rFonts w:hint="eastAsia" w:ascii="宋体" w:hAnsi="宋体" w:eastAsia="宋体" w:cs="宋体"/>
                <w:sz w:val="21"/>
                <w:szCs w:val="21"/>
                <w:highlight w:val="yellow"/>
              </w:rPr>
              <w:t>人员</w:t>
            </w:r>
            <w:r>
              <w:rPr>
                <w:rFonts w:hint="eastAsia" w:ascii="宋体" w:hAnsi="宋体" w:eastAsia="宋体" w:cs="宋体"/>
                <w:sz w:val="21"/>
                <w:szCs w:val="21"/>
                <w:highlight w:val="none"/>
              </w:rPr>
              <w:t>督导、培训计划，内容包括：</w:t>
            </w:r>
          </w:p>
          <w:p w14:paraId="3581DD95">
            <w:pPr>
              <w:numPr>
                <w:ilvl w:val="0"/>
                <w:numId w:val="11"/>
              </w:numPr>
              <w:jc w:val="both"/>
              <w:rPr>
                <w:ins w:id="24" w:author="陈聪" w:date="2026-02-28T10:24:23Z"/>
                <w:rFonts w:hint="eastAsia" w:ascii="宋体" w:hAnsi="宋体" w:eastAsia="宋体" w:cs="宋体"/>
                <w:sz w:val="21"/>
                <w:szCs w:val="21"/>
                <w:highlight w:val="none"/>
              </w:rPr>
            </w:pPr>
            <w:r>
              <w:rPr>
                <w:rFonts w:hint="eastAsia" w:ascii="宋体" w:hAnsi="宋体" w:eastAsia="宋体" w:cs="宋体"/>
                <w:sz w:val="21"/>
                <w:szCs w:val="21"/>
                <w:highlight w:val="none"/>
              </w:rPr>
              <w:t>建立督导、培训大纲；</w:t>
            </w:r>
          </w:p>
          <w:p w14:paraId="6CD154A5">
            <w:pPr>
              <w:numPr>
                <w:ilvl w:val="-1"/>
                <w:numId w:val="0"/>
              </w:numPr>
              <w:jc w:val="both"/>
              <w:rPr>
                <w:rFonts w:hint="eastAsia" w:ascii="宋体" w:hAnsi="宋体" w:eastAsia="宋体" w:cs="宋体"/>
                <w:sz w:val="21"/>
                <w:szCs w:val="21"/>
                <w:highlight w:val="none"/>
              </w:rPr>
              <w:pPrChange w:id="25" w:author="陈聪" w:date="2026-02-28T10:24:24Z">
                <w:pPr>
                  <w:jc w:val="both"/>
                </w:pPr>
              </w:pPrChange>
            </w:pPr>
            <w:r>
              <w:rPr>
                <w:rFonts w:hint="eastAsia" w:ascii="宋体" w:hAnsi="宋体" w:eastAsia="宋体" w:cs="宋体"/>
                <w:sz w:val="21"/>
                <w:szCs w:val="21"/>
                <w:highlight w:val="none"/>
              </w:rPr>
              <w:t>（2）督导、培训计划安排。</w:t>
            </w:r>
          </w:p>
          <w:p w14:paraId="1DC375CA">
            <w:pPr>
              <w:widowControl w:val="0"/>
              <w:jc w:val="both"/>
              <w:rPr>
                <w:rFonts w:hint="eastAsia" w:ascii="宋体" w:hAnsi="宋体" w:eastAsia="宋体" w:cs="宋体"/>
                <w:sz w:val="21"/>
                <w:szCs w:val="21"/>
                <w:highlight w:val="none"/>
              </w:rPr>
            </w:pPr>
            <w:r>
              <w:rPr>
                <w:rFonts w:hint="eastAsia" w:ascii="宋体" w:hAnsi="宋体" w:eastAsia="宋体" w:cs="宋体"/>
                <w:b/>
                <w:sz w:val="21"/>
                <w:szCs w:val="21"/>
                <w:highlight w:val="none"/>
              </w:rPr>
              <w:t>2、评审标准：</w:t>
            </w:r>
            <w:r>
              <w:rPr>
                <w:rFonts w:hint="eastAsia" w:ascii="宋体" w:hAnsi="宋体" w:eastAsia="宋体" w:cs="宋体"/>
                <w:bCs/>
                <w:sz w:val="21"/>
                <w:szCs w:val="21"/>
                <w:highlight w:val="none"/>
              </w:rPr>
              <w:t>（1）</w:t>
            </w:r>
            <w:r>
              <w:rPr>
                <w:rFonts w:hint="eastAsia" w:ascii="宋体" w:hAnsi="宋体" w:eastAsia="宋体" w:cs="宋体"/>
                <w:sz w:val="21"/>
                <w:szCs w:val="21"/>
                <w:highlight w:val="none"/>
              </w:rPr>
              <w:t>投标人提供以上任意一项内容，得</w:t>
            </w:r>
            <w:r>
              <w:rPr>
                <w:rFonts w:hint="eastAsia" w:ascii="宋体" w:hAnsi="宋体" w:eastAsia="宋体" w:cs="宋体"/>
                <w:sz w:val="21"/>
                <w:szCs w:val="21"/>
                <w:highlight w:val="none"/>
                <w:lang w:val="en-US" w:eastAsia="zh-CN"/>
              </w:rPr>
              <w:t>40</w:t>
            </w:r>
            <w:r>
              <w:rPr>
                <w:rFonts w:hint="eastAsia" w:ascii="宋体" w:hAnsi="宋体" w:eastAsia="宋体" w:cs="宋体"/>
                <w:sz w:val="21"/>
                <w:szCs w:val="21"/>
                <w:highlight w:val="none"/>
                <w:lang w:eastAsia="zh-CN"/>
              </w:rPr>
              <w:t>分</w:t>
            </w:r>
            <w:r>
              <w:rPr>
                <w:rFonts w:hint="eastAsia" w:ascii="宋体" w:hAnsi="宋体" w:eastAsia="宋体" w:cs="宋体"/>
                <w:sz w:val="21"/>
                <w:szCs w:val="21"/>
                <w:highlight w:val="none"/>
              </w:rPr>
              <w:t>，</w:t>
            </w:r>
            <w:r>
              <w:rPr>
                <w:rFonts w:hint="eastAsia" w:ascii="宋体" w:hAnsi="宋体" w:eastAsia="宋体" w:cs="宋体"/>
                <w:kern w:val="2"/>
                <w:sz w:val="21"/>
                <w:szCs w:val="21"/>
                <w:highlight w:val="none"/>
              </w:rPr>
              <w:t>提供两项内容得</w:t>
            </w:r>
            <w:r>
              <w:rPr>
                <w:rFonts w:hint="eastAsia" w:ascii="宋体" w:hAnsi="宋体" w:eastAsia="宋体" w:cs="宋体"/>
                <w:kern w:val="2"/>
                <w:sz w:val="21"/>
                <w:szCs w:val="21"/>
                <w:highlight w:val="none"/>
                <w:lang w:val="en-US" w:eastAsia="zh-CN"/>
              </w:rPr>
              <w:t>80</w:t>
            </w:r>
            <w:r>
              <w:rPr>
                <w:rFonts w:hint="eastAsia" w:ascii="宋体" w:hAnsi="宋体" w:eastAsia="宋体" w:cs="宋体"/>
                <w:kern w:val="2"/>
                <w:sz w:val="21"/>
                <w:szCs w:val="21"/>
                <w:highlight w:val="none"/>
                <w:lang w:eastAsia="zh-CN"/>
              </w:rPr>
              <w:t>分，最多得</w:t>
            </w:r>
            <w:r>
              <w:rPr>
                <w:rFonts w:hint="eastAsia" w:ascii="宋体" w:hAnsi="宋体" w:eastAsia="宋体" w:cs="宋体"/>
                <w:kern w:val="2"/>
                <w:sz w:val="21"/>
                <w:szCs w:val="21"/>
                <w:highlight w:val="none"/>
                <w:lang w:val="en-US" w:eastAsia="zh-CN"/>
              </w:rPr>
              <w:t>80分</w:t>
            </w:r>
            <w:r>
              <w:rPr>
                <w:rFonts w:hint="eastAsia" w:ascii="宋体" w:hAnsi="宋体" w:eastAsia="宋体" w:cs="宋体"/>
                <w:sz w:val="21"/>
                <w:szCs w:val="21"/>
                <w:highlight w:val="none"/>
              </w:rPr>
              <w:t>。</w:t>
            </w:r>
          </w:p>
          <w:p w14:paraId="4E31BA08">
            <w:pPr>
              <w:widowControl w:val="0"/>
              <w:jc w:val="both"/>
              <w:rPr>
                <w:rFonts w:hint="eastAsia" w:ascii="宋体" w:hAnsi="宋体" w:eastAsia="宋体" w:cs="宋体"/>
                <w:b/>
                <w:bCs/>
                <w:kern w:val="2"/>
                <w:sz w:val="21"/>
                <w:szCs w:val="21"/>
                <w:highlight w:val="none"/>
              </w:rPr>
            </w:pPr>
            <w:r>
              <w:rPr>
                <w:rFonts w:hint="eastAsia" w:ascii="宋体" w:hAnsi="宋体" w:eastAsia="宋体" w:cs="宋体"/>
                <w:b/>
                <w:bCs/>
                <w:sz w:val="21"/>
                <w:szCs w:val="21"/>
                <w:highlight w:val="none"/>
              </w:rPr>
              <w:t>（2）</w:t>
            </w:r>
            <w:r>
              <w:rPr>
                <w:rFonts w:hint="eastAsia" w:ascii="宋体" w:hAnsi="宋体" w:eastAsia="宋体" w:cs="宋体"/>
                <w:b/>
                <w:bCs/>
                <w:kern w:val="2"/>
                <w:sz w:val="21"/>
                <w:szCs w:val="21"/>
                <w:highlight w:val="none"/>
              </w:rPr>
              <w:t>在此基础上，专家根据各供应商的具体响应内容按照量化的评审因素指标进一步评审：</w:t>
            </w:r>
          </w:p>
          <w:p w14:paraId="1B78CF41">
            <w:pPr>
              <w:widowControl w:val="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评审为优（</w:t>
            </w:r>
            <w:r>
              <w:rPr>
                <w:rFonts w:hint="eastAsia" w:ascii="宋体" w:hAnsi="宋体" w:eastAsia="宋体" w:cs="宋体"/>
                <w:sz w:val="21"/>
                <w:szCs w:val="21"/>
                <w:highlight w:val="none"/>
              </w:rPr>
              <w:t>内容清晰、完整、科学、可执行性强</w:t>
            </w:r>
            <w:r>
              <w:rPr>
                <w:rFonts w:hint="eastAsia" w:ascii="宋体" w:hAnsi="宋体" w:eastAsia="宋体" w:cs="宋体"/>
                <w:kern w:val="2"/>
                <w:sz w:val="21"/>
                <w:szCs w:val="21"/>
                <w:highlight w:val="none"/>
              </w:rPr>
              <w:t>），加</w:t>
            </w:r>
            <w:r>
              <w:rPr>
                <w:rFonts w:hint="eastAsia" w:ascii="宋体" w:hAnsi="宋体" w:eastAsia="宋体" w:cs="宋体"/>
                <w:kern w:val="2"/>
                <w:sz w:val="21"/>
                <w:szCs w:val="21"/>
                <w:highlight w:val="none"/>
                <w:lang w:val="en-US" w:eastAsia="zh-CN"/>
              </w:rPr>
              <w:t>20</w:t>
            </w:r>
            <w:r>
              <w:rPr>
                <w:rFonts w:hint="eastAsia" w:ascii="宋体" w:hAnsi="宋体" w:eastAsia="宋体" w:cs="宋体"/>
                <w:kern w:val="2"/>
                <w:sz w:val="21"/>
                <w:szCs w:val="21"/>
                <w:highlight w:val="none"/>
                <w:lang w:eastAsia="zh-CN"/>
              </w:rPr>
              <w:t>分</w:t>
            </w:r>
            <w:r>
              <w:rPr>
                <w:rFonts w:hint="eastAsia" w:ascii="宋体" w:hAnsi="宋体" w:eastAsia="宋体" w:cs="宋体"/>
                <w:kern w:val="2"/>
                <w:sz w:val="21"/>
                <w:szCs w:val="21"/>
                <w:highlight w:val="none"/>
              </w:rPr>
              <w:t>；</w:t>
            </w:r>
          </w:p>
          <w:p w14:paraId="7673CD57">
            <w:pPr>
              <w:widowControl w:val="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评审为良（</w:t>
            </w:r>
            <w:r>
              <w:rPr>
                <w:rFonts w:hint="eastAsia" w:ascii="宋体" w:hAnsi="宋体" w:eastAsia="宋体" w:cs="宋体"/>
                <w:sz w:val="21"/>
                <w:szCs w:val="21"/>
                <w:highlight w:val="none"/>
              </w:rPr>
              <w:t>内容较清晰、较完整、较科学、可执行性较强</w:t>
            </w:r>
            <w:r>
              <w:rPr>
                <w:rFonts w:hint="eastAsia" w:ascii="宋体" w:hAnsi="宋体" w:eastAsia="宋体" w:cs="宋体"/>
                <w:kern w:val="2"/>
                <w:sz w:val="21"/>
                <w:szCs w:val="21"/>
                <w:highlight w:val="none"/>
              </w:rPr>
              <w:t>），加</w:t>
            </w:r>
            <w:r>
              <w:rPr>
                <w:rFonts w:hint="eastAsia" w:ascii="宋体" w:hAnsi="宋体" w:eastAsia="宋体" w:cs="宋体"/>
                <w:kern w:val="2"/>
                <w:sz w:val="21"/>
                <w:szCs w:val="21"/>
                <w:highlight w:val="none"/>
                <w:lang w:val="en-US" w:eastAsia="zh-CN"/>
              </w:rPr>
              <w:t>10</w:t>
            </w:r>
            <w:r>
              <w:rPr>
                <w:rFonts w:hint="eastAsia" w:ascii="宋体" w:hAnsi="宋体" w:eastAsia="宋体" w:cs="宋体"/>
                <w:kern w:val="2"/>
                <w:sz w:val="21"/>
                <w:szCs w:val="21"/>
                <w:highlight w:val="none"/>
                <w:lang w:eastAsia="zh-CN"/>
              </w:rPr>
              <w:t>分</w:t>
            </w:r>
            <w:r>
              <w:rPr>
                <w:rFonts w:hint="eastAsia" w:ascii="宋体" w:hAnsi="宋体" w:eastAsia="宋体" w:cs="宋体"/>
                <w:kern w:val="2"/>
                <w:sz w:val="21"/>
                <w:szCs w:val="21"/>
                <w:highlight w:val="none"/>
              </w:rPr>
              <w:t>；</w:t>
            </w:r>
          </w:p>
          <w:p w14:paraId="6E652B63">
            <w:pPr>
              <w:widowControl w:val="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评审为中（</w:t>
            </w:r>
            <w:r>
              <w:rPr>
                <w:rFonts w:hint="eastAsia" w:ascii="宋体" w:hAnsi="宋体" w:eastAsia="宋体" w:cs="宋体"/>
                <w:sz w:val="21"/>
                <w:szCs w:val="21"/>
                <w:highlight w:val="none"/>
              </w:rPr>
              <w:t>内容清晰、完整、科学、可执行性均一般</w:t>
            </w:r>
            <w:r>
              <w:rPr>
                <w:rFonts w:hint="eastAsia" w:ascii="宋体" w:hAnsi="宋体" w:eastAsia="宋体" w:cs="宋体"/>
                <w:kern w:val="2"/>
                <w:sz w:val="21"/>
                <w:szCs w:val="21"/>
                <w:highlight w:val="none"/>
              </w:rPr>
              <w:t>），加</w:t>
            </w:r>
            <w:r>
              <w:rPr>
                <w:rFonts w:hint="eastAsia" w:ascii="宋体" w:hAnsi="宋体" w:eastAsia="宋体" w:cs="宋体"/>
                <w:kern w:val="2"/>
                <w:sz w:val="21"/>
                <w:szCs w:val="21"/>
                <w:highlight w:val="none"/>
                <w:lang w:val="en-US" w:eastAsia="zh-CN"/>
              </w:rPr>
              <w:t>5</w:t>
            </w:r>
            <w:r>
              <w:rPr>
                <w:rFonts w:hint="eastAsia" w:ascii="宋体" w:hAnsi="宋体" w:eastAsia="宋体" w:cs="宋体"/>
                <w:kern w:val="2"/>
                <w:sz w:val="21"/>
                <w:szCs w:val="21"/>
                <w:highlight w:val="none"/>
                <w:lang w:eastAsia="zh-CN"/>
              </w:rPr>
              <w:t>分</w:t>
            </w:r>
            <w:r>
              <w:rPr>
                <w:rFonts w:hint="eastAsia" w:ascii="宋体" w:hAnsi="宋体" w:eastAsia="宋体" w:cs="宋体"/>
                <w:kern w:val="2"/>
                <w:sz w:val="21"/>
                <w:szCs w:val="21"/>
                <w:highlight w:val="none"/>
              </w:rPr>
              <w:t>；</w:t>
            </w:r>
          </w:p>
          <w:p w14:paraId="3CBD531F">
            <w:pPr>
              <w:widowControl w:val="0"/>
              <w:jc w:val="both"/>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评审为差（</w:t>
            </w:r>
            <w:r>
              <w:rPr>
                <w:rFonts w:hint="eastAsia" w:ascii="宋体" w:hAnsi="宋体" w:eastAsia="宋体" w:cs="宋体"/>
                <w:sz w:val="21"/>
                <w:szCs w:val="21"/>
                <w:highlight w:val="none"/>
              </w:rPr>
              <w:t>内容</w:t>
            </w:r>
            <w:r>
              <w:rPr>
                <w:rFonts w:hint="eastAsia" w:ascii="宋体" w:hAnsi="宋体" w:eastAsia="宋体" w:cs="宋体"/>
                <w:kern w:val="2"/>
                <w:sz w:val="21"/>
                <w:szCs w:val="21"/>
                <w:highlight w:val="none"/>
              </w:rPr>
              <w:t>不全面不具体、不具有针对性和可操作性），不</w:t>
            </w:r>
            <w:ins w:id="26" w:author="陈聪" w:date="2026-02-28T14:03:08Z">
              <w:r>
                <w:rPr>
                  <w:rFonts w:hint="eastAsia" w:ascii="宋体" w:hAnsi="宋体" w:eastAsia="宋体" w:cs="宋体"/>
                  <w:kern w:val="2"/>
                  <w:sz w:val="21"/>
                  <w:szCs w:val="21"/>
                  <w:highlight w:val="none"/>
                </w:rPr>
                <w:t>加</w:t>
              </w:r>
            </w:ins>
            <w:del w:id="27" w:author="陈聪" w:date="2026-02-28T14:03:08Z">
              <w:r>
                <w:rPr>
                  <w:rFonts w:hint="eastAsia" w:ascii="宋体" w:hAnsi="宋体" w:eastAsia="宋体" w:cs="宋体"/>
                  <w:kern w:val="2"/>
                  <w:sz w:val="21"/>
                  <w:szCs w:val="21"/>
                  <w:highlight w:val="none"/>
                </w:rPr>
                <w:delText>得</w:delText>
              </w:r>
            </w:del>
            <w:r>
              <w:rPr>
                <w:rFonts w:hint="eastAsia" w:ascii="宋体" w:hAnsi="宋体" w:eastAsia="宋体" w:cs="宋体"/>
                <w:kern w:val="2"/>
                <w:sz w:val="21"/>
                <w:szCs w:val="21"/>
                <w:highlight w:val="none"/>
              </w:rPr>
              <w:t>分；不提供不得分。</w:t>
            </w:r>
          </w:p>
          <w:p w14:paraId="0666E445">
            <w:pPr>
              <w:jc w:val="both"/>
              <w:rPr>
                <w:rFonts w:ascii="宋体" w:hAnsi="宋体" w:cs="宋体"/>
                <w:szCs w:val="21"/>
              </w:rPr>
            </w:pPr>
            <w:r>
              <w:rPr>
                <w:rFonts w:hint="eastAsia" w:ascii="宋体" w:hAnsi="宋体" w:eastAsia="宋体" w:cs="宋体"/>
                <w:kern w:val="2"/>
                <w:sz w:val="21"/>
                <w:szCs w:val="21"/>
                <w:highlight w:val="none"/>
              </w:rPr>
              <w:t>如评审为差，要求专家书面说明理由，并记录在档。</w:t>
            </w:r>
          </w:p>
        </w:tc>
      </w:tr>
      <w:tr w14:paraId="10F8FC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2787C24">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49E8F69">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lang w:val="en-US" w:eastAsia="zh-CN"/>
              </w:rPr>
              <w:t>4</w:t>
            </w:r>
          </w:p>
        </w:tc>
        <w:tc>
          <w:tcPr>
            <w:tcW w:w="2835" w:type="dxa"/>
            <w:tcBorders>
              <w:top w:val="single" w:color="000000" w:sz="8" w:space="0"/>
              <w:left w:val="single" w:color="000000" w:sz="8" w:space="0"/>
              <w:bottom w:val="single" w:color="000000" w:sz="8" w:space="0"/>
              <w:right w:val="single" w:color="000000" w:sz="8" w:space="0"/>
            </w:tcBorders>
            <w:vAlign w:val="center"/>
          </w:tcPr>
          <w:p w14:paraId="0495A0C5">
            <w:pPr>
              <w:wordWrap w:val="0"/>
              <w:jc w:val="center"/>
              <w:rPr>
                <w:rFonts w:ascii="宋体" w:hAnsi="宋体" w:cs="宋体"/>
                <w:szCs w:val="21"/>
              </w:rPr>
            </w:pPr>
            <w:r>
              <w:rPr>
                <w:rFonts w:hint="eastAsia" w:ascii="宋体" w:hAnsi="宋体" w:eastAsia="宋体" w:cs="宋体"/>
                <w:sz w:val="21"/>
                <w:szCs w:val="21"/>
                <w:highlight w:val="none"/>
              </w:rPr>
              <w:t>拟安排项目负责人情况（仅限1人）</w:t>
            </w:r>
          </w:p>
        </w:tc>
        <w:tc>
          <w:tcPr>
            <w:tcW w:w="681" w:type="dxa"/>
            <w:tcBorders>
              <w:top w:val="single" w:color="000000" w:sz="8" w:space="0"/>
              <w:left w:val="single" w:color="000000" w:sz="8" w:space="0"/>
              <w:bottom w:val="single" w:color="000000" w:sz="8" w:space="0"/>
              <w:right w:val="single" w:color="000000" w:sz="8" w:space="0"/>
            </w:tcBorders>
            <w:vAlign w:val="center"/>
          </w:tcPr>
          <w:p w14:paraId="6A621173">
            <w:pPr>
              <w:wordWrap w:val="0"/>
              <w:jc w:val="center"/>
              <w:rPr>
                <w:rFonts w:ascii="宋体" w:hAnsi="宋体" w:cs="宋体"/>
                <w:szCs w:val="21"/>
              </w:rPr>
            </w:pPr>
            <w:r>
              <w:rPr>
                <w:rFonts w:hint="eastAsia" w:ascii="宋体" w:hAnsi="宋体" w:eastAsia="宋体" w:cs="宋体"/>
                <w:sz w:val="21"/>
                <w:szCs w:val="21"/>
                <w:highlight w:val="none"/>
                <w:lang w:val="en-US" w:eastAsia="zh-CN"/>
              </w:rPr>
              <w:t>20</w:t>
            </w:r>
          </w:p>
        </w:tc>
        <w:tc>
          <w:tcPr>
            <w:tcW w:w="4196" w:type="dxa"/>
            <w:tcBorders>
              <w:top w:val="single" w:color="000000" w:sz="8" w:space="0"/>
              <w:left w:val="single" w:color="000000" w:sz="8" w:space="0"/>
              <w:bottom w:val="single" w:color="000000" w:sz="8" w:space="0"/>
              <w:right w:val="single" w:color="000000" w:sz="8" w:space="0"/>
            </w:tcBorders>
            <w:vAlign w:val="top"/>
          </w:tcPr>
          <w:p w14:paraId="0AAB487E">
            <w:pPr>
              <w:wordWrap w:val="0"/>
              <w:jc w:val="both"/>
              <w:rPr>
                <w:rFonts w:hint="eastAsia" w:ascii="宋体" w:hAnsi="宋体" w:eastAsia="宋体" w:cs="宋体"/>
                <w:sz w:val="21"/>
                <w:szCs w:val="21"/>
                <w:highlight w:val="none"/>
              </w:rPr>
            </w:pPr>
            <w:r>
              <w:rPr>
                <w:rFonts w:hint="eastAsia" w:ascii="宋体" w:hAnsi="宋体" w:eastAsia="宋体" w:cs="宋体"/>
                <w:b/>
                <w:bCs/>
                <w:sz w:val="21"/>
                <w:szCs w:val="21"/>
                <w:highlight w:val="none"/>
              </w:rPr>
              <w:t>1、评审标准：</w:t>
            </w:r>
            <w:r>
              <w:rPr>
                <w:rFonts w:hint="eastAsia" w:ascii="宋体" w:hAnsi="宋体" w:eastAsia="宋体" w:cs="宋体"/>
                <w:sz w:val="21"/>
                <w:szCs w:val="21"/>
                <w:highlight w:val="none"/>
              </w:rPr>
              <w:t>项目负责人应具备以下条件：</w:t>
            </w:r>
          </w:p>
          <w:p w14:paraId="0313F298">
            <w:pPr>
              <w:wordWrap w:val="0"/>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（1）具有法学或社会工作专业本科</w:t>
            </w:r>
            <w:r>
              <w:rPr>
                <w:rFonts w:hint="eastAsia" w:ascii="宋体" w:hAnsi="宋体" w:eastAsia="宋体" w:cs="宋体"/>
                <w:sz w:val="21"/>
                <w:szCs w:val="21"/>
                <w:highlight w:val="none"/>
                <w:lang w:eastAsia="zh-CN"/>
              </w:rPr>
              <w:t>或</w:t>
            </w:r>
            <w:r>
              <w:rPr>
                <w:rFonts w:hint="eastAsia" w:ascii="宋体" w:hAnsi="宋体" w:eastAsia="宋体" w:cs="宋体"/>
                <w:sz w:val="21"/>
                <w:szCs w:val="21"/>
                <w:highlight w:val="none"/>
              </w:rPr>
              <w:t>以上学历</w:t>
            </w:r>
            <w:ins w:id="28" w:author="陈聪" w:date="2026-02-28T10:41:16Z">
              <w:r>
                <w:rPr>
                  <w:rFonts w:hint="eastAsia" w:ascii="宋体" w:hAnsi="宋体" w:cs="宋体"/>
                  <w:sz w:val="21"/>
                  <w:szCs w:val="21"/>
                  <w:highlight w:val="none"/>
                  <w:lang w:val="en-US" w:eastAsia="zh-CN"/>
                </w:rPr>
                <w:t>的</w:t>
              </w:r>
            </w:ins>
            <w:ins w:id="29" w:author="陈聪" w:date="2026-02-28T10:41:17Z">
              <w:r>
                <w:rPr>
                  <w:rFonts w:hint="eastAsia" w:ascii="宋体" w:hAnsi="宋体" w:cs="宋体"/>
                  <w:sz w:val="21"/>
                  <w:szCs w:val="21"/>
                  <w:highlight w:val="none"/>
                  <w:lang w:val="en-US" w:eastAsia="zh-CN"/>
                </w:rPr>
                <w:t>，</w:t>
              </w:r>
            </w:ins>
            <w:ins w:id="30" w:author="陈聪" w:date="2026-02-28T10:41:18Z">
              <w:r>
                <w:rPr>
                  <w:rFonts w:hint="eastAsia" w:ascii="宋体" w:hAnsi="宋体" w:cs="宋体"/>
                  <w:sz w:val="21"/>
                  <w:szCs w:val="21"/>
                  <w:highlight w:val="none"/>
                  <w:lang w:val="en-US" w:eastAsia="zh-CN"/>
                </w:rPr>
                <w:t>得</w:t>
              </w:r>
            </w:ins>
            <w:ins w:id="31" w:author="陈聪" w:date="2026-02-28T10:41:19Z">
              <w:r>
                <w:rPr>
                  <w:rFonts w:hint="eastAsia" w:ascii="宋体" w:hAnsi="宋体" w:cs="宋体"/>
                  <w:sz w:val="21"/>
                  <w:szCs w:val="21"/>
                  <w:highlight w:val="none"/>
                  <w:lang w:val="en-US" w:eastAsia="zh-CN"/>
                </w:rPr>
                <w:t>3</w:t>
              </w:r>
            </w:ins>
            <w:ins w:id="32" w:author="陈聪" w:date="2026-02-28T10:41:20Z">
              <w:r>
                <w:rPr>
                  <w:rFonts w:hint="eastAsia" w:ascii="宋体" w:hAnsi="宋体" w:cs="宋体"/>
                  <w:sz w:val="21"/>
                  <w:szCs w:val="21"/>
                  <w:highlight w:val="none"/>
                  <w:lang w:val="en-US" w:eastAsia="zh-CN"/>
                </w:rPr>
                <w:t>0分</w:t>
              </w:r>
            </w:ins>
            <w:r>
              <w:rPr>
                <w:rFonts w:hint="eastAsia" w:ascii="宋体" w:hAnsi="宋体" w:eastAsia="宋体" w:cs="宋体"/>
                <w:sz w:val="21"/>
                <w:szCs w:val="21"/>
                <w:highlight w:val="none"/>
              </w:rPr>
              <w:t>；</w:t>
            </w:r>
          </w:p>
          <w:p w14:paraId="207F526A">
            <w:pPr>
              <w:wordWrap w:val="0"/>
              <w:jc w:val="both"/>
              <w:rPr>
                <w:del w:id="33" w:author="陈聪" w:date="2026-02-28T10:41:31Z"/>
                <w:rFonts w:hint="eastAsia" w:ascii="宋体" w:hAnsi="宋体" w:eastAsia="宋体" w:cs="宋体"/>
                <w:sz w:val="21"/>
                <w:szCs w:val="21"/>
                <w:highlight w:val="none"/>
              </w:rPr>
            </w:pPr>
            <w:r>
              <w:rPr>
                <w:rFonts w:hint="eastAsia" w:ascii="宋体" w:hAnsi="宋体" w:eastAsia="宋体" w:cs="宋体"/>
                <w:sz w:val="21"/>
                <w:szCs w:val="21"/>
                <w:highlight w:val="none"/>
              </w:rPr>
              <w:t>（2）</w:t>
            </w:r>
            <w:del w:id="34" w:author="陈聪" w:date="2026-02-28T10:41:31Z">
              <w:r>
                <w:rPr>
                  <w:rFonts w:hint="eastAsia" w:ascii="宋体" w:hAnsi="宋体" w:eastAsia="宋体" w:cs="宋体"/>
                  <w:sz w:val="21"/>
                  <w:szCs w:val="21"/>
                  <w:highlight w:val="none"/>
                </w:rPr>
                <w:delText>持有社会工作师或以上级别的社会工作者职业资格证书；</w:delText>
              </w:r>
            </w:del>
          </w:p>
          <w:p w14:paraId="24F81A40">
            <w:pPr>
              <w:wordWrap w:val="0"/>
              <w:jc w:val="both"/>
              <w:rPr>
                <w:del w:id="35" w:author="陈聪" w:date="2026-02-28T10:41:31Z"/>
                <w:rFonts w:hint="eastAsia" w:ascii="宋体" w:hAnsi="宋体" w:eastAsia="宋体" w:cs="宋体"/>
                <w:sz w:val="21"/>
                <w:szCs w:val="21"/>
                <w:highlight w:val="none"/>
              </w:rPr>
            </w:pPr>
            <w:del w:id="36" w:author="陈聪" w:date="2026-02-28T10:41:31Z">
              <w:r>
                <w:rPr>
                  <w:rFonts w:hint="eastAsia" w:ascii="宋体" w:hAnsi="宋体" w:eastAsia="宋体" w:cs="宋体"/>
                  <w:sz w:val="21"/>
                  <w:szCs w:val="21"/>
                  <w:highlight w:val="none"/>
                  <w:lang w:eastAsia="zh-CN"/>
                </w:rPr>
                <w:delText>（</w:delText>
              </w:r>
            </w:del>
            <w:del w:id="37" w:author="陈聪" w:date="2026-02-28T10:41:31Z">
              <w:r>
                <w:rPr>
                  <w:rFonts w:hint="eastAsia" w:ascii="宋体" w:hAnsi="宋体" w:eastAsia="宋体" w:cs="宋体"/>
                  <w:sz w:val="21"/>
                  <w:szCs w:val="21"/>
                  <w:highlight w:val="none"/>
                  <w:lang w:val="en-US" w:eastAsia="zh-CN"/>
                </w:rPr>
                <w:delText>3</w:delText>
              </w:r>
            </w:del>
            <w:del w:id="38" w:author="陈聪" w:date="2026-02-28T10:41:31Z">
              <w:r>
                <w:rPr>
                  <w:rFonts w:hint="eastAsia" w:ascii="宋体" w:hAnsi="宋体" w:eastAsia="宋体" w:cs="宋体"/>
                  <w:sz w:val="21"/>
                  <w:szCs w:val="21"/>
                  <w:highlight w:val="none"/>
                  <w:lang w:eastAsia="zh-CN"/>
                </w:rPr>
                <w:delText>）</w:delText>
              </w:r>
            </w:del>
            <w:del w:id="39" w:author="陈聪" w:date="2026-02-28T10:41:31Z">
              <w:r>
                <w:rPr>
                  <w:rFonts w:hint="eastAsia" w:ascii="宋体" w:hAnsi="宋体" w:eastAsia="宋体" w:cs="宋体"/>
                  <w:sz w:val="21"/>
                  <w:szCs w:val="21"/>
                  <w:highlight w:val="none"/>
                </w:rPr>
                <w:delText>具有法律职业资格证书；</w:delText>
              </w:r>
            </w:del>
          </w:p>
          <w:p w14:paraId="3C2E7EFA">
            <w:pPr>
              <w:pStyle w:val="17"/>
              <w:rPr>
                <w:rFonts w:hint="eastAsia" w:ascii="宋体" w:hAnsi="宋体" w:eastAsia="宋体" w:cs="宋体"/>
                <w:sz w:val="21"/>
                <w:szCs w:val="21"/>
                <w:highlight w:val="none"/>
                <w:lang w:val="en" w:eastAsia="zh-CN"/>
              </w:rPr>
            </w:pPr>
            <w:del w:id="40" w:author="陈聪" w:date="2026-02-28T10:41:31Z">
              <w:r>
                <w:rPr>
                  <w:rFonts w:hint="eastAsia" w:ascii="宋体" w:hAnsi="宋体" w:eastAsia="宋体" w:cs="宋体"/>
                  <w:sz w:val="21"/>
                  <w:szCs w:val="21"/>
                  <w:highlight w:val="none"/>
                  <w:lang w:val="en" w:eastAsia="zh-CN"/>
                </w:rPr>
                <w:delText>（</w:delText>
              </w:r>
            </w:del>
            <w:del w:id="41" w:author="陈聪" w:date="2026-02-28T10:41:31Z">
              <w:r>
                <w:rPr>
                  <w:rFonts w:hint="eastAsia" w:ascii="宋体" w:hAnsi="宋体" w:eastAsia="宋体" w:cs="宋体"/>
                  <w:sz w:val="21"/>
                  <w:szCs w:val="21"/>
                  <w:highlight w:val="none"/>
                  <w:lang w:val="en-US" w:eastAsia="zh-CN"/>
                </w:rPr>
                <w:delText>4</w:delText>
              </w:r>
            </w:del>
            <w:del w:id="42" w:author="陈聪" w:date="2026-02-28T10:41:31Z">
              <w:r>
                <w:rPr>
                  <w:rFonts w:hint="eastAsia" w:ascii="宋体" w:hAnsi="宋体" w:eastAsia="宋体" w:cs="宋体"/>
                  <w:sz w:val="21"/>
                  <w:szCs w:val="21"/>
                  <w:highlight w:val="none"/>
                  <w:lang w:val="en" w:eastAsia="zh-CN"/>
                </w:rPr>
                <w:delText>）</w:delText>
              </w:r>
            </w:del>
            <w:r>
              <w:rPr>
                <w:rFonts w:hint="eastAsia" w:ascii="宋体" w:hAnsi="宋体" w:eastAsia="宋体" w:cs="宋体"/>
                <w:sz w:val="21"/>
                <w:szCs w:val="21"/>
                <w:highlight w:val="none"/>
                <w:lang w:eastAsia="zh-CN"/>
              </w:rPr>
              <w:t>具有</w:t>
            </w:r>
            <w:r>
              <w:rPr>
                <w:rFonts w:hint="eastAsia" w:ascii="宋体" w:hAnsi="宋体" w:eastAsia="宋体" w:cs="宋体"/>
                <w:sz w:val="21"/>
                <w:szCs w:val="21"/>
                <w:highlight w:val="none"/>
                <w:lang w:val="en-US" w:eastAsia="zh-CN"/>
              </w:rPr>
              <w:t>3年或以上的</w:t>
            </w:r>
            <w:ins w:id="43" w:author="陈聪" w:date="2026-02-28T10:42:44Z">
              <w:r>
                <w:rPr>
                  <w:rFonts w:hint="eastAsia" w:ascii="宋体" w:hAnsi="宋体" w:eastAsia="宋体" w:cs="宋体"/>
                  <w:b w:val="0"/>
                  <w:bCs w:val="0"/>
                  <w:color w:val="000000"/>
                  <w:sz w:val="21"/>
                  <w:szCs w:val="21"/>
                  <w:highlight w:val="none"/>
                  <w:lang w:eastAsia="zh-CN" w:bidi="ar"/>
                </w:rPr>
                <w:t>人民调解领域的项目服务经验（</w:t>
              </w:r>
            </w:ins>
            <w:ins w:id="44" w:author="陈聪" w:date="2026-02-28T10:42:44Z">
              <w:r>
                <w:rPr>
                  <w:rFonts w:hint="eastAsia" w:ascii="宋体" w:hAnsi="宋体" w:eastAsia="宋体" w:cs="宋体"/>
                  <w:b w:val="0"/>
                  <w:bCs w:val="0"/>
                  <w:color w:val="000000"/>
                  <w:sz w:val="21"/>
                  <w:szCs w:val="21"/>
                  <w:highlight w:val="none"/>
                  <w:lang w:bidi="ar"/>
                </w:rPr>
                <w:t>项目名称或项目服务内容为人民调解</w:t>
              </w:r>
            </w:ins>
            <w:ins w:id="45" w:author="陈聪" w:date="2026-02-28T10:42:44Z">
              <w:r>
                <w:rPr>
                  <w:rFonts w:hint="eastAsia" w:ascii="宋体" w:hAnsi="宋体" w:eastAsia="宋体" w:cs="宋体"/>
                  <w:b w:val="0"/>
                  <w:bCs w:val="0"/>
                  <w:color w:val="000000"/>
                  <w:sz w:val="21"/>
                  <w:szCs w:val="21"/>
                  <w:highlight w:val="none"/>
                  <w:lang w:eastAsia="zh-CN" w:bidi="ar"/>
                </w:rPr>
                <w:t>社工服务或人民调解法律服务或司法领域专职社工服务等相关服务项目判定为人民调解领域服务项目）</w:t>
              </w:r>
            </w:ins>
            <w:ins w:id="46" w:author="陈聪" w:date="2026-02-28T10:43:04Z">
              <w:r>
                <w:rPr>
                  <w:rFonts w:hint="eastAsia" w:hAnsi="宋体" w:cs="宋体"/>
                  <w:b w:val="0"/>
                  <w:bCs w:val="0"/>
                  <w:color w:val="000000"/>
                  <w:sz w:val="21"/>
                  <w:szCs w:val="21"/>
                  <w:highlight w:val="none"/>
                  <w:lang w:val="en-US" w:eastAsia="zh-CN" w:bidi="ar"/>
                </w:rPr>
                <w:t>的，</w:t>
              </w:r>
            </w:ins>
            <w:ins w:id="47" w:author="陈聪" w:date="2026-02-28T10:43:05Z">
              <w:commentRangeStart w:id="0"/>
              <w:r>
                <w:rPr>
                  <w:rFonts w:hint="eastAsia" w:hAnsi="宋体" w:cs="宋体"/>
                  <w:b w:val="0"/>
                  <w:bCs w:val="0"/>
                  <w:color w:val="000000"/>
                  <w:sz w:val="21"/>
                  <w:szCs w:val="21"/>
                  <w:highlight w:val="none"/>
                  <w:lang w:val="en-US" w:eastAsia="zh-CN" w:bidi="ar"/>
                </w:rPr>
                <w:t>得</w:t>
              </w:r>
              <w:commentRangeEnd w:id="0"/>
            </w:ins>
            <w:r>
              <w:rPr>
                <w:woUserID w:val="1"/>
              </w:rPr>
              <w:commentReference w:id="0"/>
            </w:r>
            <w:ins w:id="48" w:author="陈聪" w:date="2026-02-28T10:43:07Z">
              <w:r>
                <w:rPr>
                  <w:rFonts w:hint="eastAsia" w:hAnsi="宋体" w:cs="宋体"/>
                  <w:b w:val="0"/>
                  <w:bCs w:val="0"/>
                  <w:color w:val="000000"/>
                  <w:sz w:val="21"/>
                  <w:szCs w:val="21"/>
                  <w:highlight w:val="none"/>
                  <w:lang w:val="en-US" w:eastAsia="zh-CN" w:bidi="ar"/>
                </w:rPr>
                <w:t>70分</w:t>
              </w:r>
            </w:ins>
            <w:r>
              <w:rPr>
                <w:rFonts w:hint="eastAsia" w:ascii="宋体" w:hAnsi="宋体" w:eastAsia="宋体" w:cs="宋体"/>
                <w:sz w:val="21"/>
                <w:szCs w:val="21"/>
                <w:highlight w:val="none"/>
                <w:lang w:eastAsia="zh-CN"/>
              </w:rPr>
              <w:t>；</w:t>
            </w:r>
          </w:p>
          <w:p w14:paraId="40B215AB">
            <w:pPr>
              <w:wordWrap w:val="0"/>
              <w:jc w:val="both"/>
              <w:rPr>
                <w:rFonts w:hint="eastAsia" w:ascii="宋体" w:hAnsi="宋体" w:eastAsia="宋体" w:cs="宋体"/>
                <w:sz w:val="21"/>
                <w:szCs w:val="21"/>
                <w:highlight w:val="none"/>
                <w:lang w:val="en-US" w:eastAsia="zh-CN"/>
              </w:rPr>
            </w:pPr>
            <w:ins w:id="49" w:author="陈聪" w:date="2026-02-28T10:43:17Z">
              <w:r>
                <w:rPr>
                  <w:rFonts w:hint="eastAsia" w:ascii="宋体" w:hAnsi="宋体" w:cs="宋体"/>
                  <w:sz w:val="21"/>
                  <w:szCs w:val="21"/>
                  <w:highlight w:val="none"/>
                  <w:lang w:val="en-US" w:eastAsia="zh-CN"/>
                </w:rPr>
                <w:t>以上</w:t>
              </w:r>
            </w:ins>
            <w:ins w:id="50" w:author="陈聪" w:date="2026-02-28T10:43:24Z">
              <w:r>
                <w:rPr>
                  <w:rFonts w:hint="eastAsia" w:ascii="宋体" w:hAnsi="宋体" w:cs="宋体"/>
                  <w:sz w:val="21"/>
                  <w:szCs w:val="21"/>
                  <w:highlight w:val="none"/>
                  <w:lang w:val="en-US" w:eastAsia="zh-CN"/>
                </w:rPr>
                <w:t>两项</w:t>
              </w:r>
            </w:ins>
            <w:ins w:id="51" w:author="陈聪" w:date="2026-02-28T10:43:26Z">
              <w:r>
                <w:rPr>
                  <w:rFonts w:hint="eastAsia" w:ascii="宋体" w:hAnsi="宋体" w:cs="宋体"/>
                  <w:sz w:val="21"/>
                  <w:szCs w:val="21"/>
                  <w:highlight w:val="none"/>
                  <w:lang w:val="en-US" w:eastAsia="zh-CN"/>
                </w:rPr>
                <w:t>累计</w:t>
              </w:r>
            </w:ins>
            <w:r>
              <w:rPr>
                <w:rFonts w:hint="eastAsia" w:ascii="宋体" w:hAnsi="宋体" w:eastAsia="宋体" w:cs="宋体"/>
                <w:sz w:val="21"/>
                <w:szCs w:val="21"/>
                <w:highlight w:val="none"/>
                <w:lang w:val="en-US" w:eastAsia="zh-CN"/>
              </w:rPr>
              <w:t>最高</w:t>
            </w:r>
            <w:ins w:id="52" w:author="陈聪" w:date="2026-02-28T10:43:29Z">
              <w:r>
                <w:rPr>
                  <w:rFonts w:hint="eastAsia" w:ascii="宋体" w:hAnsi="宋体" w:cs="宋体"/>
                  <w:sz w:val="21"/>
                  <w:szCs w:val="21"/>
                  <w:highlight w:val="none"/>
                  <w:lang w:val="en-US" w:eastAsia="zh-CN"/>
                </w:rPr>
                <w:t>得</w:t>
              </w:r>
            </w:ins>
            <w:r>
              <w:rPr>
                <w:rFonts w:hint="eastAsia" w:ascii="宋体" w:hAnsi="宋体" w:eastAsia="宋体" w:cs="宋体"/>
                <w:sz w:val="21"/>
                <w:szCs w:val="21"/>
                <w:highlight w:val="none"/>
                <w:lang w:val="en-US" w:eastAsia="zh-CN"/>
              </w:rPr>
              <w:t>100分。</w:t>
            </w:r>
          </w:p>
          <w:p w14:paraId="78476EC2">
            <w:pPr>
              <w:widowControl w:val="0"/>
              <w:numPr>
                <w:ilvl w:val="0"/>
                <w:numId w:val="0"/>
              </w:numPr>
              <w:jc w:val="both"/>
              <w:rPr>
                <w:rFonts w:hint="eastAsia" w:ascii="宋体" w:hAnsi="宋体" w:eastAsia="宋体" w:cs="宋体"/>
                <w:sz w:val="21"/>
                <w:szCs w:val="21"/>
                <w:highlight w:val="none"/>
                <w:lang w:eastAsia="zh-CN"/>
              </w:rPr>
            </w:pPr>
            <w:r>
              <w:rPr>
                <w:rFonts w:hint="eastAsia" w:ascii="宋体" w:hAnsi="宋体" w:eastAsia="宋体" w:cs="宋体"/>
                <w:b/>
                <w:bCs/>
                <w:sz w:val="21"/>
                <w:szCs w:val="21"/>
                <w:highlight w:val="none"/>
                <w:lang w:val="en-US" w:eastAsia="zh-CN"/>
              </w:rPr>
              <w:t>2、</w:t>
            </w:r>
            <w:r>
              <w:rPr>
                <w:rFonts w:hint="eastAsia" w:ascii="宋体" w:hAnsi="宋体" w:eastAsia="宋体" w:cs="宋体"/>
                <w:b/>
                <w:bCs/>
                <w:sz w:val="21"/>
                <w:szCs w:val="21"/>
                <w:highlight w:val="none"/>
              </w:rPr>
              <w:t>证明文件：</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提供</w:t>
            </w:r>
            <w:ins w:id="53" w:author="陈聪" w:date="2026-02-28T10:43:59Z">
              <w:r>
                <w:rPr>
                  <w:rFonts w:hint="eastAsia" w:ascii="宋体" w:hAnsi="宋体" w:cs="宋体"/>
                  <w:sz w:val="21"/>
                  <w:szCs w:val="21"/>
                  <w:highlight w:val="none"/>
                  <w:lang w:val="en-US" w:eastAsia="zh-CN"/>
                </w:rPr>
                <w:t>毕业证书</w:t>
              </w:r>
            </w:ins>
            <w:r>
              <w:rPr>
                <w:rFonts w:hint="eastAsia" w:ascii="宋体" w:hAnsi="宋体" w:eastAsia="宋体" w:cs="宋体"/>
                <w:sz w:val="21"/>
                <w:szCs w:val="21"/>
                <w:highlight w:val="none"/>
              </w:rPr>
              <w:t>及学历验证证明【验证证明需提供学信网查询记录截图（www.chsi.com.cn），由于较早颁发的证书，在学信网无法查询的，需提供毕业院校或者人社部门或监管部门出具的证明；国外学历证书提供教育部留学服务中心出具的国外学历认证书以及教育部留学服务中心官网查询截图（zwfw.cscse.edu.cn）】，若证明文件为其它语言，附中文译文，以中文译文为准</w:t>
            </w:r>
            <w:r>
              <w:rPr>
                <w:rFonts w:hint="eastAsia" w:ascii="宋体" w:hAnsi="宋体" w:eastAsia="宋体" w:cs="宋体"/>
                <w:sz w:val="21"/>
                <w:szCs w:val="21"/>
                <w:highlight w:val="none"/>
                <w:lang w:eastAsia="zh-CN"/>
              </w:rPr>
              <w:t>。</w:t>
            </w:r>
          </w:p>
          <w:p w14:paraId="3BE29946">
            <w:pPr>
              <w:widowControl w:val="0"/>
              <w:numPr>
                <w:ilvl w:val="0"/>
                <w:numId w:val="0"/>
              </w:numPr>
              <w:jc w:val="both"/>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lang w:eastAsia="zh-CN"/>
              </w:rPr>
              <w:t>）工作经验证明提供可证明相关从业经验证明材料，体现项目负责人具有人民调解经验的证明</w:t>
            </w:r>
            <w:commentRangeStart w:id="1"/>
            <w:r>
              <w:rPr>
                <w:rFonts w:hint="eastAsia" w:ascii="宋体" w:hAnsi="宋体" w:eastAsia="宋体" w:cs="宋体"/>
                <w:sz w:val="21"/>
                <w:szCs w:val="21"/>
                <w:highlight w:val="none"/>
                <w:lang w:eastAsia="zh-CN"/>
              </w:rPr>
              <w:t>材料</w:t>
            </w:r>
            <w:commentRangeEnd w:id="1"/>
            <w:r>
              <w:rPr>
                <w:woUserID w:val="1"/>
              </w:rPr>
              <w:commentReference w:id="1"/>
            </w:r>
            <w:r>
              <w:rPr>
                <w:rFonts w:hint="eastAsia" w:ascii="宋体" w:hAnsi="宋体" w:eastAsia="宋体" w:cs="宋体"/>
                <w:sz w:val="21"/>
                <w:szCs w:val="21"/>
                <w:highlight w:val="none"/>
                <w:lang w:eastAsia="zh-CN"/>
              </w:rPr>
              <w:t>（如：司法机关颁发的聘书</w:t>
            </w:r>
            <w:r>
              <w:rPr>
                <w:rFonts w:hint="eastAsia" w:ascii="宋体" w:hAnsi="宋体" w:eastAsia="宋体" w:cs="宋体"/>
                <w:sz w:val="21"/>
                <w:szCs w:val="21"/>
                <w:highlight w:val="none"/>
                <w:lang w:val="en-US" w:eastAsia="zh-CN"/>
              </w:rPr>
              <w:t>或</w:t>
            </w:r>
            <w:commentRangeStart w:id="2"/>
            <w:r>
              <w:rPr>
                <w:rFonts w:hint="eastAsia" w:ascii="宋体" w:hAnsi="宋体" w:eastAsia="宋体" w:cs="宋体"/>
                <w:sz w:val="21"/>
                <w:szCs w:val="21"/>
                <w:highlight w:val="none"/>
                <w:lang w:eastAsia="zh-CN"/>
              </w:rPr>
              <w:t>表彰奖励</w:t>
            </w:r>
            <w:commentRangeEnd w:id="2"/>
            <w:r>
              <w:rPr>
                <w:woUserID w:val="1"/>
              </w:rPr>
              <w:commentReference w:id="2"/>
            </w:r>
            <w:r>
              <w:rPr>
                <w:rFonts w:hint="eastAsia" w:ascii="宋体" w:hAnsi="宋体" w:eastAsia="宋体" w:cs="宋体"/>
                <w:sz w:val="21"/>
                <w:szCs w:val="21"/>
                <w:highlight w:val="none"/>
                <w:lang w:eastAsia="zh-CN"/>
              </w:rPr>
              <w:t>或服务合同等证明材料）。</w:t>
            </w:r>
          </w:p>
          <w:p w14:paraId="1D42ADF3">
            <w:pPr>
              <w:widowControl/>
              <w:wordWrap w:val="0"/>
              <w:jc w:val="both"/>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bidi="ar-SA"/>
              </w:rPr>
              <w:t>（3）</w:t>
            </w:r>
            <w:r>
              <w:rPr>
                <w:rFonts w:hint="eastAsia" w:ascii="宋体" w:hAnsi="宋体" w:eastAsia="宋体" w:cs="宋体"/>
                <w:sz w:val="21"/>
                <w:szCs w:val="21"/>
                <w:highlight w:val="none"/>
              </w:rPr>
              <w:t>提供投标人为该项目负责人缴纳的近三个月</w:t>
            </w:r>
            <w:commentRangeStart w:id="3"/>
            <w:r>
              <w:rPr>
                <w:rFonts w:hint="eastAsia" w:ascii="宋体" w:hAnsi="宋体" w:eastAsia="宋体" w:cs="宋体"/>
                <w:sz w:val="21"/>
                <w:szCs w:val="21"/>
                <w:highlight w:val="none"/>
              </w:rPr>
              <w:t>（202</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年</w:t>
            </w: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月至</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月）</w:t>
            </w:r>
            <w:commentRangeEnd w:id="3"/>
            <w:r>
              <w:commentReference w:id="3"/>
            </w:r>
            <w:r>
              <w:rPr>
                <w:rFonts w:hint="eastAsia" w:ascii="宋体" w:hAnsi="宋体" w:eastAsia="宋体" w:cs="宋体"/>
                <w:sz w:val="21"/>
                <w:szCs w:val="21"/>
                <w:highlight w:val="none"/>
              </w:rPr>
              <w:t>的社保证明作为自有员工的证明依据（如开标日上一个月社保材料因社保部门原因暂时无法取得，则可往前顺延一个月），如投标人为新成立且成立时间不足三个月可提供加盖公章的情况说明或者证明材料亦视为符合</w:t>
            </w:r>
            <w:r>
              <w:rPr>
                <w:rFonts w:hint="eastAsia" w:ascii="宋体" w:hAnsi="宋体" w:eastAsia="宋体" w:cs="宋体"/>
                <w:sz w:val="21"/>
                <w:szCs w:val="21"/>
                <w:highlight w:val="none"/>
                <w:lang w:eastAsia="zh-CN"/>
              </w:rPr>
              <w:t>。</w:t>
            </w:r>
          </w:p>
          <w:p w14:paraId="08289AFA">
            <w:pPr>
              <w:widowControl w:val="0"/>
              <w:jc w:val="both"/>
              <w:rPr>
                <w:rFonts w:ascii="宋体" w:hAnsi="宋体" w:cs="宋体"/>
                <w:szCs w:val="21"/>
              </w:rPr>
            </w:pPr>
            <w:r>
              <w:rPr>
                <w:rFonts w:hint="eastAsia" w:ascii="宋体" w:hAnsi="宋体" w:eastAsia="宋体" w:cs="宋体"/>
                <w:sz w:val="21"/>
                <w:szCs w:val="21"/>
                <w:highlight w:val="none"/>
              </w:rPr>
              <w:t>以上提供扫描件，原件备查，未提供或提供不清晰导致无法判断的，不得分。</w:t>
            </w:r>
          </w:p>
        </w:tc>
      </w:tr>
      <w:tr w14:paraId="3711ABA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7363348B">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100E7621">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lang w:val="en-US" w:eastAsia="zh-CN"/>
              </w:rPr>
              <w:t>5</w:t>
            </w:r>
          </w:p>
        </w:tc>
        <w:tc>
          <w:tcPr>
            <w:tcW w:w="2835" w:type="dxa"/>
            <w:tcBorders>
              <w:top w:val="single" w:color="000000" w:sz="8" w:space="0"/>
              <w:left w:val="single" w:color="000000" w:sz="8" w:space="0"/>
              <w:bottom w:val="single" w:color="000000" w:sz="8" w:space="0"/>
              <w:right w:val="single" w:color="000000" w:sz="8" w:space="0"/>
            </w:tcBorders>
            <w:vAlign w:val="center"/>
          </w:tcPr>
          <w:p w14:paraId="3A36F2BC">
            <w:pPr>
              <w:wordWrap w:val="0"/>
              <w:jc w:val="center"/>
              <w:rPr>
                <w:rFonts w:ascii="宋体" w:hAnsi="宋体" w:cs="宋体"/>
                <w:szCs w:val="21"/>
              </w:rPr>
            </w:pPr>
            <w:r>
              <w:rPr>
                <w:rFonts w:hint="eastAsia" w:ascii="宋体" w:hAnsi="宋体" w:eastAsia="宋体" w:cs="宋体"/>
                <w:sz w:val="21"/>
                <w:szCs w:val="21"/>
                <w:highlight w:val="none"/>
              </w:rPr>
              <w:t>拟安排项目团队成员情况（项目负责人除外）</w:t>
            </w:r>
          </w:p>
        </w:tc>
        <w:tc>
          <w:tcPr>
            <w:tcW w:w="681" w:type="dxa"/>
            <w:tcBorders>
              <w:top w:val="single" w:color="000000" w:sz="8" w:space="0"/>
              <w:left w:val="single" w:color="000000" w:sz="8" w:space="0"/>
              <w:bottom w:val="single" w:color="000000" w:sz="8" w:space="0"/>
              <w:right w:val="single" w:color="000000" w:sz="8" w:space="0"/>
            </w:tcBorders>
            <w:vAlign w:val="center"/>
          </w:tcPr>
          <w:p w14:paraId="776607C4">
            <w:pPr>
              <w:wordWrap w:val="0"/>
              <w:jc w:val="center"/>
              <w:rPr>
                <w:rFonts w:ascii="宋体" w:hAnsi="宋体" w:cs="宋体"/>
                <w:szCs w:val="21"/>
              </w:rPr>
            </w:pPr>
            <w:r>
              <w:rPr>
                <w:rFonts w:hint="eastAsia" w:ascii="宋体" w:hAnsi="宋体" w:eastAsia="宋体" w:cs="宋体"/>
                <w:sz w:val="21"/>
                <w:szCs w:val="21"/>
                <w:highlight w:val="none"/>
                <w:lang w:val="en-US" w:eastAsia="zh-CN"/>
              </w:rPr>
              <w:t>20</w:t>
            </w:r>
          </w:p>
        </w:tc>
        <w:tc>
          <w:tcPr>
            <w:tcW w:w="4196" w:type="dxa"/>
            <w:tcBorders>
              <w:top w:val="single" w:color="000000" w:sz="8" w:space="0"/>
              <w:left w:val="single" w:color="000000" w:sz="8" w:space="0"/>
              <w:bottom w:val="single" w:color="000000" w:sz="8" w:space="0"/>
              <w:right w:val="single" w:color="000000" w:sz="8" w:space="0"/>
            </w:tcBorders>
            <w:vAlign w:val="center"/>
          </w:tcPr>
          <w:p w14:paraId="7010A546">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1"/>
                <w:szCs w:val="21"/>
                <w:highlight w:val="none"/>
                <w:lang w:eastAsia="zh-CN"/>
              </w:rPr>
            </w:pPr>
            <w:r>
              <w:rPr>
                <w:rFonts w:hint="eastAsia" w:ascii="宋体" w:hAnsi="宋体" w:eastAsia="宋体" w:cs="宋体"/>
                <w:b/>
                <w:bCs/>
                <w:sz w:val="21"/>
                <w:szCs w:val="21"/>
                <w:highlight w:val="none"/>
              </w:rPr>
              <w:t>1、评审标准：</w:t>
            </w:r>
            <w:r>
              <w:rPr>
                <w:rFonts w:hint="eastAsia" w:ascii="宋体" w:hAnsi="宋体" w:eastAsia="宋体" w:cs="宋体"/>
                <w:sz w:val="21"/>
                <w:szCs w:val="21"/>
                <w:highlight w:val="none"/>
              </w:rPr>
              <w:t>投标人拟安排的项目团队成员（不含项目负责人）</w:t>
            </w:r>
            <w:ins w:id="54" w:author="陈聪" w:date="2026-02-28T10:46:24Z">
              <w:r>
                <w:rPr>
                  <w:rFonts w:hint="eastAsia" w:ascii="宋体" w:hAnsi="宋体" w:cs="宋体"/>
                  <w:sz w:val="21"/>
                  <w:szCs w:val="21"/>
                  <w:highlight w:val="none"/>
                  <w:lang w:val="en-US" w:eastAsia="zh-CN"/>
                </w:rPr>
                <w:t>不少于</w:t>
              </w:r>
            </w:ins>
            <w:r>
              <w:rPr>
                <w:rFonts w:hint="eastAsia" w:ascii="宋体" w:hAnsi="宋体" w:eastAsia="宋体" w:cs="宋体"/>
                <w:sz w:val="21"/>
                <w:szCs w:val="21"/>
                <w:highlight w:val="none"/>
                <w:lang w:val="en"/>
              </w:rPr>
              <w:t>27</w:t>
            </w:r>
            <w:r>
              <w:rPr>
                <w:rFonts w:hint="eastAsia" w:ascii="宋体" w:hAnsi="宋体" w:eastAsia="宋体" w:cs="宋体"/>
                <w:sz w:val="21"/>
                <w:szCs w:val="21"/>
                <w:highlight w:val="none"/>
              </w:rPr>
              <w:t>人</w:t>
            </w:r>
            <w:del w:id="55" w:author="陈聪" w:date="2026-02-28T10:46:30Z">
              <w:r>
                <w:rPr>
                  <w:rFonts w:hint="eastAsia" w:ascii="宋体" w:hAnsi="宋体" w:eastAsia="宋体" w:cs="宋体"/>
                  <w:kern w:val="2"/>
                  <w:sz w:val="21"/>
                  <w:szCs w:val="21"/>
                  <w:highlight w:val="none"/>
                </w:rPr>
                <w:delText>持有助理社会工作师</w:delText>
              </w:r>
            </w:del>
            <w:del w:id="56" w:author="陈聪" w:date="2026-02-28T10:46:30Z">
              <w:r>
                <w:rPr>
                  <w:rFonts w:hint="eastAsia" w:ascii="宋体" w:hAnsi="宋体" w:eastAsia="宋体" w:cs="宋体"/>
                  <w:kern w:val="2"/>
                  <w:sz w:val="21"/>
                  <w:szCs w:val="21"/>
                  <w:highlight w:val="none"/>
                  <w:lang w:eastAsia="zh-CN"/>
                </w:rPr>
                <w:delText>或</w:delText>
              </w:r>
            </w:del>
            <w:del w:id="57" w:author="陈聪" w:date="2026-02-28T10:46:30Z">
              <w:r>
                <w:rPr>
                  <w:rFonts w:hint="eastAsia" w:ascii="宋体" w:hAnsi="宋体" w:eastAsia="宋体" w:cs="宋体"/>
                  <w:kern w:val="2"/>
                  <w:sz w:val="21"/>
                  <w:szCs w:val="21"/>
                  <w:highlight w:val="none"/>
                </w:rPr>
                <w:delText>以上职称证书</w:delText>
              </w:r>
            </w:del>
            <w:r>
              <w:rPr>
                <w:rFonts w:hint="eastAsia" w:ascii="宋体" w:hAnsi="宋体" w:eastAsia="宋体" w:cs="宋体"/>
                <w:kern w:val="2"/>
                <w:sz w:val="21"/>
                <w:szCs w:val="21"/>
                <w:highlight w:val="none"/>
              </w:rPr>
              <w:t>，且</w:t>
            </w:r>
            <w:r>
              <w:rPr>
                <w:rFonts w:hint="eastAsia" w:ascii="宋体" w:hAnsi="宋体" w:eastAsia="宋体" w:cs="宋体"/>
                <w:sz w:val="21"/>
                <w:szCs w:val="21"/>
                <w:highlight w:val="none"/>
              </w:rPr>
              <w:t>具有大专或以上学历，</w:t>
            </w:r>
            <w:r>
              <w:rPr>
                <w:rFonts w:hint="eastAsia" w:ascii="宋体" w:hAnsi="宋体" w:eastAsia="宋体" w:cs="宋体"/>
                <w:sz w:val="21"/>
                <w:szCs w:val="21"/>
                <w:highlight w:val="none"/>
                <w:lang w:eastAsia="zh-CN"/>
              </w:rPr>
              <w:t>否则本项不得分。</w:t>
            </w:r>
          </w:p>
          <w:p w14:paraId="07EBC0FB">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1"/>
                <w:szCs w:val="21"/>
                <w:highlight w:val="none"/>
                <w:lang w:eastAsia="zh-CN"/>
              </w:rPr>
            </w:pPr>
            <w:r>
              <w:rPr>
                <w:rFonts w:hint="eastAsia" w:ascii="宋体" w:hAnsi="宋体" w:eastAsia="宋体" w:cs="宋体"/>
                <w:b/>
                <w:bCs/>
                <w:sz w:val="21"/>
                <w:szCs w:val="21"/>
                <w:highlight w:val="none"/>
              </w:rPr>
              <w:t>在此基础上，</w:t>
            </w:r>
            <w:r>
              <w:rPr>
                <w:rFonts w:hint="eastAsia" w:ascii="宋体" w:hAnsi="宋体" w:eastAsia="宋体" w:cs="宋体"/>
                <w:b/>
                <w:bCs/>
                <w:sz w:val="21"/>
                <w:szCs w:val="21"/>
                <w:highlight w:val="none"/>
                <w:lang w:eastAsia="zh-CN"/>
              </w:rPr>
              <w:t>按以下要求计算得分：</w:t>
            </w:r>
          </w:p>
          <w:p w14:paraId="1D2FA1F9">
            <w:pPr>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（1）项目团队成员中每提供1个具有1年或以上人民调解工作经验的人员，得</w:t>
            </w:r>
            <w:r>
              <w:rPr>
                <w:rFonts w:hint="eastAsia" w:ascii="宋体" w:hAnsi="宋体" w:eastAsia="宋体" w:cs="宋体"/>
                <w:b w:val="0"/>
                <w:bCs w:val="0"/>
                <w:sz w:val="21"/>
                <w:szCs w:val="21"/>
                <w:highlight w:val="none"/>
                <w:lang w:val="en-US" w:eastAsia="zh-CN"/>
              </w:rPr>
              <w:t>5</w:t>
            </w:r>
            <w:r>
              <w:rPr>
                <w:rFonts w:hint="eastAsia" w:ascii="宋体" w:hAnsi="宋体" w:eastAsia="宋体" w:cs="宋体"/>
                <w:b w:val="0"/>
                <w:bCs w:val="0"/>
                <w:sz w:val="21"/>
                <w:szCs w:val="21"/>
                <w:highlight w:val="none"/>
                <w:lang w:eastAsia="zh-CN"/>
              </w:rPr>
              <w:t>分</w:t>
            </w:r>
            <w:r>
              <w:rPr>
                <w:rFonts w:hint="eastAsia" w:ascii="宋体" w:hAnsi="宋体" w:eastAsia="宋体" w:cs="宋体"/>
                <w:b w:val="0"/>
                <w:bCs w:val="0"/>
                <w:sz w:val="21"/>
                <w:szCs w:val="21"/>
                <w:highlight w:val="none"/>
              </w:rPr>
              <w:t>，最高得75</w:t>
            </w:r>
            <w:r>
              <w:rPr>
                <w:rFonts w:hint="eastAsia" w:ascii="宋体" w:hAnsi="宋体" w:eastAsia="宋体" w:cs="宋体"/>
                <w:b w:val="0"/>
                <w:bCs w:val="0"/>
                <w:sz w:val="21"/>
                <w:szCs w:val="21"/>
                <w:highlight w:val="none"/>
                <w:lang w:eastAsia="zh-CN"/>
              </w:rPr>
              <w:t>分；</w:t>
            </w:r>
          </w:p>
          <w:p w14:paraId="636AB6A3">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1"/>
                <w:szCs w:val="21"/>
                <w:highlight w:val="none"/>
              </w:rPr>
            </w:pPr>
            <w:r>
              <w:rPr>
                <w:rFonts w:hint="eastAsia" w:ascii="宋体" w:hAnsi="宋体" w:eastAsia="宋体" w:cs="宋体"/>
                <w:kern w:val="2"/>
                <w:sz w:val="21"/>
                <w:szCs w:val="21"/>
                <w:highlight w:val="none"/>
              </w:rPr>
              <w:t>（2）</w:t>
            </w:r>
            <w:r>
              <w:rPr>
                <w:rFonts w:hint="eastAsia" w:ascii="宋体" w:hAnsi="宋体" w:eastAsia="宋体" w:cs="宋体"/>
                <w:sz w:val="21"/>
                <w:szCs w:val="21"/>
                <w:highlight w:val="none"/>
              </w:rPr>
              <w:t>项目团队成员中每提供</w:t>
            </w:r>
            <w:ins w:id="58" w:author="陈聪" w:date="2026-02-28T10:50:45Z">
              <w:r>
                <w:rPr>
                  <w:rFonts w:hint="eastAsia" w:ascii="宋体" w:hAnsi="宋体" w:cs="宋体"/>
                  <w:sz w:val="21"/>
                  <w:szCs w:val="21"/>
                  <w:highlight w:val="none"/>
                  <w:lang w:val="en-US" w:eastAsia="zh-CN"/>
                </w:rPr>
                <w:t>1</w:t>
              </w:r>
            </w:ins>
            <w:r>
              <w:rPr>
                <w:rFonts w:hint="eastAsia" w:ascii="宋体" w:hAnsi="宋体" w:eastAsia="宋体" w:cs="宋体"/>
                <w:sz w:val="21"/>
                <w:szCs w:val="21"/>
                <w:highlight w:val="none"/>
              </w:rPr>
              <w:t>名具有</w:t>
            </w:r>
            <w:del w:id="59" w:author="陈聪" w:date="2026-02-28T10:51:20Z">
              <w:r>
                <w:rPr>
                  <w:rFonts w:hint="default" w:ascii="宋体" w:hAnsi="宋体" w:eastAsia="宋体" w:cs="宋体"/>
                  <w:sz w:val="21"/>
                  <w:szCs w:val="21"/>
                  <w:highlight w:val="none"/>
                  <w:lang w:val="en-US" w:eastAsia="zh-CN"/>
                </w:rPr>
                <w:delText>法院</w:delText>
              </w:r>
            </w:del>
            <w:ins w:id="60" w:author="陈聪" w:date="2026-02-28T10:51:20Z">
              <w:r>
                <w:rPr>
                  <w:rFonts w:hint="eastAsia" w:ascii="宋体" w:hAnsi="宋体" w:cs="宋体"/>
                  <w:sz w:val="21"/>
                  <w:szCs w:val="21"/>
                  <w:highlight w:val="none"/>
                  <w:lang w:val="en-US" w:eastAsia="zh-CN"/>
                </w:rPr>
                <w:t>法律</w:t>
              </w:r>
            </w:ins>
            <w:ins w:id="61" w:author="陈聪" w:date="2026-02-28T10:51:24Z">
              <w:r>
                <w:rPr>
                  <w:rFonts w:hint="eastAsia" w:ascii="宋体" w:hAnsi="宋体" w:cs="宋体"/>
                  <w:sz w:val="21"/>
                  <w:szCs w:val="21"/>
                  <w:highlight w:val="none"/>
                  <w:lang w:val="en-US" w:eastAsia="zh-CN"/>
                </w:rPr>
                <w:t>事务</w:t>
              </w:r>
            </w:ins>
            <w:ins w:id="62" w:author="陈聪" w:date="2026-02-28T10:59:30Z">
              <w:r>
                <w:rPr>
                  <w:rFonts w:hint="eastAsia" w:ascii="宋体" w:hAnsi="宋体" w:cs="宋体"/>
                  <w:sz w:val="21"/>
                  <w:szCs w:val="21"/>
                  <w:highlight w:val="none"/>
                  <w:lang w:val="en-US" w:eastAsia="zh-CN"/>
                </w:rPr>
                <w:t>服务</w:t>
              </w:r>
            </w:ins>
            <w:r>
              <w:rPr>
                <w:rFonts w:hint="eastAsia" w:ascii="宋体" w:hAnsi="宋体" w:eastAsia="宋体" w:cs="宋体"/>
                <w:sz w:val="21"/>
                <w:szCs w:val="21"/>
                <w:highlight w:val="none"/>
                <w:lang w:eastAsia="zh-CN"/>
              </w:rPr>
              <w:t>工作经验</w:t>
            </w:r>
            <w:r>
              <w:rPr>
                <w:rFonts w:hint="eastAsia" w:ascii="宋体" w:hAnsi="宋体" w:eastAsia="宋体" w:cs="宋体"/>
                <w:sz w:val="21"/>
                <w:szCs w:val="21"/>
                <w:highlight w:val="none"/>
              </w:rPr>
              <w:t>的</w:t>
            </w:r>
            <w:r>
              <w:rPr>
                <w:rFonts w:hint="eastAsia" w:ascii="宋体" w:hAnsi="宋体" w:eastAsia="宋体" w:cs="宋体"/>
                <w:sz w:val="21"/>
                <w:szCs w:val="21"/>
                <w:highlight w:val="none"/>
                <w:lang w:eastAsia="zh-CN"/>
              </w:rPr>
              <w:t>人员</w:t>
            </w:r>
            <w:r>
              <w:rPr>
                <w:rFonts w:hint="eastAsia" w:ascii="宋体" w:hAnsi="宋体" w:eastAsia="宋体" w:cs="宋体"/>
                <w:sz w:val="21"/>
                <w:szCs w:val="21"/>
                <w:highlight w:val="none"/>
              </w:rPr>
              <w:t>，得</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lang w:eastAsia="zh-CN"/>
              </w:rPr>
              <w:t>分</w:t>
            </w:r>
            <w:r>
              <w:rPr>
                <w:rFonts w:hint="eastAsia" w:ascii="宋体" w:hAnsi="宋体" w:eastAsia="宋体" w:cs="宋体"/>
                <w:sz w:val="21"/>
                <w:szCs w:val="21"/>
                <w:highlight w:val="none"/>
              </w:rPr>
              <w:t>，最高得25</w:t>
            </w:r>
            <w:r>
              <w:rPr>
                <w:rFonts w:hint="eastAsia" w:ascii="宋体" w:hAnsi="宋体" w:eastAsia="宋体" w:cs="宋体"/>
                <w:sz w:val="21"/>
                <w:szCs w:val="21"/>
                <w:highlight w:val="none"/>
                <w:lang w:eastAsia="zh-CN"/>
              </w:rPr>
              <w:t>分</w:t>
            </w:r>
            <w:r>
              <w:rPr>
                <w:rFonts w:hint="eastAsia" w:ascii="宋体" w:hAnsi="宋体" w:eastAsia="宋体" w:cs="宋体"/>
                <w:sz w:val="21"/>
                <w:szCs w:val="21"/>
                <w:highlight w:val="none"/>
              </w:rPr>
              <w:t>。</w:t>
            </w:r>
          </w:p>
          <w:p w14:paraId="4F950BCF">
            <w:pPr>
              <w:keepNext w:val="0"/>
              <w:keepLines w:val="0"/>
              <w:pageBreakBefore w:val="0"/>
              <w:widowControl w:val="0"/>
              <w:kinsoku/>
              <w:wordWrap/>
              <w:overflowPunct/>
              <w:topLinePunct w:val="0"/>
              <w:autoSpaceDE/>
              <w:autoSpaceDN/>
              <w:bidi w:val="0"/>
              <w:adjustRightInd/>
              <w:snapToGrid/>
              <w:jc w:val="both"/>
              <w:textAlignment w:val="auto"/>
              <w:rPr>
                <w:rFonts w:hint="eastAsia" w:ascii="宋体" w:hAnsi="宋体" w:eastAsia="宋体" w:cs="宋体"/>
                <w:sz w:val="21"/>
                <w:szCs w:val="21"/>
                <w:highlight w:val="none"/>
                <w:lang w:eastAsia="zh-CN"/>
              </w:rPr>
            </w:pPr>
            <w:ins w:id="63" w:author="陈聪" w:date="2026-02-28T10:59:41Z">
              <w:r>
                <w:rPr>
                  <w:rFonts w:hint="eastAsia" w:ascii="宋体" w:hAnsi="宋体" w:cs="宋体"/>
                  <w:sz w:val="21"/>
                  <w:szCs w:val="21"/>
                  <w:highlight w:val="none"/>
                  <w:lang w:val="en-US" w:eastAsia="zh-CN"/>
                </w:rPr>
                <w:t>同一人</w:t>
              </w:r>
            </w:ins>
            <w:ins w:id="64" w:author="陈聪" w:date="2026-02-28T10:59:42Z">
              <w:r>
                <w:rPr>
                  <w:rFonts w:hint="eastAsia" w:ascii="宋体" w:hAnsi="宋体" w:cs="宋体"/>
                  <w:sz w:val="21"/>
                  <w:szCs w:val="21"/>
                  <w:highlight w:val="none"/>
                  <w:lang w:val="en-US" w:eastAsia="zh-CN"/>
                </w:rPr>
                <w:t>满足</w:t>
              </w:r>
            </w:ins>
            <w:r>
              <w:rPr>
                <w:rFonts w:hint="eastAsia" w:ascii="宋体" w:hAnsi="宋体" w:eastAsia="宋体" w:cs="宋体"/>
                <w:sz w:val="21"/>
                <w:szCs w:val="21"/>
                <w:highlight w:val="none"/>
              </w:rPr>
              <w:t>以上两项</w:t>
            </w:r>
            <w:ins w:id="65" w:author="陈聪" w:date="2026-02-28T10:59:45Z">
              <w:r>
                <w:rPr>
                  <w:rFonts w:hint="eastAsia" w:ascii="宋体" w:hAnsi="宋体" w:cs="宋体"/>
                  <w:sz w:val="21"/>
                  <w:szCs w:val="21"/>
                  <w:highlight w:val="none"/>
                  <w:lang w:val="en-US" w:eastAsia="zh-CN"/>
                </w:rPr>
                <w:t>可</w:t>
              </w:r>
            </w:ins>
            <w:ins w:id="66" w:author="陈聪" w:date="2026-02-28T10:59:46Z">
              <w:r>
                <w:rPr>
                  <w:rFonts w:hint="eastAsia" w:ascii="宋体" w:hAnsi="宋体" w:cs="宋体"/>
                  <w:sz w:val="21"/>
                  <w:szCs w:val="21"/>
                  <w:highlight w:val="none"/>
                  <w:lang w:val="en-US" w:eastAsia="zh-CN"/>
                </w:rPr>
                <w:t>重复得分</w:t>
              </w:r>
            </w:ins>
            <w:ins w:id="67" w:author="陈聪" w:date="2026-02-28T10:59:47Z">
              <w:r>
                <w:rPr>
                  <w:rFonts w:hint="eastAsia" w:ascii="宋体" w:hAnsi="宋体" w:cs="宋体"/>
                  <w:sz w:val="21"/>
                  <w:szCs w:val="21"/>
                  <w:highlight w:val="none"/>
                  <w:lang w:val="en-US" w:eastAsia="zh-CN"/>
                </w:rPr>
                <w:t>，</w:t>
              </w:r>
            </w:ins>
            <w:r>
              <w:rPr>
                <w:rFonts w:hint="eastAsia" w:ascii="宋体" w:hAnsi="宋体" w:eastAsia="宋体" w:cs="宋体"/>
                <w:sz w:val="21"/>
                <w:szCs w:val="21"/>
                <w:highlight w:val="none"/>
              </w:rPr>
              <w:t>累计最高得100</w:t>
            </w:r>
            <w:r>
              <w:rPr>
                <w:rFonts w:hint="eastAsia" w:ascii="宋体" w:hAnsi="宋体" w:eastAsia="宋体" w:cs="宋体"/>
                <w:sz w:val="21"/>
                <w:szCs w:val="21"/>
                <w:highlight w:val="none"/>
                <w:lang w:eastAsia="zh-CN"/>
              </w:rPr>
              <w:t>分。</w:t>
            </w:r>
          </w:p>
          <w:p w14:paraId="185D9991">
            <w:pPr>
              <w:widowControl w:val="0"/>
              <w:numPr>
                <w:ilvl w:val="0"/>
                <w:numId w:val="0"/>
              </w:numPr>
              <w:jc w:val="both"/>
              <w:rPr>
                <w:rFonts w:hint="eastAsia" w:ascii="宋体" w:hAnsi="宋体" w:eastAsia="宋体" w:cs="宋体"/>
                <w:sz w:val="21"/>
                <w:szCs w:val="21"/>
                <w:highlight w:val="none"/>
              </w:rPr>
            </w:pPr>
            <w:r>
              <w:rPr>
                <w:rFonts w:hint="eastAsia" w:ascii="宋体" w:hAnsi="宋体" w:eastAsia="宋体" w:cs="宋体"/>
                <w:b/>
                <w:bCs/>
                <w:sz w:val="21"/>
                <w:szCs w:val="21"/>
                <w:highlight w:val="none"/>
                <w:lang w:val="en-US" w:eastAsia="zh-CN"/>
              </w:rPr>
              <w:t>2、</w:t>
            </w:r>
            <w:r>
              <w:rPr>
                <w:rFonts w:hint="eastAsia" w:ascii="宋体" w:hAnsi="宋体" w:eastAsia="宋体" w:cs="宋体"/>
                <w:b/>
                <w:bCs/>
                <w:sz w:val="21"/>
                <w:szCs w:val="21"/>
                <w:highlight w:val="none"/>
              </w:rPr>
              <w:t>证明文件：</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lang w:val="en-US" w:eastAsia="zh-CN"/>
              </w:rPr>
              <w:t>1</w:t>
            </w:r>
            <w:r>
              <w:rPr>
                <w:rFonts w:hint="eastAsia" w:ascii="宋体" w:hAnsi="宋体" w:eastAsia="宋体" w:cs="宋体"/>
                <w:b w:val="0"/>
                <w:bCs w:val="0"/>
                <w:sz w:val="21"/>
                <w:szCs w:val="21"/>
                <w:highlight w:val="none"/>
                <w:lang w:eastAsia="zh-CN"/>
              </w:rPr>
              <w:t>）</w:t>
            </w:r>
            <w:ins w:id="68" w:author="陈聪" w:date="2026-02-28T11:02:20Z">
              <w:r>
                <w:rPr>
                  <w:rFonts w:hint="eastAsia" w:ascii="宋体" w:hAnsi="宋体" w:eastAsia="宋体" w:cs="宋体"/>
                  <w:sz w:val="21"/>
                  <w:szCs w:val="21"/>
                  <w:highlight w:val="none"/>
                </w:rPr>
                <w:t>提供</w:t>
              </w:r>
            </w:ins>
            <w:ins w:id="69" w:author="陈聪" w:date="2026-02-28T11:02:20Z">
              <w:r>
                <w:rPr>
                  <w:rFonts w:hint="eastAsia" w:ascii="宋体" w:hAnsi="宋体" w:cs="宋体"/>
                  <w:sz w:val="21"/>
                  <w:szCs w:val="21"/>
                  <w:highlight w:val="none"/>
                  <w:lang w:val="en-US" w:eastAsia="zh-CN"/>
                </w:rPr>
                <w:t>毕业证书</w:t>
              </w:r>
            </w:ins>
            <w:ins w:id="70" w:author="陈聪" w:date="2026-02-28T11:02:20Z">
              <w:r>
                <w:rPr>
                  <w:rFonts w:hint="eastAsia" w:ascii="宋体" w:hAnsi="宋体" w:eastAsia="宋体" w:cs="宋体"/>
                  <w:sz w:val="21"/>
                  <w:szCs w:val="21"/>
                  <w:highlight w:val="none"/>
                </w:rPr>
                <w:t>及</w:t>
              </w:r>
            </w:ins>
            <w:del w:id="71" w:author="陈聪" w:date="2026-02-28T11:02:20Z">
              <w:r>
                <w:rPr>
                  <w:rFonts w:hint="eastAsia" w:ascii="宋体" w:hAnsi="宋体" w:eastAsia="宋体" w:cs="宋体"/>
                  <w:sz w:val="21"/>
                  <w:szCs w:val="21"/>
                  <w:highlight w:val="none"/>
                </w:rPr>
                <w:delText>提供以上证书扫描件，涉及学历的还需同时提供</w:delText>
              </w:r>
            </w:del>
            <w:r>
              <w:rPr>
                <w:rFonts w:hint="eastAsia" w:ascii="宋体" w:hAnsi="宋体" w:eastAsia="宋体" w:cs="宋体"/>
                <w:sz w:val="21"/>
                <w:szCs w:val="21"/>
                <w:highlight w:val="none"/>
              </w:rPr>
              <w:t>学历验证证明【验证证明需提供学信网查询记录截图（www.chsi.com.cn），由于较早颁发的证书，在学信网无法查询的，需提供毕业院校或者人社部门或监管部门出具的证明；国外学历证书提供教育部留学服务中心出具的国外学历认证书以及教育部留学服务中心官网查询截图（zwfw.cscse.edu.cn）】，若证明文件为其它语言，附中文译文，以中文译文为准。</w:t>
            </w:r>
          </w:p>
          <w:p w14:paraId="715C6D1F">
            <w:pPr>
              <w:widowControl w:val="0"/>
              <w:numPr>
                <w:ilvl w:val="0"/>
                <w:numId w:val="0"/>
              </w:numPr>
              <w:jc w:val="both"/>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lang w:eastAsia="zh-CN"/>
              </w:rPr>
              <w:t>）工作经验证明提供可证明相关从业经验证明材料，体现项目团队成员具有</w:t>
            </w:r>
            <w:ins w:id="72" w:author="陈聪" w:date="2026-02-28T11:03:07Z">
              <w:r>
                <w:rPr>
                  <w:rFonts w:hint="eastAsia" w:ascii="宋体" w:hAnsi="宋体" w:cs="宋体"/>
                  <w:sz w:val="21"/>
                  <w:szCs w:val="21"/>
                  <w:highlight w:val="none"/>
                  <w:lang w:val="en-US" w:eastAsia="zh-CN"/>
                </w:rPr>
                <w:t>法律事务服务</w:t>
              </w:r>
            </w:ins>
            <w:del w:id="73" w:author="陈聪" w:date="2026-02-28T11:03:07Z">
              <w:r>
                <w:rPr>
                  <w:rFonts w:hint="eastAsia" w:ascii="宋体" w:hAnsi="宋体" w:eastAsia="宋体" w:cs="宋体"/>
                  <w:sz w:val="21"/>
                  <w:szCs w:val="21"/>
                  <w:highlight w:val="none"/>
                  <w:lang w:eastAsia="zh-CN"/>
                </w:rPr>
                <w:delText>人民调解或法院工作经验</w:delText>
              </w:r>
            </w:del>
            <w:r>
              <w:rPr>
                <w:rFonts w:hint="eastAsia" w:ascii="宋体" w:hAnsi="宋体" w:eastAsia="宋体" w:cs="宋体"/>
                <w:sz w:val="21"/>
                <w:szCs w:val="21"/>
                <w:highlight w:val="none"/>
                <w:lang w:eastAsia="zh-CN"/>
              </w:rPr>
              <w:t>的证明材料（如：司法机关颁发的聘书、表彰奖励或服务合同、</w:t>
            </w:r>
            <w:r>
              <w:rPr>
                <w:rFonts w:hint="eastAsia" w:eastAsia="宋体" w:cs="宋体"/>
                <w:sz w:val="21"/>
                <w:szCs w:val="21"/>
                <w:highlight w:val="none"/>
                <w:lang w:val="en-US" w:eastAsia="zh-CN" w:bidi="ar-SA"/>
              </w:rPr>
              <w:t>原工作</w:t>
            </w:r>
            <w:r>
              <w:rPr>
                <w:rFonts w:hint="default" w:eastAsia="宋体" w:cs="宋体"/>
                <w:sz w:val="21"/>
                <w:szCs w:val="21"/>
                <w:highlight w:val="none"/>
                <w:lang w:val="en-US" w:eastAsia="zh-CN" w:bidi="ar-SA"/>
              </w:rPr>
              <w:t>法院</w:t>
            </w:r>
            <w:r>
              <w:rPr>
                <w:rFonts w:hint="eastAsia" w:eastAsia="宋体" w:cs="宋体"/>
                <w:sz w:val="21"/>
                <w:szCs w:val="21"/>
                <w:highlight w:val="none"/>
                <w:lang w:val="en-US" w:eastAsia="zh-CN" w:bidi="ar-SA"/>
              </w:rPr>
              <w:t>出具的加盖公章的离职证明或工作经历证明</w:t>
            </w:r>
            <w:r>
              <w:rPr>
                <w:rFonts w:hint="eastAsia" w:ascii="宋体" w:hAnsi="宋体" w:eastAsia="宋体" w:cs="宋体"/>
                <w:sz w:val="21"/>
                <w:szCs w:val="21"/>
                <w:highlight w:val="none"/>
                <w:lang w:eastAsia="zh-CN"/>
              </w:rPr>
              <w:t>等证明材料）。</w:t>
            </w:r>
          </w:p>
          <w:p w14:paraId="62DD4A72">
            <w:pPr>
              <w:wordWrap w:val="0"/>
              <w:jc w:val="both"/>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bidi="ar-SA"/>
              </w:rPr>
              <w:t>（3）提供投标人为该项目团队成员缴纳的近三个月（2026年1月至3月）的社保证明作为自有员工的证明依据（如开标日上一个月社保材料因社保部门原因暂时无法取得，则可往前顺延一个月），如投标人为新成立且成立时间不足三个月可提供加盖公章的情况说明或者证明材料亦视为符合。</w:t>
            </w:r>
          </w:p>
          <w:p w14:paraId="25528A20">
            <w:pPr>
              <w:jc w:val="both"/>
              <w:rPr>
                <w:rFonts w:ascii="宋体" w:hAnsi="宋体" w:cs="宋体"/>
                <w:szCs w:val="21"/>
              </w:rPr>
            </w:pPr>
            <w:r>
              <w:rPr>
                <w:rFonts w:hint="eastAsia" w:ascii="宋体" w:hAnsi="宋体" w:eastAsia="宋体" w:cs="宋体"/>
                <w:sz w:val="21"/>
                <w:szCs w:val="21"/>
                <w:highlight w:val="none"/>
              </w:rPr>
              <w:t>以上提供扫描件，原件备查，未提供或提供不清晰导致无法判断的，不得分。</w:t>
            </w:r>
          </w:p>
        </w:tc>
      </w:tr>
      <w:tr w14:paraId="7618F12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697B26D5">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163DC4D6">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lang w:val="en-US" w:eastAsia="zh-CN"/>
              </w:rPr>
              <w:t>6</w:t>
            </w:r>
          </w:p>
        </w:tc>
        <w:tc>
          <w:tcPr>
            <w:tcW w:w="2835" w:type="dxa"/>
            <w:tcBorders>
              <w:top w:val="single" w:color="000000" w:sz="8" w:space="0"/>
              <w:left w:val="single" w:color="000000" w:sz="8" w:space="0"/>
              <w:bottom w:val="single" w:color="000000" w:sz="8" w:space="0"/>
              <w:right w:val="single" w:color="000000" w:sz="8" w:space="0"/>
            </w:tcBorders>
            <w:vAlign w:val="center"/>
          </w:tcPr>
          <w:p w14:paraId="722ACE92">
            <w:pPr>
              <w:jc w:val="center"/>
              <w:rPr>
                <w:rFonts w:hint="eastAsia" w:ascii="宋体" w:hAnsi="宋体" w:eastAsia="宋体" w:cs="宋体"/>
                <w:sz w:val="21"/>
                <w:szCs w:val="21"/>
                <w:highlight w:val="none"/>
              </w:rPr>
            </w:pPr>
            <w:r>
              <w:rPr>
                <w:rFonts w:hint="eastAsia" w:ascii="宋体" w:hAnsi="宋体" w:eastAsia="宋体" w:cs="宋体"/>
                <w:color w:val="000000"/>
                <w:sz w:val="21"/>
                <w:szCs w:val="21"/>
                <w:highlight w:val="none"/>
                <w:lang w:bidi="ar"/>
              </w:rPr>
              <w:t>项目经费计划使用合理</w:t>
            </w:r>
          </w:p>
          <w:p w14:paraId="72053472">
            <w:pPr>
              <w:jc w:val="center"/>
              <w:rPr>
                <w:rFonts w:hint="eastAsia" w:ascii="宋体" w:hAnsi="宋体" w:eastAsia="宋体" w:cs="宋体"/>
                <w:sz w:val="21"/>
                <w:szCs w:val="21"/>
                <w:highlight w:val="none"/>
              </w:rPr>
            </w:pPr>
            <w:r>
              <w:rPr>
                <w:rFonts w:hint="eastAsia" w:ascii="宋体" w:hAnsi="宋体" w:eastAsia="宋体" w:cs="宋体"/>
                <w:color w:val="000000"/>
                <w:sz w:val="21"/>
                <w:szCs w:val="21"/>
                <w:highlight w:val="none"/>
                <w:lang w:bidi="ar"/>
              </w:rPr>
              <w:t>性</w:t>
            </w:r>
          </w:p>
          <w:p w14:paraId="4D50B4FF">
            <w:pPr>
              <w:wordWrap w:val="0"/>
              <w:jc w:val="center"/>
              <w:rPr>
                <w:rFonts w:ascii="宋体" w:hAnsi="宋体" w:cs="宋体"/>
                <w:szCs w:val="21"/>
              </w:rPr>
            </w:pPr>
          </w:p>
        </w:tc>
        <w:tc>
          <w:tcPr>
            <w:tcW w:w="681" w:type="dxa"/>
            <w:tcBorders>
              <w:top w:val="single" w:color="000000" w:sz="8" w:space="0"/>
              <w:left w:val="single" w:color="000000" w:sz="8" w:space="0"/>
              <w:bottom w:val="single" w:color="000000" w:sz="8" w:space="0"/>
              <w:right w:val="single" w:color="000000" w:sz="8" w:space="0"/>
            </w:tcBorders>
            <w:vAlign w:val="center"/>
          </w:tcPr>
          <w:p w14:paraId="031F6933">
            <w:pPr>
              <w:wordWrap w:val="0"/>
              <w:jc w:val="center"/>
              <w:rPr>
                <w:rFonts w:ascii="宋体" w:hAnsi="宋体" w:cs="宋体"/>
                <w:szCs w:val="21"/>
              </w:rPr>
            </w:pPr>
            <w:r>
              <w:rPr>
                <w:rFonts w:hint="eastAsia" w:ascii="宋体" w:hAnsi="宋体" w:eastAsia="宋体" w:cs="宋体"/>
                <w:sz w:val="21"/>
                <w:szCs w:val="21"/>
                <w:highlight w:val="none"/>
              </w:rPr>
              <w:t>3</w:t>
            </w:r>
          </w:p>
        </w:tc>
        <w:tc>
          <w:tcPr>
            <w:tcW w:w="4196" w:type="dxa"/>
            <w:tcBorders>
              <w:top w:val="single" w:color="000000" w:sz="8" w:space="0"/>
              <w:left w:val="single" w:color="000000" w:sz="8" w:space="0"/>
              <w:bottom w:val="single" w:color="000000" w:sz="8" w:space="0"/>
              <w:right w:val="single" w:color="000000" w:sz="8" w:space="0"/>
            </w:tcBorders>
            <w:vAlign w:val="center"/>
          </w:tcPr>
          <w:p w14:paraId="485B21C9">
            <w:pPr>
              <w:jc w:val="both"/>
              <w:rPr>
                <w:rFonts w:hint="eastAsia" w:ascii="宋体" w:hAnsi="宋体" w:eastAsia="宋体" w:cs="宋体"/>
                <w:sz w:val="21"/>
                <w:szCs w:val="21"/>
                <w:highlight w:val="none"/>
              </w:rPr>
            </w:pPr>
            <w:r>
              <w:rPr>
                <w:rFonts w:hint="eastAsia" w:ascii="宋体" w:hAnsi="宋体" w:eastAsia="宋体" w:cs="宋体"/>
                <w:b/>
                <w:bCs/>
                <w:color w:val="000000"/>
                <w:sz w:val="21"/>
                <w:szCs w:val="21"/>
                <w:highlight w:val="none"/>
                <w:lang w:bidi="ar"/>
              </w:rPr>
              <w:t>1、评审标准：</w:t>
            </w:r>
            <w:r>
              <w:rPr>
                <w:rFonts w:hint="eastAsia" w:ascii="宋体" w:hAnsi="宋体" w:eastAsia="宋体" w:cs="宋体"/>
                <w:color w:val="000000"/>
                <w:sz w:val="21"/>
                <w:szCs w:val="21"/>
                <w:highlight w:val="none"/>
                <w:lang w:bidi="ar"/>
              </w:rPr>
              <w:t>投标人需承诺</w:t>
            </w:r>
            <w:r>
              <w:rPr>
                <w:rFonts w:hint="eastAsia" w:ascii="宋体" w:hAnsi="宋体" w:eastAsia="宋体" w:cs="宋体"/>
                <w:color w:val="000000"/>
                <w:sz w:val="21"/>
                <w:szCs w:val="21"/>
                <w:highlight w:val="yellow"/>
                <w:lang w:bidi="ar"/>
              </w:rPr>
              <w:t>为项目人员购买人身意外伤害保险</w:t>
            </w:r>
            <w:r>
              <w:rPr>
                <w:rFonts w:hint="eastAsia" w:ascii="宋体" w:hAnsi="宋体" w:eastAsia="宋体" w:cs="宋体"/>
                <w:color w:val="000000"/>
                <w:sz w:val="21"/>
                <w:szCs w:val="21"/>
                <w:highlight w:val="yellow"/>
                <w:lang w:eastAsia="zh-CN" w:bidi="ar"/>
              </w:rPr>
              <w:t>，</w:t>
            </w:r>
            <w:r>
              <w:rPr>
                <w:rFonts w:hint="eastAsia" w:ascii="宋体" w:hAnsi="宋体" w:eastAsia="宋体" w:cs="宋体"/>
                <w:color w:val="000000"/>
                <w:sz w:val="21"/>
                <w:szCs w:val="21"/>
                <w:highlight w:val="none"/>
                <w:lang w:val="en-US" w:eastAsia="zh-CN" w:bidi="ar"/>
              </w:rPr>
              <w:t>且</w:t>
            </w:r>
            <w:r>
              <w:rPr>
                <w:rFonts w:hint="eastAsia" w:ascii="宋体" w:hAnsi="宋体" w:eastAsia="宋体" w:cs="宋体"/>
                <w:color w:val="000000"/>
                <w:sz w:val="21"/>
                <w:szCs w:val="21"/>
                <w:highlight w:val="none"/>
                <w:lang w:bidi="ar"/>
              </w:rPr>
              <w:t>直接用于人工成本的投标报价比例（包括工资报酬、社会福利等安排），比例为85％≤X＜86％，得 20</w:t>
            </w:r>
            <w:r>
              <w:rPr>
                <w:rFonts w:hint="eastAsia" w:ascii="宋体" w:hAnsi="宋体" w:eastAsia="宋体" w:cs="宋体"/>
                <w:color w:val="000000"/>
                <w:sz w:val="21"/>
                <w:szCs w:val="21"/>
                <w:highlight w:val="none"/>
                <w:lang w:eastAsia="zh-CN" w:bidi="ar"/>
              </w:rPr>
              <w:t>分</w:t>
            </w:r>
            <w:r>
              <w:rPr>
                <w:rFonts w:hint="eastAsia" w:ascii="宋体" w:hAnsi="宋体" w:eastAsia="宋体" w:cs="宋体"/>
                <w:color w:val="000000"/>
                <w:sz w:val="21"/>
                <w:szCs w:val="21"/>
                <w:highlight w:val="none"/>
                <w:lang w:bidi="ar"/>
              </w:rPr>
              <w:t>；比例为86％≤X ＜87％，得60</w:t>
            </w:r>
            <w:r>
              <w:rPr>
                <w:rFonts w:hint="eastAsia" w:ascii="宋体" w:hAnsi="宋体" w:eastAsia="宋体" w:cs="宋体"/>
                <w:color w:val="000000"/>
                <w:sz w:val="21"/>
                <w:szCs w:val="21"/>
                <w:highlight w:val="none"/>
                <w:lang w:eastAsia="zh-CN" w:bidi="ar"/>
              </w:rPr>
              <w:t>分</w:t>
            </w:r>
            <w:r>
              <w:rPr>
                <w:rFonts w:hint="eastAsia" w:ascii="宋体" w:hAnsi="宋体" w:eastAsia="宋体" w:cs="宋体"/>
                <w:color w:val="000000"/>
                <w:sz w:val="21"/>
                <w:szCs w:val="21"/>
                <w:highlight w:val="none"/>
                <w:lang w:bidi="ar"/>
              </w:rPr>
              <w:t>；比例为87％≤X，得100</w:t>
            </w:r>
            <w:r>
              <w:rPr>
                <w:rFonts w:hint="eastAsia" w:ascii="宋体" w:hAnsi="宋体" w:eastAsia="宋体" w:cs="宋体"/>
                <w:color w:val="000000"/>
                <w:sz w:val="21"/>
                <w:szCs w:val="21"/>
                <w:highlight w:val="none"/>
                <w:lang w:eastAsia="zh-CN" w:bidi="ar"/>
              </w:rPr>
              <w:t>分</w:t>
            </w:r>
            <w:r>
              <w:rPr>
                <w:rFonts w:hint="eastAsia" w:ascii="宋体" w:hAnsi="宋体" w:eastAsia="宋体" w:cs="宋体"/>
                <w:color w:val="000000"/>
                <w:sz w:val="21"/>
                <w:szCs w:val="21"/>
                <w:highlight w:val="none"/>
                <w:lang w:bidi="ar"/>
              </w:rPr>
              <w:t>；其他情况不得分。</w:t>
            </w:r>
          </w:p>
          <w:p w14:paraId="10FBF185">
            <w:pPr>
              <w:jc w:val="both"/>
              <w:rPr>
                <w:rFonts w:ascii="宋体" w:hAnsi="宋体" w:cs="宋体"/>
                <w:szCs w:val="21"/>
              </w:rPr>
            </w:pPr>
            <w:r>
              <w:rPr>
                <w:rFonts w:hint="eastAsia" w:ascii="宋体" w:hAnsi="宋体" w:eastAsia="宋体" w:cs="宋体"/>
                <w:b/>
                <w:bCs/>
                <w:color w:val="000000"/>
                <w:sz w:val="21"/>
                <w:szCs w:val="21"/>
                <w:highlight w:val="none"/>
                <w:lang w:bidi="ar"/>
              </w:rPr>
              <w:t>2、证明文件：</w:t>
            </w:r>
            <w:r>
              <w:rPr>
                <w:rFonts w:hint="eastAsia" w:ascii="宋体" w:hAnsi="宋体" w:eastAsia="宋体" w:cs="宋体"/>
                <w:color w:val="000000"/>
                <w:sz w:val="21"/>
                <w:szCs w:val="21"/>
                <w:highlight w:val="none"/>
                <w:lang w:bidi="ar"/>
              </w:rPr>
              <w:t>投标人提供符合要求的承诺函（格式自拟），</w:t>
            </w:r>
            <w:r>
              <w:rPr>
                <w:rFonts w:hint="eastAsia" w:ascii="宋体" w:hAnsi="宋体" w:eastAsia="宋体" w:cs="宋体"/>
                <w:color w:val="000000"/>
                <w:sz w:val="21"/>
                <w:szCs w:val="21"/>
                <w:highlight w:val="yellow"/>
                <w:lang w:val="en-US" w:eastAsia="zh-CN" w:bidi="ar"/>
              </w:rPr>
              <w:t>且与本项目招标文件《项目详细报价/分项报价表》中填写的人工成本占比的比例一致</w:t>
            </w:r>
            <w:r>
              <w:rPr>
                <w:rFonts w:hint="eastAsia" w:ascii="宋体" w:hAnsi="宋体" w:eastAsia="宋体" w:cs="宋体"/>
                <w:color w:val="000000"/>
                <w:sz w:val="21"/>
                <w:szCs w:val="21"/>
                <w:highlight w:val="none"/>
                <w:lang w:val="en-US" w:eastAsia="zh-CN" w:bidi="ar"/>
              </w:rPr>
              <w:t>，</w:t>
            </w:r>
            <w:r>
              <w:rPr>
                <w:rFonts w:hint="eastAsia" w:ascii="宋体" w:hAnsi="宋体" w:eastAsia="宋体" w:cs="宋体"/>
                <w:color w:val="000000"/>
                <w:sz w:val="21"/>
                <w:szCs w:val="21"/>
                <w:highlight w:val="none"/>
                <w:lang w:bidi="ar"/>
              </w:rPr>
              <w:t>否则该项不得分，未按要求提供或资料不清晰导致专家无法判断的不得分。</w:t>
            </w:r>
          </w:p>
        </w:tc>
      </w:tr>
      <w:tr w14:paraId="0DFFE9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7171F6C8">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4B83699">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lang w:val="en-US" w:eastAsia="zh-CN"/>
              </w:rPr>
              <w:t>7</w:t>
            </w:r>
          </w:p>
        </w:tc>
        <w:tc>
          <w:tcPr>
            <w:tcW w:w="2835" w:type="dxa"/>
            <w:tcBorders>
              <w:top w:val="single" w:color="000000" w:sz="8" w:space="0"/>
              <w:left w:val="single" w:color="000000" w:sz="8" w:space="0"/>
              <w:bottom w:val="single" w:color="000000" w:sz="8" w:space="0"/>
              <w:right w:val="single" w:color="000000" w:sz="8" w:space="0"/>
            </w:tcBorders>
            <w:vAlign w:val="center"/>
          </w:tcPr>
          <w:p w14:paraId="47CC9808">
            <w:pPr>
              <w:keepNext w:val="0"/>
              <w:keepLines w:val="0"/>
              <w:pageBreakBefore w:val="0"/>
              <w:widowControl w:val="0"/>
              <w:kinsoku/>
              <w:overflowPunct/>
              <w:topLinePunct w:val="0"/>
              <w:autoSpaceDE/>
              <w:autoSpaceDN/>
              <w:bidi w:val="0"/>
              <w:adjustRightInd w:val="0"/>
              <w:snapToGrid w:val="0"/>
              <w:jc w:val="center"/>
              <w:textAlignment w:val="auto"/>
              <w:rPr>
                <w:rFonts w:ascii="宋体" w:hAnsi="宋体" w:cs="宋体"/>
                <w:szCs w:val="21"/>
              </w:rPr>
            </w:pPr>
            <w:r>
              <w:rPr>
                <w:rFonts w:hint="eastAsia" w:ascii="宋体" w:hAnsi="宋体" w:eastAsia="宋体" w:cs="宋体"/>
                <w:sz w:val="21"/>
                <w:szCs w:val="21"/>
                <w:highlight w:val="none"/>
              </w:rPr>
              <w:t>投标人工资发放情况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7B498CDB">
            <w:pPr>
              <w:keepNext w:val="0"/>
              <w:keepLines w:val="0"/>
              <w:pageBreakBefore w:val="0"/>
              <w:kinsoku/>
              <w:wordWrap w:val="0"/>
              <w:overflowPunct/>
              <w:topLinePunct w:val="0"/>
              <w:autoSpaceDE/>
              <w:autoSpaceDN/>
              <w:bidi w:val="0"/>
              <w:jc w:val="center"/>
              <w:textAlignment w:val="auto"/>
              <w:rPr>
                <w:rFonts w:ascii="宋体" w:hAnsi="宋体" w:cs="宋体"/>
                <w:szCs w:val="21"/>
              </w:rPr>
            </w:pPr>
            <w:r>
              <w:rPr>
                <w:rFonts w:hint="eastAsia" w:ascii="宋体" w:hAnsi="宋体" w:eastAsia="宋体" w:cs="宋体"/>
                <w:sz w:val="21"/>
                <w:szCs w:val="21"/>
                <w:highlight w:val="none"/>
                <w:lang w:val="en-US" w:eastAsia="zh-CN"/>
              </w:rPr>
              <w:t>2</w:t>
            </w:r>
          </w:p>
        </w:tc>
        <w:tc>
          <w:tcPr>
            <w:tcW w:w="4196" w:type="dxa"/>
            <w:tcBorders>
              <w:top w:val="single" w:color="000000" w:sz="8" w:space="0"/>
              <w:left w:val="single" w:color="000000" w:sz="8" w:space="0"/>
              <w:bottom w:val="single" w:color="000000" w:sz="8" w:space="0"/>
              <w:right w:val="single" w:color="000000" w:sz="8" w:space="0"/>
            </w:tcBorders>
            <w:vAlign w:val="center"/>
          </w:tcPr>
          <w:p w14:paraId="487E9A34">
            <w:pPr>
              <w:keepNext w:val="0"/>
              <w:keepLines w:val="0"/>
              <w:pageBreakBefore w:val="0"/>
              <w:widowControl w:val="0"/>
              <w:kinsoku/>
              <w:overflowPunct/>
              <w:topLinePunct w:val="0"/>
              <w:autoSpaceDE/>
              <w:autoSpaceDN/>
              <w:bidi w:val="0"/>
              <w:jc w:val="both"/>
              <w:textAlignment w:val="auto"/>
              <w:rPr>
                <w:rFonts w:hint="eastAsia" w:ascii="宋体" w:hAnsi="宋体" w:eastAsia="宋体" w:cs="宋体"/>
                <w:sz w:val="21"/>
                <w:szCs w:val="21"/>
                <w:highlight w:val="none"/>
              </w:rPr>
            </w:pPr>
            <w:r>
              <w:rPr>
                <w:rFonts w:hint="eastAsia" w:ascii="宋体" w:hAnsi="宋体" w:eastAsia="宋体" w:cs="宋体"/>
                <w:b/>
                <w:kern w:val="2"/>
                <w:sz w:val="21"/>
                <w:szCs w:val="21"/>
                <w:highlight w:val="none"/>
              </w:rPr>
              <w:t>1.评审标准：</w:t>
            </w:r>
            <w:r>
              <w:rPr>
                <w:rFonts w:hint="eastAsia" w:ascii="宋体" w:hAnsi="宋体" w:eastAsia="宋体" w:cs="宋体"/>
                <w:sz w:val="21"/>
                <w:szCs w:val="21"/>
                <w:highlight w:val="none"/>
              </w:rPr>
              <w:t>投标人承诺缴纳的社会保险及公积金缴交基数和比例等标准按有关规定执行、工资发放及时、不出现欠薪及克扣工资情况的得100</w:t>
            </w:r>
            <w:r>
              <w:rPr>
                <w:rFonts w:hint="eastAsia" w:ascii="宋体" w:hAnsi="宋体" w:eastAsia="宋体" w:cs="宋体"/>
                <w:sz w:val="21"/>
                <w:szCs w:val="21"/>
                <w:highlight w:val="none"/>
                <w:lang w:eastAsia="zh-CN"/>
              </w:rPr>
              <w:t>分</w:t>
            </w:r>
            <w:r>
              <w:rPr>
                <w:rFonts w:hint="eastAsia" w:ascii="宋体" w:hAnsi="宋体" w:eastAsia="宋体" w:cs="宋体"/>
                <w:sz w:val="21"/>
                <w:szCs w:val="21"/>
                <w:highlight w:val="none"/>
              </w:rPr>
              <w:t>。</w:t>
            </w:r>
          </w:p>
          <w:p w14:paraId="1290D412">
            <w:pPr>
              <w:keepNext w:val="0"/>
              <w:keepLines w:val="0"/>
              <w:pageBreakBefore w:val="0"/>
              <w:widowControl w:val="0"/>
              <w:kinsoku/>
              <w:overflowPunct/>
              <w:topLinePunct w:val="0"/>
              <w:autoSpaceDE/>
              <w:autoSpaceDN/>
              <w:bidi w:val="0"/>
              <w:jc w:val="both"/>
              <w:textAlignment w:val="auto"/>
              <w:rPr>
                <w:rFonts w:ascii="宋体" w:hAnsi="宋体" w:cs="宋体"/>
                <w:szCs w:val="21"/>
              </w:rPr>
            </w:pPr>
            <w:r>
              <w:rPr>
                <w:rFonts w:hint="eastAsia" w:ascii="宋体" w:hAnsi="宋体" w:eastAsia="宋体" w:cs="宋体"/>
                <w:b/>
                <w:sz w:val="21"/>
                <w:szCs w:val="21"/>
                <w:highlight w:val="none"/>
              </w:rPr>
              <w:t>2.证明材料：</w:t>
            </w:r>
            <w:r>
              <w:rPr>
                <w:rFonts w:hint="eastAsia" w:ascii="宋体" w:hAnsi="宋体" w:eastAsia="宋体" w:cs="宋体"/>
                <w:sz w:val="21"/>
                <w:szCs w:val="21"/>
                <w:highlight w:val="none"/>
              </w:rPr>
              <w:t>提供承诺书（承诺书内容包含以上要求，格式自拟）；原件备查；</w:t>
            </w:r>
            <w:r>
              <w:rPr>
                <w:rFonts w:hint="eastAsia" w:ascii="宋体" w:hAnsi="宋体" w:eastAsia="宋体" w:cs="宋体"/>
                <w:kern w:val="2"/>
                <w:sz w:val="21"/>
                <w:szCs w:val="21"/>
                <w:highlight w:val="none"/>
              </w:rPr>
              <w:t>未提供有效证明文件的或者提供的证明文件不符合要求的或者提供的证明文件不清晰导致评审专家无法辨认的，不得分。</w:t>
            </w:r>
          </w:p>
        </w:tc>
      </w:tr>
      <w:tr w14:paraId="27DC8F8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52222901">
            <w:pPr>
              <w:wordWrap w:val="0"/>
              <w:jc w:val="center"/>
              <w:rPr>
                <w:rFonts w:ascii="宋体" w:hAnsi="宋体" w:cs="宋体"/>
                <w:b/>
                <w:bCs/>
                <w:color w:val="0000FF"/>
                <w:sz w:val="24"/>
              </w:rPr>
            </w:pPr>
            <w:r>
              <w:rPr>
                <w:b/>
                <w:bCs/>
                <w:color w:val="0000FF"/>
              </w:rPr>
              <w:t>3</w:t>
            </w:r>
          </w:p>
        </w:tc>
        <w:tc>
          <w:tcPr>
            <w:tcW w:w="4196" w:type="dxa"/>
            <w:gridSpan w:val="3"/>
            <w:tcBorders>
              <w:top w:val="single" w:color="000000" w:sz="8" w:space="0"/>
              <w:left w:val="single" w:color="000000" w:sz="8" w:space="0"/>
              <w:bottom w:val="single" w:color="000000" w:sz="8" w:space="0"/>
              <w:right w:val="single" w:color="000000" w:sz="8" w:space="0"/>
            </w:tcBorders>
          </w:tcPr>
          <w:p w14:paraId="0198979D">
            <w:pPr>
              <w:wordWrap w:val="0"/>
              <w:jc w:val="center"/>
              <w:rPr>
                <w:rFonts w:ascii="宋体" w:hAnsi="宋体" w:cs="宋体"/>
                <w:b/>
                <w:bCs/>
                <w:color w:val="0000FF"/>
                <w:sz w:val="24"/>
              </w:rPr>
            </w:pPr>
            <w:r>
              <w:rPr>
                <w:b/>
                <w:bCs/>
                <w:color w:val="0000FF"/>
              </w:rPr>
              <w:t>综合实力</w:t>
            </w:r>
          </w:p>
        </w:tc>
        <w:tc>
          <w:tcPr>
            <w:tcW w:w="4196" w:type="dxa"/>
            <w:tcBorders>
              <w:top w:val="single" w:color="000000" w:sz="8" w:space="0"/>
              <w:left w:val="single" w:color="000000" w:sz="8" w:space="0"/>
              <w:bottom w:val="single" w:color="000000" w:sz="8" w:space="0"/>
              <w:right w:val="single" w:color="000000" w:sz="8" w:space="0"/>
            </w:tcBorders>
          </w:tcPr>
          <w:p w14:paraId="33833CFD">
            <w:pPr>
              <w:wordWrap w:val="0"/>
              <w:jc w:val="center"/>
              <w:rPr>
                <w:rFonts w:hint="default" w:ascii="宋体" w:hAnsi="宋体" w:eastAsia="宋体" w:cs="宋体"/>
                <w:b/>
                <w:bCs/>
                <w:color w:val="0000FF"/>
                <w:sz w:val="24"/>
                <w:lang w:val="en-US" w:eastAsia="zh-CN"/>
              </w:rPr>
            </w:pPr>
            <w:r>
              <w:rPr>
                <w:rFonts w:hint="eastAsia" w:ascii="宋体" w:hAnsi="宋体" w:cs="宋体"/>
                <w:b/>
                <w:bCs/>
                <w:color w:val="0000FF"/>
                <w:sz w:val="24"/>
                <w:lang w:val="en-US" w:eastAsia="zh-CN"/>
              </w:rPr>
              <w:t>24</w:t>
            </w:r>
          </w:p>
        </w:tc>
      </w:tr>
      <w:tr w14:paraId="66EC672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72C3DF8C">
            <w:pPr>
              <w:rPr>
                <w:rFonts w:ascii="宋体" w:hAnsi="宋体" w:cs="宋体"/>
                <w:b/>
                <w:bCs/>
                <w:color w:val="0000FF"/>
                <w:sz w:val="24"/>
              </w:rPr>
            </w:pPr>
          </w:p>
        </w:tc>
        <w:tc>
          <w:tcPr>
            <w:tcW w:w="8392" w:type="dxa"/>
            <w:gridSpan w:val="4"/>
            <w:tcBorders>
              <w:top w:val="single" w:color="000000" w:sz="8" w:space="0"/>
              <w:left w:val="single" w:color="000000" w:sz="8" w:space="0"/>
              <w:bottom w:val="single" w:color="000000" w:sz="8" w:space="0"/>
              <w:right w:val="single" w:color="000000" w:sz="8" w:space="0"/>
            </w:tcBorders>
          </w:tcPr>
          <w:p w14:paraId="5A974879">
            <w:pPr>
              <w:wordWrap w:val="0"/>
              <w:rPr>
                <w:rFonts w:ascii="宋体" w:hAnsi="宋体" w:cs="宋体"/>
                <w:szCs w:val="21"/>
              </w:rPr>
            </w:pPr>
          </w:p>
        </w:tc>
      </w:tr>
      <w:tr w14:paraId="79B1471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54D07820">
            <w:pPr>
              <w:rPr>
                <w:rFonts w:ascii="宋体" w:hAnsi="宋体" w:cs="宋体"/>
                <w:b/>
                <w:bCs/>
                <w:color w:val="0000FF"/>
                <w:sz w:val="24"/>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F9B8CCD">
            <w:pPr>
              <w:wordWrap w:val="0"/>
              <w:jc w:val="center"/>
              <w:rPr>
                <w:rFonts w:ascii="宋体" w:hAnsi="宋体" w:cs="宋体"/>
                <w:szCs w:val="21"/>
              </w:rPr>
            </w:pPr>
            <w:r>
              <w:rPr>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5BD13DA">
            <w:pPr>
              <w:wordWrap w:val="0"/>
              <w:jc w:val="center"/>
              <w:rPr>
                <w:rFonts w:ascii="宋体" w:hAnsi="宋体" w:cs="宋体"/>
                <w:szCs w:val="21"/>
              </w:rPr>
            </w:pPr>
            <w:r>
              <w:rPr>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ED99857">
            <w:pPr>
              <w:wordWrap w:val="0"/>
              <w:jc w:val="center"/>
              <w:rPr>
                <w:rFonts w:ascii="宋体" w:hAnsi="宋体" w:cs="宋体"/>
                <w:szCs w:val="21"/>
              </w:rPr>
            </w:pPr>
            <w:r>
              <w:rPr>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6554914">
            <w:pPr>
              <w:wordWrap w:val="0"/>
              <w:jc w:val="center"/>
              <w:rPr>
                <w:rFonts w:ascii="宋体" w:hAnsi="宋体" w:cs="宋体"/>
                <w:szCs w:val="21"/>
              </w:rPr>
            </w:pPr>
            <w:r>
              <w:rPr>
                <w:szCs w:val="21"/>
              </w:rPr>
              <w:t>评分准则</w:t>
            </w:r>
          </w:p>
        </w:tc>
      </w:tr>
      <w:tr w14:paraId="3A212D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DCFD8FD">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64EF8C5">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17652810">
            <w:pPr>
              <w:keepNext w:val="0"/>
              <w:keepLines w:val="0"/>
              <w:pageBreakBefore w:val="0"/>
              <w:widowControl w:val="0"/>
              <w:kinsoku/>
              <w:overflowPunct/>
              <w:topLinePunct w:val="0"/>
              <w:autoSpaceDE/>
              <w:autoSpaceDN/>
              <w:bidi w:val="0"/>
              <w:adjustRightInd w:val="0"/>
              <w:snapToGrid w:val="0"/>
              <w:jc w:val="center"/>
              <w:textAlignment w:val="auto"/>
              <w:rPr>
                <w:rFonts w:ascii="宋体" w:hAnsi="宋体" w:cs="宋体"/>
                <w:szCs w:val="21"/>
              </w:rPr>
            </w:pPr>
            <w:r>
              <w:rPr>
                <w:rFonts w:hint="eastAsia" w:ascii="宋体" w:hAnsi="宋体" w:eastAsia="宋体" w:cs="宋体"/>
                <w:sz w:val="21"/>
                <w:szCs w:val="21"/>
                <w:highlight w:val="none"/>
              </w:rPr>
              <w:t>机构资质</w:t>
            </w:r>
          </w:p>
        </w:tc>
        <w:tc>
          <w:tcPr>
            <w:tcW w:w="681" w:type="dxa"/>
            <w:tcBorders>
              <w:top w:val="single" w:color="000000" w:sz="8" w:space="0"/>
              <w:left w:val="single" w:color="000000" w:sz="8" w:space="0"/>
              <w:bottom w:val="single" w:color="000000" w:sz="8" w:space="0"/>
              <w:right w:val="single" w:color="000000" w:sz="8" w:space="0"/>
            </w:tcBorders>
            <w:vAlign w:val="center"/>
          </w:tcPr>
          <w:p w14:paraId="16E89F1C">
            <w:pPr>
              <w:keepNext w:val="0"/>
              <w:keepLines w:val="0"/>
              <w:pageBreakBefore w:val="0"/>
              <w:widowControl w:val="0"/>
              <w:tabs>
                <w:tab w:val="center" w:pos="584"/>
              </w:tabs>
              <w:kinsoku/>
              <w:overflowPunct/>
              <w:topLinePunct w:val="0"/>
              <w:autoSpaceDE/>
              <w:autoSpaceDN/>
              <w:bidi w:val="0"/>
              <w:adjustRightInd w:val="0"/>
              <w:snapToGrid w:val="0"/>
              <w:jc w:val="center"/>
              <w:textAlignment w:val="auto"/>
              <w:rPr>
                <w:rFonts w:ascii="宋体" w:hAnsi="宋体" w:cs="宋体"/>
                <w:szCs w:val="21"/>
              </w:rPr>
            </w:pPr>
            <w:r>
              <w:rPr>
                <w:rFonts w:hint="eastAsia" w:ascii="宋体" w:hAnsi="宋体" w:eastAsia="宋体" w:cs="宋体"/>
                <w:sz w:val="21"/>
                <w:szCs w:val="21"/>
                <w:highlight w:val="none"/>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center"/>
          </w:tcPr>
          <w:p w14:paraId="618F80AD">
            <w:pPr>
              <w:keepNext w:val="0"/>
              <w:keepLines w:val="0"/>
              <w:pageBreakBefore w:val="0"/>
              <w:widowControl w:val="0"/>
              <w:kinsoku/>
              <w:overflowPunct/>
              <w:topLinePunct w:val="0"/>
              <w:autoSpaceDE/>
              <w:autoSpaceDN/>
              <w:bidi w:val="0"/>
              <w:jc w:val="both"/>
              <w:textAlignment w:val="auto"/>
              <w:rPr>
                <w:rFonts w:hint="eastAsia" w:ascii="宋体" w:hAnsi="宋体" w:eastAsia="宋体" w:cs="宋体"/>
                <w:b/>
                <w:kern w:val="2"/>
                <w:sz w:val="21"/>
                <w:szCs w:val="21"/>
                <w:highlight w:val="none"/>
              </w:rPr>
            </w:pPr>
            <w:r>
              <w:rPr>
                <w:rFonts w:hint="eastAsia" w:ascii="宋体" w:hAnsi="宋体" w:eastAsia="宋体" w:cs="宋体"/>
                <w:b/>
                <w:kern w:val="2"/>
                <w:sz w:val="21"/>
                <w:szCs w:val="21"/>
                <w:highlight w:val="none"/>
              </w:rPr>
              <w:t>1</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rPr>
              <w:t>评审标准：</w:t>
            </w:r>
          </w:p>
          <w:p w14:paraId="6E084AC6">
            <w:pPr>
              <w:keepNext w:val="0"/>
              <w:keepLines w:val="0"/>
              <w:pageBreakBefore w:val="0"/>
              <w:widowControl w:val="0"/>
              <w:kinsoku/>
              <w:overflowPunct/>
              <w:topLinePunct w:val="0"/>
              <w:autoSpaceDE/>
              <w:autoSpaceDN/>
              <w:bidi w:val="0"/>
              <w:jc w:val="both"/>
              <w:textAlignment w:val="auto"/>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rPr>
              <w:t>投标人持有在有效期内的认证证书，认证范围</w:t>
            </w:r>
            <w:commentRangeStart w:id="4"/>
            <w:r>
              <w:rPr>
                <w:rFonts w:hint="eastAsia" w:ascii="宋体" w:hAnsi="宋体" w:eastAsia="宋体" w:cs="宋体"/>
                <w:kern w:val="2"/>
                <w:sz w:val="21"/>
                <w:szCs w:val="21"/>
                <w:highlight w:val="none"/>
              </w:rPr>
              <w:t>须</w:t>
            </w:r>
            <w:commentRangeEnd w:id="4"/>
            <w:r>
              <w:rPr>
                <w:woUserID w:val="1"/>
              </w:rPr>
              <w:commentReference w:id="4"/>
            </w:r>
            <w:r>
              <w:rPr>
                <w:rFonts w:hint="eastAsia" w:ascii="宋体" w:hAnsi="宋体" w:eastAsia="宋体" w:cs="宋体"/>
                <w:kern w:val="2"/>
                <w:sz w:val="21"/>
                <w:szCs w:val="21"/>
                <w:highlight w:val="none"/>
              </w:rPr>
              <w:t>包含</w:t>
            </w:r>
            <w:commentRangeStart w:id="5"/>
            <w:r>
              <w:rPr>
                <w:rFonts w:hint="eastAsia" w:ascii="宋体" w:hAnsi="宋体" w:eastAsia="宋体" w:cs="宋体"/>
                <w:kern w:val="2"/>
                <w:sz w:val="21"/>
                <w:szCs w:val="21"/>
                <w:highlight w:val="none"/>
              </w:rPr>
              <w:t>“社工服务”</w:t>
            </w:r>
            <w:commentRangeEnd w:id="5"/>
            <w:r>
              <w:rPr>
                <w:woUserID w:val="1"/>
              </w:rPr>
              <w:commentReference w:id="5"/>
            </w:r>
            <w:r>
              <w:rPr>
                <w:rFonts w:hint="eastAsia" w:ascii="宋体" w:hAnsi="宋体" w:eastAsia="宋体" w:cs="宋体"/>
                <w:kern w:val="2"/>
                <w:sz w:val="21"/>
                <w:szCs w:val="21"/>
                <w:highlight w:val="none"/>
              </w:rPr>
              <w:t>内容，每提供一项得</w:t>
            </w:r>
            <w:r>
              <w:rPr>
                <w:rFonts w:hint="eastAsia" w:ascii="宋体" w:hAnsi="宋体" w:eastAsia="宋体" w:cs="宋体"/>
                <w:kern w:val="2"/>
                <w:sz w:val="21"/>
                <w:szCs w:val="21"/>
                <w:highlight w:val="none"/>
                <w:lang w:val="en-US" w:eastAsia="zh-CN"/>
              </w:rPr>
              <w:t>35分</w:t>
            </w:r>
            <w:r>
              <w:rPr>
                <w:rFonts w:hint="eastAsia" w:ascii="宋体" w:hAnsi="宋体" w:eastAsia="宋体" w:cs="宋体"/>
                <w:kern w:val="2"/>
                <w:sz w:val="21"/>
                <w:szCs w:val="21"/>
                <w:highlight w:val="none"/>
              </w:rPr>
              <w:t>，提供</w:t>
            </w:r>
            <w:r>
              <w:rPr>
                <w:rFonts w:hint="eastAsia" w:ascii="宋体" w:hAnsi="宋体" w:eastAsia="宋体" w:cs="宋体"/>
                <w:kern w:val="2"/>
                <w:sz w:val="21"/>
                <w:szCs w:val="21"/>
                <w:highlight w:val="none"/>
                <w:lang w:eastAsia="zh-CN"/>
              </w:rPr>
              <w:t>三</w:t>
            </w:r>
            <w:r>
              <w:rPr>
                <w:rFonts w:hint="eastAsia" w:ascii="宋体" w:hAnsi="宋体" w:eastAsia="宋体" w:cs="宋体"/>
                <w:kern w:val="2"/>
                <w:sz w:val="21"/>
                <w:szCs w:val="21"/>
                <w:highlight w:val="none"/>
              </w:rPr>
              <w:t>项得100</w:t>
            </w:r>
            <w:r>
              <w:rPr>
                <w:rFonts w:hint="eastAsia" w:ascii="宋体" w:hAnsi="宋体" w:eastAsia="宋体" w:cs="宋体"/>
                <w:kern w:val="2"/>
                <w:sz w:val="21"/>
                <w:szCs w:val="21"/>
                <w:highlight w:val="none"/>
                <w:lang w:eastAsia="zh-CN"/>
              </w:rPr>
              <w:t>分：</w:t>
            </w:r>
          </w:p>
          <w:p w14:paraId="22928E8F">
            <w:pPr>
              <w:keepNext w:val="0"/>
              <w:keepLines w:val="0"/>
              <w:pageBreakBefore w:val="0"/>
              <w:widowControl w:val="0"/>
              <w:kinsoku/>
              <w:overflowPunct/>
              <w:topLinePunct w:val="0"/>
              <w:autoSpaceDE/>
              <w:autoSpaceDN/>
              <w:bidi w:val="0"/>
              <w:jc w:val="both"/>
              <w:textAlignment w:val="auto"/>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1</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rPr>
              <w:t>质量管理体系认证证书；</w:t>
            </w:r>
          </w:p>
          <w:p w14:paraId="4FA50C9D">
            <w:pPr>
              <w:keepNext w:val="0"/>
              <w:keepLines w:val="0"/>
              <w:pageBreakBefore w:val="0"/>
              <w:widowControl w:val="0"/>
              <w:kinsoku/>
              <w:overflowPunct/>
              <w:topLinePunct w:val="0"/>
              <w:autoSpaceDE/>
              <w:autoSpaceDN/>
              <w:bidi w:val="0"/>
              <w:jc w:val="both"/>
              <w:textAlignment w:val="auto"/>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lang w:val="en-US" w:eastAsia="zh-CN"/>
              </w:rPr>
              <w:t>2</w:t>
            </w:r>
            <w:r>
              <w:rPr>
                <w:rFonts w:hint="eastAsia" w:ascii="宋体" w:hAnsi="宋体" w:eastAsia="宋体" w:cs="宋体"/>
                <w:kern w:val="2"/>
                <w:sz w:val="21"/>
                <w:szCs w:val="21"/>
                <w:highlight w:val="none"/>
                <w:lang w:eastAsia="zh-CN"/>
              </w:rPr>
              <w:t>）</w:t>
            </w:r>
            <w:r>
              <w:rPr>
                <w:rFonts w:hint="eastAsia" w:ascii="宋体" w:hAnsi="宋体" w:eastAsia="宋体" w:cs="宋体"/>
                <w:kern w:val="2"/>
                <w:sz w:val="21"/>
                <w:szCs w:val="21"/>
                <w:highlight w:val="none"/>
              </w:rPr>
              <w:t>职业健康安全管理体系认证证书；</w:t>
            </w:r>
          </w:p>
          <w:p w14:paraId="471B11B7">
            <w:pPr>
              <w:keepNext w:val="0"/>
              <w:keepLines w:val="0"/>
              <w:pageBreakBefore w:val="0"/>
              <w:widowControl w:val="0"/>
              <w:kinsoku/>
              <w:overflowPunct/>
              <w:topLinePunct w:val="0"/>
              <w:autoSpaceDE/>
              <w:autoSpaceDN/>
              <w:bidi w:val="0"/>
              <w:jc w:val="both"/>
              <w:textAlignment w:val="auto"/>
              <w:rPr>
                <w:rFonts w:hint="eastAsia" w:ascii="宋体" w:hAnsi="宋体" w:eastAsia="宋体" w:cs="宋体"/>
                <w:sz w:val="21"/>
                <w:szCs w:val="21"/>
                <w:highlight w:val="none"/>
                <w:lang w:val="en-US" w:eastAsia="zh-CN"/>
              </w:rPr>
            </w:pPr>
            <w:r>
              <w:rPr>
                <w:rFonts w:hint="eastAsia" w:ascii="宋体" w:hAnsi="宋体" w:eastAsia="宋体" w:cs="宋体"/>
                <w:kern w:val="2"/>
                <w:sz w:val="21"/>
                <w:szCs w:val="21"/>
                <w:highlight w:val="none"/>
                <w:lang w:val="en-US" w:eastAsia="zh-CN"/>
              </w:rPr>
              <w:t>（3）业务连续性管理体系认证证书。</w:t>
            </w:r>
          </w:p>
          <w:p w14:paraId="598E0EA5">
            <w:pPr>
              <w:keepNext w:val="0"/>
              <w:keepLines w:val="0"/>
              <w:pageBreakBefore w:val="0"/>
              <w:widowControl w:val="0"/>
              <w:kinsoku/>
              <w:overflowPunct/>
              <w:topLinePunct w:val="0"/>
              <w:autoSpaceDE/>
              <w:autoSpaceDN/>
              <w:bidi w:val="0"/>
              <w:jc w:val="both"/>
              <w:textAlignment w:val="auto"/>
              <w:rPr>
                <w:rFonts w:hint="eastAsia" w:ascii="宋体" w:hAnsi="宋体" w:eastAsia="宋体" w:cs="宋体"/>
                <w:b/>
                <w:bCs/>
                <w:spacing w:val="-3"/>
                <w:kern w:val="2"/>
                <w:sz w:val="21"/>
                <w:szCs w:val="21"/>
                <w:highlight w:val="none"/>
              </w:rPr>
            </w:pPr>
            <w:r>
              <w:rPr>
                <w:rFonts w:hint="eastAsia" w:ascii="宋体" w:hAnsi="宋体" w:eastAsia="宋体" w:cs="宋体"/>
                <w:b/>
                <w:bCs/>
                <w:spacing w:val="-3"/>
                <w:kern w:val="2"/>
                <w:sz w:val="21"/>
                <w:szCs w:val="21"/>
                <w:highlight w:val="none"/>
                <w:lang w:val="en-US" w:eastAsia="zh-CN"/>
              </w:rPr>
              <w:t>2、</w:t>
            </w:r>
            <w:r>
              <w:rPr>
                <w:rFonts w:hint="eastAsia" w:ascii="宋体" w:hAnsi="宋体" w:eastAsia="宋体" w:cs="宋体"/>
                <w:b/>
                <w:bCs/>
                <w:spacing w:val="-3"/>
                <w:kern w:val="2"/>
                <w:sz w:val="21"/>
                <w:szCs w:val="21"/>
                <w:highlight w:val="none"/>
              </w:rPr>
              <w:t>证明文件：</w:t>
            </w:r>
          </w:p>
          <w:p w14:paraId="6A5B1450">
            <w:pPr>
              <w:keepNext w:val="0"/>
              <w:keepLines w:val="0"/>
              <w:pageBreakBefore w:val="0"/>
              <w:widowControl w:val="0"/>
              <w:kinsoku/>
              <w:overflowPunct/>
              <w:topLinePunct w:val="0"/>
              <w:autoSpaceDE/>
              <w:autoSpaceDN/>
              <w:bidi w:val="0"/>
              <w:jc w:val="both"/>
              <w:textAlignment w:val="auto"/>
              <w:rPr>
                <w:rFonts w:hint="eastAsia" w:ascii="宋体" w:hAnsi="宋体" w:eastAsia="宋体" w:cs="宋体"/>
                <w:kern w:val="2"/>
                <w:sz w:val="21"/>
                <w:szCs w:val="21"/>
                <w:highlight w:val="none"/>
                <w:lang w:eastAsia="zh-CN"/>
              </w:rPr>
            </w:pPr>
            <w:r>
              <w:rPr>
                <w:rFonts w:hint="eastAsia" w:ascii="宋体" w:hAnsi="宋体" w:eastAsia="宋体" w:cs="宋体"/>
                <w:kern w:val="2"/>
                <w:sz w:val="21"/>
                <w:szCs w:val="21"/>
                <w:highlight w:val="none"/>
              </w:rPr>
              <w:t>（1）提供在有效期内的认证证书，如无法证明证书在有效期内的不得分</w:t>
            </w:r>
            <w:r>
              <w:rPr>
                <w:rFonts w:hint="eastAsia" w:ascii="宋体" w:hAnsi="宋体" w:eastAsia="宋体" w:cs="宋体"/>
                <w:kern w:val="2"/>
                <w:sz w:val="21"/>
                <w:szCs w:val="21"/>
                <w:highlight w:val="none"/>
                <w:lang w:eastAsia="zh-CN"/>
              </w:rPr>
              <w:t>；</w:t>
            </w:r>
          </w:p>
          <w:p w14:paraId="7324C68D">
            <w:pPr>
              <w:keepNext w:val="0"/>
              <w:keepLines w:val="0"/>
              <w:pageBreakBefore w:val="0"/>
              <w:widowControl w:val="0"/>
              <w:kinsoku/>
              <w:overflowPunct/>
              <w:topLinePunct w:val="0"/>
              <w:autoSpaceDE/>
              <w:autoSpaceDN/>
              <w:bidi w:val="0"/>
              <w:jc w:val="both"/>
              <w:textAlignment w:val="auto"/>
              <w:rPr>
                <w:rFonts w:hint="eastAsia" w:ascii="宋体" w:hAnsi="宋体" w:eastAsia="宋体" w:cs="宋体"/>
                <w:kern w:val="2"/>
                <w:sz w:val="21"/>
                <w:szCs w:val="21"/>
                <w:highlight w:val="none"/>
                <w:lang w:val="en-US" w:eastAsia="zh-CN"/>
              </w:rPr>
            </w:pPr>
            <w:r>
              <w:rPr>
                <w:rFonts w:hint="eastAsia" w:ascii="宋体" w:hAnsi="宋体" w:eastAsia="宋体" w:cs="宋体"/>
                <w:kern w:val="2"/>
                <w:sz w:val="21"/>
                <w:szCs w:val="21"/>
                <w:highlight w:val="none"/>
              </w:rPr>
              <w:t>（2）提供证书在全国认证认可信息公共服务平台(http://cx.cnca.cn)认证信息查询截图（截图需显示证书状态为有效）</w:t>
            </w:r>
            <w:r>
              <w:rPr>
                <w:rFonts w:hint="eastAsia" w:ascii="宋体" w:hAnsi="宋体" w:eastAsia="宋体" w:cs="宋体"/>
                <w:kern w:val="2"/>
                <w:sz w:val="21"/>
                <w:szCs w:val="21"/>
                <w:highlight w:val="none"/>
                <w:lang w:val="en-US" w:eastAsia="zh-CN"/>
              </w:rPr>
              <w:t>。</w:t>
            </w:r>
          </w:p>
          <w:p w14:paraId="46B5280A">
            <w:pPr>
              <w:keepNext w:val="0"/>
              <w:keepLines w:val="0"/>
              <w:pageBreakBefore w:val="0"/>
              <w:widowControl w:val="0"/>
              <w:kinsoku/>
              <w:overflowPunct/>
              <w:topLinePunct w:val="0"/>
              <w:autoSpaceDE/>
              <w:autoSpaceDN/>
              <w:bidi w:val="0"/>
              <w:jc w:val="both"/>
              <w:textAlignment w:val="auto"/>
              <w:rPr>
                <w:rFonts w:ascii="宋体" w:hAnsi="宋体" w:cs="宋体"/>
                <w:szCs w:val="21"/>
              </w:rPr>
            </w:pPr>
            <w:r>
              <w:rPr>
                <w:rFonts w:hint="eastAsia" w:ascii="宋体" w:hAnsi="宋体" w:eastAsia="宋体" w:cs="宋体"/>
                <w:kern w:val="2"/>
                <w:sz w:val="21"/>
                <w:szCs w:val="21"/>
                <w:highlight w:val="none"/>
              </w:rPr>
              <w:t>原件备查。未提供证明材料或者提供的证明材料不符合要求或提供的证明材料不清晰评审专家无法辨认的，不得分。</w:t>
            </w:r>
          </w:p>
        </w:tc>
      </w:tr>
      <w:tr w14:paraId="254DAA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33293615">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578906B">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rPr>
              <w:t>2</w:t>
            </w:r>
          </w:p>
        </w:tc>
        <w:tc>
          <w:tcPr>
            <w:tcW w:w="2835" w:type="dxa"/>
            <w:tcBorders>
              <w:top w:val="single" w:color="000000" w:sz="8" w:space="0"/>
              <w:left w:val="single" w:color="000000" w:sz="8" w:space="0"/>
              <w:bottom w:val="single" w:color="000000" w:sz="8" w:space="0"/>
              <w:right w:val="single" w:color="000000" w:sz="8" w:space="0"/>
            </w:tcBorders>
            <w:vAlign w:val="center"/>
          </w:tcPr>
          <w:p w14:paraId="342D6025">
            <w:pPr>
              <w:keepNext w:val="0"/>
              <w:keepLines w:val="0"/>
              <w:pageBreakBefore w:val="0"/>
              <w:widowControl w:val="0"/>
              <w:kinsoku/>
              <w:overflowPunct/>
              <w:topLinePunct w:val="0"/>
              <w:autoSpaceDE/>
              <w:autoSpaceDN/>
              <w:bidi w:val="0"/>
              <w:adjustRightInd w:val="0"/>
              <w:snapToGrid w:val="0"/>
              <w:jc w:val="center"/>
              <w:textAlignment w:val="auto"/>
              <w:rPr>
                <w:rFonts w:ascii="宋体" w:hAnsi="宋体" w:cs="宋体"/>
                <w:szCs w:val="21"/>
              </w:rPr>
            </w:pPr>
            <w:r>
              <w:rPr>
                <w:rFonts w:hint="eastAsia" w:ascii="宋体" w:hAnsi="宋体" w:eastAsia="宋体" w:cs="宋体"/>
                <w:sz w:val="21"/>
                <w:szCs w:val="21"/>
                <w:highlight w:val="none"/>
                <w:lang w:eastAsia="zh-CN"/>
              </w:rPr>
              <w:t>同类项目经验</w:t>
            </w:r>
          </w:p>
        </w:tc>
        <w:tc>
          <w:tcPr>
            <w:tcW w:w="681" w:type="dxa"/>
            <w:tcBorders>
              <w:top w:val="single" w:color="000000" w:sz="8" w:space="0"/>
              <w:left w:val="single" w:color="000000" w:sz="8" w:space="0"/>
              <w:bottom w:val="single" w:color="000000" w:sz="8" w:space="0"/>
              <w:right w:val="single" w:color="000000" w:sz="8" w:space="0"/>
            </w:tcBorders>
            <w:vAlign w:val="center"/>
          </w:tcPr>
          <w:p w14:paraId="19FC4D1E">
            <w:pPr>
              <w:keepNext w:val="0"/>
              <w:keepLines w:val="0"/>
              <w:pageBreakBefore w:val="0"/>
              <w:kinsoku/>
              <w:wordWrap w:val="0"/>
              <w:overflowPunct/>
              <w:topLinePunct w:val="0"/>
              <w:autoSpaceDE/>
              <w:autoSpaceDN/>
              <w:bidi w:val="0"/>
              <w:jc w:val="center"/>
              <w:textAlignment w:val="auto"/>
              <w:rPr>
                <w:rFonts w:ascii="宋体" w:hAnsi="宋体" w:cs="宋体"/>
                <w:szCs w:val="21"/>
              </w:rPr>
            </w:pPr>
            <w:r>
              <w:rPr>
                <w:rFonts w:hint="eastAsia" w:ascii="宋体" w:hAnsi="宋体" w:eastAsia="宋体" w:cs="宋体"/>
                <w:sz w:val="21"/>
                <w:szCs w:val="21"/>
                <w:highlight w:val="none"/>
                <w:lang w:val="en-US" w:eastAsia="zh-CN"/>
              </w:rPr>
              <w:t>12</w:t>
            </w:r>
          </w:p>
        </w:tc>
        <w:tc>
          <w:tcPr>
            <w:tcW w:w="4196" w:type="dxa"/>
            <w:tcBorders>
              <w:top w:val="single" w:color="000000" w:sz="8" w:space="0"/>
              <w:left w:val="single" w:color="000000" w:sz="8" w:space="0"/>
              <w:bottom w:val="single" w:color="000000" w:sz="8" w:space="0"/>
              <w:right w:val="single" w:color="000000" w:sz="8" w:space="0"/>
            </w:tcBorders>
            <w:vAlign w:val="center"/>
          </w:tcPr>
          <w:p w14:paraId="2651FC11">
            <w:pPr>
              <w:keepNext w:val="0"/>
              <w:keepLines w:val="0"/>
              <w:pageBreakBefore w:val="0"/>
              <w:widowControl/>
              <w:kinsoku/>
              <w:wordWrap/>
              <w:overflowPunct/>
              <w:topLinePunct w:val="0"/>
              <w:autoSpaceDE/>
              <w:autoSpaceDN/>
              <w:bidi w:val="0"/>
              <w:adjustRightInd/>
              <w:snapToGrid/>
              <w:jc w:val="both"/>
              <w:textAlignment w:val="auto"/>
              <w:rPr>
                <w:rFonts w:hint="eastAsia" w:ascii="宋体" w:hAnsi="宋体" w:eastAsia="宋体" w:cs="宋体"/>
                <w:b/>
                <w:bCs/>
                <w:color w:val="000000"/>
                <w:sz w:val="21"/>
                <w:szCs w:val="21"/>
                <w:highlight w:val="none"/>
                <w:lang w:eastAsia="zh-CN" w:bidi="ar"/>
              </w:rPr>
            </w:pPr>
            <w:r>
              <w:rPr>
                <w:rFonts w:hint="eastAsia" w:ascii="宋体" w:hAnsi="宋体" w:eastAsia="宋体" w:cs="宋体"/>
                <w:b/>
                <w:bCs/>
                <w:color w:val="000000"/>
                <w:sz w:val="21"/>
                <w:szCs w:val="21"/>
                <w:highlight w:val="none"/>
                <w:lang w:bidi="ar"/>
              </w:rPr>
              <w:t>1</w:t>
            </w:r>
            <w:r>
              <w:rPr>
                <w:rFonts w:hint="eastAsia" w:ascii="宋体" w:hAnsi="宋体" w:eastAsia="宋体" w:cs="宋体"/>
                <w:b/>
                <w:bCs/>
                <w:color w:val="000000"/>
                <w:sz w:val="21"/>
                <w:szCs w:val="21"/>
                <w:highlight w:val="none"/>
                <w:lang w:eastAsia="zh-CN" w:bidi="ar"/>
              </w:rPr>
              <w:t>、</w:t>
            </w:r>
            <w:r>
              <w:rPr>
                <w:rFonts w:hint="eastAsia" w:ascii="宋体" w:hAnsi="宋体" w:eastAsia="宋体" w:cs="宋体"/>
                <w:b/>
                <w:bCs/>
                <w:color w:val="000000"/>
                <w:sz w:val="21"/>
                <w:szCs w:val="21"/>
                <w:highlight w:val="none"/>
                <w:lang w:bidi="ar"/>
              </w:rPr>
              <w:t>评审标准</w:t>
            </w:r>
            <w:r>
              <w:rPr>
                <w:rFonts w:hint="eastAsia" w:ascii="宋体" w:hAnsi="宋体" w:eastAsia="宋体" w:cs="宋体"/>
                <w:b/>
                <w:bCs/>
                <w:color w:val="000000"/>
                <w:sz w:val="21"/>
                <w:szCs w:val="21"/>
                <w:highlight w:val="none"/>
                <w:lang w:eastAsia="zh-CN" w:bidi="ar"/>
              </w:rPr>
              <w:t>：</w:t>
            </w:r>
          </w:p>
          <w:p w14:paraId="1043DCAE">
            <w:pPr>
              <w:keepNext w:val="0"/>
              <w:keepLines w:val="0"/>
              <w:pageBreakBefore w:val="0"/>
              <w:widowControl/>
              <w:kinsoku/>
              <w:wordWrap/>
              <w:overflowPunct/>
              <w:topLinePunct w:val="0"/>
              <w:autoSpaceDE/>
              <w:autoSpaceDN/>
              <w:bidi w:val="0"/>
              <w:adjustRightInd/>
              <w:snapToGrid/>
              <w:jc w:val="both"/>
              <w:textAlignment w:val="auto"/>
              <w:rPr>
                <w:rFonts w:hint="eastAsia" w:ascii="宋体" w:hAnsi="宋体" w:eastAsia="宋体" w:cs="宋体"/>
                <w:b w:val="0"/>
                <w:bCs w:val="0"/>
                <w:color w:val="000000"/>
                <w:sz w:val="21"/>
                <w:szCs w:val="21"/>
                <w:highlight w:val="none"/>
                <w:lang w:val="en-US" w:eastAsia="zh-CN" w:bidi="ar"/>
              </w:rPr>
            </w:pP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val="en-US" w:eastAsia="zh-CN" w:bidi="ar"/>
              </w:rPr>
              <w:t>1</w:t>
            </w: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bidi="ar"/>
              </w:rPr>
              <w:t>20</w:t>
            </w:r>
            <w:r>
              <w:rPr>
                <w:rFonts w:hint="eastAsia" w:ascii="宋体" w:hAnsi="宋体" w:eastAsia="宋体" w:cs="宋体"/>
                <w:b w:val="0"/>
                <w:bCs w:val="0"/>
                <w:color w:val="000000"/>
                <w:sz w:val="21"/>
                <w:szCs w:val="21"/>
                <w:highlight w:val="none"/>
                <w:lang w:eastAsia="zh-CN" w:bidi="ar"/>
              </w:rPr>
              <w:t>2</w:t>
            </w:r>
            <w:r>
              <w:rPr>
                <w:rFonts w:hint="default" w:ascii="宋体" w:hAnsi="宋体" w:eastAsia="宋体" w:cs="宋体"/>
                <w:b w:val="0"/>
                <w:bCs w:val="0"/>
                <w:color w:val="000000"/>
                <w:sz w:val="21"/>
                <w:szCs w:val="21"/>
                <w:highlight w:val="none"/>
                <w:lang w:val="en-US" w:eastAsia="zh-CN" w:bidi="ar"/>
              </w:rPr>
              <w:t>3</w:t>
            </w:r>
            <w:r>
              <w:rPr>
                <w:rFonts w:hint="eastAsia" w:ascii="宋体" w:hAnsi="宋体" w:eastAsia="宋体" w:cs="宋体"/>
                <w:b w:val="0"/>
                <w:bCs w:val="0"/>
                <w:color w:val="000000"/>
                <w:sz w:val="21"/>
                <w:szCs w:val="21"/>
                <w:highlight w:val="none"/>
                <w:lang w:bidi="ar"/>
              </w:rPr>
              <w:t>年1月1日至本项目</w:t>
            </w:r>
            <w:r>
              <w:rPr>
                <w:rFonts w:hint="eastAsia" w:ascii="宋体" w:hAnsi="宋体" w:eastAsia="宋体" w:cs="宋体"/>
                <w:b w:val="0"/>
                <w:bCs w:val="0"/>
                <w:color w:val="000000"/>
                <w:sz w:val="21"/>
                <w:szCs w:val="21"/>
                <w:highlight w:val="none"/>
                <w:lang w:eastAsia="zh-CN" w:bidi="ar"/>
              </w:rPr>
              <w:t>投标截止</w:t>
            </w:r>
            <w:r>
              <w:rPr>
                <w:rFonts w:hint="eastAsia" w:ascii="宋体" w:hAnsi="宋体" w:eastAsia="宋体" w:cs="宋体"/>
                <w:b w:val="0"/>
                <w:bCs w:val="0"/>
                <w:color w:val="000000"/>
                <w:sz w:val="21"/>
                <w:szCs w:val="21"/>
                <w:highlight w:val="none"/>
                <w:lang w:bidi="ar"/>
              </w:rPr>
              <w:t>日前</w:t>
            </w: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bidi="ar"/>
              </w:rPr>
              <w:t>以</w:t>
            </w:r>
            <w:r>
              <w:rPr>
                <w:rFonts w:hint="eastAsia" w:ascii="宋体" w:hAnsi="宋体" w:eastAsia="宋体" w:cs="宋体"/>
                <w:b w:val="0"/>
                <w:bCs w:val="0"/>
                <w:color w:val="000000"/>
                <w:sz w:val="21"/>
                <w:szCs w:val="21"/>
                <w:highlight w:val="none"/>
                <w:lang w:eastAsia="zh-CN" w:bidi="ar"/>
              </w:rPr>
              <w:t>项目</w:t>
            </w:r>
            <w:r>
              <w:rPr>
                <w:rFonts w:hint="eastAsia" w:ascii="宋体" w:hAnsi="宋体" w:eastAsia="宋体" w:cs="宋体"/>
                <w:b w:val="0"/>
                <w:bCs w:val="0"/>
                <w:color w:val="000000"/>
                <w:sz w:val="21"/>
                <w:szCs w:val="21"/>
                <w:highlight w:val="none"/>
                <w:lang w:bidi="ar"/>
              </w:rPr>
              <w:t>合同</w:t>
            </w:r>
            <w:r>
              <w:rPr>
                <w:rFonts w:hint="eastAsia" w:ascii="宋体" w:hAnsi="宋体" w:eastAsia="宋体" w:cs="宋体"/>
                <w:b w:val="0"/>
                <w:bCs w:val="0"/>
                <w:color w:val="000000"/>
                <w:sz w:val="21"/>
                <w:szCs w:val="21"/>
                <w:highlight w:val="none"/>
                <w:lang w:eastAsia="zh-CN" w:bidi="ar"/>
              </w:rPr>
              <w:t>服务开始时间</w:t>
            </w:r>
            <w:r>
              <w:rPr>
                <w:rFonts w:hint="eastAsia" w:ascii="宋体" w:hAnsi="宋体" w:eastAsia="宋体" w:cs="宋体"/>
                <w:b w:val="0"/>
                <w:bCs w:val="0"/>
                <w:color w:val="000000"/>
                <w:sz w:val="21"/>
                <w:szCs w:val="21"/>
                <w:highlight w:val="none"/>
                <w:lang w:bidi="ar"/>
              </w:rPr>
              <w:t>为准</w:t>
            </w: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bidi="ar"/>
              </w:rPr>
              <w:t>投标人具有</w:t>
            </w:r>
            <w:r>
              <w:rPr>
                <w:rFonts w:hint="eastAsia" w:ascii="宋体" w:hAnsi="宋体" w:eastAsia="宋体" w:cs="宋体"/>
                <w:b w:val="0"/>
                <w:bCs w:val="0"/>
                <w:color w:val="000000"/>
                <w:sz w:val="21"/>
                <w:szCs w:val="21"/>
                <w:highlight w:val="none"/>
                <w:lang w:eastAsia="zh-CN" w:bidi="ar"/>
              </w:rPr>
              <w:t>人民调解领域的项目服务经验（</w:t>
            </w:r>
            <w:r>
              <w:rPr>
                <w:rFonts w:hint="eastAsia" w:ascii="宋体" w:hAnsi="宋体" w:eastAsia="宋体" w:cs="宋体"/>
                <w:b w:val="0"/>
                <w:bCs w:val="0"/>
                <w:color w:val="000000"/>
                <w:sz w:val="21"/>
                <w:szCs w:val="21"/>
                <w:highlight w:val="none"/>
                <w:lang w:bidi="ar"/>
              </w:rPr>
              <w:t>项目名称或项目服务内容为人民调解</w:t>
            </w:r>
            <w:r>
              <w:rPr>
                <w:rFonts w:hint="eastAsia" w:ascii="宋体" w:hAnsi="宋体" w:eastAsia="宋体" w:cs="宋体"/>
                <w:b w:val="0"/>
                <w:bCs w:val="0"/>
                <w:color w:val="000000"/>
                <w:sz w:val="21"/>
                <w:szCs w:val="21"/>
                <w:highlight w:val="none"/>
                <w:lang w:eastAsia="zh-CN" w:bidi="ar"/>
              </w:rPr>
              <w:t>社工服务或人民调解法律服务或司法领域专职社工服务等相关服务项目判定为人民调解领域服务项目），每提供一个同类项目服务经验得</w:t>
            </w:r>
            <w:r>
              <w:rPr>
                <w:rFonts w:hint="eastAsia" w:ascii="宋体" w:hAnsi="宋体" w:eastAsia="宋体" w:cs="宋体"/>
                <w:b w:val="0"/>
                <w:bCs w:val="0"/>
                <w:color w:val="000000"/>
                <w:sz w:val="21"/>
                <w:szCs w:val="21"/>
                <w:highlight w:val="none"/>
                <w:lang w:val="en-US" w:eastAsia="zh-CN" w:bidi="ar"/>
              </w:rPr>
              <w:t>15分，本项最高得75分（一年一签的长期服务续签合同计算为一个同类项目服务经验）；</w:t>
            </w:r>
          </w:p>
          <w:p w14:paraId="1F0FBEE9">
            <w:pPr>
              <w:keepNext w:val="0"/>
              <w:keepLines w:val="0"/>
              <w:pageBreakBefore w:val="0"/>
              <w:widowControl/>
              <w:kinsoku/>
              <w:wordWrap/>
              <w:overflowPunct/>
              <w:topLinePunct w:val="0"/>
              <w:autoSpaceDE/>
              <w:autoSpaceDN/>
              <w:bidi w:val="0"/>
              <w:adjustRightInd/>
              <w:snapToGrid/>
              <w:jc w:val="both"/>
              <w:textAlignment w:val="auto"/>
              <w:rPr>
                <w:rFonts w:hint="eastAsia" w:ascii="宋体" w:hAnsi="宋体" w:eastAsia="宋体" w:cs="宋体"/>
                <w:b w:val="0"/>
                <w:bCs w:val="0"/>
                <w:color w:val="000000"/>
                <w:sz w:val="21"/>
                <w:szCs w:val="21"/>
                <w:highlight w:val="none"/>
                <w:lang w:bidi="ar"/>
              </w:rPr>
            </w:pP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val="en-US" w:eastAsia="zh-CN" w:bidi="ar"/>
              </w:rPr>
              <w:t>2</w:t>
            </w: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bidi="ar"/>
              </w:rPr>
              <w:t>投标人在上述“同类项目业绩”评审中参</w:t>
            </w:r>
            <w:r>
              <w:rPr>
                <w:rFonts w:hint="eastAsia" w:ascii="宋体" w:hAnsi="宋体" w:eastAsia="宋体" w:cs="宋体"/>
                <w:b w:val="0"/>
                <w:bCs w:val="0"/>
                <w:color w:val="000000"/>
                <w:sz w:val="21"/>
                <w:szCs w:val="21"/>
                <w:highlight w:val="none"/>
                <w:lang w:eastAsia="zh-CN" w:bidi="ar"/>
              </w:rPr>
              <w:t>与</w:t>
            </w:r>
            <w:r>
              <w:rPr>
                <w:rFonts w:hint="eastAsia" w:ascii="宋体" w:hAnsi="宋体" w:eastAsia="宋体" w:cs="宋体"/>
                <w:b w:val="0"/>
                <w:bCs w:val="0"/>
                <w:color w:val="000000"/>
                <w:sz w:val="21"/>
                <w:szCs w:val="21"/>
                <w:highlight w:val="none"/>
                <w:lang w:bidi="ar"/>
              </w:rPr>
              <w:t>评审</w:t>
            </w:r>
            <w:r>
              <w:rPr>
                <w:rFonts w:hint="eastAsia" w:ascii="宋体" w:hAnsi="宋体" w:eastAsia="宋体" w:cs="宋体"/>
                <w:b w:val="0"/>
                <w:bCs w:val="0"/>
                <w:color w:val="000000"/>
                <w:sz w:val="21"/>
                <w:szCs w:val="21"/>
                <w:highlight w:val="none"/>
                <w:lang w:eastAsia="zh-CN" w:bidi="ar"/>
              </w:rPr>
              <w:t>得分</w:t>
            </w:r>
            <w:r>
              <w:rPr>
                <w:rFonts w:hint="eastAsia" w:ascii="宋体" w:hAnsi="宋体" w:eastAsia="宋体" w:cs="宋体"/>
                <w:b w:val="0"/>
                <w:bCs w:val="0"/>
                <w:color w:val="000000"/>
                <w:sz w:val="21"/>
                <w:szCs w:val="21"/>
                <w:highlight w:val="none"/>
                <w:lang w:bidi="ar"/>
              </w:rPr>
              <w:t>的业绩</w:t>
            </w: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bidi="ar"/>
              </w:rPr>
              <w:t>能够提供服务单位出具的履约评价相关证明</w:t>
            </w: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bidi="ar"/>
              </w:rPr>
              <w:t>且评价为</w:t>
            </w:r>
            <w:r>
              <w:rPr>
                <w:rFonts w:hint="eastAsia" w:ascii="宋体" w:hAnsi="宋体" w:eastAsia="宋体" w:cs="宋体"/>
                <w:b w:val="0"/>
                <w:bCs w:val="0"/>
                <w:color w:val="000000"/>
                <w:sz w:val="21"/>
                <w:szCs w:val="21"/>
                <w:highlight w:val="none"/>
                <w:lang w:eastAsia="zh-CN" w:bidi="ar"/>
              </w:rPr>
              <w:t>非常</w:t>
            </w:r>
            <w:r>
              <w:rPr>
                <w:rFonts w:hint="eastAsia" w:ascii="宋体" w:hAnsi="宋体" w:eastAsia="宋体" w:cs="宋体"/>
                <w:b w:val="0"/>
                <w:bCs w:val="0"/>
                <w:color w:val="000000"/>
                <w:sz w:val="21"/>
                <w:szCs w:val="21"/>
                <w:highlight w:val="none"/>
                <w:lang w:bidi="ar"/>
              </w:rPr>
              <w:t>满意或优秀或其他最高等级</w:t>
            </w:r>
            <w:ins w:id="74" w:author="陈聪" w:date="2026-02-28T11:08:49Z">
              <w:r>
                <w:rPr>
                  <w:rFonts w:hint="eastAsia" w:ascii="宋体" w:hAnsi="宋体" w:cs="宋体"/>
                  <w:b w:val="0"/>
                  <w:bCs w:val="0"/>
                  <w:color w:val="000000"/>
                  <w:sz w:val="21"/>
                  <w:szCs w:val="21"/>
                  <w:highlight w:val="none"/>
                  <w:lang w:val="en-US" w:eastAsia="zh-CN" w:bidi="ar"/>
                </w:rPr>
                <w:t>评价的</w:t>
              </w:r>
            </w:ins>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bidi="ar"/>
              </w:rPr>
              <w:t>每提供一份得</w:t>
            </w:r>
            <w:r>
              <w:rPr>
                <w:rFonts w:hint="eastAsia" w:ascii="宋体" w:hAnsi="宋体" w:eastAsia="宋体" w:cs="宋体"/>
                <w:b w:val="0"/>
                <w:bCs w:val="0"/>
                <w:color w:val="000000"/>
                <w:sz w:val="21"/>
                <w:szCs w:val="21"/>
                <w:highlight w:val="none"/>
                <w:lang w:val="en-US" w:eastAsia="zh-CN" w:bidi="ar"/>
              </w:rPr>
              <w:t>5分，</w:t>
            </w:r>
            <w:r>
              <w:rPr>
                <w:rFonts w:hint="eastAsia" w:ascii="宋体" w:hAnsi="宋体" w:eastAsia="宋体" w:cs="宋体"/>
                <w:b w:val="0"/>
                <w:bCs w:val="0"/>
                <w:color w:val="000000"/>
                <w:sz w:val="21"/>
                <w:szCs w:val="21"/>
                <w:highlight w:val="none"/>
                <w:lang w:bidi="ar"/>
              </w:rPr>
              <w:t>本项最高得</w:t>
            </w:r>
            <w:r>
              <w:rPr>
                <w:rFonts w:hint="eastAsia" w:ascii="宋体" w:hAnsi="宋体" w:eastAsia="宋体" w:cs="宋体"/>
                <w:b w:val="0"/>
                <w:bCs w:val="0"/>
                <w:color w:val="000000"/>
                <w:sz w:val="21"/>
                <w:szCs w:val="21"/>
                <w:highlight w:val="none"/>
                <w:lang w:val="en-US" w:eastAsia="zh-CN" w:bidi="ar"/>
              </w:rPr>
              <w:t>25分</w:t>
            </w:r>
            <w:r>
              <w:rPr>
                <w:rFonts w:hint="eastAsia" w:ascii="宋体" w:hAnsi="宋体" w:eastAsia="宋体" w:cs="宋体"/>
                <w:b w:val="0"/>
                <w:bCs w:val="0"/>
                <w:color w:val="000000"/>
                <w:sz w:val="21"/>
                <w:szCs w:val="21"/>
                <w:highlight w:val="none"/>
                <w:lang w:bidi="ar"/>
              </w:rPr>
              <w:t>。</w:t>
            </w:r>
          </w:p>
          <w:p w14:paraId="289B3AD8">
            <w:pPr>
              <w:keepNext w:val="0"/>
              <w:keepLines w:val="0"/>
              <w:pageBreakBefore w:val="0"/>
              <w:widowControl/>
              <w:kinsoku/>
              <w:wordWrap/>
              <w:overflowPunct/>
              <w:topLinePunct w:val="0"/>
              <w:autoSpaceDE/>
              <w:autoSpaceDN/>
              <w:bidi w:val="0"/>
              <w:adjustRightInd/>
              <w:snapToGrid/>
              <w:jc w:val="both"/>
              <w:textAlignment w:val="auto"/>
              <w:rPr>
                <w:rFonts w:hint="eastAsia" w:ascii="宋体" w:hAnsi="宋体" w:eastAsia="宋体" w:cs="宋体"/>
                <w:b/>
                <w:bCs/>
                <w:color w:val="000000"/>
                <w:sz w:val="21"/>
                <w:szCs w:val="21"/>
                <w:highlight w:val="none"/>
                <w:lang w:eastAsia="zh-CN" w:bidi="ar"/>
              </w:rPr>
            </w:pPr>
            <w:r>
              <w:rPr>
                <w:rFonts w:hint="eastAsia" w:ascii="宋体" w:hAnsi="宋体" w:eastAsia="宋体" w:cs="宋体"/>
                <w:b/>
                <w:bCs/>
                <w:color w:val="000000"/>
                <w:sz w:val="21"/>
                <w:szCs w:val="21"/>
                <w:highlight w:val="none"/>
                <w:lang w:bidi="ar"/>
              </w:rPr>
              <w:t>2</w:t>
            </w:r>
            <w:r>
              <w:rPr>
                <w:rFonts w:hint="eastAsia" w:ascii="宋体" w:hAnsi="宋体" w:eastAsia="宋体" w:cs="宋体"/>
                <w:b/>
                <w:bCs/>
                <w:color w:val="000000"/>
                <w:sz w:val="21"/>
                <w:szCs w:val="21"/>
                <w:highlight w:val="none"/>
                <w:lang w:eastAsia="zh-CN" w:bidi="ar"/>
              </w:rPr>
              <w:t>、</w:t>
            </w:r>
            <w:r>
              <w:rPr>
                <w:rFonts w:hint="eastAsia" w:ascii="宋体" w:hAnsi="宋体" w:eastAsia="宋体" w:cs="宋体"/>
                <w:b/>
                <w:bCs/>
                <w:color w:val="000000"/>
                <w:sz w:val="21"/>
                <w:szCs w:val="21"/>
                <w:highlight w:val="none"/>
                <w:lang w:bidi="ar"/>
              </w:rPr>
              <w:t>证明文件</w:t>
            </w:r>
            <w:r>
              <w:rPr>
                <w:rFonts w:hint="eastAsia" w:ascii="宋体" w:hAnsi="宋体" w:eastAsia="宋体" w:cs="宋体"/>
                <w:b/>
                <w:bCs/>
                <w:color w:val="000000"/>
                <w:sz w:val="21"/>
                <w:szCs w:val="21"/>
                <w:highlight w:val="none"/>
                <w:lang w:eastAsia="zh-CN" w:bidi="ar"/>
              </w:rPr>
              <w:t>：</w:t>
            </w:r>
          </w:p>
          <w:p w14:paraId="31C3CBA3">
            <w:pPr>
              <w:keepNext w:val="0"/>
              <w:keepLines w:val="0"/>
              <w:pageBreakBefore w:val="0"/>
              <w:widowControl/>
              <w:kinsoku/>
              <w:wordWrap/>
              <w:overflowPunct/>
              <w:topLinePunct w:val="0"/>
              <w:autoSpaceDE/>
              <w:autoSpaceDN/>
              <w:bidi w:val="0"/>
              <w:adjustRightInd/>
              <w:snapToGrid/>
              <w:jc w:val="both"/>
              <w:textAlignment w:val="auto"/>
              <w:rPr>
                <w:rFonts w:hint="eastAsia" w:ascii="宋体" w:hAnsi="宋体" w:eastAsia="宋体" w:cs="宋体"/>
                <w:b w:val="0"/>
                <w:bCs w:val="0"/>
                <w:color w:val="000000"/>
                <w:sz w:val="21"/>
                <w:szCs w:val="21"/>
                <w:highlight w:val="none"/>
                <w:lang w:eastAsia="zh-CN" w:bidi="ar"/>
              </w:rPr>
            </w:pP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val="en-US" w:eastAsia="zh-CN" w:bidi="ar"/>
              </w:rPr>
              <w:t>1</w:t>
            </w: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bidi="ar"/>
              </w:rPr>
              <w:t>提供</w:t>
            </w:r>
            <w:del w:id="75" w:author="陈聪" w:date="2026-02-28T11:09:07Z">
              <w:r>
                <w:rPr>
                  <w:rFonts w:hint="default" w:ascii="宋体" w:hAnsi="宋体" w:eastAsia="宋体" w:cs="宋体"/>
                  <w:b w:val="0"/>
                  <w:bCs w:val="0"/>
                  <w:color w:val="000000"/>
                  <w:sz w:val="21"/>
                  <w:szCs w:val="21"/>
                  <w:highlight w:val="none"/>
                  <w:lang w:val="en-US" w:bidi="ar"/>
                </w:rPr>
                <w:delText>上述有效</w:delText>
              </w:r>
            </w:del>
            <w:del w:id="76" w:author="陈聪" w:date="2026-02-28T11:09:07Z">
              <w:r>
                <w:rPr>
                  <w:rFonts w:hint="default" w:ascii="宋体" w:hAnsi="宋体" w:eastAsia="宋体" w:cs="宋体"/>
                  <w:b w:val="0"/>
                  <w:bCs w:val="0"/>
                  <w:color w:val="000000"/>
                  <w:sz w:val="21"/>
                  <w:szCs w:val="21"/>
                  <w:highlight w:val="none"/>
                  <w:lang w:val="en-US" w:eastAsia="zh-CN" w:bidi="ar"/>
                </w:rPr>
                <w:delText>项目经验</w:delText>
              </w:r>
            </w:del>
            <w:del w:id="77" w:author="陈聪" w:date="2026-02-28T11:09:07Z">
              <w:r>
                <w:rPr>
                  <w:rFonts w:hint="default" w:ascii="宋体" w:hAnsi="宋体" w:eastAsia="宋体" w:cs="宋体"/>
                  <w:b w:val="0"/>
                  <w:bCs w:val="0"/>
                  <w:color w:val="000000"/>
                  <w:sz w:val="21"/>
                  <w:szCs w:val="21"/>
                  <w:highlight w:val="none"/>
                  <w:lang w:val="en-US" w:bidi="ar"/>
                </w:rPr>
                <w:delText>的</w:delText>
              </w:r>
            </w:del>
            <w:ins w:id="78" w:author="陈聪" w:date="2026-02-28T11:09:08Z">
              <w:r>
                <w:rPr>
                  <w:rFonts w:hint="eastAsia" w:ascii="宋体" w:hAnsi="宋体" w:cs="宋体"/>
                  <w:b w:val="0"/>
                  <w:bCs w:val="0"/>
                  <w:color w:val="000000"/>
                  <w:sz w:val="21"/>
                  <w:szCs w:val="21"/>
                  <w:highlight w:val="none"/>
                  <w:lang w:val="en-US" w:eastAsia="zh-CN" w:bidi="ar"/>
                </w:rPr>
                <w:t>项目</w:t>
              </w:r>
            </w:ins>
            <w:r>
              <w:rPr>
                <w:rFonts w:hint="eastAsia" w:ascii="宋体" w:hAnsi="宋体" w:eastAsia="宋体" w:cs="宋体"/>
                <w:b w:val="0"/>
                <w:bCs w:val="0"/>
                <w:color w:val="000000"/>
                <w:sz w:val="21"/>
                <w:szCs w:val="21"/>
                <w:highlight w:val="none"/>
                <w:lang w:bidi="ar"/>
              </w:rPr>
              <w:t>中标通知书</w:t>
            </w:r>
            <w:r>
              <w:rPr>
                <w:rFonts w:hint="eastAsia" w:ascii="宋体" w:hAnsi="宋体" w:eastAsia="宋体" w:cs="宋体"/>
                <w:b w:val="0"/>
                <w:bCs w:val="0"/>
                <w:color w:val="000000"/>
                <w:sz w:val="21"/>
                <w:szCs w:val="21"/>
                <w:highlight w:val="none"/>
                <w:lang w:eastAsia="zh-CN" w:bidi="ar"/>
              </w:rPr>
              <w:t>和</w:t>
            </w:r>
            <w:r>
              <w:rPr>
                <w:rFonts w:hint="eastAsia" w:ascii="宋体" w:hAnsi="宋体" w:eastAsia="宋体" w:cs="宋体"/>
                <w:b w:val="0"/>
                <w:bCs w:val="0"/>
                <w:color w:val="000000"/>
                <w:sz w:val="21"/>
                <w:szCs w:val="21"/>
                <w:highlight w:val="none"/>
                <w:lang w:bidi="ar"/>
              </w:rPr>
              <w:t>项目合同关键页(包括但不限于合同主体、服务期限、签订页)扫描件</w:t>
            </w:r>
            <w:r>
              <w:rPr>
                <w:rFonts w:hint="eastAsia" w:ascii="宋体" w:hAnsi="宋体" w:eastAsia="宋体" w:cs="宋体"/>
                <w:b w:val="0"/>
                <w:bCs w:val="0"/>
                <w:color w:val="000000"/>
                <w:sz w:val="21"/>
                <w:szCs w:val="21"/>
                <w:highlight w:val="none"/>
                <w:lang w:eastAsia="zh-CN" w:bidi="ar"/>
              </w:rPr>
              <w:t>；</w:t>
            </w:r>
          </w:p>
          <w:p w14:paraId="04A7A219">
            <w:pPr>
              <w:keepNext w:val="0"/>
              <w:keepLines w:val="0"/>
              <w:pageBreakBefore w:val="0"/>
              <w:widowControl/>
              <w:kinsoku/>
              <w:wordWrap/>
              <w:overflowPunct/>
              <w:topLinePunct w:val="0"/>
              <w:autoSpaceDE/>
              <w:autoSpaceDN/>
              <w:bidi w:val="0"/>
              <w:adjustRightInd/>
              <w:snapToGrid/>
              <w:jc w:val="both"/>
              <w:textAlignment w:val="auto"/>
              <w:rPr>
                <w:rFonts w:hint="eastAsia" w:ascii="宋体" w:hAnsi="宋体" w:eastAsia="宋体" w:cs="宋体"/>
                <w:b w:val="0"/>
                <w:bCs w:val="0"/>
                <w:color w:val="000000"/>
                <w:sz w:val="21"/>
                <w:szCs w:val="21"/>
                <w:highlight w:val="none"/>
                <w:lang w:bidi="ar"/>
              </w:rPr>
            </w:pP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val="en-US" w:eastAsia="zh-CN" w:bidi="ar"/>
              </w:rPr>
              <w:t>2</w:t>
            </w: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bidi="ar"/>
              </w:rPr>
              <w:t>提供</w:t>
            </w:r>
            <w:ins w:id="79" w:author="陈聪" w:date="2026-02-28T11:09:34Z">
              <w:r>
                <w:rPr>
                  <w:rFonts w:hint="eastAsia" w:ascii="宋体" w:hAnsi="宋体" w:eastAsia="宋体" w:cs="宋体"/>
                  <w:b w:val="0"/>
                  <w:bCs w:val="0"/>
                  <w:color w:val="000000"/>
                  <w:sz w:val="21"/>
                  <w:szCs w:val="21"/>
                  <w:highlight w:val="none"/>
                  <w:lang w:eastAsia="zh-CN" w:bidi="ar"/>
                </w:rPr>
                <w:t>合同甲方</w:t>
              </w:r>
            </w:ins>
            <w:del w:id="80" w:author="陈聪" w:date="2026-02-28T11:09:34Z">
              <w:r>
                <w:rPr>
                  <w:rFonts w:hint="eastAsia" w:ascii="宋体" w:hAnsi="宋体" w:eastAsia="宋体" w:cs="宋体"/>
                  <w:b w:val="0"/>
                  <w:bCs w:val="0"/>
                  <w:color w:val="000000"/>
                  <w:sz w:val="21"/>
                  <w:szCs w:val="21"/>
                  <w:highlight w:val="none"/>
                  <w:lang w:bidi="ar"/>
                </w:rPr>
                <w:delText>服务单位</w:delText>
              </w:r>
            </w:del>
            <w:r>
              <w:rPr>
                <w:rFonts w:hint="eastAsia" w:ascii="宋体" w:hAnsi="宋体" w:eastAsia="宋体" w:cs="宋体"/>
                <w:b w:val="0"/>
                <w:bCs w:val="0"/>
                <w:color w:val="000000"/>
                <w:sz w:val="21"/>
                <w:szCs w:val="21"/>
                <w:highlight w:val="none"/>
                <w:lang w:bidi="ar"/>
              </w:rPr>
              <w:t>出具的</w:t>
            </w:r>
            <w:r>
              <w:rPr>
                <w:rFonts w:hint="eastAsia" w:ascii="宋体" w:hAnsi="宋体" w:eastAsia="宋体" w:cs="宋体"/>
                <w:b w:val="0"/>
                <w:bCs w:val="0"/>
                <w:color w:val="000000"/>
                <w:sz w:val="21"/>
                <w:szCs w:val="21"/>
                <w:highlight w:val="none"/>
                <w:lang w:eastAsia="zh-CN" w:bidi="ar"/>
              </w:rPr>
              <w:t>加盖合同甲方公章（或业务章）的</w:t>
            </w:r>
            <w:r>
              <w:rPr>
                <w:rFonts w:hint="eastAsia" w:ascii="宋体" w:hAnsi="宋体" w:eastAsia="宋体" w:cs="宋体"/>
                <w:b w:val="0"/>
                <w:bCs w:val="0"/>
                <w:color w:val="000000"/>
                <w:sz w:val="21"/>
                <w:szCs w:val="21"/>
                <w:highlight w:val="none"/>
                <w:lang w:bidi="ar"/>
              </w:rPr>
              <w:t>履约评价扫描件。</w:t>
            </w:r>
          </w:p>
          <w:p w14:paraId="164D1ECB">
            <w:pPr>
              <w:keepNext w:val="0"/>
              <w:keepLines w:val="0"/>
              <w:pageBreakBefore w:val="0"/>
              <w:widowControl/>
              <w:kinsoku/>
              <w:wordWrap/>
              <w:overflowPunct/>
              <w:topLinePunct w:val="0"/>
              <w:autoSpaceDE/>
              <w:autoSpaceDN/>
              <w:bidi w:val="0"/>
              <w:adjustRightInd/>
              <w:snapToGrid/>
              <w:jc w:val="both"/>
              <w:textAlignment w:val="auto"/>
              <w:rPr>
                <w:rFonts w:ascii="宋体" w:hAnsi="宋体" w:cs="宋体"/>
                <w:szCs w:val="21"/>
              </w:rPr>
            </w:pPr>
            <w:r>
              <w:rPr>
                <w:rFonts w:hint="eastAsia" w:ascii="宋体" w:hAnsi="宋体" w:eastAsia="宋体" w:cs="宋体"/>
                <w:b w:val="0"/>
                <w:bCs w:val="0"/>
                <w:color w:val="000000"/>
                <w:sz w:val="21"/>
                <w:szCs w:val="21"/>
                <w:highlight w:val="none"/>
                <w:lang w:bidi="ar"/>
              </w:rPr>
              <w:t>原件备查</w:t>
            </w:r>
            <w:r>
              <w:rPr>
                <w:rFonts w:hint="eastAsia" w:ascii="宋体" w:hAnsi="宋体" w:eastAsia="宋体" w:cs="宋体"/>
                <w:b w:val="0"/>
                <w:bCs w:val="0"/>
                <w:color w:val="000000"/>
                <w:sz w:val="21"/>
                <w:szCs w:val="21"/>
                <w:highlight w:val="none"/>
                <w:lang w:eastAsia="zh-CN" w:bidi="ar"/>
              </w:rPr>
              <w:t>，</w:t>
            </w:r>
            <w:r>
              <w:rPr>
                <w:rFonts w:hint="eastAsia" w:ascii="宋体" w:hAnsi="宋体" w:eastAsia="宋体" w:cs="宋体"/>
                <w:b w:val="0"/>
                <w:bCs w:val="0"/>
                <w:color w:val="000000"/>
                <w:sz w:val="21"/>
                <w:szCs w:val="21"/>
                <w:highlight w:val="none"/>
                <w:lang w:bidi="ar"/>
              </w:rPr>
              <w:t>未按要求提供或资料不清晰导致专家无法判断的不得分。</w:t>
            </w:r>
          </w:p>
        </w:tc>
      </w:tr>
      <w:tr w14:paraId="5A0032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19A4D113">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16659BF">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rPr>
              <w:t>3</w:t>
            </w:r>
          </w:p>
        </w:tc>
        <w:tc>
          <w:tcPr>
            <w:tcW w:w="2835" w:type="dxa"/>
            <w:tcBorders>
              <w:top w:val="single" w:color="000000" w:sz="8" w:space="0"/>
              <w:left w:val="single" w:color="000000" w:sz="8" w:space="0"/>
              <w:bottom w:val="single" w:color="000000" w:sz="8" w:space="0"/>
              <w:right w:val="single" w:color="000000" w:sz="8" w:space="0"/>
            </w:tcBorders>
            <w:vAlign w:val="center"/>
          </w:tcPr>
          <w:p w14:paraId="49256323">
            <w:pPr>
              <w:keepNext w:val="0"/>
              <w:keepLines w:val="0"/>
              <w:pageBreakBefore w:val="0"/>
              <w:kinsoku/>
              <w:overflowPunct/>
              <w:topLinePunct w:val="0"/>
              <w:autoSpaceDE/>
              <w:autoSpaceDN/>
              <w:bidi w:val="0"/>
              <w:jc w:val="center"/>
              <w:textAlignment w:val="auto"/>
              <w:rPr>
                <w:rFonts w:hint="eastAsia" w:ascii="宋体" w:hAnsi="宋体" w:eastAsia="宋体" w:cs="宋体"/>
                <w:sz w:val="21"/>
                <w:szCs w:val="21"/>
                <w:highlight w:val="none"/>
              </w:rPr>
            </w:pPr>
            <w:r>
              <w:rPr>
                <w:rFonts w:hint="eastAsia" w:ascii="宋体" w:hAnsi="宋体" w:eastAsia="宋体" w:cs="宋体"/>
                <w:color w:val="000000"/>
                <w:sz w:val="21"/>
                <w:szCs w:val="21"/>
                <w:highlight w:val="none"/>
                <w:lang w:bidi="ar"/>
              </w:rPr>
              <w:t>机构培训能力</w:t>
            </w:r>
          </w:p>
          <w:p w14:paraId="1DA89507">
            <w:pPr>
              <w:keepNext w:val="0"/>
              <w:keepLines w:val="0"/>
              <w:pageBreakBefore w:val="0"/>
              <w:widowControl w:val="0"/>
              <w:kinsoku/>
              <w:overflowPunct/>
              <w:topLinePunct w:val="0"/>
              <w:autoSpaceDE/>
              <w:autoSpaceDN/>
              <w:bidi w:val="0"/>
              <w:adjustRightInd w:val="0"/>
              <w:snapToGrid w:val="0"/>
              <w:jc w:val="center"/>
              <w:textAlignment w:val="auto"/>
              <w:rPr>
                <w:rFonts w:ascii="宋体" w:hAnsi="宋体" w:cs="宋体"/>
                <w:szCs w:val="21"/>
              </w:rPr>
            </w:pPr>
          </w:p>
        </w:tc>
        <w:tc>
          <w:tcPr>
            <w:tcW w:w="681" w:type="dxa"/>
            <w:tcBorders>
              <w:top w:val="single" w:color="000000" w:sz="8" w:space="0"/>
              <w:left w:val="single" w:color="000000" w:sz="8" w:space="0"/>
              <w:bottom w:val="single" w:color="000000" w:sz="8" w:space="0"/>
              <w:right w:val="single" w:color="000000" w:sz="8" w:space="0"/>
            </w:tcBorders>
            <w:vAlign w:val="center"/>
          </w:tcPr>
          <w:p w14:paraId="592FA098">
            <w:pPr>
              <w:keepNext w:val="0"/>
              <w:keepLines w:val="0"/>
              <w:pageBreakBefore w:val="0"/>
              <w:kinsoku/>
              <w:wordWrap w:val="0"/>
              <w:overflowPunct/>
              <w:topLinePunct w:val="0"/>
              <w:autoSpaceDE/>
              <w:autoSpaceDN/>
              <w:bidi w:val="0"/>
              <w:jc w:val="center"/>
              <w:textAlignment w:val="auto"/>
              <w:rPr>
                <w:rFonts w:ascii="宋体" w:hAnsi="宋体" w:cs="宋体"/>
                <w:szCs w:val="21"/>
              </w:rPr>
            </w:pPr>
            <w:r>
              <w:rPr>
                <w:rFonts w:hint="eastAsia" w:ascii="宋体" w:hAnsi="宋体" w:eastAsia="宋体" w:cs="宋体"/>
                <w:sz w:val="21"/>
                <w:szCs w:val="21"/>
                <w:highlight w:val="none"/>
                <w:lang w:val="en-US" w:eastAsia="zh-CN"/>
              </w:rPr>
              <w:t>3</w:t>
            </w:r>
          </w:p>
        </w:tc>
        <w:tc>
          <w:tcPr>
            <w:tcW w:w="4196" w:type="dxa"/>
            <w:tcBorders>
              <w:top w:val="single" w:color="000000" w:sz="8" w:space="0"/>
              <w:left w:val="single" w:color="000000" w:sz="8" w:space="0"/>
              <w:bottom w:val="single" w:color="000000" w:sz="8" w:space="0"/>
              <w:right w:val="single" w:color="000000" w:sz="8" w:space="0"/>
            </w:tcBorders>
            <w:vAlign w:val="center"/>
          </w:tcPr>
          <w:p w14:paraId="7493042D">
            <w:pPr>
              <w:keepNext w:val="0"/>
              <w:keepLines w:val="0"/>
              <w:pageBreakBefore w:val="0"/>
              <w:kinsoku/>
              <w:overflowPunct/>
              <w:topLinePunct w:val="0"/>
              <w:autoSpaceDE/>
              <w:autoSpaceDN/>
              <w:bidi w:val="0"/>
              <w:jc w:val="both"/>
              <w:textAlignment w:val="auto"/>
              <w:rPr>
                <w:rFonts w:hint="eastAsia" w:ascii="宋体" w:hAnsi="宋体" w:eastAsia="宋体" w:cs="宋体"/>
                <w:sz w:val="21"/>
                <w:szCs w:val="21"/>
                <w:highlight w:val="none"/>
              </w:rPr>
            </w:pPr>
            <w:r>
              <w:rPr>
                <w:rFonts w:hint="eastAsia" w:ascii="宋体" w:hAnsi="宋体" w:eastAsia="宋体" w:cs="宋体"/>
                <w:b/>
                <w:bCs/>
                <w:color w:val="000000"/>
                <w:sz w:val="21"/>
                <w:szCs w:val="21"/>
                <w:highlight w:val="none"/>
                <w:lang w:bidi="ar"/>
              </w:rPr>
              <w:t>1、评审标准：</w:t>
            </w:r>
            <w:r>
              <w:rPr>
                <w:rFonts w:hint="eastAsia" w:ascii="宋体" w:hAnsi="宋体" w:eastAsia="宋体" w:cs="宋体"/>
                <w:color w:val="000000"/>
                <w:sz w:val="21"/>
                <w:szCs w:val="21"/>
                <w:highlight w:val="none"/>
                <w:lang w:bidi="ar"/>
              </w:rPr>
              <w:t>202</w:t>
            </w:r>
            <w:r>
              <w:rPr>
                <w:rFonts w:hint="default" w:ascii="宋体" w:hAnsi="宋体" w:eastAsia="宋体" w:cs="宋体"/>
                <w:color w:val="000000"/>
                <w:sz w:val="21"/>
                <w:szCs w:val="21"/>
                <w:highlight w:val="none"/>
                <w:lang w:val="en-US" w:bidi="ar"/>
              </w:rPr>
              <w:t>3</w:t>
            </w:r>
            <w:r>
              <w:rPr>
                <w:rFonts w:hint="eastAsia" w:ascii="宋体" w:hAnsi="宋体" w:eastAsia="宋体" w:cs="宋体"/>
                <w:color w:val="000000"/>
                <w:sz w:val="21"/>
                <w:szCs w:val="21"/>
                <w:highlight w:val="none"/>
                <w:lang w:bidi="ar"/>
              </w:rPr>
              <w:t>年1月1日至本项目投标截止日前（以</w:t>
            </w:r>
            <w:ins w:id="81" w:author="陈聪" w:date="2026-02-28T11:15:17Z">
              <w:r>
                <w:rPr>
                  <w:rFonts w:hint="eastAsia" w:ascii="宋体" w:hAnsi="宋体" w:cs="宋体"/>
                  <w:color w:val="000000"/>
                  <w:sz w:val="21"/>
                  <w:szCs w:val="21"/>
                  <w:highlight w:val="none"/>
                  <w:lang w:val="en-US" w:eastAsia="zh-CN" w:bidi="ar"/>
                </w:rPr>
                <w:t>评审</w:t>
              </w:r>
            </w:ins>
            <w:del w:id="82" w:author="陈聪" w:date="2026-02-28T11:14:54Z">
              <w:r>
                <w:rPr>
                  <w:rFonts w:hint="default" w:ascii="宋体" w:hAnsi="宋体" w:eastAsia="宋体" w:cs="宋体"/>
                  <w:color w:val="000000"/>
                  <w:sz w:val="21"/>
                  <w:szCs w:val="21"/>
                  <w:highlight w:val="none"/>
                  <w:lang w:val="en-US" w:bidi="ar"/>
                </w:rPr>
                <w:delText>相关证明文件</w:delText>
              </w:r>
            </w:del>
            <w:ins w:id="83" w:author="陈聪" w:date="2026-02-28T11:14:57Z">
              <w:r>
                <w:rPr>
                  <w:rFonts w:hint="eastAsia" w:ascii="宋体" w:hAnsi="宋体" w:cs="宋体"/>
                  <w:color w:val="000000"/>
                  <w:sz w:val="21"/>
                  <w:szCs w:val="21"/>
                  <w:highlight w:val="none"/>
                  <w:lang w:val="en-US" w:eastAsia="zh-CN" w:bidi="ar"/>
                </w:rPr>
                <w:t>评定</w:t>
              </w:r>
            </w:ins>
            <w:r>
              <w:rPr>
                <w:rFonts w:hint="eastAsia" w:ascii="宋体" w:hAnsi="宋体" w:eastAsia="宋体" w:cs="宋体"/>
                <w:color w:val="000000"/>
                <w:sz w:val="21"/>
                <w:szCs w:val="21"/>
                <w:highlight w:val="none"/>
                <w:lang w:bidi="ar"/>
              </w:rPr>
              <w:t>时间为准），投标人主办或承办的</w:t>
            </w:r>
            <w:commentRangeStart w:id="6"/>
            <w:r>
              <w:rPr>
                <w:rFonts w:hint="eastAsia" w:ascii="宋体" w:hAnsi="宋体" w:eastAsia="宋体" w:cs="宋体"/>
                <w:color w:val="000000"/>
                <w:sz w:val="21"/>
                <w:szCs w:val="21"/>
                <w:highlight w:val="none"/>
                <w:lang w:bidi="ar"/>
              </w:rPr>
              <w:t>各类</w:t>
            </w:r>
            <w:commentRangeEnd w:id="6"/>
            <w:r>
              <w:commentReference w:id="6"/>
            </w:r>
            <w:r>
              <w:rPr>
                <w:rFonts w:hint="eastAsia" w:ascii="宋体" w:hAnsi="宋体" w:eastAsia="宋体" w:cs="宋体"/>
                <w:color w:val="000000"/>
                <w:sz w:val="21"/>
                <w:szCs w:val="21"/>
                <w:highlight w:val="none"/>
                <w:lang w:bidi="ar"/>
              </w:rPr>
              <w:t>培训课程(继续教育培训课程）经市级</w:t>
            </w:r>
            <w:r>
              <w:rPr>
                <w:rFonts w:hint="eastAsia" w:ascii="宋体" w:hAnsi="宋体" w:eastAsia="宋体" w:cs="宋体"/>
                <w:color w:val="000000"/>
                <w:sz w:val="21"/>
                <w:szCs w:val="21"/>
                <w:highlight w:val="none"/>
                <w:lang w:eastAsia="zh-CN" w:bidi="ar"/>
              </w:rPr>
              <w:t>或</w:t>
            </w:r>
            <w:r>
              <w:rPr>
                <w:rFonts w:hint="eastAsia" w:ascii="宋体" w:hAnsi="宋体" w:eastAsia="宋体" w:cs="宋体"/>
                <w:color w:val="000000"/>
                <w:sz w:val="21"/>
                <w:szCs w:val="21"/>
                <w:highlight w:val="none"/>
                <w:lang w:bidi="ar"/>
              </w:rPr>
              <w:t>以上民政部门或</w:t>
            </w:r>
            <w:r>
              <w:rPr>
                <w:rFonts w:hint="eastAsia" w:ascii="宋体" w:hAnsi="宋体" w:eastAsia="宋体" w:cs="宋体"/>
                <w:color w:val="000000"/>
                <w:sz w:val="21"/>
                <w:szCs w:val="21"/>
                <w:highlight w:val="none"/>
                <w:lang w:val="en-US" w:eastAsia="zh-CN" w:bidi="ar"/>
              </w:rPr>
              <w:t>经</w:t>
            </w:r>
            <w:r>
              <w:rPr>
                <w:rFonts w:hint="eastAsia" w:ascii="宋体" w:hAnsi="宋体" w:eastAsia="宋体" w:cs="宋体"/>
                <w:color w:val="000000"/>
                <w:sz w:val="21"/>
                <w:szCs w:val="21"/>
                <w:highlight w:val="none"/>
                <w:lang w:bidi="ar"/>
              </w:rPr>
              <w:t>市级</w:t>
            </w:r>
            <w:r>
              <w:rPr>
                <w:rFonts w:hint="eastAsia" w:ascii="宋体" w:hAnsi="宋体" w:eastAsia="宋体" w:cs="宋体"/>
                <w:color w:val="000000"/>
                <w:sz w:val="21"/>
                <w:szCs w:val="21"/>
                <w:highlight w:val="none"/>
                <w:lang w:eastAsia="zh-CN" w:bidi="ar"/>
              </w:rPr>
              <w:t>或</w:t>
            </w:r>
            <w:r>
              <w:rPr>
                <w:rFonts w:hint="eastAsia" w:ascii="宋体" w:hAnsi="宋体" w:eastAsia="宋体" w:cs="宋体"/>
                <w:color w:val="000000"/>
                <w:sz w:val="21"/>
                <w:szCs w:val="21"/>
                <w:highlight w:val="none"/>
                <w:lang w:bidi="ar"/>
              </w:rPr>
              <w:t>以上民政部门登记备案的</w:t>
            </w:r>
            <w:commentRangeStart w:id="7"/>
            <w:r>
              <w:rPr>
                <w:rFonts w:hint="eastAsia" w:ascii="宋体" w:hAnsi="宋体" w:eastAsia="宋体" w:cs="宋体"/>
                <w:color w:val="000000"/>
                <w:sz w:val="21"/>
                <w:szCs w:val="21"/>
                <w:highlight w:val="none"/>
                <w:lang w:bidi="ar"/>
              </w:rPr>
              <w:t>社工</w:t>
            </w:r>
            <w:commentRangeEnd w:id="7"/>
            <w:r>
              <w:rPr>
                <w:woUserID w:val="1"/>
              </w:rPr>
              <w:commentReference w:id="7"/>
            </w:r>
            <w:r>
              <w:rPr>
                <w:rFonts w:hint="eastAsia" w:ascii="宋体" w:hAnsi="宋体" w:eastAsia="宋体" w:cs="宋体"/>
                <w:color w:val="000000"/>
                <w:sz w:val="21"/>
                <w:szCs w:val="21"/>
                <w:highlight w:val="none"/>
                <w:lang w:bidi="ar"/>
              </w:rPr>
              <w:t>协会评定为优秀课程的，每提供一门课程得 2</w:t>
            </w:r>
            <w:r>
              <w:rPr>
                <w:rFonts w:hint="eastAsia" w:ascii="宋体" w:hAnsi="宋体" w:eastAsia="宋体" w:cs="宋体"/>
                <w:color w:val="000000"/>
                <w:sz w:val="21"/>
                <w:szCs w:val="21"/>
                <w:highlight w:val="none"/>
                <w:lang w:val="en-US" w:eastAsia="zh-CN" w:bidi="ar"/>
              </w:rPr>
              <w:t>0</w:t>
            </w:r>
            <w:r>
              <w:rPr>
                <w:rFonts w:hint="eastAsia" w:ascii="宋体" w:hAnsi="宋体" w:eastAsia="宋体" w:cs="宋体"/>
                <w:color w:val="000000"/>
                <w:sz w:val="21"/>
                <w:szCs w:val="21"/>
                <w:highlight w:val="none"/>
                <w:lang w:eastAsia="zh-CN" w:bidi="ar"/>
              </w:rPr>
              <w:t>分</w:t>
            </w:r>
            <w:r>
              <w:rPr>
                <w:rFonts w:hint="eastAsia" w:ascii="宋体" w:hAnsi="宋体" w:eastAsia="宋体" w:cs="宋体"/>
                <w:color w:val="000000"/>
                <w:sz w:val="21"/>
                <w:szCs w:val="21"/>
                <w:highlight w:val="none"/>
                <w:lang w:bidi="ar"/>
              </w:rPr>
              <w:t>，本项最高得100</w:t>
            </w:r>
            <w:r>
              <w:rPr>
                <w:rFonts w:hint="eastAsia" w:ascii="宋体" w:hAnsi="宋体" w:eastAsia="宋体" w:cs="宋体"/>
                <w:color w:val="000000"/>
                <w:sz w:val="21"/>
                <w:szCs w:val="21"/>
                <w:highlight w:val="none"/>
                <w:lang w:eastAsia="zh-CN" w:bidi="ar"/>
              </w:rPr>
              <w:t>分</w:t>
            </w:r>
            <w:r>
              <w:rPr>
                <w:rFonts w:hint="eastAsia" w:ascii="宋体" w:hAnsi="宋体" w:eastAsia="宋体" w:cs="宋体"/>
                <w:color w:val="000000"/>
                <w:sz w:val="21"/>
                <w:szCs w:val="21"/>
                <w:highlight w:val="none"/>
                <w:lang w:bidi="ar"/>
              </w:rPr>
              <w:t>。</w:t>
            </w:r>
          </w:p>
          <w:p w14:paraId="6F46861C">
            <w:pPr>
              <w:keepNext w:val="0"/>
              <w:keepLines w:val="0"/>
              <w:pageBreakBefore w:val="0"/>
              <w:widowControl/>
              <w:kinsoku/>
              <w:wordWrap w:val="0"/>
              <w:overflowPunct/>
              <w:topLinePunct w:val="0"/>
              <w:autoSpaceDE/>
              <w:autoSpaceDN/>
              <w:bidi w:val="0"/>
              <w:adjustRightInd/>
              <w:snapToGrid/>
              <w:jc w:val="both"/>
              <w:textAlignment w:val="auto"/>
              <w:rPr>
                <w:rFonts w:ascii="宋体" w:hAnsi="宋体" w:cs="宋体"/>
                <w:szCs w:val="21"/>
              </w:rPr>
            </w:pPr>
            <w:r>
              <w:rPr>
                <w:rFonts w:hint="eastAsia" w:ascii="宋体" w:hAnsi="宋体" w:eastAsia="宋体" w:cs="宋体"/>
                <w:b/>
                <w:bCs/>
                <w:color w:val="000000"/>
                <w:sz w:val="21"/>
                <w:szCs w:val="21"/>
                <w:highlight w:val="none"/>
                <w:lang w:bidi="ar"/>
              </w:rPr>
              <w:t>2、证明文件：</w:t>
            </w:r>
            <w:r>
              <w:rPr>
                <w:rFonts w:hint="eastAsia" w:ascii="宋体" w:hAnsi="宋体" w:eastAsia="宋体" w:cs="宋体"/>
                <w:color w:val="000000"/>
                <w:sz w:val="21"/>
                <w:szCs w:val="21"/>
                <w:highlight w:val="none"/>
                <w:lang w:bidi="ar"/>
              </w:rPr>
              <w:t>投标人提供加盖市级</w:t>
            </w:r>
            <w:r>
              <w:rPr>
                <w:rFonts w:hint="eastAsia" w:ascii="宋体" w:hAnsi="宋体" w:eastAsia="宋体" w:cs="宋体"/>
                <w:color w:val="000000"/>
                <w:sz w:val="21"/>
                <w:szCs w:val="21"/>
                <w:highlight w:val="none"/>
                <w:lang w:eastAsia="zh-CN" w:bidi="ar"/>
              </w:rPr>
              <w:t>或</w:t>
            </w:r>
            <w:r>
              <w:rPr>
                <w:rFonts w:hint="eastAsia" w:ascii="宋体" w:hAnsi="宋体" w:eastAsia="宋体" w:cs="宋体"/>
                <w:color w:val="000000"/>
                <w:sz w:val="21"/>
                <w:szCs w:val="21"/>
                <w:highlight w:val="none"/>
                <w:lang w:bidi="ar"/>
              </w:rPr>
              <w:t>以上民政部门或社工协会公章的机构培训课程评审结果证明文件扫描件</w:t>
            </w:r>
            <w:del w:id="84" w:author="陈聪" w:date="2026-02-28T11:10:59Z">
              <w:r>
                <w:rPr>
                  <w:rFonts w:hint="eastAsia" w:ascii="宋体" w:hAnsi="宋体" w:eastAsia="宋体" w:cs="宋体"/>
                  <w:color w:val="000000"/>
                  <w:sz w:val="21"/>
                  <w:szCs w:val="21"/>
                  <w:highlight w:val="none"/>
                  <w:lang w:eastAsia="zh-CN" w:bidi="ar"/>
                </w:rPr>
                <w:delText>，</w:delText>
              </w:r>
            </w:del>
            <w:ins w:id="85" w:author="陈聪" w:date="2026-02-28T11:10:59Z">
              <w:r>
                <w:rPr>
                  <w:rFonts w:hint="eastAsia" w:ascii="宋体" w:hAnsi="宋体" w:cs="宋体"/>
                  <w:color w:val="000000"/>
                  <w:sz w:val="21"/>
                  <w:szCs w:val="21"/>
                  <w:highlight w:val="none"/>
                  <w:lang w:eastAsia="zh-CN" w:bidi="ar"/>
                </w:rPr>
                <w:t>；</w:t>
              </w:r>
            </w:ins>
            <w:r>
              <w:rPr>
                <w:rFonts w:hint="eastAsia" w:ascii="宋体" w:hAnsi="宋体" w:eastAsia="宋体" w:cs="宋体"/>
                <w:color w:val="000000"/>
                <w:sz w:val="21"/>
                <w:szCs w:val="21"/>
                <w:highlight w:val="none"/>
                <w:lang w:eastAsia="zh-CN" w:bidi="ar"/>
              </w:rPr>
              <w:t>若为社工协会评定的，</w:t>
            </w:r>
            <w:r>
              <w:rPr>
                <w:rFonts w:hint="eastAsia" w:ascii="宋体" w:hAnsi="宋体" w:eastAsia="宋体" w:cs="宋体"/>
                <w:color w:val="000000"/>
                <w:sz w:val="21"/>
                <w:szCs w:val="21"/>
                <w:highlight w:val="none"/>
                <w:lang w:bidi="ar"/>
              </w:rPr>
              <w:t>还需提供相关协会在中国社会组织政务服务平台登记信息状态正常和登记管理部门为民政部门的网站查询截图（查询网址：https://chinanpo.mca.gov.cn/）。（注：需提供含有登记管理机关的页面），否则视为无效证书；原件备查，未按要求提供或资料不清晰导致专家无法判断的不得分。</w:t>
            </w:r>
          </w:p>
        </w:tc>
      </w:tr>
      <w:tr w14:paraId="0225D63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FD356BB">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172555F0">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cs="宋体"/>
                <w:szCs w:val="21"/>
              </w:rPr>
            </w:pPr>
            <w:r>
              <w:rPr>
                <w:rFonts w:hint="eastAsia" w:ascii="宋体" w:hAnsi="宋体" w:eastAsia="宋体" w:cs="宋体"/>
                <w:szCs w:val="21"/>
                <w:highlight w:val="none"/>
              </w:rPr>
              <w:t>4</w:t>
            </w:r>
          </w:p>
        </w:tc>
        <w:tc>
          <w:tcPr>
            <w:tcW w:w="2835" w:type="dxa"/>
            <w:tcBorders>
              <w:top w:val="single" w:color="000000" w:sz="8" w:space="0"/>
              <w:left w:val="single" w:color="000000" w:sz="8" w:space="0"/>
              <w:bottom w:val="single" w:color="000000" w:sz="8" w:space="0"/>
              <w:right w:val="single" w:color="000000" w:sz="8" w:space="0"/>
            </w:tcBorders>
            <w:vAlign w:val="center"/>
          </w:tcPr>
          <w:p w14:paraId="69C0456B">
            <w:pPr>
              <w:keepNext w:val="0"/>
              <w:keepLines w:val="0"/>
              <w:pageBreakBefore w:val="0"/>
              <w:kinsoku/>
              <w:overflowPunct/>
              <w:topLinePunct w:val="0"/>
              <w:autoSpaceDE/>
              <w:autoSpaceDN/>
              <w:bidi w:val="0"/>
              <w:jc w:val="center"/>
              <w:textAlignment w:val="auto"/>
              <w:rPr>
                <w:rFonts w:ascii="宋体" w:hAnsi="宋体" w:cs="宋体"/>
                <w:szCs w:val="21"/>
              </w:rPr>
            </w:pPr>
            <w:r>
              <w:rPr>
                <w:rFonts w:hint="eastAsia" w:ascii="宋体" w:hAnsi="宋体" w:eastAsia="宋体" w:cs="宋体"/>
                <w:color w:val="000000"/>
                <w:sz w:val="21"/>
                <w:szCs w:val="21"/>
                <w:highlight w:val="none"/>
                <w:lang w:bidi="ar"/>
              </w:rPr>
              <w:t>荣誉情况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7F7BCEAD">
            <w:pPr>
              <w:keepNext w:val="0"/>
              <w:keepLines w:val="0"/>
              <w:pageBreakBefore w:val="0"/>
              <w:kinsoku/>
              <w:wordWrap w:val="0"/>
              <w:overflowPunct/>
              <w:topLinePunct w:val="0"/>
              <w:autoSpaceDE/>
              <w:autoSpaceDN/>
              <w:bidi w:val="0"/>
              <w:jc w:val="center"/>
              <w:textAlignment w:val="auto"/>
              <w:rPr>
                <w:rFonts w:ascii="宋体" w:hAnsi="宋体" w:cs="宋体"/>
                <w:szCs w:val="21"/>
              </w:rPr>
            </w:pPr>
            <w:r>
              <w:rPr>
                <w:rFonts w:hint="eastAsia" w:ascii="宋体" w:hAnsi="宋体" w:eastAsia="宋体" w:cs="宋体"/>
                <w:sz w:val="21"/>
                <w:szCs w:val="21"/>
                <w:highlight w:val="none"/>
                <w:lang w:val="en"/>
              </w:rPr>
              <w:t>4</w:t>
            </w:r>
          </w:p>
        </w:tc>
        <w:tc>
          <w:tcPr>
            <w:tcW w:w="4196" w:type="dxa"/>
            <w:tcBorders>
              <w:top w:val="single" w:color="000000" w:sz="8" w:space="0"/>
              <w:left w:val="single" w:color="000000" w:sz="8" w:space="0"/>
              <w:bottom w:val="single" w:color="000000" w:sz="8" w:space="0"/>
              <w:right w:val="single" w:color="000000" w:sz="8" w:space="0"/>
            </w:tcBorders>
            <w:vAlign w:val="center"/>
          </w:tcPr>
          <w:p w14:paraId="512F3CA4">
            <w:pPr>
              <w:keepNext w:val="0"/>
              <w:keepLines w:val="0"/>
              <w:pageBreakBefore w:val="0"/>
              <w:numPr>
                <w:ilvl w:val="0"/>
                <w:numId w:val="0"/>
              </w:numPr>
              <w:kinsoku/>
              <w:overflowPunct/>
              <w:topLinePunct w:val="0"/>
              <w:autoSpaceDE/>
              <w:autoSpaceDN/>
              <w:bidi w:val="0"/>
              <w:jc w:val="both"/>
              <w:textAlignment w:val="auto"/>
              <w:rPr>
                <w:ins w:id="87" w:author="陈聪" w:date="2026-02-28T11:16:05Z"/>
                <w:rFonts w:hint="eastAsia" w:ascii="宋体" w:hAnsi="宋体" w:cs="宋体"/>
                <w:color w:val="000000"/>
                <w:sz w:val="21"/>
                <w:szCs w:val="21"/>
                <w:highlight w:val="none"/>
                <w:lang w:val="en-US" w:eastAsia="zh-CN" w:bidi="ar"/>
              </w:rPr>
              <w:pPrChange w:id="86" w:author="陈聪" w:date="2026-02-28T11:16:13Z">
                <w:pPr>
                  <w:keepNext w:val="0"/>
                  <w:keepLines w:val="0"/>
                  <w:pageBreakBefore w:val="0"/>
                  <w:kinsoku/>
                  <w:overflowPunct/>
                  <w:topLinePunct w:val="0"/>
                  <w:autoSpaceDE/>
                  <w:autoSpaceDN/>
                  <w:bidi w:val="0"/>
                  <w:jc w:val="both"/>
                  <w:textAlignment w:val="auto"/>
                </w:pPr>
              </w:pPrChange>
            </w:pPr>
            <w:ins w:id="88" w:author="陈聪" w:date="2026-02-28T11:16:13Z">
              <w:r>
                <w:rPr>
                  <w:rFonts w:hint="eastAsia" w:ascii="宋体" w:hAnsi="宋体" w:eastAsia="宋体" w:cs="宋体"/>
                  <w:b/>
                  <w:bCs/>
                  <w:color w:val="000000"/>
                  <w:kern w:val="2"/>
                  <w:sz w:val="21"/>
                  <w:szCs w:val="21"/>
                  <w:lang w:val="en-US" w:eastAsia="zh-CN" w:bidi="ar"/>
                </w:rPr>
                <w:t>1、</w:t>
              </w:r>
            </w:ins>
            <w:r>
              <w:rPr>
                <w:rFonts w:hint="eastAsia" w:ascii="宋体" w:hAnsi="宋体" w:eastAsia="宋体" w:cs="宋体"/>
                <w:b/>
                <w:bCs/>
                <w:color w:val="000000"/>
                <w:sz w:val="21"/>
                <w:szCs w:val="21"/>
                <w:highlight w:val="none"/>
                <w:lang w:bidi="ar"/>
              </w:rPr>
              <w:t>评审标准：</w:t>
            </w:r>
            <w:r>
              <w:rPr>
                <w:rFonts w:hint="eastAsia" w:ascii="宋体" w:hAnsi="宋体" w:eastAsia="宋体" w:cs="宋体"/>
                <w:color w:val="000000"/>
                <w:sz w:val="21"/>
                <w:szCs w:val="21"/>
                <w:highlight w:val="none"/>
                <w:lang w:bidi="ar"/>
              </w:rPr>
              <w:t>202</w:t>
            </w:r>
            <w:r>
              <w:rPr>
                <w:rFonts w:hint="eastAsia" w:ascii="宋体" w:hAnsi="宋体" w:eastAsia="宋体" w:cs="宋体"/>
                <w:color w:val="000000"/>
                <w:sz w:val="21"/>
                <w:szCs w:val="21"/>
                <w:highlight w:val="none"/>
                <w:lang w:val="en-US" w:eastAsia="zh-CN" w:bidi="ar"/>
              </w:rPr>
              <w:t>3</w:t>
            </w:r>
            <w:r>
              <w:rPr>
                <w:rFonts w:hint="eastAsia" w:ascii="宋体" w:hAnsi="宋体" w:eastAsia="宋体" w:cs="宋体"/>
                <w:color w:val="000000"/>
                <w:sz w:val="21"/>
                <w:szCs w:val="21"/>
                <w:highlight w:val="none"/>
                <w:lang w:bidi="ar"/>
              </w:rPr>
              <w:t>年1月1日至本项目投标截止日前</w:t>
            </w:r>
            <w:ins w:id="89" w:author="陈聪" w:date="2026-02-28T11:15:30Z">
              <w:r>
                <w:rPr>
                  <w:rFonts w:hint="eastAsia" w:ascii="宋体" w:hAnsi="宋体" w:cs="宋体"/>
                  <w:color w:val="000000"/>
                  <w:sz w:val="21"/>
                  <w:szCs w:val="21"/>
                  <w:highlight w:val="none"/>
                  <w:lang w:eastAsia="zh-CN" w:bidi="ar"/>
                </w:rPr>
                <w:t>（</w:t>
              </w:r>
            </w:ins>
            <w:ins w:id="90" w:author="陈聪" w:date="2026-02-28T11:15:32Z">
              <w:r>
                <w:rPr>
                  <w:rFonts w:hint="eastAsia" w:ascii="宋体" w:hAnsi="宋体" w:cs="宋体"/>
                  <w:color w:val="000000"/>
                  <w:sz w:val="21"/>
                  <w:szCs w:val="21"/>
                  <w:highlight w:val="none"/>
                  <w:lang w:val="en-US" w:eastAsia="zh-CN" w:bidi="ar"/>
                </w:rPr>
                <w:t>以</w:t>
              </w:r>
            </w:ins>
            <w:ins w:id="91" w:author="陈聪" w:date="2026-02-28T11:15:37Z">
              <w:r>
                <w:rPr>
                  <w:rFonts w:hint="eastAsia" w:ascii="宋体" w:hAnsi="宋体" w:cs="宋体"/>
                  <w:color w:val="000000"/>
                  <w:sz w:val="21"/>
                  <w:szCs w:val="21"/>
                  <w:highlight w:val="none"/>
                  <w:lang w:val="en-US" w:eastAsia="zh-CN" w:bidi="ar"/>
                </w:rPr>
                <w:t>获奖</w:t>
              </w:r>
            </w:ins>
            <w:ins w:id="92" w:author="陈聪" w:date="2026-02-28T11:15:38Z">
              <w:r>
                <w:rPr>
                  <w:rFonts w:hint="eastAsia" w:ascii="宋体" w:hAnsi="宋体" w:cs="宋体"/>
                  <w:color w:val="000000"/>
                  <w:sz w:val="21"/>
                  <w:szCs w:val="21"/>
                  <w:highlight w:val="none"/>
                  <w:lang w:val="en-US" w:eastAsia="zh-CN" w:bidi="ar"/>
                </w:rPr>
                <w:t>时间</w:t>
              </w:r>
            </w:ins>
            <w:ins w:id="93" w:author="陈聪" w:date="2026-02-28T11:15:39Z">
              <w:r>
                <w:rPr>
                  <w:rFonts w:hint="eastAsia" w:ascii="宋体" w:hAnsi="宋体" w:cs="宋体"/>
                  <w:color w:val="000000"/>
                  <w:sz w:val="21"/>
                  <w:szCs w:val="21"/>
                  <w:highlight w:val="none"/>
                  <w:lang w:val="en-US" w:eastAsia="zh-CN" w:bidi="ar"/>
                </w:rPr>
                <w:t>为准</w:t>
              </w:r>
            </w:ins>
            <w:ins w:id="94" w:author="陈聪" w:date="2026-02-28T11:15:30Z">
              <w:r>
                <w:rPr>
                  <w:rFonts w:hint="eastAsia" w:ascii="宋体" w:hAnsi="宋体" w:cs="宋体"/>
                  <w:color w:val="000000"/>
                  <w:sz w:val="21"/>
                  <w:szCs w:val="21"/>
                  <w:highlight w:val="none"/>
                  <w:lang w:eastAsia="zh-CN" w:bidi="ar"/>
                </w:rPr>
                <w:t>）</w:t>
              </w:r>
            </w:ins>
            <w:r>
              <w:rPr>
                <w:rFonts w:hint="eastAsia" w:ascii="宋体" w:hAnsi="宋体" w:eastAsia="宋体" w:cs="宋体"/>
                <w:color w:val="000000"/>
                <w:sz w:val="21"/>
                <w:szCs w:val="21"/>
                <w:highlight w:val="none"/>
                <w:lang w:bidi="ar"/>
              </w:rPr>
              <w:t>，投标人获得</w:t>
            </w:r>
            <w:ins w:id="95" w:author="陈聪" w:date="2026-02-28T11:16:03Z">
              <w:r>
                <w:rPr>
                  <w:rFonts w:hint="eastAsia" w:ascii="宋体" w:hAnsi="宋体" w:cs="宋体"/>
                  <w:color w:val="000000"/>
                  <w:sz w:val="21"/>
                  <w:szCs w:val="21"/>
                  <w:highlight w:val="none"/>
                  <w:lang w:val="en-US" w:eastAsia="zh-CN" w:bidi="ar"/>
                </w:rPr>
                <w:t>过</w:t>
              </w:r>
            </w:ins>
            <w:ins w:id="96" w:author="陈聪" w:date="2026-02-28T11:16:04Z">
              <w:r>
                <w:rPr>
                  <w:rFonts w:hint="eastAsia" w:ascii="宋体" w:hAnsi="宋体" w:cs="宋体"/>
                  <w:color w:val="000000"/>
                  <w:sz w:val="21"/>
                  <w:szCs w:val="21"/>
                  <w:highlight w:val="none"/>
                  <w:lang w:val="en-US" w:eastAsia="zh-CN" w:bidi="ar"/>
                </w:rPr>
                <w:t>：</w:t>
              </w:r>
            </w:ins>
          </w:p>
          <w:p w14:paraId="611BEEF1">
            <w:pPr>
              <w:keepNext w:val="0"/>
              <w:keepLines w:val="0"/>
              <w:pageBreakBefore w:val="0"/>
              <w:numPr>
                <w:ilvl w:val="-1"/>
                <w:numId w:val="0"/>
              </w:numPr>
              <w:kinsoku/>
              <w:overflowPunct/>
              <w:topLinePunct w:val="0"/>
              <w:autoSpaceDE/>
              <w:autoSpaceDN/>
              <w:bidi w:val="0"/>
              <w:jc w:val="both"/>
              <w:textAlignment w:val="auto"/>
              <w:rPr>
                <w:ins w:id="98" w:author="陈聪" w:date="2026-02-28T11:16:40Z"/>
                <w:rFonts w:hint="eastAsia" w:ascii="宋体" w:hAnsi="宋体" w:eastAsia="宋体" w:cs="宋体"/>
                <w:color w:val="000000"/>
                <w:sz w:val="21"/>
                <w:szCs w:val="21"/>
                <w:highlight w:val="none"/>
                <w:lang w:eastAsia="zh-CN" w:bidi="ar"/>
              </w:rPr>
              <w:pPrChange w:id="97" w:author="陈聪" w:date="2026-02-28T11:16:07Z">
                <w:pPr>
                  <w:keepNext w:val="0"/>
                  <w:keepLines w:val="0"/>
                  <w:pageBreakBefore w:val="0"/>
                  <w:kinsoku/>
                  <w:overflowPunct/>
                  <w:topLinePunct w:val="0"/>
                  <w:autoSpaceDE/>
                  <w:autoSpaceDN/>
                  <w:bidi w:val="0"/>
                  <w:jc w:val="both"/>
                  <w:textAlignment w:val="auto"/>
                </w:pPr>
              </w:pPrChange>
            </w:pPr>
            <w:ins w:id="99" w:author="陈聪" w:date="2026-02-28T11:16:32Z">
              <w:r>
                <w:rPr>
                  <w:rFonts w:hint="eastAsia" w:ascii="宋体" w:hAnsi="宋体" w:cs="宋体"/>
                  <w:color w:val="000000"/>
                  <w:sz w:val="21"/>
                  <w:szCs w:val="21"/>
                  <w:highlight w:val="none"/>
                  <w:lang w:eastAsia="zh-CN" w:bidi="ar"/>
                </w:rPr>
                <w:t>（</w:t>
              </w:r>
            </w:ins>
            <w:ins w:id="100" w:author="陈聪" w:date="2026-02-28T11:16:34Z">
              <w:r>
                <w:rPr>
                  <w:rFonts w:hint="eastAsia" w:ascii="宋体" w:hAnsi="宋体" w:cs="宋体"/>
                  <w:color w:val="000000"/>
                  <w:sz w:val="21"/>
                  <w:szCs w:val="21"/>
                  <w:highlight w:val="none"/>
                  <w:lang w:val="en-US" w:eastAsia="zh-CN" w:bidi="ar"/>
                </w:rPr>
                <w:t>1</w:t>
              </w:r>
            </w:ins>
            <w:ins w:id="101" w:author="陈聪" w:date="2026-02-28T11:16:33Z">
              <w:r>
                <w:rPr>
                  <w:rFonts w:hint="eastAsia" w:ascii="宋体" w:hAnsi="宋体" w:cs="宋体"/>
                  <w:color w:val="000000"/>
                  <w:sz w:val="21"/>
                  <w:szCs w:val="21"/>
                  <w:highlight w:val="none"/>
                  <w:lang w:eastAsia="zh-CN" w:bidi="ar"/>
                </w:rPr>
                <w:t>）</w:t>
              </w:r>
            </w:ins>
            <w:r>
              <w:rPr>
                <w:rFonts w:hint="eastAsia" w:ascii="宋体" w:hAnsi="宋体" w:eastAsia="宋体" w:cs="宋体"/>
                <w:color w:val="000000"/>
                <w:sz w:val="21"/>
                <w:szCs w:val="21"/>
                <w:highlight w:val="none"/>
                <w:lang w:eastAsia="zh-CN" w:bidi="ar"/>
              </w:rPr>
              <w:t>省部级或以上行政机关或事业单位颁发的司法领域纠纷调解工作相关的表彰或荣誉</w:t>
            </w:r>
            <w:r>
              <w:rPr>
                <w:rFonts w:hint="eastAsia" w:ascii="宋体" w:hAnsi="宋体" w:eastAsia="宋体" w:cs="宋体"/>
                <w:color w:val="000000"/>
                <w:sz w:val="21"/>
                <w:szCs w:val="21"/>
                <w:highlight w:val="none"/>
                <w:lang w:bidi="ar"/>
              </w:rPr>
              <w:t>，每提供1个得</w:t>
            </w:r>
            <w:r>
              <w:rPr>
                <w:rFonts w:hint="eastAsia" w:ascii="宋体" w:hAnsi="宋体" w:eastAsia="宋体" w:cs="宋体"/>
                <w:color w:val="000000"/>
                <w:sz w:val="21"/>
                <w:szCs w:val="21"/>
                <w:highlight w:val="none"/>
                <w:lang w:val="en-US" w:eastAsia="zh-CN" w:bidi="ar"/>
              </w:rPr>
              <w:t>100</w:t>
            </w:r>
            <w:r>
              <w:rPr>
                <w:rFonts w:hint="eastAsia" w:ascii="宋体" w:hAnsi="宋体" w:eastAsia="宋体" w:cs="宋体"/>
                <w:color w:val="000000"/>
                <w:sz w:val="21"/>
                <w:szCs w:val="21"/>
                <w:highlight w:val="none"/>
                <w:lang w:eastAsia="zh-CN" w:bidi="ar"/>
              </w:rPr>
              <w:t>分；</w:t>
            </w:r>
          </w:p>
          <w:p w14:paraId="4B8D3A98">
            <w:pPr>
              <w:keepNext w:val="0"/>
              <w:keepLines w:val="0"/>
              <w:pageBreakBefore w:val="0"/>
              <w:numPr>
                <w:ilvl w:val="-1"/>
                <w:numId w:val="0"/>
              </w:numPr>
              <w:kinsoku/>
              <w:overflowPunct/>
              <w:topLinePunct w:val="0"/>
              <w:autoSpaceDE/>
              <w:autoSpaceDN/>
              <w:bidi w:val="0"/>
              <w:jc w:val="both"/>
              <w:textAlignment w:val="auto"/>
              <w:rPr>
                <w:ins w:id="103" w:author="陈聪" w:date="2026-02-28T11:17:00Z"/>
                <w:rFonts w:hint="eastAsia" w:ascii="宋体" w:hAnsi="宋体" w:eastAsia="宋体" w:cs="宋体"/>
                <w:color w:val="000000"/>
                <w:sz w:val="21"/>
                <w:szCs w:val="21"/>
                <w:highlight w:val="none"/>
                <w:lang w:eastAsia="zh-CN" w:bidi="ar"/>
              </w:rPr>
              <w:pPrChange w:id="102" w:author="陈聪" w:date="2026-02-28T11:16:07Z">
                <w:pPr>
                  <w:keepNext w:val="0"/>
                  <w:keepLines w:val="0"/>
                  <w:pageBreakBefore w:val="0"/>
                  <w:kinsoku/>
                  <w:overflowPunct/>
                  <w:topLinePunct w:val="0"/>
                  <w:autoSpaceDE/>
                  <w:autoSpaceDN/>
                  <w:bidi w:val="0"/>
                  <w:jc w:val="both"/>
                  <w:textAlignment w:val="auto"/>
                </w:pPr>
              </w:pPrChange>
            </w:pPr>
            <w:r>
              <w:rPr>
                <w:rFonts w:hint="eastAsia" w:ascii="宋体" w:hAnsi="宋体" w:eastAsia="宋体" w:cs="宋体"/>
                <w:color w:val="000000"/>
                <w:sz w:val="21"/>
                <w:szCs w:val="21"/>
                <w:highlight w:val="none"/>
                <w:lang w:eastAsia="zh-CN" w:bidi="ar"/>
              </w:rPr>
              <w:t>（</w:t>
            </w:r>
            <w:r>
              <w:rPr>
                <w:rFonts w:hint="eastAsia" w:ascii="宋体" w:hAnsi="宋体" w:eastAsia="宋体" w:cs="宋体"/>
                <w:color w:val="000000"/>
                <w:sz w:val="21"/>
                <w:szCs w:val="21"/>
                <w:highlight w:val="none"/>
                <w:lang w:val="en-US" w:eastAsia="zh-CN" w:bidi="ar"/>
              </w:rPr>
              <w:t>2</w:t>
            </w:r>
            <w:r>
              <w:rPr>
                <w:rFonts w:hint="eastAsia" w:ascii="宋体" w:hAnsi="宋体" w:eastAsia="宋体" w:cs="宋体"/>
                <w:color w:val="000000"/>
                <w:sz w:val="21"/>
                <w:szCs w:val="21"/>
                <w:highlight w:val="none"/>
                <w:lang w:eastAsia="zh-CN" w:bidi="ar"/>
              </w:rPr>
              <w:t>）副省级或市级行政机关或事业单位颁发的司法领域纠纷调解工作相关的表彰或荣誉</w:t>
            </w:r>
            <w:r>
              <w:rPr>
                <w:rFonts w:hint="eastAsia" w:ascii="宋体" w:hAnsi="宋体" w:eastAsia="宋体" w:cs="宋体"/>
                <w:color w:val="000000"/>
                <w:sz w:val="21"/>
                <w:szCs w:val="21"/>
                <w:highlight w:val="none"/>
                <w:lang w:bidi="ar"/>
              </w:rPr>
              <w:t>，每提供1个得</w:t>
            </w:r>
            <w:r>
              <w:rPr>
                <w:rFonts w:hint="eastAsia" w:ascii="宋体" w:hAnsi="宋体" w:eastAsia="宋体" w:cs="宋体"/>
                <w:color w:val="000000"/>
                <w:sz w:val="21"/>
                <w:szCs w:val="21"/>
                <w:highlight w:val="none"/>
                <w:lang w:val="en-US" w:eastAsia="zh-CN" w:bidi="ar"/>
              </w:rPr>
              <w:t>7</w:t>
            </w:r>
            <w:r>
              <w:rPr>
                <w:rFonts w:hint="eastAsia" w:ascii="宋体" w:hAnsi="宋体" w:eastAsia="宋体" w:cs="宋体"/>
                <w:color w:val="000000"/>
                <w:sz w:val="21"/>
                <w:szCs w:val="21"/>
                <w:highlight w:val="none"/>
                <w:lang w:val="en" w:eastAsia="zh-CN" w:bidi="ar"/>
              </w:rPr>
              <w:t>0</w:t>
            </w:r>
            <w:r>
              <w:rPr>
                <w:rFonts w:hint="eastAsia" w:ascii="宋体" w:hAnsi="宋体" w:eastAsia="宋体" w:cs="宋体"/>
                <w:color w:val="000000"/>
                <w:sz w:val="21"/>
                <w:szCs w:val="21"/>
                <w:highlight w:val="none"/>
                <w:lang w:eastAsia="zh-CN" w:bidi="ar"/>
              </w:rPr>
              <w:t>分；</w:t>
            </w:r>
          </w:p>
          <w:p w14:paraId="4310948A">
            <w:pPr>
              <w:keepNext w:val="0"/>
              <w:keepLines w:val="0"/>
              <w:pageBreakBefore w:val="0"/>
              <w:numPr>
                <w:ilvl w:val="-1"/>
                <w:numId w:val="0"/>
              </w:numPr>
              <w:kinsoku/>
              <w:overflowPunct/>
              <w:topLinePunct w:val="0"/>
              <w:autoSpaceDE/>
              <w:autoSpaceDN/>
              <w:bidi w:val="0"/>
              <w:jc w:val="both"/>
              <w:textAlignment w:val="auto"/>
              <w:rPr>
                <w:rFonts w:hint="eastAsia" w:ascii="宋体" w:hAnsi="宋体" w:eastAsia="宋体" w:cs="宋体"/>
                <w:color w:val="000000"/>
                <w:sz w:val="21"/>
                <w:szCs w:val="21"/>
                <w:highlight w:val="none"/>
                <w:lang w:eastAsia="zh-CN" w:bidi="ar"/>
              </w:rPr>
              <w:pPrChange w:id="104" w:author="陈聪" w:date="2026-02-28T11:16:07Z">
                <w:pPr>
                  <w:keepNext w:val="0"/>
                  <w:keepLines w:val="0"/>
                  <w:pageBreakBefore w:val="0"/>
                  <w:kinsoku/>
                  <w:overflowPunct/>
                  <w:topLinePunct w:val="0"/>
                  <w:autoSpaceDE/>
                  <w:autoSpaceDN/>
                  <w:bidi w:val="0"/>
                  <w:jc w:val="both"/>
                  <w:textAlignment w:val="auto"/>
                </w:pPr>
              </w:pPrChange>
            </w:pPr>
            <w:r>
              <w:rPr>
                <w:rFonts w:hint="eastAsia" w:ascii="宋体" w:hAnsi="宋体" w:eastAsia="宋体" w:cs="宋体"/>
                <w:color w:val="000000"/>
                <w:sz w:val="21"/>
                <w:szCs w:val="21"/>
                <w:highlight w:val="none"/>
                <w:lang w:eastAsia="zh-CN" w:bidi="ar"/>
              </w:rPr>
              <w:t>（</w:t>
            </w:r>
            <w:r>
              <w:rPr>
                <w:rFonts w:hint="eastAsia" w:ascii="宋体" w:hAnsi="宋体" w:eastAsia="宋体" w:cs="宋体"/>
                <w:color w:val="000000"/>
                <w:sz w:val="21"/>
                <w:szCs w:val="21"/>
                <w:highlight w:val="none"/>
                <w:lang w:val="en-US" w:eastAsia="zh-CN" w:bidi="ar"/>
              </w:rPr>
              <w:t>3</w:t>
            </w:r>
            <w:r>
              <w:rPr>
                <w:rFonts w:hint="eastAsia" w:ascii="宋体" w:hAnsi="宋体" w:eastAsia="宋体" w:cs="宋体"/>
                <w:color w:val="000000"/>
                <w:sz w:val="21"/>
                <w:szCs w:val="21"/>
                <w:highlight w:val="none"/>
                <w:lang w:eastAsia="zh-CN" w:bidi="ar"/>
              </w:rPr>
              <w:t>）区级行政机关或事业单位颁发的司法领域纠纷调解工作相关的表彰或荣誉</w:t>
            </w:r>
            <w:r>
              <w:rPr>
                <w:rFonts w:hint="eastAsia" w:ascii="宋体" w:hAnsi="宋体" w:eastAsia="宋体" w:cs="宋体"/>
                <w:color w:val="000000"/>
                <w:sz w:val="21"/>
                <w:szCs w:val="21"/>
                <w:highlight w:val="none"/>
                <w:lang w:bidi="ar"/>
              </w:rPr>
              <w:t>，每提供1个</w:t>
            </w:r>
            <w:r>
              <w:rPr>
                <w:rFonts w:hint="eastAsia" w:ascii="宋体" w:hAnsi="宋体" w:eastAsia="宋体" w:cs="宋体"/>
                <w:color w:val="000000"/>
                <w:sz w:val="21"/>
                <w:szCs w:val="21"/>
                <w:highlight w:val="none"/>
                <w:lang w:eastAsia="zh-CN" w:bidi="ar"/>
              </w:rPr>
              <w:t>得</w:t>
            </w:r>
            <w:r>
              <w:rPr>
                <w:rFonts w:hint="eastAsia" w:ascii="宋体" w:hAnsi="宋体" w:eastAsia="宋体" w:cs="宋体"/>
                <w:color w:val="000000"/>
                <w:sz w:val="21"/>
                <w:szCs w:val="21"/>
                <w:highlight w:val="none"/>
                <w:lang w:val="en-US" w:eastAsia="zh-CN" w:bidi="ar"/>
              </w:rPr>
              <w:t>40</w:t>
            </w:r>
            <w:r>
              <w:rPr>
                <w:rFonts w:hint="eastAsia" w:ascii="宋体" w:hAnsi="宋体" w:eastAsia="宋体" w:cs="宋体"/>
                <w:color w:val="000000"/>
                <w:sz w:val="21"/>
                <w:szCs w:val="21"/>
                <w:highlight w:val="none"/>
                <w:lang w:eastAsia="zh-CN" w:bidi="ar"/>
              </w:rPr>
              <w:t>分。</w:t>
            </w:r>
          </w:p>
          <w:p w14:paraId="2F04C254">
            <w:pPr>
              <w:keepNext w:val="0"/>
              <w:keepLines w:val="0"/>
              <w:pageBreakBefore w:val="0"/>
              <w:kinsoku/>
              <w:overflowPunct/>
              <w:topLinePunct w:val="0"/>
              <w:autoSpaceDE/>
              <w:autoSpaceDN/>
              <w:bidi w:val="0"/>
              <w:jc w:val="both"/>
              <w:textAlignment w:val="auto"/>
              <w:rPr>
                <w:rFonts w:hint="eastAsia" w:ascii="宋体" w:hAnsi="宋体" w:eastAsia="宋体" w:cs="宋体"/>
                <w:color w:val="000000"/>
                <w:sz w:val="21"/>
                <w:szCs w:val="21"/>
                <w:highlight w:val="none"/>
                <w:lang w:val="en-US" w:eastAsia="zh-CN" w:bidi="ar"/>
              </w:rPr>
            </w:pPr>
            <w:r>
              <w:rPr>
                <w:rFonts w:hint="eastAsia" w:ascii="宋体" w:hAnsi="宋体" w:eastAsia="宋体" w:cs="宋体"/>
                <w:color w:val="000000"/>
                <w:sz w:val="21"/>
                <w:szCs w:val="21"/>
                <w:highlight w:val="none"/>
                <w:lang w:val="en-US" w:eastAsia="zh-CN" w:bidi="ar"/>
              </w:rPr>
              <w:t>本项最高得100分。</w:t>
            </w:r>
          </w:p>
          <w:p w14:paraId="07AF1A03">
            <w:pPr>
              <w:keepNext w:val="0"/>
              <w:keepLines w:val="0"/>
              <w:pageBreakBefore w:val="0"/>
              <w:kinsoku/>
              <w:overflowPunct/>
              <w:topLinePunct w:val="0"/>
              <w:autoSpaceDE/>
              <w:autoSpaceDN/>
              <w:bidi w:val="0"/>
              <w:jc w:val="both"/>
              <w:textAlignment w:val="auto"/>
              <w:rPr>
                <w:rFonts w:hint="eastAsia" w:ascii="宋体" w:hAnsi="宋体" w:eastAsia="宋体" w:cs="宋体"/>
                <w:sz w:val="21"/>
                <w:szCs w:val="21"/>
                <w:highlight w:val="none"/>
              </w:rPr>
            </w:pPr>
            <w:r>
              <w:rPr>
                <w:rFonts w:hint="eastAsia" w:ascii="宋体" w:hAnsi="宋体" w:eastAsia="宋体" w:cs="宋体"/>
                <w:b/>
                <w:bCs/>
                <w:color w:val="000000"/>
                <w:sz w:val="21"/>
                <w:szCs w:val="21"/>
                <w:highlight w:val="none"/>
                <w:lang w:bidi="ar"/>
              </w:rPr>
              <w:t>2、证明文件：</w:t>
            </w:r>
          </w:p>
          <w:p w14:paraId="7A17645E">
            <w:pPr>
              <w:keepNext w:val="0"/>
              <w:keepLines w:val="0"/>
              <w:pageBreakBefore w:val="0"/>
              <w:kinsoku/>
              <w:overflowPunct/>
              <w:topLinePunct w:val="0"/>
              <w:autoSpaceDE/>
              <w:autoSpaceDN/>
              <w:bidi w:val="0"/>
              <w:jc w:val="both"/>
              <w:textAlignment w:val="auto"/>
              <w:rPr>
                <w:rFonts w:ascii="宋体" w:hAnsi="宋体" w:cs="宋体"/>
                <w:szCs w:val="21"/>
              </w:rPr>
            </w:pPr>
            <w:r>
              <w:rPr>
                <w:rFonts w:hint="eastAsia" w:ascii="宋体" w:hAnsi="宋体" w:eastAsia="宋体" w:cs="宋体"/>
                <w:color w:val="000000"/>
                <w:sz w:val="21"/>
                <w:szCs w:val="21"/>
                <w:highlight w:val="none"/>
                <w:lang w:bidi="ar"/>
              </w:rPr>
              <w:t>投标人需提供以上表彰</w:t>
            </w:r>
            <w:ins w:id="105" w:author="陈聪" w:date="2026-02-28T11:17:32Z">
              <w:r>
                <w:rPr>
                  <w:rFonts w:hint="eastAsia" w:ascii="宋体" w:hAnsi="宋体" w:cs="宋体"/>
                  <w:color w:val="000000"/>
                  <w:sz w:val="21"/>
                  <w:szCs w:val="21"/>
                  <w:highlight w:val="none"/>
                  <w:lang w:eastAsia="zh-CN" w:bidi="ar"/>
                </w:rPr>
                <w:t>、</w:t>
              </w:r>
            </w:ins>
            <w:ins w:id="106" w:author="陈聪" w:date="2026-02-28T11:17:33Z">
              <w:r>
                <w:rPr>
                  <w:rFonts w:hint="eastAsia" w:ascii="宋体" w:hAnsi="宋体" w:cs="宋体"/>
                  <w:color w:val="000000"/>
                  <w:sz w:val="21"/>
                  <w:szCs w:val="21"/>
                  <w:highlight w:val="none"/>
                  <w:lang w:val="en-US" w:eastAsia="zh-CN" w:bidi="ar"/>
                </w:rPr>
                <w:t>荣誉</w:t>
              </w:r>
            </w:ins>
            <w:r>
              <w:rPr>
                <w:rFonts w:hint="eastAsia" w:ascii="宋体" w:hAnsi="宋体" w:eastAsia="宋体" w:cs="宋体"/>
                <w:color w:val="000000"/>
                <w:sz w:val="21"/>
                <w:szCs w:val="21"/>
                <w:highlight w:val="none"/>
                <w:lang w:bidi="ar"/>
              </w:rPr>
              <w:t>证书扫描件，未按要求提供或资料不清晰导致专家无法判断的不得分。</w:t>
            </w:r>
          </w:p>
        </w:tc>
      </w:tr>
      <w:tr w14:paraId="5CF651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33D6BF2B">
            <w:pPr>
              <w:wordWrap w:val="0"/>
              <w:jc w:val="center"/>
              <w:rPr>
                <w:rFonts w:ascii="宋体" w:hAnsi="宋体" w:cs="宋体"/>
                <w:b/>
                <w:bCs/>
                <w:color w:val="0000FF"/>
                <w:sz w:val="24"/>
              </w:rPr>
            </w:pPr>
            <w:r>
              <w:rPr>
                <w:b/>
                <w:bCs/>
                <w:color w:val="0000FF"/>
              </w:rPr>
              <w:t>4</w:t>
            </w:r>
          </w:p>
        </w:tc>
        <w:tc>
          <w:tcPr>
            <w:tcW w:w="4196" w:type="dxa"/>
            <w:gridSpan w:val="3"/>
            <w:tcBorders>
              <w:top w:val="single" w:color="000000" w:sz="8" w:space="0"/>
              <w:left w:val="single" w:color="000000" w:sz="8" w:space="0"/>
              <w:bottom w:val="single" w:color="000000" w:sz="8" w:space="0"/>
              <w:right w:val="single" w:color="000000" w:sz="8" w:space="0"/>
            </w:tcBorders>
          </w:tcPr>
          <w:p w14:paraId="09CFFA75">
            <w:pPr>
              <w:wordWrap w:val="0"/>
              <w:jc w:val="center"/>
              <w:rPr>
                <w:rFonts w:ascii="宋体" w:hAnsi="宋体" w:cs="宋体"/>
                <w:b/>
                <w:bCs/>
                <w:color w:val="0000FF"/>
                <w:sz w:val="24"/>
              </w:rPr>
            </w:pPr>
            <w:r>
              <w:rPr>
                <w:b/>
                <w:bCs/>
                <w:color w:val="0000FF"/>
              </w:rPr>
              <w:t>诚信情况</w:t>
            </w:r>
          </w:p>
        </w:tc>
        <w:tc>
          <w:tcPr>
            <w:tcW w:w="4196" w:type="dxa"/>
            <w:tcBorders>
              <w:top w:val="single" w:color="000000" w:sz="8" w:space="0"/>
              <w:left w:val="single" w:color="000000" w:sz="8" w:space="0"/>
              <w:bottom w:val="single" w:color="000000" w:sz="8" w:space="0"/>
              <w:right w:val="single" w:color="000000" w:sz="8" w:space="0"/>
            </w:tcBorders>
          </w:tcPr>
          <w:p w14:paraId="1DDC2262">
            <w:pPr>
              <w:wordWrap w:val="0"/>
              <w:jc w:val="center"/>
              <w:rPr>
                <w:rFonts w:ascii="宋体" w:hAnsi="宋体" w:cs="宋体"/>
                <w:b/>
                <w:bCs/>
                <w:color w:val="0000FF"/>
                <w:sz w:val="24"/>
              </w:rPr>
            </w:pPr>
            <w:r>
              <w:rPr>
                <w:b/>
                <w:bCs/>
                <w:color w:val="0000FF"/>
              </w:rPr>
              <w:t>5</w:t>
            </w:r>
          </w:p>
        </w:tc>
      </w:tr>
      <w:tr w14:paraId="73AC19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3604C9B">
            <w:pPr>
              <w:rPr>
                <w:rFonts w:ascii="宋体" w:hAnsi="宋体" w:cs="宋体"/>
                <w:b/>
                <w:bCs/>
                <w:color w:val="0000FF"/>
                <w:sz w:val="24"/>
              </w:rPr>
            </w:pPr>
          </w:p>
        </w:tc>
        <w:tc>
          <w:tcPr>
            <w:tcW w:w="8392" w:type="dxa"/>
            <w:gridSpan w:val="4"/>
            <w:tcBorders>
              <w:top w:val="single" w:color="000000" w:sz="8" w:space="0"/>
              <w:left w:val="single" w:color="000000" w:sz="8" w:space="0"/>
              <w:bottom w:val="single" w:color="000000" w:sz="8" w:space="0"/>
              <w:right w:val="single" w:color="000000" w:sz="8" w:space="0"/>
            </w:tcBorders>
          </w:tcPr>
          <w:p w14:paraId="669D011D">
            <w:pPr>
              <w:wordWrap w:val="0"/>
              <w:rPr>
                <w:rFonts w:ascii="宋体" w:hAnsi="宋体" w:cs="宋体"/>
                <w:szCs w:val="21"/>
              </w:rPr>
            </w:pPr>
          </w:p>
        </w:tc>
      </w:tr>
      <w:tr w14:paraId="49F551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1679649D">
            <w:pPr>
              <w:rPr>
                <w:rFonts w:ascii="宋体" w:hAnsi="宋体" w:cs="宋体"/>
                <w:b/>
                <w:bCs/>
                <w:color w:val="0000FF"/>
                <w:sz w:val="24"/>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F97C368">
            <w:pPr>
              <w:wordWrap w:val="0"/>
              <w:jc w:val="center"/>
              <w:rPr>
                <w:rFonts w:ascii="宋体" w:hAnsi="宋体" w:cs="宋体"/>
                <w:szCs w:val="21"/>
              </w:rPr>
            </w:pPr>
            <w:r>
              <w:rPr>
                <w:szCs w:val="21"/>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73D2E90">
            <w:pPr>
              <w:wordWrap w:val="0"/>
              <w:jc w:val="center"/>
              <w:rPr>
                <w:rFonts w:ascii="宋体" w:hAnsi="宋体" w:cs="宋体"/>
                <w:szCs w:val="21"/>
              </w:rPr>
            </w:pPr>
            <w:r>
              <w:rPr>
                <w:szCs w:val="21"/>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B787F2B">
            <w:pPr>
              <w:wordWrap w:val="0"/>
              <w:jc w:val="center"/>
              <w:rPr>
                <w:rFonts w:ascii="宋体" w:hAnsi="宋体" w:cs="宋体"/>
                <w:szCs w:val="21"/>
              </w:rPr>
            </w:pPr>
            <w:r>
              <w:rPr>
                <w:szCs w:val="21"/>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CAF84AF">
            <w:pPr>
              <w:wordWrap w:val="0"/>
              <w:jc w:val="center"/>
              <w:rPr>
                <w:rFonts w:ascii="宋体" w:hAnsi="宋体" w:cs="宋体"/>
                <w:szCs w:val="21"/>
              </w:rPr>
            </w:pPr>
            <w:r>
              <w:rPr>
                <w:szCs w:val="21"/>
              </w:rPr>
              <w:t>评分准则</w:t>
            </w:r>
          </w:p>
        </w:tc>
      </w:tr>
      <w:tr w14:paraId="3F2D2A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448C74D">
            <w:pPr>
              <w:rPr>
                <w:rFonts w:ascii="宋体" w:hAnsi="宋体" w:cs="宋体"/>
                <w:b/>
                <w:bCs/>
                <w:color w:val="0000FF"/>
                <w:sz w:val="24"/>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1AB0D9A">
            <w:pPr>
              <w:wordWrap w:val="0"/>
              <w:jc w:val="center"/>
              <w:rPr>
                <w:rFonts w:ascii="宋体" w:hAnsi="宋体" w:cs="宋体"/>
                <w:szCs w:val="21"/>
              </w:rPr>
            </w:pPr>
            <w:r>
              <w:rPr>
                <w:szCs w:val="21"/>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78902223">
            <w:pPr>
              <w:wordWrap w:val="0"/>
              <w:jc w:val="center"/>
              <w:rPr>
                <w:rFonts w:ascii="宋体" w:hAnsi="宋体" w:cs="宋体"/>
                <w:szCs w:val="21"/>
              </w:rPr>
            </w:pPr>
            <w:r>
              <w:rPr>
                <w:szCs w:val="21"/>
              </w:rPr>
              <w:t>诚信情况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2E186816">
            <w:pPr>
              <w:widowControl/>
              <w:wordWrap w:val="0"/>
              <w:jc w:val="center"/>
              <w:textAlignment w:val="top"/>
              <w:rPr>
                <w:rFonts w:ascii="宋体" w:hAnsi="宋体" w:cs="宋体"/>
                <w:szCs w:val="21"/>
              </w:rPr>
            </w:pPr>
            <w:r>
              <w:rPr>
                <w:rFonts w:hint="eastAsia"/>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2331D788">
            <w:pPr>
              <w:pStyle w:val="19"/>
              <w:wordWrap w:val="0"/>
              <w:spacing w:line="240" w:lineRule="auto"/>
              <w:ind w:firstLine="420" w:firstLineChars="20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hint="eastAsia" w:asciiTheme="minorEastAsia" w:hAnsiTheme="minorEastAsia" w:eastAsiaTheme="minorEastAsia" w:cstheme="minorEastAsia"/>
                <w:b w:val="0"/>
                <w:bCs w:val="0"/>
                <w:sz w:val="21"/>
                <w:szCs w:val="21"/>
                <w:lang w:val="en-US" w:eastAsia="zh-CN"/>
              </w:rPr>
              <w:t>有关</w:t>
            </w:r>
            <w:r>
              <w:rPr>
                <w:rFonts w:hint="eastAsia" w:asciiTheme="minorEastAsia" w:hAnsiTheme="minorEastAsia" w:eastAsiaTheme="minorEastAsia" w:cstheme="minorEastAsia"/>
                <w:b w:val="0"/>
                <w:bCs w:val="0"/>
                <w:sz w:val="21"/>
                <w:szCs w:val="21"/>
              </w:rPr>
              <w:t>供应商诚信查询结果。</w:t>
            </w:r>
          </w:p>
          <w:p w14:paraId="017B2F47">
            <w:pPr>
              <w:pStyle w:val="19"/>
              <w:wordWrap w:val="0"/>
              <w:spacing w:line="240" w:lineRule="auto"/>
              <w:ind w:firstLine="420" w:firstLineChars="200"/>
              <w:rPr>
                <w:rFonts w:ascii="宋体" w:hAnsi="宋体" w:cs="宋体"/>
                <w:szCs w:val="21"/>
              </w:rPr>
            </w:pPr>
            <w:r>
              <w:rPr>
                <w:rFonts w:hint="eastAsia" w:asciiTheme="minorEastAsia" w:hAnsiTheme="minorEastAsia" w:eastAsiaTheme="minorEastAsia" w:cstheme="minorEastAsia"/>
                <w:b w:val="0"/>
                <w:bCs w:val="0"/>
                <w:sz w:val="21"/>
                <w:szCs w:val="21"/>
                <w:lang w:val="en-US" w:eastAsia="zh-CN"/>
              </w:rPr>
              <w:t>查询渠道：通过“信用中国”（www.creditchina.gov.cn，下载信用信息报告）、“中国政府采购网”（www.ccgp.gov.cn）、“深圳市政府采购监管网”（http://zfcg.sz.gov.cn）以及财政部门认可的“供应商诚信档案库”查询供应商信用信息，信用信息以开标当日的查询结果为准。</w:t>
            </w:r>
          </w:p>
        </w:tc>
      </w:tr>
    </w:tbl>
    <w:p w14:paraId="2BF18465">
      <w:pPr>
        <w:rPr>
          <w:rFonts w:ascii="宋体" w:hAnsi="宋体"/>
          <w:sz w:val="24"/>
        </w:rPr>
      </w:pPr>
    </w:p>
    <w:p w14:paraId="03F62F6A">
      <w:pPr>
        <w:sectPr>
          <w:pgSz w:w="11907" w:h="16840"/>
          <w:pgMar w:top="1440" w:right="1417" w:bottom="1440" w:left="1417" w:header="851" w:footer="992" w:gutter="0"/>
          <w:cols w:space="425" w:num="1"/>
          <w:titlePg/>
          <w:docGrid w:linePitch="462" w:charSpace="0"/>
        </w:sectPr>
      </w:pPr>
    </w:p>
    <w:p w14:paraId="120DBD38">
      <w:pPr>
        <w:jc w:val="center"/>
        <w:rPr>
          <w:rFonts w:hint="eastAsia"/>
          <w:b/>
          <w:sz w:val="120"/>
          <w:szCs w:val="120"/>
        </w:rPr>
      </w:pPr>
    </w:p>
    <w:p w14:paraId="3635DBA6">
      <w:pPr>
        <w:jc w:val="both"/>
        <w:rPr>
          <w:rFonts w:hint="eastAsia"/>
          <w:b/>
          <w:sz w:val="120"/>
          <w:szCs w:val="120"/>
        </w:rPr>
      </w:pPr>
    </w:p>
    <w:p w14:paraId="6B8DC52F">
      <w:pPr>
        <w:jc w:val="center"/>
        <w:rPr>
          <w:b/>
          <w:sz w:val="120"/>
          <w:szCs w:val="120"/>
        </w:rPr>
      </w:pPr>
      <w:r>
        <w:rPr>
          <w:rFonts w:hint="eastAsia"/>
          <w:b/>
          <w:sz w:val="120"/>
          <w:szCs w:val="120"/>
        </w:rPr>
        <w:t>政府采购</w:t>
      </w:r>
    </w:p>
    <w:p w14:paraId="45418850">
      <w:pPr>
        <w:jc w:val="center"/>
        <w:rPr>
          <w:b/>
          <w:sz w:val="120"/>
          <w:szCs w:val="120"/>
        </w:rPr>
      </w:pPr>
      <w:r>
        <w:rPr>
          <w:rFonts w:hint="eastAsia"/>
          <w:b/>
          <w:sz w:val="120"/>
          <w:szCs w:val="120"/>
        </w:rPr>
        <w:t>招标文件</w:t>
      </w:r>
    </w:p>
    <w:p w14:paraId="78FAEC51">
      <w:pPr>
        <w:jc w:val="center"/>
        <w:rPr>
          <w:b/>
          <w:sz w:val="52"/>
          <w:szCs w:val="52"/>
        </w:rPr>
      </w:pPr>
      <w:r>
        <w:rPr>
          <w:rFonts w:hint="eastAsia"/>
          <w:b/>
          <w:sz w:val="52"/>
          <w:szCs w:val="52"/>
        </w:rPr>
        <w:t>（服务类）</w:t>
      </w:r>
    </w:p>
    <w:p w14:paraId="0B759C68">
      <w:pPr>
        <w:jc w:val="center"/>
        <w:rPr>
          <w:b/>
          <w:sz w:val="44"/>
          <w:szCs w:val="44"/>
        </w:rPr>
      </w:pPr>
    </w:p>
    <w:p w14:paraId="26C7A6E9">
      <w:pPr>
        <w:jc w:val="center"/>
        <w:rPr>
          <w:b/>
          <w:sz w:val="44"/>
          <w:szCs w:val="44"/>
        </w:rPr>
      </w:pPr>
    </w:p>
    <w:p w14:paraId="65F86D32">
      <w:pPr>
        <w:jc w:val="center"/>
        <w:rPr>
          <w:b/>
          <w:sz w:val="44"/>
          <w:szCs w:val="44"/>
        </w:rPr>
      </w:pPr>
    </w:p>
    <w:p w14:paraId="77F123B3">
      <w:pPr>
        <w:jc w:val="center"/>
        <w:rPr>
          <w:b/>
          <w:sz w:val="44"/>
          <w:szCs w:val="44"/>
        </w:rPr>
      </w:pPr>
    </w:p>
    <w:p w14:paraId="2F11C5D9">
      <w:pPr>
        <w:jc w:val="center"/>
        <w:rPr>
          <w:b/>
          <w:sz w:val="44"/>
          <w:szCs w:val="44"/>
        </w:rPr>
      </w:pPr>
    </w:p>
    <w:p w14:paraId="3CAE2192">
      <w:pPr>
        <w:jc w:val="center"/>
        <w:rPr>
          <w:b/>
          <w:sz w:val="44"/>
          <w:szCs w:val="44"/>
        </w:rPr>
      </w:pPr>
    </w:p>
    <w:p w14:paraId="5E1E5368">
      <w:pPr>
        <w:jc w:val="center"/>
        <w:rPr>
          <w:b/>
          <w:sz w:val="44"/>
          <w:szCs w:val="44"/>
        </w:rPr>
      </w:pPr>
    </w:p>
    <w:p w14:paraId="32ECED54">
      <w:pPr>
        <w:jc w:val="center"/>
        <w:rPr>
          <w:b/>
          <w:sz w:val="44"/>
          <w:szCs w:val="44"/>
        </w:rPr>
      </w:pPr>
    </w:p>
    <w:p w14:paraId="3B3610A0">
      <w:pPr>
        <w:jc w:val="center"/>
        <w:rPr>
          <w:b/>
          <w:sz w:val="44"/>
          <w:szCs w:val="44"/>
        </w:rPr>
      </w:pPr>
      <w:bookmarkStart w:id="0" w:name="_Hlk71465316"/>
      <w:r>
        <w:rPr>
          <w:rFonts w:hint="eastAsia"/>
          <w:b/>
          <w:sz w:val="44"/>
          <w:szCs w:val="44"/>
        </w:rPr>
        <w:t>深圳公共资源交易中心</w:t>
      </w:r>
    </w:p>
    <w:p w14:paraId="1A8B038B">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6</w:t>
      </w:r>
      <w:r>
        <w:rPr>
          <w:rFonts w:hint="eastAsia"/>
          <w:b/>
          <w:sz w:val="28"/>
          <w:szCs w:val="28"/>
        </w:rPr>
        <w:t>）</w:t>
      </w:r>
      <w:bookmarkEnd w:id="0"/>
    </w:p>
    <w:p w14:paraId="7A5DA73C">
      <w:pPr>
        <w:ind w:firstLine="420" w:firstLineChars="200"/>
        <w:rPr>
          <w:rFonts w:hint="eastAsia"/>
        </w:rPr>
      </w:pPr>
      <w:r>
        <w:rPr>
          <w:rFonts w:hint="eastAsia"/>
        </w:rPr>
        <w:br w:type="page"/>
      </w:r>
    </w:p>
    <w:p w14:paraId="388C1D17">
      <w:pPr>
        <w:pStyle w:val="36"/>
        <w:sectPr>
          <w:pgSz w:w="11907" w:h="16840"/>
          <w:pgMar w:top="1440" w:right="1797" w:bottom="1440" w:left="1797" w:header="851" w:footer="992" w:gutter="0"/>
          <w:cols w:space="425" w:num="1"/>
          <w:titlePg/>
          <w:docGrid w:linePitch="462" w:charSpace="0"/>
        </w:sectPr>
      </w:pPr>
    </w:p>
    <w:p w14:paraId="7379D1BB">
      <w:pPr>
        <w:pStyle w:val="2"/>
      </w:pPr>
      <w:r>
        <w:rPr>
          <w:rFonts w:hint="eastAsia"/>
        </w:rPr>
        <w:t>目   录</w:t>
      </w:r>
    </w:p>
    <w:p w14:paraId="051E98FF">
      <w:pPr>
        <w:outlineLvl w:val="0"/>
        <w:rPr>
          <w:b/>
          <w:sz w:val="24"/>
        </w:rPr>
      </w:pPr>
      <w:r>
        <w:rPr>
          <w:rFonts w:hint="eastAsia"/>
          <w:b/>
          <w:sz w:val="24"/>
        </w:rPr>
        <w:t>第一册  专用条款</w:t>
      </w:r>
    </w:p>
    <w:p w14:paraId="4D2AEE99">
      <w:pPr>
        <w:ind w:firstLine="960" w:firstLineChars="400"/>
        <w:rPr>
          <w:sz w:val="24"/>
        </w:rPr>
      </w:pPr>
      <w:r>
        <w:rPr>
          <w:rFonts w:hint="eastAsia"/>
          <w:sz w:val="24"/>
        </w:rPr>
        <w:t>关键信息</w:t>
      </w:r>
    </w:p>
    <w:p w14:paraId="11A7E0E9">
      <w:pPr>
        <w:ind w:left="630" w:leftChars="300" w:firstLine="630" w:firstLineChars="300"/>
        <w:rPr>
          <w:rFonts w:ascii="宋体" w:hAnsi="宋体"/>
          <w:szCs w:val="21"/>
        </w:rPr>
      </w:pPr>
      <w:r>
        <w:rPr>
          <w:rFonts w:hint="eastAsia" w:ascii="宋体" w:hAnsi="宋体"/>
          <w:szCs w:val="21"/>
        </w:rPr>
        <w:t>第一章  招标公告</w:t>
      </w:r>
    </w:p>
    <w:p w14:paraId="54AE5A38">
      <w:pPr>
        <w:ind w:left="630" w:leftChars="300" w:firstLine="630" w:firstLineChars="300"/>
        <w:rPr>
          <w:rFonts w:ascii="宋体" w:hAnsi="宋体"/>
          <w:szCs w:val="21"/>
        </w:rPr>
      </w:pPr>
      <w:r>
        <w:rPr>
          <w:rFonts w:hint="eastAsia" w:ascii="宋体" w:hAnsi="宋体"/>
          <w:szCs w:val="21"/>
        </w:rPr>
        <w:t xml:space="preserve">第二章  </w:t>
      </w:r>
      <w:bookmarkStart w:id="1" w:name="_Hlk71994379"/>
      <w:r>
        <w:rPr>
          <w:rFonts w:hint="eastAsia" w:ascii="宋体" w:hAnsi="宋体"/>
          <w:szCs w:val="21"/>
        </w:rPr>
        <w:t>对通用条款的补充内容及其他关键信息</w:t>
      </w:r>
      <w:bookmarkEnd w:id="1"/>
    </w:p>
    <w:p w14:paraId="0FA5E191">
      <w:pPr>
        <w:ind w:left="630" w:leftChars="300" w:firstLine="630" w:firstLineChars="300"/>
        <w:rPr>
          <w:rFonts w:ascii="宋体" w:hAnsi="宋体"/>
          <w:szCs w:val="21"/>
        </w:rPr>
      </w:pPr>
      <w:r>
        <w:rPr>
          <w:rFonts w:hint="eastAsia" w:ascii="宋体" w:hAnsi="宋体"/>
          <w:szCs w:val="21"/>
        </w:rPr>
        <w:t xml:space="preserve">第三章 </w:t>
      </w:r>
      <w:r>
        <w:rPr>
          <w:rFonts w:ascii="宋体" w:hAnsi="宋体"/>
          <w:szCs w:val="21"/>
        </w:rPr>
        <w:t xml:space="preserve"> </w:t>
      </w:r>
      <w:r>
        <w:rPr>
          <w:rFonts w:hint="eastAsia" w:ascii="宋体" w:hAnsi="宋体"/>
          <w:szCs w:val="21"/>
        </w:rPr>
        <w:t>用户需求书</w:t>
      </w:r>
    </w:p>
    <w:p w14:paraId="3F0DED23">
      <w:pPr>
        <w:ind w:left="630" w:leftChars="300" w:firstLine="630" w:firstLineChars="300"/>
        <w:rPr>
          <w:rFonts w:ascii="宋体" w:hAnsi="宋体"/>
          <w:szCs w:val="21"/>
        </w:rPr>
      </w:pPr>
      <w:r>
        <w:rPr>
          <w:rFonts w:hint="eastAsia" w:ascii="宋体" w:hAnsi="宋体"/>
          <w:szCs w:val="21"/>
        </w:rPr>
        <w:t xml:space="preserve">第四章 </w:t>
      </w:r>
      <w:r>
        <w:rPr>
          <w:rFonts w:ascii="宋体" w:hAnsi="宋体"/>
          <w:szCs w:val="21"/>
        </w:rPr>
        <w:t xml:space="preserve"> </w:t>
      </w:r>
      <w:r>
        <w:rPr>
          <w:rFonts w:hint="eastAsia" w:ascii="宋体" w:hAnsi="宋体"/>
          <w:szCs w:val="21"/>
        </w:rPr>
        <w:t>投标文件组成要求及格式</w:t>
      </w:r>
    </w:p>
    <w:p w14:paraId="1F1202FA">
      <w:pPr>
        <w:ind w:left="630" w:leftChars="300" w:firstLine="630" w:firstLineChars="300"/>
        <w:rPr>
          <w:rFonts w:ascii="宋体" w:hAnsi="宋体"/>
          <w:szCs w:val="21"/>
        </w:rPr>
      </w:pPr>
      <w:r>
        <w:rPr>
          <w:rFonts w:hint="eastAsia" w:ascii="宋体" w:hAnsi="宋体"/>
          <w:szCs w:val="21"/>
        </w:rPr>
        <w:t>第五章  合同条款及格式</w:t>
      </w:r>
    </w:p>
    <w:p w14:paraId="1CEFAD9C">
      <w:pPr>
        <w:rPr>
          <w:b/>
          <w:sz w:val="24"/>
        </w:rPr>
      </w:pPr>
    </w:p>
    <w:p w14:paraId="67780CCD">
      <w:pPr>
        <w:outlineLvl w:val="0"/>
        <w:rPr>
          <w:b/>
          <w:sz w:val="24"/>
        </w:rPr>
      </w:pPr>
      <w:r>
        <w:rPr>
          <w:rFonts w:hint="eastAsia"/>
          <w:b/>
          <w:sz w:val="24"/>
        </w:rPr>
        <w:t>第二册  通用条款</w:t>
      </w:r>
    </w:p>
    <w:p w14:paraId="7367EF93">
      <w:pPr>
        <w:ind w:left="630" w:leftChars="300" w:firstLine="411" w:firstLineChars="196"/>
        <w:rPr>
          <w:rFonts w:ascii="宋体" w:hAnsi="宋体"/>
          <w:szCs w:val="21"/>
        </w:rPr>
      </w:pPr>
      <w:r>
        <w:rPr>
          <w:rFonts w:hint="eastAsia" w:ascii="宋体" w:hAnsi="宋体"/>
          <w:szCs w:val="21"/>
        </w:rPr>
        <w:t>第一章  总则</w:t>
      </w:r>
    </w:p>
    <w:p w14:paraId="7A4A3495">
      <w:pPr>
        <w:ind w:left="630" w:leftChars="300" w:firstLine="411" w:firstLineChars="196"/>
        <w:rPr>
          <w:rFonts w:ascii="宋体" w:hAnsi="宋体"/>
          <w:szCs w:val="21"/>
        </w:rPr>
      </w:pPr>
      <w:r>
        <w:rPr>
          <w:rFonts w:hint="eastAsia" w:ascii="宋体" w:hAnsi="宋体"/>
          <w:szCs w:val="21"/>
        </w:rPr>
        <w:t>第二章  招标文件</w:t>
      </w:r>
    </w:p>
    <w:p w14:paraId="422B1C59">
      <w:pPr>
        <w:ind w:left="630" w:leftChars="300" w:firstLine="411" w:firstLineChars="196"/>
        <w:rPr>
          <w:rFonts w:ascii="宋体" w:hAnsi="宋体"/>
          <w:szCs w:val="21"/>
        </w:rPr>
      </w:pPr>
      <w:r>
        <w:rPr>
          <w:rFonts w:hint="eastAsia" w:ascii="宋体" w:hAnsi="宋体"/>
          <w:szCs w:val="21"/>
        </w:rPr>
        <w:t>第三章  投标文件的编制</w:t>
      </w:r>
    </w:p>
    <w:p w14:paraId="5C2D0D85">
      <w:pPr>
        <w:ind w:left="630" w:leftChars="300" w:firstLine="411" w:firstLineChars="196"/>
        <w:rPr>
          <w:rFonts w:ascii="宋体" w:hAnsi="宋体"/>
          <w:szCs w:val="21"/>
        </w:rPr>
      </w:pPr>
      <w:r>
        <w:rPr>
          <w:rFonts w:hint="eastAsia" w:ascii="宋体" w:hAnsi="宋体"/>
          <w:szCs w:val="21"/>
        </w:rPr>
        <w:t>第四章  投标文件的递交</w:t>
      </w:r>
    </w:p>
    <w:p w14:paraId="14D04DE7">
      <w:pPr>
        <w:ind w:left="630" w:leftChars="300" w:firstLine="411" w:firstLineChars="196"/>
        <w:rPr>
          <w:rFonts w:ascii="宋体" w:hAnsi="宋体"/>
          <w:szCs w:val="21"/>
        </w:rPr>
      </w:pPr>
      <w:r>
        <w:rPr>
          <w:rFonts w:hint="eastAsia" w:ascii="宋体" w:hAnsi="宋体"/>
          <w:szCs w:val="21"/>
        </w:rPr>
        <w:t>第五章  开标</w:t>
      </w:r>
    </w:p>
    <w:p w14:paraId="2A398723">
      <w:pPr>
        <w:ind w:left="630" w:leftChars="300" w:firstLine="411" w:firstLineChars="196"/>
        <w:rPr>
          <w:rFonts w:ascii="宋体" w:hAnsi="宋体"/>
          <w:szCs w:val="21"/>
        </w:rPr>
      </w:pPr>
      <w:r>
        <w:rPr>
          <w:rFonts w:hint="eastAsia" w:ascii="宋体" w:hAnsi="宋体"/>
          <w:szCs w:val="21"/>
        </w:rPr>
        <w:t>第六章  评审要求</w:t>
      </w:r>
    </w:p>
    <w:p w14:paraId="53C48D1E">
      <w:pPr>
        <w:ind w:left="630" w:leftChars="300" w:firstLine="411" w:firstLineChars="196"/>
        <w:rPr>
          <w:rFonts w:ascii="宋体" w:hAnsi="宋体"/>
          <w:szCs w:val="21"/>
        </w:rPr>
      </w:pPr>
      <w:r>
        <w:rPr>
          <w:rFonts w:hint="eastAsia" w:ascii="宋体" w:hAnsi="宋体"/>
          <w:szCs w:val="21"/>
        </w:rPr>
        <w:t>第七章  评审程序及评审方法</w:t>
      </w:r>
    </w:p>
    <w:p w14:paraId="13412116">
      <w:pPr>
        <w:ind w:left="630" w:leftChars="300" w:firstLine="411" w:firstLineChars="196"/>
        <w:rPr>
          <w:rFonts w:ascii="宋体" w:hAnsi="宋体"/>
          <w:szCs w:val="21"/>
        </w:rPr>
      </w:pPr>
      <w:r>
        <w:rPr>
          <w:rFonts w:hint="eastAsia" w:ascii="宋体" w:hAnsi="宋体"/>
          <w:szCs w:val="21"/>
        </w:rPr>
        <w:t>第八章  定标及公示</w:t>
      </w:r>
    </w:p>
    <w:p w14:paraId="100FAA42">
      <w:pPr>
        <w:ind w:left="630" w:leftChars="300" w:firstLine="411" w:firstLineChars="196"/>
        <w:rPr>
          <w:rFonts w:ascii="宋体" w:hAnsi="宋体"/>
          <w:szCs w:val="21"/>
        </w:rPr>
      </w:pPr>
      <w:r>
        <w:rPr>
          <w:rFonts w:hint="eastAsia" w:ascii="宋体" w:hAnsi="宋体"/>
          <w:szCs w:val="21"/>
        </w:rPr>
        <w:t>第九章  公开招标失败的后续处理</w:t>
      </w:r>
    </w:p>
    <w:p w14:paraId="3A3651C7">
      <w:pPr>
        <w:ind w:left="630" w:leftChars="300" w:firstLine="411" w:firstLineChars="196"/>
        <w:rPr>
          <w:rFonts w:ascii="宋体" w:hAnsi="宋体"/>
          <w:szCs w:val="21"/>
        </w:rPr>
      </w:pPr>
      <w:r>
        <w:rPr>
          <w:rFonts w:hint="eastAsia" w:ascii="宋体" w:hAnsi="宋体"/>
          <w:szCs w:val="21"/>
        </w:rPr>
        <w:t>第十章  合同的授予与备案</w:t>
      </w:r>
    </w:p>
    <w:p w14:paraId="6D2DA334">
      <w:pPr>
        <w:keepNext w:val="0"/>
        <w:keepLines w:val="0"/>
        <w:pageBreakBefore w:val="0"/>
        <w:widowControl w:val="0"/>
        <w:kinsoku/>
        <w:wordWrap/>
        <w:overflowPunct/>
        <w:topLinePunct w:val="0"/>
        <w:autoSpaceDE/>
        <w:autoSpaceDN/>
        <w:bidi w:val="0"/>
        <w:adjustRightInd/>
        <w:snapToGrid/>
        <w:ind w:firstLine="1050" w:firstLineChars="500"/>
        <w:textAlignment w:val="auto"/>
        <w:outlineLvl w:val="9"/>
        <w:rPr>
          <w:b/>
          <w:sz w:val="24"/>
        </w:rPr>
      </w:pPr>
      <w:r>
        <w:rPr>
          <w:rFonts w:hint="eastAsia" w:ascii="宋体" w:hAnsi="宋体"/>
          <w:szCs w:val="21"/>
        </w:rPr>
        <w:t>第十一章  质疑处理</w:t>
      </w:r>
    </w:p>
    <w:p w14:paraId="668AB0D8">
      <w:pPr>
        <w:spacing w:line="360" w:lineRule="auto"/>
        <w:ind w:firstLine="420" w:firstLineChars="200"/>
        <w:jc w:val="left"/>
        <w:rPr>
          <w:rFonts w:ascii="宋体" w:hAnsi="宋体"/>
          <w:szCs w:val="21"/>
        </w:rPr>
      </w:pPr>
    </w:p>
    <w:p w14:paraId="6780A1C6">
      <w:pPr>
        <w:pStyle w:val="2"/>
        <w:rPr>
          <w:sz w:val="24"/>
        </w:rPr>
      </w:pPr>
      <w:r>
        <w:br w:type="page"/>
      </w:r>
      <w:bookmarkStart w:id="2" w:name="bt合同条款"/>
      <w:bookmarkEnd w:id="2"/>
      <w:bookmarkStart w:id="3" w:name="bt其他资料2"/>
      <w:bookmarkEnd w:id="3"/>
      <w:bookmarkStart w:id="4" w:name="bt技术标投标文件格式"/>
      <w:bookmarkEnd w:id="4"/>
      <w:bookmarkStart w:id="5" w:name="bt投标人情况介绍"/>
      <w:bookmarkEnd w:id="5"/>
      <w:bookmarkStart w:id="6" w:name="bt投标文件签署授权委托书"/>
      <w:bookmarkEnd w:id="6"/>
      <w:bookmarkStart w:id="7" w:name="bt合同格式"/>
      <w:bookmarkEnd w:id="7"/>
      <w:bookmarkStart w:id="8" w:name="bt投标报价汇总表"/>
      <w:bookmarkEnd w:id="8"/>
      <w:bookmarkStart w:id="9" w:name="bt商务标投标文件格式"/>
      <w:bookmarkEnd w:id="9"/>
      <w:bookmarkStart w:id="10" w:name="bt投标函"/>
      <w:bookmarkEnd w:id="10"/>
      <w:bookmarkStart w:id="11" w:name="bt其他资料由投标人自定"/>
      <w:bookmarkEnd w:id="11"/>
      <w:bookmarkStart w:id="12" w:name="bt合同条款及格式"/>
      <w:bookmarkEnd w:id="12"/>
      <w:bookmarkStart w:id="13" w:name="合同格式"/>
      <w:bookmarkEnd w:id="13"/>
      <w:bookmarkStart w:id="14" w:name="bt投标人须知"/>
      <w:bookmarkEnd w:id="14"/>
      <w:bookmarkStart w:id="15" w:name="bt项目管理班子配备情况"/>
      <w:bookmarkEnd w:id="15"/>
      <w:bookmarkStart w:id="16" w:name="bt开标一览表"/>
      <w:bookmarkEnd w:id="16"/>
      <w:bookmarkStart w:id="17" w:name="bt说明"/>
      <w:bookmarkEnd w:id="17"/>
      <w:bookmarkStart w:id="18" w:name="bt本工程承诺书"/>
      <w:bookmarkEnd w:id="18"/>
      <w:r>
        <w:rPr>
          <w:rFonts w:hint="eastAsia"/>
        </w:rPr>
        <w:t>第一册</w:t>
      </w:r>
      <w:r>
        <w:rPr>
          <w:rFonts w:hint="eastAsia"/>
          <w:lang w:val="en-US" w:eastAsia="zh-CN"/>
        </w:rPr>
        <w:t xml:space="preserve">  </w:t>
      </w:r>
      <w:r>
        <w:rPr>
          <w:rFonts w:hint="eastAsia"/>
        </w:rPr>
        <w:t>专用条款</w:t>
      </w:r>
    </w:p>
    <w:p w14:paraId="04F72D12">
      <w:pPr>
        <w:pStyle w:val="5"/>
        <w:rPr>
          <w:rFonts w:hint="eastAsia"/>
          <w:sz w:val="28"/>
          <w:szCs w:val="28"/>
        </w:rPr>
      </w:pPr>
      <w:r>
        <w:rPr>
          <w:rFonts w:hint="eastAsia"/>
          <w:sz w:val="28"/>
          <w:szCs w:val="28"/>
        </w:rPr>
        <w:t>第一章  招标公告</w:t>
      </w:r>
    </w:p>
    <w:tbl>
      <w:tblPr>
        <w:tblStyle w:val="43"/>
        <w:tblW w:w="8147" w:type="dxa"/>
        <w:jc w:val="center"/>
        <w:tblCellSpacing w:w="0" w:type="dxa"/>
        <w:tblLayout w:type="fixed"/>
        <w:tblCellMar>
          <w:top w:w="0" w:type="dxa"/>
          <w:left w:w="0" w:type="dxa"/>
          <w:bottom w:w="0" w:type="dxa"/>
          <w:right w:w="0" w:type="dxa"/>
        </w:tblCellMar>
      </w:tblPr>
      <w:tblGrid>
        <w:gridCol w:w="8147"/>
      </w:tblGrid>
      <w:tr w14:paraId="0180A498">
        <w:tblPrEx>
          <w:tblCellMar>
            <w:top w:w="0" w:type="dxa"/>
            <w:left w:w="0" w:type="dxa"/>
            <w:bottom w:w="0" w:type="dxa"/>
            <w:right w:w="0" w:type="dxa"/>
          </w:tblCellMar>
        </w:tblPrEx>
        <w:trPr>
          <w:tblCellSpacing w:w="0" w:type="dxa"/>
          <w:jc w:val="center"/>
        </w:trPr>
        <w:tc>
          <w:tcPr>
            <w:tcW w:w="8147" w:type="dxa"/>
            <w:vAlign w:val="center"/>
          </w:tcPr>
          <w:tbl>
            <w:tblPr>
              <w:tblStyle w:val="43"/>
              <w:tblW w:w="8147" w:type="dxa"/>
              <w:jc w:val="center"/>
              <w:tblCellSpacing w:w="0" w:type="dxa"/>
              <w:tblLayout w:type="fixed"/>
              <w:tblCellMar>
                <w:top w:w="30" w:type="dxa"/>
                <w:left w:w="30" w:type="dxa"/>
                <w:bottom w:w="30" w:type="dxa"/>
                <w:right w:w="30" w:type="dxa"/>
              </w:tblCellMar>
            </w:tblPr>
            <w:tblGrid>
              <w:gridCol w:w="8147"/>
            </w:tblGrid>
            <w:tr w14:paraId="57617628">
              <w:tblPrEx>
                <w:tblCellMar>
                  <w:top w:w="30" w:type="dxa"/>
                  <w:left w:w="30" w:type="dxa"/>
                  <w:bottom w:w="30" w:type="dxa"/>
                  <w:right w:w="30" w:type="dxa"/>
                </w:tblCellMar>
              </w:tblPrEx>
              <w:trPr>
                <w:tblCellSpacing w:w="0" w:type="dxa"/>
                <w:jc w:val="center"/>
              </w:trPr>
              <w:tc>
                <w:tcPr>
                  <w:tcW w:w="8147" w:type="dxa"/>
                </w:tcPr>
                <w:p w14:paraId="2E0C3C5D">
                  <w:pPr>
                    <w:spacing w:line="360" w:lineRule="auto"/>
                    <w:rPr>
                      <w:rFonts w:ascii="宋体" w:hAnsi="宋体" w:cs="宋体"/>
                      <w:b/>
                      <w:bCs/>
                      <w:kern w:val="0"/>
                      <w:szCs w:val="21"/>
                    </w:rPr>
                  </w:pPr>
                  <w:r>
                    <w:rPr>
                      <w:rFonts w:hint="eastAsia" w:ascii="宋体" w:hAnsi="宋体" w:cs="宋体"/>
                      <w:b/>
                      <w:bCs/>
                      <w:kern w:val="0"/>
                      <w:szCs w:val="21"/>
                    </w:rPr>
                    <w:t>申请人的资格要求：</w:t>
                  </w:r>
                </w:p>
                <w:p w14:paraId="47A11B0F">
                  <w:pPr>
                    <w:keepNext w:val="0"/>
                    <w:keepLines w:val="0"/>
                    <w:pageBreakBefore w:val="0"/>
                    <w:widowControl w:val="0"/>
                    <w:kinsoku/>
                    <w:overflowPunct/>
                    <w:topLinePunct w:val="0"/>
                    <w:autoSpaceDE/>
                    <w:autoSpaceDN/>
                    <w:bidi w:val="0"/>
                    <w:adjustRightInd/>
                    <w:snapToGrid/>
                    <w:ind w:firstLine="420" w:firstLineChars="200"/>
                    <w:textAlignment w:val="auto"/>
                    <w:rPr>
                      <w:rFonts w:hint="eastAsia" w:ascii="宋体" w:hAnsi="宋体" w:eastAsia="宋体" w:cs="宋体"/>
                      <w:kern w:val="0"/>
                      <w:szCs w:val="21"/>
                      <w:lang w:eastAsia="zh-CN"/>
                    </w:rPr>
                  </w:pPr>
                  <w:r>
                    <w:rPr>
                      <w:rFonts w:hint="eastAsia" w:ascii="宋体" w:hAnsi="宋体" w:eastAsia="宋体" w:cs="宋体"/>
                      <w:kern w:val="0"/>
                      <w:szCs w:val="21"/>
                    </w:rPr>
                    <w:t>1.</w:t>
                  </w:r>
                  <w:r>
                    <w:rPr>
                      <w:rFonts w:hint="eastAsia" w:ascii="宋体" w:hAnsi="宋体" w:eastAsia="宋体" w:cs="宋体"/>
                      <w:sz w:val="21"/>
                      <w:szCs w:val="21"/>
                      <w:highlight w:val="none"/>
                      <w:lang w:eastAsia="zh-CN"/>
                    </w:rPr>
                    <w:t>具有独立承担民事责任的能力（提供营业执照或事业单位法人证书等证明资料扫描件，原件备查，分公司参与投标的，须提供分公司营业执照、其所属集团(或总公司)等具有独立法人资格的组织的营业执照及其出具的载明愿为其参与本项目投标的行为以及履约等行为承担民事责任的加盖总公司公章的授权函）；</w:t>
                  </w:r>
                </w:p>
                <w:p w14:paraId="0E4F11B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kern w:val="0"/>
                      <w:szCs w:val="21"/>
                    </w:rPr>
                  </w:pPr>
                  <w:r>
                    <w:rPr>
                      <w:rFonts w:hint="eastAsia" w:ascii="宋体" w:hAnsi="宋体" w:eastAsia="宋体" w:cs="宋体"/>
                      <w:color w:val="FF0000"/>
                      <w:kern w:val="0"/>
                      <w:szCs w:val="21"/>
                    </w:rPr>
                    <w:t>2.本项目不接受联合体投标</w:t>
                  </w:r>
                  <w:r>
                    <w:rPr>
                      <w:rFonts w:hint="eastAsia" w:ascii="宋体" w:hAnsi="宋体" w:eastAsia="宋体" w:cs="宋体"/>
                      <w:color w:val="FF0000"/>
                      <w:kern w:val="0"/>
                      <w:szCs w:val="21"/>
                      <w:lang w:val="en-US" w:eastAsia="zh-CN"/>
                    </w:rPr>
                    <w:t>，是否允许</w:t>
                  </w:r>
                  <w:r>
                    <w:rPr>
                      <w:rFonts w:hint="eastAsia" w:ascii="宋体" w:hAnsi="宋体" w:eastAsia="宋体" w:cs="宋体"/>
                      <w:color w:val="FF0000"/>
                      <w:kern w:val="0"/>
                      <w:szCs w:val="21"/>
                    </w:rPr>
                    <w:t>投标人选用进口产品参与投标</w:t>
                  </w:r>
                  <w:r>
                    <w:rPr>
                      <w:rFonts w:hint="eastAsia" w:ascii="宋体" w:hAnsi="宋体" w:eastAsia="宋体" w:cs="宋体"/>
                      <w:color w:val="FF0000"/>
                      <w:kern w:val="0"/>
                      <w:szCs w:val="21"/>
                      <w:lang w:val="en-US" w:eastAsia="zh-CN"/>
                    </w:rPr>
                    <w:t>以</w:t>
                  </w:r>
                  <w:r>
                    <w:rPr>
                      <w:rFonts w:hint="eastAsia" w:ascii="宋体" w:hAnsi="宋体" w:eastAsia="宋体" w:cs="宋体"/>
                      <w:color w:val="FF0000"/>
                      <w:kern w:val="0"/>
                      <w:szCs w:val="21"/>
                    </w:rPr>
                    <w:t>招标文件</w:t>
                  </w:r>
                  <w:r>
                    <w:rPr>
                      <w:rFonts w:hint="eastAsia" w:ascii="宋体" w:hAnsi="宋体" w:eastAsia="宋体" w:cs="宋体"/>
                      <w:color w:val="FF0000"/>
                      <w:kern w:val="0"/>
                      <w:szCs w:val="21"/>
                      <w:lang w:eastAsia="zh-CN"/>
                    </w:rPr>
                    <w:t>“</w:t>
                  </w:r>
                  <w:r>
                    <w:rPr>
                      <w:rFonts w:hint="eastAsia" w:ascii="宋体" w:hAnsi="宋体" w:eastAsia="宋体" w:cs="宋体"/>
                      <w:color w:val="FF0000"/>
                      <w:kern w:val="0"/>
                      <w:szCs w:val="21"/>
                      <w:lang w:val="en-US" w:eastAsia="zh-CN"/>
                    </w:rPr>
                    <w:t>第三章 用户需求书</w:t>
                  </w:r>
                  <w:r>
                    <w:rPr>
                      <w:rFonts w:hint="eastAsia" w:ascii="宋体" w:hAnsi="宋体" w:eastAsia="宋体" w:cs="宋体"/>
                      <w:color w:val="FF0000"/>
                      <w:kern w:val="0"/>
                      <w:szCs w:val="21"/>
                    </w:rPr>
                    <w:t>”</w:t>
                  </w:r>
                  <w:r>
                    <w:rPr>
                      <w:rFonts w:hint="eastAsia" w:ascii="宋体" w:hAnsi="宋体" w:eastAsia="宋体" w:cs="宋体"/>
                      <w:color w:val="FF0000"/>
                      <w:kern w:val="0"/>
                      <w:szCs w:val="21"/>
                      <w:lang w:val="en-US" w:eastAsia="zh-CN"/>
                    </w:rPr>
                    <w:t>为准</w:t>
                  </w:r>
                  <w:r>
                    <w:rPr>
                      <w:rFonts w:hint="eastAsia" w:ascii="宋体" w:hAnsi="宋体" w:eastAsia="宋体" w:cs="宋体"/>
                      <w:color w:val="FF0000"/>
                      <w:kern w:val="0"/>
                      <w:szCs w:val="21"/>
                    </w:rPr>
                    <w:t>（由供应商在《政府采购投标及履约承诺函》中作出声明）；</w:t>
                  </w:r>
                </w:p>
                <w:p w14:paraId="2D59CE16">
                  <w:pPr>
                    <w:keepNext w:val="0"/>
                    <w:keepLines w:val="0"/>
                    <w:pageBreakBefore w:val="0"/>
                    <w:widowControl w:val="0"/>
                    <w:kinsoku/>
                    <w:overflowPunct/>
                    <w:topLinePunct w:val="0"/>
                    <w:autoSpaceDE/>
                    <w:autoSpaceDN/>
                    <w:bidi w:val="0"/>
                    <w:adjustRightInd/>
                    <w:snapToGrid/>
                    <w:ind w:firstLine="420" w:firstLineChars="200"/>
                    <w:textAlignment w:val="auto"/>
                    <w:rPr>
                      <w:rFonts w:hint="eastAsia" w:ascii="宋体" w:hAnsi="宋体" w:eastAsia="宋体" w:cs="宋体"/>
                      <w:kern w:val="0"/>
                      <w:szCs w:val="21"/>
                    </w:rPr>
                  </w:pPr>
                  <w:r>
                    <w:rPr>
                      <w:rFonts w:hint="eastAsia" w:ascii="宋体" w:hAnsi="宋体" w:eastAsia="宋体" w:cs="宋体"/>
                      <w:kern w:val="0"/>
                      <w:szCs w:val="21"/>
                    </w:rPr>
                    <w:t>3.参与本项目政府采购活动时不存在被有关部门禁止参与政府采购活动且在有效期内的情况（由供应商在《政府采购投标及履约承诺函》中作出声明）；</w:t>
                  </w:r>
                </w:p>
                <w:p w14:paraId="2A776CD6">
                  <w:pPr>
                    <w:keepNext w:val="0"/>
                    <w:keepLines w:val="0"/>
                    <w:pageBreakBefore w:val="0"/>
                    <w:widowControl w:val="0"/>
                    <w:kinsoku/>
                    <w:overflowPunct/>
                    <w:topLinePunct w:val="0"/>
                    <w:autoSpaceDE/>
                    <w:autoSpaceDN/>
                    <w:bidi w:val="0"/>
                    <w:adjustRightInd/>
                    <w:snapToGrid/>
                    <w:ind w:firstLine="420" w:firstLineChars="200"/>
                    <w:textAlignment w:val="auto"/>
                    <w:rPr>
                      <w:rFonts w:hint="eastAsia" w:ascii="宋体" w:hAnsi="宋体" w:eastAsia="宋体" w:cs="宋体"/>
                      <w:kern w:val="0"/>
                      <w:szCs w:val="21"/>
                    </w:rPr>
                  </w:pPr>
                  <w:r>
                    <w:rPr>
                      <w:rFonts w:hint="eastAsia" w:ascii="宋体" w:hAnsi="宋体" w:eastAsia="宋体" w:cs="宋体"/>
                      <w:kern w:val="0"/>
                      <w:szCs w:val="21"/>
                      <w:lang w:val="en-US" w:eastAsia="zh-CN"/>
                    </w:rPr>
                    <w:t>4</w:t>
                  </w:r>
                  <w:r>
                    <w:rPr>
                      <w:rFonts w:hint="eastAsia" w:ascii="宋体" w:hAnsi="宋体" w:eastAsia="宋体" w:cs="宋体"/>
                      <w:kern w:val="0"/>
                      <w:szCs w:val="21"/>
                    </w:rPr>
                    <w:t>.具备《中华人民共和国政府采购法》第二十二条第一款的条件（由供应商在《政府采购投标及履约承诺函》中作出声明）；</w:t>
                  </w:r>
                </w:p>
                <w:p w14:paraId="0265D44C">
                  <w:pPr>
                    <w:keepNext w:val="0"/>
                    <w:keepLines w:val="0"/>
                    <w:pageBreakBefore w:val="0"/>
                    <w:widowControl w:val="0"/>
                    <w:kinsoku/>
                    <w:overflowPunct/>
                    <w:topLinePunct w:val="0"/>
                    <w:autoSpaceDE/>
                    <w:autoSpaceDN/>
                    <w:bidi w:val="0"/>
                    <w:adjustRightInd/>
                    <w:snapToGrid/>
                    <w:ind w:firstLine="420" w:firstLineChars="200"/>
                    <w:textAlignment w:val="auto"/>
                    <w:rPr>
                      <w:rFonts w:hint="eastAsia" w:ascii="宋体" w:hAnsi="宋体" w:eastAsia="宋体" w:cs="宋体"/>
                      <w:kern w:val="0"/>
                      <w:szCs w:val="21"/>
                      <w:lang w:val="en-US" w:eastAsia="zh-CN"/>
                    </w:rPr>
                  </w:pPr>
                  <w:r>
                    <w:rPr>
                      <w:rFonts w:hint="eastAsia" w:ascii="宋体" w:hAnsi="宋体" w:eastAsia="宋体" w:cs="宋体"/>
                      <w:kern w:val="0"/>
                      <w:szCs w:val="21"/>
                      <w:lang w:val="en-US" w:eastAsia="zh-CN"/>
                    </w:rPr>
                    <w:t>5</w:t>
                  </w:r>
                  <w:r>
                    <w:rPr>
                      <w:rFonts w:hint="eastAsia" w:ascii="宋体" w:hAnsi="宋体" w:eastAsia="宋体" w:cs="宋体"/>
                      <w:kern w:val="0"/>
                      <w:szCs w:val="21"/>
                    </w:rPr>
                    <w:t>.未被列入失信被执行人、重大税收违法案件当事人名单、政府采购严重违法失信行为记录名单（由供应商在《政府采购投标及履约承诺函》中作出声明）</w:t>
                  </w:r>
                  <w:r>
                    <w:rPr>
                      <w:rFonts w:hint="eastAsia" w:ascii="宋体" w:hAnsi="宋体" w:eastAsia="宋体" w:cs="宋体"/>
                      <w:kern w:val="0"/>
                      <w:szCs w:val="21"/>
                      <w:lang w:val="en-US" w:eastAsia="zh-CN"/>
                    </w:rPr>
                    <w:t>；</w:t>
                  </w:r>
                </w:p>
                <w:p w14:paraId="5A81C24C">
                  <w:pPr>
                    <w:keepNext w:val="0"/>
                    <w:keepLines w:val="0"/>
                    <w:pageBreakBefore w:val="0"/>
                    <w:widowControl w:val="0"/>
                    <w:kinsoku/>
                    <w:overflowPunct/>
                    <w:topLinePunct w:val="0"/>
                    <w:autoSpaceDE/>
                    <w:autoSpaceDN/>
                    <w:bidi w:val="0"/>
                    <w:adjustRightInd/>
                    <w:snapToGrid/>
                    <w:ind w:firstLine="420" w:firstLineChars="200"/>
                    <w:textAlignment w:val="auto"/>
                    <w:rPr>
                      <w:rFonts w:hint="eastAsia" w:ascii="宋体" w:hAnsi="宋体" w:eastAsia="宋体" w:cs="宋体"/>
                      <w:color w:val="FF0000"/>
                      <w:kern w:val="0"/>
                      <w:szCs w:val="21"/>
                      <w:lang w:val="en-US" w:eastAsia="zh-CN"/>
                    </w:rPr>
                  </w:pPr>
                  <w:r>
                    <w:rPr>
                      <w:rFonts w:hint="eastAsia" w:ascii="宋体" w:hAnsi="宋体" w:eastAsia="宋体" w:cs="宋体"/>
                      <w:color w:val="FF0000"/>
                      <w:kern w:val="0"/>
                      <w:szCs w:val="21"/>
                      <w:lang w:val="en-US" w:eastAsia="zh-CN"/>
                    </w:rPr>
                    <w:t>6.不存在《深圳市财政局政府采购供应商信用信息管理办法》（深财规〔2023〕3号）列明的严重违法失信行为</w:t>
                  </w:r>
                  <w:r>
                    <w:rPr>
                      <w:rFonts w:hint="eastAsia" w:ascii="宋体" w:hAnsi="宋体" w:eastAsia="宋体" w:cs="宋体"/>
                      <w:color w:val="FF0000"/>
                      <w:kern w:val="0"/>
                      <w:szCs w:val="21"/>
                    </w:rPr>
                    <w:t>（由供应商在《政府采购投标及履约承诺函》中作出声明）</w:t>
                  </w:r>
                  <w:r>
                    <w:rPr>
                      <w:rFonts w:hint="eastAsia" w:ascii="宋体" w:hAnsi="宋体" w:eastAsia="宋体" w:cs="宋体"/>
                      <w:color w:val="FF0000"/>
                      <w:kern w:val="0"/>
                      <w:szCs w:val="21"/>
                      <w:lang w:eastAsia="zh-CN"/>
                    </w:rPr>
                    <w:t>；</w:t>
                  </w:r>
                </w:p>
                <w:p w14:paraId="38F82D79">
                  <w:pPr>
                    <w:keepNext w:val="0"/>
                    <w:keepLines w:val="0"/>
                    <w:pageBreakBefore w:val="0"/>
                    <w:widowControl w:val="0"/>
                    <w:kinsoku/>
                    <w:overflowPunct/>
                    <w:topLinePunct w:val="0"/>
                    <w:autoSpaceDE/>
                    <w:autoSpaceDN/>
                    <w:bidi w:val="0"/>
                    <w:adjustRightInd/>
                    <w:snapToGrid/>
                    <w:ind w:firstLine="420" w:firstLineChars="200"/>
                    <w:textAlignment w:val="auto"/>
                    <w:rPr>
                      <w:rFonts w:hint="eastAsia" w:ascii="宋体" w:hAnsi="宋体" w:eastAsia="宋体" w:cs="宋体"/>
                      <w:kern w:val="0"/>
                      <w:szCs w:val="21"/>
                      <w:lang w:eastAsia="zh-CN"/>
                    </w:rPr>
                  </w:pPr>
                  <w:r>
                    <w:rPr>
                      <w:rFonts w:hint="eastAsia" w:ascii="宋体" w:hAnsi="宋体" w:eastAsia="宋体" w:cs="宋体"/>
                      <w:kern w:val="0"/>
                      <w:szCs w:val="21"/>
                      <w:lang w:val="en-US" w:eastAsia="zh-CN"/>
                    </w:rPr>
                    <w:t>7</w:t>
                  </w:r>
                  <w:r>
                    <w:rPr>
                      <w:rFonts w:hint="eastAsia" w:ascii="宋体" w:hAnsi="宋体" w:eastAsia="宋体" w:cs="宋体"/>
                      <w:kern w:val="0"/>
                      <w:szCs w:val="21"/>
                    </w:rPr>
                    <w:t>.为采购项目提供整体设计、规范编制或者项目管理、监理、检测等服务的供应商，不得再参加该采购项目的其他采购活动（由供应商在《政府采购投标及履约承诺函》中作出声明）</w:t>
                  </w:r>
                  <w:r>
                    <w:rPr>
                      <w:rFonts w:hint="eastAsia" w:ascii="宋体" w:hAnsi="宋体" w:eastAsia="宋体" w:cs="宋体"/>
                      <w:kern w:val="0"/>
                      <w:szCs w:val="21"/>
                      <w:lang w:val="en-US" w:eastAsia="zh-CN"/>
                    </w:rPr>
                    <w:t>；</w:t>
                  </w:r>
                </w:p>
                <w:p w14:paraId="635DEC16">
                  <w:pPr>
                    <w:keepNext w:val="0"/>
                    <w:keepLines w:val="0"/>
                    <w:pageBreakBefore w:val="0"/>
                    <w:widowControl w:val="0"/>
                    <w:kinsoku/>
                    <w:overflowPunct/>
                    <w:topLinePunct w:val="0"/>
                    <w:autoSpaceDE/>
                    <w:autoSpaceDN/>
                    <w:bidi w:val="0"/>
                    <w:adjustRightInd/>
                    <w:snapToGrid/>
                    <w:ind w:firstLine="420" w:firstLineChars="200"/>
                    <w:textAlignment w:val="auto"/>
                    <w:rPr>
                      <w:rFonts w:hint="eastAsia" w:ascii="宋体" w:hAnsi="宋体" w:eastAsia="宋体" w:cs="宋体"/>
                      <w:kern w:val="0"/>
                      <w:szCs w:val="21"/>
                      <w:lang w:eastAsia="zh-CN"/>
                    </w:rPr>
                  </w:pPr>
                  <w:r>
                    <w:rPr>
                      <w:rFonts w:hint="eastAsia" w:ascii="宋体" w:hAnsi="宋体" w:eastAsia="宋体" w:cs="宋体"/>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hint="eastAsia" w:ascii="宋体" w:hAnsi="宋体" w:eastAsia="宋体" w:cs="宋体"/>
                      <w:kern w:val="0"/>
                      <w:szCs w:val="21"/>
                      <w:lang w:eastAsia="zh-CN"/>
                    </w:rPr>
                    <w:t>；</w:t>
                  </w:r>
                </w:p>
                <w:p w14:paraId="43B79C6C">
                  <w:pPr>
                    <w:keepNext w:val="0"/>
                    <w:keepLines w:val="0"/>
                    <w:pageBreakBefore w:val="0"/>
                    <w:widowControl w:val="0"/>
                    <w:kinsoku/>
                    <w:overflowPunct/>
                    <w:topLinePunct w:val="0"/>
                    <w:autoSpaceDE/>
                    <w:autoSpaceDN/>
                    <w:bidi w:val="0"/>
                    <w:adjustRightInd/>
                    <w:snapToGrid/>
                    <w:ind w:firstLine="420" w:firstLineChars="200"/>
                    <w:textAlignment w:val="auto"/>
                    <w:rPr>
                      <w:rFonts w:hint="eastAsia" w:ascii="宋体" w:hAnsi="宋体" w:eastAsia="宋体" w:cs="宋体"/>
                      <w:kern w:val="0"/>
                      <w:szCs w:val="21"/>
                      <w:lang w:eastAsia="zh-CN"/>
                    </w:rPr>
                  </w:pPr>
                  <w:r>
                    <w:rPr>
                      <w:rFonts w:hint="eastAsia" w:ascii="宋体" w:hAnsi="宋体" w:eastAsia="宋体" w:cs="宋体"/>
                      <w:kern w:val="0"/>
                      <w:szCs w:val="21"/>
                      <w:lang w:val="en-US" w:eastAsia="zh-CN"/>
                    </w:rPr>
                    <w:t>9.</w:t>
                  </w:r>
                  <w:r>
                    <w:rPr>
                      <w:rFonts w:hint="eastAsia" w:ascii="宋体" w:hAnsi="宋体" w:eastAsia="宋体" w:cs="宋体"/>
                      <w:kern w:val="0"/>
                      <w:szCs w:val="21"/>
                    </w:rPr>
                    <w:t>本项目</w:t>
                  </w:r>
                  <w:r>
                    <w:rPr>
                      <w:rFonts w:hint="eastAsia" w:ascii="宋体" w:hAnsi="宋体" w:eastAsia="宋体" w:cs="宋体"/>
                      <w:kern w:val="0"/>
                      <w:szCs w:val="21"/>
                      <w:lang w:val="en-US" w:eastAsia="zh-CN"/>
                    </w:rPr>
                    <w:t>全部</w:t>
                  </w:r>
                  <w:r>
                    <w:rPr>
                      <w:rFonts w:hint="eastAsia" w:ascii="宋体" w:hAnsi="宋体" w:eastAsia="宋体" w:cs="宋体"/>
                      <w:kern w:val="0"/>
                      <w:szCs w:val="21"/>
                    </w:rPr>
                    <w:t>专门面向中小企业采购：否</w:t>
                  </w:r>
                  <w:r>
                    <w:rPr>
                      <w:rFonts w:hint="eastAsia" w:ascii="宋体" w:hAnsi="宋体" w:eastAsia="宋体" w:cs="宋体"/>
                      <w:kern w:val="0"/>
                      <w:szCs w:val="21"/>
                      <w:lang w:eastAsia="zh-CN"/>
                    </w:rPr>
                    <w:t>。</w:t>
                  </w:r>
                </w:p>
                <w:p w14:paraId="6CB77211">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hint="eastAsia" w:ascii="宋体" w:hAnsi="宋体" w:cs="宋体"/>
                      <w:kern w:val="0"/>
                      <w:szCs w:val="21"/>
                    </w:rPr>
                    <w:t>注：（1）“信用中国”（www.creditchina.gov.cn</w:t>
                  </w:r>
                  <w:r>
                    <w:rPr>
                      <w:rFonts w:hint="eastAsia" w:ascii="宋体" w:hAnsi="宋体" w:cs="宋体"/>
                      <w:kern w:val="0"/>
                      <w:szCs w:val="21"/>
                      <w:lang w:eastAsia="zh-CN"/>
                    </w:rPr>
                    <w:t>，</w:t>
                  </w:r>
                  <w:r>
                    <w:rPr>
                      <w:rFonts w:hint="eastAsia" w:ascii="宋体" w:hAnsi="宋体" w:cs="宋体"/>
                      <w:kern w:val="0"/>
                      <w:szCs w:val="21"/>
                      <w:lang w:val="en-US" w:eastAsia="zh-CN"/>
                    </w:rPr>
                    <w:t>查询</w:t>
                  </w:r>
                  <w:r>
                    <w:rPr>
                      <w:rFonts w:hint="eastAsia" w:ascii="宋体" w:hAnsi="宋体" w:cs="宋体"/>
                      <w:kern w:val="0"/>
                      <w:szCs w:val="21"/>
                    </w:rPr>
                    <w:t>“信用服务”栏的“重大税收违法失信主体”“失信被执行人”</w:t>
                  </w:r>
                  <w:r>
                    <w:rPr>
                      <w:rFonts w:hint="eastAsia" w:ascii="宋体" w:hAnsi="宋体" w:cs="宋体"/>
                      <w:kern w:val="0"/>
                      <w:szCs w:val="21"/>
                      <w:lang w:val="en-US" w:eastAsia="zh-CN"/>
                    </w:rPr>
                    <w:t>或者下载信用信息报告）</w:t>
                  </w:r>
                  <w:r>
                    <w:rPr>
                      <w:rFonts w:hint="eastAsia" w:ascii="宋体" w:hAnsi="宋体" w:cs="宋体"/>
                      <w:kern w:val="0"/>
                      <w:szCs w:val="21"/>
                    </w:rPr>
                    <w:t>，“中国政府采购网”（www.ccgp.gov.cn）中的“政府采购严重违法失信行为记录名单”，“深圳市政府采购监管网”（http://zfcg.sz.gov.cn）</w:t>
                  </w:r>
                  <w:r>
                    <w:rPr>
                      <w:rFonts w:hint="eastAsia" w:asciiTheme="minorEastAsia" w:hAnsiTheme="minorEastAsia" w:eastAsiaTheme="minorEastAsia" w:cstheme="minorEastAsia"/>
                      <w:b w:val="0"/>
                      <w:bCs w:val="0"/>
                      <w:sz w:val="21"/>
                      <w:szCs w:val="21"/>
                      <w:lang w:val="en-US" w:eastAsia="zh-CN"/>
                    </w:rPr>
                    <w:t>以及财政部门认可的“供应商诚信档案库”</w:t>
                  </w:r>
                  <w:r>
                    <w:rPr>
                      <w:rFonts w:hint="eastAsia" w:ascii="宋体" w:hAnsi="宋体" w:cs="宋体"/>
                      <w:kern w:val="0"/>
                      <w:szCs w:val="21"/>
                    </w:rPr>
                    <w:t>为供应商信用信息的查询渠道，相关信息以开标当日的查询结果为准；</w:t>
                  </w:r>
                </w:p>
                <w:p w14:paraId="13F3B4F8">
                  <w:pPr>
                    <w:keepNext w:val="0"/>
                    <w:keepLines w:val="0"/>
                    <w:pageBreakBefore w:val="0"/>
                    <w:widowControl w:val="0"/>
                    <w:kinsoku/>
                    <w:overflowPunct/>
                    <w:topLinePunct w:val="0"/>
                    <w:autoSpaceDE/>
                    <w:autoSpaceDN/>
                    <w:bidi w:val="0"/>
                    <w:adjustRightInd/>
                    <w:snapToGrid/>
                    <w:ind w:firstLine="420" w:firstLineChars="200"/>
                    <w:textAlignment w:val="auto"/>
                    <w:rPr>
                      <w:rFonts w:ascii="宋体" w:hAnsi="宋体"/>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14:paraId="77950E20">
                  <w:pPr>
                    <w:spacing w:beforeAutospacing="1" w:afterAutospacing="1"/>
                    <w:ind w:firstLine="44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14:paraId="75EEB0F6">
            <w:pPr>
              <w:rPr>
                <w:rFonts w:ascii="宋体" w:hAnsi="宋体" w:cs="宋体"/>
                <w:sz w:val="24"/>
              </w:rPr>
            </w:pPr>
          </w:p>
        </w:tc>
      </w:tr>
    </w:tbl>
    <w:p w14:paraId="72732988">
      <w:r>
        <w:rPr>
          <w:rFonts w:hint="eastAsia"/>
        </w:rPr>
        <w:br w:type="page"/>
      </w:r>
    </w:p>
    <w:p w14:paraId="7E232717">
      <w:pPr>
        <w:pStyle w:val="5"/>
        <w:rPr>
          <w:sz w:val="28"/>
          <w:szCs w:val="28"/>
        </w:rPr>
      </w:pPr>
      <w:r>
        <w:rPr>
          <w:rFonts w:hint="eastAsia"/>
          <w:sz w:val="28"/>
          <w:szCs w:val="28"/>
        </w:rPr>
        <w:t>第二章 对通用条款的补充内容及其他关键信息</w:t>
      </w:r>
    </w:p>
    <w:p w14:paraId="4A711BBC">
      <w:pPr>
        <w:pStyle w:val="5"/>
        <w:spacing w:before="120" w:beforeLines="50" w:after="120" w:afterLines="50"/>
        <w:rPr>
          <w:sz w:val="28"/>
          <w:szCs w:val="28"/>
        </w:rPr>
      </w:pPr>
      <w:bookmarkStart w:id="19" w:name="_Toc73521547"/>
      <w:bookmarkStart w:id="20" w:name="_Toc73521635"/>
      <w:bookmarkStart w:id="21" w:name="_Toc60631620"/>
      <w:bookmarkStart w:id="22" w:name="_Toc100052364"/>
      <w:bookmarkStart w:id="23" w:name="_Toc101074876"/>
      <w:bookmarkStart w:id="24" w:name="_Toc73518117"/>
      <w:bookmarkStart w:id="25" w:name="_Toc60560625"/>
      <w:bookmarkStart w:id="26" w:name="_Toc73517639"/>
      <w:r>
        <w:rPr>
          <w:rFonts w:hint="eastAsia"/>
          <w:szCs w:val="24"/>
        </w:rPr>
        <w:t>一、对通用条款的补充内容</w:t>
      </w:r>
    </w:p>
    <w:bookmarkEnd w:id="19"/>
    <w:bookmarkEnd w:id="20"/>
    <w:bookmarkEnd w:id="21"/>
    <w:bookmarkEnd w:id="22"/>
    <w:bookmarkEnd w:id="23"/>
    <w:bookmarkEnd w:id="24"/>
    <w:bookmarkEnd w:id="25"/>
    <w:bookmarkEnd w:id="26"/>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2B9EDD6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E4A5E45">
            <w:pPr>
              <w:jc w:val="center"/>
              <w:rPr>
                <w:rFonts w:ascii="宋体" w:hAnsi="宋体"/>
                <w:b/>
                <w:bCs/>
              </w:rPr>
            </w:pPr>
            <w:r>
              <w:rPr>
                <w:rFonts w:hint="eastAsia" w:ascii="宋体" w:hAnsi="宋体"/>
                <w:b/>
                <w:bCs/>
              </w:rPr>
              <w:t>通用条款序号</w:t>
            </w:r>
          </w:p>
        </w:tc>
        <w:tc>
          <w:tcPr>
            <w:tcW w:w="2409" w:type="dxa"/>
            <w:vAlign w:val="center"/>
          </w:tcPr>
          <w:p w14:paraId="0CCE1BC9">
            <w:pPr>
              <w:jc w:val="center"/>
              <w:rPr>
                <w:rFonts w:ascii="宋体" w:hAnsi="宋体"/>
                <w:b/>
                <w:bCs/>
              </w:rPr>
            </w:pPr>
            <w:r>
              <w:rPr>
                <w:rFonts w:hint="eastAsia" w:ascii="宋体" w:hAnsi="宋体"/>
                <w:b/>
                <w:bCs/>
              </w:rPr>
              <w:t>涉及事项</w:t>
            </w:r>
          </w:p>
        </w:tc>
        <w:tc>
          <w:tcPr>
            <w:tcW w:w="4980" w:type="dxa"/>
            <w:vAlign w:val="center"/>
          </w:tcPr>
          <w:p w14:paraId="7324F092">
            <w:pPr>
              <w:jc w:val="center"/>
              <w:rPr>
                <w:rFonts w:ascii="宋体" w:hAnsi="宋体"/>
                <w:b/>
                <w:bCs/>
              </w:rPr>
            </w:pPr>
            <w:r>
              <w:rPr>
                <w:rFonts w:hint="eastAsia" w:ascii="宋体" w:hAnsi="宋体"/>
                <w:b/>
                <w:bCs/>
              </w:rPr>
              <w:t xml:space="preserve">具 </w:t>
            </w:r>
            <w:r>
              <w:rPr>
                <w:rFonts w:ascii="宋体" w:hAnsi="宋体"/>
                <w:b/>
                <w:bCs/>
              </w:rPr>
              <w:t xml:space="preserve"> </w:t>
            </w:r>
            <w:r>
              <w:rPr>
                <w:rFonts w:hint="eastAsia" w:ascii="宋体" w:hAnsi="宋体"/>
                <w:b/>
                <w:bCs/>
              </w:rPr>
              <w:t xml:space="preserve">体 </w:t>
            </w:r>
            <w:r>
              <w:rPr>
                <w:rFonts w:ascii="宋体" w:hAnsi="宋体"/>
                <w:b/>
                <w:bCs/>
              </w:rPr>
              <w:t xml:space="preserve"> </w:t>
            </w:r>
            <w:r>
              <w:rPr>
                <w:rFonts w:hint="eastAsia" w:ascii="宋体" w:hAnsi="宋体"/>
                <w:b/>
                <w:bCs/>
              </w:rPr>
              <w:t xml:space="preserve">补 </w:t>
            </w:r>
            <w:r>
              <w:rPr>
                <w:rFonts w:ascii="宋体" w:hAnsi="宋体"/>
                <w:b/>
                <w:bCs/>
              </w:rPr>
              <w:t xml:space="preserve"> </w:t>
            </w:r>
            <w:r>
              <w:rPr>
                <w:rFonts w:hint="eastAsia" w:ascii="宋体" w:hAnsi="宋体"/>
                <w:b/>
                <w:bCs/>
              </w:rPr>
              <w:t xml:space="preserve">充 </w:t>
            </w:r>
            <w:r>
              <w:rPr>
                <w:rFonts w:ascii="宋体" w:hAnsi="宋体"/>
                <w:b/>
                <w:bCs/>
              </w:rPr>
              <w:t xml:space="preserve"> </w:t>
            </w:r>
            <w:r>
              <w:rPr>
                <w:rFonts w:hint="eastAsia" w:ascii="宋体" w:hAnsi="宋体"/>
                <w:b/>
                <w:bCs/>
              </w:rPr>
              <w:t xml:space="preserve">内 </w:t>
            </w:r>
            <w:r>
              <w:rPr>
                <w:rFonts w:ascii="宋体" w:hAnsi="宋体"/>
                <w:b/>
                <w:bCs/>
              </w:rPr>
              <w:t xml:space="preserve"> </w:t>
            </w:r>
            <w:r>
              <w:rPr>
                <w:rFonts w:hint="eastAsia" w:ascii="宋体" w:hAnsi="宋体"/>
                <w:b/>
                <w:bCs/>
              </w:rPr>
              <w:t>容</w:t>
            </w:r>
          </w:p>
        </w:tc>
      </w:tr>
      <w:tr w14:paraId="6EDDFF3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5736839">
            <w:pPr>
              <w:jc w:val="center"/>
              <w:rPr>
                <w:rFonts w:ascii="宋体" w:hAnsi="宋体"/>
              </w:rPr>
            </w:pPr>
            <w:r>
              <w:rPr>
                <w:rFonts w:hint="eastAsia" w:ascii="宋体" w:hAnsi="宋体"/>
              </w:rPr>
              <w:t>3</w:t>
            </w:r>
            <w:r>
              <w:rPr>
                <w:rFonts w:ascii="宋体" w:hAnsi="宋体"/>
              </w:rPr>
              <w:t>.1</w:t>
            </w:r>
          </w:p>
        </w:tc>
        <w:tc>
          <w:tcPr>
            <w:tcW w:w="2409" w:type="dxa"/>
            <w:vAlign w:val="center"/>
          </w:tcPr>
          <w:p w14:paraId="513B438F">
            <w:pPr>
              <w:jc w:val="center"/>
            </w:pPr>
            <w:r>
              <w:rPr>
                <w:rFonts w:hint="eastAsia"/>
              </w:rPr>
              <w:t>采购人</w:t>
            </w:r>
          </w:p>
        </w:tc>
        <w:tc>
          <w:tcPr>
            <w:tcW w:w="4980" w:type="dxa"/>
            <w:vAlign w:val="center"/>
          </w:tcPr>
          <w:p w14:paraId="189CF5DF">
            <w:pPr>
              <w:jc w:val="center"/>
              <w:rPr>
                <w:rFonts w:hint="eastAsia" w:ascii="宋体" w:hAnsi="宋体"/>
              </w:rPr>
            </w:pPr>
            <w:r>
              <w:rPr>
                <w:rFonts w:hint="eastAsia" w:ascii="宋体" w:hAnsi="宋体"/>
              </w:rPr>
              <w:t>名称：深圳市光明区司法局</w:t>
            </w:r>
          </w:p>
          <w:p w14:paraId="780F35A8">
            <w:pPr>
              <w:jc w:val="center"/>
              <w:rPr>
                <w:rFonts w:hint="eastAsia" w:ascii="宋体" w:hAnsi="宋体"/>
              </w:rPr>
            </w:pPr>
            <w:r>
              <w:rPr>
                <w:rFonts w:hint="eastAsia" w:ascii="宋体" w:hAnsi="宋体"/>
              </w:rPr>
              <w:t>地址：深圳市光明区公共服务平台</w:t>
            </w:r>
          </w:p>
          <w:p w14:paraId="75006B73">
            <w:pPr>
              <w:jc w:val="center"/>
              <w:rPr>
                <w:rFonts w:ascii="宋体" w:hAnsi="宋体"/>
              </w:rPr>
            </w:pPr>
            <w:r>
              <w:rPr>
                <w:rFonts w:hint="eastAsia" w:ascii="宋体" w:hAnsi="宋体"/>
              </w:rPr>
              <w:t>联系方式：林工 0755-88217976</w:t>
            </w:r>
          </w:p>
        </w:tc>
      </w:tr>
      <w:tr w14:paraId="27996A6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654" w:hRule="atLeast"/>
          <w:jc w:val="center"/>
        </w:trPr>
        <w:tc>
          <w:tcPr>
            <w:tcW w:w="978" w:type="dxa"/>
            <w:vAlign w:val="center"/>
          </w:tcPr>
          <w:p w14:paraId="200645C8">
            <w:pPr>
              <w:jc w:val="center"/>
              <w:rPr>
                <w:rFonts w:ascii="宋体" w:hAnsi="宋体"/>
              </w:rPr>
            </w:pPr>
            <w:r>
              <w:rPr>
                <w:rFonts w:hint="eastAsia" w:ascii="宋体" w:hAnsi="宋体"/>
              </w:rPr>
              <w:t>3</w:t>
            </w:r>
            <w:r>
              <w:rPr>
                <w:rFonts w:ascii="宋体" w:hAnsi="宋体"/>
              </w:rPr>
              <w:t>.2</w:t>
            </w:r>
          </w:p>
        </w:tc>
        <w:tc>
          <w:tcPr>
            <w:tcW w:w="2409" w:type="dxa"/>
            <w:vAlign w:val="center"/>
          </w:tcPr>
          <w:p w14:paraId="1012937C">
            <w:pPr>
              <w:jc w:val="center"/>
              <w:rPr>
                <w:rFonts w:ascii="宋体" w:hAnsi="宋体"/>
              </w:rPr>
            </w:pPr>
            <w:r>
              <w:rPr>
                <w:rFonts w:hint="eastAsia" w:ascii="宋体" w:hAnsi="宋体"/>
              </w:rPr>
              <w:t>政府集中采购机构</w:t>
            </w:r>
          </w:p>
        </w:tc>
        <w:tc>
          <w:tcPr>
            <w:tcW w:w="4980" w:type="dxa"/>
            <w:vAlign w:val="center"/>
          </w:tcPr>
          <w:p w14:paraId="63C6E992">
            <w:pPr>
              <w:keepNext w:val="0"/>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深圳公共资源交易中心</w:t>
            </w:r>
          </w:p>
          <w:p w14:paraId="08EB9A68">
            <w:pPr>
              <w:jc w:val="center"/>
              <w:rPr>
                <w:rFonts w:ascii="宋体" w:hAnsi="宋体"/>
              </w:rPr>
            </w:pPr>
            <w:r>
              <w:rPr>
                <w:rFonts w:hint="eastAsia" w:ascii="宋体" w:hAnsi="宋体" w:eastAsia="宋体" w:cs="宋体"/>
                <w:highlight w:val="none"/>
                <w:lang w:eastAsia="zh-CN"/>
              </w:rPr>
              <w:t>（深圳交易集团有限公司</w:t>
            </w:r>
            <w:r>
              <w:rPr>
                <w:rFonts w:hint="eastAsia" w:ascii="宋体" w:hAnsi="宋体" w:cs="宋体"/>
                <w:highlight w:val="none"/>
                <w:lang w:val="en-US" w:eastAsia="zh-CN"/>
              </w:rPr>
              <w:t>光明</w:t>
            </w:r>
            <w:r>
              <w:rPr>
                <w:rFonts w:hint="eastAsia" w:ascii="宋体" w:hAnsi="宋体" w:eastAsia="宋体" w:cs="宋体"/>
                <w:highlight w:val="none"/>
                <w:lang w:eastAsia="zh-CN"/>
              </w:rPr>
              <w:t>分公司）</w:t>
            </w:r>
          </w:p>
        </w:tc>
      </w:tr>
      <w:tr w14:paraId="769A4C6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9F2A8A3">
            <w:pPr>
              <w:jc w:val="center"/>
              <w:rPr>
                <w:rFonts w:ascii="宋体" w:hAnsi="宋体"/>
              </w:rPr>
            </w:pPr>
            <w:r>
              <w:rPr>
                <w:rFonts w:hint="eastAsia" w:ascii="宋体" w:hAnsi="宋体"/>
              </w:rPr>
              <w:t>9</w:t>
            </w:r>
          </w:p>
        </w:tc>
        <w:tc>
          <w:tcPr>
            <w:tcW w:w="2409" w:type="dxa"/>
            <w:vAlign w:val="center"/>
          </w:tcPr>
          <w:p w14:paraId="3A52CBAA">
            <w:pPr>
              <w:jc w:val="center"/>
              <w:rPr>
                <w:rFonts w:ascii="宋体" w:hAnsi="宋体"/>
              </w:rPr>
            </w:pPr>
            <w:r>
              <w:rPr>
                <w:rFonts w:hint="eastAsia" w:ascii="宋体" w:hAnsi="宋体"/>
              </w:rPr>
              <w:t>踏勘现场</w:t>
            </w:r>
          </w:p>
        </w:tc>
        <w:tc>
          <w:tcPr>
            <w:tcW w:w="4980" w:type="dxa"/>
            <w:vAlign w:val="center"/>
          </w:tcPr>
          <w:p w14:paraId="7906D2B7">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不组织</w:t>
            </w:r>
          </w:p>
        </w:tc>
      </w:tr>
      <w:tr w14:paraId="7414F0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5E31C2B">
            <w:pPr>
              <w:jc w:val="center"/>
              <w:rPr>
                <w:rFonts w:ascii="宋体" w:hAnsi="宋体"/>
              </w:rPr>
            </w:pPr>
            <w:r>
              <w:rPr>
                <w:rFonts w:hint="eastAsia" w:ascii="宋体" w:hAnsi="宋体"/>
              </w:rPr>
              <w:t>1</w:t>
            </w:r>
            <w:r>
              <w:rPr>
                <w:rFonts w:ascii="宋体" w:hAnsi="宋体"/>
              </w:rPr>
              <w:t>0</w:t>
            </w:r>
          </w:p>
        </w:tc>
        <w:tc>
          <w:tcPr>
            <w:tcW w:w="2409" w:type="dxa"/>
            <w:vAlign w:val="center"/>
          </w:tcPr>
          <w:p w14:paraId="7A923E8A">
            <w:pPr>
              <w:jc w:val="center"/>
              <w:rPr>
                <w:rFonts w:ascii="宋体" w:hAnsi="宋体"/>
              </w:rPr>
            </w:pPr>
            <w:r>
              <w:rPr>
                <w:rFonts w:hint="eastAsia" w:ascii="宋体" w:hAnsi="宋体"/>
              </w:rPr>
              <w:t>标前会议</w:t>
            </w:r>
          </w:p>
        </w:tc>
        <w:tc>
          <w:tcPr>
            <w:tcW w:w="4980" w:type="dxa"/>
            <w:vAlign w:val="center"/>
          </w:tcPr>
          <w:p w14:paraId="1686D818">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不组织</w:t>
            </w:r>
          </w:p>
        </w:tc>
      </w:tr>
      <w:tr w14:paraId="245FD4A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C976AEA">
            <w:pPr>
              <w:jc w:val="center"/>
              <w:rPr>
                <w:rFonts w:ascii="宋体" w:hAnsi="宋体"/>
              </w:rPr>
            </w:pPr>
            <w:r>
              <w:rPr>
                <w:rFonts w:hint="eastAsia" w:ascii="宋体" w:hAnsi="宋体"/>
              </w:rPr>
              <w:t>1</w:t>
            </w:r>
            <w:r>
              <w:rPr>
                <w:rFonts w:ascii="宋体" w:hAnsi="宋体"/>
              </w:rPr>
              <w:t>2</w:t>
            </w:r>
            <w:r>
              <w:rPr>
                <w:rFonts w:hint="eastAsia" w:ascii="宋体" w:hAnsi="宋体"/>
              </w:rPr>
              <w:t>/1</w:t>
            </w:r>
            <w:r>
              <w:rPr>
                <w:rFonts w:ascii="宋体" w:hAnsi="宋体"/>
              </w:rPr>
              <w:t>3</w:t>
            </w:r>
          </w:p>
        </w:tc>
        <w:tc>
          <w:tcPr>
            <w:tcW w:w="2409" w:type="dxa"/>
            <w:vAlign w:val="center"/>
          </w:tcPr>
          <w:p w14:paraId="5808C680">
            <w:pPr>
              <w:jc w:val="center"/>
              <w:rPr>
                <w:rFonts w:ascii="宋体" w:hAnsi="宋体"/>
              </w:rPr>
            </w:pPr>
            <w:r>
              <w:rPr>
                <w:rFonts w:hint="eastAsia" w:ascii="宋体" w:hAnsi="宋体"/>
              </w:rPr>
              <w:t>招标文件的澄清和修改</w:t>
            </w:r>
          </w:p>
        </w:tc>
        <w:tc>
          <w:tcPr>
            <w:tcW w:w="4980" w:type="dxa"/>
            <w:vAlign w:val="center"/>
          </w:tcPr>
          <w:p w14:paraId="3BD73AE5">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14:paraId="1CD4AEB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8B30BC4">
            <w:pPr>
              <w:jc w:val="center"/>
              <w:rPr>
                <w:rFonts w:ascii="宋体" w:hAnsi="宋体"/>
              </w:rPr>
            </w:pPr>
            <w:r>
              <w:rPr>
                <w:rFonts w:hint="eastAsia" w:ascii="宋体" w:hAnsi="宋体"/>
              </w:rPr>
              <w:t>2</w:t>
            </w:r>
            <w:r>
              <w:rPr>
                <w:rFonts w:ascii="宋体" w:hAnsi="宋体"/>
              </w:rPr>
              <w:t>0</w:t>
            </w:r>
          </w:p>
        </w:tc>
        <w:tc>
          <w:tcPr>
            <w:tcW w:w="2409" w:type="dxa"/>
            <w:vAlign w:val="center"/>
          </w:tcPr>
          <w:p w14:paraId="1F260198">
            <w:pPr>
              <w:jc w:val="center"/>
              <w:rPr>
                <w:rFonts w:ascii="宋体" w:hAnsi="宋体"/>
              </w:rPr>
            </w:pPr>
            <w:r>
              <w:rPr>
                <w:rFonts w:hint="eastAsia" w:ascii="宋体" w:hAnsi="宋体"/>
              </w:rPr>
              <w:t>投标有效期</w:t>
            </w:r>
          </w:p>
        </w:tc>
        <w:tc>
          <w:tcPr>
            <w:tcW w:w="4980" w:type="dxa"/>
            <w:vAlign w:val="center"/>
          </w:tcPr>
          <w:p w14:paraId="082EA506">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14:paraId="746F6A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0E02863">
            <w:pPr>
              <w:jc w:val="center"/>
              <w:rPr>
                <w:rFonts w:ascii="宋体" w:hAnsi="宋体"/>
              </w:rPr>
            </w:pPr>
            <w:r>
              <w:rPr>
                <w:rFonts w:hint="eastAsia" w:ascii="宋体" w:hAnsi="宋体"/>
              </w:rPr>
              <w:t>2</w:t>
            </w:r>
            <w:r>
              <w:rPr>
                <w:rFonts w:ascii="宋体" w:hAnsi="宋体"/>
              </w:rPr>
              <w:t>2</w:t>
            </w:r>
          </w:p>
        </w:tc>
        <w:tc>
          <w:tcPr>
            <w:tcW w:w="2409" w:type="dxa"/>
            <w:vAlign w:val="center"/>
          </w:tcPr>
          <w:p w14:paraId="6591CD1B">
            <w:pPr>
              <w:jc w:val="center"/>
              <w:rPr>
                <w:rFonts w:ascii="宋体" w:hAnsi="宋体"/>
              </w:rPr>
            </w:pPr>
            <w:r>
              <w:rPr>
                <w:rFonts w:hint="eastAsia" w:ascii="宋体" w:hAnsi="宋体"/>
              </w:rPr>
              <w:t>投标人的替代方案</w:t>
            </w:r>
          </w:p>
        </w:tc>
        <w:tc>
          <w:tcPr>
            <w:tcW w:w="4980" w:type="dxa"/>
            <w:vAlign w:val="center"/>
          </w:tcPr>
          <w:p w14:paraId="002DCBB6">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不接受</w:t>
            </w:r>
          </w:p>
        </w:tc>
      </w:tr>
      <w:tr w14:paraId="2AD47BE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470B1B7">
            <w:pPr>
              <w:jc w:val="center"/>
              <w:rPr>
                <w:rFonts w:ascii="宋体" w:hAnsi="宋体"/>
              </w:rPr>
            </w:pPr>
            <w:r>
              <w:rPr>
                <w:rFonts w:hint="eastAsia" w:ascii="宋体" w:hAnsi="宋体"/>
              </w:rPr>
              <w:t>2</w:t>
            </w:r>
            <w:r>
              <w:rPr>
                <w:rFonts w:ascii="宋体" w:hAnsi="宋体"/>
              </w:rPr>
              <w:t>5</w:t>
            </w:r>
          </w:p>
        </w:tc>
        <w:tc>
          <w:tcPr>
            <w:tcW w:w="2409" w:type="dxa"/>
            <w:vAlign w:val="center"/>
          </w:tcPr>
          <w:p w14:paraId="43FBE18D">
            <w:pPr>
              <w:jc w:val="center"/>
              <w:rPr>
                <w:rFonts w:ascii="宋体" w:hAnsi="宋体"/>
              </w:rPr>
            </w:pPr>
            <w:r>
              <w:rPr>
                <w:rFonts w:hint="eastAsia" w:ascii="宋体" w:hAnsi="宋体"/>
              </w:rPr>
              <w:t>投标文件的大小</w:t>
            </w:r>
          </w:p>
        </w:tc>
        <w:tc>
          <w:tcPr>
            <w:tcW w:w="4980" w:type="dxa"/>
            <w:vAlign w:val="center"/>
          </w:tcPr>
          <w:p w14:paraId="7757994C">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14:paraId="3CEE6CC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F3E5C84">
            <w:pPr>
              <w:jc w:val="center"/>
              <w:rPr>
                <w:rFonts w:ascii="宋体" w:hAnsi="宋体"/>
              </w:rPr>
            </w:pPr>
            <w:r>
              <w:rPr>
                <w:rFonts w:hint="eastAsia" w:ascii="宋体" w:hAnsi="宋体"/>
              </w:rPr>
              <w:t>2</w:t>
            </w:r>
            <w:r>
              <w:rPr>
                <w:rFonts w:ascii="宋体" w:hAnsi="宋体"/>
              </w:rPr>
              <w:t>6</w:t>
            </w:r>
          </w:p>
        </w:tc>
        <w:tc>
          <w:tcPr>
            <w:tcW w:w="2409" w:type="dxa"/>
            <w:vAlign w:val="center"/>
          </w:tcPr>
          <w:p w14:paraId="2389A1CF">
            <w:pPr>
              <w:jc w:val="center"/>
              <w:rPr>
                <w:rFonts w:ascii="宋体" w:hAnsi="宋体"/>
              </w:rPr>
            </w:pPr>
            <w:bookmarkStart w:id="27" w:name="_Hlk71664860"/>
            <w:r>
              <w:rPr>
                <w:rFonts w:hint="eastAsia" w:ascii="宋体" w:hAnsi="宋体"/>
              </w:rPr>
              <w:t>样品、现场演示、方案讲解</w:t>
            </w:r>
            <w:bookmarkEnd w:id="27"/>
          </w:p>
        </w:tc>
        <w:tc>
          <w:tcPr>
            <w:tcW w:w="4980" w:type="dxa"/>
            <w:vAlign w:val="center"/>
          </w:tcPr>
          <w:p w14:paraId="04B4EDB0">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“无”</w:t>
            </w:r>
          </w:p>
        </w:tc>
      </w:tr>
      <w:tr w14:paraId="4654D34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E09CF73">
            <w:pPr>
              <w:jc w:val="center"/>
              <w:rPr>
                <w:rFonts w:ascii="宋体" w:hAnsi="宋体"/>
              </w:rPr>
            </w:pPr>
            <w:r>
              <w:rPr>
                <w:rFonts w:hint="eastAsia" w:ascii="宋体" w:hAnsi="宋体"/>
              </w:rPr>
              <w:t>3</w:t>
            </w:r>
            <w:r>
              <w:rPr>
                <w:rFonts w:ascii="宋体" w:hAnsi="宋体"/>
              </w:rPr>
              <w:t>7</w:t>
            </w:r>
          </w:p>
        </w:tc>
        <w:tc>
          <w:tcPr>
            <w:tcW w:w="2409" w:type="dxa"/>
            <w:vAlign w:val="center"/>
          </w:tcPr>
          <w:p w14:paraId="7F0CFC3F">
            <w:pPr>
              <w:jc w:val="center"/>
              <w:rPr>
                <w:rFonts w:ascii="宋体" w:hAnsi="宋体"/>
              </w:rPr>
            </w:pPr>
            <w:r>
              <w:rPr>
                <w:rFonts w:hint="eastAsia" w:ascii="宋体" w:hAnsi="宋体"/>
              </w:rPr>
              <w:t>评审方法</w:t>
            </w:r>
          </w:p>
        </w:tc>
        <w:tc>
          <w:tcPr>
            <w:tcW w:w="4980" w:type="dxa"/>
            <w:vAlign w:val="center"/>
          </w:tcPr>
          <w:p w14:paraId="55F9418F">
            <w:pPr>
              <w:spacing w:line="360" w:lineRule="auto"/>
              <w:jc w:val="center"/>
              <w:rPr>
                <w:rFonts w:ascii="宋体" w:hAnsi="宋体"/>
              </w:rPr>
            </w:pPr>
            <w:r>
              <w:rPr>
                <w:rFonts w:hint="eastAsia" w:ascii="宋体" w:hAnsi="宋体" w:cs="宋体"/>
              </w:rPr>
              <w:t>综合评分法</w:t>
            </w:r>
          </w:p>
        </w:tc>
      </w:tr>
      <w:tr w14:paraId="70B17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1326C12">
            <w:pPr>
              <w:jc w:val="center"/>
              <w:rPr>
                <w:rFonts w:ascii="宋体" w:hAnsi="宋体"/>
              </w:rPr>
            </w:pPr>
            <w:r>
              <w:rPr>
                <w:rFonts w:hint="eastAsia" w:ascii="宋体" w:hAnsi="宋体"/>
              </w:rPr>
              <w:t>3</w:t>
            </w:r>
            <w:r>
              <w:rPr>
                <w:rFonts w:ascii="宋体" w:hAnsi="宋体"/>
              </w:rPr>
              <w:t>8</w:t>
            </w:r>
          </w:p>
        </w:tc>
        <w:tc>
          <w:tcPr>
            <w:tcW w:w="2409" w:type="dxa"/>
            <w:vAlign w:val="center"/>
          </w:tcPr>
          <w:p w14:paraId="7E4EB75C">
            <w:pPr>
              <w:jc w:val="center"/>
              <w:rPr>
                <w:rFonts w:ascii="宋体" w:hAnsi="宋体"/>
              </w:rPr>
            </w:pPr>
            <w:r>
              <w:rPr>
                <w:rFonts w:hint="eastAsia" w:ascii="宋体" w:hAnsi="宋体"/>
              </w:rPr>
              <w:t>定标方法</w:t>
            </w:r>
          </w:p>
        </w:tc>
        <w:tc>
          <w:tcPr>
            <w:tcW w:w="4980" w:type="dxa"/>
            <w:vAlign w:val="center"/>
          </w:tcPr>
          <w:p w14:paraId="5E2A95BE">
            <w:pPr>
              <w:spacing w:line="360" w:lineRule="auto"/>
              <w:jc w:val="center"/>
              <w:rPr>
                <w:rFonts w:ascii="宋体" w:hAnsi="宋体"/>
              </w:rPr>
            </w:pPr>
            <w:r>
              <w:rPr>
                <w:rFonts w:hint="eastAsia" w:ascii="宋体" w:hAnsi="宋体" w:cs="宋体"/>
              </w:rPr>
              <w:t>非评定分离</w:t>
            </w:r>
          </w:p>
        </w:tc>
      </w:tr>
      <w:tr w14:paraId="4BDC088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5CED6B8">
            <w:pPr>
              <w:jc w:val="center"/>
              <w:rPr>
                <w:rFonts w:ascii="宋体" w:hAnsi="宋体"/>
              </w:rPr>
            </w:pPr>
            <w:r>
              <w:rPr>
                <w:rFonts w:hint="eastAsia" w:ascii="宋体" w:hAnsi="宋体"/>
              </w:rPr>
              <w:t>4</w:t>
            </w:r>
            <w:r>
              <w:rPr>
                <w:rFonts w:ascii="宋体" w:hAnsi="宋体"/>
              </w:rPr>
              <w:t>6</w:t>
            </w:r>
          </w:p>
        </w:tc>
        <w:tc>
          <w:tcPr>
            <w:tcW w:w="2409" w:type="dxa"/>
            <w:vAlign w:val="center"/>
          </w:tcPr>
          <w:p w14:paraId="541CBE7C">
            <w:pPr>
              <w:jc w:val="center"/>
              <w:rPr>
                <w:rFonts w:ascii="宋体" w:hAnsi="宋体"/>
              </w:rPr>
            </w:pPr>
            <w:r>
              <w:rPr>
                <w:rFonts w:hint="eastAsia" w:ascii="宋体" w:hAnsi="宋体"/>
              </w:rPr>
              <w:t>履约担保</w:t>
            </w:r>
          </w:p>
        </w:tc>
        <w:tc>
          <w:tcPr>
            <w:tcW w:w="4980" w:type="dxa"/>
            <w:vAlign w:val="center"/>
          </w:tcPr>
          <w:p w14:paraId="29EFB8C3">
            <w:pPr>
              <w:spacing w:line="360" w:lineRule="auto"/>
              <w:jc w:val="center"/>
              <w:rPr>
                <w:rFonts w:ascii="宋体" w:hAnsi="宋体"/>
              </w:rPr>
            </w:pPr>
            <w:r>
              <w:rPr>
                <w:rFonts w:hint="eastAsia" w:ascii="宋体" w:hAnsi="宋体" w:eastAsia="宋体" w:cs="宋体"/>
                <w:highlight w:val="none"/>
                <w:lang w:eastAsia="zh-CN"/>
              </w:rPr>
              <w:t>不需要</w:t>
            </w:r>
          </w:p>
        </w:tc>
      </w:tr>
    </w:tbl>
    <w:p w14:paraId="44BD5CC9">
      <w:pPr>
        <w:rPr>
          <w:b/>
        </w:rPr>
      </w:pPr>
      <w:r>
        <w:rPr>
          <w:rFonts w:hint="eastAsia"/>
          <w:szCs w:val="21"/>
        </w:rPr>
        <w:t>备注：本表是通用条款相关条款的补充和明确，如与通用条款内容相冲突的，以本表为准。</w:t>
      </w:r>
    </w:p>
    <w:p w14:paraId="382D22E9">
      <w:pPr>
        <w:rPr>
          <w:b/>
        </w:rPr>
      </w:pPr>
    </w:p>
    <w:p w14:paraId="001CE2E7">
      <w:pPr>
        <w:pStyle w:val="5"/>
        <w:spacing w:before="120" w:beforeLines="50" w:after="120" w:afterLines="50"/>
        <w:rPr>
          <w:szCs w:val="24"/>
        </w:rPr>
      </w:pPr>
      <w:r>
        <w:rPr>
          <w:rFonts w:hint="eastAsia"/>
          <w:szCs w:val="24"/>
        </w:rPr>
        <w:t>二、其他关键信息</w:t>
      </w:r>
    </w:p>
    <w:p w14:paraId="37AF16C8">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2"/>
        <w:rPr>
          <w:b/>
          <w:bCs/>
        </w:rPr>
      </w:pPr>
      <w:r>
        <w:rPr>
          <w:rFonts w:hint="eastAsia"/>
          <w:b/>
          <w:bCs/>
        </w:rPr>
        <w:t>（一）与“对通用条款的补充内容”章节相关的事项</w:t>
      </w:r>
    </w:p>
    <w:p w14:paraId="3CCE84C5">
      <w:pPr>
        <w:spacing w:line="276" w:lineRule="auto"/>
        <w:ind w:firstLine="420" w:firstLineChars="200"/>
        <w:jc w:val="left"/>
        <w:rPr>
          <w:rFonts w:asciiTheme="minorEastAsia" w:hAnsiTheme="minorEastAsia" w:eastAsiaTheme="minorEastAsia"/>
          <w:b/>
          <w:kern w:val="0"/>
          <w:szCs w:val="20"/>
        </w:rPr>
      </w:pPr>
      <w:bookmarkStart w:id="28" w:name="_Hlk72579465"/>
      <w:r>
        <w:rPr>
          <w:rFonts w:hint="eastAsia" w:asciiTheme="minorEastAsia" w:hAnsiTheme="minorEastAsia" w:eastAsiaTheme="minorEastAsia"/>
          <w:b/>
          <w:kern w:val="0"/>
          <w:szCs w:val="20"/>
        </w:rPr>
        <w:t>1、评标定标信息</w:t>
      </w:r>
    </w:p>
    <w:p w14:paraId="1D6B5A5F">
      <w:pPr>
        <w:jc w:val="center"/>
      </w:pPr>
      <w:r>
        <w:rPr>
          <w:rFonts w:hint="eastAsia"/>
          <w:b/>
        </w:rPr>
        <w:t>非评定分离项目</w:t>
      </w:r>
    </w:p>
    <w:tbl>
      <w:tblPr>
        <w:tblStyle w:val="4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8"/>
        <w:gridCol w:w="4264"/>
      </w:tblGrid>
      <w:tr w14:paraId="5D31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0C3005B3">
            <w:pPr>
              <w:jc w:val="center"/>
            </w:pPr>
            <w:r>
              <w:rPr>
                <w:rFonts w:hint="eastAsia"/>
              </w:rPr>
              <w:t>评标方法</w:t>
            </w:r>
          </w:p>
        </w:tc>
        <w:tc>
          <w:tcPr>
            <w:tcW w:w="4264" w:type="dxa"/>
          </w:tcPr>
          <w:p w14:paraId="2A5DF2C1">
            <w:pPr>
              <w:jc w:val="center"/>
              <w:rPr>
                <w:rFonts w:hint="default" w:eastAsia="宋体"/>
                <w:lang w:val="en-US" w:eastAsia="zh-CN"/>
              </w:rPr>
            </w:pPr>
            <w:r>
              <w:rPr>
                <w:rFonts w:hint="eastAsia"/>
              </w:rPr>
              <w:t>综合评分法</w:t>
            </w:r>
          </w:p>
        </w:tc>
      </w:tr>
      <w:tr w14:paraId="5D651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2AB08C31">
            <w:pPr>
              <w:jc w:val="center"/>
            </w:pPr>
            <w:r>
              <w:rPr>
                <w:rFonts w:hint="eastAsia"/>
              </w:rPr>
              <w:t>候选中标供应商家数</w:t>
            </w:r>
          </w:p>
        </w:tc>
        <w:tc>
          <w:tcPr>
            <w:tcW w:w="4264" w:type="dxa"/>
          </w:tcPr>
          <w:p w14:paraId="240090D9">
            <w:pPr>
              <w:jc w:val="center"/>
              <w:rPr>
                <w:rFonts w:hint="default" w:eastAsia="宋体"/>
                <w:lang w:val="en-US" w:eastAsia="zh-CN"/>
              </w:rPr>
            </w:pPr>
            <w:r>
              <w:rPr>
                <w:rFonts w:hint="eastAsia"/>
                <w:lang w:val="en-US" w:eastAsia="zh-CN"/>
              </w:rPr>
              <w:t>3</w:t>
            </w:r>
          </w:p>
        </w:tc>
      </w:tr>
      <w:tr w14:paraId="6ED1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266E1832">
            <w:pPr>
              <w:jc w:val="center"/>
            </w:pPr>
            <w:r>
              <w:rPr>
                <w:rFonts w:hint="eastAsia"/>
              </w:rPr>
              <w:t>中标供应商家数</w:t>
            </w:r>
          </w:p>
        </w:tc>
        <w:tc>
          <w:tcPr>
            <w:tcW w:w="4264" w:type="dxa"/>
          </w:tcPr>
          <w:p w14:paraId="2E73306E">
            <w:pPr>
              <w:jc w:val="center"/>
            </w:pPr>
            <w:r>
              <w:rPr>
                <w:rFonts w:hint="eastAsia"/>
              </w:rPr>
              <w:t>1</w:t>
            </w:r>
          </w:p>
        </w:tc>
      </w:tr>
      <w:bookmarkEnd w:id="28"/>
    </w:tbl>
    <w:p w14:paraId="6BAF04BC">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2"/>
        <w:rPr>
          <w:rFonts w:hint="eastAsia" w:ascii="宋体" w:hAnsi="宋体" w:eastAsia="宋体" w:cs="宋体"/>
          <w:b/>
          <w:lang w:val="en-US" w:eastAsia="zh-CN"/>
        </w:rPr>
      </w:pPr>
      <w:r>
        <w:rPr>
          <w:rFonts w:hint="eastAsia" w:ascii="宋体" w:hAnsi="宋体" w:eastAsia="宋体" w:cs="宋体"/>
          <w:b/>
        </w:rPr>
        <w:t>（二）</w:t>
      </w:r>
      <w:r>
        <w:rPr>
          <w:rFonts w:hint="eastAsia" w:ascii="宋体" w:hAnsi="宋体" w:eastAsia="宋体" w:cs="宋体"/>
          <w:b/>
          <w:lang w:val="en-US" w:eastAsia="zh-CN"/>
        </w:rPr>
        <w:t>政府采购政策的有关事项说明</w:t>
      </w:r>
    </w:p>
    <w:p w14:paraId="0F47DF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b/>
          <w:bCs/>
          <w:lang w:val="en-US" w:eastAsia="zh-CN"/>
        </w:rPr>
      </w:pPr>
      <w:r>
        <w:rPr>
          <w:rFonts w:hint="eastAsia" w:ascii="宋体" w:hAnsi="宋体" w:eastAsia="宋体" w:cs="宋体"/>
          <w:b/>
          <w:bCs/>
        </w:rPr>
        <w:t>1、</w:t>
      </w:r>
      <w:r>
        <w:rPr>
          <w:rFonts w:hint="eastAsia" w:ascii="宋体" w:hAnsi="宋体" w:eastAsia="宋体" w:cs="宋体"/>
          <w:b/>
          <w:bCs/>
          <w:lang w:val="en-US" w:eastAsia="zh-CN"/>
        </w:rPr>
        <w:t>关于享受中小企业扶持</w:t>
      </w:r>
      <w:r>
        <w:rPr>
          <w:rFonts w:hint="eastAsia" w:ascii="宋体" w:hAnsi="宋体" w:eastAsia="宋体" w:cs="宋体"/>
          <w:b/>
          <w:bCs/>
        </w:rPr>
        <w:t>政策的主体</w:t>
      </w:r>
      <w:r>
        <w:rPr>
          <w:rFonts w:hint="eastAsia" w:ascii="宋体" w:hAnsi="宋体" w:eastAsia="宋体" w:cs="宋体"/>
          <w:b/>
          <w:bCs/>
          <w:lang w:eastAsia="zh-CN"/>
        </w:rPr>
        <w:t>、</w:t>
      </w:r>
      <w:r>
        <w:rPr>
          <w:rFonts w:hint="eastAsia" w:ascii="宋体" w:hAnsi="宋体" w:eastAsia="宋体" w:cs="宋体"/>
          <w:b/>
          <w:bCs/>
        </w:rPr>
        <w:t>价格扣除比例</w:t>
      </w:r>
      <w:r>
        <w:rPr>
          <w:rFonts w:hint="eastAsia" w:ascii="宋体" w:hAnsi="宋体" w:eastAsia="宋体" w:cs="宋体"/>
          <w:b/>
          <w:bCs/>
          <w:lang w:val="en-US" w:eastAsia="zh-CN"/>
        </w:rPr>
        <w:t>及采购标的所属行业等事项的说明</w:t>
      </w:r>
    </w:p>
    <w:p w14:paraId="7F7C87C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lang w:val="en-US" w:eastAsia="zh-CN"/>
        </w:rPr>
        <w:t>适用主体：中型企业、小型、微型企业（</w:t>
      </w:r>
      <w:r>
        <w:rPr>
          <w:rFonts w:hint="eastAsia" w:ascii="宋体" w:hAnsi="宋体" w:eastAsia="宋体" w:cs="宋体"/>
          <w:i w:val="0"/>
          <w:iCs w:val="0"/>
          <w:caps w:val="0"/>
          <w:spacing w:val="0"/>
          <w:sz w:val="21"/>
          <w:szCs w:val="24"/>
          <w:shd w:val="clear"/>
        </w:rPr>
        <w:t>残疾人福利性单位视同小型、微型企业</w:t>
      </w:r>
      <w:r>
        <w:rPr>
          <w:rFonts w:hint="eastAsia" w:ascii="宋体" w:hAnsi="宋体" w:eastAsia="宋体" w:cs="宋体"/>
          <w:i w:val="0"/>
          <w:iCs w:val="0"/>
          <w:caps w:val="0"/>
          <w:spacing w:val="0"/>
          <w:sz w:val="21"/>
          <w:szCs w:val="24"/>
          <w:shd w:val="clear"/>
          <w:lang w:eastAsia="zh-CN"/>
        </w:rPr>
        <w:t>；</w:t>
      </w:r>
      <w:r>
        <w:rPr>
          <w:rFonts w:hint="eastAsia" w:ascii="宋体" w:hAnsi="宋体" w:eastAsia="宋体" w:cs="宋体"/>
          <w:i w:val="0"/>
          <w:iCs w:val="0"/>
          <w:caps w:val="0"/>
          <w:spacing w:val="0"/>
          <w:sz w:val="21"/>
          <w:szCs w:val="24"/>
          <w:shd w:val="clear"/>
        </w:rPr>
        <w:t>监狱企业视同小型、微型企业</w:t>
      </w:r>
      <w:r>
        <w:rPr>
          <w:rFonts w:hint="eastAsia" w:ascii="宋体" w:hAnsi="宋体" w:eastAsia="宋体" w:cs="宋体"/>
          <w:lang w:val="en-US" w:eastAsia="zh-CN"/>
        </w:rPr>
        <w:t>）。接受联合体的项目，供应商以联合体形式参加政府采购活动，联合体各方均为中小企业的，联合体视同中小企业。其中，联合体各方均为小微企业的，联合体视同小微企业。</w:t>
      </w:r>
    </w:p>
    <w:p w14:paraId="7FF8F1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val="en-US" w:eastAsia="zh-CN"/>
        </w:rPr>
        <w:t>备注：</w:t>
      </w:r>
      <w:r>
        <w:rPr>
          <w:rFonts w:hint="eastAsia" w:ascii="宋体" w:hAnsi="宋体" w:eastAsia="宋体" w:cs="宋体"/>
        </w:rPr>
        <w:t>(</w:t>
      </w:r>
      <w:r>
        <w:rPr>
          <w:rFonts w:hint="eastAsia" w:ascii="宋体" w:hAnsi="宋体" w:eastAsia="宋体" w:cs="宋体"/>
          <w:lang w:val="en-US" w:eastAsia="zh-CN"/>
        </w:rPr>
        <w:t>a</w:t>
      </w:r>
      <w:r>
        <w:rPr>
          <w:rFonts w:hint="eastAsia" w:ascii="宋体" w:hAnsi="宋体" w:eastAsia="宋体" w:cs="宋体"/>
        </w:rPr>
        <w:t>)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w:t>
      </w:r>
      <w:r>
        <w:rPr>
          <w:rFonts w:hint="eastAsia" w:ascii="宋体" w:hAnsi="宋体" w:eastAsia="宋体" w:cs="宋体"/>
          <w:lang w:eastAsia="zh-CN"/>
        </w:rPr>
        <w:t>）</w:t>
      </w:r>
      <w:r>
        <w:rPr>
          <w:rFonts w:hint="eastAsia" w:ascii="宋体" w:hAnsi="宋体" w:eastAsia="宋体" w:cs="宋体"/>
          <w:sz w:val="21"/>
          <w:szCs w:val="22"/>
        </w:rPr>
        <w:t>在货物采购项目中，货物由中小企业制造，即货物由中小企业生产且使用该中小企业商号或者注册商标</w:t>
      </w:r>
      <w:r>
        <w:rPr>
          <w:rFonts w:hint="eastAsia" w:ascii="宋体" w:hAnsi="宋体" w:eastAsia="宋体" w:cs="宋体"/>
          <w:sz w:val="21"/>
          <w:szCs w:val="22"/>
          <w:lang w:eastAsia="zh-CN"/>
        </w:rPr>
        <w:t>（</w:t>
      </w:r>
      <w:r>
        <w:rPr>
          <w:rFonts w:hint="eastAsia" w:ascii="宋体" w:hAnsi="宋体" w:eastAsia="宋体" w:cs="宋体"/>
          <w:sz w:val="21"/>
          <w:szCs w:val="22"/>
          <w:lang w:val="en-US" w:eastAsia="zh-CN"/>
        </w:rPr>
        <w:t>供应商提供的货物既有中小企业制造货物，也有大型企业制造货物的，不享受中小企业扶持政策）</w:t>
      </w:r>
      <w:r>
        <w:rPr>
          <w:rFonts w:hint="eastAsia" w:ascii="宋体" w:hAnsi="宋体" w:eastAsia="宋体" w:cs="宋体"/>
          <w:sz w:val="21"/>
          <w:szCs w:val="22"/>
        </w:rPr>
        <w:t>；在工程采购项目中，工程由中小企业承建，即工程施工单位为中小企业</w:t>
      </w:r>
      <w:r>
        <w:rPr>
          <w:rFonts w:hint="eastAsia" w:ascii="宋体" w:hAnsi="宋体" w:eastAsia="宋体" w:cs="宋体"/>
          <w:sz w:val="21"/>
          <w:szCs w:val="22"/>
          <w:lang w:eastAsia="zh-CN"/>
        </w:rPr>
        <w:t>；</w:t>
      </w:r>
      <w:r>
        <w:rPr>
          <w:rFonts w:hint="eastAsia" w:ascii="宋体" w:hAnsi="宋体" w:eastAsia="宋体" w:cs="宋体"/>
          <w:sz w:val="21"/>
          <w:szCs w:val="22"/>
          <w:lang w:val="en-US" w:eastAsia="zh-CN"/>
        </w:rPr>
        <w:t>在服务采购项目中，服务由中小企业承接，即提供服务的人员为中小企业依照《中华人民共和国劳动合同法》订立劳动合同的从业人员。</w:t>
      </w:r>
    </w:p>
    <w:p w14:paraId="1C2C489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val="en-US" w:eastAsia="zh-CN"/>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lang w:val="en-US" w:eastAsia="zh-CN"/>
        </w:rPr>
        <w:t>预留份额专门面向中小企业采购的项目，不再执行价格扣除比例。</w:t>
      </w:r>
    </w:p>
    <w:p w14:paraId="2E2DCCA1">
      <w:pPr>
        <w:ind w:firstLine="420" w:firstLineChars="200"/>
      </w:pP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lang w:eastAsia="zh-CN"/>
        </w:rPr>
        <w:t>）未预留份额</w:t>
      </w:r>
      <w:r>
        <w:rPr>
          <w:rFonts w:hint="eastAsia" w:ascii="宋体" w:hAnsi="宋体" w:eastAsia="宋体" w:cs="宋体"/>
          <w:lang w:val="en-US" w:eastAsia="zh-CN"/>
        </w:rPr>
        <w:t>专门面向中小企业采购的项目，应执行价格扣除比例：供应商</w:t>
      </w:r>
      <w:r>
        <w:rPr>
          <w:rFonts w:hint="eastAsia" w:ascii="宋体" w:hAnsi="宋体" w:eastAsia="宋体" w:cs="宋体"/>
        </w:rPr>
        <w:t>提供的服务</w:t>
      </w:r>
      <w:r>
        <w:rPr>
          <w:rFonts w:hint="eastAsia" w:ascii="宋体" w:hAnsi="宋体" w:eastAsia="宋体" w:cs="宋体"/>
          <w:b/>
          <w:bCs/>
          <w:color w:val="FF0000"/>
        </w:rPr>
        <w:t>全部由</w:t>
      </w:r>
      <w:r>
        <w:rPr>
          <w:rFonts w:hint="eastAsia" w:ascii="宋体" w:hAnsi="宋体" w:eastAsia="宋体" w:cs="宋体"/>
          <w:b/>
          <w:bCs/>
          <w:color w:val="FF0000"/>
          <w:lang w:val="en-US" w:eastAsia="zh-CN"/>
        </w:rPr>
        <w:t>小型、微型企业</w:t>
      </w:r>
      <w:r>
        <w:rPr>
          <w:rFonts w:hint="eastAsia" w:ascii="宋体" w:hAnsi="宋体" w:eastAsia="宋体" w:cs="宋体"/>
          <w:b/>
          <w:bCs/>
          <w:color w:val="FF0000"/>
        </w:rPr>
        <w:t>承接</w:t>
      </w:r>
      <w:r>
        <w:rPr>
          <w:rFonts w:hint="eastAsia" w:ascii="宋体" w:hAnsi="宋体" w:eastAsia="宋体" w:cs="宋体"/>
        </w:rPr>
        <w:t>，则对其投标总价给予</w:t>
      </w:r>
      <w:r>
        <w:rPr>
          <w:rFonts w:hint="eastAsia" w:ascii="宋体" w:hAnsi="宋体" w:eastAsia="宋体" w:cs="宋体"/>
          <w:b/>
          <w:bCs/>
          <w:color w:val="FF0000"/>
          <w:u w:val="single"/>
        </w:rPr>
        <w:t xml:space="preserve">  </w:t>
      </w:r>
      <w:r>
        <w:rPr>
          <w:rFonts w:hint="eastAsia" w:ascii="宋体" w:hAnsi="宋体" w:cs="宋体"/>
          <w:b/>
          <w:bCs/>
          <w:color w:val="FF0000"/>
          <w:u w:val="single"/>
          <w:lang w:val="en-US" w:eastAsia="zh-CN"/>
        </w:rPr>
        <w:t>10</w:t>
      </w:r>
      <w:r>
        <w:rPr>
          <w:rFonts w:hint="eastAsia" w:ascii="宋体" w:hAnsi="宋体" w:eastAsia="宋体" w:cs="宋体"/>
          <w:b/>
          <w:bCs/>
          <w:color w:val="FF0000"/>
          <w:u w:val="single"/>
          <w:lang w:val="en-US" w:eastAsia="zh-CN"/>
        </w:rPr>
        <w:t xml:space="preserve">  </w:t>
      </w:r>
      <w:r>
        <w:rPr>
          <w:rFonts w:hint="eastAsia" w:ascii="宋体" w:hAnsi="宋体" w:eastAsia="宋体" w:cs="宋体"/>
          <w:b/>
          <w:bCs/>
          <w:color w:val="FF0000"/>
          <w:u w:val="none"/>
        </w:rPr>
        <w:t>%</w:t>
      </w:r>
      <w:r>
        <w:rPr>
          <w:rFonts w:hint="eastAsia" w:ascii="宋体" w:hAnsi="宋体" w:eastAsia="宋体" w:cs="宋体"/>
          <w:color w:val="000000" w:themeColor="text1"/>
          <w:u w:val="none"/>
          <w:lang w:eastAsia="zh-CN"/>
          <w14:textFill>
            <w14:solidFill>
              <w14:schemeClr w14:val="tx1"/>
            </w14:solidFill>
          </w14:textFill>
        </w:rPr>
        <w:t>（</w:t>
      </w:r>
      <w:r>
        <w:rPr>
          <w:rFonts w:hint="eastAsia" w:ascii="宋体" w:hAnsi="宋体" w:eastAsia="宋体" w:cs="宋体"/>
          <w:color w:val="000000" w:themeColor="text1"/>
          <w:u w:val="none"/>
          <w:lang w:val="en-US" w:eastAsia="zh-CN"/>
          <w14:textFill>
            <w14:solidFill>
              <w14:schemeClr w14:val="tx1"/>
            </w14:solidFill>
          </w14:textFill>
        </w:rPr>
        <w:t>10%~20%</w:t>
      </w:r>
      <w:r>
        <w:rPr>
          <w:rFonts w:hint="eastAsia" w:ascii="宋体" w:hAnsi="宋体" w:eastAsia="宋体" w:cs="宋体"/>
          <w:color w:val="000000" w:themeColor="text1"/>
          <w:u w:val="none"/>
          <w:lang w:eastAsia="zh-CN"/>
          <w14:textFill>
            <w14:solidFill>
              <w14:schemeClr w14:val="tx1"/>
            </w14:solidFill>
          </w14:textFill>
        </w:rPr>
        <w:t>）</w:t>
      </w:r>
      <w:r>
        <w:rPr>
          <w:rFonts w:hint="eastAsia" w:ascii="宋体" w:hAnsi="宋体" w:eastAsia="宋体" w:cs="宋体"/>
        </w:rPr>
        <w:t>的扣除，用扣除后的价格参与评审</w:t>
      </w:r>
      <w:r>
        <w:rPr>
          <w:rFonts w:hint="eastAsia"/>
        </w:rPr>
        <w:t>。</w:t>
      </w:r>
    </w:p>
    <w:p w14:paraId="473A1CC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4</w:t>
      </w:r>
      <w:r>
        <w:rPr>
          <w:rFonts w:hint="eastAsia" w:ascii="宋体" w:hAnsi="宋体" w:eastAsia="宋体" w:cs="宋体"/>
          <w:lang w:eastAsia="zh-CN"/>
        </w:rPr>
        <w:t>）</w:t>
      </w:r>
      <w:r>
        <w:rPr>
          <w:rFonts w:hint="eastAsia" w:ascii="宋体" w:hAnsi="宋体" w:eastAsia="宋体" w:cs="宋体"/>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宋体" w:hAnsi="宋体" w:eastAsia="宋体" w:cs="宋体"/>
          <w:b/>
          <w:bCs/>
          <w:color w:val="FF0000"/>
          <w:sz w:val="21"/>
          <w:szCs w:val="21"/>
        </w:rPr>
        <w:t>《中小企业声明函》中相关企业</w:t>
      </w:r>
      <w:r>
        <w:rPr>
          <w:rFonts w:hint="eastAsia" w:ascii="宋体" w:hAnsi="宋体" w:eastAsia="宋体" w:cs="宋体"/>
          <w:b/>
          <w:bCs/>
          <w:color w:val="FF0000"/>
          <w:sz w:val="21"/>
          <w:szCs w:val="21"/>
          <w:lang w:eastAsia="zh-CN"/>
        </w:rPr>
        <w:t>（服务承接商）</w:t>
      </w:r>
      <w:r>
        <w:rPr>
          <w:rFonts w:hint="eastAsia" w:ascii="宋体" w:hAnsi="宋体" w:eastAsia="宋体" w:cs="宋体"/>
          <w:b/>
          <w:bCs/>
          <w:color w:val="FF0000"/>
          <w:sz w:val="21"/>
          <w:szCs w:val="21"/>
        </w:rPr>
        <w:t>所属行业应当与采购标的所属行业相一致</w:t>
      </w:r>
      <w:r>
        <w:rPr>
          <w:rFonts w:hint="eastAsia" w:ascii="宋体" w:hAnsi="宋体" w:eastAsia="宋体" w:cs="宋体"/>
          <w:b/>
          <w:bCs/>
          <w:color w:val="FF0000"/>
          <w:lang w:eastAsia="zh-CN"/>
        </w:rPr>
        <w:t>，</w:t>
      </w:r>
      <w:r>
        <w:rPr>
          <w:rFonts w:hint="eastAsia" w:ascii="宋体" w:hAnsi="宋体" w:eastAsia="宋体" w:cs="宋体"/>
          <w:b/>
          <w:bCs/>
          <w:color w:val="FF0000"/>
        </w:rPr>
        <w:t>标的所属行业</w:t>
      </w:r>
      <w:r>
        <w:rPr>
          <w:rFonts w:hint="eastAsia" w:ascii="宋体" w:hAnsi="宋体" w:eastAsia="宋体" w:cs="宋体"/>
          <w:b/>
          <w:bCs/>
          <w:color w:val="FF0000"/>
          <w:lang w:val="en-US" w:eastAsia="zh-CN"/>
        </w:rPr>
        <w:t>以招标文件第一册第三章用户需求书“服务需求明细”的“标的所属行业”一栏为准</w:t>
      </w:r>
      <w:r>
        <w:rPr>
          <w:rFonts w:hint="eastAsia" w:ascii="宋体" w:hAnsi="宋体" w:eastAsia="宋体" w:cs="宋体"/>
          <w:b/>
          <w:bCs/>
          <w:color w:val="FF0000"/>
          <w:sz w:val="21"/>
          <w:szCs w:val="21"/>
        </w:rPr>
        <w:t>。</w:t>
      </w:r>
    </w:p>
    <w:p w14:paraId="0A50FA6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sz w:val="21"/>
          <w:szCs w:val="21"/>
        </w:rPr>
        <w:t>（</w:t>
      </w:r>
      <w:r>
        <w:rPr>
          <w:rFonts w:hint="eastAsia" w:ascii="宋体" w:hAnsi="宋体" w:eastAsia="宋体" w:cs="宋体"/>
          <w:sz w:val="21"/>
          <w:szCs w:val="21"/>
          <w:lang w:val="en-US" w:eastAsia="zh-CN"/>
        </w:rPr>
        <w:t>5</w:t>
      </w:r>
      <w:r>
        <w:rPr>
          <w:rFonts w:hint="eastAsia" w:ascii="宋体" w:hAnsi="宋体" w:eastAsia="宋体" w:cs="宋体"/>
          <w:sz w:val="21"/>
          <w:szCs w:val="21"/>
        </w:rPr>
        <w:t>）</w:t>
      </w:r>
      <w:r>
        <w:rPr>
          <w:rFonts w:hint="eastAsia" w:ascii="宋体" w:hAnsi="宋体" w:eastAsia="宋体" w:cs="宋体"/>
          <w:sz w:val="21"/>
          <w:szCs w:val="21"/>
          <w:lang w:val="en-US" w:eastAsia="zh-CN"/>
        </w:rPr>
        <w:t>中型企业、</w:t>
      </w:r>
      <w:r>
        <w:rPr>
          <w:rFonts w:hint="eastAsia" w:ascii="宋体" w:hAnsi="宋体" w:eastAsia="宋体" w:cs="宋体"/>
          <w:sz w:val="21"/>
          <w:szCs w:val="21"/>
        </w:rPr>
        <w:t>小型、微型企业为优惠主体的认定资料为《中小企业声明函》</w:t>
      </w:r>
      <w:r>
        <w:rPr>
          <w:rFonts w:hint="eastAsia" w:ascii="宋体" w:hAnsi="宋体" w:eastAsia="宋体" w:cs="宋体"/>
          <w:sz w:val="21"/>
          <w:szCs w:val="21"/>
          <w:lang w:eastAsia="zh-CN"/>
        </w:rPr>
        <w:t>；</w:t>
      </w:r>
      <w:r>
        <w:rPr>
          <w:rFonts w:hint="eastAsia" w:ascii="宋体" w:hAnsi="宋体" w:eastAsia="宋体" w:cs="宋体"/>
          <w:sz w:val="21"/>
          <w:szCs w:val="21"/>
        </w:rPr>
        <w:t>残疾人福利性单位为优惠主体的认定资料为《残疾人福利性单</w:t>
      </w:r>
      <w:r>
        <w:rPr>
          <w:rFonts w:hint="eastAsia" w:ascii="宋体" w:hAnsi="宋体" w:eastAsia="宋体" w:cs="宋体"/>
        </w:rPr>
        <w:t>位声明函》；监狱企业为优惠主体的认定资料为省级以上监狱管理局、戒毒管理局出具的监狱企业证明文件。声明函样式见本招标文件第一册专用条款第三章“投标文件格式、附件”中“四、投标人情况及资格证明文件”章节提供的格式）。</w:t>
      </w:r>
    </w:p>
    <w:p w14:paraId="343332F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FF0000"/>
        </w:rPr>
      </w:pPr>
      <w:r>
        <w:rPr>
          <w:rFonts w:hint="eastAsia" w:ascii="宋体" w:hAnsi="宋体" w:eastAsia="宋体" w:cs="宋体"/>
        </w:rPr>
        <w:t>（</w:t>
      </w:r>
      <w:r>
        <w:rPr>
          <w:rFonts w:hint="eastAsia" w:ascii="宋体" w:hAnsi="宋体" w:eastAsia="宋体" w:cs="宋体"/>
          <w:lang w:val="en-US" w:eastAsia="zh-CN"/>
        </w:rPr>
        <w:t>6</w:t>
      </w:r>
      <w:r>
        <w:rPr>
          <w:rFonts w:hint="eastAsia" w:ascii="宋体" w:hAnsi="宋体" w:eastAsia="宋体" w:cs="宋体"/>
        </w:rPr>
        <w:t>）依据</w:t>
      </w:r>
      <w:r>
        <w:rPr>
          <w:rFonts w:hint="eastAsia" w:ascii="宋体" w:hAnsi="宋体" w:eastAsia="宋体" w:cs="宋体"/>
          <w:lang w:eastAsia="zh-CN"/>
        </w:rPr>
        <w:t>《</w:t>
      </w:r>
      <w:r>
        <w:rPr>
          <w:rFonts w:hint="eastAsia" w:ascii="宋体" w:hAnsi="宋体" w:eastAsia="宋体" w:cs="宋体"/>
          <w:sz w:val="21"/>
          <w:szCs w:val="21"/>
        </w:rPr>
        <w:t>政府采购促进中小企业发展管理办法</w:t>
      </w:r>
      <w:r>
        <w:rPr>
          <w:rFonts w:hint="eastAsia" w:ascii="宋体" w:hAnsi="宋体" w:eastAsia="宋体" w:cs="宋体"/>
          <w:sz w:val="21"/>
          <w:szCs w:val="21"/>
          <w:lang w:eastAsia="zh-CN"/>
        </w:rPr>
        <w:t>》</w:t>
      </w:r>
      <w:r>
        <w:rPr>
          <w:rFonts w:hint="eastAsia" w:ascii="宋体" w:hAnsi="宋体" w:eastAsia="宋体" w:cs="宋体"/>
        </w:rPr>
        <w:t>规定享受扶持政策获得政府采购合同的，小微企业不得将合同分包给大中型企业，中型企业不得将合同分包给大型企业</w:t>
      </w:r>
      <w:r>
        <w:rPr>
          <w:rFonts w:hint="eastAsia" w:ascii="宋体" w:hAnsi="宋体" w:eastAsia="宋体" w:cs="宋体"/>
          <w:lang w:eastAsia="zh-CN"/>
        </w:rPr>
        <w:t>。</w:t>
      </w:r>
    </w:p>
    <w:p w14:paraId="439630B7">
      <w:pPr>
        <w:pStyle w:val="194"/>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b/>
          <w:bCs/>
          <w:lang w:val="en-US" w:eastAsia="zh-CN"/>
        </w:rPr>
      </w:pPr>
      <w:r>
        <w:rPr>
          <w:rFonts w:hint="eastAsia" w:ascii="宋体" w:hAnsi="宋体" w:cs="宋体"/>
          <w:b/>
          <w:bCs/>
          <w:lang w:val="en-US" w:eastAsia="zh-CN"/>
        </w:rPr>
        <w:t>2</w:t>
      </w:r>
      <w:r>
        <w:rPr>
          <w:rFonts w:hint="eastAsia" w:ascii="宋体" w:hAnsi="宋体" w:eastAsia="宋体" w:cs="宋体"/>
          <w:b/>
          <w:bCs/>
          <w:lang w:val="en-US" w:eastAsia="zh-CN"/>
        </w:rPr>
        <w:t>、上述支持政策不改变最终中标（成交）价格，政府采购合同仍按照中标（成交）供应商的报价签订。</w:t>
      </w:r>
    </w:p>
    <w:p w14:paraId="78AD3827">
      <w:pPr>
        <w:ind w:firstLine="420" w:firstLineChars="200"/>
        <w:rPr>
          <w:rFonts w:hint="eastAsia"/>
          <w:b/>
        </w:rPr>
      </w:pPr>
    </w:p>
    <w:p w14:paraId="0AD6E9A1">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2"/>
        <w:rPr>
          <w:rFonts w:hint="eastAsia" w:eastAsia="宋体"/>
          <w:b/>
          <w:bCs/>
          <w:lang w:eastAsia="zh-CN"/>
        </w:rPr>
      </w:pPr>
      <w:r>
        <w:rPr>
          <w:rFonts w:hint="eastAsia"/>
          <w:b/>
        </w:rPr>
        <w:t>（</w:t>
      </w:r>
      <w:r>
        <w:rPr>
          <w:rFonts w:hint="eastAsia"/>
          <w:b/>
          <w:lang w:val="en-US" w:eastAsia="zh-CN"/>
        </w:rPr>
        <w:t>三</w:t>
      </w:r>
      <w:r>
        <w:rPr>
          <w:rFonts w:hint="eastAsia"/>
          <w:b/>
        </w:rPr>
        <w:t>）</w:t>
      </w:r>
      <w:r>
        <w:rPr>
          <w:rFonts w:hint="eastAsia"/>
          <w:b/>
          <w:lang w:val="en-US" w:eastAsia="zh-CN"/>
        </w:rPr>
        <w:t>代理服务费</w:t>
      </w:r>
    </w:p>
    <w:p w14:paraId="411B2C52">
      <w:pPr>
        <w:ind w:firstLine="420" w:firstLineChars="200"/>
        <w:rPr>
          <w:rFonts w:hint="eastAsia"/>
          <w:b/>
          <w:bCs/>
          <w:lang w:val="en-US" w:eastAsia="zh-CN"/>
        </w:rPr>
      </w:pPr>
      <w:r>
        <w:rPr>
          <w:rFonts w:hint="eastAsia" w:ascii="Times New Roman" w:eastAsia="宋体"/>
          <w:b/>
          <w:bCs/>
          <w:lang w:val="en-US" w:eastAsia="zh-CN"/>
        </w:rPr>
        <w:t>本项目为代理服务项目，将向中标（成交）供应商收取代理服务费。</w:t>
      </w:r>
    </w:p>
    <w:p w14:paraId="72871102">
      <w:pPr>
        <w:ind w:firstLine="420" w:firstLineChars="200"/>
      </w:pPr>
      <w:r>
        <w:rPr>
          <w:rFonts w:hint="eastAsia"/>
        </w:rPr>
        <w:t>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供应商在领取《中标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通知书》之前须向深圳公共资源交易中心（深圳交易集团有限公司</w:t>
      </w:r>
      <w:r>
        <w:rPr>
          <w:rFonts w:hint="eastAsia" w:ascii="宋体" w:hAnsi="宋体"/>
          <w:b/>
          <w:bCs/>
          <w:color w:val="FF0000"/>
          <w:szCs w:val="21"/>
          <w:lang w:val="en-US" w:eastAsia="zh-CN"/>
        </w:rPr>
        <w:t>光明</w:t>
      </w:r>
      <w:r>
        <w:rPr>
          <w:rFonts w:hint="eastAsia"/>
        </w:rPr>
        <w:t>分公司）交纳代理服务费。若因中标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供应商交纳代理服务费所产生的时间影响到合同签订的，由中标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供应商自行承担责任。代理服务费标准参照</w:t>
      </w:r>
      <w:r>
        <w:rPr>
          <w:rFonts w:hint="eastAsia" w:ascii="Times New Roman" w:eastAsia="宋体"/>
          <w:lang w:val="en-US" w:eastAsia="zh-CN"/>
        </w:rPr>
        <w:t>下列</w:t>
      </w:r>
      <w:r>
        <w:rPr>
          <w:rFonts w:hint="eastAsia"/>
        </w:rPr>
        <w:t>标准收取。</w:t>
      </w:r>
      <w:r>
        <w:rPr>
          <w:rFonts w:hint="eastAsia"/>
          <w:b/>
          <w:color w:val="FF0000"/>
        </w:rPr>
        <w:t>本项目类型为</w:t>
      </w:r>
      <w:r>
        <w:rPr>
          <w:rFonts w:hint="eastAsia"/>
          <w:b/>
          <w:color w:val="FF0000"/>
          <w:lang w:val="en-US" w:eastAsia="zh-CN"/>
        </w:rPr>
        <w:t>服务</w:t>
      </w:r>
      <w:r>
        <w:rPr>
          <w:rFonts w:hint="eastAsia"/>
          <w:b/>
          <w:color w:val="FF0000"/>
        </w:rPr>
        <w:t>采购：</w:t>
      </w:r>
    </w:p>
    <w:p w14:paraId="2BE50D86">
      <w:pPr>
        <w:ind w:firstLine="420" w:firstLineChars="200"/>
      </w:pPr>
      <w:r>
        <w:rPr>
          <w:rFonts w:hint="eastAsia"/>
        </w:rPr>
        <w:t>（</w:t>
      </w:r>
      <w:r>
        <w:rPr>
          <w:rFonts w:hint="eastAsia" w:ascii="Times New Roman" w:eastAsia="宋体"/>
          <w:lang w:val="en-US" w:eastAsia="zh-CN"/>
        </w:rPr>
        <w:t>1</w:t>
      </w:r>
      <w:r>
        <w:rPr>
          <w:rFonts w:hint="eastAsia"/>
        </w:rPr>
        <w:t>）代理服务费以《中标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通知书》确定的</w:t>
      </w:r>
      <w:r>
        <w:rPr>
          <w:rFonts w:hint="eastAsia" w:ascii="Times New Roman" w:eastAsia="宋体"/>
          <w:lang w:val="en-US" w:eastAsia="zh-CN"/>
        </w:rPr>
        <w:t>中标（</w:t>
      </w:r>
      <w:r>
        <w:rPr>
          <w:rFonts w:hint="eastAsia"/>
        </w:rPr>
        <w:t>成交</w:t>
      </w:r>
      <w:r>
        <w:rPr>
          <w:rFonts w:hint="eastAsia" w:eastAsia="宋体"/>
          <w:lang w:eastAsia="zh-CN"/>
        </w:rPr>
        <w:t>）</w:t>
      </w:r>
      <w:r>
        <w:rPr>
          <w:rFonts w:hint="eastAsia"/>
        </w:rPr>
        <w:t>金额作为计算基数，按差额定率累进法计算。</w:t>
      </w:r>
    </w:p>
    <w:p w14:paraId="2A2EF5E1">
      <w:pPr>
        <w:ind w:firstLine="420" w:firstLineChars="200"/>
      </w:pPr>
      <w:r>
        <w:rPr>
          <w:rFonts w:hint="eastAsia"/>
        </w:rPr>
        <w:t>（</w:t>
      </w:r>
      <w:r>
        <w:rPr>
          <w:rFonts w:hint="eastAsia" w:ascii="Times New Roman" w:eastAsia="宋体"/>
          <w:lang w:val="en-US" w:eastAsia="zh-CN"/>
        </w:rPr>
        <w:t>2</w:t>
      </w:r>
      <w:r>
        <w:rPr>
          <w:rFonts w:hint="eastAsia"/>
        </w:rPr>
        <w:t>）中标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金额的各部分费率如下表：</w:t>
      </w:r>
    </w:p>
    <w:tbl>
      <w:tblPr>
        <w:tblStyle w:val="4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14:paraId="231C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25" w:type="dxa"/>
            <w:vAlign w:val="center"/>
          </w:tcPr>
          <w:p w14:paraId="6BF9BFFD">
            <w:pPr>
              <w:widowControl/>
              <w:spacing w:line="360" w:lineRule="auto"/>
              <w:jc w:val="center"/>
            </w:pPr>
            <w:r>
              <w:rPr>
                <w:rFonts w:hint="eastAsia" w:ascii="Times New Roman" w:eastAsia="宋体"/>
                <w:lang w:val="en-US" w:eastAsia="zh-CN"/>
              </w:rPr>
              <w:t>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金额</w:t>
            </w:r>
          </w:p>
        </w:tc>
        <w:tc>
          <w:tcPr>
            <w:tcW w:w="1799" w:type="dxa"/>
            <w:vAlign w:val="center"/>
          </w:tcPr>
          <w:p w14:paraId="72438D10">
            <w:pPr>
              <w:widowControl/>
              <w:spacing w:line="360" w:lineRule="auto"/>
              <w:jc w:val="center"/>
            </w:pPr>
            <w:r>
              <w:rPr>
                <w:rFonts w:hint="eastAsia"/>
              </w:rPr>
              <w:t>货物采购</w:t>
            </w:r>
          </w:p>
        </w:tc>
        <w:tc>
          <w:tcPr>
            <w:tcW w:w="1799" w:type="dxa"/>
            <w:vAlign w:val="center"/>
          </w:tcPr>
          <w:p w14:paraId="56E1E890">
            <w:pPr>
              <w:widowControl/>
              <w:spacing w:line="360" w:lineRule="auto"/>
              <w:jc w:val="center"/>
            </w:pPr>
            <w:r>
              <w:rPr>
                <w:rFonts w:hint="eastAsia"/>
              </w:rPr>
              <w:t>服务采购</w:t>
            </w:r>
          </w:p>
        </w:tc>
        <w:tc>
          <w:tcPr>
            <w:tcW w:w="1799" w:type="dxa"/>
            <w:vAlign w:val="center"/>
          </w:tcPr>
          <w:p w14:paraId="0FDBE3F5">
            <w:pPr>
              <w:widowControl/>
              <w:spacing w:line="360" w:lineRule="auto"/>
              <w:jc w:val="center"/>
            </w:pPr>
            <w:r>
              <w:rPr>
                <w:rFonts w:hint="eastAsia"/>
              </w:rPr>
              <w:t>工程采购</w:t>
            </w:r>
          </w:p>
        </w:tc>
      </w:tr>
      <w:tr w14:paraId="5161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D7FA630">
            <w:pPr>
              <w:widowControl/>
              <w:spacing w:line="360" w:lineRule="auto"/>
              <w:jc w:val="center"/>
            </w:pPr>
            <w:r>
              <w:rPr>
                <w:rFonts w:hint="eastAsia"/>
              </w:rPr>
              <w:t>100万元以下</w:t>
            </w:r>
          </w:p>
        </w:tc>
        <w:tc>
          <w:tcPr>
            <w:tcW w:w="1799" w:type="dxa"/>
            <w:vAlign w:val="center"/>
          </w:tcPr>
          <w:p w14:paraId="46BB21EB">
            <w:pPr>
              <w:widowControl/>
              <w:spacing w:line="360" w:lineRule="auto"/>
              <w:jc w:val="center"/>
            </w:pPr>
            <w:r>
              <w:rPr>
                <w:rFonts w:hint="eastAsia"/>
              </w:rPr>
              <w:t>1.5%</w:t>
            </w:r>
          </w:p>
        </w:tc>
        <w:tc>
          <w:tcPr>
            <w:tcW w:w="1799" w:type="dxa"/>
            <w:vAlign w:val="center"/>
          </w:tcPr>
          <w:p w14:paraId="426ED3AE">
            <w:pPr>
              <w:widowControl/>
              <w:spacing w:line="360" w:lineRule="auto"/>
              <w:jc w:val="center"/>
            </w:pPr>
            <w:r>
              <w:rPr>
                <w:rFonts w:hint="eastAsia"/>
              </w:rPr>
              <w:t>1.5%</w:t>
            </w:r>
          </w:p>
        </w:tc>
        <w:tc>
          <w:tcPr>
            <w:tcW w:w="1799" w:type="dxa"/>
            <w:vAlign w:val="center"/>
          </w:tcPr>
          <w:p w14:paraId="6BC7BF7B">
            <w:pPr>
              <w:widowControl/>
              <w:spacing w:line="360" w:lineRule="auto"/>
              <w:jc w:val="center"/>
            </w:pPr>
            <w:r>
              <w:rPr>
                <w:rFonts w:hint="eastAsia"/>
              </w:rPr>
              <w:t>1.0%</w:t>
            </w:r>
          </w:p>
        </w:tc>
      </w:tr>
      <w:tr w14:paraId="25796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3DD99BA2">
            <w:pPr>
              <w:widowControl/>
              <w:spacing w:line="360" w:lineRule="auto"/>
              <w:jc w:val="center"/>
            </w:pPr>
            <w:r>
              <w:rPr>
                <w:rFonts w:hint="eastAsia"/>
              </w:rPr>
              <w:t>100万元（含）-500万元</w:t>
            </w:r>
          </w:p>
        </w:tc>
        <w:tc>
          <w:tcPr>
            <w:tcW w:w="1799" w:type="dxa"/>
            <w:vAlign w:val="center"/>
          </w:tcPr>
          <w:p w14:paraId="154F9144">
            <w:pPr>
              <w:widowControl/>
              <w:spacing w:line="360" w:lineRule="auto"/>
              <w:jc w:val="center"/>
            </w:pPr>
            <w:r>
              <w:rPr>
                <w:rFonts w:hint="eastAsia"/>
              </w:rPr>
              <w:t>1.1%</w:t>
            </w:r>
          </w:p>
        </w:tc>
        <w:tc>
          <w:tcPr>
            <w:tcW w:w="1799" w:type="dxa"/>
            <w:vAlign w:val="center"/>
          </w:tcPr>
          <w:p w14:paraId="12589D37">
            <w:pPr>
              <w:widowControl/>
              <w:spacing w:line="360" w:lineRule="auto"/>
              <w:jc w:val="center"/>
            </w:pPr>
            <w:r>
              <w:rPr>
                <w:rFonts w:hint="eastAsia"/>
              </w:rPr>
              <w:t>0.8%</w:t>
            </w:r>
          </w:p>
        </w:tc>
        <w:tc>
          <w:tcPr>
            <w:tcW w:w="1799" w:type="dxa"/>
            <w:vAlign w:val="center"/>
          </w:tcPr>
          <w:p w14:paraId="0754927B">
            <w:pPr>
              <w:widowControl/>
              <w:spacing w:line="360" w:lineRule="auto"/>
              <w:jc w:val="center"/>
            </w:pPr>
            <w:r>
              <w:rPr>
                <w:rFonts w:hint="eastAsia"/>
              </w:rPr>
              <w:t>0.7%</w:t>
            </w:r>
          </w:p>
        </w:tc>
      </w:tr>
      <w:tr w14:paraId="64CB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2DB7014">
            <w:pPr>
              <w:widowControl/>
              <w:spacing w:line="360" w:lineRule="auto"/>
              <w:jc w:val="center"/>
            </w:pPr>
            <w:r>
              <w:rPr>
                <w:rFonts w:hint="eastAsia"/>
              </w:rPr>
              <w:t>500万元（含）-1000万元</w:t>
            </w:r>
          </w:p>
        </w:tc>
        <w:tc>
          <w:tcPr>
            <w:tcW w:w="1799" w:type="dxa"/>
            <w:vAlign w:val="center"/>
          </w:tcPr>
          <w:p w14:paraId="6FA81611">
            <w:pPr>
              <w:widowControl/>
              <w:spacing w:line="360" w:lineRule="auto"/>
              <w:jc w:val="center"/>
            </w:pPr>
            <w:r>
              <w:rPr>
                <w:rFonts w:hint="eastAsia"/>
              </w:rPr>
              <w:t>0.8%</w:t>
            </w:r>
          </w:p>
        </w:tc>
        <w:tc>
          <w:tcPr>
            <w:tcW w:w="1799" w:type="dxa"/>
            <w:vAlign w:val="center"/>
          </w:tcPr>
          <w:p w14:paraId="07615AEC">
            <w:pPr>
              <w:widowControl/>
              <w:spacing w:line="360" w:lineRule="auto"/>
              <w:jc w:val="center"/>
            </w:pPr>
            <w:r>
              <w:rPr>
                <w:rFonts w:hint="eastAsia"/>
              </w:rPr>
              <w:t>0.45%</w:t>
            </w:r>
          </w:p>
        </w:tc>
        <w:tc>
          <w:tcPr>
            <w:tcW w:w="1799" w:type="dxa"/>
            <w:vAlign w:val="center"/>
          </w:tcPr>
          <w:p w14:paraId="47160F20">
            <w:pPr>
              <w:widowControl/>
              <w:spacing w:line="360" w:lineRule="auto"/>
              <w:jc w:val="center"/>
            </w:pPr>
            <w:r>
              <w:rPr>
                <w:rFonts w:hint="eastAsia"/>
              </w:rPr>
              <w:t>0.55%</w:t>
            </w:r>
          </w:p>
        </w:tc>
      </w:tr>
      <w:tr w14:paraId="27E6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939BDA3">
            <w:pPr>
              <w:widowControl/>
              <w:spacing w:line="360" w:lineRule="auto"/>
              <w:jc w:val="center"/>
            </w:pPr>
            <w:r>
              <w:rPr>
                <w:rFonts w:hint="eastAsia"/>
              </w:rPr>
              <w:t>1000万元（含）-5000万元</w:t>
            </w:r>
          </w:p>
        </w:tc>
        <w:tc>
          <w:tcPr>
            <w:tcW w:w="1799" w:type="dxa"/>
            <w:vAlign w:val="center"/>
          </w:tcPr>
          <w:p w14:paraId="0B086070">
            <w:pPr>
              <w:widowControl/>
              <w:spacing w:line="360" w:lineRule="auto"/>
              <w:jc w:val="center"/>
            </w:pPr>
            <w:r>
              <w:rPr>
                <w:rFonts w:hint="eastAsia"/>
              </w:rPr>
              <w:t>0.5%</w:t>
            </w:r>
          </w:p>
        </w:tc>
        <w:tc>
          <w:tcPr>
            <w:tcW w:w="1799" w:type="dxa"/>
            <w:vAlign w:val="center"/>
          </w:tcPr>
          <w:p w14:paraId="5F2D288D">
            <w:pPr>
              <w:widowControl/>
              <w:spacing w:line="360" w:lineRule="auto"/>
              <w:jc w:val="center"/>
            </w:pPr>
            <w:r>
              <w:rPr>
                <w:rFonts w:hint="eastAsia"/>
              </w:rPr>
              <w:t>0.25%</w:t>
            </w:r>
          </w:p>
        </w:tc>
        <w:tc>
          <w:tcPr>
            <w:tcW w:w="1799" w:type="dxa"/>
            <w:vAlign w:val="center"/>
          </w:tcPr>
          <w:p w14:paraId="1AB06124">
            <w:pPr>
              <w:widowControl/>
              <w:spacing w:line="360" w:lineRule="auto"/>
              <w:jc w:val="center"/>
            </w:pPr>
            <w:r>
              <w:rPr>
                <w:rFonts w:hint="eastAsia"/>
              </w:rPr>
              <w:t>0.35%</w:t>
            </w:r>
          </w:p>
        </w:tc>
      </w:tr>
      <w:tr w14:paraId="78A33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90A0F7D">
            <w:pPr>
              <w:widowControl/>
              <w:spacing w:line="360" w:lineRule="auto"/>
              <w:jc w:val="center"/>
            </w:pPr>
            <w:r>
              <w:rPr>
                <w:rFonts w:hint="eastAsia"/>
              </w:rPr>
              <w:t>5000万元（含）-1亿元</w:t>
            </w:r>
          </w:p>
        </w:tc>
        <w:tc>
          <w:tcPr>
            <w:tcW w:w="1799" w:type="dxa"/>
            <w:vAlign w:val="center"/>
          </w:tcPr>
          <w:p w14:paraId="65736035">
            <w:pPr>
              <w:widowControl/>
              <w:spacing w:line="360" w:lineRule="auto"/>
              <w:jc w:val="center"/>
            </w:pPr>
            <w:r>
              <w:rPr>
                <w:rFonts w:hint="eastAsia"/>
              </w:rPr>
              <w:t>0.25%</w:t>
            </w:r>
          </w:p>
        </w:tc>
        <w:tc>
          <w:tcPr>
            <w:tcW w:w="1799" w:type="dxa"/>
            <w:vAlign w:val="center"/>
          </w:tcPr>
          <w:p w14:paraId="759418A6">
            <w:pPr>
              <w:widowControl/>
              <w:spacing w:line="360" w:lineRule="auto"/>
              <w:jc w:val="center"/>
            </w:pPr>
            <w:r>
              <w:rPr>
                <w:rFonts w:hint="eastAsia"/>
              </w:rPr>
              <w:t>0.1%</w:t>
            </w:r>
          </w:p>
        </w:tc>
        <w:tc>
          <w:tcPr>
            <w:tcW w:w="1799" w:type="dxa"/>
            <w:vAlign w:val="center"/>
          </w:tcPr>
          <w:p w14:paraId="4BAF680A">
            <w:pPr>
              <w:widowControl/>
              <w:spacing w:line="360" w:lineRule="auto"/>
              <w:jc w:val="center"/>
            </w:pPr>
            <w:r>
              <w:rPr>
                <w:rFonts w:hint="eastAsia"/>
              </w:rPr>
              <w:t>0.2%</w:t>
            </w:r>
          </w:p>
        </w:tc>
      </w:tr>
      <w:tr w14:paraId="5CC51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8CA475F">
            <w:pPr>
              <w:widowControl/>
              <w:spacing w:line="360" w:lineRule="auto"/>
              <w:jc w:val="center"/>
            </w:pPr>
            <w:r>
              <w:rPr>
                <w:rFonts w:hint="eastAsia"/>
              </w:rPr>
              <w:t>1亿元（含）-5亿元</w:t>
            </w:r>
          </w:p>
        </w:tc>
        <w:tc>
          <w:tcPr>
            <w:tcW w:w="1799" w:type="dxa"/>
            <w:vAlign w:val="center"/>
          </w:tcPr>
          <w:p w14:paraId="0EC86627">
            <w:pPr>
              <w:widowControl/>
              <w:spacing w:line="360" w:lineRule="auto"/>
              <w:jc w:val="center"/>
            </w:pPr>
            <w:r>
              <w:rPr>
                <w:rFonts w:hint="eastAsia"/>
              </w:rPr>
              <w:t>0.05%</w:t>
            </w:r>
          </w:p>
        </w:tc>
        <w:tc>
          <w:tcPr>
            <w:tcW w:w="1799" w:type="dxa"/>
            <w:vAlign w:val="center"/>
          </w:tcPr>
          <w:p w14:paraId="05BF300F">
            <w:pPr>
              <w:widowControl/>
              <w:spacing w:line="360" w:lineRule="auto"/>
              <w:jc w:val="center"/>
            </w:pPr>
            <w:r>
              <w:rPr>
                <w:rFonts w:hint="eastAsia"/>
              </w:rPr>
              <w:t>0.05%</w:t>
            </w:r>
          </w:p>
        </w:tc>
        <w:tc>
          <w:tcPr>
            <w:tcW w:w="1799" w:type="dxa"/>
            <w:vAlign w:val="center"/>
          </w:tcPr>
          <w:p w14:paraId="0F6E9F18">
            <w:pPr>
              <w:widowControl/>
              <w:spacing w:line="360" w:lineRule="auto"/>
              <w:jc w:val="center"/>
            </w:pPr>
            <w:r>
              <w:rPr>
                <w:rFonts w:hint="eastAsia"/>
              </w:rPr>
              <w:t>0.05%</w:t>
            </w:r>
          </w:p>
        </w:tc>
      </w:tr>
      <w:tr w14:paraId="5CC9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5375EFA9">
            <w:pPr>
              <w:widowControl/>
              <w:spacing w:line="360" w:lineRule="auto"/>
              <w:jc w:val="center"/>
            </w:pPr>
            <w:r>
              <w:rPr>
                <w:rFonts w:hint="eastAsia"/>
              </w:rPr>
              <w:t>5亿元（含）-10亿元</w:t>
            </w:r>
          </w:p>
        </w:tc>
        <w:tc>
          <w:tcPr>
            <w:tcW w:w="1799" w:type="dxa"/>
            <w:vAlign w:val="center"/>
          </w:tcPr>
          <w:p w14:paraId="1A0677CA">
            <w:pPr>
              <w:widowControl/>
              <w:spacing w:line="360" w:lineRule="auto"/>
              <w:jc w:val="center"/>
            </w:pPr>
            <w:r>
              <w:rPr>
                <w:rFonts w:hint="eastAsia"/>
              </w:rPr>
              <w:t>0.035%</w:t>
            </w:r>
          </w:p>
        </w:tc>
        <w:tc>
          <w:tcPr>
            <w:tcW w:w="1799" w:type="dxa"/>
            <w:vAlign w:val="center"/>
          </w:tcPr>
          <w:p w14:paraId="4334F323">
            <w:pPr>
              <w:widowControl/>
              <w:spacing w:line="360" w:lineRule="auto"/>
              <w:jc w:val="center"/>
            </w:pPr>
            <w:r>
              <w:rPr>
                <w:rFonts w:hint="eastAsia"/>
              </w:rPr>
              <w:t>0.035%</w:t>
            </w:r>
          </w:p>
        </w:tc>
        <w:tc>
          <w:tcPr>
            <w:tcW w:w="1799" w:type="dxa"/>
            <w:vAlign w:val="center"/>
          </w:tcPr>
          <w:p w14:paraId="3354A04A">
            <w:pPr>
              <w:widowControl/>
              <w:spacing w:line="360" w:lineRule="auto"/>
              <w:jc w:val="center"/>
            </w:pPr>
            <w:r>
              <w:rPr>
                <w:rFonts w:hint="eastAsia"/>
              </w:rPr>
              <w:t>0.035%</w:t>
            </w:r>
          </w:p>
        </w:tc>
      </w:tr>
      <w:tr w14:paraId="6BDC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25" w:type="dxa"/>
            <w:vAlign w:val="center"/>
          </w:tcPr>
          <w:p w14:paraId="024AEE4B">
            <w:pPr>
              <w:widowControl/>
              <w:spacing w:line="360" w:lineRule="auto"/>
              <w:jc w:val="center"/>
            </w:pPr>
            <w:r>
              <w:rPr>
                <w:rFonts w:hint="eastAsia"/>
              </w:rPr>
              <w:t>10亿元（含）-50亿元</w:t>
            </w:r>
          </w:p>
        </w:tc>
        <w:tc>
          <w:tcPr>
            <w:tcW w:w="1799" w:type="dxa"/>
            <w:vAlign w:val="center"/>
          </w:tcPr>
          <w:p w14:paraId="27F93EA5">
            <w:pPr>
              <w:widowControl/>
              <w:spacing w:line="360" w:lineRule="auto"/>
              <w:jc w:val="center"/>
            </w:pPr>
            <w:r>
              <w:rPr>
                <w:rFonts w:hint="eastAsia"/>
              </w:rPr>
              <w:t>0.008%</w:t>
            </w:r>
          </w:p>
        </w:tc>
        <w:tc>
          <w:tcPr>
            <w:tcW w:w="1799" w:type="dxa"/>
            <w:vAlign w:val="center"/>
          </w:tcPr>
          <w:p w14:paraId="01DE5B03">
            <w:pPr>
              <w:widowControl/>
              <w:spacing w:line="360" w:lineRule="auto"/>
              <w:jc w:val="center"/>
            </w:pPr>
            <w:r>
              <w:rPr>
                <w:rFonts w:hint="eastAsia"/>
              </w:rPr>
              <w:t>0.008%</w:t>
            </w:r>
          </w:p>
        </w:tc>
        <w:tc>
          <w:tcPr>
            <w:tcW w:w="1799" w:type="dxa"/>
            <w:vAlign w:val="center"/>
          </w:tcPr>
          <w:p w14:paraId="0B16A3C8">
            <w:pPr>
              <w:widowControl/>
              <w:spacing w:line="360" w:lineRule="auto"/>
              <w:jc w:val="center"/>
            </w:pPr>
            <w:r>
              <w:rPr>
                <w:rFonts w:hint="eastAsia"/>
              </w:rPr>
              <w:t>0.008%</w:t>
            </w:r>
          </w:p>
        </w:tc>
      </w:tr>
      <w:tr w14:paraId="3E4B9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E543B49">
            <w:pPr>
              <w:widowControl/>
              <w:spacing w:line="360" w:lineRule="auto"/>
              <w:jc w:val="center"/>
            </w:pPr>
            <w:r>
              <w:rPr>
                <w:rFonts w:hint="eastAsia"/>
              </w:rPr>
              <w:t>50亿元（含）-100亿元</w:t>
            </w:r>
          </w:p>
        </w:tc>
        <w:tc>
          <w:tcPr>
            <w:tcW w:w="1799" w:type="dxa"/>
            <w:vAlign w:val="center"/>
          </w:tcPr>
          <w:p w14:paraId="1DFDB72F">
            <w:pPr>
              <w:widowControl/>
              <w:spacing w:line="360" w:lineRule="auto"/>
              <w:jc w:val="center"/>
            </w:pPr>
            <w:r>
              <w:rPr>
                <w:rFonts w:hint="eastAsia"/>
              </w:rPr>
              <w:t>0.006%</w:t>
            </w:r>
          </w:p>
        </w:tc>
        <w:tc>
          <w:tcPr>
            <w:tcW w:w="1799" w:type="dxa"/>
            <w:vAlign w:val="center"/>
          </w:tcPr>
          <w:p w14:paraId="5C83DCC3">
            <w:pPr>
              <w:widowControl/>
              <w:spacing w:line="360" w:lineRule="auto"/>
              <w:jc w:val="center"/>
            </w:pPr>
            <w:r>
              <w:rPr>
                <w:rFonts w:hint="eastAsia"/>
              </w:rPr>
              <w:t>0.006%</w:t>
            </w:r>
          </w:p>
        </w:tc>
        <w:tc>
          <w:tcPr>
            <w:tcW w:w="1799" w:type="dxa"/>
            <w:vAlign w:val="center"/>
          </w:tcPr>
          <w:p w14:paraId="2967383D">
            <w:pPr>
              <w:widowControl/>
              <w:spacing w:line="360" w:lineRule="auto"/>
              <w:jc w:val="center"/>
            </w:pPr>
            <w:r>
              <w:rPr>
                <w:rFonts w:hint="eastAsia"/>
              </w:rPr>
              <w:t>0.006%</w:t>
            </w:r>
          </w:p>
        </w:tc>
      </w:tr>
      <w:tr w14:paraId="3BC51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CE986D8">
            <w:pPr>
              <w:widowControl/>
              <w:spacing w:line="360" w:lineRule="auto"/>
              <w:jc w:val="center"/>
            </w:pPr>
            <w:r>
              <w:rPr>
                <w:rFonts w:hint="eastAsia"/>
              </w:rPr>
              <w:t>100亿元（含）以上</w:t>
            </w:r>
          </w:p>
        </w:tc>
        <w:tc>
          <w:tcPr>
            <w:tcW w:w="1799" w:type="dxa"/>
            <w:vAlign w:val="center"/>
          </w:tcPr>
          <w:p w14:paraId="521601B4">
            <w:pPr>
              <w:widowControl/>
              <w:spacing w:line="360" w:lineRule="auto"/>
              <w:jc w:val="center"/>
            </w:pPr>
            <w:r>
              <w:rPr>
                <w:rFonts w:hint="eastAsia"/>
              </w:rPr>
              <w:t>0.004%</w:t>
            </w:r>
          </w:p>
        </w:tc>
        <w:tc>
          <w:tcPr>
            <w:tcW w:w="1799" w:type="dxa"/>
            <w:vAlign w:val="center"/>
          </w:tcPr>
          <w:p w14:paraId="4D444FAC">
            <w:pPr>
              <w:widowControl/>
              <w:spacing w:line="360" w:lineRule="auto"/>
              <w:jc w:val="center"/>
            </w:pPr>
            <w:r>
              <w:rPr>
                <w:rFonts w:hint="eastAsia"/>
              </w:rPr>
              <w:t>0.004%</w:t>
            </w:r>
          </w:p>
        </w:tc>
        <w:tc>
          <w:tcPr>
            <w:tcW w:w="1799" w:type="dxa"/>
            <w:vAlign w:val="center"/>
          </w:tcPr>
          <w:p w14:paraId="0B9FCF5E">
            <w:pPr>
              <w:widowControl/>
              <w:spacing w:line="360" w:lineRule="auto"/>
              <w:jc w:val="center"/>
            </w:pPr>
            <w:r>
              <w:rPr>
                <w:rFonts w:hint="eastAsia"/>
              </w:rPr>
              <w:t>0.004%</w:t>
            </w:r>
          </w:p>
        </w:tc>
      </w:tr>
    </w:tbl>
    <w:p w14:paraId="1820CF8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备注：1.每宗交易代理服务费不低于 </w:t>
      </w: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rPr>
        <w:t>000 元；</w:t>
      </w:r>
    </w:p>
    <w:p w14:paraId="5370C4D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2.对于报总价的采购类项目，中标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成交</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价为中标（成交）金额；对于报单价、折扣或费率的采购类项目，中标</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成交</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价为预算上限金额或经委托方与代理方确定的支付上限金额；</w:t>
      </w:r>
    </w:p>
    <w:p w14:paraId="2FDA246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如某</w:t>
      </w:r>
      <w:r>
        <w:rPr>
          <w:rFonts w:hint="eastAsia" w:ascii="宋体" w:hAnsi="宋体" w:eastAsia="宋体" w:cs="宋体"/>
          <w:b w:val="0"/>
          <w:bCs w:val="0"/>
          <w:sz w:val="21"/>
          <w:szCs w:val="21"/>
          <w:lang w:val="en-US" w:eastAsia="zh-CN"/>
        </w:rPr>
        <w:t>服务</w:t>
      </w:r>
      <w:r>
        <w:rPr>
          <w:rFonts w:hint="eastAsia" w:ascii="宋体" w:hAnsi="宋体" w:eastAsia="宋体" w:cs="宋体"/>
          <w:b w:val="0"/>
          <w:bCs w:val="0"/>
          <w:sz w:val="21"/>
          <w:szCs w:val="21"/>
        </w:rPr>
        <w:t>采购项目，中标（成交）金额为600万元，总共交纳的代理服务费的具体计算过程如下：</w:t>
      </w:r>
    </w:p>
    <w:p w14:paraId="646D6CE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标准代理服务费＝（100万以下部分的代理服务费）+（100万～500万部分的代理服务费）+（500万～600万部分的代理服务费）＝100万元×1.5%+（500-100）万元×</w:t>
      </w:r>
      <w:r>
        <w:rPr>
          <w:rFonts w:hint="eastAsia" w:ascii="宋体" w:hAnsi="宋体" w:eastAsia="宋体" w:cs="宋体"/>
          <w:b w:val="0"/>
          <w:bCs w:val="0"/>
          <w:sz w:val="21"/>
          <w:szCs w:val="21"/>
          <w:lang w:val="en-US" w:eastAsia="zh-CN"/>
        </w:rPr>
        <w:t>0.8</w:t>
      </w:r>
      <w:r>
        <w:rPr>
          <w:rFonts w:hint="eastAsia" w:ascii="宋体" w:hAnsi="宋体" w:eastAsia="宋体" w:cs="宋体"/>
          <w:b w:val="0"/>
          <w:bCs w:val="0"/>
          <w:sz w:val="21"/>
          <w:szCs w:val="21"/>
        </w:rPr>
        <w:t>%+（600-500）万元×0.</w:t>
      </w:r>
      <w:r>
        <w:rPr>
          <w:rFonts w:hint="eastAsia" w:ascii="宋体" w:hAnsi="宋体" w:eastAsia="宋体" w:cs="宋体"/>
          <w:b w:val="0"/>
          <w:bCs w:val="0"/>
          <w:sz w:val="21"/>
          <w:szCs w:val="21"/>
          <w:lang w:val="en-US" w:eastAsia="zh-CN"/>
        </w:rPr>
        <w:t>45</w:t>
      </w:r>
      <w:r>
        <w:rPr>
          <w:rFonts w:hint="eastAsia" w:ascii="宋体" w:hAnsi="宋体" w:eastAsia="宋体" w:cs="宋体"/>
          <w:b w:val="0"/>
          <w:bCs w:val="0"/>
          <w:sz w:val="21"/>
          <w:szCs w:val="21"/>
        </w:rPr>
        <w:t>%=1.5万元+</w:t>
      </w:r>
      <w:r>
        <w:rPr>
          <w:rFonts w:hint="eastAsia" w:ascii="宋体" w:hAnsi="宋体" w:eastAsia="宋体" w:cs="宋体"/>
          <w:b w:val="0"/>
          <w:bCs w:val="0"/>
          <w:sz w:val="21"/>
          <w:szCs w:val="21"/>
          <w:lang w:val="en-US" w:eastAsia="zh-CN"/>
        </w:rPr>
        <w:t>3.2</w:t>
      </w:r>
      <w:r>
        <w:rPr>
          <w:rFonts w:hint="eastAsia" w:ascii="宋体" w:hAnsi="宋体" w:eastAsia="宋体" w:cs="宋体"/>
          <w:b w:val="0"/>
          <w:bCs w:val="0"/>
          <w:sz w:val="21"/>
          <w:szCs w:val="21"/>
        </w:rPr>
        <w:t>万元+0.</w:t>
      </w:r>
      <w:r>
        <w:rPr>
          <w:rFonts w:hint="eastAsia" w:ascii="宋体" w:hAnsi="宋体" w:eastAsia="宋体" w:cs="宋体"/>
          <w:b w:val="0"/>
          <w:bCs w:val="0"/>
          <w:sz w:val="21"/>
          <w:szCs w:val="21"/>
          <w:lang w:val="en-US" w:eastAsia="zh-CN"/>
        </w:rPr>
        <w:t>45</w:t>
      </w:r>
      <w:r>
        <w:rPr>
          <w:rFonts w:hint="eastAsia" w:ascii="宋体" w:hAnsi="宋体" w:eastAsia="宋体" w:cs="宋体"/>
          <w:b w:val="0"/>
          <w:bCs w:val="0"/>
          <w:sz w:val="21"/>
          <w:szCs w:val="21"/>
        </w:rPr>
        <w:t>万元＝</w:t>
      </w:r>
      <w:r>
        <w:rPr>
          <w:rFonts w:hint="eastAsia" w:ascii="宋体" w:hAnsi="宋体" w:eastAsia="宋体" w:cs="宋体"/>
          <w:b w:val="0"/>
          <w:bCs w:val="0"/>
          <w:sz w:val="21"/>
          <w:szCs w:val="21"/>
          <w:lang w:val="en-US" w:eastAsia="zh-CN"/>
        </w:rPr>
        <w:t>5.15</w:t>
      </w:r>
      <w:r>
        <w:rPr>
          <w:rFonts w:hint="eastAsia" w:ascii="宋体" w:hAnsi="宋体" w:eastAsia="宋体" w:cs="宋体"/>
          <w:b w:val="0"/>
          <w:bCs w:val="0"/>
          <w:sz w:val="21"/>
          <w:szCs w:val="21"/>
        </w:rPr>
        <w:t>万元</w:t>
      </w:r>
    </w:p>
    <w:p w14:paraId="09648437">
      <w:pPr>
        <w:pStyle w:val="19"/>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b/>
        </w:rPr>
      </w:pPr>
      <w:r>
        <w:rPr>
          <w:rFonts w:hint="eastAsia" w:ascii="宋体" w:hAnsi="宋体" w:eastAsia="宋体" w:cs="宋体"/>
          <w:b w:val="0"/>
          <w:bCs w:val="0"/>
          <w:sz w:val="21"/>
          <w:szCs w:val="21"/>
        </w:rPr>
        <w:t>（</w:t>
      </w: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rPr>
        <w:t>）中标（成交）供应商中标（成交）后，必须按规定采用银行对公转账方式向深圳交易集团有限公司直接交纳代理服务费，交纳信息及要求按照缴款</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付款</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rPr>
        <w:t>通知书执行。</w:t>
      </w:r>
    </w:p>
    <w:p w14:paraId="37BC0825">
      <w:pPr>
        <w:pStyle w:val="36"/>
        <w:rPr>
          <w:b/>
        </w:rPr>
      </w:pPr>
    </w:p>
    <w:p w14:paraId="5E5AC9EF">
      <w:pPr>
        <w:rPr>
          <w:b/>
        </w:rPr>
        <w:sectPr>
          <w:pgSz w:w="11907" w:h="16840"/>
          <w:pgMar w:top="1440" w:right="1797" w:bottom="1440" w:left="1797" w:header="851" w:footer="992" w:gutter="0"/>
          <w:cols w:space="425" w:num="1"/>
          <w:titlePg/>
          <w:docGrid w:linePitch="462" w:charSpace="0"/>
        </w:sectPr>
      </w:pPr>
    </w:p>
    <w:p w14:paraId="07629A8B">
      <w:pPr>
        <w:pStyle w:val="5"/>
        <w:rPr>
          <w:sz w:val="28"/>
          <w:szCs w:val="28"/>
        </w:rPr>
      </w:pPr>
      <w:bookmarkStart w:id="29" w:name="_Toc128884461"/>
      <w:r>
        <w:rPr>
          <w:rFonts w:hint="eastAsia"/>
          <w:sz w:val="28"/>
          <w:szCs w:val="28"/>
        </w:rPr>
        <w:t>第三章 用户需求书</w:t>
      </w:r>
    </w:p>
    <w:p w14:paraId="66A9CBAF">
      <w:pPr>
        <w:pStyle w:val="5"/>
        <w:spacing w:before="120" w:beforeLines="50" w:after="120" w:afterLines="50"/>
        <w:rPr>
          <w:szCs w:val="24"/>
        </w:rPr>
      </w:pPr>
      <w:r>
        <w:rPr>
          <w:rFonts w:hint="eastAsia"/>
          <w:szCs w:val="24"/>
        </w:rPr>
        <w:t>一、项目基本信息</w:t>
      </w:r>
    </w:p>
    <w:p w14:paraId="7B248220">
      <w:pPr>
        <w:rPr>
          <w:rFonts w:ascii="宋体" w:hAnsi="宋体"/>
          <w:b/>
          <w:color w:val="FF0000"/>
          <w:szCs w:val="21"/>
        </w:rPr>
      </w:pPr>
    </w:p>
    <w:tbl>
      <w:tblPr>
        <w:tblStyle w:val="43"/>
        <w:tblW w:w="74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
        <w:gridCol w:w="2231"/>
        <w:gridCol w:w="2508"/>
        <w:gridCol w:w="2316"/>
      </w:tblGrid>
      <w:tr w14:paraId="7AB7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13" w:type="dxa"/>
            <w:vAlign w:val="center"/>
          </w:tcPr>
          <w:p w14:paraId="65E82921">
            <w:pPr>
              <w:jc w:val="center"/>
              <w:rPr>
                <w:bCs/>
                <w:szCs w:val="21"/>
              </w:rPr>
            </w:pPr>
            <w:r>
              <w:rPr>
                <w:rFonts w:hint="eastAsia"/>
                <w:bCs/>
                <w:szCs w:val="21"/>
              </w:rPr>
              <w:t>序号</w:t>
            </w:r>
          </w:p>
        </w:tc>
        <w:tc>
          <w:tcPr>
            <w:tcW w:w="2231" w:type="dxa"/>
            <w:vAlign w:val="center"/>
          </w:tcPr>
          <w:p w14:paraId="19D39BFF">
            <w:pPr>
              <w:jc w:val="center"/>
              <w:rPr>
                <w:bCs/>
                <w:szCs w:val="21"/>
              </w:rPr>
            </w:pPr>
            <w:r>
              <w:rPr>
                <w:rFonts w:hint="eastAsia"/>
                <w:szCs w:val="21"/>
              </w:rPr>
              <w:t>采购计划编号</w:t>
            </w:r>
          </w:p>
        </w:tc>
        <w:tc>
          <w:tcPr>
            <w:tcW w:w="2508" w:type="dxa"/>
            <w:vAlign w:val="center"/>
          </w:tcPr>
          <w:p w14:paraId="5038016E">
            <w:pPr>
              <w:jc w:val="center"/>
              <w:rPr>
                <w:bCs/>
                <w:szCs w:val="21"/>
              </w:rPr>
            </w:pPr>
            <w:r>
              <w:rPr>
                <w:rFonts w:hint="eastAsia"/>
                <w:bCs/>
                <w:szCs w:val="21"/>
              </w:rPr>
              <w:t>采购项目名称</w:t>
            </w:r>
          </w:p>
        </w:tc>
        <w:tc>
          <w:tcPr>
            <w:tcW w:w="2316" w:type="dxa"/>
            <w:vAlign w:val="center"/>
          </w:tcPr>
          <w:p w14:paraId="57A88E87">
            <w:pPr>
              <w:jc w:val="center"/>
              <w:rPr>
                <w:b/>
                <w:bCs/>
                <w:color w:val="FF0000"/>
                <w:szCs w:val="21"/>
              </w:rPr>
            </w:pPr>
            <w:r>
              <w:rPr>
                <w:rFonts w:hint="eastAsia"/>
                <w:b/>
                <w:bCs/>
                <w:color w:val="FF0000"/>
                <w:szCs w:val="21"/>
              </w:rPr>
              <w:t>财政预算限额（元）</w:t>
            </w:r>
          </w:p>
        </w:tc>
      </w:tr>
      <w:tr w14:paraId="679D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13" w:type="dxa"/>
            <w:vAlign w:val="center"/>
          </w:tcPr>
          <w:p w14:paraId="27C1B1A9">
            <w:pPr>
              <w:jc w:val="center"/>
              <w:rPr>
                <w:bCs/>
                <w:color w:val="FF0000"/>
                <w:szCs w:val="21"/>
              </w:rPr>
            </w:pPr>
            <w:r>
              <w:rPr>
                <w:rFonts w:hint="eastAsia"/>
                <w:bCs/>
                <w:color w:val="FF0000"/>
                <w:szCs w:val="21"/>
              </w:rPr>
              <w:t>1</w:t>
            </w:r>
          </w:p>
        </w:tc>
        <w:tc>
          <w:tcPr>
            <w:tcW w:w="2231" w:type="dxa"/>
            <w:vAlign w:val="center"/>
          </w:tcPr>
          <w:p w14:paraId="58995AD8">
            <w:pPr>
              <w:jc w:val="center"/>
              <w:rPr>
                <w:bCs/>
                <w:color w:val="FF0000"/>
                <w:szCs w:val="21"/>
              </w:rPr>
            </w:pPr>
            <w:r>
              <w:rPr>
                <w:rFonts w:hint="eastAsia"/>
                <w:bCs/>
                <w:color w:val="FF0000"/>
                <w:szCs w:val="21"/>
              </w:rPr>
              <w:t>PLAN-</w:t>
            </w:r>
            <w:r>
              <w:rPr>
                <w:bCs/>
                <w:color w:val="FF0000"/>
                <w:szCs w:val="21"/>
              </w:rPr>
              <w:t>******</w:t>
            </w:r>
          </w:p>
        </w:tc>
        <w:tc>
          <w:tcPr>
            <w:tcW w:w="2508" w:type="dxa"/>
            <w:vMerge w:val="restart"/>
            <w:vAlign w:val="center"/>
          </w:tcPr>
          <w:p w14:paraId="7043AA90">
            <w:pPr>
              <w:jc w:val="center"/>
              <w:rPr>
                <w:b/>
                <w:bCs/>
                <w:color w:val="FF0000"/>
                <w:szCs w:val="21"/>
              </w:rPr>
            </w:pPr>
            <w:r>
              <w:rPr>
                <w:rFonts w:hint="eastAsia" w:ascii="宋体" w:hAnsi="宋体" w:eastAsia="宋体" w:cs="宋体"/>
                <w:sz w:val="21"/>
                <w:szCs w:val="21"/>
              </w:rPr>
              <w:t>光明区司法局纠纷调解领域购买社会工作服务项目（司法领域专职社工服务）</w:t>
            </w:r>
          </w:p>
        </w:tc>
        <w:tc>
          <w:tcPr>
            <w:tcW w:w="2316" w:type="dxa"/>
            <w:vMerge w:val="restart"/>
            <w:vAlign w:val="center"/>
          </w:tcPr>
          <w:p w14:paraId="3043D4EA">
            <w:pPr>
              <w:jc w:val="center"/>
              <w:rPr>
                <w:rFonts w:hint="default" w:eastAsia="宋体"/>
                <w:bCs/>
                <w:color w:val="FF0000"/>
                <w:szCs w:val="21"/>
                <w:lang w:val="en-US" w:eastAsia="zh-CN"/>
              </w:rPr>
            </w:pPr>
            <w:ins w:id="107" w:author="陈聪" w:date="2026-02-28T19:11:23Z">
              <w:r>
                <w:rPr>
                  <w:rFonts w:hint="eastAsia"/>
                  <w:bCs/>
                  <w:color w:val="FF0000"/>
                  <w:szCs w:val="21"/>
                  <w:lang w:val="en-US" w:eastAsia="zh-CN"/>
                </w:rPr>
                <w:t>4</w:t>
              </w:r>
            </w:ins>
            <w:ins w:id="108" w:author="陈聪" w:date="2026-02-28T19:11:24Z">
              <w:r>
                <w:rPr>
                  <w:rFonts w:hint="eastAsia"/>
                  <w:bCs/>
                  <w:color w:val="FF0000"/>
                  <w:szCs w:val="21"/>
                  <w:lang w:val="en-US" w:eastAsia="zh-CN"/>
                </w:rPr>
                <w:t>73</w:t>
              </w:r>
            </w:ins>
            <w:ins w:id="109" w:author="陈聪" w:date="2026-02-28T19:11:25Z">
              <w:r>
                <w:rPr>
                  <w:rFonts w:hint="eastAsia"/>
                  <w:bCs/>
                  <w:color w:val="FF0000"/>
                  <w:szCs w:val="21"/>
                  <w:lang w:val="en-US" w:eastAsia="zh-CN"/>
                </w:rPr>
                <w:t>2000</w:t>
              </w:r>
            </w:ins>
          </w:p>
        </w:tc>
      </w:tr>
      <w:tr w14:paraId="5C033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13" w:type="dxa"/>
            <w:vAlign w:val="center"/>
          </w:tcPr>
          <w:p w14:paraId="14E78F2B">
            <w:pPr>
              <w:jc w:val="center"/>
              <w:rPr>
                <w:bCs/>
                <w:color w:val="FF0000"/>
                <w:szCs w:val="21"/>
              </w:rPr>
            </w:pPr>
            <w:r>
              <w:rPr>
                <w:rFonts w:hint="eastAsia"/>
                <w:bCs/>
                <w:color w:val="FF0000"/>
                <w:szCs w:val="21"/>
              </w:rPr>
              <w:t>2</w:t>
            </w:r>
          </w:p>
        </w:tc>
        <w:tc>
          <w:tcPr>
            <w:tcW w:w="2231" w:type="dxa"/>
            <w:vAlign w:val="center"/>
          </w:tcPr>
          <w:p w14:paraId="6F7C20B6">
            <w:pPr>
              <w:jc w:val="center"/>
              <w:rPr>
                <w:bCs/>
                <w:color w:val="FF0000"/>
                <w:szCs w:val="21"/>
              </w:rPr>
            </w:pPr>
            <w:r>
              <w:rPr>
                <w:rFonts w:hint="eastAsia"/>
                <w:bCs/>
                <w:color w:val="FF0000"/>
                <w:szCs w:val="21"/>
              </w:rPr>
              <w:t>P</w:t>
            </w:r>
            <w:r>
              <w:rPr>
                <w:bCs/>
                <w:color w:val="FF0000"/>
                <w:szCs w:val="21"/>
              </w:rPr>
              <w:t>LAN-******</w:t>
            </w:r>
          </w:p>
        </w:tc>
        <w:tc>
          <w:tcPr>
            <w:tcW w:w="2508" w:type="dxa"/>
            <w:vMerge w:val="continue"/>
            <w:vAlign w:val="center"/>
          </w:tcPr>
          <w:p w14:paraId="25D5D262">
            <w:pPr>
              <w:jc w:val="center"/>
              <w:rPr>
                <w:b/>
                <w:bCs/>
                <w:color w:val="FF0000"/>
                <w:szCs w:val="21"/>
              </w:rPr>
            </w:pPr>
          </w:p>
        </w:tc>
        <w:tc>
          <w:tcPr>
            <w:tcW w:w="2316" w:type="dxa"/>
            <w:vMerge w:val="continue"/>
            <w:vAlign w:val="center"/>
          </w:tcPr>
          <w:p w14:paraId="6AF11D88">
            <w:pPr>
              <w:jc w:val="center"/>
              <w:rPr>
                <w:bCs/>
                <w:color w:val="FF0000"/>
                <w:szCs w:val="21"/>
              </w:rPr>
            </w:pPr>
          </w:p>
        </w:tc>
      </w:tr>
      <w:tr w14:paraId="4161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152" w:type="dxa"/>
            <w:gridSpan w:val="3"/>
            <w:vAlign w:val="center"/>
          </w:tcPr>
          <w:p w14:paraId="073748D9">
            <w:pPr>
              <w:jc w:val="center"/>
              <w:rPr>
                <w:b/>
                <w:bCs/>
                <w:color w:val="FF0000"/>
                <w:szCs w:val="21"/>
              </w:rPr>
            </w:pPr>
            <w:r>
              <w:rPr>
                <w:b/>
                <w:bCs/>
                <w:color w:val="FF0000"/>
                <w:szCs w:val="21"/>
              </w:rPr>
              <w:t>合计</w:t>
            </w:r>
          </w:p>
        </w:tc>
        <w:tc>
          <w:tcPr>
            <w:tcW w:w="2316" w:type="dxa"/>
            <w:vAlign w:val="center"/>
          </w:tcPr>
          <w:p w14:paraId="5CBA0F30">
            <w:pPr>
              <w:jc w:val="center"/>
              <w:rPr>
                <w:bCs/>
                <w:color w:val="FF0000"/>
                <w:szCs w:val="21"/>
              </w:rPr>
            </w:pPr>
          </w:p>
        </w:tc>
      </w:tr>
    </w:tbl>
    <w:p w14:paraId="2BD7DC3F">
      <w:pPr>
        <w:rPr>
          <w:rFonts w:ascii="宋体" w:hAnsi="宋体"/>
          <w:b/>
          <w:color w:val="FF0000"/>
          <w:szCs w:val="21"/>
        </w:rPr>
      </w:pPr>
    </w:p>
    <w:p w14:paraId="5E42D4D2">
      <w:pPr>
        <w:pStyle w:val="5"/>
        <w:spacing w:before="120" w:beforeLines="50" w:after="120" w:afterLines="50"/>
        <w:rPr>
          <w:szCs w:val="24"/>
        </w:rPr>
      </w:pPr>
      <w:r>
        <w:rPr>
          <w:rFonts w:hint="eastAsia"/>
          <w:szCs w:val="24"/>
        </w:rPr>
        <w:t>二、项目概况</w:t>
      </w:r>
    </w:p>
    <w:p w14:paraId="26B1080C">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自光明区成立以来，积极健全和完善基层矛盾纠纷排查、预警、化解机制，积极构建以人民调解为基础的“大调解”体系，大力开展人民调解工作，努力化解矛盾纠纷，为维护辖区基层社会稳定做出了积极贡献。为充分发挥人民调解化解矛盾纠纷“第一道防线”的功效，维护基层社会稳定，通过公开招标方式购买人民调解专职社工岗位 28个，安排到各街道及相关区直部门开展辖区各类矛盾纠纷调处工作，化解纠纷当事人的矛盾，最大限度地减少和消除不和谐因素，提高人民调解工作的规范化、法治化、专业化水平。</w:t>
      </w:r>
    </w:p>
    <w:p w14:paraId="4BA84697">
      <w:pPr>
        <w:rPr>
          <w:rFonts w:ascii="宋体" w:hAnsi="宋体"/>
          <w:b/>
          <w:color w:val="FF0000"/>
          <w:szCs w:val="21"/>
        </w:rPr>
      </w:pPr>
    </w:p>
    <w:p w14:paraId="4AC50F17">
      <w:pPr>
        <w:pStyle w:val="5"/>
        <w:spacing w:before="120" w:beforeLines="50" w:after="120" w:afterLines="50"/>
        <w:rPr>
          <w:szCs w:val="24"/>
        </w:rPr>
      </w:pPr>
      <w:r>
        <w:rPr>
          <w:rFonts w:hint="eastAsia"/>
          <w:szCs w:val="24"/>
        </w:rPr>
        <w:t>三、</w:t>
      </w:r>
      <w:bookmarkStart w:id="30" w:name="_Hlk72073432"/>
      <w:r>
        <w:rPr>
          <w:rFonts w:hint="eastAsia"/>
          <w:szCs w:val="24"/>
        </w:rPr>
        <w:t>服务需求明细</w:t>
      </w:r>
      <w:bookmarkEnd w:id="30"/>
    </w:p>
    <w:tbl>
      <w:tblPr>
        <w:tblStyle w:val="4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
        <w:gridCol w:w="1158"/>
        <w:gridCol w:w="2578"/>
        <w:gridCol w:w="897"/>
        <w:gridCol w:w="820"/>
        <w:gridCol w:w="1400"/>
        <w:gridCol w:w="1243"/>
      </w:tblGrid>
      <w:tr w14:paraId="2CB7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52" w:type="pct"/>
            <w:vAlign w:val="center"/>
          </w:tcPr>
          <w:p w14:paraId="7D07432E">
            <w:pPr>
              <w:jc w:val="center"/>
              <w:rPr>
                <w:rFonts w:hint="eastAsia" w:ascii="宋体" w:hAnsi="宋体" w:eastAsia="宋体" w:cs="宋体"/>
                <w:bCs/>
                <w:szCs w:val="21"/>
              </w:rPr>
            </w:pPr>
            <w:r>
              <w:rPr>
                <w:rFonts w:hint="eastAsia" w:ascii="宋体" w:hAnsi="宋体" w:eastAsia="宋体" w:cs="宋体"/>
                <w:bCs/>
                <w:szCs w:val="21"/>
              </w:rPr>
              <w:t>序号</w:t>
            </w:r>
          </w:p>
        </w:tc>
        <w:tc>
          <w:tcPr>
            <w:tcW w:w="674" w:type="pct"/>
            <w:vAlign w:val="center"/>
          </w:tcPr>
          <w:p w14:paraId="6627BB27">
            <w:pPr>
              <w:jc w:val="center"/>
              <w:rPr>
                <w:rFonts w:hint="eastAsia" w:ascii="宋体" w:hAnsi="宋体" w:eastAsia="宋体" w:cs="宋体"/>
                <w:bCs/>
                <w:szCs w:val="21"/>
              </w:rPr>
            </w:pPr>
            <w:r>
              <w:rPr>
                <w:rFonts w:hint="eastAsia" w:ascii="宋体" w:hAnsi="宋体" w:eastAsia="宋体" w:cs="宋体"/>
                <w:szCs w:val="21"/>
              </w:rPr>
              <w:t>采购计划编号</w:t>
            </w:r>
          </w:p>
        </w:tc>
        <w:tc>
          <w:tcPr>
            <w:tcW w:w="1512" w:type="pct"/>
            <w:vAlign w:val="center"/>
          </w:tcPr>
          <w:p w14:paraId="2CBE9332">
            <w:pPr>
              <w:jc w:val="center"/>
              <w:rPr>
                <w:rFonts w:hint="eastAsia" w:ascii="宋体" w:hAnsi="宋体" w:eastAsia="宋体" w:cs="宋体"/>
                <w:bCs/>
                <w:szCs w:val="21"/>
              </w:rPr>
            </w:pPr>
            <w:r>
              <w:rPr>
                <w:rFonts w:hint="eastAsia" w:ascii="宋体" w:hAnsi="宋体" w:eastAsia="宋体" w:cs="宋体"/>
                <w:bCs/>
                <w:szCs w:val="21"/>
              </w:rPr>
              <w:t>服务需求名称（标的名称）</w:t>
            </w:r>
          </w:p>
        </w:tc>
        <w:tc>
          <w:tcPr>
            <w:tcW w:w="527" w:type="pct"/>
            <w:vAlign w:val="center"/>
          </w:tcPr>
          <w:p w14:paraId="3ABEE98E">
            <w:pPr>
              <w:jc w:val="center"/>
              <w:rPr>
                <w:rFonts w:hint="eastAsia" w:ascii="宋体" w:hAnsi="宋体" w:eastAsia="宋体" w:cs="宋体"/>
                <w:bCs/>
                <w:szCs w:val="21"/>
              </w:rPr>
            </w:pPr>
            <w:r>
              <w:rPr>
                <w:rFonts w:hint="eastAsia" w:ascii="宋体" w:hAnsi="宋体" w:eastAsia="宋体" w:cs="宋体"/>
                <w:bCs/>
                <w:szCs w:val="21"/>
              </w:rPr>
              <w:t>数量</w:t>
            </w:r>
          </w:p>
        </w:tc>
        <w:tc>
          <w:tcPr>
            <w:tcW w:w="481" w:type="pct"/>
            <w:vAlign w:val="center"/>
          </w:tcPr>
          <w:p w14:paraId="6F9A0AC0">
            <w:pPr>
              <w:jc w:val="center"/>
              <w:rPr>
                <w:rFonts w:hint="eastAsia" w:ascii="宋体" w:hAnsi="宋体" w:eastAsia="宋体" w:cs="宋体"/>
                <w:bCs/>
                <w:szCs w:val="21"/>
              </w:rPr>
            </w:pPr>
            <w:r>
              <w:rPr>
                <w:rFonts w:hint="eastAsia" w:ascii="宋体" w:hAnsi="宋体" w:eastAsia="宋体" w:cs="宋体"/>
                <w:bCs/>
                <w:szCs w:val="21"/>
              </w:rPr>
              <w:t>单位</w:t>
            </w:r>
          </w:p>
        </w:tc>
        <w:tc>
          <w:tcPr>
            <w:tcW w:w="821" w:type="pct"/>
            <w:vAlign w:val="center"/>
          </w:tcPr>
          <w:p w14:paraId="64D3CFEF">
            <w:pPr>
              <w:jc w:val="center"/>
              <w:rPr>
                <w:rFonts w:hint="eastAsia" w:ascii="宋体" w:hAnsi="宋体" w:eastAsia="宋体" w:cs="宋体"/>
                <w:bCs/>
                <w:szCs w:val="21"/>
              </w:rPr>
            </w:pPr>
            <w:r>
              <w:rPr>
                <w:rFonts w:hint="eastAsia" w:ascii="宋体" w:hAnsi="宋体" w:eastAsia="宋体" w:cs="宋体"/>
                <w:b/>
                <w:bCs/>
                <w:color w:val="FF0000"/>
                <w:szCs w:val="21"/>
                <w:lang w:val="en-US" w:eastAsia="zh-CN"/>
              </w:rPr>
              <w:t>是否专门面向中小企业</w:t>
            </w:r>
          </w:p>
        </w:tc>
        <w:tc>
          <w:tcPr>
            <w:tcW w:w="729" w:type="pct"/>
            <w:vAlign w:val="center"/>
          </w:tcPr>
          <w:p w14:paraId="6DB03257">
            <w:pPr>
              <w:jc w:val="center"/>
              <w:rPr>
                <w:rFonts w:hint="eastAsia" w:ascii="宋体" w:hAnsi="宋体" w:eastAsia="宋体" w:cs="宋体"/>
                <w:b/>
                <w:bCs/>
                <w:color w:val="FF0000"/>
                <w:szCs w:val="21"/>
                <w:lang w:val="en-US" w:eastAsia="zh-CN"/>
              </w:rPr>
            </w:pPr>
            <w:r>
              <w:rPr>
                <w:rFonts w:hint="eastAsia" w:ascii="宋体" w:hAnsi="宋体" w:eastAsia="宋体" w:cs="宋体"/>
                <w:b/>
                <w:bCs/>
                <w:color w:val="FF0000"/>
                <w:szCs w:val="21"/>
                <w:lang w:val="en-US" w:eastAsia="zh-CN"/>
              </w:rPr>
              <w:t>标的所属行业</w:t>
            </w:r>
          </w:p>
        </w:tc>
      </w:tr>
      <w:tr w14:paraId="78CA1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2" w:type="pct"/>
            <w:vAlign w:val="center"/>
          </w:tcPr>
          <w:p w14:paraId="7B7B1468">
            <w:pPr>
              <w:jc w:val="center"/>
              <w:rPr>
                <w:rFonts w:hint="eastAsia" w:ascii="宋体" w:hAnsi="宋体" w:eastAsia="宋体" w:cs="宋体"/>
                <w:bCs/>
                <w:szCs w:val="21"/>
              </w:rPr>
            </w:pPr>
            <w:r>
              <w:rPr>
                <w:rFonts w:hint="eastAsia" w:ascii="宋体" w:hAnsi="宋体" w:eastAsia="宋体" w:cs="宋体"/>
                <w:bCs/>
                <w:szCs w:val="21"/>
              </w:rPr>
              <w:t>1</w:t>
            </w:r>
          </w:p>
        </w:tc>
        <w:tc>
          <w:tcPr>
            <w:tcW w:w="674" w:type="pct"/>
            <w:vAlign w:val="center"/>
          </w:tcPr>
          <w:p w14:paraId="71582073">
            <w:pPr>
              <w:jc w:val="center"/>
              <w:rPr>
                <w:rFonts w:hint="eastAsia" w:ascii="宋体" w:hAnsi="宋体" w:eastAsia="宋体" w:cs="宋体"/>
                <w:bCs/>
                <w:szCs w:val="21"/>
              </w:rPr>
            </w:pPr>
            <w:r>
              <w:rPr>
                <w:rFonts w:hint="eastAsia" w:ascii="宋体" w:hAnsi="宋体" w:eastAsia="宋体" w:cs="宋体"/>
                <w:bCs/>
                <w:szCs w:val="21"/>
              </w:rPr>
              <w:t>PLAN-***</w:t>
            </w:r>
          </w:p>
        </w:tc>
        <w:tc>
          <w:tcPr>
            <w:tcW w:w="1512" w:type="pct"/>
            <w:vAlign w:val="center"/>
          </w:tcPr>
          <w:p w14:paraId="7D28DBCC">
            <w:pPr>
              <w:jc w:val="center"/>
              <w:rPr>
                <w:rFonts w:hint="eastAsia" w:ascii="宋体" w:hAnsi="宋体" w:eastAsia="宋体" w:cs="宋体"/>
                <w:bCs/>
                <w:szCs w:val="21"/>
              </w:rPr>
            </w:pPr>
            <w:r>
              <w:rPr>
                <w:rFonts w:hint="eastAsia" w:ascii="宋体" w:hAnsi="宋体" w:eastAsia="宋体" w:cs="宋体"/>
                <w:sz w:val="21"/>
                <w:szCs w:val="21"/>
              </w:rPr>
              <w:t>光明区司法局纠纷调解领域购买社会工作服务项目（司法领域专职社工服务）</w:t>
            </w:r>
          </w:p>
        </w:tc>
        <w:tc>
          <w:tcPr>
            <w:tcW w:w="527" w:type="pct"/>
            <w:vAlign w:val="center"/>
          </w:tcPr>
          <w:p w14:paraId="1BABF090">
            <w:pPr>
              <w:jc w:val="center"/>
              <w:rPr>
                <w:rFonts w:hint="eastAsia" w:ascii="宋体" w:hAnsi="宋体" w:eastAsia="宋体" w:cs="宋体"/>
                <w:bCs/>
                <w:szCs w:val="21"/>
                <w:lang w:eastAsia="zh-CN"/>
              </w:rPr>
            </w:pPr>
            <w:r>
              <w:rPr>
                <w:rFonts w:hint="eastAsia" w:ascii="宋体" w:hAnsi="宋体" w:cs="宋体"/>
                <w:lang w:val="en-US" w:eastAsia="zh-CN"/>
              </w:rPr>
              <w:t>1</w:t>
            </w:r>
          </w:p>
        </w:tc>
        <w:tc>
          <w:tcPr>
            <w:tcW w:w="481" w:type="pct"/>
            <w:vAlign w:val="center"/>
          </w:tcPr>
          <w:p w14:paraId="5981E828">
            <w:pPr>
              <w:jc w:val="center"/>
              <w:rPr>
                <w:rFonts w:hint="eastAsia" w:ascii="宋体" w:hAnsi="宋体" w:eastAsia="宋体" w:cs="宋体"/>
                <w:bCs/>
                <w:szCs w:val="21"/>
                <w:lang w:val="en-US" w:eastAsia="zh-CN"/>
              </w:rPr>
            </w:pPr>
            <w:r>
              <w:rPr>
                <w:rFonts w:hint="eastAsia" w:ascii="宋体" w:hAnsi="宋体" w:cs="宋体"/>
                <w:bCs/>
                <w:szCs w:val="21"/>
                <w:lang w:val="en-US" w:eastAsia="zh-CN"/>
              </w:rPr>
              <w:t>项</w:t>
            </w:r>
          </w:p>
        </w:tc>
        <w:tc>
          <w:tcPr>
            <w:tcW w:w="821" w:type="pct"/>
            <w:vAlign w:val="center"/>
          </w:tcPr>
          <w:p w14:paraId="7AB63796">
            <w:pPr>
              <w:jc w:val="center"/>
              <w:rPr>
                <w:rFonts w:hint="eastAsia" w:ascii="宋体" w:hAnsi="宋体" w:eastAsia="宋体" w:cs="宋体"/>
                <w:bCs/>
                <w:szCs w:val="21"/>
                <w:lang w:val="en-US" w:eastAsia="zh-CN"/>
              </w:rPr>
            </w:pPr>
            <w:r>
              <w:rPr>
                <w:rFonts w:hint="eastAsia" w:ascii="宋体" w:hAnsi="宋体" w:cs="宋体"/>
                <w:bCs/>
                <w:szCs w:val="21"/>
                <w:lang w:val="en-US" w:eastAsia="zh-CN"/>
              </w:rPr>
              <w:t>否</w:t>
            </w:r>
          </w:p>
        </w:tc>
        <w:tc>
          <w:tcPr>
            <w:tcW w:w="729" w:type="pct"/>
            <w:vAlign w:val="center"/>
          </w:tcPr>
          <w:p w14:paraId="5FAAD93A">
            <w:pPr>
              <w:jc w:val="center"/>
              <w:rPr>
                <w:rFonts w:hint="eastAsia" w:ascii="宋体" w:hAnsi="宋体" w:eastAsia="宋体" w:cs="宋体"/>
                <w:bCs/>
                <w:szCs w:val="21"/>
                <w:woUserID w:val="1"/>
              </w:rPr>
            </w:pPr>
            <w:r>
              <w:rPr>
                <w:woUserID w:val="1"/>
              </w:rPr>
              <w:commentReference w:id="8"/>
            </w:r>
          </w:p>
        </w:tc>
      </w:tr>
    </w:tbl>
    <w:p w14:paraId="0046E499">
      <w:pPr>
        <w:rPr>
          <w:rFonts w:ascii="宋体" w:hAnsi="宋体"/>
          <w:b/>
          <w:color w:val="FF0000"/>
          <w:szCs w:val="21"/>
        </w:rPr>
      </w:pPr>
    </w:p>
    <w:p w14:paraId="75B51277">
      <w:pPr>
        <w:pStyle w:val="5"/>
        <w:spacing w:before="120" w:beforeLines="50" w:after="120" w:afterLines="50"/>
        <w:rPr>
          <w:szCs w:val="24"/>
        </w:rPr>
      </w:pPr>
      <w:r>
        <w:rPr>
          <w:rFonts w:hint="eastAsia"/>
          <w:szCs w:val="24"/>
        </w:rPr>
        <w:t>四、实质性条款</w:t>
      </w:r>
    </w:p>
    <w:tbl>
      <w:tblPr>
        <w:tblStyle w:val="43"/>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7795"/>
      </w:tblGrid>
      <w:tr w14:paraId="3C68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tcPr>
          <w:p w14:paraId="22AA3A5B">
            <w:pPr>
              <w:adjustRightInd w:val="0"/>
              <w:snapToGrid w:val="0"/>
              <w:spacing w:line="360" w:lineRule="auto"/>
              <w:jc w:val="center"/>
              <w:rPr>
                <w:rFonts w:ascii="宋体" w:hAnsi="宋体"/>
                <w:kern w:val="0"/>
                <w:szCs w:val="21"/>
              </w:rPr>
            </w:pPr>
            <w:r>
              <w:rPr>
                <w:rFonts w:hint="eastAsia" w:ascii="宋体" w:hAnsi="宋体"/>
                <w:kern w:val="0"/>
                <w:szCs w:val="21"/>
              </w:rPr>
              <w:t>序号</w:t>
            </w:r>
          </w:p>
        </w:tc>
        <w:tc>
          <w:tcPr>
            <w:tcW w:w="7795" w:type="dxa"/>
          </w:tcPr>
          <w:p w14:paraId="6A4A9815">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r>
      <w:tr w14:paraId="0CBD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tcPr>
          <w:p w14:paraId="754C67E4">
            <w:pPr>
              <w:adjustRightInd w:val="0"/>
              <w:snapToGrid w:val="0"/>
              <w:spacing w:line="360" w:lineRule="auto"/>
              <w:rPr>
                <w:rFonts w:ascii="宋体" w:hAnsi="宋体"/>
                <w:kern w:val="0"/>
                <w:szCs w:val="21"/>
              </w:rPr>
            </w:pPr>
            <w:r>
              <w:rPr>
                <w:rFonts w:hint="eastAsia" w:ascii="宋体" w:hAnsi="宋体"/>
                <w:kern w:val="0"/>
                <w:szCs w:val="21"/>
              </w:rPr>
              <w:t>1</w:t>
            </w:r>
          </w:p>
        </w:tc>
        <w:tc>
          <w:tcPr>
            <w:tcW w:w="7795" w:type="dxa"/>
          </w:tcPr>
          <w:p w14:paraId="53D074CA">
            <w:pPr>
              <w:rPr>
                <w:rFonts w:hAnsi="宋体" w:eastAsiaTheme="minorEastAsia"/>
                <w:kern w:val="0"/>
                <w:szCs w:val="21"/>
              </w:rPr>
            </w:pPr>
            <w:r>
              <w:rPr>
                <w:rFonts w:hint="eastAsia" w:hAnsi="宋体" w:eastAsiaTheme="minorEastAsia"/>
                <w:kern w:val="0"/>
                <w:szCs w:val="21"/>
              </w:rPr>
              <w:t>完全满足本项目标记★的实质性条款要求</w:t>
            </w:r>
          </w:p>
        </w:tc>
      </w:tr>
      <w:tr w14:paraId="0F28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10" w:author="陈聪" w:date="2026-02-28T10:28:16Z"/>
        </w:trPr>
        <w:tc>
          <w:tcPr>
            <w:tcW w:w="734" w:type="dxa"/>
          </w:tcPr>
          <w:p w14:paraId="7317E5A8">
            <w:pPr>
              <w:adjustRightInd w:val="0"/>
              <w:snapToGrid w:val="0"/>
              <w:spacing w:line="360" w:lineRule="auto"/>
              <w:rPr>
                <w:rFonts w:hint="eastAsia" w:ascii="宋体" w:hAnsi="宋体" w:eastAsia="宋体"/>
                <w:kern w:val="0"/>
                <w:szCs w:val="21"/>
                <w:lang w:val="en-US" w:eastAsia="zh-CN"/>
              </w:rPr>
            </w:pPr>
            <w:r>
              <w:rPr>
                <w:rFonts w:hint="eastAsia" w:ascii="宋体" w:hAnsi="宋体"/>
                <w:kern w:val="0"/>
                <w:szCs w:val="21"/>
                <w:lang w:val="en-US" w:eastAsia="zh-CN"/>
              </w:rPr>
              <w:t>2</w:t>
            </w:r>
          </w:p>
        </w:tc>
        <w:tc>
          <w:tcPr>
            <w:tcW w:w="7795" w:type="dxa"/>
          </w:tcPr>
          <w:p w14:paraId="01EAB5A5">
            <w:pPr>
              <w:rPr>
                <w:rFonts w:hint="eastAsia" w:hAnsi="宋体" w:eastAsiaTheme="minorEastAsia"/>
                <w:kern w:val="0"/>
                <w:szCs w:val="21"/>
                <w:lang w:val="en-US" w:eastAsia="zh-CN"/>
              </w:rPr>
            </w:pPr>
            <w:commentRangeStart w:id="9"/>
            <w:r>
              <w:rPr>
                <w:rFonts w:hint="eastAsia" w:hAnsi="宋体" w:eastAsiaTheme="minorEastAsia"/>
                <w:kern w:val="0"/>
                <w:szCs w:val="21"/>
                <w:lang w:val="en-US" w:eastAsia="zh-CN"/>
              </w:rPr>
              <w:t>人员要求：</w:t>
            </w:r>
            <w:commentRangeEnd w:id="9"/>
            <w:r>
              <w:commentReference w:id="9"/>
            </w:r>
          </w:p>
          <w:p w14:paraId="38E4E763">
            <w:pPr>
              <w:rPr>
                <w:rFonts w:hint="eastAsia" w:hAnsi="宋体" w:eastAsiaTheme="minorEastAsia"/>
                <w:kern w:val="0"/>
                <w:szCs w:val="21"/>
                <w:lang w:val="en-US" w:eastAsia="zh-CN"/>
              </w:rPr>
            </w:pPr>
            <w:r>
              <w:rPr>
                <w:rFonts w:hint="eastAsia" w:hAnsi="宋体" w:eastAsiaTheme="minorEastAsia"/>
                <w:kern w:val="0"/>
                <w:szCs w:val="21"/>
                <w:lang w:val="en-US" w:eastAsia="zh-CN"/>
              </w:rPr>
              <w:t>投标人拟派社工</w:t>
            </w:r>
            <w:commentRangeStart w:id="10"/>
            <w:r>
              <w:rPr>
                <w:rFonts w:hint="eastAsia" w:hAnsi="宋体" w:eastAsiaTheme="minorEastAsia"/>
                <w:kern w:val="0"/>
                <w:szCs w:val="21"/>
                <w:lang w:val="en-US" w:eastAsia="zh-CN"/>
              </w:rPr>
              <w:t>服务团队不少于28人，其中项目负责人1人，项目团队成员27人。</w:t>
            </w:r>
          </w:p>
          <w:p w14:paraId="5346EAB9">
            <w:pPr>
              <w:numPr>
                <w:ilvl w:val="0"/>
                <w:numId w:val="12"/>
              </w:numPr>
              <w:rPr>
                <w:rFonts w:hint="eastAsia" w:hAnsi="宋体" w:eastAsiaTheme="minorEastAsia"/>
                <w:kern w:val="0"/>
                <w:szCs w:val="21"/>
                <w:lang w:val="en-US" w:eastAsia="zh-CN"/>
              </w:rPr>
            </w:pPr>
            <w:r>
              <w:rPr>
                <w:rFonts w:hint="eastAsia" w:hAnsi="宋体" w:eastAsiaTheme="minorEastAsia"/>
                <w:kern w:val="0"/>
                <w:szCs w:val="21"/>
                <w:lang w:val="en-US" w:eastAsia="zh-CN"/>
              </w:rPr>
              <w:t>项目负责人1人</w:t>
            </w:r>
            <w:ins w:id="111" w:author="陈聪" w:date="2026-02-28T10:39:20Z">
              <w:r>
                <w:rPr>
                  <w:rFonts w:hint="eastAsia" w:hAnsi="宋体" w:eastAsiaTheme="minorEastAsia"/>
                  <w:kern w:val="0"/>
                  <w:szCs w:val="21"/>
                  <w:lang w:val="en-US" w:eastAsia="zh-CN"/>
                </w:rPr>
                <w:t>须</w:t>
              </w:r>
            </w:ins>
            <w:r>
              <w:rPr>
                <w:rFonts w:hint="eastAsia" w:hAnsi="宋体" w:eastAsiaTheme="minorEastAsia"/>
                <w:kern w:val="0"/>
                <w:szCs w:val="21"/>
                <w:lang w:val="en-US" w:eastAsia="zh-CN"/>
              </w:rPr>
              <w:t>具有</w:t>
            </w:r>
            <w:r>
              <w:rPr>
                <w:rFonts w:hint="eastAsia" w:ascii="宋体" w:hAnsi="宋体" w:eastAsia="宋体" w:cs="宋体"/>
                <w:sz w:val="21"/>
                <w:szCs w:val="21"/>
                <w:highlight w:val="none"/>
              </w:rPr>
              <w:t>社会工作师</w:t>
            </w:r>
            <w:ins w:id="112" w:author="陈聪" w:date="2026-02-28T10:35:45Z">
              <w:r>
                <w:rPr>
                  <w:rFonts w:hint="eastAsia" w:ascii="宋体" w:hAnsi="宋体" w:cs="宋体"/>
                  <w:sz w:val="21"/>
                  <w:szCs w:val="21"/>
                  <w:highlight w:val="none"/>
                  <w:lang w:eastAsia="zh-CN"/>
                </w:rPr>
                <w:t>（</w:t>
              </w:r>
            </w:ins>
            <w:ins w:id="113" w:author="陈聪" w:date="2026-02-28T10:37:04Z">
              <w:r>
                <w:rPr>
                  <w:rFonts w:hint="eastAsia" w:ascii="宋体" w:hAnsi="宋体" w:cs="宋体"/>
                  <w:sz w:val="21"/>
                  <w:szCs w:val="21"/>
                  <w:highlight w:val="none"/>
                  <w:lang w:val="en-US" w:eastAsia="zh-CN"/>
                </w:rPr>
                <w:t>中级</w:t>
              </w:r>
            </w:ins>
            <w:ins w:id="114" w:author="陈聪" w:date="2026-02-28T10:35:45Z">
              <w:r>
                <w:rPr>
                  <w:rFonts w:hint="eastAsia" w:ascii="宋体" w:hAnsi="宋体" w:cs="宋体"/>
                  <w:sz w:val="21"/>
                  <w:szCs w:val="21"/>
                  <w:highlight w:val="none"/>
                  <w:lang w:eastAsia="zh-CN"/>
                </w:rPr>
                <w:t>）</w:t>
              </w:r>
            </w:ins>
            <w:r>
              <w:rPr>
                <w:rFonts w:hint="eastAsia" w:ascii="宋体" w:hAnsi="宋体" w:eastAsia="宋体" w:cs="宋体"/>
                <w:sz w:val="21"/>
                <w:szCs w:val="21"/>
                <w:highlight w:val="none"/>
              </w:rPr>
              <w:t>或以上的社会工作者职业资格证书</w:t>
            </w:r>
            <w:r>
              <w:rPr>
                <w:rFonts w:hint="eastAsia" w:hAnsi="宋体" w:eastAsiaTheme="minorEastAsia"/>
                <w:kern w:val="0"/>
                <w:szCs w:val="21"/>
                <w:lang w:val="en-US" w:eastAsia="zh-CN"/>
              </w:rPr>
              <w:t>；</w:t>
            </w:r>
          </w:p>
          <w:p w14:paraId="2159359F">
            <w:pPr>
              <w:numPr>
                <w:ilvl w:val="0"/>
                <w:numId w:val="12"/>
              </w:numPr>
              <w:rPr>
                <w:rFonts w:hint="default" w:hAnsi="宋体" w:eastAsiaTheme="minorEastAsia"/>
                <w:kern w:val="0"/>
                <w:szCs w:val="21"/>
                <w:lang w:val="en-US" w:eastAsia="zh-CN"/>
                <w:woUserID w:val="1"/>
              </w:rPr>
            </w:pPr>
            <w:r>
              <w:rPr>
                <w:rFonts w:hint="eastAsia" w:hAnsi="宋体" w:eastAsiaTheme="minorEastAsia"/>
                <w:kern w:val="0"/>
                <w:szCs w:val="21"/>
                <w:lang w:val="en-US" w:eastAsia="zh-CN"/>
              </w:rPr>
              <w:t>项目团队成员27人</w:t>
            </w:r>
            <w:ins w:id="115" w:author="陈聪" w:date="2026-02-28T10:39:23Z">
              <w:r>
                <w:rPr>
                  <w:rFonts w:hint="eastAsia" w:hAnsi="宋体" w:eastAsiaTheme="minorEastAsia"/>
                  <w:kern w:val="0"/>
                  <w:szCs w:val="21"/>
                  <w:lang w:val="en-US" w:eastAsia="zh-CN"/>
                </w:rPr>
                <w:t>须</w:t>
              </w:r>
            </w:ins>
            <w:r>
              <w:rPr>
                <w:rFonts w:hint="eastAsia" w:hAnsi="宋体" w:eastAsiaTheme="minorEastAsia"/>
                <w:kern w:val="0"/>
                <w:szCs w:val="21"/>
                <w:lang w:val="en-US" w:eastAsia="zh-CN"/>
              </w:rPr>
              <w:t>具有</w:t>
            </w:r>
            <w:r>
              <w:rPr>
                <w:rFonts w:hint="eastAsia" w:ascii="宋体" w:hAnsi="宋体" w:eastAsia="宋体" w:cs="宋体"/>
                <w:kern w:val="2"/>
                <w:sz w:val="21"/>
                <w:szCs w:val="21"/>
                <w:highlight w:val="none"/>
              </w:rPr>
              <w:t>助理社会工作师</w:t>
            </w:r>
            <w:ins w:id="116" w:author="陈聪" w:date="2026-02-28T10:37:36Z">
              <w:r>
                <w:rPr>
                  <w:rFonts w:hint="eastAsia" w:ascii="宋体" w:hAnsi="宋体" w:cs="宋体"/>
                  <w:kern w:val="2"/>
                  <w:sz w:val="21"/>
                  <w:szCs w:val="21"/>
                  <w:highlight w:val="none"/>
                  <w:lang w:eastAsia="zh-CN"/>
                </w:rPr>
                <w:t>（</w:t>
              </w:r>
            </w:ins>
            <w:ins w:id="117" w:author="陈聪" w:date="2026-02-28T10:37:38Z">
              <w:r>
                <w:rPr>
                  <w:rFonts w:hint="eastAsia" w:ascii="宋体" w:hAnsi="宋体" w:cs="宋体"/>
                  <w:kern w:val="2"/>
                  <w:sz w:val="21"/>
                  <w:szCs w:val="21"/>
                  <w:highlight w:val="none"/>
                  <w:lang w:val="en-US" w:eastAsia="zh-CN"/>
                </w:rPr>
                <w:t>初级</w:t>
              </w:r>
            </w:ins>
            <w:ins w:id="118" w:author="陈聪" w:date="2026-02-28T10:37:36Z">
              <w:r>
                <w:rPr>
                  <w:rFonts w:hint="eastAsia" w:ascii="宋体" w:hAnsi="宋体" w:cs="宋体"/>
                  <w:kern w:val="2"/>
                  <w:sz w:val="21"/>
                  <w:szCs w:val="21"/>
                  <w:highlight w:val="none"/>
                  <w:lang w:eastAsia="zh-CN"/>
                </w:rPr>
                <w:t>）</w:t>
              </w:r>
            </w:ins>
            <w:r>
              <w:rPr>
                <w:rFonts w:hint="eastAsia" w:ascii="宋体" w:hAnsi="宋体" w:eastAsia="宋体" w:cs="宋体"/>
                <w:kern w:val="2"/>
                <w:sz w:val="21"/>
                <w:szCs w:val="21"/>
                <w:highlight w:val="none"/>
                <w:lang w:eastAsia="zh-CN"/>
              </w:rPr>
              <w:t>或</w:t>
            </w:r>
            <w:r>
              <w:rPr>
                <w:rFonts w:hint="eastAsia" w:ascii="宋体" w:hAnsi="宋体" w:eastAsia="宋体" w:cs="宋体"/>
                <w:kern w:val="2"/>
                <w:sz w:val="21"/>
                <w:szCs w:val="21"/>
                <w:highlight w:val="none"/>
              </w:rPr>
              <w:t>以上</w:t>
            </w:r>
            <w:ins w:id="119" w:author="陈聪" w:date="2026-02-28T10:37:44Z">
              <w:r>
                <w:rPr>
                  <w:rFonts w:hint="eastAsia" w:ascii="宋体" w:hAnsi="宋体" w:cs="宋体"/>
                  <w:kern w:val="2"/>
                  <w:sz w:val="21"/>
                  <w:szCs w:val="21"/>
                  <w:highlight w:val="none"/>
                  <w:lang w:val="en-US" w:eastAsia="zh-CN"/>
                </w:rPr>
                <w:t>的</w:t>
              </w:r>
            </w:ins>
            <w:ins w:id="120" w:author="陈聪" w:date="2026-02-28T10:37:44Z">
              <w:r>
                <w:rPr>
                  <w:rFonts w:hint="eastAsia" w:ascii="宋体" w:hAnsi="宋体" w:eastAsia="宋体" w:cs="宋体"/>
                  <w:sz w:val="21"/>
                  <w:szCs w:val="21"/>
                  <w:highlight w:val="none"/>
                </w:rPr>
                <w:t>社会工作者职业资格</w:t>
              </w:r>
            </w:ins>
            <w:r>
              <w:rPr>
                <w:rFonts w:hint="eastAsia" w:ascii="宋体" w:hAnsi="宋体" w:eastAsia="宋体" w:cs="宋体"/>
                <w:kern w:val="2"/>
                <w:sz w:val="21"/>
                <w:szCs w:val="21"/>
                <w:highlight w:val="none"/>
              </w:rPr>
              <w:t>证书</w:t>
            </w:r>
            <w:r>
              <w:rPr>
                <w:rFonts w:hint="eastAsia" w:hAnsi="宋体" w:eastAsiaTheme="minorEastAsia"/>
                <w:kern w:val="0"/>
                <w:szCs w:val="21"/>
                <w:lang w:val="en-US" w:eastAsia="zh-CN"/>
              </w:rPr>
              <w:t>；</w:t>
            </w:r>
            <w:commentRangeEnd w:id="10"/>
            <w:r>
              <w:commentReference w:id="10"/>
            </w:r>
          </w:p>
          <w:p w14:paraId="05C3DE76">
            <w:pPr>
              <w:numPr>
                <w:ilvl w:val="-1"/>
                <w:numId w:val="0"/>
              </w:numPr>
              <w:rPr>
                <w:rFonts w:hint="eastAsia" w:hAnsi="宋体" w:eastAsiaTheme="minorEastAsia"/>
                <w:kern w:val="0"/>
                <w:szCs w:val="21"/>
                <w:lang w:val="en-US" w:eastAsia="zh-CN"/>
              </w:rPr>
            </w:pPr>
            <w:r>
              <w:rPr>
                <w:rFonts w:hint="eastAsia" w:hAnsi="宋体" w:eastAsiaTheme="minorEastAsia"/>
                <w:kern w:val="0"/>
                <w:szCs w:val="21"/>
                <w:lang w:val="en-US" w:eastAsia="zh-CN"/>
              </w:rPr>
              <w:t>证明材料：</w:t>
            </w:r>
          </w:p>
          <w:p w14:paraId="1D4BA575">
            <w:pPr>
              <w:numPr>
                <w:ilvl w:val="0"/>
                <w:numId w:val="13"/>
              </w:numPr>
              <w:rPr>
                <w:rFonts w:hint="eastAsia" w:hAnsi="宋体" w:eastAsiaTheme="minorEastAsia"/>
                <w:kern w:val="0"/>
                <w:szCs w:val="21"/>
                <w:lang w:val="en-US" w:eastAsia="zh-CN"/>
              </w:rPr>
            </w:pPr>
            <w:r>
              <w:rPr>
                <w:rFonts w:hint="eastAsia" w:hAnsi="宋体" w:eastAsiaTheme="minorEastAsia"/>
                <w:kern w:val="0"/>
                <w:szCs w:val="21"/>
                <w:lang w:val="en-US" w:eastAsia="zh-CN"/>
              </w:rPr>
              <w:t>提供上述相关人员的证书扫描件；</w:t>
            </w:r>
          </w:p>
          <w:p w14:paraId="4E9EAABA">
            <w:pPr>
              <w:numPr>
                <w:ilvl w:val="0"/>
                <w:numId w:val="13"/>
              </w:numPr>
              <w:rPr>
                <w:ins w:id="121" w:author="陈聪" w:date="2026-02-28T10:39:51Z"/>
                <w:rFonts w:hint="default" w:hAnsi="宋体" w:eastAsiaTheme="minorEastAsia"/>
                <w:kern w:val="0"/>
                <w:szCs w:val="21"/>
                <w:lang w:val="en-US" w:eastAsia="zh-CN"/>
              </w:rPr>
            </w:pPr>
            <w:r>
              <w:rPr>
                <w:rFonts w:hint="eastAsia" w:hAnsi="宋体" w:eastAsiaTheme="minorEastAsia"/>
                <w:kern w:val="0"/>
                <w:szCs w:val="21"/>
                <w:lang w:val="en-US" w:eastAsia="zh-CN"/>
              </w:rPr>
              <w:t>提供投标人为上述相关人员缴纳的近三个月（2026年1月至3月）的社保证明作为自有员工的证明依据（如开标日上一个月社保材料因社保部门原因暂时无法取得，则可往前顺延一个月），如投标人为新成立且成立时间不足三个月可提供加盖公章的情况说明或者证明材料亦视为符合。</w:t>
            </w:r>
          </w:p>
          <w:p w14:paraId="6008940E">
            <w:pPr>
              <w:numPr>
                <w:ilvl w:val="0"/>
                <w:numId w:val="13"/>
              </w:numPr>
              <w:rPr>
                <w:rFonts w:hint="default" w:hAnsi="宋体" w:eastAsiaTheme="minorEastAsia"/>
                <w:kern w:val="0"/>
                <w:szCs w:val="21"/>
                <w:lang w:val="en-US" w:eastAsia="zh-CN"/>
              </w:rPr>
            </w:pPr>
            <w:ins w:id="122" w:author="陈聪" w:date="2026-02-28T10:39:56Z">
              <w:r>
                <w:rPr>
                  <w:rFonts w:hint="eastAsia" w:hAnsi="宋体" w:eastAsiaTheme="minorEastAsia"/>
                  <w:kern w:val="0"/>
                  <w:szCs w:val="21"/>
                  <w:lang w:val="en-US" w:eastAsia="zh-CN"/>
                </w:rPr>
                <w:t>未按</w:t>
              </w:r>
            </w:ins>
            <w:ins w:id="123" w:author="陈聪" w:date="2026-02-28T10:39:57Z">
              <w:r>
                <w:rPr>
                  <w:rFonts w:hint="eastAsia" w:hAnsi="宋体" w:eastAsiaTheme="minorEastAsia"/>
                  <w:kern w:val="0"/>
                  <w:szCs w:val="21"/>
                  <w:lang w:val="en-US" w:eastAsia="zh-CN"/>
                </w:rPr>
                <w:t>要求提供</w:t>
              </w:r>
            </w:ins>
            <w:ins w:id="124" w:author="陈聪" w:date="2026-02-28T10:39:59Z">
              <w:r>
                <w:rPr>
                  <w:rFonts w:hint="eastAsia" w:hAnsi="宋体" w:eastAsiaTheme="minorEastAsia"/>
                  <w:kern w:val="0"/>
                  <w:szCs w:val="21"/>
                  <w:lang w:val="en-US" w:eastAsia="zh-CN"/>
                </w:rPr>
                <w:t>或</w:t>
              </w:r>
            </w:ins>
            <w:ins w:id="125" w:author="陈聪" w:date="2026-02-28T10:40:00Z">
              <w:r>
                <w:rPr>
                  <w:rFonts w:hint="eastAsia" w:hAnsi="宋体" w:eastAsiaTheme="minorEastAsia"/>
                  <w:kern w:val="0"/>
                  <w:szCs w:val="21"/>
                  <w:lang w:val="en-US" w:eastAsia="zh-CN"/>
                </w:rPr>
                <w:t>提供</w:t>
              </w:r>
            </w:ins>
            <w:ins w:id="126" w:author="陈聪" w:date="2026-02-28T10:40:01Z">
              <w:r>
                <w:rPr>
                  <w:rFonts w:hint="eastAsia" w:hAnsi="宋体" w:eastAsiaTheme="minorEastAsia"/>
                  <w:kern w:val="0"/>
                  <w:szCs w:val="21"/>
                  <w:lang w:val="en-US" w:eastAsia="zh-CN"/>
                </w:rPr>
                <w:t>材料</w:t>
              </w:r>
            </w:ins>
            <w:ins w:id="127" w:author="陈聪" w:date="2026-02-28T10:40:02Z">
              <w:r>
                <w:rPr>
                  <w:rFonts w:hint="eastAsia" w:hAnsi="宋体" w:eastAsiaTheme="minorEastAsia"/>
                  <w:kern w:val="0"/>
                  <w:szCs w:val="21"/>
                  <w:lang w:val="en-US" w:eastAsia="zh-CN"/>
                </w:rPr>
                <w:t>不清晰</w:t>
              </w:r>
            </w:ins>
            <w:ins w:id="128" w:author="陈聪" w:date="2026-02-28T10:40:03Z">
              <w:r>
                <w:rPr>
                  <w:rFonts w:hint="eastAsia" w:hAnsi="宋体" w:eastAsiaTheme="minorEastAsia"/>
                  <w:kern w:val="0"/>
                  <w:szCs w:val="21"/>
                  <w:lang w:val="en-US" w:eastAsia="zh-CN"/>
                </w:rPr>
                <w:t>导致</w:t>
              </w:r>
            </w:ins>
            <w:ins w:id="129" w:author="陈聪" w:date="2026-02-28T10:40:05Z">
              <w:r>
                <w:rPr>
                  <w:rFonts w:hint="eastAsia" w:hAnsi="宋体" w:eastAsiaTheme="minorEastAsia"/>
                  <w:kern w:val="0"/>
                  <w:szCs w:val="21"/>
                  <w:lang w:val="en-US" w:eastAsia="zh-CN"/>
                </w:rPr>
                <w:t>专家</w:t>
              </w:r>
            </w:ins>
            <w:ins w:id="130" w:author="陈聪" w:date="2026-02-28T10:40:06Z">
              <w:r>
                <w:rPr>
                  <w:rFonts w:hint="eastAsia" w:hAnsi="宋体" w:eastAsiaTheme="minorEastAsia"/>
                  <w:kern w:val="0"/>
                  <w:szCs w:val="21"/>
                  <w:lang w:val="en-US" w:eastAsia="zh-CN"/>
                </w:rPr>
                <w:t>无法</w:t>
              </w:r>
            </w:ins>
            <w:ins w:id="131" w:author="陈聪" w:date="2026-02-28T10:40:07Z">
              <w:r>
                <w:rPr>
                  <w:rFonts w:hint="eastAsia" w:hAnsi="宋体" w:eastAsiaTheme="minorEastAsia"/>
                  <w:kern w:val="0"/>
                  <w:szCs w:val="21"/>
                  <w:lang w:val="en-US" w:eastAsia="zh-CN"/>
                </w:rPr>
                <w:t>判断的，</w:t>
              </w:r>
            </w:ins>
            <w:ins w:id="132" w:author="陈聪" w:date="2026-02-28T10:40:11Z">
              <w:r>
                <w:rPr>
                  <w:rFonts w:hint="eastAsia" w:hAnsi="宋体" w:eastAsiaTheme="minorEastAsia"/>
                  <w:kern w:val="0"/>
                  <w:szCs w:val="21"/>
                  <w:lang w:val="en-US" w:eastAsia="zh-CN"/>
                </w:rPr>
                <w:t>视为</w:t>
              </w:r>
            </w:ins>
            <w:ins w:id="133" w:author="陈聪" w:date="2026-02-28T10:40:15Z">
              <w:r>
                <w:rPr>
                  <w:rFonts w:hint="eastAsia" w:hAnsi="宋体" w:eastAsiaTheme="minorEastAsia"/>
                  <w:kern w:val="0"/>
                  <w:szCs w:val="21"/>
                  <w:lang w:val="en-US" w:eastAsia="zh-CN"/>
                </w:rPr>
                <w:t>未</w:t>
              </w:r>
            </w:ins>
            <w:ins w:id="134" w:author="陈聪" w:date="2026-02-28T10:40:19Z">
              <w:r>
                <w:rPr>
                  <w:rFonts w:hint="eastAsia" w:hAnsi="宋体" w:eastAsiaTheme="minorEastAsia"/>
                  <w:kern w:val="0"/>
                  <w:szCs w:val="21"/>
                  <w:lang w:val="en-US" w:eastAsia="zh-CN"/>
                </w:rPr>
                <w:t>实质性</w:t>
              </w:r>
            </w:ins>
            <w:ins w:id="135" w:author="陈聪" w:date="2026-02-28T10:40:20Z">
              <w:r>
                <w:rPr>
                  <w:rFonts w:hint="eastAsia" w:hAnsi="宋体" w:eastAsiaTheme="minorEastAsia"/>
                  <w:kern w:val="0"/>
                  <w:szCs w:val="21"/>
                  <w:lang w:val="en-US" w:eastAsia="zh-CN"/>
                </w:rPr>
                <w:t>满足</w:t>
              </w:r>
            </w:ins>
            <w:ins w:id="136" w:author="陈聪" w:date="2026-02-28T10:40:21Z">
              <w:r>
                <w:rPr>
                  <w:rFonts w:hint="eastAsia" w:hAnsi="宋体" w:eastAsiaTheme="minorEastAsia"/>
                  <w:kern w:val="0"/>
                  <w:szCs w:val="21"/>
                  <w:lang w:val="en-US" w:eastAsia="zh-CN"/>
                </w:rPr>
                <w:t>招标文件要求</w:t>
              </w:r>
            </w:ins>
            <w:ins w:id="137" w:author="陈聪" w:date="2026-02-28T10:40:24Z">
              <w:r>
                <w:rPr>
                  <w:rFonts w:hint="eastAsia" w:hAnsi="宋体" w:eastAsiaTheme="minorEastAsia"/>
                  <w:kern w:val="0"/>
                  <w:szCs w:val="21"/>
                  <w:lang w:val="en-US" w:eastAsia="zh-CN"/>
                </w:rPr>
                <w:t>作</w:t>
              </w:r>
            </w:ins>
            <w:ins w:id="138" w:author="陈聪" w:date="2026-02-28T10:40:26Z">
              <w:r>
                <w:rPr>
                  <w:rFonts w:hint="eastAsia" w:hAnsi="宋体" w:eastAsiaTheme="minorEastAsia"/>
                  <w:kern w:val="0"/>
                  <w:szCs w:val="21"/>
                  <w:lang w:val="en-US" w:eastAsia="zh-CN"/>
                </w:rPr>
                <w:t>投标无效</w:t>
              </w:r>
            </w:ins>
            <w:ins w:id="139" w:author="陈聪" w:date="2026-02-28T10:40:28Z">
              <w:r>
                <w:rPr>
                  <w:rFonts w:hint="eastAsia" w:hAnsi="宋体" w:eastAsiaTheme="minorEastAsia"/>
                  <w:kern w:val="0"/>
                  <w:szCs w:val="21"/>
                  <w:lang w:val="en-US" w:eastAsia="zh-CN"/>
                </w:rPr>
                <w:t>处理。</w:t>
              </w:r>
            </w:ins>
          </w:p>
        </w:tc>
      </w:tr>
    </w:tbl>
    <w:p w14:paraId="40FA27FE">
      <w:pPr>
        <w:keepNext/>
        <w:keepLines/>
        <w:pageBreakBefore w:val="0"/>
        <w:widowControl w:val="0"/>
        <w:tabs>
          <w:tab w:val="left" w:pos="765"/>
        </w:tabs>
        <w:kinsoku/>
        <w:wordWrap/>
        <w:overflowPunct/>
        <w:topLinePunct w:val="0"/>
        <w:autoSpaceDE/>
        <w:autoSpaceDN/>
        <w:bidi w:val="0"/>
        <w:adjustRightInd/>
        <w:snapToGrid/>
        <w:spacing w:line="377" w:lineRule="auto"/>
        <w:textAlignment w:val="auto"/>
        <w:outlineLvl w:val="9"/>
        <w:rPr>
          <w:rFonts w:ascii="黑体"/>
          <w:b w:val="0"/>
          <w:kern w:val="0"/>
          <w:sz w:val="24"/>
          <w:szCs w:val="24"/>
        </w:rPr>
      </w:pPr>
      <w:r>
        <w:rPr>
          <w:rFonts w:hint="eastAsia" w:ascii="黑体"/>
          <w:b w:val="0"/>
          <w:kern w:val="0"/>
          <w:sz w:val="24"/>
          <w:szCs w:val="24"/>
        </w:rPr>
        <w:t>注：上表所列内容为不可负偏离条款，负偏离将视为未实质性满足招标文件要求作投标无效处理。</w:t>
      </w:r>
      <w:bookmarkEnd w:id="29"/>
    </w:p>
    <w:p w14:paraId="61FB6975">
      <w:pPr>
        <w:rPr>
          <w:b/>
          <w:bCs/>
          <w:sz w:val="24"/>
        </w:rPr>
      </w:pPr>
    </w:p>
    <w:p w14:paraId="4B0D018B">
      <w:pPr>
        <w:pStyle w:val="5"/>
        <w:spacing w:before="120" w:beforeLines="50" w:after="120" w:afterLines="50"/>
        <w:rPr>
          <w:szCs w:val="24"/>
        </w:rPr>
      </w:pPr>
      <w:r>
        <w:rPr>
          <w:rFonts w:hint="eastAsia"/>
          <w:szCs w:val="24"/>
        </w:rPr>
        <w:t>五、技术要求</w:t>
      </w:r>
    </w:p>
    <w:p w14:paraId="3458426B">
      <w:pPr>
        <w:spacing w:line="360" w:lineRule="exact"/>
        <w:ind w:firstLine="420" w:firstLineChars="200"/>
        <w:rPr>
          <w:rFonts w:ascii="宋体" w:hAnsi="宋体" w:eastAsia="宋体" w:cs="宋体"/>
          <w:sz w:val="21"/>
          <w:szCs w:val="21"/>
        </w:rPr>
      </w:pPr>
      <w:r>
        <w:rPr>
          <w:rFonts w:hint="eastAsia" w:ascii="宋体" w:hAnsi="宋体" w:eastAsia="宋体" w:cs="宋体"/>
          <w:b/>
          <w:bCs/>
          <w:sz w:val="21"/>
          <w:szCs w:val="21"/>
        </w:rPr>
        <w:t>（一）</w:t>
      </w:r>
      <w:r>
        <w:rPr>
          <w:rFonts w:hint="eastAsia" w:ascii="宋体" w:hAnsi="宋体" w:eastAsia="宋体" w:cs="宋体"/>
          <w:b/>
          <w:bCs/>
          <w:sz w:val="21"/>
          <w:szCs w:val="21"/>
          <w:lang w:val="en-US" w:eastAsia="zh-CN"/>
        </w:rPr>
        <w:t>服务范围</w:t>
      </w:r>
      <w:r>
        <w:rPr>
          <w:rFonts w:hint="eastAsia" w:ascii="宋体" w:hAnsi="宋体" w:eastAsia="宋体" w:cs="宋体"/>
          <w:b/>
          <w:bCs/>
          <w:sz w:val="21"/>
          <w:szCs w:val="21"/>
        </w:rPr>
        <w:t>：</w:t>
      </w:r>
    </w:p>
    <w:p w14:paraId="5776E2E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光明区辖区内。</w:t>
      </w:r>
    </w:p>
    <w:p w14:paraId="5E1F6438">
      <w:pPr>
        <w:spacing w:line="360" w:lineRule="exact"/>
        <w:ind w:firstLine="420" w:firstLineChars="200"/>
        <w:rPr>
          <w:rFonts w:ascii="宋体" w:hAnsi="宋体" w:eastAsia="宋体" w:cs="宋体"/>
          <w:b/>
          <w:bCs/>
          <w:sz w:val="21"/>
          <w:szCs w:val="21"/>
        </w:rPr>
      </w:pPr>
      <w:r>
        <w:rPr>
          <w:rFonts w:hint="eastAsia" w:ascii="宋体" w:hAnsi="宋体" w:eastAsia="宋体" w:cs="宋体"/>
          <w:b/>
          <w:bCs/>
          <w:sz w:val="21"/>
          <w:szCs w:val="21"/>
        </w:rPr>
        <w:t>（二）</w:t>
      </w:r>
      <w:r>
        <w:rPr>
          <w:rFonts w:hint="eastAsia" w:ascii="宋体" w:hAnsi="宋体" w:eastAsia="宋体" w:cs="宋体"/>
          <w:b/>
          <w:bCs/>
          <w:sz w:val="21"/>
          <w:szCs w:val="21"/>
          <w:lang w:val="en-US" w:eastAsia="zh-CN"/>
        </w:rPr>
        <w:t>服务内容</w:t>
      </w:r>
      <w:r>
        <w:rPr>
          <w:rFonts w:hint="eastAsia" w:ascii="宋体" w:hAnsi="宋体" w:eastAsia="宋体" w:cs="宋体"/>
          <w:b/>
          <w:bCs/>
          <w:sz w:val="21"/>
          <w:szCs w:val="21"/>
        </w:rPr>
        <w:t>：</w:t>
      </w:r>
    </w:p>
    <w:p w14:paraId="3D673DD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1.开展基层人民调解工作。包括：协助受理调解辖区内民间纠纷，对有民事权利义务内容的，或者当事人要求制作书面调解协议的，应当制作调解协议书；协助对辖区内民间矛盾纠纷的排查，掌握了解社情动态，并对排查出的矛盾纠纷提出处置意见；及时汇报重大疑难纠纷，特别是群体性的纠纷发展情况，采取必要的措施有效控制事态的扩大与恶化；协调配合处理跨地区的矛盾纠纷调解；督促当事人自觉履行解决纠纷的协议，对事后反悔拒不履行又不起诉的，劝导、帮助当事人提请法院通过诉讼程序合法解决。</w:t>
      </w:r>
    </w:p>
    <w:p w14:paraId="28D7C402">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2.做好区人民法院分拨先行调解案件、信访部门分拨的适用人民调解的信访案件化解工作。运用法律、社会工作专业知识及调解技巧开展先行调解工作，妥善处理各种突发矛盾，提高纠纷化解的及时性与实效性；及时做好辖区司法确认工作，提高人民调解协议书的法律效力。</w:t>
      </w:r>
    </w:p>
    <w:p w14:paraId="0C050026">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3.开展行业性专业性人民调解工作。开展道路交通事故、知识产权等行业性专业性纠纷调处工作，维护当事人合法利益。</w:t>
      </w:r>
    </w:p>
    <w:p w14:paraId="71BE835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lang w:val="en-US" w:eastAsia="zh-CN"/>
        </w:rPr>
        <w:t>4.</w:t>
      </w:r>
      <w:r>
        <w:rPr>
          <w:rFonts w:hint="eastAsia" w:ascii="宋体" w:hAnsi="宋体" w:eastAsia="宋体" w:cs="宋体"/>
          <w:bCs/>
          <w:szCs w:val="21"/>
        </w:rPr>
        <w:t>对调解成功的案件，引导并协助当事人进行在线司法确认；</w:t>
      </w:r>
    </w:p>
    <w:p w14:paraId="2B8222B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lang w:val="en-US" w:eastAsia="zh-CN"/>
        </w:rPr>
        <w:t>5</w:t>
      </w:r>
      <w:r>
        <w:rPr>
          <w:rFonts w:hint="eastAsia" w:ascii="宋体" w:hAnsi="宋体" w:eastAsia="宋体" w:cs="宋体"/>
          <w:bCs/>
          <w:szCs w:val="21"/>
        </w:rPr>
        <w:t>.提供法律咨询服务。通过面谈、电话访谈、线上法律服务系统等方式，为有需要的纠纷当事人提供针对性法律咨询服务，并引导当事人双方通过正当途径维护自身合法权益。</w:t>
      </w:r>
    </w:p>
    <w:p w14:paraId="058BE2DB">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lang w:val="en-US" w:eastAsia="zh-CN"/>
        </w:rPr>
        <w:t>6</w:t>
      </w:r>
      <w:r>
        <w:rPr>
          <w:rFonts w:hint="eastAsia" w:ascii="宋体" w:hAnsi="宋体" w:eastAsia="宋体" w:cs="宋体"/>
          <w:bCs/>
          <w:szCs w:val="21"/>
        </w:rPr>
        <w:t>.开展普法宣传活动。制定普法宣传计划，提升辖区居民法律意识，提高居民群众对人民调解工作的知晓率，引导居民群众在遇到纠纷时，正确选择合法有效的途径解决问题；协助各普法职能单位、各街道办事处开展普法宣传活动，提升辖区居民法律意识，实现普法宣传在基层。</w:t>
      </w:r>
    </w:p>
    <w:p w14:paraId="77BD5E32">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lang w:val="en-US" w:eastAsia="zh-CN"/>
        </w:rPr>
        <w:t>7</w:t>
      </w:r>
      <w:r>
        <w:rPr>
          <w:rFonts w:hint="eastAsia" w:ascii="宋体" w:hAnsi="宋体" w:eastAsia="宋体" w:cs="宋体"/>
          <w:bCs/>
          <w:szCs w:val="21"/>
        </w:rPr>
        <w:t>.对上访群众提供法律咨询服务和心理疏导、安抚。</w:t>
      </w:r>
    </w:p>
    <w:p w14:paraId="19C9E2B5">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ascii="宋体" w:hAnsi="宋体" w:eastAsia="宋体" w:cs="宋体"/>
          <w:sz w:val="21"/>
          <w:szCs w:val="21"/>
        </w:rPr>
      </w:pPr>
      <w:r>
        <w:rPr>
          <w:rFonts w:hint="eastAsia" w:ascii="宋体" w:hAnsi="宋体" w:eastAsia="宋体" w:cs="宋体"/>
          <w:bCs/>
          <w:szCs w:val="21"/>
          <w:lang w:val="en-US" w:eastAsia="zh-CN"/>
        </w:rPr>
        <w:t>8</w:t>
      </w:r>
      <w:r>
        <w:rPr>
          <w:rFonts w:hint="eastAsia" w:ascii="宋体" w:hAnsi="宋体" w:eastAsia="宋体" w:cs="宋体"/>
          <w:bCs/>
          <w:szCs w:val="21"/>
        </w:rPr>
        <w:t>.其他工作。完成卷宗制作与归档、数据报送、案件录入信息系统、调解经验总结及其他司法行政相关工作。</w:t>
      </w:r>
    </w:p>
    <w:p w14:paraId="579BC326">
      <w:pPr>
        <w:spacing w:line="360" w:lineRule="exact"/>
        <w:ind w:firstLine="420" w:firstLineChars="200"/>
        <w:rPr>
          <w:rFonts w:ascii="宋体" w:hAnsi="宋体" w:eastAsia="宋体" w:cs="宋体"/>
          <w:b/>
          <w:bCs/>
          <w:sz w:val="21"/>
          <w:szCs w:val="21"/>
        </w:rPr>
      </w:pPr>
      <w:r>
        <w:rPr>
          <w:rFonts w:hint="eastAsia" w:ascii="宋体" w:hAnsi="宋体" w:eastAsia="宋体" w:cs="宋体"/>
          <w:b/>
          <w:bCs/>
          <w:sz w:val="21"/>
          <w:szCs w:val="21"/>
        </w:rPr>
        <w:t>（三）</w:t>
      </w:r>
      <w:r>
        <w:rPr>
          <w:rFonts w:hint="eastAsia" w:ascii="宋体" w:hAnsi="宋体" w:eastAsia="宋体" w:cs="宋体"/>
          <w:b/>
          <w:bCs/>
          <w:sz w:val="21"/>
          <w:szCs w:val="21"/>
          <w:lang w:val="en-US" w:eastAsia="zh-CN"/>
        </w:rPr>
        <w:t>项目团队成员要求</w:t>
      </w:r>
    </w:p>
    <w:p w14:paraId="48879EE3">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1.中标供应商至少须配置全职服务人员28人。</w:t>
      </w:r>
    </w:p>
    <w:p w14:paraId="6B9F50C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2.服务人员应拥护中华人民共和国宪法、公道正派、廉洁自律、群众认可和热心人民调解工作，并具有一定文化水平、政策水平和法律知识，且熟悉社情民意，综合协调能力强、善于做群众工作。</w:t>
      </w:r>
    </w:p>
    <w:p w14:paraId="6A4792FB">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3.在资格方面，服务人员须全部持有助理社会工作师或以上级别的社会工作者职业资格证书。如专职人民调解员纳入社会工作专业人才队伍改革新政策出台，则以最新政策文件规定为准。</w:t>
      </w:r>
    </w:p>
    <w:p w14:paraId="236649C8">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4.在学历方面，服务人员须全部具有大专或以上学历，社会工作及社会工作相关专业、法学及法学相关专业优先考虑。</w:t>
      </w:r>
    </w:p>
    <w:p w14:paraId="613556CC">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5.在执业道德方面，服务人员应热爱社会工作，具有社会责任感和敬业精神，并应遵守国家有关保密的法律法规和行业规定，对采购单位或服务单位提供的资料负有保密义务；在个人品德方面，服务人员应遵守职业操守及用工单位的管理制度，尊重服务对象的自决权、隐私权、知情权，保护其利益，接纳服务对象。</w:t>
      </w:r>
    </w:p>
    <w:p w14:paraId="3497F027">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rPr>
        <w:t>6.受过刑事处罚、被开除公职、被人民法院纳入失信被执行人名单的人员，受到党纪处分或政务处分且仍在影响期的，不得担任本项目团队成员。</w:t>
      </w:r>
    </w:p>
    <w:p w14:paraId="0E4AEC9D">
      <w:pPr>
        <w:keepNext w:val="0"/>
        <w:keepLines w:val="0"/>
        <w:pageBreakBefore w:val="0"/>
        <w:widowControl w:val="0"/>
        <w:kinsoku/>
        <w:wordWrap/>
        <w:overflowPunct/>
        <w:topLinePunct w:val="0"/>
        <w:autoSpaceDN/>
        <w:bidi w:val="0"/>
        <w:adjustRightInd/>
        <w:snapToGrid/>
        <w:spacing w:line="360" w:lineRule="exact"/>
        <w:ind w:firstLine="420" w:firstLineChars="200"/>
        <w:textAlignment w:val="auto"/>
        <w:rPr>
          <w:rFonts w:hint="eastAsia" w:eastAsia="宋体"/>
          <w:b/>
          <w:sz w:val="21"/>
          <w:szCs w:val="21"/>
          <w:highlight w:val="none"/>
          <w:lang w:eastAsia="zh-CN"/>
        </w:rPr>
      </w:pPr>
      <w:r>
        <w:rPr>
          <w:rFonts w:hint="eastAsia"/>
          <w:b/>
          <w:sz w:val="21"/>
          <w:szCs w:val="21"/>
          <w:highlight w:val="none"/>
        </w:rPr>
        <w:t>（</w:t>
      </w:r>
      <w:r>
        <w:rPr>
          <w:rFonts w:hint="eastAsia"/>
          <w:b/>
          <w:sz w:val="21"/>
          <w:szCs w:val="21"/>
          <w:highlight w:val="none"/>
          <w:lang w:eastAsia="zh-CN"/>
        </w:rPr>
        <w:t>四</w:t>
      </w:r>
      <w:r>
        <w:rPr>
          <w:rFonts w:hint="eastAsia"/>
          <w:b/>
          <w:sz w:val="21"/>
          <w:szCs w:val="21"/>
          <w:highlight w:val="none"/>
        </w:rPr>
        <w:t>）</w:t>
      </w:r>
      <w:r>
        <w:rPr>
          <w:rFonts w:hint="eastAsia"/>
          <w:b/>
          <w:sz w:val="21"/>
          <w:szCs w:val="21"/>
          <w:highlight w:val="none"/>
          <w:lang w:eastAsia="zh-CN"/>
        </w:rPr>
        <w:t>成果要求</w:t>
      </w:r>
    </w:p>
    <w:p w14:paraId="5C8550FC">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val="en-US" w:eastAsia="zh-CN"/>
        </w:rPr>
        <w:t>1.</w:t>
      </w:r>
      <w:r>
        <w:rPr>
          <w:rFonts w:hint="eastAsia" w:ascii="宋体" w:hAnsi="宋体" w:eastAsia="宋体" w:cs="宋体"/>
          <w:bCs/>
          <w:szCs w:val="21"/>
          <w:lang w:eastAsia="zh-CN"/>
        </w:rPr>
        <w:t>提供法律咨询不少于</w:t>
      </w:r>
      <w:r>
        <w:rPr>
          <w:rFonts w:hint="eastAsia" w:ascii="宋体" w:hAnsi="宋体" w:eastAsia="宋体" w:cs="宋体"/>
          <w:bCs/>
          <w:szCs w:val="21"/>
          <w:lang w:val="en-US" w:eastAsia="zh-CN"/>
        </w:rPr>
        <w:t>1000人次；</w:t>
      </w:r>
    </w:p>
    <w:p w14:paraId="05B65F68">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lang w:val="en-US" w:eastAsia="zh-CN"/>
        </w:rPr>
        <w:t>2.</w:t>
      </w:r>
      <w:r>
        <w:rPr>
          <w:rFonts w:hint="eastAsia" w:ascii="宋体" w:hAnsi="宋体" w:eastAsia="宋体" w:cs="宋体"/>
          <w:bCs/>
          <w:szCs w:val="21"/>
          <w:lang w:eastAsia="zh-CN"/>
        </w:rPr>
        <w:t>派驻各街道的人员调处</w:t>
      </w:r>
      <w:r>
        <w:rPr>
          <w:rFonts w:hint="eastAsia" w:ascii="宋体" w:hAnsi="宋体" w:eastAsia="宋体" w:cs="宋体"/>
          <w:bCs/>
          <w:szCs w:val="21"/>
        </w:rPr>
        <w:t>各类矛盾纠纷不少于</w:t>
      </w:r>
      <w:r>
        <w:rPr>
          <w:rFonts w:hint="eastAsia" w:ascii="宋体" w:hAnsi="宋体" w:eastAsia="宋体" w:cs="宋体"/>
          <w:bCs/>
          <w:szCs w:val="21"/>
          <w:lang w:val="en-US" w:eastAsia="zh-CN"/>
        </w:rPr>
        <w:t>3200</w:t>
      </w:r>
      <w:r>
        <w:rPr>
          <w:rFonts w:hint="eastAsia" w:ascii="宋体" w:hAnsi="宋体" w:eastAsia="宋体" w:cs="宋体"/>
          <w:bCs/>
          <w:szCs w:val="21"/>
        </w:rPr>
        <w:t>宗</w:t>
      </w:r>
      <w:r>
        <w:rPr>
          <w:rFonts w:hint="eastAsia" w:ascii="宋体" w:hAnsi="宋体" w:eastAsia="宋体" w:cs="宋体"/>
          <w:bCs/>
          <w:szCs w:val="21"/>
          <w:lang w:eastAsia="zh-CN"/>
        </w:rPr>
        <w:t>；派驻区司法局、区信访局、行业性专业性人民调解委员会的人员调处各类矛盾纠纷不少于</w:t>
      </w:r>
      <w:r>
        <w:rPr>
          <w:rFonts w:hint="eastAsia" w:ascii="宋体" w:hAnsi="宋体" w:eastAsia="宋体" w:cs="宋体"/>
          <w:bCs/>
          <w:szCs w:val="21"/>
          <w:lang w:val="en-US" w:eastAsia="zh-CN"/>
        </w:rPr>
        <w:t>550</w:t>
      </w:r>
      <w:r>
        <w:rPr>
          <w:rFonts w:hint="eastAsia" w:ascii="宋体" w:hAnsi="宋体" w:eastAsia="宋体" w:cs="宋体"/>
          <w:bCs/>
          <w:szCs w:val="21"/>
          <w:lang w:eastAsia="zh-CN"/>
        </w:rPr>
        <w:t>宗，并全部录入指定的案件信息管理系统。对于具备条件的，还应按照《光明区人民调解卷宗制作整理工作指引（试行）》规定，制作要素齐全、内容规范的调解卷宗；不具备条件的，应按要求制作人民调解纠纷登记工作台帐，如实填报纠纷类型、简况、调解结果、当事人姓名及联系方式等信息</w:t>
      </w:r>
      <w:r>
        <w:rPr>
          <w:rFonts w:hint="eastAsia" w:ascii="宋体" w:hAnsi="宋体" w:eastAsia="宋体" w:cs="宋体"/>
          <w:bCs/>
          <w:szCs w:val="21"/>
        </w:rPr>
        <w:t>；</w:t>
      </w:r>
    </w:p>
    <w:p w14:paraId="2A74D5D1">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rPr>
      </w:pPr>
      <w:r>
        <w:rPr>
          <w:rFonts w:hint="eastAsia" w:ascii="宋体" w:hAnsi="宋体" w:eastAsia="宋体" w:cs="宋体"/>
          <w:bCs/>
          <w:szCs w:val="21"/>
          <w:lang w:eastAsia="zh-CN"/>
        </w:rPr>
        <w:t>3</w:t>
      </w:r>
      <w:r>
        <w:rPr>
          <w:rFonts w:hint="eastAsia" w:ascii="宋体" w:hAnsi="宋体" w:eastAsia="宋体" w:cs="宋体"/>
          <w:bCs/>
          <w:szCs w:val="21"/>
          <w:lang w:val="en-US" w:eastAsia="zh-CN"/>
        </w:rPr>
        <w:t>.</w:t>
      </w:r>
      <w:r>
        <w:rPr>
          <w:rFonts w:hint="eastAsia" w:ascii="宋体" w:hAnsi="宋体" w:eastAsia="宋体" w:cs="宋体"/>
          <w:bCs/>
          <w:szCs w:val="21"/>
        </w:rPr>
        <w:t>派驻区</w:t>
      </w:r>
      <w:r>
        <w:rPr>
          <w:rFonts w:hint="eastAsia" w:ascii="宋体" w:hAnsi="宋体" w:eastAsia="宋体" w:cs="宋体"/>
          <w:bCs/>
          <w:szCs w:val="21"/>
          <w:lang w:eastAsia="zh-CN"/>
        </w:rPr>
        <w:t>人民法院</w:t>
      </w:r>
      <w:r>
        <w:rPr>
          <w:rFonts w:hint="eastAsia" w:ascii="宋体" w:hAnsi="宋体" w:eastAsia="宋体" w:cs="宋体"/>
          <w:bCs/>
          <w:szCs w:val="21"/>
        </w:rPr>
        <w:t>的人员开展</w:t>
      </w:r>
      <w:r>
        <w:rPr>
          <w:rFonts w:hint="eastAsia" w:ascii="宋体" w:hAnsi="宋体" w:eastAsia="宋体" w:cs="宋体"/>
          <w:bCs/>
          <w:szCs w:val="21"/>
          <w:lang w:eastAsia="zh-CN"/>
        </w:rPr>
        <w:t>先行调解</w:t>
      </w:r>
      <w:r>
        <w:rPr>
          <w:rFonts w:hint="eastAsia" w:ascii="宋体" w:hAnsi="宋体" w:eastAsia="宋体" w:cs="宋体"/>
          <w:bCs/>
          <w:szCs w:val="21"/>
        </w:rPr>
        <w:t>、完成司法确认</w:t>
      </w:r>
      <w:r>
        <w:rPr>
          <w:rFonts w:hint="eastAsia" w:ascii="宋体" w:hAnsi="宋体" w:eastAsia="宋体" w:cs="宋体"/>
          <w:bCs/>
          <w:szCs w:val="21"/>
          <w:lang w:val="en-US" w:eastAsia="zh-CN"/>
        </w:rPr>
        <w:t>650</w:t>
      </w:r>
      <w:r>
        <w:rPr>
          <w:rFonts w:hint="eastAsia" w:ascii="宋体" w:hAnsi="宋体" w:eastAsia="宋体" w:cs="宋体"/>
          <w:bCs/>
          <w:szCs w:val="21"/>
        </w:rPr>
        <w:t>宗及以上</w:t>
      </w:r>
      <w:r>
        <w:rPr>
          <w:rFonts w:hint="eastAsia" w:ascii="宋体" w:hAnsi="宋体" w:eastAsia="宋体" w:cs="宋体"/>
          <w:bCs/>
          <w:szCs w:val="21"/>
          <w:lang w:eastAsia="zh-CN"/>
        </w:rPr>
        <w:t>；</w:t>
      </w:r>
    </w:p>
    <w:p w14:paraId="7B3F0CC7">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eastAsia="zh-CN"/>
        </w:rPr>
        <w:t>4</w:t>
      </w:r>
      <w:r>
        <w:rPr>
          <w:rFonts w:hint="eastAsia" w:ascii="宋体" w:hAnsi="宋体" w:eastAsia="宋体" w:cs="宋体"/>
          <w:bCs/>
          <w:szCs w:val="21"/>
          <w:lang w:val="en-US" w:eastAsia="zh-CN"/>
        </w:rPr>
        <w:t>.</w:t>
      </w:r>
      <w:r>
        <w:rPr>
          <w:rFonts w:hint="eastAsia" w:ascii="宋体" w:hAnsi="宋体" w:eastAsia="宋体" w:cs="宋体"/>
          <w:bCs/>
          <w:szCs w:val="21"/>
          <w:lang w:eastAsia="zh-CN"/>
        </w:rPr>
        <w:t>提供要素齐全、内容规范的调解卷宗不少于</w:t>
      </w:r>
      <w:r>
        <w:rPr>
          <w:rFonts w:hint="eastAsia" w:ascii="宋体" w:hAnsi="宋体" w:eastAsia="宋体" w:cs="宋体"/>
          <w:bCs/>
          <w:szCs w:val="21"/>
          <w:lang w:val="en-US" w:eastAsia="zh-CN"/>
        </w:rPr>
        <w:t>3000份；</w:t>
      </w:r>
    </w:p>
    <w:p w14:paraId="459779C6">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eastAsia="zh-CN"/>
        </w:rPr>
        <w:t>5</w:t>
      </w:r>
      <w:r>
        <w:rPr>
          <w:rFonts w:hint="eastAsia" w:ascii="宋体" w:hAnsi="宋体" w:eastAsia="宋体" w:cs="宋体"/>
          <w:bCs/>
          <w:szCs w:val="21"/>
          <w:lang w:val="en-US" w:eastAsia="zh-CN"/>
        </w:rPr>
        <w:t>.</w:t>
      </w:r>
      <w:r>
        <w:rPr>
          <w:rFonts w:hint="eastAsia" w:ascii="宋体" w:hAnsi="宋体" w:eastAsia="宋体" w:cs="宋体"/>
          <w:bCs/>
          <w:szCs w:val="21"/>
          <w:lang w:eastAsia="zh-CN"/>
        </w:rPr>
        <w:t>开展矛盾纠纷排查不少于</w:t>
      </w:r>
      <w:r>
        <w:rPr>
          <w:rFonts w:hint="eastAsia" w:ascii="宋体" w:hAnsi="宋体" w:eastAsia="宋体" w:cs="宋体"/>
          <w:bCs/>
          <w:szCs w:val="21"/>
          <w:lang w:val="en-US" w:eastAsia="zh-CN"/>
        </w:rPr>
        <w:t>300场次，并提供相应的台账资料；</w:t>
      </w:r>
    </w:p>
    <w:p w14:paraId="19A155EE">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eastAsia="zh-CN"/>
        </w:rPr>
      </w:pPr>
      <w:r>
        <w:rPr>
          <w:rFonts w:hint="eastAsia" w:ascii="宋体" w:hAnsi="宋体" w:eastAsia="宋体" w:cs="宋体"/>
          <w:bCs/>
          <w:szCs w:val="21"/>
          <w:lang w:eastAsia="zh-CN"/>
        </w:rPr>
        <w:t>6</w:t>
      </w:r>
      <w:r>
        <w:rPr>
          <w:rFonts w:hint="eastAsia" w:ascii="宋体" w:hAnsi="宋体" w:eastAsia="宋体" w:cs="宋体"/>
          <w:bCs/>
          <w:szCs w:val="21"/>
          <w:lang w:val="en-US" w:eastAsia="zh-CN"/>
        </w:rPr>
        <w:t>.</w:t>
      </w:r>
      <w:r>
        <w:rPr>
          <w:rFonts w:hint="eastAsia" w:ascii="宋体" w:hAnsi="宋体" w:eastAsia="宋体" w:cs="宋体"/>
          <w:bCs/>
          <w:szCs w:val="21"/>
          <w:lang w:eastAsia="zh-CN"/>
        </w:rPr>
        <w:t>组织或协助开展普法宣传服务不少于</w:t>
      </w:r>
      <w:r>
        <w:rPr>
          <w:rFonts w:hint="eastAsia" w:ascii="宋体" w:hAnsi="宋体" w:eastAsia="宋体" w:cs="宋体"/>
          <w:bCs/>
          <w:szCs w:val="21"/>
          <w:lang w:val="en-US" w:eastAsia="zh-CN"/>
        </w:rPr>
        <w:t>35</w:t>
      </w:r>
      <w:r>
        <w:rPr>
          <w:rFonts w:hint="eastAsia" w:ascii="宋体" w:hAnsi="宋体" w:eastAsia="宋体" w:cs="宋体"/>
          <w:bCs/>
          <w:szCs w:val="21"/>
          <w:lang w:eastAsia="zh-CN"/>
        </w:rPr>
        <w:t>场次；</w:t>
      </w:r>
    </w:p>
    <w:p w14:paraId="58A69C5E">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val="en-US" w:eastAsia="zh-CN"/>
        </w:rPr>
        <w:t>7.</w:t>
      </w:r>
      <w:r>
        <w:rPr>
          <w:rFonts w:hint="eastAsia" w:ascii="宋体" w:hAnsi="宋体" w:eastAsia="宋体" w:cs="宋体"/>
          <w:bCs/>
          <w:szCs w:val="21"/>
          <w:lang w:eastAsia="zh-CN"/>
        </w:rPr>
        <w:t>提供调解案例或调解故事等调解经验总结材料不少于</w:t>
      </w:r>
      <w:r>
        <w:rPr>
          <w:rFonts w:hint="eastAsia" w:ascii="宋体" w:hAnsi="宋体" w:eastAsia="宋体" w:cs="宋体"/>
          <w:bCs/>
          <w:szCs w:val="21"/>
          <w:lang w:val="en-US" w:eastAsia="zh-CN"/>
        </w:rPr>
        <w:t>120篇；</w:t>
      </w:r>
    </w:p>
    <w:p w14:paraId="798D2E59">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eastAsia="zh-CN"/>
        </w:rPr>
      </w:pPr>
      <w:r>
        <w:rPr>
          <w:rFonts w:hint="eastAsia" w:ascii="宋体" w:hAnsi="宋体" w:eastAsia="宋体" w:cs="宋体"/>
          <w:bCs/>
          <w:szCs w:val="21"/>
          <w:lang w:eastAsia="zh-CN"/>
        </w:rPr>
        <w:t>8</w:t>
      </w:r>
      <w:r>
        <w:rPr>
          <w:rFonts w:hint="eastAsia" w:ascii="宋体" w:hAnsi="宋体" w:eastAsia="宋体" w:cs="宋体"/>
          <w:bCs/>
          <w:szCs w:val="21"/>
          <w:lang w:val="en-US" w:eastAsia="zh-CN"/>
        </w:rPr>
        <w:t>.</w:t>
      </w:r>
      <w:r>
        <w:rPr>
          <w:rFonts w:hint="eastAsia" w:ascii="宋体" w:hAnsi="宋体" w:eastAsia="宋体" w:cs="宋体"/>
          <w:bCs/>
          <w:szCs w:val="21"/>
          <w:lang w:eastAsia="zh-CN"/>
        </w:rPr>
        <w:t>完成卷宗制作与归档、数据报送、案件录入信息系统；</w:t>
      </w:r>
    </w:p>
    <w:p w14:paraId="4612F7CE">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eastAsia="zh-CN"/>
        </w:rPr>
        <w:t>9</w:t>
      </w:r>
      <w:r>
        <w:rPr>
          <w:rFonts w:hint="eastAsia" w:ascii="宋体" w:hAnsi="宋体" w:eastAsia="宋体" w:cs="宋体"/>
          <w:bCs/>
          <w:szCs w:val="21"/>
          <w:lang w:val="en-US" w:eastAsia="zh-CN"/>
        </w:rPr>
        <w:t>.</w:t>
      </w:r>
      <w:r>
        <w:rPr>
          <w:rFonts w:hint="eastAsia" w:ascii="宋体" w:hAnsi="宋体" w:eastAsia="宋体" w:cs="宋体"/>
          <w:bCs/>
          <w:szCs w:val="21"/>
          <w:lang w:eastAsia="zh-CN"/>
        </w:rPr>
        <w:t>其他工作根据实际工作需要完成。</w:t>
      </w:r>
    </w:p>
    <w:p w14:paraId="30A2F9A8">
      <w:pPr>
        <w:keepNext w:val="0"/>
        <w:keepLines w:val="0"/>
        <w:pageBreakBefore w:val="0"/>
        <w:widowControl w:val="0"/>
        <w:kinsoku/>
        <w:wordWrap/>
        <w:overflowPunct/>
        <w:topLinePunct w:val="0"/>
        <w:autoSpaceDN/>
        <w:bidi w:val="0"/>
        <w:adjustRightInd/>
        <w:snapToGrid/>
        <w:spacing w:line="360" w:lineRule="exact"/>
        <w:ind w:firstLine="420" w:firstLineChars="200"/>
        <w:textAlignment w:val="auto"/>
        <w:rPr>
          <w:sz w:val="21"/>
          <w:szCs w:val="21"/>
          <w:highlight w:val="none"/>
        </w:rPr>
      </w:pPr>
      <w:r>
        <w:rPr>
          <w:rFonts w:hint="eastAsia"/>
          <w:b/>
          <w:sz w:val="21"/>
          <w:szCs w:val="21"/>
          <w:highlight w:val="none"/>
        </w:rPr>
        <w:t>（五）其他要求</w:t>
      </w:r>
    </w:p>
    <w:p w14:paraId="286F745B">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val="en-US" w:eastAsia="zh-CN"/>
        </w:rPr>
        <w:t>1.中标供应商需督促提供服务的服务人员每年按市注册社工的要求完成规定学时的培训。</w:t>
      </w:r>
    </w:p>
    <w:p w14:paraId="78A5CA8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val="en-US" w:eastAsia="zh-CN"/>
        </w:rPr>
        <w:t>2.中标供应商在按要求为项目提供团队驻点服务工作保障外，须额外配备社工督导定期指导服务开展。</w:t>
      </w:r>
    </w:p>
    <w:p w14:paraId="28A6960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color w:val="FF0000"/>
          <w:szCs w:val="21"/>
          <w:lang w:val="en-US" w:eastAsia="zh-CN"/>
        </w:rPr>
      </w:pPr>
      <w:r>
        <w:rPr>
          <w:rFonts w:hint="eastAsia" w:ascii="宋体" w:hAnsi="宋体" w:eastAsia="宋体" w:cs="宋体"/>
          <w:bCs/>
          <w:color w:val="FF0000"/>
          <w:szCs w:val="21"/>
          <w:lang w:val="en-US" w:eastAsia="zh-CN"/>
        </w:rPr>
        <w:t>★3.中标供应商承诺优先聘用现有在岗持证社工。</w:t>
      </w:r>
    </w:p>
    <w:p w14:paraId="68B18C6A">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val="en-US" w:eastAsia="zh-CN"/>
        </w:rPr>
        <w:t>4.中标供应商应与服务人员建立劳动关系，订立和履行劳动合同，支付人员工资、交纳相关的社会保险金等费用，并为服务人员购买人身意外伤害保险。服务人员在提供服务时发生意外、受到侵害的，根据实际情况划分责任方，其他方应予以配合，如有不能清楚划分产生争议时，可申请法院诉讼。中标供应商人员与中标机构发生经济纠纷时，与采购单位无关。</w:t>
      </w:r>
    </w:p>
    <w:p w14:paraId="27ECDB34">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val="en-US" w:eastAsia="zh-CN"/>
        </w:rPr>
        <w:t>5.中标供应商需全力为本项目的开展提供专业、高效、优质的社会工作服务，应成立疑难问题研究与处理小组，共同研究、共同制定处理意见，为疑难问题研究与处理提供强有力的专业基础支撑；定期召开业务总结会议，互通信息、交流情况，提炼工作经验和成效，形成专业总结文章，并报予采购单位。</w:t>
      </w:r>
    </w:p>
    <w:p w14:paraId="615B35B2">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val="en-US" w:eastAsia="zh-CN"/>
        </w:rPr>
        <w:t>6.中标供应商在中标一个月内应配套建立良好的运作机制，制定量化的考核奖励制度、严格的工作制度、相应的服务规范制度与年度工作计划（含每月、每季度、全年），明确服务目标、实施路径及工作计划实施的时间表，落实到具体责任人员、时间和内容。</w:t>
      </w:r>
    </w:p>
    <w:p w14:paraId="455DA5F5">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val="en-US" w:eastAsia="zh-CN"/>
        </w:rPr>
        <w:t>7.中标供应商需确保在签订合同之日后7日（含本数）内所需服务人员须全部到位，服务期间如出现人员空缺，在7个工作日内对岗位空缺的人员进行补齐。如签订合同之日后7日（含本数）内所需工作人员未全部到位的，采购单位有权单方依法解除合同。为保障工作延续性和服务质量，中标供应商组建的服务团队应当专业、固定。确因特殊情况需更换团队成员的，需提前5个工作日征得采购单位或派驻服务单位书面同意。</w:t>
      </w:r>
    </w:p>
    <w:p w14:paraId="4E63C6C8">
      <w:pPr>
        <w:keepNext w:val="0"/>
        <w:keepLines w:val="0"/>
        <w:pageBreakBefore w:val="0"/>
        <w:widowControl w:val="0"/>
        <w:kinsoku/>
        <w:wordWrap/>
        <w:overflowPunct/>
        <w:topLinePunct w:val="0"/>
        <w:autoSpaceDE/>
        <w:autoSpaceDN/>
        <w:bidi w:val="0"/>
        <w:adjustRightInd/>
        <w:snapToGrid/>
        <w:ind w:firstLine="420" w:firstLineChars="200"/>
        <w:jc w:val="left"/>
        <w:textAlignment w:val="auto"/>
        <w:rPr>
          <w:rFonts w:hint="eastAsia" w:ascii="宋体" w:hAnsi="宋体" w:eastAsia="宋体" w:cs="宋体"/>
          <w:bCs/>
          <w:szCs w:val="21"/>
          <w:lang w:val="en-US" w:eastAsia="zh-CN"/>
        </w:rPr>
      </w:pPr>
      <w:r>
        <w:rPr>
          <w:rFonts w:hint="eastAsia" w:ascii="宋体" w:hAnsi="宋体" w:eastAsia="宋体" w:cs="宋体"/>
          <w:bCs/>
          <w:szCs w:val="21"/>
          <w:lang w:val="en-US" w:eastAsia="zh-CN"/>
        </w:rPr>
        <w:t>8.如中标供应商派驻的服务人员未能按投标文件所述或合同约定为采购单位提供社会工作服务的，采购单位有权要求中标供应商更换指派其他服务人员，更换的服务人员情况应当同于或优于原岗位服务质量及合同中关于人员规定的要求。</w:t>
      </w:r>
    </w:p>
    <w:p w14:paraId="7CE18930">
      <w:pPr>
        <w:pStyle w:val="5"/>
        <w:spacing w:before="120" w:beforeLines="50" w:after="120" w:afterLines="50"/>
        <w:rPr>
          <w:szCs w:val="24"/>
        </w:rPr>
      </w:pPr>
      <w:r>
        <w:rPr>
          <w:rFonts w:hint="eastAsia"/>
          <w:szCs w:val="24"/>
        </w:rPr>
        <w:t>六、商务要求</w:t>
      </w:r>
    </w:p>
    <w:p w14:paraId="2F6FA4D9">
      <w:pPr>
        <w:ind w:firstLine="420" w:firstLineChars="200"/>
        <w:rPr>
          <w:rFonts w:hint="eastAsia" w:asciiTheme="minorEastAsia" w:hAnsiTheme="minorEastAsia" w:eastAsiaTheme="minorEastAsia"/>
          <w:color w:val="FF0000"/>
          <w:lang w:val="en-US" w:eastAsia="zh-CN"/>
        </w:rPr>
      </w:pPr>
      <w:r>
        <w:rPr>
          <w:rFonts w:hint="eastAsia" w:asciiTheme="minorEastAsia" w:hAnsiTheme="minorEastAsia" w:eastAsiaTheme="minorEastAsia"/>
          <w:color w:val="FF0000"/>
          <w:lang w:val="en-US" w:eastAsia="zh-CN"/>
        </w:rPr>
        <w:t>（一）★服务期限：服务期限为自合同开始履行之日起12个月，本项目是长期服务项目，长期服务政府采购合同履行期限最长不得超过三十六个月。如采购单位对履约情况不满意，采购单位不再续约，采购单位根据服务单位上一年的合同履约情况，决定是否续签下一年合同。若政府采购主管部门发现项目有异常情况，以主管部门意见为准。</w:t>
      </w:r>
    </w:p>
    <w:p w14:paraId="7AEDF1BE">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二）报价要求：1.本项目投标总价（人民币）采用包干制，是完成该项目的一切费用综合，应包括服务成本、法定税费和企业的利润等。由投标人根据招标文件所提供的资料自行测算投标报价。投标人根据招标文件所提供的资料自行测算投标报价，一经中标，投标报价总价作为中标单位与采购单位签定的合同金额。</w:t>
      </w:r>
    </w:p>
    <w:p w14:paraId="3DF5C733">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2.投标人应根据本企业的成本自行决定报价，但不得以低于其企业成本进行报价投标；评标时，评审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审委员会应当将其作为无效投标处理。</w:t>
      </w:r>
    </w:p>
    <w:p w14:paraId="17F6F415">
      <w:pPr>
        <w:ind w:firstLine="420" w:firstLineChars="200"/>
        <w:rPr>
          <w:rFonts w:hint="eastAsia" w:asciiTheme="minorEastAsia" w:hAnsiTheme="minorEastAsia" w:eastAsiaTheme="minorEastAsia"/>
          <w:lang w:val="en-US" w:eastAsia="zh-CN"/>
        </w:rPr>
      </w:pPr>
      <w:commentRangeStart w:id="11"/>
      <w:r>
        <w:rPr>
          <w:rFonts w:hint="eastAsia" w:asciiTheme="minorEastAsia" w:hAnsiTheme="minorEastAsia" w:eastAsiaTheme="minorEastAsia"/>
          <w:lang w:val="en-US" w:eastAsia="zh-CN"/>
        </w:rPr>
        <w:t>3.</w:t>
      </w:r>
      <w:commentRangeEnd w:id="11"/>
      <w:r>
        <w:commentReference w:id="11"/>
      </w:r>
      <w:r>
        <w:rPr>
          <w:rFonts w:hint="eastAsia" w:asciiTheme="minorEastAsia" w:hAnsiTheme="minorEastAsia" w:eastAsiaTheme="minorEastAsia"/>
          <w:lang w:val="en-US" w:eastAsia="zh-CN"/>
        </w:rPr>
        <w:t>中标机构需遵照《深圳市关于提升社会工作服务水平的若干措施》相关经费使用要求，整体打包费标准按16.9万元/人/年执行。其中项目人力成本不少于项目经费的85%，包括项目服务人员工资、个人及单位缴交的社会保险费、公积金（单位缴纳的社会保险及公积金缴交基数和比例等标准按有关规定执行）等项目的支出。项目其他经费不高于项目经费的15%，包括督导经费、业务活动费、服务险、人员培训费、管理费、税费等。投标人按报价要求提供《项目详细报价/分项报价表》。</w:t>
      </w:r>
    </w:p>
    <w:p w14:paraId="0ADE2FA4">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（三）付款方式：</w:t>
      </w:r>
    </w:p>
    <w:p w14:paraId="520B5E43">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中标供应商应向采购单位提供合法税票，并按照以下分期支付：</w:t>
      </w:r>
    </w:p>
    <w:p w14:paraId="16D6E7FF">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第一期：在合同签订后一个月内拨付中标金额的50%；</w:t>
      </w:r>
    </w:p>
    <w:p w14:paraId="6D9E5E1D">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第二期：在合同执满6个月后拨付中标金额的17.22%；</w:t>
      </w:r>
    </w:p>
    <w:p w14:paraId="285BD5CA">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第三期：在合同执满10个月后拨付中标金额的20%；</w:t>
      </w:r>
    </w:p>
    <w:p w14:paraId="54B848B1">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第四期：在项目验收通过一个月内拨付剩余的12.78%。</w:t>
      </w:r>
    </w:p>
    <w:p w14:paraId="6D4B3679">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（四）售后服务要求</w:t>
      </w:r>
    </w:p>
    <w:p w14:paraId="41175BD0">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服务期限届满时，提交工作情况总结或报告。</w:t>
      </w:r>
    </w:p>
    <w:p w14:paraId="554D6761">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（五）违约金</w:t>
      </w:r>
    </w:p>
    <w:p w14:paraId="21069A1E">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违约金为占中标价的10%。</w:t>
      </w:r>
    </w:p>
    <w:p w14:paraId="3781F8A0">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（六）违约责任</w:t>
      </w:r>
    </w:p>
    <w:p w14:paraId="6B2AB513">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1.因中标供应商及其派驻的服务人员未按照合同约定履行合同义务的，或因违反职业守则等造成采购单位及派驻单位等经济损失或其他损失的，中标供应商应当承担损失赔偿，造成严重损失或严重不良影响的，构成违约，采购单位可以单方面依法解除合同并要求中标供应商支付违约金，违约金为中标价的10%。</w:t>
      </w:r>
    </w:p>
    <w:p w14:paraId="61CF495F">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2.因中标供应商未尽合同义务或未勤勉尽责等未按照采购单位合理的工作指导及要求履行的，采购单位应书面催告中标供应商履行并附事由，如事由符合合同约定或合理的，中标供应商应在收到采购单位书面催告的3日内及时更正并履行，未履行或未及时履行的视为违约。以上违约情形累计达三次的，采购单位可以单方面解除合同并视损失情况要求中标供应商支付相应的违约金，违约金为中标价的10%。</w:t>
      </w:r>
    </w:p>
    <w:p w14:paraId="30730915">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3.合同约定的其他违约责任。</w:t>
      </w:r>
    </w:p>
    <w:p w14:paraId="2D6A78BE">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 xml:space="preserve">（七）其他要求 </w:t>
      </w:r>
    </w:p>
    <w:p w14:paraId="779D6B10">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1.中标单位须按时且足额向服务人员支付工资、绩效工资和奖金、福利等；</w:t>
      </w:r>
    </w:p>
    <w:p w14:paraId="2A5394ED">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2.由中标单位负责驻点服务人员的劳资纠纷及意外伤害的处理，如因处理不当或对采购单位带来不良影响的，承担所有经济和法律责任；</w:t>
      </w:r>
    </w:p>
    <w:p w14:paraId="0439647F">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3.中标单位承担服务期间驻点服务人员工伤或非工伤、疾病死亡所产生的所有经济赔偿责任（法律规定范畴内）；</w:t>
      </w:r>
    </w:p>
    <w:p w14:paraId="50EE2813">
      <w:pPr>
        <w:ind w:firstLine="42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4.对于驻点服务人员不符合采购单位工作要求的，采购单位有权要求投标人在收到书面换人通知后五个工作日内更换符合条件的服务人员；驻点服务人员收到派驻服务单位或群众书面投诉两次（含本数）以上，经查证属实的，采购单位或派驻服务单位有权要求投标人在收到书面换人通知后五个工作日内更换符合条件的服务人员；</w:t>
      </w:r>
    </w:p>
    <w:p w14:paraId="36931518">
      <w:pPr>
        <w:ind w:firstLine="420" w:firstLineChars="200"/>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5.由中标单位根据采购单位要求，对驻点服务人员建立量化的考核奖励制度，每季度向采购单位报送考核评比情况。</w:t>
      </w:r>
    </w:p>
    <w:p w14:paraId="1DE7E1A1">
      <w:pPr>
        <w:ind w:firstLine="420" w:firstLineChars="200"/>
        <w:rPr>
          <w:rFonts w:asciiTheme="minorEastAsia" w:hAnsiTheme="minorEastAsia" w:eastAsiaTheme="minorEastAsia"/>
        </w:rPr>
      </w:pPr>
    </w:p>
    <w:p w14:paraId="19217810"/>
    <w:p w14:paraId="14BCD71C">
      <w:pPr>
        <w:pStyle w:val="5"/>
        <w:spacing w:before="120" w:beforeLines="50" w:after="120" w:afterLines="50"/>
        <w:rPr>
          <w:szCs w:val="24"/>
        </w:rPr>
      </w:pPr>
      <w:r>
        <w:rPr>
          <w:rFonts w:hint="eastAsia"/>
          <w:szCs w:val="24"/>
        </w:rPr>
        <w:t>七、其他重要条款</w:t>
      </w:r>
    </w:p>
    <w:p w14:paraId="6BA06389">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34B47DED">
      <w:pPr>
        <w:pStyle w:val="7"/>
        <w:spacing w:before="60" w:beforeLines="25" w:after="60" w:afterLines="25"/>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0E0DBE69">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5148AAC7">
      <w:pPr>
        <w:ind w:firstLine="420" w:firstLineChars="200"/>
        <w:rPr>
          <w:bCs/>
          <w:szCs w:val="21"/>
        </w:rPr>
      </w:pPr>
      <w:r>
        <w:rPr>
          <w:rFonts w:hint="eastAsia" w:ascii="Times New Roman" w:eastAsia="宋体"/>
          <w:bCs/>
          <w:szCs w:val="21"/>
          <w:lang w:val="en-US" w:eastAsia="zh-CN"/>
        </w:rPr>
        <w:t>4</w:t>
      </w:r>
      <w:r>
        <w:rPr>
          <w:rFonts w:hint="eastAsia"/>
          <w:bCs/>
          <w:szCs w:val="21"/>
        </w:rPr>
        <w:t>、除政府采购合同继续履行将损害国家利益和社会公共利益外，双方当事人不得擅自变更、中止或者终止合同。</w:t>
      </w:r>
    </w:p>
    <w:p w14:paraId="34313F65">
      <w:pPr>
        <w:ind w:firstLine="420" w:firstLineChars="200"/>
        <w:rPr>
          <w:rFonts w:hint="eastAsia" w:eastAsia="宋体"/>
          <w:bCs/>
          <w:szCs w:val="21"/>
          <w:lang w:val="en-US" w:eastAsia="zh-CN"/>
        </w:rPr>
      </w:pPr>
      <w:r>
        <w:rPr>
          <w:rFonts w:hint="eastAsia" w:ascii="Times New Roman" w:eastAsia="宋体"/>
          <w:bCs/>
          <w:szCs w:val="21"/>
          <w:lang w:val="en-US" w:eastAsia="zh-CN"/>
        </w:rPr>
        <w:t>5</w:t>
      </w:r>
      <w:r>
        <w:rPr>
          <w:rFonts w:hint="eastAsia"/>
          <w:bCs/>
          <w:szCs w:val="21"/>
        </w:rPr>
        <w:t>、“信用中国”中“信用服务”栏的“重大税收违法失信主体”“失信被执行人”，“中国政府采购网”中的“政府采购严重违法失信行为记录名单”，“深圳市政府采购监管网”</w:t>
      </w:r>
      <w:ins w:id="140" w:author="Asu" w:date="2025-12-31T09:59:41Z">
        <w:r>
          <w:rPr>
            <w:rFonts w:hint="eastAsia" w:asciiTheme="minorEastAsia" w:hAnsiTheme="minorEastAsia" w:eastAsiaTheme="minorEastAsia" w:cstheme="minorEastAsia"/>
            <w:b w:val="0"/>
            <w:bCs w:val="0"/>
            <w:sz w:val="21"/>
            <w:szCs w:val="21"/>
            <w:lang w:val="en-US" w:eastAsia="zh-CN"/>
          </w:rPr>
          <w:t>以及财政部门认可的“供应商诚信档案库”</w:t>
        </w:r>
      </w:ins>
      <w:r>
        <w:rPr>
          <w:rFonts w:hint="eastAsia"/>
          <w:bCs/>
          <w:szCs w:val="21"/>
        </w:rPr>
        <w:t>为供应商信用信息的查询渠道，相关信息以开标当日的查询结果为准</w:t>
      </w:r>
      <w:r>
        <w:rPr>
          <w:rFonts w:hint="eastAsia" w:ascii="Times New Roman" w:eastAsia="宋体"/>
          <w:bCs/>
          <w:szCs w:val="21"/>
          <w:lang w:val="en-US" w:eastAsia="zh-CN"/>
        </w:rPr>
        <w:t>。</w:t>
      </w:r>
    </w:p>
    <w:p w14:paraId="672084E2">
      <w:pPr>
        <w:pStyle w:val="7"/>
        <w:spacing w:before="60" w:beforeLines="25" w:after="60" w:afterLines="25"/>
        <w:ind w:firstLine="392" w:firstLineChars="187"/>
        <w:rPr>
          <w:rFonts w:ascii="宋体" w:hAnsi="宋体"/>
          <w:szCs w:val="21"/>
        </w:rPr>
      </w:pPr>
    </w:p>
    <w:p w14:paraId="5D076FBC">
      <w:pPr>
        <w:pStyle w:val="7"/>
        <w:spacing w:before="60" w:beforeLines="25" w:after="60" w:afterLines="25"/>
        <w:ind w:firstLine="392" w:firstLineChars="187"/>
        <w:rPr>
          <w:rFonts w:ascii="宋体" w:hAnsi="宋体"/>
          <w:szCs w:val="21"/>
        </w:rPr>
      </w:pPr>
    </w:p>
    <w:p w14:paraId="5D9EEC72">
      <w:pPr>
        <w:pStyle w:val="7"/>
        <w:spacing w:before="60" w:beforeLines="25" w:after="60" w:afterLines="25"/>
        <w:ind w:firstLine="392" w:firstLineChars="187"/>
        <w:rPr>
          <w:rFonts w:ascii="宋体" w:hAnsi="宋体"/>
          <w:szCs w:val="21"/>
        </w:rPr>
      </w:pPr>
    </w:p>
    <w:p w14:paraId="40641B01">
      <w:r>
        <w:rPr>
          <w:rFonts w:hint="eastAsia"/>
        </w:rPr>
        <w:br w:type="page"/>
      </w:r>
    </w:p>
    <w:p w14:paraId="431DAE2E">
      <w:pPr>
        <w:pStyle w:val="5"/>
        <w:rPr>
          <w:kern w:val="2"/>
        </w:rPr>
      </w:pPr>
      <w:r>
        <w:rPr>
          <w:rFonts w:hint="eastAsia"/>
          <w:kern w:val="2"/>
        </w:rPr>
        <w:t>第四章 投标文件组成要求及格式</w:t>
      </w:r>
    </w:p>
    <w:p w14:paraId="5BD7A7D7">
      <w:pPr>
        <w:rPr>
          <w:rStyle w:val="56"/>
          <w:sz w:val="24"/>
        </w:rPr>
      </w:pPr>
      <w:r>
        <w:rPr>
          <w:rStyle w:val="56"/>
          <w:rFonts w:hint="eastAsia"/>
          <w:sz w:val="24"/>
        </w:rPr>
        <w:t>特别提醒：</w:t>
      </w:r>
    </w:p>
    <w:p w14:paraId="2F81014C">
      <w:pPr>
        <w:ind w:firstLine="480" w:firstLineChars="200"/>
        <w:rPr>
          <w:rFonts w:ascii="仿宋_GB2312" w:eastAsia="仿宋_GB2312"/>
          <w:sz w:val="24"/>
        </w:rPr>
      </w:pPr>
      <w:ins w:id="141" w:author="王秀子" w:date="2025-12-01T11:03:16Z">
        <w:commentRangeStart w:id="12"/>
        <w:r>
          <w:rPr>
            <w:rFonts w:hint="eastAsia" w:ascii="仿宋_GB2312" w:eastAsia="仿宋_GB2312"/>
            <w:sz w:val="24"/>
          </w:rPr>
          <w:t>中标（成交）供应商的</w:t>
        </w:r>
      </w:ins>
      <w:r>
        <w:rPr>
          <w:rFonts w:hint="eastAsia" w:ascii="仿宋_GB2312" w:eastAsia="仿宋_GB2312"/>
          <w:sz w:val="24"/>
        </w:rPr>
        <w:t>投标文件正文将对外公开，投标文件附件不公开</w:t>
      </w:r>
      <w:ins w:id="142" w:author="王秀子" w:date="2025-12-01T11:03:20Z">
        <w:r>
          <w:rPr>
            <w:rFonts w:hint="eastAsia" w:ascii="仿宋_GB2312" w:eastAsia="仿宋_GB2312"/>
            <w:sz w:val="24"/>
          </w:rPr>
          <w:t>；未中标（成交）供应商的投标文件一律不公开</w:t>
        </w:r>
      </w:ins>
      <w:r>
        <w:rPr>
          <w:rFonts w:hint="eastAsia" w:ascii="仿宋_GB2312" w:eastAsia="仿宋_GB2312"/>
          <w:sz w:val="24"/>
        </w:rPr>
        <w:t>。</w:t>
      </w:r>
      <w:commentRangeEnd w:id="12"/>
      <w:r>
        <w:commentReference w:id="12"/>
      </w:r>
      <w:r>
        <w:rPr>
          <w:rFonts w:hint="eastAsia" w:ascii="仿宋_GB2312" w:eastAsia="仿宋_GB2312"/>
          <w:sz w:val="24"/>
        </w:rPr>
        <w:t>投标人在编辑投标文件时，在投标文件目录中属于本节点内容的必须在本节点中填写，填写到其他节点或附件的将可能导致投标无效，一切后果由供应商自行承担。</w:t>
      </w:r>
    </w:p>
    <w:p w14:paraId="0B7139D2">
      <w:pPr>
        <w:widowControl/>
        <w:jc w:val="left"/>
        <w:rPr>
          <w:rFonts w:ascii="宋体" w:hAnsi="宋体" w:cs="宋体"/>
          <w:kern w:val="0"/>
          <w:sz w:val="24"/>
        </w:rPr>
      </w:pPr>
      <w:r>
        <w:rPr>
          <w:rFonts w:hint="eastAsia" w:ascii="仿宋_GB2312" w:eastAsia="仿宋_GB2312"/>
          <w:sz w:val="24"/>
        </w:rPr>
        <w:t xml:space="preserve">    投标文件正文（信息公开部分）必须编制于“正文（公开部分）”，投标文件附件（非信息公开部分）必须编制于“附件（不公开部分）”，如下图所示。</w:t>
      </w: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r:embed="rId8"/>
                    <a:stretch>
                      <a:fillRect/>
                    </a:stretch>
                  </pic:blipFill>
                  <pic:spPr>
                    <a:xfrm>
                      <a:off x="0" y="0"/>
                      <a:ext cx="5203190" cy="4043045"/>
                    </a:xfrm>
                    <a:prstGeom prst="rect">
                      <a:avLst/>
                    </a:prstGeom>
                  </pic:spPr>
                </pic:pic>
              </a:graphicData>
            </a:graphic>
          </wp:inline>
        </w:drawing>
      </w:r>
    </w:p>
    <w:p w14:paraId="687BDEA0">
      <w:pPr>
        <w:ind w:firstLine="480" w:firstLineChars="200"/>
        <w:rPr>
          <w:rFonts w:ascii="仿宋_GB2312" w:eastAsia="仿宋_GB2312"/>
          <w:sz w:val="24"/>
        </w:rPr>
      </w:pPr>
      <w:r>
        <w:rPr>
          <w:rFonts w:hint="eastAsia" w:ascii="仿宋_GB2312" w:eastAsia="仿宋_GB2312"/>
          <w:sz w:val="24"/>
        </w:rPr>
        <w:t>政府集中采购机构公布投标文件正文（信息公开部分）时为计算机截取信息自动公布，</w:t>
      </w:r>
      <w:commentRangeStart w:id="13"/>
      <w:r>
        <w:rPr>
          <w:rFonts w:hint="eastAsia" w:ascii="仿宋_GB2312" w:eastAsia="仿宋_GB2312"/>
          <w:sz w:val="24"/>
        </w:rPr>
        <w:t>供应商登录深圳政府采购智慧平台后下载附件。</w:t>
      </w:r>
      <w:commentRangeEnd w:id="13"/>
      <w:r>
        <w:commentReference w:id="13"/>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highlight w:val="yellow"/>
        </w:rPr>
        <w:t>如投标人将必须放于投标文件正文（信息公开部分）的内容放入投标文件附件（非信息公开部分），将作投标无效处理。</w:t>
      </w:r>
    </w:p>
    <w:p w14:paraId="598C3A46">
      <w:pPr>
        <w:ind w:firstLine="480" w:firstLineChars="200"/>
        <w:rPr>
          <w:rFonts w:ascii="仿宋_GB2312" w:eastAsia="仿宋_GB2312"/>
          <w:sz w:val="24"/>
        </w:rPr>
      </w:pPr>
    </w:p>
    <w:p w14:paraId="14B08A04">
      <w:pPr>
        <w:ind w:firstLine="480" w:firstLineChars="200"/>
        <w:rPr>
          <w:rFonts w:ascii="宋体" w:hAnsi="宋体"/>
          <w:b/>
          <w:sz w:val="24"/>
        </w:rPr>
      </w:pPr>
    </w:p>
    <w:p w14:paraId="1065509E">
      <w:pPr>
        <w:rPr>
          <w:rFonts w:ascii="宋体" w:hAnsi="宋体"/>
          <w:sz w:val="24"/>
        </w:rPr>
      </w:pPr>
      <w:r>
        <w:rPr>
          <w:rFonts w:hint="eastAsia" w:ascii="宋体" w:hAnsi="宋体"/>
          <w:sz w:val="24"/>
        </w:rPr>
        <w:t>投标文件组成：</w:t>
      </w:r>
    </w:p>
    <w:p w14:paraId="30C8CC69">
      <w:pPr>
        <w:keepNext w:val="0"/>
        <w:keepLines w:val="0"/>
        <w:pageBreakBefore w:val="0"/>
        <w:widowControl w:val="0"/>
        <w:kinsoku/>
        <w:wordWrap/>
        <w:overflowPunct/>
        <w:topLinePunct w:val="0"/>
        <w:autoSpaceDE/>
        <w:autoSpaceDN/>
        <w:bidi w:val="0"/>
        <w:adjustRightInd/>
        <w:snapToGrid/>
        <w:ind w:firstLine="1200" w:firstLineChars="500"/>
        <w:textAlignment w:val="auto"/>
        <w:outlineLvl w:val="9"/>
        <w:rPr>
          <w:rFonts w:ascii="宋体" w:hAnsi="宋体"/>
          <w:sz w:val="24"/>
        </w:rPr>
      </w:pPr>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14:paraId="2C8F0D54">
      <w:pPr>
        <w:keepNext w:val="0"/>
        <w:keepLines w:val="0"/>
        <w:pageBreakBefore w:val="0"/>
        <w:widowControl w:val="0"/>
        <w:kinsoku/>
        <w:wordWrap/>
        <w:overflowPunct/>
        <w:topLinePunct w:val="0"/>
        <w:autoSpaceDE/>
        <w:autoSpaceDN/>
        <w:bidi w:val="0"/>
        <w:adjustRightInd/>
        <w:snapToGrid/>
        <w:ind w:left="718" w:leftChars="342" w:firstLine="1417" w:firstLineChars="675"/>
        <w:textAlignment w:val="auto"/>
        <w:outlineLvl w:val="9"/>
        <w:rPr>
          <w:szCs w:val="21"/>
        </w:rPr>
      </w:pPr>
      <w:r>
        <w:rPr>
          <w:rFonts w:hint="eastAsia"/>
          <w:szCs w:val="21"/>
        </w:rPr>
        <w:t>（1）</w:t>
      </w:r>
      <w:bookmarkStart w:id="31" w:name="_Hlk72070784"/>
      <w:r>
        <w:rPr>
          <w:rFonts w:hint="eastAsia"/>
          <w:szCs w:val="21"/>
        </w:rPr>
        <w:t>投标函</w:t>
      </w:r>
      <w:bookmarkEnd w:id="31"/>
    </w:p>
    <w:p w14:paraId="4B5AF392">
      <w:pPr>
        <w:keepNext w:val="0"/>
        <w:keepLines w:val="0"/>
        <w:pageBreakBefore w:val="0"/>
        <w:widowControl w:val="0"/>
        <w:kinsoku/>
        <w:wordWrap/>
        <w:overflowPunct/>
        <w:topLinePunct w:val="0"/>
        <w:autoSpaceDE/>
        <w:autoSpaceDN/>
        <w:bidi w:val="0"/>
        <w:adjustRightInd/>
        <w:snapToGrid/>
        <w:ind w:left="718" w:leftChars="342" w:firstLine="1417" w:firstLineChars="675"/>
        <w:textAlignment w:val="auto"/>
        <w:outlineLvl w:val="9"/>
        <w:rPr>
          <w:szCs w:val="21"/>
        </w:rPr>
      </w:pPr>
      <w:r>
        <w:rPr>
          <w:rFonts w:hint="eastAsia"/>
          <w:szCs w:val="21"/>
        </w:rPr>
        <w:t>（2）</w:t>
      </w:r>
      <w:bookmarkStart w:id="32" w:name="_Hlk72062521"/>
      <w:r>
        <w:rPr>
          <w:rFonts w:hint="eastAsia"/>
          <w:szCs w:val="21"/>
        </w:rPr>
        <w:t>政府采购投标及履约承诺函</w:t>
      </w:r>
      <w:bookmarkEnd w:id="32"/>
    </w:p>
    <w:p w14:paraId="66216D5E">
      <w:pPr>
        <w:keepNext w:val="0"/>
        <w:keepLines w:val="0"/>
        <w:pageBreakBefore w:val="0"/>
        <w:widowControl w:val="0"/>
        <w:kinsoku/>
        <w:wordWrap/>
        <w:overflowPunct/>
        <w:topLinePunct w:val="0"/>
        <w:autoSpaceDE/>
        <w:autoSpaceDN/>
        <w:bidi w:val="0"/>
        <w:adjustRightInd/>
        <w:snapToGrid/>
        <w:ind w:left="718" w:leftChars="342" w:firstLine="1417" w:firstLineChars="675"/>
        <w:textAlignment w:val="auto"/>
        <w:outlineLvl w:val="9"/>
        <w:rPr>
          <w:szCs w:val="21"/>
        </w:rPr>
      </w:pPr>
      <w:r>
        <w:rPr>
          <w:rFonts w:hint="eastAsia"/>
          <w:szCs w:val="21"/>
        </w:rPr>
        <w:t>（</w:t>
      </w:r>
      <w:r>
        <w:rPr>
          <w:szCs w:val="21"/>
        </w:rPr>
        <w:t>3</w:t>
      </w:r>
      <w:r>
        <w:rPr>
          <w:rFonts w:hint="eastAsia"/>
          <w:szCs w:val="21"/>
        </w:rPr>
        <w:t>）投标人情况及资格证明文件</w:t>
      </w:r>
    </w:p>
    <w:p w14:paraId="6F57F559">
      <w:pPr>
        <w:keepNext w:val="0"/>
        <w:keepLines w:val="0"/>
        <w:pageBreakBefore w:val="0"/>
        <w:widowControl w:val="0"/>
        <w:kinsoku/>
        <w:wordWrap/>
        <w:overflowPunct/>
        <w:topLinePunct w:val="0"/>
        <w:autoSpaceDE/>
        <w:autoSpaceDN/>
        <w:bidi w:val="0"/>
        <w:adjustRightInd/>
        <w:snapToGrid/>
        <w:ind w:left="718" w:leftChars="342" w:firstLine="1627" w:firstLineChars="775"/>
        <w:textAlignment w:val="auto"/>
        <w:outlineLvl w:val="9"/>
        <w:rPr>
          <w:szCs w:val="21"/>
        </w:rPr>
      </w:pPr>
      <w:r>
        <w:rPr>
          <w:rFonts w:hint="eastAsia" w:ascii="宋体" w:hAnsi="宋体"/>
          <w:szCs w:val="21"/>
        </w:rPr>
        <w:t>…………</w:t>
      </w:r>
    </w:p>
    <w:p w14:paraId="18504DB4">
      <w:pPr>
        <w:keepNext w:val="0"/>
        <w:keepLines w:val="0"/>
        <w:pageBreakBefore w:val="0"/>
        <w:widowControl w:val="0"/>
        <w:kinsoku/>
        <w:wordWrap/>
        <w:overflowPunct/>
        <w:topLinePunct w:val="0"/>
        <w:autoSpaceDE/>
        <w:autoSpaceDN/>
        <w:bidi w:val="0"/>
        <w:adjustRightInd/>
        <w:snapToGrid/>
        <w:ind w:firstLine="1200" w:firstLineChars="500"/>
        <w:textAlignment w:val="auto"/>
        <w:outlineLvl w:val="9"/>
        <w:rPr>
          <w:rFonts w:ascii="宋体" w:hAnsi="宋体"/>
          <w:sz w:val="24"/>
        </w:rPr>
      </w:pPr>
      <w:r>
        <w:rPr>
          <w:rFonts w:hint="eastAsia" w:ascii="宋体" w:hAnsi="宋体"/>
          <w:sz w:val="24"/>
        </w:rPr>
        <w:t>2.投标文件附件</w:t>
      </w:r>
      <w:r>
        <w:rPr>
          <w:rFonts w:hint="eastAsia" w:ascii="宋体" w:hAnsi="宋体"/>
          <w:b/>
          <w:color w:val="FF0000"/>
          <w:sz w:val="24"/>
        </w:rPr>
        <w:t>（信息不公开部分）</w:t>
      </w:r>
      <w:r>
        <w:rPr>
          <w:rFonts w:hint="eastAsia" w:ascii="宋体" w:hAnsi="宋体"/>
          <w:sz w:val="24"/>
        </w:rPr>
        <w:t>：主要包括以下内容：</w:t>
      </w:r>
    </w:p>
    <w:p w14:paraId="7B52ED2D">
      <w:pPr>
        <w:keepNext w:val="0"/>
        <w:keepLines w:val="0"/>
        <w:pageBreakBefore w:val="0"/>
        <w:widowControl w:val="0"/>
        <w:kinsoku/>
        <w:wordWrap/>
        <w:overflowPunct/>
        <w:topLinePunct w:val="0"/>
        <w:autoSpaceDE/>
        <w:autoSpaceDN/>
        <w:bidi w:val="0"/>
        <w:adjustRightInd/>
        <w:snapToGrid/>
        <w:ind w:firstLine="2100" w:firstLineChars="1000"/>
        <w:textAlignment w:val="auto"/>
        <w:outlineLvl w:val="9"/>
        <w:rPr>
          <w:rFonts w:hint="eastAsia"/>
          <w:szCs w:val="21"/>
        </w:rPr>
      </w:pPr>
      <w:r>
        <w:rPr>
          <w:rFonts w:hint="eastAsia" w:eastAsia="宋体"/>
          <w:szCs w:val="21"/>
          <w:lang w:eastAsia="zh-CN"/>
        </w:rPr>
        <w:t>（</w:t>
      </w:r>
      <w:r>
        <w:rPr>
          <w:rFonts w:hint="eastAsia" w:ascii="Times New Roman" w:eastAsia="宋体"/>
          <w:szCs w:val="21"/>
          <w:lang w:val="en-US" w:eastAsia="zh-CN"/>
        </w:rPr>
        <w:t>1</w:t>
      </w:r>
      <w:r>
        <w:rPr>
          <w:rFonts w:hint="eastAsia" w:eastAsia="宋体"/>
          <w:szCs w:val="21"/>
          <w:lang w:eastAsia="zh-CN"/>
        </w:rPr>
        <w:t>）供应商基本情况表</w:t>
      </w:r>
    </w:p>
    <w:p w14:paraId="66ED9037">
      <w:pPr>
        <w:keepNext w:val="0"/>
        <w:keepLines w:val="0"/>
        <w:pageBreakBefore w:val="0"/>
        <w:widowControl w:val="0"/>
        <w:kinsoku/>
        <w:wordWrap/>
        <w:overflowPunct/>
        <w:topLinePunct w:val="0"/>
        <w:autoSpaceDE/>
        <w:autoSpaceDN/>
        <w:bidi w:val="0"/>
        <w:adjustRightInd/>
        <w:snapToGrid/>
        <w:ind w:firstLine="2100" w:firstLineChars="1000"/>
        <w:textAlignment w:val="auto"/>
        <w:outlineLvl w:val="9"/>
        <w:rPr>
          <w:szCs w:val="21"/>
        </w:rPr>
      </w:pPr>
      <w:r>
        <w:rPr>
          <w:rFonts w:hint="eastAsia"/>
          <w:szCs w:val="21"/>
        </w:rPr>
        <w:t>（</w:t>
      </w:r>
      <w:r>
        <w:rPr>
          <w:rFonts w:hint="eastAsia"/>
          <w:szCs w:val="21"/>
          <w:lang w:val="en-US" w:eastAsia="zh-CN"/>
        </w:rPr>
        <w:t>2</w:t>
      </w:r>
      <w:r>
        <w:rPr>
          <w:rFonts w:hint="eastAsia"/>
          <w:szCs w:val="21"/>
        </w:rPr>
        <w:t>）法定代表人（负责人）证明书</w:t>
      </w:r>
    </w:p>
    <w:p w14:paraId="5AD78C13">
      <w:pPr>
        <w:keepNext w:val="0"/>
        <w:keepLines w:val="0"/>
        <w:pageBreakBefore w:val="0"/>
        <w:widowControl w:val="0"/>
        <w:kinsoku/>
        <w:wordWrap/>
        <w:overflowPunct/>
        <w:topLinePunct w:val="0"/>
        <w:autoSpaceDE/>
        <w:autoSpaceDN/>
        <w:bidi w:val="0"/>
        <w:adjustRightInd/>
        <w:snapToGrid/>
        <w:ind w:left="718" w:leftChars="342" w:firstLine="1417" w:firstLineChars="675"/>
        <w:textAlignment w:val="auto"/>
        <w:outlineLvl w:val="9"/>
        <w:rPr>
          <w:szCs w:val="21"/>
        </w:rPr>
      </w:pPr>
      <w:r>
        <w:rPr>
          <w:rFonts w:hint="eastAsia"/>
          <w:szCs w:val="21"/>
        </w:rPr>
        <w:t>（</w:t>
      </w:r>
      <w:r>
        <w:rPr>
          <w:rFonts w:hint="eastAsia"/>
          <w:szCs w:val="21"/>
          <w:lang w:val="en-US" w:eastAsia="zh-CN"/>
        </w:rPr>
        <w:t>3</w:t>
      </w:r>
      <w:r>
        <w:rPr>
          <w:rFonts w:hint="eastAsia"/>
          <w:szCs w:val="21"/>
        </w:rPr>
        <w:t>）投标文件签署授权委托书</w:t>
      </w:r>
    </w:p>
    <w:p w14:paraId="1CDEB9BB">
      <w:pPr>
        <w:keepNext w:val="0"/>
        <w:keepLines w:val="0"/>
        <w:pageBreakBefore w:val="0"/>
        <w:widowControl w:val="0"/>
        <w:kinsoku/>
        <w:wordWrap/>
        <w:overflowPunct/>
        <w:topLinePunct w:val="0"/>
        <w:autoSpaceDE/>
        <w:autoSpaceDN/>
        <w:bidi w:val="0"/>
        <w:adjustRightInd/>
        <w:snapToGrid/>
        <w:ind w:left="718" w:leftChars="342" w:firstLine="1417" w:firstLineChars="675"/>
        <w:textAlignment w:val="auto"/>
        <w:outlineLvl w:val="9"/>
        <w:rPr>
          <w:rFonts w:hint="eastAsia"/>
          <w:szCs w:val="21"/>
        </w:rPr>
      </w:pPr>
      <w:commentRangeStart w:id="14"/>
      <w:r>
        <w:rPr>
          <w:rFonts w:hint="eastAsia"/>
          <w:szCs w:val="21"/>
        </w:rPr>
        <w:t>（</w:t>
      </w:r>
      <w:r>
        <w:rPr>
          <w:rFonts w:hint="eastAsia"/>
          <w:szCs w:val="21"/>
          <w:lang w:val="en-US" w:eastAsia="zh-CN"/>
        </w:rPr>
        <w:t>4</w:t>
      </w:r>
      <w:r>
        <w:rPr>
          <w:rFonts w:hint="eastAsia"/>
          <w:szCs w:val="21"/>
        </w:rPr>
        <w:t>）项目详细报价</w:t>
      </w:r>
      <w:commentRangeEnd w:id="14"/>
      <w:r>
        <w:commentReference w:id="14"/>
      </w:r>
    </w:p>
    <w:p w14:paraId="0AD2E623">
      <w:pPr>
        <w:keepNext w:val="0"/>
        <w:keepLines w:val="0"/>
        <w:pageBreakBefore w:val="0"/>
        <w:widowControl w:val="0"/>
        <w:kinsoku/>
        <w:wordWrap/>
        <w:overflowPunct/>
        <w:topLinePunct w:val="0"/>
        <w:autoSpaceDE/>
        <w:autoSpaceDN/>
        <w:bidi w:val="0"/>
        <w:adjustRightInd/>
        <w:snapToGrid/>
        <w:ind w:left="718" w:leftChars="342" w:firstLine="1417" w:firstLineChars="675"/>
        <w:textAlignment w:val="auto"/>
        <w:outlineLvl w:val="9"/>
        <w:rPr>
          <w:szCs w:val="21"/>
        </w:rPr>
      </w:pPr>
      <w:r>
        <w:rPr>
          <w:rFonts w:hint="eastAsia"/>
          <w:szCs w:val="21"/>
        </w:rPr>
        <w:t>（5）</w:t>
      </w:r>
      <w:r>
        <w:rPr>
          <w:szCs w:val="21"/>
        </w:rPr>
        <w:t>实质性条款响应情况表</w:t>
      </w:r>
    </w:p>
    <w:p w14:paraId="00281E83">
      <w:pPr>
        <w:keepNext w:val="0"/>
        <w:keepLines w:val="0"/>
        <w:pageBreakBefore w:val="0"/>
        <w:widowControl w:val="0"/>
        <w:kinsoku/>
        <w:wordWrap/>
        <w:overflowPunct/>
        <w:topLinePunct w:val="0"/>
        <w:autoSpaceDE/>
        <w:autoSpaceDN/>
        <w:bidi w:val="0"/>
        <w:adjustRightInd/>
        <w:snapToGrid/>
        <w:ind w:left="718" w:leftChars="342" w:firstLine="1417" w:firstLineChars="675"/>
        <w:textAlignment w:val="auto"/>
        <w:outlineLvl w:val="9"/>
        <w:rPr>
          <w:rFonts w:hint="eastAsia"/>
          <w:szCs w:val="21"/>
        </w:rPr>
      </w:pPr>
      <w:r>
        <w:rPr>
          <w:rFonts w:hint="eastAsia"/>
          <w:szCs w:val="21"/>
        </w:rPr>
        <w:t>（</w:t>
      </w:r>
      <w:r>
        <w:rPr>
          <w:rFonts w:hint="eastAsia"/>
          <w:szCs w:val="21"/>
          <w:lang w:val="en-US" w:eastAsia="zh-CN"/>
        </w:rPr>
        <w:t>6</w:t>
      </w:r>
      <w:r>
        <w:rPr>
          <w:rFonts w:hint="eastAsia"/>
          <w:szCs w:val="21"/>
        </w:rPr>
        <w:t>）投标人认为需要加以说明的其他内容</w:t>
      </w:r>
    </w:p>
    <w:p w14:paraId="448B9934">
      <w:pPr>
        <w:keepNext w:val="0"/>
        <w:keepLines w:val="0"/>
        <w:pageBreakBefore w:val="0"/>
        <w:widowControl w:val="0"/>
        <w:kinsoku/>
        <w:wordWrap/>
        <w:overflowPunct/>
        <w:topLinePunct w:val="0"/>
        <w:autoSpaceDE/>
        <w:autoSpaceDN/>
        <w:bidi w:val="0"/>
        <w:adjustRightInd/>
        <w:snapToGrid/>
        <w:ind w:left="718" w:leftChars="342" w:firstLine="1417" w:firstLineChars="675"/>
        <w:textAlignment w:val="auto"/>
        <w:outlineLvl w:val="9"/>
        <w:rPr>
          <w:rFonts w:ascii="宋体" w:hAnsi="宋体"/>
          <w:szCs w:val="21"/>
        </w:rPr>
      </w:pPr>
      <w:r>
        <w:rPr>
          <w:rFonts w:hint="eastAsia" w:ascii="宋体" w:hAnsi="宋体"/>
          <w:szCs w:val="21"/>
        </w:rPr>
        <w:t>…………</w:t>
      </w:r>
    </w:p>
    <w:p w14:paraId="643E48D9">
      <w:pPr>
        <w:keepNext w:val="0"/>
        <w:keepLines w:val="0"/>
        <w:pageBreakBefore w:val="0"/>
        <w:widowControl w:val="0"/>
        <w:kinsoku/>
        <w:wordWrap/>
        <w:overflowPunct/>
        <w:topLinePunct w:val="0"/>
        <w:autoSpaceDE/>
        <w:autoSpaceDN/>
        <w:bidi w:val="0"/>
        <w:adjustRightInd/>
        <w:snapToGrid/>
        <w:ind w:left="718" w:leftChars="342" w:firstLine="1417" w:firstLineChars="675"/>
        <w:textAlignment w:val="auto"/>
        <w:outlineLvl w:val="9"/>
        <w:rPr>
          <w:rFonts w:ascii="宋体" w:hAnsi="宋体"/>
          <w:szCs w:val="21"/>
        </w:rPr>
      </w:pPr>
    </w:p>
    <w:p w14:paraId="11FD4F56">
      <w:pPr>
        <w:pStyle w:val="19"/>
      </w:pPr>
    </w:p>
    <w:p w14:paraId="02B5434A">
      <w:pPr>
        <w:pStyle w:val="7"/>
        <w:ind w:left="210" w:leftChars="100" w:firstLine="781" w:firstLineChars="372"/>
        <w:rPr>
          <w:rFonts w:ascii="宋体" w:hAnsi="宋体"/>
          <w:szCs w:val="21"/>
        </w:rPr>
      </w:pPr>
    </w:p>
    <w:p w14:paraId="4844BD3B">
      <w:pPr>
        <w:rPr>
          <w:rFonts w:ascii="仿宋_GB2312" w:eastAsia="仿宋_GB2312"/>
          <w:sz w:val="24"/>
        </w:rPr>
      </w:pPr>
    </w:p>
    <w:p w14:paraId="097C5C68">
      <w:pPr>
        <w:ind w:firstLine="425" w:firstLineChars="202"/>
        <w:rPr>
          <w:rFonts w:ascii="宋体" w:hAnsi="宋体"/>
          <w:b/>
          <w:szCs w:val="21"/>
        </w:rPr>
      </w:pPr>
      <w:r>
        <w:rPr>
          <w:rFonts w:hint="eastAsia" w:ascii="宋体" w:hAnsi="宋体"/>
          <w:b/>
          <w:szCs w:val="21"/>
        </w:rPr>
        <w:t>备注：</w:t>
      </w:r>
    </w:p>
    <w:p w14:paraId="55E850B3">
      <w:pPr>
        <w:ind w:firstLine="425"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1.本项目为网上电子投标项目，投标文件不需法人或授权委托人另行签字，无需加盖单位公章，招标文件另有规定的除外。</w:t>
      </w:r>
    </w:p>
    <w:p w14:paraId="6B0C8DFF">
      <w:pPr>
        <w:ind w:firstLine="420" w:firstLineChars="200"/>
        <w:rPr>
          <w:rFonts w:ascii="仿宋_GB2312" w:eastAsia="仿宋_GB2312"/>
          <w:sz w:val="24"/>
        </w:rPr>
      </w:pPr>
      <w:r>
        <w:rPr>
          <w:rFonts w:hint="eastAsia" w:ascii="宋体" w:hAnsi="宋体"/>
          <w:b/>
          <w:szCs w:val="21"/>
        </w:rPr>
        <w:t>2.关于填写“开标一览表”的说明：“开标一览表”中除“投标总价”外，其他信息不作评审依据。</w:t>
      </w:r>
    </w:p>
    <w:p w14:paraId="58FBA276">
      <w:pPr>
        <w:rPr>
          <w:rFonts w:ascii="宋体" w:hAnsi="宋体"/>
          <w:b/>
          <w:szCs w:val="21"/>
        </w:rPr>
      </w:pPr>
    </w:p>
    <w:p w14:paraId="6B119ABC">
      <w:pPr>
        <w:rPr>
          <w:rFonts w:ascii="宋体" w:hAnsi="宋体"/>
          <w:b/>
          <w:szCs w:val="21"/>
        </w:rPr>
      </w:pPr>
    </w:p>
    <w:p w14:paraId="7B5D6379">
      <w:pPr>
        <w:jc w:val="left"/>
        <w:rPr>
          <w:rFonts w:ascii="宋体" w:hAnsi="宋体"/>
          <w:b/>
          <w:color w:val="FF0000"/>
          <w:sz w:val="36"/>
          <w:szCs w:val="36"/>
        </w:rPr>
      </w:pPr>
      <w:r>
        <w:rPr>
          <w:rFonts w:hint="eastAsia" w:ascii="宋体" w:hAnsi="宋体"/>
          <w:b/>
          <w:color w:val="FF0000"/>
          <w:sz w:val="36"/>
          <w:szCs w:val="36"/>
        </w:rPr>
        <w:br w:type="page"/>
      </w:r>
    </w:p>
    <w:p w14:paraId="5D00B354">
      <w:pPr>
        <w:outlineLvl w:val="1"/>
        <w:rPr>
          <w:rFonts w:ascii="宋体" w:hAnsi="宋体"/>
          <w:b/>
          <w:color w:val="FF0000"/>
          <w:sz w:val="28"/>
          <w:szCs w:val="28"/>
        </w:rPr>
      </w:pPr>
      <w:r>
        <w:rPr>
          <w:rFonts w:hint="eastAsia" w:ascii="宋体" w:hAnsi="宋体"/>
          <w:b/>
          <w:color w:val="FF0000"/>
          <w:sz w:val="28"/>
          <w:szCs w:val="28"/>
        </w:rPr>
        <w:t>投标文件正文（信息公开部分）</w:t>
      </w:r>
    </w:p>
    <w:p w14:paraId="3B5095D3">
      <w:pPr>
        <w:pStyle w:val="3"/>
        <w:jc w:val="center"/>
        <w:rPr>
          <w:rFonts w:ascii="黑体" w:eastAsia="黑体"/>
          <w:b w:val="0"/>
          <w:kern w:val="0"/>
          <w:sz w:val="24"/>
        </w:rPr>
      </w:pPr>
      <w:r>
        <w:rPr>
          <w:rFonts w:hint="eastAsia" w:ascii="黑体" w:eastAsia="黑体"/>
          <w:b w:val="0"/>
          <w:kern w:val="0"/>
          <w:sz w:val="24"/>
        </w:rPr>
        <w:t>一、投标函</w:t>
      </w:r>
    </w:p>
    <w:p w14:paraId="65762A00">
      <w:pPr>
        <w:spacing w:line="360" w:lineRule="auto"/>
        <w:rPr>
          <w:rFonts w:ascii="宋体" w:hAnsi="宋体"/>
          <w:szCs w:val="21"/>
        </w:rPr>
      </w:pPr>
      <w:r>
        <w:rPr>
          <w:rFonts w:hint="eastAsia" w:ascii="宋体" w:hAnsi="宋体"/>
          <w:szCs w:val="21"/>
        </w:rPr>
        <w:t>致：</w:t>
      </w:r>
      <w:r>
        <w:rPr>
          <w:rFonts w:hint="eastAsia" w:ascii="宋体" w:hAnsi="宋体"/>
          <w:szCs w:val="21"/>
          <w:u w:val="single"/>
        </w:rPr>
        <w:t xml:space="preserve">  </w:t>
      </w:r>
      <w:r>
        <w:rPr>
          <w:rFonts w:hint="eastAsia" w:ascii="宋体" w:hAnsi="宋体"/>
          <w:color w:val="FF0000"/>
          <w:szCs w:val="21"/>
          <w:u w:val="single"/>
        </w:rPr>
        <w:t>深圳公共资源交易中心</w:t>
      </w:r>
      <w:r>
        <w:rPr>
          <w:rFonts w:hint="eastAsia" w:ascii="宋体" w:hAnsi="宋体"/>
          <w:szCs w:val="21"/>
          <w:u w:val="single"/>
        </w:rPr>
        <w:t xml:space="preserve">  </w:t>
      </w:r>
    </w:p>
    <w:p w14:paraId="6CDD3E0A">
      <w:pPr>
        <w:ind w:firstLine="420" w:firstLineChars="200"/>
        <w:rPr>
          <w:rFonts w:ascii="宋体" w:hAnsi="宋体"/>
          <w:szCs w:val="21"/>
        </w:rPr>
      </w:pPr>
      <w:bookmarkStart w:id="33" w:name="_Hlk73818812"/>
      <w:r>
        <w:rPr>
          <w:rFonts w:hint="eastAsia"/>
          <w:szCs w:val="21"/>
        </w:rPr>
        <w:t>1、根据已收到贵单位的项目编号为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hint="eastAsia" w:eastAsia="宋体"/>
          <w:szCs w:val="21"/>
          <w:u w:val="thick"/>
          <w:lang w:eastAsia="zh-CN"/>
        </w:rPr>
        <w:t>（</w:t>
      </w:r>
      <w:r>
        <w:rPr>
          <w:rFonts w:hint="eastAsia"/>
          <w:szCs w:val="21"/>
          <w:u w:val="thick"/>
        </w:rPr>
        <w:t>项目</w:t>
      </w:r>
      <w:r>
        <w:rPr>
          <w:rFonts w:hint="eastAsia" w:ascii="Times New Roman" w:eastAsia="宋体"/>
          <w:szCs w:val="21"/>
          <w:u w:val="thick"/>
          <w:lang w:val="en-US" w:eastAsia="zh-CN"/>
        </w:rPr>
        <w:t>名称</w:t>
      </w:r>
      <w:r>
        <w:rPr>
          <w:rFonts w:hint="eastAsia" w:eastAsia="宋体"/>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34" w:name="_Hlk72263588"/>
      <w:r>
        <w:rPr>
          <w:rFonts w:hint="eastAsia"/>
          <w:szCs w:val="21"/>
        </w:rPr>
        <w:t>愿意按照招标文件要求承包上述项目并修补其任何缺陷。</w:t>
      </w:r>
      <w:bookmarkEnd w:id="34"/>
    </w:p>
    <w:p w14:paraId="4305E648">
      <w:pPr>
        <w:ind w:firstLine="420" w:firstLineChars="200"/>
        <w:rPr>
          <w:rFonts w:ascii="宋体" w:hAnsi="宋体"/>
          <w:szCs w:val="21"/>
        </w:rPr>
      </w:pPr>
      <w:r>
        <w:rPr>
          <w:rFonts w:ascii="宋体" w:hAnsi="宋体"/>
          <w:szCs w:val="21"/>
        </w:rPr>
        <w:t>2</w:t>
      </w:r>
      <w:r>
        <w:rPr>
          <w:rFonts w:hint="eastAsia" w:ascii="宋体" w:hAnsi="宋体"/>
          <w:szCs w:val="21"/>
        </w:rPr>
        <w:t>、投标价格见</w:t>
      </w:r>
      <w:r>
        <w:rPr>
          <w:rFonts w:hint="eastAsia"/>
          <w:szCs w:val="21"/>
        </w:rPr>
        <w:t>投标书编制软件中《开标一览表》中填写的投标总价。</w:t>
      </w:r>
    </w:p>
    <w:p w14:paraId="2D12AA8F">
      <w:pPr>
        <w:ind w:firstLine="420" w:firstLineChars="200"/>
        <w:rPr>
          <w:rFonts w:ascii="宋体" w:hAnsi="宋体"/>
          <w:szCs w:val="21"/>
        </w:rPr>
      </w:pPr>
      <w:r>
        <w:rPr>
          <w:rFonts w:hint="eastAsia" w:ascii="宋体" w:hAnsi="宋体"/>
          <w:szCs w:val="21"/>
        </w:rPr>
        <w:t>3、如果我单位中标，我单位将按照招标文件的要求足额提交履约担保。</w:t>
      </w:r>
    </w:p>
    <w:p w14:paraId="31B6304E">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14:paraId="68A3A2A2">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bookmarkEnd w:id="33"/>
    <w:p w14:paraId="7E4FCEAD">
      <w:pPr>
        <w:keepNext w:val="0"/>
        <w:keepLines w:val="0"/>
        <w:pageBreakBefore w:val="0"/>
        <w:widowControl w:val="0"/>
        <w:kinsoku/>
        <w:wordWrap/>
        <w:overflowPunct/>
        <w:topLinePunct w:val="0"/>
        <w:autoSpaceDE/>
        <w:autoSpaceDN/>
        <w:bidi w:val="0"/>
        <w:adjustRightInd/>
        <w:snapToGrid/>
        <w:ind w:left="0" w:leftChars="0" w:firstLine="420" w:firstLineChars="200"/>
        <w:textAlignment w:val="auto"/>
        <w:rPr>
          <w:rFonts w:hint="eastAsia" w:ascii="宋体" w:hAnsi="宋体"/>
          <w:szCs w:val="21"/>
        </w:rPr>
      </w:pPr>
      <w:r>
        <w:rPr>
          <w:rFonts w:hint="eastAsia" w:ascii="宋体" w:hAnsi="宋体"/>
          <w:szCs w:val="21"/>
        </w:rPr>
        <w:t>6、我单位理解贵单位将不受必须接受所收到的最低报价或其它任何投标文件的约束。</w:t>
      </w:r>
    </w:p>
    <w:p w14:paraId="577600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szCs w:val="21"/>
        </w:rPr>
      </w:pPr>
      <w:r>
        <w:rPr>
          <w:rFonts w:hint="eastAsia" w:ascii="宋体" w:hAnsi="宋体"/>
          <w:szCs w:val="21"/>
        </w:rPr>
        <w:t>7、如我单位提交样品，且未在规定时间内取回样品的，视同放弃取回，同意深圳公共资源交易中心对我单位提交的样品进行清理。</w:t>
      </w:r>
    </w:p>
    <w:p w14:paraId="1C7ACB16">
      <w:pPr>
        <w:ind w:left="420" w:leftChars="200"/>
        <w:rPr>
          <w:rFonts w:ascii="宋体" w:hAnsi="宋体"/>
          <w:b/>
          <w:szCs w:val="21"/>
        </w:rPr>
      </w:pPr>
    </w:p>
    <w:p w14:paraId="2FB1E39A">
      <w:pPr>
        <w:ind w:left="420" w:leftChars="200" w:firstLine="21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eastAsia="宋体"/>
          <w:szCs w:val="21"/>
          <w:lang w:eastAsia="zh-CN"/>
        </w:rPr>
        <w:t>；</w:t>
      </w:r>
      <w:r>
        <w:rPr>
          <w:rFonts w:hint="eastAsia"/>
          <w:szCs w:val="21"/>
        </w:rPr>
        <w:t xml:space="preserve">  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0729FC6B">
      <w:pPr>
        <w:ind w:left="420" w:leftChars="200" w:firstLine="210" w:firstLineChars="100"/>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eastAsia="宋体"/>
          <w:szCs w:val="21"/>
          <w:u w:val="none"/>
          <w:lang w:eastAsia="zh-CN"/>
        </w:rPr>
        <w:t>；</w:t>
      </w:r>
    </w:p>
    <w:p w14:paraId="2ACE8765">
      <w:pPr>
        <w:ind w:left="420" w:leftChars="200" w:firstLine="21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hint="eastAsia" w:eastAsia="宋体"/>
          <w:szCs w:val="21"/>
          <w:u w:val="none"/>
          <w:lang w:eastAsia="zh-CN"/>
        </w:rPr>
        <w:t>；</w:t>
      </w:r>
      <w:r>
        <w:rPr>
          <w:rFonts w:hint="eastAsia"/>
          <w:szCs w:val="21"/>
          <w:u w:val="none"/>
        </w:rPr>
        <w:t xml:space="preserve">     </w:t>
      </w:r>
    </w:p>
    <w:p w14:paraId="03299F35">
      <w:pPr>
        <w:ind w:firstLine="630" w:firstLineChars="300"/>
        <w:rPr>
          <w:rFonts w:ascii="黑体" w:hAnsi="宋体" w:eastAsia="黑体"/>
        </w:rPr>
      </w:pPr>
      <w:r>
        <w:rPr>
          <w:rFonts w:hint="eastAsia" w:ascii="宋体" w:hAnsi="宋体"/>
          <w:szCs w:val="21"/>
        </w:rPr>
        <w:t>日期：</w:t>
      </w:r>
      <w:r>
        <w:rPr>
          <w:rFonts w:hint="eastAsia" w:ascii="宋体" w:hAnsi="宋体"/>
          <w:szCs w:val="21"/>
          <w:u w:val="thick"/>
        </w:rPr>
        <w:t xml:space="preserve">       </w:t>
      </w:r>
      <w:r>
        <w:rPr>
          <w:rFonts w:hint="eastAsia" w:ascii="宋体" w:hAnsi="宋体"/>
          <w:szCs w:val="21"/>
        </w:rPr>
        <w:t>年</w:t>
      </w:r>
      <w:r>
        <w:rPr>
          <w:rFonts w:hint="eastAsia" w:ascii="宋体" w:hAnsi="宋体"/>
          <w:szCs w:val="21"/>
          <w:u w:val="thick"/>
        </w:rPr>
        <w:t xml:space="preserve">     </w:t>
      </w:r>
      <w:r>
        <w:rPr>
          <w:rFonts w:hint="eastAsia" w:ascii="宋体" w:hAnsi="宋体"/>
          <w:szCs w:val="21"/>
        </w:rPr>
        <w:t>月</w:t>
      </w:r>
      <w:r>
        <w:rPr>
          <w:rFonts w:hint="eastAsia" w:ascii="宋体" w:hAnsi="宋体"/>
          <w:szCs w:val="21"/>
          <w:u w:val="thick"/>
        </w:rPr>
        <w:t xml:space="preserve">    </w:t>
      </w:r>
      <w:r>
        <w:rPr>
          <w:rFonts w:hint="eastAsia" w:ascii="宋体" w:hAnsi="宋体"/>
          <w:szCs w:val="21"/>
        </w:rPr>
        <w:t>日</w:t>
      </w:r>
      <w:r>
        <w:rPr>
          <w:rFonts w:hint="eastAsia"/>
          <w:sz w:val="24"/>
        </w:rPr>
        <w:t xml:space="preserve">  </w:t>
      </w:r>
    </w:p>
    <w:p w14:paraId="30E2E680">
      <w:pPr>
        <w:rPr>
          <w:rFonts w:ascii="宋体" w:hAnsi="宋体"/>
          <w:szCs w:val="21"/>
        </w:rPr>
      </w:pPr>
    </w:p>
    <w:p w14:paraId="1D4A3534">
      <w:pPr>
        <w:pStyle w:val="3"/>
        <w:jc w:val="center"/>
        <w:rPr>
          <w:rFonts w:ascii="黑体" w:eastAsia="黑体"/>
          <w:b w:val="0"/>
          <w:kern w:val="0"/>
          <w:sz w:val="24"/>
        </w:rPr>
      </w:pPr>
      <w:r>
        <w:rPr>
          <w:rFonts w:hint="eastAsia" w:ascii="黑体" w:eastAsia="黑体"/>
          <w:b w:val="0"/>
          <w:kern w:val="0"/>
          <w:sz w:val="24"/>
        </w:rPr>
        <w:t>二、政府采购投标及履约承诺函</w:t>
      </w:r>
    </w:p>
    <w:p w14:paraId="264464CE">
      <w:pPr>
        <w:rPr>
          <w:rFonts w:ascii="宋体" w:hAnsi="宋体"/>
          <w:sz w:val="24"/>
        </w:rPr>
      </w:pPr>
    </w:p>
    <w:p w14:paraId="54102673">
      <w:pPr>
        <w:rPr>
          <w:rFonts w:ascii="宋体" w:hAnsi="宋体"/>
          <w:color w:val="FF0000"/>
          <w:szCs w:val="21"/>
        </w:rPr>
      </w:pPr>
      <w:r>
        <w:rPr>
          <w:rFonts w:hint="eastAsia" w:ascii="宋体" w:hAnsi="宋体"/>
          <w:color w:val="FF0000"/>
          <w:szCs w:val="21"/>
        </w:rPr>
        <w:t>致：</w:t>
      </w:r>
      <w:r>
        <w:rPr>
          <w:rFonts w:hint="eastAsia" w:ascii="宋体" w:hAnsi="宋体"/>
          <w:color w:val="FF0000"/>
          <w:szCs w:val="21"/>
          <w:u w:val="single"/>
        </w:rPr>
        <w:t>深圳公共资源交易中心</w:t>
      </w:r>
    </w:p>
    <w:p w14:paraId="71FDD4F1">
      <w:pPr>
        <w:ind w:right="-815" w:firstLine="420" w:firstLineChars="200"/>
        <w:rPr>
          <w:rFonts w:ascii="宋体" w:hAnsi="宋体"/>
          <w:szCs w:val="21"/>
        </w:rPr>
      </w:pPr>
      <w:r>
        <w:rPr>
          <w:rFonts w:hint="eastAsia" w:ascii="宋体" w:hAnsi="宋体"/>
          <w:szCs w:val="21"/>
        </w:rPr>
        <w:t>我单位承诺：</w:t>
      </w:r>
    </w:p>
    <w:p w14:paraId="55001DBE">
      <w:pPr>
        <w:ind w:firstLine="420" w:firstLineChars="200"/>
        <w:rPr>
          <w:ins w:id="143" w:author="Asu" w:date="2025-12-31T11:15:57Z"/>
          <w:rFonts w:hint="eastAsia"/>
          <w:lang w:eastAsia="zh-CN"/>
        </w:rPr>
      </w:pPr>
      <w:ins w:id="144" w:author="Asu" w:date="2025-12-31T11:15:55Z">
        <w:commentRangeStart w:id="15"/>
        <w:r>
          <w:rPr>
            <w:rFonts w:hint="eastAsia" w:ascii="宋体" w:hAnsi="宋体"/>
            <w:b w:val="0"/>
            <w:bCs/>
            <w:szCs w:val="21"/>
            <w:lang w:val="en-US" w:eastAsia="zh-CN"/>
          </w:rPr>
          <w:t>1.我单位</w:t>
        </w:r>
      </w:ins>
      <w:ins w:id="145" w:author="Asu" w:date="2025-12-31T11:15:55Z">
        <w:r>
          <w:rPr>
            <w:rFonts w:hint="eastAsia" w:ascii="宋体" w:hAnsi="宋体"/>
            <w:b w:val="0"/>
            <w:bCs/>
            <w:szCs w:val="21"/>
          </w:rPr>
          <w:t>参与本</w:t>
        </w:r>
      </w:ins>
      <w:ins w:id="146" w:author="Asu" w:date="2025-12-31T11:15:55Z">
        <w:r>
          <w:rPr>
            <w:rFonts w:hint="eastAsia" w:ascii="宋体" w:hAnsi="宋体"/>
            <w:b w:val="0"/>
            <w:bCs/>
            <w:szCs w:val="21"/>
            <w:lang w:val="en-US" w:eastAsia="zh-CN"/>
          </w:rPr>
          <w:t>项目符合资格条件关于联合体、进口产品的要求</w:t>
        </w:r>
        <w:commentRangeEnd w:id="15"/>
      </w:ins>
      <w:ins w:id="147" w:author="Asu" w:date="2025-12-31T11:15:55Z">
        <w:r>
          <w:rPr/>
          <w:commentReference w:id="15"/>
        </w:r>
      </w:ins>
      <w:ins w:id="148" w:author="Asu" w:date="2025-12-31T11:15:55Z">
        <w:r>
          <w:rPr>
            <w:rFonts w:hint="eastAsia"/>
            <w:lang w:eastAsia="zh-CN"/>
          </w:rPr>
          <w:t>。</w:t>
        </w:r>
      </w:ins>
    </w:p>
    <w:p w14:paraId="5B08AED6">
      <w:pPr>
        <w:ind w:firstLine="420" w:firstLineChars="200"/>
        <w:rPr>
          <w:rFonts w:hint="eastAsia" w:ascii="宋体" w:hAnsi="宋体" w:eastAsia="宋体" w:cs="宋体"/>
          <w:szCs w:val="21"/>
        </w:rPr>
      </w:pPr>
      <w:r>
        <w:rPr>
          <w:rFonts w:hint="eastAsia" w:ascii="宋体" w:hAnsi="宋体" w:eastAsia="宋体" w:cs="宋体"/>
          <w:szCs w:val="21"/>
          <w:lang w:val="en-US" w:eastAsia="zh-CN"/>
        </w:rPr>
        <w:t>2</w:t>
      </w:r>
      <w:r>
        <w:rPr>
          <w:rFonts w:hint="eastAsia" w:ascii="宋体" w:hAnsi="宋体" w:eastAsia="宋体" w:cs="宋体"/>
          <w:szCs w:val="21"/>
        </w:rPr>
        <w:t>.我单位参与本项目</w:t>
      </w:r>
      <w:r>
        <w:rPr>
          <w:rFonts w:hint="eastAsia" w:ascii="宋体" w:hAnsi="宋体" w:eastAsia="宋体" w:cs="宋体"/>
        </w:rPr>
        <w:t>所投标（响应）的货物、工程或服务，不存在侵犯知识产权的情况。</w:t>
      </w:r>
    </w:p>
    <w:p w14:paraId="6E24D194">
      <w:pPr>
        <w:ind w:firstLine="420" w:firstLineChars="200"/>
        <w:rPr>
          <w:rFonts w:hint="eastAsia" w:ascii="宋体" w:hAnsi="宋体" w:eastAsia="宋体" w:cs="宋体"/>
          <w:szCs w:val="21"/>
        </w:rPr>
      </w:pPr>
      <w:r>
        <w:rPr>
          <w:rFonts w:hint="eastAsia" w:ascii="宋体" w:hAnsi="宋体" w:eastAsia="宋体" w:cs="宋体"/>
          <w:szCs w:val="21"/>
          <w:lang w:val="en-US" w:eastAsia="zh-CN"/>
        </w:rPr>
        <w:t>3</w:t>
      </w:r>
      <w:r>
        <w:rPr>
          <w:rFonts w:hint="eastAsia" w:ascii="宋体" w:hAnsi="宋体" w:eastAsia="宋体" w:cs="宋体"/>
          <w:szCs w:val="21"/>
        </w:rPr>
        <w:t>.我单位参与本项目</w:t>
      </w:r>
      <w:r>
        <w:rPr>
          <w:rFonts w:hint="eastAsia" w:ascii="宋体" w:hAnsi="宋体" w:eastAsia="宋体" w:cs="宋体"/>
        </w:rPr>
        <w:t>政府采购活动时不存在被有关部门禁止参与政府采购活动且在有效期内的情况。</w:t>
      </w:r>
    </w:p>
    <w:p w14:paraId="0A136D6E">
      <w:pPr>
        <w:ind w:firstLine="420" w:firstLineChars="200"/>
        <w:rPr>
          <w:rFonts w:hint="eastAsia" w:ascii="宋体" w:hAnsi="宋体" w:eastAsia="宋体" w:cs="宋体"/>
          <w:szCs w:val="21"/>
        </w:rPr>
      </w:pPr>
      <w:r>
        <w:rPr>
          <w:rFonts w:hint="eastAsia" w:ascii="宋体" w:hAnsi="宋体" w:eastAsia="宋体" w:cs="宋体"/>
          <w:szCs w:val="21"/>
          <w:lang w:val="en-US" w:eastAsia="zh-CN"/>
        </w:rPr>
        <w:t>4</w:t>
      </w:r>
      <w:r>
        <w:rPr>
          <w:rFonts w:hint="eastAsia" w:ascii="宋体" w:hAnsi="宋体" w:eastAsia="宋体" w:cs="宋体"/>
          <w:szCs w:val="21"/>
        </w:rPr>
        <w:t>.我单位具备《中华人民共和国政府采购法》第二十二条第一款规定的六项条件。</w:t>
      </w:r>
    </w:p>
    <w:p w14:paraId="08F6DD23">
      <w:pPr>
        <w:ind w:firstLine="420" w:firstLineChars="200"/>
        <w:rPr>
          <w:rFonts w:hint="eastAsia" w:ascii="宋体" w:hAnsi="宋体" w:eastAsia="宋体" w:cs="宋体"/>
          <w:lang w:eastAsia="zh-CN"/>
        </w:rPr>
      </w:pPr>
      <w:r>
        <w:rPr>
          <w:rFonts w:hint="eastAsia" w:ascii="宋体" w:hAnsi="宋体" w:eastAsia="宋体" w:cs="宋体"/>
          <w:szCs w:val="21"/>
          <w:lang w:val="en-US" w:eastAsia="zh-CN"/>
        </w:rPr>
        <w:t>5</w:t>
      </w:r>
      <w:r>
        <w:rPr>
          <w:rFonts w:hint="eastAsia" w:ascii="宋体" w:hAnsi="宋体" w:eastAsia="宋体" w:cs="宋体"/>
          <w:szCs w:val="21"/>
        </w:rPr>
        <w:t>.我单位</w:t>
      </w:r>
      <w:r>
        <w:rPr>
          <w:rFonts w:hint="eastAsia" w:ascii="宋体" w:hAnsi="宋体" w:eastAsia="宋体" w:cs="宋体"/>
        </w:rPr>
        <w:t>未被列入失信被执行人、重大税收违法案件当事人名单、政府采购严重违法失信行为记录名单</w:t>
      </w:r>
      <w:r>
        <w:rPr>
          <w:rFonts w:hint="eastAsia" w:ascii="宋体" w:hAnsi="宋体" w:eastAsia="宋体" w:cs="宋体"/>
          <w:lang w:eastAsia="zh-CN"/>
        </w:rPr>
        <w:t>。</w:t>
      </w:r>
    </w:p>
    <w:p w14:paraId="5F9B1EE7">
      <w:pPr>
        <w:ind w:firstLine="420" w:firstLineChars="200"/>
        <w:rPr>
          <w:rFonts w:hint="eastAsia" w:ascii="宋体" w:hAnsi="宋体" w:eastAsia="宋体" w:cs="宋体"/>
          <w:lang w:eastAsia="zh-CN"/>
        </w:rPr>
      </w:pPr>
      <w:r>
        <w:rPr>
          <w:rFonts w:hint="eastAsia" w:ascii="宋体" w:hAnsi="宋体" w:eastAsia="宋体" w:cs="宋体"/>
          <w:color w:val="FF0000"/>
          <w:lang w:val="en-US" w:eastAsia="zh-CN"/>
        </w:rPr>
        <w:t>6.我单位不存在《深圳市财政局政府采购供应商信用信息管理办法》（深财规〔2023〕3号）列明的严重违法失信行为。</w:t>
      </w:r>
    </w:p>
    <w:p w14:paraId="6AF5585F">
      <w:pPr>
        <w:ind w:firstLine="420" w:firstLineChars="200"/>
        <w:rPr>
          <w:rFonts w:hint="eastAsia" w:ascii="宋体" w:hAnsi="宋体" w:eastAsia="宋体" w:cs="宋体"/>
          <w:szCs w:val="21"/>
        </w:rPr>
      </w:pPr>
      <w:r>
        <w:rPr>
          <w:rFonts w:hint="eastAsia" w:ascii="宋体" w:hAnsi="宋体" w:eastAsia="宋体" w:cs="宋体"/>
          <w:szCs w:val="21"/>
          <w:lang w:val="en-US" w:eastAsia="zh-CN"/>
        </w:rPr>
        <w:t>7</w:t>
      </w:r>
      <w:r>
        <w:rPr>
          <w:rFonts w:hint="eastAsia" w:ascii="宋体" w:hAnsi="宋体" w:eastAsia="宋体" w:cs="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14:paraId="31620854">
      <w:pPr>
        <w:ind w:firstLine="420" w:firstLineChars="200"/>
        <w:rPr>
          <w:rFonts w:hint="eastAsia" w:ascii="宋体" w:hAnsi="宋体" w:eastAsia="宋体" w:cs="宋体"/>
          <w:szCs w:val="21"/>
        </w:rPr>
      </w:pPr>
      <w:r>
        <w:rPr>
          <w:rFonts w:hint="eastAsia" w:ascii="宋体" w:hAnsi="宋体" w:eastAsia="宋体" w:cs="宋体"/>
          <w:szCs w:val="21"/>
          <w:lang w:val="en-US" w:eastAsia="zh-CN"/>
        </w:rPr>
        <w:t>8</w:t>
      </w:r>
      <w:r>
        <w:rPr>
          <w:rFonts w:hint="eastAsia" w:ascii="宋体" w:hAnsi="宋体" w:eastAsia="宋体" w:cs="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3CAC2312">
      <w:pPr>
        <w:ind w:firstLine="420" w:firstLineChars="200"/>
        <w:rPr>
          <w:rFonts w:hint="eastAsia" w:ascii="宋体" w:hAnsi="宋体" w:eastAsia="宋体" w:cs="宋体"/>
          <w:szCs w:val="21"/>
        </w:rPr>
      </w:pPr>
      <w:r>
        <w:rPr>
          <w:rFonts w:hint="eastAsia" w:ascii="宋体" w:hAnsi="宋体" w:eastAsia="宋体" w:cs="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74DF9C8F">
      <w:pPr>
        <w:ind w:firstLine="420" w:firstLineChars="200"/>
        <w:rPr>
          <w:rFonts w:ascii="宋体" w:hAnsi="宋体"/>
          <w:szCs w:val="21"/>
        </w:rPr>
      </w:pPr>
      <w:r>
        <w:rPr>
          <w:rFonts w:hint="eastAsia" w:ascii="宋体" w:hAnsi="宋体" w:eastAsia="宋体" w:cs="宋体"/>
          <w:szCs w:val="21"/>
          <w:lang w:val="en-US" w:eastAsia="zh-CN"/>
        </w:rPr>
        <w:t>9</w:t>
      </w:r>
      <w:r>
        <w:rPr>
          <w:rFonts w:hint="eastAsia" w:ascii="宋体" w:hAnsi="宋体" w:eastAsia="宋体" w:cs="宋体"/>
          <w:szCs w:val="21"/>
        </w:rPr>
        <w:t>.我单位已认真核实了投标文件的全部内容，所有资料均为真实资料。我单位对投标文</w:t>
      </w:r>
      <w:r>
        <w:rPr>
          <w:rFonts w:hint="eastAsia" w:ascii="宋体" w:hAnsi="宋体"/>
          <w:szCs w:val="21"/>
        </w:rPr>
        <w:t>件中全部投标资料的真实性负责，如被证实我单位的投标文件中存在虚假资料的，则视为我单位隐瞒真实情况、提供虚假资料，我单位愿意接受主管部门作出的行政处罚。</w:t>
      </w:r>
    </w:p>
    <w:p w14:paraId="7770F281">
      <w:pPr>
        <w:ind w:firstLine="420" w:firstLineChars="200"/>
        <w:rPr>
          <w:rFonts w:ascii="宋体" w:hAnsi="宋体"/>
          <w:szCs w:val="21"/>
        </w:rPr>
      </w:pPr>
      <w:r>
        <w:rPr>
          <w:rFonts w:hint="eastAsia" w:ascii="宋体" w:hAnsi="宋体"/>
          <w:szCs w:val="21"/>
          <w:lang w:val="en-US" w:eastAsia="zh-CN"/>
        </w:rPr>
        <w:t>10</w:t>
      </w:r>
      <w:r>
        <w:rPr>
          <w:rFonts w:hint="eastAsia" w:ascii="宋体" w:hAnsi="宋体"/>
          <w:szCs w:val="21"/>
        </w:rPr>
        <w:t>.我单位承诺中标后项目不转包，未经采购人同意不进行分包。</w:t>
      </w:r>
    </w:p>
    <w:p w14:paraId="2A29EF8D">
      <w:pPr>
        <w:ind w:firstLine="420" w:firstLineChars="200"/>
        <w:rPr>
          <w:rFonts w:ascii="宋体" w:hAnsi="宋体"/>
        </w:rPr>
      </w:pPr>
      <w:r>
        <w:rPr>
          <w:rFonts w:hint="eastAsia" w:ascii="宋体" w:hAnsi="宋体"/>
          <w:szCs w:val="21"/>
          <w:lang w:val="en-US" w:eastAsia="zh-CN"/>
        </w:rPr>
        <w:t>11</w:t>
      </w:r>
      <w:r>
        <w:rPr>
          <w:rFonts w:ascii="宋体" w:hAnsi="宋体"/>
          <w:szCs w:val="21"/>
        </w:rPr>
        <w:t>.</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516F8D13">
      <w:pPr>
        <w:ind w:firstLine="420" w:firstLineChars="200"/>
        <w:rPr>
          <w:rFonts w:ascii="宋体" w:hAnsi="宋体" w:cs="宋体"/>
          <w:b/>
          <w:kern w:val="0"/>
          <w:szCs w:val="21"/>
        </w:rPr>
      </w:pPr>
      <w:r>
        <w:rPr>
          <w:rFonts w:hint="eastAsia" w:ascii="宋体" w:hAnsi="宋体"/>
        </w:rPr>
        <w:t>1</w:t>
      </w:r>
      <w:r>
        <w:rPr>
          <w:rFonts w:hint="eastAsia" w:ascii="宋体" w:hAnsi="宋体"/>
          <w:lang w:val="en-US" w:eastAsia="zh-CN"/>
        </w:rPr>
        <w:t>2</w:t>
      </w:r>
      <w:r>
        <w:rPr>
          <w:rFonts w:ascii="宋体" w:hAnsi="宋体"/>
        </w:rPr>
        <w:t>.</w:t>
      </w:r>
      <w:r>
        <w:rPr>
          <w:rFonts w:hint="eastAsia" w:ascii="宋体" w:hAnsi="宋体"/>
        </w:rPr>
        <w:t>我单位保证，若所投货物涉及</w:t>
      </w:r>
      <w:r>
        <w:rPr>
          <w:rFonts w:ascii="宋体" w:hAnsi="宋体"/>
        </w:rPr>
        <w:t>《</w:t>
      </w:r>
      <w:r>
        <w:rPr>
          <w:rFonts w:hint="eastAsia" w:ascii="宋体" w:hAnsi="宋体"/>
        </w:rPr>
        <w:t>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r>
        <w:rPr>
          <w:rFonts w:hint="eastAsia" w:ascii="宋体" w:hAnsi="宋体"/>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eastAsia="宋体"/>
          <w:lang w:eastAsia="zh-CN"/>
        </w:rPr>
        <w:t>（</w:t>
      </w:r>
      <w:r>
        <w:rPr>
          <w:rFonts w:hint="eastAsia"/>
        </w:rPr>
        <w:t>财库〔2023〕7号）</w:t>
      </w:r>
      <w:r>
        <w:rPr>
          <w:rFonts w:hint="eastAsia" w:ascii="Times New Roman" w:eastAsia="宋体"/>
          <w:lang w:val="en-US" w:eastAsia="zh-CN"/>
        </w:rPr>
        <w:t>要求。若所投产品涉及国家强制性标准的，所投产品应符合国家强制性标准相关要求。</w:t>
      </w:r>
    </w:p>
    <w:p w14:paraId="6FDD637C">
      <w:pPr>
        <w:ind w:firstLine="420" w:firstLineChars="200"/>
        <w:rPr>
          <w:rFonts w:hint="eastAsia" w:ascii="宋体" w:hAnsi="宋体"/>
          <w:b w:val="0"/>
          <w:bCs/>
        </w:rPr>
      </w:pPr>
      <w:r>
        <w:rPr>
          <w:rFonts w:hint="eastAsia" w:ascii="宋体" w:hAnsi="宋体" w:cs="宋体"/>
          <w:b w:val="0"/>
          <w:bCs/>
          <w:kern w:val="0"/>
          <w:szCs w:val="21"/>
        </w:rPr>
        <w:t>1</w:t>
      </w:r>
      <w:r>
        <w:rPr>
          <w:rFonts w:hint="eastAsia" w:ascii="宋体" w:hAnsi="宋体" w:cs="宋体"/>
          <w:b w:val="0"/>
          <w:bCs/>
          <w:kern w:val="0"/>
          <w:szCs w:val="21"/>
          <w:lang w:val="en-US" w:eastAsia="zh-CN"/>
        </w:rPr>
        <w:t>3</w:t>
      </w:r>
      <w:r>
        <w:rPr>
          <w:rFonts w:hint="eastAsia" w:ascii="宋体" w:hAnsi="宋体" w:cs="宋体"/>
          <w:b w:val="0"/>
          <w:bCs/>
          <w:kern w:val="0"/>
          <w:szCs w:val="21"/>
        </w:rPr>
        <w:t>.</w:t>
      </w:r>
      <w:r>
        <w:rPr>
          <w:rFonts w:hint="eastAsia" w:ascii="宋体" w:hAnsi="宋体"/>
          <w:b w:val="0"/>
          <w:bCs/>
        </w:rPr>
        <w:t>我单位已知悉并同意中标（成交）结果信息公示（公开）的内容。</w:t>
      </w:r>
    </w:p>
    <w:p w14:paraId="64490846">
      <w:pPr>
        <w:ind w:firstLine="420" w:firstLineChars="200"/>
        <w:rPr>
          <w:rFonts w:hint="eastAsia" w:ascii="宋体" w:hAnsi="宋体"/>
          <w:b w:val="0"/>
          <w:bCs/>
        </w:rPr>
      </w:pPr>
      <w:r>
        <w:rPr>
          <w:rFonts w:hint="eastAsia" w:ascii="宋体" w:hAnsi="宋体"/>
          <w:b w:val="0"/>
          <w:bCs/>
        </w:rPr>
        <w:t>1</w:t>
      </w:r>
      <w:r>
        <w:rPr>
          <w:rFonts w:hint="eastAsia" w:ascii="宋体" w:hAnsi="宋体"/>
          <w:b w:val="0"/>
          <w:bCs/>
          <w:lang w:val="en-US" w:eastAsia="zh-CN"/>
        </w:rPr>
        <w:t>4</w:t>
      </w:r>
      <w:r>
        <w:rPr>
          <w:rFonts w:hint="eastAsia" w:ascii="宋体" w:hAnsi="宋体"/>
          <w:b w:val="0"/>
          <w:bCs/>
        </w:rPr>
        <w:t>.我单位保证，符合《中华人民共和国政府采购法实施条例》第十八条规定，与其他投标供应商不存在单位负责人为同一人或者存在直接控股、管理关系；</w:t>
      </w:r>
      <w:r>
        <w:rPr>
          <w:rFonts w:hint="eastAsia" w:ascii="宋体" w:hAnsi="宋体"/>
          <w:b w:val="0"/>
          <w:bCs/>
          <w:color w:val="auto"/>
          <w:lang w:val="en-US" w:eastAsia="zh-CN"/>
        </w:rPr>
        <w:t>不存在为</w:t>
      </w:r>
      <w:r>
        <w:rPr>
          <w:rFonts w:hint="eastAsia" w:ascii="宋体" w:hAnsi="宋体"/>
          <w:b w:val="0"/>
          <w:bCs/>
        </w:rPr>
        <w:t>本次采购项目提供整体设计、规范编制或者项目管理、监理、检测等服务的情</w:t>
      </w:r>
      <w:r>
        <w:rPr>
          <w:rFonts w:hint="eastAsia" w:ascii="宋体" w:hAnsi="宋体"/>
          <w:b w:val="0"/>
          <w:bCs/>
          <w:color w:val="auto"/>
        </w:rPr>
        <w:t>形。</w:t>
      </w:r>
      <w:r>
        <w:rPr>
          <w:rFonts w:hint="eastAsia" w:ascii="宋体" w:hAnsi="宋体"/>
          <w:b w:val="0"/>
          <w:bCs/>
          <w:color w:val="auto"/>
          <w:lang w:val="en-US" w:eastAsia="zh-CN"/>
        </w:rPr>
        <w:t>若</w:t>
      </w:r>
      <w:r>
        <w:rPr>
          <w:rFonts w:hint="eastAsia" w:ascii="宋体" w:hAnsi="宋体"/>
          <w:b w:val="0"/>
          <w:bCs/>
          <w:color w:val="auto"/>
        </w:rPr>
        <w:t>存在“不同供应商的董事、股东或其他高级管理人员为同一人的”情形的，</w:t>
      </w:r>
      <w:r>
        <w:rPr>
          <w:rFonts w:hint="eastAsia" w:ascii="宋体" w:hAnsi="宋体"/>
          <w:b w:val="0"/>
          <w:bCs/>
          <w:color w:val="auto"/>
          <w:lang w:val="en-US" w:eastAsia="zh-CN"/>
        </w:rPr>
        <w:t>我单位保证</w:t>
      </w:r>
      <w:r>
        <w:rPr>
          <w:rFonts w:hint="eastAsia" w:ascii="宋体" w:hAnsi="宋体"/>
          <w:b w:val="0"/>
          <w:bCs/>
          <w:color w:val="auto"/>
        </w:rPr>
        <w:t>不存在串通投标、恶意串通或者视为串通投标的情形</w:t>
      </w:r>
      <w:r>
        <w:rPr>
          <w:rFonts w:hint="eastAsia" w:ascii="宋体" w:hAnsi="宋体"/>
          <w:b w:val="0"/>
          <w:bCs/>
          <w:color w:val="auto"/>
          <w:lang w:eastAsia="zh-CN"/>
        </w:rPr>
        <w:t>。</w:t>
      </w:r>
    </w:p>
    <w:p w14:paraId="597C9D36">
      <w:pPr>
        <w:ind w:firstLine="420" w:firstLineChars="200"/>
        <w:rPr>
          <w:rFonts w:ascii="宋体" w:hAnsi="宋体"/>
          <w:b/>
        </w:rPr>
      </w:pPr>
      <w:r>
        <w:rPr>
          <w:rFonts w:hint="eastAsia" w:ascii="宋体" w:hAnsi="宋体"/>
          <w:b/>
          <w:bCs w:val="0"/>
          <w:sz w:val="21"/>
          <w:lang w:val="en-US" w:eastAsia="zh-CN"/>
        </w:rPr>
        <w:t>15.我单位清楚，如存在违反投标承诺行为情节严重的，将根据《深圳市财政局关于印发&lt;深圳市财政局政府采购供应商信用信息管理办法&gt;的通知》，依法被列入失信信息。</w:t>
      </w:r>
    </w:p>
    <w:p w14:paraId="12BE3151">
      <w:pPr>
        <w:pStyle w:val="19"/>
        <w:ind w:firstLine="480" w:firstLineChars="200"/>
        <w:rPr>
          <w:rFonts w:ascii="宋体" w:hAnsi="宋体"/>
        </w:rPr>
      </w:pPr>
    </w:p>
    <w:p w14:paraId="7C33FA1A">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14:paraId="5D18A738">
      <w:pPr>
        <w:ind w:firstLine="420" w:firstLineChars="200"/>
        <w:rPr>
          <w:rFonts w:ascii="宋体" w:hAnsi="宋体"/>
          <w:szCs w:val="21"/>
        </w:rPr>
      </w:pPr>
    </w:p>
    <w:p w14:paraId="3030D825">
      <w:pPr>
        <w:spacing w:before="60" w:beforeLines="25" w:after="60" w:afterLines="25"/>
        <w:ind w:firstLine="5460" w:firstLineChars="2600"/>
        <w:rPr>
          <w:rFonts w:ascii="宋体" w:hAnsi="宋体"/>
          <w:szCs w:val="21"/>
        </w:rPr>
      </w:pPr>
      <w:r>
        <w:rPr>
          <w:rFonts w:hint="eastAsia" w:ascii="宋体" w:hAnsi="宋体"/>
          <w:szCs w:val="21"/>
        </w:rPr>
        <w:t xml:space="preserve">                                    </w:t>
      </w:r>
    </w:p>
    <w:p w14:paraId="0A37B898">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14:paraId="3BA7E308">
      <w:pPr>
        <w:ind w:firstLine="645"/>
        <w:rPr>
          <w:rFonts w:ascii="宋体" w:hAnsi="宋体"/>
          <w:color w:val="FF0000"/>
          <w:szCs w:val="21"/>
        </w:rPr>
      </w:pPr>
      <w:r>
        <w:rPr>
          <w:rFonts w:hint="eastAsia" w:ascii="宋体" w:hAnsi="宋体"/>
          <w:color w:val="FF0000"/>
          <w:szCs w:val="21"/>
        </w:rPr>
        <w:t xml:space="preserve">                                              日期：</w:t>
      </w:r>
      <w:r>
        <w:rPr>
          <w:rFonts w:hint="eastAsia" w:ascii="宋体" w:hAnsi="宋体"/>
          <w:color w:val="FF0000"/>
          <w:szCs w:val="21"/>
          <w:u w:val="single"/>
        </w:rPr>
        <w:t xml:space="preserve">    </w:t>
      </w:r>
      <w:r>
        <w:rPr>
          <w:rFonts w:hint="eastAsia" w:ascii="宋体" w:hAnsi="宋体"/>
          <w:color w:val="FF0000"/>
          <w:szCs w:val="21"/>
        </w:rPr>
        <w:t>年</w:t>
      </w:r>
      <w:r>
        <w:rPr>
          <w:rFonts w:hint="eastAsia" w:ascii="宋体" w:hAnsi="宋体"/>
          <w:color w:val="FF0000"/>
          <w:szCs w:val="21"/>
          <w:u w:val="single"/>
        </w:rPr>
        <w:t xml:space="preserve">   </w:t>
      </w:r>
      <w:r>
        <w:rPr>
          <w:rFonts w:hint="eastAsia" w:ascii="宋体" w:hAnsi="宋体"/>
          <w:color w:val="FF0000"/>
          <w:szCs w:val="21"/>
        </w:rPr>
        <w:t>月</w:t>
      </w:r>
      <w:r>
        <w:rPr>
          <w:rFonts w:hint="eastAsia" w:ascii="宋体" w:hAnsi="宋体"/>
          <w:color w:val="FF0000"/>
          <w:szCs w:val="21"/>
          <w:u w:val="single"/>
        </w:rPr>
        <w:t xml:space="preserve">   </w:t>
      </w:r>
      <w:r>
        <w:rPr>
          <w:rFonts w:hint="eastAsia" w:ascii="宋体" w:hAnsi="宋体"/>
          <w:color w:val="FF0000"/>
          <w:szCs w:val="21"/>
        </w:rPr>
        <w:t>日</w:t>
      </w:r>
    </w:p>
    <w:p w14:paraId="2A450253">
      <w:pPr>
        <w:rPr>
          <w:rFonts w:ascii="宋体" w:hAnsi="宋体"/>
          <w:szCs w:val="21"/>
        </w:rPr>
      </w:pPr>
    </w:p>
    <w:p w14:paraId="0B505D85">
      <w:pPr>
        <w:rPr>
          <w:rFonts w:ascii="宋体" w:hAnsi="宋体"/>
          <w:szCs w:val="21"/>
        </w:rPr>
      </w:pPr>
    </w:p>
    <w:p w14:paraId="7EC5C7F5"/>
    <w:p w14:paraId="69A5516A"/>
    <w:p w14:paraId="49573723">
      <w:pPr>
        <w:pStyle w:val="3"/>
        <w:spacing w:before="120" w:after="120"/>
        <w:jc w:val="center"/>
        <w:rPr>
          <w:rFonts w:ascii="黑体" w:eastAsia="黑体"/>
          <w:b w:val="0"/>
          <w:kern w:val="0"/>
          <w:sz w:val="24"/>
        </w:rPr>
      </w:pPr>
      <w:r>
        <w:rPr>
          <w:rFonts w:hint="eastAsia" w:ascii="黑体" w:eastAsia="黑体"/>
          <w:b w:val="0"/>
          <w:kern w:val="0"/>
          <w:sz w:val="24"/>
        </w:rPr>
        <w:t>三、投标人情况及资格证明文件</w:t>
      </w:r>
    </w:p>
    <w:p w14:paraId="26C053DC">
      <w:pPr>
        <w:ind w:firstLine="2640" w:firstLineChars="1100"/>
        <w:outlineLvl w:val="3"/>
        <w:rPr>
          <w:rFonts w:ascii="黑体" w:hAnsi="宋体" w:eastAsia="黑体"/>
          <w:bCs/>
          <w:kern w:val="0"/>
          <w:sz w:val="24"/>
          <w:szCs w:val="32"/>
        </w:rPr>
      </w:pPr>
      <w:r>
        <w:rPr>
          <w:rFonts w:hint="eastAsia" w:ascii="黑体" w:hAnsi="宋体" w:eastAsia="黑体"/>
          <w:bCs/>
          <w:kern w:val="0"/>
          <w:sz w:val="24"/>
          <w:szCs w:val="32"/>
        </w:rPr>
        <w:t>（一）投标人资格证明文件</w:t>
      </w:r>
    </w:p>
    <w:p w14:paraId="1C9A5AD2">
      <w:pPr>
        <w:spacing w:before="120" w:beforeLines="50"/>
        <w:ind w:firstLine="420" w:firstLineChars="200"/>
        <w:rPr>
          <w:b/>
          <w:bCs/>
          <w:color w:val="FF0000"/>
        </w:rPr>
      </w:pPr>
      <w:bookmarkStart w:id="35" w:name="OLE_LINK6"/>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commentRangeStart w:id="16"/>
      <w:r>
        <w:rPr>
          <w:rFonts w:hint="eastAsia" w:ascii="宋体" w:hAnsi="宋体" w:eastAsia="宋体" w:cs="宋体"/>
          <w:b/>
          <w:bCs/>
          <w:color w:val="FF0000"/>
        </w:rPr>
        <w:t>其中要求提供《政府采购投标及履约承诺函》且已在“二、政府采购投标及履约承诺函”章节中提供了，此处可不重复提供</w:t>
      </w:r>
      <w:r>
        <w:rPr>
          <w:rFonts w:hint="eastAsia" w:ascii="宋体" w:hAnsi="宋体" w:cs="宋体"/>
          <w:b/>
          <w:bCs/>
          <w:color w:val="FF0000"/>
          <w:lang w:eastAsia="zh-CN"/>
        </w:rPr>
        <w:t>，《供应商基本情况表》为必填内容，须按照相应格式及节点在“信息不公开部分”提供</w:t>
      </w:r>
      <w:r>
        <w:rPr>
          <w:rFonts w:hint="eastAsia"/>
          <w:b/>
          <w:bCs/>
          <w:color w:val="FF0000"/>
        </w:rPr>
        <w:t>。</w:t>
      </w:r>
      <w:commentRangeEnd w:id="16"/>
      <w:r>
        <w:commentReference w:id="16"/>
      </w:r>
      <w:r>
        <w:rPr>
          <w:rFonts w:hint="eastAsia"/>
          <w:b/>
          <w:bCs/>
          <w:color w:val="FF0000"/>
        </w:rPr>
        <w:t>）</w:t>
      </w:r>
    </w:p>
    <w:bookmarkEnd w:id="35"/>
    <w:p w14:paraId="02F0DE77">
      <w:pPr>
        <w:keepNext w:val="0"/>
        <w:keepLines w:val="0"/>
        <w:pageBreakBefore w:val="0"/>
        <w:widowControl w:val="0"/>
        <w:kinsoku/>
        <w:wordWrap/>
        <w:overflowPunct/>
        <w:topLinePunct w:val="0"/>
        <w:autoSpaceDE/>
        <w:autoSpaceDN/>
        <w:bidi w:val="0"/>
        <w:adjustRightInd/>
        <w:snapToGrid/>
        <w:ind w:firstLine="480" w:firstLineChars="200"/>
        <w:textAlignment w:val="auto"/>
        <w:outlineLvl w:val="9"/>
        <w:rPr>
          <w:b/>
          <w:sz w:val="24"/>
        </w:rPr>
      </w:pPr>
    </w:p>
    <w:p w14:paraId="5FA7EDB5">
      <w:pPr>
        <w:keepNext w:val="0"/>
        <w:keepLines w:val="0"/>
        <w:pageBreakBefore w:val="0"/>
        <w:widowControl w:val="0"/>
        <w:kinsoku/>
        <w:wordWrap/>
        <w:overflowPunct/>
        <w:topLinePunct w:val="0"/>
        <w:autoSpaceDE/>
        <w:autoSpaceDN/>
        <w:bidi w:val="0"/>
        <w:adjustRightInd/>
        <w:snapToGrid/>
        <w:ind w:firstLine="480" w:firstLineChars="200"/>
        <w:textAlignment w:val="auto"/>
        <w:outlineLvl w:val="9"/>
        <w:rPr>
          <w:rFonts w:hint="eastAsia" w:ascii="黑体" w:hAnsi="宋体" w:eastAsia="黑体"/>
          <w:bCs/>
          <w:kern w:val="0"/>
          <w:sz w:val="24"/>
          <w:szCs w:val="32"/>
        </w:rPr>
      </w:pPr>
    </w:p>
    <w:p w14:paraId="437F8D4E">
      <w:pPr>
        <w:ind w:firstLine="480" w:firstLineChars="200"/>
        <w:outlineLvl w:val="3"/>
        <w:rPr>
          <w:rFonts w:ascii="黑体" w:hAnsi="宋体" w:eastAsia="黑体"/>
          <w:bCs/>
          <w:kern w:val="0"/>
          <w:sz w:val="24"/>
          <w:szCs w:val="32"/>
        </w:rPr>
      </w:pPr>
      <w:r>
        <w:rPr>
          <w:rFonts w:hint="eastAsia" w:ascii="黑体" w:hAnsi="宋体" w:eastAsia="黑体"/>
          <w:bCs/>
          <w:kern w:val="0"/>
          <w:sz w:val="24"/>
          <w:szCs w:val="32"/>
        </w:rPr>
        <w:t>（</w:t>
      </w:r>
      <w:r>
        <w:rPr>
          <w:rFonts w:hint="eastAsia" w:ascii="黑体" w:hAnsi="宋体" w:eastAsia="黑体"/>
          <w:bCs/>
          <w:kern w:val="0"/>
          <w:sz w:val="24"/>
          <w:szCs w:val="32"/>
          <w:lang w:val="en-US" w:eastAsia="zh-CN"/>
        </w:rPr>
        <w:t>二</w:t>
      </w:r>
      <w:r>
        <w:rPr>
          <w:rFonts w:hint="eastAsia" w:ascii="黑体" w:hAnsi="宋体" w:eastAsia="黑体"/>
          <w:bCs/>
          <w:kern w:val="0"/>
          <w:sz w:val="24"/>
          <w:szCs w:val="32"/>
        </w:rPr>
        <w:t>）中小企业声明函、残疾人福利性单位声明函及监狱企业声明函</w:t>
      </w:r>
    </w:p>
    <w:p w14:paraId="6FFA7BEC">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宋体" w:eastAsia="黑体"/>
          <w:bCs/>
          <w:color w:val="FF0000"/>
          <w:kern w:val="0"/>
          <w:szCs w:val="21"/>
        </w:rPr>
      </w:pPr>
      <w:r>
        <w:rPr>
          <w:rFonts w:hint="eastAsia" w:ascii="黑体" w:hAnsi="宋体" w:eastAsia="黑体"/>
          <w:bCs/>
          <w:color w:val="FF0000"/>
          <w:kern w:val="0"/>
          <w:szCs w:val="21"/>
        </w:rPr>
        <w:t>填写指引：</w:t>
      </w:r>
    </w:p>
    <w:p w14:paraId="7F682FB2">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黑体" w:eastAsia="黑体"/>
          <w:color w:val="FF0000"/>
          <w:szCs w:val="21"/>
        </w:rPr>
      </w:pPr>
      <w:r>
        <w:rPr>
          <w:rFonts w:hint="eastAsia" w:ascii="黑体" w:hAnsi="宋体" w:eastAsia="黑体"/>
          <w:bCs/>
          <w:color w:val="FF0000"/>
          <w:kern w:val="0"/>
          <w:szCs w:val="21"/>
        </w:rPr>
        <w:t>1、该部分内容由投标人根据自身实际情况填写</w:t>
      </w:r>
      <w:r>
        <w:commentReference w:id="17"/>
      </w:r>
      <w:r>
        <w:rPr>
          <w:rFonts w:hint="eastAsia" w:ascii="黑体" w:hAnsi="宋体" w:eastAsia="黑体"/>
          <w:bCs/>
          <w:color w:val="FF0000"/>
          <w:kern w:val="0"/>
          <w:szCs w:val="21"/>
        </w:rPr>
        <w:t>。</w:t>
      </w:r>
      <w:r>
        <w:rPr>
          <w:rFonts w:hint="eastAsia" w:ascii="黑体" w:hAnsi="黑体" w:eastAsia="黑体"/>
          <w:color w:val="FF0000"/>
          <w:szCs w:val="21"/>
        </w:rPr>
        <w:t>投标人提供的声明函不属实的，属于提供虚假资料谋取中标，依照《中华人民共和国政府采购法》等国家有关规定追究相应责任。</w:t>
      </w:r>
    </w:p>
    <w:p w14:paraId="2E7D9390">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黑体" w:eastAsia="黑体"/>
          <w:color w:val="FF0000"/>
          <w:szCs w:val="21"/>
        </w:rPr>
      </w:pPr>
      <w:r>
        <w:rPr>
          <w:rFonts w:hint="eastAsia" w:ascii="黑体" w:hAnsi="黑体" w:eastAsia="黑体"/>
          <w:color w:val="FF0000"/>
          <w:szCs w:val="21"/>
        </w:rPr>
        <w:t>2、该部分内容填写需要参考的相关文件：</w:t>
      </w:r>
    </w:p>
    <w:p w14:paraId="7854E03D">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1</w:t>
      </w:r>
      <w:r>
        <w:rPr>
          <w:rFonts w:hint="eastAsia" w:ascii="黑体" w:hAnsi="黑体" w:eastAsia="黑体"/>
          <w:color w:val="FF0000"/>
          <w:szCs w:val="21"/>
        </w:rPr>
        <w:t>)财政部《政府采购促进中小企业发展管理办法》（财库〔2020〕46号）</w:t>
      </w:r>
    </w:p>
    <w:p w14:paraId="45948407">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2</w:t>
      </w:r>
      <w:r>
        <w:rPr>
          <w:rFonts w:hint="eastAsia" w:ascii="黑体" w:hAnsi="黑体" w:eastAsia="黑体"/>
          <w:color w:val="FF0000"/>
          <w:szCs w:val="21"/>
        </w:rPr>
        <w:t>)</w:t>
      </w:r>
      <w:bookmarkStart w:id="36" w:name="_Hlk71925120"/>
      <w:r>
        <w:rPr>
          <w:rFonts w:hint="eastAsia" w:ascii="黑体" w:hAnsi="黑体" w:eastAsia="黑体"/>
          <w:color w:val="FF0000"/>
          <w:szCs w:val="21"/>
        </w:rPr>
        <w:t>《工业和信息化部、国家统计局、国家发展和改革委员会、财政部关于印发中小企业划型标准规定的通知》（工信部联企业〔2011〕300号</w:t>
      </w:r>
      <w:bookmarkEnd w:id="36"/>
      <w:r>
        <w:rPr>
          <w:rFonts w:hint="eastAsia" w:ascii="黑体" w:hAnsi="黑体" w:eastAsia="黑体"/>
          <w:color w:val="FF0000"/>
          <w:szCs w:val="21"/>
        </w:rPr>
        <w:t>）</w:t>
      </w:r>
    </w:p>
    <w:p w14:paraId="217AD712">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黑体" w:eastAsia="黑体"/>
          <w:color w:val="FF0000"/>
          <w:szCs w:val="21"/>
        </w:rPr>
      </w:pPr>
      <w:r>
        <w:rPr>
          <w:rFonts w:hint="eastAsia" w:ascii="黑体" w:hAnsi="黑体" w:eastAsia="黑体"/>
          <w:color w:val="FF0000"/>
          <w:szCs w:val="21"/>
        </w:rPr>
        <w:t>(3)《统计上大中小微型企业划分办法(2017)》（国统字〔2017〕213号）</w:t>
      </w:r>
    </w:p>
    <w:p w14:paraId="0C47C672">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黑体" w:eastAsia="黑体"/>
          <w:color w:val="FF0000"/>
          <w:szCs w:val="21"/>
        </w:rPr>
      </w:pPr>
      <w:r>
        <w:rPr>
          <w:rFonts w:hint="eastAsia" w:ascii="黑体" w:hAnsi="黑体" w:eastAsia="黑体"/>
          <w:color w:val="FF0000"/>
          <w:szCs w:val="21"/>
        </w:rPr>
        <w:t>(4)《关于促进残疾人就业政府采购政策的通知》（财库〔2017〕141号）</w:t>
      </w:r>
    </w:p>
    <w:p w14:paraId="280314A6">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黑体" w:eastAsia="黑体"/>
          <w:color w:val="FF0000"/>
          <w:szCs w:val="21"/>
        </w:rPr>
      </w:pPr>
      <w:r>
        <w:rPr>
          <w:rFonts w:hint="eastAsia" w:ascii="黑体" w:hAnsi="黑体" w:eastAsia="黑体"/>
          <w:color w:val="FF0000"/>
          <w:szCs w:val="21"/>
        </w:rPr>
        <w:t>(5)《关于政府采购支持监狱企业发展有关问题的通知》（财库〔2014〕68号）</w:t>
      </w:r>
    </w:p>
    <w:p w14:paraId="48201973">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宋体" w:eastAsia="黑体"/>
          <w:bCs/>
          <w:color w:val="FF0000"/>
          <w:kern w:val="0"/>
          <w:szCs w:val="21"/>
        </w:rPr>
      </w:pPr>
      <w:r>
        <w:rPr>
          <w:rFonts w:hint="eastAsia" w:ascii="黑体" w:hAnsi="宋体" w:eastAsia="黑体"/>
          <w:bCs/>
          <w:color w:val="FF0000"/>
          <w:kern w:val="0"/>
          <w:szCs w:val="21"/>
        </w:rPr>
        <w:t>3、请依照提供的格式和内容填写声明函，不要随意变更格式；声明函不需要盖章或签字</w:t>
      </w:r>
      <w:del w:id="149" w:author="Asu" w:date="2025-12-29T14:08:01Z">
        <w:r>
          <w:rPr>
            <w:rFonts w:hint="eastAsia" w:ascii="黑体" w:hAnsi="宋体" w:eastAsia="黑体"/>
            <w:bCs/>
            <w:color w:val="FF0000"/>
            <w:kern w:val="0"/>
            <w:szCs w:val="21"/>
          </w:rPr>
          <w:delText>；</w:delText>
        </w:r>
      </w:del>
      <w:del w:id="150" w:author="Asu" w:date="2025-12-29T14:08:01Z">
        <w:r>
          <w:rPr>
            <w:rFonts w:hint="eastAsia" w:ascii="黑体" w:hAnsi="黑体" w:eastAsia="黑体"/>
            <w:color w:val="FF0000"/>
            <w:szCs w:val="21"/>
          </w:rPr>
          <w:delText>满足多项优惠政策的投标人，不重复享受多项价格扣除政策</w:delText>
        </w:r>
      </w:del>
      <w:r>
        <w:rPr>
          <w:rFonts w:hint="eastAsia" w:ascii="黑体" w:hAnsi="黑体" w:eastAsia="黑体"/>
          <w:color w:val="FF0000"/>
          <w:szCs w:val="21"/>
        </w:rPr>
        <w:t>。</w:t>
      </w:r>
    </w:p>
    <w:p w14:paraId="19382286">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宋体" w:eastAsia="黑体"/>
          <w:bCs/>
          <w:color w:val="FF0000"/>
          <w:kern w:val="0"/>
          <w:szCs w:val="21"/>
        </w:rPr>
      </w:pPr>
      <w:r>
        <w:rPr>
          <w:rFonts w:hint="eastAsia" w:ascii="黑体" w:hAnsi="宋体" w:eastAsia="黑体"/>
          <w:bCs/>
          <w:color w:val="FF0000"/>
          <w:kern w:val="0"/>
          <w:szCs w:val="21"/>
        </w:rPr>
        <w:t>4、声明函具体填写要求：</w:t>
      </w:r>
    </w:p>
    <w:p w14:paraId="5B11391F">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宋体" w:eastAsia="黑体"/>
          <w:bCs/>
          <w:color w:val="FF0000"/>
          <w:kern w:val="0"/>
          <w:szCs w:val="21"/>
        </w:rPr>
      </w:pPr>
      <w:r>
        <w:rPr>
          <w:rFonts w:hint="eastAsia" w:ascii="黑体" w:hAnsi="宋体" w:eastAsia="黑体"/>
          <w:bCs/>
          <w:color w:val="FF0000"/>
          <w:kern w:val="0"/>
          <w:szCs w:val="21"/>
        </w:rPr>
        <w:t>（1）声明是中小企业须填写《中小企业声明函》的以下内容：</w:t>
      </w:r>
    </w:p>
    <w:p w14:paraId="41C95433">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宋体" w:eastAsia="黑体"/>
          <w:bCs/>
          <w:color w:val="FF0000"/>
          <w:kern w:val="0"/>
          <w:szCs w:val="21"/>
        </w:rPr>
      </w:pPr>
      <w:r>
        <w:rPr>
          <w:rFonts w:hint="eastAsia" w:ascii="黑体" w:hAnsi="宋体" w:eastAsia="黑体"/>
          <w:bCs/>
          <w:color w:val="FF0000"/>
          <w:kern w:val="0"/>
          <w:szCs w:val="21"/>
        </w:rPr>
        <w:t>第一处，在“单位名称”下划线处如实填写采购人名称（深圳公共资源交易中心不是本项目的采购人，而是组织实施机构）；</w:t>
      </w:r>
    </w:p>
    <w:p w14:paraId="6D51034E">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宋体" w:eastAsia="黑体"/>
          <w:bCs/>
          <w:color w:val="FF0000"/>
          <w:kern w:val="0"/>
          <w:szCs w:val="21"/>
        </w:rPr>
      </w:pPr>
      <w:r>
        <w:rPr>
          <w:rFonts w:hint="eastAsia" w:ascii="黑体" w:hAnsi="宋体" w:eastAsia="黑体"/>
          <w:bCs/>
          <w:color w:val="FF0000"/>
          <w:kern w:val="0"/>
          <w:szCs w:val="21"/>
        </w:rPr>
        <w:t>第二处，在“项目名称”下划线处如实填写采购</w:t>
      </w:r>
      <w:r>
        <w:rPr>
          <w:rFonts w:hint="eastAsia" w:ascii="黑体" w:hAnsi="宋体" w:eastAsia="黑体"/>
          <w:bCs/>
          <w:color w:val="FF0000"/>
          <w:kern w:val="0"/>
          <w:szCs w:val="21"/>
          <w:lang w:val="en-US" w:eastAsia="zh-CN"/>
        </w:rPr>
        <w:t>文件中确定的</w:t>
      </w:r>
      <w:r>
        <w:rPr>
          <w:rFonts w:hint="eastAsia" w:ascii="黑体" w:hAnsi="宋体" w:eastAsia="黑体"/>
          <w:bCs/>
          <w:color w:val="FF0000"/>
          <w:kern w:val="0"/>
          <w:szCs w:val="21"/>
        </w:rPr>
        <w:t>项目名称</w:t>
      </w:r>
      <w:r>
        <w:rPr>
          <w:rFonts w:hint="eastAsia" w:ascii="黑体" w:hAnsi="宋体" w:eastAsia="黑体"/>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hint="eastAsia" w:ascii="黑体" w:hAnsi="宋体" w:eastAsia="黑体"/>
          <w:bCs/>
          <w:color w:val="FF0000"/>
          <w:kern w:val="0"/>
          <w:szCs w:val="21"/>
        </w:rPr>
        <w:t>；</w:t>
      </w:r>
    </w:p>
    <w:p w14:paraId="7F1AF0AD">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宋体" w:eastAsia="黑体"/>
          <w:bCs/>
          <w:color w:val="FF0000"/>
          <w:kern w:val="0"/>
          <w:szCs w:val="21"/>
        </w:rPr>
      </w:pPr>
      <w:r>
        <w:rPr>
          <w:rFonts w:hint="eastAsia" w:ascii="黑体" w:hAnsi="宋体" w:eastAsia="黑体"/>
          <w:bCs/>
          <w:color w:val="FF0000"/>
          <w:kern w:val="0"/>
          <w:szCs w:val="21"/>
        </w:rPr>
        <w:t>第三处，在“标的名称”下划线处填写所采购标的具体名称（以招标文件第一册第三章用户需求书“</w:t>
      </w:r>
      <w:r>
        <w:rPr>
          <w:rFonts w:hint="eastAsia" w:ascii="黑体" w:hAnsi="宋体" w:eastAsia="黑体"/>
          <w:bCs/>
          <w:color w:val="FF0000"/>
          <w:kern w:val="0"/>
          <w:szCs w:val="21"/>
          <w:lang w:val="en-US" w:eastAsia="zh-CN"/>
        </w:rPr>
        <w:t>服务需求</w:t>
      </w:r>
      <w:r>
        <w:rPr>
          <w:rFonts w:hint="eastAsia" w:ascii="黑体" w:hAnsi="宋体" w:eastAsia="黑体"/>
          <w:bCs/>
          <w:color w:val="FF0000"/>
          <w:kern w:val="0"/>
          <w:szCs w:val="21"/>
        </w:rPr>
        <w:t>明细”的“服务需求名称（标的名称）”一栏为准）；如果涉及多项</w:t>
      </w:r>
      <w:r>
        <w:rPr>
          <w:rFonts w:hint="eastAsia" w:ascii="黑体" w:hAnsi="宋体" w:eastAsia="黑体"/>
          <w:bCs/>
          <w:color w:val="FF0000"/>
          <w:kern w:val="0"/>
          <w:szCs w:val="21"/>
          <w:lang w:val="en-US" w:eastAsia="zh-CN"/>
        </w:rPr>
        <w:t>服务</w:t>
      </w:r>
      <w:r>
        <w:rPr>
          <w:rFonts w:hint="eastAsia" w:ascii="黑体" w:hAnsi="宋体" w:eastAsia="黑体"/>
          <w:bCs/>
          <w:color w:val="FF0000"/>
          <w:kern w:val="0"/>
          <w:szCs w:val="21"/>
        </w:rPr>
        <w:t>（标的）为同一企业</w:t>
      </w:r>
      <w:r>
        <w:rPr>
          <w:rFonts w:hint="eastAsia" w:ascii="黑体" w:hAnsi="宋体" w:eastAsia="黑体"/>
          <w:bCs/>
          <w:color w:val="FF0000"/>
          <w:kern w:val="0"/>
          <w:szCs w:val="21"/>
          <w:lang w:val="en-US" w:eastAsia="zh-CN"/>
        </w:rPr>
        <w:t>承接的</w:t>
      </w:r>
      <w:r>
        <w:rPr>
          <w:rFonts w:hint="eastAsia" w:ascii="黑体" w:hAnsi="宋体" w:eastAsia="黑体"/>
          <w:bCs/>
          <w:color w:val="FF0000"/>
          <w:kern w:val="0"/>
          <w:szCs w:val="21"/>
        </w:rPr>
        <w:t>，“标的名称”下划线处可以如实填写多项</w:t>
      </w:r>
      <w:r>
        <w:rPr>
          <w:rFonts w:hint="eastAsia" w:ascii="黑体" w:hAnsi="宋体" w:eastAsia="黑体"/>
          <w:bCs/>
          <w:color w:val="FF0000"/>
          <w:kern w:val="0"/>
          <w:szCs w:val="21"/>
          <w:lang w:val="en-US" w:eastAsia="zh-CN"/>
        </w:rPr>
        <w:t>服务</w:t>
      </w:r>
      <w:r>
        <w:rPr>
          <w:rFonts w:hint="eastAsia" w:ascii="黑体" w:hAnsi="宋体" w:eastAsia="黑体"/>
          <w:bCs/>
          <w:color w:val="FF0000"/>
          <w:kern w:val="0"/>
          <w:szCs w:val="21"/>
        </w:rPr>
        <w:t>；对于分包方式面向中小企业采购的项目</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14:paraId="6E322EBD">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宋体" w:eastAsia="黑体"/>
          <w:bCs/>
          <w:color w:val="FF0000"/>
          <w:kern w:val="0"/>
          <w:szCs w:val="21"/>
        </w:rPr>
      </w:pPr>
      <w:r>
        <w:rPr>
          <w:rFonts w:hint="eastAsia" w:ascii="黑体" w:hAnsi="宋体" w:eastAsia="黑体"/>
          <w:bCs/>
          <w:color w:val="FF0000"/>
          <w:kern w:val="0"/>
          <w:szCs w:val="21"/>
        </w:rPr>
        <w:t>第四处，在“</w:t>
      </w:r>
      <w:r>
        <w:rPr>
          <w:rFonts w:hint="eastAsia" w:ascii="黑体" w:hAnsi="宋体" w:eastAsia="黑体"/>
          <w:bCs/>
          <w:color w:val="FF0000"/>
          <w:kern w:val="0"/>
          <w:szCs w:val="21"/>
          <w:lang w:val="en-US" w:eastAsia="zh-CN"/>
        </w:rPr>
        <w:t>采购</w:t>
      </w:r>
      <w:r>
        <w:rPr>
          <w:rFonts w:hint="eastAsia" w:ascii="黑体" w:hAnsi="宋体" w:eastAsia="黑体"/>
          <w:bCs/>
          <w:color w:val="FF0000"/>
          <w:kern w:val="0"/>
          <w:szCs w:val="21"/>
        </w:rPr>
        <w:t>文件中明确的所属行业”下划线处填写采购标的对应的中小企业划分标准所属行业（所属行业以招标文件第一册第三章用户需求书“</w:t>
      </w:r>
      <w:r>
        <w:rPr>
          <w:rFonts w:hint="eastAsia" w:ascii="黑体" w:hAnsi="宋体" w:eastAsia="黑体"/>
          <w:bCs/>
          <w:color w:val="FF0000"/>
          <w:kern w:val="0"/>
          <w:szCs w:val="21"/>
          <w:lang w:val="en-US" w:eastAsia="zh-CN"/>
        </w:rPr>
        <w:t>服务需求</w:t>
      </w:r>
      <w:r>
        <w:rPr>
          <w:rFonts w:hint="eastAsia" w:ascii="黑体" w:hAnsi="宋体" w:eastAsia="黑体"/>
          <w:bCs/>
          <w:color w:val="FF0000"/>
          <w:kern w:val="0"/>
          <w:szCs w:val="21"/>
        </w:rPr>
        <w:t>明细”的“</w:t>
      </w:r>
      <w:r>
        <w:rPr>
          <w:rFonts w:hint="eastAsia" w:ascii="黑体" w:hAnsi="宋体" w:eastAsia="黑体"/>
          <w:bCs/>
          <w:color w:val="FF0000"/>
          <w:kern w:val="0"/>
          <w:szCs w:val="21"/>
          <w:lang w:val="en-US" w:eastAsia="zh-CN"/>
        </w:rPr>
        <w:t>标的所属行业</w:t>
      </w:r>
      <w:r>
        <w:rPr>
          <w:rFonts w:hint="eastAsia" w:ascii="黑体" w:hAnsi="宋体" w:eastAsia="黑体"/>
          <w:bCs/>
          <w:color w:val="FF0000"/>
          <w:kern w:val="0"/>
          <w:szCs w:val="21"/>
        </w:rPr>
        <w:t>”一栏为准）</w:t>
      </w:r>
      <w:r>
        <w:rPr>
          <w:rFonts w:hint="eastAsia" w:ascii="黑体" w:hAnsi="宋体" w:eastAsia="黑体"/>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14:paraId="5F779434">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hint="eastAsia" w:ascii="黑体" w:hAnsi="宋体" w:eastAsia="黑体"/>
          <w:bCs/>
          <w:color w:val="FF0000"/>
          <w:kern w:val="0"/>
          <w:szCs w:val="21"/>
          <w:lang w:eastAsia="zh-CN"/>
        </w:rPr>
      </w:pPr>
      <w:r>
        <w:rPr>
          <w:rFonts w:hint="eastAsia" w:ascii="黑体" w:hAnsi="宋体" w:eastAsia="黑体"/>
          <w:bCs/>
          <w:color w:val="FF0000"/>
          <w:kern w:val="0"/>
          <w:szCs w:val="21"/>
        </w:rPr>
        <w:t>第五处，在“企业名称”下划线处如实填写</w:t>
      </w:r>
      <w:r>
        <w:rPr>
          <w:rFonts w:hint="eastAsia" w:ascii="黑体" w:hAnsi="宋体" w:eastAsia="黑体"/>
          <w:b/>
          <w:bCs w:val="0"/>
          <w:color w:val="FF0000"/>
          <w:kern w:val="0"/>
          <w:szCs w:val="21"/>
          <w:lang w:eastAsia="zh-CN"/>
        </w:rPr>
        <w:t>服务承接商</w:t>
      </w:r>
      <w:r>
        <w:rPr>
          <w:rFonts w:hint="eastAsia" w:ascii="黑体" w:hAnsi="宋体" w:eastAsia="黑体"/>
          <w:b/>
          <w:bCs w:val="0"/>
          <w:color w:val="FF0000"/>
          <w:kern w:val="0"/>
          <w:szCs w:val="21"/>
        </w:rPr>
        <w:t>名称</w:t>
      </w:r>
      <w:r>
        <w:rPr>
          <w:rFonts w:hint="eastAsia" w:ascii="黑体" w:hAnsi="宋体" w:eastAsia="黑体"/>
          <w:b/>
          <w:bCs w:val="0"/>
          <w:color w:val="FF0000"/>
          <w:kern w:val="0"/>
          <w:szCs w:val="21"/>
          <w:lang w:eastAsia="zh-CN"/>
        </w:rPr>
        <w:t>。</w:t>
      </w:r>
      <w:r>
        <w:rPr>
          <w:rFonts w:hint="eastAsia" w:ascii="黑体" w:hAnsi="宋体" w:eastAsia="黑体"/>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14:paraId="4ABBF75B">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outlineLvl w:val="9"/>
        <w:rPr>
          <w:rFonts w:hint="eastAsia" w:ascii="黑体" w:hAnsi="宋体" w:eastAsia="黑体"/>
          <w:bCs/>
          <w:color w:val="FF0000"/>
          <w:kern w:val="0"/>
          <w:szCs w:val="21"/>
        </w:rPr>
      </w:pPr>
      <w:r>
        <w:rPr>
          <w:rFonts w:hint="eastAsia" w:ascii="黑体" w:hAnsi="宋体" w:eastAsia="黑体" w:cs="Times New Roman"/>
          <w:bCs/>
          <w:color w:val="FF0000"/>
          <w:kern w:val="0"/>
          <w:sz w:val="21"/>
          <w:szCs w:val="21"/>
          <w:lang w:val="en-US" w:eastAsia="zh-CN" w:bidi="ar-SA"/>
        </w:rPr>
        <w:t>第六、</w:t>
      </w:r>
      <w:r>
        <w:rPr>
          <w:rFonts w:hint="eastAsia" w:ascii="黑体" w:hAnsi="宋体" w:eastAsia="黑体"/>
          <w:bCs/>
          <w:color w:val="FF0000"/>
          <w:kern w:val="0"/>
          <w:szCs w:val="21"/>
          <w:lang w:val="en-US" w:eastAsia="zh-CN"/>
        </w:rPr>
        <w:t>七、八处，</w:t>
      </w:r>
      <w:r>
        <w:rPr>
          <w:rFonts w:hint="eastAsia" w:ascii="黑体" w:hAnsi="宋体" w:eastAsia="黑体"/>
          <w:bCs/>
          <w:color w:val="FF0000"/>
          <w:kern w:val="0"/>
          <w:szCs w:val="21"/>
        </w:rPr>
        <w:t>在“从业人员”、“营业收入”、“资产总额”下划线处如实填写从业人员、营业收入、资产总额</w:t>
      </w:r>
      <w:r>
        <w:rPr>
          <w:rFonts w:hint="eastAsia" w:ascii="黑体" w:hAnsi="宋体" w:eastAsia="黑体"/>
          <w:bCs/>
          <w:color w:val="FF0000"/>
          <w:kern w:val="0"/>
          <w:szCs w:val="21"/>
          <w:lang w:eastAsia="zh-CN"/>
        </w:rPr>
        <w:t>。从业人员、资产总额指标以上年度末数据为依据，营业收入指标以上年度累计数据为依据。无上年度数据的新成立企业可不填报。</w:t>
      </w:r>
    </w:p>
    <w:p w14:paraId="30E684A7">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outlineLvl w:val="9"/>
        <w:rPr>
          <w:rFonts w:hint="eastAsia" w:ascii="黑体" w:hAnsi="宋体" w:eastAsia="黑体"/>
          <w:bCs/>
          <w:color w:val="FF0000"/>
          <w:kern w:val="0"/>
          <w:szCs w:val="21"/>
        </w:rPr>
      </w:pPr>
      <w:r>
        <w:rPr>
          <w:rFonts w:hint="eastAsia" w:ascii="黑体" w:hAnsi="宋体" w:eastAsia="黑体"/>
          <w:bCs/>
          <w:color w:val="FF0000"/>
          <w:kern w:val="0"/>
          <w:szCs w:val="21"/>
          <w:lang w:val="en-US" w:eastAsia="zh-CN"/>
        </w:rPr>
        <w:t>第九处，</w:t>
      </w:r>
      <w:r>
        <w:rPr>
          <w:rFonts w:hint="eastAsia" w:ascii="黑体" w:hAnsi="宋体" w:eastAsia="黑体"/>
          <w:bCs/>
          <w:color w:val="FF0000"/>
          <w:kern w:val="0"/>
          <w:szCs w:val="21"/>
        </w:rPr>
        <w:t>在“中型企业、小型企业、微型企业”下划线处应依据企业上年度从业人员、营业收入、资产总额等指标</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按照《中小企业划型标准规定》（工信部联企业〔2011〕300号）、《金融业企业划型标准规定》（银发〔2015〕309号）</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判断《中小企业声明函》载明的</w:t>
      </w:r>
      <w:r>
        <w:rPr>
          <w:rFonts w:hint="eastAsia" w:ascii="黑体" w:hAnsi="宋体" w:eastAsia="黑体"/>
          <w:bCs/>
          <w:color w:val="FF0000"/>
          <w:kern w:val="0"/>
          <w:szCs w:val="21"/>
          <w:lang w:eastAsia="zh-CN"/>
        </w:rPr>
        <w:t>服务承接商</w:t>
      </w:r>
      <w:r>
        <w:rPr>
          <w:rFonts w:hint="eastAsia" w:ascii="黑体" w:hAnsi="宋体" w:eastAsia="黑体"/>
          <w:bCs/>
          <w:color w:val="FF0000"/>
          <w:kern w:val="0"/>
          <w:szCs w:val="21"/>
        </w:rPr>
        <w:t>是否属于采购文件所属行业的中型企业/小型企业/微型企业。</w:t>
      </w:r>
    </w:p>
    <w:p w14:paraId="76260ACC">
      <w:pPr>
        <w:pStyle w:val="194"/>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hint="eastAsia" w:ascii="黑体" w:hAnsi="宋体" w:eastAsia="黑体"/>
          <w:bCs/>
          <w:color w:val="FF0000"/>
          <w:kern w:val="0"/>
          <w:szCs w:val="21"/>
          <w:lang w:eastAsia="zh-CN"/>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2</w:t>
      </w:r>
      <w:r>
        <w:rPr>
          <w:rFonts w:hint="eastAsia" w:ascii="黑体" w:hAnsi="宋体" w:eastAsia="黑体"/>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352BA1CB">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hint="eastAsia" w:ascii="黑体" w:hAnsi="宋体" w:eastAsia="黑体"/>
          <w:bCs/>
          <w:color w:val="FF0000"/>
          <w:kern w:val="0"/>
          <w:szCs w:val="21"/>
          <w:lang w:eastAsia="zh-CN"/>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3</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事业单位、社会组织等非企业主体不享受中小企业扶持政策</w:t>
      </w:r>
      <w:r>
        <w:rPr>
          <w:rFonts w:hint="eastAsia" w:ascii="黑体" w:hAnsi="宋体" w:eastAsia="黑体"/>
          <w:bCs/>
          <w:color w:val="FF0000"/>
          <w:kern w:val="0"/>
          <w:szCs w:val="21"/>
          <w:lang w:eastAsia="zh-CN"/>
        </w:rPr>
        <w:t>。</w:t>
      </w:r>
    </w:p>
    <w:p w14:paraId="134783FA">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4</w:t>
      </w:r>
      <w:r>
        <w:rPr>
          <w:rFonts w:hint="eastAsia" w:ascii="黑体" w:hAnsi="宋体" w:eastAsia="黑体"/>
          <w:bCs/>
          <w:color w:val="FF0000"/>
          <w:kern w:val="0"/>
          <w:szCs w:val="21"/>
        </w:rPr>
        <w:t>）声明是残疾人福利性单位须填写《残疾人福利性单位声明函》的相关内容，具体参照以上《中小企业声明函》填写要求执行。</w:t>
      </w:r>
    </w:p>
    <w:p w14:paraId="1B44BCAF">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5</w:t>
      </w:r>
      <w:r>
        <w:rPr>
          <w:rFonts w:hint="eastAsia" w:ascii="黑体" w:hAnsi="宋体" w:eastAsia="黑体"/>
          <w:bCs/>
          <w:color w:val="FF0000"/>
          <w:kern w:val="0"/>
          <w:szCs w:val="21"/>
        </w:rPr>
        <w:t>）声明是监狱企业须填写《监狱企业声明函》的三项内容（填写位置的字体已加粗），具体参照以上《中小企业声明函》填写要求执行。</w:t>
      </w:r>
    </w:p>
    <w:p w14:paraId="06D7C28A">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hint="eastAsia" w:ascii="黑体" w:hAnsi="宋体" w:eastAsia="黑体"/>
          <w:bCs/>
          <w:color w:val="FF0000"/>
          <w:kern w:val="0"/>
          <w:szCs w:val="21"/>
          <w:lang w:val="en-US" w:eastAsia="zh-CN"/>
        </w:rPr>
      </w:pPr>
      <w:r>
        <w:rPr>
          <w:rFonts w:hint="eastAsia" w:ascii="黑体" w:hAnsi="宋体" w:eastAsia="黑体"/>
          <w:bCs/>
          <w:color w:val="FF0000"/>
          <w:kern w:val="0"/>
          <w:szCs w:val="21"/>
          <w:lang w:val="en-US" w:eastAsia="zh-CN"/>
        </w:rPr>
        <w:t>5、本项目属于服务类项目，相关服务承接商应当为中小企业或残疾人福利性单位或监狱企业，如包含硬件设备、产品等货物采购的，不再对其中涉及的货物制造商作出要求。</w:t>
      </w:r>
    </w:p>
    <w:p w14:paraId="2D131300">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hint="eastAsia" w:ascii="黑体" w:hAnsi="宋体" w:eastAsia="黑体"/>
          <w:bCs/>
          <w:color w:val="FF0000"/>
          <w:kern w:val="0"/>
          <w:szCs w:val="21"/>
          <w:lang w:val="en-US" w:eastAsia="zh-CN"/>
        </w:rPr>
      </w:pPr>
      <w:r>
        <w:rPr>
          <w:rFonts w:hint="eastAsia" w:ascii="黑体" w:hAnsi="宋体" w:eastAsia="黑体"/>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087459D7">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rPr>
          <w:rFonts w:hint="eastAsia" w:ascii="黑体" w:hAnsi="宋体" w:eastAsia="黑体"/>
          <w:bCs/>
          <w:color w:val="FF0000"/>
          <w:kern w:val="0"/>
          <w:szCs w:val="21"/>
          <w:lang w:val="en-US" w:eastAsia="zh-CN"/>
        </w:rPr>
      </w:pPr>
      <w:r>
        <w:rPr>
          <w:rFonts w:hint="eastAsia" w:ascii="黑体" w:hAnsi="宋体" w:eastAsia="黑体"/>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63E34767">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9"/>
      </w:pPr>
    </w:p>
    <w:p w14:paraId="5F24EE22">
      <w:pPr>
        <w:ind w:firstLine="420" w:firstLineChars="200"/>
      </w:pPr>
    </w:p>
    <w:p w14:paraId="1E8C0481">
      <w:pPr>
        <w:pageBreakBefore w:val="0"/>
        <w:kinsoku/>
        <w:wordWrap/>
        <w:overflowPunct/>
        <w:topLinePunct w:val="0"/>
        <w:autoSpaceDE/>
        <w:autoSpaceDN/>
        <w:bidi w:val="0"/>
        <w:adjustRightInd/>
        <w:snapToGrid/>
        <w:ind w:firstLine="420" w:firstLineChars="200"/>
        <w:textAlignment w:val="auto"/>
        <w:outlineLvl w:val="9"/>
      </w:pPr>
    </w:p>
    <w:p w14:paraId="5A1C3F3D">
      <w:pPr>
        <w:pageBreakBefore w:val="0"/>
        <w:numPr>
          <w:ilvl w:val="0"/>
          <w:numId w:val="14"/>
        </w:numPr>
        <w:kinsoku/>
        <w:wordWrap/>
        <w:overflowPunct/>
        <w:topLinePunct w:val="0"/>
        <w:autoSpaceDE/>
        <w:autoSpaceDN/>
        <w:bidi w:val="0"/>
        <w:adjustRightInd/>
        <w:snapToGrid/>
        <w:jc w:val="center"/>
        <w:textAlignment w:val="auto"/>
        <w:outlineLvl w:val="9"/>
        <w:rPr>
          <w:b/>
          <w:sz w:val="24"/>
        </w:rPr>
      </w:pPr>
      <w:bookmarkStart w:id="37" w:name="OLE_LINK7"/>
      <w:r>
        <w:rPr>
          <w:b/>
          <w:sz w:val="24"/>
        </w:rPr>
        <w:t>中小企业声明函（</w:t>
      </w:r>
      <w:r>
        <w:rPr>
          <w:rFonts w:hint="eastAsia"/>
          <w:b/>
          <w:sz w:val="24"/>
        </w:rPr>
        <w:t>服务</w:t>
      </w:r>
      <w:r>
        <w:rPr>
          <w:rFonts w:hint="eastAsia"/>
          <w:b/>
          <w:sz w:val="24"/>
          <w:lang w:val="en-US" w:eastAsia="zh-CN"/>
        </w:rPr>
        <w:t>类</w:t>
      </w:r>
      <w:r>
        <w:rPr>
          <w:b/>
          <w:sz w:val="24"/>
        </w:rPr>
        <w:t>）</w:t>
      </w:r>
    </w:p>
    <w:p w14:paraId="0BEC8F20">
      <w:pPr>
        <w:pStyle w:val="19"/>
        <w:pageBreakBefore w:val="0"/>
        <w:numPr>
          <w:ilvl w:val="0"/>
          <w:numId w:val="0"/>
        </w:numPr>
        <w:kinsoku/>
        <w:wordWrap/>
        <w:overflowPunct/>
        <w:topLinePunct w:val="0"/>
        <w:autoSpaceDE/>
        <w:autoSpaceDN/>
        <w:bidi w:val="0"/>
        <w:adjustRightInd/>
        <w:snapToGrid/>
        <w:textAlignment w:val="auto"/>
        <w:outlineLvl w:val="9"/>
      </w:pPr>
    </w:p>
    <w:p w14:paraId="263633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采购活动，服务全部由符合政策要求的中小企业承接。相关企业（含联合体中的中小企业、签订分包意向协议的中小企业）的具体情况如下：</w:t>
      </w:r>
    </w:p>
    <w:p w14:paraId="69E89C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1.</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w:t>
      </w:r>
      <w:r>
        <w:rPr>
          <w:rFonts w:hint="eastAsia" w:asciiTheme="minorEastAsia" w:hAnsiTheme="minorEastAsia" w:eastAsiaTheme="minorEastAsia" w:cstheme="minorEastAsia"/>
          <w:kern w:val="2"/>
          <w:sz w:val="21"/>
          <w:szCs w:val="21"/>
          <w:lang w:val="en-US" w:eastAsia="zh-CN" w:bidi="ar-SA"/>
        </w:rPr>
        <w:t>；承接企业为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w:t>
      </w:r>
      <w:r>
        <w:rPr>
          <w:rFonts w:hint="eastAsia" w:asciiTheme="minorEastAsia" w:hAnsiTheme="minorEastAsia" w:eastAsiaTheme="minorEastAsia" w:cstheme="minorEastAsia"/>
          <w:b/>
          <w:bCs/>
          <w:i/>
          <w:iCs/>
          <w:sz w:val="21"/>
          <w:szCs w:val="21"/>
          <w:u w:val="single"/>
          <w:lang w:val="en-US" w:eastAsia="zh-CN"/>
        </w:rPr>
        <w:t>承接企业本身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人，营业收入为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万元，资产总额为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w:t>
      </w:r>
    </w:p>
    <w:p w14:paraId="36E0BA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2.</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（标的名称）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 xml:space="preserve"> </w:t>
      </w:r>
      <w:r>
        <w:rPr>
          <w:rFonts w:hint="eastAsia" w:asciiTheme="minorEastAsia" w:hAnsiTheme="minorEastAsia" w:eastAsiaTheme="minorEastAsia" w:cstheme="minorEastAsia"/>
          <w:sz w:val="21"/>
          <w:szCs w:val="21"/>
        </w:rPr>
        <w:t>，属于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（采购文件中明确的所属行业）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sz w:val="21"/>
          <w:szCs w:val="21"/>
        </w:rPr>
        <w:t>行业</w:t>
      </w:r>
      <w:r>
        <w:rPr>
          <w:rFonts w:hint="eastAsia" w:asciiTheme="minorEastAsia" w:hAnsiTheme="minorEastAsia" w:eastAsiaTheme="minorEastAsia" w:cstheme="minorEastAsia"/>
          <w:kern w:val="2"/>
          <w:sz w:val="21"/>
          <w:szCs w:val="21"/>
          <w:lang w:val="en-US" w:eastAsia="zh-CN" w:bidi="ar-SA"/>
        </w:rPr>
        <w:t>；承接企业为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（企业名称</w:t>
      </w:r>
      <w:r>
        <w:rPr>
          <w:rFonts w:hint="eastAsia" w:asciiTheme="minorEastAsia" w:hAnsiTheme="minorEastAsia" w:eastAsiaTheme="minorEastAsia" w:cstheme="minorEastAsia"/>
          <w:b/>
          <w:bCs/>
          <w:i/>
          <w:iCs/>
          <w:sz w:val="21"/>
          <w:szCs w:val="21"/>
          <w:u w:val="single"/>
          <w:lang w:eastAsia="zh-CN"/>
        </w:rPr>
        <w:t>，要求</w:t>
      </w:r>
      <w:r>
        <w:rPr>
          <w:rFonts w:hint="eastAsia" w:asciiTheme="minorEastAsia" w:hAnsiTheme="minorEastAsia" w:eastAsiaTheme="minorEastAsia" w:cstheme="minorEastAsia"/>
          <w:b/>
          <w:bCs/>
          <w:i/>
          <w:iCs/>
          <w:sz w:val="21"/>
          <w:szCs w:val="21"/>
          <w:u w:val="single"/>
          <w:lang w:val="en-US" w:eastAsia="zh-CN"/>
        </w:rPr>
        <w:t>承接企业本身</w:t>
      </w:r>
      <w:r>
        <w:rPr>
          <w:rFonts w:hint="eastAsia" w:asciiTheme="minorEastAsia" w:hAnsiTheme="minorEastAsia" w:eastAsiaTheme="minorEastAsia" w:cstheme="minorEastAsia"/>
          <w:b/>
          <w:bCs/>
          <w:i/>
          <w:iCs/>
          <w:sz w:val="21"/>
          <w:szCs w:val="21"/>
          <w:u w:val="single"/>
          <w:lang w:eastAsia="zh-CN"/>
        </w:rPr>
        <w:t>所属行业应当与招标文件要求的行业相一致</w:t>
      </w:r>
      <w:r>
        <w:rPr>
          <w:rFonts w:hint="eastAsia" w:asciiTheme="minorEastAsia" w:hAnsiTheme="minorEastAsia" w:eastAsiaTheme="minorEastAsia" w:cstheme="minorEastAsia"/>
          <w:b/>
          <w:bCs/>
          <w:i/>
          <w:iCs/>
          <w:sz w:val="21"/>
          <w:szCs w:val="21"/>
          <w:u w:val="single"/>
        </w:rPr>
        <w:t>）</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，从业人员</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人，营业收入为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万元，资产总额为</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万元，属于</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（中型企业、小型企业、微型企业）</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w:t>
      </w:r>
    </w:p>
    <w:p w14:paraId="76ED60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w:t>
      </w:r>
    </w:p>
    <w:p w14:paraId="1B8D8A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以上企业，不属于大企业的分支机构，不存在控股股东为大企业的情形，也不存在与大企业的负责人为同一人的情形。</w:t>
      </w:r>
    </w:p>
    <w:p w14:paraId="13D71B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本企业对上述声明内容的真实性负责。如有虚假，将依法承担相应责任。</w:t>
      </w:r>
    </w:p>
    <w:p w14:paraId="579ED2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bookmarkStart w:id="38" w:name="_Hlk73562275"/>
      <w:r>
        <w:rPr>
          <w:rFonts w:hint="eastAsia" w:asciiTheme="minorEastAsia" w:hAnsiTheme="minorEastAsia" w:eastAsiaTheme="minorEastAsia" w:cstheme="minor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38"/>
    </w:p>
    <w:p w14:paraId="0FDF58C9">
      <w:pPr>
        <w:pageBreakBefore w:val="0"/>
        <w:kinsoku/>
        <w:wordWrap/>
        <w:overflowPunct/>
        <w:topLinePunct w:val="0"/>
        <w:autoSpaceDE/>
        <w:autoSpaceDN/>
        <w:bidi w:val="0"/>
        <w:adjustRightInd/>
        <w:snapToGrid/>
        <w:ind w:firstLine="420" w:firstLineChars="200"/>
        <w:textAlignment w:val="auto"/>
        <w:outlineLvl w:val="9"/>
      </w:pPr>
    </w:p>
    <w:p w14:paraId="0513A819">
      <w:pPr>
        <w:pageBreakBefore w:val="0"/>
        <w:kinsoku/>
        <w:wordWrap/>
        <w:overflowPunct/>
        <w:topLinePunct w:val="0"/>
        <w:autoSpaceDE/>
        <w:autoSpaceDN/>
        <w:bidi w:val="0"/>
        <w:adjustRightInd/>
        <w:snapToGrid/>
        <w:jc w:val="center"/>
        <w:textAlignment w:val="auto"/>
        <w:outlineLvl w:val="9"/>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14:paraId="5EC394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单位的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项目采购活动由本单位提供服务。</w:t>
      </w:r>
    </w:p>
    <w:p w14:paraId="183ED0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本单位对上述声明的真实性负责。如有虚假，将依法承担相应责任。</w:t>
      </w:r>
    </w:p>
    <w:p w14:paraId="4DC9A7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14:paraId="09FBC924">
      <w:pPr>
        <w:pageBreakBefore w:val="0"/>
        <w:kinsoku/>
        <w:wordWrap/>
        <w:overflowPunct/>
        <w:topLinePunct w:val="0"/>
        <w:autoSpaceDE/>
        <w:autoSpaceDN/>
        <w:bidi w:val="0"/>
        <w:adjustRightInd/>
        <w:snapToGrid/>
        <w:ind w:firstLine="420" w:firstLineChars="200"/>
        <w:textAlignment w:val="auto"/>
        <w:outlineLvl w:val="9"/>
        <w:rPr>
          <w:rFonts w:ascii="宋体" w:hAnsi="宋体"/>
          <w:szCs w:val="21"/>
        </w:rPr>
      </w:pPr>
    </w:p>
    <w:p w14:paraId="1CDAF75C">
      <w:pPr>
        <w:pageBreakBefore w:val="0"/>
        <w:kinsoku/>
        <w:wordWrap/>
        <w:overflowPunct/>
        <w:topLinePunct w:val="0"/>
        <w:autoSpaceDE/>
        <w:autoSpaceDN/>
        <w:bidi w:val="0"/>
        <w:adjustRightInd/>
        <w:snapToGrid/>
        <w:ind w:firstLine="420" w:firstLineChars="200"/>
        <w:textAlignment w:val="auto"/>
        <w:outlineLvl w:val="9"/>
        <w:rPr>
          <w:rFonts w:ascii="宋体" w:hAnsi="宋体"/>
          <w:szCs w:val="21"/>
        </w:rPr>
      </w:pPr>
    </w:p>
    <w:p w14:paraId="219089C1">
      <w:pPr>
        <w:pageBreakBefore w:val="0"/>
        <w:kinsoku/>
        <w:wordWrap/>
        <w:overflowPunct/>
        <w:topLinePunct w:val="0"/>
        <w:autoSpaceDE/>
        <w:autoSpaceDN/>
        <w:bidi w:val="0"/>
        <w:adjustRightInd/>
        <w:snapToGrid/>
        <w:ind w:firstLine="420" w:firstLineChars="200"/>
        <w:textAlignment w:val="auto"/>
        <w:outlineLvl w:val="9"/>
        <w:rPr>
          <w:rFonts w:ascii="宋体" w:hAnsi="宋体"/>
          <w:szCs w:val="21"/>
        </w:rPr>
      </w:pPr>
    </w:p>
    <w:p w14:paraId="1BD2263C">
      <w:pPr>
        <w:pageBreakBefore w:val="0"/>
        <w:kinsoku/>
        <w:wordWrap/>
        <w:overflowPunct/>
        <w:topLinePunct w:val="0"/>
        <w:autoSpaceDE/>
        <w:autoSpaceDN/>
        <w:bidi w:val="0"/>
        <w:adjustRightInd/>
        <w:snapToGrid/>
        <w:jc w:val="center"/>
        <w:textAlignment w:val="auto"/>
        <w:outlineLvl w:val="9"/>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14:paraId="104B0BEE">
      <w:pPr>
        <w:pageBreakBefore w:val="0"/>
        <w:kinsoku/>
        <w:wordWrap/>
        <w:overflowPunct/>
        <w:topLinePunct w:val="0"/>
        <w:autoSpaceDE/>
        <w:autoSpaceDN/>
        <w:bidi w:val="0"/>
        <w:adjustRightInd/>
        <w:snapToGrid/>
        <w:ind w:firstLine="420" w:firstLineChars="200"/>
        <w:textAlignment w:val="auto"/>
        <w:outlineLvl w:val="9"/>
        <w:rPr>
          <w:rFonts w:ascii="宋体" w:hAnsi="宋体"/>
          <w:szCs w:val="21"/>
        </w:rPr>
      </w:pPr>
      <w:r>
        <w:rPr>
          <w:rFonts w:hint="eastAsia" w:ascii="宋体" w:hAnsi="宋体"/>
          <w:szCs w:val="21"/>
        </w:rPr>
        <w:t>本投标人郑重声明，根据《财政部司法部关于政府采购支持监狱企业发展有关问题的通知》（财库〔</w:t>
      </w:r>
      <w:r>
        <w:rPr>
          <w:rFonts w:ascii="宋体" w:hAnsi="宋体"/>
          <w:szCs w:val="21"/>
        </w:rPr>
        <w:t>2014</w:t>
      </w:r>
      <w:r>
        <w:rPr>
          <w:rFonts w:hint="eastAsia" w:ascii="宋体" w:hAnsi="宋体"/>
          <w:szCs w:val="21"/>
        </w:rPr>
        <w:t>〕</w:t>
      </w:r>
      <w:r>
        <w:rPr>
          <w:rFonts w:ascii="宋体" w:hAnsi="宋体"/>
          <w:szCs w:val="21"/>
        </w:rPr>
        <w:t>68</w:t>
      </w:r>
      <w:r>
        <w:rPr>
          <w:rFonts w:hint="eastAsia" w:ascii="宋体" w:hAnsi="宋体"/>
          <w:szCs w:val="21"/>
        </w:rPr>
        <w:t>号）的规定，本投标人</w:t>
      </w:r>
      <w:r>
        <w:rPr>
          <w:rFonts w:ascii="宋体" w:hAnsi="宋体" w:cstheme="minorBidi"/>
          <w:szCs w:val="21"/>
        </w:rPr>
        <w:t>参加</w:t>
      </w:r>
      <w:r>
        <w:rPr>
          <w:rFonts w:ascii="宋体" w:hAnsi="宋体"/>
          <w:b/>
          <w:bCs/>
          <w:szCs w:val="21"/>
          <w:u w:val="single"/>
        </w:rPr>
        <w:t>（</w:t>
      </w:r>
      <w:r>
        <w:rPr>
          <w:rFonts w:hint="eastAsia" w:ascii="宋体" w:hAnsi="宋体"/>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w:t>
      </w:r>
      <w:r>
        <w:rPr>
          <w:rFonts w:hint="eastAsia" w:ascii="宋体" w:hAnsi="宋体"/>
          <w:szCs w:val="21"/>
        </w:rPr>
        <w:t>监狱企业承接</w:t>
      </w:r>
      <w:r>
        <w:rPr>
          <w:rFonts w:ascii="宋体" w:hAnsi="宋体"/>
          <w:szCs w:val="21"/>
        </w:rPr>
        <w:t>。相关</w:t>
      </w:r>
      <w:r>
        <w:rPr>
          <w:rFonts w:hint="eastAsia" w:ascii="宋体" w:hAnsi="宋体"/>
          <w:szCs w:val="21"/>
        </w:rPr>
        <w:t>监狱企业</w:t>
      </w:r>
      <w:r>
        <w:rPr>
          <w:rFonts w:ascii="宋体" w:hAnsi="宋体"/>
          <w:szCs w:val="21"/>
        </w:rPr>
        <w:t>的具体情况如下：</w:t>
      </w:r>
    </w:p>
    <w:p w14:paraId="23FA3587">
      <w:pPr>
        <w:pageBreakBefore w:val="0"/>
        <w:kinsoku/>
        <w:wordWrap/>
        <w:overflowPunct/>
        <w:topLinePunct w:val="0"/>
        <w:autoSpaceDE/>
        <w:autoSpaceDN/>
        <w:bidi w:val="0"/>
        <w:adjustRightInd/>
        <w:snapToGrid/>
        <w:ind w:firstLine="420" w:firstLineChars="200"/>
        <w:textAlignment w:val="auto"/>
        <w:outlineLvl w:val="9"/>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i/>
          <w:iCs/>
          <w:szCs w:val="21"/>
          <w:u w:val="single"/>
        </w:rPr>
        <w:t>（</w:t>
      </w:r>
      <w:r>
        <w:rPr>
          <w:rFonts w:hint="eastAsia" w:ascii="宋体" w:hAnsi="宋体"/>
          <w:b/>
          <w:bCs/>
          <w:i/>
          <w:iCs/>
          <w:szCs w:val="21"/>
          <w:u w:val="single"/>
        </w:rPr>
        <w:t>企业</w:t>
      </w:r>
      <w:r>
        <w:rPr>
          <w:rFonts w:ascii="宋体" w:hAnsi="宋体"/>
          <w:b/>
          <w:bCs/>
          <w:i/>
          <w:iCs/>
          <w:szCs w:val="21"/>
          <w:u w:val="single"/>
        </w:rPr>
        <w:t>名称）</w:t>
      </w:r>
      <w:r>
        <w:rPr>
          <w:rFonts w:ascii="宋体" w:hAnsi="宋体"/>
          <w:szCs w:val="21"/>
        </w:rPr>
        <w:t>，属于</w:t>
      </w:r>
      <w:r>
        <w:rPr>
          <w:rFonts w:hint="eastAsia" w:ascii="宋体" w:hAnsi="宋体"/>
          <w:b/>
          <w:bCs/>
          <w:i/>
          <w:iCs/>
          <w:szCs w:val="21"/>
          <w:u w:val="single"/>
        </w:rPr>
        <w:t>监狱企业</w:t>
      </w:r>
      <w:r>
        <w:rPr>
          <w:rFonts w:ascii="宋体" w:hAnsi="宋体"/>
          <w:szCs w:val="21"/>
        </w:rPr>
        <w:t>；</w:t>
      </w:r>
    </w:p>
    <w:p w14:paraId="3211545C">
      <w:pPr>
        <w:pageBreakBefore w:val="0"/>
        <w:kinsoku/>
        <w:wordWrap/>
        <w:overflowPunct/>
        <w:topLinePunct w:val="0"/>
        <w:autoSpaceDE/>
        <w:autoSpaceDN/>
        <w:bidi w:val="0"/>
        <w:adjustRightInd/>
        <w:snapToGrid/>
        <w:ind w:firstLine="420" w:firstLineChars="200"/>
        <w:textAlignment w:val="auto"/>
        <w:outlineLvl w:val="9"/>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hint="eastAsia" w:ascii="宋体" w:hAnsi="宋体"/>
          <w:szCs w:val="21"/>
        </w:rPr>
        <w:t>，承接单位</w:t>
      </w:r>
      <w:r>
        <w:rPr>
          <w:rFonts w:ascii="宋体" w:hAnsi="宋体"/>
          <w:szCs w:val="21"/>
        </w:rPr>
        <w:t>为</w:t>
      </w:r>
      <w:r>
        <w:rPr>
          <w:rFonts w:ascii="宋体" w:hAnsi="宋体"/>
          <w:b/>
          <w:bCs/>
          <w:i/>
          <w:iCs/>
          <w:szCs w:val="21"/>
          <w:u w:val="single"/>
        </w:rPr>
        <w:t>（</w:t>
      </w:r>
      <w:r>
        <w:rPr>
          <w:rFonts w:hint="eastAsia" w:ascii="宋体" w:hAnsi="宋体"/>
          <w:b/>
          <w:bCs/>
          <w:i/>
          <w:iCs/>
          <w:szCs w:val="21"/>
          <w:u w:val="single"/>
        </w:rPr>
        <w:t>企业</w:t>
      </w:r>
      <w:r>
        <w:rPr>
          <w:rFonts w:ascii="宋体" w:hAnsi="宋体"/>
          <w:b/>
          <w:bCs/>
          <w:i/>
          <w:iCs/>
          <w:szCs w:val="21"/>
          <w:u w:val="single"/>
        </w:rPr>
        <w:t>名称）</w:t>
      </w:r>
      <w:r>
        <w:rPr>
          <w:rFonts w:ascii="宋体" w:hAnsi="宋体"/>
          <w:szCs w:val="21"/>
        </w:rPr>
        <w:t>，属于</w:t>
      </w:r>
      <w:r>
        <w:rPr>
          <w:rFonts w:hint="eastAsia" w:ascii="宋体" w:hAnsi="宋体"/>
          <w:b/>
          <w:bCs/>
          <w:i/>
          <w:iCs/>
          <w:szCs w:val="21"/>
          <w:u w:val="single"/>
        </w:rPr>
        <w:t>监狱企业</w:t>
      </w:r>
      <w:r>
        <w:rPr>
          <w:rFonts w:hint="eastAsia" w:ascii="宋体" w:hAnsi="宋体"/>
          <w:szCs w:val="21"/>
        </w:rPr>
        <w:t>。</w:t>
      </w:r>
    </w:p>
    <w:p w14:paraId="00A72683">
      <w:pPr>
        <w:pageBreakBefore w:val="0"/>
        <w:kinsoku/>
        <w:wordWrap/>
        <w:overflowPunct/>
        <w:topLinePunct w:val="0"/>
        <w:autoSpaceDE/>
        <w:autoSpaceDN/>
        <w:bidi w:val="0"/>
        <w:adjustRightInd/>
        <w:snapToGrid/>
        <w:ind w:firstLine="420" w:firstLineChars="200"/>
        <w:textAlignment w:val="auto"/>
        <w:outlineLvl w:val="9"/>
        <w:rPr>
          <w:rFonts w:ascii="宋体" w:hAnsi="宋体"/>
          <w:szCs w:val="21"/>
        </w:rPr>
      </w:pPr>
      <w:r>
        <w:rPr>
          <w:rFonts w:ascii="宋体" w:hAnsi="宋体"/>
          <w:szCs w:val="21"/>
        </w:rPr>
        <w:t xml:space="preserve">…… </w:t>
      </w:r>
    </w:p>
    <w:p w14:paraId="3F3035C4">
      <w:pPr>
        <w:pageBreakBefore w:val="0"/>
        <w:kinsoku/>
        <w:wordWrap/>
        <w:overflowPunct/>
        <w:topLinePunct w:val="0"/>
        <w:autoSpaceDE/>
        <w:autoSpaceDN/>
        <w:bidi w:val="0"/>
        <w:adjustRightInd/>
        <w:snapToGrid/>
        <w:ind w:firstLine="420" w:firstLineChars="200"/>
        <w:textAlignment w:val="auto"/>
        <w:outlineLvl w:val="9"/>
        <w:rPr>
          <w:rFonts w:ascii="宋体" w:hAnsi="宋体"/>
          <w:szCs w:val="21"/>
        </w:rPr>
      </w:pPr>
      <w:r>
        <w:rPr>
          <w:rFonts w:ascii="宋体" w:hAnsi="宋体" w:cstheme="minorBidi"/>
          <w:szCs w:val="21"/>
        </w:rPr>
        <w:t>本</w:t>
      </w:r>
      <w:r>
        <w:rPr>
          <w:rFonts w:hint="eastAsia" w:ascii="宋体" w:hAnsi="宋体" w:cstheme="minorBidi"/>
          <w:szCs w:val="21"/>
        </w:rPr>
        <w:t>投标人</w:t>
      </w:r>
      <w:r>
        <w:rPr>
          <w:rFonts w:ascii="宋体" w:hAnsi="宋体"/>
          <w:szCs w:val="21"/>
        </w:rPr>
        <w:t>对上述声明内容的真实性负责。如有虚假，将依法承担相应责任。</w:t>
      </w:r>
    </w:p>
    <w:p w14:paraId="0F03C66F">
      <w:pPr>
        <w:pageBreakBefore w:val="0"/>
        <w:kinsoku/>
        <w:wordWrap/>
        <w:overflowPunct/>
        <w:topLinePunct w:val="0"/>
        <w:autoSpaceDE/>
        <w:autoSpaceDN/>
        <w:bidi w:val="0"/>
        <w:adjustRightInd/>
        <w:snapToGrid/>
        <w:ind w:firstLine="420" w:firstLineChars="200"/>
        <w:textAlignment w:val="auto"/>
        <w:outlineLvl w:val="9"/>
        <w:rPr>
          <w:rFonts w:ascii="宋体" w:hAnsi="宋体"/>
          <w:szCs w:val="21"/>
        </w:rPr>
      </w:pPr>
      <w:r>
        <w:rPr>
          <w:rFonts w:hint="eastAsia" w:ascii="宋体" w:hAnsi="宋体"/>
          <w:szCs w:val="21"/>
        </w:rPr>
        <w:t>附：省级以上监狱管理局、戒毒管理局（含新疆生产建设兵团）出具的监狱企业证明文件。</w:t>
      </w:r>
    </w:p>
    <w:bookmarkEnd w:id="37"/>
    <w:p w14:paraId="51DEF70F">
      <w:pPr>
        <w:pageBreakBefore w:val="0"/>
        <w:kinsoku/>
        <w:wordWrap/>
        <w:overflowPunct/>
        <w:topLinePunct w:val="0"/>
        <w:autoSpaceDE/>
        <w:autoSpaceDN/>
        <w:bidi w:val="0"/>
        <w:adjustRightInd/>
        <w:snapToGrid/>
        <w:ind w:left="723" w:hanging="721" w:hangingChars="300"/>
        <w:textAlignment w:val="auto"/>
        <w:outlineLvl w:val="9"/>
        <w:rPr>
          <w:b/>
          <w:sz w:val="24"/>
        </w:rPr>
      </w:pPr>
    </w:p>
    <w:p w14:paraId="21C44608">
      <w:pPr>
        <w:pageBreakBefore w:val="0"/>
        <w:kinsoku/>
        <w:wordWrap/>
        <w:overflowPunct/>
        <w:topLinePunct w:val="0"/>
        <w:autoSpaceDE/>
        <w:autoSpaceDN/>
        <w:bidi w:val="0"/>
        <w:adjustRightInd/>
        <w:snapToGrid/>
        <w:ind w:firstLine="480" w:firstLineChars="200"/>
        <w:textAlignment w:val="auto"/>
        <w:outlineLvl w:val="9"/>
      </w:pPr>
      <w:r>
        <w:rPr>
          <w:rFonts w:hint="eastAsia" w:ascii="黑体" w:hAnsi="宋体" w:eastAsia="黑体"/>
          <w:bCs/>
          <w:kern w:val="0"/>
          <w:sz w:val="24"/>
          <w:szCs w:val="32"/>
        </w:rPr>
        <w:t>（</w:t>
      </w:r>
      <w:r>
        <w:rPr>
          <w:rFonts w:hint="eastAsia" w:ascii="黑体" w:hAnsi="宋体" w:eastAsia="黑体"/>
          <w:bCs/>
          <w:kern w:val="0"/>
          <w:sz w:val="24"/>
          <w:szCs w:val="32"/>
          <w:lang w:val="en-US" w:eastAsia="zh-CN"/>
        </w:rPr>
        <w:t>三</w:t>
      </w:r>
      <w:r>
        <w:rPr>
          <w:rFonts w:hint="eastAsia" w:ascii="黑体" w:hAnsi="宋体" w:eastAsia="黑体"/>
          <w:bCs/>
          <w:kern w:val="0"/>
          <w:sz w:val="24"/>
          <w:szCs w:val="32"/>
        </w:rPr>
        <w:t>）</w:t>
      </w:r>
      <w:commentRangeStart w:id="18"/>
      <w:r>
        <w:rPr>
          <w:rFonts w:hint="eastAsia" w:ascii="黑体" w:hAnsi="宋体" w:eastAsia="黑体"/>
          <w:bCs/>
          <w:kern w:val="0"/>
          <w:sz w:val="24"/>
          <w:szCs w:val="32"/>
          <w:lang w:val="en-US" w:eastAsia="zh-CN"/>
        </w:rPr>
        <w:t>本国产品声明函</w:t>
      </w:r>
      <w:commentRangeEnd w:id="18"/>
      <w:r>
        <w:commentReference w:id="18"/>
      </w:r>
    </w:p>
    <w:p w14:paraId="2BDECCC3">
      <w:pPr>
        <w:pStyle w:val="194"/>
        <w:pageBreakBefore w:val="0"/>
        <w:kinsoku/>
        <w:wordWrap/>
        <w:overflowPunct/>
        <w:topLinePunct w:val="0"/>
        <w:autoSpaceDE/>
        <w:autoSpaceDN/>
        <w:bidi w:val="0"/>
        <w:adjustRightInd/>
        <w:snapToGrid/>
        <w:textAlignment w:val="auto"/>
        <w:outlineLvl w:val="9"/>
      </w:pPr>
    </w:p>
    <w:p w14:paraId="670CFE1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rPr>
      </w:pPr>
      <w:r>
        <w:rPr>
          <w:rFonts w:hint="eastAsia" w:ascii="宋体" w:hAnsi="宋体"/>
          <w:color w:val="FF0000"/>
          <w:sz w:val="21"/>
          <w:szCs w:val="21"/>
        </w:rPr>
        <w:t>填写指引：</w:t>
      </w:r>
    </w:p>
    <w:p w14:paraId="57DFCCD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1、该部分内容由</w:t>
      </w:r>
      <w:r>
        <w:rPr>
          <w:rFonts w:hint="eastAsia" w:ascii="宋体" w:hAnsi="宋体"/>
          <w:color w:val="000000" w:themeColor="text1"/>
          <w:sz w:val="21"/>
          <w:szCs w:val="21"/>
          <w:lang w:val="en-US" w:eastAsia="zh-CN"/>
          <w14:textFill>
            <w14:solidFill>
              <w14:schemeClr w14:val="tx1"/>
            </w14:solidFill>
          </w14:textFill>
        </w:rPr>
        <w:t>供应商</w:t>
      </w:r>
      <w:r>
        <w:rPr>
          <w:rFonts w:hint="eastAsia" w:ascii="宋体" w:hAnsi="宋体"/>
          <w:color w:val="000000" w:themeColor="text1"/>
          <w:sz w:val="21"/>
          <w:szCs w:val="21"/>
          <w14:textFill>
            <w14:solidFill>
              <w14:schemeClr w14:val="tx1"/>
            </w14:solidFill>
          </w14:textFill>
        </w:rPr>
        <w:t>根据自身实际情况填写，不符合要求的</w:t>
      </w:r>
      <w:r>
        <w:rPr>
          <w:rFonts w:hint="eastAsia" w:ascii="宋体" w:hAnsi="宋体"/>
          <w:color w:val="000000" w:themeColor="text1"/>
          <w:sz w:val="21"/>
          <w:szCs w:val="21"/>
          <w:lang w:val="en-US" w:eastAsia="zh-CN"/>
          <w14:textFill>
            <w14:solidFill>
              <w14:schemeClr w14:val="tx1"/>
            </w14:solidFill>
          </w14:textFill>
        </w:rPr>
        <w:t>供应商</w:t>
      </w:r>
      <w:r>
        <w:rPr>
          <w:rFonts w:hint="eastAsia" w:ascii="宋体" w:hAnsi="宋体"/>
          <w:color w:val="000000" w:themeColor="text1"/>
          <w:sz w:val="21"/>
          <w:szCs w:val="21"/>
          <w14:textFill>
            <w14:solidFill>
              <w14:schemeClr w14:val="tx1"/>
            </w14:solidFill>
          </w14:textFill>
        </w:rPr>
        <w:t>可以不填写或直接删除相应的声明函。</w:t>
      </w:r>
      <w:r>
        <w:rPr>
          <w:rFonts w:hint="eastAsia" w:ascii="宋体" w:hAnsi="宋体"/>
          <w:color w:val="000000" w:themeColor="text1"/>
          <w:sz w:val="21"/>
          <w:szCs w:val="21"/>
          <w:lang w:val="en-US" w:eastAsia="zh-CN"/>
          <w14:textFill>
            <w14:solidFill>
              <w14:schemeClr w14:val="tx1"/>
            </w14:solidFill>
          </w14:textFill>
        </w:rPr>
        <w:t>供应商</w:t>
      </w:r>
      <w:r>
        <w:rPr>
          <w:rFonts w:hint="eastAsia" w:ascii="宋体" w:hAnsi="宋体"/>
          <w:color w:val="000000" w:themeColor="text1"/>
          <w:sz w:val="21"/>
          <w:szCs w:val="21"/>
          <w14:textFill>
            <w14:solidFill>
              <w14:schemeClr w14:val="tx1"/>
            </w14:solidFill>
          </w14:textFill>
        </w:rPr>
        <w:t>提供的声明函不属实的，属于提供虚假资料谋取中标，依照《中华人民共和国政府采购法》等国家有关规定追究相应责任。</w:t>
      </w:r>
    </w:p>
    <w:p w14:paraId="3CA15A0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2、该部分内容填写需要参考的相关文件：</w:t>
      </w:r>
    </w:p>
    <w:p w14:paraId="2314333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(1)</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国务院办公厅关于在政府采购中实施本国产品标准及相关政策的通知</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国办发〔2025〕34号</w:t>
      </w:r>
      <w:r>
        <w:rPr>
          <w:rFonts w:hint="eastAsia" w:ascii="宋体" w:hAnsi="宋体"/>
          <w:color w:val="000000" w:themeColor="text1"/>
          <w:sz w:val="21"/>
          <w:szCs w:val="21"/>
          <w:lang w:eastAsia="zh-CN"/>
          <w14:textFill>
            <w14:solidFill>
              <w14:schemeClr w14:val="tx1"/>
            </w14:solidFill>
          </w14:textFill>
        </w:rPr>
        <w:t>）</w:t>
      </w:r>
    </w:p>
    <w:p w14:paraId="05B2FDC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000000" w:themeColor="text1"/>
          <w:sz w:val="21"/>
          <w:szCs w:val="21"/>
          <w:lang w:eastAsia="zh-CN"/>
          <w14:textFill>
            <w14:solidFill>
              <w14:schemeClr w14:val="tx1"/>
            </w14:solidFill>
          </w14:textFill>
        </w:rPr>
      </w:pPr>
      <w:r>
        <w:rPr>
          <w:rFonts w:hint="eastAsia" w:ascii="宋体" w:hAnsi="宋体"/>
          <w:color w:val="000000" w:themeColor="text1"/>
          <w:sz w:val="21"/>
          <w:szCs w:val="21"/>
          <w14:textFill>
            <w14:solidFill>
              <w14:schemeClr w14:val="tx1"/>
            </w14:solidFill>
          </w14:textFill>
        </w:rPr>
        <w:t>(</w:t>
      </w:r>
      <w:r>
        <w:rPr>
          <w:rFonts w:hint="eastAsia" w:ascii="宋体" w:hAnsi="宋体"/>
          <w:color w:val="000000" w:themeColor="text1"/>
          <w:sz w:val="21"/>
          <w:szCs w:val="21"/>
          <w:lang w:val="en-US" w:eastAsia="zh-CN"/>
          <w14:textFill>
            <w14:solidFill>
              <w14:schemeClr w14:val="tx1"/>
            </w14:solidFill>
          </w14:textFill>
        </w:rPr>
        <w:t>2</w:t>
      </w:r>
      <w:r>
        <w:rPr>
          <w:rFonts w:hint="eastAsia" w:ascii="宋体" w:hAnsi="宋体"/>
          <w:color w:val="000000" w:themeColor="text1"/>
          <w:sz w:val="21"/>
          <w:szCs w:val="21"/>
          <w14:textFill>
            <w14:solidFill>
              <w14:schemeClr w14:val="tx1"/>
            </w14:solidFill>
          </w14:textFill>
        </w:rPr>
        <w:t>)</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关于贯彻落实</w:t>
      </w:r>
      <w:r>
        <w:rPr>
          <w:rFonts w:hint="eastAsia" w:ascii="宋体" w:hAnsi="宋体"/>
          <w:color w:val="000000" w:themeColor="text1"/>
          <w:sz w:val="21"/>
          <w:szCs w:val="21"/>
          <w:lang w:val="en-US" w:eastAsia="zh-CN"/>
          <w14:textFill>
            <w14:solidFill>
              <w14:schemeClr w14:val="tx1"/>
            </w14:solidFill>
          </w14:textFill>
        </w:rPr>
        <w:t>&lt;</w:t>
      </w:r>
      <w:r>
        <w:rPr>
          <w:rFonts w:hint="eastAsia" w:ascii="宋体" w:hAnsi="宋体"/>
          <w:color w:val="000000" w:themeColor="text1"/>
          <w:sz w:val="21"/>
          <w:szCs w:val="21"/>
          <w14:textFill>
            <w14:solidFill>
              <w14:schemeClr w14:val="tx1"/>
            </w14:solidFill>
          </w14:textFill>
        </w:rPr>
        <w:t>国务院办公厅关于在政府采购中实施本国产品标准及相关政策的通知</w:t>
      </w:r>
      <w:r>
        <w:rPr>
          <w:rFonts w:hint="eastAsia" w:ascii="宋体" w:hAnsi="宋体"/>
          <w:color w:val="000000" w:themeColor="text1"/>
          <w:sz w:val="21"/>
          <w:szCs w:val="21"/>
          <w:lang w:val="en-US" w:eastAsia="zh-CN"/>
          <w14:textFill>
            <w14:solidFill>
              <w14:schemeClr w14:val="tx1"/>
            </w14:solidFill>
          </w14:textFill>
        </w:rPr>
        <w:t>&gt;</w:t>
      </w:r>
      <w:r>
        <w:rPr>
          <w:rFonts w:hint="eastAsia" w:ascii="宋体" w:hAnsi="宋体"/>
          <w:color w:val="000000" w:themeColor="text1"/>
          <w:sz w:val="21"/>
          <w:szCs w:val="21"/>
          <w14:textFill>
            <w14:solidFill>
              <w14:schemeClr w14:val="tx1"/>
            </w14:solidFill>
          </w14:textFill>
        </w:rPr>
        <w:t>的意见</w:t>
      </w:r>
      <w:r>
        <w:rPr>
          <w:rFonts w:hint="eastAsia" w:ascii="宋体" w:hAnsi="宋体"/>
          <w:color w:val="000000" w:themeColor="text1"/>
          <w:sz w:val="21"/>
          <w:szCs w:val="21"/>
          <w:lang w:eastAsia="zh-CN"/>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财库〔2025〕30号</w:t>
      </w:r>
      <w:r>
        <w:rPr>
          <w:rFonts w:hint="eastAsia" w:ascii="宋体" w:hAnsi="宋体"/>
          <w:color w:val="000000" w:themeColor="text1"/>
          <w:sz w:val="21"/>
          <w:szCs w:val="21"/>
          <w:lang w:eastAsia="zh-CN"/>
          <w14:textFill>
            <w14:solidFill>
              <w14:schemeClr w14:val="tx1"/>
            </w14:solidFill>
          </w14:textFill>
        </w:rPr>
        <w:t>）</w:t>
      </w:r>
    </w:p>
    <w:p w14:paraId="19EF800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3、请依照提供的格式和内容填写声明函，不要随意变更格式；声明函</w:t>
      </w:r>
      <w:r>
        <w:rPr>
          <w:rFonts w:hint="eastAsia" w:ascii="宋体" w:hAnsi="宋体"/>
          <w:color w:val="000000" w:themeColor="text1"/>
          <w:sz w:val="21"/>
          <w:szCs w:val="21"/>
          <w:lang w:val="en-US" w:eastAsia="zh-CN"/>
          <w14:textFill>
            <w14:solidFill>
              <w14:schemeClr w14:val="tx1"/>
            </w14:solidFill>
          </w14:textFill>
        </w:rPr>
        <w:t>可以不</w:t>
      </w:r>
      <w:r>
        <w:rPr>
          <w:rFonts w:hint="eastAsia" w:ascii="宋体" w:hAnsi="宋体"/>
          <w:color w:val="000000" w:themeColor="text1"/>
          <w:sz w:val="21"/>
          <w:szCs w:val="21"/>
          <w14:textFill>
            <w14:solidFill>
              <w14:schemeClr w14:val="tx1"/>
            </w14:solidFill>
          </w14:textFill>
        </w:rPr>
        <w:t>盖章或签字。</w:t>
      </w:r>
    </w:p>
    <w:p w14:paraId="6E25966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rPr>
      </w:pPr>
      <w:r>
        <w:rPr>
          <w:rFonts w:hint="eastAsia" w:ascii="宋体" w:hAnsi="宋体"/>
          <w:color w:val="FF0000"/>
          <w:sz w:val="21"/>
          <w:szCs w:val="21"/>
        </w:rPr>
        <w:t>4、声明函具体填写要求：</w:t>
      </w:r>
    </w:p>
    <w:p w14:paraId="7BEAE28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lang w:val="en-US" w:eastAsia="zh-CN"/>
        </w:rPr>
      </w:pPr>
      <w:r>
        <w:rPr>
          <w:rFonts w:hint="eastAsia" w:ascii="宋体" w:hAnsi="宋体"/>
          <w:color w:val="FF0000"/>
          <w:sz w:val="21"/>
          <w:szCs w:val="21"/>
          <w:lang w:val="en-US" w:eastAsia="zh-CN"/>
        </w:rPr>
        <w:t>（1）产品如有型号，请在“产品名称”栏一并填写。</w:t>
      </w:r>
    </w:p>
    <w:p w14:paraId="6494E49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lang w:val="en-US" w:eastAsia="zh-CN"/>
        </w:rPr>
      </w:pPr>
    </w:p>
    <w:p w14:paraId="7C6315F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lang w:val="en-US" w:eastAsia="zh-CN"/>
        </w:rPr>
      </w:pPr>
      <w:r>
        <w:rPr>
          <w:rFonts w:hint="eastAsia" w:ascii="宋体" w:hAnsi="宋体"/>
          <w:color w:val="FF0000"/>
          <w:sz w:val="21"/>
          <w:szCs w:val="21"/>
          <w:lang w:val="en-US" w:eastAsia="zh-CN"/>
        </w:rPr>
        <w:t>（2）生产厂名与厂址应与生产厂营业执照载明的相关信息保持一致。</w:t>
      </w:r>
    </w:p>
    <w:p w14:paraId="4B7722D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lang w:val="en-US" w:eastAsia="zh-CN"/>
        </w:rPr>
      </w:pPr>
    </w:p>
    <w:p w14:paraId="33DD5E7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lang w:val="en-US" w:eastAsia="zh-CN"/>
        </w:rPr>
      </w:pPr>
      <w:r>
        <w:rPr>
          <w:rFonts w:hint="eastAsia" w:ascii="宋体" w:hAnsi="宋体"/>
          <w:color w:val="FF0000"/>
          <w:sz w:val="21"/>
          <w:szCs w:val="21"/>
          <w:lang w:val="en-US" w:eastAsia="zh-CN"/>
        </w:rPr>
        <w:t>（3）该产品的中国境内生产的组件成本占比相关要求实施前，“规定比例”栏可不填，下同。</w:t>
      </w:r>
    </w:p>
    <w:p w14:paraId="7F88376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lang w:val="en-US" w:eastAsia="zh-CN"/>
        </w:rPr>
      </w:pPr>
    </w:p>
    <w:p w14:paraId="219A4D9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lang w:val="en-US" w:eastAsia="zh-CN"/>
        </w:rPr>
      </w:pPr>
      <w:r>
        <w:rPr>
          <w:rFonts w:hint="eastAsia" w:ascii="宋体" w:hAnsi="宋体"/>
          <w:color w:val="FF0000"/>
          <w:sz w:val="21"/>
          <w:szCs w:val="21"/>
          <w:lang w:val="en-US" w:eastAsia="zh-CN"/>
        </w:rPr>
        <w:t>（4）该产品的关键组件要求实施前，“关键组件”栏可不填，下同。</w:t>
      </w:r>
    </w:p>
    <w:p w14:paraId="1CF8A9D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lang w:val="en-US" w:eastAsia="zh-CN"/>
        </w:rPr>
      </w:pPr>
    </w:p>
    <w:p w14:paraId="24A3236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lang w:val="en-US" w:eastAsia="zh-CN"/>
        </w:rPr>
      </w:pPr>
      <w:r>
        <w:rPr>
          <w:rFonts w:hint="eastAsia" w:ascii="宋体" w:hAnsi="宋体"/>
          <w:color w:val="FF0000"/>
          <w:sz w:val="21"/>
          <w:szCs w:val="21"/>
          <w:lang w:val="en-US" w:eastAsia="zh-CN"/>
        </w:rPr>
        <w:t>（5）该产品的关键工序要求实施前，“关键工序”栏可不填，下同。</w:t>
      </w:r>
    </w:p>
    <w:p w14:paraId="0705DF4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rFonts w:hint="eastAsia" w:ascii="宋体" w:hAnsi="宋体"/>
          <w:color w:val="FF0000"/>
          <w:sz w:val="21"/>
          <w:szCs w:val="21"/>
          <w:lang w:val="en-US" w:eastAsia="zh-CN"/>
        </w:rPr>
      </w:pPr>
    </w:p>
    <w:p w14:paraId="5150BBD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outlineLvl w:val="9"/>
        <w:rPr>
          <w:color w:val="FF0000"/>
        </w:rPr>
      </w:pPr>
      <w:r>
        <w:rPr>
          <w:rFonts w:hint="eastAsia" w:ascii="宋体" w:hAnsi="宋体"/>
          <w:color w:val="FF0000"/>
          <w:sz w:val="21"/>
          <w:szCs w:val="21"/>
          <w:lang w:val="en-US" w:eastAsia="zh-CN"/>
        </w:rPr>
        <w:t>（6）应如实在“具体比例”栏填写提供所有符合本国产品标准的产品成本之和占提供的全部产品成本之和的比例。根据《国务院办公厅关于在政府采购中实施本国产品标准及相关政策的通知》（国办发〔2025〕34号）的</w:t>
      </w:r>
      <w:r>
        <w:rPr>
          <w:rFonts w:hint="eastAsia"/>
          <w:color w:val="FF0000"/>
          <w:lang w:val="en-US" w:eastAsia="zh-CN"/>
        </w:rPr>
        <w:t>规定，当采购项目或者采购包中含有多种产品，供应商为该采购项目或者采购包提供的符合本国产品标准的产品成本之和占该供应商提供的全部产品成本之和的比例达到</w:t>
      </w:r>
      <w:r>
        <w:rPr>
          <w:rFonts w:hint="eastAsia"/>
          <w:b/>
          <w:bCs/>
          <w:color w:val="FF0000"/>
          <w:lang w:val="en-US" w:eastAsia="zh-CN"/>
        </w:rPr>
        <w:t>80%以上</w:t>
      </w:r>
      <w:r>
        <w:rPr>
          <w:rFonts w:hint="eastAsia"/>
          <w:color w:val="FF0000"/>
          <w:lang w:val="en-US" w:eastAsia="zh-CN"/>
        </w:rPr>
        <w:t>时，依法对该供应商提供的全部产品给予20%价格评审优惠。</w:t>
      </w:r>
    </w:p>
    <w:p w14:paraId="4629D7D6">
      <w:pPr>
        <w:pStyle w:val="194"/>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outlineLvl w:val="9"/>
        <w:rPr>
          <w:rFonts w:hint="default"/>
          <w:color w:val="000000" w:themeColor="text1"/>
          <w:lang w:val="en-US" w:eastAsia="zh-CN"/>
          <w14:textFill>
            <w14:solidFill>
              <w14:schemeClr w14:val="tx1"/>
            </w14:solidFill>
          </w14:textFill>
        </w:rPr>
      </w:pPr>
      <w:r>
        <w:rPr>
          <w:rFonts w:hint="eastAsia" w:ascii="宋体" w:hAnsi="宋体" w:cs="宋体"/>
          <w:i w:val="0"/>
          <w:iCs w:val="0"/>
          <w:caps w:val="0"/>
          <w:color w:val="000000" w:themeColor="text1"/>
          <w:spacing w:val="0"/>
          <w:sz w:val="21"/>
          <w:szCs w:val="21"/>
          <w:shd w:val="clear" w:fill="FFFFFF"/>
          <w:lang w:val="en-US" w:eastAsia="zh-CN"/>
          <w14:textFill>
            <w14:solidFill>
              <w14:schemeClr w14:val="tx1"/>
            </w14:solidFill>
          </w14:textFill>
        </w:rPr>
        <w:t>5、</w:t>
      </w:r>
      <w:r>
        <w:rPr>
          <w:rFonts w:hint="eastAsia"/>
          <w:color w:val="000000" w:themeColor="text1"/>
          <w:lang w:val="en-US" w:eastAsia="zh-CN"/>
          <w14:textFill>
            <w14:solidFill>
              <w14:schemeClr w14:val="tx1"/>
            </w14:solidFill>
          </w14:textFill>
        </w:rPr>
        <w:t>争议处理：</w:t>
      </w:r>
    </w:p>
    <w:p w14:paraId="4BF7EC1B">
      <w:pPr>
        <w:pStyle w:val="194"/>
        <w:pageBreakBefore w:val="0"/>
        <w:kinsoku/>
        <w:wordWrap/>
        <w:overflowPunct/>
        <w:topLinePunct w:val="0"/>
        <w:autoSpaceDE/>
        <w:autoSpaceDN/>
        <w:bidi w:val="0"/>
        <w:adjustRightInd/>
        <w:snapToGrid/>
        <w:ind w:firstLine="420" w:firstLineChars="200"/>
        <w:textAlignment w:val="auto"/>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政府采购投诉处理、监督检查中，对产品或组件是否在中国境内生产存在争议的，按照以下原则处理：①对于组装类产品或组件，相关供应商及制造商应当提供产品或组件的采购合同，进货记录，制造、加工、组装记录以及其他证明材料。上述证明材料能够证明产品或组件在中国境内生产的，相关产品或组件即可视为在中国境内生产。②对于由原材料直接制造、加工形成的产品或组件，如钢材、陶瓷制品、玻璃等，相关供应商及制造商应当提供产品或组件包装上依法标注的生产厂址等信息。生产厂址位于中华人民共和国关境内的，相关产品或组件即可视为在中国境内生产。</w:t>
      </w:r>
    </w:p>
    <w:p w14:paraId="66B8DCE2">
      <w:pPr>
        <w:pStyle w:val="194"/>
        <w:pageBreakBefore w:val="0"/>
        <w:kinsoku/>
        <w:wordWrap/>
        <w:overflowPunct/>
        <w:topLinePunct w:val="0"/>
        <w:autoSpaceDE/>
        <w:autoSpaceDN/>
        <w:bidi w:val="0"/>
        <w:adjustRightInd/>
        <w:snapToGrid/>
        <w:ind w:firstLine="420" w:firstLineChars="200"/>
        <w:textAlignment w:val="auto"/>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政府采购投诉处理、监督检查中，对产品在中国境内生产的组件成本占比、采购项目或采购包中本国产品成本占比是否达到规定比例存在争议的，相关供应商及制造商应当提供组件或产品的会计核算数据、采购合同、进货记录等，财政部门按照中国境内生产的组件成本核算相关规则予以认定。</w:t>
      </w:r>
    </w:p>
    <w:p w14:paraId="76922147">
      <w:pPr>
        <w:pStyle w:val="194"/>
        <w:pageBreakBefore w:val="0"/>
        <w:kinsoku/>
        <w:wordWrap/>
        <w:overflowPunct/>
        <w:topLinePunct w:val="0"/>
        <w:autoSpaceDE/>
        <w:autoSpaceDN/>
        <w:bidi w:val="0"/>
        <w:adjustRightInd/>
        <w:snapToGrid/>
        <w:ind w:firstLine="420" w:firstLineChars="200"/>
        <w:textAlignment w:val="auto"/>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政府采购投诉处理、监督检查中，对特定产品的关键组件是否在中国境内生产存在争议的，按照《国务院办公厅关于在政府采购中实施本国产品标准及相关政策的通知》第五条第（一）项规定的原则处理；对特定产品的关键工序是否在中国境内完成存在争议的，相关供应商及制造商应当提供关键工序在中国境内完成的记录等材料予以证明。</w:t>
      </w:r>
    </w:p>
    <w:p w14:paraId="67339DA6">
      <w:pPr>
        <w:pStyle w:val="194"/>
        <w:pageBreakBefore w:val="0"/>
        <w:kinsoku/>
        <w:wordWrap/>
        <w:overflowPunct/>
        <w:topLinePunct w:val="0"/>
        <w:autoSpaceDE/>
        <w:autoSpaceDN/>
        <w:bidi w:val="0"/>
        <w:adjustRightInd/>
        <w:snapToGrid/>
        <w:ind w:firstLine="420" w:firstLineChars="200"/>
        <w:textAlignment w:val="auto"/>
        <w:outlineLvl w:val="9"/>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政府采购投诉处理、监督检查中，相关供应商及制造商未按上述要求提供证明材料或提供的材料不足以证明产品符合本国产品标准的，不应当享受对本国产品的政府采购支持政策，由此影响或者可能影响采购结果的，财政部门按照政府采购相关法律法规规定等处理。</w:t>
      </w:r>
    </w:p>
    <w:p w14:paraId="4FC5C10E">
      <w:pPr>
        <w:pStyle w:val="194"/>
        <w:pageBreakBefore w:val="0"/>
        <w:kinsoku/>
        <w:wordWrap/>
        <w:overflowPunct/>
        <w:topLinePunct w:val="0"/>
        <w:autoSpaceDE/>
        <w:autoSpaceDN/>
        <w:bidi w:val="0"/>
        <w:adjustRightInd/>
        <w:snapToGrid/>
        <w:ind w:firstLine="420" w:firstLineChars="200"/>
        <w:textAlignment w:val="auto"/>
        <w:outlineLvl w:val="9"/>
        <w:rPr>
          <w:rFonts w:hint="default"/>
          <w:color w:val="000000" w:themeColor="text1"/>
          <w:lang w:val="en-US" w:eastAsia="zh-CN"/>
          <w14:textFill>
            <w14:solidFill>
              <w14:schemeClr w14:val="tx1"/>
            </w14:solidFill>
          </w14:textFill>
        </w:rPr>
      </w:pPr>
      <w:r>
        <w:rPr>
          <w:rFonts w:hint="eastAsia" w:ascii="宋体" w:hAnsi="宋体" w:cs="宋体"/>
          <w:i w:val="0"/>
          <w:iCs w:val="0"/>
          <w:caps w:val="0"/>
          <w:color w:val="000000" w:themeColor="text1"/>
          <w:spacing w:val="0"/>
          <w:sz w:val="21"/>
          <w:szCs w:val="21"/>
          <w:shd w:val="clear" w:fill="FFFFFF"/>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t>、评审委员会在评审中发现《关于符合本国产品标准的声明函》内容含义不明确、同类事项与投标（响应）文件表述不一致或者有明显文字错误等情况的，应当以书面形式要求供应商作出必要的澄清、说明或者补正。经澄清、说明或者补正的《声明函》仍然不符合《国务院办公厅关于在政府采购中实施本国产品标准及相关政策的通知》规定要求的，供应商提供的相关产品视为不符合本国产品标准，不享受价格扣除，但不作投标无效处理。</w:t>
      </w:r>
    </w:p>
    <w:p w14:paraId="544BEF9A">
      <w:pPr>
        <w:pStyle w:val="194"/>
        <w:pageBreakBefore w:val="0"/>
        <w:kinsoku/>
        <w:wordWrap/>
        <w:overflowPunct/>
        <w:topLinePunct w:val="0"/>
        <w:autoSpaceDE/>
        <w:autoSpaceDN/>
        <w:bidi w:val="0"/>
        <w:adjustRightInd/>
        <w:snapToGrid/>
        <w:textAlignment w:val="auto"/>
        <w:outlineLvl w:val="9"/>
      </w:pPr>
    </w:p>
    <w:p w14:paraId="7DF7E0A0">
      <w:pPr>
        <w:pStyle w:val="194"/>
        <w:pageBreakBefore w:val="0"/>
        <w:kinsoku/>
        <w:wordWrap/>
        <w:overflowPunct/>
        <w:topLinePunct w:val="0"/>
        <w:autoSpaceDE/>
        <w:autoSpaceDN/>
        <w:bidi w:val="0"/>
        <w:adjustRightInd/>
        <w:snapToGrid/>
        <w:jc w:val="center"/>
        <w:textAlignment w:val="auto"/>
        <w:outlineLvl w:val="9"/>
        <w:rPr>
          <w:rFonts w:hint="eastAsia" w:ascii="Times New Roman" w:hAnsi="Times New Roman" w:eastAsia="宋体"/>
          <w:b/>
          <w:sz w:val="24"/>
          <w:szCs w:val="24"/>
          <w:lang w:val="en-US" w:eastAsia="zh-CN"/>
        </w:rPr>
      </w:pPr>
      <w:r>
        <w:rPr>
          <w:rFonts w:hint="eastAsia" w:ascii="Times New Roman" w:hAnsi="Times New Roman" w:eastAsia="宋体" w:cs="Times New Roman"/>
          <w:b/>
          <w:i w:val="0"/>
          <w:iCs w:val="0"/>
          <w:caps w:val="0"/>
          <w:spacing w:val="0"/>
          <w:sz w:val="24"/>
          <w:szCs w:val="24"/>
          <w:shd w:val="clear"/>
        </w:rPr>
        <w:t>关于符合本国产品标准的声明函</w:t>
      </w:r>
    </w:p>
    <w:p w14:paraId="51DAD708">
      <w:pPr>
        <w:pStyle w:val="194"/>
        <w:pageBreakBefore w:val="0"/>
        <w:kinsoku/>
        <w:wordWrap/>
        <w:overflowPunct/>
        <w:topLinePunct w:val="0"/>
        <w:autoSpaceDE/>
        <w:autoSpaceDN/>
        <w:bidi w:val="0"/>
        <w:adjustRightInd/>
        <w:snapToGrid/>
        <w:textAlignment w:val="auto"/>
        <w:outlineLvl w:val="9"/>
      </w:pPr>
    </w:p>
    <w:p w14:paraId="5FE95D2F">
      <w:pPr>
        <w:pStyle w:val="38"/>
        <w:keepNext w:val="0"/>
        <w:keepLines w:val="0"/>
        <w:pageBreakBefore w:val="0"/>
        <w:widowControl/>
        <w:suppressLineNumbers w:val="0"/>
        <w:shd w:val="clear" w:fill="FFFFFF"/>
        <w:kinsoku/>
        <w:wordWrap/>
        <w:overflowPunct/>
        <w:topLinePunct w:val="0"/>
        <w:autoSpaceDE/>
        <w:autoSpaceDN/>
        <w:bidi w:val="0"/>
        <w:adjustRightInd/>
        <w:snapToGrid/>
        <w:ind w:left="0" w:firstLine="420" w:firstLineChars="200"/>
        <w:jc w:val="left"/>
        <w:textAlignment w:val="auto"/>
        <w:outlineLvl w:val="9"/>
        <w:rPr>
          <w:rFonts w:hint="eastAsia" w:ascii="宋体" w:hAnsi="宋体" w:eastAsia="宋体" w:cs="宋体"/>
          <w:i w:val="0"/>
          <w:iCs w:val="0"/>
          <w:caps w:val="0"/>
          <w:color w:val="000000"/>
          <w:spacing w:val="0"/>
          <w:sz w:val="21"/>
          <w:szCs w:val="21"/>
          <w:shd w:val="clear" w:fill="FFFFFF"/>
        </w:rPr>
      </w:pPr>
      <w:r>
        <w:rPr>
          <w:rFonts w:hint="eastAsia" w:ascii="宋体" w:hAnsi="宋体" w:eastAsia="宋体" w:cs="宋体"/>
          <w:i w:val="0"/>
          <w:iCs w:val="0"/>
          <w:caps w:val="0"/>
          <w:color w:val="000000"/>
          <w:spacing w:val="0"/>
          <w:sz w:val="21"/>
          <w:szCs w:val="21"/>
          <w:shd w:val="clear" w:fill="FFFFFF"/>
        </w:rPr>
        <w:t>本公司（单位）郑重声明，根据《国务院办公厅关于在政府采购中实施本国产品标准及相关政策的通知》（国办发〔</w:t>
      </w:r>
      <w:r>
        <w:rPr>
          <w:rFonts w:ascii="Calibri" w:hAnsi="Calibri" w:eastAsia="宋体" w:cs="Calibri"/>
          <w:i w:val="0"/>
          <w:iCs w:val="0"/>
          <w:caps w:val="0"/>
          <w:color w:val="000000"/>
          <w:spacing w:val="0"/>
          <w:sz w:val="21"/>
          <w:szCs w:val="21"/>
          <w:shd w:val="clear" w:fill="FFFFFF"/>
        </w:rPr>
        <w:t>2025</w:t>
      </w:r>
      <w:r>
        <w:rPr>
          <w:rFonts w:hint="eastAsia" w:ascii="宋体" w:hAnsi="宋体" w:eastAsia="宋体" w:cs="宋体"/>
          <w:i w:val="0"/>
          <w:iCs w:val="0"/>
          <w:caps w:val="0"/>
          <w:color w:val="000000"/>
          <w:spacing w:val="0"/>
          <w:sz w:val="21"/>
          <w:szCs w:val="21"/>
          <w:shd w:val="clear" w:fill="FFFFFF"/>
        </w:rPr>
        <w:t>〕</w:t>
      </w:r>
      <w:r>
        <w:rPr>
          <w:rFonts w:hint="default" w:ascii="Calibri" w:hAnsi="Calibri" w:eastAsia="宋体" w:cs="Calibri"/>
          <w:i w:val="0"/>
          <w:iCs w:val="0"/>
          <w:caps w:val="0"/>
          <w:color w:val="000000"/>
          <w:spacing w:val="0"/>
          <w:sz w:val="21"/>
          <w:szCs w:val="21"/>
          <w:shd w:val="clear" w:fill="FFFFFF"/>
        </w:rPr>
        <w:t>34</w:t>
      </w:r>
      <w:r>
        <w:rPr>
          <w:rFonts w:hint="eastAsia" w:ascii="宋体" w:hAnsi="宋体" w:eastAsia="宋体" w:cs="宋体"/>
          <w:i w:val="0"/>
          <w:iCs w:val="0"/>
          <w:caps w:val="0"/>
          <w:color w:val="000000"/>
          <w:spacing w:val="0"/>
          <w:sz w:val="21"/>
          <w:szCs w:val="21"/>
          <w:shd w:val="clear" w:fill="FFFFFF"/>
        </w:rPr>
        <w:t>号）的规定，本公司（单位）提供的以下产品属于本国产品。具体情况如下：</w:t>
      </w:r>
    </w:p>
    <w:p w14:paraId="51FAEA86">
      <w:pPr>
        <w:pStyle w:val="38"/>
        <w:keepNext w:val="0"/>
        <w:keepLines w:val="0"/>
        <w:pageBreakBefore w:val="0"/>
        <w:widowControl/>
        <w:suppressLineNumbers w:val="0"/>
        <w:shd w:val="clear" w:fill="FFFFFF"/>
        <w:kinsoku/>
        <w:wordWrap/>
        <w:overflowPunct/>
        <w:topLinePunct w:val="0"/>
        <w:autoSpaceDE/>
        <w:autoSpaceDN/>
        <w:bidi w:val="0"/>
        <w:adjustRightInd/>
        <w:snapToGrid/>
        <w:ind w:left="0" w:firstLine="420" w:firstLineChars="200"/>
        <w:jc w:val="left"/>
        <w:textAlignment w:val="auto"/>
        <w:outlineLvl w:val="9"/>
        <w:rPr>
          <w:rFonts w:hint="eastAsia" w:ascii="宋体" w:hAnsi="宋体" w:eastAsia="宋体" w:cs="宋体"/>
          <w:i w:val="0"/>
          <w:iCs w:val="0"/>
          <w:caps w:val="0"/>
          <w:color w:val="000000"/>
          <w:spacing w:val="0"/>
          <w:sz w:val="21"/>
          <w:szCs w:val="21"/>
        </w:rPr>
      </w:pPr>
      <w:r>
        <w:rPr>
          <w:rFonts w:hint="default" w:ascii="Calibri" w:hAnsi="Calibri" w:eastAsia="宋体" w:cs="Calibri"/>
          <w:i w:val="0"/>
          <w:iCs w:val="0"/>
          <w:caps w:val="0"/>
          <w:color w:val="000000"/>
          <w:spacing w:val="0"/>
          <w:sz w:val="21"/>
          <w:szCs w:val="21"/>
          <w:shd w:val="clear" w:fill="FFFFFF"/>
        </w:rPr>
        <w:t>1.</w:t>
      </w:r>
      <w:r>
        <w:rPr>
          <w:rFonts w:hint="eastAsia" w:ascii="宋体" w:hAnsi="宋体" w:eastAsia="宋体" w:cs="Times New Roman"/>
          <w:b/>
          <w:bCs/>
          <w:i/>
          <w:iCs/>
          <w:kern w:val="2"/>
          <w:sz w:val="21"/>
          <w:szCs w:val="21"/>
          <w:u w:val="single"/>
          <w:lang w:val="en-US" w:eastAsia="zh-CN" w:bidi="ar-SA"/>
        </w:rPr>
        <w:t>（产品名称</w:t>
      </w:r>
      <w:r>
        <w:rPr>
          <w:rFonts w:hint="default" w:ascii="宋体" w:hAnsi="宋体" w:eastAsia="宋体" w:cs="Times New Roman"/>
          <w:b/>
          <w:bCs/>
          <w:i/>
          <w:iCs/>
          <w:kern w:val="2"/>
          <w:sz w:val="21"/>
          <w:szCs w:val="21"/>
          <w:u w:val="single"/>
          <w:lang w:val="en-US" w:eastAsia="zh-CN" w:bidi="ar-SA"/>
        </w:rPr>
        <w:t>1</w:t>
      </w:r>
      <w:r>
        <w:rPr>
          <w:rFonts w:hint="eastAsia" w:ascii="宋体" w:hAnsi="宋体" w:eastAsia="宋体" w:cs="Times New Roman"/>
          <w:b/>
          <w:bCs/>
          <w:i/>
          <w:iCs/>
          <w:kern w:val="2"/>
          <w:sz w:val="21"/>
          <w:szCs w:val="21"/>
          <w:u w:val="single"/>
          <w:lang w:val="en-US" w:eastAsia="zh-CN" w:bidi="ar-SA"/>
        </w:rPr>
        <w:t>）</w:t>
      </w:r>
      <w:r>
        <w:rPr>
          <w:rFonts w:hint="default" w:ascii="Calibri" w:hAnsi="Calibri" w:eastAsia="宋体" w:cs="Calibri"/>
          <w:i w:val="0"/>
          <w:iCs w:val="0"/>
          <w:caps w:val="0"/>
          <w:color w:val="FF0000"/>
          <w:spacing w:val="0"/>
          <w:sz w:val="21"/>
          <w:szCs w:val="21"/>
          <w:shd w:val="clear" w:fill="FFFFFF"/>
        </w:rPr>
        <w:t>1</w:t>
      </w:r>
      <w:r>
        <w:rPr>
          <w:rFonts w:hint="eastAsia" w:ascii="宋体" w:hAnsi="宋体" w:eastAsia="宋体" w:cs="宋体"/>
          <w:i w:val="0"/>
          <w:iCs w:val="0"/>
          <w:caps w:val="0"/>
          <w:color w:val="000000"/>
          <w:spacing w:val="0"/>
          <w:sz w:val="21"/>
          <w:szCs w:val="21"/>
          <w:shd w:val="clear" w:fill="FFFFFF"/>
        </w:rPr>
        <w:t>，生产厂为</w:t>
      </w:r>
      <w:r>
        <w:rPr>
          <w:rFonts w:hint="eastAsia" w:ascii="宋体" w:hAnsi="宋体" w:eastAsia="宋体" w:cs="Times New Roman"/>
          <w:b/>
          <w:bCs/>
          <w:i/>
          <w:iCs/>
          <w:kern w:val="2"/>
          <w:sz w:val="21"/>
          <w:szCs w:val="21"/>
          <w:u w:val="single"/>
          <w:lang w:val="en-US" w:eastAsia="zh-CN" w:bidi="ar-SA"/>
        </w:rPr>
        <w:t>（厂名）</w:t>
      </w:r>
      <w:r>
        <w:rPr>
          <w:rFonts w:hint="default" w:ascii="Calibri" w:hAnsi="Calibri" w:eastAsia="宋体" w:cs="Calibri"/>
          <w:i w:val="0"/>
          <w:iCs w:val="0"/>
          <w:caps w:val="0"/>
          <w:color w:val="FF0000"/>
          <w:spacing w:val="0"/>
          <w:sz w:val="21"/>
          <w:szCs w:val="21"/>
          <w:shd w:val="clear" w:fill="FFFFFF"/>
        </w:rPr>
        <w:t>2</w:t>
      </w:r>
      <w:r>
        <w:rPr>
          <w:rFonts w:hint="eastAsia" w:ascii="宋体" w:hAnsi="宋体" w:eastAsia="宋体" w:cs="宋体"/>
          <w:i w:val="0"/>
          <w:iCs w:val="0"/>
          <w:caps w:val="0"/>
          <w:color w:val="000000"/>
          <w:spacing w:val="0"/>
          <w:sz w:val="21"/>
          <w:szCs w:val="21"/>
          <w:shd w:val="clear" w:fill="FFFFFF"/>
        </w:rPr>
        <w:t>，厂址为</w:t>
      </w:r>
      <w:r>
        <w:rPr>
          <w:rFonts w:hint="eastAsia" w:ascii="宋体" w:hAnsi="宋体" w:eastAsia="宋体" w:cs="Times New Roman"/>
          <w:b/>
          <w:bCs/>
          <w:i/>
          <w:iCs/>
          <w:kern w:val="2"/>
          <w:sz w:val="21"/>
          <w:szCs w:val="21"/>
          <w:u w:val="single"/>
          <w:lang w:val="en-US" w:eastAsia="zh-CN" w:bidi="ar-SA"/>
        </w:rPr>
        <w:t>（生产厂址）</w:t>
      </w:r>
      <w:r>
        <w:rPr>
          <w:rFonts w:hint="eastAsia" w:ascii="Calibri" w:hAnsi="Calibri" w:eastAsia="宋体" w:cs="Calibri"/>
          <w:i w:val="0"/>
          <w:iCs w:val="0"/>
          <w:caps w:val="0"/>
          <w:color w:val="000000"/>
          <w:spacing w:val="0"/>
          <w:sz w:val="21"/>
          <w:szCs w:val="21"/>
          <w:shd w:val="clear" w:fill="FFFFFF"/>
        </w:rPr>
        <w:t>。</w:t>
      </w:r>
      <w:r>
        <w:rPr>
          <w:rFonts w:hint="eastAsia" w:ascii="宋体" w:hAnsi="宋体" w:eastAsia="宋体" w:cs="Times New Roman"/>
          <w:b/>
          <w:bCs/>
          <w:i/>
          <w:iCs/>
          <w:kern w:val="2"/>
          <w:sz w:val="21"/>
          <w:szCs w:val="21"/>
          <w:u w:val="single"/>
          <w:lang w:val="en-US" w:eastAsia="zh-CN" w:bidi="ar-SA"/>
        </w:rPr>
        <w:t>（产品名称</w:t>
      </w:r>
      <w:r>
        <w:rPr>
          <w:rFonts w:hint="default" w:ascii="宋体" w:hAnsi="宋体" w:eastAsia="宋体" w:cs="Times New Roman"/>
          <w:b/>
          <w:bCs/>
          <w:i/>
          <w:iCs/>
          <w:kern w:val="2"/>
          <w:sz w:val="21"/>
          <w:szCs w:val="21"/>
          <w:u w:val="single"/>
          <w:lang w:val="en-US" w:eastAsia="zh-CN" w:bidi="ar-SA"/>
        </w:rPr>
        <w:t>1</w:t>
      </w:r>
      <w:r>
        <w:rPr>
          <w:rFonts w:hint="eastAsia" w:ascii="宋体" w:hAnsi="宋体" w:eastAsia="宋体" w:cs="Times New Roman"/>
          <w:b/>
          <w:bCs/>
          <w:i/>
          <w:iCs/>
          <w:kern w:val="2"/>
          <w:sz w:val="21"/>
          <w:szCs w:val="21"/>
          <w:u w:val="single"/>
          <w:lang w:val="en-US" w:eastAsia="zh-CN" w:bidi="ar-SA"/>
        </w:rPr>
        <w:t>）</w:t>
      </w:r>
      <w:r>
        <w:rPr>
          <w:rFonts w:hint="eastAsia" w:ascii="宋体" w:hAnsi="宋体" w:eastAsia="宋体" w:cs="宋体"/>
          <w:i w:val="0"/>
          <w:iCs w:val="0"/>
          <w:caps w:val="0"/>
          <w:color w:val="000000"/>
          <w:spacing w:val="0"/>
          <w:sz w:val="21"/>
          <w:szCs w:val="21"/>
          <w:shd w:val="clear" w:fill="FFFFFF"/>
        </w:rPr>
        <w:t>的中国境内生产的组件成本占比≥</w:t>
      </w:r>
      <w:r>
        <w:rPr>
          <w:rFonts w:hint="eastAsia" w:ascii="宋体" w:hAnsi="宋体" w:eastAsia="宋体" w:cs="Times New Roman"/>
          <w:b/>
          <w:bCs/>
          <w:i/>
          <w:iCs/>
          <w:kern w:val="2"/>
          <w:sz w:val="21"/>
          <w:szCs w:val="21"/>
          <w:u w:val="single"/>
          <w:lang w:val="en-US" w:eastAsia="zh-CN" w:bidi="ar-SA"/>
        </w:rPr>
        <w:t>（规定比例）</w:t>
      </w:r>
      <w:r>
        <w:rPr>
          <w:rFonts w:hint="default" w:ascii="Calibri" w:hAnsi="Calibri" w:eastAsia="宋体" w:cs="Calibri"/>
          <w:i w:val="0"/>
          <w:iCs w:val="0"/>
          <w:caps w:val="0"/>
          <w:color w:val="FF0000"/>
          <w:spacing w:val="0"/>
          <w:sz w:val="21"/>
          <w:szCs w:val="21"/>
          <w:shd w:val="clear" w:fill="FFFFFF"/>
        </w:rPr>
        <w:t>3</w:t>
      </w:r>
      <w:r>
        <w:rPr>
          <w:rFonts w:hint="eastAsia" w:ascii="宋体" w:hAnsi="宋体" w:eastAsia="宋体" w:cs="宋体"/>
          <w:i w:val="0"/>
          <w:iCs w:val="0"/>
          <w:caps w:val="0"/>
          <w:color w:val="000000"/>
          <w:spacing w:val="0"/>
          <w:sz w:val="21"/>
          <w:szCs w:val="21"/>
          <w:shd w:val="clear" w:fill="FFFFFF"/>
        </w:rPr>
        <w:t>。</w:t>
      </w:r>
      <w:r>
        <w:rPr>
          <w:rFonts w:hint="eastAsia" w:ascii="宋体" w:hAnsi="宋体" w:eastAsia="宋体" w:cs="Times New Roman"/>
          <w:b/>
          <w:bCs/>
          <w:i/>
          <w:iCs/>
          <w:kern w:val="2"/>
          <w:sz w:val="21"/>
          <w:szCs w:val="21"/>
          <w:u w:val="single"/>
          <w:lang w:val="en-US" w:eastAsia="zh-CN" w:bidi="ar-SA"/>
        </w:rPr>
        <w:t>（产品名称</w:t>
      </w:r>
      <w:r>
        <w:rPr>
          <w:rFonts w:hint="default" w:ascii="宋体" w:hAnsi="宋体" w:eastAsia="宋体" w:cs="Times New Roman"/>
          <w:b/>
          <w:bCs/>
          <w:i/>
          <w:iCs/>
          <w:kern w:val="2"/>
          <w:sz w:val="21"/>
          <w:szCs w:val="21"/>
          <w:u w:val="single"/>
          <w:lang w:val="en-US" w:eastAsia="zh-CN" w:bidi="ar-SA"/>
        </w:rPr>
        <w:t>1</w:t>
      </w:r>
      <w:r>
        <w:rPr>
          <w:rFonts w:hint="eastAsia" w:ascii="宋体" w:hAnsi="宋体" w:eastAsia="宋体" w:cs="Times New Roman"/>
          <w:b/>
          <w:bCs/>
          <w:i/>
          <w:iCs/>
          <w:kern w:val="2"/>
          <w:sz w:val="21"/>
          <w:szCs w:val="21"/>
          <w:u w:val="single"/>
          <w:lang w:val="en-US" w:eastAsia="zh-CN" w:bidi="ar-SA"/>
        </w:rPr>
        <w:t>）</w:t>
      </w:r>
      <w:r>
        <w:rPr>
          <w:rFonts w:hint="eastAsia" w:ascii="宋体" w:hAnsi="宋体" w:eastAsia="宋体" w:cs="宋体"/>
          <w:i w:val="0"/>
          <w:iCs w:val="0"/>
          <w:caps w:val="0"/>
          <w:color w:val="000000"/>
          <w:spacing w:val="0"/>
          <w:sz w:val="21"/>
          <w:szCs w:val="21"/>
          <w:shd w:val="clear" w:fill="FFFFFF"/>
        </w:rPr>
        <w:t>的</w:t>
      </w:r>
      <w:r>
        <w:rPr>
          <w:rFonts w:hint="eastAsia" w:ascii="宋体" w:hAnsi="宋体" w:eastAsia="宋体" w:cs="Times New Roman"/>
          <w:b/>
          <w:bCs/>
          <w:i/>
          <w:iCs/>
          <w:kern w:val="2"/>
          <w:sz w:val="21"/>
          <w:szCs w:val="21"/>
          <w:u w:val="single"/>
          <w:lang w:val="en-US" w:eastAsia="zh-CN" w:bidi="ar-SA"/>
        </w:rPr>
        <w:t>（关键组件）</w:t>
      </w:r>
      <w:r>
        <w:rPr>
          <w:rFonts w:hint="default" w:ascii="Calibri" w:hAnsi="Calibri" w:eastAsia="宋体" w:cs="Calibri"/>
          <w:i w:val="0"/>
          <w:iCs w:val="0"/>
          <w:caps w:val="0"/>
          <w:color w:val="FF0000"/>
          <w:spacing w:val="0"/>
          <w:sz w:val="21"/>
          <w:szCs w:val="21"/>
          <w:shd w:val="clear" w:fill="FFFFFF"/>
        </w:rPr>
        <w:t>4</w:t>
      </w:r>
      <w:r>
        <w:rPr>
          <w:rFonts w:hint="eastAsia" w:ascii="宋体" w:hAnsi="宋体" w:eastAsia="宋体" w:cs="宋体"/>
          <w:i w:val="0"/>
          <w:iCs w:val="0"/>
          <w:caps w:val="0"/>
          <w:color w:val="000000"/>
          <w:spacing w:val="0"/>
          <w:sz w:val="21"/>
          <w:szCs w:val="21"/>
          <w:shd w:val="clear" w:fill="FFFFFF"/>
        </w:rPr>
        <w:t>在中国境内生产。</w:t>
      </w:r>
      <w:r>
        <w:rPr>
          <w:rFonts w:hint="eastAsia" w:ascii="宋体" w:hAnsi="宋体" w:eastAsia="宋体" w:cs="Times New Roman"/>
          <w:b/>
          <w:bCs/>
          <w:i/>
          <w:iCs/>
          <w:kern w:val="2"/>
          <w:sz w:val="21"/>
          <w:szCs w:val="21"/>
          <w:u w:val="single"/>
          <w:lang w:val="en-US" w:eastAsia="zh-CN" w:bidi="ar-SA"/>
        </w:rPr>
        <w:t>（产品名称</w:t>
      </w:r>
      <w:r>
        <w:rPr>
          <w:rFonts w:hint="default" w:ascii="宋体" w:hAnsi="宋体" w:eastAsia="宋体" w:cs="Times New Roman"/>
          <w:b/>
          <w:bCs/>
          <w:i/>
          <w:iCs/>
          <w:kern w:val="2"/>
          <w:sz w:val="21"/>
          <w:szCs w:val="21"/>
          <w:u w:val="single"/>
          <w:lang w:val="en-US" w:eastAsia="zh-CN" w:bidi="ar-SA"/>
        </w:rPr>
        <w:t>1</w:t>
      </w:r>
      <w:r>
        <w:rPr>
          <w:rFonts w:hint="eastAsia" w:ascii="宋体" w:hAnsi="宋体" w:eastAsia="宋体" w:cs="Times New Roman"/>
          <w:b/>
          <w:bCs/>
          <w:i/>
          <w:iCs/>
          <w:kern w:val="2"/>
          <w:sz w:val="21"/>
          <w:szCs w:val="21"/>
          <w:u w:val="single"/>
          <w:lang w:val="en-US" w:eastAsia="zh-CN" w:bidi="ar-SA"/>
        </w:rPr>
        <w:t>）</w:t>
      </w:r>
      <w:r>
        <w:rPr>
          <w:rFonts w:hint="eastAsia" w:ascii="宋体" w:hAnsi="宋体" w:eastAsia="宋体" w:cs="宋体"/>
          <w:i w:val="0"/>
          <w:iCs w:val="0"/>
          <w:caps w:val="0"/>
          <w:color w:val="000000"/>
          <w:spacing w:val="0"/>
          <w:sz w:val="21"/>
          <w:szCs w:val="21"/>
          <w:shd w:val="clear" w:fill="FFFFFF"/>
        </w:rPr>
        <w:t>的</w:t>
      </w:r>
      <w:r>
        <w:rPr>
          <w:rFonts w:hint="eastAsia" w:ascii="宋体" w:hAnsi="宋体" w:eastAsia="宋体" w:cs="Times New Roman"/>
          <w:b/>
          <w:bCs/>
          <w:i/>
          <w:iCs/>
          <w:kern w:val="2"/>
          <w:sz w:val="21"/>
          <w:szCs w:val="21"/>
          <w:u w:val="single"/>
          <w:lang w:val="en-US" w:eastAsia="zh-CN" w:bidi="ar-SA"/>
        </w:rPr>
        <w:t>（关键工序）</w:t>
      </w:r>
      <w:r>
        <w:rPr>
          <w:rFonts w:hint="default" w:ascii="Calibri" w:hAnsi="Calibri" w:eastAsia="宋体" w:cs="Calibri"/>
          <w:i w:val="0"/>
          <w:iCs w:val="0"/>
          <w:caps w:val="0"/>
          <w:color w:val="FF0000"/>
          <w:spacing w:val="0"/>
          <w:sz w:val="21"/>
          <w:szCs w:val="21"/>
          <w:shd w:val="clear" w:fill="FFFFFF"/>
        </w:rPr>
        <w:t>5</w:t>
      </w:r>
      <w:r>
        <w:rPr>
          <w:rFonts w:hint="eastAsia" w:ascii="宋体" w:hAnsi="宋体" w:eastAsia="宋体" w:cs="宋体"/>
          <w:i w:val="0"/>
          <w:iCs w:val="0"/>
          <w:caps w:val="0"/>
          <w:color w:val="000000"/>
          <w:spacing w:val="0"/>
          <w:sz w:val="21"/>
          <w:szCs w:val="21"/>
          <w:shd w:val="clear" w:fill="FFFFFF"/>
        </w:rPr>
        <w:t>在中国境内完成。</w:t>
      </w:r>
    </w:p>
    <w:p w14:paraId="1BC24499">
      <w:pPr>
        <w:pStyle w:val="38"/>
        <w:keepNext w:val="0"/>
        <w:keepLines w:val="0"/>
        <w:pageBreakBefore w:val="0"/>
        <w:widowControl/>
        <w:suppressLineNumbers w:val="0"/>
        <w:shd w:val="clear" w:fill="FFFFFF"/>
        <w:kinsoku/>
        <w:wordWrap/>
        <w:overflowPunct/>
        <w:topLinePunct w:val="0"/>
        <w:autoSpaceDE/>
        <w:autoSpaceDN/>
        <w:bidi w:val="0"/>
        <w:adjustRightInd/>
        <w:snapToGrid/>
        <w:ind w:left="0" w:firstLine="420" w:firstLineChars="200"/>
        <w:jc w:val="left"/>
        <w:textAlignment w:val="auto"/>
        <w:outlineLvl w:val="9"/>
        <w:rPr>
          <w:rFonts w:hint="eastAsia" w:ascii="宋体" w:hAnsi="宋体" w:eastAsia="宋体" w:cs="宋体"/>
          <w:i w:val="0"/>
          <w:iCs w:val="0"/>
          <w:caps w:val="0"/>
          <w:color w:val="000000"/>
          <w:spacing w:val="0"/>
          <w:sz w:val="21"/>
          <w:szCs w:val="21"/>
        </w:rPr>
      </w:pPr>
      <w:r>
        <w:rPr>
          <w:rFonts w:hint="eastAsia" w:ascii="Calibri" w:hAnsi="Calibri" w:cs="Calibri"/>
          <w:i w:val="0"/>
          <w:iCs w:val="0"/>
          <w:caps w:val="0"/>
          <w:color w:val="000000"/>
          <w:spacing w:val="0"/>
          <w:sz w:val="21"/>
          <w:szCs w:val="21"/>
          <w:shd w:val="clear" w:fill="FFFFFF"/>
          <w:lang w:val="en-US" w:eastAsia="zh-CN"/>
        </w:rPr>
        <w:t>2</w:t>
      </w:r>
      <w:r>
        <w:rPr>
          <w:rFonts w:hint="default" w:ascii="Calibri" w:hAnsi="Calibri" w:eastAsia="宋体" w:cs="Calibri"/>
          <w:i w:val="0"/>
          <w:iCs w:val="0"/>
          <w:caps w:val="0"/>
          <w:color w:val="000000"/>
          <w:spacing w:val="0"/>
          <w:sz w:val="21"/>
          <w:szCs w:val="21"/>
          <w:shd w:val="clear" w:fill="FFFFFF"/>
        </w:rPr>
        <w:t>.</w:t>
      </w:r>
      <w:r>
        <w:rPr>
          <w:rFonts w:hint="eastAsia" w:ascii="宋体" w:hAnsi="宋体" w:eastAsia="宋体" w:cs="Times New Roman"/>
          <w:b/>
          <w:bCs/>
          <w:i/>
          <w:iCs/>
          <w:kern w:val="2"/>
          <w:sz w:val="21"/>
          <w:szCs w:val="21"/>
          <w:u w:val="single"/>
          <w:lang w:val="en-US" w:eastAsia="zh-CN" w:bidi="ar-SA"/>
        </w:rPr>
        <w:t>（产品名称2）</w:t>
      </w:r>
      <w:r>
        <w:rPr>
          <w:rFonts w:hint="eastAsia" w:ascii="宋体" w:hAnsi="宋体" w:eastAsia="宋体" w:cs="宋体"/>
          <w:i w:val="0"/>
          <w:iCs w:val="0"/>
          <w:caps w:val="0"/>
          <w:color w:val="000000"/>
          <w:spacing w:val="0"/>
          <w:sz w:val="21"/>
          <w:szCs w:val="21"/>
          <w:shd w:val="clear" w:fill="FFFFFF"/>
        </w:rPr>
        <w:t>，生产厂为</w:t>
      </w:r>
      <w:r>
        <w:rPr>
          <w:rFonts w:hint="eastAsia" w:ascii="宋体" w:hAnsi="宋体" w:eastAsia="宋体" w:cs="Times New Roman"/>
          <w:b/>
          <w:bCs/>
          <w:i/>
          <w:iCs/>
          <w:kern w:val="2"/>
          <w:sz w:val="21"/>
          <w:szCs w:val="21"/>
          <w:u w:val="single"/>
          <w:lang w:val="en-US" w:eastAsia="zh-CN" w:bidi="ar-SA"/>
        </w:rPr>
        <w:t>（厂名）</w:t>
      </w:r>
      <w:r>
        <w:rPr>
          <w:rFonts w:hint="eastAsia" w:ascii="宋体" w:hAnsi="宋体" w:eastAsia="宋体" w:cs="宋体"/>
          <w:i w:val="0"/>
          <w:iCs w:val="0"/>
          <w:caps w:val="0"/>
          <w:color w:val="000000"/>
          <w:spacing w:val="0"/>
          <w:sz w:val="21"/>
          <w:szCs w:val="21"/>
          <w:shd w:val="clear" w:fill="FFFFFF"/>
        </w:rPr>
        <w:t>，厂址为</w:t>
      </w:r>
      <w:r>
        <w:rPr>
          <w:rFonts w:hint="eastAsia" w:ascii="宋体" w:hAnsi="宋体" w:eastAsia="宋体" w:cs="Times New Roman"/>
          <w:b/>
          <w:bCs/>
          <w:i/>
          <w:iCs/>
          <w:kern w:val="2"/>
          <w:sz w:val="21"/>
          <w:szCs w:val="21"/>
          <w:u w:val="single"/>
          <w:lang w:val="en-US" w:eastAsia="zh-CN" w:bidi="ar-SA"/>
        </w:rPr>
        <w:t>（生产厂址）</w:t>
      </w:r>
      <w:r>
        <w:rPr>
          <w:rFonts w:hint="eastAsia" w:ascii="宋体" w:hAnsi="宋体" w:eastAsia="宋体" w:cs="宋体"/>
          <w:i w:val="0"/>
          <w:iCs w:val="0"/>
          <w:caps w:val="0"/>
          <w:color w:val="000000"/>
          <w:spacing w:val="0"/>
          <w:sz w:val="21"/>
          <w:szCs w:val="21"/>
          <w:shd w:val="clear" w:fill="FFFFFF"/>
        </w:rPr>
        <w:t>。</w:t>
      </w:r>
      <w:r>
        <w:rPr>
          <w:rFonts w:hint="eastAsia" w:ascii="宋体" w:hAnsi="宋体" w:eastAsia="宋体" w:cs="Times New Roman"/>
          <w:b/>
          <w:bCs/>
          <w:i/>
          <w:iCs/>
          <w:kern w:val="2"/>
          <w:sz w:val="21"/>
          <w:szCs w:val="21"/>
          <w:u w:val="single"/>
          <w:lang w:val="en-US" w:eastAsia="zh-CN" w:bidi="ar-SA"/>
        </w:rPr>
        <w:t>（产品名称2）</w:t>
      </w:r>
      <w:r>
        <w:rPr>
          <w:rFonts w:hint="eastAsia" w:ascii="宋体" w:hAnsi="宋体" w:eastAsia="宋体" w:cs="宋体"/>
          <w:i w:val="0"/>
          <w:iCs w:val="0"/>
          <w:caps w:val="0"/>
          <w:color w:val="000000"/>
          <w:spacing w:val="0"/>
          <w:sz w:val="21"/>
          <w:szCs w:val="21"/>
          <w:shd w:val="clear" w:fill="FFFFFF"/>
        </w:rPr>
        <w:t>的中国境内生产的组件成本占比≥</w:t>
      </w:r>
      <w:r>
        <w:rPr>
          <w:rFonts w:hint="eastAsia" w:ascii="宋体" w:hAnsi="宋体" w:eastAsia="宋体" w:cs="Times New Roman"/>
          <w:b/>
          <w:bCs/>
          <w:i/>
          <w:iCs/>
          <w:kern w:val="2"/>
          <w:sz w:val="21"/>
          <w:szCs w:val="21"/>
          <w:u w:val="single"/>
          <w:lang w:val="en-US" w:eastAsia="zh-CN" w:bidi="ar-SA"/>
        </w:rPr>
        <w:t>（规定比例）</w:t>
      </w:r>
      <w:r>
        <w:rPr>
          <w:rFonts w:hint="eastAsia" w:ascii="宋体" w:hAnsi="宋体" w:eastAsia="宋体" w:cs="宋体"/>
          <w:i w:val="0"/>
          <w:iCs w:val="0"/>
          <w:caps w:val="0"/>
          <w:color w:val="000000"/>
          <w:spacing w:val="0"/>
          <w:sz w:val="21"/>
          <w:szCs w:val="21"/>
          <w:shd w:val="clear" w:fill="FFFFFF"/>
        </w:rPr>
        <w:t>。</w:t>
      </w:r>
      <w:r>
        <w:rPr>
          <w:rFonts w:hint="eastAsia" w:ascii="宋体" w:hAnsi="宋体" w:eastAsia="宋体" w:cs="Times New Roman"/>
          <w:b/>
          <w:bCs/>
          <w:i/>
          <w:iCs/>
          <w:kern w:val="2"/>
          <w:sz w:val="21"/>
          <w:szCs w:val="21"/>
          <w:u w:val="single"/>
          <w:lang w:val="en-US" w:eastAsia="zh-CN" w:bidi="ar-SA"/>
        </w:rPr>
        <w:t>（产品名称2）</w:t>
      </w:r>
      <w:r>
        <w:rPr>
          <w:rFonts w:hint="eastAsia" w:ascii="宋体" w:hAnsi="宋体" w:eastAsia="宋体" w:cs="宋体"/>
          <w:i w:val="0"/>
          <w:iCs w:val="0"/>
          <w:caps w:val="0"/>
          <w:color w:val="000000"/>
          <w:spacing w:val="0"/>
          <w:sz w:val="21"/>
          <w:szCs w:val="21"/>
          <w:shd w:val="clear" w:fill="FFFFFF"/>
        </w:rPr>
        <w:t>的</w:t>
      </w:r>
      <w:r>
        <w:rPr>
          <w:rFonts w:hint="eastAsia" w:ascii="宋体" w:hAnsi="宋体" w:eastAsia="宋体" w:cs="Times New Roman"/>
          <w:b/>
          <w:bCs/>
          <w:i/>
          <w:iCs/>
          <w:kern w:val="2"/>
          <w:sz w:val="21"/>
          <w:szCs w:val="21"/>
          <w:u w:val="single"/>
          <w:lang w:val="en-US" w:eastAsia="zh-CN" w:bidi="ar-SA"/>
        </w:rPr>
        <w:t>（关键组件）</w:t>
      </w:r>
      <w:r>
        <w:rPr>
          <w:rFonts w:hint="eastAsia" w:ascii="宋体" w:hAnsi="宋体" w:eastAsia="宋体" w:cs="宋体"/>
          <w:i w:val="0"/>
          <w:iCs w:val="0"/>
          <w:caps w:val="0"/>
          <w:color w:val="000000"/>
          <w:spacing w:val="0"/>
          <w:sz w:val="21"/>
          <w:szCs w:val="21"/>
          <w:shd w:val="clear" w:fill="FFFFFF"/>
        </w:rPr>
        <w:t>在中国境内生产。</w:t>
      </w:r>
      <w:r>
        <w:rPr>
          <w:rFonts w:hint="eastAsia" w:ascii="宋体" w:hAnsi="宋体" w:eastAsia="宋体" w:cs="Times New Roman"/>
          <w:b/>
          <w:bCs/>
          <w:i/>
          <w:iCs/>
          <w:kern w:val="2"/>
          <w:sz w:val="21"/>
          <w:szCs w:val="21"/>
          <w:u w:val="single"/>
          <w:lang w:val="en-US" w:eastAsia="zh-CN" w:bidi="ar-SA"/>
        </w:rPr>
        <w:t>（产品名称2）</w:t>
      </w:r>
      <w:r>
        <w:rPr>
          <w:rFonts w:hint="eastAsia" w:ascii="宋体" w:hAnsi="宋体" w:eastAsia="宋体" w:cs="宋体"/>
          <w:i w:val="0"/>
          <w:iCs w:val="0"/>
          <w:caps w:val="0"/>
          <w:color w:val="000000"/>
          <w:spacing w:val="0"/>
          <w:sz w:val="21"/>
          <w:szCs w:val="21"/>
          <w:shd w:val="clear" w:fill="FFFFFF"/>
        </w:rPr>
        <w:t>的</w:t>
      </w:r>
      <w:r>
        <w:rPr>
          <w:rFonts w:hint="eastAsia" w:ascii="宋体" w:hAnsi="宋体" w:eastAsia="宋体" w:cs="Times New Roman"/>
          <w:b/>
          <w:bCs/>
          <w:i/>
          <w:iCs/>
          <w:kern w:val="2"/>
          <w:sz w:val="21"/>
          <w:szCs w:val="21"/>
          <w:u w:val="single"/>
          <w:lang w:val="en-US" w:eastAsia="zh-CN" w:bidi="ar-SA"/>
        </w:rPr>
        <w:t>（关键工序）</w:t>
      </w:r>
      <w:r>
        <w:rPr>
          <w:rFonts w:hint="eastAsia" w:ascii="宋体" w:hAnsi="宋体" w:eastAsia="宋体" w:cs="宋体"/>
          <w:i w:val="0"/>
          <w:iCs w:val="0"/>
          <w:caps w:val="0"/>
          <w:color w:val="000000"/>
          <w:spacing w:val="0"/>
          <w:sz w:val="21"/>
          <w:szCs w:val="21"/>
          <w:shd w:val="clear" w:fill="FFFFFF"/>
        </w:rPr>
        <w:t>在中国境内完成。</w:t>
      </w:r>
    </w:p>
    <w:p w14:paraId="40799BD9">
      <w:pPr>
        <w:pStyle w:val="38"/>
        <w:keepNext w:val="0"/>
        <w:keepLines w:val="0"/>
        <w:pageBreakBefore w:val="0"/>
        <w:widowControl/>
        <w:suppressLineNumbers w:val="0"/>
        <w:shd w:val="clear" w:fill="FFFFFF"/>
        <w:kinsoku/>
        <w:wordWrap/>
        <w:overflowPunct/>
        <w:topLinePunct w:val="0"/>
        <w:autoSpaceDE/>
        <w:autoSpaceDN/>
        <w:bidi w:val="0"/>
        <w:adjustRightInd/>
        <w:snapToGrid/>
        <w:ind w:left="0" w:firstLine="420" w:firstLineChars="200"/>
        <w:jc w:val="left"/>
        <w:textAlignment w:val="auto"/>
        <w:outlineLvl w:val="9"/>
        <w:rPr>
          <w:rFonts w:hint="eastAsia" w:ascii="宋体" w:hAnsi="宋体" w:eastAsia="宋体" w:cs="宋体"/>
          <w:i w:val="0"/>
          <w:iCs w:val="0"/>
          <w:caps w:val="0"/>
          <w:color w:val="000000"/>
          <w:spacing w:val="0"/>
          <w:sz w:val="21"/>
          <w:szCs w:val="21"/>
          <w:shd w:val="clear" w:fill="FFFFFF"/>
        </w:rPr>
      </w:pPr>
      <w:r>
        <w:rPr>
          <w:rFonts w:hint="eastAsia" w:ascii="宋体" w:hAnsi="宋体" w:eastAsia="宋体" w:cs="宋体"/>
          <w:i w:val="0"/>
          <w:iCs w:val="0"/>
          <w:caps w:val="0"/>
          <w:color w:val="000000"/>
          <w:spacing w:val="0"/>
          <w:sz w:val="21"/>
          <w:szCs w:val="21"/>
          <w:shd w:val="clear" w:fill="FFFFFF"/>
        </w:rPr>
        <w:t>……</w:t>
      </w:r>
    </w:p>
    <w:p w14:paraId="1DC32E89">
      <w:pPr>
        <w:pStyle w:val="38"/>
        <w:keepNext w:val="0"/>
        <w:keepLines w:val="0"/>
        <w:pageBreakBefore w:val="0"/>
        <w:widowControl/>
        <w:suppressLineNumbers w:val="0"/>
        <w:shd w:val="clear" w:fill="FFFFFF"/>
        <w:kinsoku/>
        <w:wordWrap/>
        <w:overflowPunct/>
        <w:topLinePunct w:val="0"/>
        <w:autoSpaceDE/>
        <w:autoSpaceDN/>
        <w:bidi w:val="0"/>
        <w:adjustRightInd/>
        <w:snapToGrid/>
        <w:ind w:left="0" w:firstLine="420" w:firstLineChars="200"/>
        <w:jc w:val="left"/>
        <w:textAlignment w:val="auto"/>
        <w:outlineLvl w:val="9"/>
        <w:rPr>
          <w:rFonts w:hint="eastAsia" w:ascii="宋体" w:hAnsi="宋体" w:eastAsia="宋体" w:cs="宋体"/>
          <w:i w:val="0"/>
          <w:iCs w:val="0"/>
          <w:caps w:val="0"/>
          <w:color w:val="000000" w:themeColor="text1"/>
          <w:spacing w:val="0"/>
          <w:sz w:val="21"/>
          <w:szCs w:val="21"/>
          <w:shd w:val="clear" w:fill="FFFFFF"/>
          <w:lang w:eastAsia="zh-CN"/>
          <w14:textFill>
            <w14:solidFill>
              <w14:schemeClr w14:val="tx1"/>
            </w14:solidFill>
          </w14:textFill>
        </w:rPr>
      </w:pPr>
      <w:r>
        <w:rPr>
          <w:rFonts w:hint="eastAsia" w:ascii="宋体" w:hAnsi="宋体" w:eastAsia="宋体" w:cs="宋体"/>
          <w:b/>
          <w:bCs/>
          <w:i w:val="0"/>
          <w:iCs w:val="0"/>
          <w:caps w:val="0"/>
          <w:color w:val="000000" w:themeColor="text1"/>
          <w:spacing w:val="0"/>
          <w:sz w:val="21"/>
          <w:szCs w:val="21"/>
          <w:shd w:val="clear" w:fill="FFFFFF"/>
          <w14:textFill>
            <w14:solidFill>
              <w14:schemeClr w14:val="tx1"/>
            </w14:solidFill>
          </w14:textFill>
        </w:rPr>
        <w:t>本公司（单位）提供</w:t>
      </w:r>
      <w:r>
        <w:rPr>
          <w:rFonts w:hint="eastAsia" w:ascii="宋体" w:hAnsi="宋体" w:cs="宋体"/>
          <w:b/>
          <w:bCs/>
          <w:i w:val="0"/>
          <w:iCs w:val="0"/>
          <w:caps w:val="0"/>
          <w:color w:val="000000" w:themeColor="text1"/>
          <w:spacing w:val="0"/>
          <w:sz w:val="21"/>
          <w:szCs w:val="21"/>
          <w:shd w:val="clear" w:fill="FFFFFF"/>
          <w:lang w:val="en-US" w:eastAsia="zh-CN"/>
          <w14:textFill>
            <w14:solidFill>
              <w14:schemeClr w14:val="tx1"/>
            </w14:solidFill>
          </w14:textFill>
        </w:rPr>
        <w:t>上述</w:t>
      </w:r>
      <w:r>
        <w:rPr>
          <w:rFonts w:hint="eastAsia" w:ascii="宋体" w:hAnsi="宋体" w:eastAsia="宋体" w:cs="宋体"/>
          <w:b/>
          <w:bCs/>
          <w:i w:val="0"/>
          <w:iCs w:val="0"/>
          <w:caps w:val="0"/>
          <w:color w:val="000000" w:themeColor="text1"/>
          <w:spacing w:val="0"/>
          <w:sz w:val="21"/>
          <w:szCs w:val="21"/>
          <w:shd w:val="clear" w:fill="FFFFFF"/>
          <w14:textFill>
            <w14:solidFill>
              <w14:schemeClr w14:val="tx1"/>
            </w14:solidFill>
          </w14:textFill>
        </w:rPr>
        <w:t>符合本国产品标准的产品成本之和占本公司（单位）提供的全部产品成本之和的比例达到</w:t>
      </w:r>
      <w:r>
        <w:rPr>
          <w:rFonts w:hint="eastAsia" w:ascii="宋体" w:hAnsi="宋体" w:eastAsia="宋体" w:cs="Times New Roman"/>
          <w:b/>
          <w:bCs/>
          <w:i/>
          <w:iCs/>
          <w:color w:val="000000" w:themeColor="text1"/>
          <w:kern w:val="2"/>
          <w:sz w:val="21"/>
          <w:szCs w:val="21"/>
          <w:u w:val="single"/>
          <w:lang w:val="en-US" w:eastAsia="zh-CN" w:bidi="ar-SA"/>
          <w14:textFill>
            <w14:solidFill>
              <w14:schemeClr w14:val="tx1"/>
            </w14:solidFill>
          </w14:textFill>
        </w:rPr>
        <w:t>（具体比例）</w:t>
      </w:r>
      <w:r>
        <w:rPr>
          <w:rFonts w:hint="eastAsia" w:ascii="宋体" w:hAnsi="宋体" w:cs="宋体"/>
          <w:b/>
          <w:bCs/>
          <w:i w:val="0"/>
          <w:iCs w:val="0"/>
          <w:caps w:val="0"/>
          <w:strike w:val="0"/>
          <w:dstrike w:val="0"/>
          <w:color w:val="FF0000"/>
          <w:spacing w:val="0"/>
          <w:sz w:val="21"/>
          <w:szCs w:val="21"/>
          <w:u w:val="none"/>
          <w:shd w:val="clear" w:fill="FFFFFF"/>
          <w:lang w:val="en-US" w:eastAsia="zh-CN"/>
        </w:rPr>
        <w:t>6</w:t>
      </w:r>
      <w:r>
        <w:rPr>
          <w:rFonts w:hint="eastAsia" w:ascii="宋体" w:hAnsi="宋体" w:cs="宋体"/>
          <w:b/>
          <w:bCs/>
          <w:i w:val="0"/>
          <w:iCs w:val="0"/>
          <w:caps w:val="0"/>
          <w:color w:val="000000" w:themeColor="text1"/>
          <w:spacing w:val="0"/>
          <w:sz w:val="21"/>
          <w:szCs w:val="21"/>
          <w:shd w:val="clear" w:fill="FFFFFF"/>
          <w:lang w:eastAsia="zh-CN"/>
          <w14:textFill>
            <w14:solidFill>
              <w14:schemeClr w14:val="tx1"/>
            </w14:solidFill>
          </w14:textFill>
        </w:rPr>
        <w:t>。</w:t>
      </w:r>
    </w:p>
    <w:p w14:paraId="1080E648">
      <w:pPr>
        <w:pStyle w:val="38"/>
        <w:keepNext w:val="0"/>
        <w:keepLines w:val="0"/>
        <w:pageBreakBefore w:val="0"/>
        <w:widowControl/>
        <w:suppressLineNumbers w:val="0"/>
        <w:shd w:val="clear" w:fill="FFFFFF"/>
        <w:kinsoku/>
        <w:wordWrap/>
        <w:overflowPunct/>
        <w:topLinePunct w:val="0"/>
        <w:autoSpaceDE/>
        <w:autoSpaceDN/>
        <w:bidi w:val="0"/>
        <w:adjustRightInd/>
        <w:snapToGrid/>
        <w:ind w:left="0" w:firstLine="420" w:firstLineChars="200"/>
        <w:jc w:val="left"/>
        <w:textAlignment w:val="auto"/>
        <w:outlineLvl w:val="9"/>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shd w:val="clear" w:fill="FFFFFF"/>
        </w:rPr>
        <w:t>本公司（单位）对上述声明内容的真实性负责。如有虚假，愿承担相应法律责任。</w:t>
      </w:r>
    </w:p>
    <w:p w14:paraId="381EBADC">
      <w:pPr>
        <w:pStyle w:val="38"/>
        <w:keepNext w:val="0"/>
        <w:keepLines w:val="0"/>
        <w:pageBreakBefore w:val="0"/>
        <w:widowControl/>
        <w:suppressLineNumbers w:val="0"/>
        <w:shd w:val="clear" w:fill="FFFFFF"/>
        <w:kinsoku/>
        <w:wordWrap/>
        <w:overflowPunct/>
        <w:topLinePunct w:val="0"/>
        <w:autoSpaceDE/>
        <w:autoSpaceDN/>
        <w:bidi w:val="0"/>
        <w:adjustRightInd/>
        <w:snapToGrid/>
        <w:ind w:left="0" w:right="840" w:rightChars="400" w:firstLine="0"/>
        <w:jc w:val="right"/>
        <w:textAlignment w:val="auto"/>
        <w:outlineLvl w:val="9"/>
        <w:rPr>
          <w:rFonts w:hint="eastAsia" w:ascii="宋体" w:hAnsi="宋体" w:eastAsia="宋体" w:cs="宋体"/>
          <w:i w:val="0"/>
          <w:iCs w:val="0"/>
          <w:caps w:val="0"/>
          <w:color w:val="000000"/>
          <w:spacing w:val="0"/>
          <w:sz w:val="21"/>
          <w:szCs w:val="21"/>
          <w:shd w:val="clear" w:fill="FFFFFF"/>
        </w:rPr>
      </w:pPr>
    </w:p>
    <w:p w14:paraId="52EA14D5">
      <w:pPr>
        <w:pStyle w:val="38"/>
        <w:keepNext w:val="0"/>
        <w:keepLines w:val="0"/>
        <w:pageBreakBefore w:val="0"/>
        <w:widowControl/>
        <w:suppressLineNumbers w:val="0"/>
        <w:shd w:val="clear" w:fill="FFFFFF"/>
        <w:kinsoku/>
        <w:wordWrap/>
        <w:overflowPunct/>
        <w:topLinePunct w:val="0"/>
        <w:autoSpaceDE/>
        <w:autoSpaceDN/>
        <w:bidi w:val="0"/>
        <w:adjustRightInd/>
        <w:snapToGrid/>
        <w:ind w:left="0" w:right="840" w:rightChars="400" w:firstLine="0"/>
        <w:jc w:val="right"/>
        <w:textAlignment w:val="auto"/>
        <w:outlineLvl w:val="9"/>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shd w:val="clear" w:fill="FFFFFF"/>
        </w:rPr>
        <w:t>公司（单位）名称：</w:t>
      </w:r>
    </w:p>
    <w:p w14:paraId="7A172B45">
      <w:pPr>
        <w:pStyle w:val="38"/>
        <w:keepNext w:val="0"/>
        <w:keepLines w:val="0"/>
        <w:pageBreakBefore w:val="0"/>
        <w:widowControl/>
        <w:suppressLineNumbers w:val="0"/>
        <w:shd w:val="clear" w:fill="FFFFFF"/>
        <w:kinsoku/>
        <w:wordWrap/>
        <w:overflowPunct/>
        <w:topLinePunct w:val="0"/>
        <w:autoSpaceDE/>
        <w:autoSpaceDN/>
        <w:bidi w:val="0"/>
        <w:adjustRightInd/>
        <w:snapToGrid/>
        <w:ind w:left="0" w:right="840" w:rightChars="400" w:firstLine="0"/>
        <w:jc w:val="right"/>
        <w:textAlignment w:val="auto"/>
        <w:outlineLvl w:val="9"/>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shd w:val="clear" w:fill="FFFFFF"/>
        </w:rPr>
        <w:t>日期：</w:t>
      </w:r>
      <w:r>
        <w:rPr>
          <w:rFonts w:hint="eastAsia" w:ascii="宋体" w:hAnsi="宋体" w:eastAsia="宋体" w:cs="宋体"/>
          <w:i w:val="0"/>
          <w:iCs w:val="0"/>
          <w:caps w:val="0"/>
          <w:color w:val="000000"/>
          <w:spacing w:val="0"/>
          <w:sz w:val="21"/>
          <w:szCs w:val="21"/>
          <w:shd w:val="clear" w:fill="FFFFFF"/>
          <w:lang w:val="en-US" w:eastAsia="zh-CN"/>
        </w:rPr>
        <w:t xml:space="preserve">    </w:t>
      </w:r>
      <w:r>
        <w:rPr>
          <w:rFonts w:hint="eastAsia" w:ascii="宋体" w:hAnsi="宋体" w:eastAsia="宋体" w:cs="宋体"/>
          <w:i w:val="0"/>
          <w:iCs w:val="0"/>
          <w:caps w:val="0"/>
          <w:color w:val="000000"/>
          <w:spacing w:val="0"/>
          <w:sz w:val="21"/>
          <w:szCs w:val="21"/>
          <w:shd w:val="clear" w:fill="FFFFFF"/>
        </w:rPr>
        <w:t>年</w:t>
      </w:r>
      <w:r>
        <w:rPr>
          <w:rFonts w:hint="eastAsia" w:ascii="宋体" w:hAnsi="宋体" w:eastAsia="宋体" w:cs="宋体"/>
          <w:i w:val="0"/>
          <w:iCs w:val="0"/>
          <w:caps w:val="0"/>
          <w:color w:val="000000"/>
          <w:spacing w:val="0"/>
          <w:sz w:val="21"/>
          <w:szCs w:val="21"/>
          <w:shd w:val="clear" w:fill="FFFFFF"/>
          <w:lang w:val="en-US" w:eastAsia="zh-CN"/>
        </w:rPr>
        <w:t xml:space="preserve">  </w:t>
      </w:r>
      <w:r>
        <w:rPr>
          <w:rFonts w:hint="eastAsia" w:ascii="宋体" w:hAnsi="宋体" w:eastAsia="宋体" w:cs="宋体"/>
          <w:i w:val="0"/>
          <w:iCs w:val="0"/>
          <w:caps w:val="0"/>
          <w:color w:val="000000"/>
          <w:spacing w:val="0"/>
          <w:sz w:val="21"/>
          <w:szCs w:val="21"/>
          <w:shd w:val="clear" w:fill="FFFFFF"/>
        </w:rPr>
        <w:t>月</w:t>
      </w:r>
      <w:r>
        <w:rPr>
          <w:rFonts w:hint="eastAsia" w:ascii="宋体" w:hAnsi="宋体" w:eastAsia="宋体" w:cs="宋体"/>
          <w:i w:val="0"/>
          <w:iCs w:val="0"/>
          <w:caps w:val="0"/>
          <w:color w:val="000000"/>
          <w:spacing w:val="0"/>
          <w:sz w:val="21"/>
          <w:szCs w:val="21"/>
          <w:shd w:val="clear" w:fill="FFFFFF"/>
          <w:lang w:val="en-US" w:eastAsia="zh-CN"/>
        </w:rPr>
        <w:t xml:space="preserve">  </w:t>
      </w:r>
      <w:r>
        <w:rPr>
          <w:rFonts w:hint="eastAsia" w:ascii="宋体" w:hAnsi="宋体" w:eastAsia="宋体" w:cs="宋体"/>
          <w:i w:val="0"/>
          <w:iCs w:val="0"/>
          <w:caps w:val="0"/>
          <w:color w:val="000000"/>
          <w:spacing w:val="0"/>
          <w:sz w:val="21"/>
          <w:szCs w:val="21"/>
          <w:shd w:val="clear" w:fill="FFFFFF"/>
        </w:rPr>
        <w:t>日</w:t>
      </w:r>
    </w:p>
    <w:p w14:paraId="7781EBB7">
      <w:pPr>
        <w:pageBreakBefore w:val="0"/>
        <w:kinsoku/>
        <w:wordWrap/>
        <w:overflowPunct/>
        <w:topLinePunct w:val="0"/>
        <w:autoSpaceDE/>
        <w:autoSpaceDN/>
        <w:bidi w:val="0"/>
        <w:adjustRightInd/>
        <w:snapToGrid/>
        <w:ind w:left="723" w:hanging="721" w:hangingChars="300"/>
        <w:textAlignment w:val="auto"/>
        <w:outlineLvl w:val="9"/>
        <w:rPr>
          <w:b/>
          <w:sz w:val="24"/>
        </w:rPr>
      </w:pPr>
    </w:p>
    <w:p w14:paraId="268CEE78">
      <w:pPr>
        <w:pageBreakBefore w:val="0"/>
        <w:kinsoku/>
        <w:wordWrap/>
        <w:overflowPunct/>
        <w:topLinePunct w:val="0"/>
        <w:autoSpaceDE/>
        <w:autoSpaceDN/>
        <w:bidi w:val="0"/>
        <w:adjustRightInd/>
        <w:snapToGrid/>
        <w:ind w:firstLine="630" w:firstLineChars="300"/>
        <w:textAlignment w:val="auto"/>
        <w:outlineLvl w:val="9"/>
      </w:pPr>
    </w:p>
    <w:p w14:paraId="1BCA23FD">
      <w:pPr>
        <w:pageBreakBefore w:val="0"/>
        <w:kinsoku/>
        <w:wordWrap/>
        <w:overflowPunct/>
        <w:topLinePunct w:val="0"/>
        <w:autoSpaceDE/>
        <w:autoSpaceDN/>
        <w:bidi w:val="0"/>
        <w:adjustRightInd/>
        <w:snapToGrid/>
        <w:ind w:firstLine="630" w:firstLineChars="300"/>
        <w:textAlignment w:val="auto"/>
        <w:outlineLvl w:val="9"/>
      </w:pPr>
    </w:p>
    <w:p w14:paraId="344C22EB">
      <w:pPr>
        <w:pageBreakBefore w:val="0"/>
        <w:kinsoku/>
        <w:wordWrap/>
        <w:overflowPunct/>
        <w:topLinePunct w:val="0"/>
        <w:autoSpaceDE/>
        <w:autoSpaceDN/>
        <w:bidi w:val="0"/>
        <w:adjustRightInd/>
        <w:snapToGrid/>
        <w:ind w:firstLine="630" w:firstLineChars="300"/>
        <w:textAlignment w:val="auto"/>
        <w:outlineLvl w:val="9"/>
      </w:pPr>
    </w:p>
    <w:p w14:paraId="461AC5A5">
      <w:pPr>
        <w:pageBreakBefore w:val="0"/>
        <w:kinsoku/>
        <w:wordWrap/>
        <w:overflowPunct/>
        <w:topLinePunct w:val="0"/>
        <w:autoSpaceDE/>
        <w:autoSpaceDN/>
        <w:bidi w:val="0"/>
        <w:adjustRightInd/>
        <w:snapToGrid/>
        <w:ind w:firstLine="630" w:firstLineChars="300"/>
        <w:textAlignment w:val="auto"/>
        <w:outlineLvl w:val="9"/>
      </w:pPr>
    </w:p>
    <w:p w14:paraId="758CC7AE">
      <w:pPr>
        <w:pageBreakBefore w:val="0"/>
        <w:kinsoku/>
        <w:wordWrap/>
        <w:overflowPunct/>
        <w:topLinePunct w:val="0"/>
        <w:autoSpaceDE/>
        <w:autoSpaceDN/>
        <w:bidi w:val="0"/>
        <w:adjustRightInd/>
        <w:snapToGrid/>
        <w:ind w:firstLine="630" w:firstLineChars="300"/>
        <w:textAlignment w:val="auto"/>
        <w:outlineLvl w:val="9"/>
      </w:pPr>
    </w:p>
    <w:p w14:paraId="0EAA792F">
      <w:pPr>
        <w:pageBreakBefore w:val="0"/>
        <w:kinsoku/>
        <w:wordWrap/>
        <w:overflowPunct/>
        <w:topLinePunct w:val="0"/>
        <w:autoSpaceDE/>
        <w:autoSpaceDN/>
        <w:bidi w:val="0"/>
        <w:adjustRightInd/>
        <w:snapToGrid/>
        <w:ind w:firstLine="630" w:firstLineChars="300"/>
        <w:textAlignment w:val="auto"/>
        <w:outlineLvl w:val="9"/>
        <w:rPr>
          <w:sz w:val="24"/>
        </w:rPr>
      </w:pPr>
      <w:r>
        <w:t xml:space="preserve">  </w:t>
      </w:r>
      <w:r>
        <w:rPr>
          <w:rFonts w:hint="eastAsia" w:ascii="宋体" w:hAnsi="宋体"/>
        </w:rPr>
        <w:t>………………（根据项目具体情况增加与综合实力评审相关的节点）</w:t>
      </w:r>
    </w:p>
    <w:p w14:paraId="010390D7">
      <w:pPr>
        <w:pageBreakBefore w:val="0"/>
        <w:kinsoku/>
        <w:wordWrap/>
        <w:overflowPunct/>
        <w:topLinePunct w:val="0"/>
        <w:autoSpaceDE/>
        <w:autoSpaceDN/>
        <w:bidi w:val="0"/>
        <w:adjustRightInd/>
        <w:snapToGrid/>
        <w:textAlignment w:val="auto"/>
        <w:outlineLvl w:val="9"/>
      </w:pPr>
    </w:p>
    <w:p w14:paraId="52BE28CA">
      <w:pPr>
        <w:pageBreakBefore w:val="0"/>
        <w:kinsoku/>
        <w:wordWrap/>
        <w:overflowPunct/>
        <w:topLinePunct w:val="0"/>
        <w:autoSpaceDE/>
        <w:autoSpaceDN/>
        <w:bidi w:val="0"/>
        <w:adjustRightInd/>
        <w:snapToGrid/>
        <w:jc w:val="center"/>
        <w:textAlignment w:val="auto"/>
        <w:outlineLvl w:val="9"/>
        <w:rPr>
          <w:rFonts w:hint="default" w:ascii="黑体" w:eastAsia="黑体"/>
          <w:b w:val="0"/>
          <w:sz w:val="24"/>
          <w:lang w:val="en-US" w:eastAsia="zh-CN"/>
        </w:rPr>
      </w:pPr>
      <w:commentRangeStart w:id="19"/>
      <w:r>
        <w:rPr>
          <w:rFonts w:hint="eastAsia" w:ascii="黑体" w:eastAsia="黑体"/>
          <w:b w:val="0"/>
          <w:sz w:val="24"/>
          <w:lang w:val="en-US" w:eastAsia="zh-CN"/>
        </w:rPr>
        <w:t>【如有】四</w:t>
      </w:r>
      <w:r>
        <w:rPr>
          <w:rFonts w:hint="eastAsia" w:ascii="黑体" w:eastAsia="黑体"/>
          <w:b w:val="0"/>
          <w:sz w:val="24"/>
        </w:rPr>
        <w:t>、</w:t>
      </w:r>
      <w:r>
        <w:rPr>
          <w:rFonts w:hint="eastAsia" w:ascii="黑体" w:eastAsia="黑体"/>
          <w:b w:val="0"/>
          <w:sz w:val="24"/>
          <w:lang w:val="en-US" w:eastAsia="zh-CN"/>
        </w:rPr>
        <w:t>投标人综合实力部分的部分证明材料（</w:t>
      </w:r>
      <w:r>
        <w:rPr>
          <w:rFonts w:hint="eastAsia" w:ascii="黑体" w:eastAsia="黑体"/>
          <w:b w:val="0"/>
          <w:sz w:val="24"/>
        </w:rPr>
        <w:t>包括认证证书、获奖证书、知识产权证书等证明材料，不包括业绩合同</w:t>
      </w:r>
      <w:r>
        <w:rPr>
          <w:rFonts w:hint="eastAsia" w:ascii="黑体" w:eastAsia="黑体"/>
          <w:b w:val="0"/>
          <w:sz w:val="24"/>
          <w:lang w:val="en-US" w:eastAsia="zh-CN"/>
        </w:rPr>
        <w:t>）</w:t>
      </w:r>
      <w:commentRangeEnd w:id="19"/>
      <w:r>
        <w:commentReference w:id="19"/>
      </w:r>
    </w:p>
    <w:p w14:paraId="6542C11C">
      <w:pPr>
        <w:pageBreakBefore w:val="0"/>
        <w:kinsoku/>
        <w:wordWrap/>
        <w:overflowPunct/>
        <w:topLinePunct w:val="0"/>
        <w:autoSpaceDE/>
        <w:autoSpaceDN/>
        <w:bidi w:val="0"/>
        <w:adjustRightInd/>
        <w:snapToGrid/>
        <w:ind w:firstLine="1441" w:firstLineChars="600"/>
        <w:textAlignment w:val="auto"/>
        <w:outlineLvl w:val="9"/>
        <w:rPr>
          <w:rFonts w:hint="eastAsia"/>
          <w:b/>
          <w:color w:val="FF0000"/>
          <w:sz w:val="24"/>
        </w:rPr>
      </w:pPr>
    </w:p>
    <w:p w14:paraId="734E3A00">
      <w:pPr>
        <w:pageBreakBefore w:val="0"/>
        <w:kinsoku/>
        <w:wordWrap/>
        <w:overflowPunct/>
        <w:topLinePunct w:val="0"/>
        <w:autoSpaceDE/>
        <w:autoSpaceDN/>
        <w:bidi w:val="0"/>
        <w:adjustRightInd/>
        <w:snapToGrid/>
        <w:ind w:firstLine="1441" w:firstLineChars="600"/>
        <w:textAlignment w:val="auto"/>
        <w:outlineLvl w:val="9"/>
        <w:rPr>
          <w:rFonts w:hint="eastAsia"/>
          <w:b/>
          <w:color w:val="FF0000"/>
          <w:sz w:val="24"/>
        </w:rPr>
      </w:pPr>
    </w:p>
    <w:p w14:paraId="592209E1">
      <w:pPr>
        <w:pageBreakBefore w:val="0"/>
        <w:kinsoku/>
        <w:wordWrap/>
        <w:overflowPunct/>
        <w:topLinePunct w:val="0"/>
        <w:autoSpaceDE/>
        <w:autoSpaceDN/>
        <w:bidi w:val="0"/>
        <w:adjustRightInd/>
        <w:snapToGrid/>
        <w:ind w:firstLine="1441" w:firstLineChars="600"/>
        <w:textAlignment w:val="auto"/>
        <w:outlineLvl w:val="9"/>
        <w:rPr>
          <w:rFonts w:hint="eastAsia"/>
          <w:b/>
          <w:color w:val="FF0000"/>
          <w:sz w:val="24"/>
        </w:rPr>
      </w:pPr>
    </w:p>
    <w:p w14:paraId="7033E51E">
      <w:pPr>
        <w:pageBreakBefore w:val="0"/>
        <w:kinsoku/>
        <w:wordWrap/>
        <w:overflowPunct/>
        <w:topLinePunct w:val="0"/>
        <w:autoSpaceDE/>
        <w:autoSpaceDN/>
        <w:bidi w:val="0"/>
        <w:adjustRightInd/>
        <w:snapToGrid/>
        <w:ind w:firstLine="1441" w:firstLineChars="600"/>
        <w:textAlignment w:val="auto"/>
        <w:outlineLvl w:val="9"/>
        <w:rPr>
          <w:b/>
          <w:color w:val="FF0000"/>
          <w:sz w:val="24"/>
        </w:rPr>
      </w:pPr>
      <w:r>
        <w:rPr>
          <w:rFonts w:hint="eastAsia"/>
          <w:b/>
          <w:color w:val="FF0000"/>
          <w:sz w:val="24"/>
        </w:rPr>
        <w:t>（信息公开部分的内容到此为止！以下为信息不公开部分。）</w:t>
      </w:r>
    </w:p>
    <w:p w14:paraId="711E7B15">
      <w:pPr>
        <w:pageBreakBefore w:val="0"/>
        <w:kinsoku/>
        <w:wordWrap/>
        <w:overflowPunct/>
        <w:topLinePunct w:val="0"/>
        <w:autoSpaceDE/>
        <w:autoSpaceDN/>
        <w:bidi w:val="0"/>
        <w:adjustRightInd/>
        <w:snapToGrid/>
        <w:ind w:left="723" w:hanging="721" w:hangingChars="300"/>
        <w:textAlignment w:val="auto"/>
        <w:outlineLvl w:val="9"/>
        <w:rPr>
          <w:b/>
          <w:sz w:val="24"/>
        </w:rPr>
      </w:pPr>
    </w:p>
    <w:p w14:paraId="4587A792">
      <w:pPr>
        <w:pageBreakBefore w:val="0"/>
        <w:kinsoku/>
        <w:wordWrap/>
        <w:overflowPunct/>
        <w:topLinePunct w:val="0"/>
        <w:autoSpaceDE/>
        <w:autoSpaceDN/>
        <w:bidi w:val="0"/>
        <w:adjustRightInd/>
        <w:snapToGrid/>
        <w:textAlignment w:val="auto"/>
        <w:outlineLvl w:val="9"/>
        <w:rPr>
          <w:b/>
          <w:bCs/>
        </w:rPr>
      </w:pPr>
    </w:p>
    <w:p w14:paraId="2FFE7AEC">
      <w:pPr>
        <w:pageBreakBefore w:val="0"/>
        <w:kinsoku/>
        <w:wordWrap/>
        <w:overflowPunct/>
        <w:topLinePunct w:val="0"/>
        <w:autoSpaceDE/>
        <w:autoSpaceDN/>
        <w:bidi w:val="0"/>
        <w:adjustRightInd/>
        <w:snapToGrid/>
        <w:textAlignment w:val="auto"/>
        <w:outlineLvl w:val="9"/>
      </w:pPr>
    </w:p>
    <w:p w14:paraId="12BD97C0">
      <w:pPr>
        <w:pStyle w:val="19"/>
        <w:pageBreakBefore w:val="0"/>
        <w:kinsoku/>
        <w:wordWrap/>
        <w:overflowPunct/>
        <w:topLinePunct w:val="0"/>
        <w:autoSpaceDE/>
        <w:autoSpaceDN/>
        <w:bidi w:val="0"/>
        <w:adjustRightInd/>
        <w:snapToGrid/>
        <w:ind w:firstLine="0" w:firstLineChars="0"/>
        <w:textAlignment w:val="auto"/>
        <w:outlineLvl w:val="9"/>
      </w:pPr>
    </w:p>
    <w:p w14:paraId="0A06B71E">
      <w:pPr>
        <w:pageBreakBefore w:val="0"/>
        <w:kinsoku/>
        <w:wordWrap/>
        <w:overflowPunct/>
        <w:topLinePunct w:val="0"/>
        <w:autoSpaceDE/>
        <w:autoSpaceDN/>
        <w:bidi w:val="0"/>
        <w:adjustRightInd/>
        <w:snapToGrid/>
        <w:jc w:val="both"/>
        <w:textAlignment w:val="auto"/>
        <w:outlineLvl w:val="9"/>
        <w:rPr>
          <w:b/>
          <w:sz w:val="32"/>
          <w:szCs w:val="32"/>
        </w:rPr>
      </w:pPr>
    </w:p>
    <w:p w14:paraId="4A31884B">
      <w:pPr>
        <w:pageBreakBefore w:val="0"/>
        <w:kinsoku/>
        <w:wordWrap/>
        <w:overflowPunct/>
        <w:topLinePunct w:val="0"/>
        <w:autoSpaceDE/>
        <w:autoSpaceDN/>
        <w:bidi w:val="0"/>
        <w:adjustRightInd/>
        <w:snapToGrid/>
        <w:jc w:val="center"/>
        <w:textAlignment w:val="auto"/>
        <w:outlineLvl w:val="9"/>
        <w:rPr>
          <w:b/>
          <w:sz w:val="32"/>
          <w:szCs w:val="32"/>
        </w:rPr>
      </w:pPr>
    </w:p>
    <w:p w14:paraId="16B8E713">
      <w:pPr>
        <w:pageBreakBefore w:val="0"/>
        <w:kinsoku/>
        <w:wordWrap/>
        <w:overflowPunct/>
        <w:topLinePunct w:val="0"/>
        <w:autoSpaceDE/>
        <w:autoSpaceDN/>
        <w:bidi w:val="0"/>
        <w:adjustRightInd/>
        <w:snapToGrid/>
        <w:jc w:val="center"/>
        <w:textAlignment w:val="auto"/>
        <w:outlineLvl w:val="9"/>
        <w:rPr>
          <w:b/>
          <w:sz w:val="32"/>
          <w:szCs w:val="32"/>
        </w:rPr>
      </w:pPr>
    </w:p>
    <w:p w14:paraId="431CE578">
      <w:pPr>
        <w:pageBreakBefore w:val="0"/>
        <w:kinsoku/>
        <w:wordWrap/>
        <w:overflowPunct/>
        <w:topLinePunct w:val="0"/>
        <w:autoSpaceDE/>
        <w:autoSpaceDN/>
        <w:bidi w:val="0"/>
        <w:adjustRightInd/>
        <w:snapToGrid/>
        <w:jc w:val="center"/>
        <w:textAlignment w:val="auto"/>
        <w:outlineLvl w:val="9"/>
        <w:rPr>
          <w:b/>
          <w:sz w:val="32"/>
          <w:szCs w:val="32"/>
        </w:rPr>
      </w:pPr>
    </w:p>
    <w:p w14:paraId="6361729B">
      <w:pPr>
        <w:jc w:val="center"/>
        <w:rPr>
          <w:b/>
          <w:sz w:val="32"/>
          <w:szCs w:val="32"/>
        </w:rPr>
      </w:pPr>
    </w:p>
    <w:p w14:paraId="5547C94D">
      <w:pPr>
        <w:jc w:val="center"/>
        <w:rPr>
          <w:b/>
          <w:sz w:val="32"/>
          <w:szCs w:val="32"/>
        </w:rPr>
        <w:sectPr>
          <w:pgSz w:w="11907" w:h="16840"/>
          <w:pgMar w:top="1440" w:right="1797" w:bottom="1440" w:left="1797" w:header="851" w:footer="992" w:gutter="0"/>
          <w:cols w:space="425" w:num="1"/>
          <w:titlePg/>
          <w:docGrid w:linePitch="462" w:charSpace="0"/>
        </w:sectPr>
      </w:pPr>
    </w:p>
    <w:p w14:paraId="49BCFE09">
      <w:pPr>
        <w:jc w:val="center"/>
        <w:rPr>
          <w:b/>
          <w:sz w:val="32"/>
          <w:szCs w:val="32"/>
        </w:rPr>
      </w:pPr>
    </w:p>
    <w:p w14:paraId="78EB66C9">
      <w:pPr>
        <w:outlineLvl w:val="1"/>
        <w:rPr>
          <w:rFonts w:ascii="宋体" w:hAnsi="宋体"/>
          <w:b/>
          <w:color w:val="FF0000"/>
          <w:sz w:val="28"/>
          <w:szCs w:val="28"/>
        </w:rPr>
      </w:pPr>
      <w:r>
        <w:rPr>
          <w:rFonts w:hint="eastAsia" w:ascii="宋体" w:hAnsi="宋体"/>
          <w:b/>
          <w:color w:val="FF0000"/>
          <w:sz w:val="28"/>
          <w:szCs w:val="28"/>
        </w:rPr>
        <w:t>投标文件附件（信息不公开部分）</w:t>
      </w:r>
    </w:p>
    <w:p w14:paraId="4D0DC49B">
      <w:pPr>
        <w:pStyle w:val="3"/>
        <w:jc w:val="center"/>
        <w:rPr>
          <w:rFonts w:hint="eastAsia" w:ascii="黑体" w:eastAsia="黑体"/>
          <w:b w:val="0"/>
          <w:sz w:val="24"/>
          <w:lang w:val="en-US" w:eastAsia="zh-CN"/>
        </w:rPr>
      </w:pPr>
      <w:r>
        <w:rPr>
          <w:rFonts w:hint="eastAsia" w:ascii="黑体" w:eastAsia="黑体"/>
          <w:b w:val="0"/>
          <w:sz w:val="24"/>
          <w:lang w:val="en-US" w:eastAsia="zh-CN"/>
        </w:rPr>
        <w:t>一、供应商基本情况表</w:t>
      </w:r>
    </w:p>
    <w:tbl>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645"/>
        <w:gridCol w:w="1530"/>
        <w:gridCol w:w="904"/>
        <w:gridCol w:w="752"/>
        <w:gridCol w:w="1146"/>
        <w:gridCol w:w="1429"/>
        <w:gridCol w:w="1420"/>
      </w:tblGrid>
      <w:tr w14:paraId="1652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pct"/>
            <w:gridSpan w:val="2"/>
            <w:noWrap w:val="0"/>
            <w:vAlign w:val="center"/>
          </w:tcPr>
          <w:p w14:paraId="399AC10E">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投标（响应）供应商</w:t>
            </w:r>
          </w:p>
        </w:tc>
        <w:tc>
          <w:tcPr>
            <w:tcW w:w="1427" w:type="pct"/>
            <w:gridSpan w:val="2"/>
            <w:noWrap w:val="0"/>
            <w:vAlign w:val="center"/>
          </w:tcPr>
          <w:p w14:paraId="12B88CA6">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000A6E43">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项目名称及编号</w:t>
            </w:r>
          </w:p>
        </w:tc>
        <w:tc>
          <w:tcPr>
            <w:tcW w:w="1669" w:type="pct"/>
            <w:gridSpan w:val="2"/>
            <w:noWrap w:val="0"/>
            <w:vAlign w:val="center"/>
          </w:tcPr>
          <w:p w14:paraId="21C23601">
            <w:pPr>
              <w:jc w:val="center"/>
              <w:rPr>
                <w:rFonts w:hint="eastAsia" w:ascii="宋体" w:hAnsi="宋体" w:eastAsia="宋体" w:cs="宋体"/>
                <w:color w:val="auto"/>
                <w:sz w:val="21"/>
                <w:szCs w:val="21"/>
                <w:vertAlign w:val="baseline"/>
                <w:lang w:val="en-US" w:eastAsia="zh-CN"/>
              </w:rPr>
            </w:pPr>
          </w:p>
        </w:tc>
      </w:tr>
      <w:tr w14:paraId="41EF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7A3D52C7">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投标（响应）供应商相关人员情况</w:t>
            </w:r>
          </w:p>
        </w:tc>
      </w:tr>
      <w:tr w14:paraId="3DAF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223944F4">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1275" w:type="pct"/>
            <w:gridSpan w:val="2"/>
            <w:tcBorders>
              <w:bottom w:val="single" w:color="auto" w:sz="4" w:space="0"/>
            </w:tcBorders>
            <w:noWrap w:val="0"/>
            <w:vAlign w:val="center"/>
          </w:tcPr>
          <w:p w14:paraId="3AF5366A">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职务</w:t>
            </w:r>
          </w:p>
        </w:tc>
        <w:tc>
          <w:tcPr>
            <w:tcW w:w="529" w:type="pct"/>
            <w:tcBorders>
              <w:bottom w:val="single" w:color="auto" w:sz="4" w:space="0"/>
            </w:tcBorders>
            <w:noWrap w:val="0"/>
            <w:vAlign w:val="center"/>
          </w:tcPr>
          <w:p w14:paraId="63A41192">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姓名</w:t>
            </w:r>
          </w:p>
        </w:tc>
        <w:tc>
          <w:tcPr>
            <w:tcW w:w="1113" w:type="pct"/>
            <w:gridSpan w:val="2"/>
            <w:tcBorders>
              <w:bottom w:val="single" w:color="auto" w:sz="4" w:space="0"/>
            </w:tcBorders>
            <w:noWrap w:val="0"/>
            <w:vAlign w:val="center"/>
          </w:tcPr>
          <w:p w14:paraId="1E32801C">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身份证号码</w:t>
            </w:r>
          </w:p>
        </w:tc>
        <w:tc>
          <w:tcPr>
            <w:tcW w:w="838" w:type="pct"/>
            <w:tcBorders>
              <w:bottom w:val="single" w:color="auto" w:sz="4" w:space="0"/>
            </w:tcBorders>
            <w:noWrap w:val="0"/>
            <w:vAlign w:val="center"/>
          </w:tcPr>
          <w:p w14:paraId="4995E275">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劳动合同</w:t>
            </w:r>
          </w:p>
          <w:p w14:paraId="1A5D8E24">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关系单位</w:t>
            </w:r>
          </w:p>
        </w:tc>
        <w:tc>
          <w:tcPr>
            <w:tcW w:w="830" w:type="pct"/>
            <w:tcBorders>
              <w:bottom w:val="single" w:color="auto" w:sz="4" w:space="0"/>
            </w:tcBorders>
            <w:noWrap w:val="0"/>
            <w:vAlign w:val="center"/>
          </w:tcPr>
          <w:p w14:paraId="41C59BD5">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缴纳社会</w:t>
            </w:r>
          </w:p>
          <w:p w14:paraId="1DC3B09E">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保险单位</w:t>
            </w:r>
          </w:p>
        </w:tc>
      </w:tr>
      <w:tr w14:paraId="25A3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139046CE">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0543D1E9">
            <w:pPr>
              <w:spacing w:line="460" w:lineRule="exact"/>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法定代表人</w:t>
            </w:r>
            <w:r>
              <w:rPr>
                <w:rFonts w:hint="eastAsia" w:ascii="宋体" w:hAnsi="宋体" w:eastAsia="宋体" w:cs="宋体"/>
                <w:color w:val="auto"/>
                <w:sz w:val="21"/>
                <w:szCs w:val="21"/>
                <w:highlight w:val="none"/>
                <w:lang w:val="en-US" w:eastAsia="zh-CN"/>
              </w:rPr>
              <w:t>/单位负责人/主要经营负责人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1939A189">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62DF8EF1">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12C8B360">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7F5301E1">
            <w:pPr>
              <w:jc w:val="center"/>
              <w:rPr>
                <w:rFonts w:hint="eastAsia" w:ascii="宋体" w:hAnsi="宋体" w:eastAsia="宋体" w:cs="宋体"/>
                <w:color w:val="auto"/>
                <w:sz w:val="21"/>
                <w:szCs w:val="21"/>
                <w:vertAlign w:val="baseline"/>
                <w:lang w:val="en-US" w:eastAsia="zh-CN"/>
              </w:rPr>
            </w:pPr>
          </w:p>
        </w:tc>
      </w:tr>
      <w:tr w14:paraId="5FC8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537EB1E2">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1F86A1CF">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项目投标授权代表人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4FB10C5D">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5B2215C1">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5ABC19B9">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3CA92375">
            <w:pPr>
              <w:jc w:val="center"/>
              <w:rPr>
                <w:rFonts w:hint="eastAsia" w:ascii="宋体" w:hAnsi="宋体" w:eastAsia="宋体" w:cs="宋体"/>
                <w:color w:val="auto"/>
                <w:sz w:val="21"/>
                <w:szCs w:val="21"/>
                <w:vertAlign w:val="baseline"/>
                <w:lang w:val="en-US" w:eastAsia="zh-CN"/>
              </w:rPr>
            </w:pPr>
          </w:p>
        </w:tc>
      </w:tr>
      <w:tr w14:paraId="7EE6F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tcBorders>
            <w:noWrap w:val="0"/>
            <w:vAlign w:val="center"/>
          </w:tcPr>
          <w:p w14:paraId="70D05E99">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3</w:t>
            </w:r>
          </w:p>
        </w:tc>
        <w:tc>
          <w:tcPr>
            <w:tcW w:w="1275" w:type="pct"/>
            <w:gridSpan w:val="2"/>
            <w:tcBorders>
              <w:top w:val="single" w:color="auto" w:sz="4" w:space="0"/>
            </w:tcBorders>
            <w:noWrap w:val="0"/>
            <w:vAlign w:val="center"/>
          </w:tcPr>
          <w:p w14:paraId="0AD5F98E">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项目负责人</w:t>
            </w:r>
          </w:p>
        </w:tc>
        <w:tc>
          <w:tcPr>
            <w:tcW w:w="529" w:type="pct"/>
            <w:tcBorders>
              <w:top w:val="single" w:color="auto" w:sz="4" w:space="0"/>
            </w:tcBorders>
            <w:noWrap w:val="0"/>
            <w:vAlign w:val="center"/>
          </w:tcPr>
          <w:p w14:paraId="4D56F312">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tcBorders>
            <w:noWrap w:val="0"/>
            <w:vAlign w:val="center"/>
          </w:tcPr>
          <w:p w14:paraId="2AB918A5">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tcBorders>
            <w:noWrap w:val="0"/>
            <w:vAlign w:val="center"/>
          </w:tcPr>
          <w:p w14:paraId="2CD85F5D">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tcBorders>
            <w:noWrap w:val="0"/>
            <w:vAlign w:val="center"/>
          </w:tcPr>
          <w:p w14:paraId="4B0069DA">
            <w:pPr>
              <w:jc w:val="center"/>
              <w:rPr>
                <w:rFonts w:hint="eastAsia" w:ascii="宋体" w:hAnsi="宋体" w:eastAsia="宋体" w:cs="宋体"/>
                <w:color w:val="auto"/>
                <w:sz w:val="21"/>
                <w:szCs w:val="21"/>
                <w:vertAlign w:val="baseline"/>
                <w:lang w:val="en-US" w:eastAsia="zh-CN"/>
              </w:rPr>
            </w:pPr>
          </w:p>
        </w:tc>
      </w:tr>
      <w:tr w14:paraId="160E2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181CFC2E">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4</w:t>
            </w:r>
          </w:p>
        </w:tc>
        <w:tc>
          <w:tcPr>
            <w:tcW w:w="1275" w:type="pct"/>
            <w:gridSpan w:val="2"/>
            <w:noWrap w:val="0"/>
            <w:vAlign w:val="center"/>
          </w:tcPr>
          <w:p w14:paraId="4E132464">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主要技术人员</w:t>
            </w:r>
          </w:p>
        </w:tc>
        <w:tc>
          <w:tcPr>
            <w:tcW w:w="529" w:type="pct"/>
            <w:noWrap w:val="0"/>
            <w:vAlign w:val="center"/>
          </w:tcPr>
          <w:p w14:paraId="6AFEA95A">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52EC93B1">
            <w:pPr>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3F667373">
            <w:pPr>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338772CD">
            <w:pPr>
              <w:jc w:val="center"/>
              <w:rPr>
                <w:rFonts w:hint="eastAsia" w:ascii="宋体" w:hAnsi="宋体" w:eastAsia="宋体" w:cs="宋体"/>
                <w:color w:val="auto"/>
                <w:sz w:val="21"/>
                <w:szCs w:val="21"/>
                <w:vertAlign w:val="baseline"/>
                <w:lang w:val="en-US" w:eastAsia="zh-CN"/>
              </w:rPr>
            </w:pPr>
          </w:p>
        </w:tc>
      </w:tr>
      <w:tr w14:paraId="5EADF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70A44B6D">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5</w:t>
            </w:r>
          </w:p>
        </w:tc>
        <w:tc>
          <w:tcPr>
            <w:tcW w:w="1275" w:type="pct"/>
            <w:gridSpan w:val="2"/>
            <w:noWrap w:val="0"/>
            <w:vAlign w:val="center"/>
          </w:tcPr>
          <w:p w14:paraId="48BF2C28">
            <w:pPr>
              <w:widowControl w:val="0"/>
              <w:snapToGrid w:val="0"/>
              <w:ind w:left="0" w:leftChars="0" w:firstLine="0" w:firstLineChars="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highlight w:val="none"/>
                <w:lang w:val="en-US" w:eastAsia="zh-CN" w:bidi="ar-SA"/>
              </w:rPr>
              <w:t>投标文件编制人员</w:t>
            </w:r>
          </w:p>
        </w:tc>
        <w:tc>
          <w:tcPr>
            <w:tcW w:w="529" w:type="pct"/>
            <w:noWrap w:val="0"/>
            <w:vAlign w:val="center"/>
          </w:tcPr>
          <w:p w14:paraId="73A3274C">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1FCE352C">
            <w:pPr>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47C7FA4C">
            <w:pPr>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435A6E07">
            <w:pPr>
              <w:jc w:val="center"/>
              <w:rPr>
                <w:rFonts w:hint="eastAsia" w:ascii="宋体" w:hAnsi="宋体" w:eastAsia="宋体" w:cs="宋体"/>
                <w:color w:val="auto"/>
                <w:sz w:val="21"/>
                <w:szCs w:val="21"/>
                <w:vertAlign w:val="baseline"/>
                <w:lang w:val="en-US" w:eastAsia="zh-CN"/>
              </w:rPr>
            </w:pPr>
          </w:p>
        </w:tc>
      </w:tr>
      <w:tr w14:paraId="1C6C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5408CC54">
            <w:pPr>
              <w:jc w:val="left"/>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说明：同一职务有多人担任（如主要技术人员），应分行填写。</w:t>
            </w:r>
          </w:p>
        </w:tc>
      </w:tr>
      <w:tr w14:paraId="5ABD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5000" w:type="pct"/>
            <w:gridSpan w:val="8"/>
            <w:noWrap w:val="0"/>
            <w:vAlign w:val="center"/>
          </w:tcPr>
          <w:p w14:paraId="395A0165">
            <w:pPr>
              <w:jc w:val="center"/>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投标（响应）供应商关联关系情况</w:t>
            </w:r>
          </w:p>
        </w:tc>
      </w:tr>
      <w:tr w14:paraId="001A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62D55EF3">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序号</w:t>
            </w:r>
          </w:p>
        </w:tc>
        <w:tc>
          <w:tcPr>
            <w:tcW w:w="1275" w:type="pct"/>
            <w:gridSpan w:val="2"/>
            <w:tcBorders>
              <w:bottom w:val="single" w:color="auto" w:sz="4" w:space="0"/>
            </w:tcBorders>
            <w:noWrap w:val="0"/>
            <w:vAlign w:val="center"/>
          </w:tcPr>
          <w:p w14:paraId="5B8DD3E1">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vertAlign w:val="baseline"/>
                <w:lang w:val="en-US" w:eastAsia="zh-CN"/>
              </w:rPr>
              <w:t>关联关系类型</w:t>
            </w:r>
          </w:p>
        </w:tc>
        <w:tc>
          <w:tcPr>
            <w:tcW w:w="971" w:type="pct"/>
            <w:gridSpan w:val="2"/>
            <w:tcBorders>
              <w:bottom w:val="single" w:color="auto" w:sz="4" w:space="0"/>
            </w:tcBorders>
            <w:noWrap w:val="0"/>
            <w:vAlign w:val="center"/>
          </w:tcPr>
          <w:p w14:paraId="303377F2">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关联主体名称</w:t>
            </w:r>
          </w:p>
        </w:tc>
        <w:tc>
          <w:tcPr>
            <w:tcW w:w="2340" w:type="pct"/>
            <w:gridSpan w:val="3"/>
            <w:tcBorders>
              <w:bottom w:val="single" w:color="auto" w:sz="4" w:space="0"/>
            </w:tcBorders>
            <w:noWrap w:val="0"/>
            <w:vAlign w:val="center"/>
          </w:tcPr>
          <w:p w14:paraId="1FE782A4">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备注</w:t>
            </w:r>
          </w:p>
        </w:tc>
      </w:tr>
      <w:tr w14:paraId="050FA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22DB20D7">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68C011B7">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控股股东</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6EE6D458">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713B4223">
            <w:pPr>
              <w:snapToGrid w:val="0"/>
              <w:jc w:val="left"/>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1512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7EC67F6C">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25C87F59">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管理关系</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7AF881C8">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20191253">
            <w:pPr>
              <w:snapToGrid w:val="0"/>
              <w:jc w:val="left"/>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指对投标（响应）供应商不具有出资持股关系，但对其存在管理关系的主体。</w:t>
            </w:r>
          </w:p>
        </w:tc>
      </w:tr>
      <w:tr w14:paraId="1AFB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5000" w:type="pct"/>
            <w:gridSpan w:val="8"/>
            <w:tcBorders>
              <w:top w:val="single" w:color="auto" w:sz="4" w:space="0"/>
              <w:left w:val="single" w:color="auto" w:sz="4" w:space="0"/>
              <w:bottom w:val="single" w:color="auto" w:sz="4" w:space="0"/>
              <w:right w:val="single" w:color="auto" w:sz="4" w:space="0"/>
            </w:tcBorders>
            <w:noWrap w:val="0"/>
            <w:vAlign w:val="center"/>
          </w:tcPr>
          <w:p w14:paraId="2194E140">
            <w:pPr>
              <w:snapToGrid w:val="0"/>
              <w:jc w:val="left"/>
              <w:rPr>
                <w:rFonts w:hint="default" w:ascii="宋体" w:hAnsi="宋体" w:eastAsia="宋体" w:cs="宋体"/>
                <w:b/>
                <w:bCs/>
                <w:color w:val="FF0000"/>
                <w:sz w:val="21"/>
                <w:szCs w:val="21"/>
                <w:highlight w:val="none"/>
                <w:vertAlign w:val="baseline"/>
                <w:lang w:val="en-US" w:eastAsia="zh-CN"/>
              </w:rPr>
            </w:pPr>
            <w:r>
              <w:rPr>
                <w:rFonts w:hint="default" w:ascii="宋体" w:hAnsi="宋体" w:eastAsia="宋体" w:cs="宋体"/>
                <w:b/>
                <w:bCs/>
                <w:color w:val="FF0000"/>
                <w:sz w:val="21"/>
                <w:szCs w:val="21"/>
                <w:highlight w:val="none"/>
                <w:vertAlign w:val="baseline"/>
                <w:lang w:val="en-US" w:eastAsia="zh-CN"/>
              </w:rPr>
              <w:t>说明：1.同一关联关系类型有多个主体的，应分行填写。</w:t>
            </w:r>
          </w:p>
          <w:p w14:paraId="3F082107">
            <w:pPr>
              <w:snapToGrid w:val="0"/>
              <w:jc w:val="left"/>
              <w:rPr>
                <w:rFonts w:hint="default"/>
                <w:lang w:val="en-US" w:eastAsia="zh-CN"/>
              </w:rPr>
            </w:pPr>
            <w:r>
              <w:rPr>
                <w:rFonts w:hint="default" w:ascii="宋体" w:hAnsi="宋体" w:eastAsia="宋体" w:cs="宋体"/>
                <w:b/>
                <w:bCs/>
                <w:color w:val="FF0000"/>
                <w:sz w:val="21"/>
                <w:szCs w:val="21"/>
                <w:highlight w:val="none"/>
                <w:vertAlign w:val="baseline"/>
                <w:lang w:val="en-US" w:eastAsia="zh-CN"/>
              </w:rPr>
              <w:t>2.《供应商基本情况表》为必填内容，若存在异常且不符合要求的供应商资格性审查将不予通过，作投标无效处理。</w:t>
            </w:r>
          </w:p>
        </w:tc>
      </w:tr>
    </w:tbl>
    <w:p w14:paraId="412EA0BE">
      <w:pPr>
        <w:keepNext/>
        <w:keepLines/>
        <w:pageBreakBefore w:val="0"/>
        <w:widowControl w:val="0"/>
        <w:kinsoku/>
        <w:wordWrap/>
        <w:overflowPunct/>
        <w:topLinePunct w:val="0"/>
        <w:autoSpaceDE/>
        <w:autoSpaceDN/>
        <w:bidi w:val="0"/>
        <w:adjustRightInd/>
        <w:snapToGrid/>
        <w:jc w:val="center"/>
        <w:textAlignment w:val="auto"/>
        <w:outlineLvl w:val="9"/>
        <w:rPr>
          <w:rFonts w:hint="eastAsia" w:ascii="黑体" w:eastAsia="黑体"/>
          <w:b w:val="0"/>
          <w:sz w:val="24"/>
          <w:lang w:val="en-US" w:eastAsia="zh-CN"/>
        </w:rPr>
      </w:pPr>
    </w:p>
    <w:p w14:paraId="1613B620">
      <w:pPr>
        <w:pStyle w:val="3"/>
        <w:jc w:val="center"/>
        <w:rPr>
          <w:rFonts w:ascii="黑体" w:eastAsia="黑体"/>
          <w:b w:val="0"/>
          <w:sz w:val="24"/>
        </w:rPr>
      </w:pPr>
      <w:r>
        <w:rPr>
          <w:rFonts w:hint="eastAsia" w:ascii="黑体" w:eastAsia="黑体"/>
          <w:b w:val="0"/>
          <w:sz w:val="24"/>
          <w:lang w:val="en-US" w:eastAsia="zh-CN"/>
        </w:rPr>
        <w:t>二</w:t>
      </w:r>
      <w:r>
        <w:rPr>
          <w:rFonts w:hint="eastAsia" w:ascii="黑体" w:eastAsia="黑体"/>
          <w:b w:val="0"/>
          <w:sz w:val="24"/>
        </w:rPr>
        <w:t>、</w:t>
      </w:r>
      <w:bookmarkStart w:id="39" w:name="_Hlk72092499"/>
      <w:r>
        <w:rPr>
          <w:rFonts w:hint="eastAsia" w:ascii="黑体" w:eastAsia="黑体"/>
          <w:b w:val="0"/>
          <w:sz w:val="24"/>
        </w:rPr>
        <w:t>法定代表人（负责人）证明书</w:t>
      </w:r>
      <w:bookmarkEnd w:id="39"/>
    </w:p>
    <w:p w14:paraId="64FAB80A">
      <w:pPr>
        <w:rPr>
          <w:sz w:val="24"/>
        </w:rPr>
      </w:pPr>
    </w:p>
    <w:p w14:paraId="4496A60C">
      <w:pPr>
        <w:spacing w:line="360" w:lineRule="auto"/>
        <w:ind w:firstLine="420" w:firstLineChars="200"/>
        <w:rPr>
          <w:rFonts w:hint="default" w:eastAsia="宋体"/>
          <w:szCs w:val="21"/>
          <w:lang w:val="en-US" w:eastAsia="zh-CN"/>
        </w:rPr>
      </w:pP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eastAsia="宋体"/>
          <w:szCs w:val="21"/>
          <w:u w:val="none"/>
          <w:lang w:eastAsia="zh-CN"/>
        </w:rPr>
        <w:t>（</w:t>
      </w:r>
      <w:r>
        <w:rPr>
          <w:rFonts w:hint="eastAsia" w:ascii="Times New Roman" w:eastAsia="宋体"/>
          <w:szCs w:val="21"/>
          <w:u w:val="none"/>
          <w:lang w:val="en-US" w:eastAsia="zh-CN"/>
        </w:rPr>
        <w:t>姓名</w:t>
      </w:r>
      <w:r>
        <w:rPr>
          <w:rFonts w:hint="eastAsia" w:eastAsia="宋体"/>
          <w:szCs w:val="21"/>
          <w:u w:val="none"/>
          <w:lang w:eastAsia="zh-CN"/>
        </w:rPr>
        <w:t>）</w:t>
      </w:r>
      <w:r>
        <w:rPr>
          <w:rFonts w:hint="eastAsia"/>
          <w:szCs w:val="21"/>
        </w:rPr>
        <w:t>，现任我单位</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ascii="Times New Roman" w:eastAsia="宋体"/>
          <w:szCs w:val="21"/>
          <w:lang w:val="en-US" w:eastAsia="zh-CN"/>
        </w:rPr>
        <w:t>身份证件</w:t>
      </w:r>
      <w:r>
        <w:rPr>
          <w:rFonts w:hint="eastAsia"/>
          <w:szCs w:val="21"/>
        </w:rPr>
        <w:t>号</w:t>
      </w:r>
      <w:r>
        <w:rPr>
          <w:rFonts w:hint="eastAsia" w:ascii="Times New Roman" w:eastAsia="宋体"/>
          <w:szCs w:val="21"/>
          <w:lang w:val="en-US" w:eastAsia="zh-CN"/>
        </w:rPr>
        <w:t>为</w:t>
      </w:r>
      <w:r>
        <w:rPr>
          <w:rFonts w:hint="eastAsia"/>
          <w:szCs w:val="21"/>
        </w:rPr>
        <w:t>：</w:t>
      </w:r>
      <w:r>
        <w:rPr>
          <w:rFonts w:hint="eastAsia"/>
          <w:szCs w:val="21"/>
          <w:u w:val="single"/>
        </w:rPr>
        <w:t xml:space="preserve">                                     </w:t>
      </w:r>
      <w:r>
        <w:rPr>
          <w:rFonts w:hint="eastAsia" w:eastAsia="宋体"/>
          <w:szCs w:val="21"/>
          <w:u w:val="none"/>
          <w:lang w:eastAsia="zh-CN"/>
        </w:rPr>
        <w:t>，</w:t>
      </w:r>
      <w:r>
        <w:rPr>
          <w:rFonts w:hint="eastAsia"/>
          <w:szCs w:val="21"/>
        </w:rPr>
        <w:t>联系电话：</w:t>
      </w:r>
      <w:r>
        <w:rPr>
          <w:rFonts w:hint="eastAsia" w:ascii="Times New Roman" w:eastAsia="宋体"/>
          <w:szCs w:val="21"/>
          <w:u w:val="single"/>
          <w:lang w:val="en-US" w:eastAsia="zh-CN"/>
        </w:rPr>
        <w:t xml:space="preserve">                </w:t>
      </w:r>
      <w:r>
        <w:rPr>
          <w:rFonts w:hint="eastAsia" w:ascii="Times New Roman" w:eastAsia="宋体"/>
          <w:szCs w:val="21"/>
          <w:lang w:val="en-US" w:eastAsia="zh-CN"/>
        </w:rPr>
        <w:t>。</w:t>
      </w:r>
    </w:p>
    <w:p w14:paraId="53DAF34E">
      <w:pPr>
        <w:spacing w:line="360" w:lineRule="auto"/>
        <w:ind w:firstLine="420" w:firstLineChars="200"/>
        <w:rPr>
          <w:szCs w:val="21"/>
        </w:rPr>
      </w:pPr>
      <w:r>
        <w:rPr>
          <w:rFonts w:hint="eastAsia"/>
          <w:szCs w:val="21"/>
        </w:rPr>
        <w:t>特此证明。</w:t>
      </w:r>
    </w:p>
    <w:p w14:paraId="420ED1D9">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14:paraId="4BFD122E">
      <w:pPr>
        <w:numPr>
          <w:ilvl w:val="0"/>
          <w:numId w:val="15"/>
        </w:numPr>
        <w:spacing w:line="360" w:lineRule="auto"/>
        <w:ind w:firstLine="420" w:firstLineChars="200"/>
        <w:rPr>
          <w:rFonts w:hint="eastAsia"/>
          <w:color w:val="auto"/>
          <w:szCs w:val="21"/>
          <w:lang w:val="en-US" w:eastAsia="zh-CN"/>
        </w:rPr>
      </w:pPr>
      <w:r>
        <w:rPr>
          <w:rFonts w:hint="eastAsia" w:eastAsia="宋体"/>
          <w:color w:val="auto"/>
          <w:szCs w:val="21"/>
          <w:lang w:eastAsia="zh-Hans"/>
        </w:rPr>
        <w:t>本证明书要供法定代表人（负责人）</w:t>
      </w:r>
      <w:r>
        <w:rPr>
          <w:rFonts w:hint="eastAsia" w:ascii="Times New Roman" w:eastAsia="宋体"/>
          <w:color w:val="auto"/>
          <w:szCs w:val="21"/>
          <w:lang w:val="en-US" w:eastAsia="zh-CN"/>
        </w:rPr>
        <w:t>相关身份证明文件：身份证扫描件（正反两面）；港澳台居民可提供来往通行证扫描件；非中国国籍管辖范围人员，可提供公安部门认可的身份证明材料扫描件。</w:t>
      </w:r>
    </w:p>
    <w:p w14:paraId="353969BB">
      <w:pPr>
        <w:numPr>
          <w:ilvl w:val="0"/>
          <w:numId w:val="15"/>
        </w:numPr>
        <w:spacing w:line="360" w:lineRule="auto"/>
        <w:ind w:firstLine="420" w:firstLineChars="200"/>
        <w:rPr>
          <w:szCs w:val="21"/>
        </w:rPr>
      </w:pPr>
      <w:r>
        <w:rPr>
          <w:rFonts w:hint="eastAsia" w:eastAsia="宋体"/>
          <w:color w:val="auto"/>
          <w:szCs w:val="21"/>
          <w:lang w:eastAsia="zh-Hans"/>
        </w:rPr>
        <w:t>本项目投标授权代表为法定代表人（负责人）的，无需提供</w:t>
      </w:r>
      <w:r>
        <w:rPr>
          <w:rFonts w:hint="eastAsia"/>
          <w:color w:val="auto"/>
          <w:szCs w:val="21"/>
        </w:rPr>
        <w:t>《投标文件签署授权委托书》</w:t>
      </w:r>
      <w:r>
        <w:rPr>
          <w:rFonts w:hint="eastAsia" w:eastAsia="宋体"/>
          <w:color w:val="auto"/>
          <w:szCs w:val="21"/>
          <w:lang w:eastAsia="zh-Hans"/>
        </w:rPr>
        <w:t>。</w:t>
      </w:r>
    </w:p>
    <w:p w14:paraId="29264D2E">
      <w:pPr>
        <w:numPr>
          <w:ilvl w:val="0"/>
          <w:numId w:val="15"/>
        </w:numPr>
        <w:spacing w:line="360" w:lineRule="auto"/>
        <w:ind w:firstLine="420" w:firstLineChars="200"/>
        <w:rPr>
          <w:szCs w:val="21"/>
        </w:rPr>
      </w:pPr>
      <w:r>
        <w:rPr>
          <w:rFonts w:hint="eastAsia"/>
          <w:szCs w:val="21"/>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64A83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7FFC7B18">
            <w:pPr>
              <w:jc w:val="center"/>
              <w:rPr>
                <w:rFonts w:hint="eastAsia"/>
                <w:lang w:val="en-US" w:eastAsia="zh-CN"/>
              </w:rPr>
            </w:pPr>
            <w:r>
              <w:rPr>
                <w:rFonts w:hint="eastAsia" w:ascii="Times New Roman" w:eastAsia="宋体"/>
                <w:lang w:val="en-US" w:eastAsia="zh-CN"/>
              </w:rPr>
              <w:t>证件扫描件正面</w:t>
            </w:r>
          </w:p>
          <w:p w14:paraId="081D21F6">
            <w:pPr>
              <w:pStyle w:val="19"/>
              <w:jc w:val="center"/>
              <w:rPr>
                <w:rFonts w:hint="eastAsia"/>
                <w:lang w:val="en-US" w:eastAsia="zh-CN"/>
              </w:rPr>
            </w:pPr>
          </w:p>
          <w:p w14:paraId="70F6FCE9">
            <w:pPr>
              <w:pStyle w:val="36"/>
              <w:jc w:val="center"/>
              <w:rPr>
                <w:rFonts w:hint="default"/>
                <w:lang w:val="en-US" w:eastAsia="zh-CN"/>
              </w:rPr>
            </w:pPr>
          </w:p>
        </w:tc>
        <w:tc>
          <w:tcPr>
            <w:tcW w:w="4265" w:type="dxa"/>
            <w:vAlign w:val="top"/>
          </w:tcPr>
          <w:p w14:paraId="19678CF1">
            <w:pPr>
              <w:jc w:val="center"/>
              <w:rPr>
                <w:rFonts w:hint="eastAsia"/>
                <w:lang w:val="en-US" w:eastAsia="zh-CN"/>
              </w:rPr>
            </w:pPr>
            <w:r>
              <w:rPr>
                <w:rFonts w:hint="eastAsia" w:ascii="Times New Roman" w:eastAsia="宋体"/>
                <w:lang w:val="en-US" w:eastAsia="zh-CN"/>
              </w:rPr>
              <w:t>证件扫描件反面</w:t>
            </w:r>
          </w:p>
          <w:p w14:paraId="25CADD02">
            <w:pPr>
              <w:pStyle w:val="19"/>
              <w:jc w:val="center"/>
              <w:rPr>
                <w:rFonts w:hint="eastAsia"/>
                <w:lang w:val="en-US" w:eastAsia="zh-CN"/>
              </w:rPr>
            </w:pPr>
          </w:p>
          <w:p w14:paraId="1E13F244">
            <w:pPr>
              <w:pStyle w:val="36"/>
              <w:jc w:val="center"/>
              <w:rPr>
                <w:rFonts w:hint="eastAsia"/>
                <w:sz w:val="24"/>
                <w:vertAlign w:val="baseline"/>
                <w:lang w:val="en-US" w:eastAsia="zh-CN"/>
              </w:rPr>
            </w:pPr>
          </w:p>
        </w:tc>
      </w:tr>
    </w:tbl>
    <w:p w14:paraId="54FC2B40">
      <w:pPr>
        <w:spacing w:line="360" w:lineRule="auto"/>
        <w:ind w:firstLine="480" w:firstLineChars="200"/>
        <w:rPr>
          <w:rFonts w:hint="eastAsia"/>
          <w:b/>
          <w:bCs/>
          <w:color w:val="FF0000"/>
          <w:szCs w:val="21"/>
          <w:u w:val="none"/>
        </w:rPr>
      </w:pPr>
      <w:r>
        <w:rPr>
          <w:rFonts w:hint="eastAsia" w:ascii="黑体" w:hAnsi="黑体" w:eastAsia="黑体" w:cs="黑体"/>
          <w:b/>
          <w:bCs/>
          <w:color w:val="auto"/>
          <w:sz w:val="24"/>
          <w:szCs w:val="24"/>
          <w:u w:val="none"/>
          <w:lang w:val="en-US" w:eastAsia="zh-CN"/>
        </w:rPr>
        <w:t>温馨提示</w:t>
      </w:r>
      <w:r>
        <w:rPr>
          <w:rFonts w:hint="eastAsia" w:ascii="黑体" w:hAnsi="黑体" w:eastAsia="黑体" w:cs="黑体"/>
          <w:color w:val="auto"/>
          <w:sz w:val="24"/>
          <w:szCs w:val="24"/>
          <w:u w:val="none"/>
          <w:lang w:val="en-US" w:eastAsia="zh-CN"/>
        </w:rPr>
        <w:t>：</w:t>
      </w:r>
      <w:r>
        <w:rPr>
          <w:rFonts w:hint="eastAsia" w:ascii="Times New Roman" w:hAnsi="Times New Roman" w:eastAsia="宋体" w:cs="Times New Roman"/>
          <w:kern w:val="2"/>
          <w:sz w:val="21"/>
          <w:szCs w:val="21"/>
          <w:lang w:val="en-US" w:eastAsia="zh-CN" w:bidi="ar-SA"/>
        </w:rPr>
        <w:t>为避免出现《深圳经济特区政府采购条例实施细则》第七十五条第二项所列情形，请投标供应商核实</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法定代表人、本项目投标授权代表人、项目负责人（如有）、主要技术人员（如有）等是否在</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缴纳社会保险。</w:t>
      </w:r>
    </w:p>
    <w:p w14:paraId="74D11CC3">
      <w:pPr>
        <w:rPr>
          <w:sz w:val="24"/>
        </w:rPr>
      </w:pPr>
    </w:p>
    <w:p w14:paraId="574E1CDB">
      <w:pPr>
        <w:keepNext/>
        <w:keepLines/>
        <w:pageBreakBefore w:val="0"/>
        <w:widowControl w:val="0"/>
        <w:kinsoku/>
        <w:wordWrap/>
        <w:overflowPunct/>
        <w:topLinePunct w:val="0"/>
        <w:autoSpaceDE/>
        <w:autoSpaceDN/>
        <w:bidi w:val="0"/>
        <w:adjustRightInd/>
        <w:snapToGrid/>
        <w:spacing w:before="120" w:after="120"/>
        <w:jc w:val="center"/>
        <w:textAlignment w:val="auto"/>
        <w:outlineLvl w:val="9"/>
        <w:rPr>
          <w:rFonts w:hint="eastAsia" w:ascii="黑体" w:eastAsia="黑体"/>
          <w:b w:val="0"/>
          <w:sz w:val="24"/>
          <w:lang w:val="en-US" w:eastAsia="zh-CN"/>
        </w:rPr>
      </w:pPr>
    </w:p>
    <w:p w14:paraId="02024038">
      <w:pPr>
        <w:pStyle w:val="3"/>
        <w:spacing w:before="120" w:after="120"/>
        <w:jc w:val="center"/>
        <w:rPr>
          <w:rFonts w:ascii="黑体" w:eastAsia="黑体"/>
          <w:b w:val="0"/>
          <w:sz w:val="24"/>
        </w:rPr>
      </w:pPr>
      <w:r>
        <w:rPr>
          <w:rFonts w:hint="eastAsia" w:ascii="黑体" w:eastAsia="黑体"/>
          <w:b w:val="0"/>
          <w:sz w:val="24"/>
          <w:lang w:val="en-US" w:eastAsia="zh-CN"/>
        </w:rPr>
        <w:t>三</w:t>
      </w:r>
      <w:r>
        <w:rPr>
          <w:rFonts w:hint="eastAsia" w:ascii="黑体" w:eastAsia="黑体"/>
          <w:b w:val="0"/>
          <w:sz w:val="24"/>
        </w:rPr>
        <w:t>、投标文件签署授权委托书</w:t>
      </w:r>
    </w:p>
    <w:p w14:paraId="216FFB60">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14:paraId="6482BAB1">
      <w:pPr>
        <w:spacing w:line="360" w:lineRule="auto"/>
        <w:ind w:firstLine="420" w:firstLineChars="200"/>
        <w:rPr>
          <w:rFonts w:hint="eastAsia"/>
          <w:szCs w:val="21"/>
        </w:rPr>
      </w:pPr>
      <w:r>
        <w:rPr>
          <w:rFonts w:hint="eastAsia"/>
          <w:szCs w:val="21"/>
        </w:rPr>
        <w:t>代理人无转委托权，特此委托。</w:t>
      </w:r>
    </w:p>
    <w:p w14:paraId="107D0420">
      <w:pPr>
        <w:spacing w:line="360" w:lineRule="auto"/>
        <w:ind w:firstLine="420" w:firstLineChars="200"/>
        <w:rPr>
          <w:rFonts w:hint="eastAsia"/>
          <w:szCs w:val="21"/>
        </w:rPr>
      </w:pPr>
    </w:p>
    <w:p w14:paraId="18046F15">
      <w:pPr>
        <w:spacing w:line="360" w:lineRule="auto"/>
        <w:ind w:firstLine="420" w:firstLineChars="200"/>
        <w:rPr>
          <w:rFonts w:hint="eastAsia"/>
          <w:szCs w:val="21"/>
          <w:u w:val="none"/>
          <w:lang w:eastAsia="zh-CN"/>
        </w:rPr>
      </w:pPr>
      <w:r>
        <w:rPr>
          <w:rFonts w:hint="eastAsia"/>
          <w:szCs w:val="21"/>
        </w:rPr>
        <w:t>代理人</w:t>
      </w:r>
      <w:r>
        <w:rPr>
          <w:rFonts w:hint="eastAsia" w:eastAsia="宋体"/>
          <w:szCs w:val="21"/>
          <w:lang w:eastAsia="zh-CN"/>
        </w:rPr>
        <w:t>：</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41399418">
      <w:pPr>
        <w:spacing w:line="360" w:lineRule="auto"/>
        <w:ind w:firstLine="420" w:firstLineChars="200"/>
        <w:rPr>
          <w:rFonts w:hint="eastAsia"/>
          <w:szCs w:val="21"/>
          <w:u w:val="none"/>
          <w:lang w:eastAsia="zh-CN"/>
        </w:rPr>
      </w:pPr>
      <w:r>
        <w:rPr>
          <w:rFonts w:hint="eastAsia"/>
          <w:szCs w:val="21"/>
        </w:rPr>
        <w:t>身份</w:t>
      </w:r>
      <w:r>
        <w:rPr>
          <w:rFonts w:hint="eastAsia" w:ascii="Times New Roman" w:eastAsia="宋体"/>
          <w:szCs w:val="21"/>
          <w:lang w:val="en-US" w:eastAsia="zh-CN"/>
        </w:rPr>
        <w:t>证件号</w:t>
      </w:r>
      <w:r>
        <w:rPr>
          <w:rFonts w:hint="eastAsia"/>
          <w:szCs w:val="21"/>
        </w:rPr>
        <w:t>：</w:t>
      </w:r>
      <w:r>
        <w:rPr>
          <w:rFonts w:hint="eastAsia"/>
          <w:szCs w:val="21"/>
          <w:u w:val="single"/>
        </w:rPr>
        <w:t xml:space="preserve">                        </w:t>
      </w:r>
      <w:r>
        <w:rPr>
          <w:rFonts w:hint="eastAsia" w:eastAsia="宋体"/>
          <w:szCs w:val="21"/>
          <w:u w:val="none"/>
          <w:lang w:eastAsia="zh-CN"/>
        </w:rPr>
        <w:t>，</w:t>
      </w:r>
      <w:r>
        <w:rPr>
          <w:rFonts w:hint="eastAsia"/>
          <w:szCs w:val="21"/>
        </w:rPr>
        <w:t>职务：</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3CF3FF5D">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eastAsia="宋体"/>
          <w:szCs w:val="21"/>
          <w:lang w:eastAsia="zh-CN"/>
        </w:rPr>
        <w:t>，</w:t>
      </w:r>
      <w:r>
        <w:rPr>
          <w:rFonts w:hint="eastAsia"/>
          <w:szCs w:val="21"/>
        </w:rPr>
        <w:t>手机：</w:t>
      </w:r>
      <w:r>
        <w:rPr>
          <w:rFonts w:hint="eastAsia"/>
          <w:szCs w:val="21"/>
          <w:u w:val="single"/>
        </w:rPr>
        <w:t xml:space="preserve">                </w:t>
      </w:r>
      <w:r>
        <w:rPr>
          <w:rFonts w:hint="eastAsia" w:eastAsia="宋体"/>
          <w:szCs w:val="21"/>
          <w:u w:val="none"/>
          <w:lang w:eastAsia="zh-CN"/>
        </w:rPr>
        <w:t>，</w:t>
      </w:r>
      <w:r>
        <w:rPr>
          <w:rFonts w:hint="eastAsia" w:ascii="Times New Roman" w:eastAsia="宋体"/>
          <w:szCs w:val="21"/>
          <w:u w:val="none"/>
          <w:lang w:val="en-US" w:eastAsia="zh-CN"/>
        </w:rPr>
        <w:t>电子邮箱：</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5D608012">
      <w:pPr>
        <w:spacing w:line="360" w:lineRule="auto"/>
        <w:ind w:firstLine="420" w:firstLineChars="200"/>
        <w:rPr>
          <w:rFonts w:hint="eastAsia" w:eastAsia="宋体"/>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eastAsia="宋体"/>
          <w:szCs w:val="21"/>
          <w:lang w:eastAsia="zh-CN"/>
        </w:rPr>
        <w:t>。</w:t>
      </w:r>
    </w:p>
    <w:p w14:paraId="1E367BFF">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090ED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066259EC">
            <w:pPr>
              <w:jc w:val="center"/>
              <w:rPr>
                <w:rFonts w:hint="eastAsia"/>
                <w:lang w:val="en-US" w:eastAsia="zh-CN"/>
              </w:rPr>
            </w:pPr>
            <w:r>
              <w:rPr>
                <w:rFonts w:hint="eastAsia" w:ascii="Times New Roman" w:eastAsia="宋体"/>
                <w:lang w:val="en-US" w:eastAsia="zh-CN"/>
              </w:rPr>
              <w:t>证件扫描件正面</w:t>
            </w:r>
          </w:p>
          <w:p w14:paraId="23FD41F4">
            <w:pPr>
              <w:pStyle w:val="19"/>
              <w:jc w:val="center"/>
              <w:rPr>
                <w:rFonts w:hint="eastAsia"/>
                <w:lang w:val="en-US" w:eastAsia="zh-CN"/>
              </w:rPr>
            </w:pPr>
          </w:p>
          <w:p w14:paraId="7B1E0D1B">
            <w:pPr>
              <w:pStyle w:val="36"/>
              <w:jc w:val="center"/>
              <w:rPr>
                <w:rFonts w:hint="default"/>
                <w:lang w:val="en-US" w:eastAsia="zh-CN"/>
              </w:rPr>
            </w:pPr>
          </w:p>
        </w:tc>
        <w:tc>
          <w:tcPr>
            <w:tcW w:w="4265" w:type="dxa"/>
            <w:vAlign w:val="top"/>
          </w:tcPr>
          <w:p w14:paraId="3DE7A201">
            <w:pPr>
              <w:jc w:val="center"/>
              <w:rPr>
                <w:rFonts w:hint="eastAsia"/>
                <w:lang w:val="en-US" w:eastAsia="zh-CN"/>
              </w:rPr>
            </w:pPr>
            <w:r>
              <w:rPr>
                <w:rFonts w:hint="eastAsia" w:ascii="Times New Roman" w:eastAsia="宋体"/>
                <w:lang w:val="en-US" w:eastAsia="zh-CN"/>
              </w:rPr>
              <w:t>证件扫描件反面</w:t>
            </w:r>
          </w:p>
          <w:p w14:paraId="070E73A1">
            <w:pPr>
              <w:pStyle w:val="19"/>
              <w:jc w:val="center"/>
              <w:rPr>
                <w:rFonts w:hint="eastAsia"/>
                <w:lang w:val="en-US" w:eastAsia="zh-CN"/>
              </w:rPr>
            </w:pPr>
          </w:p>
          <w:p w14:paraId="0F771D08">
            <w:pPr>
              <w:pStyle w:val="36"/>
              <w:jc w:val="center"/>
              <w:rPr>
                <w:rFonts w:hint="eastAsia"/>
                <w:sz w:val="24"/>
                <w:vertAlign w:val="baseline"/>
                <w:lang w:val="en-US" w:eastAsia="zh-CN"/>
              </w:rPr>
            </w:pPr>
          </w:p>
        </w:tc>
      </w:tr>
    </w:tbl>
    <w:p w14:paraId="664253ED">
      <w:pPr>
        <w:spacing w:line="360" w:lineRule="auto"/>
        <w:ind w:firstLine="480" w:firstLineChars="200"/>
        <w:rPr>
          <w:rFonts w:hint="eastAsia" w:ascii="Times New Roman" w:hAnsi="Times New Roman" w:eastAsia="宋体" w:cs="Times New Roman"/>
          <w:kern w:val="2"/>
          <w:sz w:val="21"/>
          <w:szCs w:val="21"/>
          <w:lang w:val="en-US" w:eastAsia="zh-CN" w:bidi="ar-SA"/>
        </w:rPr>
      </w:pPr>
      <w:r>
        <w:rPr>
          <w:rFonts w:hint="eastAsia" w:ascii="黑体" w:hAnsi="黑体" w:eastAsia="黑体" w:cs="黑体"/>
          <w:b/>
          <w:bCs/>
          <w:color w:val="auto"/>
          <w:sz w:val="24"/>
          <w:szCs w:val="24"/>
          <w:u w:val="none"/>
          <w:lang w:val="en-US" w:eastAsia="zh-CN"/>
        </w:rPr>
        <w:t>温馨提示</w:t>
      </w:r>
      <w:r>
        <w:rPr>
          <w:rFonts w:hint="eastAsia" w:ascii="黑体" w:hAnsi="黑体" w:eastAsia="黑体" w:cs="黑体"/>
          <w:color w:val="auto"/>
          <w:sz w:val="24"/>
          <w:szCs w:val="24"/>
          <w:u w:val="none"/>
          <w:lang w:val="en-US" w:eastAsia="zh-CN"/>
        </w:rPr>
        <w:t>：</w:t>
      </w:r>
      <w:r>
        <w:rPr>
          <w:rFonts w:hint="eastAsia" w:ascii="Times New Roman" w:hAnsi="Times New Roman" w:eastAsia="宋体" w:cs="Times New Roman"/>
          <w:kern w:val="2"/>
          <w:sz w:val="21"/>
          <w:szCs w:val="21"/>
          <w:lang w:val="en-US" w:eastAsia="zh-CN" w:bidi="ar-SA"/>
        </w:rPr>
        <w:t>为避免出现《深圳经济特区政府采购条例实施细则》第七十五条第二项所列情形，请投标供应商核实</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法定代表人、本项目投标授权代表人、项目负责人（如有）、主要技术人员（如有）等是否在</w:t>
      </w:r>
      <w:r>
        <w:rPr>
          <w:rFonts w:hint="eastAsia" w:ascii="Times New Roman" w:hAnsi="Times New Roman" w:cs="Times New Roman"/>
          <w:kern w:val="2"/>
          <w:sz w:val="21"/>
          <w:szCs w:val="21"/>
          <w:lang w:val="en-US" w:eastAsia="zh-CN" w:bidi="ar-SA"/>
        </w:rPr>
        <w:t>贵单位</w:t>
      </w:r>
      <w:r>
        <w:rPr>
          <w:rFonts w:hint="eastAsia" w:ascii="Times New Roman" w:hAnsi="Times New Roman" w:eastAsia="宋体" w:cs="Times New Roman"/>
          <w:kern w:val="2"/>
          <w:sz w:val="21"/>
          <w:szCs w:val="21"/>
          <w:lang w:val="en-US" w:eastAsia="zh-CN" w:bidi="ar-SA"/>
        </w:rPr>
        <w:t>缴纳社会保险。</w:t>
      </w:r>
    </w:p>
    <w:p w14:paraId="7B4AF1E0">
      <w:pPr>
        <w:pStyle w:val="19"/>
        <w:rPr>
          <w:rFonts w:hint="eastAsia" w:ascii="Times New Roman" w:hAnsi="Times New Roman" w:eastAsia="宋体" w:cs="Times New Roman"/>
          <w:kern w:val="2"/>
          <w:sz w:val="21"/>
          <w:szCs w:val="21"/>
          <w:lang w:val="en-US" w:eastAsia="zh-CN" w:bidi="ar-SA"/>
        </w:rPr>
      </w:pPr>
    </w:p>
    <w:p w14:paraId="1BB4F7E4">
      <w:pPr>
        <w:pStyle w:val="3"/>
        <w:jc w:val="center"/>
        <w:rPr>
          <w:rFonts w:ascii="黑体" w:eastAsia="黑体"/>
          <w:b w:val="0"/>
          <w:sz w:val="24"/>
          <w:szCs w:val="24"/>
        </w:rPr>
      </w:pPr>
      <w:r>
        <w:rPr>
          <w:rFonts w:hint="eastAsia" w:ascii="黑体" w:eastAsia="黑体"/>
          <w:b w:val="0"/>
          <w:sz w:val="24"/>
          <w:szCs w:val="24"/>
        </w:rPr>
        <w:t>四、项目详细报价</w:t>
      </w:r>
    </w:p>
    <w:p w14:paraId="7AB65BD5">
      <w:pPr>
        <w:tabs>
          <w:tab w:val="left" w:pos="720"/>
        </w:tabs>
        <w:ind w:firstLine="3123" w:firstLineChars="1300"/>
        <w:rPr>
          <w:b/>
          <w:sz w:val="24"/>
        </w:rPr>
      </w:pPr>
      <w:r>
        <w:rPr>
          <w:rFonts w:hint="eastAsia"/>
          <w:b/>
          <w:sz w:val="24"/>
        </w:rPr>
        <w:t>（一）分项报价表</w:t>
      </w:r>
    </w:p>
    <w:tbl>
      <w:tblPr>
        <w:tblStyle w:val="43"/>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14:paraId="4DD4FDB8">
        <w:tblPrEx>
          <w:tblCellMar>
            <w:top w:w="0" w:type="dxa"/>
            <w:left w:w="108" w:type="dxa"/>
            <w:bottom w:w="0" w:type="dxa"/>
            <w:right w:w="108" w:type="dxa"/>
          </w:tblCellMar>
        </w:tblPrEx>
        <w:trPr>
          <w:trHeight w:val="285" w:hRule="atLeast"/>
        </w:trPr>
        <w:tc>
          <w:tcPr>
            <w:tcW w:w="618" w:type="dxa"/>
            <w:tcBorders>
              <w:top w:val="single" w:color="auto" w:sz="8" w:space="0"/>
              <w:left w:val="single" w:color="auto" w:sz="8" w:space="0"/>
              <w:bottom w:val="single" w:color="auto" w:sz="4" w:space="0"/>
              <w:right w:val="single" w:color="auto" w:sz="4" w:space="0"/>
            </w:tcBorders>
            <w:shd w:val="clear" w:color="000000" w:fill="E7E6E6"/>
            <w:vAlign w:val="center"/>
          </w:tcPr>
          <w:p w14:paraId="281A8B42">
            <w:pPr>
              <w:widowControl/>
              <w:jc w:val="center"/>
              <w:rPr>
                <w:rFonts w:ascii="宋体" w:hAnsi="宋体" w:cs="宋体"/>
                <w:b/>
                <w:bCs/>
                <w:kern w:val="0"/>
                <w:sz w:val="20"/>
                <w:szCs w:val="20"/>
              </w:rPr>
            </w:pPr>
            <w:r>
              <w:rPr>
                <w:rFonts w:hint="eastAsia" w:ascii="宋体" w:hAnsi="宋体" w:cs="宋体"/>
                <w:b/>
                <w:bCs/>
                <w:kern w:val="0"/>
                <w:sz w:val="20"/>
                <w:szCs w:val="20"/>
              </w:rPr>
              <w:t>序号</w:t>
            </w:r>
          </w:p>
        </w:tc>
        <w:tc>
          <w:tcPr>
            <w:tcW w:w="4168" w:type="dxa"/>
            <w:gridSpan w:val="2"/>
            <w:tcBorders>
              <w:top w:val="single" w:color="auto" w:sz="8" w:space="0"/>
              <w:left w:val="nil"/>
              <w:bottom w:val="single" w:color="auto" w:sz="4" w:space="0"/>
              <w:right w:val="single" w:color="auto" w:sz="4" w:space="0"/>
            </w:tcBorders>
            <w:shd w:val="clear" w:color="000000" w:fill="E7E6E6"/>
            <w:vAlign w:val="center"/>
          </w:tcPr>
          <w:p w14:paraId="1F4181B3">
            <w:pPr>
              <w:widowControl/>
              <w:jc w:val="center"/>
              <w:rPr>
                <w:rFonts w:ascii="宋体" w:hAnsi="宋体" w:cs="宋体"/>
                <w:b/>
                <w:bCs/>
                <w:kern w:val="0"/>
                <w:sz w:val="20"/>
                <w:szCs w:val="20"/>
              </w:rPr>
            </w:pPr>
            <w:r>
              <w:rPr>
                <w:rFonts w:hint="eastAsia" w:ascii="宋体" w:hAnsi="宋体" w:cs="宋体"/>
                <w:b/>
                <w:bCs/>
                <w:kern w:val="0"/>
                <w:sz w:val="20"/>
                <w:szCs w:val="20"/>
              </w:rPr>
              <w:t>需求名称</w:t>
            </w:r>
          </w:p>
        </w:tc>
        <w:tc>
          <w:tcPr>
            <w:tcW w:w="1559" w:type="dxa"/>
            <w:tcBorders>
              <w:top w:val="single" w:color="auto" w:sz="8" w:space="0"/>
              <w:left w:val="nil"/>
              <w:bottom w:val="single" w:color="auto" w:sz="4" w:space="0"/>
              <w:right w:val="single" w:color="auto" w:sz="4" w:space="0"/>
            </w:tcBorders>
            <w:shd w:val="clear" w:color="000000" w:fill="E7E6E6"/>
            <w:vAlign w:val="center"/>
          </w:tcPr>
          <w:p w14:paraId="0ACAA330">
            <w:pPr>
              <w:widowControl/>
              <w:jc w:val="center"/>
              <w:rPr>
                <w:rFonts w:ascii="宋体" w:hAnsi="宋体" w:cs="宋体"/>
                <w:b/>
                <w:bCs/>
                <w:kern w:val="0"/>
                <w:sz w:val="20"/>
                <w:szCs w:val="20"/>
              </w:rPr>
            </w:pPr>
            <w:r>
              <w:rPr>
                <w:rFonts w:hint="eastAsia" w:ascii="宋体" w:hAnsi="宋体" w:cs="宋体"/>
                <w:b/>
                <w:bCs/>
                <w:kern w:val="0"/>
                <w:sz w:val="20"/>
                <w:szCs w:val="20"/>
              </w:rPr>
              <w:t>金额（元）</w:t>
            </w:r>
          </w:p>
        </w:tc>
        <w:tc>
          <w:tcPr>
            <w:tcW w:w="2268" w:type="dxa"/>
            <w:tcBorders>
              <w:top w:val="single" w:color="auto" w:sz="8" w:space="0"/>
              <w:left w:val="nil"/>
              <w:bottom w:val="single" w:color="auto" w:sz="4" w:space="0"/>
              <w:right w:val="single" w:color="auto" w:sz="8" w:space="0"/>
            </w:tcBorders>
            <w:shd w:val="clear" w:color="000000" w:fill="E7E6E6"/>
            <w:vAlign w:val="center"/>
          </w:tcPr>
          <w:p w14:paraId="7E8D354B">
            <w:pPr>
              <w:widowControl/>
              <w:jc w:val="center"/>
              <w:rPr>
                <w:rFonts w:ascii="宋体" w:hAnsi="宋体" w:cs="宋体"/>
                <w:b/>
                <w:bCs/>
                <w:kern w:val="0"/>
                <w:sz w:val="20"/>
                <w:szCs w:val="20"/>
              </w:rPr>
            </w:pPr>
            <w:r>
              <w:rPr>
                <w:rFonts w:hint="eastAsia" w:ascii="宋体" w:hAnsi="宋体" w:cs="宋体"/>
                <w:b/>
                <w:bCs/>
                <w:kern w:val="0"/>
                <w:sz w:val="20"/>
                <w:szCs w:val="20"/>
              </w:rPr>
              <w:t>说明</w:t>
            </w:r>
          </w:p>
        </w:tc>
      </w:tr>
      <w:tr w14:paraId="5BEEF9C0">
        <w:tblPrEx>
          <w:tblCellMar>
            <w:top w:w="0" w:type="dxa"/>
            <w:left w:w="108" w:type="dxa"/>
            <w:bottom w:w="0" w:type="dxa"/>
            <w:right w:w="108" w:type="dxa"/>
          </w:tblCellMar>
        </w:tblPrEx>
        <w:trPr>
          <w:trHeight w:val="285" w:hRule="atLeast"/>
        </w:trPr>
        <w:tc>
          <w:tcPr>
            <w:tcW w:w="618" w:type="dxa"/>
            <w:tcBorders>
              <w:top w:val="single" w:color="auto" w:sz="4" w:space="0"/>
              <w:left w:val="single" w:color="auto" w:sz="8" w:space="0"/>
              <w:bottom w:val="single" w:color="auto" w:sz="4" w:space="0"/>
              <w:right w:val="single" w:color="auto" w:sz="4" w:space="0"/>
            </w:tcBorders>
            <w:shd w:val="clear" w:color="auto" w:fill="auto"/>
            <w:vAlign w:val="center"/>
          </w:tcPr>
          <w:p w14:paraId="5BD6C0BB">
            <w:pPr>
              <w:widowControl/>
              <w:jc w:val="center"/>
              <w:rPr>
                <w:rFonts w:ascii="宋体" w:hAnsi="宋体" w:cs="宋体"/>
                <w:kern w:val="0"/>
                <w:sz w:val="20"/>
                <w:szCs w:val="20"/>
              </w:rPr>
            </w:pPr>
            <w:r>
              <w:rPr>
                <w:rFonts w:hint="eastAsia" w:ascii="宋体" w:hAnsi="宋体" w:cs="宋体"/>
                <w:kern w:val="0"/>
                <w:sz w:val="20"/>
                <w:szCs w:val="20"/>
              </w:rPr>
              <w:t>一</w:t>
            </w:r>
          </w:p>
        </w:tc>
        <w:tc>
          <w:tcPr>
            <w:tcW w:w="4168" w:type="dxa"/>
            <w:gridSpan w:val="2"/>
            <w:tcBorders>
              <w:top w:val="single" w:color="auto" w:sz="4" w:space="0"/>
              <w:left w:val="nil"/>
              <w:bottom w:val="single" w:color="auto" w:sz="4" w:space="0"/>
              <w:right w:val="single" w:color="auto" w:sz="4" w:space="0"/>
            </w:tcBorders>
            <w:shd w:val="clear" w:color="auto" w:fill="auto"/>
            <w:vAlign w:val="center"/>
          </w:tcPr>
          <w:p w14:paraId="1B19F999">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p>
        </w:tc>
        <w:tc>
          <w:tcPr>
            <w:tcW w:w="1559" w:type="dxa"/>
            <w:tcBorders>
              <w:top w:val="single" w:color="auto" w:sz="4" w:space="0"/>
              <w:left w:val="nil"/>
              <w:bottom w:val="single" w:color="auto" w:sz="4" w:space="0"/>
              <w:right w:val="single" w:color="auto" w:sz="4" w:space="0"/>
            </w:tcBorders>
            <w:shd w:val="clear" w:color="000000" w:fill="FFFFFF"/>
            <w:vAlign w:val="center"/>
          </w:tcPr>
          <w:p w14:paraId="1472DF1E">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single" w:color="auto" w:sz="4" w:space="0"/>
              <w:left w:val="nil"/>
              <w:bottom w:val="single" w:color="auto" w:sz="4" w:space="0"/>
              <w:right w:val="single" w:color="auto" w:sz="8" w:space="0"/>
            </w:tcBorders>
            <w:shd w:val="clear" w:color="auto" w:fill="auto"/>
            <w:vAlign w:val="center"/>
          </w:tcPr>
          <w:p w14:paraId="1B1D1F82">
            <w:pPr>
              <w:widowControl/>
              <w:jc w:val="left"/>
              <w:rPr>
                <w:rFonts w:ascii="宋体" w:hAnsi="宋体" w:cs="宋体"/>
                <w:kern w:val="0"/>
                <w:sz w:val="20"/>
                <w:szCs w:val="20"/>
              </w:rPr>
            </w:pPr>
          </w:p>
        </w:tc>
      </w:tr>
      <w:tr w14:paraId="1EC086CB">
        <w:tblPrEx>
          <w:tblCellMar>
            <w:top w:w="0" w:type="dxa"/>
            <w:left w:w="108" w:type="dxa"/>
            <w:bottom w:w="0" w:type="dxa"/>
            <w:right w:w="108" w:type="dxa"/>
          </w:tblCellMar>
        </w:tblPrEx>
        <w:trPr>
          <w:trHeight w:val="480" w:hRule="atLeast"/>
        </w:trPr>
        <w:tc>
          <w:tcPr>
            <w:tcW w:w="618" w:type="dxa"/>
            <w:vMerge w:val="restart"/>
            <w:tcBorders>
              <w:top w:val="nil"/>
              <w:left w:val="single" w:color="auto" w:sz="8" w:space="0"/>
              <w:right w:val="single" w:color="auto" w:sz="4" w:space="0"/>
            </w:tcBorders>
            <w:shd w:val="clear" w:color="auto" w:fill="auto"/>
            <w:vAlign w:val="center"/>
          </w:tcPr>
          <w:p w14:paraId="2D3A9BA6">
            <w:pPr>
              <w:widowControl/>
              <w:jc w:val="center"/>
              <w:rPr>
                <w:rFonts w:ascii="宋体" w:hAnsi="宋体" w:cs="宋体"/>
                <w:kern w:val="0"/>
                <w:sz w:val="20"/>
                <w:szCs w:val="20"/>
              </w:rPr>
            </w:pPr>
            <w:r>
              <w:rPr>
                <w:rFonts w:hint="eastAsia" w:ascii="宋体" w:hAnsi="宋体" w:cs="宋体"/>
                <w:kern w:val="0"/>
                <w:sz w:val="20"/>
                <w:szCs w:val="20"/>
              </w:rPr>
              <w:t>二</w:t>
            </w:r>
          </w:p>
        </w:tc>
        <w:tc>
          <w:tcPr>
            <w:tcW w:w="1016" w:type="dxa"/>
            <w:vMerge w:val="restart"/>
            <w:tcBorders>
              <w:top w:val="nil"/>
              <w:left w:val="single" w:color="auto" w:sz="4" w:space="0"/>
              <w:bottom w:val="single" w:color="auto" w:sz="4" w:space="0"/>
              <w:right w:val="single" w:color="auto" w:sz="4" w:space="0"/>
            </w:tcBorders>
            <w:shd w:val="clear" w:color="auto" w:fill="auto"/>
            <w:vAlign w:val="center"/>
          </w:tcPr>
          <w:p w14:paraId="09B20480">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r>
              <w:rPr>
                <w:rFonts w:hint="eastAsia" w:ascii="宋体" w:hAnsi="宋体" w:cs="宋体"/>
                <w:kern w:val="0"/>
                <w:sz w:val="20"/>
                <w:szCs w:val="20"/>
              </w:rPr>
              <w:t>费用</w:t>
            </w:r>
          </w:p>
        </w:tc>
        <w:tc>
          <w:tcPr>
            <w:tcW w:w="3152" w:type="dxa"/>
            <w:tcBorders>
              <w:top w:val="nil"/>
              <w:left w:val="nil"/>
              <w:bottom w:val="single" w:color="auto" w:sz="4" w:space="0"/>
              <w:right w:val="single" w:color="auto" w:sz="4" w:space="0"/>
            </w:tcBorders>
            <w:shd w:val="clear" w:color="auto" w:fill="auto"/>
            <w:vAlign w:val="center"/>
          </w:tcPr>
          <w:p w14:paraId="71CA2C95">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6E7520F6">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restart"/>
            <w:tcBorders>
              <w:top w:val="nil"/>
              <w:left w:val="nil"/>
              <w:right w:val="single" w:color="auto" w:sz="8" w:space="0"/>
            </w:tcBorders>
            <w:shd w:val="clear" w:color="auto" w:fill="auto"/>
            <w:vAlign w:val="center"/>
          </w:tcPr>
          <w:p w14:paraId="0F385D2A">
            <w:pPr>
              <w:widowControl/>
              <w:jc w:val="left"/>
              <w:rPr>
                <w:rFonts w:ascii="宋体" w:hAnsi="宋体" w:cs="宋体"/>
                <w:kern w:val="0"/>
                <w:sz w:val="20"/>
                <w:szCs w:val="20"/>
              </w:rPr>
            </w:pPr>
            <w:r>
              <w:rPr>
                <w:rFonts w:hint="eastAsia" w:ascii="宋体" w:hAnsi="宋体" w:cs="宋体"/>
                <w:kern w:val="0"/>
                <w:sz w:val="20"/>
                <w:szCs w:val="20"/>
              </w:rPr>
              <w:t>　</w:t>
            </w:r>
          </w:p>
        </w:tc>
      </w:tr>
      <w:tr w14:paraId="67291AD1">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702ECEE3">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0AAB4B7A">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7268B172">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523AA82D">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16BF22BA">
            <w:pPr>
              <w:jc w:val="left"/>
              <w:rPr>
                <w:rFonts w:ascii="宋体" w:hAnsi="宋体" w:cs="宋体"/>
                <w:kern w:val="0"/>
                <w:sz w:val="20"/>
                <w:szCs w:val="20"/>
              </w:rPr>
            </w:pPr>
          </w:p>
        </w:tc>
      </w:tr>
      <w:tr w14:paraId="0B1B3994">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67C74B93">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5D6DC410">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6CD6F23E">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5D6F8BA5">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0ABE7234">
            <w:pPr>
              <w:jc w:val="left"/>
              <w:rPr>
                <w:rFonts w:ascii="宋体" w:hAnsi="宋体" w:cs="宋体"/>
                <w:kern w:val="0"/>
                <w:sz w:val="20"/>
                <w:szCs w:val="20"/>
              </w:rPr>
            </w:pPr>
          </w:p>
        </w:tc>
      </w:tr>
      <w:tr w14:paraId="7780FD47">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7BC9ACEE">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7B160846">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7990EE2F">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0C0EB034">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3ED00F0E">
            <w:pPr>
              <w:jc w:val="left"/>
              <w:rPr>
                <w:rFonts w:ascii="宋体" w:hAnsi="宋体" w:cs="宋体"/>
                <w:kern w:val="0"/>
                <w:sz w:val="20"/>
                <w:szCs w:val="20"/>
              </w:rPr>
            </w:pPr>
          </w:p>
        </w:tc>
      </w:tr>
      <w:tr w14:paraId="67603850">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5D21EAFF">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280D10B3">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6C566126">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60B83A16">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1E3CA0A4">
            <w:pPr>
              <w:jc w:val="left"/>
              <w:rPr>
                <w:rFonts w:ascii="宋体" w:hAnsi="宋体" w:cs="宋体"/>
                <w:kern w:val="0"/>
                <w:sz w:val="20"/>
                <w:szCs w:val="20"/>
              </w:rPr>
            </w:pPr>
          </w:p>
        </w:tc>
      </w:tr>
      <w:tr w14:paraId="3EEF6916">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52442048">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62C3D492">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72FFDC35">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3A362BC6">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bottom w:val="single" w:color="auto" w:sz="4" w:space="0"/>
              <w:right w:val="single" w:color="auto" w:sz="8" w:space="0"/>
            </w:tcBorders>
            <w:shd w:val="clear" w:color="auto" w:fill="auto"/>
            <w:vAlign w:val="center"/>
          </w:tcPr>
          <w:p w14:paraId="7F9AB9CB">
            <w:pPr>
              <w:widowControl/>
              <w:jc w:val="left"/>
              <w:rPr>
                <w:rFonts w:ascii="宋体" w:hAnsi="宋体" w:cs="宋体"/>
                <w:kern w:val="0"/>
                <w:sz w:val="20"/>
                <w:szCs w:val="20"/>
              </w:rPr>
            </w:pPr>
          </w:p>
        </w:tc>
      </w:tr>
      <w:tr w14:paraId="61D1865F">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14:paraId="209F389B">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2AFC3459">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r>
              <w:rPr>
                <w:rFonts w:hint="eastAsia" w:ascii="宋体" w:hAnsi="宋体" w:cs="宋体"/>
                <w:kern w:val="0"/>
                <w:sz w:val="20"/>
                <w:szCs w:val="20"/>
              </w:rPr>
              <w:t>费用小计</w:t>
            </w:r>
          </w:p>
        </w:tc>
        <w:tc>
          <w:tcPr>
            <w:tcW w:w="1559" w:type="dxa"/>
            <w:tcBorders>
              <w:top w:val="nil"/>
              <w:left w:val="nil"/>
              <w:bottom w:val="single" w:color="auto" w:sz="4" w:space="0"/>
              <w:right w:val="single" w:color="auto" w:sz="4" w:space="0"/>
            </w:tcBorders>
            <w:shd w:val="clear" w:color="000000" w:fill="FFFFFF"/>
            <w:vAlign w:val="center"/>
          </w:tcPr>
          <w:p w14:paraId="0A5C14E7">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73E37ACD">
            <w:pPr>
              <w:widowControl/>
              <w:jc w:val="left"/>
              <w:rPr>
                <w:rFonts w:ascii="宋体" w:hAnsi="宋体" w:cs="宋体"/>
                <w:kern w:val="0"/>
                <w:sz w:val="20"/>
                <w:szCs w:val="20"/>
              </w:rPr>
            </w:pPr>
            <w:r>
              <w:rPr>
                <w:rFonts w:hint="eastAsia" w:ascii="宋体" w:hAnsi="宋体" w:cs="宋体"/>
                <w:kern w:val="0"/>
                <w:sz w:val="20"/>
                <w:szCs w:val="20"/>
              </w:rPr>
              <w:t>　</w:t>
            </w:r>
          </w:p>
        </w:tc>
      </w:tr>
      <w:tr w14:paraId="0309B713">
        <w:tblPrEx>
          <w:tblCellMar>
            <w:top w:w="0" w:type="dxa"/>
            <w:left w:w="108" w:type="dxa"/>
            <w:bottom w:w="0" w:type="dxa"/>
            <w:right w:w="108" w:type="dxa"/>
          </w:tblCellMar>
        </w:tblPrEx>
        <w:trPr>
          <w:trHeight w:val="285" w:hRule="atLeast"/>
        </w:trPr>
        <w:tc>
          <w:tcPr>
            <w:tcW w:w="618" w:type="dxa"/>
            <w:vMerge w:val="restart"/>
            <w:tcBorders>
              <w:top w:val="nil"/>
              <w:left w:val="single" w:color="auto" w:sz="8" w:space="0"/>
              <w:right w:val="single" w:color="auto" w:sz="4" w:space="0"/>
            </w:tcBorders>
            <w:shd w:val="clear" w:color="000000" w:fill="FFFFFF"/>
            <w:vAlign w:val="center"/>
          </w:tcPr>
          <w:p w14:paraId="2CE13513">
            <w:pPr>
              <w:widowControl/>
              <w:jc w:val="center"/>
              <w:rPr>
                <w:rFonts w:ascii="宋体" w:hAnsi="宋体" w:cs="宋体"/>
                <w:kern w:val="0"/>
                <w:sz w:val="20"/>
                <w:szCs w:val="20"/>
              </w:rPr>
            </w:pPr>
            <w:r>
              <w:rPr>
                <w:rFonts w:hint="eastAsia" w:ascii="宋体" w:hAnsi="宋体" w:cs="宋体"/>
                <w:kern w:val="0"/>
                <w:sz w:val="20"/>
                <w:szCs w:val="20"/>
              </w:rPr>
              <w:t>三</w:t>
            </w:r>
          </w:p>
        </w:tc>
        <w:tc>
          <w:tcPr>
            <w:tcW w:w="1016" w:type="dxa"/>
            <w:vMerge w:val="restart"/>
            <w:tcBorders>
              <w:top w:val="nil"/>
              <w:left w:val="single" w:color="auto" w:sz="4" w:space="0"/>
              <w:bottom w:val="single" w:color="auto" w:sz="4" w:space="0"/>
              <w:right w:val="single" w:color="auto" w:sz="4" w:space="0"/>
            </w:tcBorders>
            <w:shd w:val="clear" w:color="000000" w:fill="FFFFFF"/>
            <w:vAlign w:val="center"/>
          </w:tcPr>
          <w:p w14:paraId="0F1C5213">
            <w:pPr>
              <w:widowControl/>
              <w:jc w:val="center"/>
              <w:rPr>
                <w:rFonts w:ascii="宋体" w:hAnsi="宋体" w:cs="宋体"/>
                <w:kern w:val="0"/>
                <w:sz w:val="20"/>
                <w:szCs w:val="20"/>
              </w:rPr>
            </w:pPr>
            <w:r>
              <w:rPr>
                <w:rFonts w:hint="eastAsia" w:ascii="宋体" w:hAnsi="宋体" w:cs="宋体"/>
                <w:kern w:val="0"/>
                <w:sz w:val="20"/>
                <w:szCs w:val="20"/>
              </w:rPr>
              <w:t>其他费用</w:t>
            </w:r>
          </w:p>
        </w:tc>
        <w:tc>
          <w:tcPr>
            <w:tcW w:w="3152" w:type="dxa"/>
            <w:tcBorders>
              <w:top w:val="nil"/>
              <w:left w:val="nil"/>
              <w:bottom w:val="single" w:color="auto" w:sz="4" w:space="0"/>
              <w:right w:val="single" w:color="auto" w:sz="4" w:space="0"/>
            </w:tcBorders>
            <w:shd w:val="clear" w:color="000000" w:fill="FFFFFF"/>
            <w:vAlign w:val="center"/>
          </w:tcPr>
          <w:p w14:paraId="1ABF0803">
            <w:pPr>
              <w:widowControl/>
              <w:jc w:val="left"/>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14:paraId="73102B3B">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40C06583">
            <w:pPr>
              <w:widowControl/>
              <w:jc w:val="left"/>
              <w:rPr>
                <w:rFonts w:ascii="宋体" w:hAnsi="宋体" w:cs="宋体"/>
                <w:kern w:val="0"/>
                <w:sz w:val="20"/>
                <w:szCs w:val="20"/>
              </w:rPr>
            </w:pPr>
          </w:p>
        </w:tc>
      </w:tr>
      <w:tr w14:paraId="680061A1">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000000" w:fill="FFFFFF"/>
            <w:vAlign w:val="center"/>
          </w:tcPr>
          <w:p w14:paraId="3A1AFF1D">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416485D3">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000000" w:fill="FFFFFF"/>
            <w:vAlign w:val="center"/>
          </w:tcPr>
          <w:p w14:paraId="7BEAAABE">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000000" w:fill="FFFFFF"/>
            <w:vAlign w:val="center"/>
          </w:tcPr>
          <w:p w14:paraId="79966B6E">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4C8A2435">
            <w:pPr>
              <w:widowControl/>
              <w:jc w:val="left"/>
              <w:rPr>
                <w:rFonts w:ascii="宋体" w:hAnsi="宋体" w:cs="宋体"/>
                <w:kern w:val="0"/>
                <w:sz w:val="20"/>
                <w:szCs w:val="20"/>
              </w:rPr>
            </w:pPr>
          </w:p>
        </w:tc>
      </w:tr>
      <w:tr w14:paraId="3C779013">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14:paraId="2E25A2F0">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0AC2CB08">
            <w:pPr>
              <w:widowControl/>
              <w:jc w:val="center"/>
              <w:rPr>
                <w:rFonts w:ascii="宋体" w:hAnsi="宋体" w:cs="宋体"/>
                <w:kern w:val="0"/>
                <w:sz w:val="20"/>
                <w:szCs w:val="20"/>
              </w:rPr>
            </w:pPr>
            <w:r>
              <w:rPr>
                <w:rFonts w:hint="eastAsia" w:ascii="宋体" w:hAnsi="宋体" w:cs="宋体"/>
                <w:kern w:val="0"/>
                <w:sz w:val="20"/>
                <w:szCs w:val="20"/>
              </w:rPr>
              <w:t>其他费用小计</w:t>
            </w:r>
          </w:p>
        </w:tc>
        <w:tc>
          <w:tcPr>
            <w:tcW w:w="1559" w:type="dxa"/>
            <w:tcBorders>
              <w:top w:val="nil"/>
              <w:left w:val="nil"/>
              <w:bottom w:val="single" w:color="auto" w:sz="4" w:space="0"/>
              <w:right w:val="single" w:color="auto" w:sz="4" w:space="0"/>
            </w:tcBorders>
            <w:shd w:val="clear" w:color="000000" w:fill="FFFFFF"/>
            <w:vAlign w:val="center"/>
          </w:tcPr>
          <w:p w14:paraId="590C420C">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568F019D">
            <w:pPr>
              <w:widowControl/>
              <w:jc w:val="left"/>
              <w:rPr>
                <w:rFonts w:ascii="宋体" w:hAnsi="宋体" w:cs="宋体"/>
                <w:kern w:val="0"/>
                <w:sz w:val="20"/>
                <w:szCs w:val="20"/>
              </w:rPr>
            </w:pPr>
            <w:r>
              <w:rPr>
                <w:rFonts w:hint="eastAsia" w:ascii="宋体" w:hAnsi="宋体" w:cs="宋体"/>
                <w:kern w:val="0"/>
                <w:sz w:val="20"/>
                <w:szCs w:val="20"/>
              </w:rPr>
              <w:t>　</w:t>
            </w:r>
          </w:p>
        </w:tc>
      </w:tr>
      <w:tr w14:paraId="1D9414F3">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00C198E5">
            <w:pPr>
              <w:widowControl/>
              <w:jc w:val="center"/>
              <w:rPr>
                <w:rFonts w:ascii="宋体" w:hAnsi="宋体" w:cs="宋体"/>
                <w:kern w:val="0"/>
                <w:sz w:val="20"/>
                <w:szCs w:val="20"/>
              </w:rPr>
            </w:pPr>
            <w:r>
              <w:rPr>
                <w:rFonts w:hint="eastAsia" w:ascii="宋体" w:hAnsi="宋体" w:cs="宋体"/>
                <w:kern w:val="0"/>
                <w:sz w:val="20"/>
                <w:szCs w:val="20"/>
              </w:rPr>
              <w:t>四</w:t>
            </w: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2FB7E44C">
            <w:pPr>
              <w:widowControl/>
              <w:jc w:val="left"/>
              <w:rPr>
                <w:rFonts w:ascii="宋体" w:hAnsi="宋体" w:cs="宋体"/>
                <w:kern w:val="0"/>
                <w:sz w:val="20"/>
                <w:szCs w:val="20"/>
              </w:rPr>
            </w:pPr>
            <w:r>
              <w:rPr>
                <w:rFonts w:hint="eastAsia" w:ascii="宋体" w:hAnsi="宋体" w:cs="宋体"/>
                <w:kern w:val="0"/>
                <w:sz w:val="20"/>
                <w:szCs w:val="20"/>
              </w:rPr>
              <w:t>税金</w:t>
            </w:r>
          </w:p>
        </w:tc>
        <w:tc>
          <w:tcPr>
            <w:tcW w:w="1559" w:type="dxa"/>
            <w:tcBorders>
              <w:top w:val="nil"/>
              <w:left w:val="nil"/>
              <w:bottom w:val="single" w:color="auto" w:sz="4" w:space="0"/>
              <w:right w:val="single" w:color="auto" w:sz="4" w:space="0"/>
            </w:tcBorders>
            <w:shd w:val="clear" w:color="000000" w:fill="FFFFFF"/>
            <w:vAlign w:val="center"/>
          </w:tcPr>
          <w:p w14:paraId="481258CB">
            <w:pPr>
              <w:widowControl/>
              <w:jc w:val="lef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7B0BEF07">
            <w:pPr>
              <w:widowControl/>
              <w:jc w:val="left"/>
              <w:rPr>
                <w:rFonts w:ascii="宋体" w:hAnsi="宋体" w:cs="宋体"/>
                <w:kern w:val="0"/>
                <w:sz w:val="20"/>
                <w:szCs w:val="20"/>
              </w:rPr>
            </w:pPr>
            <w:r>
              <w:rPr>
                <w:rFonts w:hint="eastAsia" w:ascii="宋体" w:hAnsi="宋体" w:cs="宋体"/>
                <w:kern w:val="0"/>
                <w:sz w:val="20"/>
                <w:szCs w:val="20"/>
              </w:rPr>
              <w:t>　</w:t>
            </w:r>
          </w:p>
        </w:tc>
      </w:tr>
      <w:tr w14:paraId="4DDEEAC9">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497A0391">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68689474">
            <w:pPr>
              <w:widowControl/>
              <w:jc w:val="left"/>
              <w:rPr>
                <w:rFonts w:ascii="宋体" w:hAnsi="宋体" w:cs="宋体"/>
                <w:kern w:val="0"/>
                <w:sz w:val="20"/>
                <w:szCs w:val="20"/>
              </w:rPr>
            </w:pPr>
            <w:r>
              <w:rPr>
                <w:rFonts w:hint="eastAsia" w:ascii="宋体" w:hAnsi="宋体" w:cs="宋体"/>
                <w:b/>
                <w:bCs/>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14:paraId="50D1971A">
            <w:pPr>
              <w:widowControl/>
              <w:jc w:val="left"/>
              <w:rPr>
                <w:rFonts w:ascii="宋体" w:hAnsi="宋体" w:cs="宋体"/>
                <w:kern w:val="0"/>
                <w:sz w:val="20"/>
                <w:szCs w:val="20"/>
              </w:rPr>
            </w:pPr>
          </w:p>
        </w:tc>
        <w:tc>
          <w:tcPr>
            <w:tcW w:w="2268" w:type="dxa"/>
            <w:tcBorders>
              <w:top w:val="nil"/>
              <w:left w:val="nil"/>
              <w:bottom w:val="single" w:color="auto" w:sz="4" w:space="0"/>
              <w:right w:val="single" w:color="auto" w:sz="8" w:space="0"/>
            </w:tcBorders>
            <w:shd w:val="clear" w:color="000000" w:fill="FFFFFF"/>
            <w:vAlign w:val="center"/>
          </w:tcPr>
          <w:p w14:paraId="589C3F47">
            <w:pPr>
              <w:widowControl/>
              <w:jc w:val="left"/>
              <w:rPr>
                <w:rFonts w:ascii="宋体" w:hAnsi="宋体" w:cs="宋体"/>
                <w:kern w:val="0"/>
                <w:sz w:val="20"/>
                <w:szCs w:val="20"/>
              </w:rPr>
            </w:pPr>
          </w:p>
        </w:tc>
      </w:tr>
      <w:tr w14:paraId="5EA46D34">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5EE7A531">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3EAD2677">
            <w:pPr>
              <w:widowControl/>
              <w:jc w:val="center"/>
              <w:rPr>
                <w:rFonts w:ascii="宋体" w:hAnsi="宋体" w:cs="宋体"/>
                <w:b/>
                <w:bCs/>
                <w:kern w:val="0"/>
                <w:sz w:val="20"/>
                <w:szCs w:val="20"/>
              </w:rPr>
            </w:pPr>
            <w:r>
              <w:rPr>
                <w:rFonts w:hint="eastAsia" w:ascii="宋体" w:hAnsi="宋体" w:cs="宋体"/>
                <w:b/>
                <w:bCs/>
                <w:kern w:val="0"/>
                <w:sz w:val="20"/>
                <w:szCs w:val="20"/>
              </w:rPr>
              <w:t>合计(元)</w:t>
            </w:r>
          </w:p>
        </w:tc>
        <w:tc>
          <w:tcPr>
            <w:tcW w:w="1559" w:type="dxa"/>
            <w:tcBorders>
              <w:top w:val="nil"/>
              <w:left w:val="nil"/>
              <w:bottom w:val="single" w:color="auto" w:sz="4" w:space="0"/>
              <w:right w:val="single" w:color="auto" w:sz="4" w:space="0"/>
            </w:tcBorders>
            <w:shd w:val="clear" w:color="000000" w:fill="FFFFFF"/>
            <w:vAlign w:val="center"/>
          </w:tcPr>
          <w:p w14:paraId="2B3B0A18">
            <w:pPr>
              <w:widowControl/>
              <w:jc w:val="right"/>
              <w:rPr>
                <w:rFonts w:ascii="宋体" w:hAnsi="宋体" w:cs="宋体"/>
                <w:b/>
                <w:bCs/>
                <w:kern w:val="0"/>
                <w:sz w:val="20"/>
                <w:szCs w:val="20"/>
              </w:rPr>
            </w:pPr>
            <w:r>
              <w:rPr>
                <w:rFonts w:hint="eastAsia" w:ascii="宋体" w:hAnsi="宋体" w:cs="宋体"/>
                <w:b/>
                <w:bCs/>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5DAC2800">
            <w:pPr>
              <w:widowControl/>
              <w:jc w:val="center"/>
              <w:rPr>
                <w:rFonts w:ascii="宋体" w:hAnsi="宋体" w:cs="宋体"/>
                <w:kern w:val="0"/>
                <w:sz w:val="20"/>
                <w:szCs w:val="20"/>
              </w:rPr>
            </w:pPr>
            <w:r>
              <w:rPr>
                <w:rFonts w:hint="eastAsia" w:ascii="宋体" w:hAnsi="宋体" w:cs="宋体"/>
                <w:kern w:val="0"/>
                <w:sz w:val="20"/>
                <w:szCs w:val="20"/>
              </w:rPr>
              <w:t>　以上各项之和</w:t>
            </w:r>
          </w:p>
        </w:tc>
      </w:tr>
    </w:tbl>
    <w:p w14:paraId="302D42CB">
      <w:pPr>
        <w:ind w:firstLine="0" w:firstLineChars="0"/>
        <w:rPr>
          <w:rFonts w:hint="eastAsia" w:hAnsi="宋体"/>
          <w:b/>
          <w:bCs/>
          <w:color w:val="FF0000"/>
          <w:sz w:val="24"/>
          <w:lang w:val="en-US" w:eastAsia="zh-CN"/>
        </w:rPr>
      </w:pPr>
      <w:r>
        <w:rPr>
          <w:rFonts w:hint="eastAsia" w:hAnsi="宋体"/>
          <w:b/>
          <w:bCs/>
          <w:color w:val="FF0000"/>
          <w:sz w:val="24"/>
          <w:lang w:val="en-US" w:eastAsia="zh-CN"/>
        </w:rPr>
        <w:t>注：</w:t>
      </w:r>
      <w:bookmarkStart w:id="40" w:name="OLE_LINK10"/>
      <w:r>
        <w:rPr>
          <w:rFonts w:hint="eastAsia" w:hAnsi="宋体"/>
          <w:b/>
          <w:bCs/>
          <w:color w:val="FF0000"/>
          <w:sz w:val="24"/>
          <w:lang w:val="en-US" w:eastAsia="zh-CN"/>
        </w:rPr>
        <w:t>服务类项目包含硬件设备、产品等货物采购的，除了要求供应商响应服务方案及报价外，必须按照</w:t>
      </w:r>
      <w:commentRangeStart w:id="20"/>
      <w:r>
        <w:rPr>
          <w:rFonts w:hint="eastAsia" w:hAnsi="宋体"/>
          <w:b/>
          <w:bCs/>
          <w:color w:val="FF0000"/>
          <w:sz w:val="24"/>
          <w:lang w:val="en-US" w:eastAsia="zh-CN"/>
        </w:rPr>
        <w:t>招标文件规定的分项报价表格式</w:t>
      </w:r>
      <w:commentRangeEnd w:id="20"/>
      <w:r>
        <w:commentReference w:id="20"/>
      </w:r>
      <w:r>
        <w:rPr>
          <w:rFonts w:hint="eastAsia" w:hAnsi="宋体"/>
          <w:b/>
          <w:bCs/>
          <w:color w:val="FF0000"/>
          <w:sz w:val="24"/>
          <w:lang w:val="en-US" w:eastAsia="zh-CN"/>
        </w:rPr>
        <w:t>，要求供应商响应货物标的产品规格型号并逐一分项报价。</w:t>
      </w:r>
    </w:p>
    <w:bookmarkEnd w:id="40"/>
    <w:p w14:paraId="3A299B41">
      <w:pPr>
        <w:ind w:firstLine="0" w:firstLineChars="0"/>
        <w:rPr>
          <w:rFonts w:hint="eastAsia" w:hAnsi="宋体"/>
          <w:b/>
          <w:bCs/>
          <w:color w:val="FF0000"/>
          <w:sz w:val="24"/>
          <w:lang w:val="en-US" w:eastAsia="zh-CN"/>
        </w:rPr>
      </w:pPr>
      <w:r>
        <w:commentReference w:id="21"/>
      </w:r>
    </w:p>
    <w:p w14:paraId="6C4BCBF4">
      <w:pPr>
        <w:pStyle w:val="19"/>
        <w:rPr>
          <w:rFonts w:hint="default"/>
          <w:lang w:val="en-US" w:eastAsia="zh-CN"/>
        </w:rPr>
      </w:pPr>
    </w:p>
    <w:p w14:paraId="5597191A">
      <w:pPr>
        <w:tabs>
          <w:tab w:val="left" w:pos="720"/>
        </w:tabs>
        <w:jc w:val="center"/>
        <w:rPr>
          <w:b/>
          <w:sz w:val="24"/>
        </w:rPr>
      </w:pPr>
      <w:r>
        <w:rPr>
          <w:rFonts w:hint="eastAsia"/>
          <w:b/>
          <w:sz w:val="24"/>
        </w:rPr>
        <w:t>（二）</w:t>
      </w:r>
      <w:bookmarkStart w:id="41" w:name="_Hlk72073235"/>
      <w:r>
        <w:rPr>
          <w:rFonts w:hint="eastAsia"/>
          <w:b/>
          <w:sz w:val="24"/>
        </w:rPr>
        <w:t>投标人认为需要涉及的其他内容报价清单</w:t>
      </w:r>
      <w:bookmarkEnd w:id="41"/>
    </w:p>
    <w:p w14:paraId="4CC7DF88">
      <w:pPr>
        <w:pStyle w:val="36"/>
        <w:rPr>
          <w:rFonts w:hint="eastAsia"/>
        </w:rPr>
      </w:pPr>
    </w:p>
    <w:p w14:paraId="1069A4AC">
      <w:pPr>
        <w:pStyle w:val="3"/>
        <w:jc w:val="center"/>
        <w:rPr>
          <w:rFonts w:ascii="黑体" w:eastAsia="黑体"/>
          <w:b w:val="0"/>
          <w:kern w:val="0"/>
          <w:sz w:val="24"/>
          <w:szCs w:val="24"/>
        </w:rPr>
      </w:pPr>
      <w:r>
        <w:rPr>
          <w:rFonts w:hint="eastAsia" w:ascii="黑体" w:eastAsia="黑体"/>
          <w:b w:val="0"/>
          <w:kern w:val="0"/>
          <w:sz w:val="24"/>
          <w:szCs w:val="24"/>
          <w:lang w:val="en-US" w:eastAsia="zh-CN"/>
        </w:rPr>
        <w:t>五</w:t>
      </w:r>
      <w:r>
        <w:rPr>
          <w:rFonts w:hint="eastAsia" w:ascii="黑体" w:eastAsia="黑体"/>
          <w:b w:val="0"/>
          <w:kern w:val="0"/>
          <w:sz w:val="24"/>
          <w:szCs w:val="24"/>
        </w:rPr>
        <w:t>、</w:t>
      </w:r>
      <w:bookmarkStart w:id="42" w:name="_Hlk72092634"/>
      <w:r>
        <w:rPr>
          <w:rFonts w:hint="eastAsia" w:ascii="黑体" w:eastAsia="黑体"/>
          <w:b w:val="0"/>
          <w:kern w:val="0"/>
          <w:sz w:val="24"/>
          <w:szCs w:val="24"/>
        </w:rPr>
        <w:t>实质性条款响应情况表</w:t>
      </w:r>
      <w:bookmarkEnd w:id="42"/>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40CD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709DD97F">
            <w:pPr>
              <w:adjustRightInd w:val="0"/>
              <w:snapToGrid w:val="0"/>
              <w:spacing w:line="360" w:lineRule="auto"/>
              <w:jc w:val="center"/>
              <w:rPr>
                <w:rFonts w:ascii="宋体" w:hAnsi="宋体"/>
                <w:kern w:val="0"/>
                <w:szCs w:val="21"/>
              </w:rPr>
            </w:pPr>
            <w:bookmarkStart w:id="43" w:name="_Hlk72092651"/>
            <w:r>
              <w:rPr>
                <w:rFonts w:hint="eastAsia" w:ascii="宋体" w:hAnsi="宋体"/>
                <w:kern w:val="0"/>
                <w:szCs w:val="21"/>
              </w:rPr>
              <w:t>序号</w:t>
            </w:r>
          </w:p>
        </w:tc>
        <w:tc>
          <w:tcPr>
            <w:tcW w:w="2664" w:type="dxa"/>
            <w:vAlign w:val="center"/>
          </w:tcPr>
          <w:p w14:paraId="781766F7">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1588" w:type="dxa"/>
            <w:vAlign w:val="center"/>
          </w:tcPr>
          <w:p w14:paraId="31DFC8DE">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14:paraId="570FBF67">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14:paraId="301CF25E">
            <w:pPr>
              <w:adjustRightInd w:val="0"/>
              <w:snapToGrid w:val="0"/>
              <w:spacing w:line="360" w:lineRule="auto"/>
              <w:jc w:val="center"/>
              <w:rPr>
                <w:rFonts w:ascii="宋体" w:hAnsi="宋体"/>
                <w:kern w:val="0"/>
                <w:szCs w:val="21"/>
              </w:rPr>
            </w:pPr>
            <w:r>
              <w:rPr>
                <w:rFonts w:hint="eastAsia"/>
              </w:rPr>
              <w:t>说明</w:t>
            </w:r>
          </w:p>
        </w:tc>
      </w:tr>
      <w:bookmarkEnd w:id="43"/>
      <w:tr w14:paraId="164E3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03081039">
            <w:pPr>
              <w:adjustRightInd w:val="0"/>
              <w:snapToGrid w:val="0"/>
              <w:spacing w:line="360" w:lineRule="auto"/>
              <w:rPr>
                <w:rFonts w:ascii="宋体" w:hAnsi="宋体"/>
                <w:kern w:val="0"/>
                <w:szCs w:val="21"/>
              </w:rPr>
            </w:pPr>
            <w:r>
              <w:rPr>
                <w:rFonts w:hint="eastAsia" w:ascii="宋体" w:hAnsi="宋体"/>
                <w:kern w:val="0"/>
                <w:szCs w:val="21"/>
              </w:rPr>
              <w:t>1</w:t>
            </w:r>
          </w:p>
        </w:tc>
        <w:tc>
          <w:tcPr>
            <w:tcW w:w="2664" w:type="dxa"/>
            <w:vAlign w:val="center"/>
          </w:tcPr>
          <w:p w14:paraId="6000336D">
            <w:pPr>
              <w:adjustRightInd w:val="0"/>
              <w:snapToGrid w:val="0"/>
              <w:spacing w:line="360" w:lineRule="auto"/>
              <w:jc w:val="center"/>
              <w:rPr>
                <w:rFonts w:hAnsi="宋体"/>
                <w:kern w:val="0"/>
                <w:szCs w:val="21"/>
              </w:rPr>
            </w:pPr>
            <w:r>
              <w:rPr>
                <w:rFonts w:hint="eastAsia" w:hAnsi="宋体"/>
                <w:kern w:val="0"/>
                <w:szCs w:val="21"/>
              </w:rPr>
              <w:t>（填写相关内容）</w:t>
            </w:r>
          </w:p>
        </w:tc>
        <w:tc>
          <w:tcPr>
            <w:tcW w:w="1588" w:type="dxa"/>
          </w:tcPr>
          <w:p w14:paraId="048A408D">
            <w:pPr>
              <w:adjustRightInd w:val="0"/>
              <w:snapToGrid w:val="0"/>
              <w:spacing w:line="360" w:lineRule="auto"/>
              <w:rPr>
                <w:rFonts w:ascii="宋体" w:hAnsi="宋体"/>
                <w:kern w:val="0"/>
                <w:szCs w:val="21"/>
              </w:rPr>
            </w:pPr>
          </w:p>
        </w:tc>
        <w:tc>
          <w:tcPr>
            <w:tcW w:w="1842" w:type="dxa"/>
          </w:tcPr>
          <w:p w14:paraId="72DD66BF">
            <w:pPr>
              <w:adjustRightInd w:val="0"/>
              <w:snapToGrid w:val="0"/>
              <w:spacing w:line="360" w:lineRule="auto"/>
              <w:rPr>
                <w:rFonts w:ascii="宋体" w:hAnsi="宋体"/>
                <w:kern w:val="0"/>
                <w:szCs w:val="21"/>
              </w:rPr>
            </w:pPr>
          </w:p>
        </w:tc>
        <w:tc>
          <w:tcPr>
            <w:tcW w:w="1418" w:type="dxa"/>
          </w:tcPr>
          <w:p w14:paraId="371250CD">
            <w:pPr>
              <w:adjustRightInd w:val="0"/>
              <w:snapToGrid w:val="0"/>
              <w:spacing w:line="360" w:lineRule="auto"/>
              <w:rPr>
                <w:rFonts w:ascii="宋体" w:hAnsi="宋体"/>
                <w:kern w:val="0"/>
                <w:szCs w:val="21"/>
              </w:rPr>
            </w:pPr>
          </w:p>
        </w:tc>
      </w:tr>
      <w:tr w14:paraId="71B7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6700F2A6">
            <w:pPr>
              <w:adjustRightInd w:val="0"/>
              <w:snapToGrid w:val="0"/>
              <w:spacing w:line="360" w:lineRule="auto"/>
              <w:rPr>
                <w:rFonts w:ascii="宋体" w:hAnsi="宋体"/>
                <w:kern w:val="0"/>
                <w:szCs w:val="21"/>
              </w:rPr>
            </w:pPr>
            <w:r>
              <w:rPr>
                <w:rFonts w:hint="eastAsia" w:ascii="宋体" w:hAnsi="宋体"/>
                <w:kern w:val="0"/>
                <w:szCs w:val="21"/>
              </w:rPr>
              <w:t>2</w:t>
            </w:r>
          </w:p>
        </w:tc>
        <w:tc>
          <w:tcPr>
            <w:tcW w:w="2664" w:type="dxa"/>
            <w:vAlign w:val="center"/>
          </w:tcPr>
          <w:p w14:paraId="0D6B6441">
            <w:pPr>
              <w:adjustRightInd w:val="0"/>
              <w:snapToGrid w:val="0"/>
              <w:spacing w:line="360" w:lineRule="auto"/>
              <w:jc w:val="center"/>
              <w:rPr>
                <w:rFonts w:hAnsi="宋体"/>
                <w:kern w:val="0"/>
                <w:szCs w:val="21"/>
              </w:rPr>
            </w:pPr>
            <w:r>
              <w:rPr>
                <w:rFonts w:hint="eastAsia" w:hAnsi="宋体"/>
                <w:kern w:val="0"/>
                <w:szCs w:val="21"/>
              </w:rPr>
              <w:t>（填写相关内容）</w:t>
            </w:r>
          </w:p>
        </w:tc>
        <w:tc>
          <w:tcPr>
            <w:tcW w:w="1588" w:type="dxa"/>
          </w:tcPr>
          <w:p w14:paraId="5C8E9D5E">
            <w:pPr>
              <w:adjustRightInd w:val="0"/>
              <w:snapToGrid w:val="0"/>
              <w:spacing w:line="360" w:lineRule="auto"/>
              <w:rPr>
                <w:rFonts w:ascii="宋体" w:hAnsi="宋体"/>
                <w:kern w:val="0"/>
                <w:szCs w:val="21"/>
              </w:rPr>
            </w:pPr>
          </w:p>
        </w:tc>
        <w:tc>
          <w:tcPr>
            <w:tcW w:w="1842" w:type="dxa"/>
          </w:tcPr>
          <w:p w14:paraId="6A2C26A0">
            <w:pPr>
              <w:adjustRightInd w:val="0"/>
              <w:snapToGrid w:val="0"/>
              <w:spacing w:line="360" w:lineRule="auto"/>
              <w:rPr>
                <w:rFonts w:ascii="宋体" w:hAnsi="宋体"/>
                <w:kern w:val="0"/>
                <w:szCs w:val="21"/>
              </w:rPr>
            </w:pPr>
          </w:p>
        </w:tc>
        <w:tc>
          <w:tcPr>
            <w:tcW w:w="1418" w:type="dxa"/>
          </w:tcPr>
          <w:p w14:paraId="7340121A">
            <w:pPr>
              <w:adjustRightInd w:val="0"/>
              <w:snapToGrid w:val="0"/>
              <w:spacing w:line="360" w:lineRule="auto"/>
              <w:rPr>
                <w:rFonts w:ascii="宋体" w:hAnsi="宋体"/>
                <w:kern w:val="0"/>
                <w:szCs w:val="21"/>
              </w:rPr>
            </w:pPr>
          </w:p>
        </w:tc>
      </w:tr>
      <w:tr w14:paraId="5E5B5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41E07247">
            <w:pPr>
              <w:adjustRightInd w:val="0"/>
              <w:snapToGrid w:val="0"/>
              <w:spacing w:line="360" w:lineRule="auto"/>
              <w:rPr>
                <w:rFonts w:ascii="宋体" w:hAnsi="宋体"/>
                <w:kern w:val="0"/>
                <w:szCs w:val="21"/>
              </w:rPr>
            </w:pPr>
            <w:r>
              <w:rPr>
                <w:rFonts w:hint="eastAsia" w:ascii="宋体" w:hAnsi="宋体"/>
                <w:kern w:val="0"/>
                <w:szCs w:val="21"/>
              </w:rPr>
              <w:t>3</w:t>
            </w:r>
          </w:p>
        </w:tc>
        <w:tc>
          <w:tcPr>
            <w:tcW w:w="2664" w:type="dxa"/>
            <w:vAlign w:val="center"/>
          </w:tcPr>
          <w:p w14:paraId="05C08371">
            <w:pPr>
              <w:adjustRightInd w:val="0"/>
              <w:snapToGrid w:val="0"/>
              <w:spacing w:line="360" w:lineRule="auto"/>
              <w:jc w:val="center"/>
              <w:rPr>
                <w:rFonts w:ascii="宋体" w:hAnsi="宋体"/>
                <w:kern w:val="0"/>
                <w:szCs w:val="21"/>
              </w:rPr>
            </w:pPr>
            <w:r>
              <w:rPr>
                <w:rFonts w:hint="eastAsia" w:ascii="宋体" w:hAnsi="宋体"/>
                <w:kern w:val="0"/>
                <w:szCs w:val="21"/>
              </w:rPr>
              <w:t>…………</w:t>
            </w:r>
          </w:p>
        </w:tc>
        <w:tc>
          <w:tcPr>
            <w:tcW w:w="1588" w:type="dxa"/>
          </w:tcPr>
          <w:p w14:paraId="44E4C054">
            <w:pPr>
              <w:adjustRightInd w:val="0"/>
              <w:snapToGrid w:val="0"/>
              <w:spacing w:line="360" w:lineRule="auto"/>
              <w:rPr>
                <w:rFonts w:ascii="宋体" w:hAnsi="宋体"/>
                <w:kern w:val="0"/>
                <w:szCs w:val="21"/>
              </w:rPr>
            </w:pPr>
          </w:p>
        </w:tc>
        <w:tc>
          <w:tcPr>
            <w:tcW w:w="1842" w:type="dxa"/>
          </w:tcPr>
          <w:p w14:paraId="21804B3D">
            <w:pPr>
              <w:adjustRightInd w:val="0"/>
              <w:snapToGrid w:val="0"/>
              <w:spacing w:line="360" w:lineRule="auto"/>
              <w:rPr>
                <w:rFonts w:ascii="宋体" w:hAnsi="宋体"/>
                <w:kern w:val="0"/>
                <w:szCs w:val="21"/>
              </w:rPr>
            </w:pPr>
          </w:p>
        </w:tc>
        <w:tc>
          <w:tcPr>
            <w:tcW w:w="1418" w:type="dxa"/>
          </w:tcPr>
          <w:p w14:paraId="3DC8BF93">
            <w:pPr>
              <w:adjustRightInd w:val="0"/>
              <w:snapToGrid w:val="0"/>
              <w:spacing w:line="360" w:lineRule="auto"/>
              <w:rPr>
                <w:rFonts w:ascii="宋体" w:hAnsi="宋体"/>
                <w:kern w:val="0"/>
                <w:szCs w:val="21"/>
              </w:rPr>
            </w:pPr>
          </w:p>
        </w:tc>
      </w:tr>
    </w:tbl>
    <w:p w14:paraId="6E5DEE96">
      <w:pPr>
        <w:ind w:firstLine="480" w:firstLineChars="200"/>
        <w:rPr>
          <w:rFonts w:hint="eastAsia" w:ascii="宋体" w:hAnsi="宋体" w:eastAsia="宋体" w:cs="宋体"/>
          <w:b/>
          <w:sz w:val="24"/>
          <w:szCs w:val="22"/>
        </w:rPr>
      </w:pPr>
      <w:r>
        <w:rPr>
          <w:rFonts w:hint="eastAsia" w:ascii="宋体" w:hAnsi="宋体" w:eastAsia="宋体" w:cs="宋体"/>
          <w:b/>
          <w:sz w:val="24"/>
          <w:szCs w:val="22"/>
        </w:rPr>
        <w:t>注：1.上表所列各项均为不可负偏离条款。</w:t>
      </w:r>
    </w:p>
    <w:p w14:paraId="5600B517">
      <w:pPr>
        <w:ind w:firstLine="480" w:firstLineChars="200"/>
        <w:rPr>
          <w:rFonts w:hint="eastAsia" w:ascii="宋体" w:hAnsi="宋体" w:eastAsia="宋体" w:cs="宋体"/>
          <w:b/>
          <w:sz w:val="24"/>
          <w:szCs w:val="22"/>
        </w:rPr>
      </w:pPr>
      <w:r>
        <w:rPr>
          <w:rFonts w:hint="eastAsia" w:ascii="宋体" w:hAnsi="宋体" w:eastAsia="宋体" w:cs="宋体"/>
          <w:b/>
          <w:sz w:val="24"/>
          <w:szCs w:val="22"/>
        </w:rPr>
        <w:t>2.“投标响应”一栏应当详细填写投标人自身响应情况，而不能不合理照搬照抄招实质性条款具体内容。</w:t>
      </w:r>
    </w:p>
    <w:p w14:paraId="6EB2BF60">
      <w:pPr>
        <w:ind w:firstLine="480" w:firstLineChars="200"/>
        <w:rPr>
          <w:rFonts w:hint="eastAsia" w:ascii="宋体" w:hAnsi="宋体" w:eastAsia="宋体" w:cs="宋体"/>
          <w:b/>
          <w:sz w:val="24"/>
          <w:szCs w:val="22"/>
        </w:rPr>
      </w:pPr>
      <w:r>
        <w:rPr>
          <w:rFonts w:hint="eastAsia" w:ascii="宋体" w:hAnsi="宋体" w:eastAsia="宋体" w:cs="宋体"/>
          <w:b/>
          <w:sz w:val="24"/>
          <w:szCs w:val="22"/>
        </w:rPr>
        <w:t>3.“偏离情况”一栏应填写“正偏离”、“负偏离”或“无偏离”，</w:t>
      </w:r>
      <w:r>
        <w:rPr>
          <w:rFonts w:hint="eastAsia" w:ascii="宋体" w:hAnsi="宋体" w:eastAsia="宋体" w:cs="宋体"/>
          <w:b/>
          <w:sz w:val="24"/>
        </w:rPr>
        <w:t>“正偏离”表示“投标响应优于实质性条款具体内容要求”，“负偏离”表示“投标响应不满足实质性条款具体内容要求”，“无偏离”表示“投标响应与实质性条款具体内容要求一致”。</w:t>
      </w:r>
    </w:p>
    <w:p w14:paraId="28EB7A7B">
      <w:pPr>
        <w:ind w:firstLine="480" w:firstLineChars="200"/>
        <w:rPr>
          <w:rFonts w:hint="eastAsia" w:ascii="宋体" w:hAnsi="宋体" w:eastAsia="宋体" w:cs="宋体"/>
          <w:b/>
          <w:sz w:val="24"/>
        </w:rPr>
      </w:pPr>
      <w:r>
        <w:rPr>
          <w:rFonts w:hint="eastAsia" w:ascii="宋体" w:hAnsi="宋体" w:eastAsia="宋体" w:cs="宋体"/>
          <w:b/>
          <w:sz w:val="24"/>
        </w:rPr>
        <w:t>4.评审委员会有权对投标响应情况作出判断（作出评审结论）。</w:t>
      </w:r>
    </w:p>
    <w:p w14:paraId="639E5714">
      <w:pPr>
        <w:ind w:firstLine="480" w:firstLineChars="200"/>
        <w:rPr>
          <w:rFonts w:hint="eastAsia" w:ascii="宋体" w:hAnsi="宋体" w:eastAsia="宋体" w:cs="宋体"/>
          <w:b/>
          <w:sz w:val="24"/>
          <w:szCs w:val="22"/>
        </w:rPr>
      </w:pPr>
      <w:r>
        <w:rPr>
          <w:rFonts w:hint="eastAsia" w:ascii="宋体" w:hAnsi="宋体" w:eastAsia="宋体" w:cs="宋体"/>
          <w:b/>
          <w:sz w:val="24"/>
          <w:szCs w:val="22"/>
        </w:rPr>
        <w:t>5.实质性响应条款“投标响应情况”与投标文件其它内容冲突的，以实质性响应条款“投标响应情况”为准。</w:t>
      </w:r>
    </w:p>
    <w:p w14:paraId="6CA8CEC3">
      <w:pPr>
        <w:ind w:firstLine="480" w:firstLineChars="200"/>
        <w:rPr>
          <w:rFonts w:hint="eastAsia" w:ascii="宋体" w:hAnsi="宋体" w:eastAsia="宋体" w:cs="宋体"/>
        </w:rPr>
      </w:pPr>
      <w:r>
        <w:rPr>
          <w:rFonts w:hint="eastAsia" w:ascii="宋体" w:hAnsi="宋体" w:eastAsia="宋体" w:cs="宋体"/>
          <w:b/>
          <w:sz w:val="24"/>
          <w:szCs w:val="22"/>
        </w:rPr>
        <w:t>6.要求提供证明资料，在“说明”一栏中列明证明资料的位置,以便评审；未要求提供证明材料的，投标人可以不提供。</w:t>
      </w:r>
    </w:p>
    <w:p w14:paraId="200A5760">
      <w:pPr>
        <w:rPr>
          <w:b/>
          <w:bCs/>
          <w:sz w:val="24"/>
        </w:rPr>
      </w:pPr>
    </w:p>
    <w:p w14:paraId="1904B260">
      <w:pPr>
        <w:keepNext/>
        <w:keepLines/>
        <w:pageBreakBefore w:val="0"/>
        <w:widowControl w:val="0"/>
        <w:kinsoku/>
        <w:wordWrap/>
        <w:overflowPunct/>
        <w:topLinePunct w:val="0"/>
        <w:autoSpaceDE/>
        <w:autoSpaceDN/>
        <w:bidi w:val="0"/>
        <w:adjustRightInd/>
        <w:snapToGrid/>
        <w:jc w:val="center"/>
        <w:textAlignment w:val="auto"/>
        <w:outlineLvl w:val="9"/>
        <w:rPr>
          <w:rFonts w:hint="eastAsia" w:ascii="黑体" w:eastAsia="黑体"/>
          <w:b w:val="0"/>
          <w:bCs w:val="0"/>
          <w:sz w:val="24"/>
          <w:szCs w:val="20"/>
          <w:lang w:val="en-US" w:eastAsia="zh-CN"/>
        </w:rPr>
      </w:pPr>
    </w:p>
    <w:p w14:paraId="5426B3F7">
      <w:pPr>
        <w:pStyle w:val="3"/>
        <w:keepNext/>
        <w:keepLines/>
        <w:pageBreakBefore w:val="0"/>
        <w:widowControl w:val="0"/>
        <w:kinsoku/>
        <w:wordWrap/>
        <w:overflowPunct/>
        <w:topLinePunct w:val="0"/>
        <w:autoSpaceDE/>
        <w:autoSpaceDN/>
        <w:bidi w:val="0"/>
        <w:adjustRightInd/>
        <w:snapToGrid/>
        <w:jc w:val="center"/>
        <w:textAlignment w:val="auto"/>
      </w:pPr>
      <w:commentRangeStart w:id="22"/>
      <w:r>
        <w:rPr>
          <w:rFonts w:hint="eastAsia" w:ascii="黑体" w:eastAsia="黑体"/>
          <w:b w:val="0"/>
          <w:bCs w:val="0"/>
          <w:sz w:val="24"/>
          <w:szCs w:val="20"/>
          <w:lang w:val="en-US" w:eastAsia="zh-CN"/>
        </w:rPr>
        <w:t>【如有】六</w:t>
      </w:r>
      <w:r>
        <w:rPr>
          <w:rFonts w:hint="eastAsia" w:ascii="黑体" w:eastAsia="黑体"/>
          <w:b w:val="0"/>
          <w:bCs w:val="0"/>
          <w:sz w:val="24"/>
          <w:szCs w:val="20"/>
        </w:rPr>
        <w:t>、</w:t>
      </w:r>
      <w:r>
        <w:rPr>
          <w:rFonts w:hint="eastAsia" w:ascii="黑体" w:eastAsia="黑体"/>
          <w:b w:val="0"/>
          <w:bCs w:val="0"/>
          <w:sz w:val="24"/>
          <w:szCs w:val="20"/>
          <w:lang w:val="en-US" w:eastAsia="zh-CN"/>
        </w:rPr>
        <w:t>投标人综合实力部分的部分证明材料（</w:t>
      </w:r>
      <w:r>
        <w:rPr>
          <w:rFonts w:hint="eastAsia" w:ascii="黑体" w:eastAsia="黑体"/>
          <w:b w:val="0"/>
          <w:bCs w:val="0"/>
          <w:sz w:val="24"/>
          <w:szCs w:val="20"/>
        </w:rPr>
        <w:t>包括业绩合同</w:t>
      </w:r>
      <w:r>
        <w:rPr>
          <w:rFonts w:hint="eastAsia" w:ascii="黑体" w:eastAsia="黑体"/>
          <w:b w:val="0"/>
          <w:bCs w:val="0"/>
          <w:sz w:val="24"/>
          <w:szCs w:val="20"/>
          <w:lang w:val="en-US" w:eastAsia="zh-CN"/>
        </w:rPr>
        <w:t>等证明材料</w:t>
      </w:r>
      <w:r>
        <w:rPr>
          <w:rFonts w:hint="eastAsia" w:ascii="黑体" w:eastAsia="黑体"/>
          <w:b w:val="0"/>
          <w:bCs w:val="0"/>
          <w:sz w:val="24"/>
          <w:szCs w:val="20"/>
          <w:lang w:eastAsia="zh-CN"/>
        </w:rPr>
        <w:t>，</w:t>
      </w:r>
      <w:r>
        <w:rPr>
          <w:rFonts w:hint="eastAsia" w:ascii="黑体" w:eastAsia="黑体"/>
          <w:b w:val="0"/>
          <w:bCs w:val="0"/>
          <w:sz w:val="24"/>
          <w:szCs w:val="20"/>
          <w:lang w:val="en-US" w:eastAsia="zh-CN"/>
        </w:rPr>
        <w:t>不</w:t>
      </w:r>
      <w:r>
        <w:rPr>
          <w:rFonts w:hint="eastAsia" w:ascii="黑体" w:eastAsia="黑体"/>
          <w:b w:val="0"/>
          <w:bCs w:val="0"/>
          <w:sz w:val="24"/>
          <w:szCs w:val="20"/>
        </w:rPr>
        <w:t>包括认证证书、获奖证书、知识产权证书</w:t>
      </w:r>
      <w:r>
        <w:rPr>
          <w:rFonts w:hint="eastAsia" w:ascii="黑体" w:eastAsia="黑体"/>
          <w:b w:val="0"/>
          <w:bCs w:val="0"/>
          <w:sz w:val="24"/>
          <w:szCs w:val="20"/>
          <w:lang w:val="en-US" w:eastAsia="zh-CN"/>
        </w:rPr>
        <w:t>）</w:t>
      </w:r>
      <w:commentRangeEnd w:id="22"/>
      <w:r>
        <w:commentReference w:id="22"/>
      </w:r>
    </w:p>
    <w:p w14:paraId="328E43E6">
      <w:pPr>
        <w:keepNext/>
        <w:keepLines/>
        <w:pageBreakBefore w:val="0"/>
        <w:widowControl w:val="0"/>
        <w:kinsoku/>
        <w:wordWrap/>
        <w:overflowPunct/>
        <w:topLinePunct w:val="0"/>
        <w:autoSpaceDE/>
        <w:autoSpaceDN/>
        <w:bidi w:val="0"/>
        <w:adjustRightInd/>
        <w:snapToGrid/>
        <w:jc w:val="center"/>
        <w:textAlignment w:val="auto"/>
        <w:outlineLvl w:val="9"/>
      </w:pPr>
    </w:p>
    <w:p w14:paraId="6544F7D0">
      <w:pPr>
        <w:pStyle w:val="3"/>
        <w:jc w:val="center"/>
        <w:rPr>
          <w:rFonts w:ascii="黑体" w:eastAsia="黑体"/>
          <w:b w:val="0"/>
          <w:bCs w:val="0"/>
          <w:sz w:val="24"/>
          <w:szCs w:val="20"/>
        </w:rPr>
      </w:pPr>
      <w:r>
        <w:rPr>
          <w:rFonts w:hint="eastAsia" w:ascii="黑体" w:eastAsia="黑体"/>
          <w:b w:val="0"/>
          <w:bCs w:val="0"/>
          <w:sz w:val="24"/>
          <w:szCs w:val="20"/>
          <w:lang w:val="en-US" w:eastAsia="zh-CN"/>
        </w:rPr>
        <w:t>七</w:t>
      </w:r>
      <w:r>
        <w:rPr>
          <w:rFonts w:hint="eastAsia" w:ascii="黑体" w:eastAsia="黑体"/>
          <w:b w:val="0"/>
          <w:bCs w:val="0"/>
          <w:sz w:val="24"/>
          <w:szCs w:val="20"/>
        </w:rPr>
        <w:t>、</w:t>
      </w:r>
      <w:bookmarkStart w:id="44" w:name="_Hlk72062872"/>
      <w:r>
        <w:rPr>
          <w:rFonts w:hint="eastAsia" w:ascii="黑体" w:eastAsia="黑体"/>
          <w:b w:val="0"/>
          <w:bCs w:val="0"/>
          <w:sz w:val="24"/>
          <w:szCs w:val="20"/>
        </w:rPr>
        <w:t>投标人认为需要加以说明的其他内容</w:t>
      </w:r>
      <w:bookmarkEnd w:id="44"/>
    </w:p>
    <w:p w14:paraId="0C462CAC">
      <w:pPr>
        <w:widowControl/>
        <w:jc w:val="center"/>
        <w:rPr>
          <w:rFonts w:ascii="黑体" w:hAnsi="宋体" w:eastAsia="黑体"/>
          <w:kern w:val="0"/>
          <w:sz w:val="24"/>
          <w:szCs w:val="20"/>
        </w:rPr>
      </w:pPr>
      <w:r>
        <w:rPr>
          <w:rFonts w:hint="eastAsia" w:ascii="黑体" w:hAnsi="宋体" w:eastAsia="黑体"/>
          <w:kern w:val="0"/>
          <w:sz w:val="24"/>
          <w:szCs w:val="20"/>
        </w:rPr>
        <w:t>（一）</w:t>
      </w:r>
      <w:r>
        <w:rPr>
          <w:rFonts w:hint="eastAsia" w:ascii="黑体" w:hAnsi="宋体" w:eastAsia="黑体"/>
          <w:kern w:val="0"/>
          <w:sz w:val="24"/>
          <w:szCs w:val="20"/>
          <w:highlight w:val="yellow"/>
        </w:rPr>
        <w:t>政府采购违法行为风险知悉确认书</w:t>
      </w:r>
    </w:p>
    <w:p w14:paraId="244884F2">
      <w:pPr>
        <w:widowControl/>
        <w:jc w:val="center"/>
        <w:rPr>
          <w:rFonts w:ascii="黑体" w:hAnsi="宋体" w:eastAsia="黑体"/>
          <w:kern w:val="0"/>
          <w:sz w:val="24"/>
          <w:szCs w:val="20"/>
        </w:rPr>
      </w:pPr>
    </w:p>
    <w:p w14:paraId="40FCE9FE">
      <w:pPr>
        <w:spacing w:before="0" w:beforeLines="0" w:after="157" w:afterLines="50" w:line="360" w:lineRule="exact"/>
        <w:ind w:firstLine="420" w:firstLineChars="200"/>
        <w:rPr>
          <w:rFonts w:hint="eastAsia" w:ascii="宋体" w:hAnsi="宋体" w:eastAsia="宋体" w:cs="宋体"/>
          <w:b/>
          <w:bCs/>
          <w:color w:val="auto"/>
          <w:sz w:val="21"/>
          <w:szCs w:val="21"/>
          <w:lang w:val="en-US" w:eastAsia="zh-CN"/>
        </w:rPr>
      </w:pPr>
      <w:r>
        <w:rPr>
          <w:rFonts w:hint="eastAsia" w:ascii="宋体" w:hAnsi="宋体" w:eastAsia="宋体" w:cs="宋体"/>
          <w:b/>
          <w:bCs/>
          <w:color w:val="auto"/>
          <w:sz w:val="21"/>
          <w:szCs w:val="21"/>
          <w:lang w:eastAsia="zh-CN"/>
        </w:rPr>
        <w:t>我</w:t>
      </w:r>
      <w:r>
        <w:rPr>
          <w:rFonts w:hint="eastAsia" w:ascii="宋体" w:hAnsi="宋体" w:eastAsia="宋体" w:cs="宋体"/>
          <w:b/>
          <w:bCs/>
          <w:color w:val="auto"/>
          <w:sz w:val="21"/>
          <w:szCs w:val="21"/>
          <w:lang w:val="en-US" w:eastAsia="zh-CN"/>
        </w:rPr>
        <w:t>单位</w:t>
      </w:r>
      <w:r>
        <w:rPr>
          <w:rFonts w:hint="eastAsia" w:ascii="宋体" w:hAnsi="宋体" w:eastAsia="宋体" w:cs="宋体"/>
          <w:b/>
          <w:bCs/>
          <w:color w:val="auto"/>
          <w:sz w:val="21"/>
          <w:szCs w:val="21"/>
        </w:rPr>
        <w:t>在投标前已充分知悉以下情形为参与政府采购活动时的重大风险事项，并承诺已对下述风险提示事项重点排查，</w:t>
      </w:r>
      <w:r>
        <w:rPr>
          <w:rFonts w:hint="eastAsia" w:ascii="宋体" w:hAnsi="宋体" w:eastAsia="宋体" w:cs="宋体"/>
          <w:b/>
          <w:bCs/>
          <w:color w:val="auto"/>
          <w:sz w:val="21"/>
          <w:szCs w:val="21"/>
          <w:lang w:val="en-US" w:eastAsia="zh-CN"/>
        </w:rPr>
        <w:t>若存在下述情况，我单位愿意依法承担被记入供应商诚信档案、罚款、取消参与政府采购资格、吊销营业执照等处罚；构成犯罪的，依法承担刑事责任。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7811"/>
      </w:tblGrid>
      <w:tr w14:paraId="5853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noWrap w:val="0"/>
            <w:vAlign w:val="top"/>
          </w:tcPr>
          <w:p w14:paraId="3AF00D0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序号</w:t>
            </w:r>
          </w:p>
        </w:tc>
        <w:tc>
          <w:tcPr>
            <w:tcW w:w="7811" w:type="dxa"/>
            <w:noWrap w:val="0"/>
            <w:vAlign w:val="top"/>
          </w:tcPr>
          <w:p w14:paraId="61B44A0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b/>
                <w:bCs/>
                <w:color w:val="auto"/>
                <w:sz w:val="21"/>
                <w:szCs w:val="21"/>
                <w:highlight w:val="none"/>
                <w:lang w:val="en-US" w:eastAsia="zh-CN"/>
              </w:rPr>
              <w:t>供应商参与投标禁止情形</w:t>
            </w:r>
          </w:p>
        </w:tc>
      </w:tr>
      <w:tr w14:paraId="0A6C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65794AD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c>
          <w:tcPr>
            <w:tcW w:w="7811" w:type="dxa"/>
            <w:noWrap w:val="0"/>
            <w:vAlign w:val="center"/>
          </w:tcPr>
          <w:p w14:paraId="56C67AE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auto"/>
                <w:sz w:val="21"/>
                <w:szCs w:val="21"/>
                <w:highlight w:val="none"/>
                <w:lang w:val="en-US" w:eastAsia="zh-CN"/>
              </w:rPr>
              <w:t>同一人、属同一单位或者在同一单位缴纳社会保险</w:t>
            </w:r>
            <w:r>
              <w:rPr>
                <w:rFonts w:hint="eastAsia" w:ascii="宋体" w:hAnsi="宋体" w:eastAsia="宋体" w:cs="宋体"/>
                <w:color w:val="auto"/>
                <w:sz w:val="21"/>
                <w:szCs w:val="21"/>
                <w:highlight w:val="none"/>
                <w:lang w:val="en-US" w:eastAsia="zh-CN"/>
              </w:rPr>
              <w:t>。</w:t>
            </w:r>
          </w:p>
        </w:tc>
      </w:tr>
      <w:tr w14:paraId="7993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52606FD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2</w:t>
            </w:r>
          </w:p>
        </w:tc>
        <w:tc>
          <w:tcPr>
            <w:tcW w:w="7811" w:type="dxa"/>
            <w:noWrap w:val="0"/>
            <w:vAlign w:val="center"/>
          </w:tcPr>
          <w:p w14:paraId="3CC244D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参与本项目政府采购活动时，与其他投标供应商存在单位负责人为</w:t>
            </w:r>
            <w:r>
              <w:rPr>
                <w:rFonts w:hint="eastAsia" w:ascii="宋体" w:hAnsi="宋体" w:eastAsia="宋体" w:cs="宋体"/>
                <w:b/>
                <w:bCs/>
                <w:color w:val="auto"/>
                <w:sz w:val="21"/>
                <w:szCs w:val="21"/>
                <w:highlight w:val="none"/>
                <w:lang w:val="en-US" w:eastAsia="zh-CN"/>
              </w:rPr>
              <w:t>同一人或直接控股、管理关系</w:t>
            </w:r>
            <w:r>
              <w:rPr>
                <w:rFonts w:hint="eastAsia" w:ascii="宋体" w:hAnsi="宋体" w:eastAsia="宋体" w:cs="宋体"/>
                <w:color w:val="auto"/>
                <w:sz w:val="21"/>
                <w:szCs w:val="21"/>
                <w:highlight w:val="none"/>
                <w:lang w:val="en-US" w:eastAsia="zh-CN"/>
              </w:rPr>
              <w:t>。</w:t>
            </w:r>
          </w:p>
        </w:tc>
      </w:tr>
      <w:tr w14:paraId="5C27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1" w:type="dxa"/>
            <w:noWrap w:val="0"/>
            <w:vAlign w:val="top"/>
          </w:tcPr>
          <w:p w14:paraId="0B0B09F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c>
          <w:tcPr>
            <w:tcW w:w="7811" w:type="dxa"/>
            <w:noWrap w:val="0"/>
            <w:vAlign w:val="center"/>
          </w:tcPr>
          <w:p w14:paraId="61F1A76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与其他投标供应商的投标文件或部分投标文件</w:t>
            </w:r>
            <w:r>
              <w:rPr>
                <w:rFonts w:hint="eastAsia" w:ascii="宋体" w:hAnsi="宋体" w:eastAsia="宋体" w:cs="宋体"/>
                <w:b/>
                <w:bCs/>
                <w:color w:val="auto"/>
                <w:sz w:val="21"/>
                <w:szCs w:val="21"/>
                <w:highlight w:val="none"/>
                <w:lang w:val="en-US" w:eastAsia="zh-CN"/>
              </w:rPr>
              <w:t>相互混装或存在非正常一致</w:t>
            </w:r>
            <w:r>
              <w:rPr>
                <w:rFonts w:hint="eastAsia" w:ascii="宋体" w:hAnsi="宋体" w:eastAsia="宋体" w:cs="宋体"/>
                <w:color w:val="auto"/>
                <w:sz w:val="21"/>
                <w:szCs w:val="21"/>
                <w:highlight w:val="none"/>
                <w:lang w:val="en-US" w:eastAsia="zh-CN"/>
              </w:rPr>
              <w:t>。</w:t>
            </w:r>
          </w:p>
        </w:tc>
      </w:tr>
      <w:tr w14:paraId="73B1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6564222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7811" w:type="dxa"/>
            <w:noWrap w:val="0"/>
            <w:vAlign w:val="center"/>
          </w:tcPr>
          <w:p w14:paraId="74B387E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与其他投标供应商的投标文件由</w:t>
            </w:r>
            <w:r>
              <w:rPr>
                <w:rFonts w:hint="eastAsia" w:ascii="宋体" w:hAnsi="宋体" w:eastAsia="宋体" w:cs="宋体"/>
                <w:b/>
                <w:bCs/>
                <w:color w:val="auto"/>
                <w:sz w:val="21"/>
                <w:szCs w:val="21"/>
                <w:highlight w:val="none"/>
                <w:lang w:val="en-US" w:eastAsia="zh-CN"/>
              </w:rPr>
              <w:t>同一单位或者同一人编制</w:t>
            </w:r>
            <w:r>
              <w:rPr>
                <w:rFonts w:hint="eastAsia" w:ascii="宋体" w:hAnsi="宋体" w:eastAsia="宋体" w:cs="宋体"/>
                <w:color w:val="auto"/>
                <w:sz w:val="21"/>
                <w:szCs w:val="21"/>
                <w:highlight w:val="none"/>
                <w:lang w:val="en-US" w:eastAsia="zh-CN"/>
              </w:rPr>
              <w:t>，或者使用</w:t>
            </w:r>
            <w:r>
              <w:rPr>
                <w:rFonts w:hint="eastAsia" w:ascii="宋体" w:hAnsi="宋体" w:eastAsia="宋体" w:cs="宋体"/>
                <w:b/>
                <w:bCs/>
                <w:color w:val="auto"/>
                <w:sz w:val="21"/>
                <w:szCs w:val="21"/>
                <w:highlight w:val="none"/>
                <w:lang w:val="en-US" w:eastAsia="zh-CN"/>
              </w:rPr>
              <w:t>同一设备编制</w:t>
            </w:r>
            <w:r>
              <w:rPr>
                <w:rFonts w:hint="eastAsia" w:ascii="宋体" w:hAnsi="宋体" w:eastAsia="宋体" w:cs="宋体"/>
                <w:color w:val="auto"/>
                <w:sz w:val="21"/>
                <w:szCs w:val="21"/>
                <w:highlight w:val="none"/>
                <w:lang w:val="en-US" w:eastAsia="zh-CN"/>
              </w:rPr>
              <w:t>（“文件制作机器码”“文件创建标识码”一致）。</w:t>
            </w:r>
          </w:p>
        </w:tc>
      </w:tr>
      <w:tr w14:paraId="559D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2359B0A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5</w:t>
            </w:r>
          </w:p>
        </w:tc>
        <w:tc>
          <w:tcPr>
            <w:tcW w:w="7811" w:type="dxa"/>
            <w:noWrap w:val="0"/>
            <w:vAlign w:val="center"/>
          </w:tcPr>
          <w:p w14:paraId="7614E6CD">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提供</w:t>
            </w:r>
            <w:r>
              <w:rPr>
                <w:rFonts w:hint="eastAsia" w:ascii="宋体" w:hAnsi="宋体" w:eastAsia="宋体" w:cs="宋体"/>
                <w:b/>
                <w:bCs/>
                <w:color w:val="auto"/>
                <w:sz w:val="21"/>
                <w:szCs w:val="21"/>
                <w:highlight w:val="none"/>
                <w:lang w:val="en-US" w:eastAsia="zh-CN"/>
              </w:rPr>
              <w:t>未经出具机构核实</w:t>
            </w:r>
            <w:r>
              <w:rPr>
                <w:rFonts w:hint="eastAsia" w:ascii="宋体" w:hAnsi="宋体" w:eastAsia="宋体" w:cs="宋体"/>
                <w:color w:val="auto"/>
                <w:sz w:val="21"/>
                <w:szCs w:val="21"/>
                <w:highlight w:val="none"/>
                <w:lang w:val="en-US" w:eastAsia="zh-CN"/>
              </w:rPr>
              <w:t>的虚假的检验检测报告、业绩材料、社保缴纳证明、学历学位证书、职称认证证书等材料。</w:t>
            </w:r>
          </w:p>
        </w:tc>
      </w:tr>
      <w:tr w14:paraId="2DD8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007E08F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6</w:t>
            </w:r>
          </w:p>
        </w:tc>
        <w:tc>
          <w:tcPr>
            <w:tcW w:w="7811" w:type="dxa"/>
            <w:noWrap w:val="0"/>
            <w:vAlign w:val="center"/>
          </w:tcPr>
          <w:p w14:paraId="2740A87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sz w:val="21"/>
                <w:szCs w:val="21"/>
                <w:highlight w:val="none"/>
                <w:lang w:val="en-US" w:eastAsia="zh-CN"/>
              </w:rPr>
              <w:t>擅自将投标密钥或电子营业执照出借他人使用或未妥善保管。</w:t>
            </w:r>
          </w:p>
        </w:tc>
      </w:tr>
    </w:tbl>
    <w:p w14:paraId="7790A807">
      <w:pPr>
        <w:spacing w:before="157" w:beforeLines="50" w:line="380" w:lineRule="exact"/>
        <w:ind w:firstLine="420" w:firstLineChars="200"/>
        <w:rPr>
          <w:rFonts w:hint="eastAsia" w:ascii="宋体" w:hAnsi="宋体" w:eastAsia="宋体" w:cs="宋体"/>
          <w:b/>
          <w:color w:val="auto"/>
          <w:szCs w:val="21"/>
        </w:rPr>
      </w:pPr>
      <w:r>
        <w:rPr>
          <w:rFonts w:hint="eastAsia" w:ascii="宋体" w:hAnsi="宋体" w:eastAsia="宋体" w:cs="宋体"/>
          <w:b/>
          <w:color w:val="auto"/>
          <w:szCs w:val="21"/>
        </w:rPr>
        <w:t>一、</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已充分知悉“隐瞒真实情况，提供虚假资料”的法定情形，包括但不限于：</w:t>
      </w:r>
    </w:p>
    <w:p w14:paraId="4BA7C11D">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（一）通过转让或者租借等方式从其他单位获取资格或者资质证书投标的</w:t>
      </w:r>
      <w:r>
        <w:rPr>
          <w:rFonts w:hint="eastAsia" w:ascii="宋体" w:hAnsi="宋体" w:eastAsia="宋体" w:cs="宋体"/>
          <w:color w:val="auto"/>
          <w:szCs w:val="21"/>
          <w:highlight w:val="none"/>
        </w:rPr>
        <w:t>。</w:t>
      </w:r>
    </w:p>
    <w:p w14:paraId="37FB0191">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（二）由其他单位或者其他单位负责人在投标供应商编制的投标文件上加盖印章或者签字的。</w:t>
      </w:r>
    </w:p>
    <w:p w14:paraId="68CFC002">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（三）项目负责人或者主要技术人员不是本单位人员的。</w:t>
      </w:r>
    </w:p>
    <w:p w14:paraId="142CD5F5">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（四）投标保证金不是从投标供应商基本账户转出的。</w:t>
      </w:r>
    </w:p>
    <w:p w14:paraId="20451FC1">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（五）其他隐瞒真实情况、提供虚假资料的行为。</w:t>
      </w:r>
    </w:p>
    <w:p w14:paraId="5DD14AB0">
      <w:pPr>
        <w:spacing w:beforeLines="0" w:line="380" w:lineRule="exact"/>
        <w:ind w:firstLine="420" w:firstLineChars="200"/>
        <w:rPr>
          <w:rFonts w:hint="eastAsia" w:ascii="宋体" w:hAnsi="宋体" w:eastAsia="宋体" w:cs="宋体"/>
          <w:b/>
          <w:color w:val="auto"/>
          <w:szCs w:val="21"/>
        </w:rPr>
      </w:pPr>
      <w:r>
        <w:rPr>
          <w:rFonts w:hint="eastAsia" w:ascii="宋体" w:hAnsi="宋体" w:eastAsia="宋体" w:cs="宋体"/>
          <w:b/>
          <w:color w:val="auto"/>
          <w:szCs w:val="21"/>
        </w:rPr>
        <w:t>二、</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已充分知悉“与其他采购参加人串通投标”的法定情形，包括但不限于：</w:t>
      </w:r>
    </w:p>
    <w:p w14:paraId="08123AF7">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（一）投标供应商之间相互约定给予未中标的供应商利益补偿。</w:t>
      </w:r>
    </w:p>
    <w:p w14:paraId="360BCF80">
      <w:pPr>
        <w:spacing w:beforeLines="0" w:line="38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（二）不同投标供应商的法定代表人、主要经营负责人、项目投标授权代表人、项目负责人、主要技术人员为同一人、属同一单位或者在同一单位缴纳社会保险。</w:t>
      </w:r>
    </w:p>
    <w:p w14:paraId="5ADDD5CB">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（三）不同投标供应商的投标文件由同一单位或者同一人编制，或者由同一人分阶段参与编制的。</w:t>
      </w:r>
    </w:p>
    <w:p w14:paraId="57A563BB">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（四）不同投标供应商的投标文件或部分投标文件相互混装。</w:t>
      </w:r>
    </w:p>
    <w:p w14:paraId="617A74C3">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（五）不同投标供应商的投标文件内容存在非正常一致。</w:t>
      </w:r>
    </w:p>
    <w:p w14:paraId="5D257946">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（六）由同一单位工作人员为两家以上（含两家）供应商进行同一项投标活动的。</w:t>
      </w:r>
    </w:p>
    <w:p w14:paraId="38D9926D">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（七）不同投标人的投标报价呈规律性差异。</w:t>
      </w:r>
    </w:p>
    <w:p w14:paraId="31C0CBBB">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（八）不同投标人的投标保证金从同一单位或者个人的账户转出。</w:t>
      </w:r>
    </w:p>
    <w:p w14:paraId="74D359A7">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（九）主管部门依照法律、法规认定的其他情形。</w:t>
      </w:r>
    </w:p>
    <w:p w14:paraId="1ED26695">
      <w:pPr>
        <w:spacing w:beforeLines="0" w:line="340" w:lineRule="exact"/>
        <w:ind w:firstLine="420" w:firstLineChars="200"/>
        <w:rPr>
          <w:rFonts w:hint="eastAsia" w:ascii="宋体" w:hAnsi="宋体" w:eastAsia="宋体" w:cs="宋体"/>
          <w:b/>
          <w:color w:val="auto"/>
          <w:szCs w:val="21"/>
        </w:rPr>
      </w:pPr>
      <w:r>
        <w:rPr>
          <w:rFonts w:hint="eastAsia" w:ascii="宋体" w:hAnsi="宋体" w:eastAsia="宋体" w:cs="宋体"/>
          <w:b/>
          <w:color w:val="auto"/>
          <w:szCs w:val="21"/>
        </w:rPr>
        <w:t>三、</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已充分知悉下列情形</w:t>
      </w:r>
      <w:r>
        <w:rPr>
          <w:rFonts w:hint="eastAsia" w:ascii="宋体" w:hAnsi="宋体" w:eastAsia="宋体" w:cs="宋体"/>
          <w:b/>
          <w:color w:val="auto"/>
          <w:szCs w:val="21"/>
          <w:lang w:eastAsia="zh-CN"/>
        </w:rPr>
        <w:t>存在</w:t>
      </w:r>
      <w:r>
        <w:rPr>
          <w:rFonts w:hint="eastAsia" w:ascii="宋体" w:hAnsi="宋体" w:eastAsia="宋体" w:cs="宋体"/>
          <w:b/>
          <w:color w:val="auto"/>
          <w:szCs w:val="21"/>
        </w:rPr>
        <w:t>法律风险，在投标前已对相关风险事项进行排</w:t>
      </w:r>
      <w:r>
        <w:rPr>
          <w:rFonts w:hint="eastAsia" w:ascii="宋体" w:hAnsi="宋体" w:eastAsia="宋体" w:cs="宋体"/>
          <w:b/>
          <w:color w:val="auto"/>
          <w:szCs w:val="21"/>
          <w:highlight w:val="none"/>
        </w:rPr>
        <w:t>查。</w:t>
      </w:r>
    </w:p>
    <w:p w14:paraId="45CC3262">
      <w:pPr>
        <w:spacing w:beforeLines="0" w:line="340" w:lineRule="exact"/>
        <w:ind w:firstLine="420" w:firstLineChars="200"/>
        <w:rPr>
          <w:rFonts w:hint="eastAsia" w:ascii="宋体" w:hAnsi="宋体" w:eastAsia="宋体" w:cs="宋体"/>
          <w:b/>
          <w:color w:val="auto"/>
          <w:szCs w:val="21"/>
        </w:rPr>
      </w:pPr>
      <w:r>
        <w:rPr>
          <w:rFonts w:hint="eastAsia" w:ascii="宋体" w:hAnsi="宋体" w:eastAsia="宋体" w:cs="宋体"/>
          <w:color w:val="auto"/>
          <w:szCs w:val="21"/>
        </w:rPr>
        <w:t>（一）对于从其他主体获取的投标资料，</w:t>
      </w:r>
      <w:r>
        <w:rPr>
          <w:rFonts w:hint="eastAsia" w:ascii="宋体" w:hAnsi="宋体" w:eastAsia="宋体" w:cs="宋体"/>
          <w:color w:val="auto"/>
          <w:szCs w:val="21"/>
          <w:lang w:eastAsia="zh-CN"/>
        </w:rPr>
        <w:t>我</w:t>
      </w:r>
      <w:r>
        <w:rPr>
          <w:rFonts w:hint="eastAsia" w:ascii="宋体" w:hAnsi="宋体" w:eastAsia="宋体" w:cs="宋体"/>
          <w:color w:val="auto"/>
          <w:szCs w:val="21"/>
          <w:lang w:val="en-US" w:eastAsia="zh-CN"/>
        </w:rPr>
        <w:t>单位</w:t>
      </w:r>
      <w:r>
        <w:rPr>
          <w:rFonts w:hint="eastAsia" w:ascii="宋体" w:hAnsi="宋体" w:eastAsia="宋体" w:cs="宋体"/>
          <w:color w:val="auto"/>
          <w:szCs w:val="21"/>
        </w:rPr>
        <w:t>应审慎核查，确保</w:t>
      </w:r>
      <w:r>
        <w:rPr>
          <w:rFonts w:hint="eastAsia" w:ascii="宋体" w:hAnsi="宋体" w:eastAsia="宋体" w:cs="宋体"/>
          <w:color w:val="auto"/>
          <w:szCs w:val="21"/>
          <w:lang w:eastAsia="zh-CN"/>
        </w:rPr>
        <w:t>其</w:t>
      </w:r>
      <w:r>
        <w:rPr>
          <w:rFonts w:hint="eastAsia" w:ascii="宋体" w:hAnsi="宋体" w:eastAsia="宋体" w:cs="宋体"/>
          <w:color w:val="auto"/>
          <w:szCs w:val="21"/>
        </w:rPr>
        <w:t>真实性。</w:t>
      </w:r>
      <w:r>
        <w:rPr>
          <w:rFonts w:hint="eastAsia" w:ascii="宋体" w:hAnsi="宋体" w:eastAsia="宋体" w:cs="宋体"/>
          <w:b/>
          <w:color w:val="auto"/>
          <w:szCs w:val="21"/>
        </w:rPr>
        <w:t>如主管部门查实投标文件中存在虚假资料的，无论相关资料是否由第三方或本公司员工提供，均不影响主管部门对供应商存在“隐瞒真实情况，提供虚假资料”违法行为的认定。</w:t>
      </w:r>
    </w:p>
    <w:p w14:paraId="5A4CF855">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（二）对于涉及国家机关出具的公文、证件、证明材料等文件，一旦涉嫌虚假，经查实，主管部门将依法从严处理，并移送有关部门追究法律责任；涉嫌犯罪的，移送司法机关</w:t>
      </w:r>
      <w:r>
        <w:rPr>
          <w:rFonts w:hint="eastAsia" w:ascii="宋体" w:hAnsi="宋体" w:eastAsia="宋体" w:cs="宋体"/>
          <w:color w:val="auto"/>
          <w:szCs w:val="21"/>
          <w:lang w:eastAsia="zh-CN"/>
        </w:rPr>
        <w:t>处理</w:t>
      </w:r>
      <w:r>
        <w:rPr>
          <w:rFonts w:hint="eastAsia" w:ascii="宋体" w:hAnsi="宋体" w:eastAsia="宋体" w:cs="宋体"/>
          <w:color w:val="auto"/>
          <w:szCs w:val="21"/>
        </w:rPr>
        <w:t>。</w:t>
      </w:r>
    </w:p>
    <w:p w14:paraId="1D1AEBAE">
      <w:pPr>
        <w:spacing w:beforeLines="0" w:line="340" w:lineRule="exact"/>
        <w:ind w:firstLine="420" w:firstLineChars="200"/>
        <w:rPr>
          <w:rFonts w:hint="eastAsia" w:ascii="宋体" w:hAnsi="宋体" w:eastAsia="宋体" w:cs="宋体"/>
          <w:color w:val="auto"/>
          <w:szCs w:val="21"/>
        </w:rPr>
      </w:pPr>
      <w:r>
        <w:rPr>
          <w:rFonts w:hint="eastAsia" w:ascii="宋体" w:hAnsi="宋体" w:eastAsia="宋体" w:cs="宋体"/>
          <w:color w:val="auto"/>
          <w:szCs w:val="21"/>
        </w:rPr>
        <w:t>（</w:t>
      </w:r>
      <w:r>
        <w:rPr>
          <w:rFonts w:hint="eastAsia" w:ascii="宋体" w:hAnsi="宋体" w:eastAsia="宋体" w:cs="宋体"/>
          <w:color w:val="auto"/>
          <w:szCs w:val="21"/>
          <w:lang w:eastAsia="zh-CN"/>
        </w:rPr>
        <w:t>三</w:t>
      </w:r>
      <w:r>
        <w:rPr>
          <w:rFonts w:hint="eastAsia" w:ascii="宋体" w:hAnsi="宋体" w:eastAsia="宋体" w:cs="宋体"/>
          <w:color w:val="auto"/>
          <w:szCs w:val="21"/>
        </w:rPr>
        <w:t>）</w:t>
      </w:r>
      <w:r>
        <w:rPr>
          <w:rFonts w:hint="eastAsia" w:ascii="宋体" w:hAnsi="宋体" w:eastAsia="宋体" w:cs="宋体"/>
          <w:color w:val="auto"/>
          <w:szCs w:val="21"/>
          <w:lang w:eastAsia="zh-CN"/>
        </w:rPr>
        <w:t>我</w:t>
      </w:r>
      <w:r>
        <w:rPr>
          <w:rFonts w:hint="eastAsia" w:ascii="宋体" w:hAnsi="宋体" w:eastAsia="宋体" w:cs="宋体"/>
          <w:color w:val="auto"/>
          <w:szCs w:val="21"/>
          <w:lang w:val="en-US" w:eastAsia="zh-CN"/>
        </w:rPr>
        <w:t>单位</w:t>
      </w:r>
      <w:r>
        <w:rPr>
          <w:rFonts w:hint="eastAsia" w:ascii="宋体" w:hAnsi="宋体" w:eastAsia="宋体" w:cs="宋体"/>
          <w:color w:val="auto"/>
          <w:szCs w:val="21"/>
        </w:rPr>
        <w:t>对投标电子密钥</w:t>
      </w:r>
      <w:r>
        <w:rPr>
          <w:rFonts w:hint="eastAsia" w:ascii="宋体" w:hAnsi="宋体" w:eastAsia="宋体" w:cs="宋体"/>
          <w:color w:val="auto"/>
          <w:szCs w:val="21"/>
          <w:lang w:eastAsia="zh-CN"/>
        </w:rPr>
        <w:t>或</w:t>
      </w:r>
      <w:r>
        <w:rPr>
          <w:rFonts w:hint="eastAsia" w:ascii="宋体" w:hAnsi="宋体" w:eastAsia="宋体" w:cs="宋体"/>
          <w:color w:val="auto"/>
          <w:szCs w:val="21"/>
          <w:lang w:val="en-US" w:eastAsia="zh-CN"/>
        </w:rPr>
        <w:t>电子营业执照</w:t>
      </w:r>
      <w:r>
        <w:rPr>
          <w:rFonts w:hint="eastAsia" w:ascii="宋体" w:hAnsi="宋体" w:eastAsia="宋体" w:cs="宋体"/>
          <w:color w:val="auto"/>
          <w:szCs w:val="21"/>
        </w:rPr>
        <w:t>负有妥善保管、及时变更和续期等主体责任</w:t>
      </w:r>
      <w:r>
        <w:rPr>
          <w:rFonts w:hint="eastAsia" w:ascii="宋体" w:hAnsi="宋体" w:eastAsia="宋体" w:cs="宋体"/>
          <w:color w:val="auto"/>
          <w:szCs w:val="21"/>
          <w:lang w:eastAsia="zh-CN"/>
        </w:rPr>
        <w:t>；</w:t>
      </w:r>
      <w:r>
        <w:rPr>
          <w:rFonts w:hint="eastAsia" w:ascii="宋体" w:hAnsi="宋体" w:eastAsia="宋体" w:cs="宋体"/>
          <w:color w:val="auto"/>
          <w:szCs w:val="21"/>
        </w:rPr>
        <w:t>使用电子密钥</w:t>
      </w:r>
      <w:r>
        <w:rPr>
          <w:rFonts w:hint="eastAsia" w:ascii="宋体" w:hAnsi="宋体" w:eastAsia="宋体" w:cs="宋体"/>
          <w:color w:val="auto"/>
          <w:szCs w:val="21"/>
          <w:lang w:eastAsia="zh-CN"/>
        </w:rPr>
        <w:t>或</w:t>
      </w:r>
      <w:r>
        <w:rPr>
          <w:rFonts w:hint="eastAsia" w:ascii="宋体" w:hAnsi="宋体" w:eastAsia="宋体" w:cs="宋体"/>
          <w:color w:val="auto"/>
          <w:szCs w:val="21"/>
          <w:lang w:val="en-US" w:eastAsia="zh-CN"/>
        </w:rPr>
        <w:t>电子营业执照</w:t>
      </w:r>
      <w:r>
        <w:rPr>
          <w:rFonts w:hint="eastAsia" w:ascii="宋体" w:hAnsi="宋体" w:eastAsia="宋体" w:cs="宋体"/>
          <w:color w:val="auto"/>
          <w:szCs w:val="21"/>
        </w:rPr>
        <w:t>在深圳政府采购网站进行的活动，均具有法律效力，须承担相应的法律后果。</w:t>
      </w:r>
      <w:r>
        <w:rPr>
          <w:rFonts w:hint="eastAsia" w:ascii="宋体" w:hAnsi="宋体" w:eastAsia="宋体" w:cs="宋体"/>
          <w:color w:val="auto"/>
          <w:szCs w:val="21"/>
          <w:lang w:eastAsia="zh-CN"/>
        </w:rPr>
        <w:t>若</w:t>
      </w:r>
      <w:r>
        <w:rPr>
          <w:rFonts w:hint="eastAsia" w:ascii="宋体" w:hAnsi="宋体" w:eastAsia="宋体" w:cs="宋体"/>
          <w:b/>
          <w:bCs/>
          <w:color w:val="auto"/>
          <w:szCs w:val="21"/>
        </w:rPr>
        <w:t>擅自将投标密钥</w:t>
      </w:r>
      <w:r>
        <w:rPr>
          <w:rFonts w:hint="eastAsia" w:ascii="宋体" w:hAnsi="宋体" w:eastAsia="宋体" w:cs="宋体"/>
          <w:b/>
          <w:bCs/>
          <w:color w:val="auto"/>
          <w:szCs w:val="21"/>
          <w:lang w:eastAsia="zh-CN"/>
        </w:rPr>
        <w:t>或</w:t>
      </w:r>
      <w:r>
        <w:rPr>
          <w:rFonts w:hint="eastAsia" w:ascii="宋体" w:hAnsi="宋体" w:eastAsia="宋体" w:cs="宋体"/>
          <w:b/>
          <w:bCs/>
          <w:color w:val="auto"/>
          <w:szCs w:val="21"/>
          <w:lang w:val="en-US" w:eastAsia="zh-CN"/>
        </w:rPr>
        <w:t>电子营业执照</w:t>
      </w:r>
      <w:r>
        <w:rPr>
          <w:rFonts w:hint="eastAsia" w:ascii="宋体" w:hAnsi="宋体" w:eastAsia="宋体" w:cs="宋体"/>
          <w:b/>
          <w:bCs/>
          <w:color w:val="auto"/>
          <w:szCs w:val="21"/>
        </w:rPr>
        <w:t>出借他人使用所造成的法律后果，由</w:t>
      </w:r>
      <w:r>
        <w:rPr>
          <w:rFonts w:hint="eastAsia" w:ascii="宋体" w:hAnsi="宋体" w:eastAsia="宋体" w:cs="宋体"/>
          <w:b/>
          <w:bCs/>
          <w:color w:val="auto"/>
          <w:szCs w:val="21"/>
          <w:lang w:eastAsia="zh-CN"/>
        </w:rPr>
        <w:t>我</w:t>
      </w:r>
      <w:r>
        <w:rPr>
          <w:rFonts w:hint="eastAsia" w:ascii="宋体" w:hAnsi="宋体" w:eastAsia="宋体" w:cs="宋体"/>
          <w:b/>
          <w:bCs/>
          <w:color w:val="auto"/>
          <w:szCs w:val="21"/>
          <w:lang w:val="en-US" w:eastAsia="zh-CN"/>
        </w:rPr>
        <w:t>单位</w:t>
      </w:r>
      <w:r>
        <w:rPr>
          <w:rFonts w:hint="eastAsia" w:ascii="宋体" w:hAnsi="宋体" w:eastAsia="宋体" w:cs="宋体"/>
          <w:b/>
          <w:bCs/>
          <w:color w:val="auto"/>
          <w:szCs w:val="21"/>
        </w:rPr>
        <w:t>自行承担</w:t>
      </w:r>
      <w:r>
        <w:rPr>
          <w:rFonts w:hint="eastAsia" w:ascii="宋体" w:hAnsi="宋体" w:eastAsia="宋体" w:cs="宋体"/>
          <w:color w:val="auto"/>
          <w:szCs w:val="21"/>
        </w:rPr>
        <w:t>。</w:t>
      </w:r>
    </w:p>
    <w:p w14:paraId="6CDF4EFF">
      <w:pPr>
        <w:spacing w:beforeLines="0" w:line="340" w:lineRule="exact"/>
        <w:ind w:firstLine="420" w:firstLineChars="200"/>
        <w:rPr>
          <w:rFonts w:hint="eastAsia" w:ascii="宋体" w:hAnsi="宋体" w:eastAsia="宋体" w:cs="宋体"/>
          <w:b/>
          <w:color w:val="auto"/>
          <w:szCs w:val="21"/>
        </w:rPr>
      </w:pPr>
      <w:r>
        <w:rPr>
          <w:rFonts w:hint="eastAsia" w:ascii="宋体" w:hAnsi="宋体" w:eastAsia="宋体" w:cs="宋体"/>
          <w:b/>
          <w:color w:val="auto"/>
          <w:szCs w:val="21"/>
        </w:rPr>
        <w:t>四、</w:t>
      </w:r>
      <w:r>
        <w:rPr>
          <w:rFonts w:hint="eastAsia" w:ascii="宋体" w:hAnsi="宋体" w:eastAsia="宋体" w:cs="宋体"/>
          <w:b/>
          <w:color w:val="auto"/>
          <w:szCs w:val="21"/>
          <w:lang w:eastAsia="zh-CN"/>
        </w:rPr>
        <w:t>我</w:t>
      </w:r>
      <w:r>
        <w:rPr>
          <w:rFonts w:hint="eastAsia" w:ascii="宋体" w:hAnsi="宋体" w:eastAsia="宋体" w:cs="宋体"/>
          <w:b/>
          <w:color w:val="auto"/>
          <w:szCs w:val="21"/>
          <w:lang w:val="en-US" w:eastAsia="zh-CN"/>
        </w:rPr>
        <w:t>单位</w:t>
      </w:r>
      <w:r>
        <w:rPr>
          <w:rFonts w:hint="eastAsia" w:ascii="宋体" w:hAnsi="宋体" w:eastAsia="宋体" w:cs="宋体"/>
          <w:b/>
          <w:color w:val="auto"/>
          <w:szCs w:val="21"/>
        </w:rPr>
        <w:t>已充分知悉政府采购违法、违规行为的法律</w:t>
      </w:r>
      <w:r>
        <w:rPr>
          <w:rFonts w:hint="eastAsia" w:ascii="宋体" w:hAnsi="宋体" w:eastAsia="宋体" w:cs="宋体"/>
          <w:b/>
          <w:color w:val="auto"/>
          <w:szCs w:val="21"/>
          <w:highlight w:val="none"/>
        </w:rPr>
        <w:t>后果。</w:t>
      </w:r>
    </w:p>
    <w:p w14:paraId="319C9238">
      <w:pPr>
        <w:spacing w:beforeLines="0" w:line="340" w:lineRule="exact"/>
        <w:ind w:firstLine="420" w:firstLineChars="200"/>
        <w:rPr>
          <w:rFonts w:hint="eastAsia" w:ascii="宋体" w:hAnsi="宋体" w:eastAsia="宋体" w:cs="宋体"/>
          <w:color w:val="auto"/>
          <w:szCs w:val="21"/>
          <w:highlight w:val="none"/>
        </w:rPr>
      </w:pPr>
      <w:r>
        <w:rPr>
          <w:rFonts w:hint="eastAsia" w:ascii="宋体" w:hAnsi="宋体" w:eastAsia="宋体" w:cs="宋体"/>
          <w:color w:val="auto"/>
          <w:szCs w:val="21"/>
        </w:rPr>
        <w:t>经查实，若</w:t>
      </w:r>
      <w:r>
        <w:rPr>
          <w:rFonts w:hint="eastAsia" w:ascii="宋体" w:hAnsi="宋体" w:eastAsia="宋体" w:cs="宋体"/>
          <w:color w:val="auto"/>
          <w:szCs w:val="21"/>
          <w:lang w:eastAsia="zh-CN"/>
        </w:rPr>
        <w:t>我</w:t>
      </w:r>
      <w:r>
        <w:rPr>
          <w:rFonts w:hint="eastAsia" w:ascii="宋体" w:hAnsi="宋体" w:eastAsia="宋体" w:cs="宋体"/>
          <w:color w:val="auto"/>
          <w:szCs w:val="21"/>
          <w:lang w:val="en-US" w:eastAsia="zh-CN"/>
        </w:rPr>
        <w:t>单位</w:t>
      </w:r>
      <w:r>
        <w:rPr>
          <w:rFonts w:hint="eastAsia" w:ascii="宋体" w:hAnsi="宋体" w:eastAsia="宋体" w:cs="宋体"/>
          <w:color w:val="auto"/>
          <w:szCs w:val="21"/>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ascii="宋体" w:hAnsi="宋体" w:eastAsia="宋体" w:cs="宋体"/>
          <w:color w:val="auto"/>
          <w:szCs w:val="21"/>
          <w:highlight w:val="none"/>
        </w:rPr>
        <w:t>分之二十以上千分之三十以下罚款，由市场监管部门依法吊销营业执照。</w:t>
      </w:r>
    </w:p>
    <w:p w14:paraId="38A9FDB8">
      <w:pPr>
        <w:spacing w:beforeLines="0" w:line="340" w:lineRule="exact"/>
        <w:ind w:firstLine="420" w:firstLineChars="200"/>
        <w:rPr>
          <w:color w:val="auto"/>
          <w:highlight w:val="yellow"/>
        </w:rPr>
      </w:pPr>
      <w:r>
        <w:rPr>
          <w:rFonts w:hint="eastAsia" w:ascii="宋体" w:hAnsi="宋体" w:eastAsia="宋体" w:cs="宋体"/>
          <w:color w:val="auto"/>
          <w:szCs w:val="21"/>
          <w:highlight w:val="yellow"/>
        </w:rPr>
        <w:t>以下文字请投标供应商抄写并确认：“</w:t>
      </w:r>
      <w:r>
        <w:rPr>
          <w:rFonts w:hint="eastAsia" w:ascii="宋体" w:hAnsi="宋体" w:eastAsia="宋体" w:cs="宋体"/>
          <w:color w:val="auto"/>
          <w:szCs w:val="21"/>
          <w:highlight w:val="yellow"/>
          <w:lang w:eastAsia="zh-CN"/>
        </w:rPr>
        <w:t>我</w:t>
      </w:r>
      <w:r>
        <w:rPr>
          <w:rFonts w:hint="eastAsia" w:ascii="宋体" w:hAnsi="宋体" w:eastAsia="宋体" w:cs="宋体"/>
          <w:color w:val="auto"/>
          <w:szCs w:val="21"/>
          <w:highlight w:val="yellow"/>
          <w:lang w:val="en-US" w:eastAsia="zh-CN"/>
        </w:rPr>
        <w:t>单位</w:t>
      </w:r>
      <w:r>
        <w:rPr>
          <w:rFonts w:hint="eastAsia" w:ascii="宋体" w:hAnsi="宋体" w:eastAsia="宋体" w:cs="宋体"/>
          <w:color w:val="auto"/>
          <w:szCs w:val="21"/>
          <w:highlight w:val="yellow"/>
        </w:rPr>
        <w:t>已仔细阅读《政府采购违法行为风险知悉确认书》，充分知悉违法行为的法律后果，并承诺将严谨、诚信、依法依规参与政府采购活动”。</w:t>
      </w:r>
    </w:p>
    <w:tbl>
      <w:tblPr>
        <w:tblStyle w:val="191"/>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73BA75D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noWrap w:val="0"/>
            <w:vAlign w:val="top"/>
          </w:tcPr>
          <w:p w14:paraId="275E7049">
            <w:pPr>
              <w:autoSpaceDE w:val="0"/>
              <w:autoSpaceDN w:val="0"/>
              <w:spacing w:beforeLines="0" w:line="340" w:lineRule="exact"/>
              <w:ind w:firstLine="1866"/>
              <w:rPr>
                <w:rFonts w:ascii="宋体" w:hAnsi="宋体" w:eastAsia="宋体"/>
                <w:color w:val="auto"/>
                <w:spacing w:val="-4"/>
                <w:kern w:val="0"/>
                <w:szCs w:val="21"/>
                <w:highlight w:val="none"/>
              </w:rPr>
            </w:pPr>
          </w:p>
        </w:tc>
      </w:tr>
      <w:tr w14:paraId="3014B83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1811E560">
            <w:pPr>
              <w:autoSpaceDE w:val="0"/>
              <w:autoSpaceDN w:val="0"/>
              <w:spacing w:beforeLines="0" w:line="340" w:lineRule="exact"/>
              <w:ind w:firstLine="1866"/>
              <w:rPr>
                <w:rFonts w:ascii="宋体" w:hAnsi="宋体" w:eastAsia="宋体"/>
                <w:color w:val="auto"/>
                <w:spacing w:val="-4"/>
                <w:kern w:val="0"/>
                <w:szCs w:val="21"/>
              </w:rPr>
            </w:pPr>
          </w:p>
        </w:tc>
      </w:tr>
      <w:tr w14:paraId="27E2114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6217D50D">
            <w:pPr>
              <w:autoSpaceDE w:val="0"/>
              <w:autoSpaceDN w:val="0"/>
              <w:spacing w:beforeLines="0" w:line="340" w:lineRule="exact"/>
              <w:ind w:firstLine="1866"/>
              <w:rPr>
                <w:rFonts w:ascii="宋体" w:hAnsi="宋体" w:eastAsia="宋体"/>
                <w:color w:val="auto"/>
                <w:spacing w:val="-4"/>
                <w:kern w:val="0"/>
                <w:szCs w:val="21"/>
              </w:rPr>
            </w:pPr>
          </w:p>
        </w:tc>
      </w:tr>
      <w:tr w14:paraId="0431359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noWrap w:val="0"/>
            <w:vAlign w:val="top"/>
          </w:tcPr>
          <w:p w14:paraId="72733351">
            <w:pPr>
              <w:autoSpaceDE w:val="0"/>
              <w:autoSpaceDN w:val="0"/>
              <w:spacing w:beforeLines="0" w:line="340" w:lineRule="exact"/>
              <w:ind w:firstLine="1866"/>
              <w:rPr>
                <w:rFonts w:ascii="宋体" w:hAnsi="宋体" w:eastAsia="宋体"/>
                <w:color w:val="auto"/>
                <w:spacing w:val="-4"/>
                <w:kern w:val="0"/>
                <w:szCs w:val="21"/>
              </w:rPr>
            </w:pPr>
          </w:p>
        </w:tc>
      </w:tr>
    </w:tbl>
    <w:p w14:paraId="013E3C0B">
      <w:pPr>
        <w:widowControl/>
        <w:wordWrap w:val="0"/>
        <w:autoSpaceDE w:val="0"/>
        <w:autoSpaceDN w:val="0"/>
        <w:spacing w:beforeLines="0" w:line="340" w:lineRule="exact"/>
        <w:ind w:right="808" w:firstLine="404" w:firstLineChars="200"/>
        <w:jc w:val="right"/>
        <w:rPr>
          <w:rFonts w:hint="eastAsia" w:ascii="宋体" w:hAnsi="宋体" w:eastAsia="宋体"/>
          <w:color w:val="auto"/>
          <w:spacing w:val="-4"/>
          <w:kern w:val="0"/>
          <w:szCs w:val="21"/>
        </w:rPr>
      </w:pPr>
    </w:p>
    <w:p w14:paraId="0818253C">
      <w:pPr>
        <w:widowControl/>
        <w:wordWrap w:val="0"/>
        <w:autoSpaceDE w:val="0"/>
        <w:autoSpaceDN w:val="0"/>
        <w:spacing w:beforeLines="0" w:line="340" w:lineRule="exact"/>
        <w:ind w:right="808" w:firstLine="404" w:firstLineChars="200"/>
        <w:jc w:val="right"/>
        <w:rPr>
          <w:rFonts w:ascii="宋体" w:hAnsi="宋体" w:eastAsia="宋体"/>
          <w:color w:val="auto"/>
          <w:spacing w:val="-4"/>
          <w:kern w:val="0"/>
          <w:szCs w:val="21"/>
          <w:u w:val="single"/>
        </w:rPr>
      </w:pPr>
      <w:r>
        <w:rPr>
          <w:rFonts w:hint="eastAsia" w:ascii="宋体" w:hAnsi="宋体" w:eastAsia="宋体"/>
          <w:color w:val="auto"/>
          <w:spacing w:val="-4"/>
          <w:kern w:val="0"/>
          <w:szCs w:val="21"/>
          <w:lang w:eastAsia="zh-CN"/>
        </w:rPr>
        <w:t>单位</w:t>
      </w:r>
      <w:r>
        <w:rPr>
          <w:rFonts w:hint="eastAsia" w:ascii="宋体" w:hAnsi="宋体" w:eastAsia="宋体"/>
          <w:color w:val="auto"/>
          <w:spacing w:val="-4"/>
          <w:kern w:val="0"/>
          <w:szCs w:val="21"/>
        </w:rPr>
        <w:t>负责人签名：</w:t>
      </w:r>
      <w:r>
        <w:rPr>
          <w:rFonts w:hint="eastAsia" w:ascii="宋体" w:hAnsi="宋体" w:eastAsia="宋体"/>
          <w:color w:val="auto"/>
          <w:spacing w:val="-4"/>
          <w:kern w:val="0"/>
          <w:szCs w:val="21"/>
          <w:u w:val="single"/>
        </w:rPr>
        <w:t xml:space="preserve">              </w:t>
      </w:r>
    </w:p>
    <w:p w14:paraId="7C01ED11">
      <w:pPr>
        <w:widowControl/>
        <w:wordWrap w:val="0"/>
        <w:autoSpaceDE w:val="0"/>
        <w:autoSpaceDN w:val="0"/>
        <w:spacing w:beforeLines="0" w:line="340" w:lineRule="exact"/>
        <w:ind w:right="808" w:firstLine="404" w:firstLineChars="200"/>
        <w:jc w:val="center"/>
        <w:rPr>
          <w:rFonts w:ascii="宋体" w:hAnsi="宋体" w:eastAsia="宋体"/>
          <w:color w:val="auto"/>
          <w:spacing w:val="-4"/>
          <w:kern w:val="0"/>
          <w:szCs w:val="21"/>
          <w:u w:val="single"/>
        </w:rPr>
      </w:pPr>
      <w:r>
        <w:rPr>
          <w:rFonts w:hint="eastAsia" w:ascii="宋体" w:hAnsi="宋体" w:eastAsia="宋体"/>
          <w:color w:val="auto"/>
          <w:spacing w:val="-4"/>
          <w:kern w:val="0"/>
          <w:szCs w:val="21"/>
          <w:lang w:val="en-US" w:eastAsia="zh-CN"/>
        </w:rPr>
        <w:t xml:space="preserve">                                 </w:t>
      </w:r>
      <w:r>
        <w:rPr>
          <w:rFonts w:hint="eastAsia" w:ascii="宋体" w:hAnsi="宋体" w:eastAsia="宋体"/>
          <w:color w:val="auto"/>
          <w:spacing w:val="-4"/>
          <w:kern w:val="0"/>
          <w:szCs w:val="21"/>
          <w:lang w:eastAsia="zh-CN"/>
        </w:rPr>
        <w:t>（加盖</w:t>
      </w:r>
      <w:r>
        <w:rPr>
          <w:rFonts w:hint="eastAsia" w:ascii="宋体" w:hAnsi="宋体" w:eastAsia="宋体"/>
          <w:color w:val="auto"/>
          <w:spacing w:val="-4"/>
          <w:kern w:val="0"/>
          <w:szCs w:val="21"/>
        </w:rPr>
        <w:t>公章</w:t>
      </w:r>
      <w:r>
        <w:rPr>
          <w:rFonts w:hint="eastAsia" w:ascii="宋体" w:hAnsi="宋体" w:eastAsia="宋体"/>
          <w:color w:val="auto"/>
          <w:spacing w:val="-4"/>
          <w:kern w:val="0"/>
          <w:szCs w:val="21"/>
          <w:lang w:eastAsia="zh-CN"/>
        </w:rPr>
        <w:t>）</w:t>
      </w:r>
    </w:p>
    <w:p w14:paraId="5B73DE98">
      <w:pPr>
        <w:widowControl/>
        <w:wordWrap w:val="0"/>
        <w:autoSpaceDE w:val="0"/>
        <w:autoSpaceDN w:val="0"/>
        <w:spacing w:beforeLines="0" w:line="340" w:lineRule="exact"/>
        <w:ind w:right="808" w:firstLine="404" w:firstLineChars="200"/>
        <w:jc w:val="right"/>
        <w:rPr>
          <w:rFonts w:ascii="宋体" w:hAnsi="宋体" w:eastAsia="宋体"/>
          <w:color w:val="auto"/>
          <w:spacing w:val="-4"/>
          <w:kern w:val="0"/>
          <w:szCs w:val="21"/>
          <w:u w:val="single"/>
        </w:rPr>
      </w:pPr>
      <w:r>
        <w:rPr>
          <w:rFonts w:hint="eastAsia" w:ascii="宋体" w:hAnsi="宋体" w:eastAsia="宋体"/>
          <w:color w:val="auto"/>
          <w:spacing w:val="-4"/>
          <w:kern w:val="0"/>
          <w:szCs w:val="21"/>
        </w:rPr>
        <w:t xml:space="preserve">     日期：</w:t>
      </w:r>
      <w:r>
        <w:rPr>
          <w:rFonts w:hint="eastAsia" w:ascii="宋体" w:hAnsi="宋体" w:eastAsia="宋体"/>
          <w:color w:val="auto"/>
          <w:spacing w:val="-4"/>
          <w:kern w:val="0"/>
          <w:szCs w:val="21"/>
          <w:u w:val="single"/>
        </w:rPr>
        <w:t xml:space="preserve">              </w:t>
      </w:r>
    </w:p>
    <w:p w14:paraId="3A8C5299">
      <w:pPr>
        <w:widowControl/>
        <w:autoSpaceDE w:val="0"/>
        <w:autoSpaceDN w:val="0"/>
        <w:spacing w:beforeLines="0" w:line="340" w:lineRule="exact"/>
        <w:ind w:firstLine="404" w:firstLineChars="200"/>
        <w:jc w:val="left"/>
        <w:rPr>
          <w:rFonts w:hint="eastAsia" w:ascii="宋体" w:hAnsi="宋体" w:eastAsia="宋体"/>
          <w:b/>
          <w:bCs/>
          <w:color w:val="auto"/>
          <w:spacing w:val="-4"/>
          <w:kern w:val="0"/>
          <w:szCs w:val="21"/>
        </w:rPr>
      </w:pPr>
    </w:p>
    <w:p w14:paraId="7359BD9D">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04" w:firstLineChars="200"/>
        <w:jc w:val="left"/>
        <w:textAlignment w:val="auto"/>
        <w:rPr>
          <w:rFonts w:hint="eastAsia" w:ascii="宋体" w:hAnsi="宋体" w:eastAsia="宋体"/>
          <w:b/>
          <w:bCs/>
          <w:color w:val="auto"/>
          <w:spacing w:val="-4"/>
          <w:kern w:val="0"/>
          <w:szCs w:val="21"/>
          <w:highlight w:val="none"/>
        </w:rPr>
      </w:pPr>
      <w:r>
        <w:rPr>
          <w:rFonts w:hint="eastAsia" w:ascii="宋体" w:hAnsi="宋体" w:eastAsia="宋体"/>
          <w:b/>
          <w:bCs/>
          <w:color w:val="auto"/>
          <w:spacing w:val="-4"/>
          <w:kern w:val="0"/>
          <w:szCs w:val="21"/>
        </w:rPr>
        <w:t>注：</w:t>
      </w:r>
      <w:r>
        <w:rPr>
          <w:rFonts w:hint="eastAsia" w:ascii="宋体" w:hAnsi="宋体"/>
          <w:b/>
          <w:bCs/>
          <w:color w:val="auto"/>
          <w:spacing w:val="-4"/>
          <w:kern w:val="0"/>
          <w:szCs w:val="21"/>
          <w:lang w:val="en-US" w:eastAsia="zh-CN"/>
        </w:rPr>
        <w:t>1.</w:t>
      </w:r>
      <w:r>
        <w:rPr>
          <w:rFonts w:hint="eastAsia" w:ascii="宋体" w:hAnsi="宋体" w:eastAsia="宋体"/>
          <w:b/>
          <w:bCs/>
          <w:color w:val="auto"/>
          <w:spacing w:val="-4"/>
          <w:kern w:val="0"/>
          <w:szCs w:val="21"/>
          <w:lang w:eastAsia="zh-CN"/>
        </w:rPr>
        <w:t>《</w:t>
      </w:r>
      <w:r>
        <w:rPr>
          <w:rFonts w:hint="eastAsia" w:ascii="宋体" w:hAnsi="宋体" w:eastAsia="宋体"/>
          <w:b/>
          <w:bCs/>
          <w:color w:val="auto"/>
          <w:spacing w:val="-4"/>
          <w:kern w:val="0"/>
          <w:szCs w:val="21"/>
          <w:lang w:val="en-US" w:eastAsia="zh-CN"/>
        </w:rPr>
        <w:t>政府采购违法行为风险知悉确认书</w:t>
      </w:r>
      <w:r>
        <w:rPr>
          <w:rFonts w:hint="eastAsia" w:ascii="宋体" w:hAnsi="宋体" w:eastAsia="宋体"/>
          <w:b/>
          <w:bCs/>
          <w:color w:val="auto"/>
          <w:spacing w:val="-4"/>
          <w:kern w:val="0"/>
          <w:szCs w:val="21"/>
          <w:lang w:eastAsia="zh-CN"/>
        </w:rPr>
        <w:t>》需由</w:t>
      </w:r>
      <w:r>
        <w:rPr>
          <w:rFonts w:hint="eastAsia" w:ascii="宋体" w:hAnsi="宋体" w:eastAsia="宋体"/>
          <w:b/>
          <w:bCs/>
          <w:color w:val="auto"/>
          <w:spacing w:val="-4"/>
          <w:kern w:val="0"/>
          <w:szCs w:val="21"/>
          <w:highlight w:val="none"/>
        </w:rPr>
        <w:t>投标供应商负责人签字并加盖单位公章后，扫描上传至投标文件一并提交。</w:t>
      </w:r>
    </w:p>
    <w:p w14:paraId="4DE540D8">
      <w:pPr>
        <w:pStyle w:val="194"/>
        <w:keepNext w:val="0"/>
        <w:keepLines w:val="0"/>
        <w:pageBreakBefore w:val="0"/>
        <w:kinsoku/>
        <w:wordWrap/>
        <w:overflowPunct/>
        <w:topLinePunct w:val="0"/>
        <w:bidi w:val="0"/>
        <w:adjustRightInd/>
        <w:snapToGrid/>
        <w:ind w:firstLine="420" w:firstLineChars="200"/>
        <w:textAlignment w:val="auto"/>
        <w:rPr>
          <w:b/>
          <w:bCs/>
          <w:color w:val="auto"/>
          <w:lang w:val="en-US" w:eastAsia="zh-CN"/>
        </w:rPr>
      </w:pPr>
      <w:r>
        <w:rPr>
          <w:rFonts w:hint="eastAsia"/>
          <w:b/>
          <w:bCs/>
          <w:color w:val="auto"/>
          <w:lang w:val="en-US" w:eastAsia="zh-CN"/>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14:paraId="52C908B4">
      <w:pPr>
        <w:widowControl/>
        <w:autoSpaceDE w:val="0"/>
        <w:autoSpaceDN w:val="0"/>
        <w:spacing w:line="400" w:lineRule="exact"/>
        <w:ind w:right="1414" w:firstLine="480" w:firstLineChars="200"/>
        <w:jc w:val="right"/>
        <w:rPr>
          <w:rFonts w:eastAsiaTheme="minorEastAsia"/>
          <w:kern w:val="0"/>
          <w:sz w:val="24"/>
        </w:rPr>
      </w:pPr>
    </w:p>
    <w:p w14:paraId="3C46A5C9">
      <w:pPr>
        <w:widowControl/>
        <w:autoSpaceDE w:val="0"/>
        <w:autoSpaceDN w:val="0"/>
        <w:spacing w:line="400" w:lineRule="exact"/>
        <w:ind w:right="1414" w:firstLine="480" w:firstLineChars="200"/>
        <w:jc w:val="right"/>
        <w:rPr>
          <w:rFonts w:eastAsiaTheme="minorEastAsia"/>
          <w:kern w:val="0"/>
          <w:sz w:val="24"/>
        </w:rPr>
      </w:pPr>
    </w:p>
    <w:p w14:paraId="25FF5FB3">
      <w:pPr>
        <w:widowControl/>
        <w:autoSpaceDE w:val="0"/>
        <w:autoSpaceDN w:val="0"/>
        <w:spacing w:line="400" w:lineRule="exact"/>
        <w:ind w:right="1414" w:firstLine="480" w:firstLineChars="200"/>
        <w:jc w:val="right"/>
        <w:rPr>
          <w:rFonts w:eastAsiaTheme="minorEastAsia"/>
          <w:kern w:val="0"/>
          <w:sz w:val="24"/>
        </w:rPr>
      </w:pPr>
    </w:p>
    <w:p w14:paraId="0D3C2FA7">
      <w:pPr>
        <w:widowControl/>
        <w:autoSpaceDE w:val="0"/>
        <w:autoSpaceDN w:val="0"/>
        <w:spacing w:line="400" w:lineRule="exact"/>
        <w:ind w:right="1414" w:firstLine="480" w:firstLineChars="200"/>
        <w:jc w:val="right"/>
        <w:rPr>
          <w:rFonts w:eastAsiaTheme="minorEastAsia"/>
          <w:kern w:val="0"/>
          <w:sz w:val="24"/>
        </w:rPr>
      </w:pPr>
    </w:p>
    <w:p w14:paraId="321F487B">
      <w:pPr>
        <w:jc w:val="center"/>
        <w:rPr>
          <w:rFonts w:hint="eastAsia" w:ascii="黑体" w:eastAsia="黑体"/>
          <w:b w:val="0"/>
          <w:bCs w:val="0"/>
          <w:sz w:val="24"/>
          <w:szCs w:val="20"/>
          <w:lang w:val="en-US" w:eastAsia="zh-CN"/>
        </w:rPr>
      </w:pPr>
      <w:r>
        <w:rPr>
          <w:rFonts w:hint="eastAsia" w:ascii="黑体" w:eastAsia="黑体"/>
          <w:b w:val="0"/>
          <w:bCs w:val="0"/>
          <w:sz w:val="24"/>
          <w:szCs w:val="20"/>
          <w:lang w:val="en-US" w:eastAsia="zh-CN"/>
        </w:rPr>
        <w:t>（二）订单融资情况</w:t>
      </w:r>
    </w:p>
    <w:p w14:paraId="594B507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hint="eastAsia" w:ascii="宋体" w:hAnsi="宋体" w:cs="宋体"/>
          <w:b/>
          <w:bCs/>
          <w:lang w:val="en-US" w:eastAsia="zh-CN"/>
        </w:rPr>
        <w:t>1</w:t>
      </w:r>
      <w:r>
        <w:rPr>
          <w:rFonts w:hint="eastAsia" w:ascii="宋体" w:hAnsi="宋体" w:cs="宋体"/>
          <w:b/>
          <w:bCs/>
          <w:lang w:eastAsia="zh-CN"/>
        </w:rPr>
        <w:t>、</w:t>
      </w:r>
      <w:r>
        <w:rPr>
          <w:rFonts w:hint="eastAsia" w:ascii="宋体" w:hAnsi="宋体" w:cs="宋体"/>
          <w:b/>
          <w:bCs/>
        </w:rPr>
        <w:t>关于政府采购订单融资政策</w:t>
      </w:r>
    </w:p>
    <w:p w14:paraId="785D14E0">
      <w:pPr>
        <w:pStyle w:val="19"/>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b w:val="0"/>
          <w:bCs/>
          <w:kern w:val="2"/>
          <w:sz w:val="21"/>
          <w:szCs w:val="21"/>
          <w:lang w:val="en-US" w:eastAsia="zh-CN" w:bidi="ar-SA"/>
        </w:rPr>
      </w:pPr>
      <w:r>
        <w:rPr>
          <w:rFonts w:hint="eastAsia" w:ascii="Times New Roman" w:hAnsi="Times New Roman" w:eastAsia="宋体" w:cs="Times New Roman"/>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664B36C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b/>
          <w:bCs/>
          <w:lang w:val="en-US" w:eastAsia="zh-CN"/>
        </w:rPr>
      </w:pPr>
      <w:r>
        <w:rPr>
          <w:rFonts w:hint="eastAsia" w:ascii="宋体" w:hAnsi="宋体" w:cs="宋体"/>
          <w:b/>
          <w:bCs/>
          <w:lang w:val="en-US" w:eastAsia="zh-CN"/>
        </w:rPr>
        <w:t>2</w:t>
      </w:r>
      <w:r>
        <w:rPr>
          <w:rFonts w:hint="eastAsia" w:ascii="宋体" w:hAnsi="宋体" w:cs="宋体"/>
          <w:b/>
          <w:bCs/>
          <w:lang w:eastAsia="zh-CN"/>
        </w:rPr>
        <w:t>、</w:t>
      </w:r>
      <w:r>
        <w:rPr>
          <w:rFonts w:hint="eastAsia" w:ascii="宋体" w:hAnsi="宋体" w:cs="宋体"/>
          <w:b/>
          <w:bCs/>
          <w:lang w:val="en-US" w:eastAsia="zh-CN"/>
        </w:rPr>
        <w:t>供应商账户信息</w:t>
      </w:r>
    </w:p>
    <w:p w14:paraId="607993B5">
      <w:pPr>
        <w:ind w:left="420" w:leftChars="200" w:firstLine="21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hint="eastAsia" w:eastAsia="宋体"/>
          <w:szCs w:val="21"/>
          <w:lang w:eastAsia="zh-CN"/>
        </w:rPr>
        <w:t>；</w:t>
      </w:r>
      <w:r>
        <w:rPr>
          <w:rFonts w:hint="eastAsia"/>
          <w:szCs w:val="21"/>
        </w:rPr>
        <w:t xml:space="preserve">  </w:t>
      </w:r>
    </w:p>
    <w:p w14:paraId="26DA0DC8">
      <w:pPr>
        <w:ind w:left="420" w:leftChars="200" w:firstLine="21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57DA17E4">
      <w:pPr>
        <w:ind w:left="420" w:leftChars="200" w:firstLine="210" w:firstLineChars="100"/>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38E4270B">
      <w:pPr>
        <w:ind w:left="420" w:leftChars="200" w:firstLine="21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2F784D39">
      <w:pPr>
        <w:ind w:left="420" w:leftChars="200" w:firstLine="210" w:firstLineChars="100"/>
        <w:rPr>
          <w:rFonts w:hint="eastAsia"/>
          <w:szCs w:val="21"/>
          <w:u w:val="none"/>
          <w:lang w:eastAsia="zh-CN"/>
        </w:rPr>
      </w:pPr>
      <w:r>
        <w:rPr>
          <w:rFonts w:hint="eastAsia" w:ascii="Times New Roman" w:eastAsia="宋体"/>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3C826A4E">
      <w:pPr>
        <w:ind w:left="420" w:leftChars="200" w:firstLine="21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14:paraId="4B0403E4">
      <w:pPr>
        <w:ind w:left="420" w:leftChars="200" w:firstLine="21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14:paraId="4AB401D4">
      <w:pPr>
        <w:ind w:left="420" w:leftChars="200" w:firstLine="210" w:firstLineChars="100"/>
        <w:rPr>
          <w:rFonts w:hint="eastAsia"/>
          <w:szCs w:val="21"/>
          <w:u w:val="none"/>
        </w:rPr>
      </w:pPr>
      <w:r>
        <w:rPr>
          <w:rFonts w:hint="eastAsia"/>
          <w:szCs w:val="21"/>
          <w:u w:val="none"/>
        </w:rPr>
        <w:t xml:space="preserve"> </w:t>
      </w:r>
      <w:r>
        <w:rPr>
          <w:rFonts w:hint="eastAsia" w:ascii="宋体" w:hAnsi="宋体" w:eastAsiaTheme="minorEastAsia"/>
          <w:b/>
          <w:bCs/>
          <w:color w:val="FF0000"/>
          <w:spacing w:val="-4"/>
          <w:kern w:val="0"/>
          <w:szCs w:val="21"/>
          <w:lang w:val="en-US" w:eastAsia="zh-CN"/>
        </w:rPr>
        <w:t>注：本项填写内容作为订单融资开展的参考信息，</w:t>
      </w:r>
      <w:r>
        <w:rPr>
          <w:rFonts w:hint="eastAsia" w:ascii="宋体" w:hAnsi="宋体" w:eastAsiaTheme="minorEastAsia"/>
          <w:b/>
          <w:bCs/>
          <w:color w:val="FF0000"/>
          <w:spacing w:val="-4"/>
          <w:kern w:val="0"/>
          <w:szCs w:val="21"/>
        </w:rPr>
        <w:t>不作为供应商资格性审查及符合性审查条件。</w:t>
      </w:r>
    </w:p>
    <w:p w14:paraId="3193A5AA">
      <w:pPr>
        <w:widowControl/>
        <w:autoSpaceDE w:val="0"/>
        <w:autoSpaceDN w:val="0"/>
        <w:spacing w:line="400" w:lineRule="exact"/>
        <w:ind w:right="1414" w:firstLine="480" w:firstLineChars="200"/>
        <w:jc w:val="right"/>
        <w:rPr>
          <w:rFonts w:eastAsiaTheme="minorEastAsia"/>
          <w:kern w:val="0"/>
          <w:sz w:val="24"/>
        </w:rPr>
      </w:pPr>
    </w:p>
    <w:p w14:paraId="654EACB6">
      <w:pPr>
        <w:widowControl/>
        <w:autoSpaceDE w:val="0"/>
        <w:autoSpaceDN w:val="0"/>
        <w:spacing w:line="400" w:lineRule="exact"/>
        <w:ind w:right="1414" w:firstLine="480" w:firstLineChars="200"/>
        <w:jc w:val="right"/>
        <w:rPr>
          <w:rFonts w:eastAsiaTheme="minorEastAsia"/>
          <w:kern w:val="0"/>
          <w:sz w:val="24"/>
        </w:rPr>
      </w:pPr>
    </w:p>
    <w:p w14:paraId="105E8C9E">
      <w:pPr>
        <w:ind w:firstLine="720" w:firstLineChars="300"/>
        <w:rPr>
          <w:sz w:val="24"/>
        </w:rPr>
      </w:pPr>
    </w:p>
    <w:p w14:paraId="72AB7DA1">
      <w:pPr>
        <w:widowControl/>
        <w:spacing w:line="360" w:lineRule="auto"/>
        <w:jc w:val="left"/>
        <w:rPr>
          <w:rFonts w:eastAsiaTheme="minorEastAsia"/>
          <w:b/>
          <w:bCs/>
          <w:kern w:val="0"/>
          <w:sz w:val="24"/>
        </w:rPr>
      </w:pPr>
    </w:p>
    <w:p w14:paraId="13C9CFA2">
      <w:pPr>
        <w:widowControl/>
        <w:jc w:val="center"/>
        <w:rPr>
          <w:rFonts w:ascii="黑体" w:hAnsi="宋体" w:eastAsia="黑体"/>
          <w:kern w:val="0"/>
          <w:sz w:val="24"/>
          <w:szCs w:val="20"/>
        </w:rPr>
      </w:pPr>
      <w:r>
        <w:rPr>
          <w:rFonts w:hint="eastAsia" w:ascii="黑体" w:hAnsi="宋体" w:eastAsia="黑体"/>
          <w:kern w:val="0"/>
          <w:sz w:val="24"/>
          <w:szCs w:val="20"/>
        </w:rPr>
        <w:t>（</w:t>
      </w:r>
      <w:r>
        <w:rPr>
          <w:rFonts w:hint="eastAsia" w:ascii="黑体" w:hAnsi="宋体" w:eastAsia="黑体"/>
          <w:kern w:val="0"/>
          <w:sz w:val="24"/>
          <w:szCs w:val="20"/>
          <w:lang w:val="en-US" w:eastAsia="zh-CN"/>
        </w:rPr>
        <w:t>三</w:t>
      </w:r>
      <w:r>
        <w:rPr>
          <w:rFonts w:hint="eastAsia" w:ascii="黑体" w:hAnsi="宋体" w:eastAsia="黑体"/>
          <w:kern w:val="0"/>
          <w:sz w:val="24"/>
          <w:szCs w:val="20"/>
        </w:rPr>
        <w:t>）投标人认为需要加以说明的其他内容（格式自定）</w:t>
      </w:r>
    </w:p>
    <w:p w14:paraId="37334B8E"/>
    <w:p w14:paraId="337B34DD">
      <w:pPr>
        <w:pStyle w:val="19"/>
        <w:sectPr>
          <w:pgSz w:w="11907" w:h="16840"/>
          <w:pgMar w:top="1440" w:right="1797" w:bottom="1440" w:left="1797" w:header="851" w:footer="992" w:gutter="0"/>
          <w:cols w:space="425" w:num="1"/>
          <w:titlePg/>
          <w:docGrid w:linePitch="462" w:charSpace="0"/>
        </w:sectPr>
      </w:pPr>
    </w:p>
    <w:p w14:paraId="76FB45A6">
      <w:pPr>
        <w:pStyle w:val="19"/>
      </w:pPr>
    </w:p>
    <w:p w14:paraId="769CF741">
      <w:pPr>
        <w:pStyle w:val="5"/>
      </w:pPr>
      <w:r>
        <w:rPr>
          <w:rFonts w:hint="eastAsia"/>
        </w:rPr>
        <w:t>第五章  合同条款及格式</w:t>
      </w:r>
    </w:p>
    <w:p w14:paraId="069A2E6D">
      <w:pPr>
        <w:ind w:firstLine="411" w:firstLineChars="196"/>
      </w:pPr>
    </w:p>
    <w:p w14:paraId="3C8C498A">
      <w:pPr>
        <w:keepNext w:val="0"/>
        <w:keepLines w:val="0"/>
        <w:pageBreakBefore w:val="0"/>
        <w:widowControl w:val="0"/>
        <w:kinsoku/>
        <w:wordWrap/>
        <w:overflowPunct/>
        <w:topLinePunct w:val="0"/>
        <w:autoSpaceDE/>
        <w:autoSpaceDN/>
        <w:bidi w:val="0"/>
        <w:adjustRightInd/>
        <w:snapToGrid/>
        <w:jc w:val="center"/>
        <w:textAlignment w:val="auto"/>
        <w:outlineLvl w:val="9"/>
      </w:pPr>
      <w:r>
        <w:rPr>
          <w:rFonts w:hint="eastAsia"/>
          <w:b/>
          <w:sz w:val="24"/>
        </w:rPr>
        <w:t>（仅供参考，具体以项目需求及采购结果为准）</w:t>
      </w:r>
    </w:p>
    <w:p w14:paraId="69414A5A">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r>
        <w:rPr>
          <w:rFonts w:hint="eastAsia" w:ascii="宋体" w:hAnsi="宋体"/>
          <w:b/>
          <w:bCs/>
          <w:szCs w:val="21"/>
        </w:rPr>
        <w:t>甲方：</w:t>
      </w:r>
    </w:p>
    <w:p w14:paraId="5CD8CE87">
      <w:pPr>
        <w:rPr>
          <w:rFonts w:ascii="宋体" w:hAnsi="宋体"/>
          <w:szCs w:val="21"/>
        </w:rPr>
      </w:pPr>
      <w:r>
        <w:rPr>
          <w:rFonts w:hint="eastAsia" w:ascii="宋体" w:hAnsi="宋体"/>
          <w:szCs w:val="21"/>
        </w:rPr>
        <w:t>地址：</w:t>
      </w:r>
    </w:p>
    <w:p w14:paraId="1506A297">
      <w:pPr>
        <w:rPr>
          <w:rFonts w:ascii="宋体" w:hAnsi="宋体"/>
          <w:szCs w:val="21"/>
        </w:rPr>
      </w:pPr>
      <w:r>
        <w:rPr>
          <w:rFonts w:hint="eastAsia" w:ascii="宋体" w:hAnsi="宋体"/>
          <w:szCs w:val="21"/>
        </w:rPr>
        <w:t>联系人：</w:t>
      </w:r>
      <w:r>
        <w:rPr>
          <w:rFonts w:ascii="宋体" w:hAnsi="宋体"/>
          <w:szCs w:val="21"/>
        </w:rPr>
        <w:t xml:space="preserve">                          </w:t>
      </w:r>
    </w:p>
    <w:p w14:paraId="245A1989">
      <w:pPr>
        <w:rPr>
          <w:rFonts w:ascii="宋体" w:hAnsi="宋体"/>
          <w:b/>
          <w:bCs/>
          <w:szCs w:val="21"/>
        </w:rPr>
      </w:pPr>
      <w:r>
        <w:rPr>
          <w:rFonts w:hint="eastAsia" w:ascii="宋体" w:hAnsi="宋体"/>
          <w:szCs w:val="21"/>
        </w:rPr>
        <w:t>联系电话：</w:t>
      </w:r>
    </w:p>
    <w:p w14:paraId="192A3CE4">
      <w:pPr>
        <w:rPr>
          <w:rFonts w:ascii="宋体" w:hAnsi="宋体"/>
          <w:b/>
          <w:bCs/>
          <w:szCs w:val="21"/>
        </w:rPr>
      </w:pPr>
      <w:r>
        <w:rPr>
          <w:rFonts w:ascii="宋体" w:hAnsi="宋体"/>
          <w:b/>
          <w:bCs/>
          <w:szCs w:val="21"/>
        </w:rPr>
        <w:t xml:space="preserve"> </w:t>
      </w:r>
      <w:r>
        <w:rPr>
          <w:rFonts w:hint="eastAsia" w:ascii="宋体" w:hAnsi="宋体"/>
          <w:b/>
          <w:bCs/>
          <w:szCs w:val="21"/>
        </w:rPr>
        <w:t xml:space="preserve"> </w:t>
      </w:r>
      <w:r>
        <w:rPr>
          <w:rFonts w:ascii="宋体" w:hAnsi="宋体"/>
          <w:b/>
          <w:bCs/>
          <w:szCs w:val="21"/>
        </w:rPr>
        <w:t xml:space="preserve"> </w:t>
      </w:r>
    </w:p>
    <w:p w14:paraId="10B03DFD">
      <w:pPr>
        <w:rPr>
          <w:rFonts w:ascii="宋体" w:hAnsi="宋体"/>
          <w:b/>
          <w:bCs/>
          <w:szCs w:val="21"/>
        </w:rPr>
      </w:pPr>
      <w:r>
        <w:rPr>
          <w:rFonts w:hint="eastAsia" w:ascii="宋体" w:hAnsi="宋体"/>
          <w:b/>
          <w:bCs/>
          <w:szCs w:val="21"/>
        </w:rPr>
        <w:t>乙方：</w:t>
      </w:r>
    </w:p>
    <w:p w14:paraId="53299D27">
      <w:pPr>
        <w:rPr>
          <w:rFonts w:ascii="宋体" w:hAnsi="宋体"/>
          <w:szCs w:val="21"/>
        </w:rPr>
      </w:pPr>
      <w:r>
        <w:rPr>
          <w:rFonts w:hint="eastAsia" w:ascii="宋体" w:hAnsi="宋体"/>
          <w:szCs w:val="21"/>
        </w:rPr>
        <w:t>地址：</w:t>
      </w:r>
    </w:p>
    <w:p w14:paraId="29837EE9">
      <w:pPr>
        <w:rPr>
          <w:rFonts w:ascii="宋体" w:hAnsi="宋体"/>
          <w:szCs w:val="21"/>
        </w:rPr>
      </w:pPr>
      <w:r>
        <w:rPr>
          <w:rFonts w:hint="eastAsia" w:ascii="宋体" w:hAnsi="宋体"/>
          <w:szCs w:val="21"/>
        </w:rPr>
        <w:t>联系人：</w:t>
      </w:r>
      <w:r>
        <w:rPr>
          <w:rFonts w:ascii="宋体" w:hAnsi="宋体"/>
          <w:szCs w:val="21"/>
        </w:rPr>
        <w:t xml:space="preserve">                          </w:t>
      </w:r>
    </w:p>
    <w:p w14:paraId="2A409EAB">
      <w:pPr>
        <w:rPr>
          <w:rFonts w:ascii="宋体" w:hAnsi="宋体"/>
          <w:b/>
          <w:bCs/>
          <w:szCs w:val="21"/>
        </w:rPr>
      </w:pPr>
      <w:r>
        <w:rPr>
          <w:rFonts w:hint="eastAsia" w:ascii="宋体" w:hAnsi="宋体"/>
          <w:szCs w:val="21"/>
        </w:rPr>
        <w:t>联系电话：</w:t>
      </w:r>
    </w:p>
    <w:p w14:paraId="34CDCCDE">
      <w:pPr>
        <w:rPr>
          <w:rFonts w:ascii="宋体" w:hAnsi="宋体"/>
          <w:szCs w:val="21"/>
        </w:rPr>
      </w:pPr>
      <w:r>
        <w:rPr>
          <w:rFonts w:ascii="宋体" w:hAnsi="宋体"/>
          <w:b/>
          <w:bCs/>
          <w:szCs w:val="21"/>
        </w:rPr>
        <w:t xml:space="preserve">            </w:t>
      </w:r>
      <w:r>
        <w:rPr>
          <w:rFonts w:hint="eastAsia" w:ascii="宋体" w:hAnsi="宋体"/>
          <w:b/>
          <w:bCs/>
          <w:szCs w:val="21"/>
        </w:rPr>
        <w:t xml:space="preserve">          </w:t>
      </w:r>
    </w:p>
    <w:p w14:paraId="380195CD">
      <w:pPr>
        <w:rPr>
          <w:rFonts w:ascii="宋体" w:hAnsi="宋体"/>
          <w:szCs w:val="21"/>
        </w:rPr>
      </w:pPr>
    </w:p>
    <w:p w14:paraId="34A62009">
      <w:pPr>
        <w:ind w:firstLine="420" w:firstLineChars="200"/>
        <w:rPr>
          <w:rFonts w:ascii="宋体" w:hAnsi="宋体"/>
          <w:szCs w:val="21"/>
        </w:rPr>
      </w:pPr>
      <w:r>
        <w:rPr>
          <w:rFonts w:hint="eastAsia" w:ascii="宋体" w:hAnsi="宋体"/>
          <w:szCs w:val="21"/>
        </w:rPr>
        <w:t>根据深圳公共资源交易中心（深圳交易集团有限公司</w:t>
      </w:r>
      <w:r>
        <w:rPr>
          <w:rFonts w:hint="eastAsia" w:ascii="宋体" w:hAnsi="宋体"/>
          <w:szCs w:val="21"/>
          <w:lang w:val="en-US" w:eastAsia="zh-CN"/>
        </w:rPr>
        <w:t>**</w:t>
      </w:r>
      <w:r>
        <w:rPr>
          <w:rFonts w:hint="eastAsia" w:ascii="宋体" w:hAnsi="宋体"/>
          <w:szCs w:val="21"/>
        </w:rPr>
        <w:t>分公司）*</w:t>
      </w:r>
      <w:r>
        <w:rPr>
          <w:rFonts w:ascii="宋体" w:hAnsi="宋体"/>
          <w:szCs w:val="21"/>
        </w:rPr>
        <w:t>**</w:t>
      </w:r>
      <w:r>
        <w:rPr>
          <w:rFonts w:hint="eastAsia" w:ascii="宋体" w:hAnsi="宋体"/>
          <w:szCs w:val="21"/>
        </w:rPr>
        <w:t>号项目结果，*</w:t>
      </w:r>
      <w:r>
        <w:rPr>
          <w:rFonts w:ascii="宋体" w:hAnsi="宋体"/>
          <w:szCs w:val="21"/>
        </w:rPr>
        <w:t>**</w:t>
      </w:r>
      <w:r>
        <w:rPr>
          <w:rFonts w:hint="eastAsia" w:ascii="宋体" w:hAnsi="宋体"/>
          <w:szCs w:val="21"/>
        </w:rPr>
        <w:t>单位为中标人。按照《中华人民共和国民法典》（第三编 合同）》和《深圳经济特区政府采购条例》，经深圳市（以下简称甲方）和单位（以下简称乙方）协商，就甲方委托乙方承担</w:t>
      </w:r>
      <w:r>
        <w:rPr>
          <w:rFonts w:hint="eastAsia" w:ascii="宋体" w:hAnsi="宋体"/>
          <w:b/>
          <w:bCs/>
          <w:snapToGrid w:val="0"/>
          <w:kern w:val="0"/>
          <w:szCs w:val="21"/>
          <w:u w:val="single"/>
          <w:lang w:val="zh-CN"/>
        </w:rPr>
        <w:t xml:space="preserve">                      服务项目</w:t>
      </w:r>
      <w:r>
        <w:rPr>
          <w:rFonts w:hint="eastAsia" w:ascii="宋体" w:hAnsi="宋体"/>
          <w:szCs w:val="21"/>
        </w:rPr>
        <w:t>，达成以下合同条款：</w:t>
      </w:r>
    </w:p>
    <w:p w14:paraId="082D9574">
      <w:pPr>
        <w:ind w:firstLine="420" w:firstLineChars="200"/>
        <w:rPr>
          <w:rFonts w:ascii="宋体" w:hAnsi="宋体"/>
          <w:b/>
          <w:bCs/>
          <w:szCs w:val="21"/>
        </w:rPr>
      </w:pPr>
      <w:r>
        <w:rPr>
          <w:rFonts w:hint="eastAsia" w:ascii="宋体" w:hAnsi="宋体"/>
          <w:b/>
          <w:bCs/>
          <w:szCs w:val="21"/>
        </w:rPr>
        <w:t>第一条　项目概况</w:t>
      </w:r>
    </w:p>
    <w:p w14:paraId="4755FC84">
      <w:pPr>
        <w:ind w:firstLine="420" w:firstLineChars="200"/>
        <w:rPr>
          <w:rFonts w:ascii="宋体" w:hAnsi="宋体"/>
          <w:szCs w:val="21"/>
        </w:rPr>
      </w:pPr>
      <w:r>
        <w:rPr>
          <w:rFonts w:hint="eastAsia" w:ascii="宋体" w:hAnsi="宋体"/>
          <w:szCs w:val="21"/>
        </w:rPr>
        <w:t xml:space="preserve">项目名称： </w:t>
      </w:r>
    </w:p>
    <w:p w14:paraId="49C06706">
      <w:pPr>
        <w:ind w:firstLine="420" w:firstLineChars="200"/>
        <w:rPr>
          <w:rFonts w:ascii="宋体" w:hAnsi="宋体"/>
          <w:szCs w:val="21"/>
        </w:rPr>
      </w:pPr>
      <w:r>
        <w:rPr>
          <w:rFonts w:hint="eastAsia" w:ascii="宋体" w:hAnsi="宋体"/>
          <w:szCs w:val="21"/>
        </w:rPr>
        <w:t xml:space="preserve">项目内容： </w:t>
      </w:r>
    </w:p>
    <w:p w14:paraId="29D73BE4">
      <w:pPr>
        <w:ind w:firstLine="420" w:firstLineChars="200"/>
        <w:rPr>
          <w:rFonts w:ascii="宋体" w:hAnsi="宋体"/>
          <w:szCs w:val="21"/>
        </w:rPr>
      </w:pPr>
      <w:r>
        <w:rPr>
          <w:rFonts w:hint="eastAsia" w:ascii="宋体" w:hAnsi="宋体"/>
          <w:szCs w:val="21"/>
        </w:rPr>
        <w:t xml:space="preserve">服务时间： </w:t>
      </w:r>
    </w:p>
    <w:p w14:paraId="54A6E79E">
      <w:pPr>
        <w:ind w:firstLine="420" w:firstLineChars="200"/>
        <w:rPr>
          <w:rFonts w:ascii="宋体" w:hAnsi="宋体"/>
          <w:szCs w:val="21"/>
        </w:rPr>
      </w:pPr>
      <w:r>
        <w:rPr>
          <w:rFonts w:hint="eastAsia" w:ascii="宋体" w:hAnsi="宋体"/>
          <w:szCs w:val="21"/>
        </w:rPr>
        <w:t>合同价款：合同总价为元，含一切税、费。</w:t>
      </w:r>
      <w:r>
        <w:t>本合同总价包括</w:t>
      </w:r>
      <w:r>
        <w:rPr>
          <w:rFonts w:hint="eastAsia" w:ascii="宋体" w:hAnsi="宋体"/>
          <w:szCs w:val="21"/>
        </w:rPr>
        <w:t>乙方为实施本项目*</w:t>
      </w:r>
      <w:r>
        <w:rPr>
          <w:rFonts w:ascii="宋体" w:hAnsi="宋体"/>
          <w:szCs w:val="21"/>
        </w:rPr>
        <w:t>**</w:t>
      </w:r>
      <w:r>
        <w:rPr>
          <w:rFonts w:hint="eastAsia" w:ascii="宋体" w:hAnsi="宋体"/>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hint="eastAsia" w:ascii="宋体" w:hAnsi="宋体"/>
          <w:szCs w:val="21"/>
        </w:rPr>
        <w:t>乙方</w:t>
      </w:r>
      <w:r>
        <w:t>履行本合同义务所发生的一切费用和支出和以各种方式寄送技术资料到</w:t>
      </w:r>
      <w:r>
        <w:rPr>
          <w:rFonts w:hint="eastAsia"/>
        </w:rPr>
        <w:t>甲</w:t>
      </w:r>
      <w:r>
        <w:t>方办公室所发生的费用。</w:t>
      </w:r>
    </w:p>
    <w:p w14:paraId="546DCA0A">
      <w:pPr>
        <w:pStyle w:val="7"/>
        <w:rPr>
          <w:rFonts w:ascii="宋体" w:hAnsi="宋体"/>
          <w:szCs w:val="21"/>
        </w:rPr>
      </w:pPr>
      <w:r>
        <w:rPr>
          <w:rFonts w:hint="eastAsia" w:ascii="宋体" w:hAnsi="宋体"/>
          <w:szCs w:val="21"/>
        </w:rPr>
        <w:t>支付方式：分期支付。</w:t>
      </w:r>
    </w:p>
    <w:p w14:paraId="4CFA32F9">
      <w:pPr>
        <w:ind w:firstLine="420" w:firstLineChars="200"/>
        <w:rPr>
          <w:rFonts w:ascii="宋体" w:hAnsi="宋体"/>
          <w:b/>
          <w:bCs/>
          <w:szCs w:val="21"/>
        </w:rPr>
      </w:pPr>
      <w:r>
        <w:rPr>
          <w:rFonts w:hint="eastAsia" w:ascii="宋体" w:hAnsi="宋体"/>
          <w:b/>
          <w:bCs/>
          <w:szCs w:val="21"/>
        </w:rPr>
        <w:t>第二条  服务范围</w:t>
      </w:r>
    </w:p>
    <w:p w14:paraId="49B37C36">
      <w:pPr>
        <w:ind w:firstLine="420" w:firstLineChars="200"/>
        <w:rPr>
          <w:rFonts w:ascii="宋体" w:hAnsi="宋体"/>
          <w:szCs w:val="21"/>
        </w:rPr>
      </w:pPr>
      <w:r>
        <w:rPr>
          <w:rFonts w:hint="eastAsia" w:ascii="宋体" w:hAnsi="宋体"/>
          <w:szCs w:val="21"/>
        </w:rPr>
        <w:t xml:space="preserve">1、  </w:t>
      </w:r>
    </w:p>
    <w:p w14:paraId="50B807BB">
      <w:pPr>
        <w:ind w:firstLine="420" w:firstLineChars="200"/>
        <w:rPr>
          <w:rFonts w:ascii="宋体" w:hAnsi="宋体"/>
          <w:szCs w:val="21"/>
        </w:rPr>
      </w:pPr>
      <w:r>
        <w:rPr>
          <w:rFonts w:hint="eastAsia" w:ascii="宋体" w:hAnsi="宋体"/>
          <w:szCs w:val="21"/>
        </w:rPr>
        <w:t xml:space="preserve">2、  </w:t>
      </w:r>
    </w:p>
    <w:p w14:paraId="6AEC7CEC">
      <w:pPr>
        <w:ind w:firstLine="420" w:firstLineChars="200"/>
        <w:rPr>
          <w:rFonts w:ascii="宋体" w:hAnsi="宋体"/>
          <w:szCs w:val="21"/>
        </w:rPr>
      </w:pPr>
      <w:r>
        <w:rPr>
          <w:rFonts w:hint="eastAsia" w:ascii="宋体" w:hAnsi="宋体"/>
          <w:szCs w:val="21"/>
        </w:rPr>
        <w:t xml:space="preserve">3、  </w:t>
      </w:r>
    </w:p>
    <w:p w14:paraId="32A4CF73">
      <w:pPr>
        <w:ind w:firstLine="420" w:firstLineChars="200"/>
        <w:rPr>
          <w:rFonts w:ascii="宋体" w:hAnsi="宋体"/>
          <w:szCs w:val="21"/>
        </w:rPr>
      </w:pPr>
      <w:r>
        <w:rPr>
          <w:rFonts w:hint="eastAsia" w:ascii="宋体" w:hAnsi="宋体"/>
          <w:szCs w:val="21"/>
        </w:rPr>
        <w:t>4、 其他合同未明示的相关工作。</w:t>
      </w:r>
    </w:p>
    <w:p w14:paraId="48A10785">
      <w:pPr>
        <w:ind w:firstLine="420" w:firstLineChars="200"/>
        <w:rPr>
          <w:rFonts w:ascii="宋体" w:hAnsi="宋体"/>
          <w:b/>
          <w:bCs/>
          <w:szCs w:val="21"/>
        </w:rPr>
      </w:pPr>
      <w:r>
        <w:rPr>
          <w:rFonts w:hint="eastAsia" w:ascii="宋体" w:hAnsi="宋体"/>
          <w:b/>
          <w:bCs/>
          <w:szCs w:val="21"/>
        </w:rPr>
        <w:t>第三条  时间要求及阶段成果</w:t>
      </w:r>
    </w:p>
    <w:p w14:paraId="243553EF">
      <w:pPr>
        <w:ind w:firstLine="420" w:firstLineChars="200"/>
        <w:rPr>
          <w:rFonts w:ascii="宋体" w:hAnsi="宋体"/>
          <w:szCs w:val="21"/>
        </w:rPr>
      </w:pPr>
      <w:r>
        <w:rPr>
          <w:rFonts w:hint="eastAsia" w:ascii="宋体" w:hAnsi="宋体"/>
          <w:szCs w:val="21"/>
        </w:rPr>
        <w:t>1、合同签订天内完成项目实施的准备工作，包括工作大纲和试验细则的编制；</w:t>
      </w:r>
    </w:p>
    <w:p w14:paraId="6DF6AF70">
      <w:pPr>
        <w:ind w:firstLine="420" w:firstLineChars="200"/>
        <w:rPr>
          <w:rFonts w:ascii="宋体" w:hAnsi="宋体"/>
          <w:szCs w:val="21"/>
        </w:rPr>
      </w:pPr>
      <w:r>
        <w:rPr>
          <w:rFonts w:hint="eastAsia" w:ascii="宋体" w:hAnsi="宋体"/>
          <w:szCs w:val="21"/>
        </w:rPr>
        <w:t xml:space="preserve">2、 </w:t>
      </w:r>
    </w:p>
    <w:p w14:paraId="1C0215E3">
      <w:pPr>
        <w:ind w:firstLine="420" w:firstLineChars="200"/>
        <w:rPr>
          <w:rFonts w:ascii="宋体" w:hAnsi="宋体"/>
          <w:szCs w:val="21"/>
        </w:rPr>
      </w:pPr>
      <w:r>
        <w:rPr>
          <w:rFonts w:hint="eastAsia" w:ascii="宋体" w:hAnsi="宋体"/>
          <w:szCs w:val="21"/>
        </w:rPr>
        <w:t>3、</w:t>
      </w:r>
    </w:p>
    <w:p w14:paraId="2DC6776B">
      <w:pPr>
        <w:ind w:firstLine="420" w:firstLineChars="200"/>
        <w:rPr>
          <w:rFonts w:ascii="宋体" w:hAnsi="宋体"/>
          <w:szCs w:val="21"/>
        </w:rPr>
      </w:pPr>
      <w:r>
        <w:rPr>
          <w:rFonts w:hint="eastAsia" w:ascii="宋体" w:hAnsi="宋体"/>
          <w:szCs w:val="21"/>
        </w:rPr>
        <w:t>4、</w:t>
      </w:r>
    </w:p>
    <w:p w14:paraId="00D0C9EC">
      <w:pPr>
        <w:ind w:firstLine="420" w:firstLineChars="200"/>
        <w:rPr>
          <w:rFonts w:ascii="宋体" w:hAnsi="宋体"/>
          <w:b/>
          <w:bCs/>
          <w:szCs w:val="21"/>
        </w:rPr>
      </w:pPr>
      <w:r>
        <w:rPr>
          <w:rFonts w:hint="eastAsia" w:ascii="宋体" w:hAnsi="宋体"/>
          <w:b/>
          <w:bCs/>
          <w:szCs w:val="21"/>
        </w:rPr>
        <w:t>第四条  服务资料归属</w:t>
      </w:r>
    </w:p>
    <w:p w14:paraId="4D1A6108">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hint="eastAsia" w:ascii="宋体" w:hAnsi="宋体"/>
          <w:szCs w:val="21"/>
        </w:rPr>
        <w:t>乙</w:t>
      </w:r>
      <w:r>
        <w:t>方在提交给</w:t>
      </w:r>
      <w:r>
        <w:rPr>
          <w:rFonts w:hint="eastAsia"/>
        </w:rPr>
        <w:t>甲</w:t>
      </w:r>
      <w:r>
        <w:t>方之前应将上述资料进行整理归类和编制索引</w:t>
      </w:r>
      <w:r>
        <w:rPr>
          <w:rFonts w:hint="eastAsia"/>
        </w:rPr>
        <w:t>。</w:t>
      </w:r>
    </w:p>
    <w:p w14:paraId="14ABFC73">
      <w:pPr>
        <w:ind w:firstLine="420" w:firstLineChars="200"/>
      </w:pPr>
      <w:r>
        <w:t>2</w:t>
      </w:r>
      <w:r>
        <w:rPr>
          <w:rFonts w:hint="eastAsia"/>
        </w:rPr>
        <w:t>、</w:t>
      </w:r>
      <w:r>
        <w:rPr>
          <w:rFonts w:hint="eastAsia" w:ascii="宋体" w:hAnsi="宋体"/>
          <w:szCs w:val="21"/>
        </w:rPr>
        <w:t>乙</w:t>
      </w:r>
      <w:r>
        <w:t>方未经</w:t>
      </w:r>
      <w:r>
        <w:rPr>
          <w:rFonts w:hint="eastAsia"/>
        </w:rPr>
        <w:t>甲</w:t>
      </w:r>
      <w:r>
        <w:t>方的书面同意，不得将上述资料用于与本服务项目之外的任何项目</w:t>
      </w:r>
      <w:r>
        <w:rPr>
          <w:rFonts w:hint="eastAsia"/>
        </w:rPr>
        <w:t>。</w:t>
      </w:r>
    </w:p>
    <w:p w14:paraId="12F3D53B">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hint="eastAsia" w:ascii="宋体" w:hAnsi="宋体"/>
          <w:szCs w:val="21"/>
        </w:rPr>
        <w:t>乙</w:t>
      </w:r>
      <w:r>
        <w:t>方</w:t>
      </w:r>
      <w:r>
        <w:rPr>
          <w:rFonts w:hint="eastAsia"/>
        </w:rPr>
        <w:t>不得保存在</w:t>
      </w:r>
      <w:r>
        <w:t>履行合同过程中所获得或接触到的任何</w:t>
      </w:r>
      <w:r>
        <w:rPr>
          <w:rFonts w:hint="eastAsia" w:ascii="宋体" w:hAnsi="宋体"/>
          <w:szCs w:val="21"/>
        </w:rPr>
        <w:t>内部数据资料。</w:t>
      </w:r>
    </w:p>
    <w:p w14:paraId="01C538C3">
      <w:pPr>
        <w:ind w:firstLine="420" w:firstLineChars="200"/>
        <w:rPr>
          <w:rFonts w:ascii="宋体" w:hAnsi="宋体"/>
          <w:b/>
          <w:bCs/>
          <w:szCs w:val="21"/>
        </w:rPr>
      </w:pPr>
      <w:r>
        <w:rPr>
          <w:rFonts w:hint="eastAsia" w:ascii="宋体" w:hAnsi="宋体"/>
          <w:b/>
          <w:bCs/>
          <w:szCs w:val="21"/>
        </w:rPr>
        <w:t>第五条  甲方的义务</w:t>
      </w:r>
    </w:p>
    <w:p w14:paraId="4F9DB249">
      <w:pPr>
        <w:ind w:firstLine="420" w:firstLineChars="200"/>
        <w:rPr>
          <w:rFonts w:ascii="宋体" w:hAnsi="宋体"/>
          <w:szCs w:val="21"/>
        </w:rPr>
      </w:pPr>
      <w:r>
        <w:rPr>
          <w:rFonts w:hint="eastAsia" w:ascii="宋体" w:hAnsi="宋体"/>
          <w:szCs w:val="21"/>
        </w:rPr>
        <w:t>1、负责与本服务项目有关的第三方的协调，提供开展服务工作的外部条件。</w:t>
      </w:r>
    </w:p>
    <w:p w14:paraId="59B02D9A">
      <w:pPr>
        <w:ind w:firstLine="420" w:firstLineChars="200"/>
        <w:rPr>
          <w:rFonts w:ascii="宋体" w:hAnsi="宋体"/>
          <w:szCs w:val="21"/>
        </w:rPr>
      </w:pPr>
      <w:r>
        <w:rPr>
          <w:rFonts w:hint="eastAsia" w:ascii="宋体" w:hAnsi="宋体"/>
          <w:szCs w:val="21"/>
        </w:rPr>
        <w:t>2、向乙方提供与本项目服务工作有关的资料。</w:t>
      </w:r>
    </w:p>
    <w:p w14:paraId="35F42A09">
      <w:pPr>
        <w:ind w:firstLine="420" w:firstLineChars="200"/>
        <w:rPr>
          <w:rFonts w:ascii="宋体" w:hAnsi="宋体"/>
          <w:szCs w:val="21"/>
        </w:rPr>
      </w:pPr>
      <w:r>
        <w:rPr>
          <w:rFonts w:hint="eastAsia" w:ascii="宋体" w:hAnsi="宋体"/>
          <w:szCs w:val="21"/>
        </w:rPr>
        <w:t>3、负责组织有关专家对项目试验成果评估报告的评审。</w:t>
      </w:r>
    </w:p>
    <w:p w14:paraId="07E40AC7">
      <w:pPr>
        <w:ind w:firstLine="420" w:firstLineChars="200"/>
        <w:rPr>
          <w:rFonts w:ascii="宋体" w:hAnsi="宋体"/>
          <w:b/>
          <w:bCs/>
          <w:szCs w:val="21"/>
        </w:rPr>
      </w:pPr>
      <w:r>
        <w:rPr>
          <w:rFonts w:hint="eastAsia" w:ascii="宋体" w:hAnsi="宋体"/>
          <w:b/>
          <w:bCs/>
          <w:szCs w:val="21"/>
        </w:rPr>
        <w:t>第六条　乙方的义务</w:t>
      </w:r>
    </w:p>
    <w:p w14:paraId="24DF4415">
      <w:pPr>
        <w:ind w:firstLine="420" w:firstLineChars="200"/>
        <w:rPr>
          <w:rFonts w:ascii="宋体" w:hAnsi="宋体"/>
          <w:szCs w:val="21"/>
        </w:rPr>
      </w:pPr>
      <w:r>
        <w:rPr>
          <w:rFonts w:hint="eastAsia" w:ascii="宋体" w:hAnsi="宋体"/>
          <w:szCs w:val="21"/>
        </w:rPr>
        <w:t>１、应按照招标文件、投标文件要求按期完成本项目服务工作。</w:t>
      </w:r>
    </w:p>
    <w:p w14:paraId="2563EAFA">
      <w:pPr>
        <w:ind w:firstLine="420" w:firstLineChars="200"/>
        <w:rPr>
          <w:rFonts w:ascii="宋体" w:hAnsi="宋体"/>
          <w:szCs w:val="21"/>
        </w:rPr>
      </w:pPr>
      <w:r>
        <w:rPr>
          <w:rFonts w:hint="eastAsia" w:ascii="宋体" w:hAnsi="宋体"/>
          <w:szCs w:val="21"/>
        </w:rPr>
        <w:t>2、负责组织项目的实施，保证工程进度和成桥荷载试验工作质量，并满足交通部交工验收相关标准。</w:t>
      </w:r>
    </w:p>
    <w:p w14:paraId="133D4C14">
      <w:pPr>
        <w:ind w:firstLine="420" w:firstLineChars="200"/>
        <w:rPr>
          <w:rFonts w:ascii="宋体" w:hAnsi="宋体"/>
          <w:szCs w:val="21"/>
        </w:rPr>
      </w:pPr>
      <w:r>
        <w:rPr>
          <w:rFonts w:hint="eastAsia" w:ascii="宋体" w:hAnsi="宋体"/>
          <w:szCs w:val="21"/>
        </w:rPr>
        <w:t>3、</w:t>
      </w:r>
      <w:r>
        <w:rPr>
          <w:rFonts w:hint="eastAsia" w:ascii="宋体" w:hAnsi="宋体"/>
        </w:rPr>
        <w:t>向甲方提交检测资料等各套，一套电子版文件。</w:t>
      </w:r>
    </w:p>
    <w:p w14:paraId="22A9F754">
      <w:pPr>
        <w:ind w:firstLine="420" w:firstLineChars="200"/>
        <w:rPr>
          <w:rFonts w:ascii="宋体" w:hAnsi="宋体"/>
          <w:szCs w:val="21"/>
        </w:rPr>
      </w:pPr>
      <w:r>
        <w:rPr>
          <w:rFonts w:hint="eastAsia" w:ascii="宋体" w:hAnsi="宋体"/>
          <w:szCs w:val="21"/>
        </w:rPr>
        <w:t>4、在履行合同期间或合同规定期限内，不得泄露与本合同规定业务活动有关的保密资料。</w:t>
      </w:r>
    </w:p>
    <w:p w14:paraId="25A778DA">
      <w:pPr>
        <w:ind w:firstLine="420" w:firstLineChars="200"/>
        <w:rPr>
          <w:rFonts w:ascii="宋体" w:hAnsi="宋体"/>
          <w:b/>
          <w:bCs/>
          <w:szCs w:val="21"/>
        </w:rPr>
      </w:pPr>
      <w:r>
        <w:rPr>
          <w:rFonts w:hint="eastAsia" w:ascii="宋体" w:hAnsi="宋体"/>
          <w:b/>
          <w:bCs/>
          <w:szCs w:val="21"/>
        </w:rPr>
        <w:t>第七条  甲方的权利</w:t>
      </w:r>
    </w:p>
    <w:p w14:paraId="00BBFB05">
      <w:pPr>
        <w:ind w:firstLine="420" w:firstLineChars="200"/>
        <w:rPr>
          <w:rFonts w:ascii="宋体" w:hAnsi="宋体"/>
          <w:szCs w:val="21"/>
        </w:rPr>
      </w:pPr>
      <w:r>
        <w:rPr>
          <w:rFonts w:ascii="宋体" w:hAnsi="宋体"/>
          <w:szCs w:val="21"/>
        </w:rPr>
        <w:t>1</w:t>
      </w:r>
      <w:r>
        <w:rPr>
          <w:rFonts w:hint="eastAsia" w:ascii="宋体" w:hAnsi="宋体"/>
          <w:szCs w:val="21"/>
        </w:rPr>
        <w:t>、有权向乙方询问工作进展情况及相关的内容。</w:t>
      </w:r>
    </w:p>
    <w:p w14:paraId="78945D8B">
      <w:pPr>
        <w:ind w:firstLine="420" w:firstLineChars="200"/>
        <w:rPr>
          <w:rFonts w:ascii="宋体" w:hAnsi="宋体"/>
          <w:szCs w:val="21"/>
        </w:rPr>
      </w:pPr>
      <w:r>
        <w:rPr>
          <w:rFonts w:ascii="宋体" w:hAnsi="宋体"/>
          <w:szCs w:val="21"/>
        </w:rPr>
        <w:t>2</w:t>
      </w:r>
      <w:r>
        <w:rPr>
          <w:rFonts w:hint="eastAsia" w:ascii="宋体" w:hAnsi="宋体"/>
          <w:szCs w:val="21"/>
        </w:rPr>
        <w:t>、有权阐述对具体问题的意见和建议。</w:t>
      </w:r>
    </w:p>
    <w:p w14:paraId="5C19B012">
      <w:pPr>
        <w:ind w:firstLine="420" w:firstLineChars="200"/>
        <w:rPr>
          <w:rFonts w:ascii="宋体" w:hAnsi="宋体"/>
          <w:szCs w:val="21"/>
        </w:rPr>
      </w:pPr>
      <w:r>
        <w:rPr>
          <w:rFonts w:ascii="宋体" w:hAnsi="宋体"/>
          <w:szCs w:val="21"/>
        </w:rPr>
        <w:t>3</w:t>
      </w:r>
      <w:r>
        <w:rPr>
          <w:rFonts w:hint="eastAsia" w:ascii="宋体" w:hAnsi="宋体"/>
          <w:szCs w:val="21"/>
        </w:rPr>
        <w:t>、当甲方认定乙方人员不按合同履行其职责，或与第三人串通给甲方造成经济损失的，甲方有权要求更换人员，直至终止合同并要求乙方承担相应的赔偿责任。</w:t>
      </w:r>
    </w:p>
    <w:p w14:paraId="3F933620">
      <w:pPr>
        <w:ind w:firstLine="420" w:firstLineChars="200"/>
        <w:rPr>
          <w:rFonts w:ascii="宋体" w:hAnsi="宋体"/>
          <w:b/>
          <w:bCs/>
          <w:szCs w:val="21"/>
        </w:rPr>
      </w:pPr>
      <w:r>
        <w:rPr>
          <w:rFonts w:hint="eastAsia" w:ascii="宋体" w:hAnsi="宋体"/>
          <w:b/>
          <w:bCs/>
          <w:szCs w:val="21"/>
        </w:rPr>
        <w:t>第八条  乙方的权利</w:t>
      </w:r>
    </w:p>
    <w:p w14:paraId="4248AA36">
      <w:pPr>
        <w:ind w:firstLine="420" w:firstLineChars="200"/>
        <w:rPr>
          <w:rFonts w:ascii="宋体" w:hAnsi="宋体"/>
          <w:szCs w:val="21"/>
        </w:rPr>
      </w:pPr>
      <w:r>
        <w:rPr>
          <w:rFonts w:ascii="宋体" w:hAnsi="宋体"/>
          <w:szCs w:val="21"/>
        </w:rPr>
        <w:t>1</w:t>
      </w:r>
      <w:r>
        <w:rPr>
          <w:rFonts w:hint="eastAsia" w:ascii="宋体" w:hAnsi="宋体"/>
          <w:szCs w:val="21"/>
        </w:rPr>
        <w:t>、乙方在本项目服务过程中，如甲方提供的资料不明确时可向甲方提出书面报告。</w:t>
      </w:r>
    </w:p>
    <w:p w14:paraId="0F47735F">
      <w:pPr>
        <w:ind w:firstLine="420" w:firstLineChars="200"/>
        <w:rPr>
          <w:rFonts w:ascii="宋体" w:hAnsi="宋体"/>
          <w:szCs w:val="21"/>
        </w:rPr>
      </w:pPr>
      <w:r>
        <w:rPr>
          <w:rFonts w:ascii="宋体" w:hAnsi="宋体"/>
          <w:szCs w:val="21"/>
        </w:rPr>
        <w:t>2</w:t>
      </w:r>
      <w:r>
        <w:rPr>
          <w:rFonts w:hint="eastAsia" w:ascii="宋体" w:hAnsi="宋体"/>
          <w:szCs w:val="21"/>
        </w:rPr>
        <w:t>、乙方在本项目服务过程中，有权对第三方提出与本服务业务有关的问题进行核对或查问。</w:t>
      </w:r>
    </w:p>
    <w:p w14:paraId="6C885FC6">
      <w:pPr>
        <w:ind w:firstLine="420" w:firstLineChars="200"/>
        <w:rPr>
          <w:rFonts w:ascii="宋体" w:hAnsi="宋体"/>
          <w:szCs w:val="21"/>
        </w:rPr>
      </w:pPr>
      <w:r>
        <w:rPr>
          <w:rFonts w:ascii="宋体" w:hAnsi="宋体"/>
          <w:szCs w:val="21"/>
        </w:rPr>
        <w:t>3</w:t>
      </w:r>
      <w:r>
        <w:rPr>
          <w:rFonts w:hint="eastAsia" w:ascii="宋体" w:hAnsi="宋体"/>
          <w:szCs w:val="21"/>
        </w:rPr>
        <w:t>、乙方在本项目服务过程中，有到工程现场勘察的权利。</w:t>
      </w:r>
    </w:p>
    <w:p w14:paraId="49606D4A">
      <w:pPr>
        <w:ind w:firstLine="420" w:firstLineChars="200"/>
        <w:rPr>
          <w:rFonts w:ascii="宋体" w:hAnsi="宋体"/>
          <w:b/>
          <w:bCs/>
          <w:szCs w:val="21"/>
        </w:rPr>
      </w:pPr>
      <w:r>
        <w:rPr>
          <w:rFonts w:hint="eastAsia" w:ascii="宋体" w:hAnsi="宋体"/>
          <w:b/>
          <w:bCs/>
          <w:szCs w:val="21"/>
        </w:rPr>
        <w:t>第九条  甲方的责任</w:t>
      </w:r>
    </w:p>
    <w:p w14:paraId="2399501B">
      <w:pPr>
        <w:ind w:firstLine="420" w:firstLineChars="200"/>
        <w:rPr>
          <w:rFonts w:ascii="宋体" w:hAnsi="宋体"/>
          <w:szCs w:val="21"/>
        </w:rPr>
      </w:pPr>
      <w:r>
        <w:rPr>
          <w:rFonts w:hint="eastAsia" w:ascii="宋体" w:hAnsi="宋体"/>
          <w:szCs w:val="21"/>
        </w:rPr>
        <w:t>1、应当履行本合同约定的义务，如有违反则应当承担违约责任，赔偿给乙方造成的损失。</w:t>
      </w:r>
    </w:p>
    <w:p w14:paraId="783AC7F9">
      <w:pPr>
        <w:ind w:firstLine="420" w:firstLineChars="200"/>
        <w:rPr>
          <w:rFonts w:ascii="宋体" w:hAnsi="宋体"/>
          <w:szCs w:val="21"/>
        </w:rPr>
      </w:pPr>
      <w:r>
        <w:rPr>
          <w:rFonts w:hint="eastAsia" w:ascii="宋体" w:hAnsi="宋体"/>
          <w:szCs w:val="21"/>
        </w:rPr>
        <w:t>2、甲方向乙方提出赔偿要求不能成立时，则应补偿由于该赔偿或其他要求所导致乙方的各种费用的支出。</w:t>
      </w:r>
    </w:p>
    <w:p w14:paraId="446C96FA">
      <w:pPr>
        <w:ind w:firstLine="420" w:firstLineChars="200"/>
        <w:rPr>
          <w:rFonts w:ascii="宋体" w:hAnsi="宋体"/>
          <w:b/>
          <w:bCs/>
          <w:szCs w:val="21"/>
        </w:rPr>
      </w:pPr>
      <w:r>
        <w:rPr>
          <w:rFonts w:hint="eastAsia" w:ascii="宋体" w:hAnsi="宋体"/>
          <w:b/>
          <w:bCs/>
          <w:szCs w:val="21"/>
        </w:rPr>
        <w:t>第十条  乙方的责任</w:t>
      </w:r>
    </w:p>
    <w:p w14:paraId="19E341EE">
      <w:pPr>
        <w:ind w:firstLine="420" w:firstLineChars="200"/>
        <w:rPr>
          <w:rFonts w:ascii="宋体" w:hAnsi="宋体"/>
          <w:szCs w:val="21"/>
        </w:rPr>
      </w:pPr>
      <w:r>
        <w:rPr>
          <w:rFonts w:hint="eastAsia" w:ascii="宋体" w:hAnsi="宋体"/>
          <w:szCs w:val="21"/>
        </w:rPr>
        <w:t>1、乙方的责任期即本合同有效期。如因非乙方的责任造成进度的推迟或延误而超过约定的日期，双方应进一步约定相应延长合同有效期。</w:t>
      </w:r>
    </w:p>
    <w:p w14:paraId="13B1FEB0">
      <w:pPr>
        <w:ind w:firstLine="420" w:firstLineChars="200"/>
        <w:rPr>
          <w:rFonts w:ascii="宋体" w:hAnsi="宋体"/>
          <w:szCs w:val="21"/>
        </w:rPr>
      </w:pPr>
      <w:r>
        <w:rPr>
          <w:rFonts w:hint="eastAsia" w:ascii="宋体" w:hAnsi="宋体"/>
          <w:szCs w:val="21"/>
        </w:rPr>
        <w:t>2、乙方的责任期内，应当履行本合同中约定的义务，因乙方的单方过失造成的经济损失，应当向甲方进行赔偿。</w:t>
      </w:r>
    </w:p>
    <w:p w14:paraId="303B5C71">
      <w:pPr>
        <w:ind w:firstLine="420" w:firstLineChars="200"/>
        <w:rPr>
          <w:rFonts w:ascii="宋体" w:hAnsi="宋体"/>
          <w:szCs w:val="21"/>
        </w:rPr>
      </w:pPr>
      <w:r>
        <w:rPr>
          <w:rFonts w:hint="eastAsia" w:ascii="宋体" w:hAnsi="宋体"/>
          <w:szCs w:val="21"/>
        </w:rPr>
        <w:t>3、乙方对甲方或第三方所提出的问题不能及时核对或答复，导致合同不能全部或部分履行，乙方应承担责任。</w:t>
      </w:r>
    </w:p>
    <w:p w14:paraId="184E3845">
      <w:pPr>
        <w:ind w:firstLine="420" w:firstLineChars="200"/>
        <w:rPr>
          <w:rFonts w:ascii="宋体" w:hAnsi="宋体"/>
          <w:szCs w:val="21"/>
        </w:rPr>
      </w:pPr>
      <w:r>
        <w:rPr>
          <w:rFonts w:hint="eastAsia" w:ascii="宋体" w:hAnsi="宋体"/>
          <w:szCs w:val="21"/>
        </w:rPr>
        <w:t>4、乙方向甲方提出赔偿要求不能成立时，则应补偿由于该赔偿或其他要求所导致甲方的各种费用的支出。</w:t>
      </w:r>
    </w:p>
    <w:p w14:paraId="52C3C87F">
      <w:pPr>
        <w:ind w:firstLine="420" w:firstLineChars="200"/>
        <w:rPr>
          <w:rFonts w:ascii="宋体" w:hAnsi="宋体"/>
          <w:b/>
          <w:bCs/>
          <w:szCs w:val="21"/>
        </w:rPr>
      </w:pPr>
      <w:r>
        <w:rPr>
          <w:rFonts w:hint="eastAsia" w:ascii="宋体" w:hAnsi="宋体"/>
          <w:b/>
          <w:bCs/>
          <w:szCs w:val="21"/>
        </w:rPr>
        <w:t>第十一条  人员要求</w:t>
      </w:r>
    </w:p>
    <w:p w14:paraId="3DF830EF">
      <w:pPr>
        <w:ind w:firstLine="420" w:firstLineChars="200"/>
        <w:rPr>
          <w:rFonts w:ascii="宋体" w:hAnsi="宋体"/>
          <w:szCs w:val="21"/>
        </w:rPr>
      </w:pPr>
      <w:r>
        <w:rPr>
          <w:rFonts w:hint="eastAsia" w:ascii="宋体" w:hAnsi="宋体"/>
          <w:szCs w:val="21"/>
        </w:rPr>
        <w:t>1、参加本项目试验的人员必须具有国家和有关部门规定的相应资质。</w:t>
      </w:r>
    </w:p>
    <w:p w14:paraId="439564E4">
      <w:pPr>
        <w:ind w:firstLine="420" w:firstLineChars="200"/>
        <w:rPr>
          <w:rFonts w:ascii="宋体" w:hAnsi="宋体"/>
          <w:szCs w:val="21"/>
        </w:rPr>
      </w:pPr>
      <w:r>
        <w:rPr>
          <w:rFonts w:hint="eastAsia" w:ascii="宋体" w:hAnsi="宋体"/>
          <w:szCs w:val="21"/>
        </w:rPr>
        <w:t>2、 参加本项目的试验人员的配置必须与投标文件中的服务承诺书和试验服务组织实施方案一致。</w:t>
      </w:r>
    </w:p>
    <w:p w14:paraId="49E84962">
      <w:pPr>
        <w:ind w:firstLine="420" w:firstLineChars="200"/>
        <w:rPr>
          <w:rFonts w:ascii="宋体" w:hAnsi="宋体"/>
          <w:szCs w:val="21"/>
        </w:rPr>
      </w:pPr>
      <w:r>
        <w:rPr>
          <w:rFonts w:hint="eastAsia" w:ascii="宋体" w:hAnsi="宋体"/>
          <w:szCs w:val="21"/>
        </w:rPr>
        <w:t>3、必须以直属试验人员参与本项目服务，不得使用挂靠队伍。</w:t>
      </w:r>
    </w:p>
    <w:p w14:paraId="462405F4">
      <w:pPr>
        <w:ind w:firstLine="420" w:firstLineChars="200"/>
        <w:rPr>
          <w:rFonts w:ascii="宋体" w:hAnsi="宋体"/>
          <w:b/>
          <w:bCs/>
          <w:szCs w:val="21"/>
        </w:rPr>
      </w:pPr>
      <w:r>
        <w:rPr>
          <w:rFonts w:hint="eastAsia" w:ascii="宋体" w:hAnsi="宋体"/>
          <w:b/>
          <w:bCs/>
          <w:szCs w:val="21"/>
        </w:rPr>
        <w:t>第十二条  乙方服务工具要求</w:t>
      </w:r>
    </w:p>
    <w:p w14:paraId="64AAF447">
      <w:pPr>
        <w:ind w:firstLine="420" w:firstLineChars="200"/>
        <w:rPr>
          <w:rFonts w:ascii="宋体" w:hAnsi="宋体"/>
          <w:szCs w:val="21"/>
        </w:rPr>
      </w:pPr>
      <w:r>
        <w:rPr>
          <w:rFonts w:hint="eastAsia" w:ascii="宋体" w:hAnsi="宋体"/>
          <w:szCs w:val="21"/>
        </w:rPr>
        <w:t>1、乙方应配备中标项目所需的足够数量的仪器、仪表以及工具等设备。用户不需向乙方提供施工工具和仪器、仪表。</w:t>
      </w:r>
    </w:p>
    <w:p w14:paraId="2EE63DD2">
      <w:pPr>
        <w:ind w:firstLine="420" w:firstLineChars="200"/>
        <w:rPr>
          <w:rFonts w:ascii="宋体" w:hAnsi="宋体"/>
          <w:szCs w:val="21"/>
        </w:rPr>
      </w:pPr>
      <w:r>
        <w:rPr>
          <w:rFonts w:hint="eastAsia" w:ascii="宋体" w:hAnsi="宋体"/>
          <w:szCs w:val="21"/>
        </w:rPr>
        <w:t>2、乙方在提供服务过程中应自备车辆。</w:t>
      </w:r>
    </w:p>
    <w:p w14:paraId="55E7EAC8">
      <w:pPr>
        <w:ind w:firstLine="420" w:firstLineChars="200"/>
        <w:rPr>
          <w:rFonts w:ascii="宋体" w:hAnsi="宋体"/>
          <w:b/>
          <w:bCs/>
          <w:szCs w:val="21"/>
        </w:rPr>
      </w:pPr>
      <w:r>
        <w:rPr>
          <w:rFonts w:hint="eastAsia" w:ascii="宋体" w:hAnsi="宋体"/>
          <w:b/>
          <w:bCs/>
          <w:szCs w:val="21"/>
        </w:rPr>
        <w:t>第十三条  保密要求</w:t>
      </w:r>
    </w:p>
    <w:p w14:paraId="1DEEAF31">
      <w:pPr>
        <w:ind w:firstLine="420" w:firstLineChars="200"/>
        <w:rPr>
          <w:rFonts w:ascii="宋体" w:hAnsi="宋体"/>
          <w:szCs w:val="21"/>
        </w:rPr>
      </w:pPr>
      <w:r>
        <w:rPr>
          <w:rFonts w:hint="eastAsia" w:ascii="宋体" w:hAnsi="宋体"/>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14:paraId="7DFA6D1C">
      <w:pPr>
        <w:ind w:firstLine="420" w:firstLineChars="200"/>
        <w:rPr>
          <w:rFonts w:ascii="宋体" w:hAnsi="宋体"/>
          <w:szCs w:val="21"/>
        </w:rPr>
      </w:pPr>
      <w:r>
        <w:rPr>
          <w:rFonts w:hint="eastAsia" w:ascii="宋体" w:hAnsi="宋体"/>
          <w:szCs w:val="21"/>
        </w:rPr>
        <w:t>2、</w:t>
      </w:r>
      <w:r>
        <w:rPr>
          <w:rFonts w:ascii="宋体" w:hAnsi="宋体"/>
          <w:szCs w:val="21"/>
        </w:rPr>
        <w:t>乙方在履行合同过程中所获得或接触到的任何</w:t>
      </w:r>
      <w:r>
        <w:rPr>
          <w:rFonts w:hint="eastAsia" w:ascii="宋体" w:hAnsi="宋体"/>
          <w:szCs w:val="21"/>
        </w:rPr>
        <w:t>内部数据资料，未经甲方同意，不得向第三方透露。</w:t>
      </w:r>
    </w:p>
    <w:p w14:paraId="1BBCF894">
      <w:pPr>
        <w:ind w:firstLine="420" w:firstLineChars="200"/>
        <w:rPr>
          <w:rFonts w:ascii="宋体" w:hAnsi="宋体"/>
          <w:szCs w:val="21"/>
        </w:rPr>
      </w:pPr>
      <w:r>
        <w:rPr>
          <w:rFonts w:hint="eastAsia" w:ascii="宋体" w:hAnsi="宋体"/>
          <w:szCs w:val="21"/>
        </w:rPr>
        <w:t>3、</w:t>
      </w:r>
      <w:r>
        <w:rPr>
          <w:rFonts w:ascii="宋体" w:hAnsi="宋体"/>
          <w:szCs w:val="21"/>
        </w:rPr>
        <w:t>乙方</w:t>
      </w:r>
      <w:r>
        <w:rPr>
          <w:rFonts w:hint="eastAsia" w:ascii="宋体" w:hAnsi="宋体"/>
          <w:szCs w:val="21"/>
        </w:rPr>
        <w:t>实施项目的一切程序都应符合国家安全、保密的有关规定和标准。</w:t>
      </w:r>
    </w:p>
    <w:p w14:paraId="4BD37392">
      <w:pPr>
        <w:ind w:firstLine="420" w:firstLineChars="200"/>
        <w:rPr>
          <w:rFonts w:ascii="宋体" w:hAnsi="宋体"/>
          <w:szCs w:val="21"/>
        </w:rPr>
      </w:pPr>
      <w:r>
        <w:rPr>
          <w:rFonts w:hint="eastAsia" w:ascii="宋体" w:hAnsi="宋体"/>
          <w:szCs w:val="21"/>
        </w:rPr>
        <w:t>4、</w:t>
      </w:r>
      <w:r>
        <w:rPr>
          <w:rFonts w:ascii="宋体" w:hAnsi="宋体"/>
          <w:szCs w:val="21"/>
        </w:rPr>
        <w:t>乙方</w:t>
      </w:r>
      <w:r>
        <w:rPr>
          <w:rFonts w:hint="eastAsia" w:ascii="宋体" w:hAnsi="宋体"/>
          <w:szCs w:val="21"/>
        </w:rPr>
        <w:t>参加项目的有关人员均需同甲方签订保密协议。</w:t>
      </w:r>
    </w:p>
    <w:p w14:paraId="4D11ACCE">
      <w:pPr>
        <w:ind w:firstLine="420" w:firstLineChars="200"/>
        <w:rPr>
          <w:rFonts w:ascii="宋体" w:hAnsi="宋体"/>
          <w:b/>
          <w:bCs/>
          <w:szCs w:val="21"/>
        </w:rPr>
      </w:pPr>
      <w:r>
        <w:rPr>
          <w:rFonts w:hint="eastAsia" w:ascii="宋体" w:hAnsi="宋体"/>
          <w:b/>
          <w:bCs/>
          <w:szCs w:val="21"/>
        </w:rPr>
        <w:t xml:space="preserve">第十四条  验收     </w:t>
      </w:r>
    </w:p>
    <w:p w14:paraId="41418FF4">
      <w:pPr>
        <w:ind w:firstLine="420" w:firstLineChars="200"/>
        <w:rPr>
          <w:rFonts w:ascii="宋体" w:hAnsi="宋体"/>
          <w:szCs w:val="21"/>
        </w:rPr>
      </w:pPr>
      <w:r>
        <w:rPr>
          <w:rFonts w:hint="eastAsia" w:ascii="宋体" w:hAnsi="宋体"/>
          <w:szCs w:val="21"/>
        </w:rPr>
        <w:t>1、下列文件的验收分为</w:t>
      </w:r>
      <w:r>
        <w:rPr>
          <w:rFonts w:hint="eastAsia" w:ascii="宋体" w:hAnsi="宋体"/>
          <w:szCs w:val="21"/>
          <w:u w:val="single"/>
        </w:rPr>
        <w:t xml:space="preserve">          三</w:t>
      </w:r>
      <w:r>
        <w:rPr>
          <w:rFonts w:hint="eastAsia" w:ascii="宋体" w:hAnsi="宋体"/>
          <w:szCs w:val="21"/>
        </w:rPr>
        <w:t>个阶段:</w:t>
      </w:r>
    </w:p>
    <w:p w14:paraId="20E11D75">
      <w:pPr>
        <w:ind w:firstLine="420" w:firstLineChars="200"/>
        <w:rPr>
          <w:rFonts w:ascii="宋体" w:hAnsi="宋体"/>
          <w:szCs w:val="21"/>
        </w:rPr>
      </w:pPr>
      <w:r>
        <w:rPr>
          <w:rFonts w:hint="eastAsia" w:ascii="宋体" w:hAnsi="宋体"/>
          <w:szCs w:val="21"/>
        </w:rPr>
        <w:t>2、其余文件和工作由用户组织有关技术人员根据国家和行业有关规范、规程、标准和用户需求直接验收。</w:t>
      </w:r>
    </w:p>
    <w:p w14:paraId="2E2E3294">
      <w:pPr>
        <w:ind w:firstLine="420" w:firstLineChars="200"/>
        <w:rPr>
          <w:rFonts w:ascii="宋体" w:hAnsi="宋体"/>
          <w:szCs w:val="21"/>
        </w:rPr>
      </w:pPr>
      <w:r>
        <w:rPr>
          <w:rFonts w:hint="eastAsia" w:ascii="宋体" w:hAnsi="宋体"/>
          <w:szCs w:val="21"/>
        </w:rPr>
        <w:t>3、验收依据为招标文件、投标文件，国家和行业有关规范、规程和标准。</w:t>
      </w:r>
    </w:p>
    <w:p w14:paraId="37E2E867">
      <w:pPr>
        <w:ind w:firstLine="420" w:firstLineChars="200"/>
        <w:rPr>
          <w:rFonts w:ascii="宋体" w:hAnsi="宋体"/>
          <w:b/>
          <w:bCs/>
          <w:szCs w:val="21"/>
        </w:rPr>
      </w:pPr>
      <w:r>
        <w:rPr>
          <w:rFonts w:hint="eastAsia" w:ascii="宋体" w:hAnsi="宋体"/>
          <w:b/>
          <w:bCs/>
          <w:szCs w:val="21"/>
        </w:rPr>
        <w:t>第十五条  付款方式</w:t>
      </w:r>
    </w:p>
    <w:p w14:paraId="04FC04EF">
      <w:pPr>
        <w:ind w:firstLine="420" w:firstLineChars="200"/>
        <w:rPr>
          <w:rFonts w:ascii="宋体" w:hAnsi="宋体"/>
          <w:szCs w:val="21"/>
        </w:rPr>
      </w:pPr>
      <w:r>
        <w:rPr>
          <w:rFonts w:hint="eastAsia" w:ascii="宋体" w:hAnsi="宋体"/>
          <w:szCs w:val="21"/>
        </w:rPr>
        <w:t>1、合同签订后   天内乙方向甲方开具合法有效的发票后，甲方于   天内向乙方支付合同总价%的款项。</w:t>
      </w:r>
    </w:p>
    <w:p w14:paraId="19A64E4F">
      <w:pPr>
        <w:ind w:firstLine="420" w:firstLineChars="200"/>
        <w:rPr>
          <w:rFonts w:ascii="宋体" w:hAnsi="宋体"/>
          <w:szCs w:val="21"/>
        </w:rPr>
      </w:pPr>
      <w:r>
        <w:rPr>
          <w:rFonts w:hint="eastAsia" w:ascii="宋体" w:hAnsi="宋体"/>
          <w:szCs w:val="21"/>
        </w:rPr>
        <w:t>2、检测完成并提交评估报告后  天内，乙方向甲方开具合法有效发票后 天，甲方向乙方支付合同总价%的款项。</w:t>
      </w:r>
    </w:p>
    <w:p w14:paraId="44CFBB58">
      <w:pPr>
        <w:ind w:firstLine="420" w:firstLineChars="200"/>
        <w:rPr>
          <w:rFonts w:ascii="宋体" w:hAnsi="宋体"/>
          <w:szCs w:val="21"/>
        </w:rPr>
      </w:pPr>
      <w:r>
        <w:rPr>
          <w:rFonts w:hint="eastAsia" w:ascii="宋体" w:hAnsi="宋体"/>
          <w:szCs w:val="21"/>
        </w:rPr>
        <w:t>3、报告通过专家评审后，甲方向乙方支付合同总价%的款项。</w:t>
      </w:r>
    </w:p>
    <w:p w14:paraId="2B86E7ED">
      <w:pPr>
        <w:ind w:firstLine="420" w:firstLineChars="200"/>
        <w:rPr>
          <w:rFonts w:ascii="宋体" w:hAnsi="宋体"/>
          <w:b/>
          <w:bCs/>
          <w:szCs w:val="21"/>
        </w:rPr>
      </w:pPr>
      <w:r>
        <w:rPr>
          <w:rFonts w:hint="eastAsia" w:ascii="宋体" w:hAnsi="宋体"/>
          <w:b/>
          <w:bCs/>
          <w:szCs w:val="21"/>
        </w:rPr>
        <w:t>第十六条  争议解决办法</w:t>
      </w:r>
    </w:p>
    <w:p w14:paraId="0C3DE7BF">
      <w:pPr>
        <w:ind w:firstLine="420" w:firstLineChars="200"/>
        <w:rPr>
          <w:rFonts w:ascii="宋体" w:hAnsi="宋体"/>
          <w:szCs w:val="21"/>
        </w:rPr>
      </w:pPr>
      <w:r>
        <w:rPr>
          <w:rFonts w:hint="eastAsia" w:ascii="宋体" w:hAnsi="宋体"/>
          <w:szCs w:val="21"/>
        </w:rPr>
        <w:t>执行本合同发生的争议，由甲乙双方协商解决，如协商不成的，应提交甲方所在地人民法院诉讼解决。</w:t>
      </w:r>
    </w:p>
    <w:p w14:paraId="73DAFC1C">
      <w:pPr>
        <w:ind w:firstLine="420" w:firstLineChars="200"/>
        <w:rPr>
          <w:rFonts w:ascii="宋体" w:hAnsi="宋体"/>
          <w:b/>
          <w:bCs/>
          <w:szCs w:val="21"/>
        </w:rPr>
      </w:pPr>
      <w:r>
        <w:rPr>
          <w:rFonts w:hint="eastAsia" w:ascii="宋体" w:hAnsi="宋体"/>
          <w:b/>
          <w:bCs/>
          <w:szCs w:val="21"/>
        </w:rPr>
        <w:t>第十七条  风险责任</w:t>
      </w:r>
    </w:p>
    <w:p w14:paraId="4389838C">
      <w:pPr>
        <w:ind w:firstLine="420" w:firstLineChars="200"/>
        <w:rPr>
          <w:rFonts w:ascii="宋体" w:hAnsi="宋体"/>
          <w:szCs w:val="21"/>
        </w:rPr>
      </w:pPr>
      <w:r>
        <w:rPr>
          <w:rFonts w:hint="eastAsia" w:ascii="宋体" w:hAnsi="宋体"/>
          <w:szCs w:val="21"/>
        </w:rPr>
        <w:t>１、乙方应完全地按照招标文件的要求和乙方投标文件的承诺完成本项目，出于自身财务、技术、人力等原因导致项目失败的，应承担全部责任。</w:t>
      </w:r>
    </w:p>
    <w:p w14:paraId="51F5EE53">
      <w:pPr>
        <w:ind w:firstLine="420" w:firstLineChars="200"/>
        <w:rPr>
          <w:rFonts w:ascii="宋体" w:hAnsi="宋体"/>
          <w:szCs w:val="21"/>
        </w:rPr>
      </w:pPr>
      <w:r>
        <w:rPr>
          <w:rFonts w:hint="eastAsia" w:ascii="宋体" w:hAnsi="宋体"/>
          <w:szCs w:val="21"/>
        </w:rPr>
        <w:t>2、乙方在实施荷载试验过程中应对自身的安全生产负责，若非因甲方原因发生的各种事故甲方不承担任何责任。</w:t>
      </w:r>
    </w:p>
    <w:p w14:paraId="102BCEB4">
      <w:pPr>
        <w:ind w:firstLine="420" w:firstLineChars="200"/>
        <w:rPr>
          <w:rFonts w:ascii="宋体" w:hAnsi="宋体"/>
          <w:b/>
          <w:bCs/>
          <w:szCs w:val="21"/>
        </w:rPr>
      </w:pPr>
      <w:r>
        <w:rPr>
          <w:rFonts w:hint="eastAsia" w:ascii="宋体" w:hAnsi="宋体"/>
          <w:b/>
          <w:bCs/>
          <w:szCs w:val="21"/>
        </w:rPr>
        <w:t>第十八条  违约责任</w:t>
      </w:r>
    </w:p>
    <w:p w14:paraId="5EE7158C">
      <w:pPr>
        <w:pStyle w:val="20"/>
        <w:spacing w:line="240" w:lineRule="auto"/>
        <w:rPr>
          <w:rFonts w:ascii="宋体" w:hAnsi="宋体"/>
          <w:szCs w:val="21"/>
        </w:rPr>
      </w:pPr>
      <w:r>
        <w:rPr>
          <w:rFonts w:hint="eastAsia" w:ascii="宋体" w:hAnsi="宋体"/>
          <w:szCs w:val="21"/>
        </w:rPr>
        <w:t>１、因乙方原因，未能按规定时间完成有关工作的，每延误一天，甲方可在支付合同余款中扣除合同价款千分之一。</w:t>
      </w:r>
    </w:p>
    <w:p w14:paraId="64E92C82">
      <w:pPr>
        <w:ind w:firstLine="420" w:firstLineChars="200"/>
        <w:rPr>
          <w:rFonts w:ascii="宋体" w:hAnsi="宋体"/>
          <w:szCs w:val="21"/>
        </w:rPr>
      </w:pPr>
      <w:r>
        <w:rPr>
          <w:rFonts w:hint="eastAsia" w:ascii="宋体" w:hAnsi="宋体"/>
          <w:szCs w:val="21"/>
        </w:rPr>
        <w:t>2、由于乙方原因造成试验成果质量低劣，不能满足大纲要求时，应继续完善试验工作，其费用由乙方承担。</w:t>
      </w:r>
    </w:p>
    <w:p w14:paraId="6F627C92">
      <w:pPr>
        <w:ind w:firstLine="420" w:firstLineChars="200"/>
        <w:rPr>
          <w:rFonts w:ascii="宋体" w:hAnsi="宋体"/>
          <w:szCs w:val="21"/>
        </w:rPr>
      </w:pPr>
      <w:r>
        <w:rPr>
          <w:rFonts w:hint="eastAsia" w:ascii="宋体" w:hAnsi="宋体"/>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14:paraId="1F2BDB50">
      <w:pPr>
        <w:ind w:firstLine="420" w:firstLineChars="200"/>
        <w:rPr>
          <w:rFonts w:ascii="宋体" w:hAnsi="宋体"/>
          <w:szCs w:val="21"/>
        </w:rPr>
      </w:pPr>
      <w:r>
        <w:rPr>
          <w:rFonts w:hint="eastAsia" w:ascii="宋体" w:hAnsi="宋体"/>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14:paraId="517B1C25">
      <w:pPr>
        <w:ind w:firstLine="420" w:firstLineChars="200"/>
        <w:rPr>
          <w:rFonts w:ascii="宋体" w:hAnsi="宋体"/>
          <w:szCs w:val="21"/>
        </w:rPr>
      </w:pPr>
      <w:r>
        <w:rPr>
          <w:rFonts w:hint="eastAsia" w:ascii="宋体" w:hAnsi="宋体"/>
          <w:szCs w:val="21"/>
        </w:rPr>
        <w:t>5、乙方或其工作人员违反本合同约定的保密义务，甲方有权要求乙方按合同总额   %支付违约金；造成不良影响或对甲方造成损失的，甲方有权要求乙方消除影响，承担赔偿责任，并有权解除合同。</w:t>
      </w:r>
    </w:p>
    <w:p w14:paraId="4B3A820A">
      <w:pPr>
        <w:ind w:firstLine="420" w:firstLineChars="200"/>
        <w:rPr>
          <w:rFonts w:ascii="宋体" w:hAnsi="宋体"/>
          <w:szCs w:val="21"/>
        </w:rPr>
      </w:pPr>
      <w:r>
        <w:rPr>
          <w:rFonts w:hint="eastAsia" w:ascii="宋体" w:hAnsi="宋体"/>
          <w:szCs w:val="21"/>
        </w:rPr>
        <w:t>6、因乙方提供的服务成果受到侵权指控或者引发法律纠纷，影响甲方使用服务成果或者导致合同目的不能实现的，甲方有权要求乙方按合同总额   %支付违约金，并有权解除合同。</w:t>
      </w:r>
    </w:p>
    <w:p w14:paraId="27F09525">
      <w:pPr>
        <w:ind w:firstLine="420" w:firstLineChars="200"/>
        <w:rPr>
          <w:rFonts w:ascii="宋体" w:hAnsi="宋体"/>
          <w:b/>
          <w:bCs/>
          <w:szCs w:val="21"/>
        </w:rPr>
      </w:pPr>
      <w:r>
        <w:rPr>
          <w:rFonts w:hint="eastAsia" w:ascii="宋体" w:hAnsi="宋体"/>
          <w:b/>
          <w:bCs/>
          <w:szCs w:val="21"/>
        </w:rPr>
        <w:t>第十九条  其他</w:t>
      </w:r>
    </w:p>
    <w:p w14:paraId="332BC8BD">
      <w:pPr>
        <w:ind w:firstLine="420" w:firstLineChars="200"/>
        <w:rPr>
          <w:rFonts w:hint="eastAsia" w:ascii="宋体" w:hAnsi="宋体"/>
          <w:szCs w:val="21"/>
        </w:rPr>
      </w:pPr>
      <w:r>
        <w:rPr>
          <w:rFonts w:hint="eastAsia" w:ascii="宋体" w:hAnsi="宋体"/>
          <w:szCs w:val="21"/>
        </w:rPr>
        <w:t>1、本协议书与下列文件一起构成合同文件，如下述文件之间有任何抵触、矛盾或歧义，应按以下顺序解释：</w:t>
      </w:r>
    </w:p>
    <w:p w14:paraId="1BC2DC4C">
      <w:pPr>
        <w:ind w:firstLine="420" w:firstLineChars="200"/>
        <w:rPr>
          <w:rFonts w:hint="eastAsia" w:ascii="宋体" w:hAnsi="宋体"/>
          <w:szCs w:val="21"/>
        </w:rPr>
      </w:pPr>
      <w:r>
        <w:rPr>
          <w:rFonts w:hint="eastAsia" w:ascii="宋体" w:hAnsi="宋体"/>
          <w:szCs w:val="21"/>
        </w:rPr>
        <w:t>（1）政府采购合同协议书及其变更、补充协议</w:t>
      </w:r>
    </w:p>
    <w:p w14:paraId="1AD02AE7">
      <w:pPr>
        <w:ind w:firstLine="420" w:firstLineChars="200"/>
        <w:rPr>
          <w:rFonts w:hint="eastAsia" w:ascii="宋体" w:hAnsi="宋体"/>
          <w:szCs w:val="21"/>
        </w:rPr>
      </w:pPr>
      <w:r>
        <w:rPr>
          <w:rFonts w:hint="eastAsia" w:ascii="宋体" w:hAnsi="宋体"/>
          <w:szCs w:val="21"/>
        </w:rPr>
        <w:t>（2）政府采购合同专用条款</w:t>
      </w:r>
    </w:p>
    <w:p w14:paraId="3348A7BF">
      <w:pPr>
        <w:ind w:firstLine="420" w:firstLineChars="200"/>
        <w:rPr>
          <w:rFonts w:hint="eastAsia" w:ascii="宋体" w:hAnsi="宋体"/>
          <w:szCs w:val="21"/>
        </w:rPr>
      </w:pPr>
      <w:r>
        <w:rPr>
          <w:rFonts w:hint="eastAsia" w:ascii="宋体" w:hAnsi="宋体"/>
          <w:szCs w:val="21"/>
        </w:rPr>
        <w:t>（3）政府采购合同通用条款</w:t>
      </w:r>
    </w:p>
    <w:p w14:paraId="68D18C1D">
      <w:pPr>
        <w:ind w:firstLine="420" w:firstLineChars="200"/>
        <w:rPr>
          <w:rFonts w:hint="eastAsia" w:ascii="宋体" w:hAnsi="宋体"/>
          <w:szCs w:val="21"/>
        </w:rPr>
      </w:pPr>
      <w:r>
        <w:rPr>
          <w:rFonts w:hint="eastAsia" w:ascii="宋体" w:hAnsi="宋体"/>
          <w:szCs w:val="21"/>
        </w:rPr>
        <w:t>（4）中标（成交）通知书</w:t>
      </w:r>
    </w:p>
    <w:p w14:paraId="52C96FED">
      <w:pPr>
        <w:ind w:firstLine="420" w:firstLineChars="200"/>
        <w:rPr>
          <w:rFonts w:hint="eastAsia" w:ascii="宋体" w:hAnsi="宋体"/>
          <w:szCs w:val="21"/>
        </w:rPr>
      </w:pPr>
      <w:r>
        <w:rPr>
          <w:rFonts w:hint="eastAsia" w:ascii="宋体" w:hAnsi="宋体"/>
          <w:szCs w:val="21"/>
        </w:rPr>
        <w:t>（5）投标（响应）文件</w:t>
      </w:r>
    </w:p>
    <w:p w14:paraId="1072A01B">
      <w:pPr>
        <w:ind w:firstLine="420" w:firstLineChars="200"/>
        <w:rPr>
          <w:rFonts w:hint="eastAsia" w:ascii="宋体" w:hAnsi="宋体"/>
          <w:szCs w:val="21"/>
        </w:rPr>
      </w:pPr>
      <w:r>
        <w:rPr>
          <w:rFonts w:hint="eastAsia" w:ascii="宋体" w:hAnsi="宋体"/>
          <w:szCs w:val="21"/>
        </w:rPr>
        <w:t>（6）采购文件</w:t>
      </w:r>
    </w:p>
    <w:p w14:paraId="73E9D6A1">
      <w:pPr>
        <w:ind w:firstLine="420" w:firstLineChars="200"/>
        <w:rPr>
          <w:rFonts w:hint="eastAsia" w:ascii="宋体" w:hAnsi="宋体"/>
          <w:szCs w:val="21"/>
        </w:rPr>
      </w:pPr>
      <w:r>
        <w:rPr>
          <w:rFonts w:hint="eastAsia" w:ascii="宋体" w:hAnsi="宋体"/>
          <w:szCs w:val="21"/>
        </w:rPr>
        <w:t>（7）有关技术文件，图纸</w:t>
      </w:r>
    </w:p>
    <w:p w14:paraId="4A801C48">
      <w:pPr>
        <w:ind w:firstLine="420" w:firstLineChars="200"/>
        <w:rPr>
          <w:rFonts w:ascii="宋体" w:hAnsi="宋体"/>
          <w:szCs w:val="21"/>
        </w:rPr>
      </w:pPr>
      <w:r>
        <w:rPr>
          <w:rFonts w:hint="eastAsia" w:ascii="宋体" w:hAnsi="宋体"/>
          <w:szCs w:val="21"/>
        </w:rPr>
        <w:t>（8）国家法律、行政法规和规章制度规定或合同约定的作为合同组成部分的其他文件。</w:t>
      </w:r>
    </w:p>
    <w:p w14:paraId="4EAFEF92">
      <w:pPr>
        <w:ind w:firstLine="420" w:firstLineChars="200"/>
        <w:rPr>
          <w:rFonts w:ascii="宋体" w:hAnsi="宋体"/>
          <w:szCs w:val="21"/>
        </w:rPr>
      </w:pPr>
      <w:r>
        <w:rPr>
          <w:rFonts w:hint="eastAsia" w:ascii="宋体" w:hAnsi="宋体"/>
          <w:szCs w:val="21"/>
        </w:rPr>
        <w:t>2、下列文件均为本合同的组成部分：</w:t>
      </w:r>
    </w:p>
    <w:p w14:paraId="16430F75">
      <w:pPr>
        <w:ind w:firstLine="420" w:firstLineChars="200"/>
        <w:rPr>
          <w:rFonts w:ascii="宋体" w:hAnsi="宋体"/>
          <w:szCs w:val="21"/>
        </w:rPr>
      </w:pPr>
      <w:r>
        <w:rPr>
          <w:rFonts w:hint="eastAsia" w:ascii="宋体" w:hAnsi="宋体"/>
          <w:szCs w:val="21"/>
        </w:rPr>
        <w:t>（1）号招标文件、答疑及补充通知；</w:t>
      </w:r>
    </w:p>
    <w:p w14:paraId="106A5C53">
      <w:pPr>
        <w:ind w:firstLine="420" w:firstLineChars="200"/>
        <w:rPr>
          <w:rFonts w:ascii="宋体" w:hAnsi="宋体"/>
          <w:szCs w:val="21"/>
        </w:rPr>
      </w:pPr>
      <w:r>
        <w:rPr>
          <w:rFonts w:hint="eastAsia" w:ascii="宋体" w:hAnsi="宋体"/>
          <w:szCs w:val="21"/>
        </w:rPr>
        <w:t>（2）投标文件；</w:t>
      </w:r>
    </w:p>
    <w:p w14:paraId="4A23AD17">
      <w:pPr>
        <w:ind w:firstLine="420" w:firstLineChars="200"/>
        <w:rPr>
          <w:rFonts w:ascii="宋体" w:hAnsi="宋体"/>
          <w:szCs w:val="21"/>
        </w:rPr>
      </w:pPr>
      <w:r>
        <w:rPr>
          <w:rFonts w:hint="eastAsia" w:ascii="宋体" w:hAnsi="宋体"/>
          <w:szCs w:val="21"/>
        </w:rPr>
        <w:t>（3）本合同执行中共同签署的补充与修正文件。</w:t>
      </w:r>
    </w:p>
    <w:p w14:paraId="0BC1C195">
      <w:pPr>
        <w:ind w:firstLine="420" w:firstLineChars="200"/>
        <w:rPr>
          <w:rFonts w:ascii="宋体" w:hAnsi="宋体"/>
          <w:szCs w:val="21"/>
        </w:rPr>
      </w:pPr>
      <w:r>
        <w:rPr>
          <w:rFonts w:hint="eastAsia" w:ascii="宋体" w:hAnsi="宋体"/>
          <w:szCs w:val="21"/>
        </w:rPr>
        <w:t>本合同一式份，甲、乙方双方各执份，具有同等法律效力。本合同自双方法人代表签字（盖章）认可之日起生效。</w:t>
      </w:r>
    </w:p>
    <w:p w14:paraId="57CAE54E">
      <w:pPr>
        <w:ind w:firstLine="420" w:firstLineChars="200"/>
        <w:rPr>
          <w:rFonts w:ascii="宋体" w:hAnsi="宋体"/>
          <w:szCs w:val="21"/>
        </w:rPr>
      </w:pPr>
      <w:r>
        <w:rPr>
          <w:rFonts w:hint="eastAsia" w:ascii="宋体" w:hAnsi="宋体"/>
          <w:szCs w:val="21"/>
        </w:rPr>
        <w:t>本合同未尽事宜，双方友好协商，达成解决方案，经双方签字后，可作为本合同的有效附件。</w:t>
      </w:r>
    </w:p>
    <w:p w14:paraId="236F295C">
      <w:pPr>
        <w:ind w:firstLine="420" w:firstLineChars="200"/>
        <w:rPr>
          <w:rFonts w:ascii="宋体" w:hAnsi="宋体"/>
          <w:szCs w:val="21"/>
        </w:rPr>
      </w:pPr>
    </w:p>
    <w:p w14:paraId="57FFC409">
      <w:pPr>
        <w:ind w:firstLine="420" w:firstLineChars="200"/>
        <w:rPr>
          <w:rFonts w:ascii="宋体" w:hAnsi="宋体"/>
          <w:szCs w:val="21"/>
        </w:rPr>
      </w:pPr>
    </w:p>
    <w:p w14:paraId="23F8291B">
      <w:pPr>
        <w:spacing w:line="360" w:lineRule="auto"/>
        <w:ind w:firstLine="560"/>
        <w:jc w:val="left"/>
        <w:rPr>
          <w:rFonts w:ascii="宋体" w:hAnsi="宋体"/>
          <w:szCs w:val="21"/>
        </w:rPr>
      </w:pPr>
      <w:r>
        <w:rPr>
          <w:rFonts w:hint="eastAsia" w:ascii="宋体" w:hAnsi="宋体"/>
          <w:szCs w:val="21"/>
        </w:rPr>
        <w:t>甲方（采购人）：   （盖章）       乙方（供应商）：    （盖章）</w:t>
      </w:r>
    </w:p>
    <w:p w14:paraId="2068F432">
      <w:pPr>
        <w:spacing w:line="360" w:lineRule="auto"/>
        <w:ind w:firstLine="560"/>
        <w:jc w:val="left"/>
        <w:rPr>
          <w:rFonts w:ascii="宋体" w:hAnsi="宋体"/>
          <w:szCs w:val="21"/>
        </w:rPr>
      </w:pPr>
      <w:r>
        <w:rPr>
          <w:rFonts w:hint="eastAsia" w:ascii="宋体" w:hAnsi="宋体"/>
          <w:szCs w:val="21"/>
        </w:rPr>
        <w:t xml:space="preserve">法定代表人：                     法定代表人： </w:t>
      </w:r>
    </w:p>
    <w:p w14:paraId="33ACBC45">
      <w:pPr>
        <w:spacing w:line="360" w:lineRule="auto"/>
        <w:ind w:firstLine="560"/>
        <w:jc w:val="left"/>
        <w:rPr>
          <w:rFonts w:ascii="宋体" w:hAnsi="宋体"/>
          <w:szCs w:val="21"/>
        </w:rPr>
      </w:pPr>
      <w:r>
        <w:rPr>
          <w:rFonts w:hint="eastAsia" w:ascii="宋体" w:hAnsi="宋体"/>
          <w:szCs w:val="21"/>
        </w:rPr>
        <w:t>委托代理人：                     委托代理人：</w:t>
      </w:r>
    </w:p>
    <w:p w14:paraId="2A7D487C">
      <w:pPr>
        <w:ind w:firstLine="420" w:firstLineChars="200"/>
        <w:rPr>
          <w:rFonts w:ascii="宋体" w:hAnsi="宋体"/>
          <w:szCs w:val="21"/>
        </w:rPr>
      </w:pPr>
      <w:r>
        <w:rPr>
          <w:rFonts w:hint="eastAsia" w:ascii="宋体" w:hAnsi="宋体"/>
          <w:szCs w:val="21"/>
        </w:rPr>
        <w:t>日期：   年     月    日         日期：   年     月    日</w:t>
      </w:r>
    </w:p>
    <w:p w14:paraId="7F27B317">
      <w:pPr>
        <w:ind w:firstLine="420" w:firstLineChars="200"/>
        <w:rPr>
          <w:rFonts w:ascii="宋体" w:hAnsi="宋体"/>
          <w:szCs w:val="21"/>
        </w:rPr>
      </w:pPr>
    </w:p>
    <w:p w14:paraId="11AB4136">
      <w:pPr>
        <w:ind w:firstLine="420" w:firstLineChars="200"/>
        <w:rPr>
          <w:rFonts w:ascii="宋体" w:hAnsi="宋体"/>
          <w:szCs w:val="21"/>
        </w:rPr>
      </w:pPr>
    </w:p>
    <w:p w14:paraId="6FE7A443">
      <w:pPr>
        <w:ind w:firstLine="420" w:firstLineChars="200"/>
        <w:rPr>
          <w:rFonts w:ascii="宋体" w:hAnsi="宋体"/>
          <w:szCs w:val="21"/>
        </w:rPr>
      </w:pPr>
    </w:p>
    <w:p w14:paraId="368D21D1">
      <w:pPr>
        <w:ind w:firstLine="420" w:firstLineChars="200"/>
        <w:rPr>
          <w:rFonts w:ascii="宋体" w:hAnsi="宋体"/>
          <w:szCs w:val="21"/>
        </w:rPr>
      </w:pPr>
    </w:p>
    <w:p w14:paraId="3F5CC662">
      <w:pPr>
        <w:ind w:firstLine="420" w:firstLineChars="200"/>
        <w:rPr>
          <w:rFonts w:ascii="宋体" w:hAnsi="宋体"/>
          <w:szCs w:val="21"/>
        </w:rPr>
      </w:pPr>
    </w:p>
    <w:p w14:paraId="38BD57BD">
      <w:pPr>
        <w:widowControl/>
        <w:jc w:val="left"/>
        <w:rPr>
          <w:rFonts w:ascii="宋体" w:hAnsi="宋体"/>
          <w:szCs w:val="21"/>
        </w:rPr>
      </w:pPr>
      <w:r>
        <w:rPr>
          <w:rFonts w:ascii="宋体" w:hAnsi="宋体"/>
          <w:szCs w:val="21"/>
        </w:rPr>
        <w:br w:type="page"/>
      </w:r>
    </w:p>
    <w:p w14:paraId="6035EA51">
      <w:pPr>
        <w:pStyle w:val="5"/>
        <w:spacing w:before="120" w:beforeLines="50" w:after="120" w:afterLines="50"/>
        <w:ind w:left="562"/>
        <w:rPr>
          <w:sz w:val="28"/>
          <w:szCs w:val="28"/>
        </w:rPr>
      </w:pPr>
      <w:r>
        <w:rPr>
          <w:rFonts w:hint="eastAsia"/>
          <w:sz w:val="28"/>
          <w:szCs w:val="28"/>
        </w:rPr>
        <w:t>第二册  通用条款（公开招标）</w:t>
      </w:r>
    </w:p>
    <w:p w14:paraId="6CEE7012">
      <w:pPr>
        <w:pStyle w:val="5"/>
        <w:numPr>
          <w:ilvl w:val="0"/>
          <w:numId w:val="16"/>
        </w:numPr>
        <w:spacing w:before="120" w:beforeLines="50" w:after="120" w:afterLines="50"/>
        <w:ind w:left="562" w:hanging="562"/>
        <w:rPr>
          <w:sz w:val="28"/>
          <w:szCs w:val="28"/>
        </w:rPr>
      </w:pPr>
      <w:bookmarkStart w:id="45" w:name="_Hlk72399513"/>
      <w:r>
        <w:rPr>
          <w:rFonts w:hint="eastAsia"/>
          <w:sz w:val="28"/>
          <w:szCs w:val="28"/>
        </w:rPr>
        <w:t>总则</w:t>
      </w:r>
    </w:p>
    <w:bookmarkEnd w:id="45"/>
    <w:p w14:paraId="4BD7F6FE">
      <w:pPr>
        <w:rPr>
          <w:rFonts w:ascii="黑体" w:hAnsi="宋体" w:eastAsia="黑体"/>
          <w:sz w:val="24"/>
        </w:rPr>
      </w:pPr>
      <w:r>
        <w:rPr>
          <w:rFonts w:hint="eastAsia" w:ascii="黑体" w:hAnsi="宋体" w:eastAsia="黑体"/>
          <w:sz w:val="24"/>
        </w:rPr>
        <w:t>1. 通用条款说明</w:t>
      </w:r>
    </w:p>
    <w:p w14:paraId="6F245B87">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46" w:name="_Hlk72399729"/>
      <w:r>
        <w:rPr>
          <w:rFonts w:hint="eastAsia" w:ascii="宋体" w:hAnsi="宋体"/>
          <w:szCs w:val="21"/>
        </w:rPr>
        <w:t>如有需要，政府集中采购机构可以对通用条款的内容进行补充。</w:t>
      </w:r>
      <w:bookmarkEnd w:id="46"/>
    </w:p>
    <w:p w14:paraId="48639BD4">
      <w:pPr>
        <w:ind w:firstLine="411" w:firstLineChars="196"/>
        <w:rPr>
          <w:rFonts w:ascii="宋体" w:hAnsi="宋体"/>
          <w:szCs w:val="21"/>
        </w:rPr>
      </w:pPr>
      <w:r>
        <w:rPr>
          <w:rFonts w:hint="eastAsia" w:ascii="宋体" w:hAnsi="宋体"/>
          <w:szCs w:val="21"/>
        </w:rPr>
        <w:t>1.2招标文件分为第一册“专用条款”和第二册“通用条款”。</w:t>
      </w:r>
    </w:p>
    <w:p w14:paraId="0AC47119">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14:paraId="5FCEB8D1">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14:paraId="38E68396">
      <w:pPr>
        <w:ind w:firstLine="411" w:firstLineChars="196"/>
        <w:rPr>
          <w:rFonts w:ascii="宋体" w:hAnsi="宋体"/>
          <w:szCs w:val="21"/>
        </w:rPr>
      </w:pPr>
      <w:r>
        <w:rPr>
          <w:rFonts w:hint="eastAsia" w:ascii="宋体" w:hAnsi="宋体"/>
          <w:szCs w:val="21"/>
        </w:rPr>
        <w:t>1.5 “专用条款”和“通用条款”表述不一致或有冲突时，以“专用条款”为准。</w:t>
      </w:r>
    </w:p>
    <w:p w14:paraId="51D570C4">
      <w:pPr>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14:paraId="11971932">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14:paraId="5BE04972">
      <w:pPr>
        <w:rPr>
          <w:rFonts w:ascii="黑体" w:hAnsi="宋体" w:eastAsia="黑体"/>
          <w:sz w:val="24"/>
        </w:rPr>
      </w:pPr>
      <w:r>
        <w:rPr>
          <w:rFonts w:hint="eastAsia" w:ascii="黑体" w:hAnsi="宋体" w:eastAsia="黑体"/>
          <w:sz w:val="24"/>
        </w:rPr>
        <w:t>3．定义</w:t>
      </w:r>
    </w:p>
    <w:p w14:paraId="19413060">
      <w:pPr>
        <w:ind w:firstLine="420" w:firstLineChars="200"/>
        <w:rPr>
          <w:rFonts w:ascii="宋体" w:hAnsi="宋体"/>
          <w:szCs w:val="21"/>
        </w:rPr>
      </w:pPr>
      <w:r>
        <w:rPr>
          <w:rFonts w:ascii="宋体" w:hAnsi="宋体"/>
          <w:szCs w:val="21"/>
        </w:rPr>
        <w:t>招标文件中下列术语应解释为：</w:t>
      </w:r>
    </w:p>
    <w:p w14:paraId="4B8D207C">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r>
        <w:rPr>
          <w:rFonts w:ascii="宋体" w:hAnsi="宋体"/>
          <w:szCs w:val="21"/>
        </w:rPr>
        <w:t xml:space="preserve"> </w:t>
      </w:r>
    </w:p>
    <w:p w14:paraId="06161B9F">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14:paraId="00B3D306">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14:paraId="1C4A7476">
      <w:pPr>
        <w:ind w:firstLine="411" w:firstLineChars="196"/>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14:paraId="3DDA533A">
      <w:pPr>
        <w:ind w:firstLine="411" w:firstLineChars="196"/>
        <w:rPr>
          <w:rFonts w:ascii="宋体" w:hAnsi="宋体"/>
          <w:szCs w:val="21"/>
        </w:rPr>
      </w:pPr>
      <w:r>
        <w:rPr>
          <w:rFonts w:hint="eastAsia" w:ascii="宋体" w:hAnsi="宋体"/>
          <w:szCs w:val="21"/>
        </w:rPr>
        <w:t>3.5“日期”</w:t>
      </w:r>
      <w:r>
        <w:rPr>
          <w:rFonts w:ascii="宋体" w:hAnsi="宋体"/>
          <w:szCs w:val="21"/>
        </w:rPr>
        <w:t>指</w:t>
      </w:r>
      <w:r>
        <w:rPr>
          <w:rFonts w:hint="eastAsia" w:ascii="宋体" w:hAnsi="宋体"/>
          <w:szCs w:val="21"/>
        </w:rPr>
        <w:t>公历日；</w:t>
      </w:r>
    </w:p>
    <w:p w14:paraId="6FBB210F">
      <w:pPr>
        <w:ind w:firstLine="411" w:firstLineChars="196"/>
        <w:rPr>
          <w:rFonts w:ascii="宋体" w:hAnsi="宋体"/>
          <w:szCs w:val="21"/>
        </w:rPr>
      </w:pPr>
      <w:r>
        <w:rPr>
          <w:rFonts w:hint="eastAsia" w:ascii="宋体" w:hAnsi="宋体"/>
          <w:szCs w:val="21"/>
        </w:rPr>
        <w:t>3.6“合同”指由本次招标所产生的合同或合约文件；</w:t>
      </w:r>
    </w:p>
    <w:p w14:paraId="70E9418F">
      <w:pPr>
        <w:ind w:firstLine="411" w:firstLineChars="196"/>
        <w:rPr>
          <w:rFonts w:ascii="宋体" w:hAnsi="宋体"/>
          <w:szCs w:val="21"/>
        </w:rPr>
      </w:pPr>
      <w:r>
        <w:rPr>
          <w:rFonts w:hint="eastAsia" w:ascii="宋体" w:hAnsi="宋体"/>
          <w:szCs w:val="21"/>
        </w:rPr>
        <w:t>3.7“电子投标文件”指利用</w:t>
      </w:r>
      <w:r>
        <w:rPr>
          <w:rFonts w:hint="eastAsia" w:ascii="宋体" w:hAnsi="宋体"/>
          <w:b/>
          <w:bCs/>
          <w:color w:val="FF0000"/>
          <w:szCs w:val="21"/>
        </w:rPr>
        <w:t>深圳公共资源交易中心（深圳交易集团有限公司</w:t>
      </w:r>
      <w:commentRangeStart w:id="23"/>
      <w:r>
        <w:rPr>
          <w:rFonts w:hint="eastAsia" w:ascii="宋体" w:hAnsi="宋体"/>
          <w:b/>
          <w:bCs/>
          <w:color w:val="FF0000"/>
          <w:szCs w:val="21"/>
        </w:rPr>
        <w:t>*</w:t>
      </w:r>
      <w:r>
        <w:rPr>
          <w:rFonts w:ascii="宋体" w:hAnsi="宋体"/>
          <w:b/>
          <w:bCs/>
          <w:color w:val="FF0000"/>
          <w:szCs w:val="21"/>
        </w:rPr>
        <w:t>*</w:t>
      </w:r>
      <w:commentRangeEnd w:id="23"/>
      <w:r>
        <w:commentReference w:id="23"/>
      </w:r>
      <w:r>
        <w:rPr>
          <w:rFonts w:hint="eastAsia" w:ascii="宋体" w:hAnsi="宋体"/>
          <w:b/>
          <w:bCs/>
          <w:color w:val="FF0000"/>
          <w:szCs w:val="21"/>
        </w:rPr>
        <w:t>分公司）</w:t>
      </w:r>
      <w:r>
        <w:rPr>
          <w:rFonts w:hint="eastAsia" w:ascii="宋体" w:hAnsi="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47" w:name="_Hlk72398581"/>
      <w:r>
        <w:rPr>
          <w:rFonts w:hint="eastAsia" w:ascii="宋体" w:hAnsi="宋体"/>
          <w:szCs w:val="21"/>
        </w:rPr>
        <w:t>；</w:t>
      </w:r>
      <w:bookmarkEnd w:id="47"/>
    </w:p>
    <w:p w14:paraId="6A40ED07">
      <w:pPr>
        <w:ind w:firstLine="411" w:firstLineChars="196"/>
        <w:rPr>
          <w:rFonts w:ascii="宋体" w:hAnsi="宋体"/>
          <w:szCs w:val="21"/>
        </w:rPr>
      </w:pPr>
      <w:r>
        <w:rPr>
          <w:rFonts w:hint="eastAsia" w:ascii="宋体" w:hAnsi="宋体"/>
          <w:szCs w:val="21"/>
        </w:rPr>
        <w:t>3.8“网上投标”指通过</w:t>
      </w:r>
      <w:r>
        <w:rPr>
          <w:rFonts w:hint="eastAsia" w:ascii="宋体" w:hAnsi="宋体"/>
          <w:b/>
          <w:bCs/>
          <w:color w:val="FF0000"/>
          <w:szCs w:val="21"/>
        </w:rPr>
        <w:t>深圳公共资源交易中心（深圳交易集团有限公司</w:t>
      </w:r>
      <w:commentRangeStart w:id="24"/>
      <w:r>
        <w:rPr>
          <w:rFonts w:hint="eastAsia" w:ascii="宋体" w:hAnsi="宋体"/>
          <w:b/>
          <w:bCs/>
          <w:color w:val="FF0000"/>
          <w:szCs w:val="21"/>
        </w:rPr>
        <w:t>*</w:t>
      </w:r>
      <w:r>
        <w:rPr>
          <w:rFonts w:ascii="宋体" w:hAnsi="宋体"/>
          <w:b/>
          <w:bCs/>
          <w:color w:val="FF0000"/>
          <w:szCs w:val="21"/>
        </w:rPr>
        <w:t>*</w:t>
      </w:r>
      <w:commentRangeEnd w:id="24"/>
      <w:r>
        <w:commentReference w:id="24"/>
      </w:r>
      <w:r>
        <w:rPr>
          <w:rFonts w:hint="eastAsia" w:ascii="宋体" w:hAnsi="宋体"/>
          <w:b/>
          <w:bCs/>
          <w:color w:val="FF0000"/>
          <w:szCs w:val="21"/>
        </w:rPr>
        <w:t>分公司）</w:t>
      </w:r>
      <w:r>
        <w:rPr>
          <w:rFonts w:hint="eastAsia" w:ascii="宋体" w:hAnsi="宋体"/>
          <w:szCs w:val="21"/>
        </w:rPr>
        <w:t>网站上传电子投标文件；</w:t>
      </w:r>
    </w:p>
    <w:p w14:paraId="26878B2B">
      <w:pPr>
        <w:ind w:firstLine="411" w:firstLineChars="196"/>
        <w:rPr>
          <w:rFonts w:ascii="宋体" w:hAnsi="宋体"/>
          <w:szCs w:val="21"/>
        </w:rPr>
      </w:pPr>
      <w:r>
        <w:rPr>
          <w:rFonts w:hint="eastAsia" w:ascii="宋体" w:hAnsi="宋体"/>
          <w:szCs w:val="21"/>
        </w:rPr>
        <w:t>3.9招标文件中的标题或题名仅起引导作用，而不应视为对招标文件内容的理解和解释。</w:t>
      </w:r>
    </w:p>
    <w:p w14:paraId="5CAF754B">
      <w:pPr>
        <w:rPr>
          <w:rFonts w:ascii="黑体" w:hAnsi="宋体" w:eastAsia="黑体"/>
          <w:sz w:val="24"/>
        </w:rPr>
      </w:pPr>
      <w:r>
        <w:rPr>
          <w:rFonts w:hint="eastAsia" w:ascii="黑体" w:hAnsi="宋体" w:eastAsia="黑体"/>
          <w:sz w:val="24"/>
        </w:rPr>
        <w:t xml:space="preserve">4. </w:t>
      </w:r>
      <w:bookmarkStart w:id="48" w:name="_Hlk72398643"/>
      <w:r>
        <w:rPr>
          <w:rFonts w:hint="eastAsia" w:ascii="黑体" w:hAnsi="宋体" w:eastAsia="黑体"/>
          <w:sz w:val="24"/>
        </w:rPr>
        <w:t>政府采购供应商责任</w:t>
      </w:r>
    </w:p>
    <w:p w14:paraId="13FBD91D">
      <w:pPr>
        <w:ind w:firstLine="411" w:firstLineChars="196"/>
        <w:rPr>
          <w:rFonts w:ascii="宋体" w:hAnsi="宋体"/>
          <w:szCs w:val="21"/>
        </w:rPr>
      </w:pPr>
      <w:r>
        <w:rPr>
          <w:rFonts w:hint="eastAsia" w:ascii="宋体" w:hAnsi="宋体"/>
          <w:szCs w:val="21"/>
        </w:rPr>
        <w:t>4.1欢迎诚信、有实力和有社会责任心的供应商参与政府采购事业。</w:t>
      </w:r>
    </w:p>
    <w:p w14:paraId="1C65FF42">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14:paraId="32D44621">
      <w:pPr>
        <w:rPr>
          <w:rFonts w:ascii="黑体" w:hAnsi="宋体" w:eastAsia="黑体"/>
          <w:sz w:val="24"/>
        </w:rPr>
      </w:pPr>
      <w:r>
        <w:rPr>
          <w:rFonts w:hint="eastAsia" w:ascii="黑体" w:hAnsi="宋体" w:eastAsia="黑体"/>
          <w:sz w:val="24"/>
        </w:rPr>
        <w:t>5．投标人参加政府采购的条件</w:t>
      </w:r>
    </w:p>
    <w:p w14:paraId="50AFC31B">
      <w:pPr>
        <w:ind w:firstLine="411"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进行注册并办理电子密钥。《供应商注册及信息变更指引》详见www.szggzy.com网站“交易服务指南-政府采购”</w:t>
      </w:r>
      <w:r>
        <w:rPr>
          <w:rFonts w:hint="eastAsia" w:ascii="宋体" w:hAnsi="宋体"/>
          <w:szCs w:val="21"/>
          <w:lang w:val="en-US" w:eastAsia="zh-CN"/>
        </w:rPr>
        <w:t>。</w:t>
      </w:r>
    </w:p>
    <w:p w14:paraId="33310568">
      <w:pPr>
        <w:ind w:firstLine="411" w:firstLineChars="196"/>
        <w:rPr>
          <w:rFonts w:ascii="宋体" w:hAnsi="宋体"/>
          <w:szCs w:val="21"/>
        </w:rPr>
      </w:pPr>
      <w:r>
        <w:rPr>
          <w:rFonts w:hint="eastAsia" w:ascii="宋体" w:hAnsi="宋体"/>
          <w:szCs w:val="21"/>
        </w:rPr>
        <w:t>5.2投标人资格要求</w:t>
      </w:r>
    </w:p>
    <w:p w14:paraId="6C4A2172">
      <w:pPr>
        <w:ind w:firstLine="411"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14:paraId="78D98BBA">
      <w:pPr>
        <w:ind w:firstLine="411" w:firstLineChars="196"/>
        <w:rPr>
          <w:rFonts w:ascii="宋体" w:hAnsi="宋体"/>
          <w:szCs w:val="21"/>
        </w:rPr>
      </w:pPr>
      <w:r>
        <w:rPr>
          <w:rFonts w:hint="eastAsia" w:ascii="宋体" w:hAnsi="宋体"/>
          <w:szCs w:val="21"/>
        </w:rPr>
        <w:t>5.3联合体投标</w:t>
      </w:r>
    </w:p>
    <w:p w14:paraId="511EA8DC">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14:paraId="62D04F86">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14:paraId="4B223445">
      <w:pPr>
        <w:ind w:firstLine="411" w:firstLineChars="196"/>
        <w:rPr>
          <w:rFonts w:ascii="宋体" w:hAnsi="宋体"/>
        </w:rPr>
      </w:pPr>
      <w:r>
        <w:rPr>
          <w:rFonts w:hint="eastAsia" w:ascii="宋体" w:hAnsi="宋体"/>
        </w:rPr>
        <w:t>（1）投标联合体各方参加政府采购活动应当具备下列条件：</w:t>
      </w:r>
      <w:r>
        <w:rPr>
          <w:rFonts w:ascii="宋体" w:hAnsi="宋体"/>
        </w:rPr>
        <w:t xml:space="preserve"> </w:t>
      </w:r>
    </w:p>
    <w:p w14:paraId="719A751D">
      <w:pPr>
        <w:ind w:left="420" w:leftChars="200" w:firstLine="411" w:firstLineChars="196"/>
        <w:rPr>
          <w:rFonts w:ascii="宋体" w:hAnsi="宋体"/>
        </w:rPr>
      </w:pPr>
      <w:r>
        <w:rPr>
          <w:rFonts w:hint="eastAsia" w:ascii="宋体" w:hAnsi="宋体"/>
        </w:rPr>
        <w:t>1、具有独立承担民事责任的能力；</w:t>
      </w:r>
      <w:r>
        <w:rPr>
          <w:rFonts w:ascii="宋体" w:hAnsi="宋体"/>
        </w:rPr>
        <w:t xml:space="preserve"> </w:t>
      </w:r>
    </w:p>
    <w:p w14:paraId="2C18CBE7">
      <w:pPr>
        <w:ind w:left="420" w:firstLine="411" w:firstLineChars="196"/>
        <w:rPr>
          <w:rFonts w:ascii="宋体" w:hAnsi="宋体"/>
        </w:rPr>
      </w:pPr>
      <w:r>
        <w:rPr>
          <w:rFonts w:hint="eastAsia" w:ascii="宋体" w:hAnsi="宋体"/>
        </w:rPr>
        <w:t>2、有良好的商业信誉和健全的财务会计制度；</w:t>
      </w:r>
      <w:r>
        <w:rPr>
          <w:rFonts w:ascii="宋体" w:hAnsi="宋体"/>
        </w:rPr>
        <w:t xml:space="preserve"> </w:t>
      </w:r>
    </w:p>
    <w:p w14:paraId="42F8DBD2">
      <w:pPr>
        <w:ind w:left="420" w:leftChars="200" w:firstLine="411" w:firstLineChars="196"/>
        <w:rPr>
          <w:rFonts w:ascii="宋体" w:hAnsi="宋体"/>
        </w:rPr>
      </w:pPr>
      <w:r>
        <w:rPr>
          <w:rFonts w:hint="eastAsia" w:ascii="宋体" w:hAnsi="宋体"/>
        </w:rPr>
        <w:t>3、具有履行合同所必需的设备和专业技术能力；</w:t>
      </w:r>
      <w:r>
        <w:rPr>
          <w:rFonts w:ascii="宋体" w:hAnsi="宋体"/>
        </w:rPr>
        <w:t xml:space="preserve"> </w:t>
      </w:r>
    </w:p>
    <w:p w14:paraId="01CA4BE7">
      <w:pPr>
        <w:ind w:left="420" w:leftChars="200" w:firstLine="411" w:firstLineChars="196"/>
        <w:rPr>
          <w:rFonts w:ascii="宋体" w:hAnsi="宋体"/>
        </w:rPr>
      </w:pPr>
      <w:r>
        <w:rPr>
          <w:rFonts w:hint="eastAsia" w:ascii="宋体" w:hAnsi="宋体"/>
        </w:rPr>
        <w:t>4、有依法缴纳税收和社会保障资金的良好记录；</w:t>
      </w:r>
      <w:r>
        <w:rPr>
          <w:rFonts w:ascii="宋体" w:hAnsi="宋体"/>
        </w:rPr>
        <w:t xml:space="preserve"> </w:t>
      </w:r>
    </w:p>
    <w:p w14:paraId="5539DD10">
      <w:pPr>
        <w:ind w:left="420" w:leftChars="200" w:firstLine="411" w:firstLineChars="196"/>
        <w:rPr>
          <w:rFonts w:ascii="宋体" w:hAnsi="宋体"/>
        </w:rPr>
      </w:pPr>
      <w:r>
        <w:rPr>
          <w:rFonts w:hint="eastAsia" w:ascii="宋体" w:hAnsi="宋体"/>
        </w:rPr>
        <w:t>5、参加政府采购活动前三年内，在经营活动中没有重大违法记录；</w:t>
      </w:r>
      <w:r>
        <w:rPr>
          <w:rFonts w:ascii="宋体" w:hAnsi="宋体"/>
        </w:rPr>
        <w:t xml:space="preserve"> </w:t>
      </w:r>
    </w:p>
    <w:p w14:paraId="0D7C594B">
      <w:pPr>
        <w:ind w:left="420" w:leftChars="200" w:firstLine="411" w:firstLineChars="196"/>
        <w:rPr>
          <w:rFonts w:ascii="宋体" w:hAnsi="宋体"/>
        </w:rPr>
      </w:pPr>
      <w:r>
        <w:rPr>
          <w:rFonts w:hint="eastAsia" w:ascii="宋体" w:hAnsi="宋体"/>
        </w:rPr>
        <w:t>6、法律、行政法规规定的其他条件。</w:t>
      </w:r>
      <w:r>
        <w:rPr>
          <w:rFonts w:ascii="宋体" w:hAnsi="宋体"/>
        </w:rPr>
        <w:t xml:space="preserve"> </w:t>
      </w:r>
    </w:p>
    <w:p w14:paraId="4C49377A">
      <w:pPr>
        <w:ind w:firstLine="411" w:firstLineChars="196"/>
        <w:rPr>
          <w:rFonts w:ascii="宋体" w:hAnsi="宋体"/>
        </w:rPr>
      </w:pPr>
      <w:r>
        <w:rPr>
          <w:rFonts w:hint="eastAsia" w:ascii="宋体" w:hAnsi="宋体"/>
        </w:rPr>
        <w:t>（2）在投标截止前，投标联合体各方均应注册成政府集中采购机构供应商；</w:t>
      </w:r>
    </w:p>
    <w:p w14:paraId="1DB86C18">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14:paraId="261A0D78">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14:paraId="556BD294">
      <w:pPr>
        <w:ind w:firstLine="411" w:firstLineChars="196"/>
        <w:rPr>
          <w:rFonts w:ascii="宋体" w:hAnsi="宋体"/>
        </w:rPr>
      </w:pPr>
      <w:r>
        <w:rPr>
          <w:rFonts w:hint="eastAsia" w:ascii="宋体" w:hAnsi="宋体"/>
        </w:rPr>
        <w:t>（5）投标人的投标文件及中标后签署的合同协议对联合体各方均具法律约束力；</w:t>
      </w:r>
    </w:p>
    <w:p w14:paraId="2DA0B63F">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14:paraId="2D9141CF">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14:paraId="2A25DB54">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5FF6A0EA">
      <w:pPr>
        <w:ind w:firstLine="411" w:firstLineChars="196"/>
        <w:rPr>
          <w:rFonts w:ascii="宋体" w:hAnsi="宋体"/>
          <w:szCs w:val="21"/>
        </w:rPr>
      </w:pPr>
      <w:r>
        <w:rPr>
          <w:rFonts w:hint="eastAsia" w:ascii="宋体" w:hAnsi="宋体"/>
        </w:rPr>
        <w:t>（9）本通用条款中“投标人”一词亦指联合体各方，专用条款另有规定或说明的除外。</w:t>
      </w:r>
    </w:p>
    <w:p w14:paraId="1C620ED5">
      <w:pPr>
        <w:rPr>
          <w:rFonts w:ascii="黑体" w:hAnsi="宋体" w:eastAsia="黑体"/>
          <w:sz w:val="24"/>
        </w:rPr>
      </w:pPr>
      <w:r>
        <w:rPr>
          <w:rFonts w:hint="eastAsia" w:ascii="黑体" w:hAnsi="宋体" w:eastAsia="黑体"/>
          <w:sz w:val="24"/>
        </w:rPr>
        <w:t>6．政策导向</w:t>
      </w:r>
    </w:p>
    <w:p w14:paraId="34DDDB6B">
      <w:pPr>
        <w:ind w:firstLine="411" w:firstLineChars="196"/>
        <w:rPr>
          <w:rFonts w:ascii="宋体" w:hAnsi="宋体"/>
        </w:rPr>
      </w:pPr>
      <w:r>
        <w:rPr>
          <w:rFonts w:hint="eastAsia" w:ascii="宋体" w:hAnsi="宋体"/>
        </w:rPr>
        <w:t>6.1</w:t>
      </w:r>
      <w:r>
        <w:rPr>
          <w:rFonts w:ascii="宋体" w:hAnsi="宋体"/>
        </w:rPr>
        <w:t xml:space="preserve">  </w:t>
      </w:r>
      <w:r>
        <w:rPr>
          <w:rFonts w:hint="eastAsia" w:ascii="宋体" w:hAnsi="宋体"/>
        </w:rPr>
        <w:t>政府采购扶持贫困地区、中小企业、监狱企业和残疾人福利性单位发展，支持节能减排、环境保护。</w:t>
      </w:r>
    </w:p>
    <w:p w14:paraId="258A0DB0">
      <w:pPr>
        <w:ind w:firstLine="405"/>
        <w:rPr>
          <w:rFonts w:hint="eastAsia" w:ascii="宋体" w:hAnsi="宋体"/>
        </w:rPr>
      </w:pPr>
      <w:r>
        <w:rPr>
          <w:rFonts w:hint="eastAsia" w:ascii="宋体" w:hAnsi="宋体"/>
        </w:rPr>
        <w:t>6.2</w:t>
      </w:r>
      <w:r>
        <w:rPr>
          <w:rFonts w:ascii="宋体" w:hAnsi="宋体"/>
        </w:rPr>
        <w:t xml:space="preserve">  </w:t>
      </w:r>
      <w:r>
        <w:rPr>
          <w:rFonts w:hint="eastAsia" w:ascii="宋体" w:hAnsi="宋体"/>
        </w:rPr>
        <w:t>本项目落实深圳市政府采购供应商诚信管理政策要求。</w:t>
      </w:r>
    </w:p>
    <w:p w14:paraId="6CE78F21">
      <w:pPr>
        <w:ind w:firstLine="405"/>
        <w:rPr>
          <w:rFonts w:hint="default" w:eastAsia="宋体"/>
          <w:lang w:val="en-US" w:eastAsia="zh-CN"/>
        </w:rPr>
      </w:pPr>
      <w:r>
        <w:rPr>
          <w:rFonts w:hint="eastAsia" w:ascii="宋体" w:hAnsi="宋体"/>
          <w:lang w:val="en-US" w:eastAsia="zh-CN"/>
        </w:rPr>
        <w:t>6.3  本项目支持投标人性别平等的相关政策。</w:t>
      </w:r>
    </w:p>
    <w:p w14:paraId="7F8C32CF">
      <w:pPr>
        <w:rPr>
          <w:rFonts w:ascii="黑体" w:hAnsi="宋体" w:eastAsia="黑体"/>
          <w:sz w:val="24"/>
        </w:rPr>
      </w:pPr>
      <w:r>
        <w:rPr>
          <w:rFonts w:hint="eastAsia" w:ascii="黑体" w:hAnsi="宋体" w:eastAsia="黑体"/>
          <w:sz w:val="24"/>
        </w:rPr>
        <w:t>7. 本项目若涉及采购货物，则合格的货物及相应服务应满足以下要求：</w:t>
      </w:r>
    </w:p>
    <w:p w14:paraId="3097AAC2">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14:paraId="6C88CA2B">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14:paraId="52004D43">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w:t>
      </w:r>
      <w:r>
        <w:rPr>
          <w:rFonts w:ascii="宋体" w:hAnsi="宋体"/>
        </w:rPr>
        <w:t xml:space="preserve">  </w:t>
      </w:r>
      <w:r>
        <w:rPr>
          <w:rFonts w:hint="eastAsia" w:ascii="宋体" w:hAnsi="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5BC63651">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w:t>
      </w:r>
      <w:r>
        <w:rPr>
          <w:rFonts w:ascii="宋体" w:hAnsi="宋体"/>
        </w:rPr>
        <w:t xml:space="preserve">  </w:t>
      </w:r>
      <w:r>
        <w:rPr>
          <w:rFonts w:hint="eastAsia" w:ascii="宋体" w:hAnsi="宋体"/>
        </w:rPr>
        <w:t>投标人</w:t>
      </w:r>
      <w:bookmarkStart w:id="49"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9"/>
    </w:p>
    <w:p w14:paraId="3BDBB229">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51208EEF">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14:paraId="4B2FE809">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14:paraId="441CF6F9">
      <w:pPr>
        <w:rPr>
          <w:rFonts w:ascii="黑体" w:hAnsi="宋体" w:eastAsia="黑体"/>
          <w:sz w:val="24"/>
        </w:rPr>
      </w:pPr>
      <w:r>
        <w:rPr>
          <w:rFonts w:hint="eastAsia" w:ascii="黑体" w:hAnsi="宋体" w:eastAsia="黑体"/>
          <w:sz w:val="24"/>
        </w:rPr>
        <w:t>8．投标费用</w:t>
      </w:r>
    </w:p>
    <w:p w14:paraId="7DFE399F">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14:paraId="09445D66">
      <w:pPr>
        <w:rPr>
          <w:rFonts w:ascii="黑体" w:hAnsi="宋体" w:eastAsia="黑体"/>
          <w:sz w:val="24"/>
        </w:rPr>
      </w:pPr>
      <w:r>
        <w:rPr>
          <w:rFonts w:hint="eastAsia" w:ascii="黑体" w:hAnsi="宋体" w:eastAsia="黑体"/>
          <w:sz w:val="24"/>
        </w:rPr>
        <w:t>9．踏勘现场</w:t>
      </w:r>
    </w:p>
    <w:p w14:paraId="2BD83443">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76257962">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14:paraId="5A0523A0">
      <w:pPr>
        <w:ind w:firstLine="411" w:firstLineChars="196"/>
        <w:rPr>
          <w:rFonts w:ascii="宋体" w:hAnsi="宋体"/>
        </w:rPr>
      </w:pPr>
      <w:r>
        <w:rPr>
          <w:rFonts w:hint="eastAsia" w:ascii="宋体" w:hAnsi="宋体"/>
        </w:rPr>
        <w:t>9.3采购人应当通过政府集中采购机构向投标人提供有关现场的书面资料和数据。</w:t>
      </w:r>
    </w:p>
    <w:p w14:paraId="3ACA640B">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14:paraId="2589F30C">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14:paraId="619EC8BC">
      <w:pPr>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14:paraId="08480B02">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714629CC">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14:paraId="4DCA9141">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48"/>
    <w:p w14:paraId="59210C57">
      <w:pPr>
        <w:ind w:firstLine="411" w:firstLineChars="196"/>
        <w:rPr>
          <w:rFonts w:ascii="宋体" w:hAnsi="宋体"/>
        </w:rPr>
      </w:pPr>
    </w:p>
    <w:p w14:paraId="5FF84079">
      <w:pPr>
        <w:pStyle w:val="5"/>
        <w:numPr>
          <w:ilvl w:val="0"/>
          <w:numId w:val="16"/>
        </w:numPr>
        <w:spacing w:before="120" w:beforeLines="50" w:after="120" w:afterLines="50"/>
        <w:ind w:left="562" w:hanging="562"/>
        <w:rPr>
          <w:sz w:val="28"/>
          <w:szCs w:val="28"/>
        </w:rPr>
      </w:pPr>
      <w:r>
        <w:rPr>
          <w:rFonts w:hint="eastAsia"/>
          <w:sz w:val="28"/>
          <w:szCs w:val="28"/>
        </w:rPr>
        <w:t>招标文件</w:t>
      </w:r>
    </w:p>
    <w:p w14:paraId="4972EF3D">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50" w:name="_Hlk72399819"/>
      <w:r>
        <w:rPr>
          <w:rFonts w:hint="eastAsia" w:ascii="黑体" w:hAnsi="宋体" w:eastAsia="黑体"/>
          <w:sz w:val="24"/>
        </w:rPr>
        <w:t>招标文件的编制与组成</w:t>
      </w:r>
    </w:p>
    <w:p w14:paraId="1AC6C360">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14:paraId="1A8946AE">
      <w:pPr>
        <w:ind w:firstLine="411" w:firstLineChars="196"/>
        <w:rPr>
          <w:rFonts w:ascii="宋体" w:hAnsi="宋体"/>
          <w:szCs w:val="21"/>
        </w:rPr>
      </w:pPr>
      <w:r>
        <w:rPr>
          <w:rFonts w:hint="eastAsia" w:ascii="宋体" w:hAnsi="宋体"/>
          <w:szCs w:val="21"/>
        </w:rPr>
        <w:t>招标文件包括下列内容：</w:t>
      </w:r>
    </w:p>
    <w:p w14:paraId="1C47619F">
      <w:pPr>
        <w:ind w:left="420" w:leftChars="200" w:firstLine="412" w:firstLineChars="196"/>
        <w:rPr>
          <w:rFonts w:ascii="宋体" w:hAnsi="宋体"/>
          <w:b/>
          <w:szCs w:val="21"/>
        </w:rPr>
      </w:pPr>
      <w:r>
        <w:rPr>
          <w:rFonts w:hint="eastAsia" w:ascii="宋体" w:hAnsi="宋体"/>
          <w:b/>
          <w:szCs w:val="21"/>
        </w:rPr>
        <w:t>第一册  专用条款</w:t>
      </w:r>
    </w:p>
    <w:p w14:paraId="195F5532">
      <w:pPr>
        <w:ind w:left="1079" w:leftChars="514"/>
        <w:rPr>
          <w:rFonts w:ascii="宋体" w:hAnsi="宋体"/>
          <w:b/>
          <w:szCs w:val="21"/>
        </w:rPr>
      </w:pPr>
      <w:r>
        <w:rPr>
          <w:rFonts w:hint="eastAsia" w:ascii="宋体" w:hAnsi="宋体"/>
          <w:b/>
          <w:szCs w:val="21"/>
        </w:rPr>
        <w:t>关键信息</w:t>
      </w:r>
    </w:p>
    <w:p w14:paraId="2CF170FA">
      <w:pPr>
        <w:ind w:left="630" w:leftChars="300" w:firstLine="411" w:firstLineChars="196"/>
        <w:rPr>
          <w:rFonts w:ascii="宋体" w:hAnsi="宋体"/>
          <w:szCs w:val="21"/>
        </w:rPr>
      </w:pPr>
      <w:r>
        <w:rPr>
          <w:rFonts w:hint="eastAsia" w:ascii="宋体" w:hAnsi="宋体"/>
          <w:szCs w:val="21"/>
        </w:rPr>
        <w:t>第一章  招标公告</w:t>
      </w:r>
    </w:p>
    <w:p w14:paraId="0825F9AD">
      <w:pPr>
        <w:ind w:left="630" w:leftChars="300" w:firstLine="411" w:firstLineChars="196"/>
        <w:rPr>
          <w:rFonts w:ascii="宋体" w:hAnsi="宋体"/>
          <w:szCs w:val="21"/>
        </w:rPr>
      </w:pPr>
      <w:r>
        <w:rPr>
          <w:rFonts w:hint="eastAsia" w:ascii="宋体" w:hAnsi="宋体"/>
          <w:szCs w:val="21"/>
        </w:rPr>
        <w:t>第二章  对通用条款的补充内容及其他关键信息</w:t>
      </w:r>
    </w:p>
    <w:p w14:paraId="2580CADA">
      <w:pPr>
        <w:ind w:left="630" w:leftChars="300" w:firstLine="411" w:firstLineChars="196"/>
        <w:rPr>
          <w:rFonts w:ascii="宋体" w:hAnsi="宋体"/>
          <w:szCs w:val="21"/>
        </w:rPr>
      </w:pPr>
      <w:r>
        <w:rPr>
          <w:rFonts w:hint="eastAsia" w:ascii="宋体" w:hAnsi="宋体"/>
          <w:szCs w:val="21"/>
        </w:rPr>
        <w:t>第三章  用户需求书</w:t>
      </w:r>
    </w:p>
    <w:p w14:paraId="07CC05B5">
      <w:pPr>
        <w:ind w:left="630" w:leftChars="300" w:firstLine="411" w:firstLineChars="196"/>
        <w:rPr>
          <w:rFonts w:ascii="宋体" w:hAnsi="宋体"/>
          <w:szCs w:val="21"/>
        </w:rPr>
      </w:pPr>
      <w:r>
        <w:rPr>
          <w:rFonts w:hint="eastAsia"/>
        </w:rPr>
        <w:t xml:space="preserve">第四章 </w:t>
      </w:r>
      <w:r>
        <w:t xml:space="preserve"> </w:t>
      </w:r>
      <w:r>
        <w:rPr>
          <w:rFonts w:hint="eastAsia"/>
        </w:rPr>
        <w:t>投标文件格式及附件</w:t>
      </w:r>
    </w:p>
    <w:p w14:paraId="560DC70D">
      <w:pPr>
        <w:ind w:left="630" w:leftChars="300" w:firstLine="411" w:firstLineChars="196"/>
        <w:rPr>
          <w:rFonts w:ascii="宋体" w:hAnsi="宋体"/>
          <w:szCs w:val="21"/>
        </w:rPr>
      </w:pPr>
      <w:r>
        <w:rPr>
          <w:rFonts w:hint="eastAsia" w:ascii="宋体" w:hAnsi="宋体"/>
          <w:szCs w:val="21"/>
        </w:rPr>
        <w:t>第五章  合同条款及格式</w:t>
      </w:r>
    </w:p>
    <w:p w14:paraId="200F43E0">
      <w:pPr>
        <w:ind w:left="420" w:leftChars="200" w:firstLine="412" w:firstLineChars="196"/>
        <w:rPr>
          <w:rFonts w:ascii="宋体" w:hAnsi="宋体"/>
          <w:b/>
          <w:szCs w:val="21"/>
        </w:rPr>
      </w:pPr>
      <w:r>
        <w:rPr>
          <w:rFonts w:hint="eastAsia" w:ascii="宋体" w:hAnsi="宋体"/>
          <w:b/>
          <w:szCs w:val="21"/>
        </w:rPr>
        <w:t>第二册  通用条款</w:t>
      </w:r>
    </w:p>
    <w:p w14:paraId="7D76FD32">
      <w:pPr>
        <w:ind w:left="630" w:leftChars="300" w:firstLine="411" w:firstLineChars="196"/>
        <w:rPr>
          <w:rFonts w:ascii="宋体" w:hAnsi="宋体"/>
          <w:szCs w:val="21"/>
        </w:rPr>
      </w:pPr>
      <w:r>
        <w:rPr>
          <w:rFonts w:hint="eastAsia" w:ascii="宋体" w:hAnsi="宋体"/>
          <w:szCs w:val="21"/>
        </w:rPr>
        <w:t>第一章  总则</w:t>
      </w:r>
    </w:p>
    <w:p w14:paraId="760617B0">
      <w:pPr>
        <w:ind w:left="630" w:leftChars="300" w:firstLine="411" w:firstLineChars="196"/>
        <w:rPr>
          <w:rFonts w:ascii="宋体" w:hAnsi="宋体"/>
          <w:szCs w:val="21"/>
        </w:rPr>
      </w:pPr>
      <w:r>
        <w:rPr>
          <w:rFonts w:hint="eastAsia" w:ascii="宋体" w:hAnsi="宋体"/>
          <w:szCs w:val="21"/>
        </w:rPr>
        <w:t>第二章  招标文件</w:t>
      </w:r>
    </w:p>
    <w:p w14:paraId="3B83BE7A">
      <w:pPr>
        <w:ind w:left="630" w:leftChars="300" w:firstLine="411" w:firstLineChars="196"/>
        <w:rPr>
          <w:rFonts w:ascii="宋体" w:hAnsi="宋体"/>
          <w:szCs w:val="21"/>
        </w:rPr>
      </w:pPr>
      <w:r>
        <w:rPr>
          <w:rFonts w:hint="eastAsia" w:ascii="宋体" w:hAnsi="宋体"/>
          <w:szCs w:val="21"/>
        </w:rPr>
        <w:t>第三章  投标文件的编制</w:t>
      </w:r>
    </w:p>
    <w:p w14:paraId="6C755423">
      <w:pPr>
        <w:ind w:left="630" w:leftChars="300" w:firstLine="411" w:firstLineChars="196"/>
        <w:rPr>
          <w:rFonts w:ascii="宋体" w:hAnsi="宋体"/>
          <w:szCs w:val="21"/>
        </w:rPr>
      </w:pPr>
      <w:r>
        <w:rPr>
          <w:rFonts w:hint="eastAsia" w:ascii="宋体" w:hAnsi="宋体"/>
          <w:szCs w:val="21"/>
        </w:rPr>
        <w:t>第四章  投标文件的递交</w:t>
      </w:r>
    </w:p>
    <w:p w14:paraId="6D5A1E98">
      <w:pPr>
        <w:ind w:left="630" w:leftChars="300" w:firstLine="411" w:firstLineChars="196"/>
        <w:rPr>
          <w:rFonts w:ascii="宋体" w:hAnsi="宋体"/>
          <w:szCs w:val="21"/>
        </w:rPr>
      </w:pPr>
      <w:r>
        <w:rPr>
          <w:rFonts w:hint="eastAsia" w:ascii="宋体" w:hAnsi="宋体"/>
          <w:szCs w:val="21"/>
        </w:rPr>
        <w:t>第五章  开标</w:t>
      </w:r>
    </w:p>
    <w:p w14:paraId="31DB6D03">
      <w:pPr>
        <w:ind w:left="630" w:leftChars="300" w:firstLine="411" w:firstLineChars="196"/>
        <w:rPr>
          <w:rFonts w:ascii="宋体" w:hAnsi="宋体"/>
          <w:szCs w:val="21"/>
        </w:rPr>
      </w:pPr>
      <w:r>
        <w:rPr>
          <w:rFonts w:hint="eastAsia" w:ascii="宋体" w:hAnsi="宋体"/>
          <w:szCs w:val="21"/>
        </w:rPr>
        <w:t>第六章  评审要求</w:t>
      </w:r>
    </w:p>
    <w:p w14:paraId="68911698">
      <w:pPr>
        <w:ind w:left="630" w:leftChars="300" w:firstLine="411" w:firstLineChars="196"/>
        <w:rPr>
          <w:rFonts w:ascii="宋体" w:hAnsi="宋体"/>
          <w:szCs w:val="21"/>
        </w:rPr>
      </w:pPr>
      <w:r>
        <w:rPr>
          <w:rFonts w:hint="eastAsia" w:ascii="宋体" w:hAnsi="宋体"/>
          <w:szCs w:val="21"/>
        </w:rPr>
        <w:t>第七章  评审程序及评审方法</w:t>
      </w:r>
    </w:p>
    <w:p w14:paraId="4A915AC7">
      <w:pPr>
        <w:ind w:left="630" w:leftChars="300" w:firstLine="411" w:firstLineChars="196"/>
        <w:rPr>
          <w:rFonts w:ascii="宋体" w:hAnsi="宋体"/>
          <w:szCs w:val="21"/>
        </w:rPr>
      </w:pPr>
      <w:r>
        <w:rPr>
          <w:rFonts w:hint="eastAsia" w:ascii="宋体" w:hAnsi="宋体"/>
          <w:szCs w:val="21"/>
        </w:rPr>
        <w:t>第八章  定标及公示</w:t>
      </w:r>
    </w:p>
    <w:p w14:paraId="34DE1897">
      <w:pPr>
        <w:ind w:left="630" w:leftChars="300" w:firstLine="411" w:firstLineChars="196"/>
        <w:rPr>
          <w:rFonts w:ascii="宋体" w:hAnsi="宋体"/>
          <w:szCs w:val="21"/>
        </w:rPr>
      </w:pPr>
      <w:r>
        <w:rPr>
          <w:rFonts w:hint="eastAsia" w:ascii="宋体" w:hAnsi="宋体"/>
          <w:szCs w:val="21"/>
        </w:rPr>
        <w:t>第九章  公开招标失败的后续处理</w:t>
      </w:r>
    </w:p>
    <w:p w14:paraId="6C26D5F3">
      <w:pPr>
        <w:ind w:left="630" w:leftChars="300" w:firstLine="411" w:firstLineChars="196"/>
        <w:rPr>
          <w:rFonts w:ascii="宋体" w:hAnsi="宋体"/>
          <w:szCs w:val="21"/>
        </w:rPr>
      </w:pPr>
      <w:r>
        <w:rPr>
          <w:rFonts w:hint="eastAsia" w:ascii="宋体" w:hAnsi="宋体"/>
          <w:szCs w:val="21"/>
        </w:rPr>
        <w:t>第十章  合同的授予与备案</w:t>
      </w:r>
    </w:p>
    <w:p w14:paraId="02087DC3">
      <w:pPr>
        <w:ind w:left="630" w:leftChars="300" w:firstLine="411" w:firstLineChars="196"/>
        <w:rPr>
          <w:rFonts w:ascii="宋体" w:hAnsi="宋体"/>
          <w:szCs w:val="21"/>
        </w:rPr>
      </w:pPr>
      <w:r>
        <w:rPr>
          <w:rFonts w:hint="eastAsia" w:ascii="宋体" w:hAnsi="宋体"/>
          <w:szCs w:val="21"/>
        </w:rPr>
        <w:t>第十一章  质疑处理</w:t>
      </w:r>
    </w:p>
    <w:p w14:paraId="6561B51F">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w:t>
      </w:r>
      <w:r>
        <w:rPr>
          <w:rFonts w:hint="eastAsia" w:ascii="宋体" w:hAnsi="宋体"/>
          <w:color w:val="FF0000"/>
          <w:szCs w:val="21"/>
          <w:lang w:val="en-US" w:eastAsia="zh-CN"/>
        </w:rPr>
        <w:t>登录</w:t>
      </w:r>
      <w:r>
        <w:rPr>
          <w:rFonts w:hint="eastAsia" w:ascii="宋体" w:hAnsi="宋体"/>
          <w:color w:val="FF0000"/>
          <w:szCs w:val="21"/>
        </w:rPr>
        <w:t>深圳政府采购智慧平台（http://zfcg.szggzy.com:8081/）</w:t>
      </w:r>
      <w:r>
        <w:rPr>
          <w:rFonts w:hint="eastAsia" w:ascii="宋体" w:hAnsi="宋体"/>
          <w:szCs w:val="21"/>
        </w:rPr>
        <w:t>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77D4DAB0">
      <w:pPr>
        <w:ind w:firstLine="411" w:firstLineChars="196"/>
        <w:rPr>
          <w:rFonts w:hint="eastAsia" w:ascii="宋体" w:hAnsi="宋体"/>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2CD14048">
      <w:pPr>
        <w:pStyle w:val="19"/>
        <w:ind w:firstLine="420" w:firstLineChars="200"/>
      </w:pPr>
      <w:bookmarkStart w:id="51" w:name="OLE_LINK27"/>
      <w:r>
        <w:rPr>
          <w:rFonts w:hint="eastAsia" w:ascii="宋体" w:hAnsi="宋体" w:eastAsia="宋体" w:cs="Times New Roman"/>
          <w:b w:val="0"/>
          <w:bCs w:val="0"/>
          <w:kern w:val="2"/>
          <w:sz w:val="21"/>
          <w:szCs w:val="24"/>
          <w:lang w:val="en-US" w:eastAsia="zh-CN" w:bidi="ar-SA"/>
        </w:rPr>
        <w:t>11.4</w:t>
      </w:r>
      <w:r>
        <w:rPr>
          <w:rFonts w:hint="eastAsia" w:ascii="宋体" w:hAnsi="宋体" w:cs="Times New Roman"/>
          <w:b w:val="0"/>
          <w:bCs w:val="0"/>
          <w:kern w:val="2"/>
          <w:sz w:val="21"/>
          <w:szCs w:val="24"/>
          <w:lang w:val="en-US" w:eastAsia="zh-CN" w:bidi="ar-SA"/>
        </w:rPr>
        <w:t>招标文件所称“原件</w:t>
      </w:r>
      <w:r>
        <w:rPr>
          <w:rFonts w:hint="eastAsia" w:ascii="宋体" w:hAnsi="宋体" w:eastAsia="宋体" w:cs="Times New Roman"/>
          <w:b w:val="0"/>
          <w:bCs w:val="0"/>
          <w:kern w:val="2"/>
          <w:sz w:val="21"/>
          <w:szCs w:val="24"/>
          <w:lang w:val="en-US" w:eastAsia="zh-CN" w:bidi="ar-SA"/>
        </w:rPr>
        <w:t>备查</w:t>
      </w:r>
      <w:r>
        <w:rPr>
          <w:rFonts w:hint="eastAsia" w:ascii="宋体" w:hAnsi="宋体" w:cs="Times New Roman"/>
          <w:b w:val="0"/>
          <w:bCs w:val="0"/>
          <w:kern w:val="2"/>
          <w:sz w:val="21"/>
          <w:szCs w:val="24"/>
          <w:lang w:val="en-US" w:eastAsia="zh-CN" w:bidi="ar-SA"/>
        </w:rPr>
        <w:t>”，</w:t>
      </w:r>
      <w:r>
        <w:rPr>
          <w:rFonts w:hint="eastAsia" w:ascii="宋体" w:hAnsi="宋体" w:eastAsia="宋体" w:cs="Times New Roman"/>
          <w:b w:val="0"/>
          <w:bCs w:val="0"/>
          <w:kern w:val="2"/>
          <w:sz w:val="21"/>
          <w:szCs w:val="24"/>
          <w:lang w:val="en-US" w:eastAsia="zh-CN" w:bidi="ar-SA"/>
        </w:rPr>
        <w:t>是指在项目产生质疑、投诉等阶段，主管部门、采购人、代理机构、评审委员会等可以要求供应商提供原件进行核查。</w:t>
      </w:r>
    </w:p>
    <w:bookmarkEnd w:id="51"/>
    <w:p w14:paraId="45D73504">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14:paraId="3F7332AB">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14:paraId="0DEA0D2B">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14:paraId="4C7DE72C">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14:paraId="2C883A58">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14:paraId="196961B9">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14:paraId="2C598C27">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14:paraId="31A67BC6">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w:t>
      </w:r>
      <w:r>
        <w:rPr>
          <w:rFonts w:hint="eastAsia" w:ascii="宋体" w:hAnsi="宋体"/>
          <w:color w:val="FF0000"/>
          <w:szCs w:val="21"/>
          <w:lang w:eastAsia="zh-CN"/>
        </w:rPr>
        <w:t>，</w:t>
      </w:r>
      <w:r>
        <w:rPr>
          <w:rFonts w:hint="eastAsia" w:ascii="宋体" w:hAnsi="宋体"/>
          <w:color w:val="FF0000"/>
          <w:szCs w:val="21"/>
          <w:lang w:val="en-US" w:eastAsia="zh-CN"/>
        </w:rPr>
        <w:t>投标人应当登录</w:t>
      </w:r>
      <w:r>
        <w:rPr>
          <w:rFonts w:hint="eastAsia" w:ascii="宋体" w:hAnsi="宋体"/>
          <w:color w:val="FF0000"/>
          <w:szCs w:val="21"/>
        </w:rPr>
        <w:t>深圳政府采购智慧平台（http://zfcg.szggzy.com:8081/）下载</w:t>
      </w:r>
      <w:r>
        <w:rPr>
          <w:rFonts w:hint="eastAsia" w:ascii="宋体" w:hAnsi="宋体"/>
          <w:color w:val="FF0000"/>
          <w:szCs w:val="21"/>
          <w:lang w:val="en-US" w:eastAsia="zh-CN"/>
        </w:rPr>
        <w:t>最新的</w:t>
      </w:r>
      <w:r>
        <w:rPr>
          <w:rFonts w:hint="eastAsia" w:ascii="宋体" w:hAnsi="宋体"/>
          <w:color w:val="FF0000"/>
          <w:szCs w:val="21"/>
        </w:rPr>
        <w:t>招标文件</w:t>
      </w:r>
      <w:r>
        <w:rPr>
          <w:rFonts w:hint="eastAsia" w:ascii="宋体" w:hAnsi="宋体"/>
          <w:szCs w:val="21"/>
        </w:rPr>
        <w:t>。当招标文件、修改补充通知、招标文件澄清答复内容相互矛盾时，以最后发出的内容为准。</w:t>
      </w:r>
    </w:p>
    <w:p w14:paraId="1AD85FD5">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0"/>
    </w:p>
    <w:p w14:paraId="2DB17561">
      <w:pPr>
        <w:rPr>
          <w:rFonts w:ascii="宋体" w:hAnsi="宋体"/>
          <w:szCs w:val="21"/>
        </w:rPr>
      </w:pPr>
    </w:p>
    <w:p w14:paraId="5F0B4F84">
      <w:pPr>
        <w:pStyle w:val="5"/>
        <w:numPr>
          <w:ilvl w:val="0"/>
          <w:numId w:val="16"/>
        </w:numPr>
        <w:spacing w:before="120" w:beforeLines="50" w:after="120" w:afterLines="50"/>
        <w:ind w:left="562" w:hanging="562"/>
        <w:rPr>
          <w:sz w:val="28"/>
          <w:szCs w:val="28"/>
        </w:rPr>
      </w:pPr>
      <w:r>
        <w:rPr>
          <w:rFonts w:hint="eastAsia"/>
          <w:sz w:val="28"/>
          <w:szCs w:val="28"/>
        </w:rPr>
        <w:t>投标文件的编制</w:t>
      </w:r>
    </w:p>
    <w:p w14:paraId="5EBC2F5F">
      <w:pPr>
        <w:rPr>
          <w:rFonts w:ascii="黑体" w:hAnsi="宋体" w:eastAsia="黑体"/>
          <w:sz w:val="24"/>
        </w:rPr>
      </w:pPr>
      <w:r>
        <w:rPr>
          <w:rFonts w:hint="eastAsia" w:ascii="黑体" w:hAnsi="宋体" w:eastAsia="黑体"/>
          <w:sz w:val="24"/>
        </w:rPr>
        <w:t>14．</w:t>
      </w:r>
      <w:bookmarkStart w:id="52" w:name="_Hlk72400236"/>
      <w:r>
        <w:rPr>
          <w:rFonts w:hint="eastAsia" w:ascii="黑体" w:hAnsi="宋体" w:eastAsia="黑体"/>
          <w:sz w:val="24"/>
        </w:rPr>
        <w:t>投标文件的语言及度量单位</w:t>
      </w:r>
    </w:p>
    <w:p w14:paraId="3B84A110">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1802FCF3">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52"/>
    <w:p w14:paraId="538D5DA7">
      <w:pPr>
        <w:rPr>
          <w:rFonts w:ascii="黑体" w:hAnsi="宋体" w:eastAsia="黑体"/>
          <w:sz w:val="24"/>
        </w:rPr>
      </w:pPr>
      <w:r>
        <w:rPr>
          <w:rFonts w:hint="eastAsia" w:ascii="黑体" w:hAnsi="宋体" w:eastAsia="黑体"/>
          <w:sz w:val="24"/>
        </w:rPr>
        <w:t>15．</w:t>
      </w:r>
      <w:bookmarkStart w:id="53" w:name="_Hlk72401567"/>
      <w:r>
        <w:rPr>
          <w:rFonts w:hint="eastAsia" w:ascii="黑体" w:hAnsi="宋体" w:eastAsia="黑体"/>
          <w:sz w:val="24"/>
        </w:rPr>
        <w:t>投标文件的组成</w:t>
      </w:r>
    </w:p>
    <w:p w14:paraId="63F14C86">
      <w:pPr>
        <w:ind w:firstLine="411" w:firstLineChars="196"/>
        <w:rPr>
          <w:rFonts w:ascii="宋体" w:hAnsi="宋体"/>
          <w:szCs w:val="21"/>
        </w:rPr>
      </w:pPr>
      <w:r>
        <w:rPr>
          <w:rFonts w:hint="eastAsia" w:ascii="宋体" w:hAnsi="宋体"/>
          <w:szCs w:val="21"/>
        </w:rPr>
        <w:t>具体内容在招标文件专用条款中进行规定。</w:t>
      </w:r>
    </w:p>
    <w:p w14:paraId="4E744FBE">
      <w:pPr>
        <w:rPr>
          <w:rFonts w:ascii="黑体" w:hAnsi="宋体" w:eastAsia="黑体"/>
          <w:sz w:val="24"/>
        </w:rPr>
      </w:pPr>
      <w:r>
        <w:rPr>
          <w:rFonts w:ascii="黑体" w:hAnsi="宋体" w:eastAsia="黑体"/>
          <w:sz w:val="24"/>
        </w:rPr>
        <w:t>16．投标文件格式</w:t>
      </w:r>
    </w:p>
    <w:p w14:paraId="022D4D1E">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14:paraId="36E831A3">
      <w:pPr>
        <w:rPr>
          <w:rFonts w:ascii="黑体" w:hAnsi="宋体" w:eastAsia="黑体"/>
          <w:sz w:val="24"/>
        </w:rPr>
      </w:pPr>
      <w:r>
        <w:rPr>
          <w:rFonts w:hint="eastAsia" w:ascii="黑体" w:hAnsi="宋体" w:eastAsia="黑体"/>
          <w:sz w:val="24"/>
        </w:rPr>
        <w:t>17．投标货币</w:t>
      </w:r>
    </w:p>
    <w:p w14:paraId="65C9FD3D">
      <w:pPr>
        <w:ind w:firstLine="411" w:firstLineChars="196"/>
        <w:rPr>
          <w:rFonts w:ascii="宋体" w:hAnsi="宋体"/>
          <w:szCs w:val="21"/>
        </w:rPr>
      </w:pPr>
      <w:r>
        <w:rPr>
          <w:rFonts w:hint="eastAsia" w:ascii="宋体" w:hAnsi="宋体"/>
          <w:szCs w:val="21"/>
        </w:rPr>
        <w:t>本项目的投标报价应以人民币计。</w:t>
      </w:r>
    </w:p>
    <w:bookmarkEnd w:id="53"/>
    <w:p w14:paraId="3CD2F3F3">
      <w:pPr>
        <w:rPr>
          <w:rFonts w:ascii="黑体" w:hAnsi="宋体" w:eastAsia="黑体"/>
          <w:sz w:val="24"/>
        </w:rPr>
      </w:pPr>
      <w:r>
        <w:rPr>
          <w:rFonts w:hint="eastAsia" w:ascii="黑体" w:hAnsi="宋体" w:eastAsia="黑体"/>
          <w:sz w:val="24"/>
        </w:rPr>
        <w:t>18．</w:t>
      </w:r>
      <w:bookmarkStart w:id="54" w:name="_Hlk72401735"/>
      <w:r>
        <w:rPr>
          <w:rFonts w:hint="eastAsia" w:ascii="黑体" w:hAnsi="宋体" w:eastAsia="黑体"/>
          <w:sz w:val="24"/>
        </w:rPr>
        <w:t>证明投标文件投标技术方案的合格性和符合招标文件规定的文件要求</w:t>
      </w:r>
    </w:p>
    <w:p w14:paraId="61357C2D">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14:paraId="1AE5A195">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19A38EA0">
      <w:pPr>
        <w:ind w:firstLine="411" w:firstLineChars="196"/>
        <w:rPr>
          <w:rFonts w:ascii="宋体" w:hAnsi="宋体"/>
          <w:szCs w:val="21"/>
        </w:rPr>
      </w:pPr>
      <w:r>
        <w:rPr>
          <w:rFonts w:hint="eastAsia" w:ascii="宋体" w:hAnsi="宋体"/>
          <w:szCs w:val="21"/>
        </w:rPr>
        <w:t>18.2.1主要技术指标和性能的详细说明。</w:t>
      </w:r>
    </w:p>
    <w:p w14:paraId="40AE2932">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14:paraId="5392736D">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4FFF4002">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14:paraId="030AC596">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4A552FB4">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14:paraId="67363C42">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14:paraId="6D962593">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54"/>
    <w:p w14:paraId="2318C650">
      <w:pPr>
        <w:rPr>
          <w:rFonts w:ascii="黑体" w:hAnsi="宋体" w:eastAsia="黑体"/>
          <w:sz w:val="24"/>
        </w:rPr>
      </w:pPr>
      <w:r>
        <w:rPr>
          <w:rFonts w:hint="eastAsia" w:ascii="黑体" w:hAnsi="宋体" w:eastAsia="黑体"/>
          <w:sz w:val="24"/>
        </w:rPr>
        <w:t>19．</w:t>
      </w:r>
      <w:bookmarkStart w:id="55" w:name="_Hlk72402034"/>
      <w:r>
        <w:rPr>
          <w:rFonts w:hint="eastAsia" w:ascii="黑体" w:hAnsi="宋体" w:eastAsia="黑体"/>
          <w:sz w:val="24"/>
        </w:rPr>
        <w:t>投标文件其他证明文件的要求</w:t>
      </w:r>
    </w:p>
    <w:p w14:paraId="06131585">
      <w:pPr>
        <w:rPr>
          <w:rFonts w:ascii="宋体" w:hAnsi="宋体"/>
          <w:color w:val="FF0000"/>
          <w:szCs w:val="21"/>
        </w:rPr>
      </w:pPr>
      <w:r>
        <w:rPr>
          <w:rFonts w:hint="eastAsia" w:ascii="黑体" w:hAnsi="宋体" w:eastAsia="黑体"/>
          <w:sz w:val="24"/>
        </w:rPr>
        <w:t xml:space="preserve">    </w:t>
      </w: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6" w:name="_Hlk71407299"/>
      <w:r>
        <w:rPr>
          <w:rFonts w:hint="eastAsia" w:ascii="宋体" w:hAnsi="宋体"/>
          <w:szCs w:val="21"/>
        </w:rPr>
        <w:t>若投标人未按要求提供证明材料或提供的是部分证明材料或提供不清晰的扫描件（或照片）的，采购人</w:t>
      </w:r>
      <w:r>
        <w:rPr>
          <w:rFonts w:hint="eastAsia" w:ascii="宋体" w:hAnsi="宋体"/>
          <w:szCs w:val="21"/>
          <w:lang w:eastAsia="zh-CN"/>
        </w:rPr>
        <w:t>、</w:t>
      </w:r>
      <w:r>
        <w:rPr>
          <w:rFonts w:hint="eastAsia" w:ascii="宋体" w:hAnsi="宋体"/>
          <w:szCs w:val="21"/>
        </w:rPr>
        <w:t>代理机构</w:t>
      </w:r>
      <w:r>
        <w:rPr>
          <w:rFonts w:hint="eastAsia" w:ascii="宋体" w:hAnsi="宋体"/>
          <w:szCs w:val="21"/>
          <w:lang w:val="en-US" w:eastAsia="zh-CN"/>
        </w:rPr>
        <w:t>以及</w:t>
      </w:r>
      <w:r>
        <w:rPr>
          <w:rFonts w:hint="eastAsia" w:ascii="宋体" w:hAnsi="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56"/>
    <w:p w14:paraId="0C7D2AA2">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4822C9B3">
      <w:pPr>
        <w:rPr>
          <w:rFonts w:ascii="黑体" w:hAnsi="宋体" w:eastAsia="黑体"/>
          <w:sz w:val="24"/>
        </w:rPr>
      </w:pPr>
      <w:r>
        <w:rPr>
          <w:rFonts w:hint="eastAsia" w:ascii="黑体" w:hAnsi="宋体" w:eastAsia="黑体"/>
          <w:sz w:val="24"/>
        </w:rPr>
        <w:t>20．投标有效期</w:t>
      </w:r>
    </w:p>
    <w:bookmarkEnd w:id="55"/>
    <w:p w14:paraId="72329FA4">
      <w:pPr>
        <w:ind w:firstLine="411" w:firstLineChars="196"/>
        <w:rPr>
          <w:rFonts w:ascii="宋体" w:hAnsi="宋体"/>
          <w:szCs w:val="21"/>
        </w:rPr>
      </w:pPr>
      <w:bookmarkStart w:id="57"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14:paraId="7748192D">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2172A1CD">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57"/>
    <w:p w14:paraId="1C054997">
      <w:pPr>
        <w:rPr>
          <w:rFonts w:ascii="黑体" w:hAnsi="宋体" w:eastAsia="黑体"/>
          <w:sz w:val="24"/>
        </w:rPr>
      </w:pPr>
      <w:r>
        <w:rPr>
          <w:rFonts w:hint="eastAsia" w:ascii="黑体" w:hAnsi="宋体" w:eastAsia="黑体"/>
          <w:sz w:val="24"/>
        </w:rPr>
        <w:t>21．</w:t>
      </w:r>
      <w:bookmarkStart w:id="58" w:name="_Hlk72402325"/>
      <w:r>
        <w:rPr>
          <w:rFonts w:hint="eastAsia" w:ascii="黑体" w:hAnsi="宋体" w:eastAsia="黑体"/>
          <w:sz w:val="24"/>
        </w:rPr>
        <w:t xml:space="preserve">关于投标保证金 </w:t>
      </w:r>
    </w:p>
    <w:p w14:paraId="54A8EC03">
      <w:pPr>
        <w:rPr>
          <w:rFonts w:ascii="宋体" w:hAnsi="宋体"/>
          <w:szCs w:val="21"/>
        </w:rPr>
      </w:pPr>
      <w:r>
        <w:rPr>
          <w:rFonts w:hint="eastAsia" w:ascii="宋体" w:hAnsi="宋体"/>
          <w:szCs w:val="21"/>
        </w:rPr>
        <w:t xml:space="preserve">    21.1 </w:t>
      </w:r>
      <w:r>
        <w:rPr>
          <w:rFonts w:hint="eastAsia"/>
        </w:rPr>
        <w:t>根据《深圳市财政局关于调整政府采购投标（响应）保证金管理政策的通知》（深财购〔2021〕51号）文的规定，本项目不收取投标保证金。</w:t>
      </w:r>
    </w:p>
    <w:p w14:paraId="3B578803">
      <w:pPr>
        <w:rPr>
          <w:rFonts w:ascii="黑体" w:hAnsi="宋体" w:eastAsia="黑体"/>
          <w:sz w:val="24"/>
        </w:rPr>
      </w:pPr>
      <w:r>
        <w:rPr>
          <w:rFonts w:hint="eastAsia" w:ascii="黑体" w:hAnsi="宋体" w:eastAsia="黑体"/>
          <w:sz w:val="24"/>
        </w:rPr>
        <w:t>22．投标人的替代方案</w:t>
      </w:r>
    </w:p>
    <w:p w14:paraId="49D45C04">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4BC3E285">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58"/>
    <w:p w14:paraId="6845AE53">
      <w:pPr>
        <w:rPr>
          <w:rFonts w:ascii="黑体" w:hAnsi="宋体" w:eastAsia="黑体"/>
          <w:sz w:val="24"/>
        </w:rPr>
      </w:pPr>
      <w:r>
        <w:rPr>
          <w:rFonts w:hint="eastAsia" w:ascii="黑体" w:hAnsi="宋体" w:eastAsia="黑体"/>
          <w:sz w:val="24"/>
        </w:rPr>
        <w:t>23．</w:t>
      </w:r>
      <w:bookmarkStart w:id="59"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14:paraId="5C64F87A">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w:t>
      </w:r>
      <w:r>
        <w:rPr>
          <w:rFonts w:ascii="宋体" w:hAnsi="宋体"/>
        </w:rPr>
        <w:t>szczf</w:t>
      </w:r>
      <w:r>
        <w:rPr>
          <w:rFonts w:hint="eastAsia" w:ascii="宋体" w:hAnsi="宋体"/>
        </w:rPr>
        <w:t>的电子招标文件，下载并使用相应的深圳智慧采购平台投标文件制作专用软件打开招标文件（.szczf格式）【下载地址：</w:t>
      </w:r>
      <w:r>
        <w:rPr>
          <w:rFonts w:ascii="宋体" w:hAnsi="宋体"/>
        </w:rPr>
        <w:t>http://zfcg.szggzy.com:8081/cgxy/013002/list.html</w:t>
      </w:r>
      <w:r>
        <w:rPr>
          <w:rFonts w:hint="eastAsia" w:ascii="宋体" w:hAnsi="宋体"/>
        </w:rPr>
        <w:t>深圳智慧采购平台投标文件制作专用软件.zip】。</w:t>
      </w:r>
    </w:p>
    <w:p w14:paraId="3EB3E062">
      <w:pPr>
        <w:ind w:firstLine="411" w:firstLineChars="196"/>
        <w:rPr>
          <w:rFonts w:ascii="宋体" w:hAnsi="宋体"/>
        </w:rPr>
      </w:pPr>
      <w:r>
        <w:rPr>
          <w:rFonts w:hint="eastAsia" w:ascii="宋体" w:hAnsi="宋体"/>
        </w:rPr>
        <w:t>23.2投标人在使用《投标书编制软件》编制投标书时须注意：</w:t>
      </w:r>
    </w:p>
    <w:p w14:paraId="7529B9C9">
      <w:pPr>
        <w:ind w:firstLine="411" w:firstLineChars="196"/>
        <w:rPr>
          <w:rFonts w:ascii="宋体" w:hAnsi="宋体"/>
        </w:rPr>
      </w:pPr>
      <w:r>
        <w:rPr>
          <w:rFonts w:hint="eastAsia" w:ascii="宋体" w:hAnsi="宋体"/>
        </w:rPr>
        <w:t>23.2.1导入《投标书编制软件》的招标文件项目编号、包号应与以此制作的投标文件项目编号、包号一致。例如，不能将甲项目A包的招标书导入《投标书编制软件》，制作乙项目B包的投标书。</w:t>
      </w:r>
    </w:p>
    <w:p w14:paraId="1CCFD807">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14:paraId="3017A410">
      <w:pPr>
        <w:ind w:firstLine="411" w:firstLineChars="196"/>
        <w:rPr>
          <w:rFonts w:ascii="宋体" w:hAnsi="宋体"/>
        </w:rPr>
      </w:pPr>
      <w:r>
        <w:rPr>
          <w:rFonts w:hint="eastAsia" w:ascii="宋体" w:hAnsi="宋体"/>
        </w:rPr>
        <w:t>23.2.3要求用《投标书编制软件》编制投标书的包，不能用其它方式编制投标书。编制投标文件时，电脑须连通互联网。</w:t>
      </w:r>
    </w:p>
    <w:p w14:paraId="6D46ADBA">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14:paraId="6C190F0B">
      <w:pPr>
        <w:ind w:firstLine="411" w:firstLineChars="196"/>
        <w:rPr>
          <w:rFonts w:ascii="宋体" w:hAnsi="宋体"/>
        </w:rPr>
      </w:pPr>
      <w:r>
        <w:rPr>
          <w:rFonts w:hint="eastAsia" w:ascii="宋体" w:hAnsi="宋体"/>
        </w:rPr>
        <w:t>23.2.5完整填写“投标关键信息”，如下图所示：</w:t>
      </w:r>
    </w:p>
    <w:p w14:paraId="4FE703A0">
      <w:pPr>
        <w:ind w:firstLine="411"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r:embed="rId9"/>
                    <a:srcRect/>
                    <a:stretch>
                      <a:fillRect/>
                    </a:stretch>
                  </pic:blipFill>
                  <pic:spPr>
                    <a:xfrm>
                      <a:off x="0" y="0"/>
                      <a:ext cx="5279390" cy="2719070"/>
                    </a:xfrm>
                    <a:prstGeom prst="rect">
                      <a:avLst/>
                    </a:prstGeom>
                    <a:noFill/>
                    <a:ln w="9525">
                      <a:noFill/>
                      <a:miter lim="800000"/>
                      <a:headEnd/>
                      <a:tailEnd/>
                    </a:ln>
                  </pic:spPr>
                </pic:pic>
              </a:graphicData>
            </a:graphic>
          </wp:inline>
        </w:drawing>
      </w:r>
    </w:p>
    <w:p w14:paraId="12CDE5E8">
      <w:pPr>
        <w:widowControl/>
        <w:jc w:val="left"/>
        <w:rPr>
          <w:rFonts w:ascii="宋体" w:hAnsi="宋体" w:cs="宋体"/>
          <w:kern w:val="0"/>
          <w:sz w:val="24"/>
        </w:rPr>
      </w:pPr>
    </w:p>
    <w:p w14:paraId="25107617">
      <w:pPr>
        <w:ind w:firstLine="412" w:firstLineChars="196"/>
        <w:rPr>
          <w:rFonts w:ascii="宋体" w:hAnsi="宋体"/>
          <w:b/>
        </w:rPr>
      </w:pPr>
      <w:r>
        <w:rPr>
          <w:rFonts w:hint="eastAsia" w:ascii="宋体" w:hAnsi="宋体"/>
          <w:b/>
        </w:rPr>
        <w:t>备注：上述“开标一览表”中的“投标</w:t>
      </w:r>
      <w:r>
        <w:rPr>
          <w:rFonts w:hint="eastAsia" w:ascii="宋体" w:hAnsi="宋体"/>
          <w:b/>
          <w:lang w:val="en-US" w:eastAsia="zh-CN"/>
        </w:rPr>
        <w:t>报价</w:t>
      </w:r>
      <w:r>
        <w:rPr>
          <w:rFonts w:hint="eastAsia" w:ascii="宋体" w:hAnsi="宋体"/>
          <w:b/>
        </w:rPr>
        <w:t>”将作为价格分计算依据；其它信息仅是对投标文件相关内容的概括性表述，不作为评审依据。</w:t>
      </w:r>
    </w:p>
    <w:p w14:paraId="3A375EB7">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14:paraId="4CAC13A5">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w:t>
      </w:r>
      <w:r>
        <w:rPr>
          <w:rFonts w:hint="eastAsia" w:ascii="宋体" w:hAnsi="宋体"/>
          <w:b/>
          <w:lang w:val="en-US" w:eastAsia="zh-CN"/>
        </w:rPr>
        <w:t>或电子营业执照</w:t>
      </w:r>
      <w:r>
        <w:rPr>
          <w:rFonts w:hint="eastAsia" w:ascii="宋体" w:hAnsi="宋体"/>
          <w:b/>
        </w:rPr>
        <w:t>进行加密，否则视同未盖公章，将导致投标文件无效。</w:t>
      </w:r>
    </w:p>
    <w:p w14:paraId="5AA313CA">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566AF58B">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14:paraId="15D81BD7">
      <w:pPr>
        <w:ind w:firstLine="411" w:firstLineChars="196"/>
        <w:rPr>
          <w:rFonts w:ascii="宋体" w:hAnsi="宋体"/>
        </w:rPr>
      </w:pPr>
      <w:r>
        <w:rPr>
          <w:rFonts w:hint="eastAsia" w:ascii="宋体" w:hAnsi="宋体"/>
        </w:rPr>
        <w:t>23.3电报、电话、传真形式的投标概不接受。</w:t>
      </w:r>
    </w:p>
    <w:p w14:paraId="3B62022F">
      <w:pPr>
        <w:ind w:firstLine="412" w:firstLineChars="196"/>
        <w:rPr>
          <w:rFonts w:ascii="宋体" w:hAnsi="宋体"/>
          <w:b/>
        </w:rPr>
      </w:pPr>
      <w:r>
        <w:rPr>
          <w:rFonts w:hint="eastAsia" w:ascii="宋体" w:hAnsi="宋体"/>
          <w:b/>
        </w:rPr>
        <w:t>23.4经投标人电子密钥</w:t>
      </w:r>
      <w:r>
        <w:rPr>
          <w:rFonts w:hint="eastAsia" w:ascii="宋体" w:hAnsi="宋体"/>
          <w:b/>
          <w:lang w:val="en-US" w:eastAsia="zh-CN"/>
        </w:rPr>
        <w:t>或电子营业执照</w:t>
      </w:r>
      <w:r>
        <w:rPr>
          <w:rFonts w:hint="eastAsia" w:ascii="宋体" w:hAnsi="宋体"/>
          <w:b/>
        </w:rPr>
        <w:t>加密的投标文件无须盖章或签字，</w:t>
      </w:r>
      <w:r>
        <w:rPr>
          <w:rFonts w:hint="eastAsia" w:ascii="宋体" w:hAnsi="宋体"/>
        </w:rPr>
        <w:t>专用条款另有要求的除外。</w:t>
      </w:r>
    </w:p>
    <w:p w14:paraId="680E68E2">
      <w:pPr>
        <w:ind w:firstLine="412"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59"/>
    </w:p>
    <w:p w14:paraId="7E358449">
      <w:pPr>
        <w:ind w:firstLine="411" w:firstLineChars="196"/>
        <w:rPr>
          <w:rFonts w:ascii="宋体" w:hAnsi="宋体"/>
          <w:szCs w:val="21"/>
        </w:rPr>
      </w:pPr>
    </w:p>
    <w:p w14:paraId="1F73BDF4">
      <w:pPr>
        <w:pStyle w:val="5"/>
        <w:numPr>
          <w:ilvl w:val="0"/>
          <w:numId w:val="16"/>
        </w:numPr>
        <w:spacing w:before="120" w:beforeLines="50" w:after="120" w:afterLines="50"/>
        <w:ind w:left="562" w:hanging="562"/>
        <w:rPr>
          <w:sz w:val="28"/>
          <w:szCs w:val="28"/>
        </w:rPr>
      </w:pPr>
      <w:r>
        <w:rPr>
          <w:rFonts w:hint="eastAsia"/>
          <w:sz w:val="28"/>
          <w:szCs w:val="28"/>
        </w:rPr>
        <w:t>投标文件的递交</w:t>
      </w:r>
    </w:p>
    <w:p w14:paraId="70DCD609">
      <w:pPr>
        <w:rPr>
          <w:rFonts w:ascii="黑体" w:hAnsi="宋体" w:eastAsia="黑体"/>
          <w:sz w:val="24"/>
        </w:rPr>
      </w:pPr>
      <w:bookmarkStart w:id="60" w:name="_Hlk72405459"/>
      <w:r>
        <w:rPr>
          <w:rFonts w:hint="eastAsia" w:ascii="黑体" w:hAnsi="宋体" w:eastAsia="黑体"/>
          <w:sz w:val="24"/>
        </w:rPr>
        <w:t>24．投标文件的保密</w:t>
      </w:r>
    </w:p>
    <w:p w14:paraId="5D056229">
      <w:pPr>
        <w:ind w:firstLine="411" w:firstLineChars="196"/>
        <w:rPr>
          <w:rFonts w:ascii="宋体" w:hAnsi="宋体"/>
        </w:rPr>
      </w:pPr>
      <w:r>
        <w:rPr>
          <w:rFonts w:hint="eastAsia" w:ascii="宋体" w:hAnsi="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lang w:val="en-US" w:eastAsia="zh-CN"/>
        </w:rPr>
        <w:t>投</w:t>
      </w:r>
      <w:r>
        <w:rPr>
          <w:rFonts w:hint="eastAsia" w:ascii="宋体" w:hAnsi="宋体"/>
        </w:rPr>
        <w:t>标文件自动进行加密，此加密程序确保投标文件在到达投标截止时间后才能解密查看。在加密过程中，请按照软件提示进行操作。加密界面如下图所示：</w:t>
      </w:r>
    </w:p>
    <w:p w14:paraId="66ED7100">
      <w:pPr>
        <w:ind w:firstLine="411" w:firstLineChars="196"/>
        <w:rPr>
          <w:rFonts w:ascii="宋体" w:hAnsi="宋体"/>
        </w:rPr>
      </w:pPr>
    </w:p>
    <w:p w14:paraId="43DA2417">
      <w:pPr>
        <w:ind w:firstLine="411"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r:embed="rId9"/>
                    <a:srcRect/>
                    <a:stretch>
                      <a:fillRect/>
                    </a:stretch>
                  </pic:blipFill>
                  <pic:spPr>
                    <a:xfrm>
                      <a:off x="0" y="0"/>
                      <a:ext cx="5279390" cy="2719070"/>
                    </a:xfrm>
                    <a:prstGeom prst="rect">
                      <a:avLst/>
                    </a:prstGeom>
                    <a:noFill/>
                    <a:ln w="9525">
                      <a:noFill/>
                      <a:miter lim="800000"/>
                      <a:headEnd/>
                      <a:tailEnd/>
                    </a:ln>
                  </pic:spPr>
                </pic:pic>
              </a:graphicData>
            </a:graphic>
          </wp:inline>
        </w:drawing>
      </w:r>
    </w:p>
    <w:p w14:paraId="7109C478">
      <w:pPr>
        <w:ind w:firstLine="411" w:firstLineChars="196"/>
        <w:rPr>
          <w:rFonts w:ascii="宋体" w:hAnsi="宋体"/>
        </w:rPr>
      </w:pPr>
    </w:p>
    <w:p w14:paraId="7B6FB9AB">
      <w:pPr>
        <w:ind w:firstLine="411"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r:embed="rId10"/>
                    <a:srcRect/>
                    <a:stretch>
                      <a:fillRect/>
                    </a:stretch>
                  </pic:blipFill>
                  <pic:spPr>
                    <a:xfrm>
                      <a:off x="0" y="0"/>
                      <a:ext cx="5279390" cy="2727325"/>
                    </a:xfrm>
                    <a:prstGeom prst="rect">
                      <a:avLst/>
                    </a:prstGeom>
                    <a:noFill/>
                    <a:ln w="9525">
                      <a:noFill/>
                      <a:miter lim="800000"/>
                      <a:headEnd/>
                      <a:tailEnd/>
                    </a:ln>
                  </pic:spPr>
                </pic:pic>
              </a:graphicData>
            </a:graphic>
          </wp:inline>
        </w:drawing>
      </w:r>
    </w:p>
    <w:p w14:paraId="710C941E">
      <w:pPr>
        <w:ind w:firstLine="411" w:firstLineChars="196"/>
        <w:rPr>
          <w:rFonts w:ascii="宋体" w:hAnsi="宋体"/>
        </w:rPr>
      </w:pPr>
    </w:p>
    <w:p w14:paraId="5E02B8DC">
      <w:pPr>
        <w:widowControl/>
        <w:jc w:val="left"/>
        <w:rPr>
          <w:sz w:val="24"/>
        </w:rPr>
      </w:pPr>
    </w:p>
    <w:p w14:paraId="117DAFFC">
      <w:pPr>
        <w:rPr>
          <w:rFonts w:ascii="宋体" w:hAnsi="宋体"/>
          <w:b/>
        </w:rPr>
      </w:pPr>
      <w:r>
        <w:rPr>
          <w:rFonts w:hint="eastAsia" w:ascii="宋体" w:hAnsi="宋体"/>
        </w:rPr>
        <w:t xml:space="preserve">   </w:t>
      </w:r>
      <w:r>
        <w:rPr>
          <w:rFonts w:hint="eastAsia" w:ascii="宋体" w:hAnsi="宋体"/>
          <w:b/>
        </w:rPr>
        <w:t xml:space="preserve"> 24.2若采购项目出现延期情况：</w:t>
      </w:r>
    </w:p>
    <w:p w14:paraId="18116A90">
      <w:pPr>
        <w:ind w:firstLine="420" w:firstLineChars="200"/>
        <w:rPr>
          <w:rFonts w:ascii="黑体" w:hAnsi="宋体" w:eastAsia="黑体"/>
          <w:b/>
          <w:sz w:val="24"/>
        </w:rPr>
      </w:pPr>
      <w:r>
        <w:rPr>
          <w:rFonts w:hint="eastAsia" w:ascii="宋体" w:hAnsi="宋体"/>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14:paraId="2BE3A2C1">
      <w:pPr>
        <w:rPr>
          <w:rFonts w:ascii="黑体" w:hAnsi="宋体" w:eastAsia="黑体"/>
          <w:sz w:val="24"/>
        </w:rPr>
      </w:pPr>
      <w:r>
        <w:rPr>
          <w:rFonts w:hint="eastAsia" w:ascii="黑体" w:hAnsi="宋体" w:eastAsia="黑体"/>
          <w:sz w:val="24"/>
        </w:rPr>
        <w:t>25．上传投标文件及投标截止日期</w:t>
      </w:r>
    </w:p>
    <w:p w14:paraId="3E4AB2BC">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w:t>
      </w:r>
      <w:ins w:id="151" w:author="Asu" w:date="2025-12-29T14:37:55Z">
        <w:r>
          <w:rPr>
            <w:rFonts w:hint="eastAsia" w:ascii="宋体" w:hAnsi="宋体"/>
          </w:rPr>
          <w:t>http://zfcg.szggzy.com:8081/TPBidder/memberLogin</w:t>
        </w:r>
      </w:ins>
      <w:del w:id="152" w:author="Asu" w:date="2025-12-29T14:37:55Z">
        <w:r>
          <w:rPr>
            <w:rFonts w:hint="eastAsia" w:ascii="宋体" w:hAnsi="宋体"/>
          </w:rPr>
          <w:delText>http://zfcg.szggzy.com/TPBidder/memberLogin</w:delText>
        </w:r>
      </w:del>
      <w:r>
        <w:rPr>
          <w:rFonts w:hint="eastAsia" w:ascii="宋体" w:hAnsi="宋体"/>
        </w:rPr>
        <w:t>）”，用“【我的项目】→【项目流程】→【递交投标(应答)文件】”功能点上传投标文件。如上传过程中遇到问题，可拨打</w:t>
      </w:r>
      <w:r>
        <w:rPr>
          <w:rFonts w:hint="eastAsia" w:ascii="宋体" w:hAnsi="宋体"/>
          <w:lang w:val="en-US" w:eastAsia="zh-CN"/>
        </w:rPr>
        <w:t>采购公告中的技术支持电话</w:t>
      </w:r>
      <w:r>
        <w:rPr>
          <w:rFonts w:hint="eastAsia" w:ascii="宋体" w:hAnsi="宋体"/>
        </w:rPr>
        <w:t>。如多次上传均告失败，请在投标截止时间之前携带加密后的电子投标文件送达至</w:t>
      </w:r>
      <w:ins w:id="153" w:author="王楚霞" w:date="2026-01-31T15:51:59Z">
        <w:commentRangeStart w:id="25"/>
        <w:r>
          <w:rPr>
            <w:rFonts w:hint="eastAsia" w:ascii="宋体" w:hAnsi="宋体"/>
            <w:b/>
            <w:bCs/>
            <w:szCs w:val="21"/>
            <w:lang w:val="en-US" w:eastAsia="zh-CN"/>
          </w:rPr>
          <w:t>**</w:t>
        </w:r>
        <w:commentRangeEnd w:id="25"/>
      </w:ins>
      <w:r>
        <w:commentReference w:id="25"/>
      </w:r>
      <w:r>
        <w:rPr>
          <w:rFonts w:ascii="宋体" w:hAnsi="宋体"/>
          <w:b/>
          <w:bCs/>
        </w:rPr>
        <w:t>协助上传</w:t>
      </w:r>
      <w:r>
        <w:rPr>
          <w:rFonts w:hint="eastAsia" w:ascii="宋体" w:hAnsi="宋体"/>
          <w:b/>
          <w:bCs/>
        </w:rPr>
        <w:t>，</w:t>
      </w:r>
      <w:r>
        <w:rPr>
          <w:rFonts w:ascii="宋体" w:hAnsi="宋体"/>
          <w:b/>
          <w:bCs/>
        </w:rPr>
        <w:t>但上传过程</w:t>
      </w:r>
      <w:r>
        <w:rPr>
          <w:rFonts w:hint="eastAsia" w:ascii="宋体" w:hAnsi="宋体"/>
          <w:b/>
          <w:bCs/>
        </w:rPr>
        <w:t>中</w:t>
      </w:r>
      <w:r>
        <w:rPr>
          <w:rFonts w:ascii="宋体" w:hAnsi="宋体"/>
          <w:b/>
          <w:bCs/>
        </w:rPr>
        <w:t>投标截止时间到达仍无法上传成功的，由投标人自行负责</w:t>
      </w:r>
      <w:r>
        <w:rPr>
          <w:rFonts w:hint="eastAsia" w:ascii="宋体" w:hAnsi="宋体"/>
        </w:rPr>
        <w:t>。</w:t>
      </w:r>
    </w:p>
    <w:p w14:paraId="758218AC">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2ED170AD">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14:paraId="756CDAC4">
      <w:pPr>
        <w:ind w:firstLine="411" w:firstLineChars="196"/>
        <w:rPr>
          <w:rFonts w:ascii="宋体" w:hAnsi="宋体"/>
        </w:rPr>
      </w:pPr>
    </w:p>
    <w:bookmarkEnd w:id="60"/>
    <w:p w14:paraId="5C44B264">
      <w:pPr>
        <w:rPr>
          <w:rFonts w:ascii="黑体" w:hAnsi="宋体" w:eastAsia="黑体"/>
          <w:sz w:val="24"/>
        </w:rPr>
      </w:pPr>
      <w:r>
        <w:rPr>
          <w:rFonts w:hint="eastAsia" w:ascii="黑体" w:hAnsi="宋体" w:eastAsia="黑体"/>
          <w:sz w:val="24"/>
        </w:rPr>
        <w:t>26. 样品、现场演示、方案讲解</w:t>
      </w:r>
    </w:p>
    <w:p w14:paraId="4590BF64">
      <w:pPr>
        <w:ind w:firstLine="411" w:firstLineChars="196"/>
        <w:rPr>
          <w:rFonts w:ascii="宋体" w:hAnsi="宋体"/>
          <w:szCs w:val="21"/>
        </w:rPr>
      </w:pPr>
      <w:r>
        <w:rPr>
          <w:rFonts w:hint="eastAsia" w:ascii="宋体" w:hAnsi="宋体"/>
          <w:szCs w:val="21"/>
        </w:rPr>
        <w:t>26.1 样品、现场演示、方案讲解等事项在招标文件专用条款中进行规定。</w:t>
      </w:r>
    </w:p>
    <w:p w14:paraId="2729692A">
      <w:pPr>
        <w:rPr>
          <w:rFonts w:ascii="黑体" w:hAnsi="宋体" w:eastAsia="黑体"/>
          <w:sz w:val="24"/>
        </w:rPr>
      </w:pPr>
      <w:bookmarkStart w:id="61"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14:paraId="012B31D6">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14:paraId="251654B0">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14:paraId="7F89D053">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14:paraId="58B0C296">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61"/>
    <w:p w14:paraId="70A42275">
      <w:pPr>
        <w:pStyle w:val="5"/>
        <w:numPr>
          <w:ilvl w:val="0"/>
          <w:numId w:val="16"/>
        </w:numPr>
        <w:spacing w:before="120" w:beforeLines="50" w:after="120" w:afterLines="50"/>
        <w:ind w:left="562" w:hanging="562"/>
        <w:rPr>
          <w:sz w:val="28"/>
          <w:szCs w:val="28"/>
        </w:rPr>
      </w:pPr>
      <w:r>
        <w:rPr>
          <w:rFonts w:hint="eastAsia"/>
          <w:sz w:val="28"/>
          <w:szCs w:val="28"/>
        </w:rPr>
        <w:t>开标</w:t>
      </w:r>
    </w:p>
    <w:p w14:paraId="48BDEC8F">
      <w:pPr>
        <w:rPr>
          <w:rFonts w:ascii="黑体" w:hAnsi="宋体" w:eastAsia="黑体"/>
          <w:sz w:val="24"/>
        </w:rPr>
      </w:pPr>
      <w:r>
        <w:rPr>
          <w:rFonts w:hint="eastAsia" w:ascii="黑体" w:hAnsi="宋体" w:eastAsia="黑体"/>
          <w:sz w:val="24"/>
        </w:rPr>
        <w:t>28．开标</w:t>
      </w:r>
    </w:p>
    <w:p w14:paraId="7BE70420">
      <w:pPr>
        <w:ind w:firstLine="315" w:firstLineChars="150"/>
        <w:rPr>
          <w:rFonts w:ascii="宋体" w:hAnsi="宋体"/>
          <w:szCs w:val="21"/>
        </w:rPr>
      </w:pPr>
      <w:r>
        <w:rPr>
          <w:rFonts w:hint="eastAsia" w:ascii="宋体" w:hAnsi="宋体"/>
          <w:szCs w:val="21"/>
        </w:rPr>
        <w:t>28.1投标人须在开标当日的开标时间至解密截止时间内进行解密，逾期未解密的作无效处理。解密方法：登录“深圳政府采购智慧平台用户网上办事子系统（</w:t>
      </w:r>
      <w:ins w:id="154" w:author="Asu" w:date="2025-12-29T14:34:49Z">
        <w:r>
          <w:rPr>
            <w:rFonts w:hint="eastAsia" w:ascii="宋体" w:hAnsi="宋体"/>
            <w:szCs w:val="21"/>
          </w:rPr>
          <w:t>http://zfcg.szggzy.com:8081/TPBidder/memberLogin</w:t>
        </w:r>
      </w:ins>
      <w:del w:id="155" w:author="Asu" w:date="2025-12-29T14:34:49Z">
        <w:r>
          <w:rPr>
            <w:rFonts w:hint="eastAsia" w:ascii="宋体" w:hAnsi="宋体"/>
            <w:szCs w:val="21"/>
          </w:rPr>
          <w:delText>http://zfcg.szggzy.com/TPBidder/memberLogin</w:delText>
        </w:r>
      </w:del>
      <w:r>
        <w:rPr>
          <w:rFonts w:hint="eastAsia" w:ascii="宋体" w:hAnsi="宋体"/>
          <w:szCs w:val="21"/>
        </w:rPr>
        <w:t>）”，使用本单位制作电子投标文件同一个电子密钥，在“【我的项目】→【项目流程】→【开标及解密】”进行在线解密、查询开标情况。</w:t>
      </w:r>
    </w:p>
    <w:p w14:paraId="2125E62D">
      <w:pPr>
        <w:ind w:firstLine="315" w:firstLineChars="150"/>
        <w:rPr>
          <w:rFonts w:ascii="宋体" w:hAnsi="宋体"/>
          <w:szCs w:val="21"/>
        </w:rPr>
      </w:pPr>
      <w:r>
        <w:rPr>
          <w:rFonts w:hint="eastAsia" w:ascii="宋体" w:hAnsi="宋体"/>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14:paraId="6F7B1559">
      <w:pPr>
        <w:ind w:firstLine="315" w:firstLineChars="150"/>
        <w:rPr>
          <w:rFonts w:ascii="宋体" w:hAnsi="宋体"/>
          <w:szCs w:val="21"/>
        </w:rPr>
      </w:pPr>
    </w:p>
    <w:p w14:paraId="559CB617">
      <w:pPr>
        <w:pStyle w:val="5"/>
        <w:numPr>
          <w:ilvl w:val="0"/>
          <w:numId w:val="16"/>
        </w:numPr>
        <w:spacing w:before="120" w:beforeLines="50" w:after="120" w:afterLines="50"/>
        <w:ind w:left="562" w:hanging="562"/>
        <w:rPr>
          <w:sz w:val="28"/>
          <w:szCs w:val="28"/>
        </w:rPr>
      </w:pPr>
      <w:r>
        <w:rPr>
          <w:rFonts w:hint="eastAsia"/>
          <w:sz w:val="28"/>
          <w:szCs w:val="28"/>
        </w:rPr>
        <w:t>评审要求</w:t>
      </w:r>
    </w:p>
    <w:p w14:paraId="2DE6FAAF">
      <w:pPr>
        <w:rPr>
          <w:rFonts w:ascii="黑体" w:hAnsi="宋体" w:eastAsia="黑体"/>
          <w:sz w:val="24"/>
        </w:rPr>
      </w:pPr>
      <w:r>
        <w:rPr>
          <w:rFonts w:hint="eastAsia" w:ascii="黑体" w:hAnsi="宋体" w:eastAsia="黑体"/>
          <w:sz w:val="24"/>
        </w:rPr>
        <w:t>29．评审委员会组成</w:t>
      </w:r>
    </w:p>
    <w:p w14:paraId="57E8D2A9">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14:paraId="0FB8F9CD">
      <w:pPr>
        <w:ind w:firstLine="411" w:firstLineChars="196"/>
        <w:rPr>
          <w:rFonts w:hint="eastAsia" w:ascii="宋体" w:hAnsi="宋体"/>
        </w:rPr>
      </w:pPr>
      <w:bookmarkStart w:id="62"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62"/>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从深圳市政府采购评审专家库中随机抽取。采购人代表须持本单位签发的《评审授权书》参加评审。</w:t>
      </w:r>
      <w:r>
        <w:commentReference w:id="26"/>
      </w:r>
    </w:p>
    <w:p w14:paraId="29ED61C3">
      <w:pPr>
        <w:ind w:firstLine="411" w:firstLineChars="196"/>
        <w:rPr>
          <w:rFonts w:ascii="宋体" w:hAnsi="宋体"/>
        </w:rPr>
      </w:pPr>
      <w:r>
        <w:rPr>
          <w:rFonts w:hint="eastAsia" w:ascii="宋体" w:hAnsi="宋体"/>
        </w:rPr>
        <w:t>29.2评审定标应当遵循公平、公正、科学、择优的原则。</w:t>
      </w:r>
    </w:p>
    <w:p w14:paraId="5B7ED64E">
      <w:pPr>
        <w:ind w:firstLine="411" w:firstLineChars="196"/>
        <w:rPr>
          <w:rFonts w:ascii="宋体" w:hAnsi="宋体"/>
        </w:rPr>
      </w:pPr>
      <w:r>
        <w:rPr>
          <w:rFonts w:hint="eastAsia" w:ascii="宋体" w:hAnsi="宋体"/>
        </w:rPr>
        <w:t>29.3评审活动依法进行，任何单位和个人不得非法干预评标过程和结果。</w:t>
      </w:r>
    </w:p>
    <w:p w14:paraId="2D013A2B">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14:paraId="2E34133D">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14:paraId="52068769">
      <w:pPr>
        <w:rPr>
          <w:rFonts w:ascii="黑体" w:hAnsi="宋体" w:eastAsia="黑体"/>
          <w:sz w:val="24"/>
        </w:rPr>
      </w:pPr>
      <w:r>
        <w:rPr>
          <w:rFonts w:hint="eastAsia" w:ascii="黑体" w:hAnsi="宋体" w:eastAsia="黑体"/>
          <w:sz w:val="24"/>
        </w:rPr>
        <w:t>30．向评审委员会提供的资料</w:t>
      </w:r>
    </w:p>
    <w:p w14:paraId="1385AA61">
      <w:pPr>
        <w:ind w:firstLine="411" w:firstLineChars="196"/>
        <w:rPr>
          <w:rFonts w:ascii="宋体" w:hAnsi="宋体"/>
        </w:rPr>
      </w:pPr>
      <w:r>
        <w:rPr>
          <w:rFonts w:hint="eastAsia" w:ascii="宋体" w:hAnsi="宋体"/>
        </w:rPr>
        <w:t>30.1公开发布的招标文件，包括图纸、服务清单、答疑文件等；</w:t>
      </w:r>
    </w:p>
    <w:p w14:paraId="2DF2DD61">
      <w:pPr>
        <w:ind w:firstLine="411" w:firstLineChars="196"/>
        <w:rPr>
          <w:rFonts w:ascii="宋体" w:hAnsi="宋体"/>
        </w:rPr>
      </w:pPr>
      <w:r>
        <w:rPr>
          <w:rFonts w:hint="eastAsia" w:ascii="宋体" w:hAnsi="宋体"/>
        </w:rPr>
        <w:t>30.2其他评标必须的资料。</w:t>
      </w:r>
    </w:p>
    <w:p w14:paraId="15949EC0">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14:paraId="48E9C28A">
      <w:pPr>
        <w:ind w:firstLine="411" w:firstLineChars="196"/>
        <w:rPr>
          <w:rFonts w:ascii="宋体" w:hAnsi="宋体"/>
        </w:rPr>
      </w:pPr>
      <w:r>
        <w:rPr>
          <w:rFonts w:hint="eastAsia" w:ascii="宋体" w:hAnsi="宋体"/>
        </w:rPr>
        <w:t>（1）招标的目的；</w:t>
      </w:r>
    </w:p>
    <w:p w14:paraId="4A09DEC5">
      <w:pPr>
        <w:ind w:firstLine="411" w:firstLineChars="196"/>
        <w:rPr>
          <w:rFonts w:ascii="宋体" w:hAnsi="宋体"/>
        </w:rPr>
      </w:pPr>
      <w:r>
        <w:rPr>
          <w:rFonts w:hint="eastAsia" w:ascii="宋体" w:hAnsi="宋体"/>
        </w:rPr>
        <w:t>（2）招标项目需求的范围和性质；</w:t>
      </w:r>
    </w:p>
    <w:p w14:paraId="52D67454">
      <w:pPr>
        <w:ind w:firstLine="411" w:firstLineChars="196"/>
        <w:rPr>
          <w:rFonts w:ascii="宋体" w:hAnsi="宋体"/>
        </w:rPr>
      </w:pPr>
      <w:r>
        <w:rPr>
          <w:rFonts w:hint="eastAsia" w:ascii="宋体" w:hAnsi="宋体"/>
        </w:rPr>
        <w:t>（3）招标文件规定的投标人的资格、财政预算限额、商务条款；</w:t>
      </w:r>
    </w:p>
    <w:p w14:paraId="0980A13A">
      <w:pPr>
        <w:ind w:firstLine="411" w:firstLineChars="196"/>
        <w:rPr>
          <w:rFonts w:ascii="宋体" w:hAnsi="宋体"/>
        </w:rPr>
      </w:pPr>
      <w:r>
        <w:rPr>
          <w:rFonts w:hint="eastAsia" w:ascii="宋体" w:hAnsi="宋体"/>
        </w:rPr>
        <w:t>（4）招标文件规定的评标程序、评标方法和评标因素；</w:t>
      </w:r>
    </w:p>
    <w:p w14:paraId="14BFE636">
      <w:pPr>
        <w:ind w:firstLine="411" w:firstLineChars="196"/>
        <w:rPr>
          <w:rFonts w:ascii="宋体" w:hAnsi="宋体"/>
        </w:rPr>
      </w:pPr>
      <w:r>
        <w:rPr>
          <w:rFonts w:hint="eastAsia" w:ascii="宋体" w:hAnsi="宋体"/>
        </w:rPr>
        <w:t>（5）招标文件所列示的资格性审查表及符合性审查表。</w:t>
      </w:r>
    </w:p>
    <w:p w14:paraId="25D99CE2">
      <w:pPr>
        <w:rPr>
          <w:rFonts w:ascii="黑体" w:hAnsi="宋体" w:eastAsia="黑体"/>
          <w:sz w:val="24"/>
        </w:rPr>
      </w:pPr>
      <w:r>
        <w:rPr>
          <w:rFonts w:hint="eastAsia" w:ascii="黑体" w:hAnsi="宋体" w:eastAsia="黑体"/>
          <w:sz w:val="24"/>
        </w:rPr>
        <w:t>31．独立评审</w:t>
      </w:r>
    </w:p>
    <w:p w14:paraId="2FFE07C6">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14:paraId="53A1CDD8">
      <w:pPr>
        <w:ind w:firstLine="411" w:firstLineChars="196"/>
        <w:rPr>
          <w:rFonts w:ascii="宋体" w:hAnsi="宋体"/>
          <w:bCs/>
          <w:szCs w:val="21"/>
        </w:rPr>
      </w:pPr>
    </w:p>
    <w:p w14:paraId="06614DA0">
      <w:pPr>
        <w:pStyle w:val="5"/>
        <w:numPr>
          <w:ilvl w:val="0"/>
          <w:numId w:val="16"/>
        </w:numPr>
        <w:spacing w:before="120" w:beforeLines="50" w:after="120" w:afterLines="50"/>
        <w:ind w:left="562" w:hanging="562"/>
        <w:rPr>
          <w:sz w:val="28"/>
          <w:szCs w:val="28"/>
        </w:rPr>
      </w:pPr>
      <w:r>
        <w:rPr>
          <w:rFonts w:hint="eastAsia"/>
          <w:sz w:val="28"/>
          <w:szCs w:val="28"/>
        </w:rPr>
        <w:t>评审程序及评审方法</w:t>
      </w:r>
    </w:p>
    <w:p w14:paraId="2B214DE5">
      <w:pPr>
        <w:rPr>
          <w:rFonts w:ascii="黑体" w:hAnsi="宋体" w:eastAsia="黑体"/>
          <w:sz w:val="24"/>
        </w:rPr>
      </w:pPr>
      <w:r>
        <w:rPr>
          <w:rFonts w:hint="eastAsia" w:ascii="黑体" w:hAnsi="宋体" w:eastAsia="黑体"/>
          <w:sz w:val="24"/>
        </w:rPr>
        <w:t>32．投标文件初审</w:t>
      </w:r>
    </w:p>
    <w:p w14:paraId="43B0F655">
      <w:pPr>
        <w:ind w:firstLine="411" w:firstLineChars="196"/>
        <w:rPr>
          <w:rFonts w:ascii="宋体" w:hAnsi="宋体"/>
        </w:rPr>
      </w:pPr>
      <w:r>
        <w:rPr>
          <w:rFonts w:hint="eastAsia" w:ascii="宋体" w:hAnsi="宋体"/>
        </w:rPr>
        <w:t>32.1投标文件初审包括资格性审查和符合性审查。</w:t>
      </w:r>
    </w:p>
    <w:p w14:paraId="60EFF38F">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14:paraId="29A39304">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14:paraId="36B82B0B">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14:paraId="5CDCC05B">
      <w:pPr>
        <w:ind w:firstLine="411" w:firstLineChars="196"/>
        <w:rPr>
          <w:rFonts w:ascii="宋体" w:hAnsi="宋体"/>
          <w:bCs/>
        </w:rPr>
      </w:pPr>
      <w:r>
        <w:rPr>
          <w:rFonts w:hint="eastAsia" w:ascii="宋体" w:hAnsi="宋体"/>
          <w:bCs/>
        </w:rPr>
        <w:t>32.3 投标文件初审中关于供应商家数的计算:</w:t>
      </w:r>
    </w:p>
    <w:p w14:paraId="6DA1B85E">
      <w:pPr>
        <w:ind w:firstLine="411" w:firstLineChars="196"/>
        <w:rPr>
          <w:rFonts w:ascii="宋体" w:hAnsi="宋体"/>
          <w:bCs/>
        </w:rPr>
      </w:pPr>
      <w:r>
        <w:rPr>
          <w:rFonts w:hint="eastAsia" w:ascii="宋体" w:hAnsi="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4837D1D8">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14:paraId="1DF8C17D">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14:paraId="1039BE0C">
      <w:pPr>
        <w:ind w:firstLine="411" w:firstLineChars="196"/>
        <w:rPr>
          <w:rFonts w:ascii="宋体" w:hAnsi="宋体"/>
        </w:rPr>
      </w:pPr>
      <w:r>
        <w:rPr>
          <w:rFonts w:hint="eastAsia" w:ascii="宋体" w:hAnsi="宋体"/>
        </w:rPr>
        <w:t>32.4投标人投标文件</w:t>
      </w:r>
      <w:ins w:id="156" w:author="运营部" w:date="2026-01-23T10:06:08Z">
        <w:r>
          <w:rPr>
            <w:rFonts w:hint="eastAsia" w:ascii="宋体" w:hAnsi="宋体"/>
            <w:lang w:val="en-US" w:eastAsia="zh-CN"/>
          </w:rPr>
          <w:t>出现</w:t>
        </w:r>
      </w:ins>
      <w:ins w:id="157" w:author="运营部" w:date="2026-01-23T10:06:09Z">
        <w:r>
          <w:rPr>
            <w:rFonts w:hint="eastAsia" w:ascii="宋体" w:hAnsi="宋体"/>
            <w:lang w:val="en-US" w:eastAsia="zh-CN"/>
          </w:rPr>
          <w:t>以下</w:t>
        </w:r>
      </w:ins>
      <w:ins w:id="158" w:author="运营部" w:date="2026-01-23T10:06:11Z">
        <w:r>
          <w:rPr>
            <w:rFonts w:hint="eastAsia" w:ascii="宋体" w:hAnsi="宋体"/>
            <w:lang w:val="en-US" w:eastAsia="zh-CN"/>
          </w:rPr>
          <w:t>情形之一</w:t>
        </w:r>
      </w:ins>
      <w:ins w:id="159" w:author="运营部" w:date="2026-01-23T10:06:12Z">
        <w:r>
          <w:rPr>
            <w:rFonts w:hint="eastAsia" w:ascii="宋体" w:hAnsi="宋体"/>
            <w:lang w:val="en-US" w:eastAsia="zh-CN"/>
          </w:rPr>
          <w:t>的</w:t>
        </w:r>
      </w:ins>
      <w:r>
        <w:rPr>
          <w:rFonts w:hint="eastAsia" w:ascii="宋体" w:hAnsi="宋体"/>
        </w:rPr>
        <w:t>作无效处理</w:t>
      </w:r>
      <w:del w:id="160" w:author="运营部" w:date="2026-01-23T10:06:18Z">
        <w:r>
          <w:rPr>
            <w:rFonts w:hint="eastAsia" w:ascii="宋体" w:hAnsi="宋体"/>
          </w:rPr>
          <w:delText>的情形</w:delText>
        </w:r>
      </w:del>
      <w:r>
        <w:rPr>
          <w:rFonts w:hint="eastAsia" w:ascii="宋体" w:hAnsi="宋体"/>
        </w:rPr>
        <w:t>，具体包括</w:t>
      </w:r>
      <w:del w:id="161" w:author="运营部" w:date="2026-01-23T10:06:46Z">
        <w:r>
          <w:rPr>
            <w:rFonts w:hint="eastAsia" w:ascii="宋体" w:hAnsi="宋体"/>
          </w:rPr>
          <w:delText>但不限于以下</w:delText>
        </w:r>
      </w:del>
      <w:r>
        <w:rPr>
          <w:rFonts w:hint="eastAsia" w:ascii="宋体" w:hAnsi="宋体"/>
        </w:rPr>
        <w:t>：</w:t>
      </w:r>
    </w:p>
    <w:p w14:paraId="404C32A6">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14:paraId="58B286E9">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14:paraId="432D3DF0">
      <w:pPr>
        <w:ind w:firstLine="411" w:firstLineChars="196"/>
        <w:rPr>
          <w:rFonts w:ascii="宋体" w:hAnsi="宋体"/>
        </w:rPr>
      </w:pPr>
      <w:r>
        <w:rPr>
          <w:rFonts w:hint="eastAsia" w:ascii="宋体" w:hAnsi="宋体"/>
        </w:rPr>
        <w:t>32.4.3不同投标人的投标文件载明的项目管理成员或者联系人员为同一人；</w:t>
      </w:r>
    </w:p>
    <w:p w14:paraId="74FF35C8">
      <w:pPr>
        <w:ind w:firstLine="411" w:firstLineChars="196"/>
        <w:rPr>
          <w:rFonts w:ascii="宋体" w:hAnsi="宋体"/>
        </w:rPr>
      </w:pPr>
      <w:r>
        <w:rPr>
          <w:rFonts w:hint="eastAsia" w:ascii="宋体" w:hAnsi="宋体"/>
        </w:rPr>
        <w:t>32.4.4不同投标人的投标文件异常一致或者投标报价呈规律性差异；</w:t>
      </w:r>
    </w:p>
    <w:p w14:paraId="3B1B35CB">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14:paraId="0EBE459A">
      <w:pPr>
        <w:ind w:firstLine="411" w:firstLineChars="196"/>
        <w:rPr>
          <w:rFonts w:ascii="宋体" w:hAnsi="宋体"/>
        </w:rPr>
      </w:pPr>
      <w:r>
        <w:rPr>
          <w:rFonts w:hint="eastAsia" w:ascii="宋体" w:hAnsi="宋体"/>
        </w:rPr>
        <w:t>32.4.6投标供应商之间相互约定给予未中标的供应商利益补偿；</w:t>
      </w:r>
    </w:p>
    <w:p w14:paraId="1EB6CDC2">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14:paraId="2C907B72">
      <w:pPr>
        <w:ind w:firstLine="411" w:firstLineChars="196"/>
        <w:rPr>
          <w:rFonts w:ascii="宋体" w:hAnsi="宋体"/>
        </w:rPr>
      </w:pPr>
      <w:r>
        <w:rPr>
          <w:rFonts w:hint="eastAsia" w:ascii="宋体" w:hAnsi="宋体"/>
        </w:rPr>
        <w:t>32.4.8不同投标供应商的投标文件内容存在非正常一致；</w:t>
      </w:r>
    </w:p>
    <w:p w14:paraId="6DD9D091">
      <w:pPr>
        <w:ind w:firstLine="411" w:firstLineChars="196"/>
        <w:rPr>
          <w:rFonts w:ascii="宋体" w:hAnsi="宋体"/>
        </w:rPr>
      </w:pPr>
      <w:r>
        <w:rPr>
          <w:rFonts w:hint="eastAsia" w:ascii="宋体" w:hAnsi="宋体"/>
        </w:rPr>
        <w:t>32.4.9在同一单位工作人员为两家以上（含两家）供应商进行同一项投标活动；</w:t>
      </w:r>
    </w:p>
    <w:p w14:paraId="6A74392E">
      <w:pPr>
        <w:ind w:firstLine="411" w:firstLineChars="196"/>
        <w:rPr>
          <w:rFonts w:ascii="宋体" w:hAnsi="宋体"/>
        </w:rPr>
      </w:pPr>
      <w:r>
        <w:rPr>
          <w:rFonts w:hint="eastAsia" w:ascii="宋体" w:hAnsi="宋体"/>
        </w:rPr>
        <w:t>32.4.10主管部门依照法律、法规认定的其他情形。</w:t>
      </w:r>
    </w:p>
    <w:p w14:paraId="04D88A4B">
      <w:pPr>
        <w:ind w:firstLine="420" w:firstLineChars="200"/>
        <w:rPr>
          <w:rFonts w:hint="default" w:ascii="宋体" w:hAnsi="宋体" w:eastAsia="宋体"/>
          <w:color w:val="FF0000"/>
          <w:lang w:val="en-US" w:eastAsia="zh-CN"/>
        </w:rPr>
      </w:pPr>
      <w:commentRangeStart w:id="27"/>
      <w:r>
        <w:rPr>
          <w:rFonts w:hint="eastAsia" w:ascii="宋体" w:hAnsi="宋体"/>
          <w:color w:val="FF0000"/>
          <w:lang w:val="en-US" w:eastAsia="zh-CN"/>
        </w:rPr>
        <w:t>32.5</w:t>
      </w:r>
      <w:r>
        <w:rPr>
          <w:rFonts w:hint="eastAsia" w:ascii="宋体" w:hAnsi="宋体"/>
          <w:color w:val="FF0000"/>
        </w:rPr>
        <w:t>政府采购异常低价审查</w:t>
      </w:r>
      <w:r>
        <w:rPr>
          <w:rFonts w:hint="eastAsia" w:ascii="宋体" w:hAnsi="宋体"/>
          <w:color w:val="FF0000"/>
          <w:lang w:val="en-US" w:eastAsia="zh-CN"/>
        </w:rPr>
        <w:t>的程序及要求：</w:t>
      </w:r>
      <w:commentRangeEnd w:id="27"/>
      <w:r>
        <w:rPr>
          <w:color w:val="FF0000"/>
        </w:rPr>
        <w:commentReference w:id="27"/>
      </w:r>
    </w:p>
    <w:p w14:paraId="22674F33">
      <w:pPr>
        <w:ind w:firstLine="420" w:firstLineChars="200"/>
        <w:rPr>
          <w:rFonts w:hint="eastAsia" w:ascii="宋体" w:hAnsi="宋体"/>
          <w:color w:val="FF0000"/>
        </w:rPr>
      </w:pPr>
      <w:r>
        <w:rPr>
          <w:rFonts w:hint="eastAsia" w:ascii="宋体" w:hAnsi="宋体"/>
          <w:color w:val="FF0000"/>
          <w:lang w:val="en-US" w:eastAsia="zh-CN"/>
        </w:rPr>
        <w:t>32.5.1政府采购评审中出现下列情形之一的，</w:t>
      </w:r>
      <w:r>
        <w:rPr>
          <w:rFonts w:hint="eastAsia" w:ascii="宋体" w:hAnsi="宋体"/>
          <w:color w:val="FF0000"/>
        </w:rPr>
        <w:t>评审委员会应当启动异常低价投标（响应）审查程序：</w:t>
      </w:r>
    </w:p>
    <w:p w14:paraId="69EE220B">
      <w:pPr>
        <w:ind w:firstLine="420" w:firstLineChars="200"/>
        <w:rPr>
          <w:rFonts w:hint="eastAsia" w:ascii="宋体" w:hAnsi="宋体"/>
          <w:color w:val="FF0000"/>
        </w:rPr>
      </w:pPr>
      <w:r>
        <w:rPr>
          <w:rFonts w:hint="eastAsia" w:ascii="宋体" w:hAnsi="宋体"/>
          <w:color w:val="FF0000"/>
          <w:lang w:eastAsia="zh-CN"/>
        </w:rPr>
        <w:t>（</w:t>
      </w:r>
      <w:r>
        <w:rPr>
          <w:rFonts w:hint="eastAsia" w:ascii="宋体" w:hAnsi="宋体"/>
          <w:color w:val="FF0000"/>
          <w:lang w:val="en-US" w:eastAsia="zh-CN"/>
        </w:rPr>
        <w:t>1</w:t>
      </w:r>
      <w:r>
        <w:rPr>
          <w:rFonts w:hint="eastAsia" w:ascii="宋体" w:hAnsi="宋体"/>
          <w:color w:val="FF0000"/>
          <w:lang w:eastAsia="zh-CN"/>
        </w:rPr>
        <w:t>）</w:t>
      </w:r>
      <w:r>
        <w:rPr>
          <w:rFonts w:hint="eastAsia" w:ascii="宋体" w:hAnsi="宋体"/>
          <w:color w:val="FF0000"/>
        </w:rPr>
        <w:t>投标（响应）报价低于全部通过符合性审查供应商投标（响应）报价平均值50%的，即投标（响应）报价&lt;全部通过符合性审查供应商投标（响应）报价平均值×50%；</w:t>
      </w:r>
    </w:p>
    <w:p w14:paraId="099F2E3B">
      <w:pPr>
        <w:ind w:firstLine="420" w:firstLineChars="200"/>
        <w:rPr>
          <w:rFonts w:hint="eastAsia" w:ascii="宋体" w:hAnsi="宋体"/>
          <w:color w:val="FF0000"/>
        </w:rPr>
      </w:pPr>
      <w:r>
        <w:rPr>
          <w:rFonts w:hint="eastAsia" w:ascii="宋体" w:hAnsi="宋体"/>
          <w:color w:val="FF0000"/>
          <w:lang w:eastAsia="zh-CN"/>
        </w:rPr>
        <w:t>（</w:t>
      </w:r>
      <w:r>
        <w:rPr>
          <w:rFonts w:hint="eastAsia" w:ascii="宋体" w:hAnsi="宋体"/>
          <w:color w:val="FF0000"/>
          <w:lang w:val="en-US" w:eastAsia="zh-CN"/>
        </w:rPr>
        <w:t>2</w:t>
      </w:r>
      <w:r>
        <w:rPr>
          <w:rFonts w:hint="eastAsia" w:ascii="宋体" w:hAnsi="宋体"/>
          <w:color w:val="FF0000"/>
          <w:lang w:eastAsia="zh-CN"/>
        </w:rPr>
        <w:t>）</w:t>
      </w:r>
      <w:r>
        <w:rPr>
          <w:rFonts w:hint="eastAsia" w:ascii="宋体" w:hAnsi="宋体"/>
          <w:color w:val="FF0000"/>
        </w:rPr>
        <w:t>投标（响应）报价低于通过符合性审查的次低报价供应商投标（响应）报价50%的，即投标（响应）报价&lt;通过符合性审查的次低报价供应商投标（响应）报价×50%；</w:t>
      </w:r>
    </w:p>
    <w:p w14:paraId="04D4F485">
      <w:pPr>
        <w:ind w:firstLine="420" w:firstLineChars="200"/>
        <w:rPr>
          <w:rFonts w:hint="eastAsia" w:ascii="宋体" w:hAnsi="宋体"/>
          <w:color w:val="FF0000"/>
        </w:rPr>
      </w:pPr>
      <w:r>
        <w:rPr>
          <w:rFonts w:hint="eastAsia" w:ascii="宋体" w:hAnsi="宋体"/>
          <w:color w:val="FF0000"/>
          <w:lang w:eastAsia="zh-CN"/>
        </w:rPr>
        <w:t>（</w:t>
      </w:r>
      <w:r>
        <w:rPr>
          <w:rFonts w:hint="eastAsia" w:ascii="宋体" w:hAnsi="宋体"/>
          <w:color w:val="FF0000"/>
          <w:lang w:val="en-US" w:eastAsia="zh-CN"/>
        </w:rPr>
        <w:t>3</w:t>
      </w:r>
      <w:r>
        <w:rPr>
          <w:rFonts w:hint="eastAsia" w:ascii="宋体" w:hAnsi="宋体"/>
          <w:color w:val="FF0000"/>
          <w:lang w:eastAsia="zh-CN"/>
        </w:rPr>
        <w:t>）</w:t>
      </w:r>
      <w:r>
        <w:rPr>
          <w:rFonts w:hint="eastAsia" w:ascii="宋体" w:hAnsi="宋体"/>
          <w:color w:val="FF0000"/>
        </w:rPr>
        <w:t>投标（响应）报价低于采购项目最高限价45%的，即投标（响应）报价&lt;采购项目最高限价×45%；</w:t>
      </w:r>
    </w:p>
    <w:p w14:paraId="40015A91">
      <w:pPr>
        <w:ind w:firstLine="420" w:firstLineChars="200"/>
        <w:rPr>
          <w:rFonts w:hint="eastAsia" w:ascii="宋体" w:hAnsi="宋体"/>
          <w:color w:val="FF0000"/>
        </w:rPr>
      </w:pPr>
      <w:r>
        <w:rPr>
          <w:rFonts w:hint="eastAsia" w:ascii="宋体" w:hAnsi="宋体"/>
          <w:color w:val="FF0000"/>
          <w:lang w:eastAsia="zh-CN"/>
        </w:rPr>
        <w:t>（</w:t>
      </w:r>
      <w:r>
        <w:rPr>
          <w:rFonts w:hint="eastAsia" w:ascii="宋体" w:hAnsi="宋体"/>
          <w:color w:val="FF0000"/>
          <w:lang w:val="en-US" w:eastAsia="zh-CN"/>
        </w:rPr>
        <w:t>4</w:t>
      </w:r>
      <w:r>
        <w:rPr>
          <w:rFonts w:hint="eastAsia" w:ascii="宋体" w:hAnsi="宋体"/>
          <w:color w:val="FF0000"/>
          <w:lang w:eastAsia="zh-CN"/>
        </w:rPr>
        <w:t>）</w:t>
      </w:r>
      <w:r>
        <w:rPr>
          <w:rFonts w:hint="eastAsia" w:ascii="宋体" w:hAnsi="宋体"/>
          <w:color w:val="FF0000"/>
        </w:rPr>
        <w:t>评审委员会基于专业判断，认为供应商报价过低，有可能影响产品质量或者不能诚信履约的其他情形。</w:t>
      </w:r>
    </w:p>
    <w:p w14:paraId="2366336D">
      <w:pPr>
        <w:ind w:firstLine="420" w:firstLineChars="200"/>
        <w:rPr>
          <w:rFonts w:hint="eastAsia" w:ascii="宋体" w:hAnsi="宋体"/>
          <w:color w:val="FF0000"/>
        </w:rPr>
      </w:pPr>
      <w:r>
        <w:rPr>
          <w:rFonts w:hint="eastAsia" w:ascii="宋体" w:hAnsi="宋体"/>
          <w:color w:val="FF0000"/>
        </w:rPr>
        <w:t>采购人可以结合具体项目实际情况，提高上述第</w:t>
      </w:r>
      <w:r>
        <w:rPr>
          <w:rFonts w:hint="eastAsia" w:ascii="宋体" w:hAnsi="宋体"/>
          <w:color w:val="FF0000"/>
          <w:lang w:eastAsia="zh-CN"/>
        </w:rPr>
        <w:t>（</w:t>
      </w:r>
      <w:r>
        <w:rPr>
          <w:rFonts w:hint="eastAsia" w:ascii="宋体" w:hAnsi="宋体"/>
          <w:color w:val="FF0000"/>
          <w:lang w:val="en-US" w:eastAsia="zh-CN"/>
        </w:rPr>
        <w:t>1</w:t>
      </w:r>
      <w:r>
        <w:rPr>
          <w:rFonts w:hint="eastAsia" w:ascii="宋体" w:hAnsi="宋体"/>
          <w:color w:val="FF0000"/>
          <w:lang w:eastAsia="zh-CN"/>
        </w:rPr>
        <w:t>）</w:t>
      </w:r>
      <w:r>
        <w:rPr>
          <w:rFonts w:hint="eastAsia" w:ascii="宋体" w:hAnsi="宋体"/>
          <w:color w:val="FF0000"/>
        </w:rPr>
        <w:t>项至第</w:t>
      </w:r>
      <w:r>
        <w:rPr>
          <w:rFonts w:hint="eastAsia" w:ascii="宋体" w:hAnsi="宋体"/>
          <w:color w:val="FF0000"/>
          <w:lang w:eastAsia="zh-CN"/>
        </w:rPr>
        <w:t>（</w:t>
      </w:r>
      <w:r>
        <w:rPr>
          <w:rFonts w:hint="eastAsia" w:ascii="宋体" w:hAnsi="宋体"/>
          <w:color w:val="FF0000"/>
          <w:lang w:val="en-US" w:eastAsia="zh-CN"/>
        </w:rPr>
        <w:t>3</w:t>
      </w:r>
      <w:r>
        <w:rPr>
          <w:rFonts w:hint="eastAsia" w:ascii="宋体" w:hAnsi="宋体"/>
          <w:color w:val="FF0000"/>
          <w:lang w:eastAsia="zh-CN"/>
        </w:rPr>
        <w:t>）</w:t>
      </w:r>
      <w:r>
        <w:rPr>
          <w:rFonts w:hint="eastAsia" w:ascii="宋体" w:hAnsi="宋体"/>
          <w:color w:val="FF0000"/>
        </w:rPr>
        <w:t>项中启动异常低价投标（响应）审查的数值标准，但是最高不得超过65%</w:t>
      </w:r>
      <w:r>
        <w:rPr>
          <w:rFonts w:hint="eastAsia" w:ascii="宋体" w:hAnsi="宋体"/>
          <w:color w:val="FF0000"/>
          <w:lang w:eastAsia="zh-CN"/>
        </w:rPr>
        <w:t>，</w:t>
      </w:r>
      <w:r>
        <w:rPr>
          <w:rFonts w:hint="eastAsia" w:ascii="宋体" w:hAnsi="宋体"/>
          <w:color w:val="FF0000"/>
          <w:lang w:val="en-US" w:eastAsia="zh-CN"/>
        </w:rPr>
        <w:t>具体以采购文件</w:t>
      </w:r>
      <w:r>
        <w:rPr>
          <w:rFonts w:hint="eastAsia" w:ascii="宋体" w:hAnsi="宋体"/>
          <w:color w:val="FF0000"/>
        </w:rPr>
        <w:t>《符合性审查表》</w:t>
      </w:r>
      <w:r>
        <w:rPr>
          <w:rFonts w:hint="eastAsia" w:ascii="宋体" w:hAnsi="宋体"/>
          <w:color w:val="FF0000"/>
          <w:lang w:val="en-US" w:eastAsia="zh-CN"/>
        </w:rPr>
        <w:t>为准</w:t>
      </w:r>
      <w:r>
        <w:rPr>
          <w:rFonts w:hint="eastAsia" w:ascii="宋体" w:hAnsi="宋体"/>
          <w:color w:val="FF0000"/>
        </w:rPr>
        <w:t>。</w:t>
      </w:r>
    </w:p>
    <w:p w14:paraId="552F5603">
      <w:pPr>
        <w:ind w:firstLine="420" w:firstLineChars="200"/>
        <w:rPr>
          <w:rFonts w:hint="eastAsia" w:ascii="宋体" w:hAnsi="宋体"/>
          <w:color w:val="FF0000"/>
        </w:rPr>
      </w:pPr>
      <w:r>
        <w:rPr>
          <w:rFonts w:hint="eastAsia" w:ascii="宋体" w:hAnsi="宋体"/>
          <w:color w:val="FF0000"/>
        </w:rPr>
        <w:t>相关法律法规对供应商报价有规定的，从其规定。</w:t>
      </w:r>
    </w:p>
    <w:p w14:paraId="759047F8">
      <w:pPr>
        <w:ind w:firstLine="420" w:firstLineChars="200"/>
        <w:rPr>
          <w:rFonts w:hint="eastAsia" w:ascii="宋体" w:hAnsi="宋体"/>
          <w:color w:val="FF0000"/>
          <w:lang w:val="en-US" w:eastAsia="zh-CN"/>
        </w:rPr>
      </w:pPr>
      <w:r>
        <w:rPr>
          <w:rFonts w:hint="eastAsia" w:ascii="宋体" w:hAnsi="宋体"/>
          <w:color w:val="FF0000"/>
          <w:lang w:val="en-US" w:eastAsia="zh-CN"/>
        </w:rPr>
        <w:t>32.5.2评审委员会启动异常低价投标（响应）审查后，属于前述第</w:t>
      </w:r>
      <w:r>
        <w:rPr>
          <w:rFonts w:hint="eastAsia" w:ascii="宋体" w:hAnsi="宋体"/>
          <w:color w:val="FF0000"/>
          <w:lang w:eastAsia="zh-CN"/>
        </w:rPr>
        <w:t>（</w:t>
      </w:r>
      <w:r>
        <w:rPr>
          <w:rFonts w:hint="eastAsia" w:ascii="宋体" w:hAnsi="宋体"/>
          <w:color w:val="FF0000"/>
          <w:lang w:val="en-US" w:eastAsia="zh-CN"/>
        </w:rPr>
        <w:t>1</w:t>
      </w:r>
      <w:r>
        <w:rPr>
          <w:rFonts w:hint="eastAsia" w:ascii="宋体" w:hAnsi="宋体"/>
          <w:color w:val="FF0000"/>
          <w:lang w:eastAsia="zh-CN"/>
        </w:rPr>
        <w:t>）</w:t>
      </w:r>
      <w:r>
        <w:rPr>
          <w:rFonts w:hint="eastAsia" w:ascii="宋体" w:hAnsi="宋体"/>
          <w:color w:val="FF0000"/>
          <w:lang w:val="en-US" w:eastAsia="zh-CN"/>
        </w:rPr>
        <w:t>项至第</w:t>
      </w:r>
      <w:r>
        <w:rPr>
          <w:rFonts w:hint="eastAsia" w:ascii="宋体" w:hAnsi="宋体"/>
          <w:color w:val="FF0000"/>
          <w:lang w:eastAsia="zh-CN"/>
        </w:rPr>
        <w:t>（</w:t>
      </w:r>
      <w:r>
        <w:rPr>
          <w:rFonts w:hint="eastAsia" w:ascii="宋体" w:hAnsi="宋体"/>
          <w:color w:val="FF0000"/>
          <w:lang w:val="en-US" w:eastAsia="zh-CN"/>
        </w:rPr>
        <w:t>4</w:t>
      </w:r>
      <w:r>
        <w:rPr>
          <w:rFonts w:hint="eastAsia" w:ascii="宋体" w:hAnsi="宋体"/>
          <w:color w:val="FF0000"/>
          <w:lang w:eastAsia="zh-CN"/>
        </w:rPr>
        <w:t>）</w:t>
      </w:r>
      <w:r>
        <w:rPr>
          <w:rFonts w:hint="eastAsia" w:ascii="宋体" w:hAnsi="宋体"/>
          <w:color w:val="FF0000"/>
          <w:lang w:val="en-US" w:eastAsia="zh-CN"/>
        </w:rPr>
        <w:t>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w:t>
      </w:r>
      <w:r>
        <w:rPr>
          <w:rFonts w:hint="eastAsia" w:ascii="宋体" w:hAnsi="宋体"/>
          <w:color w:val="FF0000"/>
          <w:lang w:eastAsia="zh-CN"/>
        </w:rPr>
        <w:t>（</w:t>
      </w:r>
      <w:r>
        <w:rPr>
          <w:rFonts w:hint="eastAsia" w:ascii="宋体" w:hAnsi="宋体"/>
          <w:color w:val="FF0000"/>
          <w:lang w:val="en-US" w:eastAsia="zh-CN"/>
        </w:rPr>
        <w:t>3</w:t>
      </w:r>
      <w:r>
        <w:rPr>
          <w:rFonts w:hint="eastAsia" w:ascii="宋体" w:hAnsi="宋体"/>
          <w:color w:val="FF0000"/>
          <w:lang w:eastAsia="zh-CN"/>
        </w:rPr>
        <w:t>）</w:t>
      </w:r>
      <w:r>
        <w:rPr>
          <w:rFonts w:hint="eastAsia" w:ascii="宋体" w:hAnsi="宋体"/>
          <w:color w:val="FF0000"/>
          <w:lang w:val="en-US" w:eastAsia="zh-CN"/>
        </w:rPr>
        <w:t>项情形，供应商已随投标（响应）文件一并提交相关书面说明及必要的证明材料的，在评审现场可不再重复提交。</w:t>
      </w:r>
    </w:p>
    <w:p w14:paraId="119F8108">
      <w:pPr>
        <w:pStyle w:val="194"/>
        <w:ind w:firstLine="420" w:firstLineChars="200"/>
        <w:rPr>
          <w:rFonts w:hint="eastAsia" w:ascii="宋体" w:hAnsi="宋体"/>
          <w:color w:val="FF0000"/>
        </w:rPr>
      </w:pPr>
      <w:r>
        <w:rPr>
          <w:rFonts w:hint="eastAsia" w:ascii="宋体" w:hAnsi="宋体"/>
          <w:color w:val="FF0000"/>
          <w:lang w:val="en-US" w:eastAsia="zh-CN"/>
        </w:rPr>
        <w:t>32.5.3</w:t>
      </w:r>
      <w:r>
        <w:rPr>
          <w:rFonts w:hint="eastAsia" w:ascii="宋体" w:hAnsi="宋体"/>
          <w:color w:val="FF0000"/>
        </w:rPr>
        <w:t>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p w14:paraId="37B039FC">
      <w:pPr>
        <w:pStyle w:val="194"/>
        <w:ind w:firstLine="420" w:firstLineChars="200"/>
        <w:rPr>
          <w:rFonts w:hint="eastAsia" w:ascii="宋体" w:hAnsi="宋体"/>
          <w:color w:val="FF0000"/>
          <w:lang w:val="en-US" w:eastAsia="zh-CN"/>
        </w:rPr>
      </w:pPr>
      <w:r>
        <w:rPr>
          <w:rFonts w:hint="eastAsia" w:ascii="宋体" w:hAnsi="宋体"/>
          <w:color w:val="FF0000"/>
          <w:lang w:val="en-US" w:eastAsia="zh-CN"/>
        </w:rPr>
        <w:t>32.5.4采购人、采购代理机构应当为评审委员会在评审现场及时获取同类项目中标（成交）价格、类似产品市场价格水平、行业人工费用标准、国家有关部门指导行业协会发布的行业平均成本等相关信息资料提供便利。评审委员会借助互联网等渠道查询相关信息的，应当严格遵守评审工作纪律，不得实施影响评审公正的行为。</w:t>
      </w:r>
    </w:p>
    <w:p w14:paraId="4F99BA80">
      <w:pPr>
        <w:pStyle w:val="194"/>
        <w:ind w:firstLine="420" w:firstLineChars="200"/>
        <w:rPr>
          <w:rFonts w:hint="default" w:ascii="宋体" w:hAnsi="宋体"/>
          <w:lang w:val="en-US" w:eastAsia="zh-CN"/>
        </w:rPr>
      </w:pPr>
      <w:r>
        <w:rPr>
          <w:rFonts w:hint="eastAsia" w:ascii="宋体" w:hAnsi="宋体"/>
          <w:color w:val="FF0000"/>
          <w:lang w:val="en-US" w:eastAsia="zh-CN"/>
        </w:rPr>
        <w:t>32.5.5异常低价投标（响应）审查的启动原因、审查意见和审查结果应当在评审报告中记录，并随供应商提供的相关书面说明及证明材料，以及评审委员会有关互联网浏览、查询历史一并归档。</w:t>
      </w:r>
    </w:p>
    <w:p w14:paraId="713E2714">
      <w:pPr>
        <w:ind w:firstLine="411" w:firstLineChars="196"/>
        <w:rPr>
          <w:rFonts w:ascii="宋体" w:hAnsi="宋体"/>
        </w:rPr>
      </w:pPr>
      <w:r>
        <w:rPr>
          <w:rFonts w:hint="eastAsia" w:ascii="宋体" w:hAnsi="宋体"/>
        </w:rPr>
        <w:t>32.</w:t>
      </w:r>
      <w:del w:id="162" w:author="运营部" w:date="2026-01-23T10:05:03Z">
        <w:r>
          <w:rPr>
            <w:rFonts w:hint="default" w:ascii="宋体" w:hAnsi="宋体"/>
            <w:lang w:val="en-US"/>
          </w:rPr>
          <w:delText>5</w:delText>
        </w:r>
      </w:del>
      <w:ins w:id="163" w:author="运营部" w:date="2026-01-23T10:05:03Z">
        <w:r>
          <w:rPr>
            <w:rFonts w:hint="eastAsia" w:ascii="宋体" w:hAnsi="宋体"/>
            <w:lang w:val="en-US" w:eastAsia="zh-CN"/>
          </w:rPr>
          <w:t>6</w:t>
        </w:r>
      </w:ins>
      <w:r>
        <w:rPr>
          <w:rFonts w:hint="eastAsia" w:ascii="宋体" w:hAnsi="宋体"/>
        </w:rPr>
        <w:t>对不属于《资格性审查表》和《符合性审查表》所列的其他情形，除专用条款另有规定和32.4条款所列情形外，不得作为投标无效的理由。</w:t>
      </w:r>
    </w:p>
    <w:p w14:paraId="22B2C279">
      <w:pPr>
        <w:rPr>
          <w:rFonts w:ascii="黑体" w:hAnsi="宋体" w:eastAsia="黑体"/>
          <w:sz w:val="24"/>
        </w:rPr>
      </w:pPr>
      <w:r>
        <w:rPr>
          <w:rFonts w:hint="eastAsia" w:ascii="黑体" w:hAnsi="宋体" w:eastAsia="黑体"/>
          <w:sz w:val="24"/>
        </w:rPr>
        <w:t>33．澄清有关问题</w:t>
      </w:r>
    </w:p>
    <w:p w14:paraId="20EF0704">
      <w:pPr>
        <w:ind w:firstLine="411" w:firstLineChars="196"/>
        <w:rPr>
          <w:rFonts w:ascii="宋体" w:hAnsi="宋体"/>
        </w:rPr>
      </w:pPr>
      <w:bookmarkStart w:id="63"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63"/>
    </w:p>
    <w:p w14:paraId="2C07A0F9">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728816C1">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14:paraId="6EB6F34E">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400439B1">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14:paraId="31CCFE5A">
      <w:pPr>
        <w:rPr>
          <w:rFonts w:ascii="黑体" w:hAnsi="宋体" w:eastAsia="黑体"/>
          <w:sz w:val="24"/>
        </w:rPr>
      </w:pPr>
      <w:bookmarkStart w:id="64" w:name="_Toc100052400"/>
      <w:bookmarkStart w:id="65" w:name="_Toc73521581"/>
      <w:bookmarkStart w:id="66" w:name="_Toc73517673"/>
      <w:bookmarkStart w:id="67" w:name="_Toc73518151"/>
      <w:bookmarkStart w:id="68" w:name="_Toc73521669"/>
      <w:r>
        <w:rPr>
          <w:rFonts w:hint="eastAsia" w:ascii="黑体" w:hAnsi="宋体" w:eastAsia="黑体"/>
          <w:sz w:val="24"/>
        </w:rPr>
        <w:t>34．错误的修正</w:t>
      </w:r>
      <w:bookmarkEnd w:id="64"/>
      <w:bookmarkEnd w:id="65"/>
      <w:bookmarkEnd w:id="66"/>
      <w:bookmarkEnd w:id="67"/>
      <w:bookmarkEnd w:id="68"/>
    </w:p>
    <w:p w14:paraId="64934AE2">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14:paraId="523884FD">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14:paraId="6F6B9B38">
      <w:pPr>
        <w:ind w:firstLine="411" w:firstLineChars="196"/>
        <w:rPr>
          <w:rFonts w:ascii="宋体" w:hAnsi="宋体"/>
          <w:szCs w:val="21"/>
        </w:rPr>
      </w:pPr>
      <w:r>
        <w:rPr>
          <w:rFonts w:hint="eastAsia" w:ascii="宋体" w:hAnsi="宋体"/>
          <w:szCs w:val="21"/>
        </w:rPr>
        <w:t>34.2大写金额和小写金额不一致的，以大写金额为准；</w:t>
      </w:r>
    </w:p>
    <w:p w14:paraId="3325B917">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14:paraId="4600B289">
      <w:pPr>
        <w:ind w:firstLine="411" w:firstLineChars="196"/>
        <w:rPr>
          <w:rFonts w:ascii="宋体" w:hAnsi="宋体"/>
          <w:szCs w:val="21"/>
        </w:rPr>
      </w:pPr>
      <w:r>
        <w:rPr>
          <w:rFonts w:hint="eastAsia" w:ascii="宋体" w:hAnsi="宋体"/>
          <w:szCs w:val="21"/>
        </w:rPr>
        <w:t>34.4总价金额与按单价汇总金额不一致的，以单价金额计算结果为准。</w:t>
      </w:r>
    </w:p>
    <w:p w14:paraId="42173F72">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14:paraId="2269F6D2">
      <w:pPr>
        <w:rPr>
          <w:rFonts w:ascii="黑体" w:hAnsi="宋体" w:eastAsia="黑体"/>
          <w:sz w:val="24"/>
        </w:rPr>
      </w:pPr>
      <w:r>
        <w:rPr>
          <w:rFonts w:hint="eastAsia" w:ascii="黑体" w:hAnsi="宋体" w:eastAsia="黑体"/>
          <w:sz w:val="24"/>
        </w:rPr>
        <w:t>35．投标文件的比较与评价</w:t>
      </w:r>
    </w:p>
    <w:p w14:paraId="3BA01F8E">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2D8419C5">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14:paraId="3D8668C3">
      <w:pPr>
        <w:rPr>
          <w:rFonts w:ascii="黑体" w:hAnsi="宋体" w:eastAsia="黑体"/>
          <w:sz w:val="24"/>
        </w:rPr>
      </w:pPr>
      <w:r>
        <w:rPr>
          <w:rFonts w:hint="eastAsia" w:ascii="黑体" w:hAnsi="宋体" w:eastAsia="黑体"/>
          <w:sz w:val="24"/>
        </w:rPr>
        <w:t>36. 实地考察</w:t>
      </w:r>
    </w:p>
    <w:p w14:paraId="7702184A">
      <w:pPr>
        <w:ind w:firstLine="411" w:firstLineChars="196"/>
        <w:rPr>
          <w:rFonts w:ascii="宋体" w:hAnsi="宋体"/>
          <w:szCs w:val="21"/>
        </w:rPr>
      </w:pPr>
      <w:r>
        <w:rPr>
          <w:rFonts w:hint="eastAsia" w:ascii="宋体" w:hAnsi="宋体"/>
          <w:szCs w:val="21"/>
        </w:rPr>
        <w:t>36.1</w:t>
      </w:r>
      <w:r>
        <w:rPr>
          <w:rFonts w:hint="eastAsia" w:ascii="宋体" w:hAnsi="宋体"/>
          <w:szCs w:val="21"/>
          <w:lang w:val="en-US" w:eastAsia="zh-CN"/>
        </w:rPr>
        <w:t>在评审期间，评审委员会根据招标文件规定（详见“一、对通用条款的补充内容”），有权对本项目的投标人开展实地考察，投标人需时刻做好接收实地考察的准备。</w:t>
      </w:r>
    </w:p>
    <w:p w14:paraId="074763A7">
      <w:pPr>
        <w:rPr>
          <w:rFonts w:ascii="黑体" w:hAnsi="宋体" w:eastAsia="黑体"/>
          <w:sz w:val="24"/>
        </w:rPr>
      </w:pPr>
      <w:r>
        <w:rPr>
          <w:rFonts w:hint="eastAsia" w:ascii="黑体" w:hAnsi="宋体" w:eastAsia="黑体"/>
          <w:sz w:val="24"/>
        </w:rPr>
        <w:t>37．评审方法</w:t>
      </w:r>
    </w:p>
    <w:p w14:paraId="7368E9B7">
      <w:pPr>
        <w:ind w:firstLine="412" w:firstLineChars="196"/>
        <w:rPr>
          <w:rFonts w:ascii="宋体" w:hAnsi="宋体"/>
          <w:b/>
          <w:bCs/>
          <w:szCs w:val="21"/>
        </w:rPr>
      </w:pPr>
      <w:r>
        <w:rPr>
          <w:rFonts w:hint="eastAsia" w:ascii="宋体" w:hAnsi="宋体"/>
          <w:b/>
          <w:bCs/>
          <w:szCs w:val="21"/>
        </w:rPr>
        <w:t>37.1.1最低价法</w:t>
      </w:r>
    </w:p>
    <w:p w14:paraId="37A37B8C">
      <w:pPr>
        <w:ind w:firstLine="411" w:firstLineChars="196"/>
        <w:rPr>
          <w:rFonts w:ascii="ˎ̥" w:hAnsi="ˎ̥"/>
        </w:rPr>
      </w:pPr>
      <w:bookmarkStart w:id="69"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14:paraId="319886CE">
      <w:pPr>
        <w:ind w:firstLine="412" w:firstLineChars="196"/>
        <w:rPr>
          <w:rFonts w:ascii="宋体" w:hAnsi="宋体"/>
          <w:b/>
          <w:bCs/>
          <w:szCs w:val="21"/>
        </w:rPr>
      </w:pPr>
      <w:r>
        <w:rPr>
          <w:rFonts w:hint="eastAsia" w:ascii="宋体" w:hAnsi="宋体"/>
          <w:b/>
          <w:bCs/>
          <w:szCs w:val="21"/>
        </w:rPr>
        <w:t>37.1.2综合评分法</w:t>
      </w:r>
    </w:p>
    <w:p w14:paraId="77902BDD">
      <w:pPr>
        <w:ind w:firstLine="411" w:firstLineChars="196"/>
        <w:rPr>
          <w:rFonts w:hint="eastAsia"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69"/>
    </w:p>
    <w:p w14:paraId="3728CA1D">
      <w:pPr>
        <w:ind w:firstLine="411" w:firstLineChars="196"/>
        <w:rPr>
          <w:rFonts w:ascii="宋体" w:hAnsi="宋体"/>
          <w:b/>
          <w:bCs/>
          <w:szCs w:val="21"/>
        </w:rPr>
      </w:pPr>
      <w:r>
        <w:rPr>
          <w:rFonts w:hint="eastAsia" w:ascii="ˎ̥" w:hAnsi="ˎ̥"/>
          <w:lang w:val="en-US" w:eastAsia="zh-CN"/>
        </w:rPr>
        <w:t>3</w:t>
      </w:r>
      <w:r>
        <w:rPr>
          <w:rFonts w:hint="eastAsia" w:ascii="宋体" w:hAnsi="宋体"/>
          <w:b/>
          <w:bCs/>
          <w:szCs w:val="21"/>
        </w:rPr>
        <w:t>7.2 本项目采用的评审方法见本项目招标文件第一册“专用条款”的相关内容。</w:t>
      </w:r>
    </w:p>
    <w:p w14:paraId="1FCE41FE">
      <w:pPr>
        <w:ind w:firstLine="412" w:firstLineChars="196"/>
        <w:rPr>
          <w:rFonts w:ascii="宋体" w:hAnsi="宋体"/>
          <w:b/>
          <w:bCs/>
          <w:szCs w:val="21"/>
        </w:rPr>
      </w:pPr>
      <w:r>
        <w:rPr>
          <w:rFonts w:hint="eastAsia" w:ascii="宋体" w:hAnsi="宋体"/>
          <w:b/>
          <w:bCs/>
          <w:szCs w:val="21"/>
        </w:rPr>
        <w:t>37.3重新评审的情形</w:t>
      </w:r>
    </w:p>
    <w:p w14:paraId="4267D0CE">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14:paraId="5EB73E0B">
      <w:pPr>
        <w:ind w:firstLine="411" w:firstLineChars="196"/>
        <w:rPr>
          <w:rFonts w:ascii="宋体" w:hAnsi="宋体" w:cs="宋体"/>
          <w:kern w:val="0"/>
          <w:szCs w:val="21"/>
        </w:rPr>
      </w:pPr>
      <w:r>
        <w:rPr>
          <w:rFonts w:hint="eastAsia" w:ascii="宋体" w:hAnsi="宋体" w:cs="宋体"/>
          <w:kern w:val="0"/>
          <w:szCs w:val="21"/>
        </w:rPr>
        <w:t>37.3.1分值汇总计算错误的；</w:t>
      </w:r>
    </w:p>
    <w:p w14:paraId="5BB45A20">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14:paraId="641645E2">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14:paraId="6854D7AC">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14:paraId="6C369EFE">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3BD05DEC">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14:paraId="7E785A5D">
      <w:pPr>
        <w:ind w:firstLine="412" w:firstLineChars="196"/>
        <w:rPr>
          <w:rFonts w:ascii="宋体" w:hAnsi="宋体"/>
          <w:b/>
          <w:bCs/>
          <w:szCs w:val="21"/>
        </w:rPr>
      </w:pPr>
      <w:r>
        <w:rPr>
          <w:rFonts w:hint="eastAsia" w:ascii="宋体" w:hAnsi="宋体"/>
          <w:b/>
          <w:bCs/>
          <w:szCs w:val="21"/>
        </w:rPr>
        <w:t>37.4重新组建评审委员会的情形</w:t>
      </w:r>
    </w:p>
    <w:p w14:paraId="0BE9D644">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14:paraId="3485A7F6">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14:paraId="08CF2C61">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14:paraId="6E0DC7CD">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14:paraId="59EC0542">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14:paraId="0D2C81E7">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14:paraId="3BF70296">
      <w:pPr>
        <w:ind w:firstLine="411" w:firstLineChars="196"/>
        <w:rPr>
          <w:rFonts w:ascii="宋体" w:hAnsi="宋体"/>
          <w:szCs w:val="21"/>
        </w:rPr>
      </w:pPr>
    </w:p>
    <w:p w14:paraId="7E605AD5">
      <w:pPr>
        <w:pStyle w:val="5"/>
        <w:numPr>
          <w:ilvl w:val="0"/>
          <w:numId w:val="16"/>
        </w:numPr>
        <w:spacing w:before="120" w:beforeLines="50" w:after="120" w:afterLines="50"/>
        <w:ind w:left="562" w:hanging="562"/>
        <w:rPr>
          <w:sz w:val="28"/>
          <w:szCs w:val="28"/>
        </w:rPr>
      </w:pPr>
      <w:r>
        <w:rPr>
          <w:rFonts w:hint="eastAsia"/>
          <w:sz w:val="28"/>
          <w:szCs w:val="28"/>
        </w:rPr>
        <w:t>定标及公示</w:t>
      </w:r>
    </w:p>
    <w:p w14:paraId="070DDDBA">
      <w:pPr>
        <w:rPr>
          <w:rFonts w:ascii="黑体" w:hAnsi="宋体" w:eastAsia="黑体"/>
          <w:sz w:val="24"/>
        </w:rPr>
      </w:pPr>
      <w:r>
        <w:rPr>
          <w:rFonts w:hint="eastAsia" w:ascii="黑体" w:hAnsi="宋体" w:eastAsia="黑体"/>
          <w:sz w:val="24"/>
        </w:rPr>
        <w:t>38．定标方法</w:t>
      </w:r>
    </w:p>
    <w:p w14:paraId="469935A2">
      <w:pPr>
        <w:ind w:firstLine="411" w:firstLineChars="196"/>
        <w:rPr>
          <w:rFonts w:ascii="宋体" w:hAnsi="宋体"/>
          <w:szCs w:val="21"/>
        </w:rPr>
      </w:pPr>
      <w:r>
        <w:rPr>
          <w:rFonts w:hint="eastAsia" w:ascii="宋体" w:hAnsi="宋体"/>
          <w:szCs w:val="21"/>
        </w:rPr>
        <w:t>38.1非评定分离项目定标方法</w:t>
      </w:r>
    </w:p>
    <w:p w14:paraId="1FE105D6">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14:paraId="69C750A6">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ins w:id="164" w:author="Yo" w:date="2024-06-12T18:06:06Z">
        <w:r>
          <w:rPr>
            <w:rFonts w:hint="eastAsia" w:ascii="ˎ̥" w:hAnsi="ˎ̥"/>
          </w:rPr>
          <w:t>出现投标报价相同的并列情况时，采取随机抽取的方式确定。（抽签原则：在深圳公共资源交易中心（深圳交易集团有限公司</w:t>
        </w:r>
      </w:ins>
      <w:commentRangeStart w:id="28"/>
      <w:r>
        <w:rPr>
          <w:rFonts w:hint="eastAsia" w:ascii="宋体" w:hAnsi="宋体"/>
          <w:b/>
          <w:bCs/>
          <w:color w:val="FF0000"/>
          <w:szCs w:val="21"/>
        </w:rPr>
        <w:t>*</w:t>
      </w:r>
      <w:r>
        <w:rPr>
          <w:rFonts w:ascii="宋体" w:hAnsi="宋体"/>
          <w:b/>
          <w:bCs/>
          <w:color w:val="FF0000"/>
          <w:szCs w:val="21"/>
        </w:rPr>
        <w:t>*</w:t>
      </w:r>
      <w:commentRangeEnd w:id="28"/>
      <w:r>
        <w:commentReference w:id="28"/>
      </w:r>
      <w:ins w:id="165" w:author="Yo" w:date="2024-06-12T18:42:02Z">
        <w:r>
          <w:rPr>
            <w:rFonts w:hint="eastAsia" w:ascii="ˎ̥" w:hAnsi="ˎ̥"/>
          </w:rPr>
          <w:t>分公司</w:t>
        </w:r>
      </w:ins>
      <w:ins w:id="166" w:author="Yo" w:date="2024-06-12T18:06:06Z">
        <w:r>
          <w:rPr>
            <w:rFonts w:hint="eastAsia" w:ascii="ˎ̥" w:hAnsi="ˎ̥"/>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ins>
    </w:p>
    <w:p w14:paraId="4637D7ED">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ins w:id="167" w:author="Yo" w:date="2024-06-12T18:10:44Z">
        <w:r>
          <w:rPr>
            <w:rFonts w:hint="eastAsia" w:ascii="宋体" w:hAnsi="宋体" w:eastAsia="宋体" w:cs="宋体"/>
            <w:b w:val="0"/>
            <w:bCs w:val="0"/>
            <w:kern w:val="2"/>
            <w:sz w:val="21"/>
            <w:szCs w:val="21"/>
            <w:highlight w:val="none"/>
            <w:lang w:val="en-US" w:eastAsia="zh-CN" w:bidi="ar-SA"/>
          </w:rPr>
          <w:t>出现得分且投标报价相同的并列情况时，采取随机抽取的方式确定。（抽签原则：在深圳公共资源交易中心（深圳交易集团有限公司</w:t>
        </w:r>
      </w:ins>
      <w:commentRangeStart w:id="29"/>
      <w:r>
        <w:rPr>
          <w:rFonts w:hint="eastAsia" w:ascii="宋体" w:hAnsi="宋体"/>
          <w:b/>
          <w:bCs/>
          <w:color w:val="FF0000"/>
          <w:szCs w:val="21"/>
        </w:rPr>
        <w:t>*</w:t>
      </w:r>
      <w:r>
        <w:rPr>
          <w:rFonts w:ascii="宋体" w:hAnsi="宋体"/>
          <w:b/>
          <w:bCs/>
          <w:color w:val="FF0000"/>
          <w:szCs w:val="21"/>
        </w:rPr>
        <w:t>*</w:t>
      </w:r>
      <w:commentRangeEnd w:id="29"/>
      <w:r>
        <w:commentReference w:id="29"/>
      </w:r>
      <w:ins w:id="168" w:author="Yo" w:date="2024-06-12T18:42:02Z">
        <w:r>
          <w:rPr>
            <w:rFonts w:hint="eastAsia" w:ascii="ˎ̥" w:hAnsi="ˎ̥"/>
          </w:rPr>
          <w:t>分公司</w:t>
        </w:r>
      </w:ins>
      <w:ins w:id="169" w:author="Yo" w:date="2024-06-12T18:10:44Z">
        <w:r>
          <w:rPr>
            <w:rFonts w:hint="eastAsia" w:ascii="宋体" w:hAnsi="宋体" w:eastAsia="宋体" w:cs="宋体"/>
            <w:b w:val="0"/>
            <w:bCs w:val="0"/>
            <w:kern w:val="2"/>
            <w:sz w:val="21"/>
            <w:szCs w:val="21"/>
            <w:highlight w:val="none"/>
            <w:lang w:val="en-US" w:eastAsia="zh-CN" w:bidi="ar-SA"/>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ins>
    </w:p>
    <w:p w14:paraId="189C6C58">
      <w:pPr>
        <w:ind w:firstLine="411" w:firstLineChars="196"/>
        <w:rPr>
          <w:rFonts w:ascii="宋体" w:hAnsi="宋体"/>
          <w:szCs w:val="21"/>
        </w:rPr>
      </w:pPr>
      <w:r>
        <w:rPr>
          <w:rFonts w:hint="eastAsia" w:ascii="宋体" w:hAnsi="宋体"/>
          <w:szCs w:val="21"/>
        </w:rPr>
        <w:t>38.2评定分离项目定标方法</w:t>
      </w:r>
    </w:p>
    <w:p w14:paraId="5B680E55">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1086293E">
      <w:pPr>
        <w:ind w:firstLine="411" w:firstLineChars="196"/>
      </w:pPr>
      <w:r>
        <w:rPr>
          <w:rFonts w:ascii="宋体" w:hAnsi="宋体"/>
          <w:szCs w:val="21"/>
        </w:rPr>
        <w:t xml:space="preserve">38.2.2 </w:t>
      </w:r>
      <w:bookmarkStart w:id="70"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14:paraId="7B554F30">
      <w:pPr>
        <w:ind w:firstLine="411" w:firstLineChars="196"/>
        <w:rPr>
          <w:rFonts w:ascii="宋体" w:hAnsi="宋体"/>
          <w:szCs w:val="21"/>
        </w:rPr>
      </w:pPr>
      <w:r>
        <w:rPr>
          <w:rFonts w:hint="eastAsia" w:ascii="宋体" w:hAnsi="宋体"/>
          <w:szCs w:val="21"/>
        </w:rPr>
        <w:t>38.2.3</w:t>
      </w:r>
      <w:bookmarkStart w:id="71"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70"/>
      <w:bookmarkEnd w:id="71"/>
    </w:p>
    <w:p w14:paraId="300A5468">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ascii="Times New Roman" w:eastAsia="宋体"/>
          <w:lang w:val="en-US" w:eastAsia="zh-CN"/>
        </w:rPr>
        <w:t>&lt;</w:t>
      </w:r>
      <w:r>
        <w:rPr>
          <w:rFonts w:hint="eastAsia"/>
        </w:rPr>
        <w:t>深圳市政府采购评标定标分离管理办法</w:t>
      </w:r>
      <w:r>
        <w:rPr>
          <w:rFonts w:hint="eastAsia" w:ascii="Times New Roman" w:eastAsia="宋体"/>
          <w:lang w:val="en-US" w:eastAsia="zh-CN"/>
        </w:rPr>
        <w:t>&gt;</w:t>
      </w:r>
      <w:r>
        <w:rPr>
          <w:rFonts w:hint="eastAsia"/>
        </w:rPr>
        <w:t>续期的通知》（深财规〔2023〕1号）执行。</w:t>
      </w:r>
    </w:p>
    <w:p w14:paraId="02C6F0FA">
      <w:pPr>
        <w:ind w:firstLine="411" w:firstLineChars="196"/>
        <w:rPr>
          <w:rFonts w:ascii="宋体" w:hAnsi="宋体"/>
          <w:szCs w:val="21"/>
        </w:rPr>
      </w:pPr>
      <w:r>
        <w:rPr>
          <w:rFonts w:hint="eastAsia" w:ascii="宋体" w:hAnsi="宋体"/>
          <w:szCs w:val="21"/>
        </w:rPr>
        <w:t>说明：采购人及投标供应商应按照上述方法提前做好相关准备。</w:t>
      </w:r>
    </w:p>
    <w:p w14:paraId="4B273B4B">
      <w:pPr>
        <w:ind w:firstLine="411" w:firstLineChars="196"/>
        <w:rPr>
          <w:rFonts w:ascii="宋体" w:hAnsi="宋体"/>
          <w:szCs w:val="21"/>
        </w:rPr>
      </w:pPr>
      <w:r>
        <w:rPr>
          <w:rFonts w:hint="eastAsia" w:ascii="宋体" w:hAnsi="宋体"/>
          <w:szCs w:val="21"/>
        </w:rPr>
        <w:t>38.3专用条款另有规定的，按专用条款相关要求定标。</w:t>
      </w:r>
    </w:p>
    <w:p w14:paraId="4B87E1D0">
      <w:pPr>
        <w:rPr>
          <w:rFonts w:ascii="黑体" w:hAnsi="宋体" w:eastAsia="黑体"/>
          <w:sz w:val="24"/>
        </w:rPr>
      </w:pPr>
      <w:r>
        <w:rPr>
          <w:rFonts w:hint="eastAsia" w:ascii="黑体" w:hAnsi="宋体" w:eastAsia="黑体"/>
          <w:sz w:val="24"/>
        </w:rPr>
        <w:t>39．编写评审报告</w:t>
      </w:r>
    </w:p>
    <w:p w14:paraId="27B1A08C">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626BE907">
      <w:pPr>
        <w:rPr>
          <w:rFonts w:ascii="黑体" w:hAnsi="宋体" w:eastAsia="黑体"/>
          <w:sz w:val="24"/>
        </w:rPr>
      </w:pPr>
      <w:r>
        <w:rPr>
          <w:rFonts w:hint="eastAsia" w:ascii="黑体" w:hAnsi="宋体" w:eastAsia="黑体"/>
          <w:sz w:val="24"/>
        </w:rPr>
        <w:t>40．中标公告</w:t>
      </w:r>
    </w:p>
    <w:p w14:paraId="66F6D09E">
      <w:pPr>
        <w:ind w:firstLine="411" w:firstLineChars="196"/>
        <w:rPr>
          <w:rFonts w:ascii="宋体" w:hAnsi="宋体"/>
          <w:szCs w:val="21"/>
        </w:rPr>
      </w:pPr>
      <w:r>
        <w:rPr>
          <w:rFonts w:hint="eastAsia" w:ascii="宋体" w:hAnsi="宋体"/>
          <w:szCs w:val="21"/>
        </w:rPr>
        <w:t>40.1</w:t>
      </w:r>
      <w:bookmarkStart w:id="72" w:name="_Hlk72438709"/>
      <w:r>
        <w:rPr>
          <w:rFonts w:hint="eastAsia" w:ascii="宋体" w:hAnsi="宋体"/>
          <w:szCs w:val="21"/>
        </w:rPr>
        <w:t>为体现“公开、公平、公正”的原则，评审结束后经采购人确认（确定）评审结果，政府集中采购机构将在</w:t>
      </w:r>
      <w:r>
        <w:rPr>
          <w:rFonts w:hint="eastAsia" w:ascii="宋体" w:hAnsi="宋体"/>
          <w:b/>
          <w:bCs/>
          <w:szCs w:val="21"/>
        </w:rPr>
        <w:t>“深圳公共资源交易网（https://szggzy.com/）”</w:t>
      </w:r>
      <w:r>
        <w:rPr>
          <w:rFonts w:hint="eastAsia" w:ascii="宋体" w:hAnsi="宋体"/>
          <w:szCs w:val="21"/>
        </w:rPr>
        <w:t>上发布中标结果公告。</w:t>
      </w:r>
      <w:bookmarkEnd w:id="72"/>
      <w:bookmarkStart w:id="73"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w:t>
      </w:r>
      <w:r>
        <w:rPr>
          <w:rFonts w:hint="eastAsia" w:ascii="宋体" w:hAnsi="宋体"/>
          <w:szCs w:val="21"/>
        </w:rPr>
        <w:t>若在</w:t>
      </w:r>
      <w:r>
        <w:rPr>
          <w:rFonts w:hint="eastAsia" w:ascii="宋体" w:hAnsi="宋体"/>
          <w:szCs w:val="21"/>
          <w:lang w:val="en-US" w:eastAsia="zh-CN"/>
        </w:rPr>
        <w:t>法定质疑</w:t>
      </w:r>
      <w:r>
        <w:rPr>
          <w:rFonts w:hint="eastAsia" w:ascii="宋体" w:hAnsi="宋体"/>
          <w:szCs w:val="21"/>
        </w:rPr>
        <w:t>期内未提出质疑，则视为认同该评审结果。</w:t>
      </w:r>
    </w:p>
    <w:bookmarkEnd w:id="73"/>
    <w:p w14:paraId="382BAFAD">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14:paraId="61857894">
      <w:pPr>
        <w:rPr>
          <w:rFonts w:ascii="黑体" w:hAnsi="宋体" w:eastAsia="黑体"/>
          <w:sz w:val="24"/>
        </w:rPr>
      </w:pPr>
      <w:r>
        <w:rPr>
          <w:rFonts w:hint="eastAsia" w:ascii="黑体" w:hAnsi="宋体" w:eastAsia="黑体"/>
          <w:sz w:val="24"/>
        </w:rPr>
        <w:t>41．中标通知书</w:t>
      </w:r>
    </w:p>
    <w:p w14:paraId="7EE331F7">
      <w:pPr>
        <w:ind w:firstLine="411" w:firstLineChars="196"/>
        <w:rPr>
          <w:rFonts w:hint="eastAsia"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74" w:name="_Hlk72438863"/>
      <w:r>
        <w:rPr>
          <w:rFonts w:hint="eastAsia" w:ascii="宋体" w:hAnsi="宋体"/>
          <w:szCs w:val="21"/>
        </w:rPr>
        <w:t>中标公告公布以后无异常的情况下,中标供应商和采购人可自行在</w:t>
      </w:r>
      <w:r>
        <w:rPr>
          <w:rFonts w:hint="eastAsia" w:ascii="宋体" w:hAnsi="宋体"/>
          <w:b/>
          <w:bCs/>
          <w:szCs w:val="21"/>
        </w:rPr>
        <w:t>“深圳政府采购智慧平台</w:t>
      </w:r>
      <w:bookmarkEnd w:id="74"/>
      <w:r>
        <w:rPr>
          <w:rFonts w:hint="eastAsia" w:ascii="宋体" w:hAnsi="宋体"/>
          <w:b/>
          <w:bCs/>
          <w:szCs w:val="21"/>
        </w:rPr>
        <w:t>（</w:t>
      </w:r>
      <w:commentRangeStart w:id="30"/>
      <w:r>
        <w:rPr>
          <w:rFonts w:hint="eastAsia" w:ascii="宋体" w:hAnsi="宋体"/>
          <w:b/>
          <w:bCs/>
          <w:szCs w:val="21"/>
        </w:rPr>
        <w:t>http://zfcg.szggzy.com:8081/</w:t>
      </w:r>
      <w:commentRangeEnd w:id="30"/>
      <w:r>
        <w:commentReference w:id="30"/>
      </w:r>
      <w:r>
        <w:rPr>
          <w:rFonts w:hint="eastAsia" w:ascii="宋体" w:hAnsi="宋体"/>
          <w:b/>
          <w:bCs/>
          <w:szCs w:val="21"/>
        </w:rPr>
        <w:t>）”</w:t>
      </w:r>
      <w:r>
        <w:rPr>
          <w:rFonts w:hint="eastAsia" w:ascii="宋体" w:hAnsi="宋体"/>
          <w:szCs w:val="21"/>
        </w:rPr>
        <w:t>上打印</w:t>
      </w:r>
      <w:r>
        <w:rPr>
          <w:rFonts w:hint="eastAsia" w:ascii="宋体" w:hAnsi="宋体"/>
          <w:b/>
          <w:szCs w:val="21"/>
        </w:rPr>
        <w:t>《中标通知书》</w:t>
      </w:r>
      <w:r>
        <w:rPr>
          <w:rFonts w:hint="eastAsia" w:ascii="宋体" w:hAnsi="宋体"/>
          <w:szCs w:val="21"/>
        </w:rPr>
        <w:t>。</w:t>
      </w:r>
    </w:p>
    <w:p w14:paraId="699C010A">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14:paraId="443D6264">
      <w:pPr>
        <w:ind w:firstLine="411" w:firstLineChars="196"/>
        <w:rPr>
          <w:rFonts w:ascii="宋体" w:hAnsi="宋体"/>
          <w:szCs w:val="21"/>
        </w:rPr>
      </w:pPr>
      <w:bookmarkStart w:id="75" w:name="_Hlk71407340"/>
      <w:r>
        <w:rPr>
          <w:rFonts w:hint="eastAsia" w:ascii="宋体" w:hAnsi="宋体"/>
          <w:szCs w:val="21"/>
        </w:rPr>
        <w:t>41.3因质疑投诉或其它原因导致项目结果变更或采购终止的，政府集中采购机构有权吊销中标通知书。</w:t>
      </w:r>
    </w:p>
    <w:bookmarkEnd w:id="75"/>
    <w:p w14:paraId="4DE1ECDC">
      <w:pPr>
        <w:ind w:firstLine="411" w:firstLineChars="196"/>
        <w:rPr>
          <w:rFonts w:ascii="宋体" w:hAnsi="宋体"/>
          <w:szCs w:val="21"/>
        </w:rPr>
      </w:pPr>
    </w:p>
    <w:p w14:paraId="157B2CF8">
      <w:pPr>
        <w:pStyle w:val="5"/>
        <w:numPr>
          <w:ilvl w:val="0"/>
          <w:numId w:val="16"/>
        </w:numPr>
        <w:spacing w:before="120" w:beforeLines="50" w:after="120" w:afterLines="50"/>
        <w:ind w:left="562" w:hanging="562"/>
        <w:rPr>
          <w:sz w:val="28"/>
          <w:szCs w:val="28"/>
        </w:rPr>
      </w:pPr>
      <w:r>
        <w:rPr>
          <w:rFonts w:hint="eastAsia"/>
          <w:sz w:val="28"/>
          <w:szCs w:val="28"/>
        </w:rPr>
        <w:t>公开招标失败的后续处理</w:t>
      </w:r>
    </w:p>
    <w:p w14:paraId="667AA16F">
      <w:pPr>
        <w:rPr>
          <w:rFonts w:ascii="黑体" w:hAnsi="宋体" w:eastAsia="黑体"/>
          <w:sz w:val="24"/>
        </w:rPr>
      </w:pPr>
      <w:r>
        <w:rPr>
          <w:rFonts w:hint="eastAsia" w:ascii="黑体" w:hAnsi="宋体" w:eastAsia="黑体"/>
          <w:sz w:val="24"/>
        </w:rPr>
        <w:t>42．公开招标失败的处理</w:t>
      </w:r>
    </w:p>
    <w:p w14:paraId="0EC9D1CC">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14:paraId="4414EF85">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14:paraId="031900A1">
      <w:pPr>
        <w:ind w:firstLine="411" w:firstLineChars="196"/>
        <w:rPr>
          <w:rFonts w:ascii="宋体" w:hAnsi="宋体"/>
          <w:szCs w:val="21"/>
        </w:rPr>
      </w:pPr>
      <w:r>
        <w:rPr>
          <w:rFonts w:hint="eastAsia" w:ascii="宋体" w:hAnsi="宋体"/>
          <w:szCs w:val="21"/>
        </w:rPr>
        <w:t>42.3重新组织采购有以下两种组织形式：</w:t>
      </w:r>
    </w:p>
    <w:p w14:paraId="112A26ED">
      <w:pPr>
        <w:ind w:firstLine="411" w:firstLineChars="196"/>
        <w:rPr>
          <w:rFonts w:ascii="宋体" w:hAnsi="宋体"/>
        </w:rPr>
      </w:pPr>
      <w:r>
        <w:rPr>
          <w:rFonts w:hint="eastAsia" w:ascii="宋体" w:hAnsi="宋体"/>
        </w:rPr>
        <w:t>（1）由政府集中采购机构重新组织公开招标；</w:t>
      </w:r>
    </w:p>
    <w:p w14:paraId="6ED3DEDC">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14:paraId="684017F4">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14:paraId="6A6392C9">
      <w:pPr>
        <w:rPr>
          <w:rFonts w:ascii="宋体" w:hAnsi="宋体"/>
        </w:rPr>
      </w:pPr>
      <w:r>
        <w:rPr>
          <w:rFonts w:hint="eastAsia" w:ascii="黑体" w:hAnsi="宋体" w:eastAsia="黑体"/>
          <w:sz w:val="24"/>
        </w:rPr>
        <w:t xml:space="preserve">    </w:t>
      </w:r>
      <w:r>
        <w:rPr>
          <w:rFonts w:hint="eastAsia" w:ascii="宋体" w:hAnsi="宋体"/>
        </w:rPr>
        <w:t>42.5公开招标失败的采购项目经同级财政部门批准转为竞争性谈判或单一来源谈判方式采购的，按规定要求组织政府采购工作。</w:t>
      </w:r>
    </w:p>
    <w:p w14:paraId="0CB5C7DF">
      <w:pPr>
        <w:rPr>
          <w:rFonts w:ascii="黑体" w:hAnsi="宋体" w:eastAsia="黑体"/>
          <w:sz w:val="24"/>
        </w:rPr>
      </w:pPr>
    </w:p>
    <w:p w14:paraId="4E354270">
      <w:pPr>
        <w:pStyle w:val="5"/>
        <w:numPr>
          <w:ilvl w:val="0"/>
          <w:numId w:val="16"/>
        </w:numPr>
        <w:spacing w:before="120" w:beforeLines="50" w:after="120" w:afterLines="50"/>
        <w:ind w:left="562" w:hanging="562"/>
        <w:rPr>
          <w:sz w:val="28"/>
          <w:szCs w:val="28"/>
        </w:rPr>
      </w:pPr>
      <w:bookmarkStart w:id="76" w:name="_Hlk72439043"/>
      <w:r>
        <w:rPr>
          <w:rFonts w:hint="eastAsia"/>
          <w:sz w:val="28"/>
          <w:szCs w:val="28"/>
        </w:rPr>
        <w:t>合同的授予与备案</w:t>
      </w:r>
      <w:bookmarkEnd w:id="76"/>
    </w:p>
    <w:p w14:paraId="60E5C4E7">
      <w:pPr>
        <w:rPr>
          <w:rFonts w:ascii="黑体" w:hAnsi="宋体" w:eastAsia="黑体"/>
          <w:sz w:val="24"/>
        </w:rPr>
      </w:pPr>
      <w:bookmarkStart w:id="77" w:name="_Toc100052408"/>
      <w:bookmarkStart w:id="78" w:name="_Toc73521674"/>
      <w:bookmarkStart w:id="79" w:name="_Toc73517679"/>
      <w:bookmarkStart w:id="80" w:name="_Toc73521586"/>
      <w:bookmarkStart w:id="81" w:name="_Toc73518157"/>
      <w:bookmarkStart w:id="82" w:name="_Hlk72439088"/>
      <w:r>
        <w:rPr>
          <w:rFonts w:hint="eastAsia" w:ascii="黑体" w:hAnsi="宋体" w:eastAsia="黑体"/>
          <w:sz w:val="24"/>
        </w:rPr>
        <w:t>43．合同授予标准</w:t>
      </w:r>
      <w:bookmarkEnd w:id="77"/>
      <w:bookmarkEnd w:id="78"/>
      <w:bookmarkEnd w:id="79"/>
      <w:bookmarkEnd w:id="80"/>
      <w:bookmarkEnd w:id="81"/>
    </w:p>
    <w:p w14:paraId="065776AA">
      <w:pPr>
        <w:ind w:firstLine="411" w:firstLineChars="196"/>
        <w:rPr>
          <w:rFonts w:ascii="宋体" w:hAnsi="宋体"/>
          <w:szCs w:val="21"/>
        </w:rPr>
      </w:pPr>
      <w:r>
        <w:rPr>
          <w:rFonts w:hint="eastAsia" w:ascii="宋体" w:hAnsi="宋体"/>
          <w:szCs w:val="21"/>
        </w:rPr>
        <w:t>本项目的合同将授予经本招标文件规定评审确定的中标供应商。</w:t>
      </w:r>
    </w:p>
    <w:p w14:paraId="469FE892">
      <w:pPr>
        <w:rPr>
          <w:rFonts w:ascii="黑体" w:hAnsi="宋体" w:eastAsia="黑体"/>
          <w:sz w:val="24"/>
        </w:rPr>
      </w:pPr>
      <w:bookmarkStart w:id="83" w:name="_Toc73518158"/>
      <w:bookmarkStart w:id="84" w:name="_Toc73521587"/>
      <w:bookmarkStart w:id="85" w:name="_Toc100052409"/>
      <w:bookmarkStart w:id="86" w:name="_Toc73521675"/>
      <w:bookmarkStart w:id="87" w:name="_Toc73517680"/>
      <w:r>
        <w:rPr>
          <w:rFonts w:hint="eastAsia" w:ascii="黑体" w:hAnsi="宋体" w:eastAsia="黑体"/>
          <w:sz w:val="24"/>
        </w:rPr>
        <w:t>44．</w:t>
      </w:r>
      <w:bookmarkEnd w:id="83"/>
      <w:bookmarkEnd w:id="84"/>
      <w:bookmarkEnd w:id="85"/>
      <w:bookmarkEnd w:id="86"/>
      <w:bookmarkEnd w:id="87"/>
      <w:r>
        <w:rPr>
          <w:rFonts w:hint="eastAsia" w:ascii="黑体" w:hAnsi="宋体" w:eastAsia="黑体"/>
          <w:sz w:val="24"/>
        </w:rPr>
        <w:t>接受和拒绝任何或所有投标的权力</w:t>
      </w:r>
    </w:p>
    <w:p w14:paraId="708549F5">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528790B0">
      <w:pPr>
        <w:rPr>
          <w:rFonts w:ascii="黑体" w:hAnsi="宋体" w:eastAsia="黑体"/>
          <w:sz w:val="24"/>
        </w:rPr>
      </w:pPr>
      <w:bookmarkStart w:id="88" w:name="_Toc73518160"/>
      <w:bookmarkStart w:id="89" w:name="_Toc100052410"/>
      <w:bookmarkStart w:id="90" w:name="_Toc73521677"/>
      <w:bookmarkStart w:id="91" w:name="_Toc73521589"/>
      <w:bookmarkStart w:id="92" w:name="_Toc73517682"/>
      <w:r>
        <w:rPr>
          <w:rFonts w:hint="eastAsia" w:ascii="黑体" w:hAnsi="宋体" w:eastAsia="黑体"/>
          <w:sz w:val="24"/>
        </w:rPr>
        <w:t>45．合同的签订</w:t>
      </w:r>
      <w:bookmarkEnd w:id="88"/>
      <w:bookmarkEnd w:id="89"/>
      <w:bookmarkEnd w:id="90"/>
      <w:bookmarkEnd w:id="91"/>
      <w:bookmarkEnd w:id="92"/>
    </w:p>
    <w:p w14:paraId="1F552328">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14:paraId="4DA18F13">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14:paraId="62CED19C">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14:paraId="252DC387">
      <w:pPr>
        <w:rPr>
          <w:rFonts w:ascii="黑体" w:hAnsi="宋体" w:eastAsia="黑体"/>
          <w:sz w:val="24"/>
        </w:rPr>
      </w:pPr>
      <w:bookmarkStart w:id="93" w:name="_Toc100052411"/>
      <w:bookmarkStart w:id="94" w:name="_Toc73521678"/>
      <w:bookmarkStart w:id="95" w:name="_Toc73517683"/>
      <w:bookmarkStart w:id="96" w:name="_Toc73521590"/>
      <w:bookmarkStart w:id="97" w:name="_Toc73518161"/>
      <w:r>
        <w:rPr>
          <w:rFonts w:hint="eastAsia" w:ascii="黑体" w:hAnsi="宋体" w:eastAsia="黑体"/>
          <w:sz w:val="24"/>
        </w:rPr>
        <w:t>46．履约担保</w:t>
      </w:r>
      <w:bookmarkEnd w:id="93"/>
      <w:bookmarkEnd w:id="94"/>
      <w:bookmarkEnd w:id="95"/>
      <w:bookmarkEnd w:id="96"/>
      <w:bookmarkEnd w:id="97"/>
    </w:p>
    <w:p w14:paraId="7E2954B7">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14:paraId="51F24CF8">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15847EA2">
      <w:pPr>
        <w:rPr>
          <w:rFonts w:ascii="黑体" w:hAnsi="宋体" w:eastAsia="黑体"/>
          <w:sz w:val="24"/>
        </w:rPr>
      </w:pPr>
      <w:r>
        <w:rPr>
          <w:rFonts w:hint="eastAsia" w:ascii="黑体" w:hAnsi="宋体" w:eastAsia="黑体"/>
          <w:sz w:val="24"/>
        </w:rPr>
        <w:t>47. 合同备案</w:t>
      </w:r>
    </w:p>
    <w:p w14:paraId="4016831A">
      <w:pPr>
        <w:ind w:firstLine="411" w:firstLineChars="196"/>
        <w:rPr>
          <w:rFonts w:ascii="宋体" w:hAnsi="宋体"/>
          <w:szCs w:val="21"/>
        </w:rPr>
      </w:pPr>
      <w:r>
        <w:rPr>
          <w:rFonts w:hint="eastAsia" w:ascii="宋体" w:hAnsi="宋体" w:eastAsia="宋体" w:cs="Times New Roman"/>
          <w:kern w:val="2"/>
          <w:sz w:val="21"/>
          <w:szCs w:val="21"/>
          <w:lang w:eastAsia="zh-Hans"/>
        </w:rPr>
        <w:t>采购人与中标供应商自中标通知书发出之日起10个工作日内签订政府采购合同，</w:t>
      </w:r>
      <w:r>
        <w:rPr>
          <w:rFonts w:hint="eastAsia" w:ascii="宋体" w:hAnsi="宋体" w:eastAsia="宋体" w:cs="Times New Roman"/>
          <w:kern w:val="2"/>
          <w:sz w:val="21"/>
          <w:szCs w:val="21"/>
          <w:lang w:val="en-US" w:eastAsia="zh-CN"/>
        </w:rPr>
        <w:t>并按财政部门规定提交备案。</w:t>
      </w:r>
    </w:p>
    <w:p w14:paraId="223EE9CE">
      <w:pPr>
        <w:rPr>
          <w:rFonts w:ascii="黑体" w:hAnsi="宋体" w:eastAsia="黑体"/>
          <w:sz w:val="24"/>
        </w:rPr>
      </w:pPr>
      <w:r>
        <w:rPr>
          <w:rFonts w:hint="eastAsia" w:ascii="黑体" w:hAnsi="宋体" w:eastAsia="黑体"/>
          <w:sz w:val="24"/>
        </w:rPr>
        <w:t>48. 合同变更</w:t>
      </w:r>
    </w:p>
    <w:p w14:paraId="2ABCBF4C">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14:paraId="5B92536C">
      <w:pPr>
        <w:rPr>
          <w:rFonts w:ascii="黑体" w:hAnsi="宋体" w:eastAsia="黑体"/>
          <w:sz w:val="24"/>
        </w:rPr>
      </w:pPr>
      <w:r>
        <w:rPr>
          <w:rFonts w:hint="eastAsia" w:ascii="黑体" w:hAnsi="宋体" w:eastAsia="黑体"/>
          <w:sz w:val="24"/>
        </w:rPr>
        <w:t>49. 项目验收</w:t>
      </w:r>
    </w:p>
    <w:p w14:paraId="21F42EF3">
      <w:pPr>
        <w:widowControl/>
        <w:ind w:right="176" w:firstLine="420"/>
        <w:jc w:val="left"/>
        <w:rPr>
          <w:rFonts w:ascii="宋体" w:hAnsi="宋体"/>
        </w:rPr>
      </w:pPr>
      <w:r>
        <w:rPr>
          <w:rFonts w:hint="eastAsia" w:ascii="宋体" w:hAnsi="宋体"/>
        </w:rPr>
        <w:t>49.1采购人应当按照招标文件和合同规定的标准和方法，及时组织验收。</w:t>
      </w:r>
      <w:r>
        <w:rPr>
          <w:rFonts w:ascii="宋体" w:hAnsi="宋体"/>
        </w:rPr>
        <w:t xml:space="preserve"> </w:t>
      </w:r>
    </w:p>
    <w:p w14:paraId="5CA3A7AE">
      <w:pPr>
        <w:rPr>
          <w:rFonts w:ascii="黑体" w:hAnsi="宋体" w:eastAsia="黑体"/>
          <w:sz w:val="24"/>
        </w:rPr>
      </w:pPr>
      <w:r>
        <w:rPr>
          <w:rFonts w:hint="eastAsia" w:ascii="黑体" w:hAnsi="宋体" w:eastAsia="黑体"/>
          <w:sz w:val="24"/>
        </w:rPr>
        <w:t>50. 宣传</w:t>
      </w:r>
    </w:p>
    <w:p w14:paraId="78FA297B">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14:paraId="2F530A53">
      <w:pPr>
        <w:ind w:left="210" w:leftChars="100" w:firstLine="411" w:firstLineChars="196"/>
        <w:rPr>
          <w:rFonts w:ascii="宋体" w:hAnsi="宋体"/>
        </w:rPr>
      </w:pPr>
      <w:r>
        <w:rPr>
          <w:rFonts w:ascii="宋体" w:hAnsi="宋体"/>
        </w:rPr>
        <w:t>a.名片、宣传册、广告标语等；</w:t>
      </w:r>
    </w:p>
    <w:p w14:paraId="22A121EB">
      <w:pPr>
        <w:ind w:left="210" w:leftChars="100" w:firstLine="411" w:firstLineChars="196"/>
        <w:rPr>
          <w:rFonts w:ascii="宋体" w:hAnsi="宋体"/>
        </w:rPr>
      </w:pPr>
      <w:r>
        <w:rPr>
          <w:rFonts w:ascii="宋体" w:hAnsi="宋体"/>
        </w:rPr>
        <w:t>b.案例介绍、推广等；</w:t>
      </w:r>
    </w:p>
    <w:p w14:paraId="1510ACFB">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14:paraId="2B3C3269">
      <w:pPr>
        <w:rPr>
          <w:rFonts w:ascii="黑体" w:hAnsi="宋体" w:eastAsia="黑体"/>
          <w:sz w:val="24"/>
        </w:rPr>
      </w:pPr>
      <w:r>
        <w:rPr>
          <w:rFonts w:hint="eastAsia" w:ascii="黑体" w:hAnsi="宋体" w:eastAsia="黑体"/>
          <w:sz w:val="24"/>
        </w:rPr>
        <w:t>51. 供应商违法责任</w:t>
      </w:r>
    </w:p>
    <w:p w14:paraId="4E46D24D">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0605E717">
      <w:pPr>
        <w:ind w:firstLine="411" w:firstLineChars="196"/>
        <w:rPr>
          <w:rFonts w:ascii="宋体" w:hAnsi="宋体"/>
          <w:szCs w:val="21"/>
        </w:rPr>
      </w:pPr>
      <w:r>
        <w:rPr>
          <w:rFonts w:hint="eastAsia" w:ascii="宋体" w:hAnsi="宋体"/>
          <w:szCs w:val="21"/>
        </w:rPr>
        <w:t>（1）在采购活动中应当回避而未回避的；</w:t>
      </w:r>
    </w:p>
    <w:p w14:paraId="068C6AD6">
      <w:pPr>
        <w:ind w:firstLine="411" w:firstLineChars="196"/>
        <w:rPr>
          <w:rFonts w:ascii="宋体" w:hAnsi="宋体"/>
          <w:szCs w:val="21"/>
        </w:rPr>
      </w:pPr>
      <w:r>
        <w:rPr>
          <w:rFonts w:hint="eastAsia" w:ascii="宋体" w:hAnsi="宋体"/>
          <w:szCs w:val="21"/>
        </w:rPr>
        <w:t>（2）未按本条例规定签订、履行采购合同，造成严重后果的；</w:t>
      </w:r>
    </w:p>
    <w:p w14:paraId="5C440E90">
      <w:pPr>
        <w:ind w:firstLine="411" w:firstLineChars="196"/>
        <w:rPr>
          <w:rFonts w:ascii="宋体" w:hAnsi="宋体"/>
          <w:szCs w:val="21"/>
        </w:rPr>
      </w:pPr>
      <w:r>
        <w:rPr>
          <w:rFonts w:hint="eastAsia" w:ascii="宋体" w:hAnsi="宋体"/>
          <w:szCs w:val="21"/>
        </w:rPr>
        <w:t>（3）隐瞒真实情况，提供虚假资料的；</w:t>
      </w:r>
    </w:p>
    <w:p w14:paraId="3DD7FF1B">
      <w:pPr>
        <w:ind w:firstLine="411" w:firstLineChars="196"/>
        <w:rPr>
          <w:rFonts w:ascii="宋体" w:hAnsi="宋体"/>
          <w:szCs w:val="21"/>
        </w:rPr>
      </w:pPr>
      <w:r>
        <w:rPr>
          <w:rFonts w:hint="eastAsia" w:ascii="宋体" w:hAnsi="宋体"/>
          <w:szCs w:val="21"/>
        </w:rPr>
        <w:t>（4）以非法手段排斥其他供应商参与竞争的；</w:t>
      </w:r>
    </w:p>
    <w:p w14:paraId="7892C644">
      <w:pPr>
        <w:ind w:firstLine="411" w:firstLineChars="196"/>
        <w:rPr>
          <w:rFonts w:ascii="宋体" w:hAnsi="宋体"/>
          <w:szCs w:val="21"/>
        </w:rPr>
      </w:pPr>
      <w:r>
        <w:rPr>
          <w:rFonts w:hint="eastAsia" w:ascii="宋体" w:hAnsi="宋体"/>
          <w:szCs w:val="21"/>
        </w:rPr>
        <w:t>（5）与其他采购参加人串通投标的；</w:t>
      </w:r>
    </w:p>
    <w:p w14:paraId="4A64A343">
      <w:pPr>
        <w:ind w:firstLine="411" w:firstLineChars="196"/>
        <w:rPr>
          <w:rFonts w:ascii="宋体" w:hAnsi="宋体"/>
          <w:szCs w:val="21"/>
        </w:rPr>
      </w:pPr>
      <w:r>
        <w:rPr>
          <w:rFonts w:hint="eastAsia" w:ascii="宋体" w:hAnsi="宋体"/>
          <w:szCs w:val="21"/>
        </w:rPr>
        <w:t>（6）恶意投诉的；</w:t>
      </w:r>
    </w:p>
    <w:p w14:paraId="32702BE5">
      <w:pPr>
        <w:ind w:firstLine="411" w:firstLineChars="196"/>
        <w:rPr>
          <w:rFonts w:ascii="宋体" w:hAnsi="宋体"/>
          <w:szCs w:val="21"/>
        </w:rPr>
      </w:pPr>
      <w:r>
        <w:rPr>
          <w:rFonts w:hint="eastAsia" w:ascii="宋体" w:hAnsi="宋体"/>
          <w:szCs w:val="21"/>
        </w:rPr>
        <w:t>（7）向采购项目相关人行贿或者提供其他不当利益的；</w:t>
      </w:r>
    </w:p>
    <w:p w14:paraId="6481F3DD">
      <w:pPr>
        <w:ind w:firstLine="411" w:firstLineChars="196"/>
        <w:rPr>
          <w:rFonts w:ascii="宋体" w:hAnsi="宋体"/>
          <w:szCs w:val="21"/>
        </w:rPr>
      </w:pPr>
      <w:r>
        <w:rPr>
          <w:rFonts w:hint="eastAsia" w:ascii="宋体" w:hAnsi="宋体"/>
          <w:szCs w:val="21"/>
        </w:rPr>
        <w:t>（8）阻碍、抗拒主管部门监督检查的；</w:t>
      </w:r>
    </w:p>
    <w:p w14:paraId="3BE42521">
      <w:pPr>
        <w:ind w:firstLine="411" w:firstLineChars="196"/>
        <w:rPr>
          <w:rFonts w:ascii="宋体" w:hAnsi="宋体"/>
          <w:szCs w:val="21"/>
        </w:rPr>
      </w:pPr>
      <w:r>
        <w:rPr>
          <w:rFonts w:hint="eastAsia" w:ascii="宋体" w:hAnsi="宋体"/>
          <w:szCs w:val="21"/>
        </w:rPr>
        <w:t>（9）其他违反本条例规定的行为。</w:t>
      </w:r>
    </w:p>
    <w:p w14:paraId="662B688E">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根据《深圳市财政局关于调整政府采购投标（响应）保证金管理政策的通知 》（深财购〔2021〕51号）的要求，供应商在政府采购活动中出现《深圳经济特区政府采购条例实施细则》第八十条所列情形的，</w:t>
      </w:r>
      <w:bookmarkStart w:id="98" w:name="_Hlk72440769"/>
      <w:r>
        <w:rPr>
          <w:rFonts w:hint="eastAsia" w:ascii="宋体" w:hAnsi="宋体"/>
          <w:szCs w:val="21"/>
        </w:rPr>
        <w:t>政府集中采购机构或采购人不予退还其交纳的谈判保证金，情节严重的，并由主管部门</w:t>
      </w:r>
      <w:bookmarkEnd w:id="98"/>
      <w:r>
        <w:rPr>
          <w:rFonts w:hint="eastAsia" w:ascii="宋体" w:hAnsi="宋体"/>
          <w:szCs w:val="21"/>
        </w:rPr>
        <w:t>记入供应商诚信档案，予以通报：</w:t>
      </w:r>
    </w:p>
    <w:p w14:paraId="09CAB649">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14:paraId="56A15DAF">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14:paraId="4F3CEE03">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14:paraId="4D714ACA">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82"/>
    <w:p w14:paraId="46D5D774">
      <w:pPr>
        <w:pStyle w:val="5"/>
        <w:numPr>
          <w:ilvl w:val="0"/>
          <w:numId w:val="16"/>
        </w:numPr>
        <w:spacing w:before="120" w:beforeLines="50" w:after="120" w:afterLines="50"/>
        <w:ind w:left="562" w:hanging="562"/>
        <w:rPr>
          <w:sz w:val="28"/>
          <w:szCs w:val="28"/>
        </w:rPr>
      </w:pPr>
      <w:r>
        <w:rPr>
          <w:rFonts w:hint="eastAsia"/>
          <w:sz w:val="28"/>
          <w:szCs w:val="28"/>
        </w:rPr>
        <w:t>质疑处理</w:t>
      </w:r>
    </w:p>
    <w:p w14:paraId="6DD5D9AD">
      <w:pPr>
        <w:rPr>
          <w:rFonts w:ascii="黑体" w:hAnsi="宋体" w:eastAsia="黑体"/>
          <w:sz w:val="24"/>
        </w:rPr>
      </w:pPr>
      <w:bookmarkStart w:id="99" w:name="_Hlk72439706"/>
      <w:r>
        <w:rPr>
          <w:rFonts w:hint="eastAsia" w:ascii="黑体" w:hAnsi="宋体" w:eastAsia="黑体"/>
          <w:sz w:val="24"/>
        </w:rPr>
        <w:t>52.质疑提出与答复</w:t>
      </w:r>
    </w:p>
    <w:p w14:paraId="44BD391C">
      <w:pPr>
        <w:rPr>
          <w:rFonts w:ascii="宋体" w:hAnsi="宋体"/>
          <w:szCs w:val="21"/>
        </w:rPr>
      </w:pPr>
      <w:r>
        <w:rPr>
          <w:rFonts w:hint="eastAsia" w:ascii="宋体" w:hAnsi="宋体"/>
          <w:szCs w:val="21"/>
        </w:rPr>
        <w:t xml:space="preserve">    52.1提出质疑</w:t>
      </w:r>
    </w:p>
    <w:p w14:paraId="7D4AD711">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56B69CA6">
      <w:pPr>
        <w:rPr>
          <w:rFonts w:ascii="宋体" w:hAnsi="宋体"/>
          <w:szCs w:val="21"/>
        </w:rPr>
      </w:pPr>
      <w:r>
        <w:rPr>
          <w:rFonts w:hint="eastAsia" w:ascii="宋体" w:hAnsi="宋体"/>
          <w:szCs w:val="21"/>
        </w:rPr>
        <w:t xml:space="preserve">    52.2</w:t>
      </w:r>
      <w:r>
        <w:rPr>
          <w:rFonts w:ascii="宋体" w:hAnsi="宋体"/>
          <w:szCs w:val="21"/>
        </w:rPr>
        <w:t>法律依据</w:t>
      </w:r>
    </w:p>
    <w:p w14:paraId="69058C32">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14:paraId="2B7C0606">
      <w:pPr>
        <w:rPr>
          <w:rFonts w:ascii="宋体" w:hAnsi="宋体"/>
          <w:szCs w:val="21"/>
        </w:rPr>
      </w:pPr>
      <w:r>
        <w:rPr>
          <w:rFonts w:hint="eastAsia" w:ascii="宋体" w:hAnsi="宋体"/>
          <w:szCs w:val="21"/>
        </w:rPr>
        <w:t xml:space="preserve">  </w:t>
      </w:r>
      <w:r>
        <w:rPr>
          <w:rFonts w:hint="eastAsia" w:ascii="宋体" w:hAnsi="宋体"/>
          <w:color w:val="FF0000"/>
          <w:szCs w:val="21"/>
        </w:rPr>
        <w:t xml:space="preserve">  </w:t>
      </w:r>
      <w:r>
        <w:rPr>
          <w:rFonts w:hint="eastAsia" w:ascii="宋体" w:hAnsi="宋体"/>
          <w:szCs w:val="21"/>
        </w:rPr>
        <w:t>52.3质疑条件</w:t>
      </w:r>
    </w:p>
    <w:p w14:paraId="1E213939">
      <w:pPr>
        <w:rPr>
          <w:rFonts w:ascii="宋体" w:hAnsi="宋体"/>
          <w:szCs w:val="21"/>
        </w:rPr>
      </w:pPr>
      <w:r>
        <w:rPr>
          <w:rFonts w:hint="eastAsia" w:ascii="宋体" w:hAnsi="宋体"/>
          <w:szCs w:val="21"/>
        </w:rPr>
        <w:t xml:space="preserve">    52.3.1提出质疑的供应商应当是参与所质疑项目采购活动的供应商；以联合体形式参与的，质疑应当由组成联合体的所有成员共同提出；</w:t>
      </w:r>
    </w:p>
    <w:p w14:paraId="2EFB737B">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lang w:val="en-US" w:eastAsia="zh-CN"/>
        </w:rPr>
        <w:t>采购</w:t>
      </w:r>
      <w:r>
        <w:rPr>
          <w:rFonts w:hint="eastAsia" w:ascii="宋体" w:hAnsi="宋体"/>
          <w:szCs w:val="21"/>
        </w:rPr>
        <w:t>文件的质疑，为</w:t>
      </w:r>
      <w:r>
        <w:rPr>
          <w:rFonts w:hint="eastAsia" w:ascii="宋体" w:hAnsi="宋体"/>
          <w:szCs w:val="21"/>
          <w:lang w:val="en-US" w:eastAsia="zh-CN"/>
        </w:rPr>
        <w:t>采购</w:t>
      </w:r>
      <w:r>
        <w:rPr>
          <w:rFonts w:hint="eastAsia" w:ascii="宋体" w:hAnsi="宋体"/>
          <w:szCs w:val="21"/>
        </w:rPr>
        <w:t>文件公布之日；对采购过程的质疑，为各采购程序环节结束之日；对中标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结果以及评审委员会组成人员的质疑，为中标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结果公示之日；</w:t>
      </w:r>
    </w:p>
    <w:p w14:paraId="3AFB5CCA">
      <w:pPr>
        <w:ind w:firstLine="420"/>
        <w:rPr>
          <w:rFonts w:ascii="宋体" w:hAnsi="宋体"/>
          <w:szCs w:val="21"/>
        </w:rPr>
      </w:pPr>
      <w:r>
        <w:rPr>
          <w:rFonts w:hint="eastAsia" w:ascii="宋体" w:hAnsi="宋体"/>
          <w:szCs w:val="21"/>
        </w:rPr>
        <w:t>52.3.3应提交书面质疑函，质疑函应当包括以下内容：</w:t>
      </w:r>
      <w:r>
        <w:rPr>
          <w:rFonts w:ascii="宋体" w:hAnsi="宋体"/>
          <w:szCs w:val="21"/>
        </w:rPr>
        <w:t xml:space="preserve"> </w:t>
      </w:r>
    </w:p>
    <w:p w14:paraId="0E044E7E">
      <w:pPr>
        <w:ind w:firstLine="420"/>
        <w:rPr>
          <w:rFonts w:ascii="宋体" w:hAnsi="宋体"/>
          <w:szCs w:val="21"/>
        </w:rPr>
      </w:pPr>
      <w:r>
        <w:rPr>
          <w:rFonts w:hint="eastAsia" w:ascii="宋体" w:hAnsi="宋体"/>
          <w:szCs w:val="21"/>
        </w:rPr>
        <w:t>（1）供应商的名称（或者姓名）、地址、邮编、邮箱、联系人及联系电话；</w:t>
      </w:r>
    </w:p>
    <w:p w14:paraId="6C5F4702">
      <w:pPr>
        <w:ind w:firstLine="420" w:firstLineChars="200"/>
        <w:rPr>
          <w:rFonts w:ascii="宋体" w:hAnsi="宋体"/>
          <w:szCs w:val="21"/>
        </w:rPr>
      </w:pPr>
      <w:r>
        <w:rPr>
          <w:rFonts w:hint="eastAsia" w:ascii="宋体" w:hAnsi="宋体"/>
          <w:szCs w:val="21"/>
        </w:rPr>
        <w:t>（2）质疑项目的名称、编号；</w:t>
      </w:r>
    </w:p>
    <w:p w14:paraId="4E4781F4">
      <w:pPr>
        <w:ind w:firstLine="420" w:firstLineChars="200"/>
        <w:rPr>
          <w:rFonts w:ascii="宋体" w:hAnsi="宋体"/>
          <w:szCs w:val="21"/>
        </w:rPr>
      </w:pPr>
      <w:r>
        <w:rPr>
          <w:rFonts w:hint="eastAsia" w:ascii="宋体" w:hAnsi="宋体"/>
          <w:szCs w:val="21"/>
        </w:rPr>
        <w:t>（3）具体、明确的质疑对象、质疑事项和质疑请求；</w:t>
      </w:r>
    </w:p>
    <w:p w14:paraId="31D960CD">
      <w:pPr>
        <w:ind w:firstLine="420" w:firstLineChars="200"/>
        <w:rPr>
          <w:rFonts w:ascii="宋体" w:hAnsi="宋体"/>
          <w:szCs w:val="21"/>
        </w:rPr>
      </w:pPr>
      <w:r>
        <w:rPr>
          <w:rFonts w:hint="eastAsia" w:ascii="宋体" w:hAnsi="宋体"/>
          <w:szCs w:val="21"/>
        </w:rPr>
        <w:t>（4）因质疑事项而受损害的权益；</w:t>
      </w:r>
    </w:p>
    <w:p w14:paraId="6B35099F">
      <w:pPr>
        <w:ind w:firstLine="420" w:firstLineChars="200"/>
        <w:rPr>
          <w:rFonts w:ascii="宋体" w:hAnsi="宋体"/>
          <w:szCs w:val="21"/>
        </w:rPr>
      </w:pPr>
      <w:r>
        <w:rPr>
          <w:rFonts w:hint="eastAsia" w:ascii="宋体" w:hAnsi="宋体"/>
          <w:szCs w:val="21"/>
        </w:rPr>
        <w:t>（5）事实依据；</w:t>
      </w:r>
    </w:p>
    <w:p w14:paraId="3C67B5E8">
      <w:pPr>
        <w:ind w:firstLine="420" w:firstLineChars="200"/>
        <w:rPr>
          <w:rFonts w:ascii="宋体" w:hAnsi="宋体"/>
          <w:szCs w:val="21"/>
        </w:rPr>
      </w:pPr>
      <w:r>
        <w:rPr>
          <w:rFonts w:hint="eastAsia" w:ascii="宋体" w:hAnsi="宋体"/>
          <w:szCs w:val="21"/>
        </w:rPr>
        <w:t>（6）必要的法律依据；</w:t>
      </w:r>
    </w:p>
    <w:p w14:paraId="18D7545D">
      <w:pPr>
        <w:ind w:firstLine="420" w:firstLineChars="200"/>
        <w:rPr>
          <w:rFonts w:ascii="宋体" w:hAnsi="宋体"/>
          <w:szCs w:val="21"/>
        </w:rPr>
      </w:pPr>
      <w:r>
        <w:rPr>
          <w:rFonts w:hint="eastAsia" w:ascii="宋体" w:hAnsi="宋体"/>
          <w:szCs w:val="21"/>
        </w:rPr>
        <w:t>（7）提出质疑的日期。</w:t>
      </w:r>
    </w:p>
    <w:p w14:paraId="26A88A41">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14:paraId="64197328">
      <w:pPr>
        <w:ind w:firstLine="420" w:firstLineChars="200"/>
        <w:rPr>
          <w:rFonts w:ascii="宋体" w:hAnsi="宋体"/>
          <w:szCs w:val="21"/>
        </w:rPr>
      </w:pPr>
      <w:r>
        <w:rPr>
          <w:rFonts w:hint="eastAsia" w:ascii="宋体" w:hAnsi="宋体"/>
          <w:szCs w:val="21"/>
        </w:rPr>
        <w:t>52.4提交</w:t>
      </w:r>
      <w:r>
        <w:rPr>
          <w:rFonts w:ascii="宋体" w:hAnsi="宋体"/>
          <w:szCs w:val="21"/>
        </w:rPr>
        <w:t>材料</w:t>
      </w:r>
    </w:p>
    <w:p w14:paraId="3CDDD2E6">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6016B94A">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65259BC8">
      <w:pPr>
        <w:ind w:firstLine="420" w:firstLineChars="200"/>
        <w:rPr>
          <w:rFonts w:ascii="宋体" w:hAnsi="宋体"/>
          <w:szCs w:val="21"/>
        </w:rPr>
      </w:pPr>
      <w:r>
        <w:rPr>
          <w:rFonts w:hint="eastAsia" w:ascii="宋体" w:hAnsi="宋体"/>
          <w:szCs w:val="21"/>
        </w:rPr>
        <w:t>52.5收文地点</w:t>
      </w:r>
    </w:p>
    <w:p w14:paraId="75927D6A">
      <w:pPr>
        <w:ind w:firstLine="420" w:firstLineChars="200"/>
        <w:rPr>
          <w:rFonts w:ascii="宋体" w:hAnsi="宋体"/>
          <w:b/>
          <w:bCs/>
          <w:szCs w:val="21"/>
        </w:rPr>
      </w:pPr>
      <w:r>
        <w:rPr>
          <w:rFonts w:hint="eastAsia" w:ascii="宋体" w:hAnsi="宋体"/>
          <w:b/>
          <w:bCs/>
          <w:szCs w:val="21"/>
        </w:rPr>
        <w:t>地址：</w:t>
      </w:r>
      <w:r>
        <w:commentReference w:id="31"/>
      </w:r>
      <w:r>
        <w:rPr>
          <w:rFonts w:hint="eastAsia" w:ascii="宋体" w:hAnsi="宋体"/>
          <w:b/>
          <w:bCs/>
          <w:szCs w:val="21"/>
        </w:rPr>
        <w:t>。</w:t>
      </w:r>
    </w:p>
    <w:p w14:paraId="29C2AAD9">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14:paraId="7DAA6DC3">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639999C4">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14:paraId="2F73385E">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14:paraId="76C4A813">
      <w:pPr>
        <w:ind w:firstLine="420" w:firstLineChars="200"/>
        <w:rPr>
          <w:rFonts w:ascii="宋体" w:hAnsi="宋体"/>
          <w:szCs w:val="21"/>
        </w:rPr>
      </w:pPr>
      <w:r>
        <w:rPr>
          <w:rFonts w:hint="eastAsia" w:ascii="宋体" w:hAnsi="宋体"/>
          <w:szCs w:val="21"/>
        </w:rPr>
        <w:t>供应商提交的质疑存在下列情形之一的，不予受理：</w:t>
      </w:r>
    </w:p>
    <w:p w14:paraId="56FA1FB2">
      <w:pPr>
        <w:ind w:firstLine="420" w:firstLineChars="200"/>
        <w:rPr>
          <w:rFonts w:ascii="宋体" w:hAnsi="宋体"/>
          <w:szCs w:val="21"/>
        </w:rPr>
      </w:pPr>
      <w:r>
        <w:rPr>
          <w:rFonts w:hint="eastAsia" w:ascii="宋体" w:hAnsi="宋体"/>
          <w:szCs w:val="21"/>
        </w:rPr>
        <w:t>（1）质疑主体不满足要求的；</w:t>
      </w:r>
    </w:p>
    <w:p w14:paraId="34D14EB0">
      <w:pPr>
        <w:ind w:firstLine="420" w:firstLineChars="200"/>
        <w:rPr>
          <w:rFonts w:ascii="宋体" w:hAnsi="宋体"/>
          <w:szCs w:val="21"/>
        </w:rPr>
      </w:pPr>
      <w:r>
        <w:rPr>
          <w:rFonts w:hint="eastAsia" w:ascii="宋体" w:hAnsi="宋体"/>
          <w:szCs w:val="21"/>
        </w:rPr>
        <w:t>（2）供应商自身权益未受到损害的；</w:t>
      </w:r>
    </w:p>
    <w:p w14:paraId="23D59A7E">
      <w:pPr>
        <w:ind w:firstLine="420" w:firstLineChars="200"/>
        <w:rPr>
          <w:rFonts w:ascii="宋体" w:hAnsi="宋体"/>
          <w:szCs w:val="21"/>
        </w:rPr>
      </w:pPr>
      <w:r>
        <w:rPr>
          <w:rFonts w:hint="eastAsia" w:ascii="宋体" w:hAnsi="宋体"/>
          <w:szCs w:val="21"/>
        </w:rPr>
        <w:t>（3）供应商未在法定质疑期限内提出质疑的；</w:t>
      </w:r>
    </w:p>
    <w:p w14:paraId="0D402BFA">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14:paraId="732FC13A">
      <w:pPr>
        <w:ind w:firstLine="420" w:firstLineChars="200"/>
        <w:rPr>
          <w:rFonts w:ascii="宋体" w:hAnsi="宋体"/>
          <w:szCs w:val="21"/>
        </w:rPr>
      </w:pPr>
      <w:r>
        <w:rPr>
          <w:rFonts w:hint="eastAsia" w:ascii="宋体" w:hAnsi="宋体"/>
          <w:szCs w:val="21"/>
        </w:rPr>
        <w:t>（5）其他不符合受理条件情形的。</w:t>
      </w:r>
    </w:p>
    <w:p w14:paraId="2DC80453">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14:paraId="2857A0AF">
      <w:pPr>
        <w:rPr>
          <w:rFonts w:ascii="宋体" w:hAnsi="宋体"/>
          <w:szCs w:val="21"/>
        </w:rPr>
      </w:pPr>
      <w:r>
        <w:rPr>
          <w:rFonts w:hint="eastAsia" w:ascii="宋体" w:hAnsi="宋体"/>
          <w:color w:val="FF0000"/>
          <w:szCs w:val="21"/>
        </w:rPr>
        <w:t xml:space="preserve">  </w:t>
      </w:r>
      <w:r>
        <w:rPr>
          <w:rFonts w:hint="eastAsia" w:ascii="宋体" w:hAnsi="宋体"/>
          <w:szCs w:val="21"/>
        </w:rPr>
        <w:t xml:space="preserve">  52.7质疑答复时限</w:t>
      </w:r>
    </w:p>
    <w:p w14:paraId="6FE86859">
      <w:pPr>
        <w:rPr>
          <w:rFonts w:ascii="宋体" w:hAnsi="宋体"/>
          <w:szCs w:val="21"/>
        </w:rPr>
      </w:pPr>
      <w:r>
        <w:rPr>
          <w:rFonts w:hint="eastAsia" w:ascii="宋体" w:hAnsi="宋体"/>
          <w:szCs w:val="21"/>
        </w:rPr>
        <w:t xml:space="preserve">    自收文之日起七个工作日内。</w:t>
      </w:r>
    </w:p>
    <w:p w14:paraId="4A0D9575">
      <w:pPr>
        <w:rPr>
          <w:rFonts w:ascii="宋体" w:hAnsi="宋体"/>
          <w:szCs w:val="21"/>
        </w:rPr>
      </w:pPr>
      <w:r>
        <w:rPr>
          <w:rFonts w:hint="eastAsia" w:ascii="宋体" w:hAnsi="宋体"/>
          <w:szCs w:val="21"/>
        </w:rPr>
        <w:t xml:space="preserve">    52.8投诉</w:t>
      </w:r>
    </w:p>
    <w:p w14:paraId="16112FAD">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14:paraId="28918ED3">
      <w:pPr>
        <w:rPr>
          <w:rFonts w:ascii="黑体" w:hAnsi="宋体" w:eastAsia="黑体"/>
          <w:sz w:val="24"/>
        </w:rPr>
      </w:pPr>
      <w:r>
        <w:rPr>
          <w:rFonts w:hint="eastAsia" w:ascii="黑体" w:hAnsi="宋体" w:eastAsia="黑体"/>
          <w:sz w:val="24"/>
        </w:rPr>
        <w:t>53. 质疑后续处理</w:t>
      </w:r>
    </w:p>
    <w:p w14:paraId="6ACB7017">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14:paraId="14D9380E">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7A99EE8C">
      <w:pPr>
        <w:jc w:val="center"/>
      </w:pPr>
      <w:r>
        <w:t>---- END ----</w:t>
      </w:r>
    </w:p>
    <w:bookmarkEnd w:id="99"/>
    <w:p w14:paraId="2E106D72"/>
    <w:p w14:paraId="19D63CE6">
      <w:pPr>
        <w:ind w:firstLine="420" w:firstLineChars="200"/>
        <w:rPr>
          <w:rFonts w:ascii="宋体" w:hAnsi="宋体"/>
          <w:szCs w:val="21"/>
        </w:rPr>
      </w:pPr>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mmmm" w:date="2026-03-02T10:15:05Z" w:initials="">
    <w:p w14:paraId="41517ABD">
      <w:pPr>
        <w:pStyle w:val="17"/>
        <w:rPr>
          <w:rFonts w:hint="default"/>
        </w:rPr>
      </w:pPr>
      <w:bookmarkStart w:id="100" w:name="_T455703144_768647856"/>
      <w:r>
        <w:t>是否增加个内容类似即可 无需字眼完全一致。</w:t>
      </w:r>
    </w:p>
    <w:bookmarkEnd w:id="100"/>
  </w:comment>
  <w:comment w:id="1" w:author="mmmmm" w:date="2026-03-02T10:24:15Z" w:initials="">
    <w:p w14:paraId="43407368">
      <w:pPr>
        <w:pStyle w:val="17"/>
        <w:rPr>
          <w:rFonts w:hint="default"/>
        </w:rPr>
      </w:pPr>
      <w:bookmarkStart w:id="101" w:name="_T1589407057_768647856"/>
      <w:r>
        <w:t>建议明确需要累计满三年 不然证明材料重叠年份 专家会引起争议</w:t>
      </w:r>
    </w:p>
    <w:bookmarkEnd w:id="101"/>
  </w:comment>
  <w:comment w:id="2" w:author="mmmmm" w:date="2026-03-02T10:23:32Z" w:initials="">
    <w:p w14:paraId="158DC693">
      <w:pPr>
        <w:pStyle w:val="17"/>
        <w:rPr>
          <w:rFonts w:hint="default"/>
        </w:rPr>
      </w:pPr>
      <w:bookmarkStart w:id="102" w:name="_T1927262519_768647856"/>
      <w:r>
        <w:t>表彰可以证明经验吗 请核对。</w:t>
      </w:r>
    </w:p>
    <w:bookmarkEnd w:id="102"/>
  </w:comment>
  <w:comment w:id="3" w:author="陈聪" w:date="2026-01-27T17:09:51Z" w:initials="">
    <w:p w14:paraId="285125B6">
      <w:pPr>
        <w:pStyle w:val="17"/>
      </w:pPr>
      <w:r>
        <w:annotationRef/>
      </w:r>
    </w:p>
  </w:comment>
  <w:comment w:id="4" w:author="mmmmm" w:date="2026-03-02T10:28:03Z" w:initials="">
    <w:p w14:paraId="176AF815">
      <w:pPr>
        <w:pStyle w:val="17"/>
        <w:rPr>
          <w:rFonts w:hint="default"/>
        </w:rPr>
      </w:pPr>
      <w:bookmarkStart w:id="103" w:name="_T1707825839_768647856"/>
      <w:r>
        <w:t>应</w:t>
      </w:r>
    </w:p>
    <w:bookmarkEnd w:id="103"/>
  </w:comment>
  <w:comment w:id="5" w:author="mmmmm" w:date="2026-03-02T10:28:37Z" w:initials="">
    <w:p w14:paraId="5D45E9DD">
      <w:pPr>
        <w:pStyle w:val="17"/>
        <w:rPr>
          <w:rFonts w:hint="default"/>
        </w:rPr>
      </w:pPr>
      <w:bookmarkStart w:id="104" w:name="_T949233838_768647856"/>
      <w:r>
        <w:t>人民调解社工服务或人民调解法律服务或司法领域专职社工服务  是否也是这样列举几个较好？</w:t>
      </w:r>
    </w:p>
    <w:bookmarkEnd w:id="104"/>
  </w:comment>
  <w:comment w:id="6" w:author="陈聪" w:date="2026-02-28T11:11:16Z" w:initials="">
    <w:p w14:paraId="22336B32">
      <w:pPr>
        <w:pStyle w:val="17"/>
        <w:rPr>
          <w:rFonts w:hint="eastAsia"/>
          <w:lang w:val="en-US" w:eastAsia="zh-CN"/>
        </w:rPr>
      </w:pPr>
      <w:r>
        <w:rPr>
          <w:rFonts w:hint="eastAsia"/>
          <w:lang w:val="en-US" w:eastAsia="zh-CN"/>
        </w:rPr>
        <w:t>不能是“各类”，与项目无关了；</w:t>
      </w:r>
    </w:p>
    <w:p w14:paraId="05EB6EE7">
      <w:pPr>
        <w:pStyle w:val="17"/>
        <w:rPr>
          <w:rFonts w:hint="eastAsia"/>
          <w:lang w:val="en-US" w:eastAsia="zh-CN"/>
        </w:rPr>
      </w:pPr>
      <w:r>
        <w:rPr>
          <w:rFonts w:hint="eastAsia"/>
          <w:lang w:val="en-US" w:eastAsia="zh-CN"/>
        </w:rPr>
        <w:t>建议规定为与社会工作相关，或者有一定关联性的培训课程。</w:t>
      </w:r>
    </w:p>
    <w:p w14:paraId="2AF74558">
      <w:pPr>
        <w:pStyle w:val="17"/>
        <w:rPr>
          <w:rFonts w:hint="default"/>
          <w:lang w:val="en-US" w:eastAsia="zh-CN"/>
        </w:rPr>
      </w:pPr>
      <w:r>
        <w:rPr>
          <w:rFonts w:hint="eastAsia"/>
          <w:lang w:val="en-US" w:eastAsia="zh-CN"/>
        </w:rPr>
        <w:t>如：投标人主办或承办的与普法宣传、调解纠纷、法律咨询相关的培训课程......</w:t>
      </w:r>
    </w:p>
  </w:comment>
  <w:comment w:id="7" w:author="mmmmm" w:date="2026-03-02T10:30:03Z" w:initials="">
    <w:p w14:paraId="48FD0D4C">
      <w:pPr>
        <w:pStyle w:val="17"/>
        <w:rPr>
          <w:rFonts w:hint="default"/>
        </w:rPr>
      </w:pPr>
      <w:bookmarkStart w:id="105" w:name="_T1571851621_768647856"/>
      <w:r>
        <w:t>不建议指定特定行业协会 改为协会即可</w:t>
      </w:r>
    </w:p>
    <w:bookmarkEnd w:id="105"/>
  </w:comment>
  <w:comment w:id="8" w:author="mmmmm" w:date="2026-03-02T10:31:04Z" w:initials="">
    <w:p w14:paraId="2A37670A">
      <w:pPr>
        <w:pStyle w:val="17"/>
        <w:rPr>
          <w:rFonts w:hint="default"/>
        </w:rPr>
      </w:pPr>
      <w:bookmarkStart w:id="106" w:name="_T510033145_768647856"/>
      <w:r>
        <w:t>增加</w:t>
      </w:r>
    </w:p>
    <w:bookmarkEnd w:id="106"/>
  </w:comment>
  <w:comment w:id="9" w:author="陈聪" w:date="2026-02-28T19:07:32Z" w:initials="">
    <w:p w14:paraId="5A6B4B26">
      <w:pPr>
        <w:pStyle w:val="17"/>
        <w:rPr>
          <w:rFonts w:hint="eastAsia" w:eastAsia="宋体"/>
          <w:lang w:val="en-US" w:eastAsia="zh-CN"/>
        </w:rPr>
      </w:pPr>
      <w:r>
        <w:rPr>
          <w:rFonts w:hint="eastAsia"/>
          <w:lang w:val="en-US" w:eastAsia="zh-CN"/>
        </w:rPr>
        <w:t>新增</w:t>
      </w:r>
    </w:p>
  </w:comment>
  <w:comment w:id="10" w:author="mmmmm" w:date="2026-03-02T10:31:47Z" w:initials="">
    <w:p w14:paraId="1F8B7A61">
      <w:pPr>
        <w:pStyle w:val="17"/>
        <w:rPr>
          <w:rFonts w:hint="default"/>
        </w:rPr>
      </w:pPr>
      <w:bookmarkStart w:id="107" w:name="_T1564648819_768647856"/>
      <w:r>
        <w:t>确定要给27个？这样是否很容易废标</w:t>
      </w:r>
      <w:bookmarkStart w:id="108" w:name="_GoBack"/>
      <w:bookmarkEnd w:id="108"/>
    </w:p>
    <w:bookmarkEnd w:id="107"/>
  </w:comment>
  <w:comment w:id="11" w:author="陈聪" w:date="2026-02-28T12:03:08Z" w:initials="">
    <w:p w14:paraId="7613A24D">
      <w:pPr>
        <w:pStyle w:val="17"/>
        <w:rPr>
          <w:rFonts w:hint="eastAsia" w:asciiTheme="minorEastAsia" w:hAnsiTheme="minorEastAsia" w:eastAsiaTheme="minorEastAsia"/>
          <w:color w:val="FF0000"/>
          <w:lang w:val="en-US" w:eastAsia="zh-CN"/>
        </w:rPr>
      </w:pPr>
      <w:r>
        <w:rPr>
          <w:rFonts w:hint="eastAsia" w:asciiTheme="minorEastAsia" w:hAnsiTheme="minorEastAsia" w:eastAsiaTheme="minorEastAsia"/>
          <w:color w:val="FF0000"/>
          <w:lang w:val="en-US" w:eastAsia="zh-CN"/>
        </w:rPr>
        <w:t>★？</w:t>
      </w:r>
    </w:p>
    <w:p w14:paraId="78109B74">
      <w:pPr>
        <w:pStyle w:val="17"/>
        <w:rPr>
          <w:rFonts w:hint="default" w:asciiTheme="minorEastAsia" w:hAnsiTheme="minorEastAsia" w:eastAsiaTheme="minorEastAsia"/>
          <w:color w:val="FF0000"/>
          <w:lang w:val="en-US" w:eastAsia="zh-CN"/>
        </w:rPr>
      </w:pPr>
      <w:r>
        <w:rPr>
          <w:rFonts w:hint="eastAsia" w:asciiTheme="minorEastAsia" w:hAnsiTheme="minorEastAsia" w:eastAsiaTheme="minorEastAsia"/>
          <w:color w:val="FF0000"/>
          <w:lang w:val="en-US" w:eastAsia="zh-CN"/>
        </w:rPr>
        <w:t>两个项目保存统一</w:t>
      </w:r>
    </w:p>
  </w:comment>
  <w:comment w:id="12" w:author="Asu" w:date="2025-12-29T14:06:21Z" w:initials="">
    <w:p w14:paraId="2C537C7C">
      <w:pPr>
        <w:spacing w:line="579" w:lineRule="exact"/>
        <w:jc w:val="center"/>
      </w:pPr>
      <w:r>
        <w:rPr>
          <w:rFonts w:hint="eastAsia"/>
          <w:lang w:val="en-US" w:eastAsia="zh-CN"/>
        </w:rPr>
        <w:t>2025.12.1调整，根据《深圳市财政局关于规范调整政府采购项目中标（成交）结果公示（公开）等事宜的通知》（深财购〔2025〕60号）</w:t>
      </w:r>
    </w:p>
  </w:comment>
  <w:comment w:id="13" w:author="Asu" w:date="2025-12-29T14:06:40Z" w:initials="">
    <w:p w14:paraId="2F10017C">
      <w:pPr>
        <w:spacing w:line="579" w:lineRule="exact"/>
        <w:jc w:val="center"/>
      </w:pPr>
      <w:r>
        <w:rPr>
          <w:rFonts w:hint="eastAsia"/>
          <w:lang w:val="en-US" w:eastAsia="zh-CN"/>
        </w:rPr>
        <w:t>2025.12.1调整，根据《深圳市财政局关于规范调整政府采购项目中标（成交）结果公示（公开）等事宜的通知》（深财购〔2025〕60号）</w:t>
      </w:r>
    </w:p>
  </w:comment>
  <w:comment w:id="14" w:author="Asu" w:date="2025-12-29T14:07:07Z" w:initials="">
    <w:p w14:paraId="5CBF18D6">
      <w:pPr>
        <w:spacing w:line="579" w:lineRule="exact"/>
        <w:jc w:val="center"/>
      </w:pPr>
      <w:r>
        <w:rPr>
          <w:rFonts w:hint="eastAsia"/>
          <w:lang w:val="en-US" w:eastAsia="zh-CN"/>
        </w:rPr>
        <w:t>2025.12.1调整，根据《深圳市财政局关于规范调整政府采购项目中标（成交）结果公示（公开）等事宜的通知》（深财购〔2025〕60号）</w:t>
      </w:r>
    </w:p>
  </w:comment>
  <w:comment w:id="15" w:author="Asu" w:date="2025-12-31T10:09:39Z" w:initials="">
    <w:p w14:paraId="053507D6">
      <w:pPr>
        <w:ind w:firstLine="420" w:firstLineChars="200"/>
        <w:rPr>
          <w:rFonts w:hint="default" w:eastAsia="宋体"/>
          <w:lang w:val="en-US" w:eastAsia="zh-CN"/>
        </w:rPr>
      </w:pPr>
      <w:r>
        <w:rPr>
          <w:rFonts w:hint="eastAsia"/>
          <w:lang w:val="en-US" w:eastAsia="zh-CN"/>
        </w:rPr>
        <w:t>2025.12.1新增，部分专家反映资格条件第二项“</w:t>
      </w:r>
      <w:r>
        <w:rPr>
          <w:rFonts w:hint="eastAsia" w:ascii="宋体" w:hAnsi="宋体" w:cs="宋体"/>
          <w:color w:val="000000" w:themeColor="text1"/>
          <w:kern w:val="0"/>
          <w:szCs w:val="21"/>
          <w14:textFill>
            <w14:solidFill>
              <w14:schemeClr w14:val="tx1"/>
            </w14:solidFill>
          </w14:textFill>
        </w:rPr>
        <w:t>2.本项目</w:t>
      </w:r>
      <w:r>
        <w:rPr>
          <w:rFonts w:hint="eastAsia" w:ascii="宋体" w:hAnsi="宋体" w:cs="宋体"/>
          <w:color w:val="000000" w:themeColor="text1"/>
          <w:kern w:val="0"/>
          <w:szCs w:val="21"/>
          <w14:textFill>
            <w14:solidFill>
              <w14:schemeClr w14:val="tx1"/>
            </w14:solidFill>
          </w14:textFill>
        </w:rPr>
        <w:sym w:font="Wingdings" w:char="00A8"/>
      </w:r>
      <w:r>
        <w:rPr>
          <w:rFonts w:hint="eastAsia" w:ascii="宋体" w:hAnsi="宋体" w:cs="宋体"/>
          <w:color w:val="000000" w:themeColor="text1"/>
          <w:kern w:val="0"/>
          <w:szCs w:val="21"/>
          <w14:textFill>
            <w14:solidFill>
              <w14:schemeClr w14:val="tx1"/>
            </w14:solidFill>
          </w14:textFill>
        </w:rPr>
        <w:t>不接受/</w:t>
      </w:r>
      <w:r>
        <w:rPr>
          <w:rFonts w:hint="eastAsia" w:ascii="宋体" w:hAnsi="宋体" w:cs="宋体"/>
          <w:color w:val="000000" w:themeColor="text1"/>
          <w:kern w:val="0"/>
          <w:szCs w:val="21"/>
          <w14:textFill>
            <w14:solidFill>
              <w14:schemeClr w14:val="tx1"/>
            </w14:solidFill>
          </w14:textFill>
        </w:rPr>
        <w:sym w:font="Wingdings" w:char="00A8"/>
      </w:r>
      <w:r>
        <w:rPr>
          <w:rFonts w:hint="eastAsia" w:ascii="宋体" w:hAnsi="宋体" w:cs="宋体"/>
          <w:color w:val="000000" w:themeColor="text1"/>
          <w:kern w:val="0"/>
          <w:szCs w:val="21"/>
          <w14:textFill>
            <w14:solidFill>
              <w14:schemeClr w14:val="tx1"/>
            </w14:solidFill>
          </w14:textFill>
        </w:rPr>
        <w:t>接受联合体投标</w:t>
      </w:r>
      <w:r>
        <w:rPr>
          <w:rFonts w:hint="eastAsia" w:ascii="宋体" w:hAnsi="宋体" w:cs="宋体"/>
          <w:color w:val="000000" w:themeColor="text1"/>
          <w:kern w:val="0"/>
          <w:szCs w:val="21"/>
          <w:lang w:val="en-US" w:eastAsia="zh-CN"/>
          <w14:textFill>
            <w14:solidFill>
              <w14:schemeClr w14:val="tx1"/>
            </w14:solidFill>
          </w14:textFill>
        </w:rPr>
        <w:t>，</w:t>
      </w:r>
      <w:r>
        <w:rPr>
          <w:rFonts w:hint="eastAsia" w:ascii="宋体" w:hAnsi="宋体" w:cs="宋体"/>
          <w:color w:val="000000" w:themeColor="text1"/>
          <w:kern w:val="0"/>
          <w:szCs w:val="21"/>
          <w:lang w:val="en-US" w:eastAsia="zh-CN"/>
          <w14:textFill>
            <w14:solidFill>
              <w14:schemeClr w14:val="tx1"/>
            </w14:solidFill>
          </w14:textFill>
        </w:rPr>
        <w:sym w:font="Wingdings" w:char="00A8"/>
      </w:r>
      <w:r>
        <w:rPr>
          <w:rFonts w:hint="eastAsia" w:ascii="宋体" w:hAnsi="宋体" w:cs="宋体"/>
          <w:color w:val="000000" w:themeColor="text1"/>
          <w:kern w:val="0"/>
          <w:szCs w:val="21"/>
          <w14:textFill>
            <w14:solidFill>
              <w14:schemeClr w14:val="tx1"/>
            </w14:solidFill>
          </w14:textFill>
        </w:rPr>
        <w:t>不接受</w:t>
      </w:r>
      <w:r>
        <w:rPr>
          <w:rFonts w:hint="eastAsia" w:ascii="宋体" w:hAnsi="宋体" w:cs="宋体"/>
          <w:color w:val="000000" w:themeColor="text1"/>
          <w:kern w:val="0"/>
          <w:szCs w:val="21"/>
          <w:lang w:val="en-US" w:eastAsia="zh-CN"/>
          <w14:textFill>
            <w14:solidFill>
              <w14:schemeClr w14:val="tx1"/>
            </w14:solidFill>
          </w14:textFill>
        </w:rPr>
        <w:t>/</w:t>
      </w:r>
      <w:r>
        <w:rPr>
          <w:rFonts w:hint="eastAsia" w:ascii="宋体" w:hAnsi="宋体" w:cs="宋体"/>
          <w:color w:val="000000" w:themeColor="text1"/>
          <w:kern w:val="0"/>
          <w:szCs w:val="21"/>
          <w:lang w:val="en-US" w:eastAsia="zh-CN"/>
          <w14:textFill>
            <w14:solidFill>
              <w14:schemeClr w14:val="tx1"/>
            </w14:solidFill>
          </w14:textFill>
        </w:rPr>
        <w:sym w:font="Wingdings" w:char="00A8"/>
      </w:r>
      <w:r>
        <w:rPr>
          <w:rFonts w:hint="eastAsia" w:ascii="宋体" w:hAnsi="宋体" w:cs="宋体"/>
          <w:color w:val="000000" w:themeColor="text1"/>
          <w:kern w:val="0"/>
          <w:szCs w:val="21"/>
          <w:lang w:val="en-US" w:eastAsia="zh-CN"/>
          <w14:textFill>
            <w14:solidFill>
              <w14:schemeClr w14:val="tx1"/>
            </w14:solidFill>
          </w14:textFill>
        </w:rPr>
        <w:t>接受</w:t>
      </w:r>
      <w:r>
        <w:rPr>
          <w:rFonts w:hint="eastAsia" w:ascii="宋体" w:hAnsi="宋体" w:cs="宋体"/>
          <w:color w:val="000000" w:themeColor="text1"/>
          <w:kern w:val="0"/>
          <w:szCs w:val="21"/>
          <w14:textFill>
            <w14:solidFill>
              <w14:schemeClr w14:val="tx1"/>
            </w14:solidFill>
          </w14:textFill>
        </w:rPr>
        <w:t>投标人选用进口产品参与投标，详见招标文</w:t>
      </w:r>
      <w:r>
        <w:rPr>
          <w:rFonts w:hint="eastAsia" w:ascii="宋体" w:hAnsi="宋体" w:cs="宋体"/>
          <w:color w:val="000000" w:themeColor="text1"/>
          <w:kern w:val="0"/>
          <w:szCs w:val="21"/>
          <w:lang w:eastAsia="zh-CN"/>
          <w14:textFill>
            <w14:solidFill>
              <w14:schemeClr w14:val="tx1"/>
            </w14:solidFill>
          </w14:textFill>
        </w:rPr>
        <w:t>‘</w:t>
      </w:r>
      <w:r>
        <w:rPr>
          <w:rFonts w:hint="eastAsia" w:ascii="宋体" w:hAnsi="宋体" w:cs="宋体"/>
          <w:color w:val="000000" w:themeColor="text1"/>
          <w:kern w:val="0"/>
          <w:szCs w:val="21"/>
          <w:lang w:val="en-US" w:eastAsia="zh-CN"/>
          <w14:textFill>
            <w14:solidFill>
              <w14:schemeClr w14:val="tx1"/>
            </w14:solidFill>
          </w14:textFill>
        </w:rPr>
        <w:t>第三章 用户需求书</w:t>
      </w:r>
      <w:r>
        <w:rPr>
          <w:rFonts w:hint="eastAsia" w:ascii="宋体" w:hAnsi="宋体" w:cs="宋体"/>
          <w:color w:val="000000" w:themeColor="text1"/>
          <w:kern w:val="0"/>
          <w:szCs w:val="21"/>
          <w:lang w:eastAsia="zh-CN"/>
          <w14:textFill>
            <w14:solidFill>
              <w14:schemeClr w14:val="tx1"/>
            </w14:solidFill>
          </w14:textFill>
        </w:rPr>
        <w:t>’</w:t>
      </w:r>
      <w:r>
        <w:rPr>
          <w:rFonts w:hint="eastAsia" w:ascii="宋体" w:hAnsi="宋体" w:cs="宋体"/>
          <w:color w:val="000000" w:themeColor="text1"/>
          <w:kern w:val="0"/>
          <w:szCs w:val="21"/>
          <w14:textFill>
            <w14:solidFill>
              <w14:schemeClr w14:val="tx1"/>
            </w14:solidFill>
          </w14:textFill>
        </w:rPr>
        <w:t>；</w:t>
      </w:r>
      <w:r>
        <w:rPr>
          <w:rFonts w:hint="eastAsia"/>
          <w:lang w:val="en-US" w:eastAsia="zh-CN"/>
        </w:rPr>
        <w:t>”，无法判断是否满足，故新增承诺。</w:t>
      </w:r>
    </w:p>
  </w:comment>
  <w:comment w:id="16" w:author="运营管理部" w:date="2025-02-18T10:40:44Z" w:initials="1">
    <w:p w14:paraId="0913FDFD">
      <w:pPr>
        <w:pStyle w:val="17"/>
      </w:pPr>
      <w:r>
        <w:rPr>
          <w:rFonts w:hint="eastAsia"/>
          <w:lang w:val="en-US" w:eastAsia="zh-CN"/>
        </w:rPr>
        <w:t>2月13日补充</w:t>
      </w:r>
    </w:p>
  </w:comment>
  <w:comment w:id="17" w:author="王楚霞" w:date="2026-01-31T17:17:18Z" w:initials="王楚霞">
    <w:p w14:paraId="580F1EAB">
      <w:pPr>
        <w:pStyle w:val="17"/>
        <w:rPr>
          <w:rFonts w:hint="default"/>
          <w:lang w:val="en-US"/>
        </w:rPr>
      </w:pPr>
      <w:r>
        <w:rPr>
          <w:rFonts w:hint="eastAsia" w:ascii="黑体" w:hAnsi="宋体" w:eastAsia="黑体"/>
          <w:bCs/>
          <w:color w:val="FF0000"/>
          <w:kern w:val="0"/>
          <w:szCs w:val="21"/>
          <w:lang w:val="en-US" w:eastAsia="zh-CN"/>
        </w:rPr>
        <w:t>删除“</w:t>
      </w:r>
      <w:r>
        <w:rPr>
          <w:rFonts w:hint="eastAsia" w:ascii="黑体" w:hAnsi="宋体" w:eastAsia="黑体"/>
          <w:bCs/>
          <w:color w:val="FF0000"/>
          <w:kern w:val="0"/>
          <w:szCs w:val="21"/>
        </w:rPr>
        <w:t>，不符合要求的投标人可以不填写或直接删除相应的声明函</w:t>
      </w:r>
      <w:r>
        <w:rPr>
          <w:rFonts w:hint="eastAsia" w:ascii="黑体" w:hAnsi="宋体" w:eastAsia="黑体"/>
          <w:bCs/>
          <w:color w:val="FF0000"/>
          <w:kern w:val="0"/>
          <w:szCs w:val="21"/>
          <w:lang w:val="en-US" w:eastAsia="zh-CN"/>
        </w:rPr>
        <w:t>”，避免专门面向中小企业的项目出现争议</w:t>
      </w:r>
    </w:p>
  </w:comment>
  <w:comment w:id="18" w:author="运营部" w:date="2026-01-23T10:31:58Z" w:initials="1">
    <w:p w14:paraId="65309DB3">
      <w:pPr>
        <w:pStyle w:val="17"/>
      </w:pPr>
      <w:r>
        <w:rPr>
          <w:rFonts w:hint="eastAsia"/>
          <w:lang w:val="en-US" w:eastAsia="zh-CN"/>
        </w:rPr>
        <w:t>服务类项目涉及货物的适用</w:t>
      </w:r>
    </w:p>
  </w:comment>
  <w:comment w:id="19" w:author="Asu" w:date="2025-12-23T11:07:27Z" w:initials="">
    <w:p w14:paraId="44E67E6D">
      <w:pPr>
        <w:spacing w:line="579" w:lineRule="exact"/>
        <w:jc w:val="center"/>
      </w:pPr>
      <w:r>
        <w:rPr>
          <w:rFonts w:hint="eastAsia"/>
          <w:lang w:val="en-US" w:eastAsia="zh-CN"/>
        </w:rPr>
        <w:t>2025.12.1调整，根据《深圳市财政局关于规范调整政府采购项目中标（成交）结果公示（公开）等事宜的通知》（深财购〔2025〕60号）</w:t>
      </w:r>
    </w:p>
  </w:comment>
  <w:comment w:id="20" w:author="Yo" w:date="2024-09-08T15:53:35Z" w:initials="">
    <w:p w14:paraId="6422B814">
      <w:pPr>
        <w:pStyle w:val="17"/>
        <w:rPr>
          <w:rFonts w:hint="default" w:eastAsia="宋体"/>
          <w:lang w:val="en-US" w:eastAsia="zh-CN"/>
        </w:rPr>
      </w:pPr>
      <w:r>
        <w:rPr>
          <w:rFonts w:hint="eastAsia"/>
          <w:lang w:val="en-US" w:eastAsia="zh-CN"/>
        </w:rPr>
        <w:t>若有请经办人自行补充表格</w:t>
      </w:r>
    </w:p>
  </w:comment>
  <w:comment w:id="21" w:author="Yo" w:date="2024-06-12T19:02:39Z" w:initials="">
    <w:p w14:paraId="0FE0F41C">
      <w:pPr>
        <w:pStyle w:val="17"/>
      </w:pPr>
      <w:r>
        <w:rPr>
          <w:rFonts w:hint="eastAsia"/>
        </w:rPr>
        <w:t>采用折扣率方法报价的，增加“填写要求：如涉及折扣率，要求0&lt;折扣率≤1，未按此要求填写将视为投标无效；填写的“折扣率”应为小数，最多填报至小数点后两位，如：0.95、0.80；投标人参与投标只允许填报唯一一个折扣率，不允许填报两个及以上，如填报2个及以上折扣率的，其投标将直接视为投标无效。”</w:t>
      </w:r>
    </w:p>
    <w:p w14:paraId="1A919056">
      <w:pPr>
        <w:pStyle w:val="17"/>
      </w:pPr>
    </w:p>
  </w:comment>
  <w:comment w:id="22" w:author="Asu" w:date="2025-12-29T11:05:02Z" w:initials="">
    <w:p w14:paraId="4FDBAD00">
      <w:pPr>
        <w:pStyle w:val="17"/>
        <w:rPr>
          <w:rFonts w:hint="default" w:eastAsia="宋体"/>
          <w:lang w:val="en-US" w:eastAsia="zh-CN"/>
        </w:rPr>
      </w:pPr>
      <w:r>
        <w:rPr>
          <w:rFonts w:hint="eastAsia"/>
          <w:lang w:val="en-US" w:eastAsia="zh-CN"/>
        </w:rPr>
        <w:t>2025.12.1新增</w:t>
      </w:r>
    </w:p>
  </w:comment>
  <w:comment w:id="23" w:author="王楚霞" w:date="2026-01-31T15:38:17Z" w:initials="王楚霞">
    <w:p w14:paraId="0F6C70D7">
      <w:pPr>
        <w:pStyle w:val="17"/>
        <w:rPr>
          <w:rFonts w:hint="default" w:eastAsia="宋体"/>
          <w:lang w:val="en-US" w:eastAsia="zh-CN"/>
        </w:rPr>
      </w:pPr>
      <w:r>
        <w:rPr>
          <w:rFonts w:hint="eastAsia"/>
          <w:lang w:val="en-US" w:eastAsia="zh-CN"/>
        </w:rPr>
        <w:t>光明/龙华</w:t>
      </w:r>
    </w:p>
  </w:comment>
  <w:comment w:id="24" w:author="王楚霞" w:date="2026-01-31T15:38:17Z" w:initials="王楚霞">
    <w:p w14:paraId="71BE1DFF">
      <w:pPr>
        <w:pStyle w:val="17"/>
        <w:rPr>
          <w:rFonts w:hint="default" w:eastAsia="宋体"/>
          <w:lang w:val="en-US" w:eastAsia="zh-CN"/>
        </w:rPr>
      </w:pPr>
      <w:r>
        <w:rPr>
          <w:rFonts w:hint="eastAsia"/>
          <w:lang w:val="en-US" w:eastAsia="zh-CN"/>
        </w:rPr>
        <w:t>光明/龙华</w:t>
      </w:r>
    </w:p>
  </w:comment>
  <w:comment w:id="25" w:author="王楚霞" w:date="2026-01-31T15:52:03Z" w:initials="王楚霞">
    <w:p w14:paraId="5317C65B">
      <w:pPr>
        <w:pStyle w:val="17"/>
        <w:rPr>
          <w:rFonts w:hint="eastAsia" w:ascii="宋体" w:hAnsi="宋体"/>
          <w:b/>
          <w:bCs/>
          <w:szCs w:val="21"/>
        </w:rPr>
      </w:pPr>
      <w:r>
        <w:rPr>
          <w:rFonts w:hint="eastAsia" w:ascii="宋体" w:hAnsi="宋体"/>
          <w:b/>
          <w:bCs/>
          <w:szCs w:val="21"/>
        </w:rPr>
        <w:t>深圳公共资源交易中心（深圳交易集团有限公司</w:t>
      </w:r>
      <w:r>
        <w:rPr>
          <w:rFonts w:hint="eastAsia" w:ascii="宋体" w:hAnsi="宋体"/>
          <w:b/>
          <w:bCs/>
          <w:szCs w:val="21"/>
          <w:lang w:eastAsia="zh-CN"/>
        </w:rPr>
        <w:t>光明</w:t>
      </w:r>
      <w:r>
        <w:rPr>
          <w:rFonts w:hint="eastAsia" w:ascii="宋体" w:hAnsi="宋体"/>
          <w:b/>
          <w:bCs/>
          <w:szCs w:val="21"/>
        </w:rPr>
        <w:t>分公司）（地址：深圳市光明区光明招商局科技园A3栋B单元8楼）</w:t>
      </w:r>
    </w:p>
    <w:p w14:paraId="50795009">
      <w:pPr>
        <w:pStyle w:val="17"/>
        <w:rPr>
          <w:rFonts w:hint="eastAsia" w:ascii="宋体" w:hAnsi="宋体"/>
          <w:b/>
          <w:bCs/>
          <w:szCs w:val="21"/>
        </w:rPr>
      </w:pPr>
    </w:p>
    <w:p w14:paraId="58037759">
      <w:pPr>
        <w:pStyle w:val="17"/>
        <w:rPr>
          <w:rFonts w:hint="eastAsia" w:ascii="宋体" w:hAnsi="宋体"/>
          <w:b/>
          <w:bCs/>
          <w:szCs w:val="21"/>
        </w:rPr>
      </w:pPr>
      <w:r>
        <w:rPr>
          <w:rFonts w:hint="eastAsia" w:ascii="宋体" w:hAnsi="宋体"/>
          <w:b/>
          <w:bCs/>
          <w:szCs w:val="21"/>
        </w:rPr>
        <w:t>深圳公共资源交易中心（深圳交易集团有限公司龙华分公司）（地址：深圳市龙华区观湖街道大和社区大和路288号宝观城锦鲤大厦办公楼22楼）</w:t>
      </w:r>
    </w:p>
  </w:comment>
  <w:comment w:id="26" w:author="运营部" w:date="2026-01-23T09:51:15Z" w:initials="1">
    <w:p w14:paraId="58E99EE8">
      <w:pPr>
        <w:pStyle w:val="17"/>
        <w:rPr>
          <w:rFonts w:hint="eastAsia"/>
          <w:lang w:val="en-US" w:eastAsia="zh-CN"/>
        </w:rPr>
      </w:pPr>
      <w:r>
        <w:rPr>
          <w:rFonts w:hint="eastAsia"/>
          <w:lang w:val="en-US" w:eastAsia="zh-CN"/>
        </w:rPr>
        <w:t>不对外公开，请删除，且财政已调整为11类严管项目。删除了</w:t>
      </w:r>
    </w:p>
    <w:p w14:paraId="18C2BE57">
      <w:pPr>
        <w:pStyle w:val="17"/>
        <w:rPr>
          <w:rFonts w:hint="default"/>
          <w:lang w:val="en-US" w:eastAsia="zh-CN"/>
        </w:rPr>
      </w:pPr>
      <w:r>
        <w:rPr>
          <w:rFonts w:hint="eastAsia" w:ascii="宋体" w:hAnsi="宋体" w:eastAsia="宋体" w:cs="Times New Roman"/>
          <w:b/>
          <w:bCs/>
          <w:strike/>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comment>
  <w:comment w:id="27" w:author="运营部" w:date="2026-01-23T10:14:34Z" w:initials="1">
    <w:p w14:paraId="2A6BBDB6">
      <w:pPr>
        <w:pStyle w:val="17"/>
        <w:rPr>
          <w:rFonts w:hint="default" w:eastAsia="宋体"/>
          <w:lang w:val="en-US" w:eastAsia="zh-CN"/>
        </w:rPr>
      </w:pPr>
      <w:r>
        <w:rPr>
          <w:rFonts w:hint="eastAsia"/>
          <w:lang w:val="en-US" w:eastAsia="zh-CN"/>
        </w:rPr>
        <w:t>根据</w:t>
      </w:r>
      <w:r>
        <w:rPr>
          <w:rFonts w:hint="eastAsia" w:ascii="仿宋_GB2312" w:hAnsi="仿宋_GB2312" w:eastAsia="仿宋_GB2312" w:cs="仿宋_GB2312"/>
          <w:i w:val="0"/>
          <w:iCs w:val="0"/>
          <w:caps w:val="0"/>
          <w:color w:val="000000"/>
          <w:spacing w:val="0"/>
          <w:kern w:val="0"/>
          <w:sz w:val="32"/>
          <w:szCs w:val="32"/>
          <w:shd w:val="clear" w:fill="FFFFFF"/>
          <w:lang w:val="en-US" w:eastAsia="zh-CN" w:bidi="ar"/>
        </w:rPr>
        <w:t>《关于推动解决政府采购异常低价问题的通知》（财库〔2026〕2号）增加此部分要求</w:t>
      </w:r>
    </w:p>
  </w:comment>
  <w:comment w:id="28" w:author="王楚霞" w:date="2026-01-31T15:38:17Z" w:initials="王楚霞">
    <w:p w14:paraId="7C150E53">
      <w:pPr>
        <w:pStyle w:val="17"/>
        <w:rPr>
          <w:rFonts w:hint="default" w:eastAsia="宋体"/>
          <w:lang w:val="en-US" w:eastAsia="zh-CN"/>
        </w:rPr>
      </w:pPr>
      <w:r>
        <w:rPr>
          <w:rFonts w:hint="eastAsia"/>
          <w:lang w:val="en-US" w:eastAsia="zh-CN"/>
        </w:rPr>
        <w:t>光明/龙华</w:t>
      </w:r>
    </w:p>
  </w:comment>
  <w:comment w:id="29" w:author="王楚霞" w:date="2026-01-31T15:38:17Z" w:initials="王楚霞">
    <w:p w14:paraId="4D74A1FE">
      <w:pPr>
        <w:pStyle w:val="17"/>
        <w:rPr>
          <w:rFonts w:hint="default" w:eastAsia="宋体"/>
          <w:lang w:val="en-US" w:eastAsia="zh-CN"/>
        </w:rPr>
      </w:pPr>
      <w:r>
        <w:rPr>
          <w:rFonts w:hint="eastAsia"/>
          <w:lang w:val="en-US" w:eastAsia="zh-CN"/>
        </w:rPr>
        <w:t>光明/龙华</w:t>
      </w:r>
    </w:p>
  </w:comment>
  <w:comment w:id="30" w:author="Asu" w:date="2025-12-29T14:35:05Z" w:initials="">
    <w:p w14:paraId="357E886C">
      <w:pPr>
        <w:pStyle w:val="17"/>
        <w:rPr>
          <w:rFonts w:hint="default" w:eastAsia="宋体"/>
          <w:lang w:val="en-US" w:eastAsia="zh-CN"/>
        </w:rPr>
      </w:pPr>
      <w:r>
        <w:rPr>
          <w:rFonts w:hint="eastAsia"/>
          <w:lang w:val="en-US" w:eastAsia="zh-CN"/>
        </w:rPr>
        <w:t>2025.12.1更新</w:t>
      </w:r>
    </w:p>
  </w:comment>
  <w:comment w:id="31" w:author="王楚霞" w:date="2026-01-31T16:04:56Z" w:initials="王楚霞">
    <w:p w14:paraId="2D0E3035">
      <w:pPr>
        <w:pStyle w:val="17"/>
        <w:rPr>
          <w:rFonts w:hint="default" w:ascii="宋体" w:hAnsi="宋体" w:eastAsia="宋体"/>
          <w:b/>
          <w:bCs/>
          <w:szCs w:val="21"/>
          <w:lang w:val="en-US" w:eastAsia="zh-CN"/>
        </w:rPr>
      </w:pPr>
      <w:r>
        <w:rPr>
          <w:rFonts w:hint="eastAsia" w:ascii="宋体" w:hAnsi="宋体"/>
          <w:b/>
          <w:bCs/>
          <w:szCs w:val="21"/>
        </w:rPr>
        <w:t>深圳公共资源交易中心（深圳交易集团有限公司光明分公司）（地址：深圳市光明区光明招商局科技园A3栋B单元</w:t>
      </w:r>
      <w:r>
        <w:rPr>
          <w:rFonts w:hint="eastAsia" w:hAnsi="宋体"/>
          <w:b/>
          <w:bCs/>
          <w:szCs w:val="21"/>
          <w:lang w:val="en-US" w:eastAsia="zh-CN"/>
        </w:rPr>
        <w:t>9</w:t>
      </w:r>
      <w:r>
        <w:rPr>
          <w:rFonts w:hint="eastAsia" w:ascii="宋体" w:hAnsi="宋体"/>
          <w:b/>
          <w:bCs/>
          <w:szCs w:val="21"/>
        </w:rPr>
        <w:t>楼）</w:t>
      </w:r>
      <w:r>
        <w:rPr>
          <w:rFonts w:hint="eastAsia" w:hAnsi="宋体"/>
          <w:b/>
          <w:bCs/>
          <w:szCs w:val="21"/>
          <w:lang w:eastAsia="zh-CN"/>
        </w:rPr>
        <w:t>，</w:t>
      </w:r>
      <w:r>
        <w:rPr>
          <w:rFonts w:hint="eastAsia" w:ascii="宋体" w:hAnsi="宋体"/>
          <w:b/>
          <w:bCs/>
          <w:szCs w:val="21"/>
        </w:rPr>
        <w:t>质疑咨询电话：0755-</w:t>
      </w:r>
      <w:r>
        <w:rPr>
          <w:rFonts w:hint="eastAsia" w:hAnsi="宋体"/>
          <w:b/>
          <w:bCs/>
          <w:szCs w:val="21"/>
          <w:lang w:val="en-US" w:eastAsia="zh-CN"/>
        </w:rPr>
        <w:t>88211614</w:t>
      </w:r>
    </w:p>
    <w:p w14:paraId="7D87598A">
      <w:pPr>
        <w:pStyle w:val="17"/>
        <w:rPr>
          <w:rFonts w:hint="eastAsia" w:ascii="宋体" w:hAnsi="宋体"/>
          <w:b/>
          <w:bCs/>
          <w:szCs w:val="21"/>
        </w:rPr>
      </w:pPr>
    </w:p>
    <w:p w14:paraId="6B8B9418">
      <w:pPr>
        <w:pStyle w:val="17"/>
        <w:rPr>
          <w:rFonts w:hint="eastAsia" w:ascii="宋体" w:hAnsi="宋体"/>
          <w:b/>
          <w:bCs/>
          <w:szCs w:val="21"/>
        </w:rPr>
      </w:pPr>
      <w:r>
        <w:rPr>
          <w:rFonts w:hint="eastAsia" w:ascii="宋体" w:hAnsi="宋体"/>
          <w:b/>
          <w:bCs/>
          <w:szCs w:val="21"/>
        </w:rPr>
        <w:t>深圳公共资源交易中心（深圳交易集团有限公司龙华分公司）（地址：深圳市龙华区观湖街道大和社区大和路288号宝观城锦鲤大厦办公楼22楼）</w:t>
      </w:r>
      <w:r>
        <w:rPr>
          <w:rFonts w:hint="eastAsia" w:hAnsi="宋体"/>
          <w:b/>
          <w:bCs/>
          <w:szCs w:val="21"/>
          <w:lang w:eastAsia="zh-CN"/>
        </w:rPr>
        <w:t>，</w:t>
      </w:r>
      <w:r>
        <w:rPr>
          <w:rFonts w:hint="eastAsia" w:ascii="宋体" w:hAnsi="宋体"/>
          <w:b/>
          <w:bCs/>
          <w:szCs w:val="21"/>
        </w:rPr>
        <w:t>质疑咨询电话：0755-23338582</w:t>
      </w:r>
      <w:r>
        <w:rPr>
          <w:rFonts w:hint="eastAsia" w:ascii="宋体" w:hAnsi="宋体"/>
          <w:b/>
          <w:bCs/>
          <w:szCs w:val="21"/>
          <w:lang w:val="en-US" w:eastAsia="zh-CN"/>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1517ABD" w15:done="0"/>
  <w15:commentEx w15:paraId="43407368" w15:done="0"/>
  <w15:commentEx w15:paraId="158DC693" w15:done="0"/>
  <w15:commentEx w15:paraId="285125B6" w15:done="0"/>
  <w15:commentEx w15:paraId="176AF815" w15:done="0"/>
  <w15:commentEx w15:paraId="5D45E9DD" w15:done="0"/>
  <w15:commentEx w15:paraId="2AF74558" w15:done="0"/>
  <w15:commentEx w15:paraId="48FD0D4C" w15:done="0"/>
  <w15:commentEx w15:paraId="2A37670A" w15:done="0"/>
  <w15:commentEx w15:paraId="5A6B4B26" w15:done="0"/>
  <w15:commentEx w15:paraId="1F8B7A61" w15:done="0"/>
  <w15:commentEx w15:paraId="78109B74" w15:done="0"/>
  <w15:commentEx w15:paraId="2C537C7C" w15:done="0"/>
  <w15:commentEx w15:paraId="2F10017C" w15:done="0"/>
  <w15:commentEx w15:paraId="5CBF18D6" w15:done="0"/>
  <w15:commentEx w15:paraId="053507D6" w15:done="0"/>
  <w15:commentEx w15:paraId="0913FDFD" w15:done="0"/>
  <w15:commentEx w15:paraId="580F1EAB" w15:done="0"/>
  <w15:commentEx w15:paraId="65309DB3" w15:done="0"/>
  <w15:commentEx w15:paraId="44E67E6D" w15:done="0"/>
  <w15:commentEx w15:paraId="6422B814" w15:done="0"/>
  <w15:commentEx w15:paraId="1A919056" w15:done="0"/>
  <w15:commentEx w15:paraId="4FDBAD00" w15:done="0"/>
  <w15:commentEx w15:paraId="0F6C70D7" w15:done="0"/>
  <w15:commentEx w15:paraId="71BE1DFF" w15:done="0"/>
  <w15:commentEx w15:paraId="58037759" w15:done="0"/>
  <w15:commentEx w15:paraId="18C2BE57" w15:done="0"/>
  <w15:commentEx w15:paraId="2A6BBDB6" w15:done="0"/>
  <w15:commentEx w15:paraId="7C150E53" w15:done="0"/>
  <w15:commentEx w15:paraId="4D74A1FE" w15:done="0"/>
  <w15:commentEx w15:paraId="357E886C" w15:done="0"/>
  <w15:commentEx w15:paraId="6B8B941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Arial Unicode MS">
    <w:altName w:val="Arial"/>
    <w:panose1 w:val="020B0604020202020204"/>
    <w:charset w:val="86"/>
    <w:family w:val="swiss"/>
    <w:pitch w:val="default"/>
    <w:sig w:usb0="00000000" w:usb1="00000000" w:usb2="0000003F" w:usb3="00000000" w:csb0="603F01FF" w:csb1="FFFF0000"/>
  </w:font>
  <w:font w:name="隶书">
    <w:altName w:val="Times New Roman"/>
    <w:panose1 w:val="02010509060101010101"/>
    <w:charset w:val="86"/>
    <w:family w:val="modern"/>
    <w:pitch w:val="default"/>
    <w:sig w:usb0="00000000" w:usb1="00000000" w:usb2="00000000" w:usb3="00000000" w:csb0="00040000" w:csb1="00000000"/>
  </w:font>
  <w:font w:name="方正隶书_GBK">
    <w:altName w:val="Times New Roman"/>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10006FF" w:usb1="4000205B" w:usb2="00000010" w:usb3="00000000" w:csb0="2000019F" w:csb1="00000000"/>
  </w:font>
  <w:font w:name="仿宋_GB2312">
    <w:altName w:val="Times New Roman"/>
    <w:panose1 w:val="02010609030101010101"/>
    <w:charset w:val="86"/>
    <w:family w:val="auto"/>
    <w:pitch w:val="default"/>
    <w:sig w:usb0="00000000" w:usb1="00000000" w:usb2="0000000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长城仿宋">
    <w:altName w:val="Times New Roman"/>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altName w:val="Verdana"/>
    <w:panose1 w:val="020B0604030504040204"/>
    <w:charset w:val="00"/>
    <w:family w:val="swiss"/>
    <w:pitch w:val="default"/>
    <w:sig w:usb0="00000000" w:usb1="00000000" w:usb2="00000029" w:usb3="00000000" w:csb0="200101FF" w:csb1="20280000"/>
  </w:font>
  <w:font w:name="文鼎粗黑">
    <w:altName w:val="汉仪中黑KW"/>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汉仪中黑KW"/>
    <w:panose1 w:val="00020600040101010101"/>
    <w:charset w:val="86"/>
    <w:family w:val="modern"/>
    <w:pitch w:val="default"/>
    <w:sig w:usb0="00000000" w:usb1="00000000" w:usb2="00000012" w:usb3="00000000" w:csb0="0004009F" w:csb1="DFD70000"/>
  </w:font>
  <w:font w:name="H Yb 2gj">
    <w:altName w:val="MiSans Thin"/>
    <w:panose1 w:val="00000000000000000000"/>
    <w:charset w:val="86"/>
    <w:family w:val="auto"/>
    <w:pitch w:val="default"/>
    <w:sig w:usb0="00000000" w:usb1="00000000" w:usb2="00000010" w:usb3="00000000" w:csb0="00040000" w:csb1="00000000"/>
  </w:font>
  <w:font w:name="MiSans Thin">
    <w:panose1 w:val="00000200000000000000"/>
    <w:charset w:val="86"/>
    <w:family w:val="auto"/>
    <w:pitch w:val="default"/>
    <w:sig w:usb0="80000287" w:usb1="080F1811" w:usb2="00000016" w:usb3="00000000" w:csb0="00040001" w:csb1="00000000"/>
  </w:font>
  <w:font w:name="幼圆">
    <w:altName w:val="汉仪书宋二KW"/>
    <w:panose1 w:val="02010509060101010101"/>
    <w:charset w:val="86"/>
    <w:family w:val="modern"/>
    <w:pitch w:val="default"/>
    <w:sig w:usb0="00000000" w:usb1="00000000" w:usb2="00000000" w:usb3="00000000" w:csb0="00040000" w:csb1="00000000"/>
  </w:font>
  <w:font w:name="仿宋">
    <w:altName w:val="Times New Roman"/>
    <w:panose1 w:val="02010609060101010101"/>
    <w:charset w:val="86"/>
    <w:family w:val="modern"/>
    <w:pitch w:val="default"/>
    <w:sig w:usb0="00000000" w:usb1="00000000" w:usb2="00000016" w:usb3="00000000" w:csb0="00040001" w:csb1="00000000"/>
  </w:font>
  <w:font w:name="华文中宋">
    <w:panose1 w:val="02010600040101010101"/>
    <w:charset w:val="86"/>
    <w:family w:val="auto"/>
    <w:pitch w:val="default"/>
    <w:sig w:usb0="00000287" w:usb1="080F0000" w:usb2="00000000" w:usb3="00000000" w:csb0="0004009F" w:csb1="DFD7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61D3B">
    <w:pPr>
      <w:pStyle w:val="8"/>
      <w:framePr w:wrap="around" w:vAnchor="text" w:hAnchor="margin" w:xAlign="center" w:y="1"/>
      <w:rPr>
        <w:rStyle w:val="47"/>
      </w:rPr>
    </w:pPr>
    <w:r>
      <w:t xml:space="preserve">- </w:t>
    </w:r>
    <w:r>
      <w:fldChar w:fldCharType="begin"/>
    </w:r>
    <w:r>
      <w:instrText xml:space="preserve"> PAGE </w:instrText>
    </w:r>
    <w:r>
      <w:fldChar w:fldCharType="separate"/>
    </w:r>
    <w:r>
      <w:t>29</w:t>
    </w:r>
    <w:r>
      <w:fldChar w:fldCharType="end"/>
    </w:r>
    <w:r>
      <w:t xml:space="preserve"> -</w:t>
    </w:r>
  </w:p>
  <w:p w14:paraId="58397D99">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EAC27">
    <w:pPr>
      <w:pStyle w:val="28"/>
      <w:pBdr>
        <w:top w:val="none" w:color="auto" w:sz="0" w:space="0"/>
        <w:left w:val="none" w:color="auto" w:sz="0" w:space="0"/>
        <w:bottom w:val="none" w:color="auto" w:sz="0" w:space="1"/>
        <w:right w:val="none" w:color="auto" w:sz="0" w:space="0"/>
        <w:between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50F023"/>
    <w:multiLevelType w:val="singleLevel"/>
    <w:tmpl w:val="A150F023"/>
    <w:lvl w:ilvl="0" w:tentative="0">
      <w:start w:val="1"/>
      <w:numFmt w:val="decimal"/>
      <w:suff w:val="nothing"/>
      <w:lvlText w:val="%1、"/>
      <w:lvlJc w:val="left"/>
    </w:lvl>
  </w:abstractNum>
  <w:abstractNum w:abstractNumId="1">
    <w:nsid w:val="A702A6DD"/>
    <w:multiLevelType w:val="singleLevel"/>
    <w:tmpl w:val="A702A6DD"/>
    <w:lvl w:ilvl="0" w:tentative="0">
      <w:start w:val="1"/>
      <w:numFmt w:val="decimal"/>
      <w:suff w:val="nothing"/>
      <w:lvlText w:val="%1、"/>
      <w:lvlJc w:val="left"/>
    </w:lvl>
  </w:abstractNum>
  <w:abstractNum w:abstractNumId="2">
    <w:nsid w:val="AD1F523D"/>
    <w:multiLevelType w:val="singleLevel"/>
    <w:tmpl w:val="AD1F523D"/>
    <w:lvl w:ilvl="0" w:tentative="0">
      <w:start w:val="1"/>
      <w:numFmt w:val="decimal"/>
      <w:suff w:val="nothing"/>
      <w:lvlText w:val="（%1）"/>
      <w:lvlJc w:val="left"/>
    </w:lvl>
  </w:abstractNum>
  <w:abstractNum w:abstractNumId="3">
    <w:nsid w:val="B9358C2E"/>
    <w:multiLevelType w:val="singleLevel"/>
    <w:tmpl w:val="B9358C2E"/>
    <w:lvl w:ilvl="0" w:tentative="0">
      <w:start w:val="2"/>
      <w:numFmt w:val="decimal"/>
      <w:suff w:val="nothing"/>
      <w:lvlText w:val="%1、"/>
      <w:lvlJc w:val="left"/>
    </w:lvl>
  </w:abstractNum>
  <w:abstractNum w:abstractNumId="4">
    <w:nsid w:val="D578710F"/>
    <w:multiLevelType w:val="singleLevel"/>
    <w:tmpl w:val="D578710F"/>
    <w:lvl w:ilvl="0" w:tentative="0">
      <w:start w:val="1"/>
      <w:numFmt w:val="decimal"/>
      <w:suff w:val="nothing"/>
      <w:lvlText w:val="%1、"/>
      <w:lvlJc w:val="left"/>
    </w:lvl>
  </w:abstractNum>
  <w:abstractNum w:abstractNumId="5">
    <w:nsid w:val="E6C39E18"/>
    <w:multiLevelType w:val="singleLevel"/>
    <w:tmpl w:val="E6C39E18"/>
    <w:lvl w:ilvl="0" w:tentative="0">
      <w:start w:val="1"/>
      <w:numFmt w:val="decimal"/>
      <w:suff w:val="nothing"/>
      <w:lvlText w:val="%1、"/>
      <w:lvlJc w:val="left"/>
    </w:lvl>
  </w:abstractNum>
  <w:abstractNum w:abstractNumId="6">
    <w:nsid w:val="F19050C6"/>
    <w:multiLevelType w:val="singleLevel"/>
    <w:tmpl w:val="F19050C6"/>
    <w:lvl w:ilvl="0" w:tentative="0">
      <w:start w:val="1"/>
      <w:numFmt w:val="decimal"/>
      <w:suff w:val="nothing"/>
      <w:lvlText w:val="%1、"/>
      <w:lvlJc w:val="left"/>
    </w:lvl>
  </w:abstractNum>
  <w:abstractNum w:abstractNumId="7">
    <w:nsid w:val="FC93C329"/>
    <w:multiLevelType w:val="singleLevel"/>
    <w:tmpl w:val="FC93C329"/>
    <w:lvl w:ilvl="0" w:tentative="0">
      <w:start w:val="1"/>
      <w:numFmt w:val="decimal"/>
      <w:suff w:val="nothing"/>
      <w:lvlText w:val="（%1）"/>
      <w:lvlJc w:val="left"/>
    </w:lvl>
  </w:abstractNum>
  <w:abstractNum w:abstractNumId="8">
    <w:nsid w:val="FFFFFF7C"/>
    <w:multiLevelType w:val="singleLevel"/>
    <w:tmpl w:val="FFFFFF7C"/>
    <w:lvl w:ilvl="0" w:tentative="0">
      <w:start w:val="1"/>
      <w:numFmt w:val="decimal"/>
      <w:pStyle w:val="57"/>
      <w:lvlText w:val="%1."/>
      <w:lvlJc w:val="left"/>
      <w:pPr>
        <w:tabs>
          <w:tab w:val="left" w:pos="2040"/>
        </w:tabs>
        <w:ind w:left="2040" w:leftChars="800" w:hanging="360" w:hangingChars="200"/>
      </w:pPr>
    </w:lvl>
  </w:abstractNum>
  <w:abstractNum w:abstractNumId="9">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0">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2503483"/>
    <w:multiLevelType w:val="multilevel"/>
    <w:tmpl w:val="12503483"/>
    <w:lvl w:ilvl="0" w:tentative="0">
      <w:start w:val="1"/>
      <w:numFmt w:val="bullet"/>
      <w:pStyle w:val="105"/>
      <w:lvlText w:val=""/>
      <w:lvlJc w:val="left"/>
      <w:pPr>
        <w:tabs>
          <w:tab w:val="left" w:pos="420"/>
        </w:tabs>
        <w:ind w:left="420" w:hanging="420"/>
      </w:pPr>
      <w:rPr>
        <w:rFonts w:hint="default" w:ascii="Wingdings" w:hAnsi="Wingdings"/>
      </w:rPr>
    </w:lvl>
    <w:lvl w:ilvl="1" w:tentative="0">
      <w:start w:val="1"/>
      <w:numFmt w:val="bullet"/>
      <w:pStyle w:val="104"/>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60D20D0"/>
    <w:multiLevelType w:val="multilevel"/>
    <w:tmpl w:val="160D20D0"/>
    <w:lvl w:ilvl="0" w:tentative="0">
      <w:start w:val="1"/>
      <w:numFmt w:val="bullet"/>
      <w:pStyle w:val="73"/>
      <w:lvlText w:val=""/>
      <w:lvlJc w:val="left"/>
      <w:pPr>
        <w:tabs>
          <w:tab w:val="left" w:pos="840"/>
        </w:tabs>
        <w:ind w:left="840" w:hanging="420"/>
      </w:pPr>
      <w:rPr>
        <w:rFonts w:hint="default" w:ascii="Wingdings" w:hAnsi="Wingdings"/>
      </w:rPr>
    </w:lvl>
    <w:lvl w:ilvl="1" w:tentative="0">
      <w:start w:val="1"/>
      <w:numFmt w:val="bullet"/>
      <w:pStyle w:val="74"/>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3">
    <w:nsid w:val="2F395B7B"/>
    <w:multiLevelType w:val="multilevel"/>
    <w:tmpl w:val="2F395B7B"/>
    <w:lvl w:ilvl="0" w:tentative="0">
      <w:start w:val="1"/>
      <w:numFmt w:val="bullet"/>
      <w:pStyle w:val="165"/>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4">
    <w:nsid w:val="60B251CC"/>
    <w:multiLevelType w:val="singleLevel"/>
    <w:tmpl w:val="60B251CC"/>
    <w:lvl w:ilvl="0" w:tentative="0">
      <w:start w:val="1"/>
      <w:numFmt w:val="decimal"/>
      <w:suff w:val="nothing"/>
      <w:lvlText w:val="（%1）"/>
      <w:lvlJc w:val="left"/>
    </w:lvl>
  </w:abstractNum>
  <w:abstractNum w:abstractNumId="15">
    <w:nsid w:val="7AEF7716"/>
    <w:multiLevelType w:val="multilevel"/>
    <w:tmpl w:val="7AEF7716"/>
    <w:lvl w:ilvl="0" w:tentative="0">
      <w:start w:val="1"/>
      <w:numFmt w:val="chineseCountingThousand"/>
      <w:pStyle w:val="118"/>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6"/>
  </w:num>
  <w:num w:numId="8">
    <w:abstractNumId w:val="14"/>
  </w:num>
  <w:num w:numId="9">
    <w:abstractNumId w:val="5"/>
  </w:num>
  <w:num w:numId="10">
    <w:abstractNumId w:val="7"/>
  </w:num>
  <w:num w:numId="11">
    <w:abstractNumId w:val="2"/>
  </w:num>
  <w:num w:numId="12">
    <w:abstractNumId w:val="0"/>
  </w:num>
  <w:num w:numId="13">
    <w:abstractNumId w:val="4"/>
  </w:num>
  <w:num w:numId="14">
    <w:abstractNumId w:val="1"/>
  </w:num>
  <w:num w:numId="15">
    <w:abstractNumId w:val="3"/>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聪">
    <w15:presenceInfo w15:providerId="WPS Office" w15:userId="149671458"/>
  </w15:person>
  <w15:person w15:author="Asu">
    <w15:presenceInfo w15:providerId="None" w15:userId="Asu"/>
  </w15:person>
  <w15:person w15:author="运营管理部">
    <w15:presenceInfo w15:providerId="None" w15:userId="运营管理部"/>
  </w15:person>
  <w15:person w15:author="王楚霞">
    <w15:presenceInfo w15:providerId="None" w15:userId="王楚霞"/>
  </w15:person>
  <w15:person w15:author="运营部">
    <w15:presenceInfo w15:providerId="None" w15:userId="运营部"/>
  </w15:person>
  <w15:person w15:author="Yo">
    <w15:presenceInfo w15:providerId="WPS Office" w15:userId="3089318638"/>
  </w15:person>
  <w15:person w15:author="王秀子">
    <w15:presenceInfo w15:providerId="None" w15:userId="王秀子"/>
  </w15:person>
  <w15:person w15:author="mmmmm">
    <w15:presenceInfo w15:providerId="WPS Office" w15:userId="3164408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trackRevisions w:val="1"/>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c1MjRkZmUyMGRlMTRlYTFjYjdlYWRjMjU0MzEyNjgifQ=="/>
  </w:docVars>
  <w:rsids>
    <w:rsidRoot w:val="006C5683"/>
    <w:rsid w:val="00000AD9"/>
    <w:rsid w:val="000041AD"/>
    <w:rsid w:val="000043C0"/>
    <w:rsid w:val="000050CA"/>
    <w:rsid w:val="000051C6"/>
    <w:rsid w:val="00005215"/>
    <w:rsid w:val="00005A10"/>
    <w:rsid w:val="00005D3D"/>
    <w:rsid w:val="00006F7B"/>
    <w:rsid w:val="00007355"/>
    <w:rsid w:val="00007951"/>
    <w:rsid w:val="00007DB0"/>
    <w:rsid w:val="00010063"/>
    <w:rsid w:val="00010102"/>
    <w:rsid w:val="00011EA6"/>
    <w:rsid w:val="00012B21"/>
    <w:rsid w:val="0001300F"/>
    <w:rsid w:val="00013262"/>
    <w:rsid w:val="0001480D"/>
    <w:rsid w:val="00014A5C"/>
    <w:rsid w:val="00015388"/>
    <w:rsid w:val="00015BDD"/>
    <w:rsid w:val="00015C88"/>
    <w:rsid w:val="00016D97"/>
    <w:rsid w:val="0001716B"/>
    <w:rsid w:val="00017F81"/>
    <w:rsid w:val="00020691"/>
    <w:rsid w:val="000211EA"/>
    <w:rsid w:val="000234B2"/>
    <w:rsid w:val="00025AE4"/>
    <w:rsid w:val="0002684B"/>
    <w:rsid w:val="00027645"/>
    <w:rsid w:val="00027DAC"/>
    <w:rsid w:val="000300AE"/>
    <w:rsid w:val="000300EE"/>
    <w:rsid w:val="000302B6"/>
    <w:rsid w:val="0003106D"/>
    <w:rsid w:val="00031700"/>
    <w:rsid w:val="00031F6E"/>
    <w:rsid w:val="0003277F"/>
    <w:rsid w:val="00032948"/>
    <w:rsid w:val="00032ACA"/>
    <w:rsid w:val="00032B0A"/>
    <w:rsid w:val="0003315D"/>
    <w:rsid w:val="00033DE7"/>
    <w:rsid w:val="0003541F"/>
    <w:rsid w:val="00035CD1"/>
    <w:rsid w:val="00036A2B"/>
    <w:rsid w:val="000377D2"/>
    <w:rsid w:val="00040D3C"/>
    <w:rsid w:val="00040E5A"/>
    <w:rsid w:val="00042897"/>
    <w:rsid w:val="00042C84"/>
    <w:rsid w:val="00043739"/>
    <w:rsid w:val="00043A89"/>
    <w:rsid w:val="00045739"/>
    <w:rsid w:val="00046D30"/>
    <w:rsid w:val="000510B6"/>
    <w:rsid w:val="00051133"/>
    <w:rsid w:val="00051F3F"/>
    <w:rsid w:val="000521D8"/>
    <w:rsid w:val="00052BC1"/>
    <w:rsid w:val="00053A89"/>
    <w:rsid w:val="00054D1F"/>
    <w:rsid w:val="0005582B"/>
    <w:rsid w:val="00056247"/>
    <w:rsid w:val="00056292"/>
    <w:rsid w:val="00056C11"/>
    <w:rsid w:val="00057302"/>
    <w:rsid w:val="00057332"/>
    <w:rsid w:val="0005785A"/>
    <w:rsid w:val="00057D00"/>
    <w:rsid w:val="00057DC0"/>
    <w:rsid w:val="00060B1F"/>
    <w:rsid w:val="0006267A"/>
    <w:rsid w:val="0006335B"/>
    <w:rsid w:val="00063C25"/>
    <w:rsid w:val="00064231"/>
    <w:rsid w:val="00064892"/>
    <w:rsid w:val="00064C7A"/>
    <w:rsid w:val="00066026"/>
    <w:rsid w:val="000661FF"/>
    <w:rsid w:val="00066537"/>
    <w:rsid w:val="0006660A"/>
    <w:rsid w:val="0006670C"/>
    <w:rsid w:val="00067960"/>
    <w:rsid w:val="0007003A"/>
    <w:rsid w:val="00070210"/>
    <w:rsid w:val="000707BF"/>
    <w:rsid w:val="0007277D"/>
    <w:rsid w:val="000734CD"/>
    <w:rsid w:val="00074403"/>
    <w:rsid w:val="00074CF0"/>
    <w:rsid w:val="000750DC"/>
    <w:rsid w:val="0007583C"/>
    <w:rsid w:val="00076057"/>
    <w:rsid w:val="000770EC"/>
    <w:rsid w:val="00081E95"/>
    <w:rsid w:val="00082667"/>
    <w:rsid w:val="00082AD2"/>
    <w:rsid w:val="00083DC6"/>
    <w:rsid w:val="000840D4"/>
    <w:rsid w:val="00084857"/>
    <w:rsid w:val="00084F26"/>
    <w:rsid w:val="0008503C"/>
    <w:rsid w:val="000850AF"/>
    <w:rsid w:val="000852EB"/>
    <w:rsid w:val="00086539"/>
    <w:rsid w:val="000869D8"/>
    <w:rsid w:val="00086CA6"/>
    <w:rsid w:val="00090213"/>
    <w:rsid w:val="000903AC"/>
    <w:rsid w:val="00092FC7"/>
    <w:rsid w:val="00093133"/>
    <w:rsid w:val="0009395E"/>
    <w:rsid w:val="00094603"/>
    <w:rsid w:val="000954D5"/>
    <w:rsid w:val="00095723"/>
    <w:rsid w:val="0009618D"/>
    <w:rsid w:val="0009709B"/>
    <w:rsid w:val="000975E3"/>
    <w:rsid w:val="00097DDA"/>
    <w:rsid w:val="000A1DD1"/>
    <w:rsid w:val="000A21A5"/>
    <w:rsid w:val="000A3908"/>
    <w:rsid w:val="000A4C29"/>
    <w:rsid w:val="000A5EA4"/>
    <w:rsid w:val="000A6E2B"/>
    <w:rsid w:val="000A79D3"/>
    <w:rsid w:val="000B05E2"/>
    <w:rsid w:val="000B0C99"/>
    <w:rsid w:val="000B0F8B"/>
    <w:rsid w:val="000B2213"/>
    <w:rsid w:val="000B2568"/>
    <w:rsid w:val="000B41BB"/>
    <w:rsid w:val="000B5357"/>
    <w:rsid w:val="000B5853"/>
    <w:rsid w:val="000B597F"/>
    <w:rsid w:val="000B634D"/>
    <w:rsid w:val="000B7465"/>
    <w:rsid w:val="000C14CB"/>
    <w:rsid w:val="000C18BC"/>
    <w:rsid w:val="000C1EE4"/>
    <w:rsid w:val="000C1FF9"/>
    <w:rsid w:val="000C21C4"/>
    <w:rsid w:val="000C4151"/>
    <w:rsid w:val="000C4425"/>
    <w:rsid w:val="000C4B12"/>
    <w:rsid w:val="000C4FCB"/>
    <w:rsid w:val="000C5EA0"/>
    <w:rsid w:val="000C5FA7"/>
    <w:rsid w:val="000C7E71"/>
    <w:rsid w:val="000D16AA"/>
    <w:rsid w:val="000D1A7D"/>
    <w:rsid w:val="000D2309"/>
    <w:rsid w:val="000D2CCA"/>
    <w:rsid w:val="000D366B"/>
    <w:rsid w:val="000D38F9"/>
    <w:rsid w:val="000D5D6B"/>
    <w:rsid w:val="000D62C8"/>
    <w:rsid w:val="000D7A20"/>
    <w:rsid w:val="000E0BFC"/>
    <w:rsid w:val="000E161C"/>
    <w:rsid w:val="000E266E"/>
    <w:rsid w:val="000E2B61"/>
    <w:rsid w:val="000E470B"/>
    <w:rsid w:val="000E4DE8"/>
    <w:rsid w:val="000E50F5"/>
    <w:rsid w:val="000E5906"/>
    <w:rsid w:val="000E5E99"/>
    <w:rsid w:val="000E73D9"/>
    <w:rsid w:val="000F0C3B"/>
    <w:rsid w:val="000F0E9F"/>
    <w:rsid w:val="000F1540"/>
    <w:rsid w:val="000F2065"/>
    <w:rsid w:val="000F256D"/>
    <w:rsid w:val="000F2A88"/>
    <w:rsid w:val="000F2C23"/>
    <w:rsid w:val="000F2D1B"/>
    <w:rsid w:val="000F3658"/>
    <w:rsid w:val="000F3697"/>
    <w:rsid w:val="000F3B37"/>
    <w:rsid w:val="000F3F12"/>
    <w:rsid w:val="000F4478"/>
    <w:rsid w:val="000F565B"/>
    <w:rsid w:val="000F5C6C"/>
    <w:rsid w:val="000F5F3F"/>
    <w:rsid w:val="00100425"/>
    <w:rsid w:val="00100570"/>
    <w:rsid w:val="0010184B"/>
    <w:rsid w:val="00101CE5"/>
    <w:rsid w:val="00101DD0"/>
    <w:rsid w:val="00102555"/>
    <w:rsid w:val="001029C0"/>
    <w:rsid w:val="00102B4B"/>
    <w:rsid w:val="00103AB9"/>
    <w:rsid w:val="00103E80"/>
    <w:rsid w:val="00104CC6"/>
    <w:rsid w:val="001061A4"/>
    <w:rsid w:val="00107187"/>
    <w:rsid w:val="00107272"/>
    <w:rsid w:val="00107D54"/>
    <w:rsid w:val="00110B62"/>
    <w:rsid w:val="001110F0"/>
    <w:rsid w:val="00111581"/>
    <w:rsid w:val="00111CEB"/>
    <w:rsid w:val="00111F8F"/>
    <w:rsid w:val="0011245C"/>
    <w:rsid w:val="00114BCB"/>
    <w:rsid w:val="0011500F"/>
    <w:rsid w:val="00115A55"/>
    <w:rsid w:val="0011665D"/>
    <w:rsid w:val="00116AAC"/>
    <w:rsid w:val="0011754F"/>
    <w:rsid w:val="00117D55"/>
    <w:rsid w:val="001204B2"/>
    <w:rsid w:val="001212EF"/>
    <w:rsid w:val="001217DC"/>
    <w:rsid w:val="00121F81"/>
    <w:rsid w:val="0012203F"/>
    <w:rsid w:val="00123CC6"/>
    <w:rsid w:val="00125689"/>
    <w:rsid w:val="00125C8A"/>
    <w:rsid w:val="001261FC"/>
    <w:rsid w:val="00126CD7"/>
    <w:rsid w:val="001306FE"/>
    <w:rsid w:val="00130827"/>
    <w:rsid w:val="001308A2"/>
    <w:rsid w:val="00131140"/>
    <w:rsid w:val="00132FD3"/>
    <w:rsid w:val="00133A61"/>
    <w:rsid w:val="001341E8"/>
    <w:rsid w:val="001362BD"/>
    <w:rsid w:val="0013673A"/>
    <w:rsid w:val="00137F86"/>
    <w:rsid w:val="001410EB"/>
    <w:rsid w:val="00141B41"/>
    <w:rsid w:val="00143554"/>
    <w:rsid w:val="00143653"/>
    <w:rsid w:val="00143934"/>
    <w:rsid w:val="00143B3A"/>
    <w:rsid w:val="00143E43"/>
    <w:rsid w:val="00143FFC"/>
    <w:rsid w:val="001453B3"/>
    <w:rsid w:val="00146ABB"/>
    <w:rsid w:val="00147338"/>
    <w:rsid w:val="00147A48"/>
    <w:rsid w:val="00150143"/>
    <w:rsid w:val="001509AB"/>
    <w:rsid w:val="00152E91"/>
    <w:rsid w:val="00153C18"/>
    <w:rsid w:val="0015460B"/>
    <w:rsid w:val="001566E7"/>
    <w:rsid w:val="00156CA9"/>
    <w:rsid w:val="00157465"/>
    <w:rsid w:val="0015771E"/>
    <w:rsid w:val="00157E23"/>
    <w:rsid w:val="00157FC3"/>
    <w:rsid w:val="00160ACE"/>
    <w:rsid w:val="00161C4F"/>
    <w:rsid w:val="00161C84"/>
    <w:rsid w:val="00161F2A"/>
    <w:rsid w:val="00161FDF"/>
    <w:rsid w:val="001626BD"/>
    <w:rsid w:val="00162C33"/>
    <w:rsid w:val="0016340E"/>
    <w:rsid w:val="001645C4"/>
    <w:rsid w:val="00164E23"/>
    <w:rsid w:val="0016595F"/>
    <w:rsid w:val="00166A2C"/>
    <w:rsid w:val="00166BF2"/>
    <w:rsid w:val="00166CC3"/>
    <w:rsid w:val="00166F71"/>
    <w:rsid w:val="00170A9E"/>
    <w:rsid w:val="0017121A"/>
    <w:rsid w:val="00171401"/>
    <w:rsid w:val="00171777"/>
    <w:rsid w:val="001719FB"/>
    <w:rsid w:val="00172664"/>
    <w:rsid w:val="0017270B"/>
    <w:rsid w:val="00172B65"/>
    <w:rsid w:val="00172EF5"/>
    <w:rsid w:val="001732E1"/>
    <w:rsid w:val="00175189"/>
    <w:rsid w:val="00175D12"/>
    <w:rsid w:val="0017613E"/>
    <w:rsid w:val="00177167"/>
    <w:rsid w:val="00177F97"/>
    <w:rsid w:val="00181A71"/>
    <w:rsid w:val="0018261B"/>
    <w:rsid w:val="001834A7"/>
    <w:rsid w:val="0018373B"/>
    <w:rsid w:val="00183B40"/>
    <w:rsid w:val="00183C79"/>
    <w:rsid w:val="00183C8B"/>
    <w:rsid w:val="00183E75"/>
    <w:rsid w:val="001845CF"/>
    <w:rsid w:val="00185A98"/>
    <w:rsid w:val="001865BB"/>
    <w:rsid w:val="00187518"/>
    <w:rsid w:val="00187743"/>
    <w:rsid w:val="00187CEC"/>
    <w:rsid w:val="0019096C"/>
    <w:rsid w:val="00191EA7"/>
    <w:rsid w:val="00192164"/>
    <w:rsid w:val="00193EB7"/>
    <w:rsid w:val="00194ACA"/>
    <w:rsid w:val="00194C98"/>
    <w:rsid w:val="00194FB7"/>
    <w:rsid w:val="00196B4E"/>
    <w:rsid w:val="001975A1"/>
    <w:rsid w:val="001A027A"/>
    <w:rsid w:val="001A08E4"/>
    <w:rsid w:val="001A0D2C"/>
    <w:rsid w:val="001A11D8"/>
    <w:rsid w:val="001A12B5"/>
    <w:rsid w:val="001A174B"/>
    <w:rsid w:val="001A1C72"/>
    <w:rsid w:val="001A2976"/>
    <w:rsid w:val="001A3980"/>
    <w:rsid w:val="001A422B"/>
    <w:rsid w:val="001A440A"/>
    <w:rsid w:val="001A47C6"/>
    <w:rsid w:val="001A4A55"/>
    <w:rsid w:val="001A5C6F"/>
    <w:rsid w:val="001A6A4F"/>
    <w:rsid w:val="001A76B7"/>
    <w:rsid w:val="001B015C"/>
    <w:rsid w:val="001B1339"/>
    <w:rsid w:val="001B1B58"/>
    <w:rsid w:val="001B1F55"/>
    <w:rsid w:val="001B2049"/>
    <w:rsid w:val="001B2934"/>
    <w:rsid w:val="001B4A37"/>
    <w:rsid w:val="001B4BB2"/>
    <w:rsid w:val="001B6FAD"/>
    <w:rsid w:val="001C04B2"/>
    <w:rsid w:val="001C1FDE"/>
    <w:rsid w:val="001C2063"/>
    <w:rsid w:val="001C21E1"/>
    <w:rsid w:val="001C3426"/>
    <w:rsid w:val="001C4768"/>
    <w:rsid w:val="001C5839"/>
    <w:rsid w:val="001C6431"/>
    <w:rsid w:val="001C6AF6"/>
    <w:rsid w:val="001C7129"/>
    <w:rsid w:val="001C77E1"/>
    <w:rsid w:val="001C7ADA"/>
    <w:rsid w:val="001D0FD3"/>
    <w:rsid w:val="001D121D"/>
    <w:rsid w:val="001D1C29"/>
    <w:rsid w:val="001D3543"/>
    <w:rsid w:val="001D35FD"/>
    <w:rsid w:val="001D3B85"/>
    <w:rsid w:val="001D3DF1"/>
    <w:rsid w:val="001D4151"/>
    <w:rsid w:val="001D4BB9"/>
    <w:rsid w:val="001D501B"/>
    <w:rsid w:val="001D58E5"/>
    <w:rsid w:val="001D5EAE"/>
    <w:rsid w:val="001E07AA"/>
    <w:rsid w:val="001E0FAB"/>
    <w:rsid w:val="001E2502"/>
    <w:rsid w:val="001E292F"/>
    <w:rsid w:val="001E351C"/>
    <w:rsid w:val="001E38F8"/>
    <w:rsid w:val="001E474D"/>
    <w:rsid w:val="001E506D"/>
    <w:rsid w:val="001E5194"/>
    <w:rsid w:val="001E5A81"/>
    <w:rsid w:val="001E62FB"/>
    <w:rsid w:val="001E6A0B"/>
    <w:rsid w:val="001E6B23"/>
    <w:rsid w:val="001E77DA"/>
    <w:rsid w:val="001E7A2F"/>
    <w:rsid w:val="001E7AB0"/>
    <w:rsid w:val="001E7DD0"/>
    <w:rsid w:val="001F0349"/>
    <w:rsid w:val="001F077B"/>
    <w:rsid w:val="001F0B74"/>
    <w:rsid w:val="001F2648"/>
    <w:rsid w:val="001F41B9"/>
    <w:rsid w:val="001F4BE8"/>
    <w:rsid w:val="001F4EB8"/>
    <w:rsid w:val="001F560A"/>
    <w:rsid w:val="001F6318"/>
    <w:rsid w:val="001F65B1"/>
    <w:rsid w:val="001F6B83"/>
    <w:rsid w:val="001F6F6A"/>
    <w:rsid w:val="001F7595"/>
    <w:rsid w:val="001F7FE7"/>
    <w:rsid w:val="002000B8"/>
    <w:rsid w:val="00200B4C"/>
    <w:rsid w:val="0020303B"/>
    <w:rsid w:val="00203267"/>
    <w:rsid w:val="00203897"/>
    <w:rsid w:val="0020391D"/>
    <w:rsid w:val="00205CDC"/>
    <w:rsid w:val="00205F9C"/>
    <w:rsid w:val="002060F7"/>
    <w:rsid w:val="00207BC6"/>
    <w:rsid w:val="00210771"/>
    <w:rsid w:val="00210C22"/>
    <w:rsid w:val="00211885"/>
    <w:rsid w:val="00212ADF"/>
    <w:rsid w:val="00212B9E"/>
    <w:rsid w:val="002134CF"/>
    <w:rsid w:val="00213A60"/>
    <w:rsid w:val="0021429B"/>
    <w:rsid w:val="00215699"/>
    <w:rsid w:val="002159DE"/>
    <w:rsid w:val="00215B1C"/>
    <w:rsid w:val="00215E99"/>
    <w:rsid w:val="0021667D"/>
    <w:rsid w:val="002166A1"/>
    <w:rsid w:val="002166A6"/>
    <w:rsid w:val="00216BB6"/>
    <w:rsid w:val="0022048B"/>
    <w:rsid w:val="0022175C"/>
    <w:rsid w:val="00221D76"/>
    <w:rsid w:val="00222261"/>
    <w:rsid w:val="00223AB6"/>
    <w:rsid w:val="00223AC8"/>
    <w:rsid w:val="00223C96"/>
    <w:rsid w:val="00224852"/>
    <w:rsid w:val="00225935"/>
    <w:rsid w:val="0022634D"/>
    <w:rsid w:val="00226437"/>
    <w:rsid w:val="0022711A"/>
    <w:rsid w:val="00227512"/>
    <w:rsid w:val="0022766E"/>
    <w:rsid w:val="002278D5"/>
    <w:rsid w:val="00227C13"/>
    <w:rsid w:val="00227D49"/>
    <w:rsid w:val="00227FC7"/>
    <w:rsid w:val="00230C3C"/>
    <w:rsid w:val="00230F66"/>
    <w:rsid w:val="00233A54"/>
    <w:rsid w:val="00234440"/>
    <w:rsid w:val="002347C9"/>
    <w:rsid w:val="00235A73"/>
    <w:rsid w:val="00236E72"/>
    <w:rsid w:val="002411BD"/>
    <w:rsid w:val="00244711"/>
    <w:rsid w:val="00244AE4"/>
    <w:rsid w:val="00245EBE"/>
    <w:rsid w:val="00246C63"/>
    <w:rsid w:val="002472C1"/>
    <w:rsid w:val="002473F4"/>
    <w:rsid w:val="00250600"/>
    <w:rsid w:val="002506E1"/>
    <w:rsid w:val="00250F42"/>
    <w:rsid w:val="00252934"/>
    <w:rsid w:val="00252EBA"/>
    <w:rsid w:val="0025361A"/>
    <w:rsid w:val="002545EF"/>
    <w:rsid w:val="00254B44"/>
    <w:rsid w:val="00254E99"/>
    <w:rsid w:val="00255B9B"/>
    <w:rsid w:val="002562E9"/>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662AC"/>
    <w:rsid w:val="002707F2"/>
    <w:rsid w:val="00270B4E"/>
    <w:rsid w:val="00271500"/>
    <w:rsid w:val="00272E57"/>
    <w:rsid w:val="002734A9"/>
    <w:rsid w:val="00274663"/>
    <w:rsid w:val="00275641"/>
    <w:rsid w:val="0027569A"/>
    <w:rsid w:val="002767D9"/>
    <w:rsid w:val="0027757E"/>
    <w:rsid w:val="00280184"/>
    <w:rsid w:val="00280F4B"/>
    <w:rsid w:val="00281152"/>
    <w:rsid w:val="002821E9"/>
    <w:rsid w:val="002827D2"/>
    <w:rsid w:val="00283488"/>
    <w:rsid w:val="002835B7"/>
    <w:rsid w:val="0028361E"/>
    <w:rsid w:val="00284B7C"/>
    <w:rsid w:val="00284C1F"/>
    <w:rsid w:val="002851AF"/>
    <w:rsid w:val="00286129"/>
    <w:rsid w:val="0028787B"/>
    <w:rsid w:val="00287E1B"/>
    <w:rsid w:val="00290263"/>
    <w:rsid w:val="002908A7"/>
    <w:rsid w:val="00291768"/>
    <w:rsid w:val="00291796"/>
    <w:rsid w:val="00292C52"/>
    <w:rsid w:val="00292F66"/>
    <w:rsid w:val="0029315D"/>
    <w:rsid w:val="00293A33"/>
    <w:rsid w:val="0029449E"/>
    <w:rsid w:val="0029488D"/>
    <w:rsid w:val="00294E82"/>
    <w:rsid w:val="002951FD"/>
    <w:rsid w:val="0029530C"/>
    <w:rsid w:val="00296020"/>
    <w:rsid w:val="0029693F"/>
    <w:rsid w:val="002969C6"/>
    <w:rsid w:val="00296F46"/>
    <w:rsid w:val="00296F8A"/>
    <w:rsid w:val="00297AD1"/>
    <w:rsid w:val="00297CCD"/>
    <w:rsid w:val="002A11CE"/>
    <w:rsid w:val="002A13E2"/>
    <w:rsid w:val="002A180F"/>
    <w:rsid w:val="002A199B"/>
    <w:rsid w:val="002A1B36"/>
    <w:rsid w:val="002A2BC2"/>
    <w:rsid w:val="002A37E6"/>
    <w:rsid w:val="002A409A"/>
    <w:rsid w:val="002A4BFA"/>
    <w:rsid w:val="002A4D7B"/>
    <w:rsid w:val="002A4DFC"/>
    <w:rsid w:val="002B0660"/>
    <w:rsid w:val="002B1286"/>
    <w:rsid w:val="002B18D6"/>
    <w:rsid w:val="002B1B98"/>
    <w:rsid w:val="002B22D4"/>
    <w:rsid w:val="002B3259"/>
    <w:rsid w:val="002B3984"/>
    <w:rsid w:val="002B4595"/>
    <w:rsid w:val="002B45EE"/>
    <w:rsid w:val="002B4BF3"/>
    <w:rsid w:val="002B55C8"/>
    <w:rsid w:val="002B5E4B"/>
    <w:rsid w:val="002B660D"/>
    <w:rsid w:val="002B7969"/>
    <w:rsid w:val="002C0031"/>
    <w:rsid w:val="002C0485"/>
    <w:rsid w:val="002C0762"/>
    <w:rsid w:val="002C0C86"/>
    <w:rsid w:val="002C1397"/>
    <w:rsid w:val="002C257A"/>
    <w:rsid w:val="002C2BEC"/>
    <w:rsid w:val="002C30C0"/>
    <w:rsid w:val="002C4F4B"/>
    <w:rsid w:val="002C6EC0"/>
    <w:rsid w:val="002C7A58"/>
    <w:rsid w:val="002D0356"/>
    <w:rsid w:val="002D07C0"/>
    <w:rsid w:val="002D0F98"/>
    <w:rsid w:val="002D1DFB"/>
    <w:rsid w:val="002D45BF"/>
    <w:rsid w:val="002D4A85"/>
    <w:rsid w:val="002D4B65"/>
    <w:rsid w:val="002D6162"/>
    <w:rsid w:val="002D64DF"/>
    <w:rsid w:val="002D71EF"/>
    <w:rsid w:val="002E00F3"/>
    <w:rsid w:val="002E242E"/>
    <w:rsid w:val="002E255F"/>
    <w:rsid w:val="002E2CED"/>
    <w:rsid w:val="002E2FEC"/>
    <w:rsid w:val="002E38DB"/>
    <w:rsid w:val="002E4AB1"/>
    <w:rsid w:val="002E4F8A"/>
    <w:rsid w:val="002E505D"/>
    <w:rsid w:val="002E73B8"/>
    <w:rsid w:val="002F0823"/>
    <w:rsid w:val="002F0F0F"/>
    <w:rsid w:val="002F113B"/>
    <w:rsid w:val="002F2471"/>
    <w:rsid w:val="002F2B7A"/>
    <w:rsid w:val="002F3105"/>
    <w:rsid w:val="002F4864"/>
    <w:rsid w:val="002F5E6C"/>
    <w:rsid w:val="002F6DD7"/>
    <w:rsid w:val="002F72FF"/>
    <w:rsid w:val="002F7987"/>
    <w:rsid w:val="002F79D4"/>
    <w:rsid w:val="003005C9"/>
    <w:rsid w:val="00300BF3"/>
    <w:rsid w:val="0030143F"/>
    <w:rsid w:val="00301BCD"/>
    <w:rsid w:val="003024C7"/>
    <w:rsid w:val="00303636"/>
    <w:rsid w:val="00303ACF"/>
    <w:rsid w:val="0030463E"/>
    <w:rsid w:val="003047AB"/>
    <w:rsid w:val="00304ED6"/>
    <w:rsid w:val="0030661C"/>
    <w:rsid w:val="00306D5D"/>
    <w:rsid w:val="00306FF4"/>
    <w:rsid w:val="003074C6"/>
    <w:rsid w:val="00307A08"/>
    <w:rsid w:val="0031060A"/>
    <w:rsid w:val="00310EE1"/>
    <w:rsid w:val="003122B0"/>
    <w:rsid w:val="00312390"/>
    <w:rsid w:val="003138EB"/>
    <w:rsid w:val="003139DD"/>
    <w:rsid w:val="0031450D"/>
    <w:rsid w:val="00315880"/>
    <w:rsid w:val="00315A06"/>
    <w:rsid w:val="0031678B"/>
    <w:rsid w:val="0031683C"/>
    <w:rsid w:val="00317146"/>
    <w:rsid w:val="003176EA"/>
    <w:rsid w:val="00317D36"/>
    <w:rsid w:val="00321473"/>
    <w:rsid w:val="003225FB"/>
    <w:rsid w:val="00323A7C"/>
    <w:rsid w:val="00323BE9"/>
    <w:rsid w:val="00323C32"/>
    <w:rsid w:val="00323CC7"/>
    <w:rsid w:val="003241C6"/>
    <w:rsid w:val="003242A8"/>
    <w:rsid w:val="00324827"/>
    <w:rsid w:val="00324A1D"/>
    <w:rsid w:val="00324C55"/>
    <w:rsid w:val="003250B4"/>
    <w:rsid w:val="00325607"/>
    <w:rsid w:val="00325742"/>
    <w:rsid w:val="0032631C"/>
    <w:rsid w:val="00327AB3"/>
    <w:rsid w:val="00327F9E"/>
    <w:rsid w:val="00330527"/>
    <w:rsid w:val="003318A6"/>
    <w:rsid w:val="00331D51"/>
    <w:rsid w:val="003321A8"/>
    <w:rsid w:val="00332EB1"/>
    <w:rsid w:val="003331BB"/>
    <w:rsid w:val="00333E63"/>
    <w:rsid w:val="00334044"/>
    <w:rsid w:val="0033497C"/>
    <w:rsid w:val="00334C1F"/>
    <w:rsid w:val="00334FA0"/>
    <w:rsid w:val="00335188"/>
    <w:rsid w:val="00335234"/>
    <w:rsid w:val="003373B8"/>
    <w:rsid w:val="00340402"/>
    <w:rsid w:val="003413F4"/>
    <w:rsid w:val="00342DC1"/>
    <w:rsid w:val="00342EF7"/>
    <w:rsid w:val="003432B6"/>
    <w:rsid w:val="00343F41"/>
    <w:rsid w:val="0034427F"/>
    <w:rsid w:val="00344BF3"/>
    <w:rsid w:val="00345CC1"/>
    <w:rsid w:val="00345EA7"/>
    <w:rsid w:val="0034629D"/>
    <w:rsid w:val="0034652C"/>
    <w:rsid w:val="00346606"/>
    <w:rsid w:val="00346B62"/>
    <w:rsid w:val="00346E73"/>
    <w:rsid w:val="00350219"/>
    <w:rsid w:val="00350368"/>
    <w:rsid w:val="0035067B"/>
    <w:rsid w:val="00350B6E"/>
    <w:rsid w:val="00351A4A"/>
    <w:rsid w:val="00351D95"/>
    <w:rsid w:val="00351E32"/>
    <w:rsid w:val="00351FB4"/>
    <w:rsid w:val="00352E52"/>
    <w:rsid w:val="00353860"/>
    <w:rsid w:val="00353C7B"/>
    <w:rsid w:val="00354CD9"/>
    <w:rsid w:val="003556C1"/>
    <w:rsid w:val="00355EEE"/>
    <w:rsid w:val="00356B23"/>
    <w:rsid w:val="00360494"/>
    <w:rsid w:val="00360C00"/>
    <w:rsid w:val="00360E7E"/>
    <w:rsid w:val="00361935"/>
    <w:rsid w:val="003626AE"/>
    <w:rsid w:val="003632AA"/>
    <w:rsid w:val="0036508D"/>
    <w:rsid w:val="003651C8"/>
    <w:rsid w:val="0036548D"/>
    <w:rsid w:val="00366321"/>
    <w:rsid w:val="003669F1"/>
    <w:rsid w:val="00366F10"/>
    <w:rsid w:val="003700A3"/>
    <w:rsid w:val="003706AA"/>
    <w:rsid w:val="00370B40"/>
    <w:rsid w:val="00371C15"/>
    <w:rsid w:val="003720AD"/>
    <w:rsid w:val="00372CDF"/>
    <w:rsid w:val="0037330D"/>
    <w:rsid w:val="00373411"/>
    <w:rsid w:val="00373D40"/>
    <w:rsid w:val="00373F52"/>
    <w:rsid w:val="003741F6"/>
    <w:rsid w:val="00374A29"/>
    <w:rsid w:val="00374FA4"/>
    <w:rsid w:val="003756C6"/>
    <w:rsid w:val="00375EFF"/>
    <w:rsid w:val="00376E35"/>
    <w:rsid w:val="003773E4"/>
    <w:rsid w:val="00377F6C"/>
    <w:rsid w:val="00380094"/>
    <w:rsid w:val="00380256"/>
    <w:rsid w:val="0038165D"/>
    <w:rsid w:val="00381812"/>
    <w:rsid w:val="00383071"/>
    <w:rsid w:val="00383BBC"/>
    <w:rsid w:val="0038418D"/>
    <w:rsid w:val="003849DF"/>
    <w:rsid w:val="00385444"/>
    <w:rsid w:val="00385717"/>
    <w:rsid w:val="00385C8D"/>
    <w:rsid w:val="00385F39"/>
    <w:rsid w:val="00386070"/>
    <w:rsid w:val="003900A5"/>
    <w:rsid w:val="00390941"/>
    <w:rsid w:val="003917AD"/>
    <w:rsid w:val="00391FAB"/>
    <w:rsid w:val="00392539"/>
    <w:rsid w:val="00392677"/>
    <w:rsid w:val="00393431"/>
    <w:rsid w:val="00393633"/>
    <w:rsid w:val="00393B41"/>
    <w:rsid w:val="003945E2"/>
    <w:rsid w:val="00394981"/>
    <w:rsid w:val="003953A8"/>
    <w:rsid w:val="003958E6"/>
    <w:rsid w:val="00395D76"/>
    <w:rsid w:val="00396F7B"/>
    <w:rsid w:val="00396FA3"/>
    <w:rsid w:val="00397077"/>
    <w:rsid w:val="0039788E"/>
    <w:rsid w:val="00397BCF"/>
    <w:rsid w:val="00397F0D"/>
    <w:rsid w:val="003A0DC3"/>
    <w:rsid w:val="003A1CF5"/>
    <w:rsid w:val="003A2812"/>
    <w:rsid w:val="003A2D0C"/>
    <w:rsid w:val="003A3298"/>
    <w:rsid w:val="003A3304"/>
    <w:rsid w:val="003A3551"/>
    <w:rsid w:val="003A38F0"/>
    <w:rsid w:val="003A443D"/>
    <w:rsid w:val="003A4708"/>
    <w:rsid w:val="003A4BAB"/>
    <w:rsid w:val="003A6A5A"/>
    <w:rsid w:val="003A72E9"/>
    <w:rsid w:val="003B06AD"/>
    <w:rsid w:val="003B06B9"/>
    <w:rsid w:val="003B0979"/>
    <w:rsid w:val="003B15E9"/>
    <w:rsid w:val="003B175A"/>
    <w:rsid w:val="003B3231"/>
    <w:rsid w:val="003B357A"/>
    <w:rsid w:val="003B4714"/>
    <w:rsid w:val="003B499C"/>
    <w:rsid w:val="003B4CCD"/>
    <w:rsid w:val="003B53D4"/>
    <w:rsid w:val="003B7298"/>
    <w:rsid w:val="003C0036"/>
    <w:rsid w:val="003C0FF8"/>
    <w:rsid w:val="003C43DA"/>
    <w:rsid w:val="003C4FD5"/>
    <w:rsid w:val="003C5585"/>
    <w:rsid w:val="003C57DD"/>
    <w:rsid w:val="003C582B"/>
    <w:rsid w:val="003C614D"/>
    <w:rsid w:val="003C77E9"/>
    <w:rsid w:val="003D152F"/>
    <w:rsid w:val="003D19EE"/>
    <w:rsid w:val="003D2333"/>
    <w:rsid w:val="003D2374"/>
    <w:rsid w:val="003D2B3A"/>
    <w:rsid w:val="003D3241"/>
    <w:rsid w:val="003D4804"/>
    <w:rsid w:val="003D5413"/>
    <w:rsid w:val="003D73E4"/>
    <w:rsid w:val="003D7685"/>
    <w:rsid w:val="003D7E9A"/>
    <w:rsid w:val="003E0366"/>
    <w:rsid w:val="003E100C"/>
    <w:rsid w:val="003E1678"/>
    <w:rsid w:val="003E2FFE"/>
    <w:rsid w:val="003E37AA"/>
    <w:rsid w:val="003E37BB"/>
    <w:rsid w:val="003E3871"/>
    <w:rsid w:val="003E411A"/>
    <w:rsid w:val="003E4310"/>
    <w:rsid w:val="003E47DE"/>
    <w:rsid w:val="003E4FFA"/>
    <w:rsid w:val="003E6E11"/>
    <w:rsid w:val="003E7BA8"/>
    <w:rsid w:val="003F0536"/>
    <w:rsid w:val="003F10D3"/>
    <w:rsid w:val="003F1548"/>
    <w:rsid w:val="003F2B3D"/>
    <w:rsid w:val="003F2EDF"/>
    <w:rsid w:val="003F3105"/>
    <w:rsid w:val="003F3BBA"/>
    <w:rsid w:val="003F3C44"/>
    <w:rsid w:val="003F4172"/>
    <w:rsid w:val="003F4249"/>
    <w:rsid w:val="003F4E3B"/>
    <w:rsid w:val="003F5086"/>
    <w:rsid w:val="003F5108"/>
    <w:rsid w:val="003F5D2C"/>
    <w:rsid w:val="003F64BC"/>
    <w:rsid w:val="003F6CAF"/>
    <w:rsid w:val="003F7679"/>
    <w:rsid w:val="004001D3"/>
    <w:rsid w:val="00400C13"/>
    <w:rsid w:val="00401A86"/>
    <w:rsid w:val="00401E65"/>
    <w:rsid w:val="00402311"/>
    <w:rsid w:val="0040239F"/>
    <w:rsid w:val="00402C97"/>
    <w:rsid w:val="00403364"/>
    <w:rsid w:val="00403411"/>
    <w:rsid w:val="004038BE"/>
    <w:rsid w:val="0040415C"/>
    <w:rsid w:val="00404AA4"/>
    <w:rsid w:val="00404C61"/>
    <w:rsid w:val="004050C9"/>
    <w:rsid w:val="004051F0"/>
    <w:rsid w:val="00406314"/>
    <w:rsid w:val="00406376"/>
    <w:rsid w:val="00406389"/>
    <w:rsid w:val="004063C0"/>
    <w:rsid w:val="00406896"/>
    <w:rsid w:val="00411B37"/>
    <w:rsid w:val="004125ED"/>
    <w:rsid w:val="00412B4D"/>
    <w:rsid w:val="00413B39"/>
    <w:rsid w:val="00413D4D"/>
    <w:rsid w:val="0041450E"/>
    <w:rsid w:val="0041456E"/>
    <w:rsid w:val="00414BE5"/>
    <w:rsid w:val="00415370"/>
    <w:rsid w:val="00415781"/>
    <w:rsid w:val="00416485"/>
    <w:rsid w:val="00416F40"/>
    <w:rsid w:val="00417769"/>
    <w:rsid w:val="00417F0D"/>
    <w:rsid w:val="00421795"/>
    <w:rsid w:val="00421EF2"/>
    <w:rsid w:val="00422668"/>
    <w:rsid w:val="004252CD"/>
    <w:rsid w:val="0042602D"/>
    <w:rsid w:val="00427004"/>
    <w:rsid w:val="0042772E"/>
    <w:rsid w:val="00430CF3"/>
    <w:rsid w:val="00431AC1"/>
    <w:rsid w:val="00431DE1"/>
    <w:rsid w:val="004329C9"/>
    <w:rsid w:val="00432CD5"/>
    <w:rsid w:val="00433CDB"/>
    <w:rsid w:val="00435D29"/>
    <w:rsid w:val="00435E5A"/>
    <w:rsid w:val="004363FA"/>
    <w:rsid w:val="004364CC"/>
    <w:rsid w:val="00436829"/>
    <w:rsid w:val="00436C29"/>
    <w:rsid w:val="00437141"/>
    <w:rsid w:val="004405B0"/>
    <w:rsid w:val="00441905"/>
    <w:rsid w:val="00441FF9"/>
    <w:rsid w:val="0044382F"/>
    <w:rsid w:val="00443B96"/>
    <w:rsid w:val="00443E1D"/>
    <w:rsid w:val="004442EB"/>
    <w:rsid w:val="00444FA3"/>
    <w:rsid w:val="00446553"/>
    <w:rsid w:val="004466DA"/>
    <w:rsid w:val="00446A92"/>
    <w:rsid w:val="00446CEB"/>
    <w:rsid w:val="00447664"/>
    <w:rsid w:val="004501B4"/>
    <w:rsid w:val="0045082F"/>
    <w:rsid w:val="00450C00"/>
    <w:rsid w:val="0045135E"/>
    <w:rsid w:val="004522E5"/>
    <w:rsid w:val="00452434"/>
    <w:rsid w:val="00452C53"/>
    <w:rsid w:val="004539C7"/>
    <w:rsid w:val="00453F8A"/>
    <w:rsid w:val="00454597"/>
    <w:rsid w:val="004548E6"/>
    <w:rsid w:val="0045543A"/>
    <w:rsid w:val="00455880"/>
    <w:rsid w:val="00455D1D"/>
    <w:rsid w:val="004561F9"/>
    <w:rsid w:val="0045637C"/>
    <w:rsid w:val="004569A3"/>
    <w:rsid w:val="00456A7F"/>
    <w:rsid w:val="004578ED"/>
    <w:rsid w:val="004611B6"/>
    <w:rsid w:val="00461997"/>
    <w:rsid w:val="00463F8B"/>
    <w:rsid w:val="004649AD"/>
    <w:rsid w:val="004650E7"/>
    <w:rsid w:val="0046687B"/>
    <w:rsid w:val="004674FB"/>
    <w:rsid w:val="00470418"/>
    <w:rsid w:val="004704DA"/>
    <w:rsid w:val="004704EA"/>
    <w:rsid w:val="0047056A"/>
    <w:rsid w:val="0047071D"/>
    <w:rsid w:val="00471464"/>
    <w:rsid w:val="004727C4"/>
    <w:rsid w:val="00473579"/>
    <w:rsid w:val="00474E5A"/>
    <w:rsid w:val="004754AE"/>
    <w:rsid w:val="0047558F"/>
    <w:rsid w:val="0047561A"/>
    <w:rsid w:val="00475FD5"/>
    <w:rsid w:val="0047770B"/>
    <w:rsid w:val="00477AFC"/>
    <w:rsid w:val="004812F4"/>
    <w:rsid w:val="0048231B"/>
    <w:rsid w:val="00482BD9"/>
    <w:rsid w:val="004838D4"/>
    <w:rsid w:val="004845AC"/>
    <w:rsid w:val="00484C31"/>
    <w:rsid w:val="00485E3C"/>
    <w:rsid w:val="00486F09"/>
    <w:rsid w:val="004877FB"/>
    <w:rsid w:val="004906DB"/>
    <w:rsid w:val="00490C0F"/>
    <w:rsid w:val="00491FF2"/>
    <w:rsid w:val="004925EE"/>
    <w:rsid w:val="00492735"/>
    <w:rsid w:val="004945E8"/>
    <w:rsid w:val="004946D8"/>
    <w:rsid w:val="00494FC9"/>
    <w:rsid w:val="00495228"/>
    <w:rsid w:val="004963B6"/>
    <w:rsid w:val="00497252"/>
    <w:rsid w:val="0049795E"/>
    <w:rsid w:val="004A1808"/>
    <w:rsid w:val="004A2013"/>
    <w:rsid w:val="004A201B"/>
    <w:rsid w:val="004A2B7A"/>
    <w:rsid w:val="004A3EB3"/>
    <w:rsid w:val="004A4377"/>
    <w:rsid w:val="004A4A51"/>
    <w:rsid w:val="004A57EB"/>
    <w:rsid w:val="004A5824"/>
    <w:rsid w:val="004A59D3"/>
    <w:rsid w:val="004A6D7C"/>
    <w:rsid w:val="004A6F11"/>
    <w:rsid w:val="004A74DD"/>
    <w:rsid w:val="004A7855"/>
    <w:rsid w:val="004B00D1"/>
    <w:rsid w:val="004B0B57"/>
    <w:rsid w:val="004B1278"/>
    <w:rsid w:val="004B1CAB"/>
    <w:rsid w:val="004B2FF9"/>
    <w:rsid w:val="004B3506"/>
    <w:rsid w:val="004B36ED"/>
    <w:rsid w:val="004B3D73"/>
    <w:rsid w:val="004B40DB"/>
    <w:rsid w:val="004B4EF6"/>
    <w:rsid w:val="004B612E"/>
    <w:rsid w:val="004B623B"/>
    <w:rsid w:val="004B6554"/>
    <w:rsid w:val="004B6B22"/>
    <w:rsid w:val="004B6C50"/>
    <w:rsid w:val="004B77CB"/>
    <w:rsid w:val="004C0DA0"/>
    <w:rsid w:val="004C38BA"/>
    <w:rsid w:val="004C3E02"/>
    <w:rsid w:val="004C422D"/>
    <w:rsid w:val="004C4CEB"/>
    <w:rsid w:val="004C5CBA"/>
    <w:rsid w:val="004C60AC"/>
    <w:rsid w:val="004C6C09"/>
    <w:rsid w:val="004C6EA3"/>
    <w:rsid w:val="004C7C1E"/>
    <w:rsid w:val="004D000F"/>
    <w:rsid w:val="004D055D"/>
    <w:rsid w:val="004D1240"/>
    <w:rsid w:val="004D133B"/>
    <w:rsid w:val="004D49EE"/>
    <w:rsid w:val="004D4AE0"/>
    <w:rsid w:val="004D4C0B"/>
    <w:rsid w:val="004D512D"/>
    <w:rsid w:val="004D6042"/>
    <w:rsid w:val="004D62C0"/>
    <w:rsid w:val="004D69FC"/>
    <w:rsid w:val="004D77BD"/>
    <w:rsid w:val="004D77DE"/>
    <w:rsid w:val="004D7BF4"/>
    <w:rsid w:val="004D7C92"/>
    <w:rsid w:val="004E0D46"/>
    <w:rsid w:val="004E295C"/>
    <w:rsid w:val="004E38B2"/>
    <w:rsid w:val="004E3936"/>
    <w:rsid w:val="004E4277"/>
    <w:rsid w:val="004E490B"/>
    <w:rsid w:val="004E57F7"/>
    <w:rsid w:val="004E5D9C"/>
    <w:rsid w:val="004E6707"/>
    <w:rsid w:val="004E6985"/>
    <w:rsid w:val="004E6B8E"/>
    <w:rsid w:val="004F0543"/>
    <w:rsid w:val="004F126D"/>
    <w:rsid w:val="004F2385"/>
    <w:rsid w:val="004F3A97"/>
    <w:rsid w:val="004F486D"/>
    <w:rsid w:val="004F5591"/>
    <w:rsid w:val="004F5D14"/>
    <w:rsid w:val="004F68DC"/>
    <w:rsid w:val="004F7FAD"/>
    <w:rsid w:val="00500F7A"/>
    <w:rsid w:val="005012AD"/>
    <w:rsid w:val="005016E5"/>
    <w:rsid w:val="00501A56"/>
    <w:rsid w:val="00501ACA"/>
    <w:rsid w:val="00502317"/>
    <w:rsid w:val="005027BB"/>
    <w:rsid w:val="00503415"/>
    <w:rsid w:val="005037E1"/>
    <w:rsid w:val="00503B5C"/>
    <w:rsid w:val="0050456A"/>
    <w:rsid w:val="005068E1"/>
    <w:rsid w:val="005077C5"/>
    <w:rsid w:val="00507F3A"/>
    <w:rsid w:val="0051168A"/>
    <w:rsid w:val="005117D2"/>
    <w:rsid w:val="005118A6"/>
    <w:rsid w:val="005122F4"/>
    <w:rsid w:val="0051292D"/>
    <w:rsid w:val="005131DC"/>
    <w:rsid w:val="0051405F"/>
    <w:rsid w:val="0051444F"/>
    <w:rsid w:val="005156A6"/>
    <w:rsid w:val="00516393"/>
    <w:rsid w:val="005179A5"/>
    <w:rsid w:val="00520B4F"/>
    <w:rsid w:val="00524AD7"/>
    <w:rsid w:val="005254FD"/>
    <w:rsid w:val="005268A9"/>
    <w:rsid w:val="0052720F"/>
    <w:rsid w:val="00527421"/>
    <w:rsid w:val="005275C4"/>
    <w:rsid w:val="00527D36"/>
    <w:rsid w:val="00531076"/>
    <w:rsid w:val="00531393"/>
    <w:rsid w:val="00531D28"/>
    <w:rsid w:val="005328A8"/>
    <w:rsid w:val="0053385A"/>
    <w:rsid w:val="00533920"/>
    <w:rsid w:val="00534F16"/>
    <w:rsid w:val="00535141"/>
    <w:rsid w:val="00535324"/>
    <w:rsid w:val="005363B4"/>
    <w:rsid w:val="0053712D"/>
    <w:rsid w:val="00537DA5"/>
    <w:rsid w:val="005403F4"/>
    <w:rsid w:val="00541136"/>
    <w:rsid w:val="00541C39"/>
    <w:rsid w:val="0054216F"/>
    <w:rsid w:val="00542F18"/>
    <w:rsid w:val="00544853"/>
    <w:rsid w:val="00544CA5"/>
    <w:rsid w:val="005450E2"/>
    <w:rsid w:val="00545B19"/>
    <w:rsid w:val="005470DD"/>
    <w:rsid w:val="005476CE"/>
    <w:rsid w:val="0055035F"/>
    <w:rsid w:val="005507FD"/>
    <w:rsid w:val="005511C0"/>
    <w:rsid w:val="0055232C"/>
    <w:rsid w:val="0055278E"/>
    <w:rsid w:val="005533E8"/>
    <w:rsid w:val="00553C8A"/>
    <w:rsid w:val="00555488"/>
    <w:rsid w:val="0055549A"/>
    <w:rsid w:val="00555B18"/>
    <w:rsid w:val="00555C9C"/>
    <w:rsid w:val="0055641F"/>
    <w:rsid w:val="00556A4D"/>
    <w:rsid w:val="00556B00"/>
    <w:rsid w:val="00556E87"/>
    <w:rsid w:val="00557319"/>
    <w:rsid w:val="0055764E"/>
    <w:rsid w:val="00560528"/>
    <w:rsid w:val="00561923"/>
    <w:rsid w:val="005622F8"/>
    <w:rsid w:val="0056310A"/>
    <w:rsid w:val="00563236"/>
    <w:rsid w:val="0056336F"/>
    <w:rsid w:val="005636C6"/>
    <w:rsid w:val="00565366"/>
    <w:rsid w:val="00565AF7"/>
    <w:rsid w:val="00570C34"/>
    <w:rsid w:val="00571020"/>
    <w:rsid w:val="0057189C"/>
    <w:rsid w:val="00571BD2"/>
    <w:rsid w:val="00571CD7"/>
    <w:rsid w:val="00571D59"/>
    <w:rsid w:val="00572E3E"/>
    <w:rsid w:val="005732E0"/>
    <w:rsid w:val="005738F7"/>
    <w:rsid w:val="0057420B"/>
    <w:rsid w:val="005756C1"/>
    <w:rsid w:val="0057593B"/>
    <w:rsid w:val="0057799B"/>
    <w:rsid w:val="00580280"/>
    <w:rsid w:val="00580B9E"/>
    <w:rsid w:val="0058135A"/>
    <w:rsid w:val="00583358"/>
    <w:rsid w:val="005839BF"/>
    <w:rsid w:val="00584058"/>
    <w:rsid w:val="005844A5"/>
    <w:rsid w:val="005846B4"/>
    <w:rsid w:val="005850E5"/>
    <w:rsid w:val="005851E0"/>
    <w:rsid w:val="00585571"/>
    <w:rsid w:val="005856F9"/>
    <w:rsid w:val="00585B91"/>
    <w:rsid w:val="00586BF1"/>
    <w:rsid w:val="00587DC4"/>
    <w:rsid w:val="005903E4"/>
    <w:rsid w:val="005907D5"/>
    <w:rsid w:val="005913EE"/>
    <w:rsid w:val="00592461"/>
    <w:rsid w:val="00592F2B"/>
    <w:rsid w:val="005950D6"/>
    <w:rsid w:val="0059519C"/>
    <w:rsid w:val="00595524"/>
    <w:rsid w:val="00597221"/>
    <w:rsid w:val="005974F3"/>
    <w:rsid w:val="0059751C"/>
    <w:rsid w:val="00597919"/>
    <w:rsid w:val="005A034E"/>
    <w:rsid w:val="005A0A5B"/>
    <w:rsid w:val="005A0B9F"/>
    <w:rsid w:val="005A0EFC"/>
    <w:rsid w:val="005A1692"/>
    <w:rsid w:val="005A286E"/>
    <w:rsid w:val="005A28BD"/>
    <w:rsid w:val="005A3DC0"/>
    <w:rsid w:val="005A44E7"/>
    <w:rsid w:val="005A5337"/>
    <w:rsid w:val="005A5D8E"/>
    <w:rsid w:val="005A63D8"/>
    <w:rsid w:val="005A6CC1"/>
    <w:rsid w:val="005A7C14"/>
    <w:rsid w:val="005A7C48"/>
    <w:rsid w:val="005A7DBE"/>
    <w:rsid w:val="005A7E1A"/>
    <w:rsid w:val="005B0476"/>
    <w:rsid w:val="005B1482"/>
    <w:rsid w:val="005B152C"/>
    <w:rsid w:val="005B1C64"/>
    <w:rsid w:val="005B1DE8"/>
    <w:rsid w:val="005B2590"/>
    <w:rsid w:val="005B25BC"/>
    <w:rsid w:val="005B2807"/>
    <w:rsid w:val="005B3606"/>
    <w:rsid w:val="005B3BFF"/>
    <w:rsid w:val="005B3E08"/>
    <w:rsid w:val="005B49B6"/>
    <w:rsid w:val="005B56EE"/>
    <w:rsid w:val="005B672C"/>
    <w:rsid w:val="005B747D"/>
    <w:rsid w:val="005B7733"/>
    <w:rsid w:val="005B7A22"/>
    <w:rsid w:val="005C0602"/>
    <w:rsid w:val="005C0D5D"/>
    <w:rsid w:val="005C0D70"/>
    <w:rsid w:val="005C191A"/>
    <w:rsid w:val="005C2AA9"/>
    <w:rsid w:val="005C330D"/>
    <w:rsid w:val="005C40C7"/>
    <w:rsid w:val="005C4114"/>
    <w:rsid w:val="005C4B98"/>
    <w:rsid w:val="005C4EFF"/>
    <w:rsid w:val="005C4F43"/>
    <w:rsid w:val="005D0B55"/>
    <w:rsid w:val="005D160D"/>
    <w:rsid w:val="005D356C"/>
    <w:rsid w:val="005D4A04"/>
    <w:rsid w:val="005D4CF7"/>
    <w:rsid w:val="005D5347"/>
    <w:rsid w:val="005D5CC5"/>
    <w:rsid w:val="005D5FE6"/>
    <w:rsid w:val="005D61EA"/>
    <w:rsid w:val="005D787B"/>
    <w:rsid w:val="005E031D"/>
    <w:rsid w:val="005E03AC"/>
    <w:rsid w:val="005E04B5"/>
    <w:rsid w:val="005E0D5C"/>
    <w:rsid w:val="005E12BE"/>
    <w:rsid w:val="005E191A"/>
    <w:rsid w:val="005E2C81"/>
    <w:rsid w:val="005E384C"/>
    <w:rsid w:val="005E4D3C"/>
    <w:rsid w:val="005E7158"/>
    <w:rsid w:val="005E7ECB"/>
    <w:rsid w:val="005E7F63"/>
    <w:rsid w:val="005F0C00"/>
    <w:rsid w:val="005F1037"/>
    <w:rsid w:val="005F2BF8"/>
    <w:rsid w:val="005F2EA8"/>
    <w:rsid w:val="005F5573"/>
    <w:rsid w:val="005F5D1D"/>
    <w:rsid w:val="005F60C9"/>
    <w:rsid w:val="005F64C6"/>
    <w:rsid w:val="005F6F05"/>
    <w:rsid w:val="006008F1"/>
    <w:rsid w:val="00601714"/>
    <w:rsid w:val="00601735"/>
    <w:rsid w:val="00602BD2"/>
    <w:rsid w:val="00604980"/>
    <w:rsid w:val="00605BDB"/>
    <w:rsid w:val="0060614D"/>
    <w:rsid w:val="0061005A"/>
    <w:rsid w:val="006101C5"/>
    <w:rsid w:val="00610871"/>
    <w:rsid w:val="00610E48"/>
    <w:rsid w:val="0061160D"/>
    <w:rsid w:val="0061286C"/>
    <w:rsid w:val="00612E83"/>
    <w:rsid w:val="00613C47"/>
    <w:rsid w:val="00615086"/>
    <w:rsid w:val="00615B0A"/>
    <w:rsid w:val="00616201"/>
    <w:rsid w:val="00616225"/>
    <w:rsid w:val="00616917"/>
    <w:rsid w:val="0061705E"/>
    <w:rsid w:val="00617A8B"/>
    <w:rsid w:val="00621904"/>
    <w:rsid w:val="00622248"/>
    <w:rsid w:val="00622FEA"/>
    <w:rsid w:val="00623CDF"/>
    <w:rsid w:val="00623DB1"/>
    <w:rsid w:val="006245F3"/>
    <w:rsid w:val="00624DBE"/>
    <w:rsid w:val="00625450"/>
    <w:rsid w:val="0062624F"/>
    <w:rsid w:val="006319C1"/>
    <w:rsid w:val="006319CA"/>
    <w:rsid w:val="00632D91"/>
    <w:rsid w:val="00633B3E"/>
    <w:rsid w:val="00634B64"/>
    <w:rsid w:val="00634EC0"/>
    <w:rsid w:val="006351C3"/>
    <w:rsid w:val="0063627F"/>
    <w:rsid w:val="0063642A"/>
    <w:rsid w:val="006376C4"/>
    <w:rsid w:val="006403E7"/>
    <w:rsid w:val="00642D72"/>
    <w:rsid w:val="006443CB"/>
    <w:rsid w:val="006448B8"/>
    <w:rsid w:val="00644F80"/>
    <w:rsid w:val="00645874"/>
    <w:rsid w:val="006458E5"/>
    <w:rsid w:val="00650F81"/>
    <w:rsid w:val="00650FC7"/>
    <w:rsid w:val="006531B0"/>
    <w:rsid w:val="00653C24"/>
    <w:rsid w:val="00653D68"/>
    <w:rsid w:val="00654275"/>
    <w:rsid w:val="0065446D"/>
    <w:rsid w:val="00654894"/>
    <w:rsid w:val="00656067"/>
    <w:rsid w:val="00657381"/>
    <w:rsid w:val="0065746B"/>
    <w:rsid w:val="00660693"/>
    <w:rsid w:val="00660D86"/>
    <w:rsid w:val="006611D6"/>
    <w:rsid w:val="00661918"/>
    <w:rsid w:val="00662A5A"/>
    <w:rsid w:val="0066335C"/>
    <w:rsid w:val="006636D0"/>
    <w:rsid w:val="00663834"/>
    <w:rsid w:val="006647D7"/>
    <w:rsid w:val="00664F1B"/>
    <w:rsid w:val="006653D7"/>
    <w:rsid w:val="00665BFF"/>
    <w:rsid w:val="006665BA"/>
    <w:rsid w:val="00666A4F"/>
    <w:rsid w:val="00666B7F"/>
    <w:rsid w:val="00666DEC"/>
    <w:rsid w:val="00667477"/>
    <w:rsid w:val="006703D9"/>
    <w:rsid w:val="00670ADE"/>
    <w:rsid w:val="00672DFC"/>
    <w:rsid w:val="00672F5B"/>
    <w:rsid w:val="00673BD7"/>
    <w:rsid w:val="00673DEE"/>
    <w:rsid w:val="00674E69"/>
    <w:rsid w:val="00675A33"/>
    <w:rsid w:val="0067602A"/>
    <w:rsid w:val="006763ED"/>
    <w:rsid w:val="00676433"/>
    <w:rsid w:val="006767FD"/>
    <w:rsid w:val="0067720F"/>
    <w:rsid w:val="0067738E"/>
    <w:rsid w:val="00677F23"/>
    <w:rsid w:val="00680936"/>
    <w:rsid w:val="00680BBE"/>
    <w:rsid w:val="00680D8C"/>
    <w:rsid w:val="00680D99"/>
    <w:rsid w:val="006821B2"/>
    <w:rsid w:val="00682725"/>
    <w:rsid w:val="00682A1B"/>
    <w:rsid w:val="00682D73"/>
    <w:rsid w:val="00682ED3"/>
    <w:rsid w:val="006846E8"/>
    <w:rsid w:val="0068541E"/>
    <w:rsid w:val="00685E9D"/>
    <w:rsid w:val="00685EBD"/>
    <w:rsid w:val="0068605C"/>
    <w:rsid w:val="006861C3"/>
    <w:rsid w:val="00686AF3"/>
    <w:rsid w:val="00690F1F"/>
    <w:rsid w:val="006915BD"/>
    <w:rsid w:val="00691A6B"/>
    <w:rsid w:val="00692582"/>
    <w:rsid w:val="00692592"/>
    <w:rsid w:val="00692A2F"/>
    <w:rsid w:val="0069322C"/>
    <w:rsid w:val="00693652"/>
    <w:rsid w:val="006939E7"/>
    <w:rsid w:val="00693D3E"/>
    <w:rsid w:val="006942F7"/>
    <w:rsid w:val="006956FB"/>
    <w:rsid w:val="00695BC7"/>
    <w:rsid w:val="006969AD"/>
    <w:rsid w:val="00696F7B"/>
    <w:rsid w:val="006A01FB"/>
    <w:rsid w:val="006A07DF"/>
    <w:rsid w:val="006A1093"/>
    <w:rsid w:val="006A1D3D"/>
    <w:rsid w:val="006A2150"/>
    <w:rsid w:val="006A2216"/>
    <w:rsid w:val="006A241D"/>
    <w:rsid w:val="006A3288"/>
    <w:rsid w:val="006A43E6"/>
    <w:rsid w:val="006A4AEE"/>
    <w:rsid w:val="006A526F"/>
    <w:rsid w:val="006A70BE"/>
    <w:rsid w:val="006A7934"/>
    <w:rsid w:val="006B0001"/>
    <w:rsid w:val="006B04AF"/>
    <w:rsid w:val="006B059F"/>
    <w:rsid w:val="006B0A56"/>
    <w:rsid w:val="006B2048"/>
    <w:rsid w:val="006B20A6"/>
    <w:rsid w:val="006B32D5"/>
    <w:rsid w:val="006B342E"/>
    <w:rsid w:val="006B3812"/>
    <w:rsid w:val="006B3B80"/>
    <w:rsid w:val="006B6870"/>
    <w:rsid w:val="006B6F32"/>
    <w:rsid w:val="006B7130"/>
    <w:rsid w:val="006B73CC"/>
    <w:rsid w:val="006B7695"/>
    <w:rsid w:val="006C0176"/>
    <w:rsid w:val="006C2994"/>
    <w:rsid w:val="006C35EC"/>
    <w:rsid w:val="006C4150"/>
    <w:rsid w:val="006C4382"/>
    <w:rsid w:val="006C5683"/>
    <w:rsid w:val="006C5E33"/>
    <w:rsid w:val="006C5E48"/>
    <w:rsid w:val="006C6434"/>
    <w:rsid w:val="006C6984"/>
    <w:rsid w:val="006C6CD8"/>
    <w:rsid w:val="006C70BB"/>
    <w:rsid w:val="006C7528"/>
    <w:rsid w:val="006C7EB1"/>
    <w:rsid w:val="006D013F"/>
    <w:rsid w:val="006D017F"/>
    <w:rsid w:val="006D08BD"/>
    <w:rsid w:val="006D0F8E"/>
    <w:rsid w:val="006D1416"/>
    <w:rsid w:val="006D1D3F"/>
    <w:rsid w:val="006D253B"/>
    <w:rsid w:val="006D325A"/>
    <w:rsid w:val="006D407B"/>
    <w:rsid w:val="006D4242"/>
    <w:rsid w:val="006D44E6"/>
    <w:rsid w:val="006D45F0"/>
    <w:rsid w:val="006D4C8F"/>
    <w:rsid w:val="006D52A0"/>
    <w:rsid w:val="006D57CB"/>
    <w:rsid w:val="006D5819"/>
    <w:rsid w:val="006D5E6F"/>
    <w:rsid w:val="006D693F"/>
    <w:rsid w:val="006D6CDD"/>
    <w:rsid w:val="006D7604"/>
    <w:rsid w:val="006D765E"/>
    <w:rsid w:val="006E03D1"/>
    <w:rsid w:val="006E0455"/>
    <w:rsid w:val="006E150D"/>
    <w:rsid w:val="006E3289"/>
    <w:rsid w:val="006E33E4"/>
    <w:rsid w:val="006E4238"/>
    <w:rsid w:val="006E5F01"/>
    <w:rsid w:val="006E5F88"/>
    <w:rsid w:val="006E7404"/>
    <w:rsid w:val="006E7B97"/>
    <w:rsid w:val="006F1DE7"/>
    <w:rsid w:val="006F1EA3"/>
    <w:rsid w:val="006F2627"/>
    <w:rsid w:val="006F2BF8"/>
    <w:rsid w:val="006F3568"/>
    <w:rsid w:val="006F40AD"/>
    <w:rsid w:val="006F4A5F"/>
    <w:rsid w:val="006F4D7B"/>
    <w:rsid w:val="006F6360"/>
    <w:rsid w:val="006F6436"/>
    <w:rsid w:val="006F65C5"/>
    <w:rsid w:val="006F687A"/>
    <w:rsid w:val="006F68EF"/>
    <w:rsid w:val="006F6D38"/>
    <w:rsid w:val="006F6D4C"/>
    <w:rsid w:val="006F6E67"/>
    <w:rsid w:val="006F7157"/>
    <w:rsid w:val="006F78E0"/>
    <w:rsid w:val="00702B1B"/>
    <w:rsid w:val="00702ED6"/>
    <w:rsid w:val="007032B3"/>
    <w:rsid w:val="00704164"/>
    <w:rsid w:val="007044BF"/>
    <w:rsid w:val="00706A58"/>
    <w:rsid w:val="00707517"/>
    <w:rsid w:val="007078ED"/>
    <w:rsid w:val="00710187"/>
    <w:rsid w:val="007110E1"/>
    <w:rsid w:val="00711B18"/>
    <w:rsid w:val="00714394"/>
    <w:rsid w:val="00714ED6"/>
    <w:rsid w:val="007151B7"/>
    <w:rsid w:val="00715E8D"/>
    <w:rsid w:val="00716D8A"/>
    <w:rsid w:val="00717854"/>
    <w:rsid w:val="00721C26"/>
    <w:rsid w:val="00721F7E"/>
    <w:rsid w:val="00722C0F"/>
    <w:rsid w:val="00722E29"/>
    <w:rsid w:val="00723ECB"/>
    <w:rsid w:val="00724606"/>
    <w:rsid w:val="00724A36"/>
    <w:rsid w:val="00724A60"/>
    <w:rsid w:val="00724E85"/>
    <w:rsid w:val="00725113"/>
    <w:rsid w:val="0072525D"/>
    <w:rsid w:val="00725A26"/>
    <w:rsid w:val="00726E8A"/>
    <w:rsid w:val="00727047"/>
    <w:rsid w:val="00734510"/>
    <w:rsid w:val="00734887"/>
    <w:rsid w:val="007365B6"/>
    <w:rsid w:val="007373C8"/>
    <w:rsid w:val="007401E2"/>
    <w:rsid w:val="00740205"/>
    <w:rsid w:val="00740D67"/>
    <w:rsid w:val="007411E5"/>
    <w:rsid w:val="00741605"/>
    <w:rsid w:val="00742AD3"/>
    <w:rsid w:val="00742F72"/>
    <w:rsid w:val="007436F2"/>
    <w:rsid w:val="0074436D"/>
    <w:rsid w:val="007446DA"/>
    <w:rsid w:val="007462C2"/>
    <w:rsid w:val="00746772"/>
    <w:rsid w:val="00746951"/>
    <w:rsid w:val="00746F65"/>
    <w:rsid w:val="007472C3"/>
    <w:rsid w:val="0074791E"/>
    <w:rsid w:val="0075028E"/>
    <w:rsid w:val="00750948"/>
    <w:rsid w:val="0075115D"/>
    <w:rsid w:val="00751A33"/>
    <w:rsid w:val="00751F77"/>
    <w:rsid w:val="00753890"/>
    <w:rsid w:val="007555DF"/>
    <w:rsid w:val="007569DC"/>
    <w:rsid w:val="0075711E"/>
    <w:rsid w:val="007579F2"/>
    <w:rsid w:val="007602CB"/>
    <w:rsid w:val="00761434"/>
    <w:rsid w:val="00761FD5"/>
    <w:rsid w:val="007620C9"/>
    <w:rsid w:val="00762BB6"/>
    <w:rsid w:val="0076341D"/>
    <w:rsid w:val="0076446D"/>
    <w:rsid w:val="007647EF"/>
    <w:rsid w:val="0076542B"/>
    <w:rsid w:val="00765DD8"/>
    <w:rsid w:val="00766B33"/>
    <w:rsid w:val="00766D36"/>
    <w:rsid w:val="007671DC"/>
    <w:rsid w:val="00767607"/>
    <w:rsid w:val="00767ACD"/>
    <w:rsid w:val="00767C0D"/>
    <w:rsid w:val="00767E70"/>
    <w:rsid w:val="007705B5"/>
    <w:rsid w:val="00770B08"/>
    <w:rsid w:val="007720B8"/>
    <w:rsid w:val="0077270D"/>
    <w:rsid w:val="00773874"/>
    <w:rsid w:val="00774B47"/>
    <w:rsid w:val="00775D3B"/>
    <w:rsid w:val="0077615A"/>
    <w:rsid w:val="00777483"/>
    <w:rsid w:val="007806A0"/>
    <w:rsid w:val="00782346"/>
    <w:rsid w:val="007828DB"/>
    <w:rsid w:val="007838CD"/>
    <w:rsid w:val="007840F3"/>
    <w:rsid w:val="00784EC7"/>
    <w:rsid w:val="00785491"/>
    <w:rsid w:val="007858C0"/>
    <w:rsid w:val="00785C4E"/>
    <w:rsid w:val="0078679A"/>
    <w:rsid w:val="007871FE"/>
    <w:rsid w:val="007902AD"/>
    <w:rsid w:val="00790606"/>
    <w:rsid w:val="007908ED"/>
    <w:rsid w:val="00790F74"/>
    <w:rsid w:val="007912E8"/>
    <w:rsid w:val="00792288"/>
    <w:rsid w:val="00792447"/>
    <w:rsid w:val="007928C6"/>
    <w:rsid w:val="007929C0"/>
    <w:rsid w:val="00794F7C"/>
    <w:rsid w:val="007951F4"/>
    <w:rsid w:val="0079694C"/>
    <w:rsid w:val="00797AF9"/>
    <w:rsid w:val="00797FBD"/>
    <w:rsid w:val="007A0187"/>
    <w:rsid w:val="007A1658"/>
    <w:rsid w:val="007A19AC"/>
    <w:rsid w:val="007A2640"/>
    <w:rsid w:val="007A268F"/>
    <w:rsid w:val="007A4A53"/>
    <w:rsid w:val="007A4C93"/>
    <w:rsid w:val="007A4E17"/>
    <w:rsid w:val="007A5AC6"/>
    <w:rsid w:val="007A6A01"/>
    <w:rsid w:val="007A7D0A"/>
    <w:rsid w:val="007A7F6D"/>
    <w:rsid w:val="007B0799"/>
    <w:rsid w:val="007B0FBD"/>
    <w:rsid w:val="007B1BAF"/>
    <w:rsid w:val="007B2393"/>
    <w:rsid w:val="007B2FE8"/>
    <w:rsid w:val="007B30DB"/>
    <w:rsid w:val="007B35F7"/>
    <w:rsid w:val="007B4DD5"/>
    <w:rsid w:val="007B4F72"/>
    <w:rsid w:val="007B5148"/>
    <w:rsid w:val="007B5A16"/>
    <w:rsid w:val="007B660D"/>
    <w:rsid w:val="007B7219"/>
    <w:rsid w:val="007C03FE"/>
    <w:rsid w:val="007C0E04"/>
    <w:rsid w:val="007C17D3"/>
    <w:rsid w:val="007C1E98"/>
    <w:rsid w:val="007C1FA2"/>
    <w:rsid w:val="007C2827"/>
    <w:rsid w:val="007C3A26"/>
    <w:rsid w:val="007C4032"/>
    <w:rsid w:val="007C4CE1"/>
    <w:rsid w:val="007C537A"/>
    <w:rsid w:val="007C57D1"/>
    <w:rsid w:val="007C6B3E"/>
    <w:rsid w:val="007C6F13"/>
    <w:rsid w:val="007C7130"/>
    <w:rsid w:val="007C74E5"/>
    <w:rsid w:val="007C7DAB"/>
    <w:rsid w:val="007C7F57"/>
    <w:rsid w:val="007D0348"/>
    <w:rsid w:val="007D0E43"/>
    <w:rsid w:val="007D13E7"/>
    <w:rsid w:val="007D153B"/>
    <w:rsid w:val="007D1E37"/>
    <w:rsid w:val="007D2256"/>
    <w:rsid w:val="007D358B"/>
    <w:rsid w:val="007D4624"/>
    <w:rsid w:val="007D563E"/>
    <w:rsid w:val="007D5A49"/>
    <w:rsid w:val="007D5FC1"/>
    <w:rsid w:val="007D6E81"/>
    <w:rsid w:val="007D6EB6"/>
    <w:rsid w:val="007D715A"/>
    <w:rsid w:val="007D789C"/>
    <w:rsid w:val="007E0161"/>
    <w:rsid w:val="007E08DB"/>
    <w:rsid w:val="007E0B17"/>
    <w:rsid w:val="007E0D90"/>
    <w:rsid w:val="007E0E9E"/>
    <w:rsid w:val="007E0EBF"/>
    <w:rsid w:val="007E12DC"/>
    <w:rsid w:val="007E1760"/>
    <w:rsid w:val="007E21FB"/>
    <w:rsid w:val="007E3B9D"/>
    <w:rsid w:val="007E420B"/>
    <w:rsid w:val="007E46BC"/>
    <w:rsid w:val="007E4932"/>
    <w:rsid w:val="007E4CAD"/>
    <w:rsid w:val="007E502C"/>
    <w:rsid w:val="007E516A"/>
    <w:rsid w:val="007E5BD7"/>
    <w:rsid w:val="007E6761"/>
    <w:rsid w:val="007E75F0"/>
    <w:rsid w:val="007E7968"/>
    <w:rsid w:val="007E7992"/>
    <w:rsid w:val="007E79C4"/>
    <w:rsid w:val="007F013A"/>
    <w:rsid w:val="007F0730"/>
    <w:rsid w:val="007F1D54"/>
    <w:rsid w:val="007F20A0"/>
    <w:rsid w:val="007F2D90"/>
    <w:rsid w:val="007F3D9B"/>
    <w:rsid w:val="007F3F6F"/>
    <w:rsid w:val="007F48A9"/>
    <w:rsid w:val="007F4A1F"/>
    <w:rsid w:val="007F4E28"/>
    <w:rsid w:val="007F4E6E"/>
    <w:rsid w:val="007F4F82"/>
    <w:rsid w:val="007F6D96"/>
    <w:rsid w:val="007F7CFA"/>
    <w:rsid w:val="00801D7A"/>
    <w:rsid w:val="008020F2"/>
    <w:rsid w:val="00802462"/>
    <w:rsid w:val="008036FC"/>
    <w:rsid w:val="00803F74"/>
    <w:rsid w:val="00804653"/>
    <w:rsid w:val="00804C48"/>
    <w:rsid w:val="0080505A"/>
    <w:rsid w:val="00805478"/>
    <w:rsid w:val="00806639"/>
    <w:rsid w:val="00806A84"/>
    <w:rsid w:val="008073A4"/>
    <w:rsid w:val="00807C6C"/>
    <w:rsid w:val="00807C7A"/>
    <w:rsid w:val="008115ED"/>
    <w:rsid w:val="00811A42"/>
    <w:rsid w:val="0081254B"/>
    <w:rsid w:val="008132BB"/>
    <w:rsid w:val="0081340B"/>
    <w:rsid w:val="00813788"/>
    <w:rsid w:val="00813F40"/>
    <w:rsid w:val="00814FED"/>
    <w:rsid w:val="00815822"/>
    <w:rsid w:val="00815B93"/>
    <w:rsid w:val="00815BA2"/>
    <w:rsid w:val="00816585"/>
    <w:rsid w:val="00817364"/>
    <w:rsid w:val="00817BB4"/>
    <w:rsid w:val="00817E4F"/>
    <w:rsid w:val="00820F5B"/>
    <w:rsid w:val="00821021"/>
    <w:rsid w:val="008214BB"/>
    <w:rsid w:val="00821B58"/>
    <w:rsid w:val="00822136"/>
    <w:rsid w:val="00822D4E"/>
    <w:rsid w:val="00822FBA"/>
    <w:rsid w:val="0082398C"/>
    <w:rsid w:val="00824FAD"/>
    <w:rsid w:val="00824FF1"/>
    <w:rsid w:val="00825196"/>
    <w:rsid w:val="00826F4C"/>
    <w:rsid w:val="00831573"/>
    <w:rsid w:val="00833C51"/>
    <w:rsid w:val="008349A6"/>
    <w:rsid w:val="00835271"/>
    <w:rsid w:val="00835679"/>
    <w:rsid w:val="008360DF"/>
    <w:rsid w:val="0083731C"/>
    <w:rsid w:val="008377DA"/>
    <w:rsid w:val="00837BD7"/>
    <w:rsid w:val="00840591"/>
    <w:rsid w:val="00841F21"/>
    <w:rsid w:val="00842991"/>
    <w:rsid w:val="008429B0"/>
    <w:rsid w:val="00843900"/>
    <w:rsid w:val="00844C5B"/>
    <w:rsid w:val="0084581F"/>
    <w:rsid w:val="00845898"/>
    <w:rsid w:val="00845A15"/>
    <w:rsid w:val="0084632F"/>
    <w:rsid w:val="00852528"/>
    <w:rsid w:val="008541F1"/>
    <w:rsid w:val="008543F7"/>
    <w:rsid w:val="008545DC"/>
    <w:rsid w:val="00854A7E"/>
    <w:rsid w:val="00854A98"/>
    <w:rsid w:val="00855209"/>
    <w:rsid w:val="00855B06"/>
    <w:rsid w:val="00856B95"/>
    <w:rsid w:val="00856D1A"/>
    <w:rsid w:val="00857D29"/>
    <w:rsid w:val="0086161C"/>
    <w:rsid w:val="0086225C"/>
    <w:rsid w:val="008629A8"/>
    <w:rsid w:val="00863225"/>
    <w:rsid w:val="00863ADA"/>
    <w:rsid w:val="00864BF6"/>
    <w:rsid w:val="00865266"/>
    <w:rsid w:val="00865BAA"/>
    <w:rsid w:val="008677CB"/>
    <w:rsid w:val="0087056E"/>
    <w:rsid w:val="00870CB6"/>
    <w:rsid w:val="00870CC5"/>
    <w:rsid w:val="00870DD7"/>
    <w:rsid w:val="008737AE"/>
    <w:rsid w:val="00873F17"/>
    <w:rsid w:val="00873FEA"/>
    <w:rsid w:val="0087419B"/>
    <w:rsid w:val="00874592"/>
    <w:rsid w:val="008751C1"/>
    <w:rsid w:val="00876C1B"/>
    <w:rsid w:val="00876E70"/>
    <w:rsid w:val="008804E1"/>
    <w:rsid w:val="00880E30"/>
    <w:rsid w:val="008815B6"/>
    <w:rsid w:val="008818F6"/>
    <w:rsid w:val="00881D45"/>
    <w:rsid w:val="008829F8"/>
    <w:rsid w:val="0088398E"/>
    <w:rsid w:val="00885182"/>
    <w:rsid w:val="0088647E"/>
    <w:rsid w:val="00887E02"/>
    <w:rsid w:val="00890382"/>
    <w:rsid w:val="0089046A"/>
    <w:rsid w:val="00891106"/>
    <w:rsid w:val="00892833"/>
    <w:rsid w:val="00893479"/>
    <w:rsid w:val="0089375D"/>
    <w:rsid w:val="008943CB"/>
    <w:rsid w:val="008946B9"/>
    <w:rsid w:val="008960A2"/>
    <w:rsid w:val="008979BC"/>
    <w:rsid w:val="008A056E"/>
    <w:rsid w:val="008A0882"/>
    <w:rsid w:val="008A10C1"/>
    <w:rsid w:val="008A181A"/>
    <w:rsid w:val="008A1C47"/>
    <w:rsid w:val="008A2289"/>
    <w:rsid w:val="008A3766"/>
    <w:rsid w:val="008A4F66"/>
    <w:rsid w:val="008A5290"/>
    <w:rsid w:val="008A593A"/>
    <w:rsid w:val="008A6A60"/>
    <w:rsid w:val="008A6C5A"/>
    <w:rsid w:val="008A6CCA"/>
    <w:rsid w:val="008B1B85"/>
    <w:rsid w:val="008B1B8C"/>
    <w:rsid w:val="008B25B1"/>
    <w:rsid w:val="008B2C59"/>
    <w:rsid w:val="008B2DF3"/>
    <w:rsid w:val="008B353B"/>
    <w:rsid w:val="008B376A"/>
    <w:rsid w:val="008B444E"/>
    <w:rsid w:val="008B569F"/>
    <w:rsid w:val="008B7220"/>
    <w:rsid w:val="008C0669"/>
    <w:rsid w:val="008C08A5"/>
    <w:rsid w:val="008C1DD7"/>
    <w:rsid w:val="008C26FA"/>
    <w:rsid w:val="008C36BB"/>
    <w:rsid w:val="008C4566"/>
    <w:rsid w:val="008C46B6"/>
    <w:rsid w:val="008C46C3"/>
    <w:rsid w:val="008C522A"/>
    <w:rsid w:val="008C5E71"/>
    <w:rsid w:val="008C64E3"/>
    <w:rsid w:val="008C6A8B"/>
    <w:rsid w:val="008C77F7"/>
    <w:rsid w:val="008D00EA"/>
    <w:rsid w:val="008D0D1E"/>
    <w:rsid w:val="008D1175"/>
    <w:rsid w:val="008D13C7"/>
    <w:rsid w:val="008D1627"/>
    <w:rsid w:val="008D1DA0"/>
    <w:rsid w:val="008D284E"/>
    <w:rsid w:val="008D4D90"/>
    <w:rsid w:val="008D4ED3"/>
    <w:rsid w:val="008D54BF"/>
    <w:rsid w:val="008D5DC6"/>
    <w:rsid w:val="008D6A11"/>
    <w:rsid w:val="008E0D4B"/>
    <w:rsid w:val="008E1A5C"/>
    <w:rsid w:val="008E1C27"/>
    <w:rsid w:val="008E1E54"/>
    <w:rsid w:val="008E2057"/>
    <w:rsid w:val="008E264D"/>
    <w:rsid w:val="008E2DA6"/>
    <w:rsid w:val="008E31EC"/>
    <w:rsid w:val="008E3512"/>
    <w:rsid w:val="008E3C88"/>
    <w:rsid w:val="008E4E17"/>
    <w:rsid w:val="008E5337"/>
    <w:rsid w:val="008E610D"/>
    <w:rsid w:val="008E6F8D"/>
    <w:rsid w:val="008E78F2"/>
    <w:rsid w:val="008E7B12"/>
    <w:rsid w:val="008F022C"/>
    <w:rsid w:val="008F2A60"/>
    <w:rsid w:val="008F310D"/>
    <w:rsid w:val="008F3888"/>
    <w:rsid w:val="008F3A90"/>
    <w:rsid w:val="008F3B22"/>
    <w:rsid w:val="008F43C7"/>
    <w:rsid w:val="008F4823"/>
    <w:rsid w:val="008F551B"/>
    <w:rsid w:val="008F606D"/>
    <w:rsid w:val="008F6597"/>
    <w:rsid w:val="008F7150"/>
    <w:rsid w:val="008F71CC"/>
    <w:rsid w:val="008F721C"/>
    <w:rsid w:val="008F757D"/>
    <w:rsid w:val="00900662"/>
    <w:rsid w:val="00901953"/>
    <w:rsid w:val="00901DF8"/>
    <w:rsid w:val="00902166"/>
    <w:rsid w:val="00902A0C"/>
    <w:rsid w:val="009040A1"/>
    <w:rsid w:val="009043AA"/>
    <w:rsid w:val="0090473B"/>
    <w:rsid w:val="0090487F"/>
    <w:rsid w:val="00905282"/>
    <w:rsid w:val="00905908"/>
    <w:rsid w:val="00906C96"/>
    <w:rsid w:val="009075A4"/>
    <w:rsid w:val="009101AF"/>
    <w:rsid w:val="00910400"/>
    <w:rsid w:val="00911808"/>
    <w:rsid w:val="00912F37"/>
    <w:rsid w:val="009131C8"/>
    <w:rsid w:val="009145FB"/>
    <w:rsid w:val="00914811"/>
    <w:rsid w:val="00915283"/>
    <w:rsid w:val="00915786"/>
    <w:rsid w:val="00917141"/>
    <w:rsid w:val="0091746C"/>
    <w:rsid w:val="00917D06"/>
    <w:rsid w:val="009207DB"/>
    <w:rsid w:val="00921879"/>
    <w:rsid w:val="00922024"/>
    <w:rsid w:val="009233CE"/>
    <w:rsid w:val="00923C3F"/>
    <w:rsid w:val="00924853"/>
    <w:rsid w:val="009252E0"/>
    <w:rsid w:val="00925501"/>
    <w:rsid w:val="00926982"/>
    <w:rsid w:val="00926B5A"/>
    <w:rsid w:val="00926D4C"/>
    <w:rsid w:val="009270C4"/>
    <w:rsid w:val="00931743"/>
    <w:rsid w:val="009325F7"/>
    <w:rsid w:val="00932BCF"/>
    <w:rsid w:val="00933396"/>
    <w:rsid w:val="00933761"/>
    <w:rsid w:val="00934D73"/>
    <w:rsid w:val="00935042"/>
    <w:rsid w:val="00936CC6"/>
    <w:rsid w:val="0093740F"/>
    <w:rsid w:val="00937B4A"/>
    <w:rsid w:val="00937BE9"/>
    <w:rsid w:val="00937C1D"/>
    <w:rsid w:val="00940804"/>
    <w:rsid w:val="00940E9B"/>
    <w:rsid w:val="00940FC3"/>
    <w:rsid w:val="009410B3"/>
    <w:rsid w:val="0094131D"/>
    <w:rsid w:val="0094166C"/>
    <w:rsid w:val="00942120"/>
    <w:rsid w:val="009425F7"/>
    <w:rsid w:val="00943827"/>
    <w:rsid w:val="00943BC0"/>
    <w:rsid w:val="00944BF0"/>
    <w:rsid w:val="00946136"/>
    <w:rsid w:val="00946CD9"/>
    <w:rsid w:val="00947046"/>
    <w:rsid w:val="00947A00"/>
    <w:rsid w:val="009505F4"/>
    <w:rsid w:val="00951216"/>
    <w:rsid w:val="0095279B"/>
    <w:rsid w:val="0095316C"/>
    <w:rsid w:val="00954282"/>
    <w:rsid w:val="00954427"/>
    <w:rsid w:val="009545B9"/>
    <w:rsid w:val="009564ED"/>
    <w:rsid w:val="00956CA2"/>
    <w:rsid w:val="00960385"/>
    <w:rsid w:val="0096079B"/>
    <w:rsid w:val="00960CA9"/>
    <w:rsid w:val="0096218D"/>
    <w:rsid w:val="00964509"/>
    <w:rsid w:val="00964525"/>
    <w:rsid w:val="0096501B"/>
    <w:rsid w:val="0096662B"/>
    <w:rsid w:val="009666AF"/>
    <w:rsid w:val="00967180"/>
    <w:rsid w:val="0096797D"/>
    <w:rsid w:val="00967B7F"/>
    <w:rsid w:val="00970704"/>
    <w:rsid w:val="00970B65"/>
    <w:rsid w:val="00971127"/>
    <w:rsid w:val="0097119E"/>
    <w:rsid w:val="00971EB0"/>
    <w:rsid w:val="0097272C"/>
    <w:rsid w:val="009734B8"/>
    <w:rsid w:val="00973514"/>
    <w:rsid w:val="009741E7"/>
    <w:rsid w:val="00975C75"/>
    <w:rsid w:val="00977506"/>
    <w:rsid w:val="0098177A"/>
    <w:rsid w:val="00982633"/>
    <w:rsid w:val="00983583"/>
    <w:rsid w:val="00983EFD"/>
    <w:rsid w:val="009855B0"/>
    <w:rsid w:val="009859A8"/>
    <w:rsid w:val="00985A7D"/>
    <w:rsid w:val="00986257"/>
    <w:rsid w:val="0098658A"/>
    <w:rsid w:val="00986861"/>
    <w:rsid w:val="00987CBC"/>
    <w:rsid w:val="00990E34"/>
    <w:rsid w:val="00991EB0"/>
    <w:rsid w:val="0099212B"/>
    <w:rsid w:val="0099245F"/>
    <w:rsid w:val="009928FA"/>
    <w:rsid w:val="009937B4"/>
    <w:rsid w:val="00994B5F"/>
    <w:rsid w:val="00995768"/>
    <w:rsid w:val="00996326"/>
    <w:rsid w:val="00996B7D"/>
    <w:rsid w:val="00996F95"/>
    <w:rsid w:val="00997745"/>
    <w:rsid w:val="00997EA5"/>
    <w:rsid w:val="009A07D5"/>
    <w:rsid w:val="009A1303"/>
    <w:rsid w:val="009A1BC9"/>
    <w:rsid w:val="009A1FE7"/>
    <w:rsid w:val="009A2967"/>
    <w:rsid w:val="009A36B7"/>
    <w:rsid w:val="009A3720"/>
    <w:rsid w:val="009A42CF"/>
    <w:rsid w:val="009A44E8"/>
    <w:rsid w:val="009A4A49"/>
    <w:rsid w:val="009A581E"/>
    <w:rsid w:val="009A679E"/>
    <w:rsid w:val="009B0460"/>
    <w:rsid w:val="009B13AF"/>
    <w:rsid w:val="009B1DA5"/>
    <w:rsid w:val="009B1E1D"/>
    <w:rsid w:val="009B2602"/>
    <w:rsid w:val="009B28FD"/>
    <w:rsid w:val="009B2AD6"/>
    <w:rsid w:val="009B3172"/>
    <w:rsid w:val="009B4575"/>
    <w:rsid w:val="009B461D"/>
    <w:rsid w:val="009B5594"/>
    <w:rsid w:val="009B59ED"/>
    <w:rsid w:val="009B6EE8"/>
    <w:rsid w:val="009B729E"/>
    <w:rsid w:val="009B7498"/>
    <w:rsid w:val="009C264B"/>
    <w:rsid w:val="009C34F1"/>
    <w:rsid w:val="009C381A"/>
    <w:rsid w:val="009C3B80"/>
    <w:rsid w:val="009C3D84"/>
    <w:rsid w:val="009C48C6"/>
    <w:rsid w:val="009C5D76"/>
    <w:rsid w:val="009C5DFB"/>
    <w:rsid w:val="009C5FDE"/>
    <w:rsid w:val="009C7B1D"/>
    <w:rsid w:val="009C7F10"/>
    <w:rsid w:val="009C7FF8"/>
    <w:rsid w:val="009D03F1"/>
    <w:rsid w:val="009D07CE"/>
    <w:rsid w:val="009D0921"/>
    <w:rsid w:val="009D101B"/>
    <w:rsid w:val="009D118E"/>
    <w:rsid w:val="009D1CF4"/>
    <w:rsid w:val="009D2A26"/>
    <w:rsid w:val="009D2C21"/>
    <w:rsid w:val="009D380F"/>
    <w:rsid w:val="009D57A7"/>
    <w:rsid w:val="009D6546"/>
    <w:rsid w:val="009D65EE"/>
    <w:rsid w:val="009D6FE7"/>
    <w:rsid w:val="009E04BB"/>
    <w:rsid w:val="009E0525"/>
    <w:rsid w:val="009E05A9"/>
    <w:rsid w:val="009E1370"/>
    <w:rsid w:val="009E20A6"/>
    <w:rsid w:val="009E233F"/>
    <w:rsid w:val="009E2F30"/>
    <w:rsid w:val="009E323A"/>
    <w:rsid w:val="009E328B"/>
    <w:rsid w:val="009E4130"/>
    <w:rsid w:val="009E6122"/>
    <w:rsid w:val="009E6DD0"/>
    <w:rsid w:val="009E6DEE"/>
    <w:rsid w:val="009E6E87"/>
    <w:rsid w:val="009E700C"/>
    <w:rsid w:val="009E7F79"/>
    <w:rsid w:val="009F082A"/>
    <w:rsid w:val="009F0BD9"/>
    <w:rsid w:val="009F12B4"/>
    <w:rsid w:val="009F33FA"/>
    <w:rsid w:val="009F347C"/>
    <w:rsid w:val="009F4D19"/>
    <w:rsid w:val="009F54D7"/>
    <w:rsid w:val="009F6619"/>
    <w:rsid w:val="009F68FF"/>
    <w:rsid w:val="009F6FEE"/>
    <w:rsid w:val="009F768E"/>
    <w:rsid w:val="009F7F88"/>
    <w:rsid w:val="00A00E77"/>
    <w:rsid w:val="00A01A4C"/>
    <w:rsid w:val="00A01C1F"/>
    <w:rsid w:val="00A01C98"/>
    <w:rsid w:val="00A04B6F"/>
    <w:rsid w:val="00A054CB"/>
    <w:rsid w:val="00A05E8F"/>
    <w:rsid w:val="00A0690B"/>
    <w:rsid w:val="00A06A54"/>
    <w:rsid w:val="00A0787D"/>
    <w:rsid w:val="00A10423"/>
    <w:rsid w:val="00A10498"/>
    <w:rsid w:val="00A10A6F"/>
    <w:rsid w:val="00A118B4"/>
    <w:rsid w:val="00A129C6"/>
    <w:rsid w:val="00A14BDD"/>
    <w:rsid w:val="00A15A52"/>
    <w:rsid w:val="00A16698"/>
    <w:rsid w:val="00A1706F"/>
    <w:rsid w:val="00A1721D"/>
    <w:rsid w:val="00A17791"/>
    <w:rsid w:val="00A17A42"/>
    <w:rsid w:val="00A17F01"/>
    <w:rsid w:val="00A20EDD"/>
    <w:rsid w:val="00A210DB"/>
    <w:rsid w:val="00A21667"/>
    <w:rsid w:val="00A220FB"/>
    <w:rsid w:val="00A223A5"/>
    <w:rsid w:val="00A22536"/>
    <w:rsid w:val="00A244A1"/>
    <w:rsid w:val="00A24BC5"/>
    <w:rsid w:val="00A2504C"/>
    <w:rsid w:val="00A26E5D"/>
    <w:rsid w:val="00A276A6"/>
    <w:rsid w:val="00A276FF"/>
    <w:rsid w:val="00A30C82"/>
    <w:rsid w:val="00A31A01"/>
    <w:rsid w:val="00A32211"/>
    <w:rsid w:val="00A3287C"/>
    <w:rsid w:val="00A33758"/>
    <w:rsid w:val="00A33FDC"/>
    <w:rsid w:val="00A34114"/>
    <w:rsid w:val="00A34C81"/>
    <w:rsid w:val="00A34E19"/>
    <w:rsid w:val="00A34FF0"/>
    <w:rsid w:val="00A35165"/>
    <w:rsid w:val="00A35BE0"/>
    <w:rsid w:val="00A35C90"/>
    <w:rsid w:val="00A362F9"/>
    <w:rsid w:val="00A36F35"/>
    <w:rsid w:val="00A373CC"/>
    <w:rsid w:val="00A3760C"/>
    <w:rsid w:val="00A37704"/>
    <w:rsid w:val="00A37E59"/>
    <w:rsid w:val="00A40108"/>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33D5"/>
    <w:rsid w:val="00A53A31"/>
    <w:rsid w:val="00A53C68"/>
    <w:rsid w:val="00A5510E"/>
    <w:rsid w:val="00A559F4"/>
    <w:rsid w:val="00A56308"/>
    <w:rsid w:val="00A56547"/>
    <w:rsid w:val="00A57079"/>
    <w:rsid w:val="00A570E0"/>
    <w:rsid w:val="00A606A0"/>
    <w:rsid w:val="00A6077B"/>
    <w:rsid w:val="00A60A60"/>
    <w:rsid w:val="00A61263"/>
    <w:rsid w:val="00A614AD"/>
    <w:rsid w:val="00A61886"/>
    <w:rsid w:val="00A61E92"/>
    <w:rsid w:val="00A62757"/>
    <w:rsid w:val="00A639E0"/>
    <w:rsid w:val="00A63D89"/>
    <w:rsid w:val="00A64393"/>
    <w:rsid w:val="00A6526E"/>
    <w:rsid w:val="00A65DA4"/>
    <w:rsid w:val="00A66E04"/>
    <w:rsid w:val="00A67194"/>
    <w:rsid w:val="00A671B3"/>
    <w:rsid w:val="00A676F1"/>
    <w:rsid w:val="00A67968"/>
    <w:rsid w:val="00A7040E"/>
    <w:rsid w:val="00A70D5A"/>
    <w:rsid w:val="00A734F2"/>
    <w:rsid w:val="00A73DEE"/>
    <w:rsid w:val="00A74678"/>
    <w:rsid w:val="00A75AEA"/>
    <w:rsid w:val="00A75EA3"/>
    <w:rsid w:val="00A76063"/>
    <w:rsid w:val="00A767EB"/>
    <w:rsid w:val="00A771BF"/>
    <w:rsid w:val="00A77299"/>
    <w:rsid w:val="00A803C1"/>
    <w:rsid w:val="00A805F1"/>
    <w:rsid w:val="00A815B6"/>
    <w:rsid w:val="00A81953"/>
    <w:rsid w:val="00A827C9"/>
    <w:rsid w:val="00A83BF3"/>
    <w:rsid w:val="00A85B31"/>
    <w:rsid w:val="00A860FD"/>
    <w:rsid w:val="00A861F3"/>
    <w:rsid w:val="00A86C48"/>
    <w:rsid w:val="00A90DB1"/>
    <w:rsid w:val="00A9147B"/>
    <w:rsid w:val="00A9177F"/>
    <w:rsid w:val="00A91BA8"/>
    <w:rsid w:val="00A91EF1"/>
    <w:rsid w:val="00A91EF2"/>
    <w:rsid w:val="00A9325C"/>
    <w:rsid w:val="00A93680"/>
    <w:rsid w:val="00A9430B"/>
    <w:rsid w:val="00A94483"/>
    <w:rsid w:val="00A94529"/>
    <w:rsid w:val="00A94C42"/>
    <w:rsid w:val="00A959CA"/>
    <w:rsid w:val="00A96FC6"/>
    <w:rsid w:val="00A97A16"/>
    <w:rsid w:val="00A97B61"/>
    <w:rsid w:val="00A97C2E"/>
    <w:rsid w:val="00A97CE3"/>
    <w:rsid w:val="00A97E0C"/>
    <w:rsid w:val="00AA01DA"/>
    <w:rsid w:val="00AA11BA"/>
    <w:rsid w:val="00AA182B"/>
    <w:rsid w:val="00AA2394"/>
    <w:rsid w:val="00AA2D62"/>
    <w:rsid w:val="00AA2E2C"/>
    <w:rsid w:val="00AA2E90"/>
    <w:rsid w:val="00AA3077"/>
    <w:rsid w:val="00AA375B"/>
    <w:rsid w:val="00AA38AF"/>
    <w:rsid w:val="00AA41DE"/>
    <w:rsid w:val="00AA450C"/>
    <w:rsid w:val="00AA4B62"/>
    <w:rsid w:val="00AA571A"/>
    <w:rsid w:val="00AA5EB3"/>
    <w:rsid w:val="00AA5F1A"/>
    <w:rsid w:val="00AA6916"/>
    <w:rsid w:val="00AB022F"/>
    <w:rsid w:val="00AB110E"/>
    <w:rsid w:val="00AB11CF"/>
    <w:rsid w:val="00AB1287"/>
    <w:rsid w:val="00AB1CE8"/>
    <w:rsid w:val="00AB2470"/>
    <w:rsid w:val="00AB3FCD"/>
    <w:rsid w:val="00AB4506"/>
    <w:rsid w:val="00AB5190"/>
    <w:rsid w:val="00AB5513"/>
    <w:rsid w:val="00AB6DFC"/>
    <w:rsid w:val="00AB6E0F"/>
    <w:rsid w:val="00AB7354"/>
    <w:rsid w:val="00AB75DD"/>
    <w:rsid w:val="00AB7C46"/>
    <w:rsid w:val="00AC071C"/>
    <w:rsid w:val="00AC2076"/>
    <w:rsid w:val="00AC3637"/>
    <w:rsid w:val="00AC3D4F"/>
    <w:rsid w:val="00AC3DB7"/>
    <w:rsid w:val="00AC4699"/>
    <w:rsid w:val="00AC57CD"/>
    <w:rsid w:val="00AC59DF"/>
    <w:rsid w:val="00AC72C7"/>
    <w:rsid w:val="00AC7899"/>
    <w:rsid w:val="00AD13D6"/>
    <w:rsid w:val="00AD2C42"/>
    <w:rsid w:val="00AD4087"/>
    <w:rsid w:val="00AD5BEE"/>
    <w:rsid w:val="00AD6466"/>
    <w:rsid w:val="00AD6A21"/>
    <w:rsid w:val="00AD6BE0"/>
    <w:rsid w:val="00AD752F"/>
    <w:rsid w:val="00AE05DD"/>
    <w:rsid w:val="00AE0C8D"/>
    <w:rsid w:val="00AE0E2A"/>
    <w:rsid w:val="00AE1131"/>
    <w:rsid w:val="00AE1411"/>
    <w:rsid w:val="00AE2330"/>
    <w:rsid w:val="00AE27D6"/>
    <w:rsid w:val="00AE55BC"/>
    <w:rsid w:val="00AE5A99"/>
    <w:rsid w:val="00AE62E7"/>
    <w:rsid w:val="00AE686D"/>
    <w:rsid w:val="00AE6B27"/>
    <w:rsid w:val="00AE77AC"/>
    <w:rsid w:val="00AF0DC0"/>
    <w:rsid w:val="00AF0F96"/>
    <w:rsid w:val="00AF17E4"/>
    <w:rsid w:val="00AF21D7"/>
    <w:rsid w:val="00AF282C"/>
    <w:rsid w:val="00AF28EB"/>
    <w:rsid w:val="00AF31BA"/>
    <w:rsid w:val="00AF36B6"/>
    <w:rsid w:val="00AF4803"/>
    <w:rsid w:val="00AF4D10"/>
    <w:rsid w:val="00AF58CB"/>
    <w:rsid w:val="00AF7217"/>
    <w:rsid w:val="00AF726F"/>
    <w:rsid w:val="00AF783F"/>
    <w:rsid w:val="00B00506"/>
    <w:rsid w:val="00B00673"/>
    <w:rsid w:val="00B00ED5"/>
    <w:rsid w:val="00B02315"/>
    <w:rsid w:val="00B02BF0"/>
    <w:rsid w:val="00B034DD"/>
    <w:rsid w:val="00B03AB4"/>
    <w:rsid w:val="00B04C3C"/>
    <w:rsid w:val="00B05B91"/>
    <w:rsid w:val="00B06ED4"/>
    <w:rsid w:val="00B077CC"/>
    <w:rsid w:val="00B07A28"/>
    <w:rsid w:val="00B1123F"/>
    <w:rsid w:val="00B13397"/>
    <w:rsid w:val="00B1400D"/>
    <w:rsid w:val="00B144AA"/>
    <w:rsid w:val="00B147C9"/>
    <w:rsid w:val="00B15BB2"/>
    <w:rsid w:val="00B1666B"/>
    <w:rsid w:val="00B16EBE"/>
    <w:rsid w:val="00B20655"/>
    <w:rsid w:val="00B21443"/>
    <w:rsid w:val="00B21D0E"/>
    <w:rsid w:val="00B22C57"/>
    <w:rsid w:val="00B23C76"/>
    <w:rsid w:val="00B23EEE"/>
    <w:rsid w:val="00B25E1E"/>
    <w:rsid w:val="00B27298"/>
    <w:rsid w:val="00B27384"/>
    <w:rsid w:val="00B276E4"/>
    <w:rsid w:val="00B27A6D"/>
    <w:rsid w:val="00B309F9"/>
    <w:rsid w:val="00B30DAD"/>
    <w:rsid w:val="00B31593"/>
    <w:rsid w:val="00B31782"/>
    <w:rsid w:val="00B34709"/>
    <w:rsid w:val="00B34F80"/>
    <w:rsid w:val="00B36928"/>
    <w:rsid w:val="00B37293"/>
    <w:rsid w:val="00B4076A"/>
    <w:rsid w:val="00B413EB"/>
    <w:rsid w:val="00B426B6"/>
    <w:rsid w:val="00B42C20"/>
    <w:rsid w:val="00B43AD9"/>
    <w:rsid w:val="00B443D5"/>
    <w:rsid w:val="00B44482"/>
    <w:rsid w:val="00B45012"/>
    <w:rsid w:val="00B450D9"/>
    <w:rsid w:val="00B45D36"/>
    <w:rsid w:val="00B46FF2"/>
    <w:rsid w:val="00B539EB"/>
    <w:rsid w:val="00B54B76"/>
    <w:rsid w:val="00B55AE3"/>
    <w:rsid w:val="00B560E5"/>
    <w:rsid w:val="00B576E1"/>
    <w:rsid w:val="00B6088D"/>
    <w:rsid w:val="00B608F1"/>
    <w:rsid w:val="00B60A96"/>
    <w:rsid w:val="00B60F79"/>
    <w:rsid w:val="00B617E2"/>
    <w:rsid w:val="00B6252C"/>
    <w:rsid w:val="00B62653"/>
    <w:rsid w:val="00B62CBE"/>
    <w:rsid w:val="00B62EFD"/>
    <w:rsid w:val="00B63999"/>
    <w:rsid w:val="00B63B4A"/>
    <w:rsid w:val="00B63DA0"/>
    <w:rsid w:val="00B64F8D"/>
    <w:rsid w:val="00B6533C"/>
    <w:rsid w:val="00B6731A"/>
    <w:rsid w:val="00B673CA"/>
    <w:rsid w:val="00B678A4"/>
    <w:rsid w:val="00B70316"/>
    <w:rsid w:val="00B70903"/>
    <w:rsid w:val="00B70930"/>
    <w:rsid w:val="00B7108D"/>
    <w:rsid w:val="00B7117A"/>
    <w:rsid w:val="00B7128A"/>
    <w:rsid w:val="00B713F0"/>
    <w:rsid w:val="00B71BD7"/>
    <w:rsid w:val="00B72053"/>
    <w:rsid w:val="00B73D1E"/>
    <w:rsid w:val="00B74530"/>
    <w:rsid w:val="00B74E4D"/>
    <w:rsid w:val="00B75D3F"/>
    <w:rsid w:val="00B75D4C"/>
    <w:rsid w:val="00B76F2C"/>
    <w:rsid w:val="00B774EE"/>
    <w:rsid w:val="00B77723"/>
    <w:rsid w:val="00B77863"/>
    <w:rsid w:val="00B80008"/>
    <w:rsid w:val="00B801AC"/>
    <w:rsid w:val="00B809E2"/>
    <w:rsid w:val="00B815D3"/>
    <w:rsid w:val="00B8270D"/>
    <w:rsid w:val="00B82B33"/>
    <w:rsid w:val="00B8384C"/>
    <w:rsid w:val="00B84030"/>
    <w:rsid w:val="00B843A1"/>
    <w:rsid w:val="00B854BE"/>
    <w:rsid w:val="00B85704"/>
    <w:rsid w:val="00B868D6"/>
    <w:rsid w:val="00B86965"/>
    <w:rsid w:val="00B86D0A"/>
    <w:rsid w:val="00B8748B"/>
    <w:rsid w:val="00B87B3F"/>
    <w:rsid w:val="00B91818"/>
    <w:rsid w:val="00B922D6"/>
    <w:rsid w:val="00B93E18"/>
    <w:rsid w:val="00B93E2C"/>
    <w:rsid w:val="00B94BE5"/>
    <w:rsid w:val="00B9556B"/>
    <w:rsid w:val="00B96069"/>
    <w:rsid w:val="00B968F3"/>
    <w:rsid w:val="00BA0A76"/>
    <w:rsid w:val="00BA11A9"/>
    <w:rsid w:val="00BA30C2"/>
    <w:rsid w:val="00BA31C6"/>
    <w:rsid w:val="00BA4B0A"/>
    <w:rsid w:val="00BA699B"/>
    <w:rsid w:val="00BA76AB"/>
    <w:rsid w:val="00BB0225"/>
    <w:rsid w:val="00BB0423"/>
    <w:rsid w:val="00BB0F8B"/>
    <w:rsid w:val="00BB1D73"/>
    <w:rsid w:val="00BB2CE4"/>
    <w:rsid w:val="00BB3C27"/>
    <w:rsid w:val="00BB4008"/>
    <w:rsid w:val="00BB42D2"/>
    <w:rsid w:val="00BB5449"/>
    <w:rsid w:val="00BB5C00"/>
    <w:rsid w:val="00BB6ECF"/>
    <w:rsid w:val="00BB74B3"/>
    <w:rsid w:val="00BB777A"/>
    <w:rsid w:val="00BB7E0B"/>
    <w:rsid w:val="00BC06FE"/>
    <w:rsid w:val="00BC1221"/>
    <w:rsid w:val="00BC1765"/>
    <w:rsid w:val="00BC1FD6"/>
    <w:rsid w:val="00BC25D7"/>
    <w:rsid w:val="00BC320C"/>
    <w:rsid w:val="00BC43C2"/>
    <w:rsid w:val="00BC464D"/>
    <w:rsid w:val="00BC4883"/>
    <w:rsid w:val="00BC5454"/>
    <w:rsid w:val="00BC5F7F"/>
    <w:rsid w:val="00BC72BA"/>
    <w:rsid w:val="00BC74EE"/>
    <w:rsid w:val="00BC777E"/>
    <w:rsid w:val="00BC7E23"/>
    <w:rsid w:val="00BD219A"/>
    <w:rsid w:val="00BD2C42"/>
    <w:rsid w:val="00BD2EF9"/>
    <w:rsid w:val="00BD2F1D"/>
    <w:rsid w:val="00BD3997"/>
    <w:rsid w:val="00BD5D7E"/>
    <w:rsid w:val="00BD62E5"/>
    <w:rsid w:val="00BD68BB"/>
    <w:rsid w:val="00BD6EF9"/>
    <w:rsid w:val="00BD754C"/>
    <w:rsid w:val="00BD78C6"/>
    <w:rsid w:val="00BD7F54"/>
    <w:rsid w:val="00BE01E1"/>
    <w:rsid w:val="00BE0849"/>
    <w:rsid w:val="00BE15DA"/>
    <w:rsid w:val="00BE19AD"/>
    <w:rsid w:val="00BE1B2F"/>
    <w:rsid w:val="00BE369C"/>
    <w:rsid w:val="00BE4FBC"/>
    <w:rsid w:val="00BE5338"/>
    <w:rsid w:val="00BE5A5B"/>
    <w:rsid w:val="00BE5B7C"/>
    <w:rsid w:val="00BE61C4"/>
    <w:rsid w:val="00BE72FD"/>
    <w:rsid w:val="00BE733C"/>
    <w:rsid w:val="00BE73D4"/>
    <w:rsid w:val="00BE791F"/>
    <w:rsid w:val="00BE7AF2"/>
    <w:rsid w:val="00BF1EF8"/>
    <w:rsid w:val="00BF25A9"/>
    <w:rsid w:val="00BF2DE5"/>
    <w:rsid w:val="00BF39B7"/>
    <w:rsid w:val="00BF486D"/>
    <w:rsid w:val="00BF4C49"/>
    <w:rsid w:val="00BF4D1A"/>
    <w:rsid w:val="00BF5168"/>
    <w:rsid w:val="00BF5A5B"/>
    <w:rsid w:val="00BF6338"/>
    <w:rsid w:val="00BF6D56"/>
    <w:rsid w:val="00BF7CE1"/>
    <w:rsid w:val="00C00D03"/>
    <w:rsid w:val="00C00D9C"/>
    <w:rsid w:val="00C01DFC"/>
    <w:rsid w:val="00C02513"/>
    <w:rsid w:val="00C0270E"/>
    <w:rsid w:val="00C0282B"/>
    <w:rsid w:val="00C044E4"/>
    <w:rsid w:val="00C047A4"/>
    <w:rsid w:val="00C05013"/>
    <w:rsid w:val="00C053B5"/>
    <w:rsid w:val="00C067E0"/>
    <w:rsid w:val="00C071C7"/>
    <w:rsid w:val="00C0773D"/>
    <w:rsid w:val="00C1025D"/>
    <w:rsid w:val="00C110C7"/>
    <w:rsid w:val="00C11733"/>
    <w:rsid w:val="00C12CC1"/>
    <w:rsid w:val="00C12D93"/>
    <w:rsid w:val="00C12EE2"/>
    <w:rsid w:val="00C13103"/>
    <w:rsid w:val="00C139DE"/>
    <w:rsid w:val="00C13B55"/>
    <w:rsid w:val="00C13CB8"/>
    <w:rsid w:val="00C14CD4"/>
    <w:rsid w:val="00C151CE"/>
    <w:rsid w:val="00C15BBB"/>
    <w:rsid w:val="00C16439"/>
    <w:rsid w:val="00C2092E"/>
    <w:rsid w:val="00C20F37"/>
    <w:rsid w:val="00C211AE"/>
    <w:rsid w:val="00C213FD"/>
    <w:rsid w:val="00C21C42"/>
    <w:rsid w:val="00C23520"/>
    <w:rsid w:val="00C23FE1"/>
    <w:rsid w:val="00C24AE3"/>
    <w:rsid w:val="00C25082"/>
    <w:rsid w:val="00C2570A"/>
    <w:rsid w:val="00C25B91"/>
    <w:rsid w:val="00C265D4"/>
    <w:rsid w:val="00C26DC6"/>
    <w:rsid w:val="00C27447"/>
    <w:rsid w:val="00C275FC"/>
    <w:rsid w:val="00C2772B"/>
    <w:rsid w:val="00C30615"/>
    <w:rsid w:val="00C30715"/>
    <w:rsid w:val="00C30D84"/>
    <w:rsid w:val="00C3131B"/>
    <w:rsid w:val="00C317A7"/>
    <w:rsid w:val="00C33383"/>
    <w:rsid w:val="00C33614"/>
    <w:rsid w:val="00C33AEC"/>
    <w:rsid w:val="00C35493"/>
    <w:rsid w:val="00C35C8E"/>
    <w:rsid w:val="00C361E9"/>
    <w:rsid w:val="00C3671E"/>
    <w:rsid w:val="00C36B1D"/>
    <w:rsid w:val="00C3742C"/>
    <w:rsid w:val="00C410D2"/>
    <w:rsid w:val="00C41363"/>
    <w:rsid w:val="00C42209"/>
    <w:rsid w:val="00C429D5"/>
    <w:rsid w:val="00C42A78"/>
    <w:rsid w:val="00C42DC9"/>
    <w:rsid w:val="00C437D6"/>
    <w:rsid w:val="00C45897"/>
    <w:rsid w:val="00C4601D"/>
    <w:rsid w:val="00C470F6"/>
    <w:rsid w:val="00C47B1C"/>
    <w:rsid w:val="00C504EF"/>
    <w:rsid w:val="00C509D2"/>
    <w:rsid w:val="00C51CCA"/>
    <w:rsid w:val="00C53131"/>
    <w:rsid w:val="00C54473"/>
    <w:rsid w:val="00C55945"/>
    <w:rsid w:val="00C55D94"/>
    <w:rsid w:val="00C55DCB"/>
    <w:rsid w:val="00C55FBB"/>
    <w:rsid w:val="00C57582"/>
    <w:rsid w:val="00C608EF"/>
    <w:rsid w:val="00C60E9C"/>
    <w:rsid w:val="00C612BB"/>
    <w:rsid w:val="00C612BF"/>
    <w:rsid w:val="00C61338"/>
    <w:rsid w:val="00C6207E"/>
    <w:rsid w:val="00C6324D"/>
    <w:rsid w:val="00C64773"/>
    <w:rsid w:val="00C64FAE"/>
    <w:rsid w:val="00C653CC"/>
    <w:rsid w:val="00C66344"/>
    <w:rsid w:val="00C66EDC"/>
    <w:rsid w:val="00C674F7"/>
    <w:rsid w:val="00C67D05"/>
    <w:rsid w:val="00C714EE"/>
    <w:rsid w:val="00C731E1"/>
    <w:rsid w:val="00C7335A"/>
    <w:rsid w:val="00C741A7"/>
    <w:rsid w:val="00C745D7"/>
    <w:rsid w:val="00C74F7C"/>
    <w:rsid w:val="00C75F87"/>
    <w:rsid w:val="00C7702A"/>
    <w:rsid w:val="00C773C8"/>
    <w:rsid w:val="00C806B8"/>
    <w:rsid w:val="00C80A25"/>
    <w:rsid w:val="00C80E5E"/>
    <w:rsid w:val="00C82930"/>
    <w:rsid w:val="00C82C9E"/>
    <w:rsid w:val="00C83945"/>
    <w:rsid w:val="00C841BF"/>
    <w:rsid w:val="00C84BF3"/>
    <w:rsid w:val="00C8531E"/>
    <w:rsid w:val="00C85560"/>
    <w:rsid w:val="00C85A50"/>
    <w:rsid w:val="00C85B6C"/>
    <w:rsid w:val="00C85ECE"/>
    <w:rsid w:val="00C85F1C"/>
    <w:rsid w:val="00C86BFE"/>
    <w:rsid w:val="00C86D8A"/>
    <w:rsid w:val="00C86FF3"/>
    <w:rsid w:val="00C87E2F"/>
    <w:rsid w:val="00C900B0"/>
    <w:rsid w:val="00C9080B"/>
    <w:rsid w:val="00C90EA7"/>
    <w:rsid w:val="00C90EF9"/>
    <w:rsid w:val="00C9146C"/>
    <w:rsid w:val="00C9164E"/>
    <w:rsid w:val="00C92931"/>
    <w:rsid w:val="00C92949"/>
    <w:rsid w:val="00C9312F"/>
    <w:rsid w:val="00C93A97"/>
    <w:rsid w:val="00C94499"/>
    <w:rsid w:val="00C9491A"/>
    <w:rsid w:val="00C94BE9"/>
    <w:rsid w:val="00C95DD7"/>
    <w:rsid w:val="00C95ED6"/>
    <w:rsid w:val="00C965B2"/>
    <w:rsid w:val="00C96BBB"/>
    <w:rsid w:val="00CA04D5"/>
    <w:rsid w:val="00CA1AC8"/>
    <w:rsid w:val="00CA1FB0"/>
    <w:rsid w:val="00CA24D1"/>
    <w:rsid w:val="00CA381C"/>
    <w:rsid w:val="00CA39CC"/>
    <w:rsid w:val="00CA403D"/>
    <w:rsid w:val="00CA4743"/>
    <w:rsid w:val="00CA4818"/>
    <w:rsid w:val="00CA57FE"/>
    <w:rsid w:val="00CA5FF6"/>
    <w:rsid w:val="00CA6F32"/>
    <w:rsid w:val="00CA735E"/>
    <w:rsid w:val="00CA7BEE"/>
    <w:rsid w:val="00CB01B1"/>
    <w:rsid w:val="00CB0B34"/>
    <w:rsid w:val="00CB0EE0"/>
    <w:rsid w:val="00CB138F"/>
    <w:rsid w:val="00CB13CF"/>
    <w:rsid w:val="00CB13E0"/>
    <w:rsid w:val="00CB1EB4"/>
    <w:rsid w:val="00CB2343"/>
    <w:rsid w:val="00CB2F02"/>
    <w:rsid w:val="00CB387F"/>
    <w:rsid w:val="00CB44CC"/>
    <w:rsid w:val="00CB4506"/>
    <w:rsid w:val="00CB4522"/>
    <w:rsid w:val="00CB4741"/>
    <w:rsid w:val="00CB7145"/>
    <w:rsid w:val="00CB76B8"/>
    <w:rsid w:val="00CB7703"/>
    <w:rsid w:val="00CB77EE"/>
    <w:rsid w:val="00CB783B"/>
    <w:rsid w:val="00CB7AE2"/>
    <w:rsid w:val="00CC1C1E"/>
    <w:rsid w:val="00CC2611"/>
    <w:rsid w:val="00CC2803"/>
    <w:rsid w:val="00CC2813"/>
    <w:rsid w:val="00CC295E"/>
    <w:rsid w:val="00CC48D6"/>
    <w:rsid w:val="00CC544C"/>
    <w:rsid w:val="00CC559E"/>
    <w:rsid w:val="00CC707F"/>
    <w:rsid w:val="00CC708A"/>
    <w:rsid w:val="00CC79CD"/>
    <w:rsid w:val="00CD0E5B"/>
    <w:rsid w:val="00CD1841"/>
    <w:rsid w:val="00CD1BF1"/>
    <w:rsid w:val="00CD27CD"/>
    <w:rsid w:val="00CD34A5"/>
    <w:rsid w:val="00CD42CF"/>
    <w:rsid w:val="00CD4BF8"/>
    <w:rsid w:val="00CD52CD"/>
    <w:rsid w:val="00CD58F5"/>
    <w:rsid w:val="00CD644F"/>
    <w:rsid w:val="00CD6525"/>
    <w:rsid w:val="00CD652E"/>
    <w:rsid w:val="00CD68DD"/>
    <w:rsid w:val="00CD6A0A"/>
    <w:rsid w:val="00CD6EF2"/>
    <w:rsid w:val="00CD786B"/>
    <w:rsid w:val="00CD7B8B"/>
    <w:rsid w:val="00CE01F8"/>
    <w:rsid w:val="00CE08BB"/>
    <w:rsid w:val="00CE24B9"/>
    <w:rsid w:val="00CE2ADD"/>
    <w:rsid w:val="00CE2B04"/>
    <w:rsid w:val="00CE2C27"/>
    <w:rsid w:val="00CE3E8B"/>
    <w:rsid w:val="00CE47DC"/>
    <w:rsid w:val="00CE5298"/>
    <w:rsid w:val="00CE5322"/>
    <w:rsid w:val="00CE58EB"/>
    <w:rsid w:val="00CE69E4"/>
    <w:rsid w:val="00CF0041"/>
    <w:rsid w:val="00CF02F9"/>
    <w:rsid w:val="00CF0D4B"/>
    <w:rsid w:val="00CF2605"/>
    <w:rsid w:val="00CF2804"/>
    <w:rsid w:val="00CF35B2"/>
    <w:rsid w:val="00CF38D4"/>
    <w:rsid w:val="00CF3D4C"/>
    <w:rsid w:val="00CF5C07"/>
    <w:rsid w:val="00CF5CFC"/>
    <w:rsid w:val="00D00655"/>
    <w:rsid w:val="00D00AF5"/>
    <w:rsid w:val="00D00E75"/>
    <w:rsid w:val="00D01917"/>
    <w:rsid w:val="00D01EBC"/>
    <w:rsid w:val="00D03DE1"/>
    <w:rsid w:val="00D03EDD"/>
    <w:rsid w:val="00D03EEF"/>
    <w:rsid w:val="00D03F69"/>
    <w:rsid w:val="00D04F08"/>
    <w:rsid w:val="00D050BB"/>
    <w:rsid w:val="00D07087"/>
    <w:rsid w:val="00D07A1B"/>
    <w:rsid w:val="00D07ACD"/>
    <w:rsid w:val="00D07E2A"/>
    <w:rsid w:val="00D07EA6"/>
    <w:rsid w:val="00D11582"/>
    <w:rsid w:val="00D11666"/>
    <w:rsid w:val="00D11D07"/>
    <w:rsid w:val="00D124D3"/>
    <w:rsid w:val="00D138F2"/>
    <w:rsid w:val="00D1489F"/>
    <w:rsid w:val="00D1491B"/>
    <w:rsid w:val="00D159F8"/>
    <w:rsid w:val="00D15DD2"/>
    <w:rsid w:val="00D16E55"/>
    <w:rsid w:val="00D16ECF"/>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9E0"/>
    <w:rsid w:val="00D27131"/>
    <w:rsid w:val="00D31AD0"/>
    <w:rsid w:val="00D31B9E"/>
    <w:rsid w:val="00D31BBD"/>
    <w:rsid w:val="00D32658"/>
    <w:rsid w:val="00D34E83"/>
    <w:rsid w:val="00D35189"/>
    <w:rsid w:val="00D352D0"/>
    <w:rsid w:val="00D3701D"/>
    <w:rsid w:val="00D37354"/>
    <w:rsid w:val="00D404B1"/>
    <w:rsid w:val="00D40C33"/>
    <w:rsid w:val="00D4104F"/>
    <w:rsid w:val="00D4313E"/>
    <w:rsid w:val="00D43988"/>
    <w:rsid w:val="00D4707E"/>
    <w:rsid w:val="00D47238"/>
    <w:rsid w:val="00D4762C"/>
    <w:rsid w:val="00D47867"/>
    <w:rsid w:val="00D47EAF"/>
    <w:rsid w:val="00D50B2A"/>
    <w:rsid w:val="00D5132A"/>
    <w:rsid w:val="00D51517"/>
    <w:rsid w:val="00D52D7F"/>
    <w:rsid w:val="00D53034"/>
    <w:rsid w:val="00D53103"/>
    <w:rsid w:val="00D541A8"/>
    <w:rsid w:val="00D54E13"/>
    <w:rsid w:val="00D54F79"/>
    <w:rsid w:val="00D55A05"/>
    <w:rsid w:val="00D562A8"/>
    <w:rsid w:val="00D56D22"/>
    <w:rsid w:val="00D5724E"/>
    <w:rsid w:val="00D60210"/>
    <w:rsid w:val="00D61A9F"/>
    <w:rsid w:val="00D61EDD"/>
    <w:rsid w:val="00D628AF"/>
    <w:rsid w:val="00D6294B"/>
    <w:rsid w:val="00D62A4A"/>
    <w:rsid w:val="00D654F8"/>
    <w:rsid w:val="00D66697"/>
    <w:rsid w:val="00D676B3"/>
    <w:rsid w:val="00D6787A"/>
    <w:rsid w:val="00D67ACA"/>
    <w:rsid w:val="00D67F69"/>
    <w:rsid w:val="00D71103"/>
    <w:rsid w:val="00D71213"/>
    <w:rsid w:val="00D713E4"/>
    <w:rsid w:val="00D72FAD"/>
    <w:rsid w:val="00D7314F"/>
    <w:rsid w:val="00D73259"/>
    <w:rsid w:val="00D73AF1"/>
    <w:rsid w:val="00D73E64"/>
    <w:rsid w:val="00D74504"/>
    <w:rsid w:val="00D74639"/>
    <w:rsid w:val="00D74926"/>
    <w:rsid w:val="00D74E38"/>
    <w:rsid w:val="00D75449"/>
    <w:rsid w:val="00D770D5"/>
    <w:rsid w:val="00D809B7"/>
    <w:rsid w:val="00D812A9"/>
    <w:rsid w:val="00D813B0"/>
    <w:rsid w:val="00D8141C"/>
    <w:rsid w:val="00D81A57"/>
    <w:rsid w:val="00D82664"/>
    <w:rsid w:val="00D8269A"/>
    <w:rsid w:val="00D82962"/>
    <w:rsid w:val="00D82A4C"/>
    <w:rsid w:val="00D83A65"/>
    <w:rsid w:val="00D846CF"/>
    <w:rsid w:val="00D85683"/>
    <w:rsid w:val="00D86320"/>
    <w:rsid w:val="00D86D21"/>
    <w:rsid w:val="00D86D72"/>
    <w:rsid w:val="00D8772B"/>
    <w:rsid w:val="00D90114"/>
    <w:rsid w:val="00D90679"/>
    <w:rsid w:val="00D90F8A"/>
    <w:rsid w:val="00D91621"/>
    <w:rsid w:val="00D9180B"/>
    <w:rsid w:val="00D925BC"/>
    <w:rsid w:val="00D929B7"/>
    <w:rsid w:val="00D9330D"/>
    <w:rsid w:val="00D94EB6"/>
    <w:rsid w:val="00D95111"/>
    <w:rsid w:val="00D954B6"/>
    <w:rsid w:val="00D9553A"/>
    <w:rsid w:val="00D958D2"/>
    <w:rsid w:val="00D95A4C"/>
    <w:rsid w:val="00D95C5C"/>
    <w:rsid w:val="00D9623F"/>
    <w:rsid w:val="00D964B0"/>
    <w:rsid w:val="00D96B91"/>
    <w:rsid w:val="00D9740F"/>
    <w:rsid w:val="00D97545"/>
    <w:rsid w:val="00D9770C"/>
    <w:rsid w:val="00D9787B"/>
    <w:rsid w:val="00D97BA1"/>
    <w:rsid w:val="00D97F28"/>
    <w:rsid w:val="00DA09FC"/>
    <w:rsid w:val="00DA28A7"/>
    <w:rsid w:val="00DA2BB0"/>
    <w:rsid w:val="00DA2BCC"/>
    <w:rsid w:val="00DA2FCA"/>
    <w:rsid w:val="00DA348E"/>
    <w:rsid w:val="00DA373A"/>
    <w:rsid w:val="00DA5162"/>
    <w:rsid w:val="00DA59D2"/>
    <w:rsid w:val="00DA5A9C"/>
    <w:rsid w:val="00DA5F60"/>
    <w:rsid w:val="00DA6E9D"/>
    <w:rsid w:val="00DA6FF3"/>
    <w:rsid w:val="00DB1595"/>
    <w:rsid w:val="00DB297D"/>
    <w:rsid w:val="00DB2B7E"/>
    <w:rsid w:val="00DB2BA7"/>
    <w:rsid w:val="00DB2F6C"/>
    <w:rsid w:val="00DB345D"/>
    <w:rsid w:val="00DB53A2"/>
    <w:rsid w:val="00DB5719"/>
    <w:rsid w:val="00DB624E"/>
    <w:rsid w:val="00DB7C6B"/>
    <w:rsid w:val="00DC02EA"/>
    <w:rsid w:val="00DC0860"/>
    <w:rsid w:val="00DC1309"/>
    <w:rsid w:val="00DC16F9"/>
    <w:rsid w:val="00DC1CA6"/>
    <w:rsid w:val="00DC20CF"/>
    <w:rsid w:val="00DC27E3"/>
    <w:rsid w:val="00DC3472"/>
    <w:rsid w:val="00DC4B44"/>
    <w:rsid w:val="00DC5C38"/>
    <w:rsid w:val="00DC5C39"/>
    <w:rsid w:val="00DC61A3"/>
    <w:rsid w:val="00DC6EB6"/>
    <w:rsid w:val="00DC7E69"/>
    <w:rsid w:val="00DD0467"/>
    <w:rsid w:val="00DD15EF"/>
    <w:rsid w:val="00DD1738"/>
    <w:rsid w:val="00DD190E"/>
    <w:rsid w:val="00DD2547"/>
    <w:rsid w:val="00DD3316"/>
    <w:rsid w:val="00DD3E02"/>
    <w:rsid w:val="00DD5654"/>
    <w:rsid w:val="00DD594C"/>
    <w:rsid w:val="00DD5E57"/>
    <w:rsid w:val="00DD5F57"/>
    <w:rsid w:val="00DD60E3"/>
    <w:rsid w:val="00DD7F9B"/>
    <w:rsid w:val="00DE3385"/>
    <w:rsid w:val="00DE3503"/>
    <w:rsid w:val="00DE3CA1"/>
    <w:rsid w:val="00DE4007"/>
    <w:rsid w:val="00DE4638"/>
    <w:rsid w:val="00DE4651"/>
    <w:rsid w:val="00DE534A"/>
    <w:rsid w:val="00DE55FD"/>
    <w:rsid w:val="00DE7265"/>
    <w:rsid w:val="00DE7525"/>
    <w:rsid w:val="00DF2247"/>
    <w:rsid w:val="00DF2353"/>
    <w:rsid w:val="00DF3AB2"/>
    <w:rsid w:val="00DF5784"/>
    <w:rsid w:val="00DF58B8"/>
    <w:rsid w:val="00DF5FF8"/>
    <w:rsid w:val="00DF6EE5"/>
    <w:rsid w:val="00E0077B"/>
    <w:rsid w:val="00E00898"/>
    <w:rsid w:val="00E029E1"/>
    <w:rsid w:val="00E03634"/>
    <w:rsid w:val="00E050B6"/>
    <w:rsid w:val="00E0557E"/>
    <w:rsid w:val="00E05D14"/>
    <w:rsid w:val="00E0628E"/>
    <w:rsid w:val="00E06460"/>
    <w:rsid w:val="00E073CF"/>
    <w:rsid w:val="00E074A3"/>
    <w:rsid w:val="00E07997"/>
    <w:rsid w:val="00E07A6A"/>
    <w:rsid w:val="00E07EB8"/>
    <w:rsid w:val="00E10388"/>
    <w:rsid w:val="00E107B2"/>
    <w:rsid w:val="00E10EB1"/>
    <w:rsid w:val="00E114CF"/>
    <w:rsid w:val="00E115E0"/>
    <w:rsid w:val="00E1200C"/>
    <w:rsid w:val="00E120E4"/>
    <w:rsid w:val="00E12928"/>
    <w:rsid w:val="00E13636"/>
    <w:rsid w:val="00E13D02"/>
    <w:rsid w:val="00E149F4"/>
    <w:rsid w:val="00E17ECD"/>
    <w:rsid w:val="00E17F53"/>
    <w:rsid w:val="00E20354"/>
    <w:rsid w:val="00E207DB"/>
    <w:rsid w:val="00E21F5A"/>
    <w:rsid w:val="00E234C7"/>
    <w:rsid w:val="00E24EC1"/>
    <w:rsid w:val="00E25124"/>
    <w:rsid w:val="00E25A4F"/>
    <w:rsid w:val="00E261F8"/>
    <w:rsid w:val="00E26B25"/>
    <w:rsid w:val="00E26BD5"/>
    <w:rsid w:val="00E26E25"/>
    <w:rsid w:val="00E27DF3"/>
    <w:rsid w:val="00E3110A"/>
    <w:rsid w:val="00E319CB"/>
    <w:rsid w:val="00E319DC"/>
    <w:rsid w:val="00E324AD"/>
    <w:rsid w:val="00E3342D"/>
    <w:rsid w:val="00E33683"/>
    <w:rsid w:val="00E33734"/>
    <w:rsid w:val="00E34AA9"/>
    <w:rsid w:val="00E368F3"/>
    <w:rsid w:val="00E36A4F"/>
    <w:rsid w:val="00E37D5F"/>
    <w:rsid w:val="00E40942"/>
    <w:rsid w:val="00E4125E"/>
    <w:rsid w:val="00E41E22"/>
    <w:rsid w:val="00E4239D"/>
    <w:rsid w:val="00E429A0"/>
    <w:rsid w:val="00E42D39"/>
    <w:rsid w:val="00E4337B"/>
    <w:rsid w:val="00E44CD4"/>
    <w:rsid w:val="00E45B91"/>
    <w:rsid w:val="00E46804"/>
    <w:rsid w:val="00E46C57"/>
    <w:rsid w:val="00E470BF"/>
    <w:rsid w:val="00E47A7B"/>
    <w:rsid w:val="00E513EE"/>
    <w:rsid w:val="00E5176B"/>
    <w:rsid w:val="00E51813"/>
    <w:rsid w:val="00E527C9"/>
    <w:rsid w:val="00E528BA"/>
    <w:rsid w:val="00E53497"/>
    <w:rsid w:val="00E534DF"/>
    <w:rsid w:val="00E537A9"/>
    <w:rsid w:val="00E55A50"/>
    <w:rsid w:val="00E565C2"/>
    <w:rsid w:val="00E56D70"/>
    <w:rsid w:val="00E56E1E"/>
    <w:rsid w:val="00E60269"/>
    <w:rsid w:val="00E60887"/>
    <w:rsid w:val="00E60C32"/>
    <w:rsid w:val="00E61582"/>
    <w:rsid w:val="00E61619"/>
    <w:rsid w:val="00E61E25"/>
    <w:rsid w:val="00E6272B"/>
    <w:rsid w:val="00E627F6"/>
    <w:rsid w:val="00E62CF0"/>
    <w:rsid w:val="00E62F1A"/>
    <w:rsid w:val="00E63F1D"/>
    <w:rsid w:val="00E63FA5"/>
    <w:rsid w:val="00E646D5"/>
    <w:rsid w:val="00E64964"/>
    <w:rsid w:val="00E64EEE"/>
    <w:rsid w:val="00E66F49"/>
    <w:rsid w:val="00E67F4F"/>
    <w:rsid w:val="00E721A9"/>
    <w:rsid w:val="00E72ABF"/>
    <w:rsid w:val="00E73549"/>
    <w:rsid w:val="00E74861"/>
    <w:rsid w:val="00E748DD"/>
    <w:rsid w:val="00E74EC9"/>
    <w:rsid w:val="00E750A5"/>
    <w:rsid w:val="00E75733"/>
    <w:rsid w:val="00E75A9D"/>
    <w:rsid w:val="00E76B19"/>
    <w:rsid w:val="00E80CF7"/>
    <w:rsid w:val="00E81B8E"/>
    <w:rsid w:val="00E81ED7"/>
    <w:rsid w:val="00E82FC0"/>
    <w:rsid w:val="00E8369B"/>
    <w:rsid w:val="00E8377F"/>
    <w:rsid w:val="00E83850"/>
    <w:rsid w:val="00E85244"/>
    <w:rsid w:val="00E86159"/>
    <w:rsid w:val="00E86741"/>
    <w:rsid w:val="00E87AE4"/>
    <w:rsid w:val="00E90C1F"/>
    <w:rsid w:val="00E9124A"/>
    <w:rsid w:val="00E91A8F"/>
    <w:rsid w:val="00E9222C"/>
    <w:rsid w:val="00E92AA5"/>
    <w:rsid w:val="00E9314A"/>
    <w:rsid w:val="00E9558B"/>
    <w:rsid w:val="00E95D1B"/>
    <w:rsid w:val="00E9735C"/>
    <w:rsid w:val="00EA234B"/>
    <w:rsid w:val="00EA274B"/>
    <w:rsid w:val="00EA2EFA"/>
    <w:rsid w:val="00EA3184"/>
    <w:rsid w:val="00EA3732"/>
    <w:rsid w:val="00EA3CDD"/>
    <w:rsid w:val="00EA415C"/>
    <w:rsid w:val="00EA5028"/>
    <w:rsid w:val="00EA50D6"/>
    <w:rsid w:val="00EA5714"/>
    <w:rsid w:val="00EA60EF"/>
    <w:rsid w:val="00EA6A30"/>
    <w:rsid w:val="00EA6A41"/>
    <w:rsid w:val="00EA7662"/>
    <w:rsid w:val="00EA7CC3"/>
    <w:rsid w:val="00EB016F"/>
    <w:rsid w:val="00EB04F4"/>
    <w:rsid w:val="00EB1EAC"/>
    <w:rsid w:val="00EB2216"/>
    <w:rsid w:val="00EB27D1"/>
    <w:rsid w:val="00EB33F4"/>
    <w:rsid w:val="00EB3B9C"/>
    <w:rsid w:val="00EB3CFC"/>
    <w:rsid w:val="00EB4C04"/>
    <w:rsid w:val="00EB55AF"/>
    <w:rsid w:val="00EB57BD"/>
    <w:rsid w:val="00EB623E"/>
    <w:rsid w:val="00EB6502"/>
    <w:rsid w:val="00EB7D9C"/>
    <w:rsid w:val="00EC1076"/>
    <w:rsid w:val="00EC1406"/>
    <w:rsid w:val="00EC1526"/>
    <w:rsid w:val="00EC16C0"/>
    <w:rsid w:val="00EC23F3"/>
    <w:rsid w:val="00EC2677"/>
    <w:rsid w:val="00EC2AB5"/>
    <w:rsid w:val="00EC36F2"/>
    <w:rsid w:val="00EC46CC"/>
    <w:rsid w:val="00EC4856"/>
    <w:rsid w:val="00EC4B79"/>
    <w:rsid w:val="00EC4F33"/>
    <w:rsid w:val="00EC5115"/>
    <w:rsid w:val="00EC7E82"/>
    <w:rsid w:val="00EC7E91"/>
    <w:rsid w:val="00ED0B81"/>
    <w:rsid w:val="00ED166B"/>
    <w:rsid w:val="00ED1A64"/>
    <w:rsid w:val="00ED28DD"/>
    <w:rsid w:val="00ED2E31"/>
    <w:rsid w:val="00ED3133"/>
    <w:rsid w:val="00ED35A0"/>
    <w:rsid w:val="00ED43A6"/>
    <w:rsid w:val="00ED69B3"/>
    <w:rsid w:val="00ED6FB9"/>
    <w:rsid w:val="00ED7371"/>
    <w:rsid w:val="00ED7E2F"/>
    <w:rsid w:val="00ED7EA8"/>
    <w:rsid w:val="00EE02A3"/>
    <w:rsid w:val="00EE0650"/>
    <w:rsid w:val="00EE1313"/>
    <w:rsid w:val="00EE1F82"/>
    <w:rsid w:val="00EE2126"/>
    <w:rsid w:val="00EE3363"/>
    <w:rsid w:val="00EE4C7E"/>
    <w:rsid w:val="00EE556D"/>
    <w:rsid w:val="00EE6184"/>
    <w:rsid w:val="00EE641E"/>
    <w:rsid w:val="00EE7A2C"/>
    <w:rsid w:val="00EF09D3"/>
    <w:rsid w:val="00EF108A"/>
    <w:rsid w:val="00EF1240"/>
    <w:rsid w:val="00EF1F75"/>
    <w:rsid w:val="00EF2240"/>
    <w:rsid w:val="00EF3069"/>
    <w:rsid w:val="00EF31A5"/>
    <w:rsid w:val="00EF3700"/>
    <w:rsid w:val="00EF3EB5"/>
    <w:rsid w:val="00EF4939"/>
    <w:rsid w:val="00EF57B9"/>
    <w:rsid w:val="00EF57DF"/>
    <w:rsid w:val="00EF6556"/>
    <w:rsid w:val="00EF71DF"/>
    <w:rsid w:val="00F0252E"/>
    <w:rsid w:val="00F02BAD"/>
    <w:rsid w:val="00F0319D"/>
    <w:rsid w:val="00F07063"/>
    <w:rsid w:val="00F11635"/>
    <w:rsid w:val="00F12D86"/>
    <w:rsid w:val="00F131AA"/>
    <w:rsid w:val="00F131FD"/>
    <w:rsid w:val="00F1350B"/>
    <w:rsid w:val="00F13B05"/>
    <w:rsid w:val="00F13B5A"/>
    <w:rsid w:val="00F13EA5"/>
    <w:rsid w:val="00F13EED"/>
    <w:rsid w:val="00F14263"/>
    <w:rsid w:val="00F15AF2"/>
    <w:rsid w:val="00F1673D"/>
    <w:rsid w:val="00F21290"/>
    <w:rsid w:val="00F220D3"/>
    <w:rsid w:val="00F2299F"/>
    <w:rsid w:val="00F231F0"/>
    <w:rsid w:val="00F24787"/>
    <w:rsid w:val="00F24D39"/>
    <w:rsid w:val="00F251E2"/>
    <w:rsid w:val="00F2586D"/>
    <w:rsid w:val="00F259A5"/>
    <w:rsid w:val="00F25EF1"/>
    <w:rsid w:val="00F263E5"/>
    <w:rsid w:val="00F301E0"/>
    <w:rsid w:val="00F307CC"/>
    <w:rsid w:val="00F30BBA"/>
    <w:rsid w:val="00F31630"/>
    <w:rsid w:val="00F31A8F"/>
    <w:rsid w:val="00F320C0"/>
    <w:rsid w:val="00F32D63"/>
    <w:rsid w:val="00F34012"/>
    <w:rsid w:val="00F343A3"/>
    <w:rsid w:val="00F34C99"/>
    <w:rsid w:val="00F3531A"/>
    <w:rsid w:val="00F36350"/>
    <w:rsid w:val="00F36E97"/>
    <w:rsid w:val="00F4173F"/>
    <w:rsid w:val="00F41DB0"/>
    <w:rsid w:val="00F42D15"/>
    <w:rsid w:val="00F439BB"/>
    <w:rsid w:val="00F43CEB"/>
    <w:rsid w:val="00F449D7"/>
    <w:rsid w:val="00F461AE"/>
    <w:rsid w:val="00F467F9"/>
    <w:rsid w:val="00F4703C"/>
    <w:rsid w:val="00F50A96"/>
    <w:rsid w:val="00F5184D"/>
    <w:rsid w:val="00F51B88"/>
    <w:rsid w:val="00F51CB2"/>
    <w:rsid w:val="00F526F5"/>
    <w:rsid w:val="00F534D3"/>
    <w:rsid w:val="00F5421D"/>
    <w:rsid w:val="00F55022"/>
    <w:rsid w:val="00F55184"/>
    <w:rsid w:val="00F560C9"/>
    <w:rsid w:val="00F56A91"/>
    <w:rsid w:val="00F5704A"/>
    <w:rsid w:val="00F57FA7"/>
    <w:rsid w:val="00F60DF3"/>
    <w:rsid w:val="00F62057"/>
    <w:rsid w:val="00F6264B"/>
    <w:rsid w:val="00F62837"/>
    <w:rsid w:val="00F6290C"/>
    <w:rsid w:val="00F64433"/>
    <w:rsid w:val="00F646C8"/>
    <w:rsid w:val="00F66721"/>
    <w:rsid w:val="00F6773C"/>
    <w:rsid w:val="00F67988"/>
    <w:rsid w:val="00F67C01"/>
    <w:rsid w:val="00F70909"/>
    <w:rsid w:val="00F70D66"/>
    <w:rsid w:val="00F7114B"/>
    <w:rsid w:val="00F714BE"/>
    <w:rsid w:val="00F721EF"/>
    <w:rsid w:val="00F72AAF"/>
    <w:rsid w:val="00F72AC2"/>
    <w:rsid w:val="00F72F17"/>
    <w:rsid w:val="00F73923"/>
    <w:rsid w:val="00F73D91"/>
    <w:rsid w:val="00F74168"/>
    <w:rsid w:val="00F742F1"/>
    <w:rsid w:val="00F7470C"/>
    <w:rsid w:val="00F74942"/>
    <w:rsid w:val="00F76037"/>
    <w:rsid w:val="00F76171"/>
    <w:rsid w:val="00F761E0"/>
    <w:rsid w:val="00F76832"/>
    <w:rsid w:val="00F76B53"/>
    <w:rsid w:val="00F7761D"/>
    <w:rsid w:val="00F77724"/>
    <w:rsid w:val="00F77839"/>
    <w:rsid w:val="00F77AF3"/>
    <w:rsid w:val="00F77CE6"/>
    <w:rsid w:val="00F77DD1"/>
    <w:rsid w:val="00F77E8E"/>
    <w:rsid w:val="00F8023F"/>
    <w:rsid w:val="00F82021"/>
    <w:rsid w:val="00F82080"/>
    <w:rsid w:val="00F82566"/>
    <w:rsid w:val="00F82A7B"/>
    <w:rsid w:val="00F8476C"/>
    <w:rsid w:val="00F850A1"/>
    <w:rsid w:val="00F855B8"/>
    <w:rsid w:val="00F85CBD"/>
    <w:rsid w:val="00F86B84"/>
    <w:rsid w:val="00F905B8"/>
    <w:rsid w:val="00F91164"/>
    <w:rsid w:val="00F91D47"/>
    <w:rsid w:val="00F92B0F"/>
    <w:rsid w:val="00F9354E"/>
    <w:rsid w:val="00F941FC"/>
    <w:rsid w:val="00F96D24"/>
    <w:rsid w:val="00F97093"/>
    <w:rsid w:val="00F97FF3"/>
    <w:rsid w:val="00FA0091"/>
    <w:rsid w:val="00FA0426"/>
    <w:rsid w:val="00FA1AA9"/>
    <w:rsid w:val="00FA2C8B"/>
    <w:rsid w:val="00FA2CE3"/>
    <w:rsid w:val="00FA3E0C"/>
    <w:rsid w:val="00FA4F9B"/>
    <w:rsid w:val="00FA4FBA"/>
    <w:rsid w:val="00FA5580"/>
    <w:rsid w:val="00FA655A"/>
    <w:rsid w:val="00FA69C3"/>
    <w:rsid w:val="00FA6AAC"/>
    <w:rsid w:val="00FA6CBC"/>
    <w:rsid w:val="00FA6D48"/>
    <w:rsid w:val="00FA7027"/>
    <w:rsid w:val="00FA7206"/>
    <w:rsid w:val="00FA7EC0"/>
    <w:rsid w:val="00FB1729"/>
    <w:rsid w:val="00FB2DB8"/>
    <w:rsid w:val="00FB30A2"/>
    <w:rsid w:val="00FB429B"/>
    <w:rsid w:val="00FB6970"/>
    <w:rsid w:val="00FC072E"/>
    <w:rsid w:val="00FC3497"/>
    <w:rsid w:val="00FC4323"/>
    <w:rsid w:val="00FC51AE"/>
    <w:rsid w:val="00FC550A"/>
    <w:rsid w:val="00FC551E"/>
    <w:rsid w:val="00FC5790"/>
    <w:rsid w:val="00FC6275"/>
    <w:rsid w:val="00FD039F"/>
    <w:rsid w:val="00FD053B"/>
    <w:rsid w:val="00FD0AF0"/>
    <w:rsid w:val="00FD1234"/>
    <w:rsid w:val="00FD18F3"/>
    <w:rsid w:val="00FD194F"/>
    <w:rsid w:val="00FD1995"/>
    <w:rsid w:val="00FD2333"/>
    <w:rsid w:val="00FD25E1"/>
    <w:rsid w:val="00FD31B5"/>
    <w:rsid w:val="00FD5688"/>
    <w:rsid w:val="00FD5725"/>
    <w:rsid w:val="00FD5E1C"/>
    <w:rsid w:val="00FD5F36"/>
    <w:rsid w:val="00FD7F6B"/>
    <w:rsid w:val="00FE0948"/>
    <w:rsid w:val="00FE0E33"/>
    <w:rsid w:val="00FE1880"/>
    <w:rsid w:val="00FE2B7B"/>
    <w:rsid w:val="00FE3256"/>
    <w:rsid w:val="00FE3B9B"/>
    <w:rsid w:val="00FE3F8E"/>
    <w:rsid w:val="00FE47ED"/>
    <w:rsid w:val="00FE5101"/>
    <w:rsid w:val="00FE61DC"/>
    <w:rsid w:val="00FE67D0"/>
    <w:rsid w:val="00FE689B"/>
    <w:rsid w:val="00FE79CE"/>
    <w:rsid w:val="00FF02D0"/>
    <w:rsid w:val="00FF081E"/>
    <w:rsid w:val="00FF1406"/>
    <w:rsid w:val="00FF145C"/>
    <w:rsid w:val="00FF26EE"/>
    <w:rsid w:val="00FF28EC"/>
    <w:rsid w:val="00FF47A3"/>
    <w:rsid w:val="00FF4B3F"/>
    <w:rsid w:val="00FF4B43"/>
    <w:rsid w:val="00FF574F"/>
    <w:rsid w:val="00FF6146"/>
    <w:rsid w:val="00FF7956"/>
    <w:rsid w:val="0147778C"/>
    <w:rsid w:val="018F4DD0"/>
    <w:rsid w:val="01A26771"/>
    <w:rsid w:val="02034A18"/>
    <w:rsid w:val="0227311A"/>
    <w:rsid w:val="02B04EBD"/>
    <w:rsid w:val="033C49A3"/>
    <w:rsid w:val="03613039"/>
    <w:rsid w:val="036202D4"/>
    <w:rsid w:val="03D07714"/>
    <w:rsid w:val="042125A7"/>
    <w:rsid w:val="042A0CA0"/>
    <w:rsid w:val="0456145B"/>
    <w:rsid w:val="04B94B88"/>
    <w:rsid w:val="05262D76"/>
    <w:rsid w:val="056F462F"/>
    <w:rsid w:val="05DE1D42"/>
    <w:rsid w:val="05E05ABA"/>
    <w:rsid w:val="05ED08C0"/>
    <w:rsid w:val="060317A8"/>
    <w:rsid w:val="06175254"/>
    <w:rsid w:val="06270849"/>
    <w:rsid w:val="062F6A41"/>
    <w:rsid w:val="06552DE0"/>
    <w:rsid w:val="067D4F9E"/>
    <w:rsid w:val="067F4747"/>
    <w:rsid w:val="06B07B7C"/>
    <w:rsid w:val="06C54CB0"/>
    <w:rsid w:val="06D105D3"/>
    <w:rsid w:val="06D71535"/>
    <w:rsid w:val="07515FD1"/>
    <w:rsid w:val="076B5857"/>
    <w:rsid w:val="076D5A73"/>
    <w:rsid w:val="07991A83"/>
    <w:rsid w:val="079E79DA"/>
    <w:rsid w:val="07DB29DD"/>
    <w:rsid w:val="082F4AD6"/>
    <w:rsid w:val="08CA370B"/>
    <w:rsid w:val="09F07824"/>
    <w:rsid w:val="0A0932C7"/>
    <w:rsid w:val="0A2763AD"/>
    <w:rsid w:val="0A2F0DBE"/>
    <w:rsid w:val="0A506477"/>
    <w:rsid w:val="0A656ED5"/>
    <w:rsid w:val="0A6767AA"/>
    <w:rsid w:val="0A8A4C86"/>
    <w:rsid w:val="0AD40BB1"/>
    <w:rsid w:val="0B0E19AF"/>
    <w:rsid w:val="0BB974D9"/>
    <w:rsid w:val="0C061FF2"/>
    <w:rsid w:val="0C2D757F"/>
    <w:rsid w:val="0C8D726E"/>
    <w:rsid w:val="0CBE28CD"/>
    <w:rsid w:val="0CBE467B"/>
    <w:rsid w:val="0CC223BD"/>
    <w:rsid w:val="0CE05750"/>
    <w:rsid w:val="0D1077DD"/>
    <w:rsid w:val="0D1150F2"/>
    <w:rsid w:val="0D18605F"/>
    <w:rsid w:val="0D447276"/>
    <w:rsid w:val="0D815DD4"/>
    <w:rsid w:val="0E771969"/>
    <w:rsid w:val="0E811E04"/>
    <w:rsid w:val="0EA162F1"/>
    <w:rsid w:val="0ED939EE"/>
    <w:rsid w:val="0EE26D46"/>
    <w:rsid w:val="0F0E18EA"/>
    <w:rsid w:val="0F4F55B5"/>
    <w:rsid w:val="0F523385"/>
    <w:rsid w:val="0F803E6A"/>
    <w:rsid w:val="0FDA7A1E"/>
    <w:rsid w:val="10246EEB"/>
    <w:rsid w:val="10262C63"/>
    <w:rsid w:val="1032785A"/>
    <w:rsid w:val="10482BD9"/>
    <w:rsid w:val="10545A22"/>
    <w:rsid w:val="105E064F"/>
    <w:rsid w:val="106E2803"/>
    <w:rsid w:val="10907D14"/>
    <w:rsid w:val="110658A6"/>
    <w:rsid w:val="11124F95"/>
    <w:rsid w:val="11166833"/>
    <w:rsid w:val="114A387E"/>
    <w:rsid w:val="11851C0B"/>
    <w:rsid w:val="11A5684D"/>
    <w:rsid w:val="120E7E09"/>
    <w:rsid w:val="12152F8F"/>
    <w:rsid w:val="123D4E07"/>
    <w:rsid w:val="12562AA0"/>
    <w:rsid w:val="125C471A"/>
    <w:rsid w:val="127E28E2"/>
    <w:rsid w:val="12A94EA0"/>
    <w:rsid w:val="130E0799"/>
    <w:rsid w:val="13180F89"/>
    <w:rsid w:val="13561AB1"/>
    <w:rsid w:val="135E2714"/>
    <w:rsid w:val="13C71CE6"/>
    <w:rsid w:val="13D80718"/>
    <w:rsid w:val="14164D9C"/>
    <w:rsid w:val="148F527B"/>
    <w:rsid w:val="14A27D77"/>
    <w:rsid w:val="156B7273"/>
    <w:rsid w:val="159B504D"/>
    <w:rsid w:val="15B34F99"/>
    <w:rsid w:val="15D66ED9"/>
    <w:rsid w:val="15E60D55"/>
    <w:rsid w:val="15EF7FCB"/>
    <w:rsid w:val="16021A7C"/>
    <w:rsid w:val="163E5980"/>
    <w:rsid w:val="167F40D4"/>
    <w:rsid w:val="169B65A7"/>
    <w:rsid w:val="169C5A2D"/>
    <w:rsid w:val="16CB4F50"/>
    <w:rsid w:val="17081314"/>
    <w:rsid w:val="17853B61"/>
    <w:rsid w:val="17AC6144"/>
    <w:rsid w:val="17CB121D"/>
    <w:rsid w:val="18092816"/>
    <w:rsid w:val="18251A52"/>
    <w:rsid w:val="183103F7"/>
    <w:rsid w:val="18371EB1"/>
    <w:rsid w:val="183A1C0C"/>
    <w:rsid w:val="18701F98"/>
    <w:rsid w:val="18F02060"/>
    <w:rsid w:val="192A37C4"/>
    <w:rsid w:val="194B373A"/>
    <w:rsid w:val="195718FA"/>
    <w:rsid w:val="198A7DBF"/>
    <w:rsid w:val="199E5A21"/>
    <w:rsid w:val="19CC03D7"/>
    <w:rsid w:val="19F8741E"/>
    <w:rsid w:val="19FD4A34"/>
    <w:rsid w:val="1AD35795"/>
    <w:rsid w:val="1B177D78"/>
    <w:rsid w:val="1B373F76"/>
    <w:rsid w:val="1B5763C6"/>
    <w:rsid w:val="1B942A09"/>
    <w:rsid w:val="1BAA0BEC"/>
    <w:rsid w:val="1BB61013"/>
    <w:rsid w:val="1BBB4BA7"/>
    <w:rsid w:val="1BCE272A"/>
    <w:rsid w:val="1BDF7E16"/>
    <w:rsid w:val="1BEF34AA"/>
    <w:rsid w:val="1BF400B9"/>
    <w:rsid w:val="1C4C11C0"/>
    <w:rsid w:val="1C6703E2"/>
    <w:rsid w:val="1CA67605"/>
    <w:rsid w:val="1D012A8E"/>
    <w:rsid w:val="1D01426F"/>
    <w:rsid w:val="1D035455"/>
    <w:rsid w:val="1D232A04"/>
    <w:rsid w:val="1D2B1804"/>
    <w:rsid w:val="1D2D465B"/>
    <w:rsid w:val="1D7658FA"/>
    <w:rsid w:val="1D884F5D"/>
    <w:rsid w:val="1E3950C5"/>
    <w:rsid w:val="1E4808ED"/>
    <w:rsid w:val="1E636E30"/>
    <w:rsid w:val="1E652BA8"/>
    <w:rsid w:val="1E960FB4"/>
    <w:rsid w:val="1EBD0C36"/>
    <w:rsid w:val="1EE73F05"/>
    <w:rsid w:val="1F2962CC"/>
    <w:rsid w:val="1F3A5DE3"/>
    <w:rsid w:val="1F652489"/>
    <w:rsid w:val="200D799B"/>
    <w:rsid w:val="20913CBA"/>
    <w:rsid w:val="20DB5404"/>
    <w:rsid w:val="20FB77F4"/>
    <w:rsid w:val="210118AD"/>
    <w:rsid w:val="212A2DEC"/>
    <w:rsid w:val="214747E7"/>
    <w:rsid w:val="2234120F"/>
    <w:rsid w:val="2275311F"/>
    <w:rsid w:val="22761828"/>
    <w:rsid w:val="2315274F"/>
    <w:rsid w:val="24082954"/>
    <w:rsid w:val="24DB1E16"/>
    <w:rsid w:val="24E231A5"/>
    <w:rsid w:val="24FE5B05"/>
    <w:rsid w:val="25381017"/>
    <w:rsid w:val="25706A02"/>
    <w:rsid w:val="258129BE"/>
    <w:rsid w:val="25A246E2"/>
    <w:rsid w:val="25AE12D9"/>
    <w:rsid w:val="25B12A01"/>
    <w:rsid w:val="25B368EF"/>
    <w:rsid w:val="25D56865"/>
    <w:rsid w:val="25DA5423"/>
    <w:rsid w:val="26091431"/>
    <w:rsid w:val="262A4E03"/>
    <w:rsid w:val="26396DF4"/>
    <w:rsid w:val="26826131"/>
    <w:rsid w:val="27025A26"/>
    <w:rsid w:val="27034AD1"/>
    <w:rsid w:val="272B36FC"/>
    <w:rsid w:val="27315D1D"/>
    <w:rsid w:val="279A1B15"/>
    <w:rsid w:val="27C052F3"/>
    <w:rsid w:val="27C941A8"/>
    <w:rsid w:val="280C250B"/>
    <w:rsid w:val="28377363"/>
    <w:rsid w:val="28746E9C"/>
    <w:rsid w:val="28CF69C0"/>
    <w:rsid w:val="28DC7F0B"/>
    <w:rsid w:val="28DD6E23"/>
    <w:rsid w:val="28FC05AD"/>
    <w:rsid w:val="294066EC"/>
    <w:rsid w:val="29C25353"/>
    <w:rsid w:val="2A273408"/>
    <w:rsid w:val="2A4F0167"/>
    <w:rsid w:val="2A522B7B"/>
    <w:rsid w:val="2A68414C"/>
    <w:rsid w:val="2A7A3E7F"/>
    <w:rsid w:val="2AA80E45"/>
    <w:rsid w:val="2AD417E1"/>
    <w:rsid w:val="2ADE7026"/>
    <w:rsid w:val="2B083239"/>
    <w:rsid w:val="2B46135E"/>
    <w:rsid w:val="2BA40212"/>
    <w:rsid w:val="2C153E96"/>
    <w:rsid w:val="2C723708"/>
    <w:rsid w:val="2C9F7BCD"/>
    <w:rsid w:val="2CB422EC"/>
    <w:rsid w:val="2CDD21EA"/>
    <w:rsid w:val="2CEB696E"/>
    <w:rsid w:val="2D2A56E9"/>
    <w:rsid w:val="2D8206C8"/>
    <w:rsid w:val="2DCA0C7A"/>
    <w:rsid w:val="2E3A7BAD"/>
    <w:rsid w:val="2E424CB4"/>
    <w:rsid w:val="2E4722CA"/>
    <w:rsid w:val="2ED0406E"/>
    <w:rsid w:val="2ED420CE"/>
    <w:rsid w:val="2EE61AE3"/>
    <w:rsid w:val="2EE67D35"/>
    <w:rsid w:val="2EEC40A0"/>
    <w:rsid w:val="2F292AAB"/>
    <w:rsid w:val="2FA36E07"/>
    <w:rsid w:val="2FD74BE1"/>
    <w:rsid w:val="2FF81ACE"/>
    <w:rsid w:val="302A1EA4"/>
    <w:rsid w:val="307410C2"/>
    <w:rsid w:val="308D0856"/>
    <w:rsid w:val="309C68FD"/>
    <w:rsid w:val="309F7DCB"/>
    <w:rsid w:val="30BD0622"/>
    <w:rsid w:val="30FA7AC8"/>
    <w:rsid w:val="31121EF5"/>
    <w:rsid w:val="31717D8A"/>
    <w:rsid w:val="31EF7704"/>
    <w:rsid w:val="3296737C"/>
    <w:rsid w:val="33136C1F"/>
    <w:rsid w:val="33305B83"/>
    <w:rsid w:val="338B6C3E"/>
    <w:rsid w:val="33B757FC"/>
    <w:rsid w:val="341E3ACD"/>
    <w:rsid w:val="344A48C2"/>
    <w:rsid w:val="349F69BC"/>
    <w:rsid w:val="34DB376C"/>
    <w:rsid w:val="34EF21EB"/>
    <w:rsid w:val="35270760"/>
    <w:rsid w:val="354B444E"/>
    <w:rsid w:val="35856BFC"/>
    <w:rsid w:val="35AF558A"/>
    <w:rsid w:val="35B069A7"/>
    <w:rsid w:val="35B77D36"/>
    <w:rsid w:val="35F25212"/>
    <w:rsid w:val="360F36CE"/>
    <w:rsid w:val="36A302BA"/>
    <w:rsid w:val="37515F68"/>
    <w:rsid w:val="37F45271"/>
    <w:rsid w:val="382471D8"/>
    <w:rsid w:val="387F6B81"/>
    <w:rsid w:val="38D46E50"/>
    <w:rsid w:val="39447B32"/>
    <w:rsid w:val="394C4C39"/>
    <w:rsid w:val="397273BD"/>
    <w:rsid w:val="39C3314D"/>
    <w:rsid w:val="39DD464B"/>
    <w:rsid w:val="39E03FF9"/>
    <w:rsid w:val="39E14173"/>
    <w:rsid w:val="3A5169AB"/>
    <w:rsid w:val="3A57664E"/>
    <w:rsid w:val="3A660185"/>
    <w:rsid w:val="3B27789D"/>
    <w:rsid w:val="3B3616FD"/>
    <w:rsid w:val="3B3877A0"/>
    <w:rsid w:val="3B563FC0"/>
    <w:rsid w:val="3BB84807"/>
    <w:rsid w:val="3BDD4E74"/>
    <w:rsid w:val="3C4F6F1A"/>
    <w:rsid w:val="3C7E4EDD"/>
    <w:rsid w:val="3CA64660"/>
    <w:rsid w:val="3D0D2931"/>
    <w:rsid w:val="3D200DA7"/>
    <w:rsid w:val="3D3659E4"/>
    <w:rsid w:val="3D76594D"/>
    <w:rsid w:val="3E09759C"/>
    <w:rsid w:val="3E216694"/>
    <w:rsid w:val="3E824310"/>
    <w:rsid w:val="3EB53DB8"/>
    <w:rsid w:val="3F2415CF"/>
    <w:rsid w:val="3FB5178A"/>
    <w:rsid w:val="3FC678F9"/>
    <w:rsid w:val="404F7248"/>
    <w:rsid w:val="405C2C22"/>
    <w:rsid w:val="406665E0"/>
    <w:rsid w:val="40833636"/>
    <w:rsid w:val="40B97C69"/>
    <w:rsid w:val="40F938F8"/>
    <w:rsid w:val="41103AB3"/>
    <w:rsid w:val="411A2A57"/>
    <w:rsid w:val="41210759"/>
    <w:rsid w:val="41232D78"/>
    <w:rsid w:val="417C108D"/>
    <w:rsid w:val="418036D2"/>
    <w:rsid w:val="4185067D"/>
    <w:rsid w:val="41A2641C"/>
    <w:rsid w:val="41D61543"/>
    <w:rsid w:val="420F381B"/>
    <w:rsid w:val="42213106"/>
    <w:rsid w:val="426828AB"/>
    <w:rsid w:val="428B4A24"/>
    <w:rsid w:val="42A11473"/>
    <w:rsid w:val="42A81132"/>
    <w:rsid w:val="42AC48D8"/>
    <w:rsid w:val="42D24149"/>
    <w:rsid w:val="42E51F94"/>
    <w:rsid w:val="42E83C24"/>
    <w:rsid w:val="432509D4"/>
    <w:rsid w:val="4352109E"/>
    <w:rsid w:val="43650DD1"/>
    <w:rsid w:val="43CC15D8"/>
    <w:rsid w:val="43D83C99"/>
    <w:rsid w:val="43E16008"/>
    <w:rsid w:val="44502E5B"/>
    <w:rsid w:val="4466277E"/>
    <w:rsid w:val="44B042CE"/>
    <w:rsid w:val="44C558EE"/>
    <w:rsid w:val="450D1720"/>
    <w:rsid w:val="452151CC"/>
    <w:rsid w:val="453F5652"/>
    <w:rsid w:val="456B28EB"/>
    <w:rsid w:val="45991EFD"/>
    <w:rsid w:val="45C81AEB"/>
    <w:rsid w:val="45E17242"/>
    <w:rsid w:val="4624025E"/>
    <w:rsid w:val="46314259"/>
    <w:rsid w:val="468C0D6B"/>
    <w:rsid w:val="46B856BC"/>
    <w:rsid w:val="46CF2718"/>
    <w:rsid w:val="46CF4FC2"/>
    <w:rsid w:val="46D52711"/>
    <w:rsid w:val="46EC288D"/>
    <w:rsid w:val="47161229"/>
    <w:rsid w:val="471C20EE"/>
    <w:rsid w:val="47507FEA"/>
    <w:rsid w:val="47A479CC"/>
    <w:rsid w:val="47B6656B"/>
    <w:rsid w:val="48282D03"/>
    <w:rsid w:val="48396CD0"/>
    <w:rsid w:val="48937901"/>
    <w:rsid w:val="48A02CB3"/>
    <w:rsid w:val="48B85E47"/>
    <w:rsid w:val="48C170B3"/>
    <w:rsid w:val="48DF33D4"/>
    <w:rsid w:val="49060960"/>
    <w:rsid w:val="49463453"/>
    <w:rsid w:val="49574862"/>
    <w:rsid w:val="49731DD7"/>
    <w:rsid w:val="49CE328E"/>
    <w:rsid w:val="49D1128D"/>
    <w:rsid w:val="4A4D25BF"/>
    <w:rsid w:val="4A5406A2"/>
    <w:rsid w:val="4A7D4C52"/>
    <w:rsid w:val="4AC10206"/>
    <w:rsid w:val="4AC519F6"/>
    <w:rsid w:val="4AE64EED"/>
    <w:rsid w:val="4AF23F74"/>
    <w:rsid w:val="4B110B90"/>
    <w:rsid w:val="4B447E66"/>
    <w:rsid w:val="4B4C5CA0"/>
    <w:rsid w:val="4B8A1D1C"/>
    <w:rsid w:val="4C215AB1"/>
    <w:rsid w:val="4D105675"/>
    <w:rsid w:val="4D4B1098"/>
    <w:rsid w:val="4D5F2D35"/>
    <w:rsid w:val="4D624570"/>
    <w:rsid w:val="4D7B7443"/>
    <w:rsid w:val="4E444B87"/>
    <w:rsid w:val="4EAF55F6"/>
    <w:rsid w:val="4EC72940"/>
    <w:rsid w:val="4F6E3703"/>
    <w:rsid w:val="4F9D7B44"/>
    <w:rsid w:val="4FAD422B"/>
    <w:rsid w:val="4FF534DD"/>
    <w:rsid w:val="500656EA"/>
    <w:rsid w:val="50A218B6"/>
    <w:rsid w:val="50AD2009"/>
    <w:rsid w:val="511B3417"/>
    <w:rsid w:val="51330760"/>
    <w:rsid w:val="516E3547"/>
    <w:rsid w:val="51915487"/>
    <w:rsid w:val="51A056CA"/>
    <w:rsid w:val="51C82CAC"/>
    <w:rsid w:val="52151C14"/>
    <w:rsid w:val="526273B5"/>
    <w:rsid w:val="53083749"/>
    <w:rsid w:val="53162C32"/>
    <w:rsid w:val="531C2C0F"/>
    <w:rsid w:val="532439D9"/>
    <w:rsid w:val="53395DD6"/>
    <w:rsid w:val="5355411C"/>
    <w:rsid w:val="53590226"/>
    <w:rsid w:val="53933738"/>
    <w:rsid w:val="545F7ABE"/>
    <w:rsid w:val="54803EF9"/>
    <w:rsid w:val="54BC3176"/>
    <w:rsid w:val="55636AAB"/>
    <w:rsid w:val="5579695E"/>
    <w:rsid w:val="55FD133D"/>
    <w:rsid w:val="561244DD"/>
    <w:rsid w:val="562B3B54"/>
    <w:rsid w:val="563A27AE"/>
    <w:rsid w:val="56856D59"/>
    <w:rsid w:val="56903F5F"/>
    <w:rsid w:val="56B672FF"/>
    <w:rsid w:val="56F15429"/>
    <w:rsid w:val="57380B6E"/>
    <w:rsid w:val="573C7C43"/>
    <w:rsid w:val="573F362D"/>
    <w:rsid w:val="57504692"/>
    <w:rsid w:val="57EA3B43"/>
    <w:rsid w:val="57FFBBB6"/>
    <w:rsid w:val="583845FD"/>
    <w:rsid w:val="584A3B8C"/>
    <w:rsid w:val="585F62DF"/>
    <w:rsid w:val="58B205DA"/>
    <w:rsid w:val="58C47EF0"/>
    <w:rsid w:val="59413C36"/>
    <w:rsid w:val="59562254"/>
    <w:rsid w:val="597638E0"/>
    <w:rsid w:val="597B2CA5"/>
    <w:rsid w:val="5A0002AB"/>
    <w:rsid w:val="5A696FA1"/>
    <w:rsid w:val="5A7F0572"/>
    <w:rsid w:val="5AB92201"/>
    <w:rsid w:val="5AD92379"/>
    <w:rsid w:val="5B847B74"/>
    <w:rsid w:val="5B90055D"/>
    <w:rsid w:val="5BA30291"/>
    <w:rsid w:val="5BB24978"/>
    <w:rsid w:val="5C0D7E00"/>
    <w:rsid w:val="5C292E8C"/>
    <w:rsid w:val="5C294C3A"/>
    <w:rsid w:val="5C95407D"/>
    <w:rsid w:val="5CAB38A1"/>
    <w:rsid w:val="5CDF179C"/>
    <w:rsid w:val="5CED3FF9"/>
    <w:rsid w:val="5D267DAB"/>
    <w:rsid w:val="5D4476FB"/>
    <w:rsid w:val="5D4E450D"/>
    <w:rsid w:val="5DAA7FFC"/>
    <w:rsid w:val="5E343D6A"/>
    <w:rsid w:val="5E6A778C"/>
    <w:rsid w:val="5E8425FB"/>
    <w:rsid w:val="5E8B3C4B"/>
    <w:rsid w:val="5ED8763C"/>
    <w:rsid w:val="5F2711D9"/>
    <w:rsid w:val="5F5F4E16"/>
    <w:rsid w:val="5F93061C"/>
    <w:rsid w:val="5FC96642"/>
    <w:rsid w:val="5FFE462F"/>
    <w:rsid w:val="60032513"/>
    <w:rsid w:val="601574AE"/>
    <w:rsid w:val="60257F58"/>
    <w:rsid w:val="605B55DE"/>
    <w:rsid w:val="607D5554"/>
    <w:rsid w:val="61096DE8"/>
    <w:rsid w:val="612105D5"/>
    <w:rsid w:val="61250170"/>
    <w:rsid w:val="614B2DC9"/>
    <w:rsid w:val="614C5F5A"/>
    <w:rsid w:val="6199672D"/>
    <w:rsid w:val="62111B39"/>
    <w:rsid w:val="62372A03"/>
    <w:rsid w:val="629E17B2"/>
    <w:rsid w:val="62CF0F81"/>
    <w:rsid w:val="634925E3"/>
    <w:rsid w:val="63C82F8A"/>
    <w:rsid w:val="63F0428F"/>
    <w:rsid w:val="64AA6B34"/>
    <w:rsid w:val="64ED07CF"/>
    <w:rsid w:val="64FB113D"/>
    <w:rsid w:val="6535464F"/>
    <w:rsid w:val="653603C7"/>
    <w:rsid w:val="654F4FE5"/>
    <w:rsid w:val="65735661"/>
    <w:rsid w:val="65A75FC0"/>
    <w:rsid w:val="65BD2897"/>
    <w:rsid w:val="66136E8B"/>
    <w:rsid w:val="6632079C"/>
    <w:rsid w:val="663D12E2"/>
    <w:rsid w:val="665E5750"/>
    <w:rsid w:val="66A51361"/>
    <w:rsid w:val="673E3563"/>
    <w:rsid w:val="676E3E49"/>
    <w:rsid w:val="678877B3"/>
    <w:rsid w:val="67E1648C"/>
    <w:rsid w:val="67FDBF7E"/>
    <w:rsid w:val="683A0C71"/>
    <w:rsid w:val="68B03FED"/>
    <w:rsid w:val="68B32C7E"/>
    <w:rsid w:val="68DA5D31"/>
    <w:rsid w:val="690A5DF3"/>
    <w:rsid w:val="69456E2B"/>
    <w:rsid w:val="69470DF5"/>
    <w:rsid w:val="69A41DA4"/>
    <w:rsid w:val="69A9410F"/>
    <w:rsid w:val="69B22C27"/>
    <w:rsid w:val="6A1D56B2"/>
    <w:rsid w:val="6A773014"/>
    <w:rsid w:val="6AD246EE"/>
    <w:rsid w:val="6B100175"/>
    <w:rsid w:val="6B67752D"/>
    <w:rsid w:val="6BEF6070"/>
    <w:rsid w:val="6BFD239F"/>
    <w:rsid w:val="6CCD1611"/>
    <w:rsid w:val="6CEF1588"/>
    <w:rsid w:val="6D092EE7"/>
    <w:rsid w:val="6D0E2679"/>
    <w:rsid w:val="6D384F10"/>
    <w:rsid w:val="6D4621DE"/>
    <w:rsid w:val="6D4D4B26"/>
    <w:rsid w:val="6D561607"/>
    <w:rsid w:val="6DAE1443"/>
    <w:rsid w:val="6DC72505"/>
    <w:rsid w:val="6DDD7AF0"/>
    <w:rsid w:val="6DE24C48"/>
    <w:rsid w:val="6DE55656"/>
    <w:rsid w:val="6E180321"/>
    <w:rsid w:val="6E261BA7"/>
    <w:rsid w:val="6E4C0C5C"/>
    <w:rsid w:val="6E660432"/>
    <w:rsid w:val="6E681C31"/>
    <w:rsid w:val="6E8D3E82"/>
    <w:rsid w:val="6EA51AD2"/>
    <w:rsid w:val="6ED7625C"/>
    <w:rsid w:val="6EEA46FD"/>
    <w:rsid w:val="6F135292"/>
    <w:rsid w:val="6F573414"/>
    <w:rsid w:val="6F6D2EDC"/>
    <w:rsid w:val="6FBC0A83"/>
    <w:rsid w:val="6FDE3B35"/>
    <w:rsid w:val="70787AE6"/>
    <w:rsid w:val="709366CE"/>
    <w:rsid w:val="70BF3967"/>
    <w:rsid w:val="70F50EBA"/>
    <w:rsid w:val="71266569"/>
    <w:rsid w:val="7156385B"/>
    <w:rsid w:val="716B764B"/>
    <w:rsid w:val="71755167"/>
    <w:rsid w:val="717C6A58"/>
    <w:rsid w:val="718D75C1"/>
    <w:rsid w:val="71A32941"/>
    <w:rsid w:val="71B05FD1"/>
    <w:rsid w:val="71B7463E"/>
    <w:rsid w:val="71D60130"/>
    <w:rsid w:val="72462175"/>
    <w:rsid w:val="725620A9"/>
    <w:rsid w:val="726E2F4F"/>
    <w:rsid w:val="72CB03A1"/>
    <w:rsid w:val="72E6342D"/>
    <w:rsid w:val="72E77E16"/>
    <w:rsid w:val="73532145"/>
    <w:rsid w:val="73905147"/>
    <w:rsid w:val="73AA4221"/>
    <w:rsid w:val="73D9089C"/>
    <w:rsid w:val="73FA5E27"/>
    <w:rsid w:val="74035919"/>
    <w:rsid w:val="741E4FC3"/>
    <w:rsid w:val="7447637A"/>
    <w:rsid w:val="74C667AB"/>
    <w:rsid w:val="74C876B4"/>
    <w:rsid w:val="74CB1472"/>
    <w:rsid w:val="74D472B5"/>
    <w:rsid w:val="74EB6AD9"/>
    <w:rsid w:val="74FC0CE6"/>
    <w:rsid w:val="750E6C6B"/>
    <w:rsid w:val="757440A2"/>
    <w:rsid w:val="75D05CCE"/>
    <w:rsid w:val="75F73A2A"/>
    <w:rsid w:val="75F7779C"/>
    <w:rsid w:val="75FC7405"/>
    <w:rsid w:val="76393874"/>
    <w:rsid w:val="769958F2"/>
    <w:rsid w:val="76A7748B"/>
    <w:rsid w:val="76E96805"/>
    <w:rsid w:val="770266B0"/>
    <w:rsid w:val="77283548"/>
    <w:rsid w:val="774F0A6D"/>
    <w:rsid w:val="779D6084"/>
    <w:rsid w:val="77E577FB"/>
    <w:rsid w:val="77EF43D9"/>
    <w:rsid w:val="784576F8"/>
    <w:rsid w:val="78574485"/>
    <w:rsid w:val="78767A5E"/>
    <w:rsid w:val="78B95140"/>
    <w:rsid w:val="793D0B51"/>
    <w:rsid w:val="796230E1"/>
    <w:rsid w:val="798B4E50"/>
    <w:rsid w:val="79BD71CD"/>
    <w:rsid w:val="79D0629D"/>
    <w:rsid w:val="79F44681"/>
    <w:rsid w:val="79FF6B82"/>
    <w:rsid w:val="7A08012D"/>
    <w:rsid w:val="7A2A00A3"/>
    <w:rsid w:val="7A3E76AA"/>
    <w:rsid w:val="7AC21415"/>
    <w:rsid w:val="7AC325F7"/>
    <w:rsid w:val="7B095F0A"/>
    <w:rsid w:val="7B0F54EB"/>
    <w:rsid w:val="7B471C92"/>
    <w:rsid w:val="7C280203"/>
    <w:rsid w:val="7C725D31"/>
    <w:rsid w:val="7C95557C"/>
    <w:rsid w:val="7C9A2DA4"/>
    <w:rsid w:val="7CD73DE6"/>
    <w:rsid w:val="7CFE3D1B"/>
    <w:rsid w:val="7D511DEB"/>
    <w:rsid w:val="7DAA3AC0"/>
    <w:rsid w:val="7DD62B88"/>
    <w:rsid w:val="7DEB27D3"/>
    <w:rsid w:val="7E0155BF"/>
    <w:rsid w:val="7E78621C"/>
    <w:rsid w:val="7E816BC7"/>
    <w:rsid w:val="7EAD12A3"/>
    <w:rsid w:val="7EDB7BBE"/>
    <w:rsid w:val="7EF402AF"/>
    <w:rsid w:val="7F166E48"/>
    <w:rsid w:val="7F286B7B"/>
    <w:rsid w:val="7F2E3DC9"/>
    <w:rsid w:val="7FB0104A"/>
    <w:rsid w:val="7FF0375A"/>
    <w:rsid w:val="9BF7EF2A"/>
    <w:rsid w:val="B91FEA49"/>
    <w:rsid w:val="DBFEEEA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54"/>
    <w:qFormat/>
    <w:uiPriority w:val="0"/>
    <w:pPr>
      <w:spacing w:before="340" w:after="330" w:line="360" w:lineRule="auto"/>
      <w:jc w:val="center"/>
      <w:outlineLvl w:val="0"/>
    </w:pPr>
    <w:rPr>
      <w:rFonts w:eastAsia="黑体"/>
      <w:kern w:val="44"/>
      <w:szCs w:val="44"/>
    </w:rPr>
  </w:style>
  <w:style w:type="paragraph" w:styleId="5">
    <w:name w:val="heading 2"/>
    <w:basedOn w:val="3"/>
    <w:next w:val="4"/>
    <w:link w:val="69"/>
    <w:qFormat/>
    <w:uiPriority w:val="0"/>
    <w:pPr>
      <w:adjustRightInd w:val="0"/>
      <w:jc w:val="center"/>
      <w:textAlignment w:val="baseline"/>
      <w:outlineLvl w:val="1"/>
    </w:pPr>
    <w:rPr>
      <w:kern w:val="0"/>
      <w:sz w:val="24"/>
      <w:szCs w:val="20"/>
    </w:rPr>
  </w:style>
  <w:style w:type="paragraph" w:styleId="3">
    <w:name w:val="heading 3"/>
    <w:basedOn w:val="4"/>
    <w:next w:val="1"/>
    <w:link w:val="53"/>
    <w:qFormat/>
    <w:uiPriority w:val="9"/>
    <w:pPr>
      <w:spacing w:before="260" w:after="260" w:line="240" w:lineRule="auto"/>
      <w:outlineLvl w:val="2"/>
    </w:pPr>
    <w:rPr>
      <w:rFonts w:ascii="宋体" w:hAnsi="宋体" w:eastAsia="宋体"/>
      <w:szCs w:val="32"/>
    </w:rPr>
  </w:style>
  <w:style w:type="paragraph" w:styleId="4">
    <w:name w:val="heading 4"/>
    <w:basedOn w:val="1"/>
    <w:next w:val="1"/>
    <w:link w:val="51"/>
    <w:qFormat/>
    <w:uiPriority w:val="9"/>
    <w:pPr>
      <w:keepNext/>
      <w:keepLines/>
      <w:spacing w:before="280" w:after="290" w:line="376" w:lineRule="auto"/>
      <w:outlineLvl w:val="3"/>
    </w:pPr>
    <w:rPr>
      <w:rFonts w:ascii="Arial" w:hAnsi="Arial" w:eastAsia="黑体"/>
      <w:b/>
      <w:bCs/>
      <w:sz w:val="28"/>
      <w:szCs w:val="28"/>
    </w:rPr>
  </w:style>
  <w:style w:type="paragraph" w:styleId="6">
    <w:name w:val="heading 5"/>
    <w:basedOn w:val="1"/>
    <w:next w:val="7"/>
    <w:link w:val="78"/>
    <w:qFormat/>
    <w:uiPriority w:val="0"/>
    <w:pPr>
      <w:keepNext/>
      <w:keepLines/>
      <w:spacing w:before="280" w:after="290" w:line="376" w:lineRule="auto"/>
      <w:outlineLvl w:val="4"/>
    </w:pPr>
    <w:rPr>
      <w:b/>
      <w:sz w:val="28"/>
      <w:szCs w:val="20"/>
    </w:rPr>
  </w:style>
  <w:style w:type="paragraph" w:styleId="9">
    <w:name w:val="heading 6"/>
    <w:basedOn w:val="1"/>
    <w:next w:val="7"/>
    <w:link w:val="81"/>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7"/>
    <w:link w:val="82"/>
    <w:autoRedefine/>
    <w:qFormat/>
    <w:uiPriority w:val="0"/>
    <w:pPr>
      <w:keepNext/>
      <w:keepLines/>
      <w:spacing w:before="240" w:after="64" w:line="320" w:lineRule="auto"/>
      <w:outlineLvl w:val="6"/>
    </w:pPr>
    <w:rPr>
      <w:b/>
      <w:sz w:val="24"/>
      <w:szCs w:val="20"/>
    </w:rPr>
  </w:style>
  <w:style w:type="paragraph" w:styleId="11">
    <w:name w:val="heading 8"/>
    <w:basedOn w:val="1"/>
    <w:next w:val="7"/>
    <w:link w:val="83"/>
    <w:autoRedefine/>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7"/>
    <w:link w:val="84"/>
    <w:qFormat/>
    <w:uiPriority w:val="0"/>
    <w:pPr>
      <w:keepNext/>
      <w:keepLines/>
      <w:spacing w:before="240" w:after="64" w:line="320" w:lineRule="auto"/>
      <w:outlineLvl w:val="8"/>
    </w:pPr>
    <w:rPr>
      <w:rFonts w:ascii="Arial" w:hAnsi="Arial" w:eastAsia="黑体"/>
      <w:szCs w:val="20"/>
    </w:rPr>
  </w:style>
  <w:style w:type="character" w:default="1" w:styleId="45">
    <w:name w:val="Default Paragraph Font"/>
    <w:semiHidden/>
    <w:unhideWhenUsed/>
    <w:qFormat/>
    <w:uiPriority w:val="1"/>
  </w:style>
  <w:style w:type="table" w:default="1" w:styleId="43">
    <w:name w:val="Normal Table"/>
    <w:autoRedefine/>
    <w:semiHidden/>
    <w:unhideWhenUsed/>
    <w:qFormat/>
    <w:uiPriority w:val="99"/>
    <w:tblPr>
      <w:tblCellMar>
        <w:top w:w="0" w:type="dxa"/>
        <w:left w:w="108" w:type="dxa"/>
        <w:bottom w:w="0" w:type="dxa"/>
        <w:right w:w="108" w:type="dxa"/>
      </w:tblCellMar>
    </w:tblPr>
  </w:style>
  <w:style w:type="paragraph" w:styleId="7">
    <w:name w:val="Normal Indent"/>
    <w:basedOn w:val="1"/>
    <w:next w:val="8"/>
    <w:link w:val="55"/>
    <w:autoRedefine/>
    <w:qFormat/>
    <w:uiPriority w:val="0"/>
    <w:pPr>
      <w:ind w:firstLine="420"/>
    </w:pPr>
    <w:rPr>
      <w:szCs w:val="20"/>
    </w:rPr>
  </w:style>
  <w:style w:type="paragraph" w:styleId="8">
    <w:name w:val="footer"/>
    <w:basedOn w:val="1"/>
    <w:link w:val="95"/>
    <w:autoRedefine/>
    <w:qFormat/>
    <w:uiPriority w:val="0"/>
    <w:pPr>
      <w:tabs>
        <w:tab w:val="center" w:pos="4153"/>
        <w:tab w:val="right" w:pos="8306"/>
      </w:tabs>
      <w:snapToGrid w:val="0"/>
      <w:jc w:val="left"/>
    </w:pPr>
    <w:rPr>
      <w:sz w:val="18"/>
      <w:szCs w:val="18"/>
    </w:rPr>
  </w:style>
  <w:style w:type="paragraph" w:styleId="13">
    <w:name w:val="toc 7"/>
    <w:basedOn w:val="1"/>
    <w:next w:val="1"/>
    <w:semiHidden/>
    <w:qFormat/>
    <w:uiPriority w:val="0"/>
    <w:pPr>
      <w:ind w:left="1260"/>
      <w:jc w:val="left"/>
    </w:pPr>
    <w:rPr>
      <w:szCs w:val="21"/>
    </w:rPr>
  </w:style>
  <w:style w:type="paragraph" w:styleId="14">
    <w:name w:val="caption"/>
    <w:basedOn w:val="1"/>
    <w:next w:val="1"/>
    <w:autoRedefine/>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82"/>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96"/>
    <w:qFormat/>
    <w:uiPriority w:val="0"/>
    <w:pPr>
      <w:spacing w:after="120"/>
    </w:pPr>
    <w:rPr>
      <w:sz w:val="16"/>
      <w:szCs w:val="16"/>
    </w:rPr>
  </w:style>
  <w:style w:type="paragraph" w:styleId="19">
    <w:name w:val="Body Text"/>
    <w:basedOn w:val="1"/>
    <w:next w:val="1"/>
    <w:link w:val="90"/>
    <w:qFormat/>
    <w:uiPriority w:val="0"/>
    <w:pPr>
      <w:spacing w:line="360" w:lineRule="auto"/>
    </w:pPr>
    <w:rPr>
      <w:b/>
      <w:bCs/>
      <w:sz w:val="24"/>
    </w:rPr>
  </w:style>
  <w:style w:type="paragraph" w:styleId="20">
    <w:name w:val="Body Text Indent"/>
    <w:basedOn w:val="1"/>
    <w:link w:val="77"/>
    <w:autoRedefine/>
    <w:qFormat/>
    <w:uiPriority w:val="0"/>
    <w:pPr>
      <w:spacing w:line="360" w:lineRule="auto"/>
      <w:ind w:firstLine="420" w:firstLineChars="200"/>
    </w:pPr>
  </w:style>
  <w:style w:type="paragraph" w:styleId="21">
    <w:name w:val="toc 5"/>
    <w:basedOn w:val="1"/>
    <w:next w:val="1"/>
    <w:autoRedefine/>
    <w:semiHidden/>
    <w:qFormat/>
    <w:uiPriority w:val="0"/>
    <w:pPr>
      <w:ind w:left="840"/>
      <w:jc w:val="left"/>
    </w:pPr>
    <w:rPr>
      <w:szCs w:val="21"/>
    </w:rPr>
  </w:style>
  <w:style w:type="paragraph" w:styleId="22">
    <w:name w:val="toc 3"/>
    <w:basedOn w:val="1"/>
    <w:next w:val="1"/>
    <w:autoRedefine/>
    <w:semiHidden/>
    <w:qFormat/>
    <w:uiPriority w:val="0"/>
    <w:pPr>
      <w:ind w:left="420"/>
      <w:jc w:val="left"/>
    </w:pPr>
    <w:rPr>
      <w:i/>
      <w:iCs/>
    </w:rPr>
  </w:style>
  <w:style w:type="paragraph" w:styleId="23">
    <w:name w:val="Plain Text"/>
    <w:basedOn w:val="1"/>
    <w:link w:val="88"/>
    <w:autoRedefine/>
    <w:qFormat/>
    <w:uiPriority w:val="0"/>
    <w:rPr>
      <w:rFonts w:ascii="宋体" w:hAnsi="Courier New"/>
      <w:szCs w:val="20"/>
    </w:rPr>
  </w:style>
  <w:style w:type="paragraph" w:styleId="24">
    <w:name w:val="toc 8"/>
    <w:basedOn w:val="1"/>
    <w:next w:val="1"/>
    <w:autoRedefine/>
    <w:semiHidden/>
    <w:qFormat/>
    <w:uiPriority w:val="0"/>
    <w:pPr>
      <w:ind w:left="1470"/>
      <w:jc w:val="left"/>
    </w:pPr>
    <w:rPr>
      <w:szCs w:val="21"/>
    </w:rPr>
  </w:style>
  <w:style w:type="paragraph" w:styleId="25">
    <w:name w:val="Date"/>
    <w:basedOn w:val="1"/>
    <w:next w:val="1"/>
    <w:link w:val="86"/>
    <w:autoRedefine/>
    <w:qFormat/>
    <w:uiPriority w:val="0"/>
    <w:rPr>
      <w:rFonts w:ascii="宋体" w:hAnsi="Courier New"/>
      <w:sz w:val="32"/>
      <w:szCs w:val="20"/>
    </w:rPr>
  </w:style>
  <w:style w:type="paragraph" w:styleId="26">
    <w:name w:val="Body Text Indent 2"/>
    <w:basedOn w:val="1"/>
    <w:link w:val="91"/>
    <w:autoRedefine/>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97"/>
    <w:autoRedefine/>
    <w:semiHidden/>
    <w:qFormat/>
    <w:uiPriority w:val="99"/>
    <w:rPr>
      <w:sz w:val="18"/>
      <w:szCs w:val="18"/>
    </w:rPr>
  </w:style>
  <w:style w:type="paragraph" w:styleId="28">
    <w:name w:val="header"/>
    <w:basedOn w:val="1"/>
    <w:link w:val="92"/>
    <w:autoRedefine/>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autoRedefine/>
    <w:semiHidden/>
    <w:qFormat/>
    <w:uiPriority w:val="0"/>
    <w:pPr>
      <w:spacing w:before="120" w:after="120"/>
      <w:jc w:val="left"/>
    </w:pPr>
    <w:rPr>
      <w:b/>
      <w:bCs/>
      <w:caps/>
    </w:rPr>
  </w:style>
  <w:style w:type="paragraph" w:styleId="30">
    <w:name w:val="toc 4"/>
    <w:basedOn w:val="1"/>
    <w:next w:val="1"/>
    <w:autoRedefine/>
    <w:semiHidden/>
    <w:qFormat/>
    <w:uiPriority w:val="0"/>
    <w:pPr>
      <w:ind w:left="630"/>
      <w:jc w:val="left"/>
    </w:pPr>
    <w:rPr>
      <w:szCs w:val="21"/>
    </w:rPr>
  </w:style>
  <w:style w:type="paragraph" w:styleId="31">
    <w:name w:val="footnote text"/>
    <w:basedOn w:val="1"/>
    <w:qFormat/>
    <w:uiPriority w:val="0"/>
    <w:pPr>
      <w:widowControl/>
      <w:jc w:val="left"/>
    </w:pPr>
    <w:rPr>
      <w:kern w:val="0"/>
      <w:sz w:val="20"/>
      <w:szCs w:val="20"/>
      <w:lang w:val="de-DE" w:eastAsia="en-US"/>
    </w:rPr>
  </w:style>
  <w:style w:type="paragraph" w:styleId="32">
    <w:name w:val="toc 6"/>
    <w:basedOn w:val="1"/>
    <w:next w:val="1"/>
    <w:autoRedefine/>
    <w:semiHidden/>
    <w:qFormat/>
    <w:uiPriority w:val="0"/>
    <w:pPr>
      <w:ind w:left="1050"/>
      <w:jc w:val="left"/>
    </w:pPr>
    <w:rPr>
      <w:szCs w:val="21"/>
    </w:rPr>
  </w:style>
  <w:style w:type="paragraph" w:styleId="33">
    <w:name w:val="Body Text Indent 3"/>
    <w:basedOn w:val="1"/>
    <w:link w:val="93"/>
    <w:autoRedefine/>
    <w:qFormat/>
    <w:uiPriority w:val="0"/>
    <w:pPr>
      <w:spacing w:line="360" w:lineRule="auto"/>
      <w:ind w:firstLine="482" w:firstLineChars="200"/>
    </w:pPr>
    <w:rPr>
      <w:rFonts w:ascii="宋体"/>
      <w:b/>
      <w:bCs/>
      <w:sz w:val="24"/>
    </w:rPr>
  </w:style>
  <w:style w:type="paragraph" w:styleId="34">
    <w:name w:val="toc 2"/>
    <w:basedOn w:val="1"/>
    <w:next w:val="1"/>
    <w:autoRedefine/>
    <w:semiHidden/>
    <w:qFormat/>
    <w:uiPriority w:val="0"/>
    <w:pPr>
      <w:tabs>
        <w:tab w:val="right" w:leader="dot" w:pos="8296"/>
      </w:tabs>
      <w:ind w:left="210"/>
      <w:jc w:val="left"/>
    </w:pPr>
    <w:rPr>
      <w:smallCaps/>
    </w:rPr>
  </w:style>
  <w:style w:type="paragraph" w:styleId="35">
    <w:name w:val="toc 9"/>
    <w:basedOn w:val="1"/>
    <w:next w:val="1"/>
    <w:autoRedefine/>
    <w:semiHidden/>
    <w:qFormat/>
    <w:uiPriority w:val="0"/>
    <w:pPr>
      <w:ind w:left="1680"/>
      <w:jc w:val="left"/>
    </w:pPr>
    <w:rPr>
      <w:szCs w:val="21"/>
    </w:rPr>
  </w:style>
  <w:style w:type="paragraph" w:styleId="36">
    <w:name w:val="Body Text 2"/>
    <w:basedOn w:val="1"/>
    <w:link w:val="94"/>
    <w:autoRedefine/>
    <w:qFormat/>
    <w:uiPriority w:val="0"/>
    <w:pPr>
      <w:spacing w:line="360" w:lineRule="auto"/>
    </w:pPr>
    <w:rPr>
      <w:sz w:val="24"/>
    </w:rPr>
  </w:style>
  <w:style w:type="paragraph" w:styleId="37">
    <w:name w:val="HTML Preformatted"/>
    <w:basedOn w:val="1"/>
    <w:link w:val="87"/>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link w:val="188"/>
    <w:autoRedefine/>
    <w:qFormat/>
    <w:uiPriority w:val="99"/>
    <w:rPr>
      <w:sz w:val="24"/>
    </w:rPr>
  </w:style>
  <w:style w:type="paragraph" w:styleId="39">
    <w:name w:val="index 1"/>
    <w:basedOn w:val="1"/>
    <w:next w:val="1"/>
    <w:autoRedefine/>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5"/>
    <w:autoRedefine/>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7"/>
    <w:next w:val="17"/>
    <w:link w:val="183"/>
    <w:autoRedefine/>
    <w:qFormat/>
    <w:uiPriority w:val="99"/>
    <w:pPr>
      <w:autoSpaceDE/>
      <w:autoSpaceDN/>
      <w:adjustRightInd/>
      <w:textAlignment w:val="auto"/>
    </w:pPr>
    <w:rPr>
      <w:rFonts w:ascii="Times New Roman"/>
      <w:b/>
      <w:bCs/>
      <w:kern w:val="2"/>
      <w:sz w:val="21"/>
      <w:szCs w:val="24"/>
    </w:rPr>
  </w:style>
  <w:style w:type="paragraph" w:styleId="42">
    <w:name w:val="Body Text First Indent"/>
    <w:basedOn w:val="19"/>
    <w:link w:val="128"/>
    <w:autoRedefine/>
    <w:qFormat/>
    <w:uiPriority w:val="0"/>
    <w:pPr>
      <w:spacing w:after="120" w:line="240" w:lineRule="auto"/>
      <w:ind w:firstLine="420" w:firstLineChars="100"/>
    </w:pPr>
    <w:rPr>
      <w:sz w:val="21"/>
    </w:rPr>
  </w:style>
  <w:style w:type="table" w:styleId="44">
    <w:name w:val="Table Grid"/>
    <w:basedOn w:val="43"/>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46">
    <w:name w:val="Strong"/>
    <w:autoRedefine/>
    <w:qFormat/>
    <w:uiPriority w:val="0"/>
    <w:rPr>
      <w:b/>
      <w:bCs/>
    </w:rPr>
  </w:style>
  <w:style w:type="character" w:styleId="47">
    <w:name w:val="page number"/>
    <w:basedOn w:val="45"/>
    <w:autoRedefine/>
    <w:qFormat/>
    <w:uiPriority w:val="0"/>
  </w:style>
  <w:style w:type="character" w:styleId="48">
    <w:name w:val="FollowedHyperlink"/>
    <w:autoRedefine/>
    <w:qFormat/>
    <w:uiPriority w:val="0"/>
    <w:rPr>
      <w:color w:val="800080"/>
      <w:u w:val="single"/>
    </w:rPr>
  </w:style>
  <w:style w:type="character" w:styleId="49">
    <w:name w:val="Hyperlink"/>
    <w:autoRedefine/>
    <w:qFormat/>
    <w:uiPriority w:val="0"/>
    <w:rPr>
      <w:color w:val="0000FF"/>
      <w:u w:val="single"/>
    </w:rPr>
  </w:style>
  <w:style w:type="character" w:styleId="50">
    <w:name w:val="annotation reference"/>
    <w:basedOn w:val="45"/>
    <w:autoRedefine/>
    <w:qFormat/>
    <w:uiPriority w:val="99"/>
    <w:rPr>
      <w:sz w:val="21"/>
      <w:szCs w:val="21"/>
    </w:rPr>
  </w:style>
  <w:style w:type="character" w:customStyle="1" w:styleId="51">
    <w:name w:val="标题 4 Char"/>
    <w:link w:val="4"/>
    <w:autoRedefine/>
    <w:qFormat/>
    <w:uiPriority w:val="9"/>
    <w:rPr>
      <w:rFonts w:ascii="Arial" w:hAnsi="Arial" w:eastAsia="黑体"/>
      <w:b/>
      <w:bCs/>
      <w:kern w:val="2"/>
      <w:sz w:val="28"/>
      <w:szCs w:val="28"/>
      <w:lang w:val="en-US" w:eastAsia="zh-CN" w:bidi="ar-SA"/>
    </w:rPr>
  </w:style>
  <w:style w:type="paragraph" w:customStyle="1" w:styleId="52">
    <w:name w:val="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3">
    <w:name w:val="标题 3 Char1"/>
    <w:link w:val="3"/>
    <w:autoRedefine/>
    <w:qFormat/>
    <w:uiPriority w:val="9"/>
    <w:rPr>
      <w:rFonts w:ascii="宋体" w:hAnsi="宋体" w:eastAsia="宋体"/>
      <w:b/>
      <w:bCs/>
      <w:kern w:val="2"/>
      <w:sz w:val="28"/>
      <w:szCs w:val="32"/>
      <w:lang w:val="en-US" w:eastAsia="zh-CN" w:bidi="ar-SA"/>
    </w:rPr>
  </w:style>
  <w:style w:type="character" w:customStyle="1" w:styleId="54">
    <w:name w:val="标题 1 Char"/>
    <w:link w:val="2"/>
    <w:autoRedefine/>
    <w:qFormat/>
    <w:uiPriority w:val="0"/>
    <w:rPr>
      <w:rFonts w:ascii="宋体" w:hAnsi="宋体" w:eastAsia="黑体"/>
      <w:b/>
      <w:bCs/>
      <w:kern w:val="44"/>
      <w:sz w:val="28"/>
      <w:szCs w:val="44"/>
      <w:lang w:val="en-US" w:eastAsia="zh-CN" w:bidi="ar-SA"/>
    </w:rPr>
  </w:style>
  <w:style w:type="character" w:customStyle="1" w:styleId="55">
    <w:name w:val="正文缩进 Char"/>
    <w:link w:val="7"/>
    <w:autoRedefine/>
    <w:qFormat/>
    <w:uiPriority w:val="0"/>
    <w:rPr>
      <w:rFonts w:eastAsia="宋体"/>
      <w:kern w:val="2"/>
      <w:sz w:val="21"/>
      <w:lang w:val="en-US" w:eastAsia="zh-CN" w:bidi="ar-SA"/>
    </w:rPr>
  </w:style>
  <w:style w:type="character" w:customStyle="1" w:styleId="56">
    <w:name w:val="标题 3 Char"/>
    <w:autoRedefine/>
    <w:qFormat/>
    <w:uiPriority w:val="0"/>
    <w:rPr>
      <w:rFonts w:ascii="黑体" w:eastAsia="黑体"/>
      <w:bCs/>
      <w:sz w:val="30"/>
    </w:rPr>
  </w:style>
  <w:style w:type="paragraph" w:customStyle="1" w:styleId="57">
    <w:name w:val="样式41"/>
    <w:basedOn w:val="1"/>
    <w:autoRedefine/>
    <w:qFormat/>
    <w:uiPriority w:val="0"/>
    <w:pPr>
      <w:numPr>
        <w:ilvl w:val="0"/>
        <w:numId w:val="2"/>
      </w:numPr>
      <w:tabs>
        <w:tab w:val="left" w:pos="945"/>
      </w:tabs>
      <w:spacing w:line="360" w:lineRule="auto"/>
    </w:pPr>
    <w:rPr>
      <w:b/>
      <w:color w:val="000000"/>
      <w:sz w:val="24"/>
      <w:szCs w:val="20"/>
    </w:rPr>
  </w:style>
  <w:style w:type="paragraph" w:customStyle="1" w:styleId="58">
    <w:name w:val="图"/>
    <w:basedOn w:val="1"/>
    <w:autoRedefine/>
    <w:qFormat/>
    <w:uiPriority w:val="0"/>
    <w:pPr>
      <w:keepNext/>
      <w:adjustRightInd w:val="0"/>
      <w:snapToGrid w:val="0"/>
      <w:spacing w:before="60" w:after="60" w:line="300" w:lineRule="auto"/>
      <w:jc w:val="center"/>
    </w:pPr>
    <w:rPr>
      <w:spacing w:val="20"/>
      <w:kern w:val="0"/>
      <w:sz w:val="24"/>
      <w:szCs w:val="20"/>
    </w:rPr>
  </w:style>
  <w:style w:type="paragraph" w:customStyle="1" w:styleId="59">
    <w:name w:val="文档正文"/>
    <w:basedOn w:val="1"/>
    <w:autoRedefine/>
    <w:qFormat/>
    <w:uiPriority w:val="0"/>
    <w:pPr>
      <w:adjustRightInd w:val="0"/>
      <w:spacing w:line="480" w:lineRule="atLeast"/>
      <w:ind w:firstLine="567" w:firstLineChars="200"/>
      <w:textAlignment w:val="baseline"/>
    </w:pPr>
    <w:rPr>
      <w:rFonts w:ascii="长城仿宋"/>
      <w:kern w:val="0"/>
      <w:szCs w:val="20"/>
    </w:rPr>
  </w:style>
  <w:style w:type="paragraph" w:customStyle="1" w:styleId="60">
    <w:name w:val="Char Char Char 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1">
    <w:name w:val="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2">
    <w:name w:val="Char Char Char Char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Table Contents"/>
    <w:basedOn w:val="1"/>
    <w:autoRedefine/>
    <w:qFormat/>
    <w:uiPriority w:val="0"/>
    <w:pPr>
      <w:suppressAutoHyphens/>
      <w:autoSpaceDE w:val="0"/>
      <w:spacing w:after="120"/>
      <w:jc w:val="left"/>
    </w:pPr>
    <w:rPr>
      <w:rFonts w:ascii="Helvetica" w:hAnsi="Helvetica"/>
      <w:kern w:val="1"/>
      <w:sz w:val="20"/>
      <w:szCs w:val="20"/>
    </w:rPr>
  </w:style>
  <w:style w:type="paragraph" w:customStyle="1" w:styleId="64">
    <w:name w:val="自定义正文"/>
    <w:basedOn w:val="1"/>
    <w:autoRedefine/>
    <w:qFormat/>
    <w:uiPriority w:val="0"/>
    <w:pPr>
      <w:spacing w:afterLines="50"/>
      <w:ind w:left="600" w:leftChars="600"/>
    </w:pPr>
  </w:style>
  <w:style w:type="paragraph" w:customStyle="1" w:styleId="65">
    <w:name w:val="Char Char Char Char Char"/>
    <w:basedOn w:val="1"/>
    <w:autoRedefine/>
    <w:qFormat/>
    <w:uiPriority w:val="0"/>
    <w:rPr>
      <w:rFonts w:ascii="Tahoma" w:hAnsi="Tahoma"/>
      <w:sz w:val="24"/>
      <w:szCs w:val="20"/>
    </w:rPr>
  </w:style>
  <w:style w:type="paragraph" w:customStyle="1" w:styleId="66">
    <w:name w:val="小标题 1"/>
    <w:basedOn w:val="1"/>
    <w:autoRedefine/>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7">
    <w:name w:val="Char Char"/>
    <w:basedOn w:val="1"/>
    <w:autoRedefine/>
    <w:qFormat/>
    <w:uiPriority w:val="0"/>
    <w:rPr>
      <w:rFonts w:ascii="Tahoma" w:hAnsi="Tahoma"/>
      <w:sz w:val="24"/>
      <w:szCs w:val="20"/>
    </w:rPr>
  </w:style>
  <w:style w:type="paragraph" w:customStyle="1" w:styleId="68">
    <w:name w:val="È±Ê¡ÎÄ±¾"/>
    <w:basedOn w:val="1"/>
    <w:autoRedefine/>
    <w:qFormat/>
    <w:uiPriority w:val="0"/>
    <w:pPr>
      <w:widowControl/>
      <w:overflowPunct w:val="0"/>
      <w:autoSpaceDE w:val="0"/>
      <w:autoSpaceDN w:val="0"/>
      <w:adjustRightInd w:val="0"/>
      <w:jc w:val="left"/>
      <w:textAlignment w:val="baseline"/>
    </w:pPr>
    <w:rPr>
      <w:kern w:val="0"/>
      <w:sz w:val="24"/>
      <w:szCs w:val="20"/>
    </w:rPr>
  </w:style>
  <w:style w:type="character" w:customStyle="1" w:styleId="69">
    <w:name w:val="标题 2 Char"/>
    <w:link w:val="5"/>
    <w:autoRedefine/>
    <w:qFormat/>
    <w:uiPriority w:val="0"/>
    <w:rPr>
      <w:rFonts w:ascii="宋体" w:hAnsi="宋体" w:eastAsia="宋体"/>
      <w:b/>
      <w:bCs/>
      <w:sz w:val="24"/>
      <w:lang w:val="en-US" w:eastAsia="zh-CN" w:bidi="ar-SA"/>
    </w:rPr>
  </w:style>
  <w:style w:type="paragraph" w:customStyle="1" w:styleId="70">
    <w:name w:val="Char Char Char Char Char Char1 Char"/>
    <w:basedOn w:val="1"/>
    <w:autoRedefine/>
    <w:qFormat/>
    <w:uiPriority w:val="0"/>
    <w:pPr>
      <w:widowControl/>
      <w:spacing w:after="160" w:line="240" w:lineRule="exact"/>
      <w:jc w:val="left"/>
    </w:pPr>
    <w:rPr>
      <w:rFonts w:ascii="Verdana" w:hAnsi="Verdana"/>
      <w:kern w:val="0"/>
      <w:szCs w:val="20"/>
      <w:lang w:eastAsia="en-US"/>
    </w:rPr>
  </w:style>
  <w:style w:type="paragraph" w:styleId="71">
    <w:name w:val="List Paragraph"/>
    <w:basedOn w:val="1"/>
    <w:autoRedefine/>
    <w:qFormat/>
    <w:uiPriority w:val="34"/>
    <w:pPr>
      <w:ind w:firstLine="420" w:firstLineChars="200"/>
    </w:pPr>
    <w:rPr>
      <w:rFonts w:ascii="Calibri" w:hAnsi="Calibri"/>
      <w:szCs w:val="22"/>
    </w:rPr>
  </w:style>
  <w:style w:type="paragraph" w:customStyle="1" w:styleId="72">
    <w:name w:val="USE 1"/>
    <w:basedOn w:val="1"/>
    <w:autoRedefine/>
    <w:qFormat/>
    <w:uiPriority w:val="0"/>
    <w:pPr>
      <w:spacing w:line="200" w:lineRule="atLeast"/>
      <w:jc w:val="left"/>
    </w:pPr>
    <w:rPr>
      <w:rFonts w:ascii="宋体" w:hAnsi="宋体"/>
      <w:b/>
      <w:sz w:val="24"/>
      <w:szCs w:val="28"/>
    </w:rPr>
  </w:style>
  <w:style w:type="paragraph" w:customStyle="1" w:styleId="73">
    <w:name w:val="RFI text from 3rd Level"/>
    <w:basedOn w:val="1"/>
    <w:autoRedefine/>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4">
    <w:name w:val="正文文字缩进项目"/>
    <w:basedOn w:val="20"/>
    <w:autoRedefine/>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5">
    <w:name w:val="样式 标题 2 + 段前: 13 磅 段后: 13 磅 行距: 单倍行距"/>
    <w:basedOn w:val="5"/>
    <w:autoRedefine/>
    <w:qFormat/>
    <w:uiPriority w:val="0"/>
    <w:pPr>
      <w:adjustRightInd/>
      <w:spacing w:before="0" w:after="0"/>
      <w:jc w:val="both"/>
      <w:textAlignment w:val="auto"/>
    </w:pPr>
    <w:rPr>
      <w:rFonts w:ascii="Cambria" w:hAnsi="Cambria" w:cs="宋体"/>
      <w:kern w:val="2"/>
      <w:sz w:val="32"/>
    </w:rPr>
  </w:style>
  <w:style w:type="character" w:customStyle="1" w:styleId="76">
    <w:name w:val="H4 Char2"/>
    <w:autoRedefine/>
    <w:qFormat/>
    <w:uiPriority w:val="0"/>
    <w:rPr>
      <w:rFonts w:ascii="Arial" w:hAnsi="Arial" w:eastAsia="黑体"/>
      <w:b/>
      <w:bCs/>
      <w:kern w:val="2"/>
      <w:sz w:val="28"/>
      <w:szCs w:val="28"/>
      <w:lang w:val="en-US" w:eastAsia="zh-CN" w:bidi="ar-SA"/>
    </w:rPr>
  </w:style>
  <w:style w:type="character" w:customStyle="1" w:styleId="77">
    <w:name w:val="正文文本缩进 Char"/>
    <w:link w:val="20"/>
    <w:autoRedefine/>
    <w:qFormat/>
    <w:uiPriority w:val="0"/>
    <w:rPr>
      <w:rFonts w:eastAsia="宋体"/>
      <w:kern w:val="2"/>
      <w:sz w:val="21"/>
      <w:szCs w:val="24"/>
      <w:lang w:val="en-US" w:eastAsia="zh-CN" w:bidi="ar-SA"/>
    </w:rPr>
  </w:style>
  <w:style w:type="character" w:customStyle="1" w:styleId="78">
    <w:name w:val="标题 5 Char"/>
    <w:link w:val="6"/>
    <w:autoRedefine/>
    <w:qFormat/>
    <w:uiPriority w:val="0"/>
    <w:rPr>
      <w:rFonts w:eastAsia="宋体"/>
      <w:b/>
      <w:kern w:val="2"/>
      <w:sz w:val="28"/>
      <w:lang w:val="en-US" w:eastAsia="zh-CN" w:bidi="ar-SA"/>
    </w:rPr>
  </w:style>
  <w:style w:type="character" w:customStyle="1" w:styleId="79">
    <w:name w:val="第*章 Char"/>
    <w:autoRedefine/>
    <w:qFormat/>
    <w:uiPriority w:val="0"/>
    <w:rPr>
      <w:rFonts w:ascii="Arial" w:hAnsi="Arial" w:eastAsia="黑体"/>
      <w:b/>
      <w:bCs/>
      <w:kern w:val="2"/>
      <w:sz w:val="32"/>
      <w:szCs w:val="32"/>
    </w:rPr>
  </w:style>
  <w:style w:type="character" w:customStyle="1" w:styleId="80">
    <w:name w:val="章标题1 Char"/>
    <w:autoRedefine/>
    <w:qFormat/>
    <w:uiPriority w:val="0"/>
    <w:rPr>
      <w:rFonts w:eastAsia="宋体"/>
      <w:b/>
      <w:bCs/>
      <w:kern w:val="2"/>
      <w:sz w:val="32"/>
      <w:szCs w:val="32"/>
      <w:lang w:val="en-US" w:eastAsia="zh-CN" w:bidi="ar-SA"/>
    </w:rPr>
  </w:style>
  <w:style w:type="character" w:customStyle="1" w:styleId="81">
    <w:name w:val="标题 6 Char"/>
    <w:link w:val="9"/>
    <w:autoRedefine/>
    <w:qFormat/>
    <w:uiPriority w:val="0"/>
    <w:rPr>
      <w:rFonts w:ascii="Arial" w:hAnsi="Arial" w:eastAsia="黑体"/>
      <w:b/>
      <w:kern w:val="2"/>
      <w:sz w:val="24"/>
      <w:lang w:val="en-US" w:eastAsia="zh-CN" w:bidi="ar-SA"/>
    </w:rPr>
  </w:style>
  <w:style w:type="character" w:customStyle="1" w:styleId="82">
    <w:name w:val="标题 7 Char"/>
    <w:link w:val="10"/>
    <w:autoRedefine/>
    <w:qFormat/>
    <w:uiPriority w:val="0"/>
    <w:rPr>
      <w:rFonts w:eastAsia="宋体"/>
      <w:b/>
      <w:kern w:val="2"/>
      <w:sz w:val="24"/>
      <w:lang w:val="en-US" w:eastAsia="zh-CN" w:bidi="ar-SA"/>
    </w:rPr>
  </w:style>
  <w:style w:type="character" w:customStyle="1" w:styleId="83">
    <w:name w:val="标题 8 Char"/>
    <w:link w:val="11"/>
    <w:autoRedefine/>
    <w:qFormat/>
    <w:uiPriority w:val="0"/>
    <w:rPr>
      <w:rFonts w:ascii="Arial" w:hAnsi="Arial" w:eastAsia="黑体"/>
      <w:kern w:val="2"/>
      <w:sz w:val="24"/>
      <w:lang w:val="en-US" w:eastAsia="zh-CN" w:bidi="ar-SA"/>
    </w:rPr>
  </w:style>
  <w:style w:type="character" w:customStyle="1" w:styleId="84">
    <w:name w:val="标题 9 Char"/>
    <w:link w:val="12"/>
    <w:autoRedefine/>
    <w:qFormat/>
    <w:uiPriority w:val="0"/>
    <w:rPr>
      <w:rFonts w:ascii="Arial" w:hAnsi="Arial" w:eastAsia="黑体"/>
      <w:kern w:val="2"/>
      <w:sz w:val="21"/>
      <w:lang w:val="en-US" w:eastAsia="zh-CN" w:bidi="ar-SA"/>
    </w:rPr>
  </w:style>
  <w:style w:type="character" w:customStyle="1" w:styleId="85">
    <w:name w:val="标题 Char"/>
    <w:link w:val="40"/>
    <w:autoRedefine/>
    <w:qFormat/>
    <w:uiPriority w:val="0"/>
    <w:rPr>
      <w:rFonts w:ascii="Arial" w:hAnsi="Arial" w:eastAsia="隶书" w:cs="Arial"/>
      <w:b/>
      <w:bCs/>
      <w:kern w:val="2"/>
      <w:sz w:val="32"/>
      <w:szCs w:val="32"/>
      <w:lang w:val="en-US" w:eastAsia="zh-CN" w:bidi="ar-SA"/>
    </w:rPr>
  </w:style>
  <w:style w:type="character" w:customStyle="1" w:styleId="86">
    <w:name w:val="日期 Char"/>
    <w:link w:val="25"/>
    <w:autoRedefine/>
    <w:qFormat/>
    <w:uiPriority w:val="0"/>
    <w:rPr>
      <w:rFonts w:ascii="宋体" w:hAnsi="Courier New" w:eastAsia="宋体"/>
      <w:kern w:val="2"/>
      <w:sz w:val="32"/>
      <w:lang w:val="en-US" w:eastAsia="zh-CN" w:bidi="ar-SA"/>
    </w:rPr>
  </w:style>
  <w:style w:type="character" w:customStyle="1" w:styleId="87">
    <w:name w:val="HTML 预设格式 Char"/>
    <w:link w:val="37"/>
    <w:autoRedefine/>
    <w:qFormat/>
    <w:uiPriority w:val="0"/>
    <w:rPr>
      <w:rFonts w:ascii="Arial Unicode MS" w:hAnsi="Arial Unicode MS" w:eastAsia="Arial Unicode MS"/>
      <w:color w:val="000000"/>
      <w:lang w:val="en-US" w:eastAsia="zh-CN" w:bidi="ar-SA"/>
    </w:rPr>
  </w:style>
  <w:style w:type="character" w:customStyle="1" w:styleId="88">
    <w:name w:val="纯文本 Char"/>
    <w:link w:val="23"/>
    <w:autoRedefine/>
    <w:qFormat/>
    <w:uiPriority w:val="0"/>
    <w:rPr>
      <w:rFonts w:ascii="宋体" w:hAnsi="Courier New" w:eastAsia="宋体"/>
      <w:kern w:val="2"/>
      <w:sz w:val="21"/>
      <w:lang w:val="en-US" w:eastAsia="zh-CN" w:bidi="ar-SA"/>
    </w:rPr>
  </w:style>
  <w:style w:type="character" w:customStyle="1" w:styleId="89">
    <w:name w:val="正文文字首行缩进 Char"/>
    <w:autoRedefine/>
    <w:qFormat/>
    <w:uiPriority w:val="0"/>
    <w:rPr>
      <w:kern w:val="2"/>
      <w:sz w:val="21"/>
      <w:szCs w:val="24"/>
    </w:rPr>
  </w:style>
  <w:style w:type="character" w:customStyle="1" w:styleId="90">
    <w:name w:val="正文文本 Char"/>
    <w:link w:val="19"/>
    <w:autoRedefine/>
    <w:qFormat/>
    <w:uiPriority w:val="0"/>
    <w:rPr>
      <w:rFonts w:eastAsia="宋体"/>
      <w:b/>
      <w:bCs/>
      <w:kern w:val="2"/>
      <w:sz w:val="24"/>
      <w:szCs w:val="24"/>
      <w:lang w:val="en-US" w:eastAsia="zh-CN" w:bidi="ar-SA"/>
    </w:rPr>
  </w:style>
  <w:style w:type="character" w:customStyle="1" w:styleId="91">
    <w:name w:val="正文文本缩进 2 Char"/>
    <w:link w:val="26"/>
    <w:autoRedefine/>
    <w:qFormat/>
    <w:uiPriority w:val="0"/>
    <w:rPr>
      <w:rFonts w:ascii="宋体" w:hAnsi="宋体" w:eastAsia="宋体"/>
      <w:kern w:val="2"/>
      <w:sz w:val="21"/>
      <w:szCs w:val="24"/>
      <w:lang w:val="en-US" w:eastAsia="zh-CN" w:bidi="ar-SA"/>
    </w:rPr>
  </w:style>
  <w:style w:type="character" w:customStyle="1" w:styleId="92">
    <w:name w:val="页眉 Char"/>
    <w:link w:val="28"/>
    <w:autoRedefine/>
    <w:qFormat/>
    <w:uiPriority w:val="99"/>
    <w:rPr>
      <w:rFonts w:eastAsia="宋体"/>
      <w:kern w:val="2"/>
      <w:sz w:val="18"/>
      <w:szCs w:val="18"/>
      <w:lang w:val="en-US" w:eastAsia="zh-CN" w:bidi="ar-SA"/>
    </w:rPr>
  </w:style>
  <w:style w:type="character" w:customStyle="1" w:styleId="93">
    <w:name w:val="正文文本缩进 3 Char"/>
    <w:link w:val="33"/>
    <w:autoRedefine/>
    <w:qFormat/>
    <w:uiPriority w:val="0"/>
    <w:rPr>
      <w:rFonts w:ascii="宋体" w:eastAsia="宋体"/>
      <w:b/>
      <w:bCs/>
      <w:kern w:val="2"/>
      <w:sz w:val="24"/>
      <w:szCs w:val="24"/>
      <w:lang w:val="en-US" w:eastAsia="zh-CN" w:bidi="ar-SA"/>
    </w:rPr>
  </w:style>
  <w:style w:type="character" w:customStyle="1" w:styleId="94">
    <w:name w:val="正文文本 2 Char"/>
    <w:link w:val="36"/>
    <w:autoRedefine/>
    <w:qFormat/>
    <w:uiPriority w:val="0"/>
    <w:rPr>
      <w:rFonts w:eastAsia="宋体"/>
      <w:kern w:val="2"/>
      <w:sz w:val="24"/>
      <w:szCs w:val="24"/>
      <w:lang w:val="en-US" w:eastAsia="zh-CN" w:bidi="ar-SA"/>
    </w:rPr>
  </w:style>
  <w:style w:type="character" w:customStyle="1" w:styleId="95">
    <w:name w:val="页脚 Char"/>
    <w:link w:val="8"/>
    <w:autoRedefine/>
    <w:qFormat/>
    <w:uiPriority w:val="0"/>
    <w:rPr>
      <w:rFonts w:eastAsia="宋体"/>
      <w:kern w:val="2"/>
      <w:sz w:val="18"/>
      <w:szCs w:val="18"/>
      <w:lang w:val="en-US" w:eastAsia="zh-CN" w:bidi="ar-SA"/>
    </w:rPr>
  </w:style>
  <w:style w:type="character" w:customStyle="1" w:styleId="96">
    <w:name w:val="正文文本 3 Char"/>
    <w:link w:val="18"/>
    <w:autoRedefine/>
    <w:qFormat/>
    <w:uiPriority w:val="0"/>
    <w:rPr>
      <w:rFonts w:eastAsia="宋体"/>
      <w:kern w:val="2"/>
      <w:sz w:val="16"/>
      <w:szCs w:val="16"/>
      <w:lang w:val="en-US" w:eastAsia="zh-CN" w:bidi="ar-SA"/>
    </w:rPr>
  </w:style>
  <w:style w:type="character" w:customStyle="1" w:styleId="97">
    <w:name w:val="批注框文本 Char"/>
    <w:link w:val="27"/>
    <w:autoRedefine/>
    <w:semiHidden/>
    <w:qFormat/>
    <w:uiPriority w:val="99"/>
    <w:rPr>
      <w:rFonts w:eastAsia="宋体"/>
      <w:kern w:val="2"/>
      <w:sz w:val="18"/>
      <w:szCs w:val="18"/>
      <w:lang w:val="en-US" w:eastAsia="zh-CN" w:bidi="ar-SA"/>
    </w:rPr>
  </w:style>
  <w:style w:type="paragraph" w:customStyle="1" w:styleId="98">
    <w:name w:val="样式1"/>
    <w:basedOn w:val="40"/>
    <w:autoRedefine/>
    <w:qFormat/>
    <w:uiPriority w:val="0"/>
    <w:pPr>
      <w:spacing w:before="120" w:after="120"/>
    </w:pPr>
    <w:rPr>
      <w:rFonts w:eastAsia="黑体"/>
      <w:b w:val="0"/>
      <w:sz w:val="30"/>
      <w:szCs w:val="21"/>
    </w:rPr>
  </w:style>
  <w:style w:type="paragraph" w:customStyle="1" w:styleId="99">
    <w:name w:val="样式2"/>
    <w:basedOn w:val="40"/>
    <w:next w:val="98"/>
    <w:autoRedefine/>
    <w:qFormat/>
    <w:uiPriority w:val="0"/>
    <w:pPr>
      <w:spacing w:before="120" w:after="120"/>
    </w:pPr>
    <w:rPr>
      <w:rFonts w:eastAsia="黑体"/>
      <w:b w:val="0"/>
      <w:sz w:val="30"/>
      <w:szCs w:val="30"/>
    </w:rPr>
  </w:style>
  <w:style w:type="character" w:customStyle="1" w:styleId="100">
    <w:name w:val="标题 3 Char Char"/>
    <w:autoRedefine/>
    <w:qFormat/>
    <w:uiPriority w:val="0"/>
    <w:rPr>
      <w:rFonts w:eastAsia="宋体"/>
      <w:b/>
      <w:bCs/>
      <w:kern w:val="2"/>
      <w:sz w:val="32"/>
      <w:szCs w:val="32"/>
      <w:lang w:val="en-US" w:eastAsia="zh-CN" w:bidi="ar-SA"/>
    </w:rPr>
  </w:style>
  <w:style w:type="paragraph" w:customStyle="1" w:styleId="101">
    <w:name w:val="Char Char Char Char Char Char1 Char Char Char Char Char Char Char Char Char Char Char Char Char"/>
    <w:basedOn w:val="1"/>
    <w:autoRedefine/>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2">
    <w:name w:val="cont"/>
    <w:basedOn w:val="1"/>
    <w:autoRedefine/>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3">
    <w:name w:val="--规划正文"/>
    <w:basedOn w:val="1"/>
    <w:autoRedefine/>
    <w:qFormat/>
    <w:uiPriority w:val="0"/>
    <w:pPr>
      <w:spacing w:line="360" w:lineRule="auto"/>
      <w:ind w:firstLine="200" w:firstLineChars="200"/>
    </w:pPr>
    <w:rPr>
      <w:szCs w:val="20"/>
    </w:rPr>
  </w:style>
  <w:style w:type="paragraph" w:customStyle="1" w:styleId="104">
    <w:name w:val="设计依据"/>
    <w:basedOn w:val="19"/>
    <w:autoRedefine/>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5">
    <w:name w:val="方案要点"/>
    <w:basedOn w:val="1"/>
    <w:autoRedefine/>
    <w:qFormat/>
    <w:uiPriority w:val="0"/>
    <w:pPr>
      <w:numPr>
        <w:ilvl w:val="0"/>
        <w:numId w:val="4"/>
      </w:numPr>
      <w:spacing w:line="360" w:lineRule="auto"/>
    </w:pPr>
    <w:rPr>
      <w:rFonts w:ascii="仿宋_GB2312" w:hAnsi="宋体" w:eastAsia="仿宋_GB2312"/>
      <w:color w:val="000000"/>
      <w:sz w:val="28"/>
      <w:szCs w:val="28"/>
    </w:rPr>
  </w:style>
  <w:style w:type="paragraph" w:customStyle="1" w:styleId="106">
    <w:name w:val="样式4"/>
    <w:basedOn w:val="1"/>
    <w:autoRedefine/>
    <w:qFormat/>
    <w:uiPriority w:val="0"/>
    <w:pPr>
      <w:tabs>
        <w:tab w:val="left" w:pos="842"/>
      </w:tabs>
      <w:spacing w:line="360" w:lineRule="auto"/>
      <w:ind w:left="842" w:hanging="420"/>
    </w:pPr>
    <w:rPr>
      <w:sz w:val="24"/>
    </w:rPr>
  </w:style>
  <w:style w:type="paragraph" w:customStyle="1" w:styleId="107">
    <w:name w:val="文字"/>
    <w:basedOn w:val="1"/>
    <w:autoRedefine/>
    <w:qFormat/>
    <w:uiPriority w:val="0"/>
    <w:pPr>
      <w:tabs>
        <w:tab w:val="left" w:pos="8520"/>
      </w:tabs>
      <w:spacing w:line="312" w:lineRule="auto"/>
      <w:ind w:right="-210" w:firstLine="556"/>
    </w:pPr>
    <w:rPr>
      <w:rFonts w:ascii="宋体"/>
      <w:sz w:val="28"/>
      <w:szCs w:val="20"/>
    </w:rPr>
  </w:style>
  <w:style w:type="paragraph" w:customStyle="1" w:styleId="108">
    <w:name w:val="--规划-表格-居左"/>
    <w:basedOn w:val="103"/>
    <w:autoRedefine/>
    <w:qFormat/>
    <w:uiPriority w:val="0"/>
    <w:pPr>
      <w:spacing w:line="240" w:lineRule="auto"/>
      <w:ind w:firstLine="0" w:firstLineChars="0"/>
    </w:pPr>
    <w:rPr>
      <w:sz w:val="20"/>
    </w:rPr>
  </w:style>
  <w:style w:type="paragraph" w:customStyle="1" w:styleId="109">
    <w:name w:val="--规划-表格-居中"/>
    <w:basedOn w:val="103"/>
    <w:autoRedefine/>
    <w:qFormat/>
    <w:uiPriority w:val="0"/>
    <w:pPr>
      <w:spacing w:line="240" w:lineRule="auto"/>
      <w:ind w:firstLine="0" w:firstLineChars="0"/>
      <w:jc w:val="center"/>
    </w:pPr>
    <w:rPr>
      <w:sz w:val="20"/>
    </w:rPr>
  </w:style>
  <w:style w:type="paragraph" w:customStyle="1" w:styleId="110">
    <w:name w:val="--编号内缩进"/>
    <w:basedOn w:val="1"/>
    <w:autoRedefine/>
    <w:qFormat/>
    <w:uiPriority w:val="0"/>
    <w:pPr>
      <w:spacing w:line="360" w:lineRule="auto"/>
      <w:ind w:left="420" w:firstLine="200" w:firstLineChars="200"/>
    </w:pPr>
    <w:rPr>
      <w:szCs w:val="21"/>
    </w:rPr>
  </w:style>
  <w:style w:type="paragraph" w:customStyle="1" w:styleId="111">
    <w:name w:val="--规划-题注"/>
    <w:basedOn w:val="1"/>
    <w:next w:val="103"/>
    <w:autoRedefine/>
    <w:qFormat/>
    <w:uiPriority w:val="0"/>
    <w:pPr>
      <w:spacing w:line="360" w:lineRule="auto"/>
      <w:jc w:val="center"/>
    </w:pPr>
    <w:rPr>
      <w:rFonts w:eastAsia="黑体"/>
    </w:rPr>
  </w:style>
  <w:style w:type="paragraph" w:customStyle="1" w:styleId="112">
    <w:name w:val="--规划-图和表"/>
    <w:next w:val="103"/>
    <w:autoRedefine/>
    <w:qFormat/>
    <w:uiPriority w:val="0"/>
    <w:pPr>
      <w:jc w:val="center"/>
    </w:pPr>
    <w:rPr>
      <w:rFonts w:ascii="Times New Roman" w:hAnsi="Times New Roman" w:eastAsia="宋体" w:cs="Times New Roman"/>
      <w:kern w:val="2"/>
      <w:sz w:val="21"/>
      <w:lang w:val="en-US" w:eastAsia="zh-CN" w:bidi="ar-SA"/>
    </w:rPr>
  </w:style>
  <w:style w:type="paragraph" w:customStyle="1" w:styleId="113">
    <w:name w:val="--规划-小标题"/>
    <w:basedOn w:val="1"/>
    <w:next w:val="103"/>
    <w:autoRedefine/>
    <w:qFormat/>
    <w:uiPriority w:val="0"/>
    <w:pPr>
      <w:keepNext/>
      <w:keepLines/>
      <w:spacing w:line="360" w:lineRule="auto"/>
      <w:outlineLvl w:val="4"/>
    </w:pPr>
    <w:rPr>
      <w:rFonts w:eastAsia="黑体"/>
    </w:rPr>
  </w:style>
  <w:style w:type="paragraph" w:customStyle="1" w:styleId="114">
    <w:name w:val="--规划正文 Char"/>
    <w:basedOn w:val="1"/>
    <w:autoRedefine/>
    <w:qFormat/>
    <w:uiPriority w:val="0"/>
    <w:pPr>
      <w:spacing w:line="360" w:lineRule="auto"/>
      <w:ind w:firstLine="200" w:firstLineChars="200"/>
    </w:pPr>
    <w:rPr>
      <w:sz w:val="24"/>
    </w:rPr>
  </w:style>
  <w:style w:type="paragraph" w:customStyle="1" w:styleId="115">
    <w:name w:val="缺省文本"/>
    <w:basedOn w:val="1"/>
    <w:autoRedefine/>
    <w:qFormat/>
    <w:uiPriority w:val="0"/>
    <w:pPr>
      <w:autoSpaceDE w:val="0"/>
      <w:autoSpaceDN w:val="0"/>
      <w:adjustRightInd w:val="0"/>
      <w:jc w:val="left"/>
    </w:pPr>
    <w:rPr>
      <w:kern w:val="0"/>
    </w:rPr>
  </w:style>
  <w:style w:type="paragraph" w:customStyle="1" w:styleId="116">
    <w:name w:val="封面文档标题"/>
    <w:basedOn w:val="1"/>
    <w:autoRedefine/>
    <w:qFormat/>
    <w:uiPriority w:val="0"/>
    <w:pPr>
      <w:autoSpaceDE w:val="0"/>
      <w:autoSpaceDN w:val="0"/>
      <w:adjustRightInd w:val="0"/>
      <w:spacing w:line="360" w:lineRule="auto"/>
      <w:jc w:val="center"/>
    </w:pPr>
    <w:rPr>
      <w:rFonts w:ascii="Arial" w:hAnsi="Arial"/>
      <w:b/>
      <w:kern w:val="0"/>
      <w:sz w:val="56"/>
    </w:rPr>
  </w:style>
  <w:style w:type="character" w:customStyle="1" w:styleId="117">
    <w:name w:val="--规划正文 Char Char"/>
    <w:autoRedefine/>
    <w:qFormat/>
    <w:uiPriority w:val="0"/>
    <w:rPr>
      <w:rFonts w:eastAsia="宋体"/>
      <w:kern w:val="2"/>
      <w:sz w:val="24"/>
      <w:szCs w:val="24"/>
      <w:lang w:val="en-US" w:eastAsia="zh-CN" w:bidi="ar-SA"/>
    </w:rPr>
  </w:style>
  <w:style w:type="paragraph" w:customStyle="1" w:styleId="118">
    <w:name w:val="样式3"/>
    <w:basedOn w:val="2"/>
    <w:autoRedefine/>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19">
    <w:name w:val="--规划正文 Char1"/>
    <w:autoRedefine/>
    <w:qFormat/>
    <w:uiPriority w:val="0"/>
    <w:rPr>
      <w:rFonts w:eastAsia="宋体"/>
      <w:kern w:val="2"/>
      <w:sz w:val="21"/>
      <w:lang w:val="en-US" w:eastAsia="zh-CN" w:bidi="ar-SA"/>
    </w:rPr>
  </w:style>
  <w:style w:type="paragraph" w:customStyle="1" w:styleId="120">
    <w:name w:val="word"/>
    <w:basedOn w:val="1"/>
    <w:autoRedefine/>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1">
    <w:name w:val="列表项目"/>
    <w:basedOn w:val="1"/>
    <w:autoRedefine/>
    <w:qFormat/>
    <w:uiPriority w:val="0"/>
    <w:pPr>
      <w:tabs>
        <w:tab w:val="left" w:pos="420"/>
        <w:tab w:val="left" w:pos="1080"/>
      </w:tabs>
      <w:spacing w:line="288" w:lineRule="auto"/>
      <w:ind w:left="1080" w:hanging="360"/>
    </w:pPr>
    <w:rPr>
      <w:sz w:val="24"/>
      <w:szCs w:val="20"/>
    </w:rPr>
  </w:style>
  <w:style w:type="character" w:customStyle="1" w:styleId="122">
    <w:name w:val="content1"/>
    <w:autoRedefine/>
    <w:qFormat/>
    <w:uiPriority w:val="0"/>
    <w:rPr>
      <w:rFonts w:hint="default" w:ascii="??" w:hAnsi="??"/>
      <w:sz w:val="16"/>
      <w:szCs w:val="16"/>
      <w:u w:val="none"/>
    </w:rPr>
  </w:style>
  <w:style w:type="character" w:customStyle="1" w:styleId="123">
    <w:name w:val="unnamed4"/>
    <w:basedOn w:val="45"/>
    <w:autoRedefine/>
    <w:qFormat/>
    <w:uiPriority w:val="0"/>
  </w:style>
  <w:style w:type="character" w:customStyle="1" w:styleId="124">
    <w:name w:val="font2"/>
    <w:basedOn w:val="45"/>
    <w:autoRedefine/>
    <w:qFormat/>
    <w:uiPriority w:val="0"/>
  </w:style>
  <w:style w:type="character" w:customStyle="1" w:styleId="125">
    <w:name w:val="font41"/>
    <w:autoRedefine/>
    <w:qFormat/>
    <w:uiPriority w:val="0"/>
    <w:rPr>
      <w:color w:val="000000"/>
      <w:spacing w:val="260"/>
      <w:sz w:val="18"/>
      <w:szCs w:val="18"/>
      <w:u w:val="none"/>
    </w:rPr>
  </w:style>
  <w:style w:type="paragraph" w:customStyle="1" w:styleId="126">
    <w:name w:val="正文(首行缩进)"/>
    <w:autoRedefine/>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7">
    <w:name w:val="xl72"/>
    <w:basedOn w:val="1"/>
    <w:autoRedefine/>
    <w:qFormat/>
    <w:uiPriority w:val="0"/>
    <w:pPr>
      <w:widowControl/>
      <w:spacing w:before="100" w:beforeAutospacing="1" w:after="100" w:afterAutospacing="1"/>
      <w:jc w:val="left"/>
    </w:pPr>
    <w:rPr>
      <w:rFonts w:ascii="宋体" w:hAnsi="宋体"/>
      <w:b/>
      <w:bCs/>
      <w:kern w:val="0"/>
      <w:sz w:val="28"/>
      <w:szCs w:val="28"/>
    </w:rPr>
  </w:style>
  <w:style w:type="character" w:customStyle="1" w:styleId="128">
    <w:name w:val="正文首行缩进 Char"/>
    <w:link w:val="42"/>
    <w:autoRedefine/>
    <w:qFormat/>
    <w:uiPriority w:val="0"/>
    <w:rPr>
      <w:rFonts w:eastAsia="宋体"/>
      <w:b/>
      <w:bCs/>
      <w:kern w:val="2"/>
      <w:sz w:val="21"/>
      <w:szCs w:val="24"/>
      <w:lang w:val="en-US" w:eastAsia="zh-CN" w:bidi="ar-SA"/>
    </w:rPr>
  </w:style>
  <w:style w:type="paragraph" w:customStyle="1" w:styleId="129">
    <w:name w:val="正文(首行缩进) Char"/>
    <w:autoRedefine/>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0">
    <w:name w:val="汉议细等线简8"/>
    <w:autoRedefine/>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1">
    <w:name w:val="汉仪细等线简9BOLD"/>
    <w:basedOn w:val="1"/>
    <w:autoRedefine/>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2">
    <w:name w:val="mode"/>
    <w:basedOn w:val="45"/>
    <w:autoRedefine/>
    <w:qFormat/>
    <w:uiPriority w:val="0"/>
  </w:style>
  <w:style w:type="paragraph" w:customStyle="1" w:styleId="133">
    <w:name w:val="9"/>
    <w:basedOn w:val="1"/>
    <w:next w:val="7"/>
    <w:autoRedefine/>
    <w:qFormat/>
    <w:uiPriority w:val="0"/>
    <w:pPr>
      <w:autoSpaceDE w:val="0"/>
      <w:autoSpaceDN w:val="0"/>
      <w:adjustRightInd w:val="0"/>
      <w:ind w:firstLine="420"/>
      <w:jc w:val="left"/>
      <w:textAlignment w:val="baseline"/>
    </w:pPr>
    <w:rPr>
      <w:rFonts w:ascii="宋体"/>
      <w:kern w:val="0"/>
      <w:sz w:val="34"/>
      <w:szCs w:val="20"/>
    </w:rPr>
  </w:style>
  <w:style w:type="character" w:customStyle="1" w:styleId="134">
    <w:name w:val="unnamed3"/>
    <w:basedOn w:val="45"/>
    <w:autoRedefine/>
    <w:qFormat/>
    <w:uiPriority w:val="0"/>
  </w:style>
  <w:style w:type="paragraph" w:customStyle="1" w:styleId="135">
    <w:name w:val="8"/>
    <w:basedOn w:val="1"/>
    <w:next w:val="20"/>
    <w:autoRedefine/>
    <w:qFormat/>
    <w:uiPriority w:val="0"/>
    <w:pPr>
      <w:spacing w:after="120"/>
      <w:ind w:left="420" w:leftChars="200"/>
    </w:pPr>
  </w:style>
  <w:style w:type="paragraph" w:customStyle="1" w:styleId="136">
    <w:name w:val="7"/>
    <w:basedOn w:val="1"/>
    <w:autoRedefine/>
    <w:qFormat/>
    <w:uiPriority w:val="0"/>
    <w:pPr>
      <w:autoSpaceDE w:val="0"/>
      <w:autoSpaceDN w:val="0"/>
      <w:adjustRightInd w:val="0"/>
      <w:spacing w:line="270" w:lineRule="atLeast"/>
      <w:jc w:val="left"/>
    </w:pPr>
    <w:rPr>
      <w:rFonts w:ascii="宋体"/>
      <w:kern w:val="0"/>
      <w:sz w:val="18"/>
      <w:szCs w:val="18"/>
    </w:rPr>
  </w:style>
  <w:style w:type="paragraph" w:customStyle="1" w:styleId="137">
    <w:name w:val="00"/>
    <w:basedOn w:val="1"/>
    <w:autoRedefine/>
    <w:qFormat/>
    <w:uiPriority w:val="0"/>
    <w:pPr>
      <w:autoSpaceDE w:val="0"/>
      <w:autoSpaceDN w:val="0"/>
      <w:adjustRightInd w:val="0"/>
      <w:jc w:val="left"/>
    </w:pPr>
    <w:rPr>
      <w:rFonts w:ascii="黑体" w:eastAsia="黑体"/>
      <w:b/>
      <w:bCs/>
      <w:kern w:val="0"/>
      <w:sz w:val="20"/>
      <w:szCs w:val="20"/>
    </w:rPr>
  </w:style>
  <w:style w:type="paragraph" w:customStyle="1" w:styleId="138">
    <w:name w:val="5"/>
    <w:basedOn w:val="1"/>
    <w:autoRedefine/>
    <w:qFormat/>
    <w:uiPriority w:val="0"/>
    <w:pPr>
      <w:autoSpaceDE w:val="0"/>
      <w:autoSpaceDN w:val="0"/>
      <w:adjustRightInd w:val="0"/>
      <w:jc w:val="left"/>
    </w:pPr>
    <w:rPr>
      <w:rFonts w:ascii="宋体"/>
      <w:b/>
      <w:bCs/>
      <w:kern w:val="0"/>
      <w:sz w:val="18"/>
      <w:szCs w:val="18"/>
    </w:rPr>
  </w:style>
  <w:style w:type="paragraph" w:customStyle="1" w:styleId="139">
    <w:name w:val="6"/>
    <w:basedOn w:val="138"/>
    <w:autoRedefine/>
    <w:qFormat/>
    <w:uiPriority w:val="0"/>
    <w:pPr>
      <w:spacing w:line="270" w:lineRule="atLeast"/>
      <w:jc w:val="both"/>
    </w:pPr>
    <w:rPr>
      <w:b w:val="0"/>
      <w:bCs w:val="0"/>
    </w:rPr>
  </w:style>
  <w:style w:type="paragraph" w:customStyle="1" w:styleId="140">
    <w:name w:val="产品描述"/>
    <w:autoRedefine/>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1">
    <w:name w:val="姜文清定义的正文"/>
    <w:basedOn w:val="1"/>
    <w:autoRedefine/>
    <w:qFormat/>
    <w:uiPriority w:val="0"/>
    <w:pPr>
      <w:spacing w:line="240" w:lineRule="atLeast"/>
      <w:ind w:firstLine="567"/>
    </w:pPr>
    <w:rPr>
      <w:szCs w:val="20"/>
    </w:rPr>
  </w:style>
  <w:style w:type="paragraph" w:customStyle="1" w:styleId="142">
    <w:name w:val="Default"/>
    <w:autoRedefine/>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3">
    <w:name w:val="CM2"/>
    <w:basedOn w:val="142"/>
    <w:next w:val="142"/>
    <w:autoRedefine/>
    <w:qFormat/>
    <w:uiPriority w:val="0"/>
    <w:pPr>
      <w:spacing w:line="200" w:lineRule="atLeast"/>
    </w:pPr>
    <w:rPr>
      <w:rFonts w:ascii="Arial" w:hAnsi="Arial" w:eastAsia="宋体" w:cs="Times New Roman"/>
      <w:color w:val="auto"/>
    </w:rPr>
  </w:style>
  <w:style w:type="paragraph" w:customStyle="1" w:styleId="144">
    <w:name w:val="Normal Paragraph"/>
    <w:basedOn w:val="1"/>
    <w:autoRedefine/>
    <w:qFormat/>
    <w:uiPriority w:val="0"/>
    <w:pPr>
      <w:widowControl/>
      <w:spacing w:before="120" w:line="360" w:lineRule="auto"/>
      <w:ind w:firstLine="425"/>
    </w:pPr>
    <w:rPr>
      <w:kern w:val="0"/>
      <w:sz w:val="24"/>
    </w:rPr>
  </w:style>
  <w:style w:type="character" w:customStyle="1" w:styleId="145">
    <w:name w:val="blue"/>
    <w:basedOn w:val="45"/>
    <w:autoRedefine/>
    <w:qFormat/>
    <w:uiPriority w:val="0"/>
  </w:style>
  <w:style w:type="paragraph" w:customStyle="1" w:styleId="146">
    <w:name w:val="blue1"/>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147">
    <w:name w:val="font"/>
    <w:basedOn w:val="45"/>
    <w:autoRedefine/>
    <w:qFormat/>
    <w:uiPriority w:val="0"/>
  </w:style>
  <w:style w:type="character" w:customStyle="1" w:styleId="148">
    <w:name w:val="font11"/>
    <w:autoRedefine/>
    <w:qFormat/>
    <w:uiPriority w:val="0"/>
    <w:rPr>
      <w:rFonts w:hint="default" w:ascii="ˎ̥" w:hAnsi="ˎ̥"/>
    </w:rPr>
  </w:style>
  <w:style w:type="paragraph" w:customStyle="1" w:styleId="149">
    <w:name w:val="a14"/>
    <w:basedOn w:val="1"/>
    <w:autoRedefine/>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0">
    <w:name w:val="proddescription"/>
    <w:basedOn w:val="45"/>
    <w:qFormat/>
    <w:uiPriority w:val="0"/>
  </w:style>
  <w:style w:type="character" w:customStyle="1" w:styleId="151">
    <w:name w:val="prodheadlines"/>
    <w:basedOn w:val="45"/>
    <w:autoRedefine/>
    <w:qFormat/>
    <w:uiPriority w:val="0"/>
  </w:style>
  <w:style w:type="character" w:customStyle="1" w:styleId="152">
    <w:name w:val="text"/>
    <w:basedOn w:val="45"/>
    <w:autoRedefine/>
    <w:qFormat/>
    <w:uiPriority w:val="0"/>
  </w:style>
  <w:style w:type="paragraph" w:customStyle="1" w:styleId="153">
    <w:name w:val="text1"/>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154">
    <w:name w:val="z-窗体顶端1"/>
    <w:basedOn w:val="1"/>
    <w:next w:val="1"/>
    <w:autoRedefine/>
    <w:hidden/>
    <w:qFormat/>
    <w:uiPriority w:val="0"/>
    <w:pPr>
      <w:widowControl/>
      <w:pBdr>
        <w:bottom w:val="single" w:color="auto" w:sz="6" w:space="1"/>
      </w:pBdr>
      <w:jc w:val="center"/>
    </w:pPr>
    <w:rPr>
      <w:rFonts w:ascii="Arial" w:hAnsi="Arial" w:cs="Arial"/>
      <w:vanish/>
      <w:kern w:val="0"/>
      <w:sz w:val="16"/>
      <w:szCs w:val="16"/>
    </w:rPr>
  </w:style>
  <w:style w:type="paragraph" w:customStyle="1" w:styleId="155">
    <w:name w:val="z-窗体底端1"/>
    <w:basedOn w:val="1"/>
    <w:next w:val="1"/>
    <w:autoRedefine/>
    <w:hidden/>
    <w:qFormat/>
    <w:uiPriority w:val="0"/>
    <w:pPr>
      <w:widowControl/>
      <w:pBdr>
        <w:top w:val="single" w:color="auto" w:sz="6" w:space="1"/>
      </w:pBdr>
      <w:jc w:val="center"/>
    </w:pPr>
    <w:rPr>
      <w:rFonts w:ascii="Arial" w:hAnsi="Arial" w:cs="Arial"/>
      <w:vanish/>
      <w:kern w:val="0"/>
      <w:sz w:val="16"/>
      <w:szCs w:val="16"/>
    </w:rPr>
  </w:style>
  <w:style w:type="paragraph" w:customStyle="1" w:styleId="156">
    <w:name w:val="正文样式"/>
    <w:basedOn w:val="1"/>
    <w:autoRedefine/>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7">
    <w:name w:val="xl34"/>
    <w:basedOn w:val="1"/>
    <w:autoRedefine/>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58">
    <w:name w:val="段落正文"/>
    <w:basedOn w:val="23"/>
    <w:autoRedefine/>
    <w:qFormat/>
    <w:uiPriority w:val="0"/>
    <w:pPr>
      <w:ind w:firstLine="560" w:firstLineChars="200"/>
    </w:pPr>
    <w:rPr>
      <w:sz w:val="28"/>
    </w:rPr>
  </w:style>
  <w:style w:type="character" w:customStyle="1" w:styleId="159">
    <w:name w:val="gray6"/>
    <w:basedOn w:val="45"/>
    <w:autoRedefine/>
    <w:qFormat/>
    <w:uiPriority w:val="0"/>
  </w:style>
  <w:style w:type="character" w:customStyle="1" w:styleId="160">
    <w:name w:val="style9"/>
    <w:basedOn w:val="45"/>
    <w:qFormat/>
    <w:uiPriority w:val="0"/>
  </w:style>
  <w:style w:type="paragraph" w:customStyle="1" w:styleId="161">
    <w:name w:val="2册标题4"/>
    <w:basedOn w:val="1"/>
    <w:next w:val="1"/>
    <w:autoRedefine/>
    <w:qFormat/>
    <w:uiPriority w:val="0"/>
    <w:pPr>
      <w:spacing w:beforeLines="50" w:afterLines="50" w:line="300" w:lineRule="auto"/>
      <w:ind w:left="420" w:leftChars="200"/>
      <w:outlineLvl w:val="3"/>
    </w:pPr>
    <w:rPr>
      <w:rFonts w:ascii="Arial" w:hAnsi="Arial" w:eastAsia="幼圆" w:cs="Arial"/>
      <w:b/>
      <w:sz w:val="24"/>
    </w:rPr>
  </w:style>
  <w:style w:type="character" w:customStyle="1" w:styleId="162">
    <w:name w:val="grame"/>
    <w:basedOn w:val="45"/>
    <w:qFormat/>
    <w:uiPriority w:val="0"/>
  </w:style>
  <w:style w:type="paragraph" w:customStyle="1" w:styleId="163">
    <w:name w:val="style2"/>
    <w:basedOn w:val="1"/>
    <w:autoRedefine/>
    <w:qFormat/>
    <w:uiPriority w:val="0"/>
    <w:pPr>
      <w:widowControl/>
      <w:spacing w:before="100" w:beforeAutospacing="1" w:after="100" w:afterAutospacing="1"/>
      <w:jc w:val="left"/>
    </w:pPr>
    <w:rPr>
      <w:rFonts w:ascii="宋体" w:hAnsi="宋体" w:cs="宋体"/>
      <w:kern w:val="0"/>
      <w:sz w:val="18"/>
      <w:szCs w:val="18"/>
    </w:rPr>
  </w:style>
  <w:style w:type="paragraph" w:customStyle="1" w:styleId="164">
    <w:name w:val="Char1"/>
    <w:basedOn w:val="1"/>
    <w:autoRedefine/>
    <w:qFormat/>
    <w:uiPriority w:val="0"/>
    <w:pPr>
      <w:jc w:val="left"/>
    </w:pPr>
    <w:rPr>
      <w:rFonts w:ascii="Tahoma" w:hAnsi="Tahoma"/>
      <w:sz w:val="24"/>
      <w:szCs w:val="20"/>
    </w:rPr>
  </w:style>
  <w:style w:type="paragraph" w:customStyle="1" w:styleId="165">
    <w:name w:val="编号1"/>
    <w:basedOn w:val="1"/>
    <w:autoRedefine/>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6">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7">
    <w:name w:val="font0"/>
    <w:basedOn w:val="1"/>
    <w:autoRedefine/>
    <w:qFormat/>
    <w:uiPriority w:val="0"/>
    <w:pPr>
      <w:widowControl/>
      <w:spacing w:before="100" w:beforeAutospacing="1" w:after="100" w:afterAutospacing="1"/>
      <w:jc w:val="left"/>
    </w:pPr>
    <w:rPr>
      <w:rFonts w:hint="eastAsia" w:ascii="宋体" w:hAnsi="宋体"/>
      <w:kern w:val="0"/>
      <w:sz w:val="24"/>
    </w:rPr>
  </w:style>
  <w:style w:type="paragraph" w:customStyle="1" w:styleId="168">
    <w:name w:val="font5"/>
    <w:basedOn w:val="1"/>
    <w:autoRedefine/>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69">
    <w:name w:val="font6"/>
    <w:basedOn w:val="1"/>
    <w:autoRedefine/>
    <w:qFormat/>
    <w:uiPriority w:val="0"/>
    <w:pPr>
      <w:widowControl/>
      <w:spacing w:before="100" w:beforeAutospacing="1" w:after="100" w:afterAutospacing="1"/>
      <w:jc w:val="left"/>
    </w:pPr>
    <w:rPr>
      <w:kern w:val="0"/>
      <w:sz w:val="24"/>
    </w:rPr>
  </w:style>
  <w:style w:type="paragraph" w:customStyle="1" w:styleId="170">
    <w:name w:val="xl2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1">
    <w:name w:val="xl2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2">
    <w:name w:val="表格字"/>
    <w:basedOn w:val="1"/>
    <w:autoRedefine/>
    <w:qFormat/>
    <w:uiPriority w:val="0"/>
    <w:pPr>
      <w:adjustRightInd w:val="0"/>
      <w:jc w:val="center"/>
    </w:pPr>
    <w:rPr>
      <w:rFonts w:ascii="宋体"/>
      <w:sz w:val="24"/>
      <w:szCs w:val="20"/>
    </w:rPr>
  </w:style>
  <w:style w:type="character" w:customStyle="1" w:styleId="173">
    <w:name w:val="样式 小三 加粗"/>
    <w:autoRedefine/>
    <w:qFormat/>
    <w:uiPriority w:val="0"/>
    <w:rPr>
      <w:rFonts w:eastAsia="宋体"/>
      <w:b/>
      <w:bCs/>
      <w:sz w:val="32"/>
    </w:rPr>
  </w:style>
  <w:style w:type="paragraph" w:customStyle="1" w:styleId="174">
    <w:name w:val="xl2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5">
    <w:name w:val="qw"/>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6">
    <w:name w:val="Char Char Char"/>
    <w:basedOn w:val="1"/>
    <w:autoRedefine/>
    <w:qFormat/>
    <w:uiPriority w:val="0"/>
    <w:rPr>
      <w:rFonts w:ascii="Tahoma" w:hAnsi="Tahoma"/>
      <w:sz w:val="24"/>
      <w:szCs w:val="20"/>
    </w:rPr>
  </w:style>
  <w:style w:type="paragraph" w:customStyle="1" w:styleId="177">
    <w:name w:val="Char2"/>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78">
    <w:name w:val="info4"/>
    <w:basedOn w:val="45"/>
    <w:autoRedefine/>
    <w:qFormat/>
    <w:uiPriority w:val="0"/>
  </w:style>
  <w:style w:type="paragraph" w:customStyle="1" w:styleId="179">
    <w:name w:val="缩进正文"/>
    <w:basedOn w:val="1"/>
    <w:link w:val="180"/>
    <w:autoRedefine/>
    <w:qFormat/>
    <w:uiPriority w:val="0"/>
    <w:pPr>
      <w:ind w:firstLine="560" w:firstLineChars="200"/>
    </w:pPr>
    <w:rPr>
      <w:rFonts w:eastAsia="仿宋_GB2312" w:cs="宋体"/>
      <w:sz w:val="28"/>
      <w:szCs w:val="20"/>
    </w:rPr>
  </w:style>
  <w:style w:type="character" w:customStyle="1" w:styleId="180">
    <w:name w:val="缩进正文 Char"/>
    <w:link w:val="179"/>
    <w:autoRedefine/>
    <w:qFormat/>
    <w:uiPriority w:val="0"/>
    <w:rPr>
      <w:rFonts w:eastAsia="仿宋_GB2312" w:cs="宋体"/>
      <w:kern w:val="2"/>
      <w:sz w:val="28"/>
      <w:lang w:val="en-US" w:eastAsia="zh-CN" w:bidi="ar-SA"/>
    </w:rPr>
  </w:style>
  <w:style w:type="paragraph" w:customStyle="1" w:styleId="181">
    <w:name w:val="列出段落1"/>
    <w:basedOn w:val="1"/>
    <w:autoRedefine/>
    <w:qFormat/>
    <w:uiPriority w:val="0"/>
    <w:pPr>
      <w:ind w:firstLine="420" w:firstLineChars="200"/>
    </w:pPr>
    <w:rPr>
      <w:rFonts w:ascii="Calibri" w:hAnsi="Calibri" w:cs="Calibri"/>
      <w:szCs w:val="21"/>
    </w:rPr>
  </w:style>
  <w:style w:type="character" w:customStyle="1" w:styleId="182">
    <w:name w:val="批注文字 Char"/>
    <w:basedOn w:val="45"/>
    <w:link w:val="17"/>
    <w:autoRedefine/>
    <w:qFormat/>
    <w:uiPriority w:val="99"/>
    <w:rPr>
      <w:rFonts w:ascii="宋体"/>
      <w:sz w:val="34"/>
    </w:rPr>
  </w:style>
  <w:style w:type="character" w:customStyle="1" w:styleId="183">
    <w:name w:val="批注主题 Char"/>
    <w:basedOn w:val="182"/>
    <w:link w:val="41"/>
    <w:qFormat/>
    <w:uiPriority w:val="99"/>
    <w:rPr>
      <w:rFonts w:ascii="宋体"/>
      <w:sz w:val="34"/>
    </w:rPr>
  </w:style>
  <w:style w:type="paragraph" w:customStyle="1" w:styleId="184">
    <w:name w:val="评价"/>
    <w:basedOn w:val="1"/>
    <w:autoRedefine/>
    <w:qFormat/>
    <w:uiPriority w:val="0"/>
    <w:pPr>
      <w:spacing w:afterLines="20"/>
      <w:ind w:firstLine="1446" w:firstLineChars="200"/>
    </w:pPr>
    <w:rPr>
      <w:rFonts w:ascii="Calibri" w:hAnsi="Calibri"/>
      <w:sz w:val="24"/>
    </w:rPr>
  </w:style>
  <w:style w:type="paragraph" w:customStyle="1" w:styleId="185">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86">
    <w:name w:val="alt-edited1"/>
    <w:autoRedefine/>
    <w:qFormat/>
    <w:uiPriority w:val="0"/>
    <w:rPr>
      <w:color w:val="4D90F0"/>
    </w:rPr>
  </w:style>
  <w:style w:type="character" w:customStyle="1" w:styleId="187">
    <w:name w:val="body text Char1"/>
    <w:autoRedefine/>
    <w:qFormat/>
    <w:uiPriority w:val="0"/>
    <w:rPr>
      <w:rFonts w:eastAsia="宋体"/>
      <w:kern w:val="2"/>
      <w:sz w:val="21"/>
      <w:lang w:val="en-US" w:eastAsia="zh-CN" w:bidi="ar-SA"/>
    </w:rPr>
  </w:style>
  <w:style w:type="character" w:customStyle="1" w:styleId="188">
    <w:name w:val="普通(网站) Char"/>
    <w:link w:val="38"/>
    <w:autoRedefine/>
    <w:qFormat/>
    <w:uiPriority w:val="0"/>
    <w:rPr>
      <w:kern w:val="2"/>
      <w:sz w:val="24"/>
      <w:szCs w:val="24"/>
    </w:rPr>
  </w:style>
  <w:style w:type="character" w:customStyle="1" w:styleId="189">
    <w:name w:val="批注文字 Char1"/>
    <w:autoRedefine/>
    <w:qFormat/>
    <w:uiPriority w:val="99"/>
    <w:rPr>
      <w:rFonts w:ascii="宋体"/>
      <w:sz w:val="34"/>
    </w:rPr>
  </w:style>
  <w:style w:type="character" w:customStyle="1" w:styleId="190">
    <w:name w:val="正文缩进 Char1"/>
    <w:autoRedefine/>
    <w:qFormat/>
    <w:uiPriority w:val="0"/>
    <w:rPr>
      <w:rFonts w:eastAsia="宋体"/>
      <w:kern w:val="2"/>
      <w:sz w:val="21"/>
      <w:lang w:val="en-US" w:eastAsia="zh-CN" w:bidi="ar-SA"/>
    </w:rPr>
  </w:style>
  <w:style w:type="table" w:customStyle="1" w:styleId="191">
    <w:name w:val="网格型1"/>
    <w:basedOn w:val="43"/>
    <w:autoRedefine/>
    <w:qFormat/>
    <w:uiPriority w:val="0"/>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92">
    <w:name w:val="Revision"/>
    <w:autoRedefine/>
    <w:hidden/>
    <w:unhideWhenUsed/>
    <w:qFormat/>
    <w:uiPriority w:val="99"/>
    <w:rPr>
      <w:rFonts w:ascii="Times New Roman" w:hAnsi="Times New Roman" w:eastAsia="宋体" w:cs="Times New Roman"/>
      <w:kern w:val="2"/>
      <w:sz w:val="21"/>
      <w:szCs w:val="24"/>
      <w:lang w:val="en-US" w:eastAsia="zh-CN" w:bidi="ar-SA"/>
    </w:rPr>
  </w:style>
  <w:style w:type="paragraph" w:customStyle="1" w:styleId="193">
    <w:name w:val="Table Paragraph"/>
    <w:autoRedefine/>
    <w:qFormat/>
    <w:uiPriority w:val="1"/>
    <w:pPr>
      <w:widowControl w:val="0"/>
      <w:jc w:val="both"/>
    </w:pPr>
    <w:rPr>
      <w:rFonts w:ascii="宋体" w:hAnsi="宋体" w:eastAsia="宋体" w:cs="宋体"/>
      <w:kern w:val="2"/>
      <w:sz w:val="21"/>
      <w:szCs w:val="24"/>
      <w:lang w:val="zh-CN" w:eastAsia="zh-CN" w:bidi="zh-CN"/>
    </w:rPr>
  </w:style>
  <w:style w:type="paragraph" w:styleId="194">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195">
    <w:name w:val="WW-Default"/>
    <w:qFormat/>
    <w:uiPriority w:val="0"/>
    <w:pPr>
      <w:widowControl w:val="0"/>
      <w:suppressAutoHyphens/>
      <w:autoSpaceDE w:val="0"/>
    </w:pPr>
    <w:rPr>
      <w:rFonts w:ascii="Times New Roman" w:hAnsi="Times New Roman" w:eastAsia="宋体" w:cs="Times New Roman"/>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F18F8195-465B-44FE-B08A-3EF6B09C327F}">
  <ds:schemaRefs/>
</ds:datastoreItem>
</file>

<file path=docProps/app.xml><?xml version="1.0" encoding="utf-8"?>
<Properties xmlns="http://schemas.openxmlformats.org/officeDocument/2006/extended-properties" xmlns:vt="http://schemas.openxmlformats.org/officeDocument/2006/docPropsVTypes">
  <Company>Microsoft</Company>
  <Pages>49</Pages>
  <Words>11760</Words>
  <Characters>12460</Characters>
  <Lines>332</Lines>
  <Paragraphs>93</Paragraphs>
  <TotalTime>290</TotalTime>
  <ScaleCrop>false</ScaleCrop>
  <LinksUpToDate>false</LinksUpToDate>
  <CharactersWithSpaces>12538</CharactersWithSpaces>
  <Application>WPS Office WWO_wpscloud_20260204164529-ac0352cb9e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2021-04-19T16:29:00Z</dcterms:created>
  <dc:creator>thsware</dc:creator>
  <cp:lastModifiedBy>陈聪</cp:lastModifiedBy>
  <cp:lastPrinted>2021-05-09T16:02:00Z</cp:lastPrinted>
  <dcterms:modified xsi:type="dcterms:W3CDTF">2026-03-02T10:32:49Z</dcterms:modified>
  <dc:title>招  标　文　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48746747B45E300ED1F6A4693425CA54_43</vt:lpwstr>
  </property>
  <property fmtid="{D5CDD505-2E9C-101B-9397-08002B2CF9AE}" pid="4" name="KSOTemplateDocerSaveRecord">
    <vt:lpwstr>eyJoZGlkIjoiYzM1ZmQzMDQ2N2Q1MjI3MmQ2MzVlMzlhZWJjNjBlNGYiLCJ1c2VySWQiOiIyOTg2Nzg4ODkifQ==</vt:lpwstr>
  </property>
</Properties>
</file>