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127AC">
      <w:pPr>
        <w:jc w:val="center"/>
        <w:rPr>
          <w:rFonts w:ascii="宋体" w:hAnsi="宋体" w:eastAsia="宋体"/>
          <w:b/>
          <w:sz w:val="44"/>
          <w:szCs w:val="44"/>
        </w:rPr>
      </w:pPr>
      <w:r>
        <w:rPr>
          <w:rFonts w:hint="eastAsia" w:ascii="宋体" w:hAnsi="宋体" w:eastAsia="宋体"/>
          <w:b/>
          <w:sz w:val="44"/>
          <w:szCs w:val="44"/>
        </w:rPr>
        <w:t>光明区服务类项目采购需求申报书</w:t>
      </w:r>
    </w:p>
    <w:p w14:paraId="6D0BB1D8">
      <w:pPr>
        <w:pStyle w:val="34"/>
        <w:ind w:firstLine="0" w:firstLineChars="0"/>
        <w:rPr>
          <w:rFonts w:ascii="宋体" w:hAnsi="宋体"/>
        </w:rPr>
      </w:pPr>
    </w:p>
    <w:p w14:paraId="74B2ACCB">
      <w:pPr>
        <w:pStyle w:val="34"/>
        <w:ind w:firstLine="0" w:firstLineChars="0"/>
        <w:rPr>
          <w:rFonts w:ascii="宋体" w:hAnsi="宋体"/>
        </w:rPr>
      </w:pPr>
      <w:r>
        <w:rPr>
          <w:rFonts w:hint="eastAsia" w:ascii="宋体" w:hAnsi="宋体"/>
        </w:rPr>
        <w:t>备注：</w:t>
      </w:r>
    </w:p>
    <w:p w14:paraId="059BE0C2">
      <w:pPr>
        <w:rPr>
          <w:rFonts w:ascii="宋体" w:hAnsi="宋体" w:eastAsia="宋体"/>
          <w:b/>
          <w:color w:val="FF0000"/>
        </w:rPr>
      </w:pPr>
      <w:r>
        <w:rPr>
          <w:rFonts w:hint="eastAsia" w:ascii="宋体" w:hAnsi="宋体" w:eastAsia="宋体"/>
          <w:b/>
          <w:color w:val="FF0000"/>
        </w:rPr>
        <w:t>1、标有</w:t>
      </w:r>
      <w:r>
        <w:rPr>
          <w:rFonts w:hint="eastAsia" w:ascii="宋体" w:hAnsi="宋体" w:eastAsia="宋体"/>
          <w:b/>
          <w:color w:val="FF0000"/>
          <w:sz w:val="24"/>
        </w:rPr>
        <w:t>※</w:t>
      </w:r>
      <w:r>
        <w:rPr>
          <w:rFonts w:hint="eastAsia" w:ascii="宋体" w:hAnsi="宋体" w:eastAsia="宋体"/>
          <w:b/>
          <w:color w:val="FF0000"/>
        </w:rPr>
        <w:t>的内容，请务必清晰填写、注明；</w:t>
      </w:r>
    </w:p>
    <w:p w14:paraId="480A3370">
      <w:pPr>
        <w:rPr>
          <w:rFonts w:ascii="宋体" w:hAnsi="宋体" w:eastAsia="宋体"/>
        </w:rPr>
      </w:pPr>
      <w:r>
        <w:rPr>
          <w:rFonts w:hint="eastAsia" w:ascii="宋体" w:hAnsi="宋体" w:eastAsia="宋体"/>
        </w:rPr>
        <w:t>2、此表请加盖公章，一经上传，即视为本单位领导已审核，同意上传。采购单位填报的商务条款、技术条款若存在倾向性或不公正性条款，由此引起的不良后果将由采购单位自行承担；</w:t>
      </w:r>
    </w:p>
    <w:p w14:paraId="4A643C09">
      <w:pPr>
        <w:rPr>
          <w:rFonts w:ascii="宋体" w:hAnsi="宋体" w:eastAsia="宋体"/>
        </w:rPr>
      </w:pPr>
      <w:r>
        <w:rPr>
          <w:rFonts w:hint="eastAsia" w:ascii="宋体" w:hAnsi="宋体" w:eastAsia="宋体"/>
        </w:rPr>
        <w:t>3、申报书应包括详细的合同的实质性内容，可以避免与中标供应商在签订合同时产生纠纷；</w:t>
      </w:r>
    </w:p>
    <w:p w14:paraId="025FF1C7">
      <w:pPr>
        <w:rPr>
          <w:rFonts w:ascii="宋体" w:hAnsi="宋体" w:eastAsia="宋体"/>
        </w:rPr>
      </w:pPr>
      <w:r>
        <w:rPr>
          <w:rFonts w:hint="eastAsia" w:ascii="宋体" w:hAnsi="宋体" w:eastAsia="宋体"/>
        </w:rPr>
        <w:t>4、此申报书模板仅供参考，采购单位可根据实际情况在合法合规的情况下进行修改；</w:t>
      </w:r>
    </w:p>
    <w:p w14:paraId="35CAFDDD">
      <w:pPr>
        <w:rPr>
          <w:rFonts w:ascii="宋体" w:hAnsi="宋体" w:eastAsia="宋体"/>
          <w:b/>
          <w:color w:val="FF0000"/>
        </w:rPr>
      </w:pPr>
      <w:r>
        <w:rPr>
          <w:rFonts w:hint="eastAsia" w:ascii="宋体" w:hAnsi="宋体" w:eastAsia="宋体"/>
          <w:b/>
          <w:color w:val="FF0000"/>
        </w:rPr>
        <w:t>5、根据《光明区财政局光明区公共资源交易中心关于进一步强化政府采购单位主体责任的通知》（深光发财〔2017〕736号）要求，政府采购经办人实行备案制度，未经备案或非备案人员办理政府采购业务的，区财政局、公共资源交易中心可以拒绝受理相关业务申请；</w:t>
      </w:r>
    </w:p>
    <w:p w14:paraId="4779E553">
      <w:pPr>
        <w:rPr>
          <w:rFonts w:ascii="宋体" w:hAnsi="宋体" w:eastAsia="宋体"/>
        </w:rPr>
      </w:pPr>
      <w:r>
        <w:rPr>
          <w:rFonts w:hint="eastAsia" w:ascii="宋体" w:hAnsi="宋体" w:eastAsia="宋体"/>
        </w:rPr>
        <w:t>6、政府采购经办人应当具备以下条件:一、具有良好的职业道德和较高的业务素质；二、从事相关领域工作、具有相关专业水平、精通专业业务；三、熟悉政府采购相关政策法规；四、没有违法违规等不良行为记录；五、依法履行评审工作职责并承担相应法律责任；</w:t>
      </w:r>
    </w:p>
    <w:p w14:paraId="2A5F6A0F">
      <w:pPr>
        <w:pStyle w:val="39"/>
        <w:ind w:left="0" w:firstLine="0"/>
      </w:pPr>
      <w:r>
        <w:rPr>
          <w:rFonts w:hint="eastAsia"/>
        </w:rPr>
        <w:t>7.2018年以来，由于专家评审更加严格，公开招标废标率较高，建议采购单位科学制定采购需求，合理设置废标条款。</w:t>
      </w:r>
    </w:p>
    <w:p w14:paraId="2974912D">
      <w:pPr>
        <w:rPr>
          <w:rFonts w:ascii="宋体" w:hAnsi="宋体" w:eastAsia="宋体"/>
        </w:rPr>
      </w:pPr>
    </w:p>
    <w:p w14:paraId="77F22903">
      <w:pPr>
        <w:widowControl/>
        <w:jc w:val="left"/>
        <w:rPr>
          <w:rFonts w:ascii="宋体" w:hAnsi="宋体" w:eastAsia="宋体" w:cstheme="majorBidi"/>
          <w:b/>
          <w:bCs/>
          <w:sz w:val="32"/>
          <w:szCs w:val="32"/>
        </w:rPr>
      </w:pPr>
      <w:r>
        <w:rPr>
          <w:rFonts w:ascii="宋体" w:hAnsi="宋体" w:eastAsia="宋体"/>
        </w:rPr>
        <w:br w:type="page"/>
      </w:r>
    </w:p>
    <w:p w14:paraId="201C44BD">
      <w:pPr>
        <w:widowControl/>
        <w:spacing w:line="560" w:lineRule="exact"/>
        <w:jc w:val="center"/>
        <w:rPr>
          <w:rFonts w:ascii="方正小标宋简体" w:hAnsi="方正小标宋简体" w:eastAsia="方正小标宋简体" w:cs="方正小标宋简体"/>
          <w:kern w:val="0"/>
          <w:sz w:val="44"/>
          <w:szCs w:val="44"/>
        </w:rPr>
      </w:pPr>
      <w:r>
        <w:rPr>
          <w:rFonts w:hint="eastAsia" w:ascii="方正小标宋简体" w:hAnsi="方正小标宋简体" w:eastAsia="方正小标宋简体" w:cs="方正小标宋简体"/>
          <w:kern w:val="0"/>
          <w:sz w:val="44"/>
          <w:szCs w:val="44"/>
        </w:rPr>
        <w:t>第一章  项目信息</w:t>
      </w:r>
    </w:p>
    <w:tbl>
      <w:tblPr>
        <w:tblStyle w:val="19"/>
        <w:tblW w:w="87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5"/>
        <w:gridCol w:w="709"/>
        <w:gridCol w:w="567"/>
        <w:gridCol w:w="992"/>
        <w:gridCol w:w="178"/>
        <w:gridCol w:w="317"/>
        <w:gridCol w:w="781"/>
        <w:gridCol w:w="283"/>
        <w:gridCol w:w="294"/>
        <w:gridCol w:w="1428"/>
        <w:gridCol w:w="1745"/>
        <w:gridCol w:w="796"/>
      </w:tblGrid>
      <w:tr w14:paraId="65459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3" w:hRule="atLeast"/>
          <w:jc w:val="center"/>
        </w:trPr>
        <w:tc>
          <w:tcPr>
            <w:tcW w:w="1941" w:type="dxa"/>
            <w:gridSpan w:val="3"/>
            <w:vAlign w:val="center"/>
          </w:tcPr>
          <w:p w14:paraId="7785C8D2">
            <w:pPr>
              <w:jc w:val="center"/>
              <w:rPr>
                <w:rFonts w:ascii="宋体" w:hAnsi="宋体" w:eastAsia="宋体" w:cs="宋体"/>
                <w:b/>
              </w:rPr>
            </w:pPr>
            <w:r>
              <w:rPr>
                <w:rFonts w:hint="eastAsia" w:ascii="宋体" w:hAnsi="宋体" w:eastAsia="宋体" w:cs="宋体"/>
                <w:b/>
                <w:sz w:val="24"/>
              </w:rPr>
              <w:t>※</w:t>
            </w:r>
            <w:r>
              <w:rPr>
                <w:rFonts w:hint="eastAsia" w:ascii="宋体" w:hAnsi="宋体" w:eastAsia="宋体" w:cs="宋体"/>
                <w:b/>
              </w:rPr>
              <w:t>项目名称</w:t>
            </w:r>
          </w:p>
        </w:tc>
        <w:tc>
          <w:tcPr>
            <w:tcW w:w="6814" w:type="dxa"/>
            <w:gridSpan w:val="9"/>
            <w:vAlign w:val="center"/>
          </w:tcPr>
          <w:p w14:paraId="62760909">
            <w:pPr>
              <w:jc w:val="center"/>
              <w:rPr>
                <w:rFonts w:ascii="宋体" w:hAnsi="宋体" w:eastAsia="宋体" w:cs="宋体"/>
                <w:b/>
              </w:rPr>
            </w:pPr>
            <w:r>
              <w:rPr>
                <w:rFonts w:hint="eastAsia" w:ascii="宋体" w:hAnsi="宋体" w:eastAsia="宋体" w:cs="宋体"/>
                <w:bCs/>
                <w:szCs w:val="21"/>
              </w:rPr>
              <w:t>光明区民政综合服务中心委托运营项目</w:t>
            </w:r>
          </w:p>
        </w:tc>
      </w:tr>
      <w:tr w14:paraId="21A62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4" w:hRule="atLeast"/>
          <w:jc w:val="center"/>
        </w:trPr>
        <w:tc>
          <w:tcPr>
            <w:tcW w:w="1941" w:type="dxa"/>
            <w:gridSpan w:val="3"/>
            <w:vAlign w:val="center"/>
          </w:tcPr>
          <w:p w14:paraId="3A815DC5">
            <w:pPr>
              <w:jc w:val="center"/>
              <w:rPr>
                <w:rFonts w:ascii="宋体" w:hAnsi="宋体" w:eastAsia="宋体"/>
                <w:b/>
                <w:szCs w:val="21"/>
              </w:rPr>
            </w:pPr>
            <w:r>
              <w:rPr>
                <w:rFonts w:hint="eastAsia" w:ascii="宋体" w:hAnsi="宋体" w:eastAsia="宋体"/>
                <w:b/>
                <w:szCs w:val="21"/>
              </w:rPr>
              <w:t>※采购单位名称</w:t>
            </w:r>
          </w:p>
        </w:tc>
        <w:tc>
          <w:tcPr>
            <w:tcW w:w="2845" w:type="dxa"/>
            <w:gridSpan w:val="6"/>
            <w:vAlign w:val="center"/>
          </w:tcPr>
          <w:p w14:paraId="0FF71261">
            <w:pPr>
              <w:jc w:val="center"/>
              <w:rPr>
                <w:rFonts w:ascii="宋体" w:hAnsi="宋体" w:eastAsia="宋体" w:cstheme="minorEastAsia"/>
                <w:bCs/>
                <w:szCs w:val="21"/>
              </w:rPr>
            </w:pPr>
            <w:r>
              <w:rPr>
                <w:rFonts w:hint="eastAsia" w:ascii="宋体" w:hAnsi="宋体" w:eastAsia="宋体" w:cstheme="minorEastAsia"/>
                <w:bCs/>
                <w:szCs w:val="21"/>
              </w:rPr>
              <w:t>深圳市光明区民政服务中心</w:t>
            </w:r>
          </w:p>
        </w:tc>
        <w:tc>
          <w:tcPr>
            <w:tcW w:w="1428" w:type="dxa"/>
            <w:vAlign w:val="center"/>
          </w:tcPr>
          <w:p w14:paraId="1488D57A">
            <w:pPr>
              <w:jc w:val="center"/>
              <w:rPr>
                <w:rFonts w:ascii="宋体" w:hAnsi="宋体" w:eastAsia="宋体"/>
                <w:b/>
                <w:szCs w:val="21"/>
              </w:rPr>
            </w:pPr>
            <w:r>
              <w:rPr>
                <w:rFonts w:hint="eastAsia" w:ascii="宋体" w:hAnsi="宋体" w:eastAsia="宋体"/>
                <w:b/>
                <w:szCs w:val="21"/>
              </w:rPr>
              <w:t>※采购方式</w:t>
            </w:r>
          </w:p>
        </w:tc>
        <w:tc>
          <w:tcPr>
            <w:tcW w:w="2541" w:type="dxa"/>
            <w:gridSpan w:val="2"/>
            <w:vAlign w:val="center"/>
          </w:tcPr>
          <w:p w14:paraId="607272AC">
            <w:pPr>
              <w:jc w:val="center"/>
              <w:rPr>
                <w:rFonts w:ascii="宋体" w:hAnsi="宋体" w:eastAsia="宋体" w:cstheme="minorEastAsia"/>
                <w:szCs w:val="21"/>
              </w:rPr>
            </w:pPr>
            <w:r>
              <w:rPr>
                <w:rFonts w:hint="eastAsia" w:ascii="宋体" w:hAnsi="宋体" w:eastAsia="宋体" w:cstheme="minorEastAsia"/>
                <w:szCs w:val="21"/>
              </w:rPr>
              <w:t>公开招标</w:t>
            </w:r>
          </w:p>
        </w:tc>
      </w:tr>
      <w:tr w14:paraId="2C0B0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atLeast"/>
          <w:jc w:val="center"/>
        </w:trPr>
        <w:tc>
          <w:tcPr>
            <w:tcW w:w="1941" w:type="dxa"/>
            <w:gridSpan w:val="3"/>
            <w:vAlign w:val="center"/>
          </w:tcPr>
          <w:p w14:paraId="7EA6CD1E">
            <w:pPr>
              <w:jc w:val="center"/>
              <w:rPr>
                <w:rFonts w:ascii="宋体" w:hAnsi="宋体" w:eastAsia="宋体"/>
                <w:b/>
                <w:szCs w:val="21"/>
              </w:rPr>
            </w:pPr>
            <w:r>
              <w:rPr>
                <w:rFonts w:hint="eastAsia" w:ascii="宋体" w:hAnsi="宋体" w:eastAsia="宋体"/>
                <w:b/>
                <w:szCs w:val="21"/>
              </w:rPr>
              <w:t>※采购单位地址</w:t>
            </w:r>
          </w:p>
        </w:tc>
        <w:tc>
          <w:tcPr>
            <w:tcW w:w="2845" w:type="dxa"/>
            <w:gridSpan w:val="6"/>
            <w:vAlign w:val="center"/>
          </w:tcPr>
          <w:p w14:paraId="6017E6CA">
            <w:pPr>
              <w:jc w:val="center"/>
              <w:rPr>
                <w:rFonts w:ascii="宋体" w:hAnsi="宋体" w:eastAsia="宋体" w:cstheme="minorEastAsia"/>
                <w:bCs/>
                <w:szCs w:val="21"/>
              </w:rPr>
            </w:pPr>
            <w:r>
              <w:rPr>
                <w:rFonts w:ascii="宋体" w:hAnsi="宋体" w:eastAsia="宋体" w:cstheme="minorEastAsia"/>
                <w:bCs/>
                <w:szCs w:val="21"/>
              </w:rPr>
              <w:t>光明区光明大街408号</w:t>
            </w:r>
          </w:p>
        </w:tc>
        <w:tc>
          <w:tcPr>
            <w:tcW w:w="1428" w:type="dxa"/>
            <w:vAlign w:val="center"/>
          </w:tcPr>
          <w:p w14:paraId="0FFDCCFF">
            <w:pPr>
              <w:jc w:val="center"/>
              <w:rPr>
                <w:rFonts w:ascii="宋体" w:hAnsi="宋体" w:eastAsia="宋体" w:cs="宋体"/>
                <w:b/>
              </w:rPr>
            </w:pPr>
            <w:r>
              <w:rPr>
                <w:rFonts w:hint="eastAsia" w:ascii="宋体" w:hAnsi="宋体" w:eastAsia="宋体" w:cs="宋体"/>
                <w:b/>
                <w:sz w:val="24"/>
              </w:rPr>
              <w:t>※</w:t>
            </w:r>
            <w:r>
              <w:rPr>
                <w:rFonts w:hint="eastAsia" w:ascii="宋体" w:hAnsi="宋体" w:eastAsia="宋体" w:cs="宋体"/>
                <w:b/>
              </w:rPr>
              <w:t>联系人</w:t>
            </w:r>
          </w:p>
        </w:tc>
        <w:tc>
          <w:tcPr>
            <w:tcW w:w="2541" w:type="dxa"/>
            <w:gridSpan w:val="2"/>
            <w:vAlign w:val="center"/>
          </w:tcPr>
          <w:p w14:paraId="16ADFE8C">
            <w:pPr>
              <w:jc w:val="center"/>
              <w:rPr>
                <w:rFonts w:ascii="宋体" w:hAnsi="宋体" w:eastAsia="宋体" w:cstheme="minorEastAsia"/>
                <w:bCs/>
                <w:szCs w:val="21"/>
              </w:rPr>
            </w:pPr>
            <w:r>
              <w:rPr>
                <w:rFonts w:hint="eastAsia" w:ascii="宋体" w:hAnsi="宋体" w:eastAsia="宋体" w:cstheme="minorEastAsia"/>
                <w:bCs/>
                <w:szCs w:val="21"/>
              </w:rPr>
              <w:t>朱宇敏</w:t>
            </w:r>
          </w:p>
        </w:tc>
      </w:tr>
      <w:tr w14:paraId="01AA6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8" w:hRule="atLeast"/>
          <w:jc w:val="center"/>
        </w:trPr>
        <w:tc>
          <w:tcPr>
            <w:tcW w:w="1941" w:type="dxa"/>
            <w:gridSpan w:val="3"/>
            <w:vAlign w:val="center"/>
          </w:tcPr>
          <w:p w14:paraId="3DD5FBB0">
            <w:pPr>
              <w:jc w:val="center"/>
              <w:rPr>
                <w:rFonts w:ascii="宋体" w:hAnsi="宋体" w:eastAsia="宋体" w:cs="宋体"/>
                <w:b/>
              </w:rPr>
            </w:pPr>
            <w:r>
              <w:rPr>
                <w:rFonts w:hint="eastAsia" w:ascii="宋体" w:hAnsi="宋体" w:eastAsia="宋体" w:cs="宋体"/>
                <w:b/>
                <w:sz w:val="24"/>
              </w:rPr>
              <w:t>※</w:t>
            </w:r>
            <w:r>
              <w:rPr>
                <w:rFonts w:hint="eastAsia" w:ascii="宋体" w:hAnsi="宋体" w:eastAsia="宋体" w:cs="宋体"/>
                <w:b/>
              </w:rPr>
              <w:t>联系电话</w:t>
            </w:r>
          </w:p>
        </w:tc>
        <w:tc>
          <w:tcPr>
            <w:tcW w:w="2845" w:type="dxa"/>
            <w:gridSpan w:val="6"/>
            <w:vAlign w:val="center"/>
          </w:tcPr>
          <w:p w14:paraId="55255DB0">
            <w:pPr>
              <w:jc w:val="center"/>
              <w:rPr>
                <w:rFonts w:ascii="宋体" w:hAnsi="宋体" w:eastAsia="宋体" w:cstheme="minorEastAsia"/>
                <w:bCs/>
                <w:szCs w:val="21"/>
              </w:rPr>
            </w:pPr>
            <w:r>
              <w:rPr>
                <w:rFonts w:hint="eastAsia" w:ascii="宋体" w:hAnsi="宋体" w:eastAsia="宋体" w:cstheme="minorEastAsia"/>
                <w:bCs/>
                <w:szCs w:val="21"/>
              </w:rPr>
              <w:t>13878197411</w:t>
            </w:r>
          </w:p>
        </w:tc>
        <w:tc>
          <w:tcPr>
            <w:tcW w:w="1428" w:type="dxa"/>
            <w:vAlign w:val="center"/>
          </w:tcPr>
          <w:p w14:paraId="1587FF1C">
            <w:pPr>
              <w:jc w:val="center"/>
              <w:rPr>
                <w:rFonts w:ascii="宋体" w:hAnsi="宋体" w:eastAsia="宋体" w:cs="宋体"/>
                <w:b/>
              </w:rPr>
            </w:pPr>
            <w:r>
              <w:rPr>
                <w:rFonts w:hint="eastAsia" w:ascii="宋体" w:hAnsi="宋体" w:eastAsia="宋体" w:cs="宋体"/>
                <w:b/>
                <w:sz w:val="24"/>
              </w:rPr>
              <w:t>※</w:t>
            </w:r>
            <w:r>
              <w:rPr>
                <w:rFonts w:hint="eastAsia" w:ascii="宋体" w:hAnsi="宋体" w:eastAsia="宋体" w:cs="宋体"/>
                <w:b/>
              </w:rPr>
              <w:t>传真</w:t>
            </w:r>
          </w:p>
        </w:tc>
        <w:tc>
          <w:tcPr>
            <w:tcW w:w="2541" w:type="dxa"/>
            <w:gridSpan w:val="2"/>
            <w:vAlign w:val="center"/>
          </w:tcPr>
          <w:p w14:paraId="1D52844E">
            <w:pPr>
              <w:jc w:val="center"/>
              <w:rPr>
                <w:rFonts w:ascii="宋体" w:hAnsi="宋体" w:eastAsia="宋体" w:cstheme="minorEastAsia"/>
                <w:bCs/>
                <w:szCs w:val="21"/>
              </w:rPr>
            </w:pPr>
            <w:r>
              <w:rPr>
                <w:rFonts w:hint="eastAsia" w:ascii="宋体" w:hAnsi="宋体" w:eastAsia="宋体" w:cstheme="minorEastAsia"/>
                <w:bCs/>
                <w:szCs w:val="21"/>
              </w:rPr>
              <w:t>88211647</w:t>
            </w:r>
          </w:p>
        </w:tc>
      </w:tr>
      <w:tr w14:paraId="3CFFF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3" w:hRule="atLeast"/>
          <w:jc w:val="center"/>
        </w:trPr>
        <w:tc>
          <w:tcPr>
            <w:tcW w:w="4786" w:type="dxa"/>
            <w:gridSpan w:val="9"/>
            <w:vAlign w:val="center"/>
          </w:tcPr>
          <w:p w14:paraId="006A678E">
            <w:pPr>
              <w:jc w:val="center"/>
              <w:rPr>
                <w:rFonts w:ascii="宋体" w:hAnsi="宋体" w:eastAsia="宋体" w:cs="宋体"/>
                <w:b/>
              </w:rPr>
            </w:pPr>
            <w:r>
              <w:rPr>
                <w:rFonts w:hint="eastAsia" w:ascii="宋体" w:hAnsi="宋体" w:eastAsia="宋体" w:cs="宋体"/>
                <w:b/>
                <w:sz w:val="24"/>
              </w:rPr>
              <w:t>※</w:t>
            </w:r>
            <w:r>
              <w:rPr>
                <w:rFonts w:hint="eastAsia" w:ascii="宋体" w:hAnsi="宋体" w:eastAsia="宋体" w:cs="宋体"/>
                <w:b/>
              </w:rPr>
              <w:t>财政预算金额</w:t>
            </w:r>
          </w:p>
        </w:tc>
        <w:tc>
          <w:tcPr>
            <w:tcW w:w="3969" w:type="dxa"/>
            <w:gridSpan w:val="3"/>
            <w:vAlign w:val="center"/>
          </w:tcPr>
          <w:p w14:paraId="0D136B16">
            <w:pPr>
              <w:jc w:val="center"/>
              <w:rPr>
                <w:rFonts w:ascii="宋体" w:hAnsi="宋体" w:eastAsia="宋体" w:cs="宋体"/>
                <w:sz w:val="24"/>
              </w:rPr>
            </w:pPr>
            <w:r>
              <w:rPr>
                <w:rFonts w:hint="eastAsia" w:ascii="宋体" w:hAnsi="宋体" w:eastAsia="宋体" w:cs="宋体"/>
                <w:szCs w:val="21"/>
              </w:rPr>
              <w:t>208万元</w:t>
            </w:r>
          </w:p>
        </w:tc>
      </w:tr>
      <w:tr w14:paraId="084B2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37" w:hRule="atLeast"/>
          <w:jc w:val="center"/>
        </w:trPr>
        <w:tc>
          <w:tcPr>
            <w:tcW w:w="1941" w:type="dxa"/>
            <w:gridSpan w:val="3"/>
            <w:vAlign w:val="center"/>
          </w:tcPr>
          <w:p w14:paraId="423974EB">
            <w:pPr>
              <w:jc w:val="center"/>
              <w:rPr>
                <w:rFonts w:ascii="宋体" w:hAnsi="宋体" w:eastAsia="宋体" w:cs="宋体"/>
                <w:b/>
              </w:rPr>
            </w:pPr>
            <w:r>
              <w:rPr>
                <w:rFonts w:hint="eastAsia" w:ascii="宋体" w:hAnsi="宋体" w:eastAsia="宋体" w:cs="宋体"/>
                <w:b/>
                <w:sz w:val="24"/>
              </w:rPr>
              <w:t>※</w:t>
            </w:r>
            <w:r>
              <w:rPr>
                <w:rFonts w:hint="eastAsia" w:ascii="宋体" w:hAnsi="宋体" w:eastAsia="宋体" w:cs="宋体"/>
                <w:b/>
                <w:szCs w:val="21"/>
              </w:rPr>
              <w:t>项目前期设计、规划论证单位</w:t>
            </w:r>
          </w:p>
        </w:tc>
        <w:tc>
          <w:tcPr>
            <w:tcW w:w="6814" w:type="dxa"/>
            <w:gridSpan w:val="9"/>
            <w:vAlign w:val="center"/>
          </w:tcPr>
          <w:p w14:paraId="31473F2D">
            <w:pPr>
              <w:jc w:val="left"/>
              <w:rPr>
                <w:rFonts w:ascii="宋体" w:hAnsi="宋体" w:eastAsia="宋体"/>
                <w:szCs w:val="21"/>
              </w:rPr>
            </w:pPr>
            <w:r>
              <w:rPr>
                <w:rFonts w:ascii="Segoe UI Emoji" w:hAnsi="Segoe UI Emoji" w:eastAsia="宋体" w:cs="Segoe UI Emoji"/>
                <w:kern w:val="0"/>
                <w:sz w:val="18"/>
                <w:szCs w:val="18"/>
              </w:rPr>
              <w:t>☑</w:t>
            </w:r>
            <w:r>
              <w:rPr>
                <w:rFonts w:hint="eastAsia" w:ascii="宋体" w:hAnsi="宋体" w:eastAsia="宋体"/>
                <w:szCs w:val="21"/>
              </w:rPr>
              <w:t>无</w:t>
            </w:r>
          </w:p>
          <w:p w14:paraId="154F7917">
            <w:pPr>
              <w:jc w:val="left"/>
              <w:rPr>
                <w:rFonts w:ascii="宋体" w:hAnsi="宋体" w:eastAsia="宋体" w:cs="宋体"/>
                <w:b/>
                <w:sz w:val="22"/>
              </w:rPr>
            </w:pPr>
            <w:r>
              <w:rPr>
                <w:rFonts w:hint="eastAsia" w:ascii="宋体" w:hAnsi="宋体" w:eastAsia="宋体" w:cs="宋体"/>
                <w:kern w:val="0"/>
                <w:sz w:val="18"/>
                <w:szCs w:val="18"/>
              </w:rPr>
              <w:t>□</w:t>
            </w:r>
            <w:r>
              <w:rPr>
                <w:rFonts w:hint="eastAsia" w:ascii="宋体" w:hAnsi="宋体" w:eastAsia="宋体"/>
                <w:szCs w:val="21"/>
              </w:rPr>
              <w:t>有，单位名称：</w:t>
            </w:r>
          </w:p>
          <w:p w14:paraId="24E535BC">
            <w:pPr>
              <w:rPr>
                <w:rFonts w:ascii="宋体" w:hAnsi="宋体" w:eastAsia="宋体" w:cs="宋体"/>
                <w:b/>
                <w:szCs w:val="21"/>
              </w:rPr>
            </w:pPr>
            <w:r>
              <w:rPr>
                <w:rFonts w:hint="eastAsia" w:ascii="宋体" w:hAnsi="宋体" w:eastAsia="宋体" w:cs="宋体"/>
                <w:b/>
                <w:szCs w:val="21"/>
              </w:rPr>
              <w:t>指引：为本项目需求方案或者前期准备工作提供设计、规划论证等服务的，不得参与本项目投标。</w:t>
            </w:r>
          </w:p>
        </w:tc>
      </w:tr>
      <w:tr w14:paraId="5E817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1" w:hRule="atLeast"/>
          <w:jc w:val="center"/>
        </w:trPr>
        <w:tc>
          <w:tcPr>
            <w:tcW w:w="1941" w:type="dxa"/>
            <w:gridSpan w:val="3"/>
            <w:vMerge w:val="restart"/>
            <w:vAlign w:val="center"/>
          </w:tcPr>
          <w:p w14:paraId="452F5DDC">
            <w:pPr>
              <w:pStyle w:val="34"/>
              <w:ind w:firstLine="0" w:firstLineChars="0"/>
              <w:rPr>
                <w:rFonts w:ascii="宋体" w:hAnsi="宋体" w:cs="宋体"/>
                <w:b/>
              </w:rPr>
            </w:pPr>
            <w:r>
              <w:rPr>
                <w:rFonts w:hint="eastAsia" w:ascii="宋体" w:hAnsi="宋体" w:cs="宋体"/>
                <w:b/>
                <w:sz w:val="24"/>
              </w:rPr>
              <w:t>※是否采用评定分离</w:t>
            </w:r>
          </w:p>
        </w:tc>
        <w:tc>
          <w:tcPr>
            <w:tcW w:w="1170" w:type="dxa"/>
            <w:gridSpan w:val="2"/>
            <w:vMerge w:val="restart"/>
            <w:vAlign w:val="center"/>
          </w:tcPr>
          <w:p w14:paraId="4530A28E">
            <w:pPr>
              <w:pStyle w:val="34"/>
              <w:ind w:firstLine="0" w:firstLineChars="0"/>
              <w:rPr>
                <w:rFonts w:ascii="宋体" w:hAnsi="宋体" w:cs="宋体"/>
              </w:rPr>
            </w:pPr>
            <w:r>
              <w:rPr>
                <w:rFonts w:hint="eastAsia" w:ascii="宋体" w:hAnsi="宋体" w:cs="宋体"/>
                <w:kern w:val="0"/>
                <w:sz w:val="18"/>
                <w:szCs w:val="18"/>
              </w:rPr>
              <w:t>□</w:t>
            </w:r>
            <w:r>
              <w:rPr>
                <w:rFonts w:hint="eastAsia" w:ascii="宋体" w:hAnsi="宋体" w:cs="宋体"/>
                <w:kern w:val="0"/>
                <w:szCs w:val="21"/>
              </w:rPr>
              <w:t>是</w:t>
            </w:r>
          </w:p>
          <w:p w14:paraId="75D8EF0F">
            <w:pPr>
              <w:rPr>
                <w:rFonts w:ascii="宋体" w:hAnsi="宋体" w:eastAsia="宋体" w:cs="宋体"/>
              </w:rPr>
            </w:pPr>
          </w:p>
        </w:tc>
        <w:tc>
          <w:tcPr>
            <w:tcW w:w="1381" w:type="dxa"/>
            <w:gridSpan w:val="3"/>
            <w:vAlign w:val="center"/>
          </w:tcPr>
          <w:p w14:paraId="1E580B9C">
            <w:pPr>
              <w:pStyle w:val="34"/>
              <w:ind w:firstLine="0" w:firstLineChars="0"/>
              <w:rPr>
                <w:rFonts w:ascii="宋体" w:hAnsi="宋体" w:cs="宋体"/>
                <w:kern w:val="0"/>
                <w:szCs w:val="21"/>
              </w:rPr>
            </w:pPr>
            <w:r>
              <w:rPr>
                <w:rFonts w:hint="eastAsia" w:ascii="宋体" w:hAnsi="宋体" w:cs="宋体"/>
                <w:kern w:val="0"/>
                <w:szCs w:val="21"/>
              </w:rPr>
              <w:t>※评标方法</w:t>
            </w:r>
          </w:p>
        </w:tc>
        <w:tc>
          <w:tcPr>
            <w:tcW w:w="4263" w:type="dxa"/>
            <w:gridSpan w:val="4"/>
            <w:vAlign w:val="center"/>
          </w:tcPr>
          <w:p w14:paraId="32C22E93">
            <w:pPr>
              <w:pStyle w:val="34"/>
              <w:ind w:firstLine="0" w:firstLineChars="0"/>
              <w:rPr>
                <w:rFonts w:ascii="宋体" w:hAnsi="宋体" w:cs="宋体"/>
                <w:kern w:val="0"/>
                <w:szCs w:val="21"/>
              </w:rPr>
            </w:pPr>
            <w:r>
              <w:rPr>
                <w:rFonts w:hint="eastAsia" w:ascii="宋体" w:hAnsi="宋体" w:cs="宋体"/>
                <w:kern w:val="0"/>
                <w:sz w:val="18"/>
                <w:szCs w:val="18"/>
              </w:rPr>
              <w:t>□</w:t>
            </w:r>
            <w:r>
              <w:rPr>
                <w:rFonts w:hint="eastAsia" w:ascii="宋体" w:hAnsi="宋体" w:cs="宋体"/>
                <w:kern w:val="0"/>
                <w:szCs w:val="21"/>
              </w:rPr>
              <w:t>综合评分法</w:t>
            </w:r>
            <w:r>
              <w:rPr>
                <w:rFonts w:hint="eastAsia" w:ascii="宋体" w:hAnsi="宋体" w:cs="宋体"/>
                <w:kern w:val="0"/>
                <w:sz w:val="18"/>
                <w:szCs w:val="18"/>
              </w:rPr>
              <w:t>□</w:t>
            </w:r>
            <w:r>
              <w:rPr>
                <w:rFonts w:hint="eastAsia" w:ascii="宋体" w:hAnsi="宋体" w:cs="宋体"/>
                <w:kern w:val="0"/>
                <w:szCs w:val="21"/>
              </w:rPr>
              <w:t>定性评审法</w:t>
            </w:r>
            <w:r>
              <w:rPr>
                <w:rFonts w:hint="eastAsia" w:ascii="宋体" w:hAnsi="宋体" w:cs="宋体"/>
                <w:kern w:val="0"/>
                <w:sz w:val="18"/>
                <w:szCs w:val="18"/>
              </w:rPr>
              <w:t>□</w:t>
            </w:r>
            <w:r>
              <w:rPr>
                <w:rFonts w:hint="eastAsia" w:ascii="宋体" w:hAnsi="宋体" w:cs="宋体"/>
                <w:kern w:val="0"/>
                <w:szCs w:val="21"/>
              </w:rPr>
              <w:t>最低价法</w:t>
            </w:r>
          </w:p>
        </w:tc>
      </w:tr>
      <w:tr w14:paraId="02BE7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1941" w:type="dxa"/>
            <w:gridSpan w:val="3"/>
            <w:vMerge w:val="continue"/>
            <w:vAlign w:val="center"/>
          </w:tcPr>
          <w:p w14:paraId="285E07B2">
            <w:pPr>
              <w:jc w:val="center"/>
              <w:rPr>
                <w:rFonts w:ascii="宋体" w:hAnsi="宋体" w:eastAsia="宋体" w:cs="宋体"/>
                <w:b/>
              </w:rPr>
            </w:pPr>
          </w:p>
        </w:tc>
        <w:tc>
          <w:tcPr>
            <w:tcW w:w="1170" w:type="dxa"/>
            <w:gridSpan w:val="2"/>
            <w:vMerge w:val="continue"/>
            <w:vAlign w:val="center"/>
          </w:tcPr>
          <w:p w14:paraId="3A59F58E">
            <w:pPr>
              <w:rPr>
                <w:rFonts w:ascii="宋体" w:hAnsi="宋体" w:eastAsia="宋体" w:cs="宋体"/>
                <w:szCs w:val="21"/>
              </w:rPr>
            </w:pPr>
          </w:p>
        </w:tc>
        <w:tc>
          <w:tcPr>
            <w:tcW w:w="1381" w:type="dxa"/>
            <w:gridSpan w:val="3"/>
            <w:vAlign w:val="center"/>
          </w:tcPr>
          <w:p w14:paraId="282E23C7">
            <w:pPr>
              <w:pStyle w:val="34"/>
              <w:ind w:firstLine="0" w:firstLineChars="0"/>
              <w:rPr>
                <w:rFonts w:ascii="宋体" w:hAnsi="宋体" w:cs="宋体"/>
                <w:kern w:val="0"/>
                <w:szCs w:val="21"/>
              </w:rPr>
            </w:pPr>
            <w:r>
              <w:rPr>
                <w:rFonts w:hint="eastAsia" w:ascii="宋体" w:hAnsi="宋体" w:cs="宋体"/>
                <w:kern w:val="0"/>
                <w:szCs w:val="21"/>
              </w:rPr>
              <w:t>※定标方法</w:t>
            </w:r>
          </w:p>
        </w:tc>
        <w:tc>
          <w:tcPr>
            <w:tcW w:w="4263" w:type="dxa"/>
            <w:gridSpan w:val="4"/>
            <w:vAlign w:val="center"/>
          </w:tcPr>
          <w:p w14:paraId="0D1F3EF2">
            <w:pPr>
              <w:pStyle w:val="34"/>
              <w:ind w:firstLine="0" w:firstLineChars="0"/>
              <w:rPr>
                <w:rFonts w:ascii="宋体" w:hAnsi="宋体" w:cs="宋体"/>
                <w:kern w:val="0"/>
                <w:szCs w:val="21"/>
              </w:rPr>
            </w:pPr>
            <w:r>
              <w:rPr>
                <w:rFonts w:hint="eastAsia" w:ascii="宋体" w:hAnsi="宋体" w:cs="宋体"/>
                <w:kern w:val="0"/>
                <w:sz w:val="18"/>
                <w:szCs w:val="18"/>
              </w:rPr>
              <w:t>□</w:t>
            </w:r>
            <w:r>
              <w:rPr>
                <w:rFonts w:hint="eastAsia" w:ascii="宋体" w:hAnsi="宋体" w:cs="宋体"/>
                <w:kern w:val="0"/>
                <w:szCs w:val="21"/>
              </w:rPr>
              <w:t>自定法</w:t>
            </w:r>
            <w:r>
              <w:rPr>
                <w:rFonts w:hint="eastAsia" w:ascii="宋体" w:hAnsi="宋体" w:cs="宋体"/>
                <w:kern w:val="0"/>
                <w:sz w:val="18"/>
                <w:szCs w:val="18"/>
              </w:rPr>
              <w:t>□</w:t>
            </w:r>
            <w:r>
              <w:rPr>
                <w:rFonts w:hint="eastAsia" w:ascii="宋体" w:hAnsi="宋体" w:cs="宋体"/>
                <w:kern w:val="0"/>
                <w:szCs w:val="21"/>
              </w:rPr>
              <w:t>抽签法</w:t>
            </w:r>
            <w:r>
              <w:rPr>
                <w:rFonts w:hint="eastAsia" w:ascii="宋体" w:hAnsi="宋体" w:cs="宋体"/>
                <w:kern w:val="0"/>
                <w:sz w:val="18"/>
                <w:szCs w:val="18"/>
              </w:rPr>
              <w:t>□</w:t>
            </w:r>
            <w:r>
              <w:rPr>
                <w:rFonts w:hint="eastAsia" w:ascii="宋体" w:hAnsi="宋体" w:cs="宋体"/>
                <w:kern w:val="0"/>
                <w:szCs w:val="21"/>
              </w:rPr>
              <w:t>竞价法</w:t>
            </w:r>
          </w:p>
        </w:tc>
      </w:tr>
      <w:tr w14:paraId="1363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5" w:hRule="atLeast"/>
          <w:jc w:val="center"/>
        </w:trPr>
        <w:tc>
          <w:tcPr>
            <w:tcW w:w="1941" w:type="dxa"/>
            <w:gridSpan w:val="3"/>
            <w:vMerge w:val="continue"/>
            <w:vAlign w:val="center"/>
          </w:tcPr>
          <w:p w14:paraId="612DB361">
            <w:pPr>
              <w:jc w:val="center"/>
              <w:rPr>
                <w:rFonts w:ascii="宋体" w:hAnsi="宋体" w:eastAsia="宋体" w:cs="宋体"/>
                <w:b/>
              </w:rPr>
            </w:pPr>
          </w:p>
        </w:tc>
        <w:tc>
          <w:tcPr>
            <w:tcW w:w="1170" w:type="dxa"/>
            <w:gridSpan w:val="2"/>
            <w:vAlign w:val="center"/>
          </w:tcPr>
          <w:p w14:paraId="31476955">
            <w:pPr>
              <w:rPr>
                <w:rFonts w:ascii="宋体" w:hAnsi="宋体" w:eastAsia="宋体" w:cs="宋体"/>
              </w:rPr>
            </w:pPr>
            <w:r>
              <w:rPr>
                <w:rFonts w:ascii="Segoe UI Emoji" w:hAnsi="Segoe UI Emoji" w:eastAsia="宋体" w:cs="Segoe UI Emoji"/>
                <w:kern w:val="0"/>
                <w:sz w:val="18"/>
                <w:szCs w:val="18"/>
              </w:rPr>
              <w:t>☑</w:t>
            </w:r>
            <w:r>
              <w:rPr>
                <w:rFonts w:hint="eastAsia" w:ascii="宋体" w:hAnsi="宋体" w:eastAsia="宋体"/>
                <w:szCs w:val="21"/>
              </w:rPr>
              <w:t>否</w:t>
            </w:r>
            <w:r>
              <w:rPr>
                <w:rFonts w:hint="eastAsia" w:ascii="宋体" w:hAnsi="宋体" w:eastAsia="宋体" w:cs="宋体"/>
                <w:color w:val="FF0000"/>
                <w:sz w:val="16"/>
                <w:szCs w:val="16"/>
              </w:rPr>
              <w:t>(由采购人授权评审委员会确定中标供应商)</w:t>
            </w:r>
          </w:p>
        </w:tc>
        <w:tc>
          <w:tcPr>
            <w:tcW w:w="1381" w:type="dxa"/>
            <w:gridSpan w:val="3"/>
            <w:vAlign w:val="center"/>
          </w:tcPr>
          <w:p w14:paraId="1BA0AB3C">
            <w:pPr>
              <w:rPr>
                <w:rFonts w:ascii="宋体" w:hAnsi="宋体" w:eastAsia="宋体" w:cs="宋体"/>
              </w:rPr>
            </w:pPr>
            <w:r>
              <w:rPr>
                <w:rFonts w:hint="eastAsia" w:ascii="宋体" w:hAnsi="宋体" w:eastAsia="宋体" w:cs="宋体"/>
                <w:kern w:val="0"/>
                <w:szCs w:val="21"/>
              </w:rPr>
              <w:t>※评标方法</w:t>
            </w:r>
          </w:p>
        </w:tc>
        <w:tc>
          <w:tcPr>
            <w:tcW w:w="4263" w:type="dxa"/>
            <w:gridSpan w:val="4"/>
            <w:vAlign w:val="center"/>
          </w:tcPr>
          <w:p w14:paraId="7DD5EFF7">
            <w:pPr>
              <w:rPr>
                <w:rFonts w:ascii="宋体" w:hAnsi="宋体" w:eastAsia="宋体" w:cs="宋体"/>
              </w:rPr>
            </w:pPr>
            <w:r>
              <w:rPr>
                <w:rFonts w:ascii="Segoe UI Emoji" w:hAnsi="Segoe UI Emoji" w:eastAsia="宋体" w:cs="Segoe UI Emoji"/>
                <w:kern w:val="0"/>
                <w:sz w:val="18"/>
                <w:szCs w:val="18"/>
              </w:rPr>
              <w:t>☑</w:t>
            </w:r>
            <w:r>
              <w:rPr>
                <w:rFonts w:hint="eastAsia" w:ascii="宋体" w:hAnsi="宋体" w:eastAsia="宋体" w:cs="宋体"/>
              </w:rPr>
              <w:t>综合评分法</w:t>
            </w:r>
            <w:r>
              <w:rPr>
                <w:rFonts w:hint="eastAsia" w:ascii="宋体" w:hAnsi="宋体" w:eastAsia="宋体" w:cs="宋体"/>
                <w:kern w:val="0"/>
                <w:sz w:val="18"/>
                <w:szCs w:val="18"/>
              </w:rPr>
              <w:t>□</w:t>
            </w:r>
            <w:r>
              <w:rPr>
                <w:rFonts w:hint="eastAsia" w:ascii="宋体" w:hAnsi="宋体" w:eastAsia="宋体" w:cs="宋体"/>
              </w:rPr>
              <w:t>定性评审法</w:t>
            </w:r>
            <w:r>
              <w:rPr>
                <w:rFonts w:hint="eastAsia" w:ascii="宋体" w:hAnsi="宋体" w:eastAsia="宋体" w:cs="宋体"/>
                <w:kern w:val="0"/>
                <w:sz w:val="18"/>
                <w:szCs w:val="18"/>
              </w:rPr>
              <w:t>□</w:t>
            </w:r>
            <w:r>
              <w:rPr>
                <w:rFonts w:hint="eastAsia" w:ascii="宋体" w:hAnsi="宋体" w:eastAsia="宋体" w:cs="宋体"/>
              </w:rPr>
              <w:t>最低价法</w:t>
            </w:r>
          </w:p>
        </w:tc>
      </w:tr>
      <w:tr w14:paraId="5B1A0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32" w:hRule="atLeast"/>
          <w:jc w:val="center"/>
        </w:trPr>
        <w:tc>
          <w:tcPr>
            <w:tcW w:w="1941" w:type="dxa"/>
            <w:gridSpan w:val="3"/>
            <w:vAlign w:val="center"/>
          </w:tcPr>
          <w:p w14:paraId="760BB9A8">
            <w:pPr>
              <w:jc w:val="center"/>
              <w:rPr>
                <w:rFonts w:ascii="宋体" w:hAnsi="宋体" w:eastAsia="宋体" w:cs="宋体"/>
                <w:b/>
                <w:sz w:val="24"/>
              </w:rPr>
            </w:pPr>
            <w:r>
              <w:rPr>
                <w:rFonts w:hint="eastAsia" w:ascii="宋体" w:hAnsi="宋体" w:eastAsia="宋体" w:cs="宋体"/>
                <w:b/>
                <w:sz w:val="24"/>
              </w:rPr>
              <w:t>※资格招标</w:t>
            </w:r>
          </w:p>
        </w:tc>
        <w:tc>
          <w:tcPr>
            <w:tcW w:w="6814" w:type="dxa"/>
            <w:gridSpan w:val="9"/>
            <w:vAlign w:val="center"/>
          </w:tcPr>
          <w:p w14:paraId="3ADE629C">
            <w:pPr>
              <w:rPr>
                <w:rFonts w:ascii="宋体" w:hAnsi="宋体" w:eastAsia="宋体" w:cs="宋体"/>
                <w:kern w:val="0"/>
                <w:sz w:val="18"/>
                <w:szCs w:val="18"/>
              </w:rPr>
            </w:pPr>
            <w:r>
              <w:rPr>
                <w:rFonts w:hint="eastAsia" w:ascii="宋体" w:hAnsi="宋体" w:eastAsia="宋体" w:cs="宋体"/>
                <w:kern w:val="0"/>
                <w:sz w:val="18"/>
                <w:szCs w:val="18"/>
              </w:rPr>
              <w:t>□是</w:t>
            </w:r>
            <w:r>
              <w:rPr>
                <w:rFonts w:ascii="Segoe UI Emoji" w:hAnsi="Segoe UI Emoji" w:eastAsia="宋体" w:cs="Segoe UI Emoji"/>
                <w:kern w:val="0"/>
                <w:sz w:val="18"/>
                <w:szCs w:val="18"/>
              </w:rPr>
              <w:t>☑</w:t>
            </w:r>
            <w:r>
              <w:rPr>
                <w:rFonts w:hint="eastAsia" w:ascii="宋体" w:hAnsi="宋体" w:eastAsia="宋体" w:cs="宋体"/>
                <w:kern w:val="0"/>
                <w:sz w:val="18"/>
                <w:szCs w:val="18"/>
              </w:rPr>
              <w:t>否</w:t>
            </w:r>
            <w:r>
              <w:rPr>
                <w:rFonts w:hint="eastAsia" w:ascii="宋体" w:hAnsi="宋体" w:eastAsia="宋体" w:cs="宋体"/>
                <w:color w:val="FF0000"/>
                <w:kern w:val="0"/>
                <w:sz w:val="18"/>
                <w:szCs w:val="18"/>
              </w:rPr>
              <w:t>(中标供应商数量为</w:t>
            </w:r>
            <w:r>
              <w:rPr>
                <w:rFonts w:hint="eastAsia" w:ascii="宋体" w:hAnsi="宋体" w:eastAsia="宋体" w:cs="宋体"/>
                <w:color w:val="FF0000"/>
                <w:kern w:val="0"/>
                <w:sz w:val="18"/>
                <w:szCs w:val="18"/>
                <w:u w:val="single"/>
              </w:rPr>
              <w:t>1</w:t>
            </w:r>
            <w:r>
              <w:rPr>
                <w:rFonts w:hint="eastAsia" w:ascii="宋体" w:hAnsi="宋体" w:eastAsia="宋体" w:cs="宋体"/>
                <w:color w:val="FF0000"/>
                <w:kern w:val="0"/>
                <w:sz w:val="18"/>
                <w:szCs w:val="18"/>
              </w:rPr>
              <w:t>)</w:t>
            </w:r>
          </w:p>
          <w:p w14:paraId="0079C8D4">
            <w:pPr>
              <w:rPr>
                <w:rFonts w:ascii="宋体" w:hAnsi="宋体" w:eastAsia="宋体" w:cs="宋体"/>
                <w:b/>
                <w:kern w:val="0"/>
                <w:sz w:val="18"/>
                <w:szCs w:val="18"/>
              </w:rPr>
            </w:pPr>
            <w:r>
              <w:rPr>
                <w:rFonts w:hint="eastAsia" w:ascii="宋体" w:hAnsi="宋体" w:eastAsia="宋体" w:cs="宋体"/>
                <w:b/>
                <w:kern w:val="0"/>
                <w:sz w:val="18"/>
                <w:szCs w:val="18"/>
              </w:rPr>
              <w:t>指引：</w:t>
            </w:r>
            <w:r>
              <w:rPr>
                <w:rFonts w:hint="eastAsia" w:ascii="宋体" w:hAnsi="宋体" w:eastAsia="宋体" w:cs="宋体"/>
                <w:kern w:val="0"/>
                <w:sz w:val="18"/>
                <w:szCs w:val="18"/>
              </w:rPr>
              <w:t>政府采购应当采取“总价招标”方式实施采购。对于因数量等不确定，不能采取总价招标，或需要确定超过一家中标供应商的，可以采取“资格招标”的方式采购。采购需求应列明支付总金额上限、中标供应商超过一家的，应当明确工作量在各中标供应商中拟分配的方法，以及合同履行过程中退出机制的解决办法。</w:t>
            </w:r>
            <w:r>
              <w:rPr>
                <w:rFonts w:hint="eastAsia" w:ascii="宋体" w:hAnsi="宋体" w:eastAsia="宋体" w:cs="宋体"/>
                <w:b/>
                <w:kern w:val="0"/>
                <w:sz w:val="18"/>
                <w:szCs w:val="18"/>
              </w:rPr>
              <w:t>资格招标必须先经区财政局审批同意。</w:t>
            </w:r>
          </w:p>
        </w:tc>
      </w:tr>
      <w:tr w14:paraId="78690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jc w:val="center"/>
        </w:trPr>
        <w:tc>
          <w:tcPr>
            <w:tcW w:w="1941" w:type="dxa"/>
            <w:gridSpan w:val="3"/>
            <w:vAlign w:val="center"/>
          </w:tcPr>
          <w:p w14:paraId="113597CA">
            <w:pPr>
              <w:jc w:val="center"/>
              <w:rPr>
                <w:rFonts w:ascii="宋体" w:hAnsi="宋体" w:eastAsia="宋体"/>
                <w:b/>
              </w:rPr>
            </w:pPr>
            <w:r>
              <w:rPr>
                <w:rFonts w:hint="eastAsia" w:ascii="宋体" w:hAnsi="宋体" w:eastAsia="宋体"/>
                <w:b/>
              </w:rPr>
              <w:t>※兼投不兼中</w:t>
            </w:r>
          </w:p>
        </w:tc>
        <w:tc>
          <w:tcPr>
            <w:tcW w:w="6814" w:type="dxa"/>
            <w:gridSpan w:val="9"/>
            <w:vAlign w:val="center"/>
          </w:tcPr>
          <w:p w14:paraId="500CE5FE">
            <w:pPr>
              <w:rPr>
                <w:rFonts w:ascii="宋体" w:hAnsi="宋体" w:eastAsia="宋体" w:cs="宋体"/>
                <w:kern w:val="0"/>
                <w:sz w:val="18"/>
                <w:szCs w:val="18"/>
              </w:rPr>
            </w:pPr>
            <w:r>
              <w:rPr>
                <w:rFonts w:hint="eastAsia" w:ascii="宋体" w:hAnsi="宋体" w:eastAsia="宋体" w:cs="宋体"/>
                <w:kern w:val="0"/>
                <w:sz w:val="18"/>
                <w:szCs w:val="18"/>
              </w:rPr>
              <w:t>□是</w:t>
            </w:r>
            <w:r>
              <w:rPr>
                <w:rFonts w:ascii="Segoe UI Emoji" w:hAnsi="Segoe UI Emoji" w:eastAsia="宋体" w:cs="Segoe UI Emoji"/>
                <w:kern w:val="0"/>
                <w:sz w:val="18"/>
                <w:szCs w:val="18"/>
              </w:rPr>
              <w:t>☑</w:t>
            </w:r>
            <w:r>
              <w:rPr>
                <w:rFonts w:hint="eastAsia" w:ascii="宋体" w:hAnsi="宋体" w:eastAsia="宋体" w:cs="宋体"/>
                <w:kern w:val="0"/>
                <w:sz w:val="18"/>
                <w:szCs w:val="18"/>
              </w:rPr>
              <w:t>否</w:t>
            </w:r>
          </w:p>
          <w:p w14:paraId="19E0114D">
            <w:pPr>
              <w:rPr>
                <w:rFonts w:ascii="宋体" w:hAnsi="宋体" w:eastAsia="宋体" w:cs="宋体"/>
                <w:kern w:val="0"/>
                <w:sz w:val="18"/>
                <w:szCs w:val="18"/>
              </w:rPr>
            </w:pPr>
            <w:r>
              <w:rPr>
                <w:rFonts w:hint="eastAsia" w:ascii="宋体" w:hAnsi="宋体" w:eastAsia="宋体" w:cs="宋体"/>
                <w:b/>
                <w:kern w:val="0"/>
                <w:sz w:val="18"/>
                <w:szCs w:val="18"/>
              </w:rPr>
              <w:t>指引：1.</w:t>
            </w:r>
            <w:r>
              <w:rPr>
                <w:rFonts w:hint="eastAsia" w:ascii="宋体" w:hAnsi="宋体" w:eastAsia="宋体" w:cs="宋体"/>
                <w:kern w:val="0"/>
                <w:sz w:val="18"/>
                <w:szCs w:val="18"/>
              </w:rPr>
              <w:t>若项目分多个包，供应商可以同时对多个包号进行投标，但最多只可以中其中一个包，中标后，在其他包的投标将直接按无效投标处理。所有包号有效供应商均须达到法定数量（三家或以上），有效供应商未达到法定数量的包号作废标处理。</w:t>
            </w:r>
          </w:p>
          <w:p w14:paraId="44046A26">
            <w:pPr>
              <w:rPr>
                <w:rFonts w:ascii="宋体" w:hAnsi="宋体" w:eastAsia="宋体"/>
                <w:sz w:val="18"/>
                <w:szCs w:val="18"/>
              </w:rPr>
            </w:pPr>
            <w:r>
              <w:rPr>
                <w:rFonts w:hint="eastAsia" w:ascii="宋体" w:hAnsi="宋体" w:eastAsia="宋体" w:cs="宋体"/>
                <w:kern w:val="0"/>
                <w:sz w:val="18"/>
                <w:szCs w:val="18"/>
              </w:rPr>
              <w:t>2.</w:t>
            </w:r>
            <w:r>
              <w:rPr>
                <w:rFonts w:hint="eastAsia" w:ascii="宋体" w:hAnsi="宋体" w:eastAsia="宋体" w:cs="宋体"/>
                <w:b/>
                <w:kern w:val="0"/>
                <w:sz w:val="18"/>
                <w:szCs w:val="18"/>
              </w:rPr>
              <w:t>“兼投不兼中”必须先经区财政局审批同意。</w:t>
            </w:r>
          </w:p>
        </w:tc>
      </w:tr>
      <w:tr w14:paraId="5DBD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9" w:hRule="atLeast"/>
          <w:jc w:val="center"/>
        </w:trPr>
        <w:tc>
          <w:tcPr>
            <w:tcW w:w="1941" w:type="dxa"/>
            <w:gridSpan w:val="3"/>
            <w:vAlign w:val="center"/>
          </w:tcPr>
          <w:p w14:paraId="7196609A">
            <w:pPr>
              <w:spacing w:line="320" w:lineRule="exact"/>
              <w:jc w:val="center"/>
              <w:rPr>
                <w:rFonts w:ascii="宋体" w:hAnsi="宋体" w:eastAsia="宋体" w:cs="宋体"/>
                <w:b/>
                <w:bCs/>
                <w:szCs w:val="21"/>
              </w:rPr>
            </w:pPr>
            <w:r>
              <w:rPr>
                <w:rFonts w:hint="eastAsia" w:ascii="宋体" w:hAnsi="宋体" w:eastAsia="宋体" w:cs="宋体"/>
                <w:b/>
                <w:sz w:val="24"/>
              </w:rPr>
              <w:t>※</w:t>
            </w:r>
            <w:r>
              <w:rPr>
                <w:rFonts w:hint="eastAsia" w:ascii="宋体" w:hAnsi="宋体" w:eastAsia="宋体" w:cs="宋体"/>
                <w:b/>
                <w:bCs/>
                <w:szCs w:val="21"/>
              </w:rPr>
              <w:t>采购单位是否委派评委代表</w:t>
            </w:r>
          </w:p>
        </w:tc>
        <w:tc>
          <w:tcPr>
            <w:tcW w:w="6814" w:type="dxa"/>
            <w:gridSpan w:val="9"/>
            <w:vAlign w:val="center"/>
          </w:tcPr>
          <w:p w14:paraId="3104E71D">
            <w:pPr>
              <w:spacing w:line="320" w:lineRule="exact"/>
              <w:rPr>
                <w:rFonts w:ascii="宋体" w:hAnsi="宋体" w:eastAsia="宋体" w:cs="宋体"/>
                <w:sz w:val="18"/>
                <w:szCs w:val="18"/>
              </w:rPr>
            </w:pPr>
            <w:r>
              <w:rPr>
                <w:rFonts w:ascii="Segoe UI Emoji" w:hAnsi="Segoe UI Emoji" w:eastAsia="宋体" w:cs="Segoe UI Emoji"/>
                <w:sz w:val="18"/>
                <w:szCs w:val="18"/>
              </w:rPr>
              <w:t>☑</w:t>
            </w:r>
            <w:r>
              <w:rPr>
                <w:rFonts w:hint="eastAsia" w:ascii="宋体" w:hAnsi="宋体" w:eastAsia="宋体" w:cs="宋体"/>
                <w:sz w:val="18"/>
                <w:szCs w:val="18"/>
              </w:rPr>
              <w:t>是□否</w:t>
            </w:r>
          </w:p>
          <w:p w14:paraId="2422FE0E">
            <w:pPr>
              <w:rPr>
                <w:rFonts w:ascii="宋体" w:hAnsi="宋体" w:eastAsia="宋体" w:cs="宋体"/>
                <w:b/>
                <w:kern w:val="0"/>
                <w:sz w:val="18"/>
                <w:szCs w:val="18"/>
              </w:rPr>
            </w:pPr>
            <w:r>
              <w:rPr>
                <w:rFonts w:hint="eastAsia" w:ascii="宋体" w:hAnsi="宋体" w:eastAsia="宋体" w:cs="宋体"/>
                <w:b/>
                <w:kern w:val="0"/>
                <w:sz w:val="18"/>
                <w:szCs w:val="18"/>
              </w:rPr>
              <w:t>指引：1.若不派代表作为评标委员会成员的，开标前3天请书面来函我中心。</w:t>
            </w:r>
          </w:p>
          <w:p w14:paraId="6D79339A">
            <w:pPr>
              <w:rPr>
                <w:rFonts w:ascii="宋体" w:hAnsi="宋体" w:eastAsia="宋体" w:cs="宋体"/>
                <w:kern w:val="0"/>
                <w:sz w:val="18"/>
                <w:szCs w:val="18"/>
              </w:rPr>
            </w:pPr>
            <w:r>
              <w:rPr>
                <w:rFonts w:hint="eastAsia" w:ascii="宋体" w:hAnsi="宋体" w:eastAsia="宋体" w:cs="宋体"/>
                <w:kern w:val="0"/>
                <w:sz w:val="18"/>
                <w:szCs w:val="18"/>
              </w:rPr>
              <w:t>2.选用评定分离方法的，此项不需要填写。</w:t>
            </w:r>
          </w:p>
        </w:tc>
      </w:tr>
      <w:tr w14:paraId="5E24C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9" w:hRule="atLeast"/>
          <w:jc w:val="center"/>
        </w:trPr>
        <w:tc>
          <w:tcPr>
            <w:tcW w:w="1941" w:type="dxa"/>
            <w:gridSpan w:val="3"/>
            <w:vAlign w:val="center"/>
          </w:tcPr>
          <w:p w14:paraId="4D54D9CB">
            <w:pPr>
              <w:jc w:val="center"/>
              <w:rPr>
                <w:rFonts w:ascii="宋体" w:hAnsi="宋体" w:eastAsia="宋体"/>
                <w:b/>
              </w:rPr>
            </w:pPr>
            <w:r>
              <w:rPr>
                <w:rFonts w:hint="eastAsia" w:ascii="宋体" w:hAnsi="宋体" w:eastAsia="宋体"/>
                <w:b/>
              </w:rPr>
              <w:t>其它要求</w:t>
            </w:r>
          </w:p>
          <w:p w14:paraId="4B3421B4">
            <w:pPr>
              <w:jc w:val="center"/>
              <w:rPr>
                <w:rFonts w:ascii="宋体" w:hAnsi="宋体" w:eastAsia="宋体"/>
                <w:b/>
              </w:rPr>
            </w:pPr>
            <w:r>
              <w:rPr>
                <w:rFonts w:hint="eastAsia" w:ascii="宋体" w:hAnsi="宋体" w:eastAsia="宋体"/>
                <w:b/>
              </w:rPr>
              <w:t>（公开招标无需填写）</w:t>
            </w:r>
          </w:p>
        </w:tc>
        <w:tc>
          <w:tcPr>
            <w:tcW w:w="6814" w:type="dxa"/>
            <w:gridSpan w:val="9"/>
            <w:vAlign w:val="center"/>
          </w:tcPr>
          <w:p w14:paraId="29FDD1E1">
            <w:pPr>
              <w:spacing w:line="320" w:lineRule="exact"/>
              <w:rPr>
                <w:rFonts w:ascii="宋体" w:hAnsi="宋体" w:eastAsia="宋体"/>
                <w:b/>
                <w:sz w:val="24"/>
              </w:rPr>
            </w:pPr>
            <w:r>
              <w:rPr>
                <w:rFonts w:hint="eastAsia" w:ascii="宋体" w:hAnsi="宋体" w:eastAsia="宋体"/>
                <w:b/>
                <w:sz w:val="24"/>
              </w:rPr>
              <w:t>非公开招标方式特定供应商联系方式</w:t>
            </w:r>
          </w:p>
          <w:p w14:paraId="09697644">
            <w:pPr>
              <w:spacing w:line="320" w:lineRule="exact"/>
              <w:rPr>
                <w:rFonts w:ascii="宋体" w:hAnsi="宋体" w:eastAsia="宋体"/>
                <w:bCs/>
                <w:szCs w:val="21"/>
              </w:rPr>
            </w:pPr>
            <w:r>
              <w:rPr>
                <w:rFonts w:hint="eastAsia" w:ascii="宋体" w:hAnsi="宋体" w:eastAsia="宋体"/>
                <w:bCs/>
                <w:szCs w:val="21"/>
              </w:rPr>
              <w:t>单位名称：</w:t>
            </w:r>
          </w:p>
          <w:p w14:paraId="2DEAB3CB">
            <w:pPr>
              <w:spacing w:line="320" w:lineRule="exact"/>
              <w:rPr>
                <w:rFonts w:ascii="宋体" w:hAnsi="宋体" w:eastAsia="宋体"/>
                <w:bCs/>
                <w:szCs w:val="21"/>
              </w:rPr>
            </w:pPr>
            <w:r>
              <w:rPr>
                <w:rFonts w:hint="eastAsia" w:ascii="宋体" w:hAnsi="宋体" w:eastAsia="宋体"/>
                <w:bCs/>
                <w:szCs w:val="21"/>
              </w:rPr>
              <w:t>项目经办人：</w:t>
            </w:r>
          </w:p>
          <w:p w14:paraId="20004937">
            <w:pPr>
              <w:spacing w:line="320" w:lineRule="exact"/>
              <w:rPr>
                <w:rFonts w:ascii="宋体" w:hAnsi="宋体" w:eastAsia="宋体"/>
                <w:bCs/>
                <w:szCs w:val="21"/>
              </w:rPr>
            </w:pPr>
            <w:r>
              <w:rPr>
                <w:rFonts w:hint="eastAsia" w:ascii="宋体" w:hAnsi="宋体" w:eastAsia="宋体"/>
                <w:bCs/>
                <w:szCs w:val="21"/>
              </w:rPr>
              <w:t>联系电话：</w:t>
            </w:r>
          </w:p>
          <w:p w14:paraId="46058DFC">
            <w:pPr>
              <w:spacing w:line="320" w:lineRule="exact"/>
              <w:rPr>
                <w:rFonts w:ascii="宋体" w:hAnsi="宋体" w:eastAsia="宋体" w:cs="MS Mincho"/>
                <w:sz w:val="18"/>
                <w:szCs w:val="18"/>
              </w:rPr>
            </w:pPr>
            <w:r>
              <w:rPr>
                <w:rFonts w:hint="eastAsia" w:ascii="宋体" w:hAnsi="宋体" w:eastAsia="宋体" w:cs="宋体"/>
                <w:b/>
                <w:color w:val="FF0000"/>
                <w:kern w:val="0"/>
                <w:szCs w:val="21"/>
              </w:rPr>
              <w:t>指引：采购推荐供应商名单必须经过主管部门报批，并将主管部门批复材料提交至交易中心。</w:t>
            </w:r>
          </w:p>
        </w:tc>
      </w:tr>
      <w:tr w14:paraId="687C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74" w:hRule="atLeast"/>
          <w:jc w:val="center"/>
        </w:trPr>
        <w:tc>
          <w:tcPr>
            <w:tcW w:w="665" w:type="dxa"/>
            <w:vAlign w:val="center"/>
          </w:tcPr>
          <w:p w14:paraId="453BD168">
            <w:pPr>
              <w:jc w:val="center"/>
              <w:rPr>
                <w:rFonts w:ascii="宋体" w:hAnsi="宋体" w:eastAsia="宋体"/>
                <w:szCs w:val="21"/>
              </w:rPr>
            </w:pPr>
            <w:r>
              <w:rPr>
                <w:rFonts w:hint="eastAsia" w:ascii="宋体" w:hAnsi="宋体" w:eastAsia="宋体" w:cs="宋体"/>
                <w:b/>
                <w:kern w:val="0"/>
                <w:sz w:val="28"/>
                <w:szCs w:val="28"/>
              </w:rPr>
              <w:t>供应商资格要求</w:t>
            </w:r>
          </w:p>
        </w:tc>
        <w:tc>
          <w:tcPr>
            <w:tcW w:w="8090" w:type="dxa"/>
            <w:gridSpan w:val="11"/>
            <w:vAlign w:val="center"/>
          </w:tcPr>
          <w:p w14:paraId="22DD538E">
            <w:pPr>
              <w:spacing w:line="320" w:lineRule="exact"/>
              <w:ind w:firstLine="420" w:firstLineChars="200"/>
              <w:jc w:val="left"/>
              <w:rPr>
                <w:rFonts w:ascii="宋体" w:hAnsi="宋体" w:eastAsia="宋体" w:cs="宋体"/>
                <w:kern w:val="0"/>
                <w:szCs w:val="21"/>
              </w:rPr>
            </w:pPr>
            <w:r>
              <w:rPr>
                <w:rFonts w:hint="eastAsia" w:ascii="宋体" w:hAnsi="宋体" w:eastAsia="宋体" w:cs="宋体"/>
                <w:kern w:val="0"/>
                <w:szCs w:val="21"/>
              </w:rPr>
              <w:t>1.具有独立承担民事责任的能力（提供营业执照或事业单位法人证书等证明资料；分公司参与投标的，须提供分公司营业执照、其所属集团(或总公司)等具有独立法人资格的组织的营业执照及出具的载明愿为其参与本项目投标的行为以及履约等行为承担民事责任的加盖总公司公章的授权函，原件备查）；不接受同一集团（或总公司）授权两家或以上分公司同时参与本项目投标，也不接受集团（或总公司）与分公司同时参与本项目投标，如出现上述情形，该两家或以上供应商的投标文件均按无效投标处理；</w:t>
            </w:r>
          </w:p>
          <w:p w14:paraId="1FDB4116">
            <w:pPr>
              <w:spacing w:line="320" w:lineRule="exact"/>
              <w:ind w:firstLine="420" w:firstLineChars="200"/>
              <w:jc w:val="left"/>
              <w:rPr>
                <w:rFonts w:ascii="宋体" w:hAnsi="宋体" w:eastAsia="宋体" w:cs="宋体"/>
                <w:kern w:val="0"/>
                <w:szCs w:val="21"/>
              </w:rPr>
            </w:pPr>
            <w:r>
              <w:rPr>
                <w:rFonts w:hint="eastAsia" w:ascii="宋体" w:hAnsi="宋体" w:eastAsia="宋体" w:cs="宋体"/>
                <w:kern w:val="0"/>
                <w:szCs w:val="21"/>
              </w:rPr>
              <w:t>2.本项目不接受联合体投标，不接受投标人选用进口产品参与投标；</w:t>
            </w:r>
          </w:p>
          <w:p w14:paraId="395C9BF2">
            <w:pPr>
              <w:spacing w:line="320" w:lineRule="exact"/>
              <w:ind w:firstLine="420" w:firstLineChars="200"/>
              <w:jc w:val="left"/>
              <w:rPr>
                <w:rFonts w:ascii="宋体" w:hAnsi="宋体" w:eastAsia="宋体" w:cs="宋体"/>
                <w:kern w:val="0"/>
                <w:szCs w:val="21"/>
              </w:rPr>
            </w:pPr>
            <w:r>
              <w:rPr>
                <w:rFonts w:hint="eastAsia" w:ascii="宋体" w:hAnsi="宋体" w:eastAsia="宋体" w:cs="宋体"/>
                <w:kern w:val="0"/>
                <w:szCs w:val="21"/>
              </w:rPr>
              <w:t>3.参与本项目政府采购活动时不存在被有关部门禁止参与政府采购活动且在有效期内的情况（由供应商在《政府采购投标及履约承诺函》中作出声明）；</w:t>
            </w:r>
          </w:p>
          <w:p w14:paraId="30D75A2C">
            <w:pPr>
              <w:spacing w:line="320" w:lineRule="exact"/>
              <w:ind w:firstLine="420" w:firstLineChars="200"/>
              <w:jc w:val="left"/>
              <w:rPr>
                <w:rFonts w:ascii="宋体" w:hAnsi="宋体" w:eastAsia="宋体" w:cs="宋体"/>
                <w:kern w:val="0"/>
                <w:szCs w:val="21"/>
              </w:rPr>
            </w:pPr>
            <w:r>
              <w:rPr>
                <w:rFonts w:hint="eastAsia" w:ascii="宋体" w:hAnsi="宋体" w:eastAsia="宋体" w:cs="宋体"/>
                <w:kern w:val="0"/>
                <w:szCs w:val="21"/>
              </w:rPr>
              <w:t>4.具备《中华人民共和国政府采购法》第二十二条第一款的条件（由供应商在《政府采购投标及履约承诺函》中作出声明）；</w:t>
            </w:r>
          </w:p>
          <w:p w14:paraId="50AB19DB">
            <w:pPr>
              <w:spacing w:line="320" w:lineRule="exact"/>
              <w:ind w:firstLine="420" w:firstLineChars="200"/>
              <w:jc w:val="left"/>
              <w:rPr>
                <w:rFonts w:ascii="宋体" w:hAnsi="宋体" w:eastAsia="宋体" w:cs="宋体"/>
                <w:kern w:val="0"/>
                <w:szCs w:val="21"/>
              </w:rPr>
            </w:pPr>
            <w:r>
              <w:rPr>
                <w:rFonts w:hint="eastAsia" w:ascii="宋体" w:hAnsi="宋体" w:eastAsia="宋体" w:cs="宋体"/>
                <w:kern w:val="0"/>
                <w:szCs w:val="21"/>
              </w:rPr>
              <w:t>5.未被列入失信被执行人、重大税收违法案件当事人名单、政府采购严重违法失信行为记录名单（由供应商在《政府采购投标及履约承诺函》中作出声明）；</w:t>
            </w:r>
          </w:p>
          <w:p w14:paraId="4F0BD886">
            <w:pPr>
              <w:spacing w:line="320" w:lineRule="exact"/>
              <w:ind w:firstLine="420" w:firstLineChars="200"/>
              <w:jc w:val="left"/>
              <w:rPr>
                <w:rFonts w:ascii="宋体" w:hAnsi="宋体" w:eastAsia="宋体" w:cs="宋体"/>
                <w:kern w:val="0"/>
                <w:szCs w:val="21"/>
              </w:rPr>
            </w:pPr>
            <w:r>
              <w:rPr>
                <w:rFonts w:hint="eastAsia" w:ascii="宋体" w:hAnsi="宋体" w:eastAsia="宋体" w:cs="宋体"/>
                <w:kern w:val="0"/>
                <w:szCs w:val="21"/>
              </w:rPr>
              <w:t>6.不存在《深圳市财政局政府采购供应商信用信息管理办法》（深财规〔2023〕3号）列明的严重违法失信行为（由供应商在《政府采购投标及履约承诺函》中作出声明）；</w:t>
            </w:r>
          </w:p>
          <w:p w14:paraId="147E7116">
            <w:pPr>
              <w:spacing w:line="320" w:lineRule="exact"/>
              <w:ind w:firstLine="420" w:firstLineChars="200"/>
              <w:jc w:val="left"/>
              <w:rPr>
                <w:rFonts w:ascii="宋体" w:hAnsi="宋体" w:eastAsia="宋体" w:cs="宋体"/>
                <w:szCs w:val="21"/>
              </w:rPr>
            </w:pPr>
            <w:r>
              <w:rPr>
                <w:rFonts w:hint="eastAsia" w:ascii="宋体" w:hAnsi="宋体" w:eastAsia="宋体" w:cs="宋体"/>
                <w:szCs w:val="21"/>
              </w:rPr>
              <w:t>7.为采购项目提供整体设计、规范编制或者项目管理、监理、检测等服务的供应商，不得再参加该采购项目的其他采购活动（由供应商在《政府采购投标及履约承诺函》中作出声明）；</w:t>
            </w:r>
          </w:p>
          <w:p w14:paraId="51C51BC1">
            <w:pPr>
              <w:spacing w:line="320" w:lineRule="exact"/>
              <w:ind w:firstLine="420" w:firstLineChars="200"/>
              <w:jc w:val="left"/>
              <w:rPr>
                <w:rFonts w:ascii="宋体" w:hAnsi="宋体" w:eastAsia="宋体" w:cs="宋体"/>
                <w:szCs w:val="21"/>
              </w:rPr>
            </w:pPr>
            <w:r>
              <w:rPr>
                <w:rFonts w:hint="eastAsia" w:ascii="宋体" w:hAnsi="宋体" w:eastAsia="宋体" w:cs="宋体"/>
                <w:szCs w:val="21"/>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r>
              <w:rPr>
                <w:rFonts w:hint="eastAsia" w:ascii="宋体" w:hAnsi="宋体" w:eastAsia="宋体" w:cs="宋体"/>
                <w:kern w:val="0"/>
                <w:szCs w:val="21"/>
              </w:rPr>
              <w:t>；</w:t>
            </w:r>
          </w:p>
          <w:p w14:paraId="11C68EE3">
            <w:pPr>
              <w:spacing w:line="320" w:lineRule="exact"/>
              <w:ind w:firstLine="420" w:firstLineChars="200"/>
              <w:jc w:val="left"/>
              <w:rPr>
                <w:rFonts w:ascii="宋体" w:hAnsi="宋体" w:eastAsia="宋体" w:cs="宋体"/>
                <w:kern w:val="0"/>
                <w:szCs w:val="21"/>
              </w:rPr>
            </w:pPr>
            <w:r>
              <w:rPr>
                <w:rFonts w:hint="eastAsia" w:ascii="宋体" w:hAnsi="宋体" w:eastAsia="宋体" w:cs="宋体"/>
                <w:kern w:val="0"/>
                <w:szCs w:val="21"/>
              </w:rPr>
              <w:t>9.本项目是否全部专门面向中小企业采购：否。</w:t>
            </w:r>
          </w:p>
          <w:p w14:paraId="096450CB">
            <w:pPr>
              <w:rPr>
                <w:rFonts w:ascii="宋体" w:hAnsi="宋体" w:eastAsia="宋体" w:cs="宋体"/>
                <w:b/>
                <w:kern w:val="0"/>
                <w:sz w:val="18"/>
                <w:szCs w:val="18"/>
              </w:rPr>
            </w:pPr>
          </w:p>
        </w:tc>
      </w:tr>
      <w:tr w14:paraId="337FF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0" w:hRule="atLeast"/>
          <w:jc w:val="center"/>
        </w:trPr>
        <w:tc>
          <w:tcPr>
            <w:tcW w:w="665" w:type="dxa"/>
            <w:vMerge w:val="restart"/>
            <w:vAlign w:val="center"/>
          </w:tcPr>
          <w:p w14:paraId="7D6363F0">
            <w:pPr>
              <w:jc w:val="center"/>
              <w:rPr>
                <w:rFonts w:ascii="宋体" w:hAnsi="宋体" w:eastAsia="宋体" w:cs="宋体"/>
                <w:b/>
                <w:kern w:val="0"/>
                <w:sz w:val="28"/>
                <w:szCs w:val="28"/>
              </w:rPr>
            </w:pPr>
          </w:p>
          <w:p w14:paraId="68FDF103">
            <w:pPr>
              <w:jc w:val="center"/>
              <w:rPr>
                <w:rFonts w:ascii="宋体" w:hAnsi="宋体" w:eastAsia="宋体" w:cs="宋体"/>
                <w:b/>
                <w:kern w:val="0"/>
                <w:sz w:val="28"/>
                <w:szCs w:val="28"/>
              </w:rPr>
            </w:pPr>
            <w:r>
              <w:rPr>
                <w:rFonts w:hint="eastAsia" w:ascii="宋体" w:hAnsi="宋体" w:eastAsia="宋体" w:cs="宋体"/>
                <w:b/>
                <w:kern w:val="0"/>
                <w:sz w:val="28"/>
                <w:szCs w:val="28"/>
              </w:rPr>
              <w:t>服务</w:t>
            </w:r>
          </w:p>
          <w:p w14:paraId="7113DF9F">
            <w:pPr>
              <w:jc w:val="center"/>
              <w:rPr>
                <w:rFonts w:ascii="宋体" w:hAnsi="宋体" w:eastAsia="宋体" w:cs="宋体"/>
                <w:b/>
                <w:kern w:val="0"/>
                <w:sz w:val="28"/>
                <w:szCs w:val="28"/>
              </w:rPr>
            </w:pPr>
            <w:r>
              <w:rPr>
                <w:rFonts w:hint="eastAsia" w:ascii="宋体" w:hAnsi="宋体" w:eastAsia="宋体" w:cs="宋体"/>
                <w:b/>
                <w:kern w:val="0"/>
                <w:sz w:val="28"/>
                <w:szCs w:val="28"/>
              </w:rPr>
              <w:t>内容</w:t>
            </w:r>
          </w:p>
        </w:tc>
        <w:tc>
          <w:tcPr>
            <w:tcW w:w="709" w:type="dxa"/>
            <w:vAlign w:val="center"/>
          </w:tcPr>
          <w:p w14:paraId="2276C74E">
            <w:pPr>
              <w:jc w:val="center"/>
              <w:rPr>
                <w:rFonts w:ascii="宋体" w:hAnsi="宋体" w:eastAsia="宋体" w:cs="宋体"/>
                <w:b/>
                <w:bCs/>
                <w:kern w:val="0"/>
                <w:szCs w:val="21"/>
              </w:rPr>
            </w:pPr>
            <w:r>
              <w:rPr>
                <w:rFonts w:hint="eastAsia" w:ascii="宋体" w:hAnsi="宋体" w:eastAsia="宋体"/>
                <w:b/>
                <w:szCs w:val="21"/>
              </w:rPr>
              <w:t>序号</w:t>
            </w:r>
          </w:p>
        </w:tc>
        <w:tc>
          <w:tcPr>
            <w:tcW w:w="1559" w:type="dxa"/>
            <w:gridSpan w:val="2"/>
            <w:vAlign w:val="center"/>
          </w:tcPr>
          <w:p w14:paraId="41C8CE95">
            <w:pPr>
              <w:jc w:val="center"/>
              <w:rPr>
                <w:rFonts w:ascii="宋体" w:hAnsi="宋体" w:eastAsia="宋体" w:cs="宋体"/>
                <w:b/>
                <w:bCs/>
                <w:kern w:val="0"/>
                <w:szCs w:val="21"/>
              </w:rPr>
            </w:pPr>
            <w:r>
              <w:rPr>
                <w:rFonts w:hint="eastAsia" w:ascii="宋体" w:hAnsi="宋体" w:eastAsia="宋体" w:cs="宋体"/>
                <w:b/>
                <w:bCs/>
                <w:kern w:val="0"/>
                <w:szCs w:val="21"/>
              </w:rPr>
              <w:t>名称</w:t>
            </w:r>
          </w:p>
        </w:tc>
        <w:tc>
          <w:tcPr>
            <w:tcW w:w="5026" w:type="dxa"/>
            <w:gridSpan w:val="7"/>
            <w:vAlign w:val="center"/>
          </w:tcPr>
          <w:p w14:paraId="4FA9FC66">
            <w:pPr>
              <w:jc w:val="center"/>
              <w:rPr>
                <w:rFonts w:ascii="宋体" w:hAnsi="宋体" w:eastAsia="宋体" w:cs="宋体"/>
                <w:b/>
                <w:bCs/>
                <w:kern w:val="0"/>
                <w:szCs w:val="21"/>
              </w:rPr>
            </w:pPr>
            <w:r>
              <w:rPr>
                <w:rFonts w:hint="eastAsia" w:ascii="宋体" w:hAnsi="宋体" w:eastAsia="宋体" w:cs="宋体"/>
                <w:b/>
                <w:bCs/>
                <w:kern w:val="0"/>
                <w:szCs w:val="21"/>
              </w:rPr>
              <w:t>具体内容</w:t>
            </w:r>
          </w:p>
        </w:tc>
        <w:tc>
          <w:tcPr>
            <w:tcW w:w="796" w:type="dxa"/>
            <w:vAlign w:val="center"/>
          </w:tcPr>
          <w:p w14:paraId="4744BFD4">
            <w:pPr>
              <w:jc w:val="center"/>
              <w:rPr>
                <w:rFonts w:ascii="宋体" w:hAnsi="宋体" w:eastAsia="宋体" w:cs="宋体"/>
                <w:b/>
                <w:bCs/>
                <w:color w:val="FF0000"/>
                <w:kern w:val="0"/>
                <w:szCs w:val="21"/>
              </w:rPr>
            </w:pPr>
            <w:r>
              <w:rPr>
                <w:rFonts w:hint="eastAsia" w:ascii="宋体" w:hAnsi="宋体" w:eastAsia="宋体" w:cs="宋体"/>
                <w:b/>
                <w:bCs/>
                <w:kern w:val="0"/>
                <w:szCs w:val="21"/>
              </w:rPr>
              <w:t>备注</w:t>
            </w:r>
          </w:p>
        </w:tc>
      </w:tr>
      <w:tr w14:paraId="47E1D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1" w:hRule="atLeast"/>
          <w:jc w:val="center"/>
        </w:trPr>
        <w:tc>
          <w:tcPr>
            <w:tcW w:w="665" w:type="dxa"/>
            <w:vMerge w:val="continue"/>
            <w:vAlign w:val="center"/>
          </w:tcPr>
          <w:p w14:paraId="4FE56AF7">
            <w:pPr>
              <w:jc w:val="center"/>
              <w:rPr>
                <w:rFonts w:ascii="宋体" w:hAnsi="宋体" w:eastAsia="宋体" w:cs="宋体"/>
                <w:b/>
                <w:kern w:val="0"/>
                <w:sz w:val="28"/>
                <w:szCs w:val="28"/>
              </w:rPr>
            </w:pPr>
          </w:p>
        </w:tc>
        <w:tc>
          <w:tcPr>
            <w:tcW w:w="709" w:type="dxa"/>
            <w:vAlign w:val="center"/>
          </w:tcPr>
          <w:p w14:paraId="2F455BE6">
            <w:pPr>
              <w:rPr>
                <w:rFonts w:ascii="宋体" w:hAnsi="宋体" w:eastAsia="宋体" w:cs="宋体"/>
                <w:b/>
                <w:kern w:val="0"/>
                <w:szCs w:val="21"/>
              </w:rPr>
            </w:pPr>
            <w:r>
              <w:rPr>
                <w:rFonts w:hint="eastAsia" w:ascii="宋体" w:hAnsi="宋体" w:eastAsia="宋体" w:cs="宋体"/>
                <w:b/>
                <w:kern w:val="0"/>
                <w:szCs w:val="21"/>
              </w:rPr>
              <w:t>1</w:t>
            </w:r>
          </w:p>
        </w:tc>
        <w:tc>
          <w:tcPr>
            <w:tcW w:w="1559" w:type="dxa"/>
            <w:gridSpan w:val="2"/>
            <w:vAlign w:val="center"/>
          </w:tcPr>
          <w:p w14:paraId="12E35C0D">
            <w:pPr>
              <w:rPr>
                <w:rFonts w:ascii="宋体" w:hAnsi="宋体" w:eastAsia="宋体" w:cs="宋体"/>
                <w:b/>
                <w:kern w:val="0"/>
                <w:szCs w:val="21"/>
              </w:rPr>
            </w:pPr>
            <w:r>
              <w:rPr>
                <w:rFonts w:hint="eastAsia" w:ascii="宋体" w:hAnsi="宋体" w:eastAsia="宋体"/>
                <w:b/>
                <w:sz w:val="24"/>
              </w:rPr>
              <w:t>※</w:t>
            </w:r>
            <w:r>
              <w:rPr>
                <w:rFonts w:hint="eastAsia" w:ascii="宋体" w:hAnsi="宋体" w:eastAsia="宋体" w:cs="宋体"/>
                <w:b/>
                <w:kern w:val="0"/>
                <w:szCs w:val="21"/>
              </w:rPr>
              <w:t>项目概况</w:t>
            </w:r>
            <w:r>
              <w:rPr>
                <w:rFonts w:hint="eastAsia" w:ascii="宋体" w:hAnsi="宋体" w:eastAsia="宋体" w:cs="宋体"/>
                <w:b/>
                <w:kern w:val="0"/>
                <w:szCs w:val="21"/>
              </w:rPr>
              <w:tab/>
            </w:r>
          </w:p>
        </w:tc>
        <w:tc>
          <w:tcPr>
            <w:tcW w:w="5026" w:type="dxa"/>
            <w:gridSpan w:val="7"/>
            <w:vAlign w:val="center"/>
          </w:tcPr>
          <w:p w14:paraId="374F1BDD">
            <w:pPr>
              <w:rPr>
                <w:rFonts w:ascii="宋体" w:hAnsi="宋体" w:eastAsia="宋体" w:cstheme="minorEastAsia"/>
                <w:bCs/>
                <w:szCs w:val="21"/>
              </w:rPr>
            </w:pPr>
            <w:r>
              <w:rPr>
                <w:rFonts w:ascii="宋体" w:hAnsi="宋体" w:eastAsia="宋体" w:cs="宋体"/>
                <w:kern w:val="0"/>
                <w:szCs w:val="21"/>
              </w:rPr>
              <w:t>光明区民政综合服务中心项目规划用地面积约20583㎡，建筑总面积约4082.97㎡，绿化园建提升面积约18883㎡。是</w:t>
            </w:r>
            <w:r>
              <w:rPr>
                <w:rFonts w:hint="eastAsia" w:ascii="宋体" w:hAnsi="宋体" w:eastAsia="宋体" w:cs="宋体"/>
                <w:kern w:val="0"/>
                <w:szCs w:val="21"/>
              </w:rPr>
              <w:t>集</w:t>
            </w:r>
            <w:r>
              <w:rPr>
                <w:rFonts w:ascii="宋体" w:hAnsi="宋体" w:eastAsia="宋体" w:cs="宋体"/>
                <w:kern w:val="0"/>
                <w:szCs w:val="21"/>
              </w:rPr>
              <w:t>“展示、体验、救助、指导、孵化”五大功能于一体的现代化民生服务平台，重点服务光明区户籍持有《中华人民共和国残疾人证》的残疾人及光明户籍0-7周岁（不含7周岁）疑似残疾儿童。提供康复医疗、</w:t>
            </w:r>
            <w:r>
              <w:rPr>
                <w:rFonts w:hint="eastAsia" w:ascii="宋体" w:hAnsi="宋体" w:eastAsia="宋体" w:cs="宋体"/>
                <w:kern w:val="0"/>
                <w:szCs w:val="21"/>
              </w:rPr>
              <w:t>技能</w:t>
            </w:r>
            <w:r>
              <w:rPr>
                <w:rFonts w:ascii="宋体" w:hAnsi="宋体" w:eastAsia="宋体" w:cs="宋体"/>
                <w:kern w:val="0"/>
                <w:szCs w:val="21"/>
              </w:rPr>
              <w:t>培训、心理服</w:t>
            </w:r>
            <w:r>
              <w:rPr>
                <w:rFonts w:hint="eastAsia" w:ascii="宋体" w:hAnsi="宋体" w:eastAsia="宋体" w:cs="宋体"/>
                <w:kern w:val="0"/>
                <w:szCs w:val="21"/>
              </w:rPr>
              <w:t>务等综合性服务，致力于打造“融合共享、多元赋能”的助残标杆。</w:t>
            </w:r>
            <w:r>
              <w:rPr>
                <w:rFonts w:ascii="宋体" w:hAnsi="宋体" w:eastAsia="宋体" w:cs="宋体"/>
                <w:kern w:val="0"/>
                <w:szCs w:val="21"/>
              </w:rPr>
              <w:t xml:space="preserve"> </w:t>
            </w:r>
          </w:p>
        </w:tc>
        <w:tc>
          <w:tcPr>
            <w:tcW w:w="796" w:type="dxa"/>
            <w:vAlign w:val="center"/>
          </w:tcPr>
          <w:p w14:paraId="70ECCF83">
            <w:pPr>
              <w:rPr>
                <w:rFonts w:ascii="宋体" w:hAnsi="宋体" w:eastAsia="宋体"/>
                <w:b/>
                <w:color w:val="FF0000"/>
                <w:sz w:val="24"/>
              </w:rPr>
            </w:pPr>
          </w:p>
        </w:tc>
      </w:tr>
      <w:tr w14:paraId="27BA9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5" w:hRule="atLeast"/>
          <w:jc w:val="center"/>
        </w:trPr>
        <w:tc>
          <w:tcPr>
            <w:tcW w:w="665" w:type="dxa"/>
            <w:vMerge w:val="continue"/>
            <w:vAlign w:val="center"/>
          </w:tcPr>
          <w:p w14:paraId="3E6DD8E7">
            <w:pPr>
              <w:jc w:val="center"/>
              <w:rPr>
                <w:rFonts w:ascii="宋体" w:hAnsi="宋体" w:eastAsia="宋体" w:cs="宋体"/>
                <w:b/>
                <w:kern w:val="0"/>
                <w:sz w:val="28"/>
                <w:szCs w:val="28"/>
              </w:rPr>
            </w:pPr>
          </w:p>
        </w:tc>
        <w:tc>
          <w:tcPr>
            <w:tcW w:w="709" w:type="dxa"/>
            <w:vAlign w:val="center"/>
          </w:tcPr>
          <w:p w14:paraId="1726F5AE">
            <w:pPr>
              <w:rPr>
                <w:rFonts w:ascii="宋体" w:hAnsi="宋体" w:eastAsia="宋体"/>
                <w:b/>
                <w:sz w:val="24"/>
              </w:rPr>
            </w:pPr>
            <w:r>
              <w:rPr>
                <w:rFonts w:hint="eastAsia" w:ascii="宋体" w:hAnsi="宋体" w:eastAsia="宋体"/>
                <w:b/>
                <w:sz w:val="24"/>
              </w:rPr>
              <w:t>2</w:t>
            </w:r>
          </w:p>
        </w:tc>
        <w:tc>
          <w:tcPr>
            <w:tcW w:w="1559" w:type="dxa"/>
            <w:gridSpan w:val="2"/>
            <w:vAlign w:val="center"/>
          </w:tcPr>
          <w:p w14:paraId="4CABCCEE">
            <w:pPr>
              <w:rPr>
                <w:rFonts w:ascii="宋体" w:hAnsi="宋体" w:eastAsia="宋体"/>
                <w:b/>
                <w:sz w:val="24"/>
              </w:rPr>
            </w:pPr>
            <w:r>
              <w:rPr>
                <w:rFonts w:hint="eastAsia" w:ascii="宋体" w:hAnsi="宋体" w:eastAsia="宋体"/>
                <w:b/>
                <w:sz w:val="24"/>
              </w:rPr>
              <w:t>※</w:t>
            </w:r>
            <w:r>
              <w:rPr>
                <w:rFonts w:hint="eastAsia" w:ascii="宋体" w:hAnsi="宋体" w:eastAsia="宋体" w:cs="宋体"/>
                <w:b/>
                <w:kern w:val="0"/>
                <w:szCs w:val="21"/>
              </w:rPr>
              <w:t>服务范围</w:t>
            </w:r>
            <w:r>
              <w:rPr>
                <w:rFonts w:hint="eastAsia" w:ascii="宋体" w:hAnsi="宋体" w:eastAsia="宋体" w:cs="宋体"/>
                <w:b/>
                <w:kern w:val="0"/>
                <w:szCs w:val="21"/>
              </w:rPr>
              <w:tab/>
            </w:r>
          </w:p>
        </w:tc>
        <w:tc>
          <w:tcPr>
            <w:tcW w:w="5026" w:type="dxa"/>
            <w:gridSpan w:val="7"/>
            <w:vAlign w:val="center"/>
          </w:tcPr>
          <w:p w14:paraId="75E1B38E">
            <w:pPr>
              <w:widowControl/>
              <w:jc w:val="left"/>
              <w:rPr>
                <w:rFonts w:ascii="宋体" w:hAnsi="宋体" w:eastAsia="宋体" w:cs="宋体"/>
                <w:kern w:val="0"/>
                <w:szCs w:val="21"/>
              </w:rPr>
            </w:pPr>
            <w:r>
              <w:rPr>
                <w:rFonts w:hint="eastAsia" w:ascii="宋体" w:hAnsi="宋体" w:eastAsia="宋体" w:cs="宋体"/>
                <w:kern w:val="0"/>
                <w:szCs w:val="21"/>
              </w:rPr>
              <w:t>1.</w:t>
            </w:r>
            <w:r>
              <w:rPr>
                <w:rFonts w:ascii="宋体" w:hAnsi="宋体" w:eastAsia="宋体" w:cs="宋体"/>
                <w:kern w:val="0"/>
                <w:szCs w:val="21"/>
              </w:rPr>
              <w:t>管理服务：构建“三位一体”管理体系，强化团队、资源、质控及物资管理。</w:t>
            </w:r>
          </w:p>
          <w:p w14:paraId="6EB23A68">
            <w:pPr>
              <w:widowControl/>
              <w:jc w:val="left"/>
              <w:rPr>
                <w:rFonts w:ascii="宋体" w:hAnsi="宋体" w:eastAsia="宋体" w:cs="宋体"/>
                <w:kern w:val="0"/>
                <w:szCs w:val="21"/>
              </w:rPr>
            </w:pPr>
            <w:r>
              <w:rPr>
                <w:rFonts w:hint="eastAsia" w:ascii="宋体" w:hAnsi="宋体" w:eastAsia="宋体" w:cs="宋体"/>
                <w:kern w:val="0"/>
                <w:szCs w:val="21"/>
              </w:rPr>
              <w:t>2.</w:t>
            </w:r>
            <w:r>
              <w:rPr>
                <w:rFonts w:ascii="宋体" w:hAnsi="宋体" w:eastAsia="宋体" w:cs="宋体"/>
                <w:kern w:val="0"/>
                <w:szCs w:val="21"/>
              </w:rPr>
              <w:t>康复服务：</w:t>
            </w:r>
            <w:r>
              <w:rPr>
                <w:rFonts w:hint="eastAsia" w:ascii="宋体" w:hAnsi="宋体" w:eastAsia="宋体" w:cs="宋体"/>
                <w:kern w:val="0"/>
                <w:szCs w:val="21"/>
              </w:rPr>
              <w:t>打造“评估-训练-理疗”全链条服务体系，融合现代与中医康复技术，开展康复养生宣讲、康复理疗、辅具适配培训及园艺康复等活动。</w:t>
            </w:r>
          </w:p>
          <w:p w14:paraId="4677904E">
            <w:pPr>
              <w:widowControl/>
              <w:jc w:val="left"/>
              <w:rPr>
                <w:rFonts w:ascii="宋体" w:hAnsi="宋体" w:eastAsia="宋体" w:cs="宋体"/>
                <w:kern w:val="0"/>
                <w:szCs w:val="21"/>
              </w:rPr>
            </w:pPr>
            <w:r>
              <w:rPr>
                <w:rFonts w:hint="eastAsia" w:ascii="宋体" w:hAnsi="宋体" w:eastAsia="宋体" w:cs="宋体"/>
                <w:kern w:val="0"/>
                <w:szCs w:val="21"/>
              </w:rPr>
              <w:t>3.技能培训</w:t>
            </w:r>
            <w:r>
              <w:rPr>
                <w:rFonts w:ascii="宋体" w:hAnsi="宋体" w:eastAsia="宋体" w:cs="宋体"/>
                <w:kern w:val="0"/>
                <w:szCs w:val="21"/>
              </w:rPr>
              <w:t>：就业创业孵化基地日常管理，</w:t>
            </w:r>
            <w:r>
              <w:rPr>
                <w:rFonts w:hint="eastAsia" w:ascii="宋体" w:hAnsi="宋体" w:eastAsia="宋体" w:cs="宋体"/>
                <w:kern w:val="0"/>
                <w:szCs w:val="21"/>
              </w:rPr>
              <w:t>建立“孵化-培训-对接”一体化体系，开展非遗传统手工、现代手工艺、生活技能等培训，并组织爱心义卖活动。</w:t>
            </w:r>
          </w:p>
          <w:p w14:paraId="73E7E928">
            <w:pPr>
              <w:widowControl/>
              <w:jc w:val="left"/>
              <w:rPr>
                <w:rFonts w:ascii="宋体" w:hAnsi="宋体" w:eastAsia="宋体" w:cs="宋体"/>
                <w:kern w:val="0"/>
                <w:szCs w:val="21"/>
              </w:rPr>
            </w:pPr>
            <w:r>
              <w:rPr>
                <w:rFonts w:hint="eastAsia" w:ascii="宋体" w:hAnsi="宋体" w:eastAsia="宋体" w:cs="宋体"/>
                <w:kern w:val="0"/>
                <w:szCs w:val="21"/>
              </w:rPr>
              <w:t>4.特殊儿童专项服务：针对相关特殊儿童，开展生活技能训练、科学探索活动、家长培训及户外实践活动，提升其自理能力与社会适应力。</w:t>
            </w:r>
          </w:p>
          <w:p w14:paraId="22E8A828">
            <w:pPr>
              <w:widowControl/>
              <w:jc w:val="left"/>
              <w:rPr>
                <w:rFonts w:ascii="宋体" w:hAnsi="宋体" w:eastAsia="宋体" w:cs="宋体"/>
                <w:kern w:val="0"/>
                <w:szCs w:val="21"/>
              </w:rPr>
            </w:pPr>
            <w:r>
              <w:rPr>
                <w:rFonts w:hint="eastAsia" w:ascii="宋体" w:hAnsi="宋体" w:eastAsia="宋体" w:cs="宋体"/>
                <w:kern w:val="0"/>
                <w:szCs w:val="21"/>
              </w:rPr>
              <w:t>5.其他服务：心理服务方面，开展心理疏导、家属心理培训及团体辅导等；文体服务明确各类活动安排；救助服务细化生活物资帮扶及志愿者活动等内容。</w:t>
            </w:r>
          </w:p>
          <w:p w14:paraId="5287CD7D">
            <w:pPr>
              <w:widowControl/>
              <w:jc w:val="left"/>
              <w:rPr>
                <w:rFonts w:ascii="宋体" w:hAnsi="宋体" w:eastAsia="宋体" w:cstheme="minorEastAsia"/>
                <w:bCs/>
                <w:szCs w:val="21"/>
              </w:rPr>
            </w:pPr>
            <w:r>
              <w:rPr>
                <w:rFonts w:ascii="宋体" w:hAnsi="宋体" w:eastAsia="宋体" w:cs="宋体"/>
                <w:kern w:val="0"/>
                <w:szCs w:val="21"/>
              </w:rPr>
              <w:t>6.</w:t>
            </w:r>
            <w:r>
              <w:rPr>
                <w:rFonts w:hint="eastAsia" w:ascii="宋体" w:hAnsi="宋体" w:eastAsia="宋体" w:cs="宋体"/>
                <w:kern w:val="0"/>
                <w:szCs w:val="21"/>
              </w:rPr>
              <w:t>物业服务：严格按照物业管理合同提供服务，保证服务质量和范围，做好“三防”工作。及时发现和处理各种现场质量问题和隐患。</w:t>
            </w:r>
          </w:p>
        </w:tc>
        <w:tc>
          <w:tcPr>
            <w:tcW w:w="796" w:type="dxa"/>
            <w:vAlign w:val="center"/>
          </w:tcPr>
          <w:p w14:paraId="3EE30EC6">
            <w:pPr>
              <w:rPr>
                <w:rFonts w:ascii="宋体" w:hAnsi="宋体" w:eastAsia="宋体"/>
                <w:b/>
                <w:color w:val="FF0000"/>
                <w:sz w:val="24"/>
              </w:rPr>
            </w:pPr>
          </w:p>
        </w:tc>
      </w:tr>
      <w:tr w14:paraId="04EF2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7" w:hRule="atLeast"/>
          <w:jc w:val="center"/>
        </w:trPr>
        <w:tc>
          <w:tcPr>
            <w:tcW w:w="665" w:type="dxa"/>
            <w:vMerge w:val="continue"/>
            <w:vAlign w:val="center"/>
          </w:tcPr>
          <w:p w14:paraId="3D4CE25C">
            <w:pPr>
              <w:jc w:val="center"/>
              <w:rPr>
                <w:rFonts w:ascii="宋体" w:hAnsi="宋体" w:eastAsia="宋体" w:cs="宋体"/>
                <w:b/>
                <w:kern w:val="0"/>
                <w:sz w:val="28"/>
                <w:szCs w:val="28"/>
              </w:rPr>
            </w:pPr>
          </w:p>
        </w:tc>
        <w:tc>
          <w:tcPr>
            <w:tcW w:w="709" w:type="dxa"/>
            <w:vAlign w:val="center"/>
          </w:tcPr>
          <w:p w14:paraId="4994B445">
            <w:pPr>
              <w:rPr>
                <w:rFonts w:ascii="宋体" w:hAnsi="宋体" w:eastAsia="宋体"/>
                <w:b/>
                <w:sz w:val="24"/>
              </w:rPr>
            </w:pPr>
            <w:r>
              <w:rPr>
                <w:rFonts w:hint="eastAsia" w:ascii="宋体" w:hAnsi="宋体" w:eastAsia="宋体"/>
                <w:b/>
                <w:sz w:val="24"/>
              </w:rPr>
              <w:t>3</w:t>
            </w:r>
          </w:p>
        </w:tc>
        <w:tc>
          <w:tcPr>
            <w:tcW w:w="1559" w:type="dxa"/>
            <w:gridSpan w:val="2"/>
            <w:vAlign w:val="center"/>
          </w:tcPr>
          <w:p w14:paraId="68D49487">
            <w:pPr>
              <w:rPr>
                <w:rFonts w:ascii="宋体" w:hAnsi="宋体" w:eastAsia="宋体"/>
                <w:b/>
                <w:sz w:val="24"/>
              </w:rPr>
            </w:pPr>
            <w:r>
              <w:rPr>
                <w:rFonts w:hint="eastAsia" w:ascii="宋体" w:hAnsi="宋体" w:eastAsia="宋体"/>
                <w:b/>
                <w:sz w:val="24"/>
              </w:rPr>
              <w:t>※</w:t>
            </w:r>
            <w:r>
              <w:rPr>
                <w:rFonts w:hint="eastAsia" w:ascii="宋体" w:hAnsi="宋体" w:eastAsia="宋体" w:cs="宋体"/>
                <w:b/>
                <w:kern w:val="0"/>
                <w:szCs w:val="21"/>
              </w:rPr>
              <w:t>服务内容</w:t>
            </w:r>
            <w:r>
              <w:rPr>
                <w:rFonts w:hint="eastAsia" w:ascii="宋体" w:hAnsi="宋体" w:eastAsia="宋体" w:cs="宋体"/>
                <w:kern w:val="0"/>
                <w:szCs w:val="21"/>
              </w:rPr>
              <w:tab/>
            </w:r>
          </w:p>
        </w:tc>
        <w:tc>
          <w:tcPr>
            <w:tcW w:w="5026" w:type="dxa"/>
            <w:gridSpan w:val="7"/>
            <w:vAlign w:val="center"/>
          </w:tcPr>
          <w:p w14:paraId="3E52FA9A">
            <w:pPr>
              <w:pStyle w:val="45"/>
              <w:spacing w:line="320" w:lineRule="exact"/>
              <w:ind w:firstLineChars="200"/>
              <w:rPr>
                <w:rFonts w:ascii="宋体" w:hAnsi="宋体" w:eastAsia="宋体" w:cs="宋体"/>
                <w:kern w:val="0"/>
                <w:szCs w:val="21"/>
              </w:rPr>
            </w:pPr>
            <w:r>
              <w:rPr>
                <w:rFonts w:hint="eastAsia" w:ascii="宋体" w:hAnsi="宋体" w:eastAsia="宋体" w:cs="宋体"/>
                <w:kern w:val="0"/>
                <w:szCs w:val="21"/>
              </w:rPr>
              <w:t>设置管理服务、康复服务、心理咨询服务、文化体育服务等功能，主要承担残疾人康复训练、文化体育、心理健康、精神疏导等服务，有条件的可适当拓展服务项目。</w:t>
            </w:r>
          </w:p>
          <w:p w14:paraId="1064AD94">
            <w:pPr>
              <w:pStyle w:val="45"/>
              <w:spacing w:line="320" w:lineRule="exact"/>
              <w:ind w:firstLine="0"/>
              <w:rPr>
                <w:rFonts w:ascii="宋体" w:hAnsi="宋体" w:eastAsia="宋体" w:cs="宋体"/>
                <w:kern w:val="0"/>
                <w:szCs w:val="21"/>
              </w:rPr>
            </w:pPr>
            <w:r>
              <w:rPr>
                <w:rFonts w:hint="eastAsia" w:ascii="宋体" w:hAnsi="宋体" w:eastAsia="宋体" w:cs="宋体"/>
                <w:kern w:val="0"/>
                <w:szCs w:val="21"/>
              </w:rPr>
              <w:t>1.管理服务：构建“三位一体”管理体系，打造“规范高效、协同联动、动态提升”的内部管理机制，为服务精准高效落地提供坚实支撑。以“培育优秀团队、打造优质服务、建成优质民生服务平台”为核心目标，具体包括：强化团队建设，通过系统培训与科学激励机制，锻造高素质专业队伍；优化资源统筹，精准配置各类资源，健全跨部门协同联动机制；严格质量管控，建立全流程服务标准、动态监测与持续改进机制；规范中心损耗品采购与管理，保障物资及时供应。</w:t>
            </w:r>
          </w:p>
          <w:p w14:paraId="0163D31F">
            <w:pPr>
              <w:pStyle w:val="45"/>
              <w:spacing w:line="320" w:lineRule="exact"/>
              <w:ind w:firstLine="0"/>
              <w:rPr>
                <w:rFonts w:ascii="宋体" w:hAnsi="宋体" w:eastAsia="宋体" w:cs="宋体"/>
                <w:kern w:val="0"/>
                <w:szCs w:val="21"/>
              </w:rPr>
            </w:pPr>
            <w:r>
              <w:rPr>
                <w:rFonts w:hint="eastAsia" w:ascii="宋体" w:hAnsi="宋体" w:eastAsia="宋体" w:cs="宋体"/>
                <w:kern w:val="0"/>
                <w:szCs w:val="21"/>
              </w:rPr>
              <w:t>2.职业技能培训服务：加强残疾人职业培训基地建设，规范培训管理与服务，聚焦适合残疾人且契合市场需求的职业技能培训，打造残疾人职业培训品牌，构建“孵化-培训-对接”一体化职业发展支持体系，助力残疾人提升就业竞争力，促进社会融入与价值实现。要求开展残疾人非遗传统手工制作（剪纸、麦秆画、手工饰品等）培训360人次；现代手工艺（烘焙、茶艺、调饮等）培训80人次；生活技能（整理收纳、家政清洁等）培训60人次；定期举办爱心义卖集市、手工展等活动2场。</w:t>
            </w:r>
          </w:p>
          <w:p w14:paraId="6DA70342">
            <w:pPr>
              <w:pStyle w:val="45"/>
              <w:spacing w:line="320" w:lineRule="exact"/>
              <w:ind w:firstLine="0"/>
              <w:rPr>
                <w:rFonts w:ascii="宋体" w:hAnsi="宋体" w:eastAsia="宋体" w:cs="宋体"/>
                <w:kern w:val="0"/>
                <w:szCs w:val="21"/>
              </w:rPr>
            </w:pPr>
            <w:r>
              <w:rPr>
                <w:rFonts w:hint="eastAsia" w:ascii="宋体" w:hAnsi="宋体" w:eastAsia="宋体" w:cs="宋体"/>
                <w:kern w:val="0"/>
                <w:szCs w:val="21"/>
              </w:rPr>
              <w:t>3.康复服务：构建涵盖评估、训练、理疗的全链条康复服务体系，结合现代与中医康复技术，为不同需求群体提供个性化方案。定期开展辅助器具适配培训、体验及宣传活动，为残疾人、特殊儿童及家属提供辅具使用指导、注意事项讲解与训练服务，助力恢复健康机能。要求开展康复养生宣讲4场；为残疾人及家属提供康复理疗、中医康复、康复指导等服务120人次；举办基本型辅助器具适配使用培训及残具体验活动60人次；开展残疾人园艺康复服务（花卉蔬菜种植、绿化养护等）4场。</w:t>
            </w:r>
          </w:p>
          <w:p w14:paraId="3B34E141">
            <w:pPr>
              <w:pStyle w:val="45"/>
              <w:spacing w:line="320" w:lineRule="exact"/>
              <w:ind w:firstLine="0"/>
              <w:rPr>
                <w:rFonts w:ascii="宋体" w:hAnsi="宋体" w:eastAsia="宋体" w:cs="宋体"/>
                <w:kern w:val="0"/>
                <w:szCs w:val="21"/>
              </w:rPr>
            </w:pPr>
            <w:r>
              <w:rPr>
                <w:rFonts w:hint="eastAsia" w:ascii="宋体" w:hAnsi="宋体" w:eastAsia="宋体" w:cs="宋体"/>
                <w:kern w:val="0"/>
                <w:szCs w:val="21"/>
              </w:rPr>
              <w:t>4.心理服务：协作区残联定期对辖区残疾人服务机构开展心理服务督导检查，提升机构服务质量；指导各街道职康开展残疾人心理健康筛查评估、档案建设及后续跟踪服务；通过专业心理咨询师提供心理辅导，帮助残疾人以乐观心态面对生活；针对残疾人及其家属、残疾人工作者等群体，开展心理健康教育活动，普及心理知识与调节技巧；加强社会心理知识宣传，提高公众对残疾人心理问题的认知与理解。要求为残疾人及家属提供心理疏导60人次；开展特殊儿童家属心理培训2场；举办心理科普、工作坊、团体辅导等活动120人次；开展家属资源交流服务2场。</w:t>
            </w:r>
          </w:p>
          <w:p w14:paraId="76B25DBE">
            <w:pPr>
              <w:pStyle w:val="45"/>
              <w:spacing w:line="320" w:lineRule="exact"/>
              <w:ind w:firstLine="0"/>
              <w:rPr>
                <w:rFonts w:ascii="宋体" w:hAnsi="宋体" w:eastAsia="宋体" w:cs="宋体"/>
                <w:kern w:val="0"/>
                <w:szCs w:val="21"/>
              </w:rPr>
            </w:pPr>
            <w:r>
              <w:rPr>
                <w:rFonts w:hint="eastAsia" w:ascii="宋体" w:hAnsi="宋体" w:eastAsia="宋体" w:cs="宋体"/>
                <w:kern w:val="0"/>
                <w:szCs w:val="21"/>
              </w:rPr>
              <w:t>5.救助服务：构建“需求识别-资源整合-多元帮扶”救助体系，建立困难群体动态需求台账。为符合条件的残疾人、特殊儿童及困难家庭提供生活物资、临时帮扶等多元化支持；联动政府、慈善组织及社会力量，优化救助流程，确保政策精准落地，保障基本生活权益。要求开展残疾人生活服务活动180人次；组织志愿者开展关爱特殊群体社会支援活动2场；开展志愿者服务技巧、沟通方法等培训2场。</w:t>
            </w:r>
          </w:p>
          <w:p w14:paraId="33C327C7">
            <w:pPr>
              <w:pStyle w:val="45"/>
              <w:spacing w:line="320" w:lineRule="exact"/>
              <w:ind w:firstLine="0"/>
              <w:rPr>
                <w:rFonts w:ascii="宋体" w:hAnsi="宋体" w:eastAsia="宋体" w:cs="宋体"/>
                <w:kern w:val="0"/>
                <w:szCs w:val="21"/>
              </w:rPr>
            </w:pPr>
            <w:r>
              <w:rPr>
                <w:rFonts w:hint="eastAsia" w:ascii="宋体" w:hAnsi="宋体" w:eastAsia="宋体" w:cs="宋体"/>
                <w:kern w:val="0"/>
                <w:szCs w:val="21"/>
              </w:rPr>
              <w:t>6.文化体育服务：组织残疾人、特殊儿童参与文艺演出、体育竞赛、文化展览等活动，丰富精神生活，展现自强不息风貌。依托新媒体、公益广告等渠道，宣传残障群体权益保障政策及优秀事迹，倡导社会理解尊重，营造包容和谐的融合氛围，提升残障群体社会认同感。要求开展残疾人生日会4场；提供关爱残疾人DIY心灵手工制作服务120人次；通过系列工作坊、特色艺术课程（书法、国画、陶艺等）、手作主题活动等服务200人次；开展多元阅读活动120人次；提供残疾人体育运动服务60人次；开展残疾人节日助残活动3场。</w:t>
            </w:r>
          </w:p>
          <w:p w14:paraId="60D9CA8B">
            <w:pPr>
              <w:pStyle w:val="45"/>
              <w:spacing w:line="320" w:lineRule="exact"/>
              <w:ind w:firstLine="0"/>
              <w:rPr>
                <w:rFonts w:ascii="宋体" w:hAnsi="宋体" w:eastAsia="宋体" w:cs="宋体"/>
                <w:kern w:val="0"/>
                <w:szCs w:val="21"/>
              </w:rPr>
            </w:pPr>
            <w:r>
              <w:rPr>
                <w:rFonts w:hint="eastAsia" w:ascii="宋体" w:hAnsi="宋体" w:eastAsia="宋体" w:cs="宋体"/>
                <w:kern w:val="0"/>
                <w:szCs w:val="21"/>
              </w:rPr>
              <w:t>7.特殊儿童专项服务：针对智力障碍、自闭症、脑瘫等特殊儿童，开展生活技能训练、认知开发、社交培养等非医疗康复教育。通过趣味课程与游戏化教学，提升其自理能力、语言表达及逻辑思维；组织小组活动与户外实践，增强社交与协作能力。同步为家庭提供家长培训，分享教育方法与沟通技巧，开展家庭走访，形成共育合力，助力特殊儿童逐步适应社会。要求开展生活技能类活动（模拟烹饪小厨房、模拟超市购物等）60人次；提供家长培训（科学教育方法、沟通技巧等）2场；组织小组活动与户外实践1场；开展科学探索活动60人次。</w:t>
            </w:r>
          </w:p>
          <w:p w14:paraId="1E3C1AC1">
            <w:pPr>
              <w:pStyle w:val="45"/>
              <w:spacing w:line="320" w:lineRule="exact"/>
              <w:ind w:firstLine="0"/>
              <w:rPr>
                <w:rFonts w:ascii="宋体" w:hAnsi="宋体" w:eastAsia="宋体" w:cs="宋体"/>
                <w:kern w:val="0"/>
                <w:szCs w:val="21"/>
              </w:rPr>
            </w:pPr>
            <w:r>
              <w:rPr>
                <w:rFonts w:hint="eastAsia" w:ascii="宋体" w:hAnsi="宋体" w:eastAsia="宋体" w:cs="宋体"/>
                <w:kern w:val="0"/>
                <w:szCs w:val="21"/>
              </w:rPr>
              <w:t>8.物业服务：提供全方位、专业化的物业服务，涵盖场地设施维护、安全保卫、环境卫生保洁等工作。建立健全安全应急预案和日常巡查机制，确保中心环境安全舒适、整洁有序，为各项服务开展提供坚实的后勤保障。</w:t>
            </w:r>
          </w:p>
          <w:p w14:paraId="02DB12F1">
            <w:pPr>
              <w:pStyle w:val="45"/>
              <w:spacing w:line="320" w:lineRule="exact"/>
              <w:ind w:firstLine="0"/>
              <w:rPr>
                <w:rFonts w:ascii="宋体" w:hAnsi="宋体" w:eastAsia="宋体" w:cs="宋体"/>
                <w:kern w:val="0"/>
                <w:szCs w:val="21"/>
              </w:rPr>
            </w:pPr>
            <w:r>
              <w:rPr>
                <w:rFonts w:hint="eastAsia" w:ascii="宋体" w:hAnsi="宋体" w:eastAsia="宋体" w:cs="宋体"/>
                <w:kern w:val="0"/>
                <w:szCs w:val="21"/>
              </w:rPr>
              <w:t>（1）现场物业服务品质保障管理：配备必备安全护卫器械，需熟练操作消防、物防、技防设备，精准掌握各类刑事治安案件及灾害事故应急预案。及时发现和处理各种现场质量问题和隐患。做好每日现场品质巡查工作，保障中心设备设施安全及正常，活动开展稳定有序。迅速有效处置突发事件；配合中心做好各类活动保障。确保无事故，无处罚。定期对中心各个系统进行状态检查、系统测试和基础性运行维护，发现隐患及时处理或做好防护措施。</w:t>
            </w:r>
          </w:p>
          <w:p w14:paraId="29725D33">
            <w:pPr>
              <w:pStyle w:val="45"/>
              <w:spacing w:line="320" w:lineRule="exact"/>
              <w:ind w:firstLine="0"/>
              <w:rPr>
                <w:rFonts w:ascii="宋体" w:hAnsi="宋体" w:eastAsia="宋体" w:cs="宋体"/>
                <w:kern w:val="0"/>
                <w:szCs w:val="21"/>
              </w:rPr>
            </w:pPr>
            <w:r>
              <w:rPr>
                <w:rFonts w:hint="eastAsia" w:ascii="宋体" w:hAnsi="宋体" w:eastAsia="宋体" w:cs="宋体"/>
                <w:kern w:val="0"/>
                <w:szCs w:val="21"/>
              </w:rPr>
              <w:t>（2）设施设备管理：建筑物管理需保障室外场地、楼顶等完好；设施设备管理要确保供配电等系统运行，做好巡视维保与档案，持证上岗，加强维护检修，保障安全。</w:t>
            </w:r>
          </w:p>
          <w:p w14:paraId="236E4978">
            <w:pPr>
              <w:pStyle w:val="45"/>
              <w:spacing w:line="320" w:lineRule="exact"/>
              <w:ind w:firstLine="0"/>
              <w:rPr>
                <w:rFonts w:ascii="宋体" w:hAnsi="宋体" w:eastAsia="宋体" w:cs="宋体"/>
                <w:kern w:val="0"/>
                <w:szCs w:val="21"/>
              </w:rPr>
            </w:pPr>
            <w:r>
              <w:rPr>
                <w:rFonts w:hint="eastAsia" w:ascii="宋体" w:hAnsi="宋体" w:eastAsia="宋体" w:cs="宋体"/>
                <w:kern w:val="0"/>
                <w:szCs w:val="21"/>
              </w:rPr>
              <w:t>（3）维修及损耗品：负责中心基础设施设备的维修维护及损耗品管理，具体包括：工程类维修（含设施故障抢修、日常维保、建筑墙体维护修补等）、损坏部件更换；日常运营所需清洁用品、消耗品的采购与库存管控。</w:t>
            </w:r>
          </w:p>
          <w:p w14:paraId="59054633">
            <w:pPr>
              <w:pStyle w:val="45"/>
              <w:spacing w:line="320" w:lineRule="exact"/>
              <w:ind w:firstLine="0"/>
              <w:rPr>
                <w:rFonts w:ascii="宋体" w:hAnsi="宋体" w:eastAsia="宋体" w:cs="宋体"/>
                <w:kern w:val="0"/>
                <w:szCs w:val="21"/>
              </w:rPr>
            </w:pPr>
            <w:r>
              <w:rPr>
                <w:rFonts w:hint="eastAsia" w:ascii="宋体" w:hAnsi="宋体" w:eastAsia="宋体" w:cs="宋体"/>
                <w:kern w:val="0"/>
                <w:szCs w:val="21"/>
              </w:rPr>
              <w:t>（4）环境卫生管理：落实环卫制度，保证公共区域清洁，做好垃圾分类、日产日清及消毒；做好病媒防控制，清理蚊虫孳生地，每周消杀重点区域，留记录。</w:t>
            </w:r>
          </w:p>
          <w:p w14:paraId="3A6308EA">
            <w:pPr>
              <w:pStyle w:val="45"/>
              <w:spacing w:line="320" w:lineRule="exact"/>
              <w:ind w:firstLine="0"/>
              <w:rPr>
                <w:rFonts w:ascii="宋体" w:hAnsi="宋体" w:eastAsia="宋体" w:cs="宋体"/>
                <w:kern w:val="0"/>
                <w:szCs w:val="21"/>
              </w:rPr>
            </w:pPr>
            <w:r>
              <w:rPr>
                <w:rFonts w:hint="eastAsia" w:ascii="宋体" w:hAnsi="宋体" w:eastAsia="宋体" w:cs="宋体"/>
                <w:kern w:val="0"/>
                <w:szCs w:val="21"/>
              </w:rPr>
              <w:t>（5）绿化管养：负责中心全域绿化(含门口、园内绿植延伸至园外的）管理、养护、绿植修剪、绿化垃圾清运等所有工作。每季度至少集中修剪一次。</w:t>
            </w:r>
          </w:p>
        </w:tc>
        <w:tc>
          <w:tcPr>
            <w:tcW w:w="796" w:type="dxa"/>
            <w:vAlign w:val="center"/>
          </w:tcPr>
          <w:p w14:paraId="0459D28D">
            <w:pPr>
              <w:rPr>
                <w:rFonts w:ascii="宋体" w:hAnsi="宋体" w:eastAsia="宋体"/>
                <w:b/>
                <w:color w:val="FF0000"/>
                <w:sz w:val="24"/>
              </w:rPr>
            </w:pPr>
          </w:p>
        </w:tc>
      </w:tr>
      <w:tr w14:paraId="5C3C4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1" w:hRule="atLeast"/>
          <w:jc w:val="center"/>
        </w:trPr>
        <w:tc>
          <w:tcPr>
            <w:tcW w:w="665" w:type="dxa"/>
            <w:vMerge w:val="continue"/>
            <w:vAlign w:val="center"/>
          </w:tcPr>
          <w:p w14:paraId="64D2A6B0">
            <w:pPr>
              <w:jc w:val="center"/>
              <w:rPr>
                <w:rFonts w:ascii="宋体" w:hAnsi="宋体" w:eastAsia="宋体" w:cs="宋体"/>
                <w:b/>
                <w:kern w:val="0"/>
                <w:sz w:val="28"/>
                <w:szCs w:val="28"/>
              </w:rPr>
            </w:pPr>
          </w:p>
        </w:tc>
        <w:tc>
          <w:tcPr>
            <w:tcW w:w="709" w:type="dxa"/>
            <w:vAlign w:val="center"/>
          </w:tcPr>
          <w:p w14:paraId="0051A108">
            <w:pPr>
              <w:rPr>
                <w:rFonts w:ascii="宋体" w:hAnsi="宋体" w:eastAsia="宋体"/>
                <w:b/>
                <w:sz w:val="24"/>
              </w:rPr>
            </w:pPr>
            <w:r>
              <w:rPr>
                <w:rFonts w:hint="eastAsia" w:ascii="宋体" w:hAnsi="宋体" w:eastAsia="宋体"/>
                <w:b/>
                <w:sz w:val="24"/>
              </w:rPr>
              <w:t>4</w:t>
            </w:r>
          </w:p>
        </w:tc>
        <w:tc>
          <w:tcPr>
            <w:tcW w:w="1559" w:type="dxa"/>
            <w:gridSpan w:val="2"/>
            <w:vAlign w:val="center"/>
          </w:tcPr>
          <w:p w14:paraId="569B6362">
            <w:pPr>
              <w:rPr>
                <w:rFonts w:ascii="宋体" w:hAnsi="宋体" w:eastAsia="宋体" w:cs="宋体"/>
                <w:b/>
                <w:kern w:val="0"/>
                <w:szCs w:val="21"/>
              </w:rPr>
            </w:pPr>
            <w:r>
              <w:rPr>
                <w:rFonts w:hint="eastAsia" w:ascii="宋体" w:hAnsi="宋体" w:eastAsia="宋体"/>
                <w:b/>
                <w:sz w:val="24"/>
              </w:rPr>
              <w:t>※</w:t>
            </w:r>
            <w:r>
              <w:rPr>
                <w:rFonts w:hint="eastAsia" w:ascii="宋体" w:hAnsi="宋体" w:eastAsia="宋体" w:cs="宋体"/>
                <w:b/>
                <w:kern w:val="0"/>
                <w:szCs w:val="21"/>
              </w:rPr>
              <w:t>服务期限</w:t>
            </w:r>
          </w:p>
        </w:tc>
        <w:tc>
          <w:tcPr>
            <w:tcW w:w="5026" w:type="dxa"/>
            <w:gridSpan w:val="7"/>
          </w:tcPr>
          <w:p w14:paraId="22407847">
            <w:pPr>
              <w:rPr>
                <w:rFonts w:ascii="宋体" w:hAnsi="宋体" w:eastAsia="宋体" w:cs="宋体"/>
                <w:kern w:val="0"/>
                <w:szCs w:val="21"/>
              </w:rPr>
            </w:pPr>
            <w:r>
              <w:rPr>
                <w:rFonts w:ascii="宋体" w:hAnsi="宋体" w:eastAsia="宋体" w:cs="宋体"/>
                <w:kern w:val="0"/>
                <w:szCs w:val="21"/>
              </w:rPr>
              <w:t>本项目服务期限为一年。本项目为长期服务类项目，第一年为本次招标的中标服务期限，采购单位可根据项目需要和中标供应商的履约情况确定合同是否</w:t>
            </w:r>
            <w:r>
              <w:rPr>
                <w:rFonts w:hint="eastAsia" w:ascii="宋体" w:hAnsi="宋体" w:eastAsia="宋体" w:cs="宋体"/>
                <w:kern w:val="0"/>
                <w:szCs w:val="21"/>
              </w:rPr>
              <w:t>续签</w:t>
            </w:r>
            <w:r>
              <w:rPr>
                <w:rFonts w:ascii="宋体" w:hAnsi="宋体" w:eastAsia="宋体" w:cs="宋体"/>
                <w:kern w:val="0"/>
                <w:szCs w:val="21"/>
              </w:rPr>
              <w:t>，但最长不超过三年。若政府采购主管部门发现项目有异常情况，以主管部门意见为准。</w:t>
            </w:r>
          </w:p>
          <w:p w14:paraId="1E52FD35">
            <w:pPr>
              <w:rPr>
                <w:rFonts w:ascii="宋体" w:hAnsi="宋体" w:eastAsia="宋体" w:cs="宋体"/>
                <w:kern w:val="0"/>
                <w:szCs w:val="21"/>
              </w:rPr>
            </w:pPr>
            <w:r>
              <w:rPr>
                <w:rFonts w:hint="eastAsia" w:ascii="宋体" w:hAnsi="宋体" w:eastAsia="宋体" w:cs="宋体"/>
                <w:kern w:val="0"/>
                <w:szCs w:val="21"/>
              </w:rPr>
              <w:t>注：长期服务项目应在采购需求中明确合同是否可以续签，项目的服务期限最长不超过3年，且合同一年一签。具体执行的期限可由采购单位根据中标供应商履约情况确定。</w:t>
            </w:r>
          </w:p>
        </w:tc>
        <w:tc>
          <w:tcPr>
            <w:tcW w:w="796" w:type="dxa"/>
            <w:vAlign w:val="center"/>
          </w:tcPr>
          <w:p w14:paraId="70C8A3AE">
            <w:pPr>
              <w:rPr>
                <w:rFonts w:ascii="宋体" w:hAnsi="宋体" w:eastAsia="宋体"/>
                <w:b/>
                <w:color w:val="FF0000"/>
                <w:sz w:val="24"/>
              </w:rPr>
            </w:pPr>
          </w:p>
        </w:tc>
      </w:tr>
      <w:tr w14:paraId="3FEBE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665" w:type="dxa"/>
            <w:vMerge w:val="continue"/>
            <w:vAlign w:val="center"/>
          </w:tcPr>
          <w:p w14:paraId="100B15BE">
            <w:pPr>
              <w:jc w:val="center"/>
              <w:rPr>
                <w:rFonts w:ascii="宋体" w:hAnsi="宋体" w:eastAsia="宋体" w:cs="宋体"/>
                <w:b/>
                <w:kern w:val="0"/>
                <w:sz w:val="28"/>
                <w:szCs w:val="28"/>
              </w:rPr>
            </w:pPr>
          </w:p>
        </w:tc>
        <w:tc>
          <w:tcPr>
            <w:tcW w:w="709" w:type="dxa"/>
            <w:vAlign w:val="center"/>
          </w:tcPr>
          <w:p w14:paraId="144DC389">
            <w:pPr>
              <w:rPr>
                <w:rFonts w:ascii="宋体" w:hAnsi="宋体" w:eastAsia="宋体"/>
                <w:b/>
                <w:sz w:val="24"/>
              </w:rPr>
            </w:pPr>
            <w:r>
              <w:rPr>
                <w:rFonts w:hint="eastAsia" w:ascii="宋体" w:hAnsi="宋体" w:eastAsia="宋体"/>
                <w:b/>
                <w:sz w:val="24"/>
              </w:rPr>
              <w:t>5</w:t>
            </w:r>
          </w:p>
        </w:tc>
        <w:tc>
          <w:tcPr>
            <w:tcW w:w="1559" w:type="dxa"/>
            <w:gridSpan w:val="2"/>
            <w:vAlign w:val="center"/>
          </w:tcPr>
          <w:p w14:paraId="06532A60">
            <w:pPr>
              <w:rPr>
                <w:rFonts w:ascii="宋体" w:hAnsi="宋体" w:eastAsia="宋体"/>
                <w:b/>
                <w:sz w:val="24"/>
              </w:rPr>
            </w:pPr>
            <w:r>
              <w:rPr>
                <w:rFonts w:hint="eastAsia" w:ascii="宋体" w:hAnsi="宋体" w:eastAsia="宋体"/>
                <w:b/>
                <w:sz w:val="24"/>
              </w:rPr>
              <w:t>人员要求</w:t>
            </w:r>
          </w:p>
        </w:tc>
        <w:tc>
          <w:tcPr>
            <w:tcW w:w="5026" w:type="dxa"/>
            <w:gridSpan w:val="7"/>
            <w:vAlign w:val="center"/>
          </w:tcPr>
          <w:p w14:paraId="3F8D62EA">
            <w:pPr>
              <w:ind w:firstLine="420" w:firstLineChars="200"/>
              <w:rPr>
                <w:rFonts w:ascii="宋体" w:hAnsi="宋体" w:eastAsia="宋体" w:cs="宋体"/>
                <w:kern w:val="0"/>
                <w:szCs w:val="21"/>
              </w:rPr>
            </w:pPr>
            <w:r>
              <w:rPr>
                <w:rFonts w:hint="eastAsia" w:ascii="宋体" w:hAnsi="宋体" w:eastAsia="宋体" w:cs="宋体"/>
                <w:kern w:val="0"/>
                <w:szCs w:val="21"/>
              </w:rPr>
              <w:t>配备符合民政综合服务中心要求的专业服务与行政管理团队，按服务对象规模配置人员，以康复训练、社会工作、技能培训、心理辅导等专业技术人员及管理人员为主，且专业服务人员须具备相应职业的专业技术职称或任职资格。</w:t>
            </w:r>
          </w:p>
          <w:p w14:paraId="2E189422">
            <w:pPr>
              <w:rPr>
                <w:rFonts w:ascii="宋体" w:hAnsi="宋体" w:eastAsia="宋体" w:cs="宋体"/>
                <w:kern w:val="0"/>
                <w:szCs w:val="21"/>
              </w:rPr>
            </w:pPr>
            <w:r>
              <w:rPr>
                <w:rFonts w:hint="eastAsia" w:ascii="宋体" w:hAnsi="宋体" w:eastAsia="宋体" w:cs="宋体"/>
                <w:kern w:val="0"/>
                <w:szCs w:val="21"/>
              </w:rPr>
              <w:t>1.中心主任（1人）：本科及以上学历，5年以上管理经验；具备社会工作经验，熟悉民政领域政策法规，熟悉公文写作与经济知识，有较强的资源统筹协调和团队管理能力。</w:t>
            </w:r>
          </w:p>
          <w:p w14:paraId="7FF7B01E">
            <w:pPr>
              <w:rPr>
                <w:rFonts w:ascii="宋体" w:hAnsi="宋体" w:eastAsia="宋体" w:cs="宋体"/>
                <w:kern w:val="0"/>
                <w:szCs w:val="21"/>
              </w:rPr>
            </w:pPr>
            <w:r>
              <w:rPr>
                <w:rFonts w:hint="eastAsia" w:ascii="宋体" w:hAnsi="宋体" w:eastAsia="宋体" w:cs="宋体"/>
                <w:kern w:val="0"/>
                <w:szCs w:val="21"/>
              </w:rPr>
              <w:t>2.行政管理（1人）：本科及以上学历，3年以上行政综合管理经验；熟练掌握办公软件与信息系统操作，具备公文写作与财务基础能力。</w:t>
            </w:r>
          </w:p>
          <w:p w14:paraId="5C2C71F2">
            <w:pPr>
              <w:rPr>
                <w:rFonts w:ascii="宋体" w:hAnsi="宋体" w:eastAsia="宋体" w:cs="宋体"/>
                <w:kern w:val="0"/>
                <w:szCs w:val="21"/>
              </w:rPr>
            </w:pPr>
            <w:r>
              <w:rPr>
                <w:rFonts w:hint="eastAsia" w:ascii="宋体" w:hAnsi="宋体" w:eastAsia="宋体" w:cs="宋体"/>
                <w:kern w:val="0"/>
                <w:szCs w:val="21"/>
              </w:rPr>
              <w:t>3.康复训练（1人）：大专及以上学历，康复治疗学、临床医学等相关专业；持有康复治疗师（士）资格证，熟悉现代康复技术与辅具适配流程，能独立开展评估与训练。</w:t>
            </w:r>
          </w:p>
          <w:p w14:paraId="301C4547">
            <w:pPr>
              <w:rPr>
                <w:rFonts w:ascii="宋体" w:hAnsi="宋体" w:eastAsia="宋体" w:cs="宋体"/>
                <w:kern w:val="0"/>
                <w:szCs w:val="21"/>
              </w:rPr>
            </w:pPr>
            <w:r>
              <w:rPr>
                <w:rFonts w:hint="eastAsia" w:ascii="宋体" w:hAnsi="宋体" w:eastAsia="宋体" w:cs="宋体"/>
                <w:kern w:val="0"/>
                <w:szCs w:val="21"/>
              </w:rPr>
              <w:t>4.技能培训（2人）：大专及以上学历，持有社会工作者职业资格证、健康管理师、营养师、护工等相关技能证书，熟悉残疾人职业培训课程设计和老年人特点。</w:t>
            </w:r>
          </w:p>
          <w:p w14:paraId="479A9201">
            <w:pPr>
              <w:rPr>
                <w:rFonts w:ascii="宋体" w:hAnsi="宋体" w:eastAsia="宋体" w:cs="宋体"/>
                <w:kern w:val="0"/>
                <w:szCs w:val="21"/>
              </w:rPr>
            </w:pPr>
            <w:r>
              <w:rPr>
                <w:rFonts w:hint="eastAsia" w:ascii="宋体" w:hAnsi="宋体" w:eastAsia="宋体" w:cs="宋体"/>
                <w:kern w:val="0"/>
                <w:szCs w:val="21"/>
              </w:rPr>
              <w:t>5.文体服务（2人）：大专及以上学历，有相关社会工作经验，能策划组织文体活动，具备基础器材维护能力。</w:t>
            </w:r>
          </w:p>
          <w:p w14:paraId="0FE008B5">
            <w:pPr>
              <w:rPr>
                <w:rFonts w:ascii="宋体" w:hAnsi="宋体" w:eastAsia="宋体" w:cs="宋体"/>
                <w:kern w:val="0"/>
                <w:szCs w:val="21"/>
              </w:rPr>
            </w:pPr>
            <w:r>
              <w:rPr>
                <w:rFonts w:hint="eastAsia" w:ascii="宋体" w:hAnsi="宋体" w:eastAsia="宋体" w:cs="宋体"/>
                <w:kern w:val="0"/>
                <w:szCs w:val="21"/>
              </w:rPr>
              <w:t>6.救助服务（1人）：大专及以上学历，持有社会工作者职业资格证或救护员证，熟悉社会救助政策，具备资源整合与个案帮扶经验。</w:t>
            </w:r>
          </w:p>
          <w:p w14:paraId="20BAC127">
            <w:pPr>
              <w:rPr>
                <w:rFonts w:ascii="宋体" w:hAnsi="宋体" w:eastAsia="宋体" w:cs="宋体"/>
                <w:kern w:val="0"/>
                <w:szCs w:val="21"/>
              </w:rPr>
            </w:pPr>
            <w:r>
              <w:rPr>
                <w:rFonts w:hint="eastAsia" w:ascii="宋体" w:hAnsi="宋体" w:eastAsia="宋体" w:cs="宋体"/>
                <w:kern w:val="0"/>
                <w:szCs w:val="21"/>
              </w:rPr>
              <w:t>7.心理咨询（1人）：本科及以上学历，持有心理咨询师三级及以上证书，3年以上残疾人心理服务经验，能开展团体辅导与危机干预。</w:t>
            </w:r>
          </w:p>
          <w:p w14:paraId="3790ADE4">
            <w:pPr>
              <w:rPr>
                <w:rFonts w:ascii="宋体" w:hAnsi="宋体" w:eastAsia="宋体" w:cs="宋体"/>
                <w:kern w:val="0"/>
                <w:szCs w:val="21"/>
              </w:rPr>
            </w:pPr>
            <w:r>
              <w:rPr>
                <w:rFonts w:hint="eastAsia" w:ascii="宋体" w:hAnsi="宋体" w:eastAsia="宋体" w:cs="宋体"/>
                <w:kern w:val="0"/>
                <w:szCs w:val="21"/>
              </w:rPr>
              <w:t>8.特殊儿童专项服务（1人）：本科及以上学历持有社会工作者职业资格证或康复治疗师（士）资格证；熟悉特殊儿童康复教育方法。</w:t>
            </w:r>
          </w:p>
          <w:p w14:paraId="446BCA8F">
            <w:pPr>
              <w:rPr>
                <w:rFonts w:ascii="宋体" w:hAnsi="宋体" w:eastAsia="宋体" w:cs="宋体"/>
                <w:kern w:val="0"/>
                <w:szCs w:val="21"/>
              </w:rPr>
            </w:pPr>
            <w:r>
              <w:rPr>
                <w:rFonts w:hint="eastAsia" w:ascii="宋体" w:hAnsi="宋体" w:eastAsia="宋体" w:cs="宋体"/>
                <w:kern w:val="0"/>
                <w:szCs w:val="21"/>
              </w:rPr>
              <w:t>9.后勤（维修）（1人）：中专及以上学历，持有电工证等专业资格，3年以上设备维修经验，能处理水电、消防设施日常故障。</w:t>
            </w:r>
          </w:p>
          <w:p w14:paraId="7646BBC5">
            <w:pPr>
              <w:rPr>
                <w:rFonts w:ascii="宋体" w:hAnsi="宋体" w:eastAsia="宋体" w:cs="宋体"/>
                <w:kern w:val="0"/>
                <w:szCs w:val="21"/>
              </w:rPr>
            </w:pPr>
            <w:r>
              <w:rPr>
                <w:rFonts w:hint="eastAsia" w:ascii="宋体" w:hAnsi="宋体" w:eastAsia="宋体" w:cs="宋体"/>
                <w:kern w:val="0"/>
                <w:szCs w:val="21"/>
              </w:rPr>
              <w:t>10.安保（4人）：高中及以上学历，年龄18-50周岁；持有保安员证，具备安全防范知识与应急处置能力，可接受轮班制。</w:t>
            </w:r>
          </w:p>
          <w:p w14:paraId="129E5D05">
            <w:pPr>
              <w:rPr>
                <w:rFonts w:ascii="宋体" w:hAnsi="宋体" w:eastAsia="宋体" w:cs="宋体"/>
                <w:kern w:val="0"/>
                <w:szCs w:val="21"/>
              </w:rPr>
            </w:pPr>
            <w:r>
              <w:rPr>
                <w:rFonts w:hint="eastAsia" w:ascii="宋体" w:hAnsi="宋体" w:eastAsia="宋体" w:cs="宋体"/>
                <w:kern w:val="0"/>
                <w:szCs w:val="21"/>
              </w:rPr>
              <w:t>11.保洁与绿化（3人）：年龄55周岁以下；熟悉绿植养护知识，能操作基础绿化工具，具备病虫害防治经验。熟悉清洁流程与工具使用，具备责任心与卫生防疫意识。</w:t>
            </w:r>
          </w:p>
          <w:p w14:paraId="60634462">
            <w:pPr>
              <w:rPr>
                <w:rFonts w:ascii="宋体" w:hAnsi="宋体" w:eastAsia="宋体" w:cs="宋体"/>
                <w:kern w:val="0"/>
                <w:szCs w:val="21"/>
              </w:rPr>
            </w:pPr>
            <w:r>
              <w:rPr>
                <w:rFonts w:hint="eastAsia" w:ascii="宋体" w:hAnsi="宋体" w:eastAsia="宋体" w:cs="宋体"/>
                <w:kern w:val="0"/>
                <w:szCs w:val="21"/>
              </w:rPr>
              <w:t>指引：人员为项目平稳运行时人员要求，允许投标人中标后进行招聘补足。若评分项中有涉及人员要求，评分项中的要求与采购需求的要求应当尽可能保持一致</w:t>
            </w:r>
          </w:p>
        </w:tc>
        <w:tc>
          <w:tcPr>
            <w:tcW w:w="796" w:type="dxa"/>
            <w:vAlign w:val="center"/>
          </w:tcPr>
          <w:p w14:paraId="5B434CF3">
            <w:pPr>
              <w:rPr>
                <w:rFonts w:ascii="宋体" w:hAnsi="宋体" w:eastAsia="宋体"/>
                <w:b/>
                <w:color w:val="FF0000"/>
                <w:sz w:val="24"/>
              </w:rPr>
            </w:pPr>
          </w:p>
        </w:tc>
      </w:tr>
      <w:tr w14:paraId="1996E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665" w:type="dxa"/>
            <w:vMerge w:val="continue"/>
            <w:vAlign w:val="center"/>
          </w:tcPr>
          <w:p w14:paraId="593AD6F6">
            <w:pPr>
              <w:jc w:val="center"/>
              <w:rPr>
                <w:rFonts w:ascii="宋体" w:hAnsi="宋体" w:eastAsia="宋体" w:cs="宋体"/>
                <w:b/>
                <w:kern w:val="0"/>
                <w:sz w:val="28"/>
                <w:szCs w:val="28"/>
              </w:rPr>
            </w:pPr>
          </w:p>
        </w:tc>
        <w:tc>
          <w:tcPr>
            <w:tcW w:w="709" w:type="dxa"/>
            <w:vAlign w:val="center"/>
          </w:tcPr>
          <w:p w14:paraId="415590C8">
            <w:pPr>
              <w:rPr>
                <w:rFonts w:ascii="宋体" w:hAnsi="宋体" w:eastAsia="宋体"/>
                <w:b/>
                <w:sz w:val="24"/>
              </w:rPr>
            </w:pPr>
            <w:r>
              <w:rPr>
                <w:rFonts w:hint="eastAsia" w:ascii="宋体" w:hAnsi="宋体" w:eastAsia="宋体"/>
                <w:b/>
                <w:sz w:val="24"/>
              </w:rPr>
              <w:t>6</w:t>
            </w:r>
          </w:p>
        </w:tc>
        <w:tc>
          <w:tcPr>
            <w:tcW w:w="1559" w:type="dxa"/>
            <w:gridSpan w:val="2"/>
            <w:vAlign w:val="center"/>
          </w:tcPr>
          <w:p w14:paraId="0AA01456">
            <w:pPr>
              <w:rPr>
                <w:rFonts w:ascii="宋体" w:hAnsi="宋体" w:eastAsia="宋体"/>
                <w:b/>
                <w:sz w:val="24"/>
              </w:rPr>
            </w:pPr>
            <w:r>
              <w:rPr>
                <w:rFonts w:hint="eastAsia" w:ascii="宋体" w:hAnsi="宋体" w:eastAsia="宋体" w:cs="宋体"/>
                <w:kern w:val="0"/>
                <w:szCs w:val="21"/>
              </w:rPr>
              <w:t>投入设施要求</w:t>
            </w:r>
          </w:p>
        </w:tc>
        <w:tc>
          <w:tcPr>
            <w:tcW w:w="5026" w:type="dxa"/>
            <w:gridSpan w:val="7"/>
            <w:vAlign w:val="center"/>
          </w:tcPr>
          <w:p w14:paraId="3A38EC40">
            <w:pPr>
              <w:rPr>
                <w:rFonts w:ascii="宋体" w:hAnsi="宋体" w:eastAsia="宋体"/>
                <w:b/>
                <w:szCs w:val="21"/>
              </w:rPr>
            </w:pPr>
          </w:p>
        </w:tc>
        <w:tc>
          <w:tcPr>
            <w:tcW w:w="796" w:type="dxa"/>
            <w:vAlign w:val="center"/>
          </w:tcPr>
          <w:p w14:paraId="34CC3841">
            <w:pPr>
              <w:rPr>
                <w:rFonts w:ascii="宋体" w:hAnsi="宋体" w:eastAsia="宋体"/>
                <w:b/>
                <w:color w:val="FF0000"/>
                <w:sz w:val="24"/>
              </w:rPr>
            </w:pPr>
          </w:p>
        </w:tc>
      </w:tr>
      <w:tr w14:paraId="16783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jc w:val="center"/>
        </w:trPr>
        <w:tc>
          <w:tcPr>
            <w:tcW w:w="665" w:type="dxa"/>
            <w:vMerge w:val="continue"/>
            <w:vAlign w:val="center"/>
          </w:tcPr>
          <w:p w14:paraId="4D9290A4">
            <w:pPr>
              <w:jc w:val="center"/>
              <w:rPr>
                <w:rFonts w:ascii="宋体" w:hAnsi="宋体" w:eastAsia="宋体" w:cs="宋体"/>
                <w:b/>
                <w:kern w:val="0"/>
                <w:sz w:val="28"/>
                <w:szCs w:val="28"/>
              </w:rPr>
            </w:pPr>
          </w:p>
        </w:tc>
        <w:tc>
          <w:tcPr>
            <w:tcW w:w="709" w:type="dxa"/>
            <w:vAlign w:val="center"/>
          </w:tcPr>
          <w:p w14:paraId="0AC3C344">
            <w:pPr>
              <w:rPr>
                <w:rFonts w:ascii="宋体" w:hAnsi="宋体" w:eastAsia="宋体"/>
                <w:b/>
                <w:sz w:val="24"/>
              </w:rPr>
            </w:pPr>
            <w:r>
              <w:rPr>
                <w:rFonts w:hint="eastAsia" w:ascii="宋体" w:hAnsi="宋体" w:eastAsia="宋体"/>
                <w:b/>
                <w:sz w:val="24"/>
              </w:rPr>
              <w:t>7</w:t>
            </w:r>
          </w:p>
        </w:tc>
        <w:tc>
          <w:tcPr>
            <w:tcW w:w="1559" w:type="dxa"/>
            <w:gridSpan w:val="2"/>
            <w:vAlign w:val="center"/>
          </w:tcPr>
          <w:p w14:paraId="1326B975">
            <w:pPr>
              <w:rPr>
                <w:rFonts w:ascii="宋体" w:hAnsi="宋体" w:eastAsia="宋体"/>
                <w:b/>
                <w:sz w:val="24"/>
              </w:rPr>
            </w:pPr>
            <w:r>
              <w:rPr>
                <w:rFonts w:hint="eastAsia" w:ascii="宋体" w:hAnsi="宋体" w:eastAsia="宋体" w:cs="宋体"/>
                <w:kern w:val="0"/>
                <w:szCs w:val="21"/>
              </w:rPr>
              <w:t>成果要求</w:t>
            </w:r>
          </w:p>
        </w:tc>
        <w:tc>
          <w:tcPr>
            <w:tcW w:w="5026" w:type="dxa"/>
            <w:gridSpan w:val="7"/>
            <w:vAlign w:val="center"/>
          </w:tcPr>
          <w:p w14:paraId="4FA5885B">
            <w:pPr>
              <w:rPr>
                <w:rFonts w:ascii="宋体" w:hAnsi="宋体" w:eastAsia="宋体"/>
                <w:b/>
                <w:szCs w:val="21"/>
              </w:rPr>
            </w:pPr>
            <w:r>
              <w:rPr>
                <w:rFonts w:ascii="宋体" w:hAnsi="宋体" w:eastAsia="宋体" w:cs="宋体"/>
                <w:kern w:val="0"/>
                <w:szCs w:val="21"/>
              </w:rPr>
              <w:t>中标单位以民政综合服务中心为平台，充分调配优势资源，打造集康复训练、</w:t>
            </w:r>
            <w:r>
              <w:rPr>
                <w:rFonts w:hint="eastAsia" w:ascii="宋体" w:hAnsi="宋体" w:eastAsia="宋体" w:cs="宋体"/>
                <w:kern w:val="0"/>
                <w:szCs w:val="21"/>
              </w:rPr>
              <w:t>技能</w:t>
            </w:r>
            <w:r>
              <w:rPr>
                <w:rFonts w:ascii="宋体" w:hAnsi="宋体" w:eastAsia="宋体" w:cs="宋体"/>
                <w:kern w:val="0"/>
                <w:szCs w:val="21"/>
              </w:rPr>
              <w:t xml:space="preserve">培训、文化体育等服务于一体的综合服务平台，形成可复制、可推广的服务模式，提升光明区残疾人服务水平，增强残疾人的获得感、幸福感和安全感。服务需符合相关行业标准和规范，达到采购单位的考核要求。 </w:t>
            </w:r>
          </w:p>
        </w:tc>
        <w:tc>
          <w:tcPr>
            <w:tcW w:w="796" w:type="dxa"/>
            <w:vAlign w:val="center"/>
          </w:tcPr>
          <w:p w14:paraId="5AB96C2F">
            <w:pPr>
              <w:rPr>
                <w:rFonts w:ascii="宋体" w:hAnsi="宋体" w:eastAsia="宋体"/>
                <w:b/>
                <w:color w:val="FF0000"/>
                <w:sz w:val="24"/>
              </w:rPr>
            </w:pPr>
          </w:p>
        </w:tc>
      </w:tr>
      <w:tr w14:paraId="7FBF6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665" w:type="dxa"/>
            <w:vMerge w:val="continue"/>
            <w:vAlign w:val="center"/>
          </w:tcPr>
          <w:p w14:paraId="1C0066BF">
            <w:pPr>
              <w:jc w:val="center"/>
              <w:rPr>
                <w:rFonts w:ascii="宋体" w:hAnsi="宋体" w:eastAsia="宋体" w:cs="宋体"/>
                <w:b/>
                <w:kern w:val="0"/>
                <w:sz w:val="28"/>
                <w:szCs w:val="28"/>
              </w:rPr>
            </w:pPr>
          </w:p>
        </w:tc>
        <w:tc>
          <w:tcPr>
            <w:tcW w:w="709" w:type="dxa"/>
            <w:vAlign w:val="center"/>
          </w:tcPr>
          <w:p w14:paraId="56727EFC">
            <w:pPr>
              <w:rPr>
                <w:rFonts w:ascii="宋体" w:hAnsi="宋体" w:eastAsia="宋体"/>
                <w:b/>
                <w:sz w:val="24"/>
              </w:rPr>
            </w:pPr>
            <w:r>
              <w:rPr>
                <w:rFonts w:hint="eastAsia" w:ascii="宋体" w:hAnsi="宋体" w:eastAsia="宋体"/>
                <w:b/>
                <w:sz w:val="24"/>
              </w:rPr>
              <w:t>8</w:t>
            </w:r>
          </w:p>
        </w:tc>
        <w:tc>
          <w:tcPr>
            <w:tcW w:w="1559" w:type="dxa"/>
            <w:gridSpan w:val="2"/>
            <w:vAlign w:val="center"/>
          </w:tcPr>
          <w:p w14:paraId="017E5BF9">
            <w:pPr>
              <w:rPr>
                <w:rFonts w:ascii="宋体" w:hAnsi="宋体" w:eastAsia="宋体"/>
                <w:b/>
                <w:sz w:val="24"/>
              </w:rPr>
            </w:pPr>
            <w:r>
              <w:rPr>
                <w:rFonts w:hint="eastAsia" w:ascii="宋体" w:hAnsi="宋体" w:eastAsia="宋体" w:cs="宋体"/>
                <w:kern w:val="0"/>
                <w:szCs w:val="21"/>
              </w:rPr>
              <w:t>其他要求</w:t>
            </w:r>
          </w:p>
        </w:tc>
        <w:tc>
          <w:tcPr>
            <w:tcW w:w="5026" w:type="dxa"/>
            <w:gridSpan w:val="7"/>
            <w:vAlign w:val="center"/>
          </w:tcPr>
          <w:p w14:paraId="679B0B70">
            <w:pPr>
              <w:rPr>
                <w:rFonts w:ascii="宋体" w:hAnsi="宋体" w:eastAsia="宋体" w:cs="宋体"/>
                <w:kern w:val="0"/>
                <w:szCs w:val="21"/>
              </w:rPr>
            </w:pPr>
            <w:r>
              <w:rPr>
                <w:rFonts w:hint="eastAsia" w:ascii="宋体" w:hAnsi="宋体" w:eastAsia="宋体" w:cs="宋体"/>
                <w:kern w:val="0"/>
                <w:szCs w:val="21"/>
              </w:rPr>
              <w:t>1.</w:t>
            </w:r>
            <w:r>
              <w:rPr>
                <w:rFonts w:ascii="宋体" w:hAnsi="宋体" w:eastAsia="宋体" w:cs="宋体"/>
                <w:kern w:val="0"/>
                <w:szCs w:val="21"/>
              </w:rPr>
              <w:t>中标人不得将本项目</w:t>
            </w:r>
            <w:r>
              <w:rPr>
                <w:rFonts w:hint="eastAsia" w:ascii="宋体" w:hAnsi="宋体" w:eastAsia="宋体" w:cs="宋体"/>
                <w:kern w:val="0"/>
                <w:szCs w:val="21"/>
              </w:rPr>
              <w:t>转</w:t>
            </w:r>
            <w:r>
              <w:rPr>
                <w:rFonts w:ascii="宋体" w:hAnsi="宋体" w:eastAsia="宋体" w:cs="宋体"/>
                <w:kern w:val="0"/>
                <w:szCs w:val="21"/>
              </w:rPr>
              <w:t>包给其他单位，若因中标人专项资质原因确需将项目分包给其他具有相应资质单位，必须事先征得采购单位同意。</w:t>
            </w:r>
          </w:p>
          <w:p w14:paraId="4212B96E">
            <w:pPr>
              <w:rPr>
                <w:rFonts w:ascii="宋体" w:hAnsi="宋体" w:eastAsia="宋体" w:cs="宋体"/>
                <w:kern w:val="0"/>
                <w:szCs w:val="21"/>
              </w:rPr>
            </w:pPr>
            <w:r>
              <w:rPr>
                <w:rFonts w:hint="eastAsia" w:ascii="宋体" w:hAnsi="宋体" w:eastAsia="宋体" w:cs="宋体"/>
                <w:kern w:val="0"/>
                <w:szCs w:val="21"/>
              </w:rPr>
              <w:t>2.</w:t>
            </w:r>
            <w:r>
              <w:rPr>
                <w:rFonts w:ascii="宋体" w:hAnsi="宋体" w:eastAsia="宋体" w:cs="宋体"/>
                <w:kern w:val="0"/>
                <w:szCs w:val="21"/>
              </w:rPr>
              <w:t>中标单位在服务区域内的人员及财产的意外伤害或损失，均由中标单位负责并承担相应责任。</w:t>
            </w:r>
          </w:p>
          <w:p w14:paraId="63608BEC">
            <w:pPr>
              <w:rPr>
                <w:rFonts w:ascii="宋体" w:hAnsi="宋体" w:eastAsia="宋体" w:cs="宋体"/>
                <w:kern w:val="0"/>
                <w:szCs w:val="21"/>
              </w:rPr>
            </w:pPr>
            <w:r>
              <w:rPr>
                <w:rFonts w:hint="eastAsia" w:ascii="宋体" w:hAnsi="宋体" w:eastAsia="宋体" w:cs="宋体"/>
                <w:kern w:val="0"/>
                <w:szCs w:val="21"/>
              </w:rPr>
              <w:t>3.</w:t>
            </w:r>
            <w:r>
              <w:rPr>
                <w:rFonts w:ascii="宋体" w:hAnsi="宋体" w:eastAsia="宋体" w:cs="宋体"/>
                <w:kern w:val="0"/>
                <w:szCs w:val="21"/>
              </w:rPr>
              <w:t>投标报价应包含全部服务项目所需的人员工资、社保、培训、</w:t>
            </w:r>
            <w:r>
              <w:rPr>
                <w:rFonts w:hint="eastAsia" w:ascii="宋体" w:hAnsi="宋体" w:eastAsia="宋体" w:cs="宋体"/>
                <w:kern w:val="0"/>
                <w:szCs w:val="21"/>
              </w:rPr>
              <w:t>指标活动经费、</w:t>
            </w:r>
            <w:r>
              <w:rPr>
                <w:rFonts w:ascii="宋体" w:hAnsi="宋体" w:eastAsia="宋体" w:cs="宋体"/>
                <w:kern w:val="0"/>
                <w:szCs w:val="21"/>
              </w:rPr>
              <w:t>办公经费与宣传推广、税费等本项目涉及的一切费用。</w:t>
            </w:r>
          </w:p>
          <w:p w14:paraId="09E4CA35">
            <w:pPr>
              <w:rPr>
                <w:rFonts w:ascii="宋体" w:hAnsi="宋体" w:eastAsia="宋体" w:cs="宋体"/>
                <w:kern w:val="0"/>
                <w:szCs w:val="21"/>
              </w:rPr>
            </w:pPr>
            <w:r>
              <w:rPr>
                <w:rFonts w:hint="eastAsia" w:ascii="宋体" w:hAnsi="宋体" w:eastAsia="宋体" w:cs="宋体"/>
                <w:kern w:val="0"/>
                <w:szCs w:val="21"/>
              </w:rPr>
              <w:t>4.</w:t>
            </w:r>
            <w:r>
              <w:rPr>
                <w:rFonts w:ascii="宋体" w:hAnsi="宋体" w:eastAsia="宋体" w:cs="宋体"/>
                <w:kern w:val="0"/>
                <w:szCs w:val="21"/>
              </w:rPr>
              <w:t>中标人应建立健全服务质量保障体系，定期向采购单位提交服务报表及服务对象满意度调查表。</w:t>
            </w:r>
          </w:p>
          <w:p w14:paraId="292E1531">
            <w:pPr>
              <w:rPr>
                <w:rFonts w:ascii="宋体" w:hAnsi="宋体" w:eastAsia="宋体" w:cs="宋体"/>
                <w:kern w:val="0"/>
                <w:szCs w:val="21"/>
              </w:rPr>
            </w:pPr>
            <w:r>
              <w:rPr>
                <w:rFonts w:hint="eastAsia" w:ascii="宋体" w:hAnsi="宋体" w:eastAsia="宋体" w:cs="宋体"/>
                <w:kern w:val="0"/>
                <w:szCs w:val="21"/>
              </w:rPr>
              <w:t>5.</w:t>
            </w:r>
            <w:r>
              <w:rPr>
                <w:rFonts w:ascii="宋体" w:hAnsi="宋体" w:eastAsia="宋体" w:cs="宋体"/>
                <w:kern w:val="0"/>
                <w:szCs w:val="21"/>
              </w:rPr>
              <w:t>遵守职业道德，保护服务对象隐私</w:t>
            </w:r>
            <w:r>
              <w:rPr>
                <w:rFonts w:hint="eastAsia" w:ascii="宋体" w:hAnsi="宋体" w:eastAsia="宋体" w:cs="宋体"/>
                <w:kern w:val="0"/>
                <w:szCs w:val="21"/>
              </w:rPr>
              <w:t>。</w:t>
            </w:r>
          </w:p>
          <w:p w14:paraId="67EFCCA5">
            <w:pPr>
              <w:rPr>
                <w:rFonts w:ascii="宋体" w:hAnsi="宋体" w:eastAsia="宋体" w:cs="宋体"/>
                <w:kern w:val="0"/>
                <w:szCs w:val="21"/>
              </w:rPr>
            </w:pPr>
            <w:r>
              <w:rPr>
                <w:rFonts w:hint="eastAsia" w:ascii="宋体" w:hAnsi="宋体" w:eastAsia="宋体" w:cs="宋体"/>
                <w:kern w:val="0"/>
                <w:szCs w:val="21"/>
              </w:rPr>
              <w:t>6.</w:t>
            </w:r>
            <w:r>
              <w:rPr>
                <w:rFonts w:ascii="宋体" w:hAnsi="宋体" w:eastAsia="宋体" w:cs="宋体"/>
                <w:kern w:val="0"/>
                <w:szCs w:val="21"/>
              </w:rPr>
              <w:t xml:space="preserve">应坚持公益性、非营利性原则，不以盈利为目的。 </w:t>
            </w:r>
          </w:p>
          <w:p w14:paraId="758AB998">
            <w:pPr>
              <w:rPr>
                <w:rFonts w:ascii="宋体" w:hAnsi="宋体" w:eastAsia="宋体"/>
                <w:b/>
                <w:sz w:val="24"/>
              </w:rPr>
            </w:pPr>
            <w:r>
              <w:rPr>
                <w:rFonts w:hint="eastAsia" w:ascii="宋体" w:hAnsi="宋体" w:eastAsia="宋体"/>
                <w:b/>
                <w:sz w:val="24"/>
              </w:rPr>
              <w:t>如：工作措施、工作方法、工作手段、工作流程、质量保障措施、项目重点难点分析、应对措施及相关的合理化建议、管理制度等。</w:t>
            </w:r>
          </w:p>
        </w:tc>
        <w:tc>
          <w:tcPr>
            <w:tcW w:w="796" w:type="dxa"/>
            <w:vAlign w:val="center"/>
          </w:tcPr>
          <w:p w14:paraId="65FEEC62">
            <w:pPr>
              <w:rPr>
                <w:rFonts w:ascii="宋体" w:hAnsi="宋体" w:eastAsia="宋体"/>
                <w:b/>
                <w:color w:val="FF0000"/>
                <w:sz w:val="24"/>
              </w:rPr>
            </w:pPr>
          </w:p>
        </w:tc>
      </w:tr>
      <w:tr w14:paraId="01F70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665" w:type="dxa"/>
            <w:vMerge w:val="continue"/>
            <w:vAlign w:val="center"/>
          </w:tcPr>
          <w:p w14:paraId="6D1ED4F0">
            <w:pPr>
              <w:jc w:val="center"/>
              <w:rPr>
                <w:rFonts w:ascii="宋体" w:hAnsi="宋体" w:eastAsia="宋体" w:cs="宋体"/>
                <w:b/>
                <w:kern w:val="0"/>
                <w:sz w:val="28"/>
                <w:szCs w:val="28"/>
              </w:rPr>
            </w:pPr>
          </w:p>
        </w:tc>
        <w:tc>
          <w:tcPr>
            <w:tcW w:w="709" w:type="dxa"/>
            <w:vMerge w:val="restart"/>
            <w:vAlign w:val="center"/>
          </w:tcPr>
          <w:p w14:paraId="52DBE835">
            <w:pPr>
              <w:rPr>
                <w:rFonts w:ascii="宋体" w:hAnsi="宋体" w:eastAsia="宋体"/>
                <w:b/>
                <w:sz w:val="24"/>
              </w:rPr>
            </w:pPr>
            <w:r>
              <w:rPr>
                <w:rFonts w:hint="eastAsia" w:ascii="宋体" w:hAnsi="宋体" w:eastAsia="宋体"/>
                <w:b/>
                <w:sz w:val="24"/>
              </w:rPr>
              <w:t>9</w:t>
            </w:r>
          </w:p>
        </w:tc>
        <w:tc>
          <w:tcPr>
            <w:tcW w:w="1559" w:type="dxa"/>
            <w:gridSpan w:val="2"/>
            <w:vMerge w:val="restart"/>
            <w:vAlign w:val="center"/>
          </w:tcPr>
          <w:p w14:paraId="59681E2E">
            <w:pPr>
              <w:rPr>
                <w:rFonts w:ascii="宋体" w:hAnsi="宋体" w:eastAsia="宋体"/>
                <w:b/>
                <w:sz w:val="24"/>
              </w:rPr>
            </w:pPr>
            <w:r>
              <w:rPr>
                <w:rFonts w:hint="eastAsia" w:ascii="宋体" w:hAnsi="宋体" w:eastAsia="宋体"/>
                <w:b/>
                <w:sz w:val="24"/>
              </w:rPr>
              <w:t>技术资料</w:t>
            </w:r>
          </w:p>
        </w:tc>
        <w:tc>
          <w:tcPr>
            <w:tcW w:w="1276" w:type="dxa"/>
            <w:gridSpan w:val="3"/>
            <w:vAlign w:val="center"/>
          </w:tcPr>
          <w:p w14:paraId="0A5ABE41">
            <w:pPr>
              <w:rPr>
                <w:rFonts w:ascii="宋体" w:hAnsi="宋体" w:eastAsia="宋体"/>
                <w:b/>
                <w:sz w:val="24"/>
              </w:rPr>
            </w:pPr>
            <w:r>
              <w:rPr>
                <w:rFonts w:hint="eastAsia" w:ascii="宋体" w:hAnsi="宋体" w:eastAsia="宋体"/>
                <w:b/>
                <w:sz w:val="24"/>
              </w:rPr>
              <w:t>标准描述</w:t>
            </w:r>
          </w:p>
        </w:tc>
        <w:tc>
          <w:tcPr>
            <w:tcW w:w="3750" w:type="dxa"/>
            <w:gridSpan w:val="4"/>
            <w:vAlign w:val="center"/>
          </w:tcPr>
          <w:p w14:paraId="56417A89">
            <w:pPr>
              <w:rPr>
                <w:rFonts w:ascii="宋体" w:hAnsi="宋体" w:eastAsia="宋体"/>
                <w:b/>
                <w:sz w:val="24"/>
              </w:rPr>
            </w:pPr>
            <w:r>
              <w:rPr>
                <w:rFonts w:hint="eastAsia" w:ascii="宋体" w:hAnsi="宋体" w:eastAsia="宋体"/>
                <w:bCs/>
                <w:szCs w:val="21"/>
              </w:rPr>
              <w:t>本项目所必须的技术资料，由供应商自行说明。</w:t>
            </w:r>
          </w:p>
        </w:tc>
        <w:tc>
          <w:tcPr>
            <w:tcW w:w="796" w:type="dxa"/>
            <w:vAlign w:val="center"/>
          </w:tcPr>
          <w:p w14:paraId="2906B914">
            <w:pPr>
              <w:rPr>
                <w:rFonts w:ascii="宋体" w:hAnsi="宋体" w:eastAsia="宋体"/>
                <w:b/>
                <w:color w:val="FF0000"/>
                <w:sz w:val="24"/>
              </w:rPr>
            </w:pPr>
          </w:p>
        </w:tc>
      </w:tr>
      <w:tr w14:paraId="660C3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45" w:hRule="atLeast"/>
          <w:jc w:val="center"/>
        </w:trPr>
        <w:tc>
          <w:tcPr>
            <w:tcW w:w="665" w:type="dxa"/>
            <w:vMerge w:val="continue"/>
            <w:vAlign w:val="center"/>
          </w:tcPr>
          <w:p w14:paraId="7E29F060">
            <w:pPr>
              <w:jc w:val="center"/>
              <w:rPr>
                <w:rFonts w:ascii="宋体" w:hAnsi="宋体" w:eastAsia="宋体" w:cs="宋体"/>
                <w:b/>
                <w:kern w:val="0"/>
                <w:sz w:val="28"/>
                <w:szCs w:val="28"/>
              </w:rPr>
            </w:pPr>
          </w:p>
        </w:tc>
        <w:tc>
          <w:tcPr>
            <w:tcW w:w="709" w:type="dxa"/>
            <w:vMerge w:val="continue"/>
            <w:vAlign w:val="center"/>
          </w:tcPr>
          <w:p w14:paraId="29F77C74">
            <w:pPr>
              <w:rPr>
                <w:rFonts w:ascii="宋体" w:hAnsi="宋体" w:eastAsia="宋体"/>
                <w:b/>
                <w:sz w:val="24"/>
              </w:rPr>
            </w:pPr>
          </w:p>
        </w:tc>
        <w:tc>
          <w:tcPr>
            <w:tcW w:w="1559" w:type="dxa"/>
            <w:gridSpan w:val="2"/>
            <w:vMerge w:val="continue"/>
            <w:vAlign w:val="center"/>
          </w:tcPr>
          <w:p w14:paraId="166E3600">
            <w:pPr>
              <w:rPr>
                <w:rFonts w:ascii="宋体" w:hAnsi="宋体" w:eastAsia="宋体"/>
                <w:b/>
                <w:sz w:val="24"/>
              </w:rPr>
            </w:pPr>
          </w:p>
        </w:tc>
        <w:tc>
          <w:tcPr>
            <w:tcW w:w="495" w:type="dxa"/>
            <w:gridSpan w:val="2"/>
            <w:vAlign w:val="center"/>
          </w:tcPr>
          <w:p w14:paraId="1D1A58E5">
            <w:pPr>
              <w:rPr>
                <w:rFonts w:ascii="宋体" w:hAnsi="宋体" w:eastAsia="宋体"/>
                <w:b/>
                <w:sz w:val="24"/>
              </w:rPr>
            </w:pPr>
            <w:r>
              <w:rPr>
                <w:rFonts w:hint="eastAsia" w:ascii="宋体" w:hAnsi="宋体" w:eastAsia="宋体"/>
                <w:b/>
                <w:sz w:val="24"/>
              </w:rPr>
              <w:t>特别要求</w:t>
            </w:r>
          </w:p>
        </w:tc>
        <w:tc>
          <w:tcPr>
            <w:tcW w:w="781" w:type="dxa"/>
            <w:vAlign w:val="center"/>
          </w:tcPr>
          <w:p w14:paraId="16D11A31">
            <w:pPr>
              <w:jc w:val="left"/>
              <w:rPr>
                <w:rFonts w:ascii="宋体" w:hAnsi="宋体" w:eastAsia="宋体"/>
                <w:b/>
                <w:sz w:val="24"/>
              </w:rPr>
            </w:pPr>
            <w:r>
              <w:rPr>
                <w:rFonts w:hint="eastAsia" w:ascii="宋体" w:hAnsi="宋体" w:eastAsia="宋体"/>
                <w:bCs/>
                <w:szCs w:val="21"/>
              </w:rPr>
              <w:t>□无□有</w:t>
            </w:r>
          </w:p>
        </w:tc>
        <w:tc>
          <w:tcPr>
            <w:tcW w:w="3750" w:type="dxa"/>
            <w:gridSpan w:val="4"/>
            <w:vAlign w:val="center"/>
          </w:tcPr>
          <w:p w14:paraId="6EE68AD6">
            <w:pPr>
              <w:rPr>
                <w:rFonts w:ascii="宋体" w:hAnsi="宋体" w:eastAsia="宋体"/>
                <w:b/>
                <w:sz w:val="24"/>
              </w:rPr>
            </w:pPr>
            <w:r>
              <w:rPr>
                <w:rFonts w:hint="eastAsia" w:ascii="宋体" w:hAnsi="宋体" w:eastAsia="宋体" w:cs="宋体"/>
                <w:b/>
                <w:kern w:val="0"/>
                <w:szCs w:val="21"/>
                <w:u w:val="single"/>
              </w:rPr>
              <w:t>指引：</w:t>
            </w:r>
            <w:r>
              <w:rPr>
                <w:rFonts w:hint="eastAsia" w:ascii="宋体" w:hAnsi="宋体" w:eastAsia="宋体" w:cs="宋体"/>
                <w:b/>
                <w:kern w:val="0"/>
                <w:szCs w:val="21"/>
              </w:rPr>
              <w:t>采购单位如有特别要求可更改技术资料要求的描述，否则采用标准描述。</w:t>
            </w:r>
          </w:p>
        </w:tc>
        <w:tc>
          <w:tcPr>
            <w:tcW w:w="796" w:type="dxa"/>
            <w:vAlign w:val="center"/>
          </w:tcPr>
          <w:p w14:paraId="1D69270F">
            <w:pPr>
              <w:rPr>
                <w:rFonts w:ascii="宋体" w:hAnsi="宋体" w:eastAsia="宋体"/>
                <w:b/>
                <w:color w:val="FF0000"/>
                <w:sz w:val="24"/>
              </w:rPr>
            </w:pPr>
          </w:p>
        </w:tc>
      </w:tr>
      <w:tr w14:paraId="2D99B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4" w:hRule="atLeast"/>
          <w:jc w:val="center"/>
        </w:trPr>
        <w:tc>
          <w:tcPr>
            <w:tcW w:w="665" w:type="dxa"/>
            <w:vMerge w:val="continue"/>
            <w:vAlign w:val="center"/>
          </w:tcPr>
          <w:p w14:paraId="7D09BA8E">
            <w:pPr>
              <w:jc w:val="center"/>
              <w:rPr>
                <w:rFonts w:ascii="宋体" w:hAnsi="宋体" w:eastAsia="宋体" w:cs="宋体"/>
                <w:b/>
                <w:kern w:val="0"/>
                <w:sz w:val="28"/>
                <w:szCs w:val="28"/>
              </w:rPr>
            </w:pPr>
          </w:p>
        </w:tc>
        <w:tc>
          <w:tcPr>
            <w:tcW w:w="8090" w:type="dxa"/>
            <w:gridSpan w:val="11"/>
            <w:vAlign w:val="center"/>
          </w:tcPr>
          <w:p w14:paraId="7946D657">
            <w:pPr>
              <w:rPr>
                <w:rFonts w:ascii="宋体" w:hAnsi="宋体" w:eastAsia="宋体"/>
                <w:b/>
                <w:color w:val="FF0000"/>
                <w:sz w:val="24"/>
              </w:rPr>
            </w:pPr>
          </w:p>
        </w:tc>
      </w:tr>
      <w:tr w14:paraId="167C4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665" w:type="dxa"/>
            <w:vAlign w:val="center"/>
          </w:tcPr>
          <w:p w14:paraId="7C518772">
            <w:pPr>
              <w:jc w:val="center"/>
              <w:rPr>
                <w:rFonts w:ascii="宋体" w:hAnsi="宋体" w:eastAsia="宋体" w:cs="宋体"/>
                <w:b/>
                <w:kern w:val="0"/>
                <w:sz w:val="28"/>
                <w:szCs w:val="28"/>
              </w:rPr>
            </w:pPr>
            <w:r>
              <w:rPr>
                <w:rFonts w:hint="eastAsia" w:ascii="宋体" w:hAnsi="宋体" w:eastAsia="宋体" w:cs="宋体"/>
                <w:b/>
                <w:kern w:val="0"/>
                <w:sz w:val="28"/>
                <w:szCs w:val="28"/>
              </w:rPr>
              <w:t>商务</w:t>
            </w:r>
          </w:p>
          <w:p w14:paraId="5EC62CFA">
            <w:pPr>
              <w:jc w:val="center"/>
              <w:rPr>
                <w:rFonts w:ascii="宋体" w:hAnsi="宋体" w:eastAsia="宋体" w:cs="宋体"/>
                <w:b/>
                <w:kern w:val="0"/>
                <w:sz w:val="28"/>
                <w:szCs w:val="28"/>
              </w:rPr>
            </w:pPr>
            <w:r>
              <w:rPr>
                <w:rFonts w:hint="eastAsia" w:ascii="宋体" w:hAnsi="宋体" w:eastAsia="宋体" w:cs="宋体"/>
                <w:b/>
                <w:kern w:val="0"/>
                <w:sz w:val="28"/>
                <w:szCs w:val="28"/>
              </w:rPr>
              <w:t>内容</w:t>
            </w:r>
          </w:p>
        </w:tc>
        <w:tc>
          <w:tcPr>
            <w:tcW w:w="8090" w:type="dxa"/>
            <w:gridSpan w:val="11"/>
            <w:vAlign w:val="center"/>
          </w:tcPr>
          <w:p w14:paraId="73B869BB">
            <w:pPr>
              <w:outlineLvl w:val="0"/>
              <w:rPr>
                <w:rFonts w:ascii="宋体" w:hAnsi="宋体" w:eastAsia="宋体" w:cs="宋体"/>
                <w:b/>
                <w:kern w:val="0"/>
                <w:szCs w:val="21"/>
              </w:rPr>
            </w:pPr>
            <w:r>
              <w:rPr>
                <w:rFonts w:hint="eastAsia" w:ascii="宋体" w:hAnsi="宋体" w:eastAsia="宋体" w:cs="宋体"/>
                <w:b/>
                <w:kern w:val="0"/>
                <w:szCs w:val="21"/>
              </w:rPr>
              <w:t>1.报价要求</w:t>
            </w:r>
            <w:r>
              <w:rPr>
                <w:rFonts w:hint="eastAsia" w:ascii="宋体" w:hAnsi="宋体" w:eastAsia="宋体" w:cs="宋体"/>
                <w:b/>
                <w:kern w:val="0"/>
                <w:szCs w:val="21"/>
              </w:rPr>
              <w:tab/>
            </w:r>
          </w:p>
          <w:p w14:paraId="04BD0EE4">
            <w:pPr>
              <w:outlineLvl w:val="0"/>
              <w:rPr>
                <w:rFonts w:ascii="宋体" w:hAnsi="宋体" w:eastAsia="宋体" w:cs="宋体"/>
                <w:bCs/>
                <w:kern w:val="0"/>
                <w:szCs w:val="21"/>
              </w:rPr>
            </w:pPr>
            <w:r>
              <w:rPr>
                <w:rFonts w:ascii="Segoe UI Emoji" w:hAnsi="Segoe UI Emoji" w:eastAsia="宋体" w:cs="Segoe UI Emoji"/>
                <w:szCs w:val="21"/>
              </w:rPr>
              <w:t>☑</w:t>
            </w:r>
            <w:r>
              <w:rPr>
                <w:rFonts w:hint="eastAsia" w:ascii="宋体" w:hAnsi="宋体" w:eastAsia="宋体" w:cs="宋体"/>
                <w:b/>
                <w:kern w:val="0"/>
                <w:szCs w:val="21"/>
              </w:rPr>
              <w:t>标准：</w:t>
            </w:r>
            <w:r>
              <w:rPr>
                <w:rFonts w:hint="eastAsia" w:ascii="宋体" w:hAnsi="宋体" w:eastAsia="宋体" w:cs="宋体"/>
                <w:bCs/>
                <w:kern w:val="0"/>
                <w:szCs w:val="21"/>
              </w:rPr>
              <w:t>投标总价（人民币）须是完成该项目的一切费用总和；</w:t>
            </w:r>
          </w:p>
          <w:p w14:paraId="63F1004A">
            <w:pPr>
              <w:outlineLvl w:val="0"/>
              <w:rPr>
                <w:rFonts w:ascii="宋体" w:hAnsi="宋体" w:eastAsia="宋体" w:cs="宋体"/>
                <w:b/>
                <w:kern w:val="0"/>
                <w:szCs w:val="21"/>
              </w:rPr>
            </w:pPr>
            <w:r>
              <w:rPr>
                <w:rFonts w:hint="eastAsia" w:ascii="宋体" w:hAnsi="宋体" w:eastAsia="宋体" w:cs="宋体"/>
                <w:b/>
                <w:kern w:val="0"/>
                <w:szCs w:val="21"/>
              </w:rPr>
              <w:t>□自定：</w:t>
            </w:r>
          </w:p>
          <w:p w14:paraId="2FA51151">
            <w:pPr>
              <w:outlineLvl w:val="0"/>
              <w:rPr>
                <w:rFonts w:ascii="宋体" w:hAnsi="宋体" w:eastAsia="宋体" w:cs="宋体"/>
                <w:kern w:val="0"/>
                <w:szCs w:val="21"/>
              </w:rPr>
            </w:pPr>
            <w:r>
              <w:rPr>
                <w:rFonts w:hint="eastAsia" w:ascii="宋体" w:hAnsi="宋体" w:eastAsia="宋体" w:cs="宋体"/>
                <w:b/>
                <w:kern w:val="0"/>
                <w:szCs w:val="21"/>
              </w:rPr>
              <w:t>指引：</w:t>
            </w:r>
            <w:r>
              <w:rPr>
                <w:rFonts w:hint="eastAsia" w:ascii="宋体" w:hAnsi="宋体" w:eastAsia="宋体" w:cs="宋体"/>
                <w:kern w:val="0"/>
                <w:szCs w:val="21"/>
              </w:rPr>
              <w:t>采购单位如有特殊要求可更改报价要求的标准描述，否则采用标准描述。</w:t>
            </w:r>
          </w:p>
          <w:p w14:paraId="6A96229F">
            <w:pPr>
              <w:outlineLvl w:val="0"/>
              <w:rPr>
                <w:rFonts w:ascii="宋体" w:hAnsi="宋体" w:eastAsia="宋体" w:cs="宋体"/>
                <w:b/>
                <w:kern w:val="0"/>
                <w:szCs w:val="21"/>
              </w:rPr>
            </w:pPr>
          </w:p>
          <w:p w14:paraId="1CBB1192">
            <w:pPr>
              <w:outlineLvl w:val="0"/>
              <w:rPr>
                <w:rFonts w:ascii="宋体" w:hAnsi="宋体" w:eastAsia="宋体" w:cs="宋体"/>
                <w:b/>
                <w:kern w:val="0"/>
                <w:szCs w:val="21"/>
              </w:rPr>
            </w:pPr>
            <w:r>
              <w:rPr>
                <w:rFonts w:hint="eastAsia" w:ascii="宋体" w:hAnsi="宋体" w:eastAsia="宋体" w:cs="宋体"/>
                <w:b/>
                <w:kern w:val="0"/>
                <w:szCs w:val="21"/>
              </w:rPr>
              <w:t>2.付款方式：</w:t>
            </w:r>
            <w:r>
              <w:rPr>
                <w:rFonts w:hint="eastAsia" w:ascii="宋体" w:hAnsi="宋体" w:eastAsia="宋体" w:cs="宋体"/>
                <w:bCs/>
                <w:kern w:val="0"/>
                <w:szCs w:val="21"/>
              </w:rPr>
              <w:t>采购方按年度付款，分三期拨付，第一期：合同签订之日起一个月内支付合同总额的50%；第二期：在合同签订之日起六个月后支付合同总额的30%；第三期：在合同验收合格之后，支付剩余的20%。收到</w:t>
            </w:r>
            <w:r>
              <w:rPr>
                <w:rFonts w:hint="eastAsia" w:ascii="宋体" w:hAnsi="宋体" w:eastAsia="宋体"/>
                <w:szCs w:val="21"/>
              </w:rPr>
              <w:t>中标单位完税发票10个工作日内，采购单位办理相关付款手续。</w:t>
            </w:r>
          </w:p>
          <w:p w14:paraId="4F9DBF6B">
            <w:pPr>
              <w:outlineLvl w:val="0"/>
              <w:rPr>
                <w:rFonts w:ascii="宋体" w:hAnsi="宋体" w:eastAsia="宋体" w:cs="宋体"/>
                <w:b/>
                <w:kern w:val="0"/>
                <w:szCs w:val="21"/>
              </w:rPr>
            </w:pPr>
            <w:r>
              <w:rPr>
                <w:rFonts w:hint="eastAsia" w:ascii="宋体" w:hAnsi="宋体" w:eastAsia="宋体" w:cs="宋体"/>
                <w:b/>
                <w:kern w:val="0"/>
                <w:szCs w:val="21"/>
              </w:rPr>
              <w:t>3.违约金：违约金为占中标价的</w:t>
            </w:r>
            <w:r>
              <w:rPr>
                <w:rFonts w:hint="eastAsia" w:ascii="宋体" w:hAnsi="宋体" w:eastAsia="宋体" w:cs="宋体"/>
                <w:b/>
                <w:kern w:val="0"/>
                <w:szCs w:val="21"/>
                <w:u w:val="single"/>
              </w:rPr>
              <w:t>10%</w:t>
            </w:r>
            <w:r>
              <w:rPr>
                <w:rFonts w:hint="eastAsia" w:ascii="宋体" w:hAnsi="宋体" w:eastAsia="宋体" w:cs="宋体"/>
                <w:b/>
                <w:kern w:val="0"/>
                <w:szCs w:val="21"/>
              </w:rPr>
              <w:t>。</w:t>
            </w:r>
          </w:p>
          <w:p w14:paraId="71C53A3E">
            <w:pPr>
              <w:outlineLvl w:val="0"/>
              <w:rPr>
                <w:rFonts w:ascii="宋体" w:hAnsi="宋体" w:eastAsia="宋体" w:cs="宋体"/>
                <w:b/>
                <w:kern w:val="0"/>
                <w:szCs w:val="21"/>
              </w:rPr>
            </w:pPr>
          </w:p>
          <w:p w14:paraId="36585C94">
            <w:pPr>
              <w:outlineLvl w:val="0"/>
              <w:rPr>
                <w:rFonts w:ascii="宋体" w:hAnsi="宋体" w:eastAsia="宋体" w:cs="宋体"/>
                <w:b/>
                <w:kern w:val="0"/>
                <w:szCs w:val="21"/>
              </w:rPr>
            </w:pPr>
            <w:r>
              <w:rPr>
                <w:rFonts w:hint="eastAsia" w:ascii="宋体" w:hAnsi="宋体" w:eastAsia="宋体" w:cs="宋体"/>
                <w:b/>
                <w:kern w:val="0"/>
                <w:szCs w:val="21"/>
              </w:rPr>
              <w:t>4.违约责任：</w:t>
            </w:r>
          </w:p>
          <w:p w14:paraId="76E45D93">
            <w:pPr>
              <w:ind w:firstLine="420" w:firstLineChars="200"/>
              <w:outlineLvl w:val="0"/>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采购单位因政策原因或其他原因依法提前解除合同，根据中标供应商实际工作量支付中标供应商服务费用，若采购单位依法提出解除合同时，中标供应商未开始提供服务的，采购单位不支付任何费用，同时采购单位不承担任何责任。 　　</w:t>
            </w:r>
          </w:p>
          <w:p w14:paraId="31E6B901">
            <w:pPr>
              <w:ind w:firstLine="420" w:firstLineChars="200"/>
              <w:outlineLvl w:val="0"/>
              <w:rPr>
                <w:rFonts w:ascii="宋体" w:hAnsi="宋体" w:eastAsia="宋体" w:cs="宋体"/>
                <w:b/>
                <w:color w:val="FF0000"/>
                <w:kern w:val="0"/>
                <w:szCs w:val="21"/>
              </w:rPr>
            </w:pPr>
            <w:r>
              <w:rPr>
                <w:rFonts w:hint="eastAsia" w:ascii="宋体" w:hAnsi="宋体" w:eastAsia="宋体"/>
                <w:color w:val="000000" w:themeColor="text1"/>
                <w:szCs w:val="21"/>
                <w14:textFill>
                  <w14:solidFill>
                    <w14:schemeClr w14:val="tx1"/>
                  </w14:solidFill>
                </w14:textFill>
              </w:rPr>
              <w:t>2.中标供应商无故提前解除合同，应向采购单位支付合同价的10%的违约金，并退还未到期限的服务费。</w:t>
            </w:r>
          </w:p>
          <w:p w14:paraId="7B5424B7">
            <w:pPr>
              <w:ind w:firstLine="420" w:firstLineChars="200"/>
              <w:outlineLvl w:val="0"/>
              <w:rPr>
                <w:rFonts w:ascii="宋体" w:hAnsi="宋体" w:eastAsia="宋体"/>
                <w:color w:val="FF0000"/>
                <w:szCs w:val="21"/>
              </w:rPr>
            </w:pPr>
            <w:r>
              <w:rPr>
                <w:rFonts w:hint="eastAsia" w:ascii="宋体" w:hAnsi="宋体" w:eastAsia="宋体"/>
                <w:color w:val="FF0000"/>
                <w:szCs w:val="21"/>
              </w:rPr>
              <w:t xml:space="preserve"> </w:t>
            </w:r>
          </w:p>
          <w:p w14:paraId="66117A03">
            <w:pPr>
              <w:numPr>
                <w:ilvl w:val="0"/>
                <w:numId w:val="1"/>
              </w:numPr>
              <w:outlineLvl w:val="0"/>
              <w:rPr>
                <w:rFonts w:ascii="宋体" w:hAnsi="宋体" w:eastAsia="宋体" w:cs="宋体"/>
                <w:b/>
                <w:kern w:val="0"/>
                <w:szCs w:val="21"/>
              </w:rPr>
            </w:pPr>
            <w:r>
              <w:rPr>
                <w:rFonts w:hint="eastAsia" w:ascii="宋体" w:hAnsi="宋体" w:eastAsia="宋体" w:cs="宋体"/>
                <w:b/>
                <w:kern w:val="0"/>
                <w:szCs w:val="21"/>
              </w:rPr>
              <w:t>其他：</w:t>
            </w:r>
          </w:p>
          <w:p w14:paraId="4782B6E8">
            <w:pPr>
              <w:numPr>
                <w:ilvl w:val="0"/>
                <w:numId w:val="2"/>
              </w:numPr>
              <w:outlineLvl w:val="0"/>
              <w:rPr>
                <w:rFonts w:ascii="宋体" w:hAnsi="宋体" w:eastAsia="宋体"/>
                <w:szCs w:val="21"/>
              </w:rPr>
            </w:pPr>
            <w:r>
              <w:rPr>
                <w:rFonts w:hint="eastAsia" w:ascii="宋体" w:hAnsi="宋体" w:eastAsia="宋体"/>
                <w:szCs w:val="21"/>
              </w:rPr>
              <w:t>中标供应商因工作失误造成的扣款在合同余款中相应扣除。</w:t>
            </w:r>
          </w:p>
          <w:p w14:paraId="7CAFB8BF">
            <w:pPr>
              <w:numPr>
                <w:ilvl w:val="0"/>
                <w:numId w:val="2"/>
              </w:numPr>
              <w:outlineLvl w:val="0"/>
              <w:rPr>
                <w:rFonts w:ascii="宋体" w:hAnsi="宋体" w:eastAsia="宋体"/>
                <w:szCs w:val="21"/>
              </w:rPr>
            </w:pPr>
            <w:r>
              <w:rPr>
                <w:rFonts w:hint="eastAsia" w:ascii="宋体" w:hAnsi="宋体" w:eastAsia="宋体"/>
                <w:color w:val="000000"/>
              </w:rPr>
              <w:t xml:space="preserve">采购单位在适当时候对该项目运营管理进行考核评比，如考核不合格，则可依法终止合同。 </w:t>
            </w:r>
          </w:p>
          <w:p w14:paraId="7C4F68C0">
            <w:pPr>
              <w:numPr>
                <w:ilvl w:val="0"/>
                <w:numId w:val="2"/>
              </w:numPr>
              <w:outlineLvl w:val="0"/>
              <w:rPr>
                <w:rFonts w:ascii="宋体" w:hAnsi="宋体" w:eastAsia="宋体"/>
                <w:szCs w:val="21"/>
              </w:rPr>
            </w:pPr>
            <w:r>
              <w:rPr>
                <w:rFonts w:hint="eastAsia" w:ascii="宋体" w:hAnsi="宋体" w:eastAsia="宋体"/>
                <w:color w:val="000000"/>
              </w:rPr>
              <w:t xml:space="preserve">中标单位在管理服务区域内的人员及财产的意外伤害或损失，均有中标单位负责并承担相应责任。 </w:t>
            </w:r>
          </w:p>
          <w:p w14:paraId="0D728736">
            <w:pPr>
              <w:numPr>
                <w:ilvl w:val="0"/>
                <w:numId w:val="2"/>
              </w:numPr>
              <w:outlineLvl w:val="0"/>
              <w:rPr>
                <w:rFonts w:ascii="宋体" w:hAnsi="宋体" w:eastAsia="宋体"/>
                <w:color w:val="000000"/>
              </w:rPr>
            </w:pPr>
            <w:r>
              <w:rPr>
                <w:rFonts w:ascii="宋体" w:hAnsi="宋体" w:eastAsia="宋体"/>
                <w:color w:val="000000"/>
              </w:rPr>
              <w:t>投标报价应包含全部管理服务项目所需的行政福利费用（含作业/管理人员工资、节假日加班费、社保与意外保险、住房公积金、过节费、辞工辞退员工补偿金、高温补贴、员工培训费、办公经费、</w:t>
            </w:r>
            <w:r>
              <w:rPr>
                <w:rFonts w:hint="eastAsia" w:ascii="宋体" w:hAnsi="宋体" w:eastAsia="宋体"/>
                <w:color w:val="000000"/>
              </w:rPr>
              <w:t>服装</w:t>
            </w:r>
            <w:r>
              <w:rPr>
                <w:rFonts w:ascii="宋体" w:hAnsi="宋体" w:eastAsia="宋体"/>
                <w:color w:val="000000"/>
              </w:rPr>
              <w:t>费、员工食宿费等）、公众责任险与财产险、企业法定利润、财务费用、管理费用和税金等本项目涉及的一切费用。</w:t>
            </w:r>
          </w:p>
          <w:p w14:paraId="7DB9E706">
            <w:pPr>
              <w:numPr>
                <w:ilvl w:val="0"/>
                <w:numId w:val="2"/>
              </w:numPr>
              <w:outlineLvl w:val="0"/>
              <w:rPr>
                <w:rFonts w:ascii="宋体" w:hAnsi="宋体" w:eastAsia="宋体"/>
                <w:color w:val="000000"/>
              </w:rPr>
            </w:pPr>
            <w:r>
              <w:rPr>
                <w:rFonts w:hint="eastAsia" w:ascii="宋体" w:hAnsi="宋体" w:eastAsia="宋体"/>
                <w:color w:val="000000"/>
              </w:rPr>
              <w:t>园区内基础的设施设备维修费用由中标单位承担。</w:t>
            </w:r>
          </w:p>
          <w:p w14:paraId="5FE0CB29">
            <w:pPr>
              <w:numPr>
                <w:ilvl w:val="0"/>
                <w:numId w:val="2"/>
              </w:numPr>
              <w:outlineLvl w:val="0"/>
              <w:rPr>
                <w:rFonts w:ascii="宋体" w:hAnsi="宋体" w:eastAsia="宋体" w:cs="宋体"/>
                <w:b/>
                <w:kern w:val="0"/>
                <w:szCs w:val="21"/>
              </w:rPr>
            </w:pPr>
            <w:r>
              <w:rPr>
                <w:rFonts w:ascii="宋体" w:hAnsi="宋体" w:eastAsia="宋体"/>
                <w:color w:val="000000"/>
              </w:rPr>
              <w:t>投标报价应包含常用办公用品及清洁、绿化、五金耗材等</w:t>
            </w:r>
            <w:r>
              <w:rPr>
                <w:rFonts w:hint="eastAsia" w:ascii="宋体" w:hAnsi="宋体" w:eastAsia="宋体"/>
                <w:color w:val="000000"/>
              </w:rPr>
              <w:t>费用</w:t>
            </w:r>
            <w:r>
              <w:rPr>
                <w:rFonts w:ascii="宋体" w:hAnsi="宋体" w:eastAsia="宋体"/>
                <w:color w:val="000000"/>
              </w:rPr>
              <w:t>。</w:t>
            </w:r>
          </w:p>
          <w:p w14:paraId="4DDED902">
            <w:pPr>
              <w:outlineLvl w:val="0"/>
              <w:rPr>
                <w:rFonts w:ascii="宋体" w:hAnsi="宋体" w:eastAsia="宋体" w:cs="宋体"/>
                <w:b/>
                <w:kern w:val="0"/>
                <w:szCs w:val="21"/>
              </w:rPr>
            </w:pPr>
          </w:p>
          <w:p w14:paraId="7937F7E4">
            <w:pPr>
              <w:rPr>
                <w:rFonts w:ascii="宋体" w:hAnsi="宋体" w:eastAsia="宋体" w:cs="宋体"/>
                <w:kern w:val="0"/>
                <w:szCs w:val="21"/>
              </w:rPr>
            </w:pPr>
            <w:r>
              <w:rPr>
                <w:rFonts w:hint="eastAsia" w:ascii="宋体" w:hAnsi="宋体" w:eastAsia="宋体" w:cs="宋体"/>
                <w:kern w:val="0"/>
                <w:szCs w:val="21"/>
              </w:rPr>
              <w:t>指引：</w:t>
            </w:r>
          </w:p>
          <w:p w14:paraId="732DE1AF">
            <w:pPr>
              <w:rPr>
                <w:rFonts w:ascii="宋体" w:hAnsi="宋体" w:eastAsia="宋体" w:cs="宋体"/>
                <w:kern w:val="0"/>
                <w:szCs w:val="21"/>
              </w:rPr>
            </w:pPr>
            <w:r>
              <w:rPr>
                <w:rFonts w:hint="eastAsia" w:ascii="宋体" w:hAnsi="宋体" w:eastAsia="宋体" w:cs="宋体"/>
                <w:kern w:val="0"/>
                <w:szCs w:val="21"/>
              </w:rPr>
              <w:t>1.带“※”号的为必填表内容，其他内容可根据项目作适当增减。</w:t>
            </w:r>
          </w:p>
          <w:p w14:paraId="4237DA27">
            <w:pPr>
              <w:rPr>
                <w:rFonts w:ascii="宋体" w:hAnsi="宋体" w:eastAsia="宋体" w:cs="宋体"/>
                <w:kern w:val="0"/>
                <w:szCs w:val="21"/>
              </w:rPr>
            </w:pPr>
            <w:r>
              <w:rPr>
                <w:rFonts w:ascii="宋体" w:hAnsi="宋体" w:eastAsia="宋体" w:cs="宋体"/>
                <w:kern w:val="0"/>
                <w:szCs w:val="21"/>
              </w:rPr>
              <w:t>2</w:t>
            </w:r>
            <w:r>
              <w:rPr>
                <w:rFonts w:hint="eastAsia" w:ascii="宋体" w:hAnsi="宋体" w:eastAsia="宋体" w:cs="宋体"/>
                <w:kern w:val="0"/>
                <w:szCs w:val="21"/>
              </w:rPr>
              <w:t>.采购单位如有特别要求，可在“其他”中填写。</w:t>
            </w:r>
          </w:p>
          <w:p w14:paraId="73B8F370">
            <w:pPr>
              <w:rPr>
                <w:rFonts w:ascii="宋体" w:hAnsi="宋体" w:eastAsia="宋体" w:cs="宋体"/>
                <w:kern w:val="0"/>
                <w:szCs w:val="21"/>
              </w:rPr>
            </w:pPr>
            <w:r>
              <w:rPr>
                <w:rFonts w:hint="eastAsia" w:ascii="宋体" w:hAnsi="宋体" w:eastAsia="宋体" w:cs="宋体"/>
                <w:kern w:val="0"/>
                <w:szCs w:val="21"/>
              </w:rPr>
              <w:t>3.服务要求中打</w:t>
            </w:r>
            <w:r>
              <w:rPr>
                <w:rFonts w:hint="eastAsia" w:ascii="宋体" w:hAnsi="宋体" w:eastAsia="宋体" w:cs="宋体"/>
                <w:b/>
                <w:color w:val="FF0000"/>
                <w:kern w:val="0"/>
                <w:szCs w:val="21"/>
              </w:rPr>
              <w:t>“★”号</w:t>
            </w:r>
            <w:r>
              <w:rPr>
                <w:rFonts w:hint="eastAsia" w:ascii="宋体" w:hAnsi="宋体" w:eastAsia="宋体" w:cs="宋体"/>
                <w:kern w:val="0"/>
                <w:szCs w:val="21"/>
              </w:rPr>
              <w:t>的部分为核心要求即实质性服务条款，不允许负偏离，投标人的投标不符合要求会导致投标无效。</w:t>
            </w:r>
          </w:p>
          <w:p w14:paraId="196017C3">
            <w:pPr>
              <w:rPr>
                <w:rFonts w:ascii="宋体" w:hAnsi="宋体" w:eastAsia="宋体"/>
                <w:b/>
                <w:color w:val="FF0000"/>
                <w:sz w:val="24"/>
              </w:rPr>
            </w:pPr>
            <w:r>
              <w:rPr>
                <w:rFonts w:hint="eastAsia" w:ascii="宋体" w:hAnsi="宋体" w:eastAsia="宋体" w:cs="宋体"/>
                <w:b/>
                <w:kern w:val="0"/>
                <w:szCs w:val="21"/>
              </w:rPr>
              <w:t>4</w:t>
            </w:r>
            <w:r>
              <w:rPr>
                <w:rFonts w:ascii="宋体" w:hAnsi="宋体" w:eastAsia="宋体" w:cs="宋体"/>
                <w:b/>
                <w:kern w:val="0"/>
                <w:szCs w:val="21"/>
              </w:rPr>
              <w:t>.</w:t>
            </w:r>
            <w:r>
              <w:rPr>
                <w:rFonts w:hint="eastAsia" w:ascii="宋体" w:hAnsi="宋体" w:eastAsia="宋体" w:cs="宋体"/>
                <w:b/>
                <w:kern w:val="0"/>
                <w:szCs w:val="21"/>
              </w:rPr>
              <w:t>采购单位在招标文件中明确以上商务内容（付款方式、售后服务要求等），以免中标后，中标人因招标文件未明确约定问题双方产生纠纷，导致合同无法签订。</w:t>
            </w:r>
          </w:p>
        </w:tc>
      </w:tr>
    </w:tbl>
    <w:p w14:paraId="37F9C969">
      <w:pPr>
        <w:widowControl/>
        <w:jc w:val="left"/>
        <w:rPr>
          <w:rFonts w:ascii="宋体" w:hAnsi="宋体" w:eastAsia="宋体"/>
          <w:b/>
          <w:sz w:val="32"/>
          <w:szCs w:val="32"/>
        </w:rPr>
      </w:pPr>
      <w:r>
        <w:rPr>
          <w:rFonts w:ascii="宋体" w:hAnsi="宋体" w:eastAsia="宋体"/>
          <w:b/>
          <w:sz w:val="32"/>
          <w:szCs w:val="32"/>
        </w:rPr>
        <w:br w:type="page"/>
      </w:r>
    </w:p>
    <w:p w14:paraId="04B09059">
      <w:pPr>
        <w:widowControl/>
        <w:spacing w:line="560" w:lineRule="exact"/>
        <w:jc w:val="center"/>
        <w:rPr>
          <w:rFonts w:ascii="方正小标宋简体" w:hAnsi="方正小标宋简体" w:eastAsia="方正小标宋简体" w:cs="方正小标宋简体"/>
          <w:kern w:val="0"/>
          <w:sz w:val="44"/>
          <w:szCs w:val="44"/>
        </w:rPr>
      </w:pPr>
      <w:r>
        <w:rPr>
          <w:rFonts w:hint="eastAsia" w:ascii="方正小标宋简体" w:hAnsi="方正小标宋简体" w:eastAsia="方正小标宋简体" w:cs="方正小标宋简体"/>
          <w:kern w:val="0"/>
          <w:sz w:val="44"/>
          <w:szCs w:val="44"/>
        </w:rPr>
        <w:t>第二章  评标细则</w:t>
      </w:r>
    </w:p>
    <w:p w14:paraId="049E5996">
      <w:pPr>
        <w:rPr>
          <w:rFonts w:ascii="宋体" w:hAnsi="宋体" w:eastAsia="宋体"/>
          <w:sz w:val="24"/>
          <w:szCs w:val="24"/>
        </w:rPr>
      </w:pPr>
      <w:r>
        <w:rPr>
          <w:rFonts w:hint="eastAsia" w:ascii="宋体" w:hAnsi="宋体" w:eastAsia="宋体"/>
          <w:sz w:val="24"/>
          <w:szCs w:val="24"/>
        </w:rPr>
        <w:t>1、权重范围</w:t>
      </w:r>
    </w:p>
    <w:tbl>
      <w:tblPr>
        <w:tblStyle w:val="19"/>
        <w:tblW w:w="58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29"/>
        <w:gridCol w:w="2931"/>
      </w:tblGrid>
      <w:tr w14:paraId="5326C4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jc w:val="center"/>
        </w:trPr>
        <w:tc>
          <w:tcPr>
            <w:tcW w:w="2929" w:type="dxa"/>
            <w:vAlign w:val="center"/>
          </w:tcPr>
          <w:p w14:paraId="49DF8C42">
            <w:pPr>
              <w:jc w:val="center"/>
              <w:rPr>
                <w:rFonts w:ascii="宋体" w:hAnsi="宋体" w:eastAsia="宋体"/>
                <w:b/>
                <w:bCs/>
                <w:sz w:val="24"/>
                <w:szCs w:val="24"/>
              </w:rPr>
            </w:pPr>
            <w:r>
              <w:rPr>
                <w:rFonts w:hint="eastAsia" w:ascii="宋体" w:hAnsi="宋体" w:eastAsia="宋体"/>
                <w:b/>
                <w:bCs/>
                <w:sz w:val="24"/>
                <w:szCs w:val="24"/>
              </w:rPr>
              <w:t>商务</w:t>
            </w:r>
          </w:p>
        </w:tc>
        <w:tc>
          <w:tcPr>
            <w:tcW w:w="2931" w:type="dxa"/>
            <w:vAlign w:val="center"/>
          </w:tcPr>
          <w:p w14:paraId="2014A5BB">
            <w:pPr>
              <w:jc w:val="center"/>
              <w:rPr>
                <w:rFonts w:ascii="宋体" w:hAnsi="宋体" w:eastAsia="宋体"/>
                <w:b/>
                <w:bCs/>
                <w:sz w:val="24"/>
                <w:szCs w:val="24"/>
              </w:rPr>
            </w:pPr>
            <w:r>
              <w:rPr>
                <w:rFonts w:hint="eastAsia" w:ascii="宋体" w:hAnsi="宋体" w:eastAsia="宋体"/>
                <w:b/>
                <w:bCs/>
                <w:sz w:val="24"/>
                <w:szCs w:val="24"/>
              </w:rPr>
              <w:t>价格</w:t>
            </w:r>
          </w:p>
        </w:tc>
      </w:tr>
      <w:tr w14:paraId="738EB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3" w:hRule="atLeast"/>
          <w:jc w:val="center"/>
        </w:trPr>
        <w:tc>
          <w:tcPr>
            <w:tcW w:w="2929" w:type="dxa"/>
            <w:vAlign w:val="center"/>
          </w:tcPr>
          <w:p w14:paraId="113B6397">
            <w:pPr>
              <w:jc w:val="center"/>
              <w:rPr>
                <w:rFonts w:ascii="宋体" w:hAnsi="宋体" w:eastAsia="宋体"/>
                <w:sz w:val="24"/>
                <w:szCs w:val="24"/>
              </w:rPr>
            </w:pPr>
            <w:r>
              <w:rPr>
                <w:rFonts w:hint="eastAsia" w:ascii="宋体" w:hAnsi="宋体" w:eastAsia="宋体"/>
                <w:sz w:val="24"/>
                <w:szCs w:val="24"/>
              </w:rPr>
              <w:t>≤30分</w:t>
            </w:r>
          </w:p>
        </w:tc>
        <w:tc>
          <w:tcPr>
            <w:tcW w:w="2931" w:type="dxa"/>
            <w:vAlign w:val="center"/>
          </w:tcPr>
          <w:p w14:paraId="2E6854EC">
            <w:pPr>
              <w:jc w:val="center"/>
              <w:rPr>
                <w:rFonts w:ascii="宋体" w:hAnsi="宋体" w:eastAsia="宋体"/>
                <w:sz w:val="24"/>
                <w:szCs w:val="24"/>
              </w:rPr>
            </w:pPr>
            <w:r>
              <w:rPr>
                <w:rFonts w:hint="eastAsia" w:ascii="宋体" w:hAnsi="宋体" w:eastAsia="宋体"/>
                <w:sz w:val="24"/>
                <w:szCs w:val="24"/>
              </w:rPr>
              <w:t>≥</w:t>
            </w:r>
            <w:r>
              <w:rPr>
                <w:rFonts w:hint="eastAsia" w:ascii="宋体" w:hAnsi="宋体" w:eastAsia="宋体"/>
                <w:sz w:val="24"/>
                <w:szCs w:val="24"/>
                <w:highlight w:val="yellow"/>
              </w:rPr>
              <w:t>10</w:t>
            </w:r>
            <w:r>
              <w:rPr>
                <w:rFonts w:hint="eastAsia" w:ascii="宋体" w:hAnsi="宋体" w:eastAsia="宋体"/>
                <w:sz w:val="24"/>
                <w:szCs w:val="24"/>
              </w:rPr>
              <w:t>分</w:t>
            </w:r>
          </w:p>
        </w:tc>
      </w:tr>
    </w:tbl>
    <w:p w14:paraId="45F5659E">
      <w:pPr>
        <w:jc w:val="left"/>
        <w:rPr>
          <w:rFonts w:ascii="宋体" w:hAnsi="宋体" w:eastAsia="宋体"/>
          <w:b/>
          <w:szCs w:val="21"/>
        </w:rPr>
      </w:pPr>
      <w:r>
        <w:rPr>
          <w:rFonts w:hint="eastAsia" w:ascii="宋体" w:hAnsi="宋体" w:eastAsia="宋体"/>
          <w:b/>
          <w:szCs w:val="21"/>
        </w:rPr>
        <w:t>投标人应根据本企业的成本自行决定报价，但不得以低于其企业成本的报价投标：</w:t>
      </w:r>
    </w:p>
    <w:p w14:paraId="72483649">
      <w:pPr>
        <w:ind w:firstLine="422" w:firstLineChars="200"/>
        <w:jc w:val="left"/>
        <w:rPr>
          <w:rFonts w:ascii="宋体" w:hAnsi="宋体" w:eastAsia="宋体"/>
          <w:b/>
          <w:szCs w:val="21"/>
        </w:rPr>
      </w:pPr>
      <w:r>
        <w:rPr>
          <w:rFonts w:hint="eastAsia" w:ascii="宋体" w:hAnsi="宋体" w:eastAsia="宋体"/>
          <w:b/>
          <w:szCs w:val="21"/>
        </w:rPr>
        <w:t>①投标人报价明显低于成本或其他通过符合性审查投标人的报价，有可能影响产品质量或者不能诚信履约的，评审委员会应当要求其对成本构成进行介绍，并要求投标人用书面的形式进行报价合理性说明（在保证质量的前提下，能够大幅节省经费的手段或原因）；</w:t>
      </w:r>
    </w:p>
    <w:p w14:paraId="57579132">
      <w:pPr>
        <w:ind w:firstLine="422" w:firstLineChars="200"/>
        <w:jc w:val="left"/>
        <w:rPr>
          <w:rFonts w:ascii="宋体" w:hAnsi="宋体" w:eastAsia="宋体"/>
          <w:b/>
          <w:szCs w:val="21"/>
        </w:rPr>
      </w:pPr>
      <w:r>
        <w:rPr>
          <w:rFonts w:hint="eastAsia" w:ascii="宋体" w:hAnsi="宋体" w:eastAsia="宋体"/>
          <w:b/>
          <w:szCs w:val="21"/>
        </w:rPr>
        <w:t>②未做出报价合理性说明的，评审委员会认定为该报价低于成本价，并按投标无效处理；</w:t>
      </w:r>
    </w:p>
    <w:p w14:paraId="5569FC9C">
      <w:pPr>
        <w:ind w:firstLine="422" w:firstLineChars="200"/>
        <w:jc w:val="left"/>
        <w:rPr>
          <w:rFonts w:ascii="宋体" w:hAnsi="宋体" w:eastAsia="宋体"/>
          <w:b/>
          <w:szCs w:val="21"/>
        </w:rPr>
      </w:pPr>
      <w:r>
        <w:rPr>
          <w:rFonts w:hint="eastAsia" w:ascii="宋体" w:hAnsi="宋体" w:eastAsia="宋体"/>
          <w:b/>
          <w:szCs w:val="21"/>
        </w:rPr>
        <w:t>③供应商的报价说明是否合理，由评审委员会判定；</w:t>
      </w:r>
    </w:p>
    <w:p w14:paraId="5E0CD785">
      <w:pPr>
        <w:ind w:firstLine="422" w:firstLineChars="200"/>
        <w:jc w:val="left"/>
        <w:rPr>
          <w:rFonts w:ascii="宋体" w:hAnsi="宋体" w:eastAsia="宋体"/>
          <w:b/>
          <w:szCs w:val="21"/>
        </w:rPr>
      </w:pPr>
      <w:r>
        <w:rPr>
          <w:rFonts w:hint="eastAsia" w:ascii="宋体" w:hAnsi="宋体" w:eastAsia="宋体"/>
          <w:b/>
          <w:szCs w:val="21"/>
        </w:rPr>
        <w:t>④如该报价成为中标价格，该项目将成为重点监管、重点验收项目；</w:t>
      </w:r>
    </w:p>
    <w:p w14:paraId="2DB4E3E8">
      <w:pPr>
        <w:rPr>
          <w:rFonts w:ascii="宋体" w:hAnsi="宋体" w:eastAsia="宋体"/>
          <w:b/>
          <w:szCs w:val="21"/>
        </w:rPr>
      </w:pPr>
      <w:r>
        <w:rPr>
          <w:rFonts w:hint="eastAsia" w:ascii="宋体" w:hAnsi="宋体" w:eastAsia="宋体"/>
          <w:b/>
          <w:szCs w:val="21"/>
        </w:rPr>
        <w:t>⑤若评审委员会成员对是否须由投标人作出报价合理性说明，以及书面说明是否采纳等判断不一致的，按照“少数服从多数”的原则确定评审委员会的意见。</w:t>
      </w:r>
    </w:p>
    <w:p w14:paraId="0F9805EA">
      <w:pPr>
        <w:rPr>
          <w:rFonts w:ascii="宋体" w:hAnsi="宋体" w:eastAsia="宋体"/>
          <w:sz w:val="24"/>
          <w:szCs w:val="24"/>
        </w:rPr>
      </w:pPr>
    </w:p>
    <w:p w14:paraId="56279230">
      <w:pPr>
        <w:numPr>
          <w:ilvl w:val="0"/>
          <w:numId w:val="3"/>
        </w:numPr>
        <w:rPr>
          <w:rFonts w:ascii="宋体" w:hAnsi="宋体" w:eastAsia="宋体"/>
          <w:sz w:val="24"/>
          <w:szCs w:val="24"/>
        </w:rPr>
      </w:pPr>
      <w:r>
        <w:rPr>
          <w:rFonts w:hint="eastAsia" w:ascii="宋体" w:hAnsi="宋体" w:eastAsia="宋体"/>
          <w:sz w:val="24"/>
          <w:szCs w:val="24"/>
        </w:rPr>
        <w:t>具体细则</w:t>
      </w:r>
    </w:p>
    <w:p w14:paraId="47200D69">
      <w:pPr>
        <w:jc w:val="left"/>
        <w:rPr>
          <w:rFonts w:ascii="宋体" w:hAnsi="宋体" w:eastAsia="宋体" w:cs="宋体"/>
          <w:b/>
          <w:kern w:val="0"/>
          <w:szCs w:val="21"/>
        </w:rPr>
      </w:pPr>
      <w:r>
        <w:rPr>
          <w:rFonts w:hint="eastAsia" w:ascii="宋体" w:hAnsi="宋体" w:eastAsia="宋体" w:cs="宋体"/>
          <w:b/>
          <w:kern w:val="0"/>
          <w:szCs w:val="21"/>
        </w:rPr>
        <w:t>注：</w:t>
      </w:r>
    </w:p>
    <w:p w14:paraId="33AF440C">
      <w:pPr>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（1）根据《政府采购货物和服务招标投标管理办法》（财政部令第87号）第十七条之规定不得将投标人的注册资本、资产总额、营业收入、从业人员、利润、纳税额等规模条件作评审因素；</w:t>
      </w:r>
    </w:p>
    <w:p w14:paraId="65D23E19">
      <w:pPr>
        <w:jc w:val="left"/>
        <w:rPr>
          <w:rFonts w:ascii="宋体" w:hAnsi="宋体" w:eastAsia="宋体" w:cs="宋体"/>
          <w:b/>
          <w:color w:val="000000" w:themeColor="text1"/>
          <w:kern w:val="0"/>
          <w:szCs w:val="21"/>
          <w14:textFill>
            <w14:solidFill>
              <w14:schemeClr w14:val="tx1"/>
            </w14:solidFill>
          </w14:textFill>
        </w:rPr>
      </w:pPr>
      <w:r>
        <w:rPr>
          <w:rFonts w:hint="eastAsia" w:ascii="宋体" w:hAnsi="宋体" w:eastAsia="宋体" w:cs="宋体"/>
          <w:b/>
          <w:color w:val="000000" w:themeColor="text1"/>
          <w:kern w:val="0"/>
          <w:szCs w:val="21"/>
          <w14:textFill>
            <w14:solidFill>
              <w14:schemeClr w14:val="tx1"/>
            </w14:solidFill>
          </w14:textFill>
        </w:rPr>
        <w:t>（2）根据《光明区财政局转发&lt;深圳市财政委员会关于进一步规范政府采购项目招标文件编制的意见&gt;的通知》“关于评分因素的量化与细化”要求，</w:t>
      </w:r>
    </w:p>
    <w:p w14:paraId="4DA538B2">
      <w:pPr>
        <w:jc w:val="left"/>
        <w:rPr>
          <w:rFonts w:ascii="宋体" w:hAnsi="宋体" w:eastAsia="宋体" w:cs="宋体"/>
          <w:b/>
          <w:color w:val="000000" w:themeColor="text1"/>
          <w:kern w:val="0"/>
          <w:szCs w:val="21"/>
          <w14:textFill>
            <w14:solidFill>
              <w14:schemeClr w14:val="tx1"/>
            </w14:solidFill>
          </w14:textFill>
        </w:rPr>
      </w:pPr>
      <w:r>
        <w:rPr>
          <w:rFonts w:hint="eastAsia" w:ascii="宋体" w:hAnsi="宋体" w:eastAsia="宋体" w:cs="宋体"/>
          <w:b/>
          <w:color w:val="000000" w:themeColor="text1"/>
          <w:kern w:val="0"/>
          <w:szCs w:val="21"/>
          <w14:textFill>
            <w14:solidFill>
              <w14:schemeClr w14:val="tx1"/>
            </w14:solidFill>
          </w14:textFill>
        </w:rPr>
        <w:t>1）评审因素必须与投标人所提供货物、服务的质量相关，资格条款禁止列为评审因素；</w:t>
      </w:r>
    </w:p>
    <w:p w14:paraId="567CE8EB">
      <w:pPr>
        <w:jc w:val="left"/>
        <w:rPr>
          <w:rFonts w:ascii="宋体" w:hAnsi="宋体" w:eastAsia="宋体" w:cs="宋体"/>
          <w:b/>
          <w:color w:val="000000" w:themeColor="text1"/>
          <w:kern w:val="0"/>
          <w:szCs w:val="21"/>
          <w14:textFill>
            <w14:solidFill>
              <w14:schemeClr w14:val="tx1"/>
            </w14:solidFill>
          </w14:textFill>
        </w:rPr>
      </w:pPr>
      <w:r>
        <w:rPr>
          <w:rFonts w:hint="eastAsia" w:ascii="宋体" w:hAnsi="宋体" w:eastAsia="宋体" w:cs="宋体"/>
          <w:b/>
          <w:color w:val="000000" w:themeColor="text1"/>
          <w:kern w:val="0"/>
          <w:szCs w:val="21"/>
          <w14:textFill>
            <w14:solidFill>
              <w14:schemeClr w14:val="tx1"/>
            </w14:solidFill>
          </w14:textFill>
        </w:rPr>
        <w:t>2)评审因素必须是可以量化的指标，与货物、服务质量不相关或者不能量化的指标不得作为评审因素；</w:t>
      </w:r>
    </w:p>
    <w:p w14:paraId="11005A90">
      <w:pPr>
        <w:jc w:val="left"/>
        <w:rPr>
          <w:rFonts w:ascii="宋体" w:hAnsi="宋体" w:eastAsia="宋体" w:cs="宋体"/>
          <w:b/>
          <w:color w:val="FF0000"/>
          <w:kern w:val="0"/>
          <w:szCs w:val="21"/>
        </w:rPr>
      </w:pPr>
      <w:r>
        <w:rPr>
          <w:rFonts w:hint="eastAsia" w:ascii="宋体" w:hAnsi="宋体" w:eastAsia="宋体" w:cs="宋体"/>
          <w:b/>
          <w:color w:val="FF0000"/>
          <w:kern w:val="0"/>
          <w:szCs w:val="21"/>
          <w:highlight w:val="yellow"/>
        </w:rPr>
        <w:t>3)评审因素的指标量化后，评分标准的分值也必须量化，评审因素指标量化为区间的，评分标准的分值也必须量化到区间，并设置不同区间的具体分值；</w:t>
      </w:r>
    </w:p>
    <w:p w14:paraId="559EFBF6">
      <w:pPr>
        <w:jc w:val="left"/>
        <w:rPr>
          <w:rFonts w:ascii="宋体" w:hAnsi="宋体" w:eastAsia="宋体" w:cs="宋体"/>
          <w:b/>
          <w:kern w:val="0"/>
          <w:szCs w:val="21"/>
        </w:rPr>
      </w:pPr>
      <w:r>
        <w:rPr>
          <w:rFonts w:hint="eastAsia" w:ascii="宋体" w:hAnsi="宋体" w:eastAsia="宋体" w:cs="宋体"/>
          <w:b/>
          <w:kern w:val="0"/>
          <w:szCs w:val="21"/>
        </w:rPr>
        <w:t>4) 评审因素在细化和量化时，应当明确等级对应的判断标准、具体分值，不宜设置为区间分值，</w:t>
      </w:r>
      <w:r>
        <w:rPr>
          <w:rFonts w:hint="eastAsia" w:ascii="宋体" w:hAnsi="宋体" w:eastAsia="宋体" w:cs="宋体"/>
          <w:b/>
          <w:color w:val="FF0000"/>
          <w:kern w:val="0"/>
          <w:szCs w:val="21"/>
        </w:rPr>
        <w:t>尽可能避免设立主观评审因素，</w:t>
      </w:r>
      <w:r>
        <w:rPr>
          <w:rFonts w:hint="eastAsia" w:ascii="宋体" w:hAnsi="宋体" w:eastAsia="宋体" w:cs="宋体"/>
          <w:b/>
          <w:kern w:val="0"/>
          <w:szCs w:val="21"/>
        </w:rPr>
        <w:t>以</w:t>
      </w:r>
      <w:r>
        <w:rPr>
          <w:rFonts w:hint="eastAsia" w:ascii="宋体" w:hAnsi="宋体" w:eastAsia="宋体" w:cs="宋体"/>
          <w:b/>
          <w:color w:val="FF0000"/>
          <w:kern w:val="0"/>
          <w:szCs w:val="21"/>
        </w:rPr>
        <w:t>减少专家的自由裁量权</w:t>
      </w:r>
      <w:r>
        <w:rPr>
          <w:rFonts w:hint="eastAsia" w:ascii="宋体" w:hAnsi="宋体" w:eastAsia="宋体" w:cs="宋体"/>
          <w:b/>
          <w:kern w:val="0"/>
          <w:szCs w:val="21"/>
        </w:rPr>
        <w:t>；如不宜使用“优”、“良”、“中”、“差”等没有明确判断标准，容易引起歧义的表述。</w:t>
      </w:r>
    </w:p>
    <w:p w14:paraId="4F34E84E">
      <w:pPr>
        <w:jc w:val="left"/>
        <w:rPr>
          <w:rFonts w:ascii="宋体" w:hAnsi="宋体" w:eastAsia="宋体" w:cs="宋体"/>
          <w:b/>
          <w:color w:val="FF0000"/>
          <w:kern w:val="0"/>
          <w:szCs w:val="21"/>
        </w:rPr>
      </w:pPr>
      <w:r>
        <w:rPr>
          <w:rFonts w:hint="eastAsia" w:ascii="宋体" w:hAnsi="宋体" w:eastAsia="宋体" w:cs="宋体"/>
          <w:b/>
          <w:color w:val="000000" w:themeColor="text1"/>
          <w:kern w:val="0"/>
          <w:szCs w:val="21"/>
          <w14:textFill>
            <w14:solidFill>
              <w14:schemeClr w14:val="tx1"/>
            </w14:solidFill>
          </w14:textFill>
        </w:rPr>
        <w:t>(3)一般性技术条款的分值设定要合理，每项技术参数分值不宜过高，扣分标准要明晰。不同货物的技术要求中有某一项相同时，若投标供应商不能满足该项技术要求，不宜重复扣分，</w:t>
      </w:r>
      <w:r>
        <w:rPr>
          <w:rFonts w:hint="eastAsia" w:ascii="宋体" w:hAnsi="宋体" w:eastAsia="宋体" w:cs="宋体"/>
          <w:b/>
          <w:color w:val="FF0000"/>
          <w:kern w:val="0"/>
          <w:szCs w:val="21"/>
        </w:rPr>
        <w:t>避免因出现不满足某一项技术要求（非核心要求）导致重复扣分的情况。</w:t>
      </w:r>
    </w:p>
    <w:p w14:paraId="3BC0CD4E">
      <w:pPr>
        <w:jc w:val="left"/>
        <w:rPr>
          <w:rFonts w:ascii="宋体" w:hAnsi="宋体" w:eastAsia="宋体" w:cs="宋体"/>
          <w:b/>
          <w:color w:val="000000" w:themeColor="text1"/>
          <w:kern w:val="0"/>
          <w:szCs w:val="21"/>
          <w14:textFill>
            <w14:solidFill>
              <w14:schemeClr w14:val="tx1"/>
            </w14:solidFill>
          </w14:textFill>
        </w:rPr>
      </w:pPr>
      <w:r>
        <w:rPr>
          <w:rFonts w:hint="eastAsia" w:ascii="宋体" w:hAnsi="宋体" w:eastAsia="宋体" w:cs="宋体"/>
          <w:kern w:val="0"/>
          <w:szCs w:val="21"/>
        </w:rPr>
        <w:t>（4）按照《深圳市政府采购招标文件编制内部指引》的规定，</w:t>
      </w:r>
      <w:r>
        <w:rPr>
          <w:rFonts w:hint="eastAsia" w:ascii="宋体" w:hAnsi="宋体" w:eastAsia="宋体" w:cs="宋体"/>
          <w:b/>
          <w:color w:val="FF0000"/>
          <w:kern w:val="0"/>
          <w:szCs w:val="21"/>
        </w:rPr>
        <w:t>不得设置“报价合理性”评审因素。</w:t>
      </w:r>
    </w:p>
    <w:tbl>
      <w:tblPr>
        <w:tblStyle w:val="19"/>
        <w:tblW w:w="9072" w:type="dxa"/>
        <w:jc w:val="center"/>
        <w:tblCellSpacing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680"/>
        <w:gridCol w:w="680"/>
        <w:gridCol w:w="1786"/>
        <w:gridCol w:w="647"/>
        <w:gridCol w:w="5279"/>
      </w:tblGrid>
      <w:tr w14:paraId="6299517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6E91026C">
            <w:pPr>
              <w:wordWrap w:val="0"/>
              <w:jc w:val="center"/>
              <w:rPr>
                <w:rFonts w:ascii="宋体" w:hAnsi="宋体" w:cs="宋体"/>
                <w:b/>
                <w:bCs/>
              </w:rPr>
            </w:pPr>
            <w:r>
              <w:rPr>
                <w:b/>
                <w:bCs/>
              </w:rPr>
              <w:t>序号</w:t>
            </w:r>
          </w:p>
        </w:tc>
        <w:tc>
          <w:tcPr>
            <w:tcW w:w="3113" w:type="dxa"/>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14:paraId="4C16E850">
            <w:pPr>
              <w:wordWrap w:val="0"/>
              <w:jc w:val="center"/>
              <w:rPr>
                <w:rFonts w:ascii="宋体" w:hAnsi="宋体" w:cs="宋体"/>
                <w:b/>
                <w:bCs/>
              </w:rPr>
            </w:pPr>
            <w:r>
              <w:rPr>
                <w:b/>
                <w:bCs/>
              </w:rPr>
              <w:t>评分项</w:t>
            </w:r>
          </w:p>
        </w:tc>
        <w:tc>
          <w:tcPr>
            <w:tcW w:w="5279"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25DB214D">
            <w:pPr>
              <w:wordWrap w:val="0"/>
              <w:jc w:val="center"/>
              <w:rPr>
                <w:rFonts w:ascii="宋体" w:hAnsi="宋体" w:cs="宋体"/>
                <w:b/>
                <w:bCs/>
              </w:rPr>
            </w:pPr>
            <w:r>
              <w:rPr>
                <w:b/>
                <w:bCs/>
              </w:rPr>
              <w:t>权重(%)</w:t>
            </w:r>
          </w:p>
        </w:tc>
      </w:tr>
      <w:tr w14:paraId="08B391F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tblCellSpacing w:w="0" w:type="dxa"/>
          <w:jc w:val="center"/>
        </w:trPr>
        <w:tc>
          <w:tcPr>
            <w:tcW w:w="680" w:type="dxa"/>
            <w:vMerge w:val="restart"/>
            <w:tcBorders>
              <w:top w:val="single" w:color="000000" w:sz="8" w:space="0"/>
              <w:left w:val="single" w:color="000000" w:sz="8" w:space="0"/>
              <w:bottom w:val="single" w:color="000000" w:sz="8" w:space="0"/>
              <w:right w:val="single" w:color="000000" w:sz="8" w:space="0"/>
            </w:tcBorders>
          </w:tcPr>
          <w:p w14:paraId="2ED697BF">
            <w:pPr>
              <w:wordWrap w:val="0"/>
              <w:jc w:val="center"/>
              <w:rPr>
                <w:rFonts w:ascii="宋体" w:hAnsi="宋体" w:cs="宋体"/>
                <w:b/>
                <w:bCs/>
                <w:color w:val="0000FF"/>
              </w:rPr>
            </w:pPr>
            <w:r>
              <w:rPr>
                <w:b/>
                <w:bCs/>
                <w:color w:val="0000FF"/>
              </w:rPr>
              <w:t>1</w:t>
            </w:r>
          </w:p>
        </w:tc>
        <w:tc>
          <w:tcPr>
            <w:tcW w:w="3113" w:type="dxa"/>
            <w:gridSpan w:val="3"/>
            <w:tcBorders>
              <w:top w:val="single" w:color="000000" w:sz="8" w:space="0"/>
              <w:left w:val="single" w:color="000000" w:sz="8" w:space="0"/>
              <w:bottom w:val="single" w:color="000000" w:sz="8" w:space="0"/>
              <w:right w:val="single" w:color="000000" w:sz="8" w:space="0"/>
            </w:tcBorders>
            <w:vAlign w:val="center"/>
          </w:tcPr>
          <w:p w14:paraId="79885499">
            <w:pPr>
              <w:wordWrap w:val="0"/>
              <w:jc w:val="center"/>
              <w:rPr>
                <w:rFonts w:ascii="宋体" w:hAnsi="宋体" w:cs="宋体"/>
                <w:b/>
                <w:bCs/>
                <w:color w:val="0000FF"/>
              </w:rPr>
            </w:pPr>
            <w:r>
              <w:rPr>
                <w:rFonts w:hint="eastAsia" w:ascii="宋体" w:hAnsi="宋体" w:cs="宋体"/>
                <w:b/>
                <w:bCs/>
                <w:color w:val="0000FF"/>
              </w:rPr>
              <w:t>价格</w:t>
            </w:r>
          </w:p>
        </w:tc>
        <w:tc>
          <w:tcPr>
            <w:tcW w:w="5279" w:type="dxa"/>
            <w:tcBorders>
              <w:top w:val="single" w:color="000000" w:sz="8" w:space="0"/>
              <w:left w:val="single" w:color="000000" w:sz="8" w:space="0"/>
              <w:bottom w:val="single" w:color="000000" w:sz="8" w:space="0"/>
              <w:right w:val="single" w:color="000000" w:sz="8" w:space="0"/>
            </w:tcBorders>
            <w:vAlign w:val="center"/>
          </w:tcPr>
          <w:p w14:paraId="7E226618">
            <w:pPr>
              <w:wordWrap w:val="0"/>
              <w:spacing w:line="500" w:lineRule="exact"/>
              <w:jc w:val="center"/>
              <w:rPr>
                <w:rFonts w:ascii="宋体" w:hAnsi="宋体" w:cs="宋体"/>
                <w:b/>
                <w:bCs/>
                <w:color w:val="0000FF"/>
              </w:rPr>
            </w:pPr>
            <w:r>
              <w:rPr>
                <w:rFonts w:hint="eastAsia" w:ascii="宋体" w:hAnsi="宋体" w:cs="宋体"/>
                <w:b/>
                <w:bCs/>
                <w:color w:val="0000FF"/>
              </w:rPr>
              <w:t>10</w:t>
            </w:r>
          </w:p>
        </w:tc>
      </w:tr>
      <w:tr w14:paraId="0772D5E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6BF2A1B1">
            <w:pPr>
              <w:rPr>
                <w:rFonts w:ascii="宋体" w:hAnsi="宋体" w:cs="宋体"/>
                <w:b/>
                <w:bCs/>
                <w:color w:val="0000FF"/>
              </w:rPr>
            </w:pPr>
          </w:p>
        </w:tc>
        <w:tc>
          <w:tcPr>
            <w:tcW w:w="8392" w:type="dxa"/>
            <w:gridSpan w:val="4"/>
            <w:tcBorders>
              <w:top w:val="single" w:color="000000" w:sz="8" w:space="0"/>
              <w:left w:val="single" w:color="000000" w:sz="8" w:space="0"/>
              <w:bottom w:val="single" w:color="000000" w:sz="8" w:space="0"/>
              <w:right w:val="single" w:color="000000" w:sz="8" w:space="0"/>
            </w:tcBorders>
          </w:tcPr>
          <w:p w14:paraId="5631E6A8">
            <w:pPr>
              <w:pStyle w:val="16"/>
              <w:widowControl w:val="0"/>
              <w:spacing w:before="0" w:beforeAutospacing="0" w:after="0" w:afterAutospacing="0" w:line="324" w:lineRule="auto"/>
              <w:ind w:firstLine="420"/>
              <w:jc w:val="both"/>
              <w:rPr>
                <w:rFonts w:cstheme="minorEastAsia"/>
                <w:kern w:val="2"/>
                <w:sz w:val="21"/>
                <w:szCs w:val="21"/>
              </w:rPr>
            </w:pPr>
            <w:r>
              <w:rPr>
                <w:rFonts w:hint="eastAsia" w:cstheme="minorEastAsia"/>
                <w:kern w:val="2"/>
                <w:sz w:val="21"/>
                <w:szCs w:val="21"/>
              </w:rPr>
              <w:t>一、价格分应当采用低价优先法计算，即满足招标文件要求且投标价格最低的投标报价为评标基准价，其价格分为满分。其他投标人的价格分统一按照下列公式计算：</w:t>
            </w:r>
          </w:p>
          <w:p w14:paraId="536A8F79">
            <w:pPr>
              <w:pStyle w:val="16"/>
              <w:widowControl w:val="0"/>
              <w:spacing w:before="0" w:beforeAutospacing="0" w:after="0" w:afterAutospacing="0" w:line="324" w:lineRule="auto"/>
              <w:ind w:firstLine="420"/>
              <w:jc w:val="both"/>
              <w:rPr>
                <w:rFonts w:cstheme="minorEastAsia"/>
                <w:kern w:val="2"/>
                <w:sz w:val="21"/>
                <w:szCs w:val="21"/>
              </w:rPr>
            </w:pPr>
            <w:r>
              <w:rPr>
                <w:rFonts w:hint="eastAsia" w:cstheme="minorEastAsia"/>
                <w:kern w:val="2"/>
                <w:sz w:val="21"/>
                <w:szCs w:val="21"/>
              </w:rPr>
              <w:t>投标报价得分=(评标基准价／投标报价)×100</w:t>
            </w:r>
            <w:r>
              <w:rPr>
                <w:rFonts w:hint="eastAsia" w:cstheme="minorEastAsia"/>
                <w:kern w:val="2"/>
                <w:sz w:val="21"/>
                <w:szCs w:val="21"/>
              </w:rPr>
              <w:tab/>
            </w:r>
          </w:p>
          <w:p w14:paraId="3A0F09FF">
            <w:pPr>
              <w:pStyle w:val="16"/>
              <w:widowControl w:val="0"/>
              <w:spacing w:before="0" w:beforeAutospacing="0" w:after="0" w:afterAutospacing="0" w:line="324" w:lineRule="auto"/>
              <w:ind w:firstLine="420"/>
              <w:jc w:val="both"/>
              <w:rPr>
                <w:rFonts w:cstheme="minorEastAsia"/>
                <w:kern w:val="2"/>
                <w:sz w:val="21"/>
                <w:szCs w:val="21"/>
              </w:rPr>
            </w:pPr>
            <w:r>
              <w:rPr>
                <w:rFonts w:hint="eastAsia" w:cstheme="minorEastAsia"/>
                <w:kern w:val="2"/>
                <w:sz w:val="21"/>
                <w:szCs w:val="21"/>
              </w:rPr>
              <w:t>评标总得分＝F1×A1＋F2×A2＋……＋Fn×An</w:t>
            </w:r>
          </w:p>
          <w:p w14:paraId="6DFF4AD5">
            <w:pPr>
              <w:pStyle w:val="16"/>
              <w:widowControl w:val="0"/>
              <w:spacing w:before="0" w:beforeAutospacing="0" w:after="0" w:afterAutospacing="0" w:line="324" w:lineRule="auto"/>
              <w:ind w:firstLine="420"/>
              <w:jc w:val="both"/>
              <w:rPr>
                <w:rFonts w:cstheme="minorEastAsia"/>
                <w:kern w:val="2"/>
                <w:sz w:val="21"/>
                <w:szCs w:val="21"/>
              </w:rPr>
            </w:pPr>
            <w:r>
              <w:rPr>
                <w:rFonts w:hint="eastAsia" w:cstheme="minorEastAsia"/>
                <w:kern w:val="2"/>
                <w:sz w:val="21"/>
                <w:szCs w:val="21"/>
              </w:rPr>
              <w:t>F1、F2……Fn分别为各项评审因素的得分；</w:t>
            </w:r>
          </w:p>
          <w:p w14:paraId="75E6CD5A">
            <w:pPr>
              <w:pStyle w:val="16"/>
              <w:widowControl w:val="0"/>
              <w:spacing w:before="0" w:beforeAutospacing="0" w:after="0" w:afterAutospacing="0" w:line="324" w:lineRule="auto"/>
              <w:ind w:firstLine="420"/>
              <w:jc w:val="both"/>
              <w:rPr>
                <w:rFonts w:cstheme="minorEastAsia"/>
                <w:kern w:val="2"/>
                <w:sz w:val="21"/>
                <w:szCs w:val="21"/>
              </w:rPr>
            </w:pPr>
            <w:r>
              <w:rPr>
                <w:rFonts w:hint="eastAsia" w:cstheme="minorEastAsia"/>
                <w:kern w:val="2"/>
                <w:sz w:val="21"/>
                <w:szCs w:val="21"/>
              </w:rPr>
              <w:t>A1、A2、……An 分别为各项评审因素所占的权重(A1＋A2＋……＋An＝1)。</w:t>
            </w:r>
          </w:p>
          <w:p w14:paraId="3260FF31">
            <w:pPr>
              <w:pStyle w:val="16"/>
              <w:widowControl w:val="0"/>
              <w:spacing w:before="0" w:beforeAutospacing="0" w:after="0" w:afterAutospacing="0" w:line="324" w:lineRule="auto"/>
              <w:ind w:firstLine="420"/>
              <w:jc w:val="both"/>
              <w:rPr>
                <w:rFonts w:cstheme="minorEastAsia"/>
                <w:kern w:val="2"/>
                <w:sz w:val="21"/>
                <w:szCs w:val="21"/>
              </w:rPr>
            </w:pPr>
            <w:r>
              <w:rPr>
                <w:rFonts w:hint="eastAsia" w:cstheme="minorEastAsia"/>
                <w:kern w:val="2"/>
                <w:sz w:val="21"/>
                <w:szCs w:val="21"/>
              </w:rPr>
              <w:t>评标过程中，不得去掉报价中的最高报价和最低报价。</w:t>
            </w:r>
          </w:p>
          <w:p w14:paraId="4E2ABA44">
            <w:pPr>
              <w:pStyle w:val="16"/>
              <w:widowControl w:val="0"/>
              <w:spacing w:before="0" w:beforeAutospacing="0" w:after="0" w:afterAutospacing="0" w:line="324" w:lineRule="auto"/>
              <w:ind w:firstLine="420"/>
              <w:jc w:val="both"/>
              <w:rPr>
                <w:rFonts w:cstheme="minorEastAsia"/>
                <w:kern w:val="2"/>
                <w:sz w:val="21"/>
                <w:szCs w:val="21"/>
              </w:rPr>
            </w:pPr>
            <w:r>
              <w:rPr>
                <w:rFonts w:hint="eastAsia" w:cstheme="minorEastAsia"/>
                <w:kern w:val="2"/>
                <w:sz w:val="21"/>
                <w:szCs w:val="21"/>
              </w:rPr>
              <w:t>因落实政府采购政策进行价格调整的，以调整后的价格计算评标基准价和投标报价。</w:t>
            </w:r>
          </w:p>
          <w:p w14:paraId="583896C6">
            <w:pPr>
              <w:ind w:firstLine="316" w:firstLineChars="150"/>
              <w:rPr>
                <w:rFonts w:ascii="宋体" w:hAnsi="宋体" w:eastAsia="宋体" w:cstheme="minorEastAsia"/>
                <w:b/>
                <w:bCs/>
                <w:color w:val="FF0000"/>
              </w:rPr>
            </w:pPr>
            <w:r>
              <w:rPr>
                <w:rFonts w:hint="eastAsia" w:ascii="宋体" w:hAnsi="宋体" w:eastAsia="宋体" w:cstheme="minorEastAsia"/>
                <w:b/>
                <w:bCs/>
                <w:color w:val="FF0000"/>
              </w:rPr>
              <w:t>二、评标优惠政策：</w:t>
            </w:r>
          </w:p>
          <w:p w14:paraId="0DFCFC21">
            <w:pPr>
              <w:rPr>
                <w:rFonts w:ascii="宋体" w:hAnsi="宋体" w:eastAsia="宋体" w:cstheme="minorEastAsia"/>
              </w:rPr>
            </w:pPr>
            <w:r>
              <w:rPr>
                <w:rFonts w:hint="eastAsia" w:ascii="宋体" w:hAnsi="宋体" w:eastAsia="宋体" w:cstheme="minorEastAsia"/>
              </w:rPr>
              <w:t>1.根据《政府采购促进中小企业发展暂行办法》（财库[2011]181号）、《财政部 司法部关于政府采购支持监狱企业发展有关问题的通知》（财库〔2014〕68号）和《三部门联合发布关于促进残疾人就业政府采购政策的通知》（财库〔2017〕141号）的规定，对满足价格扣除条件且在投标文件中提交了《投标人企业类型声明函》、《残疾人福利性单位声明函》或省级以上监狱管理局、戒毒管理局（含新疆生产建设兵团）出具的属于监狱企业的证明文件的投标人，</w:t>
            </w:r>
            <w:r>
              <w:rPr>
                <w:rFonts w:hint="eastAsia" w:ascii="宋体" w:hAnsi="宋体" w:eastAsia="宋体" w:cstheme="minorEastAsia"/>
                <w:b/>
                <w:color w:val="FF0000"/>
              </w:rPr>
              <w:t>其投标报价扣除__10__%</w:t>
            </w:r>
            <w:r>
              <w:rPr>
                <w:rFonts w:hint="eastAsia" w:ascii="宋体" w:hAnsi="宋体" w:eastAsia="宋体" w:cstheme="minorEastAsia"/>
              </w:rPr>
              <w:t>（</w:t>
            </w:r>
            <w:r>
              <w:rPr>
                <w:rFonts w:hint="eastAsia" w:ascii="宋体" w:hAnsi="宋体" w:eastAsia="宋体" w:cstheme="minorEastAsia"/>
                <w:b/>
                <w:color w:val="FF0000"/>
              </w:rPr>
              <w:t>必填，请在6%-10%范围内选择</w:t>
            </w:r>
            <w:r>
              <w:rPr>
                <w:rFonts w:hint="eastAsia" w:ascii="宋体" w:hAnsi="宋体" w:eastAsia="宋体" w:cstheme="minorEastAsia"/>
              </w:rPr>
              <w:t>）后参与评审。对于同时属于小微企业、监狱企业或残疾人福利性单位的，</w:t>
            </w:r>
            <w:r>
              <w:rPr>
                <w:rFonts w:hint="eastAsia" w:ascii="宋体" w:hAnsi="宋体" w:eastAsia="宋体" w:cstheme="minorEastAsia"/>
                <w:b/>
                <w:color w:val="FF0000"/>
              </w:rPr>
              <w:t>不重复进行投标报价扣除</w:t>
            </w:r>
            <w:r>
              <w:rPr>
                <w:rFonts w:hint="eastAsia" w:ascii="宋体" w:hAnsi="宋体" w:eastAsia="宋体" w:cstheme="minorEastAsia"/>
              </w:rPr>
              <w:t>。如有其它政策支持因素（如鼓励创新等）需一并列出。</w:t>
            </w:r>
          </w:p>
          <w:p w14:paraId="3D613B6E">
            <w:pPr>
              <w:rPr>
                <w:rFonts w:ascii="宋体" w:hAnsi="宋体" w:eastAsia="宋体" w:cstheme="minorEastAsia"/>
              </w:rPr>
            </w:pPr>
            <w:r>
              <w:rPr>
                <w:rFonts w:hint="eastAsia" w:ascii="宋体" w:hAnsi="宋体" w:eastAsia="宋体" w:cstheme="minorEastAsia"/>
              </w:rPr>
              <w:t xml:space="preserve">    2.联合协议中约定，小型、微型企业、残疾人福利性单位和监狱企业的协议合同金额占到联合体协议合同总金额30%以上的，</w:t>
            </w:r>
            <w:r>
              <w:rPr>
                <w:rFonts w:hint="eastAsia" w:ascii="宋体" w:hAnsi="宋体" w:eastAsia="宋体" w:cstheme="minorEastAsia"/>
                <w:b/>
                <w:color w:val="FF0000"/>
              </w:rPr>
              <w:t>可给予联合体____%（允许联合体投标的项目必填，请在2%-3%范围内选择）</w:t>
            </w:r>
            <w:r>
              <w:rPr>
                <w:rFonts w:hint="eastAsia" w:ascii="宋体" w:hAnsi="宋体" w:eastAsia="宋体" w:cstheme="minorEastAsia"/>
              </w:rPr>
              <w:t>的价格扣除。</w:t>
            </w:r>
          </w:p>
          <w:p w14:paraId="5631C2B3">
            <w:pPr>
              <w:rPr>
                <w:rFonts w:ascii="宋体" w:hAnsi="宋体" w:eastAsia="宋体" w:cstheme="minorEastAsia"/>
              </w:rPr>
            </w:pPr>
            <w:r>
              <w:rPr>
                <w:rFonts w:hint="eastAsia" w:ascii="宋体" w:hAnsi="宋体" w:eastAsia="宋体" w:cstheme="minorEastAsia"/>
              </w:rPr>
              <w:t xml:space="preserve">    联合体各方均为小型、微型企业和监狱企业的，联合体视同为小型、微型企业和监狱企业，均享受</w:t>
            </w:r>
            <w:r>
              <w:rPr>
                <w:rFonts w:hint="eastAsia" w:ascii="宋体" w:hAnsi="宋体" w:eastAsia="宋体" w:cstheme="minorEastAsia"/>
                <w:b/>
                <w:bCs/>
                <w:color w:val="FF0000"/>
              </w:rPr>
              <w:t>评标优惠政策</w:t>
            </w:r>
            <w:r>
              <w:rPr>
                <w:rFonts w:hint="eastAsia" w:ascii="宋体" w:hAnsi="宋体" w:eastAsia="宋体" w:cstheme="minorEastAsia"/>
              </w:rPr>
              <w:t>第一款的优惠政策。</w:t>
            </w:r>
          </w:p>
          <w:p w14:paraId="4E0741C4">
            <w:pPr>
              <w:wordWrap w:val="0"/>
              <w:rPr>
                <w:rFonts w:ascii="宋体" w:hAnsi="宋体" w:cs="宋体"/>
                <w:szCs w:val="21"/>
              </w:rPr>
            </w:pPr>
            <w:r>
              <w:rPr>
                <w:rFonts w:hint="eastAsia" w:cstheme="minorEastAsia"/>
                <w:szCs w:val="21"/>
              </w:rPr>
              <w:t>3.</w:t>
            </w:r>
            <w:r>
              <w:rPr>
                <w:rFonts w:hint="eastAsia" w:cstheme="minorEastAsia"/>
                <w:b/>
                <w:color w:val="FF0000"/>
                <w:szCs w:val="21"/>
              </w:rPr>
              <w:t>采购人所采购产品为政府强制采购的节能、环保产品，</w:t>
            </w:r>
            <w:r>
              <w:rPr>
                <w:rFonts w:hint="eastAsia" w:cstheme="minorEastAsia"/>
                <w:szCs w:val="21"/>
              </w:rPr>
              <w:t>投标人应当提供所投产品的由国家确定的认证机构出具的、处于有效期之内的节能产品、环境标志产品认证证书，否则其投标将被认定为投标无效。《节能产品政府采购品目清单》、《环境标志产品政府采购品目清单》、《参与实施政府采购节能产品认证机构名录》及《参与实施政府采购环境标志产品认证机构名录》，详见中国政府采购网（http://www.ccgp.gov.cn/）。</w:t>
            </w:r>
          </w:p>
        </w:tc>
      </w:tr>
      <w:tr w14:paraId="2AD1CBF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vMerge w:val="restart"/>
            <w:tcBorders>
              <w:top w:val="single" w:color="000000" w:sz="8" w:space="0"/>
              <w:left w:val="single" w:color="000000" w:sz="8" w:space="0"/>
              <w:bottom w:val="single" w:color="000000" w:sz="8" w:space="0"/>
              <w:right w:val="single" w:color="000000" w:sz="8" w:space="0"/>
            </w:tcBorders>
          </w:tcPr>
          <w:p w14:paraId="5B8475ED">
            <w:pPr>
              <w:wordWrap w:val="0"/>
              <w:jc w:val="center"/>
              <w:rPr>
                <w:rFonts w:ascii="宋体" w:hAnsi="宋体" w:cs="宋体"/>
                <w:b/>
                <w:bCs/>
                <w:color w:val="0000FF"/>
              </w:rPr>
            </w:pPr>
            <w:r>
              <w:rPr>
                <w:b/>
                <w:bCs/>
                <w:color w:val="0000FF"/>
              </w:rPr>
              <w:t>2</w:t>
            </w:r>
          </w:p>
        </w:tc>
        <w:tc>
          <w:tcPr>
            <w:tcW w:w="3113" w:type="dxa"/>
            <w:gridSpan w:val="3"/>
            <w:tcBorders>
              <w:top w:val="single" w:color="000000" w:sz="8" w:space="0"/>
              <w:left w:val="single" w:color="000000" w:sz="8" w:space="0"/>
              <w:bottom w:val="single" w:color="000000" w:sz="8" w:space="0"/>
              <w:right w:val="single" w:color="000000" w:sz="8" w:space="0"/>
            </w:tcBorders>
          </w:tcPr>
          <w:p w14:paraId="03ACE6BC">
            <w:pPr>
              <w:wordWrap w:val="0"/>
              <w:jc w:val="center"/>
              <w:rPr>
                <w:rFonts w:ascii="宋体" w:hAnsi="宋体" w:cs="宋体"/>
                <w:b/>
                <w:bCs/>
                <w:color w:val="0000FF"/>
              </w:rPr>
            </w:pPr>
            <w:r>
              <w:rPr>
                <w:b/>
                <w:bCs/>
                <w:color w:val="0000FF"/>
              </w:rPr>
              <w:t>技术</w:t>
            </w:r>
            <w:r>
              <w:rPr>
                <w:rFonts w:hint="eastAsia"/>
                <w:b/>
                <w:bCs/>
                <w:color w:val="0000FF"/>
              </w:rPr>
              <w:t>部分</w:t>
            </w:r>
          </w:p>
        </w:tc>
        <w:tc>
          <w:tcPr>
            <w:tcW w:w="5279" w:type="dxa"/>
            <w:tcBorders>
              <w:top w:val="single" w:color="000000" w:sz="8" w:space="0"/>
              <w:left w:val="single" w:color="000000" w:sz="8" w:space="0"/>
              <w:bottom w:val="single" w:color="000000" w:sz="8" w:space="0"/>
              <w:right w:val="single" w:color="000000" w:sz="8" w:space="0"/>
            </w:tcBorders>
            <w:vAlign w:val="center"/>
          </w:tcPr>
          <w:p w14:paraId="1B1C6169">
            <w:pPr>
              <w:wordWrap w:val="0"/>
              <w:jc w:val="center"/>
              <w:rPr>
                <w:rFonts w:ascii="宋体" w:hAnsi="宋体" w:cs="宋体"/>
                <w:b/>
                <w:bCs/>
                <w:color w:val="0000FF"/>
              </w:rPr>
            </w:pPr>
            <w:ins w:id="0" w:author="卢亿齐" w:date="2025-08-22T16:07:00Z">
              <w:r>
                <w:rPr>
                  <w:rFonts w:hint="eastAsia" w:ascii="宋体" w:hAnsi="宋体" w:cs="宋体"/>
                  <w:b/>
                  <w:bCs/>
                  <w:color w:val="0000FF"/>
                </w:rPr>
                <w:t>65</w:t>
              </w:r>
            </w:ins>
          </w:p>
        </w:tc>
      </w:tr>
      <w:tr w14:paraId="18C9C7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4D89AB60">
            <w:pPr>
              <w:rPr>
                <w:rFonts w:ascii="宋体" w:hAnsi="宋体" w:cs="宋体"/>
                <w:b/>
                <w:bCs/>
                <w:color w:val="0000FF"/>
              </w:rPr>
            </w:pPr>
          </w:p>
        </w:tc>
        <w:tc>
          <w:tcPr>
            <w:tcW w:w="8392" w:type="dxa"/>
            <w:gridSpan w:val="4"/>
            <w:tcBorders>
              <w:top w:val="single" w:color="000000" w:sz="8" w:space="0"/>
              <w:left w:val="single" w:color="000000" w:sz="8" w:space="0"/>
              <w:bottom w:val="single" w:color="000000" w:sz="8" w:space="0"/>
              <w:right w:val="single" w:color="000000" w:sz="8" w:space="0"/>
            </w:tcBorders>
          </w:tcPr>
          <w:p w14:paraId="35805F03">
            <w:pPr>
              <w:wordWrap w:val="0"/>
              <w:rPr>
                <w:rFonts w:ascii="宋体" w:hAnsi="宋体" w:cs="宋体"/>
                <w:szCs w:val="21"/>
              </w:rPr>
            </w:pPr>
          </w:p>
        </w:tc>
      </w:tr>
      <w:tr w14:paraId="6AF6E50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1118" w:hRule="atLeast"/>
          <w:tblCellSpacing w:w="0" w:type="dxa"/>
          <w:jc w:val="center"/>
        </w:trPr>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14:paraId="0FF5DDC0">
            <w:pPr>
              <w:rPr>
                <w:rFonts w:ascii="宋体" w:hAnsi="宋体" w:cs="宋体"/>
                <w:b/>
                <w:bCs/>
                <w:color w:val="0000FF"/>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6648C718">
            <w:pPr>
              <w:wordWrap w:val="0"/>
              <w:jc w:val="center"/>
              <w:rPr>
                <w:rFonts w:ascii="宋体" w:hAnsi="宋体" w:cs="宋体"/>
                <w:szCs w:val="21"/>
              </w:rPr>
            </w:pPr>
            <w:r>
              <w:rPr>
                <w:szCs w:val="21"/>
              </w:rPr>
              <w:t>序号</w:t>
            </w:r>
          </w:p>
        </w:tc>
        <w:tc>
          <w:tcPr>
            <w:tcW w:w="178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110AD457">
            <w:pPr>
              <w:wordWrap w:val="0"/>
              <w:jc w:val="center"/>
              <w:rPr>
                <w:rFonts w:ascii="宋体" w:hAnsi="宋体" w:cs="宋体"/>
                <w:szCs w:val="21"/>
              </w:rPr>
            </w:pPr>
            <w:r>
              <w:rPr>
                <w:szCs w:val="21"/>
              </w:rPr>
              <w:t>评分因素</w:t>
            </w:r>
          </w:p>
        </w:tc>
        <w:tc>
          <w:tcPr>
            <w:tcW w:w="647"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6780C14E">
            <w:pPr>
              <w:wordWrap w:val="0"/>
              <w:jc w:val="center"/>
              <w:rPr>
                <w:rFonts w:ascii="宋体" w:hAnsi="宋体" w:cs="宋体"/>
                <w:szCs w:val="21"/>
              </w:rPr>
            </w:pPr>
            <w:r>
              <w:rPr>
                <w:szCs w:val="21"/>
              </w:rPr>
              <w:t>权重(%)</w:t>
            </w:r>
          </w:p>
        </w:tc>
        <w:tc>
          <w:tcPr>
            <w:tcW w:w="5279"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184B3E9">
            <w:pPr>
              <w:wordWrap w:val="0"/>
              <w:jc w:val="center"/>
              <w:rPr>
                <w:rFonts w:ascii="宋体" w:hAnsi="宋体" w:cs="宋体"/>
                <w:szCs w:val="21"/>
              </w:rPr>
            </w:pPr>
            <w:r>
              <w:rPr>
                <w:szCs w:val="21"/>
              </w:rPr>
              <w:t>评分准则</w:t>
            </w:r>
          </w:p>
        </w:tc>
      </w:tr>
      <w:tr w14:paraId="35D4125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1CBD599F">
            <w:pPr>
              <w:rPr>
                <w:rFonts w:ascii="宋体" w:hAnsi="宋体" w:eastAsia="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2723EA07">
            <w:pPr>
              <w:wordWrap w:val="0"/>
              <w:jc w:val="center"/>
              <w:rPr>
                <w:rFonts w:ascii="宋体" w:hAnsi="宋体" w:eastAsia="宋体" w:cs="宋体"/>
                <w:szCs w:val="21"/>
              </w:rPr>
            </w:pPr>
            <w:r>
              <w:rPr>
                <w:rFonts w:hint="eastAsia" w:ascii="宋体" w:hAnsi="宋体" w:eastAsia="宋体" w:cs="宋体"/>
                <w:szCs w:val="21"/>
              </w:rPr>
              <w:t>1</w:t>
            </w:r>
          </w:p>
        </w:tc>
        <w:tc>
          <w:tcPr>
            <w:tcW w:w="1786" w:type="dxa"/>
            <w:tcBorders>
              <w:top w:val="single" w:color="000000" w:sz="8" w:space="0"/>
              <w:left w:val="single" w:color="000000" w:sz="8" w:space="0"/>
              <w:bottom w:val="single" w:color="000000" w:sz="8" w:space="0"/>
              <w:right w:val="single" w:color="000000" w:sz="8" w:space="0"/>
            </w:tcBorders>
            <w:vAlign w:val="center"/>
          </w:tcPr>
          <w:p w14:paraId="27D5CA0A">
            <w:pPr>
              <w:wordWrap w:val="0"/>
              <w:jc w:val="center"/>
              <w:rPr>
                <w:rFonts w:ascii="宋体" w:hAnsi="宋体" w:eastAsia="宋体" w:cs="宋体"/>
                <w:szCs w:val="21"/>
              </w:rPr>
            </w:pPr>
            <w:r>
              <w:rPr>
                <w:rFonts w:hint="eastAsia" w:ascii="宋体" w:hAnsi="宋体" w:eastAsia="宋体" w:cs="宋体"/>
                <w:szCs w:val="21"/>
              </w:rPr>
              <w:t>项目实施方案</w:t>
            </w:r>
          </w:p>
        </w:tc>
        <w:tc>
          <w:tcPr>
            <w:tcW w:w="647" w:type="dxa"/>
            <w:tcBorders>
              <w:top w:val="single" w:color="000000" w:sz="8" w:space="0"/>
              <w:left w:val="single" w:color="000000" w:sz="8" w:space="0"/>
              <w:bottom w:val="single" w:color="000000" w:sz="8" w:space="0"/>
              <w:right w:val="single" w:color="000000" w:sz="8" w:space="0"/>
            </w:tcBorders>
            <w:vAlign w:val="center"/>
          </w:tcPr>
          <w:p w14:paraId="4FB49DA6">
            <w:pPr>
              <w:wordWrap w:val="0"/>
              <w:jc w:val="center"/>
              <w:rPr>
                <w:rFonts w:ascii="宋体" w:hAnsi="宋体" w:eastAsia="宋体" w:cs="宋体"/>
                <w:szCs w:val="21"/>
              </w:rPr>
            </w:pPr>
            <w:r>
              <w:rPr>
                <w:rFonts w:hint="eastAsia" w:ascii="宋体" w:hAnsi="宋体" w:eastAsia="宋体" w:cs="宋体"/>
                <w:szCs w:val="21"/>
              </w:rPr>
              <w:t>15</w:t>
            </w:r>
          </w:p>
        </w:tc>
        <w:tc>
          <w:tcPr>
            <w:tcW w:w="5279" w:type="dxa"/>
            <w:tcBorders>
              <w:top w:val="single" w:color="000000" w:sz="8" w:space="0"/>
              <w:left w:val="single" w:color="000000" w:sz="8" w:space="0"/>
              <w:bottom w:val="single" w:color="000000" w:sz="8" w:space="0"/>
              <w:right w:val="single" w:color="000000" w:sz="8" w:space="0"/>
            </w:tcBorders>
          </w:tcPr>
          <w:p w14:paraId="5F10D619">
            <w:pPr>
              <w:widowControl/>
              <w:jc w:val="left"/>
              <w:rPr>
                <w:rFonts w:ascii="宋体" w:hAnsi="宋体" w:eastAsia="宋体" w:cs="宋体"/>
                <w:kern w:val="0"/>
                <w:szCs w:val="21"/>
              </w:rPr>
            </w:pPr>
            <w:r>
              <w:rPr>
                <w:rFonts w:hint="eastAsia" w:ascii="宋体" w:hAnsi="宋体" w:cs="宋体"/>
                <w:b/>
                <w:bCs/>
                <w:color w:val="000000"/>
                <w:szCs w:val="21"/>
                <w14:textFill>
                  <w14:solidFill>
                    <w14:srgbClr w14:val="000000">
                      <w14:lumMod w14:val="95000"/>
                      <w14:lumOff w14:val="5000"/>
                    </w14:srgbClr>
                  </w14:solidFill>
                </w14:textFill>
              </w:rPr>
              <w:t>（一）评审内容</w:t>
            </w:r>
            <w:r>
              <w:rPr>
                <w:rFonts w:hint="eastAsia" w:ascii="宋体" w:hAnsi="宋体" w:eastAsia="宋体" w:cs="宋体"/>
                <w:kern w:val="0"/>
                <w:szCs w:val="21"/>
              </w:rPr>
              <w:t>：</w:t>
            </w:r>
          </w:p>
          <w:p w14:paraId="23F27365">
            <w:pPr>
              <w:widowControl/>
              <w:jc w:val="left"/>
              <w:rPr>
                <w:rFonts w:ascii="宋体" w:hAnsi="宋体" w:eastAsia="宋体" w:cs="宋体"/>
                <w:szCs w:val="21"/>
              </w:rPr>
            </w:pPr>
            <w:r>
              <w:rPr>
                <w:rFonts w:hint="eastAsia" w:ascii="宋体" w:hAnsi="宋体" w:eastAsia="宋体" w:cs="宋体"/>
                <w:szCs w:val="21"/>
              </w:rPr>
              <w:t>投标人提供项目实施方案，包括以下内容；</w:t>
            </w:r>
          </w:p>
          <w:p w14:paraId="2741BC44">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 xml:space="preserve">1.运营管理体系制度； </w:t>
            </w:r>
          </w:p>
          <w:p w14:paraId="1FE036A0">
            <w:pPr>
              <w:widowControl/>
              <w:jc w:val="left"/>
              <w:rPr>
                <w:rFonts w:ascii="宋体" w:hAnsi="宋体" w:eastAsia="宋体" w:cs="宋体"/>
              </w:rPr>
            </w:pPr>
            <w:r>
              <w:rPr>
                <w:rFonts w:hint="eastAsia" w:ascii="宋体" w:hAnsi="宋体" w:eastAsia="宋体" w:cs="宋体"/>
                <w:color w:val="000000"/>
                <w:kern w:val="0"/>
                <w:szCs w:val="21"/>
              </w:rPr>
              <w:t xml:space="preserve">2.服务内容及标准、特色； </w:t>
            </w:r>
          </w:p>
          <w:p w14:paraId="779C5B42">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3.项目人员组织架构；</w:t>
            </w:r>
          </w:p>
          <w:p w14:paraId="4465E997">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4.设施维护、消防安全监管方案；</w:t>
            </w:r>
          </w:p>
          <w:p w14:paraId="14BF0E04">
            <w:pPr>
              <w:widowControl/>
              <w:jc w:val="left"/>
              <w:rPr>
                <w:rFonts w:ascii="宋体" w:hAnsi="宋体" w:eastAsia="宋体" w:cs="宋体"/>
                <w:color w:val="000000"/>
                <w:szCs w:val="21"/>
              </w:rPr>
            </w:pPr>
            <w:r>
              <w:rPr>
                <w:rFonts w:hint="eastAsia" w:ascii="宋体" w:hAnsi="宋体" w:eastAsia="宋体" w:cs="宋体"/>
                <w:color w:val="000000"/>
                <w:szCs w:val="21"/>
              </w:rPr>
              <w:t>5.预期成果。</w:t>
            </w:r>
          </w:p>
          <w:p w14:paraId="00895FDC">
            <w:pPr>
              <w:jc w:val="left"/>
              <w:rPr>
                <w:rFonts w:ascii="宋体" w:hAnsi="宋体" w:eastAsia="宋体" w:cs="宋体"/>
                <w:kern w:val="0"/>
                <w:szCs w:val="21"/>
              </w:rPr>
            </w:pPr>
            <w:r>
              <w:rPr>
                <w:rFonts w:hint="eastAsia" w:ascii="宋体" w:hAnsi="宋体" w:eastAsia="宋体" w:cs="宋体"/>
                <w:kern w:val="0"/>
                <w:szCs w:val="21"/>
              </w:rPr>
              <w:t>以上每满足1项得</w:t>
            </w:r>
            <w:r>
              <w:rPr>
                <w:rFonts w:ascii="宋体" w:hAnsi="宋体" w:eastAsia="宋体" w:cs="宋体"/>
                <w:kern w:val="0"/>
                <w:szCs w:val="21"/>
              </w:rPr>
              <w:t>12</w:t>
            </w:r>
            <w:r>
              <w:rPr>
                <w:rFonts w:hint="eastAsia" w:ascii="宋体" w:hAnsi="宋体" w:eastAsia="宋体" w:cs="宋体"/>
                <w:kern w:val="0"/>
                <w:szCs w:val="21"/>
              </w:rPr>
              <w:t>分，本小项最高得</w:t>
            </w:r>
            <w:r>
              <w:rPr>
                <w:rFonts w:ascii="宋体" w:hAnsi="宋体" w:eastAsia="宋体" w:cs="宋体"/>
                <w:kern w:val="0"/>
                <w:szCs w:val="21"/>
              </w:rPr>
              <w:t>60</w:t>
            </w:r>
            <w:r>
              <w:rPr>
                <w:rFonts w:hint="eastAsia" w:ascii="宋体" w:hAnsi="宋体" w:eastAsia="宋体" w:cs="宋体"/>
                <w:kern w:val="0"/>
                <w:szCs w:val="21"/>
              </w:rPr>
              <w:t>分；</w:t>
            </w:r>
          </w:p>
          <w:p w14:paraId="312F3B70">
            <w:pPr>
              <w:jc w:val="left"/>
              <w:rPr>
                <w:rFonts w:ascii="宋体" w:hAnsi="宋体" w:eastAsia="宋体" w:cs="宋体"/>
                <w:kern w:val="0"/>
                <w:szCs w:val="21"/>
              </w:rPr>
            </w:pPr>
            <w:r>
              <w:rPr>
                <w:rFonts w:hint="eastAsia" w:ascii="宋体" w:hAnsi="宋体" w:eastAsia="宋体" w:cs="宋体"/>
                <w:kern w:val="0"/>
                <w:szCs w:val="21"/>
              </w:rPr>
              <w:t>（3）考察点全部不满足，不得分。</w:t>
            </w:r>
          </w:p>
          <w:p w14:paraId="7C07FA39">
            <w:pPr>
              <w:jc w:val="left"/>
              <w:rPr>
                <w:rFonts w:ascii="宋体" w:hAnsi="宋体" w:eastAsia="宋体" w:cs="宋体"/>
                <w:kern w:val="0"/>
                <w:szCs w:val="21"/>
              </w:rPr>
            </w:pPr>
            <w:r>
              <w:rPr>
                <w:rFonts w:hint="eastAsia" w:ascii="宋体" w:hAnsi="宋体" w:eastAsia="宋体" w:cs="宋体"/>
                <w:kern w:val="0"/>
                <w:szCs w:val="21"/>
              </w:rPr>
              <w:t>在此基础上，根据方案整体全面性、具体性、针对性、合理性、可操作性进行评分</w:t>
            </w:r>
          </w:p>
          <w:p w14:paraId="59174D6F">
            <w:pPr>
              <w:jc w:val="left"/>
              <w:rPr>
                <w:rFonts w:ascii="宋体" w:hAnsi="宋体" w:eastAsia="宋体" w:cs="宋体"/>
                <w:kern w:val="0"/>
                <w:szCs w:val="21"/>
              </w:rPr>
            </w:pPr>
            <w:r>
              <w:rPr>
                <w:rFonts w:hint="eastAsia" w:ascii="宋体" w:hAnsi="宋体" w:eastAsia="宋体" w:cs="宋体"/>
                <w:kern w:val="0"/>
                <w:szCs w:val="21"/>
              </w:rPr>
              <w:t>（1）投标文件响应内容全面；</w:t>
            </w:r>
          </w:p>
          <w:p w14:paraId="6E029322">
            <w:pPr>
              <w:jc w:val="left"/>
              <w:rPr>
                <w:rFonts w:ascii="宋体" w:hAnsi="宋体" w:eastAsia="宋体" w:cs="宋体"/>
                <w:kern w:val="0"/>
                <w:szCs w:val="21"/>
              </w:rPr>
            </w:pPr>
            <w:r>
              <w:rPr>
                <w:rFonts w:hint="eastAsia" w:ascii="宋体" w:hAnsi="宋体" w:eastAsia="宋体" w:cs="宋体"/>
                <w:kern w:val="0"/>
                <w:szCs w:val="21"/>
              </w:rPr>
              <w:t>（2）投标文件响应内容具体；</w:t>
            </w:r>
          </w:p>
          <w:p w14:paraId="73D36A32">
            <w:pPr>
              <w:jc w:val="left"/>
              <w:rPr>
                <w:rFonts w:ascii="宋体" w:hAnsi="宋体" w:eastAsia="宋体" w:cs="宋体"/>
                <w:kern w:val="0"/>
                <w:szCs w:val="21"/>
              </w:rPr>
            </w:pPr>
            <w:r>
              <w:rPr>
                <w:rFonts w:hint="eastAsia" w:ascii="宋体" w:hAnsi="宋体" w:eastAsia="宋体" w:cs="宋体"/>
                <w:kern w:val="0"/>
                <w:szCs w:val="21"/>
              </w:rPr>
              <w:t>（3）投标文件响应内容针对性强；</w:t>
            </w:r>
          </w:p>
          <w:p w14:paraId="109E0145">
            <w:pPr>
              <w:jc w:val="left"/>
              <w:rPr>
                <w:rFonts w:ascii="宋体" w:hAnsi="宋体" w:eastAsia="宋体" w:cs="宋体"/>
                <w:kern w:val="0"/>
                <w:szCs w:val="21"/>
              </w:rPr>
            </w:pPr>
            <w:r>
              <w:rPr>
                <w:rFonts w:hint="eastAsia" w:ascii="宋体" w:hAnsi="宋体" w:eastAsia="宋体" w:cs="宋体"/>
                <w:kern w:val="0"/>
                <w:szCs w:val="21"/>
              </w:rPr>
              <w:t>（4）投标文件响应内容科学合理；</w:t>
            </w:r>
          </w:p>
          <w:p w14:paraId="18A36659">
            <w:pPr>
              <w:jc w:val="left"/>
              <w:rPr>
                <w:rFonts w:ascii="宋体" w:hAnsi="宋体" w:eastAsia="宋体" w:cs="宋体"/>
                <w:kern w:val="0"/>
                <w:szCs w:val="21"/>
              </w:rPr>
            </w:pPr>
            <w:r>
              <w:rPr>
                <w:rFonts w:hint="eastAsia" w:ascii="宋体" w:hAnsi="宋体" w:eastAsia="宋体" w:cs="宋体"/>
                <w:kern w:val="0"/>
                <w:szCs w:val="21"/>
              </w:rPr>
              <w:t>（5）投标文件响应内容可操作性强。</w:t>
            </w:r>
          </w:p>
          <w:p w14:paraId="4F9A133D">
            <w:pPr>
              <w:jc w:val="left"/>
              <w:rPr>
                <w:rFonts w:ascii="宋体" w:hAnsi="宋体" w:eastAsia="宋体" w:cs="宋体"/>
                <w:kern w:val="0"/>
                <w:szCs w:val="21"/>
              </w:rPr>
            </w:pPr>
            <w:r>
              <w:rPr>
                <w:rFonts w:hint="eastAsia" w:ascii="宋体" w:hAnsi="宋体" w:eastAsia="宋体" w:cs="宋体"/>
                <w:kern w:val="0"/>
                <w:szCs w:val="21"/>
              </w:rPr>
              <w:t>满足以上五项要求的评价为优，得</w:t>
            </w:r>
            <w:r>
              <w:rPr>
                <w:rFonts w:ascii="宋体" w:hAnsi="宋体" w:eastAsia="宋体" w:cs="宋体"/>
                <w:kern w:val="0"/>
                <w:szCs w:val="21"/>
              </w:rPr>
              <w:t>40</w:t>
            </w:r>
            <w:r>
              <w:rPr>
                <w:rFonts w:hint="eastAsia" w:ascii="宋体" w:hAnsi="宋体" w:eastAsia="宋体" w:cs="宋体"/>
                <w:kern w:val="0"/>
                <w:szCs w:val="21"/>
              </w:rPr>
              <w:t>分。</w:t>
            </w:r>
          </w:p>
          <w:p w14:paraId="64E0D9C2">
            <w:pPr>
              <w:jc w:val="left"/>
              <w:rPr>
                <w:rFonts w:ascii="宋体" w:hAnsi="宋体" w:eastAsia="宋体" w:cs="宋体"/>
                <w:kern w:val="0"/>
                <w:szCs w:val="21"/>
              </w:rPr>
            </w:pPr>
            <w:r>
              <w:rPr>
                <w:rFonts w:hint="eastAsia" w:ascii="宋体" w:hAnsi="宋体" w:eastAsia="宋体" w:cs="宋体"/>
                <w:kern w:val="0"/>
                <w:szCs w:val="21"/>
              </w:rPr>
              <w:t>满足以上四项要求的评价为良，得</w:t>
            </w:r>
            <w:r>
              <w:rPr>
                <w:rFonts w:ascii="宋体" w:hAnsi="宋体" w:eastAsia="宋体" w:cs="宋体"/>
                <w:kern w:val="0"/>
                <w:szCs w:val="21"/>
              </w:rPr>
              <w:t>20</w:t>
            </w:r>
            <w:r>
              <w:rPr>
                <w:rFonts w:hint="eastAsia" w:ascii="宋体" w:hAnsi="宋体" w:eastAsia="宋体" w:cs="宋体"/>
                <w:kern w:val="0"/>
                <w:szCs w:val="21"/>
              </w:rPr>
              <w:t>分。</w:t>
            </w:r>
          </w:p>
          <w:p w14:paraId="210ED613">
            <w:pPr>
              <w:jc w:val="left"/>
              <w:rPr>
                <w:rFonts w:ascii="宋体" w:hAnsi="宋体" w:eastAsia="宋体" w:cs="宋体"/>
                <w:kern w:val="0"/>
                <w:szCs w:val="21"/>
              </w:rPr>
            </w:pPr>
            <w:r>
              <w:rPr>
                <w:rFonts w:hint="eastAsia" w:ascii="宋体" w:hAnsi="宋体" w:eastAsia="宋体" w:cs="宋体"/>
                <w:kern w:val="0"/>
                <w:szCs w:val="21"/>
              </w:rPr>
              <w:t>满足以上三项要求的评价为中，得</w:t>
            </w:r>
            <w:r>
              <w:rPr>
                <w:rFonts w:ascii="宋体" w:hAnsi="宋体" w:eastAsia="宋体" w:cs="宋体"/>
                <w:kern w:val="0"/>
                <w:szCs w:val="21"/>
              </w:rPr>
              <w:t>10</w:t>
            </w:r>
            <w:r>
              <w:rPr>
                <w:rFonts w:hint="eastAsia" w:ascii="宋体" w:hAnsi="宋体" w:eastAsia="宋体" w:cs="宋体"/>
                <w:kern w:val="0"/>
                <w:szCs w:val="21"/>
              </w:rPr>
              <w:t>分。</w:t>
            </w:r>
          </w:p>
          <w:p w14:paraId="51374E46">
            <w:pPr>
              <w:wordWrap w:val="0"/>
              <w:spacing w:line="360" w:lineRule="exact"/>
              <w:rPr>
                <w:rFonts w:ascii="宋体" w:hAnsi="宋体" w:eastAsia="宋体" w:cs="宋体"/>
                <w:kern w:val="0"/>
                <w:szCs w:val="21"/>
              </w:rPr>
            </w:pPr>
            <w:r>
              <w:rPr>
                <w:rFonts w:hint="eastAsia" w:ascii="宋体" w:hAnsi="宋体" w:eastAsia="宋体" w:cs="宋体"/>
                <w:kern w:val="0"/>
                <w:szCs w:val="21"/>
              </w:rPr>
              <w:t>其它情况的评价为差，不得分。</w:t>
            </w:r>
          </w:p>
          <w:p w14:paraId="51C2B62F">
            <w:pPr>
              <w:pStyle w:val="2"/>
              <w:rPr>
                <w:rFonts w:hint="default"/>
              </w:rPr>
            </w:pPr>
            <w:r>
              <w:rPr>
                <w:rFonts w:hAnsi="宋体" w:eastAsia="宋体" w:cs="宋体"/>
              </w:rPr>
              <w:t>以上两点累计得分，最高得1</w:t>
            </w:r>
            <w:r>
              <w:rPr>
                <w:rFonts w:hint="default" w:hAnsi="宋体" w:eastAsia="宋体" w:cs="宋体"/>
              </w:rPr>
              <w:t>00</w:t>
            </w:r>
            <w:r>
              <w:rPr>
                <w:rFonts w:hAnsi="宋体" w:eastAsia="宋体" w:cs="宋体"/>
              </w:rPr>
              <w:t>分</w:t>
            </w:r>
          </w:p>
        </w:tc>
      </w:tr>
      <w:tr w14:paraId="1F8218C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23D0C20A">
            <w:pPr>
              <w:rPr>
                <w:rFonts w:ascii="宋体" w:hAnsi="宋体" w:eastAsia="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1AB0CE14">
            <w:pPr>
              <w:wordWrap w:val="0"/>
              <w:jc w:val="center"/>
              <w:rPr>
                <w:rFonts w:ascii="宋体" w:hAnsi="宋体" w:eastAsia="宋体" w:cs="宋体"/>
                <w:szCs w:val="21"/>
              </w:rPr>
            </w:pPr>
            <w:r>
              <w:rPr>
                <w:rFonts w:hint="eastAsia" w:ascii="宋体" w:hAnsi="宋体" w:eastAsia="宋体" w:cs="宋体"/>
                <w:szCs w:val="21"/>
              </w:rPr>
              <w:t>2</w:t>
            </w:r>
          </w:p>
        </w:tc>
        <w:tc>
          <w:tcPr>
            <w:tcW w:w="1786" w:type="dxa"/>
            <w:tcBorders>
              <w:top w:val="single" w:color="000000" w:sz="8" w:space="0"/>
              <w:left w:val="single" w:color="000000" w:sz="8" w:space="0"/>
              <w:bottom w:val="single" w:color="000000" w:sz="8" w:space="0"/>
              <w:right w:val="single" w:color="000000" w:sz="8" w:space="0"/>
            </w:tcBorders>
            <w:vAlign w:val="center"/>
          </w:tcPr>
          <w:p w14:paraId="0BDEA3F2">
            <w:pPr>
              <w:spacing w:line="276" w:lineRule="auto"/>
              <w:jc w:val="center"/>
              <w:rPr>
                <w:rFonts w:ascii="宋体" w:hAnsi="宋体" w:eastAsia="宋体" w:cs="宋体"/>
                <w:szCs w:val="21"/>
              </w:rPr>
            </w:pPr>
            <w:r>
              <w:rPr>
                <w:rFonts w:hint="eastAsia" w:ascii="宋体" w:hAnsi="宋体" w:eastAsia="宋体" w:cs="宋体"/>
                <w:szCs w:val="21"/>
              </w:rPr>
              <w:t>项目实施重点难点分析及解决方案</w:t>
            </w:r>
          </w:p>
        </w:tc>
        <w:tc>
          <w:tcPr>
            <w:tcW w:w="647" w:type="dxa"/>
            <w:tcBorders>
              <w:top w:val="single" w:color="000000" w:sz="8" w:space="0"/>
              <w:left w:val="single" w:color="000000" w:sz="8" w:space="0"/>
              <w:bottom w:val="single" w:color="000000" w:sz="8" w:space="0"/>
              <w:right w:val="single" w:color="000000" w:sz="8" w:space="0"/>
            </w:tcBorders>
            <w:vAlign w:val="center"/>
          </w:tcPr>
          <w:p w14:paraId="774423BF">
            <w:pPr>
              <w:wordWrap w:val="0"/>
              <w:jc w:val="center"/>
              <w:rPr>
                <w:rFonts w:ascii="宋体" w:hAnsi="宋体" w:eastAsia="宋体" w:cs="宋体"/>
                <w:szCs w:val="21"/>
              </w:rPr>
            </w:pPr>
            <w:r>
              <w:rPr>
                <w:rFonts w:hint="eastAsia" w:ascii="宋体" w:hAnsi="宋体" w:eastAsia="宋体" w:cs="宋体"/>
                <w:szCs w:val="21"/>
              </w:rPr>
              <w:t>15</w:t>
            </w:r>
          </w:p>
        </w:tc>
        <w:tc>
          <w:tcPr>
            <w:tcW w:w="5279" w:type="dxa"/>
            <w:tcBorders>
              <w:top w:val="single" w:color="000000" w:sz="8" w:space="0"/>
              <w:left w:val="single" w:color="000000" w:sz="8" w:space="0"/>
              <w:bottom w:val="single" w:color="000000" w:sz="8" w:space="0"/>
              <w:right w:val="single" w:color="000000" w:sz="8" w:space="0"/>
            </w:tcBorders>
          </w:tcPr>
          <w:p w14:paraId="0C1C565E">
            <w:pPr>
              <w:wordWrap w:val="0"/>
              <w:spacing w:line="360" w:lineRule="exact"/>
              <w:rPr>
                <w:rFonts w:ascii="宋体" w:hAnsi="宋体" w:cs="宋体"/>
                <w:b/>
                <w:bCs/>
                <w:color w:val="000000"/>
                <w:szCs w:val="21"/>
                <w14:textFill>
                  <w14:solidFill>
                    <w14:srgbClr w14:val="000000">
                      <w14:lumMod w14:val="95000"/>
                      <w14:lumOff w14:val="5000"/>
                    </w14:srgbClr>
                  </w14:solidFill>
                </w14:textFill>
              </w:rPr>
            </w:pPr>
            <w:r>
              <w:rPr>
                <w:rFonts w:hint="eastAsia" w:ascii="宋体" w:hAnsi="宋体" w:cs="宋体"/>
                <w:b/>
                <w:bCs/>
                <w:color w:val="000000"/>
                <w:szCs w:val="21"/>
                <w14:textFill>
                  <w14:solidFill>
                    <w14:srgbClr w14:val="000000">
                      <w14:lumMod w14:val="95000"/>
                      <w14:lumOff w14:val="5000"/>
                    </w14:srgbClr>
                  </w14:solidFill>
                </w14:textFill>
              </w:rPr>
              <w:t>（一）评审内容</w:t>
            </w:r>
          </w:p>
          <w:p w14:paraId="362A10EB">
            <w:pPr>
              <w:widowControl/>
              <w:jc w:val="left"/>
              <w:rPr>
                <w:rFonts w:ascii="宋体" w:hAnsi="宋体" w:eastAsia="宋体" w:cs="宋体"/>
                <w:szCs w:val="21"/>
              </w:rPr>
            </w:pPr>
            <w:r>
              <w:rPr>
                <w:rFonts w:hint="eastAsia" w:ascii="宋体" w:hAnsi="宋体" w:eastAsia="宋体" w:cs="宋体"/>
                <w:szCs w:val="21"/>
              </w:rPr>
              <w:t>投标人提供项目实施重点难点分析及解决方案，包括以下内容；</w:t>
            </w:r>
          </w:p>
          <w:p w14:paraId="06D7C6C4">
            <w:pPr>
              <w:wordWrap w:val="0"/>
              <w:spacing w:line="360" w:lineRule="exact"/>
              <w:rPr>
                <w:rFonts w:ascii="宋体" w:hAnsi="宋体" w:eastAsia="宋体" w:cs="宋体"/>
                <w:szCs w:val="21"/>
              </w:rPr>
            </w:pPr>
          </w:p>
          <w:p w14:paraId="1EF0F3F2">
            <w:pPr>
              <w:wordWrap w:val="0"/>
              <w:spacing w:line="360" w:lineRule="exact"/>
              <w:rPr>
                <w:rFonts w:ascii="宋体" w:hAnsi="宋体" w:eastAsia="宋体" w:cs="宋体"/>
                <w:szCs w:val="21"/>
              </w:rPr>
            </w:pPr>
            <w:r>
              <w:rPr>
                <w:rFonts w:hint="eastAsia" w:ascii="宋体" w:hAnsi="宋体" w:eastAsia="宋体" w:cs="宋体"/>
                <w:szCs w:val="21"/>
              </w:rPr>
              <w:t>1、项目重点难点分析；2、应对措施及合理化建议；3、应急处理方案。</w:t>
            </w:r>
          </w:p>
          <w:p w14:paraId="1CCB3ADF">
            <w:pPr>
              <w:wordWrap w:val="0"/>
              <w:spacing w:line="360" w:lineRule="exact"/>
              <w:rPr>
                <w:rFonts w:ascii="宋体" w:hAnsi="宋体" w:eastAsia="宋体" w:cs="宋体"/>
                <w:szCs w:val="21"/>
              </w:rPr>
            </w:pPr>
            <w:r>
              <w:rPr>
                <w:rFonts w:hint="eastAsia" w:ascii="宋体" w:hAnsi="宋体" w:eastAsia="宋体" w:cs="宋体"/>
                <w:kern w:val="0"/>
                <w:szCs w:val="21"/>
              </w:rPr>
              <w:t>以上每满足1项得</w:t>
            </w:r>
            <w:r>
              <w:rPr>
                <w:rFonts w:ascii="宋体" w:hAnsi="宋体" w:eastAsia="宋体" w:cs="宋体"/>
                <w:kern w:val="0"/>
                <w:szCs w:val="21"/>
              </w:rPr>
              <w:t>20</w:t>
            </w:r>
            <w:r>
              <w:rPr>
                <w:rFonts w:hint="eastAsia" w:ascii="宋体" w:hAnsi="宋体" w:eastAsia="宋体" w:cs="宋体"/>
                <w:kern w:val="0"/>
                <w:szCs w:val="21"/>
              </w:rPr>
              <w:t>分，本小项最高得</w:t>
            </w:r>
            <w:r>
              <w:rPr>
                <w:rFonts w:ascii="宋体" w:hAnsi="宋体" w:eastAsia="宋体" w:cs="宋体"/>
                <w:kern w:val="0"/>
                <w:szCs w:val="21"/>
              </w:rPr>
              <w:t>60</w:t>
            </w:r>
            <w:r>
              <w:rPr>
                <w:rFonts w:hint="eastAsia" w:ascii="宋体" w:hAnsi="宋体" w:eastAsia="宋体" w:cs="宋体"/>
                <w:kern w:val="0"/>
                <w:szCs w:val="21"/>
              </w:rPr>
              <w:t>分；</w:t>
            </w:r>
            <w:r>
              <w:rPr>
                <w:rFonts w:hint="eastAsia" w:ascii="宋体" w:hAnsi="宋体" w:eastAsia="宋体" w:cs="宋体"/>
                <w:szCs w:val="21"/>
              </w:rPr>
              <w:t>在此基础上，根据项目实施重点难点分析及解决方案的以下标准进一步评审：</w:t>
            </w:r>
          </w:p>
          <w:p w14:paraId="3B9E3A14">
            <w:pPr>
              <w:wordWrap w:val="0"/>
              <w:spacing w:line="360" w:lineRule="exact"/>
              <w:rPr>
                <w:rFonts w:ascii="宋体" w:hAnsi="宋体" w:eastAsia="宋体" w:cs="宋体"/>
                <w:szCs w:val="21"/>
              </w:rPr>
            </w:pPr>
            <w:r>
              <w:rPr>
                <w:rFonts w:hint="eastAsia" w:ascii="宋体" w:hAnsi="宋体" w:eastAsia="宋体" w:cs="宋体"/>
                <w:szCs w:val="21"/>
              </w:rPr>
              <w:t>(1)投标人提供的方案，贴合项目实际、分析得当，具有全面性、针对性的得</w:t>
            </w:r>
            <w:r>
              <w:rPr>
                <w:rFonts w:ascii="宋体" w:hAnsi="宋体" w:eastAsia="宋体" w:cs="宋体"/>
                <w:szCs w:val="21"/>
              </w:rPr>
              <w:t>40</w:t>
            </w:r>
            <w:r>
              <w:rPr>
                <w:rFonts w:hint="eastAsia" w:ascii="宋体" w:hAnsi="宋体" w:eastAsia="宋体" w:cs="宋体"/>
                <w:szCs w:val="21"/>
              </w:rPr>
              <w:t>分。</w:t>
            </w:r>
          </w:p>
          <w:p w14:paraId="4026EC87">
            <w:pPr>
              <w:wordWrap w:val="0"/>
              <w:spacing w:line="360" w:lineRule="exact"/>
              <w:rPr>
                <w:rFonts w:ascii="宋体" w:hAnsi="宋体" w:eastAsia="宋体" w:cs="宋体"/>
                <w:szCs w:val="21"/>
              </w:rPr>
            </w:pPr>
            <w:r>
              <w:rPr>
                <w:rFonts w:hint="eastAsia" w:ascii="宋体" w:hAnsi="宋体" w:eastAsia="宋体" w:cs="宋体"/>
                <w:szCs w:val="21"/>
              </w:rPr>
              <w:t>(2)投标人提供的方案，基本贴合项目实际、对其中部分问题分析到位，具有一定全面性、针对性的得</w:t>
            </w:r>
            <w:r>
              <w:rPr>
                <w:rFonts w:ascii="宋体" w:hAnsi="宋体" w:eastAsia="宋体" w:cs="宋体"/>
                <w:szCs w:val="21"/>
              </w:rPr>
              <w:t>20</w:t>
            </w:r>
            <w:r>
              <w:rPr>
                <w:rFonts w:hint="eastAsia" w:ascii="宋体" w:hAnsi="宋体" w:eastAsia="宋体" w:cs="宋体"/>
                <w:szCs w:val="21"/>
              </w:rPr>
              <w:t>分。</w:t>
            </w:r>
          </w:p>
          <w:p w14:paraId="304CDA06">
            <w:pPr>
              <w:wordWrap w:val="0"/>
              <w:spacing w:line="360" w:lineRule="exact"/>
              <w:rPr>
                <w:rFonts w:ascii="宋体" w:hAnsi="宋体" w:eastAsia="宋体" w:cs="宋体"/>
                <w:szCs w:val="21"/>
              </w:rPr>
            </w:pPr>
            <w:r>
              <w:rPr>
                <w:rFonts w:hint="eastAsia" w:ascii="宋体" w:hAnsi="宋体" w:eastAsia="宋体" w:cs="宋体"/>
                <w:szCs w:val="21"/>
              </w:rPr>
              <w:t>(3)投标人提供的方案不够全面、不够科学合理，针对性不强的得</w:t>
            </w:r>
            <w:r>
              <w:rPr>
                <w:rFonts w:ascii="宋体" w:hAnsi="宋体" w:eastAsia="宋体" w:cs="宋体"/>
                <w:szCs w:val="21"/>
              </w:rPr>
              <w:t>10</w:t>
            </w:r>
            <w:r>
              <w:rPr>
                <w:rFonts w:hint="eastAsia" w:ascii="宋体" w:hAnsi="宋体" w:eastAsia="宋体" w:cs="宋体"/>
                <w:szCs w:val="21"/>
              </w:rPr>
              <w:t>分。</w:t>
            </w:r>
          </w:p>
          <w:p w14:paraId="0F54F000">
            <w:pPr>
              <w:wordWrap w:val="0"/>
              <w:spacing w:line="360" w:lineRule="exact"/>
              <w:rPr>
                <w:rFonts w:ascii="宋体" w:hAnsi="宋体" w:eastAsia="宋体" w:cs="宋体"/>
                <w:szCs w:val="21"/>
              </w:rPr>
            </w:pPr>
            <w:r>
              <w:rPr>
                <w:rFonts w:hint="eastAsia" w:ascii="宋体" w:hAnsi="宋体" w:eastAsia="宋体" w:cs="宋体"/>
                <w:szCs w:val="21"/>
              </w:rPr>
              <w:t>(4)其他情况不得分。</w:t>
            </w:r>
          </w:p>
          <w:p w14:paraId="4887DEFB">
            <w:pPr>
              <w:wordWrap w:val="0"/>
              <w:spacing w:line="360" w:lineRule="exact"/>
              <w:rPr>
                <w:rFonts w:ascii="宋体" w:hAnsi="宋体" w:eastAsia="宋体" w:cs="宋体"/>
                <w:szCs w:val="21"/>
              </w:rPr>
            </w:pPr>
            <w:r>
              <w:rPr>
                <w:rFonts w:hAnsi="宋体" w:eastAsia="宋体" w:cs="宋体"/>
              </w:rPr>
              <w:t>以上两点累计得分，最高得100分</w:t>
            </w:r>
          </w:p>
        </w:tc>
      </w:tr>
      <w:tr w14:paraId="7EDE636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5CFC6839">
            <w:pPr>
              <w:rPr>
                <w:rFonts w:ascii="宋体" w:hAnsi="宋体" w:eastAsia="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5A3730D1">
            <w:pPr>
              <w:wordWrap w:val="0"/>
              <w:jc w:val="center"/>
              <w:rPr>
                <w:rFonts w:ascii="宋体" w:hAnsi="宋体" w:eastAsia="宋体" w:cs="宋体"/>
                <w:szCs w:val="21"/>
              </w:rPr>
            </w:pPr>
            <w:r>
              <w:rPr>
                <w:rFonts w:hint="eastAsia" w:ascii="宋体" w:hAnsi="宋体" w:eastAsia="宋体" w:cs="宋体"/>
                <w:szCs w:val="21"/>
              </w:rPr>
              <w:t>3</w:t>
            </w:r>
          </w:p>
        </w:tc>
        <w:tc>
          <w:tcPr>
            <w:tcW w:w="1786" w:type="dxa"/>
            <w:tcBorders>
              <w:top w:val="single" w:color="000000" w:sz="8" w:space="0"/>
              <w:left w:val="single" w:color="000000" w:sz="8" w:space="0"/>
              <w:bottom w:val="single" w:color="000000" w:sz="8" w:space="0"/>
              <w:right w:val="single" w:color="000000" w:sz="8" w:space="0"/>
            </w:tcBorders>
            <w:vAlign w:val="center"/>
          </w:tcPr>
          <w:p w14:paraId="1258A12A">
            <w:pPr>
              <w:spacing w:line="360" w:lineRule="exact"/>
              <w:jc w:val="center"/>
              <w:rPr>
                <w:rFonts w:ascii="宋体" w:hAnsi="宋体" w:eastAsia="宋体" w:cs="宋体"/>
                <w:szCs w:val="21"/>
              </w:rPr>
            </w:pPr>
            <w:r>
              <w:rPr>
                <w:rFonts w:hint="eastAsia" w:ascii="宋体" w:hAnsi="宋体" w:eastAsia="宋体" w:cs="宋体"/>
                <w:szCs w:val="21"/>
              </w:rPr>
              <w:t>拟派项目负责人（仅限1人）情况</w:t>
            </w:r>
          </w:p>
        </w:tc>
        <w:tc>
          <w:tcPr>
            <w:tcW w:w="647" w:type="dxa"/>
            <w:tcBorders>
              <w:top w:val="single" w:color="000000" w:sz="8" w:space="0"/>
              <w:left w:val="single" w:color="000000" w:sz="8" w:space="0"/>
              <w:bottom w:val="single" w:color="000000" w:sz="8" w:space="0"/>
              <w:right w:val="single" w:color="000000" w:sz="8" w:space="0"/>
            </w:tcBorders>
            <w:vAlign w:val="center"/>
          </w:tcPr>
          <w:p w14:paraId="6B9BF51A">
            <w:pPr>
              <w:spacing w:line="360" w:lineRule="exact"/>
              <w:jc w:val="center"/>
              <w:rPr>
                <w:rFonts w:ascii="宋体" w:hAnsi="宋体" w:eastAsia="宋体" w:cs="宋体"/>
                <w:szCs w:val="21"/>
              </w:rPr>
            </w:pPr>
            <w:r>
              <w:rPr>
                <w:rFonts w:hint="eastAsia" w:ascii="宋体" w:hAnsi="宋体" w:eastAsia="宋体" w:cs="宋体"/>
                <w:szCs w:val="21"/>
              </w:rPr>
              <w:t>10</w:t>
            </w:r>
          </w:p>
        </w:tc>
        <w:tc>
          <w:tcPr>
            <w:tcW w:w="5279" w:type="dxa"/>
            <w:tcBorders>
              <w:top w:val="single" w:color="000000" w:sz="8" w:space="0"/>
              <w:left w:val="single" w:color="000000" w:sz="8" w:space="0"/>
              <w:bottom w:val="single" w:color="000000" w:sz="8" w:space="0"/>
              <w:right w:val="single" w:color="000000" w:sz="8" w:space="0"/>
            </w:tcBorders>
          </w:tcPr>
          <w:p w14:paraId="5916C827">
            <w:pPr>
              <w:spacing w:line="360" w:lineRule="exact"/>
              <w:rPr>
                <w:rFonts w:ascii="宋体" w:hAnsi="宋体" w:eastAsia="宋体" w:cs="宋体"/>
                <w:szCs w:val="21"/>
              </w:rPr>
            </w:pPr>
            <w:r>
              <w:rPr>
                <w:rFonts w:hint="eastAsia" w:ascii="宋体" w:hAnsi="宋体" w:eastAsia="宋体" w:cs="宋体"/>
                <w:szCs w:val="21"/>
              </w:rPr>
              <w:t>（一）评审内容：</w:t>
            </w:r>
          </w:p>
          <w:p w14:paraId="5A09549C">
            <w:pPr>
              <w:spacing w:line="360" w:lineRule="exact"/>
              <w:rPr>
                <w:rFonts w:ascii="宋体" w:hAnsi="宋体" w:eastAsia="宋体" w:cs="宋体"/>
                <w:szCs w:val="21"/>
              </w:rPr>
            </w:pPr>
            <w:r>
              <w:rPr>
                <w:rFonts w:hint="eastAsia" w:ascii="宋体" w:hAnsi="宋体" w:eastAsia="宋体" w:cs="宋体"/>
                <w:szCs w:val="21"/>
              </w:rPr>
              <w:t>1.项目负责人具有研究生或以上学历的得</w:t>
            </w:r>
            <w:r>
              <w:rPr>
                <w:rFonts w:ascii="宋体" w:hAnsi="宋体" w:eastAsia="宋体" w:cs="宋体"/>
                <w:szCs w:val="21"/>
              </w:rPr>
              <w:t>40分</w:t>
            </w:r>
            <w:r>
              <w:rPr>
                <w:rFonts w:hint="eastAsia" w:ascii="宋体" w:hAnsi="宋体" w:eastAsia="宋体" w:cs="宋体"/>
                <w:szCs w:val="21"/>
              </w:rPr>
              <w:t>，具有本科学历的得</w:t>
            </w:r>
            <w:r>
              <w:rPr>
                <w:rFonts w:ascii="宋体" w:hAnsi="宋体" w:eastAsia="宋体" w:cs="宋体"/>
                <w:szCs w:val="21"/>
              </w:rPr>
              <w:t>30</w:t>
            </w:r>
            <w:r>
              <w:rPr>
                <w:rFonts w:hint="eastAsia" w:ascii="宋体" w:hAnsi="宋体" w:eastAsia="宋体" w:cs="宋体"/>
                <w:szCs w:val="21"/>
              </w:rPr>
              <w:t>分，具有大专学历的得</w:t>
            </w:r>
            <w:r>
              <w:rPr>
                <w:rFonts w:ascii="宋体" w:hAnsi="宋体" w:eastAsia="宋体" w:cs="宋体"/>
                <w:szCs w:val="21"/>
              </w:rPr>
              <w:t>20</w:t>
            </w:r>
            <w:r>
              <w:rPr>
                <w:rFonts w:hint="eastAsia" w:ascii="宋体" w:hAnsi="宋体" w:eastAsia="宋体" w:cs="宋体"/>
                <w:szCs w:val="21"/>
              </w:rPr>
              <w:t>分，其他不得分；</w:t>
            </w:r>
          </w:p>
          <w:p w14:paraId="32FFD9B6">
            <w:pPr>
              <w:spacing w:line="360" w:lineRule="exact"/>
              <w:rPr>
                <w:rFonts w:ascii="宋体" w:hAnsi="宋体" w:eastAsia="宋体" w:cs="宋体"/>
                <w:szCs w:val="21"/>
              </w:rPr>
            </w:pPr>
            <w:r>
              <w:rPr>
                <w:rFonts w:hint="eastAsia" w:ascii="宋体" w:hAnsi="宋体" w:eastAsia="宋体" w:cs="宋体"/>
                <w:szCs w:val="21"/>
              </w:rPr>
              <w:t>2.项目负责人工作经验</w:t>
            </w:r>
            <w:r>
              <w:rPr>
                <w:rFonts w:ascii="宋体" w:hAnsi="宋体" w:eastAsia="宋体" w:cs="宋体"/>
                <w:szCs w:val="21"/>
              </w:rPr>
              <w:t>大于</w:t>
            </w:r>
            <w:r>
              <w:rPr>
                <w:rFonts w:hint="eastAsia" w:ascii="宋体" w:hAnsi="宋体" w:eastAsia="宋体" w:cs="宋体"/>
                <w:szCs w:val="21"/>
              </w:rPr>
              <w:t>6年（含）的得</w:t>
            </w:r>
            <w:r>
              <w:rPr>
                <w:rFonts w:ascii="宋体" w:hAnsi="宋体" w:eastAsia="宋体" w:cs="宋体"/>
                <w:szCs w:val="21"/>
              </w:rPr>
              <w:t>30</w:t>
            </w:r>
            <w:r>
              <w:rPr>
                <w:rFonts w:hint="eastAsia" w:ascii="宋体" w:hAnsi="宋体" w:eastAsia="宋体" w:cs="宋体"/>
                <w:szCs w:val="21"/>
              </w:rPr>
              <w:t>分，3年（含）-6年（不含）得</w:t>
            </w:r>
            <w:r>
              <w:rPr>
                <w:rFonts w:ascii="宋体" w:hAnsi="宋体" w:eastAsia="宋体" w:cs="宋体"/>
                <w:szCs w:val="21"/>
              </w:rPr>
              <w:t>20</w:t>
            </w:r>
            <w:r>
              <w:rPr>
                <w:rFonts w:hint="eastAsia" w:ascii="宋体" w:hAnsi="宋体" w:eastAsia="宋体" w:cs="宋体"/>
                <w:szCs w:val="21"/>
              </w:rPr>
              <w:t>分，其他不得分；注：工作以经验以社会保险参保证明材料年限（根据年限匹配分值）；或已往的劳动合同关键信息、在职/离职证明等证明资料证明</w:t>
            </w:r>
          </w:p>
          <w:p w14:paraId="68B6EF97">
            <w:pPr>
              <w:spacing w:line="360" w:lineRule="exact"/>
              <w:rPr>
                <w:rFonts w:ascii="宋体" w:hAnsi="宋体" w:eastAsia="宋体" w:cs="宋体"/>
                <w:szCs w:val="21"/>
              </w:rPr>
            </w:pPr>
            <w:r>
              <w:rPr>
                <w:rFonts w:hint="eastAsia" w:ascii="宋体" w:hAnsi="宋体" w:eastAsia="宋体" w:cs="宋体"/>
                <w:szCs w:val="21"/>
              </w:rPr>
              <w:t>3.项目负责人</w:t>
            </w:r>
            <w:del w:id="1" w:author="mmmm" w:date="2025-08-22T18:25:00Z">
              <w:r>
                <w:rPr>
                  <w:rFonts w:hint="eastAsia" w:ascii="宋体" w:hAnsi="宋体" w:eastAsia="宋体" w:cs="宋体"/>
                  <w:szCs w:val="21"/>
                </w:rPr>
                <w:delText>若取得</w:delText>
              </w:r>
            </w:del>
            <w:ins w:id="2" w:author="mmmm" w:date="2025-08-22T18:25:00Z">
              <w:r>
                <w:rPr>
                  <w:rFonts w:hint="eastAsia" w:ascii="宋体" w:hAnsi="宋体" w:eastAsia="宋体" w:cs="宋体"/>
                  <w:szCs w:val="21"/>
                </w:rPr>
                <w:t>具有人社部门颁发，或由经人社部门备案的中央单位高级职称评审委员会颁发的</w:t>
              </w:r>
            </w:ins>
            <w:r>
              <w:rPr>
                <w:rFonts w:hint="eastAsia" w:ascii="宋体" w:hAnsi="宋体" w:eastAsia="宋体" w:cs="宋体"/>
                <w:szCs w:val="21"/>
              </w:rPr>
              <w:t>中级或以上人力资源、工商管理或经济专业类技术资格</w:t>
            </w:r>
            <w:ins w:id="3" w:author="mmmm" w:date="2025-08-22T18:25:00Z">
              <w:r>
                <w:rPr>
                  <w:rFonts w:hint="eastAsia" w:ascii="宋体" w:hAnsi="宋体" w:eastAsia="宋体" w:cs="宋体"/>
                  <w:szCs w:val="21"/>
                </w:rPr>
                <w:t>或职称</w:t>
              </w:r>
            </w:ins>
            <w:r>
              <w:rPr>
                <w:rFonts w:hint="eastAsia" w:ascii="宋体" w:hAnsi="宋体" w:eastAsia="宋体" w:cs="宋体"/>
                <w:szCs w:val="21"/>
              </w:rPr>
              <w:t>证书</w:t>
            </w:r>
            <w:del w:id="4" w:author="mmmm" w:date="2025-08-22T18:25:00Z">
              <w:r>
                <w:rPr>
                  <w:rFonts w:hint="eastAsia" w:ascii="宋体" w:hAnsi="宋体" w:eastAsia="宋体" w:cs="宋体"/>
                  <w:szCs w:val="21"/>
                </w:rPr>
                <w:delText>（证书需由人社部门颁发，或由经人社部门备案的中央单位高级职称评审委员会颁发）</w:delText>
              </w:r>
            </w:del>
            <w:r>
              <w:rPr>
                <w:rFonts w:hint="eastAsia" w:ascii="宋体" w:hAnsi="宋体" w:eastAsia="宋体" w:cs="宋体"/>
                <w:szCs w:val="21"/>
              </w:rPr>
              <w:t>，得30分。</w:t>
            </w:r>
          </w:p>
          <w:p w14:paraId="4D126778">
            <w:pPr>
              <w:spacing w:line="360" w:lineRule="exact"/>
              <w:rPr>
                <w:rFonts w:ascii="宋体" w:hAnsi="宋体" w:eastAsia="宋体" w:cs="宋体"/>
                <w:szCs w:val="21"/>
              </w:rPr>
            </w:pPr>
            <w:r>
              <w:rPr>
                <w:rFonts w:hint="eastAsia" w:ascii="宋体" w:hAnsi="宋体" w:eastAsia="宋体" w:cs="宋体"/>
                <w:szCs w:val="21"/>
              </w:rPr>
              <w:t>以上3项合计最高得10</w:t>
            </w:r>
            <w:r>
              <w:rPr>
                <w:rFonts w:ascii="宋体" w:hAnsi="宋体" w:eastAsia="宋体" w:cs="宋体"/>
                <w:szCs w:val="21"/>
              </w:rPr>
              <w:t>0</w:t>
            </w:r>
            <w:r>
              <w:rPr>
                <w:rFonts w:hint="eastAsia" w:ascii="宋体" w:hAnsi="宋体" w:eastAsia="宋体" w:cs="宋体"/>
                <w:szCs w:val="21"/>
              </w:rPr>
              <w:t>分。</w:t>
            </w:r>
          </w:p>
          <w:p w14:paraId="56184AD9">
            <w:pPr>
              <w:spacing w:line="360" w:lineRule="exact"/>
              <w:rPr>
                <w:rFonts w:ascii="宋体" w:hAnsi="宋体" w:eastAsia="宋体" w:cs="宋体"/>
                <w:szCs w:val="21"/>
              </w:rPr>
            </w:pPr>
            <w:r>
              <w:rPr>
                <w:rFonts w:hint="eastAsia" w:ascii="宋体" w:hAnsi="宋体" w:eastAsia="宋体" w:cs="宋体"/>
                <w:szCs w:val="21"/>
              </w:rPr>
              <w:t>（二）评分依据：</w:t>
            </w:r>
          </w:p>
          <w:p w14:paraId="7CFC4204">
            <w:pPr>
              <w:spacing w:line="360" w:lineRule="exact"/>
              <w:jc w:val="left"/>
              <w:rPr>
                <w:rFonts w:ascii="宋体" w:hAnsi="宋体" w:eastAsia="宋体" w:cs="宋体"/>
                <w:szCs w:val="21"/>
              </w:rPr>
            </w:pPr>
            <w:r>
              <w:rPr>
                <w:rFonts w:hint="eastAsia" w:ascii="宋体" w:hAnsi="宋体" w:eastAsia="宋体" w:cs="宋体"/>
                <w:szCs w:val="21"/>
              </w:rPr>
              <w:t>1.</w:t>
            </w:r>
            <w:r>
              <w:rPr>
                <w:rFonts w:hint="eastAsia" w:ascii="Times New Roman" w:hAnsi="Times New Roman" w:eastAsia="宋体" w:cs="Times New Roman"/>
                <w:szCs w:val="24"/>
              </w:rPr>
              <w:t>提供以上人员开标日上一个月在本公司缴纳且载有社保部门（或税务部门）公章（或业务章）的社保缴交证明材料[如开标日上一个月的社保材料因社保部门（或税务部门）原因暂时无法取得，则可以往前顺延一个月]；如投标人为新成立企业且成立时间不足</w:t>
            </w:r>
            <w:r>
              <w:rPr>
                <w:rFonts w:ascii="Times New Roman" w:hAnsi="Times New Roman" w:eastAsia="宋体" w:cs="Times New Roman"/>
                <w:szCs w:val="24"/>
              </w:rPr>
              <w:t>1</w:t>
            </w:r>
            <w:r>
              <w:rPr>
                <w:rFonts w:hint="eastAsia" w:ascii="Times New Roman" w:hAnsi="Times New Roman" w:eastAsia="宋体" w:cs="Times New Roman"/>
                <w:szCs w:val="24"/>
              </w:rPr>
              <w:t>个月可提供加盖公章的承诺函，承诺以上人员为投标人自有员工，无需提供相关人员社保亦可得分。</w:t>
            </w:r>
            <w:r>
              <w:rPr>
                <w:rFonts w:hint="eastAsia" w:ascii="宋体" w:hAnsi="宋体" w:eastAsia="宋体" w:cs="宋体"/>
                <w:szCs w:val="21"/>
              </w:rPr>
              <w:t>2.提供人员相关证书扫描件，其中：</w:t>
            </w:r>
          </w:p>
          <w:p w14:paraId="747D95D3">
            <w:pPr>
              <w:spacing w:line="360" w:lineRule="exact"/>
              <w:jc w:val="left"/>
              <w:rPr>
                <w:rFonts w:ascii="宋体" w:hAnsi="宋体" w:eastAsia="宋体" w:cs="宋体"/>
                <w:szCs w:val="21"/>
              </w:rPr>
            </w:pPr>
            <w:r>
              <w:rPr>
                <w:rFonts w:hint="eastAsia" w:ascii="宋体" w:hAnsi="宋体" w:eastAsia="宋体" w:cs="宋体"/>
                <w:szCs w:val="21"/>
              </w:rPr>
              <w:t>(1)涉及学历的，提供①学历证书扫描件；②学历认证报告或学信网（www.chsi.com.cn）查询截图。学信网无法查询的，可提供其他佐证材料（如毕业院校、人社部门等颁发机构或监管机构等单位出具的证明），留学归国人员如无法提供学信网查询记录截图，提供国（境）外学历证书扫描件（以及中文翻译件）和教育部留学服务中心出具的国外学历认证书扫描件【或教育部留学服务中心网站（http://zwfw.cscse.edu.cn/）在线查询截图】也予以认可；</w:t>
            </w:r>
          </w:p>
          <w:p w14:paraId="10E9C1F5">
            <w:pPr>
              <w:spacing w:line="360" w:lineRule="exact"/>
              <w:rPr>
                <w:rFonts w:ascii="宋体" w:hAnsi="宋体" w:eastAsia="宋体" w:cs="宋体"/>
                <w:szCs w:val="21"/>
              </w:rPr>
            </w:pPr>
            <w:r>
              <w:rPr>
                <w:rFonts w:hint="eastAsia" w:ascii="宋体" w:hAnsi="宋体" w:eastAsia="宋体" w:cs="宋体"/>
                <w:szCs w:val="21"/>
              </w:rPr>
              <w:t>3.人员工作经验证明需提供社会保险参保证明（明确缴费年限，按实际年限匹配对应分值），或以往劳动合同关键信息页、在职证明、离职证明等材料（需能体现工作年限，并加盖原单位公章或业务章）</w:t>
            </w:r>
            <w:r>
              <w:rPr>
                <w:rFonts w:ascii="宋体" w:hAnsi="宋体" w:eastAsia="宋体" w:cs="宋体"/>
                <w:szCs w:val="21"/>
              </w:rPr>
              <w:t>;</w:t>
            </w:r>
          </w:p>
          <w:p w14:paraId="78C14298">
            <w:pPr>
              <w:spacing w:line="360" w:lineRule="exact"/>
              <w:rPr>
                <w:rFonts w:ascii="宋体" w:hAnsi="宋体" w:eastAsia="宋体" w:cs="宋体"/>
                <w:szCs w:val="21"/>
              </w:rPr>
            </w:pPr>
            <w:r>
              <w:rPr>
                <w:rFonts w:hint="eastAsia" w:ascii="宋体" w:hAnsi="宋体" w:eastAsia="宋体" w:cs="宋体"/>
                <w:szCs w:val="21"/>
              </w:rPr>
              <w:t>4.相关证书需提供扫描件。若证书由经人社部门备案的中央单位高级职称评审委员会颁发，还需提供该颁发机构符合人社部门认定或备案要求的证明，具体可为人社部门网站备案公示截图，或人社部门出具的相关证明文件。</w:t>
            </w:r>
          </w:p>
        </w:tc>
      </w:tr>
      <w:tr w14:paraId="344D19B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34995C03">
            <w:pPr>
              <w:rPr>
                <w:rFonts w:ascii="宋体" w:hAnsi="宋体" w:eastAsia="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7A6BAC0A">
            <w:pPr>
              <w:wordWrap w:val="0"/>
              <w:jc w:val="center"/>
              <w:rPr>
                <w:rFonts w:ascii="宋体" w:hAnsi="宋体" w:eastAsia="宋体" w:cs="宋体"/>
                <w:szCs w:val="21"/>
              </w:rPr>
            </w:pPr>
            <w:r>
              <w:rPr>
                <w:rFonts w:hint="eastAsia" w:ascii="宋体" w:hAnsi="宋体" w:eastAsia="宋体" w:cs="宋体"/>
                <w:szCs w:val="21"/>
              </w:rPr>
              <w:t>4</w:t>
            </w:r>
          </w:p>
        </w:tc>
        <w:tc>
          <w:tcPr>
            <w:tcW w:w="1786" w:type="dxa"/>
            <w:tcBorders>
              <w:top w:val="single" w:color="000000" w:sz="8" w:space="0"/>
              <w:left w:val="single" w:color="000000" w:sz="8" w:space="0"/>
              <w:bottom w:val="single" w:color="000000" w:sz="8" w:space="0"/>
              <w:right w:val="single" w:color="000000" w:sz="8" w:space="0"/>
            </w:tcBorders>
            <w:vAlign w:val="center"/>
          </w:tcPr>
          <w:p w14:paraId="0FB3EA61">
            <w:pPr>
              <w:spacing w:line="360" w:lineRule="exact"/>
              <w:jc w:val="center"/>
              <w:rPr>
                <w:rFonts w:ascii="宋体" w:hAnsi="宋体" w:eastAsia="宋体" w:cs="宋体"/>
                <w:szCs w:val="21"/>
              </w:rPr>
            </w:pPr>
            <w:r>
              <w:rPr>
                <w:rFonts w:hint="eastAsia" w:ascii="宋体" w:hAnsi="宋体" w:eastAsia="宋体" w:cs="宋体"/>
                <w:szCs w:val="21"/>
              </w:rPr>
              <w:t>拟安排</w:t>
            </w:r>
            <w:r>
              <w:commentReference w:id="0"/>
            </w:r>
            <w:r>
              <w:rPr>
                <w:rFonts w:hint="eastAsia" w:ascii="宋体" w:hAnsi="宋体" w:eastAsia="宋体" w:cs="宋体"/>
                <w:szCs w:val="21"/>
              </w:rPr>
              <w:t>的项目团队人员情况（项目负责人除外）</w:t>
            </w:r>
          </w:p>
        </w:tc>
        <w:tc>
          <w:tcPr>
            <w:tcW w:w="647" w:type="dxa"/>
            <w:tcBorders>
              <w:top w:val="single" w:color="000000" w:sz="8" w:space="0"/>
              <w:left w:val="single" w:color="000000" w:sz="8" w:space="0"/>
              <w:bottom w:val="single" w:color="000000" w:sz="8" w:space="0"/>
              <w:right w:val="single" w:color="000000" w:sz="8" w:space="0"/>
            </w:tcBorders>
            <w:vAlign w:val="center"/>
          </w:tcPr>
          <w:p w14:paraId="043350B3">
            <w:pPr>
              <w:spacing w:line="360" w:lineRule="exact"/>
              <w:jc w:val="center"/>
              <w:rPr>
                <w:rFonts w:ascii="宋体" w:hAnsi="宋体" w:eastAsia="宋体" w:cs="宋体"/>
                <w:szCs w:val="21"/>
              </w:rPr>
            </w:pPr>
            <w:r>
              <w:rPr>
                <w:rFonts w:hint="eastAsia" w:ascii="宋体" w:hAnsi="宋体" w:eastAsia="宋体" w:cs="宋体"/>
                <w:szCs w:val="21"/>
              </w:rPr>
              <w:t>15</w:t>
            </w:r>
          </w:p>
        </w:tc>
        <w:tc>
          <w:tcPr>
            <w:tcW w:w="5279" w:type="dxa"/>
            <w:tcBorders>
              <w:top w:val="single" w:color="000000" w:sz="8" w:space="0"/>
              <w:left w:val="single" w:color="000000" w:sz="8" w:space="0"/>
              <w:bottom w:val="single" w:color="000000" w:sz="8" w:space="0"/>
              <w:right w:val="single" w:color="000000" w:sz="8" w:space="0"/>
            </w:tcBorders>
          </w:tcPr>
          <w:p w14:paraId="3FABA51D">
            <w:pPr>
              <w:spacing w:line="360" w:lineRule="exact"/>
              <w:rPr>
                <w:rFonts w:ascii="宋体" w:hAnsi="宋体" w:eastAsia="宋体" w:cs="宋体"/>
                <w:szCs w:val="21"/>
              </w:rPr>
            </w:pPr>
            <w:r>
              <w:rPr>
                <w:rFonts w:hint="eastAsia" w:ascii="宋体" w:hAnsi="宋体" w:eastAsia="宋体" w:cs="宋体"/>
                <w:szCs w:val="21"/>
              </w:rPr>
              <w:t>（一）评审内容：</w:t>
            </w:r>
          </w:p>
          <w:p w14:paraId="36EA2B51">
            <w:pPr>
              <w:spacing w:line="360" w:lineRule="exact"/>
              <w:rPr>
                <w:rFonts w:ascii="宋体" w:hAnsi="宋体" w:eastAsia="宋体" w:cs="宋体"/>
                <w:szCs w:val="21"/>
                <w:lang w:val="sq-AL"/>
              </w:rPr>
            </w:pPr>
            <w:r>
              <w:rPr>
                <w:rFonts w:hint="eastAsia" w:ascii="宋体" w:hAnsi="宋体" w:eastAsia="宋体" w:cs="宋体"/>
                <w:szCs w:val="21"/>
              </w:rPr>
              <w:t>1.</w:t>
            </w:r>
            <w:r>
              <w:rPr>
                <w:rFonts w:hint="eastAsia" w:ascii="宋体" w:hAnsi="宋体" w:eastAsia="宋体" w:cs="宋体"/>
                <w:szCs w:val="21"/>
                <w:lang w:val="sq-AL"/>
              </w:rPr>
              <w:t>每提供1名具有大专（及以上）学历</w:t>
            </w:r>
            <w:r>
              <w:rPr>
                <w:rFonts w:hint="eastAsia" w:ascii="宋体" w:hAnsi="宋体" w:eastAsia="宋体" w:cs="宋体"/>
                <w:szCs w:val="21"/>
              </w:rPr>
              <w:t>人员</w:t>
            </w:r>
            <w:r>
              <w:rPr>
                <w:rFonts w:hint="eastAsia" w:ascii="宋体" w:hAnsi="宋体" w:eastAsia="宋体" w:cs="宋体"/>
                <w:szCs w:val="21"/>
                <w:lang w:val="sq-AL"/>
              </w:rPr>
              <w:t>的，得1</w:t>
            </w:r>
            <w:r>
              <w:rPr>
                <w:rFonts w:ascii="宋体" w:hAnsi="宋体" w:eastAsia="宋体" w:cs="宋体"/>
                <w:szCs w:val="21"/>
                <w:lang w:val="sq-AL"/>
              </w:rPr>
              <w:t>0</w:t>
            </w:r>
            <w:r>
              <w:rPr>
                <w:rFonts w:hint="eastAsia" w:ascii="宋体" w:hAnsi="宋体" w:eastAsia="宋体" w:cs="宋体"/>
                <w:szCs w:val="21"/>
                <w:lang w:val="sq-AL"/>
              </w:rPr>
              <w:t>分，本项最高得</w:t>
            </w:r>
            <w:r>
              <w:rPr>
                <w:rFonts w:ascii="宋体" w:hAnsi="宋体" w:eastAsia="宋体" w:cs="宋体"/>
                <w:szCs w:val="21"/>
                <w:highlight w:val="yellow"/>
              </w:rPr>
              <w:t>60</w:t>
            </w:r>
            <w:r>
              <w:rPr>
                <w:rFonts w:hint="eastAsia" w:ascii="宋体" w:hAnsi="宋体" w:eastAsia="宋体" w:cs="宋体"/>
                <w:szCs w:val="21"/>
                <w:highlight w:val="yellow"/>
                <w:lang w:val="sq-AL"/>
              </w:rPr>
              <w:t>分</w:t>
            </w:r>
            <w:r>
              <w:rPr>
                <w:rFonts w:hint="eastAsia" w:ascii="宋体" w:hAnsi="宋体" w:eastAsia="宋体" w:cs="宋体"/>
                <w:szCs w:val="21"/>
                <w:lang w:val="sq-AL"/>
              </w:rPr>
              <w:t>。</w:t>
            </w:r>
          </w:p>
          <w:p w14:paraId="3D900BA9">
            <w:pPr>
              <w:spacing w:line="360" w:lineRule="exact"/>
              <w:rPr>
                <w:del w:id="5" w:author="mmmm" w:date="2025-08-22T18:26:00Z"/>
                <w:rFonts w:ascii="宋体" w:hAnsi="宋体" w:eastAsia="宋体" w:cs="宋体"/>
                <w:szCs w:val="21"/>
                <w:lang w:val="sq-AL"/>
              </w:rPr>
            </w:pPr>
            <w:del w:id="6" w:author="mmmm" w:date="2025-08-22T18:26:00Z">
              <w:r>
                <w:rPr>
                  <w:rFonts w:hint="eastAsia" w:ascii="宋体" w:hAnsi="宋体" w:eastAsia="宋体" w:cs="宋体"/>
                  <w:szCs w:val="21"/>
                </w:rPr>
                <w:delText>2.</w:delText>
              </w:r>
            </w:del>
            <w:del w:id="7" w:author="mmmm" w:date="2025-08-22T18:26:00Z">
              <w:r>
                <w:rPr>
                  <w:rFonts w:hint="eastAsia" w:ascii="宋体" w:hAnsi="宋体" w:eastAsia="宋体" w:cs="宋体"/>
                  <w:szCs w:val="21"/>
                  <w:lang w:val="sq-AL"/>
                </w:rPr>
                <w:delText>拥有以下证书，每类可得10分（同一人员具备多种证书不累计得分），本项最高得</w:delText>
              </w:r>
            </w:del>
            <w:del w:id="8" w:author="mmmm" w:date="2025-08-22T18:26:00Z">
              <w:r>
                <w:rPr>
                  <w:rFonts w:ascii="宋体" w:hAnsi="宋体" w:eastAsia="宋体" w:cs="宋体"/>
                  <w:szCs w:val="21"/>
                  <w:highlight w:val="yellow"/>
                </w:rPr>
                <w:delText>4</w:delText>
              </w:r>
            </w:del>
            <w:del w:id="9" w:author="mmmm" w:date="2025-08-22T18:26:00Z">
              <w:r>
                <w:rPr>
                  <w:rFonts w:ascii="宋体" w:hAnsi="宋体" w:eastAsia="宋体" w:cs="宋体"/>
                  <w:szCs w:val="21"/>
                  <w:highlight w:val="yellow"/>
                  <w:lang w:val="sq-AL"/>
                </w:rPr>
                <w:delText>0分</w:delText>
              </w:r>
            </w:del>
            <w:del w:id="10" w:author="mmmm" w:date="2025-08-22T18:26:00Z">
              <w:r>
                <w:rPr>
                  <w:rFonts w:hint="eastAsia" w:ascii="宋体" w:hAnsi="宋体" w:eastAsia="宋体" w:cs="宋体"/>
                  <w:szCs w:val="21"/>
                  <w:lang w:val="sq-AL"/>
                </w:rPr>
                <w:delText>：</w:delText>
              </w:r>
            </w:del>
          </w:p>
          <w:p w14:paraId="5A1C21F8">
            <w:pPr>
              <w:spacing w:line="360" w:lineRule="exact"/>
              <w:rPr>
                <w:rFonts w:hint="eastAsia" w:ascii="宋体" w:hAnsi="宋体" w:eastAsia="宋体" w:cs="宋体"/>
                <w:szCs w:val="21"/>
                <w:lang w:val="sq-AL" w:eastAsia="zh-CN"/>
              </w:rPr>
            </w:pPr>
            <w:del w:id="11" w:author="mmmm" w:date="2025-08-22T18:26:00Z">
              <w:r>
                <w:rPr>
                  <w:rFonts w:hint="eastAsia" w:ascii="宋体" w:hAnsi="宋体" w:eastAsia="宋体" w:cs="宋体"/>
                  <w:szCs w:val="21"/>
                  <w:lang w:val="sq-AL"/>
                </w:rPr>
                <w:delText xml:space="preserve">- </w:delText>
              </w:r>
            </w:del>
            <w:ins w:id="12" w:author="mmmm" w:date="2025-08-22T18:26:00Z">
              <w:r>
                <w:rPr>
                  <w:rFonts w:ascii="宋体" w:hAnsi="宋体" w:eastAsia="宋体" w:cs="宋体"/>
                  <w:szCs w:val="21"/>
                  <w:lang w:val="sq-AL"/>
                </w:rPr>
                <w:t>2.</w:t>
              </w:r>
            </w:ins>
            <w:ins w:id="13" w:author="mmmm" w:date="2025-08-22T18:26:00Z">
              <w:del w:id="14" w:author="mmmmm" w:date="2025-08-22T22:00:47Z">
                <w:r>
                  <w:rPr>
                    <w:rFonts w:ascii="宋体" w:hAnsi="宋体" w:eastAsia="宋体" w:cs="宋体"/>
                    <w:szCs w:val="21"/>
                    <w:lang w:val="sq-AL"/>
                  </w:rPr>
                  <w:delText>每</w:delText>
                </w:r>
              </w:del>
            </w:ins>
            <w:ins w:id="15" w:author="mmmm" w:date="2025-08-22T18:27:00Z">
              <w:del w:id="16" w:author="mmmmm" w:date="2025-08-22T22:00:47Z">
                <w:r>
                  <w:rPr>
                    <w:rFonts w:ascii="宋体" w:hAnsi="宋体" w:eastAsia="宋体" w:cs="宋体"/>
                    <w:szCs w:val="21"/>
                    <w:lang w:val="sq-AL"/>
                  </w:rPr>
                  <w:delText>提供</w:delText>
                </w:r>
              </w:del>
            </w:ins>
            <w:ins w:id="17" w:author="mmmm" w:date="2025-08-22T18:27:00Z">
              <w:del w:id="18" w:author="mmmmm" w:date="2025-08-22T22:00:47Z">
                <w:r>
                  <w:rPr>
                    <w:rFonts w:hint="eastAsia" w:ascii="宋体" w:hAnsi="宋体" w:eastAsia="宋体" w:cs="宋体"/>
                    <w:szCs w:val="21"/>
                    <w:lang w:val="sq-AL"/>
                  </w:rPr>
                  <w:delText>1人</w:delText>
                </w:r>
              </w:del>
            </w:ins>
            <w:r>
              <w:rPr>
                <w:rFonts w:hint="eastAsia" w:ascii="宋体" w:hAnsi="宋体" w:eastAsia="宋体" w:cs="宋体"/>
                <w:szCs w:val="21"/>
                <w:lang w:val="sq-AL"/>
              </w:rPr>
              <w:t>具备</w:t>
            </w:r>
            <w:ins w:id="19" w:author="mmmmm" w:date="2025-08-22T21:59:50Z">
              <w:r>
                <w:rPr>
                  <w:rFonts w:hint="eastAsia" w:ascii="宋体" w:hAnsi="宋体" w:eastAsia="宋体" w:cs="宋体"/>
                  <w:szCs w:val="21"/>
                  <w:lang w:val="sq-AL" w:eastAsia="zh-CN"/>
                </w:rPr>
                <w:t>：</w:t>
              </w:r>
            </w:ins>
            <w:ins w:id="20" w:author="mmmmm" w:date="2025-08-22T21:56:04Z">
              <w:r>
                <w:rPr>
                  <w:rFonts w:hint="eastAsia" w:ascii="宋体" w:hAnsi="宋体" w:eastAsia="宋体" w:cs="宋体"/>
                  <w:szCs w:val="21"/>
                  <w:lang w:val="en-US" w:eastAsia="zh-CN"/>
                </w:rPr>
                <w:t>①</w:t>
              </w:r>
            </w:ins>
            <w:del w:id="21" w:author="mmmmm" w:date="2025-08-22T21:55:56Z">
              <w:r>
                <w:rPr>
                  <w:rFonts w:hint="eastAsia" w:ascii="宋体" w:hAnsi="宋体" w:eastAsia="宋体" w:cs="宋体"/>
                  <w:szCs w:val="21"/>
                  <w:lang w:val="sq-AL"/>
                </w:rPr>
                <w:delText>人社部门颁发的初级或以上社会工作者职业资格证书</w:delText>
              </w:r>
            </w:del>
            <w:ins w:id="22" w:author="mmmm" w:date="2025-08-22T18:27:00Z">
              <w:del w:id="23" w:author="mmmmm" w:date="2025-08-22T21:55:56Z">
                <w:r>
                  <w:rPr>
                    <w:rFonts w:hint="eastAsia" w:ascii="宋体" w:hAnsi="宋体" w:eastAsia="宋体" w:cs="宋体"/>
                    <w:szCs w:val="21"/>
                    <w:lang w:val="sq-AL"/>
                  </w:rPr>
                  <w:delText>得1</w:delText>
                </w:r>
              </w:del>
            </w:ins>
            <w:ins w:id="24" w:author="mmmm" w:date="2025-08-22T18:27:00Z">
              <w:del w:id="25" w:author="mmmmm" w:date="2025-08-22T21:55:56Z">
                <w:r>
                  <w:rPr>
                    <w:rFonts w:ascii="宋体" w:hAnsi="宋体" w:eastAsia="宋体" w:cs="宋体"/>
                    <w:szCs w:val="21"/>
                    <w:lang w:val="sq-AL"/>
                  </w:rPr>
                  <w:delText>0分，最高</w:delText>
                </w:r>
              </w:del>
            </w:ins>
            <w:ins w:id="26" w:author="mmmm" w:date="2025-08-22T18:27:00Z">
              <w:del w:id="27" w:author="mmmmm" w:date="2025-08-22T21:55:56Z">
                <w:r>
                  <w:rPr>
                    <w:rFonts w:hint="eastAsia" w:ascii="宋体" w:hAnsi="宋体" w:eastAsia="宋体" w:cs="宋体"/>
                    <w:szCs w:val="21"/>
                    <w:lang w:val="sq-AL"/>
                  </w:rPr>
                  <w:delText>得</w:delText>
                </w:r>
              </w:del>
            </w:ins>
            <w:ins w:id="28" w:author="mmmm" w:date="2025-08-22T18:27:00Z">
              <w:del w:id="29" w:author="mmmmm" w:date="2025-08-22T21:55:56Z">
                <w:r>
                  <w:rPr>
                    <w:rFonts w:hint="default" w:ascii="宋体" w:hAnsi="宋体" w:eastAsia="宋体" w:cs="宋体"/>
                    <w:szCs w:val="21"/>
                    <w:lang w:val="en-US"/>
                  </w:rPr>
                  <w:delText>1</w:delText>
                </w:r>
              </w:del>
            </w:ins>
            <w:ins w:id="30" w:author="mmmm" w:date="2025-08-22T18:27:00Z">
              <w:del w:id="31" w:author="mmmmm" w:date="2025-08-22T21:55:56Z">
                <w:r>
                  <w:rPr>
                    <w:rFonts w:ascii="宋体" w:hAnsi="宋体" w:eastAsia="宋体" w:cs="宋体"/>
                    <w:szCs w:val="21"/>
                    <w:lang w:val="sq-AL"/>
                  </w:rPr>
                  <w:delText>0分</w:delText>
                </w:r>
              </w:del>
            </w:ins>
            <w:del w:id="32" w:author="mmmmm" w:date="2025-08-22T21:55:56Z">
              <w:r>
                <w:rPr>
                  <w:rFonts w:hint="eastAsia" w:ascii="宋体" w:hAnsi="宋体" w:eastAsia="宋体" w:cs="宋体"/>
                  <w:szCs w:val="21"/>
                  <w:lang w:val="sq-AL"/>
                </w:rPr>
                <w:delText>；</w:delText>
              </w:r>
            </w:del>
            <w:ins w:id="33" w:author="mmmmm" w:date="2025-08-22T21:55:44Z">
              <w:r>
                <w:rPr>
                  <w:rFonts w:hint="eastAsia" w:ascii="宋体" w:hAnsi="宋体" w:eastAsia="宋体" w:cs="宋体"/>
                  <w:szCs w:val="21"/>
                  <w:lang w:val="sq-AL"/>
                </w:rPr>
                <w:t>人社部门颁发的初级或以上社会工作者职业资格证书</w:t>
              </w:r>
            </w:ins>
            <w:ins w:id="34" w:author="mmmmm" w:date="2025-08-22T21:56:07Z">
              <w:r>
                <w:rPr>
                  <w:rFonts w:hint="eastAsia" w:ascii="宋体" w:hAnsi="宋体" w:eastAsia="宋体" w:cs="宋体"/>
                  <w:szCs w:val="21"/>
                  <w:lang w:val="sq-AL" w:eastAsia="zh-CN"/>
                </w:rPr>
                <w:t>；</w:t>
              </w:r>
            </w:ins>
          </w:p>
          <w:p w14:paraId="3A0FE662">
            <w:pPr>
              <w:widowControl/>
              <w:spacing w:line="240" w:lineRule="auto"/>
              <w:jc w:val="left"/>
              <w:rPr>
                <w:rFonts w:ascii="宋体" w:hAnsi="宋体" w:eastAsia="宋体" w:cs="宋体"/>
                <w:szCs w:val="21"/>
                <w:highlight w:val="yellow"/>
                <w:lang w:val="sq-AL"/>
              </w:rPr>
              <w:pPrChange w:id="35" w:author="mmmmm" w:date="2025-08-22T21:57:30Z">
                <w:pPr>
                  <w:spacing w:line="360" w:lineRule="exact"/>
                </w:pPr>
              </w:pPrChange>
            </w:pPr>
            <w:del w:id="36" w:author="mmmmm" w:date="2025-08-22T21:56:13Z">
              <w:r>
                <w:rPr>
                  <w:rFonts w:hint="default" w:ascii="宋体" w:hAnsi="宋体" w:eastAsia="宋体" w:cs="宋体"/>
                  <w:szCs w:val="21"/>
                  <w:lang w:val="en-US"/>
                </w:rPr>
                <w:delText>-</w:delText>
              </w:r>
            </w:del>
            <w:ins w:id="37" w:author="mmmmm" w:date="2025-08-22T21:56:14Z">
              <w:r>
                <w:rPr>
                  <w:rFonts w:hint="eastAsia" w:ascii="宋体" w:hAnsi="宋体" w:eastAsia="宋体" w:cs="宋体"/>
                  <w:szCs w:val="21"/>
                  <w:lang w:val="en-US" w:eastAsia="zh-CN"/>
                </w:rPr>
                <w:t>②</w:t>
              </w:r>
            </w:ins>
            <w:r>
              <w:rPr>
                <w:rFonts w:hint="eastAsia" w:ascii="宋体" w:hAnsi="宋体" w:eastAsia="宋体" w:cs="宋体"/>
                <w:szCs w:val="21"/>
                <w:highlight w:val="yellow"/>
                <w:lang w:val="sq-AL"/>
              </w:rPr>
              <w:t>由</w:t>
            </w:r>
            <w:ins w:id="38" w:author="mmmmm" w:date="2025-08-22T21:57:20Z">
              <w:r>
                <w:rPr>
                  <w:rFonts w:ascii="瀹嬩綋" w:hAnsi="瀹嬩綋" w:eastAsia="瀹嬩綋" w:cs="瀹嬩綋"/>
                  <w:color w:val="000000"/>
                  <w:kern w:val="0"/>
                  <w:sz w:val="21"/>
                  <w:szCs w:val="21"/>
                  <w:lang w:val="en-US" w:eastAsia="zh-CN" w:bidi="ar"/>
                </w:rPr>
                <w:t>人社部门或第三方社会评价组织（含协</w:t>
              </w:r>
            </w:ins>
            <w:ins w:id="39" w:author="mmmmm" w:date="2025-08-22T21:57:20Z">
              <w:r>
                <w:rPr>
                  <w:rFonts w:hint="default" w:ascii="瀹嬩綋" w:hAnsi="瀹嬩綋" w:eastAsia="瀹嬩綋" w:cs="瀹嬩綋"/>
                  <w:color w:val="000000"/>
                  <w:kern w:val="0"/>
                  <w:sz w:val="21"/>
                  <w:szCs w:val="21"/>
                  <w:lang w:val="en-US" w:eastAsia="zh-CN" w:bidi="ar"/>
                </w:rPr>
                <w:t>会）颁发的健康管理师</w:t>
              </w:r>
            </w:ins>
            <w:ins w:id="40" w:author="mmmmm" w:date="2025-08-22T21:57:32Z">
              <w:r>
                <w:rPr>
                  <w:rFonts w:hint="eastAsia" w:ascii="瀹嬩綋" w:hAnsi="瀹嬩綋" w:eastAsia="瀹嬩綋" w:cs="瀹嬩綋"/>
                  <w:color w:val="000000"/>
                  <w:kern w:val="0"/>
                  <w:sz w:val="21"/>
                  <w:szCs w:val="21"/>
                  <w:lang w:val="en-US" w:eastAsia="zh-CN" w:bidi="ar"/>
                </w:rPr>
                <w:t>或</w:t>
              </w:r>
            </w:ins>
            <w:del w:id="41" w:author="mmmmm" w:date="2025-08-22T21:57:20Z">
              <w:r>
                <w:rPr>
                  <w:rFonts w:hint="eastAsia" w:ascii="宋体" w:hAnsi="宋体" w:eastAsia="宋体" w:cs="宋体"/>
                  <w:szCs w:val="21"/>
                  <w:highlight w:val="yellow"/>
                  <w:lang w:val="sq-AL"/>
                </w:rPr>
                <w:delText>人社部门备案的社会培训评价组织颁发的健康管理师</w:delText>
              </w:r>
            </w:del>
            <w:del w:id="42" w:author="mmmmm" w:date="2025-08-22T21:57:20Z">
              <w:r>
                <w:rPr>
                  <w:rFonts w:hint="eastAsia" w:ascii="宋体" w:hAnsi="宋体" w:eastAsia="宋体" w:cs="宋体"/>
                  <w:szCs w:val="21"/>
                  <w:highlight w:val="yellow"/>
                </w:rPr>
                <w:delText>或</w:delText>
              </w:r>
            </w:del>
            <w:r>
              <w:rPr>
                <w:rFonts w:hint="eastAsia" w:ascii="宋体" w:hAnsi="宋体" w:eastAsia="宋体" w:cs="宋体"/>
                <w:szCs w:val="21"/>
                <w:highlight w:val="yellow"/>
              </w:rPr>
              <w:t>中医保健调理技术</w:t>
            </w:r>
            <w:ins w:id="43" w:author="mmmmm" w:date="2025-08-22T21:57:36Z">
              <w:r>
                <w:rPr>
                  <w:rFonts w:hint="eastAsia" w:ascii="宋体" w:hAnsi="宋体" w:eastAsia="宋体" w:cs="宋体"/>
                  <w:szCs w:val="21"/>
                  <w:highlight w:val="yellow"/>
                  <w:lang w:val="en-US" w:eastAsia="zh-CN"/>
                </w:rPr>
                <w:t>相关</w:t>
              </w:r>
            </w:ins>
            <w:del w:id="44" w:author="mmmmm" w:date="2025-08-22T21:57:35Z">
              <w:r>
                <w:rPr>
                  <w:rFonts w:hint="eastAsia" w:ascii="宋体" w:hAnsi="宋体" w:eastAsia="宋体" w:cs="宋体"/>
                  <w:szCs w:val="21"/>
                  <w:highlight w:val="yellow"/>
                  <w:lang w:val="sq-AL"/>
                </w:rPr>
                <w:delText>职业技能等级</w:delText>
              </w:r>
            </w:del>
            <w:r>
              <w:rPr>
                <w:rFonts w:hint="eastAsia" w:ascii="宋体" w:hAnsi="宋体" w:eastAsia="宋体" w:cs="宋体"/>
                <w:szCs w:val="21"/>
                <w:highlight w:val="yellow"/>
                <w:lang w:val="sq-AL"/>
              </w:rPr>
              <w:t>证书；</w:t>
            </w:r>
          </w:p>
          <w:p w14:paraId="0BB0E8F7">
            <w:pPr>
              <w:spacing w:line="360" w:lineRule="exact"/>
              <w:rPr>
                <w:rFonts w:ascii="宋体" w:hAnsi="宋体" w:eastAsia="宋体" w:cs="宋体"/>
                <w:szCs w:val="21"/>
                <w:lang w:val="sq-AL"/>
              </w:rPr>
            </w:pPr>
            <w:del w:id="45" w:author="mmmmm" w:date="2025-08-22T21:57:41Z">
              <w:r>
                <w:rPr>
                  <w:rFonts w:hint="default" w:ascii="宋体" w:hAnsi="宋体" w:eastAsia="宋体" w:cs="宋体"/>
                  <w:szCs w:val="21"/>
                  <w:highlight w:val="yellow"/>
                  <w:lang w:val="en-US"/>
                </w:rPr>
                <w:delText>-</w:delText>
              </w:r>
            </w:del>
            <w:del w:id="46" w:author="mmmmm" w:date="2025-08-22T21:57:41Z">
              <w:r>
                <w:rPr>
                  <w:rFonts w:hint="default" w:ascii="宋体" w:hAnsi="宋体" w:eastAsia="宋体" w:cs="宋体"/>
                  <w:szCs w:val="21"/>
                  <w:highlight w:val="yellow"/>
                  <w:lang w:val="en-US" w:eastAsia="zh-CN"/>
                </w:rPr>
                <w:delText xml:space="preserve"> </w:delText>
              </w:r>
            </w:del>
            <w:ins w:id="47" w:author="mmmmm" w:date="2025-08-22T21:57:41Z">
              <w:r>
                <w:rPr>
                  <w:rFonts w:hint="eastAsia" w:ascii="宋体" w:hAnsi="宋体" w:eastAsia="宋体" w:cs="宋体"/>
                  <w:szCs w:val="21"/>
                  <w:highlight w:val="yellow"/>
                  <w:lang w:val="en-US" w:eastAsia="zh-CN"/>
                </w:rPr>
                <w:t>③</w:t>
              </w:r>
            </w:ins>
            <w:ins w:id="48" w:author="mmmmm" w:date="2025-08-22T21:57:48Z">
              <w:r>
                <w:rPr>
                  <w:rFonts w:hint="eastAsia" w:ascii="宋体" w:hAnsi="宋体" w:eastAsia="宋体" w:cs="宋体"/>
                  <w:szCs w:val="21"/>
                  <w:highlight w:val="yellow"/>
                  <w:lang w:val="en-US" w:eastAsia="zh-CN"/>
                </w:rPr>
                <w:t>行政机关或事业单位</w:t>
              </w:r>
            </w:ins>
            <w:ins w:id="49" w:author="mmmmm" w:date="2025-08-22T21:57:49Z">
              <w:r>
                <w:rPr>
                  <w:rFonts w:hint="eastAsia" w:ascii="宋体" w:hAnsi="宋体" w:eastAsia="宋体" w:cs="宋体"/>
                  <w:szCs w:val="21"/>
                  <w:highlight w:val="yellow"/>
                  <w:lang w:val="en-US" w:eastAsia="zh-CN"/>
                </w:rPr>
                <w:t>或</w:t>
              </w:r>
            </w:ins>
            <w:ins w:id="50" w:author="mmmmm" w:date="2025-08-22T21:57:54Z">
              <w:r>
                <w:rPr>
                  <w:rFonts w:hint="eastAsia" w:ascii="宋体" w:hAnsi="宋体" w:eastAsia="宋体" w:cs="宋体"/>
                  <w:szCs w:val="21"/>
                  <w:highlight w:val="yellow"/>
                  <w:lang w:val="en-US" w:eastAsia="zh-CN"/>
                </w:rPr>
                <w:t>红十字会</w:t>
              </w:r>
            </w:ins>
            <w:del w:id="51" w:author="mmmmm" w:date="2025-08-22T21:57:59Z">
              <w:r>
                <w:rPr>
                  <w:rFonts w:hint="default" w:ascii="宋体" w:hAnsi="宋体" w:eastAsia="宋体" w:cs="宋体"/>
                  <w:szCs w:val="21"/>
                  <w:highlight w:val="yellow"/>
                  <w:lang w:val="en-US"/>
                </w:rPr>
                <w:delText>由中国红十字总会或各省市急救中心统一印制、核发</w:delText>
              </w:r>
            </w:del>
            <w:ins w:id="52" w:author="mmmmm" w:date="2025-08-22T21:58:03Z">
              <w:r>
                <w:rPr>
                  <w:rFonts w:hint="eastAsia" w:ascii="宋体" w:hAnsi="宋体" w:eastAsia="宋体" w:cs="宋体"/>
                  <w:szCs w:val="21"/>
                  <w:highlight w:val="yellow"/>
                  <w:lang w:val="en-US" w:eastAsia="zh-CN"/>
                </w:rPr>
                <w:t>颁发</w:t>
              </w:r>
            </w:ins>
            <w:r>
              <w:rPr>
                <w:rFonts w:hint="eastAsia" w:ascii="宋体" w:hAnsi="宋体" w:eastAsia="宋体" w:cs="宋体"/>
                <w:szCs w:val="21"/>
                <w:highlight w:val="yellow"/>
                <w:lang w:val="sq-AL"/>
              </w:rPr>
              <w:t>的救护员证</w:t>
            </w:r>
            <w:r>
              <w:rPr>
                <w:rFonts w:hint="eastAsia" w:ascii="宋体" w:hAnsi="宋体" w:eastAsia="宋体" w:cs="宋体"/>
                <w:szCs w:val="21"/>
                <w:lang w:val="sq-AL"/>
              </w:rPr>
              <w:t>；</w:t>
            </w:r>
          </w:p>
          <w:p w14:paraId="1CE60CFF">
            <w:pPr>
              <w:spacing w:line="360" w:lineRule="exact"/>
              <w:rPr>
                <w:rFonts w:ascii="宋体" w:hAnsi="宋体" w:eastAsia="宋体" w:cs="宋体"/>
                <w:szCs w:val="21"/>
                <w:lang w:val="sq-AL"/>
              </w:rPr>
            </w:pPr>
            <w:del w:id="53" w:author="mmmmm" w:date="2025-08-22T21:58:17Z">
              <w:r>
                <w:rPr>
                  <w:rFonts w:hint="default" w:ascii="宋体" w:hAnsi="宋体" w:eastAsia="宋体" w:cs="宋体"/>
                  <w:szCs w:val="21"/>
                  <w:lang w:val="en-US"/>
                </w:rPr>
                <w:delText>-</w:delText>
              </w:r>
            </w:del>
            <w:del w:id="54" w:author="mmmmm" w:date="2025-08-22T21:58:17Z">
              <w:r>
                <w:rPr>
                  <w:rFonts w:hint="default" w:ascii="宋体" w:hAnsi="宋体" w:eastAsia="宋体" w:cs="宋体"/>
                  <w:szCs w:val="21"/>
                  <w:lang w:val="en-US" w:eastAsia="zh-CN"/>
                </w:rPr>
                <w:delText xml:space="preserve"> </w:delText>
              </w:r>
            </w:del>
            <w:ins w:id="55" w:author="mmmmm" w:date="2025-08-22T21:58:17Z">
              <w:r>
                <w:rPr>
                  <w:rFonts w:hint="eastAsia" w:ascii="宋体" w:hAnsi="宋体" w:eastAsia="宋体" w:cs="宋体"/>
                  <w:szCs w:val="21"/>
                  <w:lang w:val="en-US" w:eastAsia="zh-CN"/>
                </w:rPr>
                <w:t>④</w:t>
              </w:r>
            </w:ins>
            <w:ins w:id="56" w:author="mmmmm" w:date="2025-08-22T21:58:35Z">
              <w:r>
                <w:rPr>
                  <w:rFonts w:ascii="瀹嬩綋" w:hAnsi="瀹嬩綋" w:eastAsia="瀹嬩綋" w:cs="瀹嬩綋"/>
                  <w:color w:val="000000"/>
                  <w:kern w:val="0"/>
                  <w:sz w:val="21"/>
                  <w:szCs w:val="21"/>
                  <w:lang w:val="en-US" w:eastAsia="zh-CN" w:bidi="ar"/>
                </w:rPr>
                <w:t>人社部门或第三方社会评价组织（含协</w:t>
              </w:r>
            </w:ins>
            <w:ins w:id="57" w:author="mmmmm" w:date="2025-08-22T21:58:35Z">
              <w:r>
                <w:rPr>
                  <w:rFonts w:hint="default" w:ascii="瀹嬩綋" w:hAnsi="瀹嬩綋" w:eastAsia="瀹嬩綋" w:cs="瀹嬩綋"/>
                  <w:color w:val="000000"/>
                  <w:kern w:val="0"/>
                  <w:sz w:val="21"/>
                  <w:szCs w:val="21"/>
                  <w:lang w:val="en-US" w:eastAsia="zh-CN" w:bidi="ar"/>
                </w:rPr>
                <w:t>会）颁发</w:t>
              </w:r>
            </w:ins>
            <w:del w:id="58" w:author="mmmmm" w:date="2025-08-22T21:58:35Z">
              <w:r>
                <w:rPr>
                  <w:rFonts w:hint="default" w:ascii="宋体" w:hAnsi="宋体" w:eastAsia="宋体" w:cs="宋体"/>
                  <w:szCs w:val="21"/>
                  <w:lang w:val="en-US"/>
                </w:rPr>
                <w:delText>由</w:delText>
              </w:r>
            </w:del>
            <w:del w:id="59" w:author="mmmmm" w:date="2025-08-22T21:58:35Z">
              <w:r>
                <w:rPr>
                  <w:rFonts w:hint="eastAsia" w:ascii="宋体" w:hAnsi="宋体" w:eastAsia="宋体" w:cs="宋体"/>
                  <w:szCs w:val="21"/>
                  <w:lang w:val="sq-AL"/>
                </w:rPr>
                <w:delText>中国营养学会颁发，或人社部门备案的社会培训评价组织颁发</w:delText>
              </w:r>
            </w:del>
            <w:r>
              <w:rPr>
                <w:rFonts w:hint="eastAsia" w:ascii="宋体" w:hAnsi="宋体" w:eastAsia="宋体" w:cs="宋体"/>
                <w:szCs w:val="21"/>
                <w:lang w:val="sq-AL"/>
              </w:rPr>
              <w:t>的公共营养师</w:t>
            </w:r>
            <w:ins w:id="60" w:author="mmmmm" w:date="2025-08-22T22:00:25Z">
              <w:r>
                <w:rPr>
                  <w:rFonts w:hint="eastAsia" w:ascii="宋体" w:hAnsi="宋体" w:eastAsia="宋体" w:cs="宋体"/>
                  <w:szCs w:val="21"/>
                  <w:lang w:val="en-US" w:eastAsia="zh-CN"/>
                </w:rPr>
                <w:t>相关</w:t>
              </w:r>
            </w:ins>
            <w:r>
              <w:rPr>
                <w:rFonts w:hint="eastAsia" w:ascii="宋体" w:hAnsi="宋体" w:eastAsia="宋体" w:cs="宋体"/>
                <w:szCs w:val="21"/>
                <w:lang w:val="sq-AL"/>
              </w:rPr>
              <w:t>证书；</w:t>
            </w:r>
          </w:p>
          <w:p w14:paraId="408D4E21">
            <w:pPr>
              <w:spacing w:line="360" w:lineRule="exact"/>
              <w:rPr>
                <w:rFonts w:ascii="宋体" w:hAnsi="宋体" w:eastAsia="宋体" w:cs="宋体"/>
                <w:szCs w:val="21"/>
                <w:lang w:val="sq-AL"/>
              </w:rPr>
            </w:pPr>
            <w:del w:id="61" w:author="mmmmm" w:date="2025-08-22T21:59:09Z">
              <w:r>
                <w:rPr>
                  <w:rFonts w:hint="default" w:ascii="宋体" w:hAnsi="宋体" w:eastAsia="宋体" w:cs="宋体"/>
                  <w:szCs w:val="21"/>
                  <w:lang w:val="en-US"/>
                </w:rPr>
                <w:delText>-</w:delText>
              </w:r>
            </w:del>
            <w:del w:id="62" w:author="mmmmm" w:date="2025-08-22T21:59:09Z">
              <w:r>
                <w:rPr>
                  <w:rFonts w:hint="default" w:ascii="宋体" w:hAnsi="宋体" w:eastAsia="宋体" w:cs="宋体"/>
                  <w:szCs w:val="21"/>
                  <w:lang w:val="en-US" w:eastAsia="zh-CN"/>
                </w:rPr>
                <w:delText xml:space="preserve"> </w:delText>
              </w:r>
            </w:del>
            <w:ins w:id="63" w:author="mmmmm" w:date="2025-08-22T21:59:09Z">
              <w:r>
                <w:rPr>
                  <w:rFonts w:hint="eastAsia" w:ascii="宋体" w:hAnsi="宋体" w:eastAsia="宋体" w:cs="宋体"/>
                  <w:szCs w:val="21"/>
                  <w:lang w:val="en-US" w:eastAsia="zh-CN"/>
                </w:rPr>
                <w:t>⑤</w:t>
              </w:r>
            </w:ins>
            <w:ins w:id="64" w:author="mmmmm" w:date="2025-08-22T21:59:11Z">
              <w:r>
                <w:rPr>
                  <w:rFonts w:hint="eastAsia" w:ascii="宋体" w:hAnsi="宋体" w:eastAsia="宋体" w:cs="宋体"/>
                  <w:szCs w:val="21"/>
                  <w:highlight w:val="yellow"/>
                  <w:lang w:val="en-US" w:eastAsia="zh-CN"/>
                </w:rPr>
                <w:t>行政机关或事业单位</w:t>
              </w:r>
            </w:ins>
            <w:ins w:id="65" w:author="mmmmm" w:date="2025-08-22T21:59:18Z">
              <w:r>
                <w:rPr>
                  <w:rFonts w:ascii="瀹嬩綋" w:hAnsi="瀹嬩綋" w:eastAsia="瀹嬩綋" w:cs="瀹嬩綋"/>
                  <w:color w:val="000000"/>
                  <w:kern w:val="0"/>
                  <w:sz w:val="21"/>
                  <w:szCs w:val="21"/>
                  <w:lang w:val="en-US" w:eastAsia="zh-CN" w:bidi="ar"/>
                </w:rPr>
                <w:t>或第三方社会评价组织（含协</w:t>
              </w:r>
            </w:ins>
            <w:ins w:id="66" w:author="mmmmm" w:date="2025-08-22T21:59:18Z">
              <w:r>
                <w:rPr>
                  <w:rFonts w:hint="default" w:ascii="瀹嬩綋" w:hAnsi="瀹嬩綋" w:eastAsia="瀹嬩綋" w:cs="瀹嬩綋"/>
                  <w:color w:val="000000"/>
                  <w:kern w:val="0"/>
                  <w:sz w:val="21"/>
                  <w:szCs w:val="21"/>
                  <w:lang w:val="en-US" w:eastAsia="zh-CN" w:bidi="ar"/>
                </w:rPr>
                <w:t>会）</w:t>
              </w:r>
            </w:ins>
            <w:del w:id="67" w:author="mmmmm" w:date="2025-08-22T21:59:18Z">
              <w:r>
                <w:rPr>
                  <w:rFonts w:hint="default" w:ascii="宋体" w:hAnsi="宋体" w:eastAsia="宋体" w:cs="宋体"/>
                  <w:szCs w:val="21"/>
                  <w:lang w:val="en-US"/>
                </w:rPr>
                <w:delText>由人力资源和社会保障部门、卫生健康行政部门、职业技能鉴定机构颁发，或行业协会和学会颁发且在行业内具有一定权威性的</w:delText>
              </w:r>
            </w:del>
            <w:ins w:id="68" w:author="mmmmm" w:date="2025-08-22T21:59:21Z">
              <w:r>
                <w:rPr>
                  <w:rFonts w:hint="eastAsia" w:ascii="宋体" w:hAnsi="宋体" w:eastAsia="宋体" w:cs="宋体"/>
                  <w:szCs w:val="21"/>
                  <w:lang w:val="en-US" w:eastAsia="zh-CN"/>
                </w:rPr>
                <w:t>颁发的</w:t>
              </w:r>
            </w:ins>
            <w:r>
              <w:rPr>
                <w:rFonts w:hint="eastAsia" w:ascii="宋体" w:hAnsi="宋体" w:eastAsia="宋体" w:cs="宋体"/>
                <w:szCs w:val="21"/>
                <w:lang w:val="sq-AL"/>
              </w:rPr>
              <w:t>护工</w:t>
            </w:r>
            <w:ins w:id="69" w:author="mmmmm" w:date="2025-08-22T21:59:23Z">
              <w:r>
                <w:rPr>
                  <w:rFonts w:hint="eastAsia" w:ascii="宋体" w:hAnsi="宋体" w:eastAsia="宋体" w:cs="宋体"/>
                  <w:szCs w:val="21"/>
                  <w:lang w:val="en-US" w:eastAsia="zh-CN"/>
                </w:rPr>
                <w:t>或</w:t>
              </w:r>
            </w:ins>
            <w:ins w:id="70" w:author="mmmmm" w:date="2025-08-22T21:59:31Z">
              <w:r>
                <w:rPr>
                  <w:rFonts w:hint="eastAsia" w:ascii="宋体" w:hAnsi="宋体" w:eastAsia="宋体" w:cs="宋体"/>
                  <w:szCs w:val="21"/>
                  <w:lang w:val="en-US" w:eastAsia="zh-CN"/>
                </w:rPr>
                <w:t>护师</w:t>
              </w:r>
            </w:ins>
            <w:ins w:id="71" w:author="mmmmm" w:date="2025-08-22T21:59:44Z">
              <w:r>
                <w:rPr>
                  <w:rFonts w:hint="eastAsia" w:ascii="宋体" w:hAnsi="宋体" w:eastAsia="宋体" w:cs="宋体"/>
                  <w:szCs w:val="21"/>
                  <w:lang w:val="en-US" w:eastAsia="zh-CN"/>
                </w:rPr>
                <w:t>相关</w:t>
              </w:r>
            </w:ins>
            <w:r>
              <w:rPr>
                <w:rFonts w:hint="eastAsia" w:ascii="宋体" w:hAnsi="宋体" w:eastAsia="宋体" w:cs="宋体"/>
                <w:szCs w:val="21"/>
                <w:lang w:val="sq-AL"/>
              </w:rPr>
              <w:t>证</w:t>
            </w:r>
            <w:ins w:id="72" w:author="mmmmm" w:date="2025-08-22T21:59:46Z">
              <w:r>
                <w:rPr>
                  <w:rFonts w:hint="eastAsia" w:ascii="宋体" w:hAnsi="宋体" w:eastAsia="宋体" w:cs="宋体"/>
                  <w:szCs w:val="21"/>
                  <w:lang w:val="en-US" w:eastAsia="zh-CN"/>
                </w:rPr>
                <w:t>书</w:t>
              </w:r>
            </w:ins>
            <w:r>
              <w:rPr>
                <w:rFonts w:hint="eastAsia" w:ascii="宋体" w:hAnsi="宋体" w:eastAsia="宋体" w:cs="宋体"/>
                <w:szCs w:val="21"/>
                <w:lang w:val="sq-AL"/>
              </w:rPr>
              <w:t>；</w:t>
            </w:r>
          </w:p>
          <w:p w14:paraId="07FB2A5F">
            <w:pPr>
              <w:spacing w:line="360" w:lineRule="exact"/>
              <w:rPr>
                <w:ins w:id="73" w:author="mmmmm" w:date="2025-08-22T21:56:01Z"/>
                <w:rFonts w:hint="eastAsia" w:ascii="宋体" w:hAnsi="宋体" w:eastAsia="宋体" w:cs="宋体"/>
                <w:szCs w:val="21"/>
                <w:lang w:val="sq-AL"/>
              </w:rPr>
            </w:pPr>
            <w:del w:id="74" w:author="mmmmm" w:date="2025-08-22T22:00:09Z">
              <w:r>
                <w:rPr>
                  <w:rFonts w:hint="default" w:ascii="宋体" w:hAnsi="宋体" w:eastAsia="宋体" w:cs="宋体"/>
                  <w:szCs w:val="21"/>
                  <w:lang w:val="en-US"/>
                </w:rPr>
                <w:delText>-</w:delText>
              </w:r>
            </w:del>
            <w:del w:id="75" w:author="mmmmm" w:date="2025-08-22T22:00:11Z">
              <w:r>
                <w:rPr>
                  <w:rFonts w:hint="default" w:ascii="宋体" w:hAnsi="宋体" w:eastAsia="宋体" w:cs="宋体"/>
                  <w:szCs w:val="21"/>
                  <w:lang w:val="en-US" w:eastAsia="zh-CN"/>
                </w:rPr>
                <w:delText xml:space="preserve"> </w:delText>
              </w:r>
            </w:del>
            <w:ins w:id="76" w:author="mmmmm" w:date="2025-08-22T22:00:11Z">
              <w:r>
                <w:rPr>
                  <w:rFonts w:hint="eastAsia" w:ascii="宋体" w:hAnsi="宋体" w:eastAsia="宋体" w:cs="宋体"/>
                  <w:szCs w:val="21"/>
                  <w:lang w:val="en-US" w:eastAsia="zh-CN"/>
                </w:rPr>
                <w:t>⑥</w:t>
              </w:r>
            </w:ins>
            <w:ins w:id="77" w:author="mmmmm" w:date="2025-08-22T22:00:17Z">
              <w:r>
                <w:rPr>
                  <w:rFonts w:ascii="瀹嬩綋" w:hAnsi="瀹嬩綋" w:eastAsia="瀹嬩綋" w:cs="瀹嬩綋"/>
                  <w:color w:val="000000"/>
                  <w:kern w:val="0"/>
                  <w:sz w:val="21"/>
                  <w:szCs w:val="21"/>
                  <w:lang w:val="en-US" w:eastAsia="zh-CN" w:bidi="ar"/>
                </w:rPr>
                <w:t>人社部门或第三方社会评价组织（含协</w:t>
              </w:r>
            </w:ins>
            <w:ins w:id="78" w:author="mmmmm" w:date="2025-08-22T22:00:17Z">
              <w:r>
                <w:rPr>
                  <w:rFonts w:hint="default" w:ascii="瀹嬩綋" w:hAnsi="瀹嬩綋" w:eastAsia="瀹嬩綋" w:cs="瀹嬩綋"/>
                  <w:color w:val="000000"/>
                  <w:kern w:val="0"/>
                  <w:sz w:val="21"/>
                  <w:szCs w:val="21"/>
                  <w:lang w:val="en-US" w:eastAsia="zh-CN" w:bidi="ar"/>
                </w:rPr>
                <w:t>会）</w:t>
              </w:r>
            </w:ins>
            <w:del w:id="79" w:author="mmmmm" w:date="2025-08-22T22:00:17Z">
              <w:r>
                <w:rPr>
                  <w:rFonts w:hint="default" w:ascii="宋体" w:hAnsi="宋体" w:eastAsia="宋体" w:cs="宋体"/>
                  <w:szCs w:val="21"/>
                  <w:lang w:val="en-US"/>
                </w:rPr>
                <w:delText>由经相关监管部门认可的机构颁发的心理咨询师证书 ，如中国心理学会等专业学会在其认证体系下颁发的证书，或在人社部门备案的社会培训评价组织</w:delText>
              </w:r>
            </w:del>
            <w:r>
              <w:rPr>
                <w:rFonts w:hint="eastAsia" w:ascii="宋体" w:hAnsi="宋体" w:eastAsia="宋体" w:cs="宋体"/>
                <w:szCs w:val="21"/>
                <w:lang w:val="sq-AL"/>
              </w:rPr>
              <w:t>颁发的心理咨询师</w:t>
            </w:r>
            <w:del w:id="80" w:author="mmmmm" w:date="2025-08-22T22:00:20Z">
              <w:r>
                <w:rPr>
                  <w:rFonts w:hint="default" w:ascii="宋体" w:hAnsi="宋体" w:eastAsia="宋体" w:cs="宋体"/>
                  <w:szCs w:val="21"/>
                  <w:lang w:val="en-US"/>
                </w:rPr>
                <w:delText>职业技能等级</w:delText>
              </w:r>
            </w:del>
            <w:ins w:id="81" w:author="mmmmm" w:date="2025-08-22T22:00:21Z">
              <w:r>
                <w:rPr>
                  <w:rFonts w:hint="eastAsia" w:ascii="宋体" w:hAnsi="宋体" w:eastAsia="宋体" w:cs="宋体"/>
                  <w:szCs w:val="21"/>
                  <w:lang w:val="en-US" w:eastAsia="zh-CN"/>
                </w:rPr>
                <w:t>相关</w:t>
              </w:r>
            </w:ins>
            <w:r>
              <w:rPr>
                <w:rFonts w:hint="eastAsia" w:ascii="宋体" w:hAnsi="宋体" w:eastAsia="宋体" w:cs="宋体"/>
                <w:szCs w:val="21"/>
                <w:lang w:val="sq-AL"/>
              </w:rPr>
              <w:t>证书。</w:t>
            </w:r>
          </w:p>
          <w:p w14:paraId="0298E895">
            <w:pPr>
              <w:pStyle w:val="2"/>
              <w:rPr>
                <w:lang w:val="sq-AL"/>
              </w:rPr>
            </w:pPr>
            <w:ins w:id="82" w:author="mmmmm" w:date="2025-08-22T22:01:03Z">
              <w:r>
                <w:rPr>
                  <w:rFonts w:hint="eastAsia" w:hAnsi="宋体" w:eastAsia="宋体" w:cs="宋体"/>
                  <w:szCs w:val="21"/>
                  <w:lang w:val="en-US" w:eastAsia="zh-CN"/>
                </w:rPr>
                <w:t>每</w:t>
              </w:r>
            </w:ins>
            <w:ins w:id="83" w:author="mmmmm" w:date="2025-08-22T22:01:06Z">
              <w:r>
                <w:rPr>
                  <w:rFonts w:hint="eastAsia" w:hAnsi="宋体" w:eastAsia="宋体" w:cs="宋体"/>
                  <w:szCs w:val="21"/>
                  <w:lang w:val="en-US" w:eastAsia="zh-CN"/>
                </w:rPr>
                <w:t>具备</w:t>
              </w:r>
            </w:ins>
            <w:ins w:id="84" w:author="mmmmm" w:date="2025-08-22T22:01:08Z">
              <w:r>
                <w:rPr>
                  <w:rFonts w:hint="eastAsia" w:hAnsi="宋体" w:eastAsia="宋体" w:cs="宋体"/>
                  <w:szCs w:val="21"/>
                  <w:lang w:val="en-US" w:eastAsia="zh-CN"/>
                </w:rPr>
                <w:t>以上</w:t>
              </w:r>
            </w:ins>
            <w:ins w:id="85" w:author="mmmmm" w:date="2025-08-22T22:01:09Z">
              <w:r>
                <w:rPr>
                  <w:rFonts w:hint="eastAsia" w:hAnsi="宋体" w:eastAsia="宋体" w:cs="宋体"/>
                  <w:szCs w:val="21"/>
                  <w:lang w:val="en-US" w:eastAsia="zh-CN"/>
                </w:rPr>
                <w:t>一类</w:t>
              </w:r>
            </w:ins>
            <w:ins w:id="86" w:author="mmmmm" w:date="2025-08-22T21:56:01Z">
              <w:r>
                <w:rPr>
                  <w:rFonts w:hint="eastAsia" w:ascii="宋体" w:hAnsi="宋体" w:eastAsia="宋体" w:cs="宋体"/>
                  <w:szCs w:val="21"/>
                  <w:lang w:val="en-US" w:eastAsia="zh-CN"/>
                </w:rPr>
                <w:t>的得10分，</w:t>
              </w:r>
            </w:ins>
            <w:ins w:id="87" w:author="mmmmm" w:date="2025-08-22T21:56:01Z">
              <w:r>
                <w:rPr>
                  <w:rFonts w:ascii="宋体" w:hAnsi="宋体" w:eastAsia="宋体" w:cs="宋体"/>
                  <w:szCs w:val="21"/>
                  <w:lang w:val="sq-AL"/>
                </w:rPr>
                <w:t>最高</w:t>
              </w:r>
            </w:ins>
            <w:ins w:id="88" w:author="mmmmm" w:date="2025-08-22T21:56:01Z">
              <w:r>
                <w:rPr>
                  <w:rFonts w:hint="eastAsia" w:ascii="宋体" w:hAnsi="宋体" w:eastAsia="宋体" w:cs="宋体"/>
                  <w:szCs w:val="21"/>
                  <w:lang w:val="sq-AL"/>
                </w:rPr>
                <w:t>得</w:t>
              </w:r>
            </w:ins>
            <w:ins w:id="89" w:author="mmmmm" w:date="2025-08-22T21:56:01Z">
              <w:r>
                <w:rPr>
                  <w:rFonts w:hint="eastAsia" w:ascii="宋体" w:hAnsi="宋体" w:eastAsia="宋体" w:cs="宋体"/>
                  <w:szCs w:val="21"/>
                  <w:lang w:val="en-US" w:eastAsia="zh-CN"/>
                </w:rPr>
                <w:t>4</w:t>
              </w:r>
            </w:ins>
            <w:ins w:id="90" w:author="mmmmm" w:date="2025-08-22T21:56:01Z">
              <w:r>
                <w:rPr>
                  <w:rFonts w:ascii="宋体" w:hAnsi="宋体" w:eastAsia="宋体" w:cs="宋体"/>
                  <w:szCs w:val="21"/>
                  <w:lang w:val="sq-AL"/>
                </w:rPr>
                <w:t>0分</w:t>
              </w:r>
            </w:ins>
            <w:ins w:id="91" w:author="mmmmm" w:date="2025-08-22T22:01:20Z">
              <w:r>
                <w:rPr>
                  <w:rFonts w:hint="eastAsia" w:hAnsi="宋体" w:eastAsia="宋体" w:cs="宋体"/>
                  <w:szCs w:val="21"/>
                  <w:lang w:val="sq-AL" w:eastAsia="zh-CN"/>
                </w:rPr>
                <w:t>（</w:t>
              </w:r>
            </w:ins>
            <w:ins w:id="92" w:author="mmmmm" w:date="2025-08-22T22:01:23Z">
              <w:r>
                <w:rPr>
                  <w:rFonts w:hint="eastAsia" w:hAnsi="宋体" w:eastAsia="宋体" w:cs="宋体"/>
                  <w:szCs w:val="21"/>
                  <w:lang w:val="en-US" w:eastAsia="zh-CN"/>
                </w:rPr>
                <w:t>同一类</w:t>
              </w:r>
            </w:ins>
            <w:ins w:id="93" w:author="mmmmm" w:date="2025-08-22T22:01:25Z">
              <w:r>
                <w:rPr>
                  <w:rFonts w:hint="eastAsia" w:hAnsi="宋体" w:eastAsia="宋体" w:cs="宋体"/>
                  <w:szCs w:val="21"/>
                  <w:lang w:val="en-US" w:eastAsia="zh-CN"/>
                </w:rPr>
                <w:t>证书</w:t>
              </w:r>
            </w:ins>
            <w:ins w:id="94" w:author="mmmmm" w:date="2025-08-22T22:01:26Z">
              <w:r>
                <w:rPr>
                  <w:rFonts w:hint="eastAsia" w:hAnsi="宋体" w:eastAsia="宋体" w:cs="宋体"/>
                  <w:szCs w:val="21"/>
                  <w:lang w:val="en-US" w:eastAsia="zh-CN"/>
                </w:rPr>
                <w:t>只计算</w:t>
              </w:r>
            </w:ins>
            <w:ins w:id="95" w:author="mmmmm" w:date="2025-08-22T22:01:27Z">
              <w:r>
                <w:rPr>
                  <w:rFonts w:hint="eastAsia" w:hAnsi="宋体" w:eastAsia="宋体" w:cs="宋体"/>
                  <w:szCs w:val="21"/>
                  <w:lang w:val="en-US" w:eastAsia="zh-CN"/>
                </w:rPr>
                <w:t>一次</w:t>
              </w:r>
            </w:ins>
            <w:ins w:id="96" w:author="mmmmm" w:date="2025-08-22T22:01:28Z">
              <w:r>
                <w:rPr>
                  <w:rFonts w:hint="eastAsia" w:hAnsi="宋体" w:eastAsia="宋体" w:cs="宋体"/>
                  <w:szCs w:val="21"/>
                  <w:lang w:val="en-US" w:eastAsia="zh-CN"/>
                </w:rPr>
                <w:t>得分。</w:t>
              </w:r>
            </w:ins>
            <w:ins w:id="97" w:author="mmmmm" w:date="2025-08-22T22:01:20Z">
              <w:r>
                <w:rPr>
                  <w:rFonts w:hint="eastAsia" w:hAnsi="宋体" w:eastAsia="宋体" w:cs="宋体"/>
                  <w:szCs w:val="21"/>
                  <w:lang w:val="sq-AL" w:eastAsia="zh-CN"/>
                </w:rPr>
                <w:t>）</w:t>
              </w:r>
            </w:ins>
            <w:ins w:id="98" w:author="mmmmm" w:date="2025-08-22T21:56:01Z">
              <w:r>
                <w:rPr>
                  <w:rFonts w:hint="eastAsia" w:ascii="宋体" w:hAnsi="宋体" w:eastAsia="宋体" w:cs="宋体"/>
                  <w:szCs w:val="21"/>
                  <w:lang w:val="sq-AL"/>
                </w:rPr>
                <w:t>；</w:t>
              </w:r>
            </w:ins>
          </w:p>
          <w:p w14:paraId="3D59816C">
            <w:pPr>
              <w:spacing w:line="360" w:lineRule="exact"/>
              <w:rPr>
                <w:rFonts w:ascii="宋体" w:hAnsi="宋体" w:eastAsia="宋体" w:cs="宋体"/>
                <w:szCs w:val="21"/>
                <w:lang w:val="sq-AL"/>
              </w:rPr>
            </w:pPr>
            <w:r>
              <w:rPr>
                <w:rFonts w:hint="eastAsia" w:ascii="宋体" w:hAnsi="宋体" w:eastAsia="宋体" w:cs="宋体"/>
                <w:szCs w:val="21"/>
                <w:lang w:val="sq-AL"/>
              </w:rPr>
              <w:t>以上两点最高得100分，同一人员1、2两项可重复计算得分。</w:t>
            </w:r>
          </w:p>
          <w:p w14:paraId="2DC6DB36">
            <w:pPr>
              <w:spacing w:line="360" w:lineRule="exact"/>
              <w:rPr>
                <w:rFonts w:ascii="宋体" w:hAnsi="宋体" w:eastAsia="宋体" w:cs="宋体"/>
                <w:szCs w:val="21"/>
              </w:rPr>
            </w:pPr>
            <w:r>
              <w:rPr>
                <w:rFonts w:hint="eastAsia" w:ascii="宋体" w:hAnsi="宋体" w:eastAsia="宋体" w:cs="宋体"/>
                <w:szCs w:val="21"/>
              </w:rPr>
              <w:t>（二）评分依据：</w:t>
            </w:r>
          </w:p>
          <w:p w14:paraId="40D46B54">
            <w:pPr>
              <w:wordWrap w:val="0"/>
              <w:rPr>
                <w:rFonts w:ascii="宋体" w:hAnsi="宋体" w:eastAsia="宋体" w:cs="宋体"/>
                <w:szCs w:val="21"/>
              </w:rPr>
            </w:pPr>
            <w:r>
              <w:rPr>
                <w:rFonts w:hint="eastAsia" w:ascii="宋体" w:hAnsi="宋体" w:eastAsia="宋体" w:cs="宋体"/>
                <w:szCs w:val="21"/>
              </w:rPr>
              <w:t>1.项目</w:t>
            </w:r>
            <w:r>
              <w:rPr>
                <w:rFonts w:hint="eastAsia" w:ascii="宋体" w:hAnsi="宋体" w:eastAsia="宋体" w:cs="宋体"/>
                <w:szCs w:val="21"/>
                <w:highlight w:val="yellow"/>
              </w:rPr>
              <w:t>团队成员</w:t>
            </w:r>
            <w:r>
              <w:rPr>
                <w:rFonts w:hint="eastAsia" w:ascii="宋体" w:hAnsi="宋体" w:eastAsia="宋体" w:cs="宋体"/>
                <w:szCs w:val="21"/>
              </w:rPr>
              <w:t>应为投标人自有员工，提供开标日前由投标人为其缴交近一个月的社保证明材料，以养老保险为准，如开标日上一个月的社保材料因社保部门原因暂时无法取得，则可以往前顺延一个月；（如投标人为新成立企业且成立时间不足一个月的，以营业执照成立时间为准，需承诺相关人员为投标人自有员工，承诺函格式自拟并加盖公章）；</w:t>
            </w:r>
          </w:p>
          <w:p w14:paraId="30263EA6">
            <w:pPr>
              <w:wordWrap w:val="0"/>
              <w:rPr>
                <w:rFonts w:ascii="宋体" w:hAnsi="宋体" w:eastAsia="宋体" w:cs="宋体"/>
                <w:szCs w:val="21"/>
              </w:rPr>
            </w:pPr>
            <w:r>
              <w:rPr>
                <w:rFonts w:hint="eastAsia" w:ascii="宋体" w:hAnsi="宋体" w:eastAsia="宋体" w:cs="宋体"/>
                <w:szCs w:val="21"/>
              </w:rPr>
              <w:t>2.涉及学历的，提供①学历证书扫描件；②学历认证报告或学信网（www.chsi.com.cn）查询截图。学信网无法查询的，可提供其他佐证材料（如毕业院校、人社部门等颁发机构或监管机构等单位出具的证明），留学归国人员如无法提供学信网查询记录截图，提供国（境）外学历证书扫描件（以及中文翻译件）和教育部留学服务中心出具的国外学历认证书扫描件【或教育部留学服务中心网站（http://zwfw.cscse.edu.cn/）在线查询截图】也予以认可。</w:t>
            </w:r>
          </w:p>
          <w:p w14:paraId="463E2492">
            <w:pPr>
              <w:wordWrap w:val="0"/>
              <w:rPr>
                <w:rFonts w:ascii="宋体" w:hAnsi="宋体" w:eastAsia="宋体" w:cs="宋体"/>
                <w:szCs w:val="21"/>
              </w:rPr>
            </w:pPr>
            <w:r>
              <w:rPr>
                <w:rFonts w:hint="eastAsia" w:ascii="宋体" w:hAnsi="宋体" w:eastAsia="宋体" w:cs="宋体"/>
                <w:szCs w:val="21"/>
              </w:rPr>
              <w:t xml:space="preserve">3.提供相关证书扫描件。 </w:t>
            </w:r>
          </w:p>
          <w:p w14:paraId="590DCCB4">
            <w:pPr>
              <w:wordWrap w:val="0"/>
              <w:rPr>
                <w:rFonts w:ascii="宋体" w:hAnsi="宋体" w:eastAsia="宋体" w:cs="宋体"/>
                <w:szCs w:val="21"/>
              </w:rPr>
            </w:pPr>
            <w:r>
              <w:rPr>
                <w:rFonts w:ascii="宋体" w:hAnsi="宋体" w:eastAsia="宋体" w:cs="宋体"/>
                <w:szCs w:val="21"/>
              </w:rPr>
              <w:t>4.</w:t>
            </w:r>
            <w:r>
              <w:rPr>
                <w:rFonts w:hint="eastAsia" w:ascii="宋体" w:hAnsi="宋体" w:eastAsia="宋体" w:cs="宋体"/>
                <w:szCs w:val="21"/>
              </w:rPr>
              <w:t>若证书为协会颁发的，还需提供该行业协会在全国社会组织信用信息公示平台（https://xxgs.chinanpo.mca.gov.cn/）已合法登记且状态正常的截图，否则不予认可，视为无效证书；</w:t>
            </w:r>
          </w:p>
          <w:p w14:paraId="0173032A">
            <w:pPr>
              <w:spacing w:line="360" w:lineRule="exact"/>
              <w:rPr>
                <w:rFonts w:ascii="宋体" w:hAnsi="宋体" w:eastAsia="宋体" w:cs="宋体"/>
                <w:szCs w:val="21"/>
              </w:rPr>
            </w:pPr>
            <w:r>
              <w:rPr>
                <w:rFonts w:hint="eastAsia" w:ascii="宋体" w:hAnsi="宋体" w:eastAsia="宋体" w:cs="宋体"/>
                <w:szCs w:val="21"/>
              </w:rPr>
              <w:t>以上材料原件备查，未提供或提供不清晰导致无法判断的不得分。</w:t>
            </w:r>
          </w:p>
        </w:tc>
      </w:tr>
      <w:tr w14:paraId="3436AB6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0CDFF81E">
            <w:pPr>
              <w:rPr>
                <w:rFonts w:ascii="宋体" w:hAnsi="宋体" w:eastAsia="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073E6132">
            <w:pPr>
              <w:wordWrap w:val="0"/>
              <w:jc w:val="center"/>
              <w:rPr>
                <w:rFonts w:ascii="宋体" w:hAnsi="宋体" w:eastAsia="宋体" w:cs="宋体"/>
                <w:szCs w:val="21"/>
              </w:rPr>
            </w:pPr>
            <w:ins w:id="99" w:author="卢亿齐" w:date="2025-08-22T16:06:00Z">
              <w:r>
                <w:rPr>
                  <w:rFonts w:hint="eastAsia" w:ascii="宋体" w:hAnsi="宋体" w:eastAsia="宋体" w:cs="宋体"/>
                  <w:szCs w:val="21"/>
                </w:rPr>
                <w:t>5</w:t>
              </w:r>
            </w:ins>
          </w:p>
        </w:tc>
        <w:tc>
          <w:tcPr>
            <w:tcW w:w="1786" w:type="dxa"/>
            <w:tcBorders>
              <w:top w:val="single" w:color="000000" w:sz="8" w:space="0"/>
              <w:left w:val="single" w:color="000000" w:sz="8" w:space="0"/>
              <w:bottom w:val="single" w:color="000000" w:sz="8" w:space="0"/>
              <w:right w:val="single" w:color="000000" w:sz="8" w:space="0"/>
            </w:tcBorders>
            <w:vAlign w:val="center"/>
          </w:tcPr>
          <w:p w14:paraId="7F235F2A">
            <w:pPr>
              <w:spacing w:line="276" w:lineRule="auto"/>
              <w:jc w:val="center"/>
              <w:rPr>
                <w:rFonts w:ascii="宋体" w:hAnsi="宋体" w:eastAsia="宋体" w:cs="宋体"/>
                <w:szCs w:val="21"/>
              </w:rPr>
            </w:pPr>
            <w:r>
              <w:rPr>
                <w:rFonts w:hint="eastAsia" w:ascii="宋体" w:hAnsi="宋体" w:eastAsia="宋体" w:cs="宋体"/>
                <w:szCs w:val="21"/>
              </w:rPr>
              <w:t>服务质量承诺</w:t>
            </w:r>
          </w:p>
        </w:tc>
        <w:tc>
          <w:tcPr>
            <w:tcW w:w="647" w:type="dxa"/>
            <w:tcBorders>
              <w:top w:val="single" w:color="000000" w:sz="8" w:space="0"/>
              <w:left w:val="single" w:color="000000" w:sz="8" w:space="0"/>
              <w:bottom w:val="single" w:color="000000" w:sz="8" w:space="0"/>
              <w:right w:val="single" w:color="000000" w:sz="8" w:space="0"/>
            </w:tcBorders>
            <w:vAlign w:val="center"/>
          </w:tcPr>
          <w:p w14:paraId="0B06C5F6">
            <w:pPr>
              <w:wordWrap w:val="0"/>
              <w:jc w:val="center"/>
              <w:rPr>
                <w:rFonts w:ascii="宋体" w:hAnsi="宋体" w:eastAsia="宋体" w:cs="宋体"/>
                <w:szCs w:val="21"/>
              </w:rPr>
            </w:pPr>
            <w:r>
              <w:rPr>
                <w:rFonts w:hint="eastAsia" w:ascii="宋体" w:hAnsi="宋体" w:eastAsia="宋体" w:cs="宋体"/>
                <w:szCs w:val="21"/>
              </w:rPr>
              <w:t>5</w:t>
            </w:r>
          </w:p>
        </w:tc>
        <w:tc>
          <w:tcPr>
            <w:tcW w:w="5279" w:type="dxa"/>
            <w:tcBorders>
              <w:top w:val="single" w:color="000000" w:sz="8" w:space="0"/>
              <w:left w:val="single" w:color="000000" w:sz="8" w:space="0"/>
              <w:bottom w:val="single" w:color="000000" w:sz="8" w:space="0"/>
              <w:right w:val="single" w:color="000000" w:sz="8" w:space="0"/>
            </w:tcBorders>
          </w:tcPr>
          <w:p w14:paraId="1DE51542">
            <w:pPr>
              <w:wordWrap w:val="0"/>
              <w:spacing w:line="360" w:lineRule="exact"/>
              <w:rPr>
                <w:rFonts w:ascii="宋体" w:hAnsi="宋体" w:eastAsia="宋体" w:cs="宋体"/>
                <w:szCs w:val="21"/>
              </w:rPr>
            </w:pPr>
            <w:r>
              <w:rPr>
                <w:rFonts w:hint="eastAsia" w:ascii="宋体" w:hAnsi="宋体" w:eastAsia="宋体" w:cs="宋体"/>
                <w:szCs w:val="21"/>
              </w:rPr>
              <w:t xml:space="preserve">（一）评审内容： </w:t>
            </w:r>
          </w:p>
          <w:p w14:paraId="786D42DD">
            <w:pPr>
              <w:wordWrap w:val="0"/>
              <w:spacing w:line="360" w:lineRule="exact"/>
              <w:rPr>
                <w:rFonts w:ascii="宋体" w:hAnsi="宋体" w:eastAsia="宋体" w:cs="宋体"/>
                <w:szCs w:val="21"/>
              </w:rPr>
            </w:pPr>
            <w:r>
              <w:rPr>
                <w:rFonts w:hint="eastAsia" w:ascii="宋体" w:hAnsi="宋体" w:eastAsia="宋体" w:cs="宋体"/>
                <w:szCs w:val="21"/>
              </w:rPr>
              <w:t>根据投标人提供的服务质量承诺，评审专家进行打分，需包含以下内容：</w:t>
            </w:r>
          </w:p>
          <w:p w14:paraId="12AB19D7">
            <w:pPr>
              <w:wordWrap w:val="0"/>
              <w:spacing w:line="360" w:lineRule="exact"/>
              <w:rPr>
                <w:rFonts w:ascii="宋体" w:hAnsi="宋体" w:eastAsia="宋体" w:cs="宋体"/>
                <w:szCs w:val="21"/>
              </w:rPr>
            </w:pPr>
            <w:r>
              <w:rPr>
                <w:rFonts w:hint="eastAsia" w:ascii="宋体" w:hAnsi="宋体" w:eastAsia="宋体" w:cs="宋体"/>
                <w:szCs w:val="21"/>
              </w:rPr>
              <w:t>1.打造专业团队高质量运营本项目；</w:t>
            </w:r>
          </w:p>
          <w:p w14:paraId="490B02D4">
            <w:pPr>
              <w:wordWrap w:val="0"/>
              <w:spacing w:line="360" w:lineRule="exact"/>
              <w:rPr>
                <w:rFonts w:ascii="宋体" w:hAnsi="宋体" w:eastAsia="宋体" w:cs="宋体"/>
                <w:szCs w:val="21"/>
              </w:rPr>
            </w:pPr>
            <w:r>
              <w:rPr>
                <w:rFonts w:hint="eastAsia" w:ascii="宋体" w:hAnsi="宋体" w:eastAsia="宋体" w:cs="宋体"/>
                <w:szCs w:val="21"/>
              </w:rPr>
              <w:t>2.提供专业高效的物业管理服务；</w:t>
            </w:r>
          </w:p>
          <w:p w14:paraId="467861EC">
            <w:pPr>
              <w:wordWrap w:val="0"/>
              <w:spacing w:line="360" w:lineRule="exact"/>
              <w:rPr>
                <w:rFonts w:ascii="宋体" w:hAnsi="宋体" w:eastAsia="宋体" w:cs="宋体"/>
                <w:szCs w:val="21"/>
              </w:rPr>
            </w:pPr>
            <w:r>
              <w:rPr>
                <w:rFonts w:hint="eastAsia" w:ascii="宋体" w:hAnsi="宋体" w:eastAsia="宋体" w:cs="宋体"/>
                <w:szCs w:val="21"/>
              </w:rPr>
              <w:t>3.对与本项目相关的工作指令在要求时间内做出响应；</w:t>
            </w:r>
          </w:p>
          <w:p w14:paraId="13516B96">
            <w:pPr>
              <w:wordWrap w:val="0"/>
              <w:spacing w:line="360" w:lineRule="exact"/>
              <w:rPr>
                <w:rFonts w:ascii="宋体" w:hAnsi="宋体" w:eastAsia="宋体" w:cs="宋体"/>
                <w:szCs w:val="21"/>
              </w:rPr>
            </w:pPr>
            <w:r>
              <w:rPr>
                <w:rFonts w:hint="eastAsia" w:ascii="宋体" w:hAnsi="宋体" w:eastAsia="宋体" w:cs="宋体"/>
                <w:szCs w:val="21"/>
              </w:rPr>
              <w:t>4.对未能达到管理要求的承担相应违约责任；</w:t>
            </w:r>
          </w:p>
          <w:p w14:paraId="35990C98">
            <w:pPr>
              <w:wordWrap w:val="0"/>
              <w:spacing w:line="360" w:lineRule="exact"/>
              <w:rPr>
                <w:rFonts w:ascii="宋体" w:hAnsi="宋体" w:eastAsia="宋体" w:cs="宋体"/>
                <w:szCs w:val="21"/>
              </w:rPr>
            </w:pPr>
            <w:r>
              <w:rPr>
                <w:rFonts w:hint="eastAsia" w:ascii="宋体" w:hAnsi="宋体" w:eastAsia="宋体" w:cs="宋体"/>
                <w:szCs w:val="21"/>
              </w:rPr>
              <w:t>5.服务期满后主动撤场与后续服务公司进行交接。</w:t>
            </w:r>
          </w:p>
          <w:p w14:paraId="4B84F869">
            <w:pPr>
              <w:wordWrap w:val="0"/>
              <w:spacing w:line="360" w:lineRule="exact"/>
              <w:rPr>
                <w:rFonts w:ascii="宋体" w:hAnsi="宋体" w:eastAsia="宋体" w:cs="宋体"/>
                <w:szCs w:val="21"/>
              </w:rPr>
            </w:pPr>
            <w:r>
              <w:rPr>
                <w:rFonts w:hint="eastAsia" w:ascii="宋体" w:hAnsi="宋体" w:eastAsia="宋体" w:cs="宋体"/>
                <w:szCs w:val="21"/>
              </w:rPr>
              <w:t>（二）评分依据：</w:t>
            </w:r>
          </w:p>
          <w:p w14:paraId="473AC224">
            <w:pPr>
              <w:wordWrap w:val="0"/>
              <w:spacing w:line="360" w:lineRule="exact"/>
              <w:rPr>
                <w:rFonts w:ascii="宋体" w:hAnsi="宋体" w:eastAsia="宋体" w:cs="宋体"/>
                <w:szCs w:val="21"/>
              </w:rPr>
            </w:pPr>
            <w:r>
              <w:rPr>
                <w:rFonts w:hint="eastAsia" w:ascii="宋体" w:hAnsi="宋体" w:eastAsia="宋体" w:cs="宋体"/>
                <w:szCs w:val="21"/>
              </w:rPr>
              <w:t>要求投标人提供承诺函（格式自定）作为得分依据，承诺函每</w:t>
            </w:r>
            <w:r>
              <w:rPr>
                <w:rFonts w:ascii="宋体" w:hAnsi="宋体" w:eastAsia="宋体" w:cs="宋体"/>
                <w:szCs w:val="21"/>
              </w:rPr>
              <w:t>包含以上一项内容</w:t>
            </w:r>
            <w:r>
              <w:rPr>
                <w:rFonts w:hint="eastAsia" w:ascii="宋体" w:hAnsi="宋体" w:eastAsia="宋体" w:cs="宋体"/>
                <w:szCs w:val="21"/>
              </w:rPr>
              <w:t>得</w:t>
            </w:r>
            <w:r>
              <w:rPr>
                <w:rFonts w:ascii="宋体" w:hAnsi="宋体" w:eastAsia="宋体" w:cs="宋体"/>
                <w:szCs w:val="21"/>
              </w:rPr>
              <w:t>20</w:t>
            </w:r>
            <w:r>
              <w:rPr>
                <w:rFonts w:hint="eastAsia" w:ascii="宋体" w:hAnsi="宋体" w:eastAsia="宋体" w:cs="宋体"/>
                <w:szCs w:val="21"/>
              </w:rPr>
              <w:t>分，最高得</w:t>
            </w:r>
            <w:r>
              <w:rPr>
                <w:rFonts w:ascii="宋体" w:hAnsi="宋体" w:eastAsia="宋体" w:cs="宋体"/>
                <w:szCs w:val="21"/>
              </w:rPr>
              <w:t>100</w:t>
            </w:r>
            <w:r>
              <w:rPr>
                <w:rFonts w:hint="eastAsia" w:ascii="宋体" w:hAnsi="宋体" w:eastAsia="宋体" w:cs="宋体"/>
                <w:szCs w:val="21"/>
              </w:rPr>
              <w:t>分。未提供承诺或承诺内容不满足要求均不得分。</w:t>
            </w:r>
          </w:p>
        </w:tc>
      </w:tr>
      <w:tr w14:paraId="0048C9E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305B7853">
            <w:pPr>
              <w:rPr>
                <w:rFonts w:ascii="宋体" w:hAnsi="宋体" w:eastAsia="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4023C811">
            <w:pPr>
              <w:wordWrap w:val="0"/>
              <w:jc w:val="center"/>
              <w:rPr>
                <w:rFonts w:ascii="宋体" w:hAnsi="宋体" w:eastAsia="宋体" w:cs="宋体"/>
                <w:szCs w:val="21"/>
              </w:rPr>
            </w:pPr>
            <w:ins w:id="100" w:author="卢亿齐" w:date="2025-08-22T16:06:00Z">
              <w:r>
                <w:rPr>
                  <w:rFonts w:hint="eastAsia" w:ascii="宋体" w:hAnsi="宋体" w:eastAsia="宋体" w:cs="宋体"/>
                  <w:szCs w:val="21"/>
                </w:rPr>
                <w:t>6</w:t>
              </w:r>
            </w:ins>
          </w:p>
        </w:tc>
        <w:tc>
          <w:tcPr>
            <w:tcW w:w="1786" w:type="dxa"/>
            <w:tcBorders>
              <w:top w:val="single" w:color="000000" w:sz="8" w:space="0"/>
              <w:left w:val="single" w:color="000000" w:sz="8" w:space="0"/>
              <w:bottom w:val="single" w:color="000000" w:sz="8" w:space="0"/>
              <w:right w:val="single" w:color="000000" w:sz="8" w:space="0"/>
            </w:tcBorders>
            <w:vAlign w:val="center"/>
          </w:tcPr>
          <w:p w14:paraId="37BF0BB1">
            <w:pPr>
              <w:spacing w:line="276" w:lineRule="auto"/>
              <w:jc w:val="center"/>
              <w:rPr>
                <w:rFonts w:ascii="宋体" w:hAnsi="宋体" w:eastAsia="宋体" w:cs="宋体"/>
                <w:kern w:val="0"/>
                <w:szCs w:val="21"/>
              </w:rPr>
            </w:pPr>
            <w:r>
              <w:rPr>
                <w:rFonts w:hint="eastAsia" w:ascii="宋体" w:hAnsi="宋体" w:eastAsia="宋体" w:cs="宋体"/>
                <w:szCs w:val="21"/>
              </w:rPr>
              <w:t>安全生产及社会责任情况承诺</w:t>
            </w:r>
          </w:p>
        </w:tc>
        <w:tc>
          <w:tcPr>
            <w:tcW w:w="647" w:type="dxa"/>
            <w:tcBorders>
              <w:top w:val="single" w:color="000000" w:sz="8" w:space="0"/>
              <w:left w:val="single" w:color="000000" w:sz="8" w:space="0"/>
              <w:bottom w:val="single" w:color="000000" w:sz="8" w:space="0"/>
              <w:right w:val="single" w:color="000000" w:sz="8" w:space="0"/>
            </w:tcBorders>
            <w:vAlign w:val="center"/>
          </w:tcPr>
          <w:p w14:paraId="37306523">
            <w:pPr>
              <w:wordWrap w:val="0"/>
              <w:jc w:val="center"/>
              <w:rPr>
                <w:rFonts w:ascii="宋体" w:hAnsi="宋体" w:eastAsia="宋体" w:cs="宋体"/>
                <w:szCs w:val="21"/>
              </w:rPr>
            </w:pPr>
            <w:r>
              <w:rPr>
                <w:rFonts w:hint="eastAsia" w:ascii="宋体" w:hAnsi="宋体" w:eastAsia="宋体" w:cs="宋体"/>
                <w:szCs w:val="21"/>
              </w:rPr>
              <w:t>5</w:t>
            </w:r>
          </w:p>
        </w:tc>
        <w:tc>
          <w:tcPr>
            <w:tcW w:w="5279" w:type="dxa"/>
            <w:tcBorders>
              <w:top w:val="single" w:color="000000" w:sz="8" w:space="0"/>
              <w:left w:val="single" w:color="000000" w:sz="8" w:space="0"/>
              <w:bottom w:val="single" w:color="000000" w:sz="8" w:space="0"/>
              <w:right w:val="single" w:color="000000" w:sz="8" w:space="0"/>
            </w:tcBorders>
          </w:tcPr>
          <w:p w14:paraId="56A4AF67">
            <w:pPr>
              <w:wordWrap w:val="0"/>
              <w:spacing w:line="360" w:lineRule="exact"/>
              <w:rPr>
                <w:rFonts w:ascii="宋体" w:hAnsi="宋体" w:eastAsia="宋体" w:cs="宋体"/>
                <w:bCs/>
                <w:szCs w:val="21"/>
              </w:rPr>
            </w:pPr>
            <w:r>
              <w:rPr>
                <w:rFonts w:hint="eastAsia" w:ascii="宋体" w:hAnsi="宋体" w:eastAsia="宋体" w:cs="宋体"/>
                <w:bCs/>
                <w:szCs w:val="21"/>
              </w:rPr>
              <w:t>（一）评审内容：</w:t>
            </w:r>
          </w:p>
          <w:p w14:paraId="06E9EB65">
            <w:pPr>
              <w:spacing w:line="360" w:lineRule="exact"/>
              <w:rPr>
                <w:rFonts w:ascii="宋体" w:hAnsi="宋体" w:eastAsia="宋体" w:cs="宋体"/>
                <w:szCs w:val="21"/>
              </w:rPr>
            </w:pPr>
            <w:r>
              <w:rPr>
                <w:rFonts w:hint="eastAsia" w:ascii="宋体" w:hAnsi="宋体" w:eastAsia="宋体" w:cs="宋体"/>
                <w:szCs w:val="21"/>
              </w:rPr>
              <w:t>1.投标人承诺自2022年8月1日或成立之日起至今，在服务经营活动中未发生涉及人员安全的安全事故，得</w:t>
            </w:r>
            <w:r>
              <w:rPr>
                <w:rFonts w:ascii="宋体" w:hAnsi="宋体" w:eastAsia="宋体" w:cs="宋体"/>
                <w:szCs w:val="21"/>
              </w:rPr>
              <w:t>50</w:t>
            </w:r>
            <w:r>
              <w:rPr>
                <w:rFonts w:hint="eastAsia" w:ascii="宋体" w:hAnsi="宋体" w:eastAsia="宋体" w:cs="宋体"/>
                <w:szCs w:val="21"/>
              </w:rPr>
              <w:t>分；</w:t>
            </w:r>
          </w:p>
          <w:p w14:paraId="56F84786">
            <w:pPr>
              <w:spacing w:line="360" w:lineRule="exact"/>
              <w:rPr>
                <w:rFonts w:ascii="宋体" w:hAnsi="宋体" w:eastAsia="宋体" w:cs="宋体"/>
                <w:szCs w:val="21"/>
              </w:rPr>
            </w:pPr>
            <w:r>
              <w:rPr>
                <w:rFonts w:hint="eastAsia" w:ascii="宋体" w:hAnsi="宋体" w:eastAsia="宋体" w:cs="宋体"/>
                <w:szCs w:val="21"/>
              </w:rPr>
              <w:t>2.投标人承诺自2022年8月1日或成立之日起至今，未发生用人管理纠纷、劳动纠纷、劳务纠纷等用人争议，得</w:t>
            </w:r>
            <w:r>
              <w:rPr>
                <w:rFonts w:ascii="宋体" w:hAnsi="宋体" w:eastAsia="宋体" w:cs="宋体"/>
                <w:szCs w:val="21"/>
              </w:rPr>
              <w:t>50</w:t>
            </w:r>
            <w:r>
              <w:rPr>
                <w:rFonts w:hint="eastAsia" w:ascii="宋体" w:hAnsi="宋体" w:eastAsia="宋体" w:cs="宋体"/>
                <w:szCs w:val="21"/>
              </w:rPr>
              <w:t>分；</w:t>
            </w:r>
          </w:p>
          <w:p w14:paraId="696F61D9">
            <w:pPr>
              <w:spacing w:line="360" w:lineRule="exact"/>
              <w:rPr>
                <w:rFonts w:ascii="宋体" w:hAnsi="宋体" w:eastAsia="宋体" w:cs="宋体"/>
                <w:szCs w:val="21"/>
              </w:rPr>
            </w:pPr>
            <w:r>
              <w:rPr>
                <w:rFonts w:hint="eastAsia" w:ascii="宋体" w:hAnsi="宋体" w:eastAsia="宋体" w:cs="宋体"/>
                <w:szCs w:val="21"/>
              </w:rPr>
              <w:t>以上2项合计最高得</w:t>
            </w:r>
            <w:r>
              <w:rPr>
                <w:rFonts w:ascii="宋体" w:hAnsi="宋体" w:eastAsia="宋体" w:cs="宋体"/>
                <w:szCs w:val="21"/>
              </w:rPr>
              <w:t>100</w:t>
            </w:r>
            <w:r>
              <w:rPr>
                <w:rFonts w:hint="eastAsia" w:ascii="宋体" w:hAnsi="宋体" w:eastAsia="宋体" w:cs="宋体"/>
                <w:szCs w:val="21"/>
              </w:rPr>
              <w:t>分。</w:t>
            </w:r>
          </w:p>
          <w:p w14:paraId="71099F1D">
            <w:pPr>
              <w:wordWrap w:val="0"/>
              <w:spacing w:line="360" w:lineRule="exact"/>
              <w:rPr>
                <w:rFonts w:ascii="宋体" w:hAnsi="宋体" w:eastAsia="宋体" w:cs="宋体"/>
                <w:b/>
                <w:bCs/>
                <w:szCs w:val="21"/>
              </w:rPr>
            </w:pPr>
            <w:r>
              <w:rPr>
                <w:rFonts w:hint="eastAsia" w:ascii="宋体" w:hAnsi="宋体" w:eastAsia="宋体" w:cs="宋体"/>
                <w:bCs/>
                <w:szCs w:val="21"/>
              </w:rPr>
              <w:t>（二）评分依据：</w:t>
            </w:r>
          </w:p>
          <w:p w14:paraId="192A2136">
            <w:pPr>
              <w:wordWrap w:val="0"/>
              <w:spacing w:line="360" w:lineRule="exact"/>
              <w:rPr>
                <w:rFonts w:ascii="宋体" w:hAnsi="宋体" w:eastAsia="宋体" w:cs="宋体"/>
                <w:kern w:val="0"/>
                <w:szCs w:val="21"/>
              </w:rPr>
            </w:pPr>
            <w:r>
              <w:rPr>
                <w:rFonts w:hint="eastAsia" w:ascii="宋体" w:hAnsi="宋体" w:eastAsia="宋体" w:cs="宋体"/>
                <w:kern w:val="0"/>
                <w:szCs w:val="21"/>
              </w:rPr>
              <w:t>提供承诺函，格式自拟</w:t>
            </w:r>
            <w:r>
              <w:rPr>
                <w:rFonts w:hint="eastAsia" w:ascii="宋体" w:hAnsi="宋体" w:eastAsia="宋体" w:cs="宋体"/>
                <w:szCs w:val="21"/>
              </w:rPr>
              <w:t>未提供承诺或承诺内容不满足要求均不得分。</w:t>
            </w:r>
          </w:p>
        </w:tc>
      </w:tr>
      <w:tr w14:paraId="147CE06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vMerge w:val="restart"/>
            <w:tcBorders>
              <w:top w:val="single" w:color="000000" w:sz="8" w:space="0"/>
              <w:left w:val="single" w:color="000000" w:sz="8" w:space="0"/>
              <w:right w:val="single" w:color="000000" w:sz="8" w:space="0"/>
            </w:tcBorders>
          </w:tcPr>
          <w:p w14:paraId="03760F4A">
            <w:pPr>
              <w:wordWrap w:val="0"/>
              <w:jc w:val="center"/>
              <w:rPr>
                <w:rFonts w:ascii="宋体" w:hAnsi="宋体" w:eastAsia="宋体" w:cs="宋体"/>
                <w:b/>
                <w:bCs/>
                <w:color w:val="0000FF"/>
                <w:szCs w:val="21"/>
              </w:rPr>
            </w:pPr>
            <w:r>
              <w:rPr>
                <w:rFonts w:hint="eastAsia" w:ascii="宋体" w:hAnsi="宋体" w:eastAsia="宋体" w:cs="宋体"/>
                <w:b/>
                <w:bCs/>
                <w:color w:val="0000FF"/>
                <w:szCs w:val="21"/>
              </w:rPr>
              <w:t>3</w:t>
            </w:r>
          </w:p>
        </w:tc>
        <w:tc>
          <w:tcPr>
            <w:tcW w:w="3113" w:type="dxa"/>
            <w:gridSpan w:val="3"/>
            <w:tcBorders>
              <w:top w:val="single" w:color="000000" w:sz="8" w:space="0"/>
              <w:left w:val="single" w:color="000000" w:sz="8" w:space="0"/>
              <w:bottom w:val="single" w:color="000000" w:sz="8" w:space="0"/>
              <w:right w:val="single" w:color="000000" w:sz="8" w:space="0"/>
            </w:tcBorders>
          </w:tcPr>
          <w:p w14:paraId="63354D18">
            <w:pPr>
              <w:wordWrap w:val="0"/>
              <w:jc w:val="center"/>
              <w:rPr>
                <w:rFonts w:ascii="宋体" w:hAnsi="宋体" w:eastAsia="宋体" w:cs="宋体"/>
                <w:b/>
                <w:bCs/>
                <w:color w:val="0000FF"/>
                <w:szCs w:val="21"/>
              </w:rPr>
            </w:pPr>
            <w:r>
              <w:rPr>
                <w:rFonts w:hint="eastAsia" w:ascii="宋体" w:hAnsi="宋体" w:eastAsia="宋体" w:cs="宋体"/>
                <w:b/>
                <w:bCs/>
                <w:color w:val="0000FF"/>
                <w:szCs w:val="21"/>
              </w:rPr>
              <w:t>综合实力</w:t>
            </w:r>
          </w:p>
        </w:tc>
        <w:tc>
          <w:tcPr>
            <w:tcW w:w="5279" w:type="dxa"/>
            <w:tcBorders>
              <w:top w:val="single" w:color="000000" w:sz="8" w:space="0"/>
              <w:left w:val="single" w:color="000000" w:sz="8" w:space="0"/>
              <w:bottom w:val="single" w:color="000000" w:sz="8" w:space="0"/>
              <w:right w:val="single" w:color="000000" w:sz="8" w:space="0"/>
            </w:tcBorders>
            <w:vAlign w:val="center"/>
          </w:tcPr>
          <w:p w14:paraId="0EDB7750">
            <w:pPr>
              <w:wordWrap w:val="0"/>
              <w:spacing w:line="360" w:lineRule="exact"/>
              <w:jc w:val="center"/>
              <w:rPr>
                <w:rFonts w:ascii="宋体" w:hAnsi="宋体" w:eastAsia="宋体" w:cs="宋体"/>
                <w:b/>
                <w:bCs/>
                <w:color w:val="0000FF"/>
                <w:szCs w:val="21"/>
              </w:rPr>
            </w:pPr>
            <w:ins w:id="101" w:author="卢亿齐" w:date="2025-08-22T16:07:00Z">
              <w:r>
                <w:rPr>
                  <w:rFonts w:hint="eastAsia" w:ascii="宋体" w:hAnsi="宋体" w:eastAsia="宋体" w:cs="宋体"/>
                  <w:b/>
                  <w:bCs/>
                  <w:color w:val="0000FF"/>
                  <w:szCs w:val="21"/>
                </w:rPr>
                <w:t>20</w:t>
              </w:r>
            </w:ins>
          </w:p>
        </w:tc>
      </w:tr>
      <w:tr w14:paraId="03F4F71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vMerge w:val="continue"/>
            <w:tcBorders>
              <w:left w:val="single" w:color="000000" w:sz="8" w:space="0"/>
              <w:right w:val="single" w:color="000000" w:sz="8" w:space="0"/>
            </w:tcBorders>
            <w:vAlign w:val="center"/>
          </w:tcPr>
          <w:p w14:paraId="15B89214">
            <w:pPr>
              <w:rPr>
                <w:rFonts w:ascii="宋体" w:hAnsi="宋体" w:eastAsia="宋体" w:cs="宋体"/>
                <w:b/>
                <w:bCs/>
                <w:color w:val="0000FF"/>
                <w:szCs w:val="21"/>
              </w:rPr>
            </w:pPr>
          </w:p>
        </w:tc>
        <w:tc>
          <w:tcPr>
            <w:tcW w:w="8392" w:type="dxa"/>
            <w:gridSpan w:val="4"/>
            <w:tcBorders>
              <w:top w:val="single" w:color="000000" w:sz="8" w:space="0"/>
              <w:left w:val="single" w:color="000000" w:sz="8" w:space="0"/>
              <w:bottom w:val="single" w:color="000000" w:sz="8" w:space="0"/>
              <w:right w:val="single" w:color="000000" w:sz="8" w:space="0"/>
            </w:tcBorders>
          </w:tcPr>
          <w:p w14:paraId="64C8BC84">
            <w:pPr>
              <w:wordWrap w:val="0"/>
              <w:spacing w:line="360" w:lineRule="exact"/>
              <w:rPr>
                <w:rFonts w:ascii="宋体" w:hAnsi="宋体" w:eastAsia="宋体" w:cs="宋体"/>
                <w:szCs w:val="21"/>
              </w:rPr>
            </w:pPr>
          </w:p>
        </w:tc>
      </w:tr>
      <w:tr w14:paraId="7C77443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vMerge w:val="continue"/>
            <w:tcBorders>
              <w:left w:val="single" w:color="000000" w:sz="8" w:space="0"/>
              <w:right w:val="single" w:color="000000" w:sz="8" w:space="0"/>
            </w:tcBorders>
            <w:shd w:val="clear" w:color="auto" w:fill="E6EFFA"/>
            <w:vAlign w:val="center"/>
          </w:tcPr>
          <w:p w14:paraId="67B7C661">
            <w:pPr>
              <w:rPr>
                <w:rFonts w:ascii="宋体" w:hAnsi="宋体" w:eastAsia="宋体" w:cs="宋体"/>
                <w:b/>
                <w:bCs/>
                <w:color w:val="0000FF"/>
                <w:szCs w:val="21"/>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10426AB5">
            <w:pPr>
              <w:wordWrap w:val="0"/>
              <w:jc w:val="center"/>
              <w:rPr>
                <w:rFonts w:ascii="宋体" w:hAnsi="宋体" w:eastAsia="宋体" w:cs="宋体"/>
                <w:szCs w:val="21"/>
              </w:rPr>
            </w:pPr>
            <w:r>
              <w:rPr>
                <w:rFonts w:hint="eastAsia" w:ascii="宋体" w:hAnsi="宋体" w:eastAsia="宋体" w:cs="宋体"/>
                <w:szCs w:val="21"/>
              </w:rPr>
              <w:t>序号</w:t>
            </w:r>
          </w:p>
        </w:tc>
        <w:tc>
          <w:tcPr>
            <w:tcW w:w="178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F0451B5">
            <w:pPr>
              <w:wordWrap w:val="0"/>
              <w:jc w:val="center"/>
              <w:rPr>
                <w:rFonts w:ascii="宋体" w:hAnsi="宋体" w:eastAsia="宋体" w:cs="宋体"/>
                <w:szCs w:val="21"/>
              </w:rPr>
            </w:pPr>
            <w:r>
              <w:rPr>
                <w:rFonts w:hint="eastAsia" w:ascii="宋体" w:hAnsi="宋体" w:eastAsia="宋体" w:cs="宋体"/>
                <w:szCs w:val="21"/>
              </w:rPr>
              <w:t>评分因素</w:t>
            </w:r>
          </w:p>
        </w:tc>
        <w:tc>
          <w:tcPr>
            <w:tcW w:w="647"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43BF702F">
            <w:pPr>
              <w:wordWrap w:val="0"/>
              <w:spacing w:line="360" w:lineRule="exact"/>
              <w:jc w:val="center"/>
              <w:rPr>
                <w:rFonts w:ascii="宋体" w:hAnsi="宋体" w:eastAsia="宋体" w:cs="宋体"/>
                <w:szCs w:val="21"/>
              </w:rPr>
            </w:pPr>
            <w:r>
              <w:rPr>
                <w:rFonts w:hint="eastAsia" w:ascii="宋体" w:hAnsi="宋体" w:eastAsia="宋体" w:cs="宋体"/>
                <w:szCs w:val="21"/>
              </w:rPr>
              <w:t>权重(%)</w:t>
            </w:r>
          </w:p>
        </w:tc>
        <w:tc>
          <w:tcPr>
            <w:tcW w:w="5279"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23F9657">
            <w:pPr>
              <w:wordWrap w:val="0"/>
              <w:spacing w:line="360" w:lineRule="exact"/>
              <w:jc w:val="center"/>
              <w:rPr>
                <w:rFonts w:ascii="宋体" w:hAnsi="宋体" w:eastAsia="宋体" w:cs="宋体"/>
                <w:szCs w:val="21"/>
              </w:rPr>
            </w:pPr>
            <w:r>
              <w:rPr>
                <w:rFonts w:hint="eastAsia" w:ascii="宋体" w:hAnsi="宋体" w:eastAsia="宋体" w:cs="宋体"/>
                <w:szCs w:val="21"/>
              </w:rPr>
              <w:t>评分准则</w:t>
            </w:r>
          </w:p>
        </w:tc>
      </w:tr>
      <w:tr w14:paraId="6369316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6805" w:hRule="atLeast"/>
          <w:tblCellSpacing w:w="0" w:type="dxa"/>
          <w:jc w:val="center"/>
        </w:trPr>
        <w:tc>
          <w:tcPr>
            <w:tcW w:w="680" w:type="dxa"/>
            <w:vMerge w:val="continue"/>
            <w:tcBorders>
              <w:left w:val="single" w:color="000000" w:sz="8" w:space="0"/>
              <w:right w:val="single" w:color="000000" w:sz="8" w:space="0"/>
            </w:tcBorders>
            <w:vAlign w:val="center"/>
          </w:tcPr>
          <w:p w14:paraId="06811687">
            <w:pPr>
              <w:rPr>
                <w:rFonts w:ascii="宋体" w:hAnsi="宋体" w:eastAsia="宋体" w:cs="宋体"/>
                <w:b/>
                <w:bCs/>
                <w:color w:val="0000FF"/>
                <w:szCs w:val="21"/>
              </w:rPr>
            </w:pPr>
          </w:p>
        </w:tc>
        <w:tc>
          <w:tcPr>
            <w:tcW w:w="680" w:type="dxa"/>
            <w:tcBorders>
              <w:top w:val="single" w:color="000000" w:sz="8" w:space="0"/>
              <w:left w:val="single" w:color="000000" w:sz="8" w:space="0"/>
              <w:right w:val="single" w:color="000000" w:sz="8" w:space="0"/>
            </w:tcBorders>
            <w:vAlign w:val="center"/>
          </w:tcPr>
          <w:p w14:paraId="2149E806">
            <w:pPr>
              <w:wordWrap w:val="0"/>
              <w:jc w:val="center"/>
              <w:rPr>
                <w:rFonts w:ascii="宋体" w:hAnsi="宋体" w:eastAsia="宋体" w:cs="宋体"/>
                <w:szCs w:val="21"/>
              </w:rPr>
            </w:pPr>
          </w:p>
          <w:p w14:paraId="2B5703C0">
            <w:pPr>
              <w:wordWrap w:val="0"/>
              <w:jc w:val="center"/>
              <w:rPr>
                <w:rFonts w:ascii="宋体" w:hAnsi="宋体" w:eastAsia="宋体" w:cs="宋体"/>
                <w:szCs w:val="21"/>
              </w:rPr>
            </w:pPr>
          </w:p>
          <w:p w14:paraId="4437A0DC">
            <w:pPr>
              <w:wordWrap w:val="0"/>
              <w:jc w:val="center"/>
              <w:rPr>
                <w:rFonts w:ascii="宋体" w:hAnsi="宋体" w:eastAsia="宋体" w:cs="宋体"/>
                <w:szCs w:val="21"/>
              </w:rPr>
            </w:pPr>
            <w:ins w:id="102" w:author="卢亿齐" w:date="2025-08-22T15:55:00Z">
              <w:r>
                <w:rPr>
                  <w:rFonts w:hint="eastAsia" w:ascii="宋体" w:hAnsi="宋体" w:eastAsia="宋体" w:cs="宋体"/>
                  <w:szCs w:val="21"/>
                </w:rPr>
                <w:t>1</w:t>
              </w:r>
            </w:ins>
          </w:p>
        </w:tc>
        <w:tc>
          <w:tcPr>
            <w:tcW w:w="1786" w:type="dxa"/>
            <w:tcBorders>
              <w:top w:val="single" w:color="000000" w:sz="8" w:space="0"/>
              <w:left w:val="single" w:color="000000" w:sz="8" w:space="0"/>
              <w:right w:val="single" w:color="000000" w:sz="8" w:space="0"/>
            </w:tcBorders>
            <w:vAlign w:val="center"/>
          </w:tcPr>
          <w:p w14:paraId="2522F609">
            <w:pPr>
              <w:spacing w:line="360" w:lineRule="exact"/>
              <w:jc w:val="center"/>
              <w:rPr>
                <w:rFonts w:ascii="宋体" w:hAnsi="宋体" w:eastAsia="宋体" w:cs="宋体"/>
                <w:szCs w:val="21"/>
                <w:highlight w:val="none"/>
              </w:rPr>
            </w:pPr>
            <w:r>
              <w:rPr>
                <w:rFonts w:hint="eastAsia" w:ascii="宋体" w:hAnsi="宋体" w:eastAsia="宋体" w:cs="宋体"/>
                <w:szCs w:val="21"/>
                <w:highlight w:val="none"/>
              </w:rPr>
              <w:t>投标人项目服务经验</w:t>
            </w:r>
          </w:p>
        </w:tc>
        <w:tc>
          <w:tcPr>
            <w:tcW w:w="647" w:type="dxa"/>
            <w:tcBorders>
              <w:top w:val="single" w:color="000000" w:sz="8" w:space="0"/>
              <w:left w:val="single" w:color="000000" w:sz="8" w:space="0"/>
              <w:right w:val="single" w:color="000000" w:sz="8" w:space="0"/>
            </w:tcBorders>
            <w:vAlign w:val="center"/>
          </w:tcPr>
          <w:p w14:paraId="49457024">
            <w:pPr>
              <w:spacing w:line="360" w:lineRule="exact"/>
              <w:jc w:val="center"/>
              <w:rPr>
                <w:rFonts w:ascii="宋体" w:hAnsi="宋体" w:eastAsia="宋体" w:cs="宋体"/>
                <w:szCs w:val="21"/>
                <w:highlight w:val="none"/>
              </w:rPr>
            </w:pPr>
            <w:ins w:id="103" w:author="卢亿齐" w:date="2025-08-22T16:06:00Z">
              <w:r>
                <w:rPr>
                  <w:rFonts w:ascii="宋体" w:hAnsi="宋体" w:eastAsia="宋体" w:cs="宋体"/>
                  <w:szCs w:val="21"/>
                  <w:highlight w:val="none"/>
                </w:rPr>
                <w:t>10</w:t>
              </w:r>
            </w:ins>
          </w:p>
        </w:tc>
        <w:tc>
          <w:tcPr>
            <w:tcW w:w="5279" w:type="dxa"/>
            <w:tcBorders>
              <w:top w:val="single" w:color="000000" w:sz="8" w:space="0"/>
              <w:left w:val="single" w:color="000000" w:sz="8" w:space="0"/>
              <w:bottom w:val="single" w:color="000000" w:sz="8" w:space="0"/>
              <w:right w:val="single" w:color="000000" w:sz="8" w:space="0"/>
            </w:tcBorders>
          </w:tcPr>
          <w:p w14:paraId="07EBE9C0">
            <w:pPr>
              <w:pStyle w:val="2"/>
              <w:spacing w:line="360" w:lineRule="exact"/>
              <w:rPr>
                <w:rFonts w:hint="default" w:hAnsi="宋体" w:eastAsia="宋体" w:cs="宋体"/>
                <w:highlight w:val="none"/>
              </w:rPr>
            </w:pPr>
            <w:r>
              <w:rPr>
                <w:rFonts w:hAnsi="宋体" w:eastAsia="宋体" w:cs="宋体"/>
                <w:highlight w:val="none"/>
              </w:rPr>
              <w:t>（一）评审内容：</w:t>
            </w:r>
          </w:p>
          <w:p w14:paraId="007327F8">
            <w:pPr>
              <w:pStyle w:val="2"/>
              <w:spacing w:line="360" w:lineRule="exact"/>
              <w:rPr>
                <w:ins w:id="104" w:author="mzj" w:date="2025-08-22T16:18:00Z"/>
                <w:rFonts w:hint="default" w:hAnsi="宋体" w:eastAsia="宋体" w:cs="宋体"/>
                <w:highlight w:val="none"/>
              </w:rPr>
            </w:pPr>
            <w:r>
              <w:rPr>
                <w:rFonts w:hint="default" w:hAnsi="宋体" w:eastAsia="宋体" w:cs="宋体"/>
                <w:highlight w:val="none"/>
              </w:rPr>
              <w:t>1.</w:t>
            </w:r>
            <w:ins w:id="105" w:author="mzj" w:date="2025-08-22T16:17:00Z">
              <w:r>
                <w:rPr>
                  <w:rFonts w:hAnsi="宋体" w:eastAsia="宋体" w:cs="宋体"/>
                  <w:highlight w:val="none"/>
                </w:rPr>
                <w:t>投标人自</w:t>
              </w:r>
            </w:ins>
            <w:ins w:id="106" w:author="mzj" w:date="2025-08-22T16:17:00Z">
              <w:r>
                <w:rPr>
                  <w:rFonts w:hint="default" w:hAnsi="宋体" w:eastAsia="宋体" w:cs="宋体"/>
                  <w:highlight w:val="none"/>
                </w:rPr>
                <w:t>2022年8月1日至本项目投标截止之日（以合同签订</w:t>
              </w:r>
              <w:commentRangeStart w:id="1"/>
              <w:r>
                <w:rPr>
                  <w:rFonts w:hint="default" w:hAnsi="宋体" w:eastAsia="宋体" w:cs="宋体"/>
                  <w:highlight w:val="none"/>
                </w:rPr>
                <w:t>时间为准），若承担过行政机关事业单位的民政、康复、养老或公益类项目，每提供1个符合要求的项目经验得25分，本项最高得75分</w:t>
              </w:r>
            </w:ins>
            <w:ins w:id="107" w:author="mzj" w:date="2025-08-22T16:18:00Z">
              <w:r>
                <w:rPr>
                  <w:rFonts w:hint="default" w:hAnsi="宋体" w:eastAsia="宋体" w:cs="宋体"/>
                  <w:highlight w:val="none"/>
                </w:rPr>
                <w:t>;</w:t>
              </w:r>
            </w:ins>
          </w:p>
          <w:p w14:paraId="1698E88F">
            <w:pPr>
              <w:pStyle w:val="2"/>
              <w:spacing w:line="360" w:lineRule="exact"/>
              <w:rPr>
                <w:ins w:id="108" w:author="mzj" w:date="2025-08-22T16:23:00Z"/>
                <w:rFonts w:hAnsi="宋体" w:eastAsia="宋体" w:cs="宋体"/>
              </w:rPr>
            </w:pPr>
            <w:r>
              <w:rPr>
                <w:rFonts w:hint="default" w:hAnsi="宋体" w:eastAsia="宋体" w:cs="宋体"/>
                <w:highlight w:val="yellow"/>
              </w:rPr>
              <w:t>2.</w:t>
            </w:r>
            <w:ins w:id="109" w:author="mzj" w:date="2025-08-22T16:23:00Z">
              <w:r>
                <w:rPr>
                  <w:rFonts w:hAnsi="宋体" w:eastAsia="宋体" w:cs="宋体"/>
                </w:rPr>
                <w:t>投标人若拥有</w:t>
              </w:r>
            </w:ins>
            <w:ins w:id="110" w:author="mmmmm" w:date="2025-08-22T22:02:06Z">
              <w:r>
                <w:rPr>
                  <w:rFonts w:hint="eastAsia" w:hAnsi="宋体" w:eastAsia="宋体" w:cs="宋体"/>
                  <w:lang w:val="en-US" w:eastAsia="zh-CN"/>
                </w:rPr>
                <w:t>自</w:t>
              </w:r>
            </w:ins>
            <w:ins w:id="111" w:author="mmmmm" w:date="2025-08-22T22:02:09Z">
              <w:r>
                <w:rPr>
                  <w:rFonts w:hint="eastAsia" w:hAnsi="宋体" w:eastAsia="宋体" w:cs="宋体"/>
                  <w:lang w:val="en-US" w:eastAsia="zh-CN"/>
                </w:rPr>
                <w:t>有</w:t>
              </w:r>
            </w:ins>
            <w:ins w:id="112" w:author="mmmmm" w:date="2025-08-22T22:02:13Z">
              <w:r>
                <w:rPr>
                  <w:rFonts w:hint="eastAsia" w:hAnsi="宋体" w:eastAsia="宋体" w:cs="宋体"/>
                  <w:lang w:val="en-US" w:eastAsia="zh-CN"/>
                </w:rPr>
                <w:t>或</w:t>
              </w:r>
            </w:ins>
            <w:ins w:id="113" w:author="mmmmm" w:date="2025-08-22T22:02:18Z">
              <w:r>
                <w:rPr>
                  <w:rFonts w:hint="eastAsia" w:hAnsi="宋体" w:eastAsia="宋体" w:cs="宋体"/>
                  <w:lang w:val="en-US" w:eastAsia="zh-CN"/>
                </w:rPr>
                <w:t>购买或</w:t>
              </w:r>
            </w:ins>
            <w:ins w:id="114" w:author="mmmmm" w:date="2025-08-22T22:02:19Z">
              <w:r>
                <w:rPr>
                  <w:rFonts w:hint="eastAsia" w:hAnsi="宋体" w:eastAsia="宋体" w:cs="宋体"/>
                  <w:lang w:val="en-US" w:eastAsia="zh-CN"/>
                </w:rPr>
                <w:t>租赁</w:t>
              </w:r>
            </w:ins>
            <w:ins w:id="115" w:author="mzj" w:date="2025-08-22T16:23:00Z">
              <w:del w:id="116" w:author="mmmmm" w:date="2025-08-22T22:02:31Z">
                <w:r>
                  <w:rPr>
                    <w:rFonts w:hAnsi="宋体" w:eastAsia="宋体" w:cs="宋体"/>
                  </w:rPr>
                  <w:delText>APP或小程序，且</w:delText>
                </w:r>
              </w:del>
            </w:ins>
            <w:ins w:id="117" w:author="mzj" w:date="2025-08-22T16:23:00Z">
              <w:r>
                <w:rPr>
                  <w:rFonts w:hAnsi="宋体" w:eastAsia="宋体" w:cs="宋体"/>
                </w:rPr>
                <w:t>能提供上门康复、上门照护或上门理疗等上门服务类业务</w:t>
              </w:r>
            </w:ins>
            <w:ins w:id="118" w:author="mmmmm" w:date="2025-08-22T22:02:35Z">
              <w:r>
                <w:rPr>
                  <w:rFonts w:hint="eastAsia" w:hAnsi="宋体" w:eastAsia="宋体" w:cs="宋体"/>
                  <w:lang w:eastAsia="zh-CN"/>
                </w:rPr>
                <w:t>的</w:t>
              </w:r>
            </w:ins>
            <w:ins w:id="119" w:author="mmmmm" w:date="2025-08-22T22:02:31Z">
              <w:r>
                <w:rPr>
                  <w:rFonts w:hAnsi="宋体" w:eastAsia="宋体" w:cs="宋体"/>
                </w:rPr>
                <w:t>APP或小程序，</w:t>
              </w:r>
            </w:ins>
            <w:ins w:id="120" w:author="mzj" w:date="2025-08-22T16:23:00Z">
              <w:r>
                <w:rPr>
                  <w:rFonts w:hAnsi="宋体" w:eastAsia="宋体" w:cs="宋体"/>
                </w:rPr>
                <w:t>，得25分，本项最高25分。</w:t>
              </w:r>
              <w:commentRangeEnd w:id="1"/>
            </w:ins>
            <w:r>
              <w:commentReference w:id="1"/>
            </w:r>
          </w:p>
          <w:p w14:paraId="07D8DD9B">
            <w:pPr>
              <w:pStyle w:val="2"/>
              <w:spacing w:line="360" w:lineRule="exact"/>
              <w:rPr>
                <w:rFonts w:hint="default" w:hAnsi="宋体" w:eastAsia="宋体" w:cs="宋体"/>
                <w:highlight w:val="none"/>
              </w:rPr>
            </w:pPr>
            <w:ins w:id="121" w:author="mzj" w:date="2025-08-22T16:23:00Z">
              <w:r>
                <w:rPr>
                  <w:rFonts w:hAnsi="宋体" w:eastAsia="宋体" w:cs="宋体"/>
                </w:rPr>
                <w:t>上述两项（项目经验与上门服务能力）合计最高得100分。注：一年一签的长期服务续签合同，仅按一个业绩计算。</w:t>
              </w:r>
            </w:ins>
          </w:p>
          <w:p w14:paraId="25BA30DE">
            <w:pPr>
              <w:pStyle w:val="2"/>
              <w:spacing w:line="360" w:lineRule="exact"/>
              <w:rPr>
                <w:rFonts w:hint="default" w:hAnsi="宋体" w:eastAsia="宋体" w:cs="宋体"/>
                <w:highlight w:val="none"/>
              </w:rPr>
            </w:pPr>
            <w:r>
              <w:rPr>
                <w:rFonts w:hAnsi="宋体" w:eastAsia="宋体" w:cs="宋体"/>
                <w:highlight w:val="none"/>
              </w:rPr>
              <w:t>（二）评分依据：</w:t>
            </w:r>
          </w:p>
          <w:p w14:paraId="72F178E8">
            <w:pPr>
              <w:pStyle w:val="2"/>
              <w:spacing w:line="360" w:lineRule="exact"/>
              <w:rPr>
                <w:rFonts w:hint="default" w:hAnsi="宋体" w:eastAsia="宋体" w:cs="宋体"/>
                <w:highlight w:val="none"/>
              </w:rPr>
            </w:pPr>
            <w:r>
              <w:rPr>
                <w:rFonts w:hint="default" w:hAnsi="宋体" w:eastAsia="宋体" w:cs="宋体"/>
                <w:highlight w:val="none"/>
              </w:rPr>
              <w:t>1.提供项目合同（或协议）关键页（包括但不限于：合同名称页、合同主要内容页、合同签订日期页、合同双方签字盖章页）扫描件，原件备查。如未按要求提供证明材料，或所提供的证明材料未能体现上述评分内容的，视为该证明材料无效。</w:t>
            </w:r>
          </w:p>
          <w:p w14:paraId="34B84854">
            <w:pPr>
              <w:spacing w:line="360" w:lineRule="exact"/>
              <w:rPr>
                <w:ins w:id="122" w:author="mmmmm" w:date="2025-08-22T22:02:51Z"/>
                <w:rFonts w:ascii="宋体" w:hAnsi="宋体" w:eastAsia="宋体" w:cs="宋体"/>
                <w:szCs w:val="21"/>
              </w:rPr>
            </w:pPr>
            <w:r>
              <w:rPr>
                <w:rFonts w:ascii="宋体" w:hAnsi="宋体" w:eastAsia="宋体" w:cs="宋体"/>
                <w:szCs w:val="21"/>
                <w:highlight w:val="none"/>
              </w:rPr>
              <w:t>2.</w:t>
            </w:r>
            <w:ins w:id="123" w:author="mzj" w:date="2025-08-22T16:31:00Z">
              <w:r>
                <w:rPr>
                  <w:rFonts w:hint="eastAsia" w:ascii="宋体" w:hAnsi="宋体" w:eastAsia="宋体" w:cs="宋体"/>
                  <w:szCs w:val="21"/>
                </w:rPr>
                <w:t>需提供带本单位logo或企业标识的APP或小程序，及相关上门服务的服务记录信息和服务图片证明。</w:t>
              </w:r>
            </w:ins>
          </w:p>
          <w:p w14:paraId="0D647230">
            <w:pPr>
              <w:keepNext w:val="0"/>
              <w:keepLines w:val="0"/>
              <w:widowControl/>
              <w:suppressLineNumbers w:val="0"/>
              <w:jc w:val="left"/>
              <w:rPr>
                <w:ins w:id="124" w:author="mmmmm" w:date="2025-08-22T22:04:08Z"/>
              </w:rPr>
            </w:pPr>
            <w:ins w:id="125" w:author="mmmmm" w:date="2025-08-22T22:02:52Z">
              <w:r>
                <w:rPr>
                  <w:rFonts w:hint="eastAsia" w:hAnsi="宋体" w:eastAsia="宋体" w:cs="宋体"/>
                  <w:szCs w:val="21"/>
                  <w:lang w:val="en-US" w:eastAsia="zh-CN"/>
                </w:rPr>
                <w:t>2</w:t>
              </w:r>
            </w:ins>
            <w:ins w:id="126" w:author="mmmmm" w:date="2025-08-22T22:02:54Z">
              <w:r>
                <w:rPr>
                  <w:rFonts w:hint="eastAsia" w:hAnsi="宋体" w:eastAsia="宋体" w:cs="宋体"/>
                  <w:szCs w:val="21"/>
                  <w:lang w:val="en-US" w:eastAsia="zh-CN"/>
                </w:rPr>
                <w:t>.</w:t>
              </w:r>
            </w:ins>
            <w:ins w:id="127" w:author="mmmmm" w:date="2025-08-22T22:03:14Z">
              <w:r>
                <w:rPr>
                  <w:rFonts w:hint="eastAsia" w:hAnsi="宋体" w:eastAsia="宋体" w:cs="宋体"/>
                  <w:szCs w:val="21"/>
                  <w:lang w:val="en-US" w:eastAsia="zh-CN"/>
                </w:rPr>
                <w:t>自</w:t>
              </w:r>
              <w:commentRangeStart w:id="2"/>
              <w:r>
                <w:rPr>
                  <w:rFonts w:hint="eastAsia" w:hAnsi="宋体" w:eastAsia="宋体" w:cs="宋体"/>
                  <w:szCs w:val="21"/>
                  <w:lang w:val="en-US" w:eastAsia="zh-CN"/>
                </w:rPr>
                <w:t>有的</w:t>
              </w:r>
            </w:ins>
            <w:ins w:id="128" w:author="mmmmm" w:date="2025-08-22T22:03:16Z">
              <w:r>
                <w:rPr>
                  <w:rFonts w:hint="eastAsia" w:hAnsi="宋体" w:eastAsia="宋体" w:cs="宋体"/>
                  <w:szCs w:val="21"/>
                  <w:lang w:val="en-US" w:eastAsia="zh-CN"/>
                </w:rPr>
                <w:t>提供</w:t>
              </w:r>
            </w:ins>
            <w:ins w:id="129" w:author="mmmmm" w:date="2025-08-22T22:04:08Z">
              <w:r>
                <w:rPr>
                  <w:rFonts w:ascii="瀹嬩綋" w:hAnsi="瀹嬩綋" w:eastAsia="瀹嬩綋" w:cs="瀹嬩綋"/>
                  <w:color w:val="000000"/>
                  <w:kern w:val="0"/>
                  <w:sz w:val="21"/>
                  <w:szCs w:val="21"/>
                  <w:lang w:val="en-US" w:eastAsia="zh-CN" w:bidi="ar"/>
                </w:rPr>
                <w:t>提供计算机软件著作权登</w:t>
              </w:r>
            </w:ins>
            <w:ins w:id="130" w:author="mmmmm" w:date="2025-08-22T22:04:08Z">
              <w:r>
                <w:rPr>
                  <w:rFonts w:hint="default" w:ascii="瀹嬩綋" w:hAnsi="瀹嬩綋" w:eastAsia="瀹嬩綋" w:cs="瀹嬩綋"/>
                  <w:color w:val="000000"/>
                  <w:kern w:val="0"/>
                  <w:sz w:val="21"/>
                  <w:szCs w:val="21"/>
                  <w:lang w:val="en-US" w:eastAsia="zh-CN" w:bidi="ar"/>
                </w:rPr>
                <w:t xml:space="preserve">记证书（或专利证书）； </w:t>
              </w:r>
            </w:ins>
          </w:p>
          <w:p w14:paraId="6AAC5E63">
            <w:pPr>
              <w:keepNext w:val="0"/>
              <w:keepLines w:val="0"/>
              <w:widowControl/>
              <w:suppressLineNumbers w:val="0"/>
              <w:jc w:val="left"/>
              <w:rPr>
                <w:ins w:id="131" w:author="mmmmm" w:date="2025-08-22T22:04:08Z"/>
              </w:rPr>
            </w:pPr>
            <w:ins w:id="132" w:author="mmmmm" w:date="2025-08-22T22:04:08Z">
              <w:r>
                <w:rPr>
                  <w:rFonts w:hint="default" w:ascii="瀹嬩綋" w:hAnsi="瀹嬩綋" w:eastAsia="瀹嬩綋" w:cs="瀹嬩綋"/>
                  <w:color w:val="000000"/>
                  <w:kern w:val="0"/>
                  <w:sz w:val="21"/>
                  <w:szCs w:val="21"/>
                  <w:lang w:val="en-US" w:eastAsia="zh-CN" w:bidi="ar"/>
                </w:rPr>
                <w:t xml:space="preserve">2.投标人购买或租赁的，同时提供计算机软件著作权登记证书（或专利证 书）和购买合同（或租赁合同） </w:t>
              </w:r>
            </w:ins>
          </w:p>
          <w:p w14:paraId="30989DF5">
            <w:pPr>
              <w:keepNext w:val="0"/>
              <w:keepLines w:val="0"/>
              <w:widowControl/>
              <w:suppressLineNumbers w:val="0"/>
              <w:jc w:val="left"/>
              <w:rPr>
                <w:ins w:id="133" w:author="mmmmm" w:date="2025-08-22T22:04:08Z"/>
                <w:rFonts w:hint="default"/>
                <w:lang w:val="en-US"/>
              </w:rPr>
            </w:pPr>
            <w:ins w:id="134" w:author="mmmmm" w:date="2025-08-22T22:04:08Z">
              <w:r>
                <w:rPr>
                  <w:rFonts w:hint="default" w:ascii="瀹嬩綋" w:hAnsi="瀹嬩綋" w:eastAsia="瀹嬩綋" w:cs="瀹嬩綋"/>
                  <w:color w:val="000000"/>
                  <w:kern w:val="0"/>
                  <w:sz w:val="21"/>
                  <w:szCs w:val="21"/>
                  <w:lang w:val="en-US" w:eastAsia="zh-CN" w:bidi="ar"/>
                </w:rPr>
                <w:t>以上资料均</w:t>
              </w:r>
            </w:ins>
            <w:ins w:id="135" w:author="mmmmm" w:date="2025-08-22T22:04:40Z">
              <w:r>
                <w:rPr>
                  <w:rFonts w:hint="eastAsia" w:ascii="瀹嬩綋" w:hAnsi="瀹嬩綋" w:eastAsia="瀹嬩綋" w:cs="瀹嬩綋"/>
                  <w:color w:val="000000"/>
                  <w:kern w:val="0"/>
                  <w:sz w:val="21"/>
                  <w:szCs w:val="21"/>
                  <w:lang w:val="en-US" w:eastAsia="zh-CN" w:bidi="ar"/>
                </w:rPr>
                <w:t>提供</w:t>
              </w:r>
            </w:ins>
            <w:ins w:id="136" w:author="mmmmm" w:date="2025-08-22T22:04:41Z">
              <w:r>
                <w:rPr>
                  <w:rFonts w:hint="eastAsia" w:ascii="瀹嬩綋" w:hAnsi="瀹嬩綋" w:eastAsia="瀹嬩綋" w:cs="瀹嬩綋"/>
                  <w:color w:val="000000"/>
                  <w:kern w:val="0"/>
                  <w:sz w:val="21"/>
                  <w:szCs w:val="21"/>
                  <w:lang w:val="en-US" w:eastAsia="zh-CN" w:bidi="ar"/>
                </w:rPr>
                <w:t>扫描件</w:t>
              </w:r>
              <w:commentRangeEnd w:id="2"/>
            </w:ins>
            <w:r>
              <w:commentReference w:id="2"/>
            </w:r>
          </w:p>
          <w:p w14:paraId="01EEFCAE">
            <w:pPr>
              <w:pStyle w:val="2"/>
              <w:rPr>
                <w:rFonts w:hint="default" w:ascii="宋体" w:hAnsi="Courier New" w:eastAsia="宋体" w:cs="Courier New"/>
                <w:szCs w:val="21"/>
              </w:rPr>
            </w:pPr>
          </w:p>
        </w:tc>
      </w:tr>
      <w:tr w14:paraId="3702A4F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vMerge w:val="continue"/>
            <w:tcBorders>
              <w:left w:val="single" w:color="000000" w:sz="8" w:space="0"/>
              <w:right w:val="single" w:color="000000" w:sz="8" w:space="0"/>
            </w:tcBorders>
            <w:vAlign w:val="center"/>
          </w:tcPr>
          <w:p w14:paraId="55987742">
            <w:pPr>
              <w:rPr>
                <w:rFonts w:ascii="宋体" w:hAnsi="宋体" w:eastAsia="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55240614">
            <w:pPr>
              <w:wordWrap w:val="0"/>
              <w:jc w:val="center"/>
              <w:rPr>
                <w:rFonts w:ascii="宋体" w:hAnsi="宋体" w:eastAsia="宋体" w:cs="宋体"/>
                <w:szCs w:val="21"/>
              </w:rPr>
            </w:pPr>
            <w:ins w:id="137" w:author="卢亿齐" w:date="2025-08-22T15:55:00Z">
              <w:r>
                <w:rPr>
                  <w:rFonts w:hint="eastAsia" w:ascii="宋体" w:hAnsi="宋体" w:eastAsia="宋体" w:cs="宋体"/>
                  <w:szCs w:val="21"/>
                </w:rPr>
                <w:t>2</w:t>
              </w:r>
            </w:ins>
          </w:p>
        </w:tc>
        <w:tc>
          <w:tcPr>
            <w:tcW w:w="1786" w:type="dxa"/>
            <w:tcBorders>
              <w:top w:val="single" w:color="000000" w:sz="8" w:space="0"/>
              <w:left w:val="single" w:color="000000" w:sz="8" w:space="0"/>
              <w:bottom w:val="single" w:color="000000" w:sz="8" w:space="0"/>
              <w:right w:val="single" w:color="000000" w:sz="8" w:space="0"/>
            </w:tcBorders>
            <w:vAlign w:val="center"/>
          </w:tcPr>
          <w:p w14:paraId="620A04B5">
            <w:pPr>
              <w:spacing w:line="360" w:lineRule="exact"/>
              <w:jc w:val="center"/>
              <w:rPr>
                <w:rFonts w:ascii="宋体" w:hAnsi="宋体" w:eastAsia="宋体" w:cs="宋体"/>
                <w:szCs w:val="21"/>
              </w:rPr>
            </w:pPr>
            <w:r>
              <w:rPr>
                <w:rFonts w:hint="eastAsia" w:ascii="宋体" w:hAnsi="宋体" w:eastAsia="宋体" w:cs="宋体"/>
                <w:szCs w:val="21"/>
              </w:rPr>
              <w:t>投标人体系认证情况</w:t>
            </w:r>
          </w:p>
        </w:tc>
        <w:tc>
          <w:tcPr>
            <w:tcW w:w="647" w:type="dxa"/>
            <w:tcBorders>
              <w:top w:val="single" w:color="000000" w:sz="8" w:space="0"/>
              <w:left w:val="single" w:color="000000" w:sz="8" w:space="0"/>
              <w:bottom w:val="single" w:color="000000" w:sz="8" w:space="0"/>
              <w:right w:val="single" w:color="000000" w:sz="8" w:space="0"/>
            </w:tcBorders>
            <w:vAlign w:val="center"/>
          </w:tcPr>
          <w:p w14:paraId="35636C9F">
            <w:pPr>
              <w:spacing w:line="360" w:lineRule="exact"/>
              <w:jc w:val="center"/>
              <w:rPr>
                <w:rFonts w:ascii="宋体" w:hAnsi="宋体" w:eastAsia="宋体" w:cs="宋体"/>
                <w:szCs w:val="21"/>
              </w:rPr>
            </w:pPr>
            <w:ins w:id="138" w:author="卢亿齐" w:date="2025-08-22T16:05:00Z">
              <w:r>
                <w:rPr>
                  <w:rFonts w:hint="eastAsia" w:ascii="宋体" w:hAnsi="宋体" w:eastAsia="宋体" w:cs="宋体"/>
                  <w:szCs w:val="21"/>
                </w:rPr>
                <w:t>10</w:t>
              </w:r>
            </w:ins>
          </w:p>
        </w:tc>
        <w:tc>
          <w:tcPr>
            <w:tcW w:w="5279" w:type="dxa"/>
            <w:tcBorders>
              <w:top w:val="single" w:color="000000" w:sz="8" w:space="0"/>
              <w:left w:val="single" w:color="000000" w:sz="8" w:space="0"/>
              <w:bottom w:val="single" w:color="000000" w:sz="8" w:space="0"/>
              <w:right w:val="single" w:color="000000" w:sz="8" w:space="0"/>
            </w:tcBorders>
          </w:tcPr>
          <w:p w14:paraId="424AD392">
            <w:pPr>
              <w:spacing w:line="360" w:lineRule="exact"/>
              <w:rPr>
                <w:rFonts w:ascii="宋体" w:hAnsi="宋体" w:eastAsia="宋体" w:cs="宋体"/>
                <w:szCs w:val="21"/>
              </w:rPr>
            </w:pPr>
            <w:r>
              <w:rPr>
                <w:rFonts w:hint="eastAsia" w:ascii="宋体" w:hAnsi="宋体" w:eastAsia="宋体" w:cs="宋体"/>
                <w:szCs w:val="21"/>
              </w:rPr>
              <w:t>（一）评审内容：</w:t>
            </w:r>
          </w:p>
          <w:p w14:paraId="4BA370A3">
            <w:pPr>
              <w:spacing w:line="360" w:lineRule="exact"/>
              <w:rPr>
                <w:rFonts w:ascii="宋体" w:hAnsi="宋体" w:eastAsia="宋体" w:cs="宋体"/>
                <w:szCs w:val="21"/>
              </w:rPr>
            </w:pPr>
            <w:r>
              <w:rPr>
                <w:rFonts w:hint="eastAsia" w:ascii="宋体" w:hAnsi="宋体" w:eastAsia="宋体" w:cs="宋体"/>
                <w:szCs w:val="21"/>
              </w:rPr>
              <w:t>投标人具有有效期内的职业健康安全管理体系认证、质量管理体系认证、环境管理体系认证、服务认证证书等认证。每提供一项体系认证文件的得</w:t>
            </w:r>
            <w:r>
              <w:rPr>
                <w:rFonts w:ascii="宋体" w:hAnsi="宋体" w:eastAsia="宋体" w:cs="宋体"/>
                <w:szCs w:val="21"/>
              </w:rPr>
              <w:t>25</w:t>
            </w:r>
            <w:r>
              <w:rPr>
                <w:rFonts w:hint="eastAsia" w:ascii="宋体" w:hAnsi="宋体" w:eastAsia="宋体" w:cs="宋体"/>
                <w:szCs w:val="21"/>
              </w:rPr>
              <w:t>分，最高得1</w:t>
            </w:r>
            <w:r>
              <w:rPr>
                <w:rFonts w:ascii="宋体" w:hAnsi="宋体" w:eastAsia="宋体" w:cs="宋体"/>
                <w:szCs w:val="21"/>
              </w:rPr>
              <w:t>00</w:t>
            </w:r>
            <w:r>
              <w:rPr>
                <w:rFonts w:hint="eastAsia" w:ascii="宋体" w:hAnsi="宋体" w:eastAsia="宋体" w:cs="宋体"/>
                <w:szCs w:val="21"/>
              </w:rPr>
              <w:t>分。</w:t>
            </w:r>
          </w:p>
          <w:p w14:paraId="58250CEF">
            <w:pPr>
              <w:spacing w:line="360" w:lineRule="exact"/>
              <w:rPr>
                <w:rFonts w:ascii="宋体" w:hAnsi="宋体" w:eastAsia="宋体" w:cs="宋体"/>
                <w:szCs w:val="21"/>
              </w:rPr>
            </w:pPr>
            <w:r>
              <w:rPr>
                <w:rFonts w:hint="eastAsia" w:ascii="宋体" w:hAnsi="宋体" w:eastAsia="宋体" w:cs="宋体"/>
                <w:szCs w:val="21"/>
              </w:rPr>
              <w:t>（二）评分依据：</w:t>
            </w:r>
          </w:p>
          <w:p w14:paraId="206DFFFF">
            <w:pPr>
              <w:spacing w:line="360" w:lineRule="exact"/>
              <w:rPr>
                <w:rFonts w:ascii="宋体" w:hAnsi="宋体" w:eastAsia="宋体" w:cs="宋体"/>
                <w:szCs w:val="21"/>
              </w:rPr>
            </w:pPr>
            <w:r>
              <w:rPr>
                <w:rFonts w:hint="eastAsia" w:ascii="宋体" w:hAnsi="宋体" w:eastAsia="宋体" w:cs="宋体"/>
                <w:szCs w:val="21"/>
              </w:rPr>
              <w:t>投标人须提供在有效期内的体系认证证书扫描件和国家市场监督管理总局的全国认证认可信息公共服务平台(认e云)(http://cx.cmca.cn/的认证信息截图(须体现网站信息)，原件备查，不清晰或未提供不得分。</w:t>
            </w:r>
          </w:p>
        </w:tc>
      </w:tr>
      <w:tr w14:paraId="361E959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vMerge w:val="restart"/>
            <w:tcBorders>
              <w:top w:val="single" w:color="000000" w:sz="8" w:space="0"/>
              <w:left w:val="single" w:color="000000" w:sz="8" w:space="0"/>
              <w:bottom w:val="single" w:color="000000" w:sz="8" w:space="0"/>
              <w:right w:val="single" w:color="000000" w:sz="8" w:space="0"/>
            </w:tcBorders>
          </w:tcPr>
          <w:p w14:paraId="7B7E7A14">
            <w:pPr>
              <w:wordWrap w:val="0"/>
              <w:jc w:val="center"/>
              <w:rPr>
                <w:rFonts w:ascii="宋体" w:hAnsi="宋体" w:eastAsia="宋体" w:cs="宋体"/>
                <w:b/>
                <w:bCs/>
                <w:color w:val="0000FF"/>
                <w:szCs w:val="21"/>
              </w:rPr>
            </w:pPr>
            <w:r>
              <w:rPr>
                <w:rFonts w:hint="eastAsia" w:ascii="宋体" w:hAnsi="宋体" w:eastAsia="宋体" w:cs="宋体"/>
                <w:b/>
                <w:bCs/>
                <w:color w:val="0000FF"/>
                <w:szCs w:val="21"/>
              </w:rPr>
              <w:t>4</w:t>
            </w:r>
          </w:p>
        </w:tc>
        <w:tc>
          <w:tcPr>
            <w:tcW w:w="3113" w:type="dxa"/>
            <w:gridSpan w:val="3"/>
            <w:tcBorders>
              <w:top w:val="single" w:color="000000" w:sz="8" w:space="0"/>
              <w:left w:val="single" w:color="000000" w:sz="8" w:space="0"/>
              <w:bottom w:val="single" w:color="000000" w:sz="8" w:space="0"/>
              <w:right w:val="single" w:color="000000" w:sz="8" w:space="0"/>
            </w:tcBorders>
          </w:tcPr>
          <w:p w14:paraId="3E1E4AE0">
            <w:pPr>
              <w:wordWrap w:val="0"/>
              <w:jc w:val="center"/>
              <w:rPr>
                <w:rFonts w:ascii="宋体" w:hAnsi="宋体" w:eastAsia="宋体" w:cs="宋体"/>
                <w:b/>
                <w:bCs/>
                <w:color w:val="0000FF"/>
                <w:szCs w:val="21"/>
              </w:rPr>
            </w:pPr>
            <w:r>
              <w:rPr>
                <w:rFonts w:hint="eastAsia" w:ascii="宋体" w:hAnsi="宋体" w:eastAsia="宋体" w:cs="宋体"/>
                <w:b/>
                <w:bCs/>
                <w:color w:val="0000FF"/>
                <w:szCs w:val="21"/>
              </w:rPr>
              <w:t>诚信情况</w:t>
            </w:r>
          </w:p>
        </w:tc>
        <w:tc>
          <w:tcPr>
            <w:tcW w:w="5279" w:type="dxa"/>
            <w:tcBorders>
              <w:top w:val="single" w:color="000000" w:sz="8" w:space="0"/>
              <w:left w:val="single" w:color="000000" w:sz="8" w:space="0"/>
              <w:bottom w:val="single" w:color="000000" w:sz="8" w:space="0"/>
              <w:right w:val="single" w:color="000000" w:sz="8" w:space="0"/>
            </w:tcBorders>
          </w:tcPr>
          <w:p w14:paraId="2B2B45B9">
            <w:pPr>
              <w:wordWrap w:val="0"/>
              <w:jc w:val="center"/>
              <w:rPr>
                <w:rFonts w:ascii="宋体" w:hAnsi="宋体" w:eastAsia="宋体" w:cs="宋体"/>
                <w:b/>
                <w:bCs/>
                <w:color w:val="0000FF"/>
                <w:szCs w:val="21"/>
              </w:rPr>
            </w:pPr>
            <w:r>
              <w:rPr>
                <w:rFonts w:hint="eastAsia" w:ascii="宋体" w:hAnsi="宋体" w:eastAsia="宋体" w:cs="宋体"/>
                <w:b/>
                <w:bCs/>
                <w:color w:val="0000FF"/>
                <w:szCs w:val="21"/>
              </w:rPr>
              <w:t>5</w:t>
            </w:r>
          </w:p>
        </w:tc>
      </w:tr>
      <w:tr w14:paraId="1E4B58B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4E5D6AFE">
            <w:pPr>
              <w:rPr>
                <w:rFonts w:ascii="宋体" w:hAnsi="宋体" w:eastAsia="宋体" w:cs="宋体"/>
                <w:b/>
                <w:bCs/>
                <w:color w:val="0000FF"/>
                <w:szCs w:val="21"/>
              </w:rPr>
            </w:pPr>
          </w:p>
        </w:tc>
        <w:tc>
          <w:tcPr>
            <w:tcW w:w="8392" w:type="dxa"/>
            <w:gridSpan w:val="4"/>
            <w:tcBorders>
              <w:top w:val="single" w:color="000000" w:sz="8" w:space="0"/>
              <w:left w:val="single" w:color="000000" w:sz="8" w:space="0"/>
              <w:bottom w:val="single" w:color="000000" w:sz="8" w:space="0"/>
              <w:right w:val="single" w:color="000000" w:sz="8" w:space="0"/>
            </w:tcBorders>
          </w:tcPr>
          <w:p w14:paraId="70DE6165">
            <w:pPr>
              <w:wordWrap w:val="0"/>
              <w:rPr>
                <w:rFonts w:ascii="宋体" w:hAnsi="宋体" w:eastAsia="宋体" w:cs="宋体"/>
                <w:szCs w:val="21"/>
              </w:rPr>
            </w:pPr>
          </w:p>
        </w:tc>
      </w:tr>
      <w:tr w14:paraId="3BF7139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14:paraId="4B96B25A">
            <w:pPr>
              <w:rPr>
                <w:rFonts w:ascii="宋体" w:hAnsi="宋体" w:eastAsia="宋体" w:cs="宋体"/>
                <w:b/>
                <w:bCs/>
                <w:color w:val="0000FF"/>
                <w:szCs w:val="21"/>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6F45130A">
            <w:pPr>
              <w:wordWrap w:val="0"/>
              <w:jc w:val="center"/>
              <w:rPr>
                <w:rFonts w:ascii="宋体" w:hAnsi="宋体" w:eastAsia="宋体" w:cs="宋体"/>
                <w:szCs w:val="21"/>
              </w:rPr>
            </w:pPr>
            <w:r>
              <w:rPr>
                <w:rFonts w:hint="eastAsia" w:ascii="宋体" w:hAnsi="宋体" w:eastAsia="宋体" w:cs="宋体"/>
                <w:szCs w:val="21"/>
              </w:rPr>
              <w:t>序号</w:t>
            </w:r>
          </w:p>
        </w:tc>
        <w:tc>
          <w:tcPr>
            <w:tcW w:w="178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47F8597F">
            <w:pPr>
              <w:wordWrap w:val="0"/>
              <w:jc w:val="center"/>
              <w:rPr>
                <w:rFonts w:ascii="宋体" w:hAnsi="宋体" w:eastAsia="宋体" w:cs="宋体"/>
                <w:szCs w:val="21"/>
              </w:rPr>
            </w:pPr>
            <w:r>
              <w:rPr>
                <w:rFonts w:hint="eastAsia" w:ascii="宋体" w:hAnsi="宋体" w:eastAsia="宋体" w:cs="宋体"/>
                <w:szCs w:val="21"/>
              </w:rPr>
              <w:t>评分因素</w:t>
            </w:r>
          </w:p>
        </w:tc>
        <w:tc>
          <w:tcPr>
            <w:tcW w:w="647"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1D8E4883">
            <w:pPr>
              <w:wordWrap w:val="0"/>
              <w:jc w:val="center"/>
              <w:rPr>
                <w:rFonts w:ascii="宋体" w:hAnsi="宋体" w:eastAsia="宋体" w:cs="宋体"/>
                <w:szCs w:val="21"/>
              </w:rPr>
            </w:pPr>
            <w:r>
              <w:rPr>
                <w:rFonts w:hint="eastAsia" w:ascii="宋体" w:hAnsi="宋体" w:eastAsia="宋体" w:cs="宋体"/>
                <w:szCs w:val="21"/>
              </w:rPr>
              <w:t>权重(%)</w:t>
            </w:r>
          </w:p>
        </w:tc>
        <w:tc>
          <w:tcPr>
            <w:tcW w:w="5279"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7680883A">
            <w:pPr>
              <w:wordWrap w:val="0"/>
              <w:jc w:val="center"/>
              <w:rPr>
                <w:rFonts w:ascii="宋体" w:hAnsi="宋体" w:eastAsia="宋体" w:cs="宋体"/>
                <w:szCs w:val="21"/>
              </w:rPr>
            </w:pPr>
            <w:r>
              <w:rPr>
                <w:rFonts w:hint="eastAsia" w:ascii="宋体" w:hAnsi="宋体" w:eastAsia="宋体" w:cs="宋体"/>
                <w:szCs w:val="21"/>
              </w:rPr>
              <w:t>评分准则</w:t>
            </w:r>
          </w:p>
        </w:tc>
      </w:tr>
      <w:tr w14:paraId="116F442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10B6EE02">
            <w:pPr>
              <w:rPr>
                <w:rFonts w:ascii="宋体" w:hAnsi="宋体" w:eastAsia="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54D58304">
            <w:pPr>
              <w:wordWrap w:val="0"/>
              <w:jc w:val="center"/>
              <w:rPr>
                <w:rFonts w:ascii="宋体" w:hAnsi="宋体" w:eastAsia="宋体" w:cs="宋体"/>
                <w:szCs w:val="21"/>
              </w:rPr>
            </w:pPr>
            <w:r>
              <w:rPr>
                <w:rFonts w:hint="eastAsia" w:ascii="宋体" w:hAnsi="宋体" w:eastAsia="宋体" w:cs="宋体"/>
                <w:szCs w:val="21"/>
              </w:rPr>
              <w:t>1</w:t>
            </w:r>
          </w:p>
        </w:tc>
        <w:tc>
          <w:tcPr>
            <w:tcW w:w="1786" w:type="dxa"/>
            <w:tcBorders>
              <w:top w:val="single" w:color="000000" w:sz="8" w:space="0"/>
              <w:left w:val="single" w:color="000000" w:sz="8" w:space="0"/>
              <w:bottom w:val="single" w:color="000000" w:sz="8" w:space="0"/>
              <w:right w:val="single" w:color="000000" w:sz="8" w:space="0"/>
            </w:tcBorders>
            <w:vAlign w:val="center"/>
          </w:tcPr>
          <w:p w14:paraId="1E100473">
            <w:pPr>
              <w:spacing w:line="360" w:lineRule="exact"/>
              <w:jc w:val="center"/>
              <w:rPr>
                <w:rFonts w:ascii="宋体" w:hAnsi="宋体" w:eastAsia="宋体" w:cs="宋体"/>
                <w:szCs w:val="21"/>
              </w:rPr>
            </w:pPr>
            <w:r>
              <w:rPr>
                <w:rFonts w:hint="eastAsia" w:ascii="宋体" w:hAnsi="宋体" w:eastAsia="宋体" w:cs="宋体"/>
                <w:szCs w:val="21"/>
              </w:rPr>
              <w:t>诚信情况</w:t>
            </w:r>
          </w:p>
        </w:tc>
        <w:tc>
          <w:tcPr>
            <w:tcW w:w="647" w:type="dxa"/>
            <w:tcBorders>
              <w:top w:val="single" w:color="000000" w:sz="8" w:space="0"/>
              <w:left w:val="single" w:color="000000" w:sz="8" w:space="0"/>
              <w:bottom w:val="single" w:color="000000" w:sz="8" w:space="0"/>
              <w:right w:val="single" w:color="000000" w:sz="8" w:space="0"/>
            </w:tcBorders>
            <w:vAlign w:val="center"/>
          </w:tcPr>
          <w:p w14:paraId="67877B01">
            <w:pPr>
              <w:spacing w:line="360" w:lineRule="exact"/>
              <w:jc w:val="center"/>
              <w:rPr>
                <w:rFonts w:ascii="宋体" w:hAnsi="宋体" w:eastAsia="宋体" w:cs="宋体"/>
                <w:szCs w:val="21"/>
              </w:rPr>
            </w:pPr>
            <w:r>
              <w:rPr>
                <w:rFonts w:hint="eastAsia" w:ascii="宋体" w:hAnsi="宋体" w:eastAsia="宋体" w:cs="宋体"/>
                <w:szCs w:val="21"/>
              </w:rPr>
              <w:t>5</w:t>
            </w:r>
          </w:p>
        </w:tc>
        <w:tc>
          <w:tcPr>
            <w:tcW w:w="5279" w:type="dxa"/>
            <w:tcBorders>
              <w:top w:val="single" w:color="000000" w:sz="8" w:space="0"/>
              <w:left w:val="single" w:color="000000" w:sz="8" w:space="0"/>
              <w:bottom w:val="single" w:color="000000" w:sz="8" w:space="0"/>
              <w:right w:val="single" w:color="000000" w:sz="8" w:space="0"/>
            </w:tcBorders>
          </w:tcPr>
          <w:p w14:paraId="5386BD4A">
            <w:pPr>
              <w:keepLines/>
              <w:wordWrap w:val="0"/>
              <w:spacing w:line="320" w:lineRule="exact"/>
              <w:ind w:firstLine="420" w:firstLineChars="200"/>
              <w:jc w:val="left"/>
              <w:rPr>
                <w:rFonts w:ascii="宋体" w:hAnsi="宋体" w:eastAsia="宋体" w:cs="宋体"/>
                <w:szCs w:val="21"/>
              </w:rPr>
            </w:pPr>
            <w:r>
              <w:rPr>
                <w:rFonts w:hint="eastAsia" w:ascii="宋体" w:hAnsi="宋体" w:eastAsia="宋体" w:cs="宋体"/>
                <w:szCs w:val="21"/>
              </w:rPr>
              <w:t>投标人存在《深圳市财政局政府采购供应商信用信息管理办法》（深财规〔2023〕3号）列明的一般行政处罚信息、一般违法失信记录信息的，本项不得分，不存在上述情形的本项得100分。</w:t>
            </w:r>
          </w:p>
          <w:p w14:paraId="7318973F">
            <w:pPr>
              <w:spacing w:line="360" w:lineRule="exact"/>
              <w:rPr>
                <w:rFonts w:ascii="宋体" w:hAnsi="宋体" w:eastAsia="宋体" w:cs="宋体"/>
                <w:szCs w:val="21"/>
              </w:rPr>
            </w:pPr>
            <w:r>
              <w:rPr>
                <w:rFonts w:hint="eastAsia" w:ascii="宋体" w:hAnsi="宋体" w:eastAsia="宋体" w:cs="宋体"/>
                <w:szCs w:val="21"/>
              </w:rPr>
              <w:t>投标人无需提供任何证明材料，评标过程中由工作人员向评审委员会提供有关供应商诚信查询结果。查询渠道：通过“信用中国”（www.creditchina.gov.cn，下载信用信息报告）、“中国政府采购网”（www.ccgp.gov.cn），以及“深圳市政府采购监管网”（http://zfcg.sz.gov.cn）查询供应商信用信息，信用信息以开标当日的查询结果为准。</w:t>
            </w:r>
          </w:p>
        </w:tc>
      </w:tr>
    </w:tbl>
    <w:p w14:paraId="74962DCF">
      <w:pPr>
        <w:jc w:val="left"/>
        <w:rPr>
          <w:rFonts w:ascii="宋体" w:hAnsi="宋体" w:eastAsia="宋体" w:cs="宋体"/>
          <w:b/>
          <w:color w:val="FF0000"/>
          <w:szCs w:val="21"/>
        </w:rPr>
      </w:pPr>
    </w:p>
    <w:p w14:paraId="40684D65">
      <w:pPr>
        <w:jc w:val="left"/>
        <w:rPr>
          <w:rFonts w:ascii="宋体" w:hAnsi="宋体" w:eastAsia="宋体"/>
          <w:b/>
          <w:color w:val="FF0000"/>
          <w:szCs w:val="21"/>
        </w:rPr>
      </w:pPr>
    </w:p>
    <w:p w14:paraId="7C6DE472">
      <w:pPr>
        <w:rPr>
          <w:rFonts w:ascii="宋体" w:hAnsi="宋体" w:eastAsia="宋体"/>
          <w:b/>
          <w:color w:val="FF0000"/>
          <w:szCs w:val="21"/>
        </w:rPr>
      </w:pPr>
      <w:r>
        <w:rPr>
          <w:rFonts w:hint="eastAsia" w:ascii="宋体" w:hAnsi="宋体" w:eastAsia="宋体"/>
          <w:b/>
          <w:color w:val="FF0000"/>
          <w:szCs w:val="21"/>
        </w:rPr>
        <w:br w:type="page"/>
      </w:r>
    </w:p>
    <w:p w14:paraId="1EE1D191">
      <w:pPr>
        <w:jc w:val="left"/>
        <w:rPr>
          <w:rFonts w:ascii="宋体" w:hAnsi="宋体" w:eastAsia="宋体"/>
          <w:b/>
          <w:color w:val="FF0000"/>
          <w:szCs w:val="21"/>
        </w:rPr>
      </w:pPr>
      <w:r>
        <w:rPr>
          <w:rFonts w:hint="eastAsia" w:ascii="宋体" w:hAnsi="宋体" w:eastAsia="宋体"/>
          <w:b/>
          <w:color w:val="FF0000"/>
          <w:szCs w:val="21"/>
        </w:rPr>
        <w:t>关于光明区政府投资工程项目廉情预警的注意事项：</w:t>
      </w:r>
    </w:p>
    <w:p w14:paraId="58316DBC">
      <w:pPr>
        <w:ind w:firstLine="422" w:firstLineChars="200"/>
        <w:rPr>
          <w:rFonts w:ascii="宋体" w:hAnsi="宋体" w:eastAsia="宋体"/>
          <w:b/>
          <w:color w:val="FF0000"/>
          <w:szCs w:val="21"/>
        </w:rPr>
      </w:pPr>
      <w:r>
        <w:rPr>
          <w:rFonts w:hint="eastAsia" w:ascii="宋体" w:hAnsi="宋体" w:eastAsia="宋体"/>
          <w:b/>
          <w:color w:val="FF0000"/>
          <w:szCs w:val="21"/>
        </w:rPr>
        <w:t>1.领取中标通知书后，超过30天未签定合同的，区政府投资工程项目廉情预警评估系统将会发出廉情预警；</w:t>
      </w:r>
    </w:p>
    <w:p w14:paraId="7B4B98C4">
      <w:pPr>
        <w:ind w:firstLine="422" w:firstLineChars="200"/>
        <w:rPr>
          <w:rFonts w:ascii="宋体" w:hAnsi="宋体" w:eastAsia="宋体"/>
          <w:b/>
          <w:color w:val="FF0000"/>
          <w:szCs w:val="21"/>
        </w:rPr>
      </w:pPr>
      <w:r>
        <w:rPr>
          <w:rFonts w:hint="eastAsia" w:ascii="宋体" w:hAnsi="宋体" w:eastAsia="宋体"/>
          <w:b/>
          <w:color w:val="FF0000"/>
          <w:szCs w:val="21"/>
        </w:rPr>
        <w:t>2.评标专家一年内多次给同一单位打高分，或者打分严重偏离平均分的，区纪检监察局监管系统将会发出廉情预警；</w:t>
      </w:r>
    </w:p>
    <w:p w14:paraId="1E307E62">
      <w:pPr>
        <w:ind w:firstLine="316" w:firstLineChars="150"/>
        <w:rPr>
          <w:rFonts w:ascii="宋体" w:hAnsi="宋体" w:eastAsia="宋体"/>
          <w:b/>
          <w:color w:val="FF0000"/>
          <w:szCs w:val="21"/>
        </w:rPr>
      </w:pPr>
      <w:r>
        <w:rPr>
          <w:rFonts w:hint="eastAsia" w:ascii="宋体" w:hAnsi="宋体" w:eastAsia="宋体"/>
          <w:b/>
          <w:color w:val="FF0000"/>
          <w:szCs w:val="21"/>
        </w:rPr>
        <w:t>3.(预算价-中标价)/预算价低于5%的，区纪检监察局监管系统将会发出廉情预警；</w:t>
      </w:r>
    </w:p>
    <w:p w14:paraId="456D2DB9">
      <w:pPr>
        <w:ind w:firstLine="316" w:firstLineChars="150"/>
        <w:rPr>
          <w:rFonts w:ascii="宋体" w:hAnsi="宋体" w:eastAsia="宋体"/>
          <w:b/>
          <w:color w:val="FF0000"/>
          <w:szCs w:val="21"/>
        </w:rPr>
      </w:pPr>
      <w:r>
        <w:rPr>
          <w:rFonts w:hint="eastAsia" w:ascii="宋体" w:hAnsi="宋体" w:eastAsia="宋体"/>
          <w:b/>
          <w:color w:val="FF0000"/>
          <w:szCs w:val="21"/>
        </w:rPr>
        <w:t>4.投标供应商只有三家的项目，区纪检监察局监管系统将会发出廉情预警；</w:t>
      </w:r>
    </w:p>
    <w:p w14:paraId="087FEDEC">
      <w:pPr>
        <w:ind w:firstLine="316" w:firstLineChars="150"/>
        <w:rPr>
          <w:rFonts w:ascii="宋体" w:hAnsi="宋体" w:eastAsia="宋体"/>
          <w:b/>
          <w:color w:val="FF0000"/>
          <w:szCs w:val="21"/>
        </w:rPr>
      </w:pPr>
      <w:r>
        <w:rPr>
          <w:rFonts w:hint="eastAsia" w:ascii="宋体" w:hAnsi="宋体" w:eastAsia="宋体"/>
          <w:b/>
          <w:color w:val="FF0000"/>
          <w:szCs w:val="21"/>
        </w:rPr>
        <w:t>5.多家非中标单位商务标得分低于正常值的，区纪检监察局监管系统将会发出廉情预警；</w:t>
      </w:r>
    </w:p>
    <w:p w14:paraId="2ED736CD">
      <w:pPr>
        <w:ind w:firstLine="316" w:firstLineChars="150"/>
        <w:rPr>
          <w:rFonts w:ascii="宋体" w:hAnsi="宋体" w:eastAsia="宋体"/>
          <w:b/>
          <w:color w:val="FF0000"/>
          <w:szCs w:val="21"/>
        </w:rPr>
      </w:pPr>
      <w:r>
        <w:rPr>
          <w:rFonts w:hint="eastAsia" w:ascii="宋体" w:hAnsi="宋体" w:eastAsia="宋体"/>
          <w:b/>
          <w:color w:val="FF0000"/>
          <w:szCs w:val="21"/>
        </w:rPr>
        <w:t>6.废标供应家数除以投标供应家数大于50%的，区纪检监察局监管系统将会发出廉情预警；</w:t>
      </w:r>
    </w:p>
    <w:p w14:paraId="115E1591">
      <w:pPr>
        <w:ind w:firstLine="316" w:firstLineChars="150"/>
        <w:rPr>
          <w:rFonts w:ascii="宋体" w:hAnsi="宋体" w:eastAsia="宋体"/>
          <w:b/>
          <w:color w:val="FF0000"/>
          <w:szCs w:val="21"/>
        </w:rPr>
      </w:pPr>
      <w:r>
        <w:rPr>
          <w:rFonts w:hint="eastAsia" w:ascii="宋体" w:hAnsi="宋体" w:eastAsia="宋体"/>
          <w:b/>
          <w:color w:val="FF0000"/>
          <w:szCs w:val="21"/>
        </w:rPr>
        <w:t>7.供应商在中标半年内再次中标同一采购单位的项目，区纪检监察局监管系统将会发出廉情预警；</w:t>
      </w:r>
    </w:p>
    <w:p w14:paraId="616E0CE7">
      <w:pPr>
        <w:rPr>
          <w:rFonts w:ascii="宋体" w:hAnsi="宋体" w:eastAsia="宋体"/>
          <w:b/>
          <w:color w:val="FF0000"/>
          <w:szCs w:val="21"/>
        </w:rPr>
      </w:pPr>
      <w:r>
        <w:rPr>
          <w:rFonts w:hint="eastAsia" w:ascii="宋体" w:hAnsi="宋体" w:eastAsia="宋体"/>
          <w:b/>
          <w:color w:val="FF0000"/>
          <w:szCs w:val="21"/>
        </w:rPr>
        <w:t>8.无正当理由进行招标延期、招标终止、重新招标的，区纪检监察局监管系统将会发出廉情预警。</w:t>
      </w:r>
    </w:p>
    <w:p w14:paraId="55F1E0B8">
      <w:pPr>
        <w:rPr>
          <w:rFonts w:ascii="宋体" w:hAnsi="宋体" w:eastAsia="宋体"/>
          <w:b/>
          <w:color w:val="FF0000"/>
          <w:szCs w:val="21"/>
        </w:rPr>
      </w:pPr>
    </w:p>
    <w:p w14:paraId="3B46D4C7">
      <w:pPr>
        <w:widowControl/>
        <w:jc w:val="left"/>
        <w:rPr>
          <w:rFonts w:ascii="宋体" w:hAnsi="宋体" w:eastAsia="宋体"/>
          <w:b/>
          <w:color w:val="FF0000"/>
          <w:szCs w:val="21"/>
        </w:rPr>
      </w:pPr>
      <w:r>
        <w:rPr>
          <w:rFonts w:ascii="宋体" w:hAnsi="宋体" w:eastAsia="宋体"/>
          <w:b/>
          <w:color w:val="FF0000"/>
          <w:szCs w:val="21"/>
        </w:rPr>
        <w:br w:type="page"/>
      </w:r>
    </w:p>
    <w:p w14:paraId="275D9948">
      <w:pPr>
        <w:widowControl/>
        <w:spacing w:line="560" w:lineRule="exact"/>
        <w:jc w:val="center"/>
        <w:rPr>
          <w:rFonts w:ascii="方正小标宋简体" w:hAnsi="方正小标宋简体" w:eastAsia="方正小标宋简体" w:cs="方正小标宋简体"/>
          <w:kern w:val="0"/>
          <w:sz w:val="44"/>
          <w:szCs w:val="44"/>
        </w:rPr>
      </w:pPr>
      <w:r>
        <w:rPr>
          <w:rFonts w:hint="eastAsia" w:ascii="方正小标宋简体" w:hAnsi="方正小标宋简体" w:eastAsia="方正小标宋简体" w:cs="方正小标宋简体"/>
          <w:kern w:val="0"/>
          <w:sz w:val="44"/>
          <w:szCs w:val="44"/>
        </w:rPr>
        <w:t>第三章  相关参考附件</w:t>
      </w:r>
    </w:p>
    <w:p w14:paraId="4CCE2178">
      <w:pPr>
        <w:rPr>
          <w:rFonts w:ascii="宋体" w:hAnsi="宋体" w:eastAsia="宋体"/>
        </w:rPr>
      </w:pPr>
    </w:p>
    <w:p w14:paraId="1AE6C8EB">
      <w:pPr>
        <w:pStyle w:val="39"/>
        <w:ind w:firstLine="562"/>
        <w:jc w:val="center"/>
        <w:rPr>
          <w:b/>
          <w:sz w:val="28"/>
          <w:szCs w:val="28"/>
        </w:rPr>
      </w:pPr>
      <w:r>
        <w:rPr>
          <w:rFonts w:hint="eastAsia"/>
          <w:b/>
          <w:sz w:val="28"/>
          <w:szCs w:val="28"/>
        </w:rPr>
        <w:t>（一）服务条款偏离表</w:t>
      </w:r>
    </w:p>
    <w:tbl>
      <w:tblPr>
        <w:tblStyle w:val="19"/>
        <w:tblW w:w="105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4"/>
        <w:gridCol w:w="2977"/>
        <w:gridCol w:w="2551"/>
        <w:gridCol w:w="2410"/>
        <w:gridCol w:w="1843"/>
      </w:tblGrid>
      <w:tr w14:paraId="0FB77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4" w:type="dxa"/>
            <w:vAlign w:val="center"/>
          </w:tcPr>
          <w:p w14:paraId="22B6AE6C">
            <w:pPr>
              <w:jc w:val="center"/>
              <w:rPr>
                <w:rFonts w:ascii="宋体" w:hAnsi="宋体" w:eastAsia="宋体"/>
                <w:b/>
                <w:szCs w:val="21"/>
              </w:rPr>
            </w:pPr>
            <w:r>
              <w:rPr>
                <w:rFonts w:hint="eastAsia" w:ascii="宋体" w:hAnsi="宋体" w:eastAsia="宋体"/>
                <w:b/>
                <w:szCs w:val="21"/>
              </w:rPr>
              <w:t>序号</w:t>
            </w:r>
          </w:p>
        </w:tc>
        <w:tc>
          <w:tcPr>
            <w:tcW w:w="2977" w:type="dxa"/>
            <w:vAlign w:val="center"/>
          </w:tcPr>
          <w:p w14:paraId="554E30E9">
            <w:pPr>
              <w:jc w:val="center"/>
              <w:rPr>
                <w:rFonts w:ascii="宋体" w:hAnsi="宋体" w:eastAsia="宋体"/>
                <w:b/>
                <w:szCs w:val="21"/>
              </w:rPr>
            </w:pPr>
            <w:r>
              <w:rPr>
                <w:rFonts w:hint="eastAsia" w:ascii="宋体" w:hAnsi="宋体" w:eastAsia="宋体"/>
                <w:b/>
                <w:szCs w:val="21"/>
              </w:rPr>
              <w:t>招标文件服务条款</w:t>
            </w:r>
          </w:p>
        </w:tc>
        <w:tc>
          <w:tcPr>
            <w:tcW w:w="2551" w:type="dxa"/>
            <w:vAlign w:val="center"/>
          </w:tcPr>
          <w:p w14:paraId="33B74605">
            <w:pPr>
              <w:jc w:val="center"/>
              <w:rPr>
                <w:rFonts w:ascii="宋体" w:hAnsi="宋体" w:eastAsia="宋体"/>
                <w:b/>
                <w:szCs w:val="21"/>
              </w:rPr>
            </w:pPr>
            <w:r>
              <w:rPr>
                <w:rFonts w:hint="eastAsia" w:ascii="宋体" w:hAnsi="宋体" w:eastAsia="宋体"/>
                <w:b/>
                <w:szCs w:val="21"/>
              </w:rPr>
              <w:t>投标文件服务条款</w:t>
            </w:r>
          </w:p>
        </w:tc>
        <w:tc>
          <w:tcPr>
            <w:tcW w:w="2410" w:type="dxa"/>
            <w:vAlign w:val="center"/>
          </w:tcPr>
          <w:p w14:paraId="1905EC76">
            <w:pPr>
              <w:jc w:val="center"/>
              <w:rPr>
                <w:rFonts w:ascii="宋体" w:hAnsi="宋体" w:eastAsia="宋体"/>
                <w:b/>
                <w:szCs w:val="21"/>
              </w:rPr>
            </w:pPr>
            <w:r>
              <w:rPr>
                <w:rFonts w:hint="eastAsia" w:ascii="宋体" w:hAnsi="宋体" w:eastAsia="宋体"/>
                <w:b/>
                <w:szCs w:val="21"/>
              </w:rPr>
              <w:t>偏离情况</w:t>
            </w:r>
          </w:p>
        </w:tc>
        <w:tc>
          <w:tcPr>
            <w:tcW w:w="1843" w:type="dxa"/>
            <w:vAlign w:val="center"/>
          </w:tcPr>
          <w:p w14:paraId="134D18A7">
            <w:pPr>
              <w:jc w:val="center"/>
              <w:rPr>
                <w:rFonts w:ascii="宋体" w:hAnsi="宋体" w:eastAsia="宋体"/>
                <w:b/>
                <w:szCs w:val="21"/>
              </w:rPr>
            </w:pPr>
            <w:r>
              <w:rPr>
                <w:rFonts w:hint="eastAsia" w:ascii="宋体" w:hAnsi="宋体" w:eastAsia="宋体"/>
                <w:b/>
                <w:szCs w:val="21"/>
              </w:rPr>
              <w:t>说明</w:t>
            </w:r>
          </w:p>
        </w:tc>
      </w:tr>
      <w:tr w14:paraId="36F97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4" w:type="dxa"/>
          </w:tcPr>
          <w:p w14:paraId="0B88E848">
            <w:pPr>
              <w:jc w:val="center"/>
              <w:rPr>
                <w:rFonts w:ascii="宋体" w:hAnsi="宋体" w:eastAsia="宋体"/>
                <w:szCs w:val="21"/>
              </w:rPr>
            </w:pPr>
          </w:p>
        </w:tc>
        <w:tc>
          <w:tcPr>
            <w:tcW w:w="2977" w:type="dxa"/>
          </w:tcPr>
          <w:p w14:paraId="1E43C3E9">
            <w:pPr>
              <w:jc w:val="center"/>
              <w:rPr>
                <w:rFonts w:ascii="宋体" w:hAnsi="宋体" w:eastAsia="宋体"/>
                <w:szCs w:val="21"/>
              </w:rPr>
            </w:pPr>
          </w:p>
        </w:tc>
        <w:tc>
          <w:tcPr>
            <w:tcW w:w="2551" w:type="dxa"/>
          </w:tcPr>
          <w:p w14:paraId="28BF8C80">
            <w:pPr>
              <w:jc w:val="center"/>
              <w:rPr>
                <w:rFonts w:ascii="宋体" w:hAnsi="宋体" w:eastAsia="宋体"/>
                <w:szCs w:val="21"/>
              </w:rPr>
            </w:pPr>
          </w:p>
        </w:tc>
        <w:tc>
          <w:tcPr>
            <w:tcW w:w="2410" w:type="dxa"/>
          </w:tcPr>
          <w:p w14:paraId="577DCF95">
            <w:pPr>
              <w:jc w:val="center"/>
              <w:rPr>
                <w:rFonts w:ascii="宋体" w:hAnsi="宋体" w:eastAsia="宋体"/>
                <w:szCs w:val="21"/>
              </w:rPr>
            </w:pPr>
          </w:p>
        </w:tc>
        <w:tc>
          <w:tcPr>
            <w:tcW w:w="1843" w:type="dxa"/>
          </w:tcPr>
          <w:p w14:paraId="1091731B">
            <w:pPr>
              <w:jc w:val="center"/>
              <w:rPr>
                <w:rFonts w:ascii="宋体" w:hAnsi="宋体" w:eastAsia="宋体"/>
                <w:szCs w:val="21"/>
              </w:rPr>
            </w:pPr>
          </w:p>
        </w:tc>
      </w:tr>
      <w:tr w14:paraId="3B9B2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4" w:type="dxa"/>
          </w:tcPr>
          <w:p w14:paraId="1C28E123">
            <w:pPr>
              <w:jc w:val="center"/>
              <w:rPr>
                <w:rFonts w:ascii="宋体" w:hAnsi="宋体" w:eastAsia="宋体"/>
                <w:szCs w:val="21"/>
              </w:rPr>
            </w:pPr>
          </w:p>
        </w:tc>
        <w:tc>
          <w:tcPr>
            <w:tcW w:w="2977" w:type="dxa"/>
          </w:tcPr>
          <w:p w14:paraId="6751B183">
            <w:pPr>
              <w:jc w:val="center"/>
              <w:rPr>
                <w:rFonts w:ascii="宋体" w:hAnsi="宋体" w:eastAsia="宋体"/>
                <w:szCs w:val="21"/>
              </w:rPr>
            </w:pPr>
          </w:p>
        </w:tc>
        <w:tc>
          <w:tcPr>
            <w:tcW w:w="2551" w:type="dxa"/>
          </w:tcPr>
          <w:p w14:paraId="4413D877">
            <w:pPr>
              <w:jc w:val="center"/>
              <w:rPr>
                <w:rFonts w:ascii="宋体" w:hAnsi="宋体" w:eastAsia="宋体"/>
                <w:szCs w:val="21"/>
              </w:rPr>
            </w:pPr>
          </w:p>
        </w:tc>
        <w:tc>
          <w:tcPr>
            <w:tcW w:w="2410" w:type="dxa"/>
          </w:tcPr>
          <w:p w14:paraId="486419F5">
            <w:pPr>
              <w:jc w:val="center"/>
              <w:rPr>
                <w:rFonts w:ascii="宋体" w:hAnsi="宋体" w:eastAsia="宋体"/>
                <w:szCs w:val="21"/>
              </w:rPr>
            </w:pPr>
          </w:p>
        </w:tc>
        <w:tc>
          <w:tcPr>
            <w:tcW w:w="1843" w:type="dxa"/>
          </w:tcPr>
          <w:p w14:paraId="4344A5D8">
            <w:pPr>
              <w:jc w:val="center"/>
              <w:rPr>
                <w:rFonts w:ascii="宋体" w:hAnsi="宋体" w:eastAsia="宋体"/>
                <w:szCs w:val="21"/>
              </w:rPr>
            </w:pPr>
          </w:p>
        </w:tc>
      </w:tr>
      <w:tr w14:paraId="11BF7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4" w:type="dxa"/>
          </w:tcPr>
          <w:p w14:paraId="49533B78">
            <w:pPr>
              <w:jc w:val="center"/>
              <w:rPr>
                <w:rFonts w:ascii="宋体" w:hAnsi="宋体" w:eastAsia="宋体"/>
                <w:szCs w:val="21"/>
              </w:rPr>
            </w:pPr>
          </w:p>
        </w:tc>
        <w:tc>
          <w:tcPr>
            <w:tcW w:w="2977" w:type="dxa"/>
          </w:tcPr>
          <w:p w14:paraId="191D38D2">
            <w:pPr>
              <w:jc w:val="center"/>
              <w:rPr>
                <w:rFonts w:ascii="宋体" w:hAnsi="宋体" w:eastAsia="宋体"/>
                <w:szCs w:val="21"/>
              </w:rPr>
            </w:pPr>
          </w:p>
        </w:tc>
        <w:tc>
          <w:tcPr>
            <w:tcW w:w="2551" w:type="dxa"/>
          </w:tcPr>
          <w:p w14:paraId="11199C0B">
            <w:pPr>
              <w:jc w:val="center"/>
              <w:rPr>
                <w:rFonts w:ascii="宋体" w:hAnsi="宋体" w:eastAsia="宋体"/>
                <w:szCs w:val="21"/>
              </w:rPr>
            </w:pPr>
          </w:p>
        </w:tc>
        <w:tc>
          <w:tcPr>
            <w:tcW w:w="2410" w:type="dxa"/>
          </w:tcPr>
          <w:p w14:paraId="1E841DFA">
            <w:pPr>
              <w:jc w:val="center"/>
              <w:rPr>
                <w:rFonts w:ascii="宋体" w:hAnsi="宋体" w:eastAsia="宋体"/>
                <w:szCs w:val="21"/>
              </w:rPr>
            </w:pPr>
          </w:p>
        </w:tc>
        <w:tc>
          <w:tcPr>
            <w:tcW w:w="1843" w:type="dxa"/>
          </w:tcPr>
          <w:p w14:paraId="4D7EBA57">
            <w:pPr>
              <w:jc w:val="center"/>
              <w:rPr>
                <w:rFonts w:ascii="宋体" w:hAnsi="宋体" w:eastAsia="宋体"/>
                <w:szCs w:val="21"/>
              </w:rPr>
            </w:pPr>
          </w:p>
        </w:tc>
      </w:tr>
    </w:tbl>
    <w:p w14:paraId="783D5144">
      <w:pPr>
        <w:widowControl/>
        <w:jc w:val="left"/>
        <w:rPr>
          <w:rFonts w:ascii="宋体" w:hAnsi="宋体" w:eastAsia="宋体"/>
        </w:rPr>
      </w:pPr>
    </w:p>
    <w:p w14:paraId="63638F25">
      <w:pPr>
        <w:widowControl/>
        <w:jc w:val="left"/>
        <w:rPr>
          <w:rFonts w:ascii="宋体" w:hAnsi="宋体" w:eastAsia="宋体"/>
        </w:rPr>
      </w:pPr>
      <w:r>
        <w:rPr>
          <w:rFonts w:ascii="宋体" w:hAnsi="宋体" w:eastAsia="宋体"/>
        </w:rPr>
        <w:br w:type="page"/>
      </w:r>
    </w:p>
    <w:p w14:paraId="7D775894">
      <w:pPr>
        <w:pStyle w:val="39"/>
        <w:ind w:firstLine="562"/>
        <w:jc w:val="center"/>
        <w:rPr>
          <w:b/>
          <w:sz w:val="28"/>
          <w:szCs w:val="28"/>
        </w:rPr>
      </w:pPr>
      <w:r>
        <w:rPr>
          <w:rFonts w:hint="eastAsia"/>
          <w:b/>
          <w:sz w:val="28"/>
          <w:szCs w:val="28"/>
        </w:rPr>
        <w:t>（二）商务条款偏离表</w:t>
      </w:r>
    </w:p>
    <w:p w14:paraId="668E134F">
      <w:pPr>
        <w:rPr>
          <w:rFonts w:ascii="宋体" w:hAnsi="宋体" w:eastAsia="宋体"/>
          <w:szCs w:val="21"/>
          <w:u w:val="single"/>
        </w:rPr>
      </w:pPr>
    </w:p>
    <w:tbl>
      <w:tblPr>
        <w:tblStyle w:val="19"/>
        <w:tblW w:w="105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4"/>
        <w:gridCol w:w="2977"/>
        <w:gridCol w:w="2551"/>
        <w:gridCol w:w="2410"/>
        <w:gridCol w:w="1843"/>
      </w:tblGrid>
      <w:tr w14:paraId="68A23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4" w:type="dxa"/>
            <w:vAlign w:val="center"/>
          </w:tcPr>
          <w:p w14:paraId="7387AD1D">
            <w:pPr>
              <w:jc w:val="center"/>
              <w:rPr>
                <w:rFonts w:ascii="宋体" w:hAnsi="宋体" w:eastAsia="宋体"/>
                <w:b/>
                <w:szCs w:val="21"/>
              </w:rPr>
            </w:pPr>
            <w:r>
              <w:rPr>
                <w:rFonts w:hint="eastAsia" w:ascii="宋体" w:hAnsi="宋体" w:eastAsia="宋体"/>
                <w:b/>
                <w:szCs w:val="21"/>
              </w:rPr>
              <w:t>序号</w:t>
            </w:r>
          </w:p>
        </w:tc>
        <w:tc>
          <w:tcPr>
            <w:tcW w:w="2977" w:type="dxa"/>
            <w:vAlign w:val="center"/>
          </w:tcPr>
          <w:p w14:paraId="3709358F">
            <w:pPr>
              <w:jc w:val="center"/>
              <w:rPr>
                <w:rFonts w:ascii="宋体" w:hAnsi="宋体" w:eastAsia="宋体"/>
                <w:b/>
                <w:szCs w:val="21"/>
              </w:rPr>
            </w:pPr>
            <w:r>
              <w:rPr>
                <w:rFonts w:hint="eastAsia" w:ascii="宋体" w:hAnsi="宋体" w:eastAsia="宋体"/>
                <w:b/>
                <w:szCs w:val="21"/>
              </w:rPr>
              <w:t>招标文件商务条款</w:t>
            </w:r>
          </w:p>
        </w:tc>
        <w:tc>
          <w:tcPr>
            <w:tcW w:w="2551" w:type="dxa"/>
            <w:vAlign w:val="center"/>
          </w:tcPr>
          <w:p w14:paraId="77588AE2">
            <w:pPr>
              <w:jc w:val="center"/>
              <w:rPr>
                <w:rFonts w:ascii="宋体" w:hAnsi="宋体" w:eastAsia="宋体"/>
                <w:b/>
                <w:szCs w:val="21"/>
              </w:rPr>
            </w:pPr>
            <w:r>
              <w:rPr>
                <w:rFonts w:hint="eastAsia" w:ascii="宋体" w:hAnsi="宋体" w:eastAsia="宋体"/>
                <w:b/>
                <w:szCs w:val="21"/>
              </w:rPr>
              <w:t>投标文件商务条款</w:t>
            </w:r>
          </w:p>
        </w:tc>
        <w:tc>
          <w:tcPr>
            <w:tcW w:w="2410" w:type="dxa"/>
            <w:vAlign w:val="center"/>
          </w:tcPr>
          <w:p w14:paraId="1AD4FB70">
            <w:pPr>
              <w:jc w:val="center"/>
              <w:rPr>
                <w:rFonts w:ascii="宋体" w:hAnsi="宋体" w:eastAsia="宋体"/>
                <w:b/>
                <w:szCs w:val="21"/>
              </w:rPr>
            </w:pPr>
            <w:r>
              <w:rPr>
                <w:rFonts w:hint="eastAsia" w:ascii="宋体" w:hAnsi="宋体" w:eastAsia="宋体"/>
                <w:b/>
                <w:szCs w:val="21"/>
              </w:rPr>
              <w:t>偏离情况</w:t>
            </w:r>
          </w:p>
        </w:tc>
        <w:tc>
          <w:tcPr>
            <w:tcW w:w="1843" w:type="dxa"/>
            <w:vAlign w:val="center"/>
          </w:tcPr>
          <w:p w14:paraId="77BEAA90">
            <w:pPr>
              <w:jc w:val="center"/>
              <w:rPr>
                <w:rFonts w:ascii="宋体" w:hAnsi="宋体" w:eastAsia="宋体"/>
                <w:b/>
                <w:szCs w:val="21"/>
              </w:rPr>
            </w:pPr>
            <w:r>
              <w:rPr>
                <w:rFonts w:hint="eastAsia" w:ascii="宋体" w:hAnsi="宋体" w:eastAsia="宋体"/>
                <w:b/>
                <w:szCs w:val="21"/>
              </w:rPr>
              <w:t>说明</w:t>
            </w:r>
          </w:p>
        </w:tc>
      </w:tr>
      <w:tr w14:paraId="0AB54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4" w:type="dxa"/>
          </w:tcPr>
          <w:p w14:paraId="3309A3E0">
            <w:pPr>
              <w:jc w:val="center"/>
              <w:rPr>
                <w:rFonts w:ascii="宋体" w:hAnsi="宋体" w:eastAsia="宋体"/>
                <w:szCs w:val="21"/>
              </w:rPr>
            </w:pPr>
          </w:p>
        </w:tc>
        <w:tc>
          <w:tcPr>
            <w:tcW w:w="2977" w:type="dxa"/>
          </w:tcPr>
          <w:p w14:paraId="13E0A18B">
            <w:pPr>
              <w:jc w:val="center"/>
              <w:rPr>
                <w:rFonts w:ascii="宋体" w:hAnsi="宋体" w:eastAsia="宋体"/>
                <w:szCs w:val="21"/>
              </w:rPr>
            </w:pPr>
          </w:p>
        </w:tc>
        <w:tc>
          <w:tcPr>
            <w:tcW w:w="2551" w:type="dxa"/>
          </w:tcPr>
          <w:p w14:paraId="2BA20AD1">
            <w:pPr>
              <w:jc w:val="center"/>
              <w:rPr>
                <w:rFonts w:ascii="宋体" w:hAnsi="宋体" w:eastAsia="宋体"/>
                <w:szCs w:val="21"/>
              </w:rPr>
            </w:pPr>
          </w:p>
        </w:tc>
        <w:tc>
          <w:tcPr>
            <w:tcW w:w="2410" w:type="dxa"/>
          </w:tcPr>
          <w:p w14:paraId="0285CC0C">
            <w:pPr>
              <w:jc w:val="center"/>
              <w:rPr>
                <w:rFonts w:ascii="宋体" w:hAnsi="宋体" w:eastAsia="宋体"/>
                <w:szCs w:val="21"/>
              </w:rPr>
            </w:pPr>
          </w:p>
        </w:tc>
        <w:tc>
          <w:tcPr>
            <w:tcW w:w="1843" w:type="dxa"/>
          </w:tcPr>
          <w:p w14:paraId="61F18CD9">
            <w:pPr>
              <w:jc w:val="center"/>
              <w:rPr>
                <w:rFonts w:ascii="宋体" w:hAnsi="宋体" w:eastAsia="宋体"/>
                <w:szCs w:val="21"/>
              </w:rPr>
            </w:pPr>
          </w:p>
        </w:tc>
      </w:tr>
      <w:tr w14:paraId="2DC8F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4" w:type="dxa"/>
          </w:tcPr>
          <w:p w14:paraId="683C42C4">
            <w:pPr>
              <w:jc w:val="center"/>
              <w:rPr>
                <w:rFonts w:ascii="宋体" w:hAnsi="宋体" w:eastAsia="宋体"/>
                <w:szCs w:val="21"/>
              </w:rPr>
            </w:pPr>
          </w:p>
        </w:tc>
        <w:tc>
          <w:tcPr>
            <w:tcW w:w="2977" w:type="dxa"/>
          </w:tcPr>
          <w:p w14:paraId="6ADA4685">
            <w:pPr>
              <w:jc w:val="center"/>
              <w:rPr>
                <w:rFonts w:ascii="宋体" w:hAnsi="宋体" w:eastAsia="宋体"/>
                <w:szCs w:val="21"/>
              </w:rPr>
            </w:pPr>
          </w:p>
        </w:tc>
        <w:tc>
          <w:tcPr>
            <w:tcW w:w="2551" w:type="dxa"/>
          </w:tcPr>
          <w:p w14:paraId="52D05D0B">
            <w:pPr>
              <w:jc w:val="center"/>
              <w:rPr>
                <w:rFonts w:ascii="宋体" w:hAnsi="宋体" w:eastAsia="宋体"/>
                <w:szCs w:val="21"/>
              </w:rPr>
            </w:pPr>
          </w:p>
        </w:tc>
        <w:tc>
          <w:tcPr>
            <w:tcW w:w="2410" w:type="dxa"/>
          </w:tcPr>
          <w:p w14:paraId="1E8E4B3C">
            <w:pPr>
              <w:jc w:val="center"/>
              <w:rPr>
                <w:rFonts w:ascii="宋体" w:hAnsi="宋体" w:eastAsia="宋体"/>
                <w:szCs w:val="21"/>
              </w:rPr>
            </w:pPr>
          </w:p>
        </w:tc>
        <w:tc>
          <w:tcPr>
            <w:tcW w:w="1843" w:type="dxa"/>
          </w:tcPr>
          <w:p w14:paraId="53E90746">
            <w:pPr>
              <w:jc w:val="center"/>
              <w:rPr>
                <w:rFonts w:ascii="宋体" w:hAnsi="宋体" w:eastAsia="宋体"/>
                <w:szCs w:val="21"/>
              </w:rPr>
            </w:pPr>
          </w:p>
        </w:tc>
      </w:tr>
      <w:tr w14:paraId="7AFDD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4" w:type="dxa"/>
          </w:tcPr>
          <w:p w14:paraId="11C7DE46">
            <w:pPr>
              <w:jc w:val="center"/>
              <w:rPr>
                <w:rFonts w:ascii="宋体" w:hAnsi="宋体" w:eastAsia="宋体"/>
                <w:szCs w:val="21"/>
              </w:rPr>
            </w:pPr>
          </w:p>
        </w:tc>
        <w:tc>
          <w:tcPr>
            <w:tcW w:w="2977" w:type="dxa"/>
          </w:tcPr>
          <w:p w14:paraId="3BA6CB38">
            <w:pPr>
              <w:jc w:val="center"/>
              <w:rPr>
                <w:rFonts w:ascii="宋体" w:hAnsi="宋体" w:eastAsia="宋体"/>
                <w:szCs w:val="21"/>
              </w:rPr>
            </w:pPr>
          </w:p>
        </w:tc>
        <w:tc>
          <w:tcPr>
            <w:tcW w:w="2551" w:type="dxa"/>
          </w:tcPr>
          <w:p w14:paraId="08CEE822">
            <w:pPr>
              <w:jc w:val="center"/>
              <w:rPr>
                <w:rFonts w:ascii="宋体" w:hAnsi="宋体" w:eastAsia="宋体"/>
                <w:szCs w:val="21"/>
              </w:rPr>
            </w:pPr>
          </w:p>
        </w:tc>
        <w:tc>
          <w:tcPr>
            <w:tcW w:w="2410" w:type="dxa"/>
          </w:tcPr>
          <w:p w14:paraId="04AC0A17">
            <w:pPr>
              <w:jc w:val="center"/>
              <w:rPr>
                <w:rFonts w:ascii="宋体" w:hAnsi="宋体" w:eastAsia="宋体"/>
                <w:szCs w:val="21"/>
              </w:rPr>
            </w:pPr>
          </w:p>
        </w:tc>
        <w:tc>
          <w:tcPr>
            <w:tcW w:w="1843" w:type="dxa"/>
          </w:tcPr>
          <w:p w14:paraId="570BCE80">
            <w:pPr>
              <w:jc w:val="center"/>
              <w:rPr>
                <w:rFonts w:ascii="宋体" w:hAnsi="宋体" w:eastAsia="宋体"/>
                <w:szCs w:val="21"/>
              </w:rPr>
            </w:pPr>
          </w:p>
        </w:tc>
      </w:tr>
    </w:tbl>
    <w:p w14:paraId="78028461">
      <w:pPr>
        <w:rPr>
          <w:rFonts w:ascii="宋体" w:hAnsi="宋体" w:eastAsia="宋体"/>
          <w:szCs w:val="21"/>
        </w:rPr>
      </w:pPr>
    </w:p>
    <w:p w14:paraId="139D6CF6">
      <w:pPr>
        <w:rPr>
          <w:rFonts w:ascii="宋体" w:hAnsi="宋体" w:eastAsia="宋体"/>
        </w:rPr>
      </w:pPr>
    </w:p>
    <w:p w14:paraId="1969C640">
      <w:pPr>
        <w:rPr>
          <w:rFonts w:ascii="宋体" w:hAnsi="宋体" w:eastAsia="宋体"/>
        </w:rPr>
      </w:pPr>
    </w:p>
    <w:p w14:paraId="09E75786">
      <w:pPr>
        <w:rPr>
          <w:rFonts w:ascii="宋体" w:hAnsi="宋体" w:eastAsia="宋体"/>
        </w:rPr>
      </w:pPr>
    </w:p>
    <w:p w14:paraId="0B157418">
      <w:pPr>
        <w:rPr>
          <w:rFonts w:ascii="宋体" w:hAnsi="宋体" w:eastAsia="宋体"/>
        </w:rPr>
      </w:pPr>
    </w:p>
    <w:p w14:paraId="511369FA">
      <w:pPr>
        <w:widowControl/>
        <w:jc w:val="left"/>
        <w:rPr>
          <w:rFonts w:ascii="宋体" w:hAnsi="宋体" w:eastAsia="宋体"/>
        </w:rPr>
      </w:pPr>
      <w:r>
        <w:rPr>
          <w:rFonts w:ascii="宋体" w:hAnsi="宋体" w:eastAsia="宋体"/>
        </w:rPr>
        <w:br w:type="page"/>
      </w:r>
    </w:p>
    <w:p w14:paraId="70D56A91">
      <w:pPr>
        <w:pStyle w:val="39"/>
        <w:ind w:firstLine="562"/>
        <w:jc w:val="center"/>
        <w:rPr>
          <w:b/>
          <w:sz w:val="28"/>
          <w:szCs w:val="28"/>
        </w:rPr>
      </w:pPr>
      <w:r>
        <w:rPr>
          <w:rFonts w:hint="eastAsia"/>
          <w:b/>
          <w:sz w:val="28"/>
          <w:szCs w:val="28"/>
        </w:rPr>
        <w:t>（三）政府采购履约情况反馈表</w:t>
      </w:r>
    </w:p>
    <w:p w14:paraId="46663935">
      <w:pPr>
        <w:spacing w:line="240" w:lineRule="atLeast"/>
        <w:ind w:firstLine="843" w:firstLineChars="400"/>
        <w:rPr>
          <w:rFonts w:ascii="宋体" w:hAnsi="宋体" w:eastAsia="宋体"/>
          <w:b/>
          <w:szCs w:val="21"/>
        </w:rPr>
      </w:pPr>
      <w:r>
        <w:rPr>
          <w:rFonts w:hint="eastAsia" w:ascii="宋体" w:hAnsi="宋体" w:eastAsia="宋体"/>
          <w:b/>
          <w:szCs w:val="21"/>
        </w:rPr>
        <w:t>采购单位名称：                       联系人及电话：</w:t>
      </w:r>
    </w:p>
    <w:p w14:paraId="5AAD7BE5">
      <w:pPr>
        <w:spacing w:line="60" w:lineRule="exact"/>
        <w:rPr>
          <w:rFonts w:ascii="宋体" w:hAnsi="宋体" w:eastAsia="宋体"/>
          <w:b/>
          <w:szCs w:val="21"/>
        </w:rPr>
      </w:pPr>
    </w:p>
    <w:tbl>
      <w:tblPr>
        <w:tblStyle w:val="19"/>
        <w:tblW w:w="8917"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842"/>
        <w:gridCol w:w="720"/>
        <w:gridCol w:w="720"/>
        <w:gridCol w:w="2520"/>
        <w:gridCol w:w="1980"/>
        <w:gridCol w:w="2135"/>
      </w:tblGrid>
      <w:tr w14:paraId="0BFE887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50" w:hRule="atLeast"/>
          <w:jc w:val="center"/>
        </w:trPr>
        <w:tc>
          <w:tcPr>
            <w:tcW w:w="2282" w:type="dxa"/>
            <w:gridSpan w:val="3"/>
            <w:vAlign w:val="center"/>
          </w:tcPr>
          <w:p w14:paraId="4C76F1A2">
            <w:pPr>
              <w:spacing w:line="240" w:lineRule="atLeast"/>
              <w:jc w:val="center"/>
              <w:rPr>
                <w:rFonts w:ascii="宋体" w:hAnsi="宋体" w:eastAsia="宋体"/>
                <w:szCs w:val="21"/>
              </w:rPr>
            </w:pPr>
            <w:r>
              <w:rPr>
                <w:rFonts w:hint="eastAsia" w:ascii="宋体" w:hAnsi="宋体" w:eastAsia="宋体"/>
                <w:szCs w:val="21"/>
              </w:rPr>
              <w:t>项目名称</w:t>
            </w:r>
          </w:p>
        </w:tc>
        <w:tc>
          <w:tcPr>
            <w:tcW w:w="2520" w:type="dxa"/>
            <w:vAlign w:val="center"/>
          </w:tcPr>
          <w:p w14:paraId="0A20ADD8">
            <w:pPr>
              <w:spacing w:line="240" w:lineRule="atLeast"/>
              <w:jc w:val="center"/>
              <w:rPr>
                <w:rFonts w:ascii="宋体" w:hAnsi="宋体" w:eastAsia="宋体"/>
                <w:szCs w:val="21"/>
              </w:rPr>
            </w:pPr>
          </w:p>
        </w:tc>
        <w:tc>
          <w:tcPr>
            <w:tcW w:w="1980" w:type="dxa"/>
            <w:vAlign w:val="center"/>
          </w:tcPr>
          <w:p w14:paraId="22B9F0B7">
            <w:pPr>
              <w:spacing w:line="240" w:lineRule="atLeast"/>
              <w:jc w:val="center"/>
              <w:rPr>
                <w:rFonts w:ascii="宋体" w:hAnsi="宋体" w:eastAsia="宋体"/>
                <w:szCs w:val="21"/>
              </w:rPr>
            </w:pPr>
            <w:r>
              <w:rPr>
                <w:rFonts w:hint="eastAsia" w:ascii="宋体" w:hAnsi="宋体" w:eastAsia="宋体"/>
                <w:szCs w:val="21"/>
              </w:rPr>
              <w:t>项目编号</w:t>
            </w:r>
          </w:p>
        </w:tc>
        <w:tc>
          <w:tcPr>
            <w:tcW w:w="2135" w:type="dxa"/>
            <w:vAlign w:val="center"/>
          </w:tcPr>
          <w:p w14:paraId="52546DA1">
            <w:pPr>
              <w:spacing w:line="240" w:lineRule="atLeast"/>
              <w:jc w:val="center"/>
              <w:rPr>
                <w:rFonts w:ascii="宋体" w:hAnsi="宋体" w:eastAsia="宋体"/>
                <w:szCs w:val="21"/>
              </w:rPr>
            </w:pPr>
          </w:p>
        </w:tc>
      </w:tr>
      <w:tr w14:paraId="734C94C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61" w:hRule="atLeast"/>
          <w:jc w:val="center"/>
        </w:trPr>
        <w:tc>
          <w:tcPr>
            <w:tcW w:w="2282" w:type="dxa"/>
            <w:gridSpan w:val="3"/>
            <w:vAlign w:val="center"/>
          </w:tcPr>
          <w:p w14:paraId="3EC601F1">
            <w:pPr>
              <w:spacing w:line="240" w:lineRule="atLeast"/>
              <w:jc w:val="center"/>
              <w:rPr>
                <w:rFonts w:ascii="宋体" w:hAnsi="宋体" w:eastAsia="宋体"/>
                <w:szCs w:val="21"/>
              </w:rPr>
            </w:pPr>
            <w:r>
              <w:rPr>
                <w:rFonts w:hint="eastAsia" w:ascii="宋体" w:hAnsi="宋体" w:eastAsia="宋体"/>
                <w:szCs w:val="21"/>
              </w:rPr>
              <w:t>中标供应商名称</w:t>
            </w:r>
          </w:p>
        </w:tc>
        <w:tc>
          <w:tcPr>
            <w:tcW w:w="2520" w:type="dxa"/>
            <w:vAlign w:val="center"/>
          </w:tcPr>
          <w:p w14:paraId="4D4543AE">
            <w:pPr>
              <w:spacing w:line="240" w:lineRule="atLeast"/>
              <w:jc w:val="center"/>
              <w:rPr>
                <w:rFonts w:ascii="宋体" w:hAnsi="宋体" w:eastAsia="宋体"/>
                <w:szCs w:val="21"/>
              </w:rPr>
            </w:pPr>
          </w:p>
        </w:tc>
        <w:tc>
          <w:tcPr>
            <w:tcW w:w="1980" w:type="dxa"/>
            <w:vAlign w:val="center"/>
          </w:tcPr>
          <w:p w14:paraId="75424ED6">
            <w:pPr>
              <w:spacing w:line="240" w:lineRule="atLeast"/>
              <w:jc w:val="center"/>
              <w:rPr>
                <w:rFonts w:ascii="宋体" w:hAnsi="宋体" w:eastAsia="宋体"/>
                <w:szCs w:val="21"/>
              </w:rPr>
            </w:pPr>
            <w:r>
              <w:rPr>
                <w:rFonts w:hint="eastAsia" w:ascii="宋体" w:hAnsi="宋体" w:eastAsia="宋体"/>
                <w:szCs w:val="21"/>
              </w:rPr>
              <w:t>供应商</w:t>
            </w:r>
          </w:p>
          <w:p w14:paraId="0BD765C6">
            <w:pPr>
              <w:spacing w:line="240" w:lineRule="atLeast"/>
              <w:jc w:val="center"/>
              <w:rPr>
                <w:rFonts w:ascii="宋体" w:hAnsi="宋体" w:eastAsia="宋体"/>
                <w:szCs w:val="21"/>
              </w:rPr>
            </w:pPr>
            <w:r>
              <w:rPr>
                <w:rFonts w:hint="eastAsia" w:ascii="宋体" w:hAnsi="宋体" w:eastAsia="宋体"/>
                <w:szCs w:val="21"/>
              </w:rPr>
              <w:t>联系人及电话</w:t>
            </w:r>
          </w:p>
        </w:tc>
        <w:tc>
          <w:tcPr>
            <w:tcW w:w="2135" w:type="dxa"/>
            <w:vAlign w:val="center"/>
          </w:tcPr>
          <w:p w14:paraId="6168247C">
            <w:pPr>
              <w:spacing w:line="240" w:lineRule="atLeast"/>
              <w:jc w:val="center"/>
              <w:rPr>
                <w:rFonts w:ascii="宋体" w:hAnsi="宋体" w:eastAsia="宋体"/>
                <w:szCs w:val="21"/>
              </w:rPr>
            </w:pPr>
          </w:p>
        </w:tc>
      </w:tr>
      <w:tr w14:paraId="7F5E9C1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38" w:hRule="atLeast"/>
          <w:jc w:val="center"/>
        </w:trPr>
        <w:tc>
          <w:tcPr>
            <w:tcW w:w="2282" w:type="dxa"/>
            <w:gridSpan w:val="3"/>
            <w:vAlign w:val="center"/>
          </w:tcPr>
          <w:p w14:paraId="5BF5113A">
            <w:pPr>
              <w:spacing w:line="240" w:lineRule="atLeast"/>
              <w:jc w:val="center"/>
              <w:rPr>
                <w:rFonts w:ascii="宋体" w:hAnsi="宋体" w:eastAsia="宋体"/>
                <w:szCs w:val="21"/>
              </w:rPr>
            </w:pPr>
            <w:r>
              <w:rPr>
                <w:rFonts w:hint="eastAsia" w:ascii="宋体" w:hAnsi="宋体" w:eastAsia="宋体"/>
                <w:szCs w:val="21"/>
              </w:rPr>
              <w:t>中标金额</w:t>
            </w:r>
          </w:p>
        </w:tc>
        <w:tc>
          <w:tcPr>
            <w:tcW w:w="2520" w:type="dxa"/>
            <w:vAlign w:val="center"/>
          </w:tcPr>
          <w:p w14:paraId="63A2C40C">
            <w:pPr>
              <w:spacing w:line="240" w:lineRule="atLeast"/>
              <w:jc w:val="center"/>
              <w:rPr>
                <w:rFonts w:ascii="宋体" w:hAnsi="宋体" w:eastAsia="宋体"/>
                <w:szCs w:val="21"/>
              </w:rPr>
            </w:pPr>
          </w:p>
        </w:tc>
        <w:tc>
          <w:tcPr>
            <w:tcW w:w="1980" w:type="dxa"/>
            <w:vAlign w:val="center"/>
          </w:tcPr>
          <w:p w14:paraId="7647E25D">
            <w:pPr>
              <w:spacing w:line="240" w:lineRule="atLeast"/>
              <w:jc w:val="center"/>
              <w:rPr>
                <w:rFonts w:ascii="宋体" w:hAnsi="宋体" w:eastAsia="宋体"/>
                <w:szCs w:val="21"/>
              </w:rPr>
            </w:pPr>
            <w:r>
              <w:rPr>
                <w:rFonts w:hint="eastAsia" w:ascii="宋体" w:hAnsi="宋体" w:eastAsia="宋体"/>
                <w:szCs w:val="21"/>
              </w:rPr>
              <w:t>合同履约时间</w:t>
            </w:r>
          </w:p>
        </w:tc>
        <w:tc>
          <w:tcPr>
            <w:tcW w:w="2135" w:type="dxa"/>
            <w:vAlign w:val="center"/>
          </w:tcPr>
          <w:p w14:paraId="3EC3FA1A">
            <w:pPr>
              <w:spacing w:line="240" w:lineRule="atLeast"/>
              <w:rPr>
                <w:rFonts w:ascii="宋体" w:hAnsi="宋体" w:eastAsia="宋体"/>
                <w:szCs w:val="21"/>
              </w:rPr>
            </w:pPr>
            <w:r>
              <w:rPr>
                <w:rFonts w:hint="eastAsia" w:ascii="宋体" w:hAnsi="宋体" w:eastAsia="宋体"/>
                <w:szCs w:val="21"/>
              </w:rPr>
              <w:t>自       至</w:t>
            </w:r>
          </w:p>
        </w:tc>
      </w:tr>
      <w:tr w14:paraId="65A6231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44" w:hRule="atLeast"/>
          <w:jc w:val="center"/>
        </w:trPr>
        <w:tc>
          <w:tcPr>
            <w:tcW w:w="842" w:type="dxa"/>
            <w:vMerge w:val="restart"/>
            <w:vAlign w:val="center"/>
          </w:tcPr>
          <w:p w14:paraId="6B965C91">
            <w:pPr>
              <w:spacing w:line="240" w:lineRule="atLeast"/>
              <w:jc w:val="center"/>
              <w:rPr>
                <w:rFonts w:ascii="宋体" w:hAnsi="宋体" w:eastAsia="宋体"/>
                <w:b/>
                <w:szCs w:val="21"/>
              </w:rPr>
            </w:pPr>
            <w:r>
              <w:rPr>
                <w:rFonts w:hint="eastAsia" w:ascii="宋体" w:hAnsi="宋体" w:eastAsia="宋体"/>
                <w:b/>
                <w:szCs w:val="21"/>
              </w:rPr>
              <w:t>履约情况评价</w:t>
            </w:r>
          </w:p>
        </w:tc>
        <w:tc>
          <w:tcPr>
            <w:tcW w:w="1440" w:type="dxa"/>
            <w:gridSpan w:val="2"/>
            <w:tcBorders>
              <w:right w:val="single" w:color="auto" w:sz="4" w:space="0"/>
            </w:tcBorders>
            <w:vAlign w:val="center"/>
          </w:tcPr>
          <w:p w14:paraId="026A149A">
            <w:pPr>
              <w:spacing w:line="240" w:lineRule="atLeast"/>
              <w:jc w:val="center"/>
              <w:rPr>
                <w:rFonts w:ascii="宋体" w:hAnsi="宋体" w:eastAsia="宋体"/>
                <w:szCs w:val="21"/>
              </w:rPr>
            </w:pPr>
            <w:r>
              <w:rPr>
                <w:rFonts w:hint="eastAsia" w:ascii="宋体" w:hAnsi="宋体" w:eastAsia="宋体"/>
                <w:szCs w:val="21"/>
              </w:rPr>
              <w:t>总体评价</w:t>
            </w:r>
          </w:p>
        </w:tc>
        <w:tc>
          <w:tcPr>
            <w:tcW w:w="6635" w:type="dxa"/>
            <w:gridSpan w:val="3"/>
            <w:tcBorders>
              <w:left w:val="single" w:color="auto" w:sz="4" w:space="0"/>
            </w:tcBorders>
            <w:vAlign w:val="center"/>
          </w:tcPr>
          <w:p w14:paraId="3AA4F70B">
            <w:pPr>
              <w:spacing w:line="240" w:lineRule="atLeast"/>
              <w:ind w:firstLine="105" w:firstLineChars="50"/>
              <w:jc w:val="center"/>
              <w:rPr>
                <w:rFonts w:ascii="宋体" w:hAnsi="宋体" w:eastAsia="宋体"/>
                <w:szCs w:val="21"/>
              </w:rPr>
            </w:pPr>
            <w:r>
              <w:rPr>
                <w:rFonts w:hint="eastAsia" w:ascii="宋体" w:hAnsi="宋体" w:eastAsia="宋体"/>
                <w:szCs w:val="21"/>
              </w:rPr>
              <w:t>□ 优          □ 良          □ 中           □ 差</w:t>
            </w:r>
          </w:p>
        </w:tc>
      </w:tr>
      <w:tr w14:paraId="2B2B021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58" w:hRule="atLeast"/>
          <w:jc w:val="center"/>
        </w:trPr>
        <w:tc>
          <w:tcPr>
            <w:tcW w:w="842" w:type="dxa"/>
            <w:vMerge w:val="continue"/>
            <w:vAlign w:val="center"/>
          </w:tcPr>
          <w:p w14:paraId="319CD56A">
            <w:pPr>
              <w:spacing w:line="240" w:lineRule="atLeast"/>
              <w:jc w:val="center"/>
              <w:rPr>
                <w:rFonts w:ascii="宋体" w:hAnsi="宋体" w:eastAsia="宋体"/>
                <w:szCs w:val="21"/>
              </w:rPr>
            </w:pPr>
          </w:p>
        </w:tc>
        <w:tc>
          <w:tcPr>
            <w:tcW w:w="720" w:type="dxa"/>
            <w:vMerge w:val="restart"/>
            <w:tcBorders>
              <w:right w:val="single" w:color="auto" w:sz="4" w:space="0"/>
            </w:tcBorders>
            <w:vAlign w:val="center"/>
          </w:tcPr>
          <w:p w14:paraId="68B415DA">
            <w:pPr>
              <w:spacing w:line="240" w:lineRule="atLeast"/>
              <w:jc w:val="center"/>
              <w:rPr>
                <w:rFonts w:ascii="宋体" w:hAnsi="宋体" w:eastAsia="宋体"/>
                <w:szCs w:val="21"/>
              </w:rPr>
            </w:pPr>
            <w:r>
              <w:rPr>
                <w:rFonts w:hint="eastAsia" w:ascii="宋体" w:hAnsi="宋体" w:eastAsia="宋体"/>
                <w:szCs w:val="21"/>
              </w:rPr>
              <w:t>分项评价</w:t>
            </w:r>
          </w:p>
        </w:tc>
        <w:tc>
          <w:tcPr>
            <w:tcW w:w="720" w:type="dxa"/>
            <w:tcBorders>
              <w:left w:val="single" w:color="auto" w:sz="4" w:space="0"/>
              <w:right w:val="single" w:color="auto" w:sz="4" w:space="0"/>
            </w:tcBorders>
            <w:vAlign w:val="center"/>
          </w:tcPr>
          <w:p w14:paraId="5FB73DEF">
            <w:pPr>
              <w:spacing w:line="240" w:lineRule="atLeast"/>
              <w:jc w:val="center"/>
              <w:rPr>
                <w:rFonts w:ascii="宋体" w:hAnsi="宋体" w:eastAsia="宋体"/>
                <w:szCs w:val="21"/>
              </w:rPr>
            </w:pPr>
            <w:r>
              <w:rPr>
                <w:rFonts w:hint="eastAsia" w:ascii="宋体" w:hAnsi="宋体" w:eastAsia="宋体"/>
                <w:szCs w:val="21"/>
              </w:rPr>
              <w:t>质量方面</w:t>
            </w:r>
          </w:p>
        </w:tc>
        <w:tc>
          <w:tcPr>
            <w:tcW w:w="6635" w:type="dxa"/>
            <w:gridSpan w:val="3"/>
            <w:tcBorders>
              <w:left w:val="single" w:color="auto" w:sz="4" w:space="0"/>
            </w:tcBorders>
            <w:vAlign w:val="center"/>
          </w:tcPr>
          <w:p w14:paraId="13CFEFB0">
            <w:pPr>
              <w:spacing w:line="240" w:lineRule="atLeast"/>
              <w:jc w:val="center"/>
              <w:rPr>
                <w:rFonts w:ascii="宋体" w:hAnsi="宋体" w:eastAsia="宋体"/>
                <w:szCs w:val="21"/>
              </w:rPr>
            </w:pPr>
            <w:r>
              <w:rPr>
                <w:rFonts w:hint="eastAsia" w:ascii="宋体" w:hAnsi="宋体" w:eastAsia="宋体"/>
                <w:szCs w:val="21"/>
              </w:rPr>
              <w:t xml:space="preserve"> □ 优          □ 良          □ 中           □ 差</w:t>
            </w:r>
          </w:p>
        </w:tc>
      </w:tr>
      <w:tr w14:paraId="36BB8D9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58" w:hRule="atLeast"/>
          <w:jc w:val="center"/>
        </w:trPr>
        <w:tc>
          <w:tcPr>
            <w:tcW w:w="842" w:type="dxa"/>
            <w:vMerge w:val="continue"/>
            <w:vAlign w:val="center"/>
          </w:tcPr>
          <w:p w14:paraId="2BFAF276">
            <w:pPr>
              <w:spacing w:line="240" w:lineRule="atLeast"/>
              <w:jc w:val="center"/>
              <w:rPr>
                <w:rFonts w:ascii="宋体" w:hAnsi="宋体" w:eastAsia="宋体"/>
                <w:szCs w:val="21"/>
              </w:rPr>
            </w:pPr>
          </w:p>
        </w:tc>
        <w:tc>
          <w:tcPr>
            <w:tcW w:w="720" w:type="dxa"/>
            <w:vMerge w:val="continue"/>
            <w:tcBorders>
              <w:right w:val="single" w:color="auto" w:sz="4" w:space="0"/>
            </w:tcBorders>
            <w:vAlign w:val="center"/>
          </w:tcPr>
          <w:p w14:paraId="553459C1">
            <w:pPr>
              <w:spacing w:line="240" w:lineRule="atLeast"/>
              <w:jc w:val="center"/>
              <w:rPr>
                <w:rFonts w:ascii="宋体" w:hAnsi="宋体" w:eastAsia="宋体"/>
                <w:szCs w:val="21"/>
              </w:rPr>
            </w:pPr>
          </w:p>
        </w:tc>
        <w:tc>
          <w:tcPr>
            <w:tcW w:w="720" w:type="dxa"/>
            <w:tcBorders>
              <w:left w:val="single" w:color="auto" w:sz="4" w:space="0"/>
              <w:right w:val="single" w:color="auto" w:sz="4" w:space="0"/>
            </w:tcBorders>
            <w:vAlign w:val="center"/>
          </w:tcPr>
          <w:p w14:paraId="5464267E">
            <w:pPr>
              <w:spacing w:line="240" w:lineRule="atLeast"/>
              <w:jc w:val="center"/>
              <w:rPr>
                <w:rFonts w:ascii="宋体" w:hAnsi="宋体" w:eastAsia="宋体"/>
                <w:szCs w:val="21"/>
              </w:rPr>
            </w:pPr>
            <w:r>
              <w:rPr>
                <w:rFonts w:hint="eastAsia" w:ascii="宋体" w:hAnsi="宋体" w:eastAsia="宋体"/>
                <w:szCs w:val="21"/>
              </w:rPr>
              <w:t>价格方面</w:t>
            </w:r>
          </w:p>
        </w:tc>
        <w:tc>
          <w:tcPr>
            <w:tcW w:w="6635" w:type="dxa"/>
            <w:gridSpan w:val="3"/>
            <w:tcBorders>
              <w:left w:val="single" w:color="auto" w:sz="4" w:space="0"/>
            </w:tcBorders>
            <w:vAlign w:val="center"/>
          </w:tcPr>
          <w:p w14:paraId="21258066">
            <w:pPr>
              <w:spacing w:line="240" w:lineRule="atLeast"/>
              <w:jc w:val="center"/>
              <w:rPr>
                <w:rFonts w:ascii="宋体" w:hAnsi="宋体" w:eastAsia="宋体"/>
                <w:szCs w:val="21"/>
              </w:rPr>
            </w:pPr>
            <w:r>
              <w:rPr>
                <w:rFonts w:hint="eastAsia" w:ascii="宋体" w:hAnsi="宋体" w:eastAsia="宋体"/>
                <w:szCs w:val="21"/>
              </w:rPr>
              <w:t xml:space="preserve"> □ 优          □ 良          □ 中           □ 差</w:t>
            </w:r>
          </w:p>
        </w:tc>
      </w:tr>
      <w:tr w14:paraId="5FE5CC9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58" w:hRule="atLeast"/>
          <w:jc w:val="center"/>
        </w:trPr>
        <w:tc>
          <w:tcPr>
            <w:tcW w:w="842" w:type="dxa"/>
            <w:vMerge w:val="continue"/>
            <w:vAlign w:val="center"/>
          </w:tcPr>
          <w:p w14:paraId="5434A197">
            <w:pPr>
              <w:spacing w:line="240" w:lineRule="atLeast"/>
              <w:jc w:val="center"/>
              <w:rPr>
                <w:rFonts w:ascii="宋体" w:hAnsi="宋体" w:eastAsia="宋体"/>
                <w:szCs w:val="21"/>
              </w:rPr>
            </w:pPr>
          </w:p>
        </w:tc>
        <w:tc>
          <w:tcPr>
            <w:tcW w:w="720" w:type="dxa"/>
            <w:vMerge w:val="continue"/>
            <w:tcBorders>
              <w:right w:val="single" w:color="auto" w:sz="4" w:space="0"/>
            </w:tcBorders>
            <w:vAlign w:val="center"/>
          </w:tcPr>
          <w:p w14:paraId="02280ABB">
            <w:pPr>
              <w:spacing w:line="240" w:lineRule="atLeast"/>
              <w:jc w:val="center"/>
              <w:rPr>
                <w:rFonts w:ascii="宋体" w:hAnsi="宋体" w:eastAsia="宋体"/>
                <w:szCs w:val="21"/>
              </w:rPr>
            </w:pPr>
          </w:p>
        </w:tc>
        <w:tc>
          <w:tcPr>
            <w:tcW w:w="720" w:type="dxa"/>
            <w:tcBorders>
              <w:left w:val="single" w:color="auto" w:sz="4" w:space="0"/>
              <w:right w:val="single" w:color="auto" w:sz="4" w:space="0"/>
            </w:tcBorders>
            <w:vAlign w:val="center"/>
          </w:tcPr>
          <w:p w14:paraId="5530587C">
            <w:pPr>
              <w:spacing w:line="240" w:lineRule="atLeast"/>
              <w:jc w:val="center"/>
              <w:rPr>
                <w:rFonts w:ascii="宋体" w:hAnsi="宋体" w:eastAsia="宋体"/>
                <w:szCs w:val="21"/>
              </w:rPr>
            </w:pPr>
            <w:r>
              <w:rPr>
                <w:rFonts w:hint="eastAsia" w:ascii="宋体" w:hAnsi="宋体" w:eastAsia="宋体"/>
                <w:szCs w:val="21"/>
              </w:rPr>
              <w:t>服务方面</w:t>
            </w:r>
          </w:p>
        </w:tc>
        <w:tc>
          <w:tcPr>
            <w:tcW w:w="6635" w:type="dxa"/>
            <w:gridSpan w:val="3"/>
            <w:tcBorders>
              <w:left w:val="single" w:color="auto" w:sz="4" w:space="0"/>
            </w:tcBorders>
            <w:vAlign w:val="center"/>
          </w:tcPr>
          <w:p w14:paraId="3ABF81DD">
            <w:pPr>
              <w:spacing w:line="240" w:lineRule="atLeast"/>
              <w:jc w:val="center"/>
              <w:rPr>
                <w:rFonts w:ascii="宋体" w:hAnsi="宋体" w:eastAsia="宋体"/>
                <w:szCs w:val="21"/>
              </w:rPr>
            </w:pPr>
            <w:r>
              <w:rPr>
                <w:rFonts w:hint="eastAsia" w:ascii="宋体" w:hAnsi="宋体" w:eastAsia="宋体"/>
                <w:szCs w:val="21"/>
              </w:rPr>
              <w:t xml:space="preserve"> □ 优          □ 良          □ 中           □ 差</w:t>
            </w:r>
          </w:p>
        </w:tc>
      </w:tr>
      <w:tr w14:paraId="2BDBF85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58" w:hRule="atLeast"/>
          <w:jc w:val="center"/>
        </w:trPr>
        <w:tc>
          <w:tcPr>
            <w:tcW w:w="842" w:type="dxa"/>
            <w:vMerge w:val="continue"/>
            <w:vAlign w:val="center"/>
          </w:tcPr>
          <w:p w14:paraId="0DE64D0B">
            <w:pPr>
              <w:spacing w:line="240" w:lineRule="atLeast"/>
              <w:jc w:val="center"/>
              <w:rPr>
                <w:rFonts w:ascii="宋体" w:hAnsi="宋体" w:eastAsia="宋体"/>
                <w:szCs w:val="21"/>
              </w:rPr>
            </w:pPr>
          </w:p>
        </w:tc>
        <w:tc>
          <w:tcPr>
            <w:tcW w:w="720" w:type="dxa"/>
            <w:vMerge w:val="continue"/>
            <w:tcBorders>
              <w:right w:val="single" w:color="auto" w:sz="4" w:space="0"/>
            </w:tcBorders>
            <w:vAlign w:val="center"/>
          </w:tcPr>
          <w:p w14:paraId="57265B76">
            <w:pPr>
              <w:spacing w:line="240" w:lineRule="atLeast"/>
              <w:jc w:val="center"/>
              <w:rPr>
                <w:rFonts w:ascii="宋体" w:hAnsi="宋体" w:eastAsia="宋体"/>
                <w:szCs w:val="21"/>
              </w:rPr>
            </w:pPr>
          </w:p>
        </w:tc>
        <w:tc>
          <w:tcPr>
            <w:tcW w:w="720" w:type="dxa"/>
            <w:tcBorders>
              <w:left w:val="single" w:color="auto" w:sz="4" w:space="0"/>
              <w:right w:val="single" w:color="auto" w:sz="4" w:space="0"/>
            </w:tcBorders>
            <w:vAlign w:val="center"/>
          </w:tcPr>
          <w:p w14:paraId="758FAE1B">
            <w:pPr>
              <w:spacing w:line="240" w:lineRule="atLeast"/>
              <w:jc w:val="center"/>
              <w:rPr>
                <w:rFonts w:ascii="宋体" w:hAnsi="宋体" w:eastAsia="宋体"/>
                <w:szCs w:val="21"/>
              </w:rPr>
            </w:pPr>
            <w:r>
              <w:rPr>
                <w:rFonts w:hint="eastAsia" w:ascii="宋体" w:hAnsi="宋体" w:eastAsia="宋体"/>
                <w:szCs w:val="21"/>
              </w:rPr>
              <w:t>时间方面</w:t>
            </w:r>
          </w:p>
        </w:tc>
        <w:tc>
          <w:tcPr>
            <w:tcW w:w="6635" w:type="dxa"/>
            <w:gridSpan w:val="3"/>
            <w:tcBorders>
              <w:left w:val="single" w:color="auto" w:sz="4" w:space="0"/>
            </w:tcBorders>
            <w:vAlign w:val="center"/>
          </w:tcPr>
          <w:p w14:paraId="241745C2">
            <w:pPr>
              <w:spacing w:line="240" w:lineRule="atLeast"/>
              <w:jc w:val="center"/>
              <w:rPr>
                <w:rFonts w:ascii="宋体" w:hAnsi="宋体" w:eastAsia="宋体"/>
                <w:szCs w:val="21"/>
              </w:rPr>
            </w:pPr>
            <w:r>
              <w:rPr>
                <w:rFonts w:hint="eastAsia" w:ascii="宋体" w:hAnsi="宋体" w:eastAsia="宋体"/>
                <w:szCs w:val="21"/>
              </w:rPr>
              <w:t xml:space="preserve"> □ 优          □ 良          □ 中           □ 差</w:t>
            </w:r>
          </w:p>
        </w:tc>
      </w:tr>
      <w:tr w14:paraId="19BDB52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58" w:hRule="atLeast"/>
          <w:jc w:val="center"/>
        </w:trPr>
        <w:tc>
          <w:tcPr>
            <w:tcW w:w="842" w:type="dxa"/>
            <w:vMerge w:val="continue"/>
            <w:vAlign w:val="center"/>
          </w:tcPr>
          <w:p w14:paraId="30D426A2">
            <w:pPr>
              <w:spacing w:line="240" w:lineRule="atLeast"/>
              <w:jc w:val="center"/>
              <w:rPr>
                <w:rFonts w:ascii="宋体" w:hAnsi="宋体" w:eastAsia="宋体"/>
                <w:szCs w:val="21"/>
              </w:rPr>
            </w:pPr>
          </w:p>
        </w:tc>
        <w:tc>
          <w:tcPr>
            <w:tcW w:w="720" w:type="dxa"/>
            <w:vMerge w:val="continue"/>
            <w:tcBorders>
              <w:right w:val="single" w:color="auto" w:sz="4" w:space="0"/>
            </w:tcBorders>
            <w:vAlign w:val="center"/>
          </w:tcPr>
          <w:p w14:paraId="55DAF1B0">
            <w:pPr>
              <w:spacing w:line="240" w:lineRule="atLeast"/>
              <w:jc w:val="center"/>
              <w:rPr>
                <w:rFonts w:ascii="宋体" w:hAnsi="宋体" w:eastAsia="宋体"/>
                <w:szCs w:val="21"/>
              </w:rPr>
            </w:pPr>
          </w:p>
        </w:tc>
        <w:tc>
          <w:tcPr>
            <w:tcW w:w="720" w:type="dxa"/>
            <w:tcBorders>
              <w:left w:val="single" w:color="auto" w:sz="4" w:space="0"/>
              <w:right w:val="single" w:color="auto" w:sz="4" w:space="0"/>
            </w:tcBorders>
            <w:vAlign w:val="center"/>
          </w:tcPr>
          <w:p w14:paraId="4B76C8CD">
            <w:pPr>
              <w:spacing w:line="240" w:lineRule="atLeast"/>
              <w:jc w:val="center"/>
              <w:rPr>
                <w:rFonts w:ascii="宋体" w:hAnsi="宋体" w:eastAsia="宋体"/>
                <w:szCs w:val="21"/>
              </w:rPr>
            </w:pPr>
            <w:r>
              <w:rPr>
                <w:rFonts w:hint="eastAsia" w:ascii="宋体" w:hAnsi="宋体" w:eastAsia="宋体"/>
                <w:szCs w:val="21"/>
              </w:rPr>
              <w:t>环境保护</w:t>
            </w:r>
          </w:p>
        </w:tc>
        <w:tc>
          <w:tcPr>
            <w:tcW w:w="6635" w:type="dxa"/>
            <w:gridSpan w:val="3"/>
            <w:tcBorders>
              <w:left w:val="single" w:color="auto" w:sz="4" w:space="0"/>
            </w:tcBorders>
            <w:vAlign w:val="center"/>
          </w:tcPr>
          <w:p w14:paraId="27022E7A">
            <w:pPr>
              <w:spacing w:line="240" w:lineRule="atLeast"/>
              <w:jc w:val="center"/>
              <w:rPr>
                <w:rFonts w:ascii="宋体" w:hAnsi="宋体" w:eastAsia="宋体"/>
                <w:szCs w:val="21"/>
              </w:rPr>
            </w:pPr>
            <w:r>
              <w:rPr>
                <w:rFonts w:hint="eastAsia" w:ascii="宋体" w:hAnsi="宋体" w:eastAsia="宋体"/>
                <w:szCs w:val="21"/>
              </w:rPr>
              <w:t xml:space="preserve"> □ 优          □ 良          □ 中           □ 差</w:t>
            </w:r>
          </w:p>
        </w:tc>
      </w:tr>
      <w:tr w14:paraId="6170EC1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58" w:hRule="atLeast"/>
          <w:jc w:val="center"/>
        </w:trPr>
        <w:tc>
          <w:tcPr>
            <w:tcW w:w="842" w:type="dxa"/>
            <w:vMerge w:val="continue"/>
            <w:vAlign w:val="center"/>
          </w:tcPr>
          <w:p w14:paraId="1DDC0AF7">
            <w:pPr>
              <w:spacing w:line="240" w:lineRule="atLeast"/>
              <w:jc w:val="center"/>
              <w:rPr>
                <w:rFonts w:ascii="宋体" w:hAnsi="宋体" w:eastAsia="宋体"/>
                <w:szCs w:val="21"/>
              </w:rPr>
            </w:pPr>
          </w:p>
        </w:tc>
        <w:tc>
          <w:tcPr>
            <w:tcW w:w="720" w:type="dxa"/>
            <w:vMerge w:val="continue"/>
            <w:tcBorders>
              <w:right w:val="single" w:color="auto" w:sz="4" w:space="0"/>
            </w:tcBorders>
            <w:vAlign w:val="center"/>
          </w:tcPr>
          <w:p w14:paraId="1D9D5F21">
            <w:pPr>
              <w:spacing w:line="240" w:lineRule="atLeast"/>
              <w:jc w:val="center"/>
              <w:rPr>
                <w:rFonts w:ascii="宋体" w:hAnsi="宋体" w:eastAsia="宋体"/>
                <w:szCs w:val="21"/>
              </w:rPr>
            </w:pPr>
          </w:p>
        </w:tc>
        <w:tc>
          <w:tcPr>
            <w:tcW w:w="720" w:type="dxa"/>
            <w:tcBorders>
              <w:left w:val="single" w:color="auto" w:sz="4" w:space="0"/>
              <w:right w:val="single" w:color="auto" w:sz="4" w:space="0"/>
            </w:tcBorders>
            <w:vAlign w:val="center"/>
          </w:tcPr>
          <w:p w14:paraId="39572DB6">
            <w:pPr>
              <w:spacing w:line="240" w:lineRule="atLeast"/>
              <w:jc w:val="center"/>
              <w:rPr>
                <w:rFonts w:ascii="宋体" w:hAnsi="宋体" w:eastAsia="宋体"/>
                <w:szCs w:val="21"/>
              </w:rPr>
            </w:pPr>
            <w:r>
              <w:rPr>
                <w:rFonts w:hint="eastAsia" w:ascii="宋体" w:hAnsi="宋体" w:eastAsia="宋体"/>
                <w:szCs w:val="21"/>
              </w:rPr>
              <w:t>其他</w:t>
            </w:r>
          </w:p>
        </w:tc>
        <w:tc>
          <w:tcPr>
            <w:tcW w:w="6635" w:type="dxa"/>
            <w:gridSpan w:val="3"/>
            <w:tcBorders>
              <w:left w:val="single" w:color="auto" w:sz="4" w:space="0"/>
            </w:tcBorders>
            <w:vAlign w:val="center"/>
          </w:tcPr>
          <w:p w14:paraId="608165D9">
            <w:pPr>
              <w:spacing w:before="120" w:beforeLines="50" w:after="120" w:afterLines="50" w:line="240" w:lineRule="atLeast"/>
              <w:rPr>
                <w:rFonts w:ascii="宋体" w:hAnsi="宋体" w:eastAsia="宋体"/>
                <w:szCs w:val="21"/>
                <w:u w:val="single"/>
              </w:rPr>
            </w:pPr>
            <w:r>
              <w:rPr>
                <w:rFonts w:hint="eastAsia" w:ascii="宋体" w:hAnsi="宋体" w:eastAsia="宋体"/>
                <w:szCs w:val="21"/>
              </w:rPr>
              <w:t>评价内容为：</w:t>
            </w:r>
          </w:p>
          <w:p w14:paraId="5F2D21A7">
            <w:pPr>
              <w:spacing w:before="120" w:beforeLines="50" w:after="120" w:afterLines="50" w:line="240" w:lineRule="atLeast"/>
              <w:rPr>
                <w:rFonts w:ascii="宋体" w:hAnsi="宋体" w:eastAsia="宋体"/>
                <w:szCs w:val="21"/>
              </w:rPr>
            </w:pPr>
            <w:r>
              <w:rPr>
                <w:rFonts w:hint="eastAsia" w:ascii="宋体" w:hAnsi="宋体" w:eastAsia="宋体"/>
                <w:szCs w:val="21"/>
              </w:rPr>
              <w:t>评价等级为：  □ 优       □ 良        □ 中         □ 差</w:t>
            </w:r>
          </w:p>
        </w:tc>
      </w:tr>
      <w:tr w14:paraId="3F7111F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1400" w:hRule="atLeast"/>
          <w:jc w:val="center"/>
        </w:trPr>
        <w:tc>
          <w:tcPr>
            <w:tcW w:w="1562" w:type="dxa"/>
            <w:gridSpan w:val="2"/>
            <w:vAlign w:val="center"/>
          </w:tcPr>
          <w:p w14:paraId="441F1CAE">
            <w:pPr>
              <w:spacing w:line="240" w:lineRule="atLeast"/>
              <w:jc w:val="center"/>
              <w:rPr>
                <w:rFonts w:ascii="宋体" w:hAnsi="宋体" w:eastAsia="宋体"/>
                <w:szCs w:val="21"/>
              </w:rPr>
            </w:pPr>
            <w:r>
              <w:rPr>
                <w:rFonts w:hint="eastAsia" w:ascii="宋体" w:hAnsi="宋体" w:eastAsia="宋体"/>
                <w:szCs w:val="21"/>
              </w:rPr>
              <w:t>具体情况说明</w:t>
            </w:r>
          </w:p>
        </w:tc>
        <w:tc>
          <w:tcPr>
            <w:tcW w:w="7355" w:type="dxa"/>
            <w:gridSpan w:val="4"/>
          </w:tcPr>
          <w:p w14:paraId="789C1A9F">
            <w:pPr>
              <w:spacing w:line="240" w:lineRule="atLeast"/>
              <w:rPr>
                <w:rFonts w:ascii="宋体" w:hAnsi="宋体" w:eastAsia="宋体"/>
                <w:szCs w:val="21"/>
              </w:rPr>
            </w:pPr>
          </w:p>
          <w:p w14:paraId="17B636AE">
            <w:pPr>
              <w:spacing w:line="240" w:lineRule="atLeast"/>
              <w:rPr>
                <w:rFonts w:ascii="宋体" w:hAnsi="宋体" w:eastAsia="宋体"/>
                <w:szCs w:val="21"/>
              </w:rPr>
            </w:pPr>
          </w:p>
          <w:p w14:paraId="445C80DC">
            <w:pPr>
              <w:spacing w:line="240" w:lineRule="atLeast"/>
              <w:rPr>
                <w:rFonts w:ascii="宋体" w:hAnsi="宋体" w:eastAsia="宋体"/>
                <w:szCs w:val="21"/>
              </w:rPr>
            </w:pPr>
          </w:p>
          <w:p w14:paraId="2BC854FC">
            <w:pPr>
              <w:spacing w:line="240" w:lineRule="atLeast"/>
              <w:rPr>
                <w:rFonts w:ascii="宋体" w:hAnsi="宋体" w:eastAsia="宋体"/>
                <w:szCs w:val="21"/>
              </w:rPr>
            </w:pPr>
          </w:p>
        </w:tc>
      </w:tr>
      <w:tr w14:paraId="2DE324F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1464" w:hRule="atLeast"/>
          <w:jc w:val="center"/>
        </w:trPr>
        <w:tc>
          <w:tcPr>
            <w:tcW w:w="1562" w:type="dxa"/>
            <w:gridSpan w:val="2"/>
            <w:vAlign w:val="center"/>
          </w:tcPr>
          <w:p w14:paraId="6FCA7F46">
            <w:pPr>
              <w:spacing w:line="240" w:lineRule="atLeast"/>
              <w:jc w:val="center"/>
              <w:rPr>
                <w:rFonts w:ascii="宋体" w:hAnsi="宋体" w:eastAsia="宋体"/>
                <w:szCs w:val="21"/>
              </w:rPr>
            </w:pPr>
            <w:r>
              <w:rPr>
                <w:rFonts w:hint="eastAsia" w:ascii="宋体" w:hAnsi="宋体" w:eastAsia="宋体"/>
                <w:szCs w:val="21"/>
              </w:rPr>
              <w:t>采购单位意见</w:t>
            </w:r>
          </w:p>
          <w:p w14:paraId="4681A521">
            <w:pPr>
              <w:spacing w:line="240" w:lineRule="atLeast"/>
              <w:jc w:val="center"/>
              <w:rPr>
                <w:rFonts w:ascii="宋体" w:hAnsi="宋体" w:eastAsia="宋体"/>
                <w:szCs w:val="21"/>
              </w:rPr>
            </w:pPr>
            <w:r>
              <w:rPr>
                <w:rFonts w:hint="eastAsia" w:ascii="宋体" w:hAnsi="宋体" w:eastAsia="宋体"/>
                <w:szCs w:val="21"/>
              </w:rPr>
              <w:t>（公章）</w:t>
            </w:r>
          </w:p>
        </w:tc>
        <w:tc>
          <w:tcPr>
            <w:tcW w:w="7355" w:type="dxa"/>
            <w:gridSpan w:val="4"/>
            <w:vAlign w:val="center"/>
          </w:tcPr>
          <w:p w14:paraId="76A8B0D6">
            <w:pPr>
              <w:spacing w:line="240" w:lineRule="atLeast"/>
              <w:ind w:firstLine="3780" w:firstLineChars="1800"/>
              <w:rPr>
                <w:rFonts w:ascii="宋体" w:hAnsi="宋体" w:eastAsia="宋体"/>
                <w:szCs w:val="21"/>
              </w:rPr>
            </w:pPr>
          </w:p>
          <w:p w14:paraId="4094F761">
            <w:pPr>
              <w:spacing w:line="240" w:lineRule="atLeast"/>
              <w:ind w:firstLine="3780" w:firstLineChars="1800"/>
              <w:rPr>
                <w:rFonts w:ascii="宋体" w:hAnsi="宋体" w:eastAsia="宋体"/>
                <w:szCs w:val="21"/>
              </w:rPr>
            </w:pPr>
            <w:r>
              <w:rPr>
                <w:rFonts w:hint="eastAsia" w:ascii="宋体" w:hAnsi="宋体" w:eastAsia="宋体"/>
                <w:szCs w:val="21"/>
              </w:rPr>
              <w:t>日期：   年   月   日</w:t>
            </w:r>
          </w:p>
        </w:tc>
      </w:tr>
    </w:tbl>
    <w:p w14:paraId="7E0E2B09">
      <w:pPr>
        <w:spacing w:line="240" w:lineRule="atLeast"/>
        <w:rPr>
          <w:rFonts w:ascii="宋体" w:hAnsi="宋体" w:eastAsia="宋体"/>
          <w:szCs w:val="21"/>
        </w:rPr>
      </w:pPr>
      <w:r>
        <w:rPr>
          <w:rFonts w:hint="eastAsia" w:ascii="宋体" w:hAnsi="宋体" w:eastAsia="宋体"/>
          <w:szCs w:val="21"/>
        </w:rPr>
        <w:t>说明：</w:t>
      </w:r>
    </w:p>
    <w:p w14:paraId="0095FC86">
      <w:pPr>
        <w:spacing w:line="240" w:lineRule="atLeast"/>
        <w:rPr>
          <w:rFonts w:ascii="宋体" w:hAnsi="宋体" w:eastAsia="宋体"/>
          <w:szCs w:val="21"/>
        </w:rPr>
      </w:pPr>
      <w:r>
        <w:rPr>
          <w:rFonts w:hint="eastAsia" w:ascii="宋体" w:hAnsi="宋体" w:eastAsia="宋体"/>
          <w:szCs w:val="21"/>
        </w:rPr>
        <w:t>1、本表为采购单位向深圳市光明区公共资源交易中心反映政府采购项目履约情况时所用；</w:t>
      </w:r>
    </w:p>
    <w:p w14:paraId="150544B9">
      <w:pPr>
        <w:spacing w:line="240" w:lineRule="atLeast"/>
        <w:rPr>
          <w:rFonts w:ascii="宋体" w:hAnsi="宋体" w:eastAsia="宋体"/>
          <w:szCs w:val="21"/>
        </w:rPr>
      </w:pPr>
      <w:r>
        <w:rPr>
          <w:rFonts w:hint="eastAsia" w:ascii="宋体" w:hAnsi="宋体" w:eastAsia="宋体"/>
          <w:szCs w:val="21"/>
        </w:rPr>
        <w:t>2、履约情况评价分为优、良、中、差四个等级，请在对应的框前打“√”，然后在“具体情况说明”一栏详细说明有关情况；</w:t>
      </w:r>
    </w:p>
    <w:p w14:paraId="062A2ED9">
      <w:pPr>
        <w:spacing w:line="240" w:lineRule="atLeast"/>
        <w:rPr>
          <w:rFonts w:ascii="宋体" w:hAnsi="宋体" w:eastAsia="宋体"/>
          <w:szCs w:val="21"/>
        </w:rPr>
      </w:pPr>
      <w:r>
        <w:rPr>
          <w:rFonts w:hint="eastAsia" w:ascii="宋体" w:hAnsi="宋体" w:eastAsia="宋体"/>
          <w:szCs w:val="21"/>
        </w:rPr>
        <w:t>3、在政府采购项目合同履约过程或履约结束后30日内，采购单位应当及时填写本表以书面形式对采购实施流程中标供应商（含预选供应商）所提供的产品、服务或工程的质量、价格和履行情况等进行反馈，作为该供应商诚信管理的重要参考，未按要求书面反馈中标供应商的履约情况的，视为对供应商的履约情况无意见。</w:t>
      </w:r>
    </w:p>
    <w:p w14:paraId="1B53FE4F">
      <w:pPr>
        <w:rPr>
          <w:rFonts w:ascii="宋体" w:hAnsi="宋体" w:eastAsia="宋体"/>
          <w:szCs w:val="21"/>
        </w:rPr>
      </w:pPr>
      <w:r>
        <w:rPr>
          <w:rFonts w:hint="eastAsia" w:ascii="宋体" w:hAnsi="宋体" w:eastAsia="宋体"/>
          <w:szCs w:val="21"/>
          <w:highlight w:val="yellow"/>
        </w:rPr>
        <w:t>4、采购单位可通过书面或政府采购系统提交此表。</w:t>
      </w:r>
    </w:p>
    <w:p w14:paraId="004FD2C4">
      <w:pPr>
        <w:widowControl/>
        <w:jc w:val="left"/>
        <w:rPr>
          <w:rFonts w:ascii="宋体" w:hAnsi="宋体" w:eastAsia="宋体"/>
          <w:b/>
          <w:bCs/>
          <w:color w:val="FF0000"/>
        </w:rPr>
      </w:pPr>
    </w:p>
    <w:p w14:paraId="11554B90">
      <w:pPr>
        <w:pStyle w:val="39"/>
        <w:ind w:firstLine="562"/>
        <w:jc w:val="center"/>
        <w:rPr>
          <w:b/>
          <w:sz w:val="28"/>
          <w:szCs w:val="28"/>
        </w:rPr>
      </w:pPr>
      <w:r>
        <w:rPr>
          <w:rFonts w:hint="eastAsia"/>
          <w:b/>
          <w:sz w:val="28"/>
          <w:szCs w:val="28"/>
        </w:rPr>
        <w:t>（四）中小企业声明函</w:t>
      </w:r>
    </w:p>
    <w:p w14:paraId="10407E70">
      <w:pPr>
        <w:ind w:firstLine="420" w:firstLineChars="200"/>
        <w:rPr>
          <w:rFonts w:ascii="宋体" w:hAnsi="宋体" w:eastAsia="宋体"/>
          <w:szCs w:val="21"/>
        </w:rPr>
      </w:pPr>
      <w:r>
        <w:rPr>
          <w:rFonts w:hint="eastAsia" w:ascii="宋体" w:hAnsi="宋体" w:eastAsia="宋体"/>
          <w:szCs w:val="21"/>
        </w:rPr>
        <w:t>本公司郑重声明，根据《政府采购促进中小企业发展暂行办法》（财库〔2011〕181号）的规定，本公司为______</w:t>
      </w:r>
      <w:r>
        <w:rPr>
          <w:rFonts w:hint="eastAsia" w:ascii="宋体" w:hAnsi="宋体" w:eastAsia="宋体"/>
          <w:szCs w:val="21"/>
          <w:highlight w:val="yellow"/>
        </w:rPr>
        <w:t>（请填写：中型、小型、微型）</w:t>
      </w:r>
      <w:r>
        <w:rPr>
          <w:rFonts w:hint="eastAsia" w:ascii="宋体" w:hAnsi="宋体" w:eastAsia="宋体"/>
          <w:szCs w:val="21"/>
        </w:rPr>
        <w:t>企业。即，本公司同时满足以下条件：</w:t>
      </w:r>
    </w:p>
    <w:p w14:paraId="153F51D8">
      <w:pPr>
        <w:ind w:firstLine="420" w:firstLineChars="200"/>
        <w:rPr>
          <w:rFonts w:ascii="宋体" w:hAnsi="宋体" w:eastAsia="宋体"/>
          <w:szCs w:val="21"/>
        </w:rPr>
      </w:pPr>
      <w:r>
        <w:rPr>
          <w:rFonts w:hint="eastAsia" w:ascii="宋体" w:hAnsi="宋体" w:eastAsia="宋体"/>
          <w:szCs w:val="21"/>
        </w:rPr>
        <w:t>1.根据《工业和信息化部、国家统计局、国家发展和改革委员会、财政部关于印发中小企业划型标准规定的通知》（工信部联企业〔2011〕300号）规定的划分标准，本公司为______（请填写：中型、小型、微型）企业。</w:t>
      </w:r>
    </w:p>
    <w:p w14:paraId="393393DE">
      <w:pPr>
        <w:ind w:firstLine="420" w:firstLineChars="200"/>
        <w:rPr>
          <w:rFonts w:ascii="宋体" w:hAnsi="宋体" w:eastAsia="宋体"/>
          <w:szCs w:val="21"/>
        </w:rPr>
      </w:pPr>
      <w:r>
        <w:rPr>
          <w:rFonts w:hint="eastAsia" w:ascii="宋体" w:hAnsi="宋体" w:eastAsia="宋体"/>
          <w:szCs w:val="21"/>
        </w:rPr>
        <w:t>2.本公司参加______</w:t>
      </w:r>
      <w:r>
        <w:rPr>
          <w:rFonts w:hint="eastAsia" w:ascii="宋体" w:hAnsi="宋体" w:eastAsia="宋体"/>
          <w:szCs w:val="21"/>
          <w:highlight w:val="yellow"/>
        </w:rPr>
        <w:t>（请填写：采购单位名称）</w:t>
      </w:r>
      <w:r>
        <w:rPr>
          <w:rFonts w:hint="eastAsia" w:ascii="宋体" w:hAnsi="宋体" w:eastAsia="宋体"/>
          <w:szCs w:val="21"/>
        </w:rPr>
        <w:t>单位的______</w:t>
      </w:r>
      <w:r>
        <w:rPr>
          <w:rFonts w:hint="eastAsia" w:ascii="宋体" w:hAnsi="宋体" w:eastAsia="宋体"/>
          <w:szCs w:val="21"/>
          <w:highlight w:val="yellow"/>
        </w:rPr>
        <w:t>（请填写：采购项目名称）</w:t>
      </w:r>
      <w:r>
        <w:rPr>
          <w:rFonts w:hint="eastAsia" w:ascii="宋体" w:hAnsi="宋体" w:eastAsia="宋体"/>
          <w:szCs w:val="21"/>
        </w:rPr>
        <w:t>项目采购活动提供本企业制造的货物，由本企业承担工程、提供服务，或者提供其他______</w:t>
      </w:r>
      <w:r>
        <w:rPr>
          <w:rFonts w:hint="eastAsia" w:ascii="宋体" w:hAnsi="宋体" w:eastAsia="宋体"/>
          <w:szCs w:val="21"/>
          <w:highlight w:val="yellow"/>
        </w:rPr>
        <w:t>（请填写：中型、小型、微型）</w:t>
      </w:r>
      <w:r>
        <w:rPr>
          <w:rFonts w:hint="eastAsia" w:ascii="宋体" w:hAnsi="宋体" w:eastAsia="宋体"/>
          <w:szCs w:val="21"/>
        </w:rPr>
        <w:t>企业制造的货物。本条所称货物不包括使用大型企业注册商标的货物。</w:t>
      </w:r>
    </w:p>
    <w:p w14:paraId="0ABC8F7A">
      <w:pPr>
        <w:ind w:firstLine="420" w:firstLineChars="200"/>
        <w:rPr>
          <w:rFonts w:ascii="宋体" w:hAnsi="宋体" w:eastAsia="宋体"/>
          <w:szCs w:val="21"/>
        </w:rPr>
      </w:pPr>
      <w:r>
        <w:rPr>
          <w:rFonts w:hint="eastAsia" w:ascii="宋体" w:hAnsi="宋体" w:eastAsia="宋体"/>
          <w:szCs w:val="21"/>
        </w:rPr>
        <w:t xml:space="preserve">本公司对上述声明的真实性负责。如有虚假，将依法承担相应责任。 </w:t>
      </w:r>
    </w:p>
    <w:p w14:paraId="7ED8E4D4">
      <w:pPr>
        <w:ind w:firstLine="420" w:firstLineChars="200"/>
        <w:rPr>
          <w:rFonts w:ascii="宋体" w:hAnsi="宋体" w:eastAsia="宋体"/>
          <w:szCs w:val="21"/>
        </w:rPr>
      </w:pPr>
    </w:p>
    <w:p w14:paraId="61CF8AFB">
      <w:pPr>
        <w:wordWrap w:val="0"/>
        <w:ind w:firstLine="420" w:firstLineChars="200"/>
        <w:jc w:val="right"/>
        <w:rPr>
          <w:rFonts w:ascii="宋体" w:hAnsi="宋体" w:eastAsia="宋体"/>
          <w:szCs w:val="21"/>
        </w:rPr>
      </w:pPr>
      <w:r>
        <w:rPr>
          <w:rFonts w:hint="eastAsia" w:ascii="宋体" w:hAnsi="宋体" w:eastAsia="宋体"/>
          <w:szCs w:val="21"/>
        </w:rPr>
        <w:t xml:space="preserve">投标人单位名称：   </w:t>
      </w:r>
    </w:p>
    <w:p w14:paraId="7213A3A9">
      <w:pPr>
        <w:wordWrap w:val="0"/>
        <w:ind w:firstLine="420" w:firstLineChars="200"/>
        <w:jc w:val="right"/>
        <w:rPr>
          <w:rFonts w:ascii="宋体" w:hAnsi="宋体" w:eastAsia="宋体"/>
          <w:szCs w:val="21"/>
        </w:rPr>
      </w:pPr>
      <w:r>
        <w:rPr>
          <w:rFonts w:hint="eastAsia" w:ascii="宋体" w:hAnsi="宋体" w:eastAsia="宋体"/>
          <w:szCs w:val="21"/>
        </w:rPr>
        <w:t xml:space="preserve">日期：       </w:t>
      </w:r>
    </w:p>
    <w:p w14:paraId="767A7A7C">
      <w:pPr>
        <w:ind w:firstLine="420" w:firstLineChars="200"/>
        <w:rPr>
          <w:rFonts w:ascii="宋体" w:hAnsi="宋体" w:eastAsia="宋体"/>
          <w:szCs w:val="21"/>
        </w:rPr>
      </w:pPr>
    </w:p>
    <w:p w14:paraId="53B9DD0F">
      <w:pPr>
        <w:pStyle w:val="39"/>
        <w:ind w:firstLine="562"/>
        <w:jc w:val="center"/>
        <w:rPr>
          <w:b/>
          <w:sz w:val="28"/>
          <w:szCs w:val="28"/>
        </w:rPr>
      </w:pPr>
      <w:r>
        <w:rPr>
          <w:rFonts w:hint="eastAsia"/>
          <w:b/>
          <w:sz w:val="28"/>
          <w:szCs w:val="28"/>
        </w:rPr>
        <w:t>（五）残疾人福利性单位声明函</w:t>
      </w:r>
    </w:p>
    <w:p w14:paraId="1C626596">
      <w:pPr>
        <w:ind w:firstLine="420" w:firstLineChars="200"/>
        <w:rPr>
          <w:rFonts w:ascii="宋体" w:hAnsi="宋体" w:eastAsia="宋体"/>
          <w:szCs w:val="21"/>
        </w:rPr>
      </w:pPr>
      <w:r>
        <w:rPr>
          <w:rFonts w:hint="eastAsia" w:ascii="宋体" w:hAnsi="宋体" w:eastAsia="宋体"/>
          <w:szCs w:val="21"/>
        </w:rPr>
        <w:t>本单位郑重声明，根据《财政部 民政部 中国残疾人联合会关于促进残疾人就业政府采购政策的通知》（财库〔2017〕 141号）的规定，本单位为符合条件的残疾人福利性单位，且本单位参加______</w:t>
      </w:r>
      <w:r>
        <w:rPr>
          <w:rFonts w:hint="eastAsia" w:ascii="宋体" w:hAnsi="宋体" w:eastAsia="宋体"/>
          <w:szCs w:val="21"/>
          <w:highlight w:val="yellow"/>
        </w:rPr>
        <w:t>（请填写：采购单位名称）</w:t>
      </w:r>
      <w:r>
        <w:rPr>
          <w:rFonts w:hint="eastAsia" w:ascii="宋体" w:hAnsi="宋体" w:eastAsia="宋体"/>
          <w:szCs w:val="21"/>
        </w:rPr>
        <w:t>单位的______</w:t>
      </w:r>
      <w:r>
        <w:rPr>
          <w:rFonts w:hint="eastAsia" w:ascii="宋体" w:hAnsi="宋体" w:eastAsia="宋体"/>
          <w:szCs w:val="21"/>
          <w:highlight w:val="yellow"/>
        </w:rPr>
        <w:t>（请填写：采购项目名称）</w:t>
      </w:r>
      <w:r>
        <w:rPr>
          <w:rFonts w:hint="eastAsia" w:ascii="宋体" w:hAnsi="宋体" w:eastAsia="宋体"/>
          <w:szCs w:val="21"/>
        </w:rPr>
        <w:t>项目采购活动，并提供：__________</w:t>
      </w:r>
      <w:r>
        <w:rPr>
          <w:rFonts w:hint="eastAsia" w:ascii="宋体" w:hAnsi="宋体" w:eastAsia="宋体"/>
          <w:szCs w:val="21"/>
          <w:highlight w:val="yellow"/>
        </w:rPr>
        <w:t>（请填写：“本单位制造的货物”或“由本单位承担的工程、提供服务”或“提供其他残疾福利单位制造的货物”）</w:t>
      </w:r>
      <w:r>
        <w:rPr>
          <w:rFonts w:hint="eastAsia" w:ascii="宋体" w:hAnsi="宋体" w:eastAsia="宋体"/>
          <w:szCs w:val="21"/>
        </w:rPr>
        <w:t>。本条所称货物是指单一产品采购项目中的货物，或者非单一产品采购项目中的核心产品（货物），不包括使用非残疾人福利性单位注册商标的货物。</w:t>
      </w:r>
    </w:p>
    <w:p w14:paraId="05DFFCDE">
      <w:pPr>
        <w:ind w:firstLine="420" w:firstLineChars="200"/>
        <w:rPr>
          <w:rFonts w:ascii="宋体" w:hAnsi="宋体" w:eastAsia="宋体"/>
          <w:szCs w:val="21"/>
        </w:rPr>
      </w:pPr>
      <w:r>
        <w:rPr>
          <w:rFonts w:hint="eastAsia" w:ascii="宋体" w:hAnsi="宋体" w:eastAsia="宋体"/>
          <w:szCs w:val="21"/>
        </w:rPr>
        <w:t>本单位对上述声明的真实性负责。如有虚假，将依法承担相应责任。</w:t>
      </w:r>
    </w:p>
    <w:p w14:paraId="7CF48E29">
      <w:pPr>
        <w:ind w:firstLine="420" w:firstLineChars="200"/>
        <w:rPr>
          <w:rFonts w:ascii="宋体" w:hAnsi="宋体" w:eastAsia="宋体"/>
          <w:szCs w:val="21"/>
        </w:rPr>
      </w:pPr>
    </w:p>
    <w:p w14:paraId="4CFEBFF7">
      <w:pPr>
        <w:wordWrap w:val="0"/>
        <w:ind w:firstLine="420" w:firstLineChars="200"/>
        <w:jc w:val="right"/>
        <w:rPr>
          <w:rFonts w:ascii="宋体" w:hAnsi="宋体" w:eastAsia="宋体"/>
          <w:szCs w:val="21"/>
        </w:rPr>
      </w:pPr>
      <w:r>
        <w:rPr>
          <w:rFonts w:hint="eastAsia" w:ascii="宋体" w:hAnsi="宋体" w:eastAsia="宋体"/>
          <w:szCs w:val="21"/>
        </w:rPr>
        <w:t xml:space="preserve">投标人单位名称：   </w:t>
      </w:r>
    </w:p>
    <w:p w14:paraId="64175759">
      <w:pPr>
        <w:wordWrap w:val="0"/>
        <w:ind w:firstLine="420" w:firstLineChars="200"/>
        <w:jc w:val="right"/>
        <w:rPr>
          <w:rFonts w:ascii="宋体" w:hAnsi="宋体" w:eastAsia="宋体"/>
          <w:szCs w:val="21"/>
        </w:rPr>
      </w:pPr>
      <w:r>
        <w:rPr>
          <w:rFonts w:hint="eastAsia" w:ascii="宋体" w:hAnsi="宋体" w:eastAsia="宋体"/>
          <w:szCs w:val="21"/>
        </w:rPr>
        <w:t xml:space="preserve">日期：       </w:t>
      </w:r>
    </w:p>
    <w:p w14:paraId="6E7ECB65">
      <w:pPr>
        <w:ind w:firstLine="420" w:firstLineChars="200"/>
        <w:rPr>
          <w:rFonts w:ascii="宋体" w:hAnsi="宋体" w:eastAsia="宋体"/>
          <w:highlight w:val="yellow"/>
        </w:rPr>
      </w:pPr>
    </w:p>
    <w:p w14:paraId="114DC845">
      <w:pPr>
        <w:rPr>
          <w:rFonts w:ascii="宋体" w:hAnsi="宋体" w:eastAsia="宋体"/>
        </w:rPr>
      </w:pPr>
    </w:p>
    <w:p w14:paraId="7008CC2A">
      <w:pPr>
        <w:pStyle w:val="39"/>
        <w:ind w:firstLine="562"/>
        <w:jc w:val="center"/>
        <w:rPr>
          <w:b/>
          <w:sz w:val="28"/>
          <w:szCs w:val="28"/>
        </w:rPr>
      </w:pPr>
      <w:r>
        <w:rPr>
          <w:rFonts w:hint="eastAsia"/>
          <w:b/>
          <w:sz w:val="28"/>
          <w:szCs w:val="28"/>
        </w:rPr>
        <w:t>（六）监狱企业声明函</w:t>
      </w:r>
    </w:p>
    <w:p w14:paraId="1C8D63F1">
      <w:pPr>
        <w:ind w:firstLine="420" w:firstLineChars="200"/>
        <w:rPr>
          <w:rFonts w:ascii="宋体" w:hAnsi="宋体" w:eastAsia="宋体"/>
          <w:szCs w:val="21"/>
        </w:rPr>
      </w:pPr>
      <w:r>
        <w:rPr>
          <w:rFonts w:hint="eastAsia" w:ascii="宋体" w:hAnsi="宋体" w:eastAsia="宋体"/>
          <w:szCs w:val="21"/>
        </w:rPr>
        <w:t>本单位郑重声明，根据《财政部 司法部关于政府采购支持监狱企业发展有关问题的通知》（财库〔2014〕68号）的规定，本单位为符合条件的监狱企业，且本单位参加______</w:t>
      </w:r>
      <w:r>
        <w:rPr>
          <w:rFonts w:hint="eastAsia" w:ascii="宋体" w:hAnsi="宋体" w:eastAsia="宋体"/>
          <w:szCs w:val="21"/>
          <w:highlight w:val="yellow"/>
        </w:rPr>
        <w:t>（请填写：采购单位名称）</w:t>
      </w:r>
      <w:r>
        <w:rPr>
          <w:rFonts w:hint="eastAsia" w:ascii="宋体" w:hAnsi="宋体" w:eastAsia="宋体"/>
          <w:szCs w:val="21"/>
        </w:rPr>
        <w:t>单位的________</w:t>
      </w:r>
      <w:r>
        <w:rPr>
          <w:rFonts w:hint="eastAsia" w:ascii="宋体" w:hAnsi="宋体" w:eastAsia="宋体"/>
          <w:szCs w:val="21"/>
          <w:highlight w:val="yellow"/>
        </w:rPr>
        <w:t>（请填写：采购项目名称）</w:t>
      </w:r>
      <w:r>
        <w:rPr>
          <w:rFonts w:hint="eastAsia" w:ascii="宋体" w:hAnsi="宋体" w:eastAsia="宋体"/>
          <w:szCs w:val="21"/>
        </w:rPr>
        <w:t>项目采购活动，并提供：______</w:t>
      </w:r>
      <w:r>
        <w:rPr>
          <w:rFonts w:hint="eastAsia" w:ascii="宋体" w:hAnsi="宋体" w:eastAsia="宋体"/>
          <w:szCs w:val="21"/>
          <w:highlight w:val="yellow"/>
        </w:rPr>
        <w:t>（请填写：“本单位制造的货物”或“由本单位承担的工程、提供服务”或“其他监狱企业制造的货物”）</w:t>
      </w:r>
      <w:r>
        <w:rPr>
          <w:rFonts w:hint="eastAsia" w:ascii="宋体" w:hAnsi="宋体" w:eastAsia="宋体"/>
          <w:szCs w:val="21"/>
        </w:rPr>
        <w:t>。本条所称货物是指单一产品采购项目中的货物，或者非单一产品采购项目中的核心产品（货物）。</w:t>
      </w:r>
    </w:p>
    <w:p w14:paraId="773FD19D">
      <w:pPr>
        <w:ind w:firstLine="420" w:firstLineChars="200"/>
        <w:rPr>
          <w:rFonts w:ascii="宋体" w:hAnsi="宋体" w:eastAsia="宋体"/>
          <w:szCs w:val="21"/>
        </w:rPr>
      </w:pPr>
      <w:r>
        <w:rPr>
          <w:rFonts w:hint="eastAsia" w:ascii="宋体" w:hAnsi="宋体" w:eastAsia="宋体"/>
          <w:szCs w:val="21"/>
        </w:rPr>
        <w:t>本单位对上述声明的真实性负责。如有虚假，将依法承担相应责任。</w:t>
      </w:r>
    </w:p>
    <w:p w14:paraId="665975A9">
      <w:pPr>
        <w:ind w:firstLine="420" w:firstLineChars="200"/>
        <w:rPr>
          <w:rFonts w:ascii="宋体" w:hAnsi="宋体" w:eastAsia="宋体"/>
          <w:szCs w:val="21"/>
        </w:rPr>
      </w:pPr>
      <w:r>
        <w:rPr>
          <w:rFonts w:hint="eastAsia" w:ascii="宋体" w:hAnsi="宋体" w:eastAsia="宋体"/>
          <w:szCs w:val="21"/>
          <w:highlight w:val="yellow"/>
        </w:rPr>
        <w:t>附：省级以上监狱管理局、戒毒管理局（含新疆生产建设兵团）出具的属于监狱企业的证明文件</w:t>
      </w:r>
      <w:r>
        <w:rPr>
          <w:rFonts w:hint="eastAsia" w:ascii="宋体" w:hAnsi="宋体" w:eastAsia="宋体"/>
          <w:szCs w:val="21"/>
        </w:rPr>
        <w:t>。</w:t>
      </w:r>
    </w:p>
    <w:p w14:paraId="1103B787">
      <w:pPr>
        <w:ind w:firstLine="420" w:firstLineChars="200"/>
        <w:rPr>
          <w:rFonts w:ascii="宋体" w:hAnsi="宋体" w:eastAsia="宋体"/>
          <w:szCs w:val="21"/>
        </w:rPr>
      </w:pPr>
    </w:p>
    <w:p w14:paraId="56A4756E">
      <w:pPr>
        <w:wordWrap w:val="0"/>
        <w:ind w:firstLine="420" w:firstLineChars="200"/>
        <w:jc w:val="right"/>
        <w:rPr>
          <w:rFonts w:ascii="宋体" w:hAnsi="宋体" w:eastAsia="宋体"/>
          <w:szCs w:val="21"/>
        </w:rPr>
      </w:pPr>
      <w:r>
        <w:rPr>
          <w:rFonts w:hint="eastAsia" w:ascii="宋体" w:hAnsi="宋体" w:eastAsia="宋体"/>
          <w:szCs w:val="21"/>
        </w:rPr>
        <w:t xml:space="preserve">投标人单位名称：   </w:t>
      </w:r>
    </w:p>
    <w:p w14:paraId="7E39F06C">
      <w:pPr>
        <w:wordWrap w:val="0"/>
        <w:ind w:firstLine="420" w:firstLineChars="200"/>
        <w:jc w:val="right"/>
        <w:rPr>
          <w:rFonts w:ascii="宋体" w:hAnsi="宋体" w:eastAsia="宋体"/>
          <w:szCs w:val="21"/>
        </w:rPr>
      </w:pPr>
      <w:r>
        <w:rPr>
          <w:rFonts w:hint="eastAsia" w:ascii="宋体" w:hAnsi="宋体" w:eastAsia="宋体"/>
          <w:szCs w:val="21"/>
        </w:rPr>
        <w:t xml:space="preserve">日期：       </w:t>
      </w:r>
    </w:p>
    <w:p w14:paraId="0FC95BEB">
      <w:pPr>
        <w:widowControl/>
        <w:spacing w:line="560" w:lineRule="exact"/>
        <w:jc w:val="center"/>
        <w:rPr>
          <w:rFonts w:ascii="方正小标宋简体" w:hAnsi="方正小标宋简体" w:eastAsia="方正小标宋简体" w:cs="方正小标宋简体"/>
          <w:kern w:val="0"/>
          <w:sz w:val="44"/>
          <w:szCs w:val="44"/>
        </w:rPr>
      </w:pPr>
    </w:p>
    <w:p w14:paraId="3AD80370">
      <w:pPr>
        <w:widowControl/>
        <w:spacing w:line="560" w:lineRule="exact"/>
        <w:jc w:val="center"/>
        <w:rPr>
          <w:rFonts w:ascii="方正小标宋简体" w:hAnsi="方正小标宋简体" w:eastAsia="方正小标宋简体" w:cs="方正小标宋简体"/>
          <w:kern w:val="0"/>
          <w:sz w:val="44"/>
          <w:szCs w:val="44"/>
        </w:rPr>
      </w:pPr>
    </w:p>
    <w:p w14:paraId="0C08BAF4">
      <w:pPr>
        <w:widowControl/>
        <w:spacing w:line="560" w:lineRule="exact"/>
        <w:jc w:val="center"/>
        <w:rPr>
          <w:rFonts w:ascii="方正小标宋简体" w:hAnsi="方正小标宋简体" w:eastAsia="方正小标宋简体" w:cs="方正小标宋简体"/>
          <w:kern w:val="0"/>
          <w:sz w:val="44"/>
          <w:szCs w:val="44"/>
        </w:rPr>
      </w:pPr>
    </w:p>
    <w:p w14:paraId="45F8DF42">
      <w:pPr>
        <w:widowControl/>
        <w:spacing w:line="560" w:lineRule="exact"/>
        <w:jc w:val="center"/>
        <w:rPr>
          <w:rFonts w:ascii="方正小标宋简体" w:hAnsi="方正小标宋简体" w:eastAsia="方正小标宋简体" w:cs="方正小标宋简体"/>
          <w:kern w:val="0"/>
          <w:sz w:val="44"/>
          <w:szCs w:val="44"/>
        </w:rPr>
      </w:pPr>
    </w:p>
    <w:p w14:paraId="7799BECA">
      <w:pPr>
        <w:widowControl/>
        <w:spacing w:line="560" w:lineRule="exact"/>
        <w:jc w:val="center"/>
        <w:rPr>
          <w:rFonts w:ascii="方正小标宋简体" w:hAnsi="方正小标宋简体" w:eastAsia="方正小标宋简体" w:cs="方正小标宋简体"/>
          <w:kern w:val="0"/>
          <w:sz w:val="44"/>
          <w:szCs w:val="44"/>
        </w:rPr>
      </w:pPr>
    </w:p>
    <w:p w14:paraId="60394716">
      <w:pPr>
        <w:widowControl/>
        <w:spacing w:line="560" w:lineRule="exact"/>
        <w:jc w:val="center"/>
        <w:rPr>
          <w:rFonts w:ascii="方正小标宋简体" w:hAnsi="方正小标宋简体" w:eastAsia="方正小标宋简体" w:cs="方正小标宋简体"/>
          <w:kern w:val="0"/>
          <w:sz w:val="44"/>
          <w:szCs w:val="44"/>
        </w:rPr>
      </w:pPr>
      <w:r>
        <w:rPr>
          <w:rFonts w:hint="eastAsia" w:ascii="方正小标宋简体" w:hAnsi="方正小标宋简体" w:eastAsia="方正小标宋简体" w:cs="方正小标宋简体"/>
          <w:kern w:val="0"/>
          <w:sz w:val="44"/>
          <w:szCs w:val="44"/>
        </w:rPr>
        <w:t>第四章 投标文件格式、附件</w:t>
      </w:r>
    </w:p>
    <w:p w14:paraId="10691300">
      <w:pPr>
        <w:pStyle w:val="2"/>
        <w:rPr>
          <w:rFonts w:hint="default"/>
        </w:rPr>
      </w:pPr>
    </w:p>
    <w:p w14:paraId="2A0AB214">
      <w:pPr>
        <w:spacing w:line="560" w:lineRule="exact"/>
        <w:ind w:firstLine="640" w:firstLineChars="200"/>
        <w:rPr>
          <w:rFonts w:ascii="仿宋_GB2312" w:eastAsia="仿宋_GB2312"/>
          <w:sz w:val="32"/>
          <w:szCs w:val="32"/>
        </w:rPr>
      </w:pPr>
      <w:r>
        <w:rPr>
          <w:rFonts w:hint="eastAsia" w:ascii="仿宋_GB2312" w:eastAsia="仿宋_GB2312"/>
          <w:sz w:val="32"/>
          <w:szCs w:val="32"/>
        </w:rPr>
        <w:t>投标人需提交密封的投标文件，内含一式五份，其中正本一份和副本四份，投标文件的副本可采用正本的复印件。每套投标文件须清楚地标明“正本”、“副本”。若副本与正本不符，以正本为准。</w:t>
      </w:r>
    </w:p>
    <w:p w14:paraId="775E8340">
      <w:pPr>
        <w:spacing w:line="560" w:lineRule="exact"/>
        <w:ind w:firstLine="640" w:firstLineChars="200"/>
        <w:rPr>
          <w:rFonts w:ascii="仿宋_GB2312" w:eastAsia="仿宋_GB2312"/>
          <w:sz w:val="32"/>
          <w:szCs w:val="32"/>
        </w:rPr>
      </w:pPr>
      <w:r>
        <w:rPr>
          <w:rFonts w:hint="eastAsia" w:ascii="仿宋_GB2312" w:eastAsia="仿宋_GB2312"/>
          <w:sz w:val="32"/>
          <w:szCs w:val="32"/>
        </w:rPr>
        <w:t>特别提醒:投标文件需按照投标文件组成进行编制。</w:t>
      </w:r>
    </w:p>
    <w:p w14:paraId="7FDE3438">
      <w:pPr>
        <w:spacing w:line="560" w:lineRule="exact"/>
        <w:ind w:firstLine="640" w:firstLineChars="200"/>
        <w:rPr>
          <w:rFonts w:ascii="仿宋_GB2312" w:eastAsia="仿宋_GB2312"/>
          <w:sz w:val="32"/>
          <w:szCs w:val="32"/>
        </w:rPr>
      </w:pPr>
      <w:r>
        <w:rPr>
          <w:rFonts w:hint="eastAsia" w:ascii="仿宋_GB2312" w:eastAsia="仿宋_GB2312"/>
          <w:sz w:val="32"/>
          <w:szCs w:val="32"/>
        </w:rPr>
        <w:t>投标文件组成:</w:t>
      </w:r>
    </w:p>
    <w:p w14:paraId="0A863FDC">
      <w:pPr>
        <w:numPr>
          <w:ilvl w:val="0"/>
          <w:numId w:val="4"/>
        </w:numPr>
        <w:spacing w:line="560" w:lineRule="exact"/>
        <w:ind w:firstLine="640" w:firstLineChars="200"/>
        <w:rPr>
          <w:rFonts w:ascii="仿宋_GB2312" w:eastAsia="仿宋_GB2312"/>
          <w:sz w:val="32"/>
          <w:szCs w:val="32"/>
        </w:rPr>
      </w:pPr>
      <w:r>
        <w:rPr>
          <w:rFonts w:hint="eastAsia" w:ascii="仿宋_GB2312" w:eastAsia="仿宋_GB2312"/>
          <w:sz w:val="32"/>
          <w:szCs w:val="32"/>
        </w:rPr>
        <w:t>投标报名表</w:t>
      </w:r>
    </w:p>
    <w:p w14:paraId="5B4C839B">
      <w:pPr>
        <w:spacing w:line="560" w:lineRule="exact"/>
        <w:ind w:firstLine="640" w:firstLineChars="200"/>
        <w:rPr>
          <w:rFonts w:ascii="仿宋_GB2312" w:eastAsia="仿宋_GB2312"/>
          <w:sz w:val="32"/>
          <w:szCs w:val="32"/>
        </w:rPr>
      </w:pPr>
      <w:r>
        <w:rPr>
          <w:rFonts w:hint="eastAsia" w:ascii="仿宋_GB2312" w:eastAsia="仿宋_GB2312"/>
          <w:sz w:val="32"/>
          <w:szCs w:val="32"/>
        </w:rPr>
        <w:t>二、报价表</w:t>
      </w:r>
    </w:p>
    <w:p w14:paraId="2161C35A">
      <w:pPr>
        <w:spacing w:line="560" w:lineRule="exact"/>
        <w:ind w:firstLine="640" w:firstLineChars="200"/>
        <w:rPr>
          <w:rFonts w:ascii="仿宋_GB2312" w:eastAsia="仿宋_GB2312"/>
          <w:sz w:val="32"/>
          <w:szCs w:val="32"/>
        </w:rPr>
      </w:pPr>
      <w:r>
        <w:rPr>
          <w:rFonts w:hint="eastAsia" w:ascii="仿宋_GB2312" w:eastAsia="仿宋_GB2312"/>
          <w:sz w:val="32"/>
          <w:szCs w:val="32"/>
        </w:rPr>
        <w:t>三、技术部分</w:t>
      </w:r>
    </w:p>
    <w:p w14:paraId="3E9018B4">
      <w:pPr>
        <w:spacing w:line="560" w:lineRule="exact"/>
        <w:ind w:firstLine="640" w:firstLineChars="200"/>
        <w:rPr>
          <w:rFonts w:ascii="仿宋_GB2312" w:eastAsia="仿宋_GB2312"/>
          <w:sz w:val="32"/>
          <w:szCs w:val="32"/>
        </w:rPr>
      </w:pPr>
      <w:r>
        <w:rPr>
          <w:rFonts w:hint="eastAsia" w:ascii="仿宋_GB2312" w:eastAsia="仿宋_GB2312"/>
          <w:sz w:val="32"/>
          <w:szCs w:val="32"/>
        </w:rPr>
        <w:t>四、综合实力部分</w:t>
      </w:r>
    </w:p>
    <w:p w14:paraId="39109665">
      <w:pPr>
        <w:spacing w:line="560" w:lineRule="exact"/>
        <w:ind w:firstLine="640" w:firstLineChars="200"/>
        <w:rPr>
          <w:rFonts w:ascii="仿宋_GB2312" w:eastAsia="仿宋_GB2312"/>
          <w:sz w:val="32"/>
          <w:szCs w:val="32"/>
        </w:rPr>
      </w:pPr>
      <w:r>
        <w:rPr>
          <w:rFonts w:hint="eastAsia" w:ascii="仿宋_GB2312" w:eastAsia="仿宋_GB2312"/>
          <w:sz w:val="32"/>
          <w:szCs w:val="32"/>
        </w:rPr>
        <w:t>五、法定代表人证明书</w:t>
      </w:r>
    </w:p>
    <w:p w14:paraId="4C6674D6">
      <w:pPr>
        <w:spacing w:line="560" w:lineRule="exact"/>
        <w:ind w:firstLine="640" w:firstLineChars="200"/>
        <w:rPr>
          <w:rFonts w:ascii="仿宋_GB2312" w:eastAsia="仿宋_GB2312"/>
          <w:sz w:val="32"/>
          <w:szCs w:val="32"/>
        </w:rPr>
      </w:pPr>
      <w:r>
        <w:rPr>
          <w:rFonts w:hint="eastAsia" w:ascii="仿宋_GB2312" w:eastAsia="仿宋_GB2312"/>
          <w:sz w:val="32"/>
          <w:szCs w:val="32"/>
        </w:rPr>
        <w:t>六、法定代表人授权委托书</w:t>
      </w:r>
    </w:p>
    <w:p w14:paraId="119D0EE9">
      <w:pPr>
        <w:spacing w:line="560" w:lineRule="exact"/>
        <w:ind w:firstLine="640" w:firstLineChars="200"/>
        <w:rPr>
          <w:rFonts w:ascii="仿宋_GB2312" w:eastAsia="仿宋_GB2312"/>
          <w:sz w:val="32"/>
          <w:szCs w:val="32"/>
        </w:rPr>
      </w:pPr>
      <w:r>
        <w:rPr>
          <w:rFonts w:hint="eastAsia" w:ascii="仿宋_GB2312" w:eastAsia="仿宋_GB2312"/>
          <w:sz w:val="32"/>
          <w:szCs w:val="32"/>
        </w:rPr>
        <w:t>七、履约承诺函</w:t>
      </w:r>
    </w:p>
    <w:p w14:paraId="5151B9F7">
      <w:pPr>
        <w:spacing w:line="560" w:lineRule="exact"/>
        <w:ind w:firstLine="640" w:firstLineChars="200"/>
        <w:rPr>
          <w:rFonts w:ascii="仿宋_GB2312" w:eastAsia="仿宋_GB2312"/>
          <w:sz w:val="32"/>
          <w:szCs w:val="32"/>
        </w:rPr>
      </w:pPr>
      <w:r>
        <w:rPr>
          <w:rFonts w:hint="eastAsia" w:ascii="仿宋_GB2312" w:eastAsia="仿宋_GB2312"/>
          <w:sz w:val="32"/>
          <w:szCs w:val="32"/>
        </w:rPr>
        <w:t>八、投标人资质条件要求</w:t>
      </w:r>
    </w:p>
    <w:p w14:paraId="475810D9">
      <w:pPr>
        <w:spacing w:line="560" w:lineRule="exact"/>
        <w:ind w:firstLine="640" w:firstLineChars="200"/>
        <w:rPr>
          <w:rFonts w:ascii="仿宋_GB2312" w:eastAsia="仿宋_GB2312"/>
          <w:sz w:val="32"/>
          <w:szCs w:val="32"/>
        </w:rPr>
      </w:pPr>
      <w:r>
        <w:rPr>
          <w:rFonts w:hint="eastAsia" w:ascii="仿宋_GB2312" w:eastAsia="仿宋_GB2312"/>
          <w:sz w:val="32"/>
          <w:szCs w:val="32"/>
        </w:rPr>
        <w:t>九、其他（投标人认为其他需要证明的材料）</w:t>
      </w:r>
    </w:p>
    <w:p w14:paraId="188B1FB0">
      <w:pPr>
        <w:widowControl/>
        <w:spacing w:line="560" w:lineRule="exact"/>
        <w:jc w:val="left"/>
      </w:pPr>
      <w:r>
        <w:br w:type="page"/>
      </w:r>
    </w:p>
    <w:p w14:paraId="2C4B6806">
      <w:pPr>
        <w:widowControl/>
        <w:adjustRightInd w:val="0"/>
        <w:snapToGrid w:val="0"/>
        <w:spacing w:line="560" w:lineRule="exact"/>
        <w:ind w:firstLine="640" w:firstLineChars="200"/>
        <w:jc w:val="left"/>
        <w:rPr>
          <w:rFonts w:ascii="Arial" w:hAnsi="Arial" w:eastAsia="黑体" w:cs="Times New Roman"/>
          <w:bCs/>
          <w:sz w:val="32"/>
          <w:szCs w:val="32"/>
        </w:rPr>
      </w:pPr>
      <w:r>
        <w:rPr>
          <w:rFonts w:hint="eastAsia" w:ascii="Arial" w:hAnsi="Arial" w:eastAsia="黑体" w:cs="Times New Roman"/>
          <w:bCs/>
          <w:sz w:val="32"/>
          <w:szCs w:val="32"/>
        </w:rPr>
        <w:t>一、投标报名表</w:t>
      </w:r>
    </w:p>
    <w:p w14:paraId="63E273C9">
      <w:pPr>
        <w:pStyle w:val="9"/>
        <w:rPr>
          <w:lang w:eastAsia="zh-CN"/>
        </w:rPr>
      </w:pPr>
    </w:p>
    <w:p w14:paraId="0180DC69">
      <w:pPr>
        <w:widowControl/>
        <w:spacing w:line="560" w:lineRule="exact"/>
        <w:jc w:val="center"/>
        <w:rPr>
          <w:rFonts w:ascii="方正小标宋简体" w:hAnsi="方正小标宋简体" w:eastAsia="方正小标宋简体" w:cs="方正小标宋简体"/>
          <w:kern w:val="0"/>
          <w:sz w:val="44"/>
          <w:szCs w:val="44"/>
        </w:rPr>
      </w:pPr>
      <w:r>
        <w:rPr>
          <w:rFonts w:hint="eastAsia" w:ascii="方正小标宋简体" w:hAnsi="方正小标宋简体" w:eastAsia="方正小标宋简体" w:cs="方正小标宋简体"/>
          <w:kern w:val="0"/>
          <w:sz w:val="44"/>
          <w:szCs w:val="44"/>
        </w:rPr>
        <w:t>光明区民政综合服务中心委托运营项目</w:t>
      </w:r>
    </w:p>
    <w:p w14:paraId="47945B52">
      <w:pPr>
        <w:widowControl/>
        <w:spacing w:line="560" w:lineRule="exact"/>
        <w:jc w:val="center"/>
        <w:rPr>
          <w:rFonts w:ascii="方正小标宋简体" w:hAnsi="方正小标宋简体" w:eastAsia="方正小标宋简体" w:cs="方正小标宋简体"/>
          <w:kern w:val="0"/>
          <w:sz w:val="44"/>
          <w:szCs w:val="44"/>
        </w:rPr>
      </w:pPr>
      <w:r>
        <w:rPr>
          <w:rFonts w:hint="eastAsia" w:ascii="方正小标宋简体" w:hAnsi="方正小标宋简体" w:eastAsia="方正小标宋简体" w:cs="方正小标宋简体"/>
          <w:kern w:val="0"/>
          <w:sz w:val="44"/>
          <w:szCs w:val="44"/>
        </w:rPr>
        <w:t>投标报名表</w:t>
      </w:r>
    </w:p>
    <w:tbl>
      <w:tblPr>
        <w:tblStyle w:val="19"/>
        <w:tblW w:w="88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9"/>
        <w:gridCol w:w="6351"/>
      </w:tblGrid>
      <w:tr w14:paraId="3A420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7" w:hRule="atLeast"/>
          <w:jc w:val="center"/>
        </w:trPr>
        <w:tc>
          <w:tcPr>
            <w:tcW w:w="2469" w:type="dxa"/>
            <w:vAlign w:val="center"/>
          </w:tcPr>
          <w:p w14:paraId="218034F4">
            <w:pPr>
              <w:widowControl/>
              <w:spacing w:before="24" w:after="24" w:line="560" w:lineRule="exact"/>
              <w:jc w:val="center"/>
              <w:rPr>
                <w:rFonts w:ascii="仿宋" w:hAnsi="仿宋" w:eastAsia="仿宋" w:cs="宋体"/>
                <w:kern w:val="0"/>
                <w:szCs w:val="28"/>
              </w:rPr>
            </w:pPr>
            <w:r>
              <w:rPr>
                <w:rFonts w:hint="eastAsia" w:ascii="仿宋" w:hAnsi="仿宋" w:eastAsia="仿宋" w:cs="宋体"/>
                <w:kern w:val="0"/>
                <w:szCs w:val="28"/>
              </w:rPr>
              <w:t>投标人单位名称</w:t>
            </w:r>
          </w:p>
          <w:p w14:paraId="4E7C439D">
            <w:pPr>
              <w:widowControl/>
              <w:spacing w:before="24" w:after="24" w:line="560" w:lineRule="exact"/>
              <w:jc w:val="center"/>
              <w:rPr>
                <w:rFonts w:ascii="仿宋" w:hAnsi="仿宋" w:eastAsia="仿宋" w:cs="宋体"/>
                <w:kern w:val="0"/>
                <w:szCs w:val="28"/>
              </w:rPr>
            </w:pPr>
            <w:r>
              <w:rPr>
                <w:rFonts w:hint="eastAsia" w:ascii="仿宋" w:hAnsi="仿宋" w:eastAsia="仿宋" w:cs="宋体"/>
                <w:kern w:val="0"/>
                <w:szCs w:val="28"/>
              </w:rPr>
              <w:t>（</w:t>
            </w:r>
            <w:r>
              <w:rPr>
                <w:rFonts w:hint="eastAsia" w:ascii="仿宋" w:hAnsi="仿宋" w:eastAsia="仿宋"/>
              </w:rPr>
              <w:t>加盖单位公章</w:t>
            </w:r>
            <w:r>
              <w:rPr>
                <w:rFonts w:hint="eastAsia" w:ascii="仿宋" w:hAnsi="仿宋" w:eastAsia="仿宋" w:cs="宋体"/>
                <w:kern w:val="0"/>
                <w:szCs w:val="28"/>
              </w:rPr>
              <w:t>）</w:t>
            </w:r>
          </w:p>
        </w:tc>
        <w:tc>
          <w:tcPr>
            <w:tcW w:w="6351" w:type="dxa"/>
          </w:tcPr>
          <w:p w14:paraId="103AC91C">
            <w:pPr>
              <w:widowControl/>
              <w:spacing w:before="24" w:after="24" w:line="560" w:lineRule="exact"/>
              <w:jc w:val="left"/>
              <w:rPr>
                <w:rFonts w:ascii="仿宋" w:hAnsi="仿宋" w:eastAsia="仿宋" w:cs="宋体"/>
                <w:kern w:val="0"/>
                <w:szCs w:val="28"/>
              </w:rPr>
            </w:pPr>
          </w:p>
        </w:tc>
      </w:tr>
      <w:tr w14:paraId="60C10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2469" w:type="dxa"/>
            <w:vAlign w:val="center"/>
          </w:tcPr>
          <w:p w14:paraId="11126E9B">
            <w:pPr>
              <w:widowControl/>
              <w:spacing w:before="24" w:after="24" w:line="560" w:lineRule="exact"/>
              <w:jc w:val="center"/>
              <w:rPr>
                <w:rFonts w:ascii="仿宋" w:hAnsi="仿宋" w:eastAsia="仿宋" w:cs="宋体"/>
                <w:kern w:val="0"/>
                <w:szCs w:val="28"/>
              </w:rPr>
            </w:pPr>
            <w:r>
              <w:rPr>
                <w:rFonts w:hint="eastAsia" w:ascii="仿宋" w:hAnsi="仿宋" w:eastAsia="仿宋" w:cs="宋体"/>
                <w:kern w:val="0"/>
                <w:szCs w:val="28"/>
              </w:rPr>
              <w:t>联系人姓名</w:t>
            </w:r>
          </w:p>
        </w:tc>
        <w:tc>
          <w:tcPr>
            <w:tcW w:w="6351" w:type="dxa"/>
          </w:tcPr>
          <w:p w14:paraId="0B29E19D">
            <w:pPr>
              <w:widowControl/>
              <w:spacing w:before="24" w:after="24" w:line="560" w:lineRule="exact"/>
              <w:jc w:val="left"/>
              <w:rPr>
                <w:rFonts w:ascii="仿宋" w:hAnsi="仿宋" w:eastAsia="仿宋" w:cs="宋体"/>
                <w:kern w:val="0"/>
                <w:szCs w:val="28"/>
              </w:rPr>
            </w:pPr>
          </w:p>
        </w:tc>
      </w:tr>
      <w:tr w14:paraId="0D94B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2469" w:type="dxa"/>
            <w:vAlign w:val="center"/>
          </w:tcPr>
          <w:p w14:paraId="68E0CBDC">
            <w:pPr>
              <w:widowControl/>
              <w:spacing w:before="24" w:after="24" w:line="560" w:lineRule="exact"/>
              <w:jc w:val="center"/>
              <w:rPr>
                <w:rFonts w:ascii="仿宋" w:hAnsi="仿宋" w:eastAsia="仿宋" w:cs="宋体"/>
                <w:kern w:val="0"/>
                <w:szCs w:val="28"/>
              </w:rPr>
            </w:pPr>
            <w:r>
              <w:rPr>
                <w:rFonts w:hint="eastAsia" w:ascii="仿宋" w:hAnsi="仿宋" w:eastAsia="仿宋" w:cs="宋体"/>
                <w:kern w:val="0"/>
                <w:szCs w:val="28"/>
              </w:rPr>
              <w:t>联系电话</w:t>
            </w:r>
          </w:p>
        </w:tc>
        <w:tc>
          <w:tcPr>
            <w:tcW w:w="6351" w:type="dxa"/>
          </w:tcPr>
          <w:p w14:paraId="12F9A0A6">
            <w:pPr>
              <w:widowControl/>
              <w:spacing w:before="24" w:after="24" w:line="560" w:lineRule="exact"/>
              <w:jc w:val="left"/>
              <w:rPr>
                <w:rFonts w:ascii="仿宋" w:hAnsi="仿宋" w:eastAsia="仿宋" w:cs="宋体"/>
                <w:kern w:val="0"/>
                <w:szCs w:val="28"/>
              </w:rPr>
            </w:pPr>
          </w:p>
        </w:tc>
      </w:tr>
      <w:tr w14:paraId="46644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2469" w:type="dxa"/>
            <w:vAlign w:val="center"/>
          </w:tcPr>
          <w:p w14:paraId="1E73DDCD">
            <w:pPr>
              <w:widowControl/>
              <w:spacing w:before="24" w:after="24" w:line="560" w:lineRule="exact"/>
              <w:jc w:val="center"/>
              <w:rPr>
                <w:rFonts w:ascii="仿宋" w:hAnsi="仿宋" w:eastAsia="仿宋" w:cs="宋体"/>
                <w:kern w:val="0"/>
                <w:szCs w:val="28"/>
              </w:rPr>
            </w:pPr>
            <w:r>
              <w:rPr>
                <w:rFonts w:hint="eastAsia" w:ascii="仿宋" w:hAnsi="仿宋" w:eastAsia="仿宋" w:cs="宋体"/>
                <w:kern w:val="0"/>
                <w:szCs w:val="28"/>
              </w:rPr>
              <w:t>电子邮箱</w:t>
            </w:r>
          </w:p>
        </w:tc>
        <w:tc>
          <w:tcPr>
            <w:tcW w:w="6351" w:type="dxa"/>
          </w:tcPr>
          <w:p w14:paraId="5E10D265">
            <w:pPr>
              <w:widowControl/>
              <w:spacing w:before="24" w:after="24" w:line="560" w:lineRule="exact"/>
              <w:jc w:val="left"/>
              <w:rPr>
                <w:rFonts w:ascii="仿宋" w:hAnsi="仿宋" w:eastAsia="仿宋" w:cs="宋体"/>
                <w:kern w:val="0"/>
                <w:szCs w:val="28"/>
              </w:rPr>
            </w:pPr>
          </w:p>
        </w:tc>
      </w:tr>
      <w:tr w14:paraId="31906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2469" w:type="dxa"/>
            <w:vAlign w:val="center"/>
          </w:tcPr>
          <w:p w14:paraId="10EF95B3">
            <w:pPr>
              <w:widowControl/>
              <w:spacing w:before="24" w:after="24" w:line="560" w:lineRule="exact"/>
              <w:jc w:val="center"/>
              <w:rPr>
                <w:rFonts w:ascii="仿宋" w:hAnsi="仿宋" w:eastAsia="仿宋" w:cs="宋体"/>
                <w:kern w:val="0"/>
                <w:szCs w:val="28"/>
              </w:rPr>
            </w:pPr>
            <w:r>
              <w:rPr>
                <w:rFonts w:hint="eastAsia" w:ascii="仿宋" w:hAnsi="仿宋" w:eastAsia="仿宋" w:cs="宋体"/>
                <w:kern w:val="0"/>
                <w:szCs w:val="28"/>
              </w:rPr>
              <w:t>签名确认</w:t>
            </w:r>
          </w:p>
        </w:tc>
        <w:tc>
          <w:tcPr>
            <w:tcW w:w="6351" w:type="dxa"/>
          </w:tcPr>
          <w:p w14:paraId="524EBC08">
            <w:pPr>
              <w:widowControl/>
              <w:spacing w:before="24" w:after="24" w:line="560" w:lineRule="exact"/>
              <w:jc w:val="left"/>
              <w:rPr>
                <w:rFonts w:ascii="仿宋" w:hAnsi="仿宋" w:eastAsia="仿宋" w:cs="宋体"/>
                <w:kern w:val="0"/>
                <w:szCs w:val="28"/>
              </w:rPr>
            </w:pPr>
          </w:p>
        </w:tc>
      </w:tr>
      <w:tr w14:paraId="58B67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atLeast"/>
          <w:jc w:val="center"/>
        </w:trPr>
        <w:tc>
          <w:tcPr>
            <w:tcW w:w="2469" w:type="dxa"/>
            <w:vAlign w:val="center"/>
          </w:tcPr>
          <w:p w14:paraId="0CDCA434">
            <w:pPr>
              <w:widowControl/>
              <w:spacing w:before="24" w:after="24" w:line="560" w:lineRule="exact"/>
              <w:jc w:val="center"/>
              <w:rPr>
                <w:rFonts w:ascii="仿宋" w:hAnsi="仿宋" w:eastAsia="仿宋" w:cs="宋体"/>
                <w:kern w:val="0"/>
                <w:szCs w:val="28"/>
              </w:rPr>
            </w:pPr>
            <w:r>
              <w:rPr>
                <w:rFonts w:hint="eastAsia" w:ascii="仿宋" w:hAnsi="仿宋" w:eastAsia="仿宋" w:cs="宋体"/>
                <w:kern w:val="0"/>
                <w:szCs w:val="28"/>
              </w:rPr>
              <w:t>备注</w:t>
            </w:r>
          </w:p>
        </w:tc>
        <w:tc>
          <w:tcPr>
            <w:tcW w:w="6351" w:type="dxa"/>
          </w:tcPr>
          <w:p w14:paraId="079420AE">
            <w:pPr>
              <w:widowControl/>
              <w:spacing w:before="24" w:after="24" w:line="560" w:lineRule="exact"/>
              <w:jc w:val="left"/>
              <w:rPr>
                <w:rFonts w:ascii="仿宋" w:hAnsi="仿宋" w:eastAsia="仿宋" w:cs="宋体"/>
                <w:kern w:val="0"/>
                <w:szCs w:val="28"/>
              </w:rPr>
            </w:pPr>
            <w:r>
              <w:rPr>
                <w:rFonts w:hint="eastAsia" w:ascii="仿宋" w:hAnsi="仿宋" w:eastAsia="仿宋" w:cs="宋体"/>
                <w:kern w:val="0"/>
                <w:szCs w:val="28"/>
                <w:u w:val="single"/>
              </w:rPr>
              <w:t>（联系人）系（投标人）授权代表</w:t>
            </w:r>
            <w:r>
              <w:rPr>
                <w:rFonts w:hint="eastAsia" w:ascii="仿宋" w:hAnsi="仿宋" w:eastAsia="仿宋" w:cs="宋体"/>
                <w:kern w:val="0"/>
                <w:szCs w:val="28"/>
              </w:rPr>
              <w:t>，身份证号码为：_______________。受公司委托前来办理**项目招标文件事宜。现确认收到本项目招标文件资料一份（含电子文件）。</w:t>
            </w:r>
          </w:p>
        </w:tc>
      </w:tr>
    </w:tbl>
    <w:p w14:paraId="6B515FCB">
      <w:pPr>
        <w:widowControl/>
        <w:shd w:val="clear" w:color="auto" w:fill="FFFFFF"/>
        <w:spacing w:before="24" w:after="24" w:line="560" w:lineRule="exact"/>
        <w:ind w:firstLine="420" w:firstLineChars="200"/>
        <w:jc w:val="left"/>
        <w:rPr>
          <w:rFonts w:ascii="仿宋" w:hAnsi="仿宋" w:eastAsia="仿宋"/>
        </w:rPr>
      </w:pPr>
    </w:p>
    <w:p w14:paraId="2BD4DE2B">
      <w:pPr>
        <w:pStyle w:val="3"/>
        <w:spacing w:before="24" w:after="24" w:line="240" w:lineRule="auto"/>
        <w:ind w:left="-173" w:leftChars="-228" w:hanging="306" w:hangingChars="109"/>
        <w:rPr>
          <w:rFonts w:ascii="仿宋" w:hAnsi="仿宋" w:eastAsia="仿宋" w:cs="宋体"/>
          <w:bCs w:val="0"/>
          <w:kern w:val="0"/>
          <w:sz w:val="24"/>
          <w:szCs w:val="28"/>
        </w:rPr>
      </w:pPr>
      <w:r>
        <w:rPr>
          <w:rFonts w:ascii="仿宋" w:hAnsi="仿宋" w:eastAsia="仿宋"/>
          <w:sz w:val="28"/>
          <w:szCs w:val="28"/>
        </w:rPr>
        <w:tab/>
      </w:r>
      <w:r>
        <w:rPr>
          <w:rFonts w:hint="eastAsia" w:ascii="仿宋" w:hAnsi="仿宋" w:eastAsia="仿宋" w:cs="宋体"/>
          <w:bCs w:val="0"/>
          <w:kern w:val="0"/>
          <w:sz w:val="24"/>
          <w:szCs w:val="28"/>
        </w:rPr>
        <w:t>联系人身份证复印件加盖单位公章，营业执照副本复印件加盖单位公章</w:t>
      </w:r>
    </w:p>
    <w:p w14:paraId="205BCEFF">
      <w:pPr>
        <w:ind w:firstLine="640" w:firstLineChars="200"/>
        <w:rPr>
          <w:rFonts w:ascii="Arial" w:hAnsi="Arial" w:eastAsia="黑体" w:cs="Times New Roman"/>
          <w:bCs/>
          <w:sz w:val="32"/>
          <w:szCs w:val="32"/>
        </w:rPr>
      </w:pPr>
    </w:p>
    <w:p w14:paraId="7D20C907">
      <w:pPr>
        <w:ind w:firstLine="640" w:firstLineChars="200"/>
        <w:rPr>
          <w:rFonts w:ascii="Arial" w:hAnsi="Arial" w:eastAsia="黑体" w:cs="Times New Roman"/>
          <w:bCs/>
          <w:sz w:val="32"/>
          <w:szCs w:val="32"/>
        </w:rPr>
      </w:pPr>
    </w:p>
    <w:p w14:paraId="6DCCFAD1">
      <w:pPr>
        <w:ind w:firstLine="640" w:firstLineChars="200"/>
        <w:rPr>
          <w:rFonts w:ascii="Arial" w:hAnsi="Arial" w:eastAsia="黑体" w:cs="Times New Roman"/>
          <w:bCs/>
          <w:sz w:val="32"/>
          <w:szCs w:val="32"/>
        </w:rPr>
      </w:pPr>
      <w:r>
        <w:rPr>
          <w:rFonts w:hint="eastAsia" w:ascii="Arial" w:hAnsi="Arial" w:eastAsia="黑体" w:cs="Times New Roman"/>
          <w:bCs/>
          <w:sz w:val="32"/>
          <w:szCs w:val="32"/>
        </w:rPr>
        <w:t>二、报价表</w:t>
      </w:r>
    </w:p>
    <w:p w14:paraId="6BBF05B4">
      <w:pPr>
        <w:pStyle w:val="9"/>
        <w:spacing w:line="240" w:lineRule="auto"/>
        <w:rPr>
          <w:lang w:eastAsia="zh-CN"/>
        </w:rPr>
      </w:pPr>
    </w:p>
    <w:p w14:paraId="1A4ACC3E">
      <w:pPr>
        <w:ind w:firstLine="640" w:firstLineChars="200"/>
        <w:rPr>
          <w:rFonts w:ascii="Arial" w:hAnsi="Arial" w:eastAsia="黑体" w:cs="Times New Roman"/>
          <w:bCs/>
          <w:sz w:val="32"/>
          <w:szCs w:val="32"/>
        </w:rPr>
      </w:pPr>
    </w:p>
    <w:p w14:paraId="428A381F">
      <w:pPr>
        <w:ind w:firstLine="640" w:firstLineChars="200"/>
        <w:rPr>
          <w:rFonts w:ascii="Arial" w:hAnsi="Arial" w:eastAsia="黑体" w:cs="Times New Roman"/>
          <w:bCs/>
          <w:sz w:val="32"/>
          <w:szCs w:val="32"/>
        </w:rPr>
      </w:pPr>
    </w:p>
    <w:p w14:paraId="4B97CFAF">
      <w:pPr>
        <w:ind w:firstLine="640" w:firstLineChars="200"/>
        <w:rPr>
          <w:rFonts w:ascii="Arial" w:hAnsi="Arial" w:eastAsia="黑体" w:cs="Times New Roman"/>
          <w:bCs/>
          <w:sz w:val="32"/>
          <w:szCs w:val="32"/>
        </w:rPr>
      </w:pPr>
    </w:p>
    <w:p w14:paraId="1A073EEC">
      <w:pPr>
        <w:ind w:firstLine="640" w:firstLineChars="200"/>
        <w:rPr>
          <w:rFonts w:ascii="Arial" w:hAnsi="Arial" w:eastAsia="黑体" w:cs="Times New Roman"/>
          <w:bCs/>
          <w:sz w:val="32"/>
          <w:szCs w:val="32"/>
        </w:rPr>
      </w:pPr>
      <w:r>
        <w:rPr>
          <w:rFonts w:hint="eastAsia" w:ascii="Arial" w:hAnsi="Arial" w:eastAsia="黑体" w:cs="Times New Roman"/>
          <w:bCs/>
          <w:sz w:val="32"/>
          <w:szCs w:val="32"/>
        </w:rPr>
        <w:t>三、技术部分</w:t>
      </w:r>
    </w:p>
    <w:p w14:paraId="2305AF1D">
      <w:pPr>
        <w:pStyle w:val="5"/>
        <w:spacing w:line="240" w:lineRule="auto"/>
        <w:ind w:firstLine="643"/>
        <w:rPr>
          <w:rFonts w:ascii="楷体_GB2312" w:hAnsi="楷体_GB2312" w:eastAsia="楷体_GB2312" w:cs="楷体_GB2312"/>
          <w:b w:val="0"/>
          <w:bCs w:val="0"/>
          <w:kern w:val="0"/>
          <w:lang w:bidi="ar"/>
        </w:rPr>
      </w:pPr>
      <w:r>
        <w:rPr>
          <w:rFonts w:hint="eastAsia" w:ascii="楷体_GB2312" w:hAnsi="楷体_GB2312" w:eastAsia="楷体_GB2312" w:cs="楷体_GB2312"/>
          <w:b w:val="0"/>
          <w:bCs w:val="0"/>
          <w:kern w:val="0"/>
          <w:lang w:bidi="ar"/>
        </w:rPr>
        <w:t>（一）项目实施方案</w:t>
      </w:r>
    </w:p>
    <w:p w14:paraId="2C1BBB09">
      <w:pPr>
        <w:pStyle w:val="5"/>
        <w:spacing w:line="240" w:lineRule="auto"/>
        <w:ind w:firstLine="643"/>
        <w:rPr>
          <w:rFonts w:ascii="楷体_GB2312" w:hAnsi="楷体_GB2312" w:eastAsia="楷体_GB2312" w:cs="楷体_GB2312"/>
          <w:b w:val="0"/>
          <w:bCs w:val="0"/>
          <w:kern w:val="0"/>
          <w:lang w:bidi="ar"/>
        </w:rPr>
      </w:pPr>
      <w:r>
        <w:rPr>
          <w:rFonts w:hint="eastAsia" w:ascii="楷体_GB2312" w:hAnsi="楷体_GB2312" w:eastAsia="楷体_GB2312" w:cs="楷体_GB2312"/>
          <w:b w:val="0"/>
          <w:bCs w:val="0"/>
          <w:kern w:val="0"/>
          <w:lang w:bidi="ar"/>
        </w:rPr>
        <w:t>（二）项目实施重点难点分析及解决方案</w:t>
      </w:r>
    </w:p>
    <w:p w14:paraId="3EE31765">
      <w:pPr>
        <w:pStyle w:val="5"/>
        <w:spacing w:line="240" w:lineRule="auto"/>
        <w:ind w:firstLine="643"/>
        <w:rPr>
          <w:rFonts w:ascii="楷体_GB2312" w:hAnsi="楷体_GB2312" w:eastAsia="楷体_GB2312" w:cs="楷体_GB2312"/>
          <w:b w:val="0"/>
          <w:bCs w:val="0"/>
          <w:kern w:val="0"/>
          <w:lang w:bidi="ar"/>
        </w:rPr>
      </w:pPr>
      <w:r>
        <w:rPr>
          <w:rFonts w:hint="eastAsia" w:ascii="楷体_GB2312" w:hAnsi="楷体_GB2312" w:eastAsia="楷体_GB2312" w:cs="楷体_GB2312"/>
          <w:b w:val="0"/>
          <w:bCs w:val="0"/>
          <w:kern w:val="0"/>
          <w:lang w:bidi="ar"/>
        </w:rPr>
        <w:t>（三）拟投入设施设备</w:t>
      </w:r>
    </w:p>
    <w:p w14:paraId="29055057">
      <w:pPr>
        <w:pStyle w:val="5"/>
        <w:spacing w:line="240" w:lineRule="auto"/>
        <w:ind w:firstLine="643"/>
        <w:rPr>
          <w:rFonts w:ascii="楷体_GB2312" w:hAnsi="楷体_GB2312" w:eastAsia="楷体_GB2312" w:cs="楷体_GB2312"/>
          <w:b w:val="0"/>
          <w:bCs w:val="0"/>
          <w:kern w:val="0"/>
          <w:lang w:bidi="ar"/>
        </w:rPr>
      </w:pPr>
      <w:r>
        <w:rPr>
          <w:rFonts w:hint="eastAsia" w:ascii="楷体_GB2312" w:hAnsi="楷体_GB2312" w:eastAsia="楷体_GB2312" w:cs="楷体_GB2312"/>
          <w:b w:val="0"/>
          <w:bCs w:val="0"/>
          <w:kern w:val="0"/>
          <w:lang w:bidi="ar"/>
        </w:rPr>
        <w:t>（四）服务质量承诺</w:t>
      </w:r>
    </w:p>
    <w:p w14:paraId="4BE7DA7E">
      <w:pPr>
        <w:pStyle w:val="5"/>
        <w:spacing w:line="240" w:lineRule="auto"/>
        <w:ind w:firstLine="643"/>
        <w:rPr>
          <w:rFonts w:ascii="楷体_GB2312" w:hAnsi="楷体_GB2312" w:eastAsia="楷体_GB2312" w:cs="楷体_GB2312"/>
          <w:b w:val="0"/>
          <w:bCs w:val="0"/>
          <w:kern w:val="0"/>
          <w:lang w:bidi="ar"/>
        </w:rPr>
      </w:pPr>
      <w:r>
        <w:rPr>
          <w:rFonts w:hint="eastAsia" w:ascii="楷体_GB2312" w:hAnsi="楷体_GB2312" w:eastAsia="楷体_GB2312" w:cs="楷体_GB2312"/>
          <w:b w:val="0"/>
          <w:bCs w:val="0"/>
          <w:kern w:val="0"/>
          <w:lang w:bidi="ar"/>
        </w:rPr>
        <w:t>（五）安全生产及社会责任情况承诺</w:t>
      </w:r>
    </w:p>
    <w:p w14:paraId="18B5F927">
      <w:pPr>
        <w:pStyle w:val="4"/>
        <w:spacing w:before="0" w:after="0" w:afterLines="0" w:line="240" w:lineRule="auto"/>
        <w:ind w:firstLine="643" w:firstLineChars="200"/>
        <w:jc w:val="left"/>
        <w:rPr>
          <w:rFonts w:eastAsia="黑体"/>
        </w:rPr>
      </w:pPr>
      <w:r>
        <w:rPr>
          <w:rFonts w:hint="eastAsia" w:eastAsia="黑体"/>
        </w:rPr>
        <w:t>四、综合实力部分</w:t>
      </w:r>
    </w:p>
    <w:p w14:paraId="18241DCB">
      <w:pPr>
        <w:pStyle w:val="5"/>
        <w:spacing w:line="240" w:lineRule="auto"/>
        <w:ind w:firstLine="643"/>
        <w:rPr>
          <w:rFonts w:ascii="楷体_GB2312" w:hAnsi="楷体_GB2312" w:eastAsia="楷体_GB2312" w:cs="楷体_GB2312"/>
          <w:b w:val="0"/>
          <w:bCs w:val="0"/>
          <w:kern w:val="0"/>
          <w:lang w:bidi="ar"/>
        </w:rPr>
      </w:pPr>
      <w:r>
        <w:rPr>
          <w:rFonts w:hint="eastAsia" w:ascii="楷体_GB2312" w:hAnsi="楷体_GB2312" w:eastAsia="楷体_GB2312" w:cs="楷体_GB2312"/>
          <w:b w:val="0"/>
          <w:bCs w:val="0"/>
          <w:kern w:val="0"/>
          <w:lang w:bidi="ar"/>
        </w:rPr>
        <w:t>（一）拟安排的项目负责人（仅限1人）情况</w:t>
      </w:r>
    </w:p>
    <w:p w14:paraId="3C97B94E">
      <w:pPr>
        <w:pStyle w:val="5"/>
        <w:spacing w:line="240" w:lineRule="auto"/>
        <w:ind w:firstLine="643"/>
        <w:rPr>
          <w:rFonts w:ascii="楷体_GB2312" w:hAnsi="楷体_GB2312" w:eastAsia="楷体_GB2312" w:cs="楷体_GB2312"/>
          <w:b w:val="0"/>
          <w:bCs w:val="0"/>
          <w:kern w:val="0"/>
          <w:lang w:bidi="ar"/>
        </w:rPr>
      </w:pPr>
      <w:r>
        <w:rPr>
          <w:rFonts w:hint="eastAsia" w:ascii="楷体_GB2312" w:hAnsi="楷体_GB2312" w:eastAsia="楷体_GB2312" w:cs="楷体_GB2312"/>
          <w:b w:val="0"/>
          <w:bCs w:val="0"/>
          <w:kern w:val="0"/>
          <w:lang w:bidi="ar"/>
        </w:rPr>
        <w:t>（二）拟安排的项目团队人员情况（项目负责人除外）</w:t>
      </w:r>
    </w:p>
    <w:p w14:paraId="23ACC6E5">
      <w:pPr>
        <w:pStyle w:val="5"/>
        <w:spacing w:line="240" w:lineRule="auto"/>
        <w:ind w:firstLine="643"/>
        <w:rPr>
          <w:rFonts w:ascii="楷体_GB2312" w:hAnsi="楷体_GB2312" w:eastAsia="楷体_GB2312" w:cs="楷体_GB2312"/>
          <w:b w:val="0"/>
          <w:bCs w:val="0"/>
          <w:kern w:val="0"/>
          <w:lang w:bidi="ar"/>
        </w:rPr>
      </w:pPr>
      <w:r>
        <w:rPr>
          <w:rFonts w:hint="eastAsia" w:ascii="楷体_GB2312" w:hAnsi="楷体_GB2312" w:eastAsia="楷体_GB2312" w:cs="楷体_GB2312"/>
          <w:b w:val="0"/>
          <w:bCs w:val="0"/>
          <w:kern w:val="0"/>
          <w:lang w:bidi="ar"/>
        </w:rPr>
        <w:t>（三）投标人项目服务经验</w:t>
      </w:r>
    </w:p>
    <w:p w14:paraId="365705B3">
      <w:pPr>
        <w:pStyle w:val="5"/>
        <w:spacing w:line="240" w:lineRule="auto"/>
        <w:ind w:firstLine="643"/>
        <w:rPr>
          <w:rFonts w:ascii="楷体_GB2312" w:hAnsi="楷体_GB2312" w:eastAsia="楷体_GB2312" w:cs="楷体_GB2312"/>
          <w:b w:val="0"/>
          <w:bCs w:val="0"/>
          <w:kern w:val="0"/>
          <w:lang w:bidi="ar"/>
        </w:rPr>
      </w:pPr>
      <w:r>
        <w:rPr>
          <w:rFonts w:hint="eastAsia" w:ascii="楷体_GB2312" w:hAnsi="楷体_GB2312" w:eastAsia="楷体_GB2312" w:cs="楷体_GB2312"/>
          <w:b w:val="0"/>
          <w:bCs w:val="0"/>
          <w:kern w:val="0"/>
          <w:lang w:bidi="ar"/>
        </w:rPr>
        <w:t>（四）投标人体系认证情况</w:t>
      </w:r>
    </w:p>
    <w:p w14:paraId="43827AF2">
      <w:pPr>
        <w:rPr>
          <w:rFonts w:ascii="Arial" w:hAnsi="Arial" w:eastAsia="黑体" w:cs="Times New Roman"/>
          <w:bCs/>
          <w:sz w:val="32"/>
          <w:szCs w:val="32"/>
        </w:rPr>
      </w:pPr>
      <w:r>
        <w:rPr>
          <w:rFonts w:hint="eastAsia" w:ascii="Arial" w:hAnsi="Arial" w:eastAsia="黑体" w:cs="Times New Roman"/>
          <w:bCs/>
          <w:sz w:val="32"/>
          <w:szCs w:val="32"/>
        </w:rPr>
        <w:br w:type="page"/>
      </w:r>
    </w:p>
    <w:p w14:paraId="7FB3645C">
      <w:pPr>
        <w:pStyle w:val="4"/>
        <w:spacing w:before="0" w:after="0" w:afterLines="0" w:line="560" w:lineRule="exact"/>
        <w:ind w:firstLine="643" w:firstLineChars="200"/>
        <w:jc w:val="center"/>
        <w:rPr>
          <w:rFonts w:eastAsia="黑体"/>
        </w:rPr>
      </w:pPr>
      <w:r>
        <w:rPr>
          <w:rFonts w:hint="eastAsia" w:eastAsia="黑体"/>
        </w:rPr>
        <w:t>五、法定代表人证明书</w:t>
      </w:r>
    </w:p>
    <w:p w14:paraId="201E2472">
      <w:pPr>
        <w:spacing w:line="560" w:lineRule="exact"/>
        <w:ind w:firstLine="640" w:firstLineChars="200"/>
        <w:rPr>
          <w:rFonts w:ascii="仿宋_GB2312" w:eastAsia="仿宋_GB2312"/>
          <w:sz w:val="32"/>
          <w:szCs w:val="32"/>
        </w:rPr>
      </w:pPr>
      <w:r>
        <w:rPr>
          <w:rFonts w:hint="eastAsia" w:ascii="仿宋_GB2312" w:eastAsia="仿宋_GB2312"/>
          <w:sz w:val="32"/>
          <w:szCs w:val="32"/>
          <w:u w:val="single"/>
        </w:rPr>
        <w:t>XX</w:t>
      </w:r>
      <w:r>
        <w:rPr>
          <w:rFonts w:ascii="仿宋_GB2312" w:eastAsia="仿宋_GB2312"/>
          <w:sz w:val="32"/>
          <w:szCs w:val="32"/>
        </w:rPr>
        <w:t>同志，现任我单位职务，为法定代表人，特此证明。</w:t>
      </w:r>
    </w:p>
    <w:p w14:paraId="3F68E92E">
      <w:pPr>
        <w:spacing w:line="560" w:lineRule="exact"/>
        <w:ind w:firstLine="640" w:firstLineChars="200"/>
        <w:rPr>
          <w:rFonts w:ascii="仿宋_GB2312" w:eastAsia="仿宋_GB2312"/>
          <w:sz w:val="32"/>
          <w:szCs w:val="32"/>
        </w:rPr>
      </w:pPr>
    </w:p>
    <w:p w14:paraId="36C6534B">
      <w:pPr>
        <w:spacing w:line="560" w:lineRule="exact"/>
        <w:ind w:firstLine="640" w:firstLineChars="200"/>
        <w:rPr>
          <w:rFonts w:ascii="仿宋_GB2312" w:eastAsia="仿宋_GB2312"/>
          <w:sz w:val="32"/>
          <w:szCs w:val="32"/>
        </w:rPr>
      </w:pPr>
      <w:r>
        <w:rPr>
          <w:rFonts w:ascii="仿宋_GB2312" w:eastAsia="仿宋_GB2312"/>
          <w:sz w:val="32"/>
          <w:szCs w:val="32"/>
        </w:rPr>
        <w:t>有效日期:签发日期:单位盖章:</w:t>
      </w:r>
    </w:p>
    <w:p w14:paraId="717625F5">
      <w:pPr>
        <w:spacing w:line="560" w:lineRule="exact"/>
        <w:ind w:firstLine="640" w:firstLineChars="200"/>
        <w:rPr>
          <w:rFonts w:ascii="仿宋_GB2312" w:eastAsia="仿宋_GB2312"/>
          <w:sz w:val="32"/>
          <w:szCs w:val="32"/>
        </w:rPr>
      </w:pPr>
    </w:p>
    <w:p w14:paraId="5C9B0D4E">
      <w:pPr>
        <w:spacing w:line="560" w:lineRule="exact"/>
        <w:ind w:firstLine="640" w:firstLineChars="200"/>
        <w:rPr>
          <w:rFonts w:ascii="仿宋_GB2312" w:eastAsia="仿宋_GB2312"/>
          <w:sz w:val="32"/>
          <w:szCs w:val="32"/>
        </w:rPr>
      </w:pPr>
      <w:r>
        <w:rPr>
          <w:rFonts w:ascii="仿宋_GB2312" w:eastAsia="仿宋_GB2312"/>
          <w:sz w:val="32"/>
          <w:szCs w:val="32"/>
        </w:rPr>
        <w:t>附:</w:t>
      </w:r>
    </w:p>
    <w:p w14:paraId="435A595B">
      <w:pPr>
        <w:spacing w:line="560" w:lineRule="exact"/>
        <w:ind w:firstLine="640" w:firstLineChars="200"/>
        <w:rPr>
          <w:rFonts w:ascii="仿宋_GB2312" w:eastAsia="仿宋_GB2312"/>
          <w:sz w:val="32"/>
          <w:szCs w:val="32"/>
        </w:rPr>
      </w:pPr>
      <w:r>
        <w:rPr>
          <w:rFonts w:hint="eastAsia" w:ascii="仿宋_GB2312" w:eastAsia="仿宋_GB2312"/>
          <w:sz w:val="32"/>
          <w:szCs w:val="32"/>
        </w:rPr>
        <w:t>统一社会信用代码</w:t>
      </w:r>
      <w:r>
        <w:rPr>
          <w:rFonts w:ascii="仿宋_GB2312" w:eastAsia="仿宋_GB2312"/>
          <w:sz w:val="32"/>
          <w:szCs w:val="32"/>
        </w:rPr>
        <w:t>:</w:t>
      </w:r>
    </w:p>
    <w:p w14:paraId="7C22C0BC">
      <w:pPr>
        <w:spacing w:line="560" w:lineRule="exact"/>
        <w:ind w:firstLine="640" w:firstLineChars="200"/>
        <w:rPr>
          <w:rFonts w:ascii="仿宋_GB2312" w:eastAsia="仿宋_GB2312"/>
          <w:sz w:val="32"/>
          <w:szCs w:val="32"/>
        </w:rPr>
      </w:pPr>
      <w:r>
        <w:rPr>
          <w:rFonts w:ascii="仿宋_GB2312" w:eastAsia="仿宋_GB2312"/>
          <w:sz w:val="32"/>
          <w:szCs w:val="32"/>
        </w:rPr>
        <w:t>经济性质:</w:t>
      </w:r>
    </w:p>
    <w:p w14:paraId="5C48F3D7">
      <w:pPr>
        <w:spacing w:line="560" w:lineRule="exact"/>
        <w:ind w:firstLine="640" w:firstLineChars="200"/>
        <w:rPr>
          <w:rFonts w:ascii="仿宋_GB2312" w:eastAsia="仿宋_GB2312"/>
          <w:sz w:val="32"/>
          <w:szCs w:val="32"/>
        </w:rPr>
      </w:pPr>
      <w:r>
        <w:rPr>
          <w:rFonts w:ascii="仿宋_GB2312" w:eastAsia="仿宋_GB2312"/>
          <w:sz w:val="32"/>
          <w:szCs w:val="32"/>
        </w:rPr>
        <w:t>主营:</w:t>
      </w:r>
    </w:p>
    <w:p w14:paraId="75BF6F92">
      <w:pPr>
        <w:spacing w:line="560" w:lineRule="exact"/>
        <w:ind w:firstLine="640" w:firstLineChars="200"/>
        <w:rPr>
          <w:rFonts w:ascii="仿宋_GB2312" w:eastAsia="仿宋_GB2312"/>
          <w:sz w:val="32"/>
          <w:szCs w:val="32"/>
        </w:rPr>
      </w:pPr>
      <w:r>
        <w:rPr>
          <w:rFonts w:ascii="仿宋_GB2312" w:eastAsia="仿宋_GB2312"/>
          <w:sz w:val="32"/>
          <w:szCs w:val="32"/>
        </w:rPr>
        <w:t>兼营:</w:t>
      </w:r>
    </w:p>
    <w:p w14:paraId="4C282687">
      <w:pPr>
        <w:spacing w:line="560" w:lineRule="exact"/>
        <w:ind w:firstLine="640" w:firstLineChars="200"/>
        <w:rPr>
          <w:rFonts w:ascii="仿宋_GB2312" w:eastAsia="仿宋_GB2312"/>
          <w:sz w:val="32"/>
          <w:szCs w:val="32"/>
        </w:rPr>
      </w:pPr>
      <w:r>
        <w:rPr>
          <w:rFonts w:ascii="仿宋_GB2312" w:eastAsia="仿宋_GB2312"/>
          <w:sz w:val="32"/>
          <w:szCs w:val="32"/>
        </w:rPr>
        <w:t>说明:</w:t>
      </w:r>
    </w:p>
    <w:p w14:paraId="3B5AF7DD">
      <w:pPr>
        <w:spacing w:line="560" w:lineRule="exact"/>
        <w:ind w:firstLine="640" w:firstLineChars="200"/>
        <w:rPr>
          <w:rFonts w:ascii="仿宋_GB2312" w:eastAsia="仿宋_GB2312"/>
          <w:sz w:val="32"/>
          <w:szCs w:val="32"/>
        </w:rPr>
      </w:pPr>
      <w:r>
        <w:rPr>
          <w:rFonts w:ascii="仿宋_GB2312" w:eastAsia="仿宋_GB2312"/>
          <w:sz w:val="32"/>
          <w:szCs w:val="32"/>
        </w:rPr>
        <w:t>1、法定代表人为企业事业单位、国家机关、社会团体的主要行政负责人。</w:t>
      </w:r>
    </w:p>
    <w:p w14:paraId="2BE3A590">
      <w:pPr>
        <w:spacing w:line="560" w:lineRule="exact"/>
        <w:ind w:firstLine="640" w:firstLineChars="200"/>
        <w:rPr>
          <w:rFonts w:ascii="仿宋_GB2312" w:eastAsia="仿宋_GB2312"/>
          <w:sz w:val="32"/>
          <w:szCs w:val="32"/>
        </w:rPr>
      </w:pPr>
      <w:r>
        <w:rPr>
          <w:rFonts w:ascii="仿宋_GB2312" w:eastAsia="仿宋_GB2312"/>
          <w:sz w:val="32"/>
          <w:szCs w:val="32"/>
        </w:rPr>
        <mc:AlternateContent>
          <mc:Choice Requires="wps">
            <w:drawing>
              <wp:anchor distT="0" distB="0" distL="114300" distR="114300" simplePos="0" relativeHeight="251659264" behindDoc="0" locked="0" layoutInCell="1" allowOverlap="1">
                <wp:simplePos x="0" y="0"/>
                <wp:positionH relativeFrom="column">
                  <wp:posOffset>926465</wp:posOffset>
                </wp:positionH>
                <wp:positionV relativeFrom="paragraph">
                  <wp:posOffset>991235</wp:posOffset>
                </wp:positionV>
                <wp:extent cx="3237865" cy="1795780"/>
                <wp:effectExtent l="4445" t="4445" r="8890" b="15875"/>
                <wp:wrapNone/>
                <wp:docPr id="3" name="圆角矩形 3"/>
                <wp:cNvGraphicFramePr/>
                <a:graphic xmlns:a="http://schemas.openxmlformats.org/drawingml/2006/main">
                  <a:graphicData uri="http://schemas.microsoft.com/office/word/2010/wordprocessingShape">
                    <wps:wsp>
                      <wps:cNvSpPr/>
                      <wps:spPr>
                        <a:xfrm>
                          <a:off x="0" y="0"/>
                          <a:ext cx="3237865" cy="1795780"/>
                        </a:xfrm>
                        <a:prstGeom prst="roundRect">
                          <a:avLst>
                            <a:gd name="adj" fmla="val 16667"/>
                          </a:avLst>
                        </a:prstGeom>
                        <a:solidFill>
                          <a:srgbClr val="FFFFFF"/>
                        </a:solidFill>
                        <a:ln w="9525" cap="rnd" cmpd="sng">
                          <a:solidFill>
                            <a:srgbClr val="000000"/>
                          </a:solidFill>
                          <a:prstDash val="sysDot"/>
                          <a:headEnd type="none" w="med" len="med"/>
                          <a:tailEnd type="none" w="med" len="med"/>
                        </a:ln>
                        <a:effectLst/>
                      </wps:spPr>
                      <wps:txbx>
                        <w:txbxContent>
                          <w:p w14:paraId="56932609"/>
                          <w:p w14:paraId="6626FB90"/>
                          <w:p w14:paraId="008DAA6B"/>
                          <w:p w14:paraId="55CF7BF3">
                            <w:pPr>
                              <w:jc w:val="center"/>
                              <w:rPr>
                                <w:rFonts w:ascii="仿宋_GB2312" w:eastAsia="仿宋_GB2312"/>
                                <w:sz w:val="32"/>
                                <w:szCs w:val="32"/>
                              </w:rPr>
                            </w:pPr>
                            <w:r>
                              <w:rPr>
                                <w:rFonts w:hint="eastAsia" w:ascii="仿宋_GB2312" w:eastAsia="仿宋_GB2312"/>
                                <w:sz w:val="32"/>
                                <w:szCs w:val="32"/>
                              </w:rPr>
                              <w:t>附:法定代表人身份证扫描件</w:t>
                            </w:r>
                          </w:p>
                        </w:txbxContent>
                      </wps:txbx>
                      <wps:bodyPr upright="1"/>
                    </wps:wsp>
                  </a:graphicData>
                </a:graphic>
              </wp:anchor>
            </w:drawing>
          </mc:Choice>
          <mc:Fallback>
            <w:pict>
              <v:roundrect id="_x0000_s1026" o:spid="_x0000_s1026" o:spt="2" style="position:absolute;left:0pt;margin-left:72.95pt;margin-top:78.05pt;height:141.4pt;width:254.95pt;z-index:251659264;mso-width-relative:page;mso-height-relative:page;" fillcolor="#FFFFFF" filled="t" stroked="t" coordsize="21600,21600" arcsize="0.166666666666667" o:gfxdata="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PyYVXjaAAAACwEAAA8AAAAAAAAAAQAgAAAAIgAAAGRycy9kb3ducmV2LnhtbFBL&#10;AQIUABQAAAAIAIdO4kAhwA2cLQIAAGUEAAAOAAAAAAAAAAEAIAAAACkBAABkcnMvZTJvRG9jLnht&#10;bFBLBQYAAAAABgAGAFkBAADIBQAAAAA=&#10;">
                <v:fill on="t" focussize="0,0"/>
                <v:stroke color="#000000" joinstyle="round" dashstyle="1 1" endcap="round"/>
                <v:imagedata o:title=""/>
                <o:lock v:ext="edit" aspectratio="f"/>
                <v:textbox>
                  <w:txbxContent>
                    <w:p w14:paraId="56932609"/>
                    <w:p w14:paraId="6626FB90"/>
                    <w:p w14:paraId="008DAA6B"/>
                    <w:p w14:paraId="55CF7BF3">
                      <w:pPr>
                        <w:jc w:val="center"/>
                        <w:rPr>
                          <w:rFonts w:ascii="仿宋_GB2312" w:eastAsia="仿宋_GB2312"/>
                          <w:sz w:val="32"/>
                          <w:szCs w:val="32"/>
                        </w:rPr>
                      </w:pPr>
                      <w:r>
                        <w:rPr>
                          <w:rFonts w:hint="eastAsia" w:ascii="仿宋_GB2312" w:eastAsia="仿宋_GB2312"/>
                          <w:sz w:val="32"/>
                          <w:szCs w:val="32"/>
                        </w:rPr>
                        <w:t>附:法定代表人身份证扫描件</w:t>
                      </w:r>
                    </w:p>
                  </w:txbxContent>
                </v:textbox>
              </v:roundrect>
            </w:pict>
          </mc:Fallback>
        </mc:AlternateContent>
      </w:r>
      <w:r>
        <w:rPr>
          <w:rFonts w:ascii="仿宋_GB2312" w:eastAsia="仿宋_GB2312"/>
          <w:sz w:val="32"/>
          <w:szCs w:val="32"/>
        </w:rPr>
        <w:t>2、内容必须填</w:t>
      </w:r>
      <w:r>
        <w:rPr>
          <w:rFonts w:hint="eastAsia" w:ascii="仿宋_GB2312" w:eastAsia="仿宋_GB2312"/>
          <w:sz w:val="32"/>
          <w:szCs w:val="32"/>
        </w:rPr>
        <w:t>写真实、清楚，涂改无效，不得转让、买卖。</w:t>
      </w:r>
    </w:p>
    <w:p w14:paraId="13D2F226">
      <w:pPr>
        <w:widowControl/>
        <w:spacing w:line="560" w:lineRule="exact"/>
        <w:jc w:val="left"/>
      </w:pPr>
      <w:r>
        <w:br w:type="page"/>
      </w:r>
    </w:p>
    <w:p w14:paraId="1EA044B8">
      <w:pPr>
        <w:widowControl/>
        <w:adjustRightInd w:val="0"/>
        <w:snapToGrid w:val="0"/>
        <w:spacing w:line="560" w:lineRule="exact"/>
        <w:ind w:firstLine="640" w:firstLineChars="200"/>
        <w:jc w:val="center"/>
        <w:rPr>
          <w:rFonts w:ascii="Arial" w:hAnsi="Arial" w:eastAsia="黑体" w:cs="Times New Roman"/>
          <w:bCs/>
          <w:sz w:val="32"/>
          <w:szCs w:val="32"/>
        </w:rPr>
      </w:pPr>
      <w:r>
        <w:rPr>
          <w:rFonts w:hint="eastAsia" w:ascii="Arial" w:hAnsi="Arial" w:eastAsia="黑体" w:cs="Times New Roman"/>
          <w:bCs/>
          <w:sz w:val="32"/>
          <w:szCs w:val="32"/>
        </w:rPr>
        <w:t>六、法定代表人授权委托书</w:t>
      </w:r>
    </w:p>
    <w:p w14:paraId="05790111">
      <w:pPr>
        <w:spacing w:line="560" w:lineRule="exact"/>
        <w:ind w:firstLine="640" w:firstLineChars="200"/>
        <w:rPr>
          <w:rFonts w:ascii="仿宋_GB2312" w:eastAsia="仿宋_GB2312"/>
          <w:sz w:val="32"/>
          <w:szCs w:val="32"/>
        </w:rPr>
      </w:pPr>
      <w:r>
        <w:rPr>
          <w:rFonts w:ascii="仿宋_GB2312" w:eastAsia="仿宋_GB2312"/>
          <w:sz w:val="32"/>
          <w:szCs w:val="32"/>
        </w:rPr>
        <w:t>本授权委托书声明:我（姓名）系（投标人名称）的法定代表人，现授权委托（单位名称）的（姓名）为我公司签署本项目已递交的投标文件的法定代表人的授权委托代理人，代理人全权代表我所签署的本项目已递交的投标文件内容我均承认。</w:t>
      </w:r>
    </w:p>
    <w:p w14:paraId="0E2AA1D3">
      <w:pPr>
        <w:spacing w:line="560" w:lineRule="exact"/>
        <w:ind w:firstLine="640" w:firstLineChars="200"/>
        <w:rPr>
          <w:rFonts w:ascii="仿宋_GB2312" w:eastAsia="仿宋_GB2312"/>
          <w:sz w:val="32"/>
          <w:szCs w:val="32"/>
        </w:rPr>
      </w:pPr>
      <w:r>
        <w:rPr>
          <w:rFonts w:ascii="仿宋_GB2312" w:eastAsia="仿宋_GB2312"/>
          <w:sz w:val="32"/>
          <w:szCs w:val="32"/>
        </w:rPr>
        <w:t>代理人无转委托权，特此委托。</w:t>
      </w:r>
    </w:p>
    <w:p w14:paraId="148EDB6B">
      <w:pPr>
        <w:spacing w:line="560" w:lineRule="exact"/>
        <w:ind w:firstLine="640" w:firstLineChars="200"/>
        <w:rPr>
          <w:rFonts w:ascii="仿宋_GB2312" w:eastAsia="仿宋_GB2312"/>
          <w:sz w:val="32"/>
          <w:szCs w:val="32"/>
        </w:rPr>
      </w:pPr>
      <w:r>
        <w:rPr>
          <w:rFonts w:ascii="仿宋_GB2312" w:eastAsia="仿宋_GB2312"/>
          <w:sz w:val="32"/>
          <w:szCs w:val="32"/>
        </w:rPr>
        <w:t>代理人:</w:t>
      </w:r>
    </w:p>
    <w:p w14:paraId="47846173">
      <w:pPr>
        <w:spacing w:line="560" w:lineRule="exact"/>
        <w:ind w:firstLine="640" w:firstLineChars="200"/>
        <w:rPr>
          <w:rFonts w:ascii="仿宋_GB2312" w:eastAsia="仿宋_GB2312"/>
          <w:sz w:val="32"/>
          <w:szCs w:val="32"/>
        </w:rPr>
      </w:pPr>
      <w:r>
        <w:rPr>
          <w:rFonts w:ascii="仿宋_GB2312" w:eastAsia="仿宋_GB2312"/>
          <w:sz w:val="32"/>
          <w:szCs w:val="32"/>
        </w:rPr>
        <w:t>职务:</w:t>
      </w:r>
    </w:p>
    <w:p w14:paraId="3C9B60DA">
      <w:pPr>
        <w:spacing w:line="560" w:lineRule="exact"/>
        <w:ind w:firstLine="640" w:firstLineChars="200"/>
        <w:rPr>
          <w:rFonts w:ascii="仿宋_GB2312" w:eastAsia="仿宋_GB2312"/>
          <w:sz w:val="32"/>
          <w:szCs w:val="32"/>
        </w:rPr>
      </w:pPr>
      <w:r>
        <w:rPr>
          <w:rFonts w:ascii="仿宋_GB2312" w:eastAsia="仿宋_GB2312"/>
          <w:sz w:val="32"/>
          <w:szCs w:val="32"/>
        </w:rPr>
        <w:t>详细通讯地址:</w:t>
      </w:r>
    </w:p>
    <w:p w14:paraId="2FDF7080">
      <w:pPr>
        <w:spacing w:line="560" w:lineRule="exact"/>
        <w:ind w:firstLine="640" w:firstLineChars="200"/>
        <w:rPr>
          <w:rFonts w:ascii="仿宋_GB2312" w:eastAsia="仿宋_GB2312"/>
          <w:sz w:val="32"/>
          <w:szCs w:val="32"/>
        </w:rPr>
      </w:pPr>
      <w:r>
        <w:rPr>
          <w:rFonts w:ascii="仿宋_GB2312" w:eastAsia="仿宋_GB2312"/>
          <w:sz w:val="32"/>
          <w:szCs w:val="32"/>
        </w:rPr>
        <w:t>邮政编码:</w:t>
      </w:r>
    </w:p>
    <w:p w14:paraId="29EBA828">
      <w:pPr>
        <w:spacing w:line="560" w:lineRule="exact"/>
        <w:ind w:firstLine="640" w:firstLineChars="200"/>
        <w:rPr>
          <w:rFonts w:ascii="仿宋_GB2312" w:eastAsia="仿宋_GB2312"/>
          <w:sz w:val="32"/>
          <w:szCs w:val="32"/>
        </w:rPr>
      </w:pPr>
      <w:r>
        <w:rPr>
          <w:rFonts w:ascii="仿宋_GB2312" w:eastAsia="仿宋_GB2312"/>
          <w:sz w:val="32"/>
          <w:szCs w:val="32"/>
        </w:rPr>
        <w:t>电话:</w:t>
      </w:r>
    </w:p>
    <w:p w14:paraId="509ECF36">
      <w:pPr>
        <w:spacing w:line="560" w:lineRule="exact"/>
        <w:ind w:firstLine="640" w:firstLineChars="200"/>
        <w:rPr>
          <w:rFonts w:ascii="仿宋_GB2312" w:eastAsia="仿宋_GB2312"/>
          <w:sz w:val="32"/>
          <w:szCs w:val="32"/>
        </w:rPr>
      </w:pPr>
      <w:r>
        <w:rPr>
          <w:rFonts w:ascii="仿宋_GB2312" w:eastAsia="仿宋_GB2312"/>
          <w:sz w:val="32"/>
          <w:szCs w:val="32"/>
        </w:rPr>
        <w:t>移动电话:</w:t>
      </w:r>
    </w:p>
    <w:p w14:paraId="77802BCC">
      <w:pPr>
        <w:spacing w:line="560" w:lineRule="exact"/>
        <w:ind w:firstLine="640" w:firstLineChars="200"/>
        <w:rPr>
          <w:rFonts w:ascii="仿宋_GB2312" w:eastAsia="仿宋_GB2312"/>
          <w:sz w:val="32"/>
          <w:szCs w:val="32"/>
        </w:rPr>
      </w:pPr>
      <w:r>
        <w:rPr>
          <w:rFonts w:ascii="仿宋_GB2312" w:eastAsia="仿宋_GB2312"/>
          <w:sz w:val="32"/>
          <w:szCs w:val="32"/>
        </w:rPr>
        <w:t>传真:</w:t>
      </w:r>
    </w:p>
    <w:p w14:paraId="0B1D2181">
      <w:pPr>
        <w:spacing w:line="560" w:lineRule="exact"/>
        <w:ind w:firstLine="640" w:firstLineChars="200"/>
        <w:rPr>
          <w:rFonts w:ascii="仿宋_GB2312" w:eastAsia="仿宋_GB2312"/>
          <w:sz w:val="32"/>
          <w:szCs w:val="32"/>
        </w:rPr>
      </w:pPr>
      <w:r>
        <w:rPr>
          <w:rFonts w:ascii="仿宋_GB2312" w:eastAsia="仿宋_GB2312"/>
          <w:sz w:val="32"/>
          <w:szCs w:val="32"/>
        </w:rPr>
        <w:t>投标人:</w:t>
      </w:r>
    </w:p>
    <w:p w14:paraId="779B1705">
      <w:pPr>
        <w:spacing w:line="560" w:lineRule="exact"/>
        <w:ind w:firstLine="640" w:firstLineChars="200"/>
        <w:rPr>
          <w:rFonts w:ascii="仿宋_GB2312" w:eastAsia="仿宋_GB2312"/>
          <w:sz w:val="32"/>
          <w:szCs w:val="32"/>
        </w:rPr>
      </w:pPr>
      <w:r>
        <w:rPr>
          <w:rFonts w:ascii="仿宋_GB2312" w:eastAsia="仿宋_GB2312"/>
          <w:sz w:val="32"/>
          <w:szCs w:val="32"/>
        </w:rPr>
        <w:t>法定代表人:</w:t>
      </w:r>
    </w:p>
    <w:p w14:paraId="13CF0DC2">
      <w:pPr>
        <w:spacing w:line="560" w:lineRule="exact"/>
        <w:ind w:firstLine="640" w:firstLineChars="200"/>
        <w:rPr>
          <w:rFonts w:ascii="仿宋_GB2312" w:eastAsia="仿宋_GB2312"/>
          <w:sz w:val="32"/>
          <w:szCs w:val="32"/>
        </w:rPr>
      </w:pPr>
      <w:r>
        <w:rPr>
          <w:rFonts w:ascii="仿宋_GB2312" w:eastAsia="仿宋_GB2312"/>
          <w:sz w:val="32"/>
          <w:szCs w:val="32"/>
        </w:rPr>
        <w:t>授权委托日期:年月日</w:t>
      </w:r>
      <w:r>
        <w:rPr>
          <w:rFonts w:ascii="仿宋_GB2312" w:eastAsia="仿宋_GB2312"/>
          <w:sz w:val="32"/>
          <w:szCs w:val="32"/>
        </w:rPr>
        <mc:AlternateContent>
          <mc:Choice Requires="wps">
            <w:drawing>
              <wp:anchor distT="0" distB="0" distL="114300" distR="114300" simplePos="0" relativeHeight="251660288" behindDoc="0" locked="0" layoutInCell="1" allowOverlap="1">
                <wp:simplePos x="0" y="0"/>
                <wp:positionH relativeFrom="column">
                  <wp:posOffset>979805</wp:posOffset>
                </wp:positionH>
                <wp:positionV relativeFrom="paragraph">
                  <wp:posOffset>708660</wp:posOffset>
                </wp:positionV>
                <wp:extent cx="3237865" cy="1795780"/>
                <wp:effectExtent l="4445" t="4445" r="8890" b="15875"/>
                <wp:wrapNone/>
                <wp:docPr id="4" name="圆角矩形 4"/>
                <wp:cNvGraphicFramePr/>
                <a:graphic xmlns:a="http://schemas.openxmlformats.org/drawingml/2006/main">
                  <a:graphicData uri="http://schemas.microsoft.com/office/word/2010/wordprocessingShape">
                    <wps:wsp>
                      <wps:cNvSpPr/>
                      <wps:spPr>
                        <a:xfrm>
                          <a:off x="0" y="0"/>
                          <a:ext cx="3237865" cy="1795780"/>
                        </a:xfrm>
                        <a:prstGeom prst="roundRect">
                          <a:avLst>
                            <a:gd name="adj" fmla="val 16667"/>
                          </a:avLst>
                        </a:prstGeom>
                        <a:solidFill>
                          <a:srgbClr val="FFFFFF"/>
                        </a:solidFill>
                        <a:ln w="9525" cap="rnd" cmpd="sng">
                          <a:solidFill>
                            <a:srgbClr val="000000"/>
                          </a:solidFill>
                          <a:prstDash val="sysDot"/>
                          <a:headEnd type="none" w="med" len="med"/>
                          <a:tailEnd type="none" w="med" len="med"/>
                        </a:ln>
                        <a:effectLst/>
                      </wps:spPr>
                      <wps:txbx>
                        <w:txbxContent>
                          <w:p w14:paraId="1C3D0A98"/>
                          <w:p w14:paraId="6CCC18DF"/>
                          <w:p w14:paraId="6CE310EE"/>
                          <w:p w14:paraId="5E0D6648">
                            <w:pPr>
                              <w:spacing w:line="540" w:lineRule="exact"/>
                              <w:jc w:val="center"/>
                              <w:rPr>
                                <w:rFonts w:ascii="仿宋_GB2312" w:eastAsia="仿宋_GB2312"/>
                                <w:sz w:val="32"/>
                                <w:szCs w:val="32"/>
                              </w:rPr>
                            </w:pPr>
                            <w:r>
                              <w:rPr>
                                <w:rFonts w:hint="eastAsia" w:ascii="仿宋_GB2312" w:eastAsia="仿宋_GB2312"/>
                                <w:sz w:val="32"/>
                                <w:szCs w:val="32"/>
                              </w:rPr>
                              <w:t>附:代理人身份证扫描件</w:t>
                            </w:r>
                          </w:p>
                        </w:txbxContent>
                      </wps:txbx>
                      <wps:bodyPr upright="1"/>
                    </wps:wsp>
                  </a:graphicData>
                </a:graphic>
              </wp:anchor>
            </w:drawing>
          </mc:Choice>
          <mc:Fallback>
            <w:pict>
              <v:roundrect id="_x0000_s1026" o:spid="_x0000_s1026" o:spt="2" style="position:absolute;left:0pt;margin-left:77.15pt;margin-top:55.8pt;height:141.4pt;width:254.95pt;z-index:251660288;mso-width-relative:page;mso-height-relative:page;" fillcolor="#FFFFFF" filled="t" stroked="t" coordsize="21600,21600" arcsize="0.166666666666667" o:gfxdata="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5RDzHaAAAACwEAAA8AAAAAAAAAAQAgAAAAIgAAAGRycy9kb3ducmV2LnhtbFBL&#10;AQIUABQAAAAIAIdO4kB6lM+3LQIAAGUEAAAOAAAAAAAAAAEAIAAAACkBAABkcnMvZTJvRG9jLnht&#10;bFBLBQYAAAAABgAGAFkBAADIBQAAAAA=&#10;">
                <v:fill on="t" focussize="0,0"/>
                <v:stroke color="#000000" joinstyle="round" dashstyle="1 1" endcap="round"/>
                <v:imagedata o:title=""/>
                <o:lock v:ext="edit" aspectratio="f"/>
                <v:textbox>
                  <w:txbxContent>
                    <w:p w14:paraId="1C3D0A98"/>
                    <w:p w14:paraId="6CCC18DF"/>
                    <w:p w14:paraId="6CE310EE"/>
                    <w:p w14:paraId="5E0D6648">
                      <w:pPr>
                        <w:spacing w:line="540" w:lineRule="exact"/>
                        <w:jc w:val="center"/>
                        <w:rPr>
                          <w:rFonts w:ascii="仿宋_GB2312" w:eastAsia="仿宋_GB2312"/>
                          <w:sz w:val="32"/>
                          <w:szCs w:val="32"/>
                        </w:rPr>
                      </w:pPr>
                      <w:r>
                        <w:rPr>
                          <w:rFonts w:hint="eastAsia" w:ascii="仿宋_GB2312" w:eastAsia="仿宋_GB2312"/>
                          <w:sz w:val="32"/>
                          <w:szCs w:val="32"/>
                        </w:rPr>
                        <w:t>附:代理人身份证扫描件</w:t>
                      </w:r>
                    </w:p>
                  </w:txbxContent>
                </v:textbox>
              </v:roundrect>
            </w:pict>
          </mc:Fallback>
        </mc:AlternateContent>
      </w:r>
    </w:p>
    <w:p w14:paraId="4319C0AE">
      <w:pPr>
        <w:spacing w:line="560" w:lineRule="exact"/>
        <w:ind w:firstLine="420" w:firstLineChars="200"/>
      </w:pPr>
    </w:p>
    <w:p w14:paraId="4E01BBF6">
      <w:pPr>
        <w:widowControl/>
        <w:spacing w:line="560" w:lineRule="exact"/>
        <w:jc w:val="left"/>
      </w:pPr>
      <w:r>
        <w:br w:type="page"/>
      </w:r>
    </w:p>
    <w:p w14:paraId="3394A3A9">
      <w:pPr>
        <w:pStyle w:val="4"/>
        <w:spacing w:before="0" w:after="0" w:afterLines="0" w:line="560" w:lineRule="exact"/>
        <w:ind w:firstLine="643" w:firstLineChars="200"/>
        <w:jc w:val="center"/>
        <w:rPr>
          <w:rFonts w:eastAsia="黑体"/>
        </w:rPr>
      </w:pPr>
      <w:r>
        <w:rPr>
          <w:rFonts w:hint="eastAsia" w:eastAsia="黑体"/>
        </w:rPr>
        <w:t>七、履约承诺函</w:t>
      </w:r>
    </w:p>
    <w:p w14:paraId="68575552">
      <w:pPr>
        <w:spacing w:before="24" w:after="24"/>
        <w:jc w:val="left"/>
        <w:rPr>
          <w:rFonts w:ascii="仿宋_GB2312" w:hAnsi="宋体" w:eastAsia="仿宋_GB2312"/>
          <w:sz w:val="32"/>
          <w:szCs w:val="32"/>
        </w:rPr>
      </w:pPr>
      <w:r>
        <w:rPr>
          <w:rFonts w:hint="eastAsia" w:ascii="仿宋_GB2312" w:hAnsi="宋体" w:eastAsia="仿宋_GB2312"/>
          <w:sz w:val="32"/>
          <w:szCs w:val="32"/>
        </w:rPr>
        <w:t>致：</w:t>
      </w:r>
      <w:r>
        <w:rPr>
          <w:rFonts w:hint="eastAsia" w:ascii="仿宋_GB2312" w:hAnsi="宋体" w:eastAsia="仿宋_GB2312"/>
          <w:sz w:val="32"/>
          <w:szCs w:val="32"/>
          <w:u w:val="single"/>
        </w:rPr>
        <w:t>光明区民政服务中心</w:t>
      </w:r>
    </w:p>
    <w:p w14:paraId="79711D34">
      <w:pPr>
        <w:spacing w:before="24" w:after="24"/>
        <w:ind w:firstLine="640" w:firstLineChars="200"/>
        <w:jc w:val="left"/>
        <w:rPr>
          <w:rFonts w:ascii="仿宋_GB2312" w:hAnsi="宋体" w:eastAsia="仿宋_GB2312"/>
          <w:sz w:val="32"/>
          <w:szCs w:val="32"/>
        </w:rPr>
      </w:pPr>
    </w:p>
    <w:p w14:paraId="037A3BBF">
      <w:pPr>
        <w:spacing w:before="24" w:after="24" w:line="560" w:lineRule="exact"/>
        <w:ind w:firstLine="540"/>
        <w:rPr>
          <w:rFonts w:ascii="仿宋_GB2312" w:hAnsi="宋体" w:eastAsia="仿宋_GB2312"/>
          <w:sz w:val="32"/>
          <w:szCs w:val="32"/>
        </w:rPr>
      </w:pPr>
      <w:r>
        <w:rPr>
          <w:rFonts w:hint="eastAsia" w:ascii="仿宋_GB2312" w:hAnsi="宋体" w:eastAsia="仿宋_GB2312"/>
          <w:sz w:val="32"/>
          <w:szCs w:val="32"/>
        </w:rPr>
        <w:t>我单位承诺：</w:t>
      </w:r>
    </w:p>
    <w:p w14:paraId="0352B893">
      <w:pPr>
        <w:spacing w:before="24" w:after="24" w:line="560" w:lineRule="exact"/>
        <w:ind w:firstLine="540"/>
        <w:rPr>
          <w:rFonts w:ascii="仿宋_GB2312" w:hAnsi="宋体" w:eastAsia="仿宋_GB2312"/>
          <w:sz w:val="32"/>
          <w:szCs w:val="32"/>
        </w:rPr>
      </w:pPr>
      <w:r>
        <w:rPr>
          <w:rFonts w:hint="eastAsia" w:ascii="仿宋_GB2312" w:hAnsi="宋体" w:eastAsia="仿宋_GB2312"/>
          <w:sz w:val="32"/>
          <w:szCs w:val="32"/>
        </w:rPr>
        <w:t>1.对本招标项目所提供的货物、工程或服务未侵犯知识产权，我单位已清楚，提供虚假承诺或者被有关单位确认为侵犯知识产权的，三年内不得参加政府采购活动。</w:t>
      </w:r>
    </w:p>
    <w:p w14:paraId="177F9CFF">
      <w:pPr>
        <w:spacing w:before="24" w:after="24" w:line="560" w:lineRule="exact"/>
        <w:ind w:firstLine="540"/>
        <w:rPr>
          <w:rFonts w:ascii="仿宋_GB2312" w:hAnsi="宋体" w:eastAsia="仿宋_GB2312"/>
          <w:sz w:val="32"/>
          <w:szCs w:val="32"/>
        </w:rPr>
      </w:pPr>
      <w:r>
        <w:rPr>
          <w:rFonts w:hint="eastAsia" w:ascii="仿宋_GB2312" w:hAnsi="宋体" w:eastAsia="仿宋_GB2312"/>
          <w:sz w:val="32"/>
          <w:szCs w:val="32"/>
        </w:rPr>
        <w:t>2.我单位参与该项目投标，严格遵守政府采购法律法规，投标做到诚实，不串标。我单位已清楚，如违反上述要求，投标将作无效处理，且会被列入不良记录名单并在网上曝光，同时将被提请政府采购监督管理部门给予禁止参与政府采购活动或其他处罚。</w:t>
      </w:r>
    </w:p>
    <w:p w14:paraId="15B6A1F5">
      <w:pPr>
        <w:spacing w:before="24" w:after="24" w:line="560" w:lineRule="exact"/>
        <w:ind w:firstLine="540"/>
        <w:rPr>
          <w:rFonts w:ascii="仿宋_GB2312" w:hAnsi="宋体" w:eastAsia="仿宋_GB2312"/>
          <w:sz w:val="32"/>
          <w:szCs w:val="32"/>
        </w:rPr>
      </w:pPr>
      <w:r>
        <w:rPr>
          <w:rFonts w:hint="eastAsia" w:ascii="仿宋_GB2312" w:hAnsi="宋体" w:eastAsia="仿宋_GB2312"/>
          <w:sz w:val="32"/>
          <w:szCs w:val="32"/>
        </w:rPr>
        <w:t>3.我单位已认真核实了投标文件的全部资料，所有资料均为真实资料。我单位对投标文件中全部投标资料的真实性负责，如被证实我单位的投标文件中存在虚假资料的，则视为我单位隐瞒真实情况、提供虚假资料，我单位愿意接受主管部门作出的行政处罚。</w:t>
      </w:r>
    </w:p>
    <w:p w14:paraId="1A6FEAC7">
      <w:pPr>
        <w:spacing w:before="24" w:after="24" w:line="560" w:lineRule="exact"/>
        <w:ind w:firstLine="540"/>
        <w:rPr>
          <w:rFonts w:ascii="仿宋_GB2312" w:hAnsi="宋体" w:eastAsia="仿宋_GB2312"/>
          <w:sz w:val="32"/>
          <w:szCs w:val="32"/>
        </w:rPr>
      </w:pPr>
      <w:r>
        <w:rPr>
          <w:rFonts w:hint="eastAsia" w:ascii="仿宋_GB2312" w:hAnsi="宋体" w:eastAsia="仿宋_GB2312"/>
          <w:sz w:val="32"/>
          <w:szCs w:val="32"/>
        </w:rPr>
        <w:t>4.我单位承诺本项目的报价不低于我公司的成本价，否则，我公司清楚将面临投标无效的风险；我单位承诺不恶意低价谋取中标；我单位对本项目的报价负责，中标后将严格按照本项目招标文件需求、签署的采购合同及我单位在投标中所作的全部承诺履行。我公司清楚，若我单位以“报价太低而无法履约”为理由放弃本项目中标资格时，我单位愿意接受主管部门的处理处罚。若我公司中标本项目，我公司的报价明显低于其他投标人的报价时，我公司清楚，本项目将成为重点监管、重点验收项目，我公司将按时保质保量完成，并全力配合有关监管、验收工作；若我单位未按上述要求履约，我单位愿意接受主管部门的处理处罚。</w:t>
      </w:r>
    </w:p>
    <w:p w14:paraId="528EA5AA">
      <w:pPr>
        <w:spacing w:before="24" w:after="24" w:line="560" w:lineRule="exact"/>
        <w:ind w:firstLine="540"/>
        <w:rPr>
          <w:rFonts w:ascii="仿宋_GB2312" w:hAnsi="宋体" w:eastAsia="仿宋_GB2312"/>
          <w:sz w:val="32"/>
          <w:szCs w:val="32"/>
        </w:rPr>
      </w:pPr>
      <w:r>
        <w:rPr>
          <w:rFonts w:hint="eastAsia" w:ascii="仿宋_GB2312" w:hAnsi="宋体" w:eastAsia="仿宋_GB2312"/>
          <w:sz w:val="32"/>
          <w:szCs w:val="32"/>
        </w:rPr>
        <w:t>5.如我单位有幸中标，做到守信，依照本项目招标文件及投标文件要求、与采购单位签署的采购合同，以及本公司在投标中所作的一切承诺进行履约。</w:t>
      </w:r>
    </w:p>
    <w:p w14:paraId="45764EA3">
      <w:pPr>
        <w:spacing w:before="24" w:after="24" w:line="560" w:lineRule="exact"/>
        <w:ind w:firstLine="540"/>
        <w:rPr>
          <w:rFonts w:ascii="仿宋_GB2312" w:hAnsi="宋体" w:eastAsia="仿宋_GB2312"/>
          <w:sz w:val="32"/>
          <w:szCs w:val="32"/>
        </w:rPr>
      </w:pPr>
      <w:r>
        <w:rPr>
          <w:rFonts w:hint="eastAsia" w:ascii="仿宋_GB2312" w:hAnsi="宋体" w:eastAsia="仿宋_GB2312"/>
          <w:sz w:val="32"/>
          <w:szCs w:val="32"/>
        </w:rPr>
        <w:t>6.我单位已认真阅读本项目需求，特别是交货期、完工期和服务期的要求，我司承诺完全满足本项目的交货期、完工期和服务期要求。</w:t>
      </w:r>
    </w:p>
    <w:p w14:paraId="66B3A1EC">
      <w:pPr>
        <w:spacing w:before="24" w:after="24" w:line="560" w:lineRule="exact"/>
        <w:ind w:firstLine="540"/>
        <w:rPr>
          <w:rFonts w:ascii="仿宋_GB2312" w:hAnsi="宋体" w:eastAsia="仿宋_GB2312"/>
          <w:sz w:val="32"/>
          <w:szCs w:val="32"/>
        </w:rPr>
      </w:pPr>
      <w:r>
        <w:rPr>
          <w:rFonts w:hint="eastAsia" w:ascii="仿宋_GB2312" w:hAnsi="宋体" w:eastAsia="仿宋_GB2312"/>
          <w:sz w:val="32"/>
          <w:szCs w:val="32"/>
        </w:rPr>
        <w:t>7.我单位承诺中标后，在合同签订后5个工作日内，按时开展该合同服务全部内容。如未能按时开展，将视为违约，采购人有权依法解除与其签订的采购合同。</w:t>
      </w:r>
    </w:p>
    <w:p w14:paraId="1457CB5B">
      <w:pPr>
        <w:spacing w:before="24" w:after="24" w:line="560" w:lineRule="exact"/>
        <w:ind w:firstLine="540"/>
        <w:rPr>
          <w:rFonts w:ascii="仿宋_GB2312" w:hAnsi="宋体" w:eastAsia="仿宋_GB2312"/>
          <w:sz w:val="32"/>
          <w:szCs w:val="32"/>
        </w:rPr>
      </w:pPr>
      <w:r>
        <w:rPr>
          <w:rFonts w:hint="eastAsia" w:ascii="仿宋_GB2312" w:hAnsi="宋体" w:eastAsia="仿宋_GB2312"/>
          <w:sz w:val="32"/>
          <w:szCs w:val="32"/>
        </w:rPr>
        <w:t>8.我单位承诺不转包或非法分包。</w:t>
      </w:r>
    </w:p>
    <w:p w14:paraId="072115C3">
      <w:pPr>
        <w:spacing w:before="24" w:after="24" w:line="560" w:lineRule="exact"/>
        <w:ind w:firstLine="540"/>
        <w:rPr>
          <w:rFonts w:ascii="仿宋_GB2312" w:hAnsi="宋体" w:eastAsia="仿宋_GB2312"/>
          <w:sz w:val="32"/>
          <w:szCs w:val="32"/>
        </w:rPr>
      </w:pPr>
      <w:r>
        <w:rPr>
          <w:rFonts w:hint="eastAsia" w:ascii="仿宋_GB2312" w:hAnsi="宋体" w:eastAsia="仿宋_GB2312"/>
          <w:sz w:val="32"/>
          <w:szCs w:val="32"/>
        </w:rPr>
        <w:t>9.我单位已清楚，如违反上述要求，所投标将作废，被列入不良记录名单并在网上曝光，同时将被提请政府采购主管部门给予一定年限内禁止参与政府采购活动或其他处罚。</w:t>
      </w:r>
    </w:p>
    <w:p w14:paraId="1B4C9A0E">
      <w:pPr>
        <w:pStyle w:val="2"/>
        <w:rPr>
          <w:rFonts w:hint="default" w:eastAsia="仿宋_GB2312"/>
        </w:rPr>
      </w:pPr>
    </w:p>
    <w:p w14:paraId="64BED81C">
      <w:pPr>
        <w:spacing w:before="24" w:after="24" w:line="560" w:lineRule="exact"/>
        <w:ind w:firstLine="540"/>
        <w:rPr>
          <w:rFonts w:ascii="仿宋_GB2312" w:hAnsi="宋体" w:eastAsia="仿宋_GB2312"/>
          <w:sz w:val="32"/>
          <w:szCs w:val="32"/>
        </w:rPr>
      </w:pPr>
      <w:r>
        <w:rPr>
          <w:rFonts w:hint="eastAsia" w:ascii="仿宋_GB2312" w:hAnsi="宋体" w:eastAsia="仿宋_GB2312"/>
          <w:sz w:val="32"/>
          <w:szCs w:val="32"/>
        </w:rPr>
        <w:t>以上承诺，如有违反，愿依照国家相关法律处理，并赔偿由此给采购人带来的一切经济损失。</w:t>
      </w:r>
    </w:p>
    <w:p w14:paraId="08759FE3">
      <w:pPr>
        <w:spacing w:before="24" w:after="24"/>
        <w:jc w:val="left"/>
        <w:rPr>
          <w:rFonts w:ascii="仿宋_GB2312" w:hAnsi="宋体" w:eastAsia="仿宋_GB2312"/>
          <w:sz w:val="32"/>
          <w:szCs w:val="32"/>
        </w:rPr>
      </w:pPr>
    </w:p>
    <w:p w14:paraId="238388A8">
      <w:pPr>
        <w:spacing w:before="24" w:after="24"/>
        <w:jc w:val="left"/>
        <w:rPr>
          <w:rFonts w:ascii="仿宋_GB2312" w:hAnsi="宋体" w:eastAsia="仿宋_GB2312"/>
          <w:sz w:val="32"/>
          <w:szCs w:val="32"/>
        </w:rPr>
      </w:pPr>
    </w:p>
    <w:p w14:paraId="081E498F">
      <w:pPr>
        <w:spacing w:before="24" w:after="24"/>
        <w:jc w:val="left"/>
        <w:rPr>
          <w:rFonts w:ascii="仿宋_GB2312" w:hAnsi="宋体" w:eastAsia="仿宋_GB2312"/>
          <w:sz w:val="32"/>
          <w:szCs w:val="32"/>
        </w:rPr>
      </w:pPr>
    </w:p>
    <w:p w14:paraId="0CF8B317">
      <w:pPr>
        <w:spacing w:before="24" w:after="24" w:line="560" w:lineRule="exact"/>
        <w:ind w:firstLine="645"/>
        <w:jc w:val="center"/>
        <w:rPr>
          <w:rFonts w:ascii="仿宋_GB2312" w:hAnsi="宋体" w:eastAsia="仿宋_GB2312"/>
          <w:sz w:val="32"/>
          <w:szCs w:val="32"/>
        </w:rPr>
      </w:pPr>
      <w:r>
        <w:rPr>
          <w:rFonts w:hint="eastAsia" w:ascii="仿宋_GB2312" w:hAnsi="宋体" w:eastAsia="仿宋_GB2312"/>
          <w:sz w:val="32"/>
          <w:szCs w:val="32"/>
        </w:rPr>
        <w:t>投标人单位名称（盖章）：</w:t>
      </w:r>
    </w:p>
    <w:p w14:paraId="3BFB3F6A">
      <w:pPr>
        <w:pStyle w:val="9"/>
        <w:spacing w:before="24" w:after="24" w:line="560" w:lineRule="exact"/>
        <w:ind w:firstLine="640" w:firstLineChars="200"/>
        <w:jc w:val="right"/>
        <w:rPr>
          <w:rFonts w:ascii="仿宋_GB2312" w:hAnsiTheme="majorHAnsi" w:cstheme="majorBidi"/>
          <w:sz w:val="44"/>
          <w:szCs w:val="32"/>
          <w:lang w:eastAsia="zh-CN"/>
        </w:rPr>
        <w:sectPr>
          <w:pgSz w:w="11906" w:h="16838"/>
          <w:pgMar w:top="1135" w:right="1797" w:bottom="851" w:left="1797" w:header="851" w:footer="992" w:gutter="0"/>
          <w:cols w:space="425" w:num="1"/>
          <w:docGrid w:linePitch="312" w:charSpace="0"/>
        </w:sectPr>
      </w:pPr>
      <w:r>
        <w:rPr>
          <w:rFonts w:hint="eastAsia" w:ascii="仿宋_GB2312" w:hAnsi="宋体"/>
          <w:b w:val="0"/>
          <w:bCs w:val="0"/>
          <w:sz w:val="32"/>
          <w:szCs w:val="32"/>
          <w:lang w:eastAsia="zh-CN"/>
        </w:rPr>
        <w:t>年  月  日</w:t>
      </w:r>
    </w:p>
    <w:p w14:paraId="30BC98FB">
      <w:pPr>
        <w:pStyle w:val="4"/>
        <w:spacing w:before="0" w:after="0" w:afterLines="0" w:line="560" w:lineRule="exact"/>
        <w:ind w:firstLine="643" w:firstLineChars="200"/>
        <w:jc w:val="left"/>
        <w:rPr>
          <w:rFonts w:eastAsia="黑体"/>
        </w:rPr>
      </w:pPr>
      <w:r>
        <w:rPr>
          <w:rFonts w:hint="eastAsia" w:eastAsia="黑体"/>
        </w:rPr>
        <w:t>八、投标人资质条件要求</w:t>
      </w:r>
    </w:p>
    <w:p w14:paraId="4E4595FF">
      <w:pPr>
        <w:spacing w:line="560" w:lineRule="exact"/>
        <w:rPr>
          <w:rFonts w:ascii="仿宋_GB2312" w:eastAsia="仿宋_GB2312"/>
          <w:sz w:val="32"/>
          <w:szCs w:val="32"/>
        </w:rPr>
      </w:pPr>
      <w:r>
        <w:rPr>
          <w:rFonts w:hint="eastAsia" w:ascii="仿宋_GB2312" w:eastAsia="仿宋_GB2312"/>
          <w:sz w:val="32"/>
          <w:szCs w:val="32"/>
        </w:rPr>
        <w:t>（投标人资质要求的证明材料）</w:t>
      </w:r>
    </w:p>
    <w:p w14:paraId="5E98360B">
      <w:pPr>
        <w:pStyle w:val="4"/>
        <w:spacing w:before="0" w:after="0" w:afterLines="0" w:line="560" w:lineRule="exact"/>
        <w:ind w:firstLine="643" w:firstLineChars="200"/>
        <w:jc w:val="left"/>
      </w:pPr>
      <w:r>
        <w:rPr>
          <w:rFonts w:hint="eastAsia" w:eastAsia="黑体"/>
        </w:rPr>
        <w:t>九、其他（投标人认为其他需要证明的材料）</w:t>
      </w:r>
    </w:p>
    <w:p w14:paraId="105E3F1B">
      <w:pPr>
        <w:widowControl/>
        <w:jc w:val="left"/>
      </w:pPr>
    </w:p>
    <w:p w14:paraId="0AA7B2FF"/>
    <w:sectPr>
      <w:headerReference r:id="rId5" w:type="default"/>
      <w:footerReference r:id="rId6" w:type="default"/>
      <w:pgSz w:w="11906" w:h="16838"/>
      <w:pgMar w:top="1701" w:right="1474" w:bottom="1701" w:left="1588" w:header="284" w:footer="612" w:gutter="0"/>
      <w:pgNumType w:fmt="numberInDash"/>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mmmm" w:date="2025-08-22T22:05:57Z" w:initials="">
    <w:p w14:paraId="58924EF4">
      <w:pPr>
        <w:pStyle w:val="8"/>
        <w:rPr>
          <w:rFonts w:hint="default" w:eastAsiaTheme="minorEastAsia"/>
          <w:lang w:val="en-US" w:eastAsia="zh-CN"/>
        </w:rPr>
      </w:pPr>
      <w:r>
        <w:rPr>
          <w:rFonts w:hint="eastAsia"/>
          <w:lang w:val="en-US" w:eastAsia="zh-CN"/>
        </w:rPr>
        <w:t>需求应增加相关人员涉及的工作内容。例如营养师就是提供营养咨询之类的服务</w:t>
      </w:r>
      <w:bookmarkStart w:id="0" w:name="_GoBack"/>
      <w:bookmarkEnd w:id="0"/>
    </w:p>
  </w:comment>
  <w:comment w:id="1" w:author="mmmmm" w:date="2025-08-22T22:05:36Z" w:initials="">
    <w:p w14:paraId="56EECDEC">
      <w:pPr>
        <w:pStyle w:val="8"/>
        <w:rPr>
          <w:rFonts w:hint="default" w:eastAsiaTheme="minorEastAsia"/>
          <w:lang w:val="en-US" w:eastAsia="zh-CN"/>
        </w:rPr>
      </w:pPr>
      <w:r>
        <w:rPr>
          <w:rFonts w:hint="eastAsia"/>
          <w:lang w:val="en-US" w:eastAsia="zh-CN"/>
        </w:rPr>
        <w:t>需求增加相关内容。</w:t>
      </w:r>
    </w:p>
  </w:comment>
  <w:comment w:id="2" w:author="mmmmm" w:date="2025-08-22T22:04:44Z" w:initials="">
    <w:p w14:paraId="053B24FC">
      <w:pPr>
        <w:pStyle w:val="8"/>
        <w:rPr>
          <w:rFonts w:hint="default" w:eastAsiaTheme="minorEastAsia"/>
          <w:lang w:val="en-US" w:eastAsia="zh-CN"/>
        </w:rPr>
      </w:pPr>
      <w:r>
        <w:rPr>
          <w:rFonts w:hint="eastAsia"/>
          <w:lang w:val="en-US" w:eastAsia="zh-CN"/>
        </w:rPr>
        <w:t>这样写是否可以，原本的证明材料过于简单？</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8924EF4" w15:done="0"/>
  <w15:commentEx w15:paraId="56EECDEC" w15:done="0"/>
  <w15:commentEx w15:paraId="053B24F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Verdana">
    <w:panose1 w:val="020B0604030504040204"/>
    <w:charset w:val="00"/>
    <w:family w:val="swiss"/>
    <w:pitch w:val="default"/>
    <w:sig w:usb0="A00006FF" w:usb1="4000205B" w:usb2="0000001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方正小标宋简体">
    <w:altName w:val="黑体"/>
    <w:panose1 w:val="02010601030101010101"/>
    <w:charset w:val="86"/>
    <w:family w:val="auto"/>
    <w:pitch w:val="default"/>
    <w:sig w:usb0="00000000" w:usb1="00000000" w:usb2="00000010" w:usb3="00000000" w:csb0="00040000" w:csb1="00000000"/>
  </w:font>
  <w:font w:name="Segoe UI Emoji">
    <w:panose1 w:val="020B0502040204020203"/>
    <w:charset w:val="00"/>
    <w:family w:val="swiss"/>
    <w:pitch w:val="default"/>
    <w:sig w:usb0="00000001" w:usb1="02000000" w:usb2="00000000" w:usb3="00000000" w:csb0="00000001" w:csb1="00000000"/>
  </w:font>
  <w:font w:name="MS Mincho">
    <w:altName w:val="Yu Gothic UI"/>
    <w:panose1 w:val="02020609040205080304"/>
    <w:charset w:val="80"/>
    <w:family w:val="roman"/>
    <w:pitch w:val="default"/>
    <w:sig w:usb0="00000000" w:usb1="00000000" w:usb2="00000010" w:usb3="00000000" w:csb0="00020000" w:csb1="00000000"/>
  </w:font>
  <w:font w:name="ＭＳ 明朝">
    <w:altName w:val="Segoe Print"/>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瀹嬩綋">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sdt>
        <w:sdtPr>
          <w:id w:val="171357283"/>
        </w:sdtPr>
        <w:sdtContent>
          <w:p w14:paraId="179F9DC7">
            <w:pPr>
              <w:pStyle w:val="13"/>
              <w:jc w:val="right"/>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PAGE</w:instrText>
            </w:r>
            <w:r>
              <w:rPr>
                <w:rFonts w:hint="eastAsia" w:ascii="仿宋_GB2312" w:hAnsi="仿宋_GB2312" w:eastAsia="仿宋_GB2312" w:cs="仿宋_GB2312"/>
                <w:sz w:val="24"/>
                <w:szCs w:val="24"/>
              </w:rPr>
              <w:fldChar w:fldCharType="separate"/>
            </w:r>
            <w:r>
              <w:rPr>
                <w:rFonts w:ascii="仿宋_GB2312" w:hAnsi="仿宋_GB2312" w:eastAsia="仿宋_GB2312" w:cs="仿宋_GB2312"/>
                <w:sz w:val="24"/>
                <w:szCs w:val="24"/>
              </w:rPr>
              <w:t>- 29 -</w:t>
            </w:r>
            <w:r>
              <w:rPr>
                <w:rFonts w:hint="eastAsia" w:ascii="仿宋_GB2312" w:hAnsi="仿宋_GB2312" w:eastAsia="仿宋_GB2312" w:cs="仿宋_GB2312"/>
                <w:sz w:val="24"/>
                <w:szCs w:val="24"/>
              </w:rPr>
              <w:fldChar w:fldCharType="end"/>
            </w:r>
          </w:p>
        </w:sdtContent>
      </w:sdt>
    </w:sdtContent>
  </w:sdt>
  <w:p w14:paraId="6174A120">
    <w:pPr>
      <w:pStyle w:val="1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80D74">
    <w:pPr>
      <w:pStyle w:val="1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FFC15D"/>
    <w:multiLevelType w:val="singleLevel"/>
    <w:tmpl w:val="D3FFC15D"/>
    <w:lvl w:ilvl="0" w:tentative="0">
      <w:start w:val="1"/>
      <w:numFmt w:val="chineseCounting"/>
      <w:suff w:val="nothing"/>
      <w:lvlText w:val="%1、"/>
      <w:lvlJc w:val="left"/>
      <w:rPr>
        <w:rFonts w:hint="eastAsia"/>
      </w:rPr>
    </w:lvl>
  </w:abstractNum>
  <w:abstractNum w:abstractNumId="1">
    <w:nsid w:val="57B43148"/>
    <w:multiLevelType w:val="singleLevel"/>
    <w:tmpl w:val="57B43148"/>
    <w:lvl w:ilvl="0" w:tentative="0">
      <w:start w:val="2"/>
      <w:numFmt w:val="decimal"/>
      <w:suff w:val="nothing"/>
      <w:lvlText w:val="%1、"/>
      <w:lvlJc w:val="left"/>
    </w:lvl>
  </w:abstractNum>
  <w:abstractNum w:abstractNumId="2">
    <w:nsid w:val="665C3F4C"/>
    <w:multiLevelType w:val="singleLevel"/>
    <w:tmpl w:val="665C3F4C"/>
    <w:lvl w:ilvl="0" w:tentative="0">
      <w:start w:val="1"/>
      <w:numFmt w:val="decimal"/>
      <w:suff w:val="nothing"/>
      <w:lvlText w:val="（%1）"/>
      <w:lvlJc w:val="left"/>
      <w:rPr>
        <w:rFonts w:hint="default"/>
        <w:b w:val="0"/>
        <w:bCs w:val="0"/>
      </w:rPr>
    </w:lvl>
  </w:abstractNum>
  <w:abstractNum w:abstractNumId="3">
    <w:nsid w:val="6F4FD1DB"/>
    <w:multiLevelType w:val="singleLevel"/>
    <w:tmpl w:val="6F4FD1DB"/>
    <w:lvl w:ilvl="0" w:tentative="0">
      <w:start w:val="7"/>
      <w:numFmt w:val="decimal"/>
      <w:lvlText w:val="%1."/>
      <w:lvlJc w:val="left"/>
      <w:pPr>
        <w:tabs>
          <w:tab w:val="left" w:pos="312"/>
        </w:tabs>
      </w:pPr>
    </w:lvl>
  </w:abstractNum>
  <w:num w:numId="1">
    <w:abstractNumId w:val="3"/>
  </w:num>
  <w:num w:numId="2">
    <w:abstractNumId w:val="2"/>
  </w:num>
  <w:num w:numId="3">
    <w:abstractNumId w:val="1"/>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卢亿齐">
    <w15:presenceInfo w15:providerId="None" w15:userId="卢亿齐"/>
  </w15:person>
  <w15:person w15:author="mmmm">
    <w15:presenceInfo w15:providerId="None" w15:userId="mmmm"/>
  </w15:person>
  <w15:person w15:author="mzj">
    <w15:presenceInfo w15:providerId="None" w15:userId="mzj"/>
  </w15:person>
  <w15:person w15:author="mmmmm">
    <w15:presenceInfo w15:providerId="WPS Office" w15:userId="31644083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VmYWFlZjAxNTdiMGY3NTNlNjhiNzQ5MDExNTQxZWEifQ=="/>
  </w:docVars>
  <w:rsids>
    <w:rsidRoot w:val="00DA3438"/>
    <w:rsid w:val="00051E8B"/>
    <w:rsid w:val="00057599"/>
    <w:rsid w:val="00064C12"/>
    <w:rsid w:val="0012467C"/>
    <w:rsid w:val="00162CB8"/>
    <w:rsid w:val="001B14ED"/>
    <w:rsid w:val="001F095B"/>
    <w:rsid w:val="002033B3"/>
    <w:rsid w:val="00227D6F"/>
    <w:rsid w:val="00241F53"/>
    <w:rsid w:val="00261077"/>
    <w:rsid w:val="00263E62"/>
    <w:rsid w:val="002B704A"/>
    <w:rsid w:val="002F46F9"/>
    <w:rsid w:val="00302D8F"/>
    <w:rsid w:val="00307403"/>
    <w:rsid w:val="003311FC"/>
    <w:rsid w:val="003634CD"/>
    <w:rsid w:val="0037324C"/>
    <w:rsid w:val="003B7218"/>
    <w:rsid w:val="003E48EF"/>
    <w:rsid w:val="003F0E91"/>
    <w:rsid w:val="00421A9F"/>
    <w:rsid w:val="00430D37"/>
    <w:rsid w:val="004B5845"/>
    <w:rsid w:val="00551ACC"/>
    <w:rsid w:val="0057253F"/>
    <w:rsid w:val="00576BFA"/>
    <w:rsid w:val="006E78DF"/>
    <w:rsid w:val="006F3D67"/>
    <w:rsid w:val="00721DAB"/>
    <w:rsid w:val="00762D22"/>
    <w:rsid w:val="007F518B"/>
    <w:rsid w:val="00817231"/>
    <w:rsid w:val="00860842"/>
    <w:rsid w:val="00895F93"/>
    <w:rsid w:val="008F30E6"/>
    <w:rsid w:val="00946B72"/>
    <w:rsid w:val="009D1187"/>
    <w:rsid w:val="009F0DDB"/>
    <w:rsid w:val="00A051CF"/>
    <w:rsid w:val="00A251E5"/>
    <w:rsid w:val="00A2790E"/>
    <w:rsid w:val="00A61FB8"/>
    <w:rsid w:val="00A860AC"/>
    <w:rsid w:val="00AB44C6"/>
    <w:rsid w:val="00AC414B"/>
    <w:rsid w:val="00B5493D"/>
    <w:rsid w:val="00C30B28"/>
    <w:rsid w:val="00CA26DA"/>
    <w:rsid w:val="00CB343C"/>
    <w:rsid w:val="00CE0F92"/>
    <w:rsid w:val="00D612FB"/>
    <w:rsid w:val="00D767ED"/>
    <w:rsid w:val="00DA3438"/>
    <w:rsid w:val="00DC4814"/>
    <w:rsid w:val="00DD4AB0"/>
    <w:rsid w:val="00DD5E6D"/>
    <w:rsid w:val="00E45EDD"/>
    <w:rsid w:val="00E500BE"/>
    <w:rsid w:val="00E868D6"/>
    <w:rsid w:val="00EC35C3"/>
    <w:rsid w:val="00EC7729"/>
    <w:rsid w:val="00F12157"/>
    <w:rsid w:val="00F329AB"/>
    <w:rsid w:val="00F372F8"/>
    <w:rsid w:val="00F97F18"/>
    <w:rsid w:val="00FA141A"/>
    <w:rsid w:val="00FB67ED"/>
    <w:rsid w:val="00FE18B5"/>
    <w:rsid w:val="00FF5469"/>
    <w:rsid w:val="0317527B"/>
    <w:rsid w:val="03AC0546"/>
    <w:rsid w:val="04F40F16"/>
    <w:rsid w:val="054E09BE"/>
    <w:rsid w:val="055A0197"/>
    <w:rsid w:val="06C20886"/>
    <w:rsid w:val="083E6008"/>
    <w:rsid w:val="08D5567E"/>
    <w:rsid w:val="09A82D92"/>
    <w:rsid w:val="0A720ECD"/>
    <w:rsid w:val="0AE72505"/>
    <w:rsid w:val="0CCE0757"/>
    <w:rsid w:val="0D990F9F"/>
    <w:rsid w:val="0FEB9139"/>
    <w:rsid w:val="0FFF7484"/>
    <w:rsid w:val="109D1419"/>
    <w:rsid w:val="11DB27C0"/>
    <w:rsid w:val="15985601"/>
    <w:rsid w:val="15A379A5"/>
    <w:rsid w:val="170436A6"/>
    <w:rsid w:val="171F18A0"/>
    <w:rsid w:val="17342DAA"/>
    <w:rsid w:val="18E525BB"/>
    <w:rsid w:val="1B445364"/>
    <w:rsid w:val="1C2A1F95"/>
    <w:rsid w:val="1C493B8C"/>
    <w:rsid w:val="1D675C01"/>
    <w:rsid w:val="1D972536"/>
    <w:rsid w:val="1E85796C"/>
    <w:rsid w:val="1EBF8384"/>
    <w:rsid w:val="1EDD6BE3"/>
    <w:rsid w:val="20C44BDB"/>
    <w:rsid w:val="20CC5161"/>
    <w:rsid w:val="20E90B8D"/>
    <w:rsid w:val="214D507D"/>
    <w:rsid w:val="220C1296"/>
    <w:rsid w:val="223A090A"/>
    <w:rsid w:val="22472B4C"/>
    <w:rsid w:val="22D60519"/>
    <w:rsid w:val="24780091"/>
    <w:rsid w:val="255911DD"/>
    <w:rsid w:val="272D66EC"/>
    <w:rsid w:val="298B14F0"/>
    <w:rsid w:val="2AD78137"/>
    <w:rsid w:val="2BB65935"/>
    <w:rsid w:val="2D8C57A2"/>
    <w:rsid w:val="2EAFEF0E"/>
    <w:rsid w:val="30004E27"/>
    <w:rsid w:val="30A74889"/>
    <w:rsid w:val="31476967"/>
    <w:rsid w:val="32292413"/>
    <w:rsid w:val="34170E48"/>
    <w:rsid w:val="35DA8306"/>
    <w:rsid w:val="36E508D2"/>
    <w:rsid w:val="38237E47"/>
    <w:rsid w:val="39691347"/>
    <w:rsid w:val="3A761B04"/>
    <w:rsid w:val="3C3470D0"/>
    <w:rsid w:val="3C8A2FD7"/>
    <w:rsid w:val="3DBF746A"/>
    <w:rsid w:val="3DDFD88C"/>
    <w:rsid w:val="3E7A698F"/>
    <w:rsid w:val="3E9D7A57"/>
    <w:rsid w:val="3EB78183"/>
    <w:rsid w:val="3FF03851"/>
    <w:rsid w:val="40D448BB"/>
    <w:rsid w:val="419E4BE9"/>
    <w:rsid w:val="41A41AB6"/>
    <w:rsid w:val="437C4D37"/>
    <w:rsid w:val="43BD092F"/>
    <w:rsid w:val="45422005"/>
    <w:rsid w:val="469F2D5D"/>
    <w:rsid w:val="46B20F3E"/>
    <w:rsid w:val="476308FF"/>
    <w:rsid w:val="477551A8"/>
    <w:rsid w:val="4B9A6A59"/>
    <w:rsid w:val="4C1027DC"/>
    <w:rsid w:val="4C1B0BC7"/>
    <w:rsid w:val="4C3B0A1D"/>
    <w:rsid w:val="4C76386A"/>
    <w:rsid w:val="4CA65BA0"/>
    <w:rsid w:val="4DD54DA5"/>
    <w:rsid w:val="4E946A0E"/>
    <w:rsid w:val="4EFFCEF8"/>
    <w:rsid w:val="4F5DBF40"/>
    <w:rsid w:val="4F7378C6"/>
    <w:rsid w:val="4FBC5146"/>
    <w:rsid w:val="51046744"/>
    <w:rsid w:val="512835F0"/>
    <w:rsid w:val="51C448E2"/>
    <w:rsid w:val="54781C4A"/>
    <w:rsid w:val="56DD544F"/>
    <w:rsid w:val="57AD3C99"/>
    <w:rsid w:val="57FFFC49"/>
    <w:rsid w:val="597F79D7"/>
    <w:rsid w:val="59F27B21"/>
    <w:rsid w:val="5B703327"/>
    <w:rsid w:val="5C1F4B5C"/>
    <w:rsid w:val="5C207B33"/>
    <w:rsid w:val="5C515082"/>
    <w:rsid w:val="5C717370"/>
    <w:rsid w:val="5E3B2DAB"/>
    <w:rsid w:val="5EBB3ED1"/>
    <w:rsid w:val="5F98257D"/>
    <w:rsid w:val="5FF7538C"/>
    <w:rsid w:val="60520C5A"/>
    <w:rsid w:val="61727024"/>
    <w:rsid w:val="62130A76"/>
    <w:rsid w:val="62C236F2"/>
    <w:rsid w:val="63D43586"/>
    <w:rsid w:val="63D97A7A"/>
    <w:rsid w:val="646B1B68"/>
    <w:rsid w:val="64801AB7"/>
    <w:rsid w:val="654F3237"/>
    <w:rsid w:val="66541236"/>
    <w:rsid w:val="667A4739"/>
    <w:rsid w:val="667B1AF2"/>
    <w:rsid w:val="670C0300"/>
    <w:rsid w:val="67E98FC5"/>
    <w:rsid w:val="6C4C14AF"/>
    <w:rsid w:val="6CEA47FE"/>
    <w:rsid w:val="6D4E35D7"/>
    <w:rsid w:val="6DB4560F"/>
    <w:rsid w:val="6FBBC304"/>
    <w:rsid w:val="6FC4603C"/>
    <w:rsid w:val="6FE7F8D6"/>
    <w:rsid w:val="70422E92"/>
    <w:rsid w:val="71165CE8"/>
    <w:rsid w:val="71BB5B21"/>
    <w:rsid w:val="71C40247"/>
    <w:rsid w:val="73532701"/>
    <w:rsid w:val="73D1CBF4"/>
    <w:rsid w:val="73E72F20"/>
    <w:rsid w:val="753D79E3"/>
    <w:rsid w:val="76B163FD"/>
    <w:rsid w:val="76B43F2A"/>
    <w:rsid w:val="76D37A38"/>
    <w:rsid w:val="77A337C5"/>
    <w:rsid w:val="77F4D68D"/>
    <w:rsid w:val="78F411E4"/>
    <w:rsid w:val="79780B57"/>
    <w:rsid w:val="7A9F77AE"/>
    <w:rsid w:val="7ADFE443"/>
    <w:rsid w:val="7B7E6F60"/>
    <w:rsid w:val="7CC540B3"/>
    <w:rsid w:val="7D0FC0D8"/>
    <w:rsid w:val="7DCFFE51"/>
    <w:rsid w:val="7E2512B6"/>
    <w:rsid w:val="7EB7CB22"/>
    <w:rsid w:val="7EFF985F"/>
    <w:rsid w:val="7F315A1F"/>
    <w:rsid w:val="7FBB61EE"/>
    <w:rsid w:val="7FFC297B"/>
    <w:rsid w:val="8CBF4013"/>
    <w:rsid w:val="B77B25A0"/>
    <w:rsid w:val="BEF6A66D"/>
    <w:rsid w:val="BFDC4727"/>
    <w:rsid w:val="BFFFBB00"/>
    <w:rsid w:val="CDEAACB0"/>
    <w:rsid w:val="CFFE3795"/>
    <w:rsid w:val="D74F40FB"/>
    <w:rsid w:val="D7FF8B0C"/>
    <w:rsid w:val="DBDF25C6"/>
    <w:rsid w:val="DFFB566F"/>
    <w:rsid w:val="ED54FE3F"/>
    <w:rsid w:val="EEEE7306"/>
    <w:rsid w:val="EF1B888F"/>
    <w:rsid w:val="F23AEE15"/>
    <w:rsid w:val="F2FFC4FC"/>
    <w:rsid w:val="F37F6A7A"/>
    <w:rsid w:val="F3EFE11A"/>
    <w:rsid w:val="F3F563BC"/>
    <w:rsid w:val="F4FF1317"/>
    <w:rsid w:val="F64FA553"/>
    <w:rsid w:val="FA7C0083"/>
    <w:rsid w:val="FAF8898E"/>
    <w:rsid w:val="FB3BD26E"/>
    <w:rsid w:val="FBB95A2B"/>
    <w:rsid w:val="FBFCB905"/>
    <w:rsid w:val="FCF3D535"/>
    <w:rsid w:val="FD7BB8A5"/>
    <w:rsid w:val="FDF7FFC2"/>
    <w:rsid w:val="FDFCB046"/>
    <w:rsid w:val="FEF9951B"/>
    <w:rsid w:val="FF378FEE"/>
    <w:rsid w:val="FFB214B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qFormat="1" w:unhideWhenUsed="0" w:uiPriority="0" w:semiHidden="0" w:name="HTML Typewriter"/>
    <w:lsdException w:uiPriority="99" w:name="HTML Variable"/>
    <w:lsdException w:qFormat="1" w:uiPriority="99" w:name="Normal Table"/>
    <w:lsdException w:qFormat="1"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link w:val="25"/>
    <w:qFormat/>
    <w:uiPriority w:val="0"/>
    <w:pPr>
      <w:keepNext/>
      <w:keepLines/>
      <w:spacing w:before="340" w:after="330" w:line="578" w:lineRule="auto"/>
      <w:outlineLvl w:val="0"/>
    </w:pPr>
    <w:rPr>
      <w:rFonts w:ascii="Times New Roman" w:hAnsi="Times New Roman" w:cs="Times New Roman"/>
      <w:b/>
      <w:bCs/>
      <w:kern w:val="44"/>
      <w:sz w:val="44"/>
      <w:szCs w:val="44"/>
    </w:rPr>
  </w:style>
  <w:style w:type="paragraph" w:styleId="4">
    <w:name w:val="heading 2"/>
    <w:basedOn w:val="5"/>
    <w:next w:val="6"/>
    <w:link w:val="26"/>
    <w:qFormat/>
    <w:uiPriority w:val="0"/>
    <w:pPr>
      <w:spacing w:afterLines="25"/>
      <w:outlineLvl w:val="1"/>
    </w:pPr>
    <w:rPr>
      <w:rFonts w:ascii="Arial" w:hAnsi="Arial"/>
    </w:rPr>
  </w:style>
  <w:style w:type="paragraph" w:styleId="5">
    <w:name w:val="heading 3"/>
    <w:basedOn w:val="1"/>
    <w:next w:val="1"/>
    <w:link w:val="27"/>
    <w:unhideWhenUsed/>
    <w:qFormat/>
    <w:uiPriority w:val="0"/>
    <w:pPr>
      <w:keepNext/>
      <w:keepLines/>
      <w:spacing w:before="260" w:after="260" w:line="416" w:lineRule="auto"/>
      <w:outlineLvl w:val="2"/>
    </w:pPr>
    <w:rPr>
      <w:rFonts w:ascii="Times New Roman" w:hAnsi="Times New Roman" w:cs="Times New Roman"/>
      <w:b/>
      <w:bCs/>
      <w:sz w:val="32"/>
      <w:szCs w:val="32"/>
    </w:rPr>
  </w:style>
  <w:style w:type="paragraph" w:styleId="6">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character" w:default="1" w:styleId="21">
    <w:name w:val="Default Paragraph Font"/>
    <w:semiHidden/>
    <w:unhideWhenUsed/>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hint="eastAsia" w:ascii="宋体" w:hAnsi="Courier New" w:cs="Courier New"/>
      <w:szCs w:val="21"/>
    </w:rPr>
  </w:style>
  <w:style w:type="paragraph" w:styleId="7">
    <w:name w:val="Document Map"/>
    <w:basedOn w:val="1"/>
    <w:link w:val="32"/>
    <w:qFormat/>
    <w:uiPriority w:val="0"/>
    <w:rPr>
      <w:rFonts w:ascii="宋体" w:eastAsia="宋体"/>
      <w:sz w:val="18"/>
      <w:szCs w:val="18"/>
    </w:rPr>
  </w:style>
  <w:style w:type="paragraph" w:styleId="8">
    <w:name w:val="annotation text"/>
    <w:basedOn w:val="1"/>
    <w:link w:val="30"/>
    <w:unhideWhenUsed/>
    <w:qFormat/>
    <w:uiPriority w:val="0"/>
    <w:pPr>
      <w:jc w:val="left"/>
    </w:pPr>
  </w:style>
  <w:style w:type="paragraph" w:styleId="9">
    <w:name w:val="Body Text"/>
    <w:basedOn w:val="1"/>
    <w:next w:val="1"/>
    <w:qFormat/>
    <w:uiPriority w:val="0"/>
    <w:pPr>
      <w:spacing w:line="360" w:lineRule="auto"/>
    </w:pPr>
    <w:rPr>
      <w:rFonts w:ascii="Verdana" w:hAnsi="Verdana" w:eastAsia="仿宋_GB2312"/>
      <w:b/>
      <w:bCs/>
      <w:sz w:val="24"/>
      <w:lang w:eastAsia="en-US"/>
    </w:rPr>
  </w:style>
  <w:style w:type="paragraph" w:styleId="10">
    <w:name w:val="Body Text Indent"/>
    <w:basedOn w:val="1"/>
    <w:next w:val="11"/>
    <w:qFormat/>
    <w:uiPriority w:val="0"/>
    <w:pPr>
      <w:spacing w:line="360" w:lineRule="auto"/>
      <w:ind w:firstLine="420" w:firstLineChars="200"/>
    </w:pPr>
  </w:style>
  <w:style w:type="paragraph" w:styleId="11">
    <w:name w:val="envelope return"/>
    <w:basedOn w:val="1"/>
    <w:qFormat/>
    <w:uiPriority w:val="0"/>
    <w:pPr>
      <w:snapToGrid w:val="0"/>
    </w:pPr>
    <w:rPr>
      <w:rFonts w:ascii="Arial" w:hAnsi="Arial"/>
    </w:rPr>
  </w:style>
  <w:style w:type="paragraph" w:styleId="12">
    <w:name w:val="Balloon Text"/>
    <w:basedOn w:val="1"/>
    <w:link w:val="33"/>
    <w:qFormat/>
    <w:uiPriority w:val="0"/>
    <w:rPr>
      <w:sz w:val="18"/>
      <w:szCs w:val="18"/>
    </w:rPr>
  </w:style>
  <w:style w:type="paragraph" w:styleId="13">
    <w:name w:val="footer"/>
    <w:basedOn w:val="1"/>
    <w:link w:val="29"/>
    <w:unhideWhenUsed/>
    <w:qFormat/>
    <w:uiPriority w:val="99"/>
    <w:pPr>
      <w:tabs>
        <w:tab w:val="center" w:pos="4153"/>
        <w:tab w:val="right" w:pos="8306"/>
      </w:tabs>
      <w:snapToGrid w:val="0"/>
      <w:jc w:val="left"/>
    </w:pPr>
    <w:rPr>
      <w:sz w:val="18"/>
      <w:szCs w:val="18"/>
    </w:rPr>
  </w:style>
  <w:style w:type="paragraph" w:styleId="14">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List"/>
    <w:basedOn w:val="1"/>
    <w:unhideWhenUsed/>
    <w:qFormat/>
    <w:uiPriority w:val="0"/>
    <w:pPr>
      <w:ind w:left="200" w:hanging="200" w:hangingChars="200"/>
      <w:contextualSpacing/>
    </w:pPr>
  </w:style>
  <w:style w:type="paragraph" w:styleId="1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7">
    <w:name w:val="annotation subject"/>
    <w:basedOn w:val="8"/>
    <w:next w:val="8"/>
    <w:link w:val="31"/>
    <w:semiHidden/>
    <w:unhideWhenUsed/>
    <w:qFormat/>
    <w:uiPriority w:val="0"/>
    <w:rPr>
      <w:b/>
      <w:bCs/>
    </w:rPr>
  </w:style>
  <w:style w:type="paragraph" w:styleId="18">
    <w:name w:val="Body Text First Indent 2"/>
    <w:basedOn w:val="10"/>
    <w:next w:val="15"/>
    <w:qFormat/>
    <w:uiPriority w:val="99"/>
    <w:pPr>
      <w:spacing w:after="120" w:line="240" w:lineRule="auto"/>
      <w:ind w:left="420" w:leftChars="200"/>
    </w:p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qFormat/>
    <w:uiPriority w:val="0"/>
    <w:rPr>
      <w:b/>
      <w:bCs/>
    </w:rPr>
  </w:style>
  <w:style w:type="character" w:styleId="23">
    <w:name w:val="HTML Typewriter"/>
    <w:qFormat/>
    <w:uiPriority w:val="0"/>
    <w:rPr>
      <w:rFonts w:ascii="宋体" w:hAnsi="宋体" w:eastAsia="宋体" w:cs="宋体"/>
      <w:sz w:val="24"/>
      <w:szCs w:val="24"/>
    </w:rPr>
  </w:style>
  <w:style w:type="character" w:styleId="24">
    <w:name w:val="annotation reference"/>
    <w:basedOn w:val="21"/>
    <w:unhideWhenUsed/>
    <w:qFormat/>
    <w:uiPriority w:val="0"/>
    <w:rPr>
      <w:sz w:val="21"/>
      <w:szCs w:val="21"/>
    </w:rPr>
  </w:style>
  <w:style w:type="character" w:customStyle="1" w:styleId="25">
    <w:name w:val="标题 1 Char"/>
    <w:basedOn w:val="21"/>
    <w:link w:val="3"/>
    <w:qFormat/>
    <w:uiPriority w:val="0"/>
    <w:rPr>
      <w:rFonts w:ascii="Times New Roman" w:hAnsi="Times New Roman" w:eastAsia="宋体" w:cs="Times New Roman"/>
      <w:b/>
      <w:bCs/>
      <w:kern w:val="44"/>
      <w:sz w:val="44"/>
      <w:szCs w:val="44"/>
    </w:rPr>
  </w:style>
  <w:style w:type="character" w:customStyle="1" w:styleId="26">
    <w:name w:val="标题 2 Char"/>
    <w:basedOn w:val="21"/>
    <w:link w:val="4"/>
    <w:qFormat/>
    <w:uiPriority w:val="0"/>
    <w:rPr>
      <w:rFonts w:ascii="Arial" w:hAnsi="Arial" w:eastAsia="宋体" w:cs="Times New Roman"/>
      <w:b/>
      <w:bCs/>
      <w:sz w:val="32"/>
      <w:szCs w:val="32"/>
    </w:rPr>
  </w:style>
  <w:style w:type="character" w:customStyle="1" w:styleId="27">
    <w:name w:val="标题 3 Char"/>
    <w:basedOn w:val="21"/>
    <w:link w:val="5"/>
    <w:qFormat/>
    <w:uiPriority w:val="9"/>
    <w:rPr>
      <w:rFonts w:ascii="Times New Roman" w:hAnsi="Times New Roman" w:eastAsia="宋体" w:cs="Times New Roman"/>
      <w:b/>
      <w:bCs/>
      <w:sz w:val="32"/>
      <w:szCs w:val="32"/>
    </w:rPr>
  </w:style>
  <w:style w:type="character" w:customStyle="1" w:styleId="28">
    <w:name w:val="页眉 Char"/>
    <w:basedOn w:val="21"/>
    <w:link w:val="14"/>
    <w:qFormat/>
    <w:uiPriority w:val="99"/>
    <w:rPr>
      <w:rFonts w:eastAsia="宋体"/>
      <w:sz w:val="18"/>
      <w:szCs w:val="18"/>
    </w:rPr>
  </w:style>
  <w:style w:type="character" w:customStyle="1" w:styleId="29">
    <w:name w:val="页脚 Char"/>
    <w:basedOn w:val="21"/>
    <w:link w:val="13"/>
    <w:qFormat/>
    <w:uiPriority w:val="99"/>
    <w:rPr>
      <w:rFonts w:eastAsia="宋体"/>
      <w:sz w:val="18"/>
      <w:szCs w:val="18"/>
    </w:rPr>
  </w:style>
  <w:style w:type="character" w:customStyle="1" w:styleId="30">
    <w:name w:val="批注文字 Char"/>
    <w:basedOn w:val="21"/>
    <w:link w:val="8"/>
    <w:qFormat/>
    <w:uiPriority w:val="0"/>
  </w:style>
  <w:style w:type="character" w:customStyle="1" w:styleId="31">
    <w:name w:val="批注主题 Char"/>
    <w:basedOn w:val="30"/>
    <w:link w:val="17"/>
    <w:semiHidden/>
    <w:qFormat/>
    <w:uiPriority w:val="0"/>
    <w:rPr>
      <w:b/>
      <w:bCs/>
    </w:rPr>
  </w:style>
  <w:style w:type="character" w:customStyle="1" w:styleId="32">
    <w:name w:val="文档结构图 Char"/>
    <w:basedOn w:val="21"/>
    <w:link w:val="7"/>
    <w:qFormat/>
    <w:uiPriority w:val="0"/>
    <w:rPr>
      <w:rFonts w:ascii="宋体" w:eastAsia="宋体"/>
      <w:sz w:val="18"/>
      <w:szCs w:val="18"/>
    </w:rPr>
  </w:style>
  <w:style w:type="character" w:customStyle="1" w:styleId="33">
    <w:name w:val="批注框文本 Char"/>
    <w:basedOn w:val="21"/>
    <w:link w:val="12"/>
    <w:qFormat/>
    <w:uiPriority w:val="0"/>
    <w:rPr>
      <w:sz w:val="18"/>
      <w:szCs w:val="18"/>
    </w:rPr>
  </w:style>
  <w:style w:type="paragraph" w:customStyle="1" w:styleId="34">
    <w:name w:val="Char Char Char"/>
    <w:basedOn w:val="1"/>
    <w:qFormat/>
    <w:uiPriority w:val="0"/>
    <w:pPr>
      <w:spacing w:line="360" w:lineRule="auto"/>
      <w:ind w:firstLine="560" w:firstLineChars="200"/>
    </w:pPr>
    <w:rPr>
      <w:rFonts w:ascii="Calibri" w:hAnsi="Calibri" w:eastAsia="宋体" w:cs="Times New Roman"/>
      <w:szCs w:val="20"/>
    </w:rPr>
  </w:style>
  <w:style w:type="character" w:customStyle="1" w:styleId="35">
    <w:name w:val="sect2title1"/>
    <w:basedOn w:val="21"/>
    <w:qFormat/>
    <w:uiPriority w:val="0"/>
    <w:rPr>
      <w:rFonts w:hint="eastAsia" w:ascii="微软雅黑" w:hAnsi="微软雅黑" w:eastAsia="微软雅黑"/>
      <w:b/>
      <w:bCs/>
      <w:sz w:val="21"/>
      <w:szCs w:val="21"/>
    </w:rPr>
  </w:style>
  <w:style w:type="character" w:customStyle="1" w:styleId="36">
    <w:name w:val="title1"/>
    <w:basedOn w:val="21"/>
    <w:qFormat/>
    <w:uiPriority w:val="0"/>
    <w:rPr>
      <w:rFonts w:hint="eastAsia" w:ascii="微软雅黑" w:hAnsi="微软雅黑" w:eastAsia="微软雅黑"/>
      <w:sz w:val="21"/>
      <w:szCs w:val="21"/>
    </w:rPr>
  </w:style>
  <w:style w:type="paragraph" w:customStyle="1" w:styleId="37">
    <w:name w:val="修订1"/>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38">
    <w:name w:val="USE 1"/>
    <w:basedOn w:val="1"/>
    <w:qFormat/>
    <w:uiPriority w:val="0"/>
    <w:pPr>
      <w:spacing w:line="200" w:lineRule="atLeast"/>
      <w:jc w:val="left"/>
    </w:pPr>
    <w:rPr>
      <w:rFonts w:ascii="宋体" w:hAnsi="宋体" w:eastAsia="宋体" w:cs="Times New Roman"/>
      <w:b/>
      <w:sz w:val="24"/>
      <w:szCs w:val="28"/>
    </w:rPr>
  </w:style>
  <w:style w:type="paragraph" w:customStyle="1" w:styleId="39">
    <w:name w:val="0级"/>
    <w:basedOn w:val="1"/>
    <w:link w:val="40"/>
    <w:qFormat/>
    <w:uiPriority w:val="0"/>
    <w:pPr>
      <w:ind w:left="420" w:hanging="420"/>
    </w:pPr>
    <w:rPr>
      <w:rFonts w:ascii="宋体" w:hAnsi="宋体" w:eastAsia="宋体" w:cs="Times New Roman"/>
      <w:color w:val="000000"/>
      <w:szCs w:val="21"/>
    </w:rPr>
  </w:style>
  <w:style w:type="character" w:customStyle="1" w:styleId="40">
    <w:name w:val="0级 Char"/>
    <w:link w:val="39"/>
    <w:qFormat/>
    <w:uiPriority w:val="0"/>
    <w:rPr>
      <w:rFonts w:ascii="宋体" w:hAnsi="宋体" w:eastAsia="宋体" w:cs="Times New Roman"/>
      <w:color w:val="000000"/>
      <w:szCs w:val="21"/>
    </w:rPr>
  </w:style>
  <w:style w:type="paragraph" w:customStyle="1" w:styleId="41">
    <w:name w:val="Default"/>
    <w:unhideWhenUsed/>
    <w:qFormat/>
    <w:uiPriority w:val="0"/>
    <w:pPr>
      <w:widowControl w:val="0"/>
      <w:autoSpaceDE w:val="0"/>
      <w:autoSpaceDN w:val="0"/>
      <w:adjustRightInd w:val="0"/>
    </w:pPr>
    <w:rPr>
      <w:rFonts w:hint="eastAsia" w:ascii="Times New Roman" w:hAnsi="Times New Roman" w:eastAsia="Times New Roman" w:cs="Times New Roman"/>
      <w:color w:val="000000"/>
      <w:sz w:val="24"/>
      <w:lang w:val="en-US" w:eastAsia="zh-CN" w:bidi="ar-SA"/>
    </w:rPr>
  </w:style>
  <w:style w:type="paragraph" w:customStyle="1" w:styleId="42">
    <w:name w:val="三级"/>
    <w:basedOn w:val="1"/>
    <w:qFormat/>
    <w:uiPriority w:val="0"/>
    <w:rPr>
      <w:rFonts w:ascii="宋体" w:hAnsi="宋体"/>
      <w:szCs w:val="21"/>
    </w:rPr>
  </w:style>
  <w:style w:type="paragraph" w:customStyle="1" w:styleId="43">
    <w:name w:val="修订2"/>
    <w:hidden/>
    <w:unhideWhenUsed/>
    <w:qFormat/>
    <w:uiPriority w:val="99"/>
    <w:rPr>
      <w:rFonts w:asciiTheme="minorHAnsi" w:hAnsiTheme="minorHAnsi" w:eastAsiaTheme="minorEastAsia" w:cstheme="minorBidi"/>
      <w:kern w:val="2"/>
      <w:sz w:val="21"/>
      <w:szCs w:val="22"/>
      <w:lang w:val="en-US" w:eastAsia="zh-CN" w:bidi="ar-SA"/>
    </w:rPr>
  </w:style>
  <w:style w:type="paragraph" w:styleId="44">
    <w:name w:val="List Paragraph"/>
    <w:basedOn w:val="1"/>
    <w:unhideWhenUsed/>
    <w:qFormat/>
    <w:uiPriority w:val="99"/>
    <w:pPr>
      <w:ind w:firstLine="420" w:firstLineChars="200"/>
    </w:pPr>
  </w:style>
  <w:style w:type="paragraph" w:customStyle="1" w:styleId="45">
    <w:name w:val="NormalIndent"/>
    <w:basedOn w:val="1"/>
    <w:qFormat/>
    <w:uiPriority w:val="0"/>
    <w:pPr>
      <w:ind w:firstLine="420"/>
    </w:pPr>
    <w:rPr>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12740</Words>
  <Characters>13299</Characters>
  <Lines>128</Lines>
  <Paragraphs>36</Paragraphs>
  <TotalTime>12</TotalTime>
  <ScaleCrop>false</ScaleCrop>
  <LinksUpToDate>false</LinksUpToDate>
  <CharactersWithSpaces>13338</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2025-08-22T10:28:00Z</dcterms:created>
  <dc:creator>XDS-03</dc:creator>
  <cp:lastModifiedBy>mmmmm</cp:lastModifiedBy>
  <cp:lastPrinted>2025-08-03T19:51:00Z</cp:lastPrinted>
  <dcterms:modified xsi:type="dcterms:W3CDTF">2025-08-22T14:06:36Z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FD3C7A99AA6040CC84970A7FAF1672F7_13</vt:lpwstr>
  </property>
  <property fmtid="{D5CDD505-2E9C-101B-9397-08002B2CF9AE}" pid="4" name="KSOTemplateDocerSaveRecord">
    <vt:lpwstr>eyJoZGlkIjoiNWZmZTFiNTdkNjhiZGE3YmFmYjk4ZjY0MmUwNjY5NDAiLCJ1c2VySWQiOiI3Njg2NDc4NTYifQ==</vt:lpwstr>
  </property>
</Properties>
</file>