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6"/>
        <w:spacing w:before="454" w:beforeAutospacing="0" w:after="454" w:afterAutospacing="0"/>
        <w:ind w:left="454" w:right="454"/>
        <w:jc w:val="center"/>
        <w:outlineLvl w:val="0"/>
        <w:rPr>
          <w:sz w:val="40"/>
          <w:szCs w:val="40"/>
        </w:rPr>
      </w:pPr>
      <w:r>
        <w:rPr>
          <w:rFonts w:hint="eastAsia"/>
          <w:sz w:val="40"/>
          <w:szCs w:val="40"/>
        </w:rPr>
        <w:t>光明区人力资源局就业援助领域购买社会工作服务项目</w:t>
      </w:r>
    </w:p>
    <w:p>
      <w:pPr>
        <w:pStyle w:val="46"/>
        <w:jc w:val="center"/>
        <w:outlineLvl w:val="1"/>
        <w:rPr>
          <w:rFonts w:ascii="黑体" w:hAnsi="黑体" w:eastAsia="黑体"/>
          <w:sz w:val="40"/>
          <w:szCs w:val="40"/>
        </w:rPr>
      </w:pPr>
      <w:r>
        <w:rPr>
          <w:rFonts w:hint="eastAsia" w:ascii="黑体" w:hAnsi="黑体" w:eastAsia="黑体"/>
          <w:sz w:val="40"/>
          <w:szCs w:val="40"/>
        </w:rPr>
        <w:t>招标文件信息</w:t>
      </w:r>
    </w:p>
    <w:tbl>
      <w:tblPr>
        <w:tblStyle w:val="51"/>
        <w:tblW w:w="7938" w:type="dxa"/>
        <w:jc w:val="center"/>
        <w:tblCellSpacing w:w="0" w:type="dxa"/>
        <w:tblLayout w:type="fixed"/>
        <w:tblCellMar>
          <w:top w:w="45" w:type="dxa"/>
          <w:left w:w="45" w:type="dxa"/>
          <w:bottom w:w="45" w:type="dxa"/>
          <w:right w:w="45" w:type="dxa"/>
        </w:tblCellMar>
      </w:tblPr>
      <w:tblGrid>
        <w:gridCol w:w="2722"/>
        <w:gridCol w:w="5216"/>
      </w:tblGrid>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rFonts w:ascii="宋体" w:hAnsi="宋体"/>
                <w:sz w:val="30"/>
                <w:szCs w:val="30"/>
              </w:rPr>
            </w:pPr>
            <w:r>
              <w:rPr>
                <w:sz w:val="30"/>
                <w:szCs w:val="30"/>
              </w:rPr>
              <w:t>项目编号：</w:t>
            </w:r>
          </w:p>
        </w:tc>
        <w:tc>
          <w:tcPr>
            <w:tcW w:w="5216" w:type="dxa"/>
            <w:vAlign w:val="center"/>
          </w:tcPr>
          <w:p>
            <w:pPr>
              <w:rPr>
                <w:sz w:val="30"/>
                <w:szCs w:val="30"/>
              </w:rPr>
            </w:pPr>
            <w:r>
              <w:rPr>
                <w:sz w:val="30"/>
                <w:szCs w:val="30"/>
              </w:rPr>
              <w:t xml:space="preserve">GMXX2023000XXX </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sz w:val="30"/>
                <w:szCs w:val="30"/>
              </w:rPr>
            </w:pPr>
            <w:r>
              <w:rPr>
                <w:sz w:val="30"/>
                <w:szCs w:val="30"/>
              </w:rPr>
              <w:t>项目名称：</w:t>
            </w:r>
          </w:p>
        </w:tc>
        <w:tc>
          <w:tcPr>
            <w:tcW w:w="5216" w:type="dxa"/>
            <w:vAlign w:val="center"/>
          </w:tcPr>
          <w:p>
            <w:pPr>
              <w:rPr>
                <w:sz w:val="30"/>
                <w:szCs w:val="30"/>
              </w:rPr>
            </w:pPr>
            <w:r>
              <w:rPr>
                <w:rFonts w:hint="eastAsia"/>
                <w:sz w:val="30"/>
                <w:szCs w:val="30"/>
              </w:rPr>
              <w:t>光明区人力资源局就业援助领域购买社会工作服务项目</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sz w:val="30"/>
                <w:szCs w:val="30"/>
              </w:rPr>
            </w:pPr>
            <w:r>
              <w:rPr>
                <w:sz w:val="30"/>
                <w:szCs w:val="30"/>
              </w:rPr>
              <w:t>包        号：</w:t>
            </w:r>
          </w:p>
        </w:tc>
        <w:tc>
          <w:tcPr>
            <w:tcW w:w="5216" w:type="dxa"/>
            <w:vAlign w:val="center"/>
          </w:tcPr>
          <w:p>
            <w:pPr>
              <w:rPr>
                <w:sz w:val="30"/>
                <w:szCs w:val="30"/>
              </w:rPr>
            </w:pPr>
            <w:r>
              <w:rPr>
                <w:sz w:val="30"/>
                <w:szCs w:val="30"/>
              </w:rPr>
              <w:t>A</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sz w:val="30"/>
                <w:szCs w:val="30"/>
              </w:rPr>
            </w:pPr>
            <w:r>
              <w:rPr>
                <w:sz w:val="30"/>
                <w:szCs w:val="30"/>
              </w:rPr>
              <w:t>项目类型：</w:t>
            </w:r>
          </w:p>
        </w:tc>
        <w:tc>
          <w:tcPr>
            <w:tcW w:w="5216" w:type="dxa"/>
            <w:vAlign w:val="center"/>
          </w:tcPr>
          <w:p>
            <w:pPr>
              <w:rPr>
                <w:sz w:val="30"/>
                <w:szCs w:val="30"/>
              </w:rPr>
            </w:pPr>
            <w:r>
              <w:rPr>
                <w:sz w:val="30"/>
                <w:szCs w:val="30"/>
              </w:rPr>
              <w:t>服务类</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sz w:val="30"/>
                <w:szCs w:val="30"/>
              </w:rPr>
            </w:pPr>
            <w:r>
              <w:rPr>
                <w:sz w:val="30"/>
                <w:szCs w:val="30"/>
              </w:rPr>
              <w:t>采购方式：</w:t>
            </w:r>
          </w:p>
        </w:tc>
        <w:tc>
          <w:tcPr>
            <w:tcW w:w="5216" w:type="dxa"/>
            <w:vAlign w:val="center"/>
          </w:tcPr>
          <w:p>
            <w:pPr>
              <w:rPr>
                <w:sz w:val="30"/>
                <w:szCs w:val="30"/>
              </w:rPr>
            </w:pPr>
            <w:r>
              <w:rPr>
                <w:sz w:val="30"/>
                <w:szCs w:val="30"/>
              </w:rPr>
              <w:t>公开招标</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sz w:val="30"/>
                <w:szCs w:val="30"/>
              </w:rPr>
            </w:pPr>
            <w:r>
              <w:rPr>
                <w:sz w:val="30"/>
                <w:szCs w:val="30"/>
              </w:rPr>
              <w:t>货币类型：</w:t>
            </w:r>
          </w:p>
        </w:tc>
        <w:tc>
          <w:tcPr>
            <w:tcW w:w="5216" w:type="dxa"/>
            <w:vAlign w:val="center"/>
          </w:tcPr>
          <w:p>
            <w:pPr>
              <w:rPr>
                <w:sz w:val="30"/>
                <w:szCs w:val="30"/>
              </w:rPr>
            </w:pPr>
            <w:r>
              <w:rPr>
                <w:sz w:val="30"/>
                <w:szCs w:val="30"/>
              </w:rPr>
              <w:t>人民币</w:t>
            </w:r>
          </w:p>
        </w:tc>
      </w:tr>
      <w:tr>
        <w:tblPrEx>
          <w:tblCellMar>
            <w:top w:w="45" w:type="dxa"/>
            <w:left w:w="45" w:type="dxa"/>
            <w:bottom w:w="45" w:type="dxa"/>
            <w:right w:w="45" w:type="dxa"/>
          </w:tblCellMar>
        </w:tblPrEx>
        <w:trPr>
          <w:trHeight w:val="737" w:hRule="atLeast"/>
          <w:tblCellSpacing w:w="0" w:type="dxa"/>
          <w:jc w:val="center"/>
        </w:trPr>
        <w:tc>
          <w:tcPr>
            <w:tcW w:w="2722" w:type="dxa"/>
            <w:vAlign w:val="center"/>
          </w:tcPr>
          <w:p>
            <w:pPr>
              <w:jc w:val="right"/>
              <w:rPr>
                <w:sz w:val="30"/>
                <w:szCs w:val="30"/>
              </w:rPr>
            </w:pPr>
            <w:r>
              <w:rPr>
                <w:sz w:val="30"/>
                <w:szCs w:val="30"/>
              </w:rPr>
              <w:t>评标方法：</w:t>
            </w:r>
          </w:p>
        </w:tc>
        <w:tc>
          <w:tcPr>
            <w:tcW w:w="5216" w:type="dxa"/>
            <w:vAlign w:val="center"/>
          </w:tcPr>
          <w:p>
            <w:pPr>
              <w:rPr>
                <w:sz w:val="30"/>
                <w:szCs w:val="30"/>
              </w:rPr>
            </w:pPr>
            <w:r>
              <w:rPr>
                <w:sz w:val="30"/>
                <w:szCs w:val="30"/>
              </w:rPr>
              <w:t>综合评分法（新价格分算法）</w:t>
            </w:r>
          </w:p>
        </w:tc>
      </w:tr>
    </w:tbl>
    <w:p>
      <w:pPr>
        <w:pStyle w:val="46"/>
        <w:jc w:val="center"/>
        <w:outlineLvl w:val="1"/>
        <w:rPr>
          <w:rFonts w:ascii="黑体" w:hAnsi="黑体" w:eastAsia="黑体"/>
          <w:sz w:val="40"/>
          <w:szCs w:val="40"/>
        </w:rPr>
      </w:pPr>
      <w:r>
        <w:rPr>
          <w:rFonts w:hint="eastAsia" w:ascii="黑体" w:hAnsi="黑体" w:eastAsia="黑体"/>
          <w:sz w:val="40"/>
          <w:szCs w:val="40"/>
        </w:rPr>
        <w:t>资格性审查表</w:t>
      </w:r>
    </w:p>
    <w:tbl>
      <w:tblPr>
        <w:tblStyle w:val="51"/>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sz w:val="21"/>
                <w:szCs w:val="21"/>
              </w:rPr>
            </w:pPr>
            <w:r>
              <w:rPr>
                <w:sz w:val="21"/>
                <w:szCs w:val="21"/>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sz w:val="21"/>
                <w:szCs w:val="21"/>
              </w:rPr>
            </w:pPr>
            <w:r>
              <w:rPr>
                <w:sz w:val="21"/>
                <w:szCs w:val="21"/>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1</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投标人不符合资格要求，或未提交相应的资格证明资料（详见招标公告投标人资格要求，即申请人的资格要求）</w:t>
            </w:r>
          </w:p>
        </w:tc>
      </w:tr>
    </w:tbl>
    <w:p>
      <w:pPr>
        <w:pStyle w:val="46"/>
        <w:spacing w:before="280" w:beforeAutospacing="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51"/>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hAnsi="宋体"/>
                <w:sz w:val="21"/>
                <w:szCs w:val="21"/>
              </w:rPr>
            </w:pPr>
            <w:r>
              <w:rPr>
                <w:sz w:val="21"/>
                <w:szCs w:val="21"/>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sz w:val="21"/>
                <w:szCs w:val="21"/>
              </w:rPr>
            </w:pPr>
            <w:r>
              <w:rPr>
                <w:sz w:val="21"/>
                <w:szCs w:val="21"/>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1</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将一个包或一个标段的内容拆开投标；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2</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rFonts w:hint="eastAsia"/>
                <w:sz w:val="21"/>
                <w:szCs w:val="21"/>
              </w:rPr>
              <w:t>投标文件及开标一览表未按规定密封、签字、盖章；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3</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对同一项目投标时，提供两套以上的投标方案（招标文件另有规定的除外）；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4</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分项报价或投标总价高于相应财政预算金额（或设定的财政预算金额下的最高限价）</w:t>
            </w:r>
            <w:r>
              <w:rPr>
                <w:rFonts w:hint="eastAsia" w:ascii="宋体" w:hAnsi="宋体" w:eastAsia="宋体" w:cs="宋体"/>
                <w:sz w:val="21"/>
                <w:szCs w:val="21"/>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5</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6</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所投货物、服务在技术、商务等方面没有实质性满足招标文件要求的（是否实质性满足招标文件要求，由评审委员会根据《实质性条款响应情况表》做出评判）；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7</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8</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投标报价有缺漏项目,或者对招标文件规定的项目需求内容或者需求数量进行修改，评审委员会判定投标响应不满足采购需求；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pPr>
              <w:jc w:val="center"/>
              <w:rPr>
                <w:sz w:val="21"/>
                <w:szCs w:val="21"/>
              </w:rPr>
            </w:pPr>
            <w:r>
              <w:rPr>
                <w:sz w:val="21"/>
                <w:szCs w:val="21"/>
              </w:rPr>
              <w:t>9</w:t>
            </w:r>
          </w:p>
        </w:tc>
        <w:tc>
          <w:tcPr>
            <w:tcW w:w="8278" w:type="dxa"/>
            <w:tcBorders>
              <w:top w:val="single" w:color="000000" w:sz="8" w:space="0"/>
              <w:left w:val="single" w:color="000000" w:sz="8" w:space="0"/>
              <w:bottom w:val="single" w:color="000000" w:sz="8" w:space="0"/>
              <w:right w:val="single" w:color="000000" w:sz="8" w:space="0"/>
            </w:tcBorders>
          </w:tcPr>
          <w:p>
            <w:pPr>
              <w:rPr>
                <w:sz w:val="21"/>
                <w:szCs w:val="21"/>
              </w:rPr>
            </w:pPr>
            <w:r>
              <w:rPr>
                <w:sz w:val="21"/>
                <w:szCs w:val="21"/>
              </w:rPr>
              <w:t>法律、法规、规章、规范性文件规定的其他情形。</w:t>
            </w:r>
          </w:p>
        </w:tc>
      </w:tr>
    </w:tbl>
    <w:p>
      <w:pPr>
        <w:pStyle w:val="46"/>
        <w:jc w:val="center"/>
        <w:outlineLvl w:val="1"/>
        <w:rPr>
          <w:rFonts w:ascii="黑体" w:hAnsi="黑体" w:eastAsia="黑体"/>
          <w:sz w:val="40"/>
          <w:szCs w:val="40"/>
        </w:rPr>
      </w:pPr>
      <w:r>
        <w:rPr>
          <w:rFonts w:hint="eastAsia" w:ascii="黑体" w:hAnsi="黑体" w:eastAsia="黑体"/>
          <w:sz w:val="40"/>
          <w:szCs w:val="40"/>
        </w:rPr>
        <w:t>评标信息</w:t>
      </w:r>
    </w:p>
    <w:tbl>
      <w:tblPr>
        <w:tblStyle w:val="51"/>
        <w:tblW w:w="9072" w:type="dxa"/>
        <w:jc w:val="center"/>
        <w:tblCellSpacing w:w="0" w:type="dxa"/>
        <w:tblLayout w:type="fixed"/>
        <w:tblCellMar>
          <w:top w:w="45" w:type="dxa"/>
          <w:left w:w="45" w:type="dxa"/>
          <w:bottom w:w="45" w:type="dxa"/>
          <w:right w:w="45" w:type="dxa"/>
        </w:tblCellMar>
      </w:tblPr>
      <w:tblGrid>
        <w:gridCol w:w="8962"/>
        <w:gridCol w:w="110"/>
      </w:tblGrid>
      <w:tr>
        <w:tblPrEx>
          <w:tblCellMar>
            <w:top w:w="45" w:type="dxa"/>
            <w:left w:w="45" w:type="dxa"/>
            <w:bottom w:w="45" w:type="dxa"/>
            <w:right w:w="45" w:type="dxa"/>
          </w:tblCellMar>
        </w:tblPrEx>
        <w:trPr>
          <w:tblCellSpacing w:w="0" w:type="dxa"/>
          <w:jc w:val="center"/>
        </w:trPr>
        <w:tc>
          <w:tcPr>
            <w:tcW w:w="8962" w:type="dxa"/>
            <w:tcBorders>
              <w:top w:val="nil"/>
              <w:left w:val="nil"/>
              <w:bottom w:val="nil"/>
              <w:right w:val="nil"/>
            </w:tcBorders>
            <w:vAlign w:val="center"/>
          </w:tcPr>
          <w:p>
            <w:pPr>
              <w:rPr>
                <w:rFonts w:ascii="宋体" w:hAnsi="宋体"/>
                <w:b/>
                <w:bCs/>
              </w:rPr>
            </w:pPr>
            <w:r>
              <w:rPr>
                <w:b/>
                <w:bCs/>
              </w:rPr>
              <w:t>评标方法：综合评分法（新价格分算法）</w:t>
            </w:r>
          </w:p>
        </w:tc>
        <w:tc>
          <w:tcPr>
            <w:tcW w:w="110" w:type="dxa"/>
            <w:tcBorders>
              <w:top w:val="nil"/>
              <w:left w:val="nil"/>
              <w:bottom w:val="nil"/>
              <w:right w:val="nil"/>
            </w:tcBorders>
            <w:vAlign w:val="center"/>
          </w:tcPr>
          <w:p>
            <w:pPr>
              <w:rPr>
                <w:b/>
                <w:bCs/>
              </w:rPr>
            </w:pPr>
          </w:p>
        </w:tc>
      </w:tr>
      <w:tr>
        <w:tblPrEx>
          <w:tblCellMar>
            <w:top w:w="45" w:type="dxa"/>
            <w:left w:w="45" w:type="dxa"/>
            <w:bottom w:w="45" w:type="dxa"/>
            <w:right w:w="45" w:type="dxa"/>
          </w:tblCellMar>
        </w:tblPrEx>
        <w:trPr>
          <w:gridAfter w:val="1"/>
          <w:wAfter w:w="110" w:type="dxa"/>
          <w:tblCellSpacing w:w="0" w:type="dxa"/>
          <w:jc w:val="center"/>
        </w:trPr>
        <w:tc>
          <w:tcPr>
            <w:tcW w:w="8962" w:type="dxa"/>
            <w:tcBorders>
              <w:top w:val="nil"/>
              <w:left w:val="nil"/>
              <w:bottom w:val="nil"/>
              <w:right w:val="nil"/>
            </w:tcBorders>
            <w:vAlign w:val="center"/>
          </w:tcPr>
          <w:p>
            <w:pPr>
              <w:pStyle w:val="46"/>
              <w:spacing w:before="0" w:beforeAutospacing="0" w:after="0" w:afterAutospacing="0" w:line="324" w:lineRule="auto"/>
              <w:ind w:firstLine="420"/>
              <w:rPr>
                <w:rFonts w:ascii="Times New Roman" w:hAnsi="Times New Roman" w:cs="Times New Roman"/>
                <w:sz w:val="21"/>
                <w:szCs w:val="21"/>
              </w:rPr>
            </w:pPr>
            <w:r>
              <w:rPr>
                <w:rFonts w:ascii="Times New Roman" w:hAnsi="Times New Roman" w:cs="Times New Roman"/>
                <w:sz w:val="21"/>
                <w:szCs w:val="21"/>
              </w:rPr>
              <w:t xml:space="preserve">综合评分法，是指投标文件满足招标文件全部实质性要求，且按照评审因素的量化指标评审得分最高的投标人为中标候选人的评标方法。 </w:t>
            </w:r>
          </w:p>
          <w:p>
            <w:pPr>
              <w:pStyle w:val="46"/>
              <w:spacing w:before="0" w:beforeAutospacing="0" w:after="0" w:afterAutospacing="0" w:line="324" w:lineRule="auto"/>
              <w:ind w:firstLine="420"/>
              <w:rPr>
                <w:rFonts w:ascii="Times New Roman" w:hAnsi="Times New Roman" w:cs="Times New Roman"/>
                <w:sz w:val="21"/>
                <w:szCs w:val="21"/>
              </w:rPr>
            </w:pPr>
            <w:r>
              <w:rPr>
                <w:rFonts w:ascii="Times New Roman" w:hAnsi="Times New Roman" w:cs="Times New Roman"/>
                <w:sz w:val="21"/>
                <w:szCs w:val="21"/>
              </w:rPr>
              <w:t>价格分计算方法：</w:t>
            </w:r>
          </w:p>
          <w:p>
            <w:pPr>
              <w:pStyle w:val="46"/>
              <w:spacing w:before="0" w:beforeAutospacing="0" w:after="0" w:afterAutospacing="0" w:line="324" w:lineRule="auto"/>
              <w:ind w:firstLine="420"/>
              <w:rPr>
                <w:sz w:val="21"/>
                <w:szCs w:val="21"/>
              </w:rPr>
            </w:pPr>
            <w:r>
              <w:rPr>
                <w:rFonts w:ascii="Times New Roman" w:hAnsi="Times New Roman" w:cs="Times New Roman"/>
                <w:sz w:val="21"/>
                <w:szCs w:val="21"/>
              </w:rPr>
              <w:t xml:space="preserve">采用低价优先法计算，即满足招标文件要求且投标价格最低的投标报价为评标基准价，其价格分为满分。其他投标人的价格分统一按照下列公式计算：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投标报价得分=(评标基准价／投标报价)×100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评标总得分＝F1×A1＋F2×A2＋……＋Fn×An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F1、F2……Fn分别为各项评审因素的得分；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A1、A2、……An 分别为各项评审因素所占的权重(A1＋A2＋……＋An＝1)。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评标过程中，不得去掉报价中的最高报价和最低报价。 </w:t>
            </w:r>
            <w:r>
              <w:rPr>
                <w:rFonts w:ascii="Times New Roman" w:hAnsi="Times New Roman" w:cs="Times New Roman"/>
                <w:sz w:val="21"/>
                <w:szCs w:val="21"/>
              </w:rPr>
              <w:br w:type="textWrapping"/>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此方法适用于货物类、服务类、工程类项目。 </w:t>
            </w:r>
          </w:p>
        </w:tc>
      </w:tr>
    </w:tbl>
    <w:p>
      <w:pPr>
        <w:rPr>
          <w:vanish/>
        </w:rPr>
      </w:pPr>
    </w:p>
    <w:tbl>
      <w:tblPr>
        <w:tblStyle w:val="51"/>
        <w:tblW w:w="91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29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b/>
                <w:bCs/>
                <w:sz w:val="21"/>
                <w:szCs w:val="21"/>
              </w:rPr>
            </w:pPr>
            <w:r>
              <w:rPr>
                <w:rFonts w:ascii="宋体" w:hAnsi="宋体" w:eastAsia="宋体"/>
                <w:b/>
                <w:bCs/>
                <w:sz w:val="21"/>
                <w:szCs w:val="21"/>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b/>
                <w:bCs/>
                <w:sz w:val="21"/>
                <w:szCs w:val="21"/>
              </w:rPr>
            </w:pPr>
            <w:r>
              <w:rPr>
                <w:rFonts w:ascii="宋体" w:hAnsi="宋体" w:eastAsia="宋体"/>
                <w:b/>
                <w:bCs/>
                <w:sz w:val="21"/>
                <w:szCs w:val="21"/>
              </w:rPr>
              <w:t>评分项</w:t>
            </w:r>
          </w:p>
        </w:tc>
        <w:tc>
          <w:tcPr>
            <w:tcW w:w="4296" w:type="dxa"/>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b/>
                <w:bCs/>
                <w:sz w:val="21"/>
                <w:szCs w:val="21"/>
              </w:rPr>
            </w:pPr>
            <w:r>
              <w:rPr>
                <w:rFonts w:ascii="宋体" w:hAnsi="宋体" w:eastAsia="宋体"/>
                <w:b/>
                <w:bCs/>
                <w:sz w:val="21"/>
                <w:szCs w:val="21"/>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1</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价格</w:t>
            </w:r>
          </w:p>
        </w:tc>
        <w:tc>
          <w:tcPr>
            <w:tcW w:w="4296"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hint="eastAsia" w:ascii="宋体" w:hAnsi="宋体" w:eastAsia="宋体"/>
                <w:b/>
                <w:bCs/>
                <w:color w:val="0000FF"/>
                <w:sz w:val="21"/>
                <w:szCs w:val="21"/>
              </w:rPr>
              <w:t>1</w:t>
            </w:r>
            <w:r>
              <w:rPr>
                <w:rFonts w:ascii="宋体" w:hAnsi="宋体" w:eastAsia="宋体"/>
                <w:b/>
                <w:bCs/>
                <w:color w:val="0000FF"/>
                <w:sz w:val="21"/>
                <w:szCs w:val="21"/>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0000FF"/>
                <w:sz w:val="21"/>
                <w:szCs w:val="21"/>
              </w:rPr>
            </w:pPr>
          </w:p>
        </w:tc>
        <w:tc>
          <w:tcPr>
            <w:tcW w:w="84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56" w:hRule="atLeast"/>
          <w:jc w:val="center"/>
        </w:trPr>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cs="宋体"/>
                <w:b/>
                <w:bCs/>
                <w:color w:val="0000FF"/>
                <w:sz w:val="21"/>
                <w:szCs w:val="21"/>
              </w:rPr>
            </w:pPr>
            <w:r>
              <w:rPr>
                <w:rFonts w:ascii="宋体" w:hAnsi="宋体" w:eastAsia="宋体"/>
                <w:b/>
                <w:bCs/>
                <w:color w:val="0000FF"/>
                <w:sz w:val="21"/>
                <w:szCs w:val="21"/>
              </w:rPr>
              <w:t>2</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hint="eastAsia" w:ascii="宋体" w:hAnsi="宋体" w:eastAsia="宋体"/>
                <w:b/>
                <w:bCs/>
                <w:color w:val="0000FF"/>
                <w:sz w:val="21"/>
                <w:szCs w:val="21"/>
              </w:rPr>
              <w:t>综合实力</w:t>
            </w:r>
            <w:r>
              <w:rPr>
                <w:rFonts w:ascii="宋体" w:hAnsi="宋体" w:eastAsia="宋体"/>
                <w:b/>
                <w:bCs/>
                <w:color w:val="0000FF"/>
                <w:sz w:val="21"/>
                <w:szCs w:val="21"/>
              </w:rPr>
              <w:t>部分</w:t>
            </w:r>
          </w:p>
        </w:tc>
        <w:tc>
          <w:tcPr>
            <w:tcW w:w="4296"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22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0000FF"/>
                <w:sz w:val="21"/>
                <w:szCs w:val="21"/>
              </w:rPr>
            </w:pPr>
          </w:p>
        </w:tc>
        <w:tc>
          <w:tcPr>
            <w:tcW w:w="84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cs="宋体"/>
                <w:sz w:val="21"/>
                <w:szCs w:val="21"/>
              </w:rPr>
            </w:pPr>
            <w:r>
              <w:rPr>
                <w:rFonts w:ascii="宋体" w:hAnsi="宋体" w:eastAsia="宋体"/>
                <w:sz w:val="21"/>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权重</w:t>
            </w:r>
          </w:p>
        </w:tc>
        <w:tc>
          <w:tcPr>
            <w:tcW w:w="42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1</w:t>
            </w:r>
          </w:p>
        </w:tc>
        <w:tc>
          <w:tcPr>
            <w:tcW w:w="2835" w:type="dxa"/>
            <w:tcBorders>
              <w:top w:val="outset" w:color="000000" w:sz="6" w:space="0"/>
              <w:left w:val="outset" w:color="000000" w:sz="6" w:space="0"/>
              <w:bottom w:val="outset" w:color="000000" w:sz="6" w:space="0"/>
              <w:right w:val="outset" w:color="000000" w:sz="6" w:space="0"/>
            </w:tcBorders>
            <w:shd w:val="clear" w:color="auto" w:fill="auto"/>
            <w:vAlign w:val="center"/>
          </w:tcPr>
          <w:p>
            <w:pPr>
              <w:rPr>
                <w:rFonts w:ascii="宋体" w:hAnsi="宋体" w:eastAsia="宋体"/>
                <w:sz w:val="21"/>
                <w:szCs w:val="21"/>
              </w:rPr>
            </w:pPr>
            <w:r>
              <w:rPr>
                <w:rFonts w:hint="eastAsia" w:ascii="宋体" w:hAnsi="宋体" w:eastAsia="宋体"/>
                <w:sz w:val="21"/>
                <w:szCs w:val="21"/>
              </w:rPr>
              <w:t>社会组织认证</w:t>
            </w:r>
          </w:p>
        </w:tc>
        <w:tc>
          <w:tcPr>
            <w:tcW w:w="681"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4</w:t>
            </w:r>
          </w:p>
        </w:tc>
        <w:tc>
          <w:tcPr>
            <w:tcW w:w="4296" w:type="dxa"/>
            <w:tcBorders>
              <w:top w:val="outset" w:color="000000" w:sz="6" w:space="0"/>
              <w:left w:val="outset" w:color="000000" w:sz="6" w:space="0"/>
              <w:bottom w:val="outset" w:color="000000" w:sz="6" w:space="0"/>
              <w:right w:val="outset" w:color="000000" w:sz="6" w:space="0"/>
            </w:tcBorders>
            <w:shd w:val="clear" w:color="auto" w:fill="auto"/>
            <w:vAlign w:val="center"/>
          </w:tcPr>
          <w:p>
            <w:pPr>
              <w:widowControl w:val="0"/>
              <w:wordWrap w:val="0"/>
              <w:jc w:val="both"/>
              <w:rPr>
                <w:rFonts w:ascii="宋体" w:hAnsi="宋体" w:eastAsia="宋体"/>
                <w:b/>
                <w:sz w:val="21"/>
                <w:szCs w:val="21"/>
              </w:rPr>
            </w:pPr>
            <w:r>
              <w:rPr>
                <w:rFonts w:hint="eastAsia" w:ascii="宋体" w:hAnsi="宋体" w:eastAsia="宋体"/>
                <w:b/>
                <w:sz w:val="21"/>
                <w:szCs w:val="21"/>
              </w:rPr>
              <w:t>评审标准：</w:t>
            </w:r>
          </w:p>
          <w:p>
            <w:pPr>
              <w:widowControl w:val="0"/>
              <w:snapToGrid w:val="0"/>
              <w:spacing w:line="300" w:lineRule="exact"/>
              <w:rPr>
                <w:rFonts w:ascii="宋体" w:hAnsi="宋体" w:eastAsia="宋体" w:cs="宋体"/>
                <w:kern w:val="2"/>
                <w:sz w:val="21"/>
                <w:szCs w:val="21"/>
              </w:rPr>
            </w:pPr>
            <w:r>
              <w:rPr>
                <w:rFonts w:hint="eastAsia" w:ascii="宋体" w:hAnsi="宋体" w:eastAsia="宋体" w:cs="宋体"/>
                <w:kern w:val="2"/>
                <w:sz w:val="21"/>
                <w:szCs w:val="21"/>
              </w:rPr>
              <w:t>投标人获得民政部门颁发的</w:t>
            </w:r>
            <w:commentRangeStart w:id="0"/>
            <w:r>
              <w:rPr>
                <w:rFonts w:hint="eastAsia" w:ascii="宋体" w:hAnsi="宋体" w:eastAsia="宋体" w:cs="宋体"/>
                <w:kern w:val="2"/>
                <w:sz w:val="21"/>
                <w:szCs w:val="21"/>
              </w:rPr>
              <w:t xml:space="preserve">《社会组织评估等级证书》的： </w:t>
            </w:r>
            <w:commentRangeEnd w:id="0"/>
            <w:r>
              <w:rPr>
                <w:rStyle w:val="64"/>
              </w:rPr>
              <w:commentReference w:id="0"/>
            </w:r>
          </w:p>
          <w:p>
            <w:pPr>
              <w:widowControl w:val="0"/>
              <w:snapToGrid w:val="0"/>
              <w:spacing w:line="300" w:lineRule="exact"/>
              <w:rPr>
                <w:rFonts w:ascii="宋体" w:hAnsi="宋体" w:eastAsia="宋体" w:cs="宋体"/>
                <w:kern w:val="2"/>
                <w:sz w:val="21"/>
                <w:szCs w:val="21"/>
              </w:rPr>
            </w:pPr>
            <w:r>
              <w:rPr>
                <w:rFonts w:ascii="宋体" w:hAnsi="宋体" w:eastAsia="宋体" w:cs="宋体"/>
                <w:kern w:val="2"/>
                <w:sz w:val="21"/>
                <w:szCs w:val="21"/>
              </w:rPr>
              <w:t>1</w:t>
            </w:r>
            <w:r>
              <w:rPr>
                <w:rFonts w:hint="eastAsia" w:ascii="宋体" w:hAnsi="宋体" w:eastAsia="宋体" w:cs="宋体"/>
                <w:kern w:val="2"/>
                <w:sz w:val="21"/>
                <w:szCs w:val="21"/>
              </w:rPr>
              <w:t>、评价等级为</w:t>
            </w:r>
            <w:r>
              <w:rPr>
                <w:rFonts w:ascii="宋体" w:hAnsi="宋体" w:eastAsia="宋体" w:cs="宋体"/>
                <w:kern w:val="2"/>
                <w:sz w:val="21"/>
                <w:szCs w:val="21"/>
              </w:rPr>
              <w:t>5A</w:t>
            </w:r>
            <w:r>
              <w:rPr>
                <w:rFonts w:hint="eastAsia" w:ascii="宋体" w:hAnsi="宋体" w:eastAsia="宋体" w:cs="宋体"/>
                <w:kern w:val="2"/>
                <w:sz w:val="21"/>
                <w:szCs w:val="21"/>
              </w:rPr>
              <w:t>的得</w:t>
            </w:r>
            <w:r>
              <w:rPr>
                <w:rFonts w:ascii="宋体" w:hAnsi="宋体" w:eastAsia="宋体" w:cs="宋体"/>
                <w:kern w:val="2"/>
                <w:sz w:val="21"/>
                <w:szCs w:val="21"/>
              </w:rPr>
              <w:t>100%</w:t>
            </w:r>
            <w:r>
              <w:rPr>
                <w:rFonts w:hint="eastAsia" w:ascii="宋体" w:hAnsi="宋体" w:eastAsia="宋体" w:cs="宋体"/>
                <w:kern w:val="2"/>
                <w:sz w:val="21"/>
                <w:szCs w:val="21"/>
              </w:rPr>
              <w:t xml:space="preserve">； </w:t>
            </w:r>
          </w:p>
          <w:p>
            <w:pPr>
              <w:widowControl w:val="0"/>
              <w:snapToGrid w:val="0"/>
              <w:spacing w:line="300" w:lineRule="exact"/>
              <w:rPr>
                <w:rFonts w:ascii="宋体" w:hAnsi="宋体" w:eastAsia="宋体" w:cs="宋体"/>
                <w:kern w:val="2"/>
                <w:sz w:val="21"/>
                <w:szCs w:val="21"/>
              </w:rPr>
            </w:pPr>
            <w:r>
              <w:rPr>
                <w:rFonts w:ascii="宋体" w:hAnsi="宋体" w:eastAsia="宋体" w:cs="宋体"/>
                <w:kern w:val="2"/>
                <w:sz w:val="21"/>
                <w:szCs w:val="21"/>
              </w:rPr>
              <w:t>2</w:t>
            </w:r>
            <w:r>
              <w:rPr>
                <w:rFonts w:hint="eastAsia" w:ascii="宋体" w:hAnsi="宋体" w:eastAsia="宋体" w:cs="宋体"/>
                <w:kern w:val="2"/>
                <w:sz w:val="21"/>
                <w:szCs w:val="21"/>
              </w:rPr>
              <w:t>、评价等级为</w:t>
            </w:r>
            <w:r>
              <w:rPr>
                <w:rFonts w:ascii="宋体" w:hAnsi="宋体" w:eastAsia="宋体" w:cs="宋体"/>
                <w:kern w:val="2"/>
                <w:sz w:val="21"/>
                <w:szCs w:val="21"/>
              </w:rPr>
              <w:t>4A</w:t>
            </w:r>
            <w:r>
              <w:rPr>
                <w:rFonts w:hint="eastAsia" w:ascii="宋体" w:hAnsi="宋体" w:eastAsia="宋体" w:cs="宋体"/>
                <w:kern w:val="2"/>
                <w:sz w:val="21"/>
                <w:szCs w:val="21"/>
              </w:rPr>
              <w:t>的得6</w:t>
            </w:r>
            <w:r>
              <w:rPr>
                <w:rFonts w:ascii="宋体" w:hAnsi="宋体" w:eastAsia="宋体" w:cs="宋体"/>
                <w:kern w:val="2"/>
                <w:sz w:val="21"/>
                <w:szCs w:val="21"/>
              </w:rPr>
              <w:t>0%</w:t>
            </w:r>
            <w:r>
              <w:rPr>
                <w:rFonts w:hint="eastAsia" w:ascii="宋体" w:hAnsi="宋体" w:eastAsia="宋体" w:cs="宋体"/>
                <w:kern w:val="2"/>
                <w:sz w:val="21"/>
                <w:szCs w:val="21"/>
              </w:rPr>
              <w:t xml:space="preserve">； </w:t>
            </w:r>
          </w:p>
          <w:p>
            <w:pPr>
              <w:widowControl w:val="0"/>
              <w:snapToGrid w:val="0"/>
              <w:spacing w:line="300" w:lineRule="exact"/>
              <w:rPr>
                <w:rFonts w:ascii="宋体" w:hAnsi="宋体" w:eastAsia="宋体" w:cs="宋体"/>
                <w:kern w:val="2"/>
                <w:sz w:val="21"/>
                <w:szCs w:val="21"/>
              </w:rPr>
            </w:pPr>
            <w:r>
              <w:rPr>
                <w:rFonts w:ascii="宋体" w:hAnsi="宋体" w:eastAsia="宋体" w:cs="宋体"/>
                <w:kern w:val="2"/>
                <w:sz w:val="21"/>
                <w:szCs w:val="21"/>
              </w:rPr>
              <w:t>3</w:t>
            </w:r>
            <w:r>
              <w:rPr>
                <w:rFonts w:hint="eastAsia" w:ascii="宋体" w:hAnsi="宋体" w:eastAsia="宋体" w:cs="宋体"/>
                <w:kern w:val="2"/>
                <w:sz w:val="21"/>
                <w:szCs w:val="21"/>
              </w:rPr>
              <w:t>、评价等级为</w:t>
            </w:r>
            <w:r>
              <w:rPr>
                <w:rFonts w:ascii="宋体" w:hAnsi="宋体" w:eastAsia="宋体" w:cs="宋体"/>
                <w:kern w:val="2"/>
                <w:sz w:val="21"/>
                <w:szCs w:val="21"/>
              </w:rPr>
              <w:t>3A</w:t>
            </w:r>
            <w:r>
              <w:rPr>
                <w:rFonts w:hint="eastAsia" w:ascii="宋体" w:hAnsi="宋体" w:eastAsia="宋体" w:cs="宋体"/>
                <w:kern w:val="2"/>
                <w:sz w:val="21"/>
                <w:szCs w:val="21"/>
              </w:rPr>
              <w:t>的得 4</w:t>
            </w:r>
            <w:r>
              <w:rPr>
                <w:rFonts w:ascii="宋体" w:hAnsi="宋体" w:eastAsia="宋体" w:cs="宋体"/>
                <w:kern w:val="2"/>
                <w:sz w:val="21"/>
                <w:szCs w:val="21"/>
              </w:rPr>
              <w:t>0%</w:t>
            </w:r>
            <w:r>
              <w:rPr>
                <w:rFonts w:hint="eastAsia" w:ascii="宋体" w:hAnsi="宋体" w:eastAsia="宋体" w:cs="宋体"/>
                <w:kern w:val="2"/>
                <w:sz w:val="21"/>
                <w:szCs w:val="21"/>
              </w:rPr>
              <w:t xml:space="preserve">； </w:t>
            </w:r>
          </w:p>
          <w:p>
            <w:pPr>
              <w:widowControl w:val="0"/>
              <w:snapToGrid w:val="0"/>
              <w:spacing w:line="300" w:lineRule="exact"/>
              <w:rPr>
                <w:rFonts w:hint="eastAsia" w:ascii="宋体" w:hAnsi="宋体" w:eastAsia="宋体" w:cs="宋体"/>
                <w:kern w:val="2"/>
                <w:sz w:val="21"/>
                <w:szCs w:val="21"/>
              </w:rPr>
            </w:pPr>
            <w:r>
              <w:rPr>
                <w:rFonts w:ascii="宋体" w:hAnsi="宋体" w:eastAsia="宋体" w:cs="宋体"/>
                <w:kern w:val="2"/>
                <w:sz w:val="21"/>
                <w:szCs w:val="21"/>
              </w:rPr>
              <w:t>4</w:t>
            </w:r>
            <w:r>
              <w:rPr>
                <w:rFonts w:hint="eastAsia" w:ascii="宋体" w:hAnsi="宋体" w:eastAsia="宋体" w:cs="宋体"/>
                <w:kern w:val="2"/>
                <w:sz w:val="21"/>
                <w:szCs w:val="21"/>
              </w:rPr>
              <w:t>、其他等级或无评级机构不得分。</w:t>
            </w:r>
          </w:p>
          <w:p>
            <w:pPr>
              <w:snapToGrid w:val="0"/>
              <w:spacing w:line="300" w:lineRule="exact"/>
              <w:rPr>
                <w:rFonts w:hint="eastAsia" w:ascii="宋体" w:hAnsi="宋体" w:eastAsia="宋体" w:cs="宋体"/>
                <w:kern w:val="2"/>
                <w:sz w:val="21"/>
                <w:szCs w:val="21"/>
              </w:rPr>
            </w:pPr>
            <w:r>
              <w:rPr>
                <w:rFonts w:hint="eastAsia" w:ascii="宋体" w:hAnsi="宋体" w:eastAsia="宋体"/>
                <w:b/>
                <w:sz w:val="21"/>
                <w:szCs w:val="21"/>
              </w:rPr>
              <w:t>证明文件：</w:t>
            </w:r>
            <w:r>
              <w:rPr>
                <w:rFonts w:hint="eastAsia" w:ascii="宋体" w:hAnsi="宋体" w:eastAsia="宋体" w:cs="宋体"/>
                <w:kern w:val="2"/>
                <w:sz w:val="21"/>
                <w:szCs w:val="21"/>
              </w:rPr>
              <w:t xml:space="preserve">提供有效期内评估等级证书扫描件，未按要求提供相关材料或扫描件不清晰导致无法识别的不得分，原件备查。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2</w:t>
            </w:r>
          </w:p>
        </w:tc>
        <w:tc>
          <w:tcPr>
            <w:tcW w:w="2835"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rPr>
                <w:rFonts w:ascii="宋体" w:hAnsi="宋体" w:eastAsia="宋体"/>
                <w:sz w:val="21"/>
                <w:szCs w:val="21"/>
              </w:rPr>
            </w:pPr>
            <w:r>
              <w:rPr>
                <w:rFonts w:hint="eastAsia" w:ascii="宋体" w:hAnsi="宋体" w:eastAsia="宋体"/>
                <w:sz w:val="21"/>
                <w:szCs w:val="21"/>
              </w:rPr>
              <w:t>投标人通过相关认证情况</w:t>
            </w:r>
          </w:p>
        </w:tc>
        <w:tc>
          <w:tcPr>
            <w:tcW w:w="681"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4</w:t>
            </w:r>
          </w:p>
        </w:tc>
        <w:tc>
          <w:tcPr>
            <w:tcW w:w="4296" w:type="dxa"/>
            <w:tcBorders>
              <w:top w:val="outset" w:color="000000" w:sz="6" w:space="0"/>
              <w:left w:val="outset" w:color="000000" w:sz="6" w:space="0"/>
              <w:bottom w:val="outset" w:color="000000" w:sz="6" w:space="0"/>
              <w:right w:val="outset" w:color="000000" w:sz="6" w:space="0"/>
            </w:tcBorders>
            <w:shd w:val="clear" w:color="auto" w:fill="auto"/>
            <w:vAlign w:val="center"/>
          </w:tcPr>
          <w:p>
            <w:pPr>
              <w:widowControl w:val="0"/>
              <w:wordWrap w:val="0"/>
              <w:jc w:val="both"/>
              <w:rPr>
                <w:rFonts w:ascii="宋体" w:hAnsi="宋体" w:eastAsia="宋体"/>
                <w:b/>
                <w:sz w:val="21"/>
                <w:szCs w:val="21"/>
              </w:rPr>
            </w:pPr>
            <w:r>
              <w:rPr>
                <w:rFonts w:hint="eastAsia" w:ascii="宋体" w:hAnsi="宋体" w:eastAsia="宋体"/>
                <w:b/>
                <w:sz w:val="21"/>
                <w:szCs w:val="21"/>
              </w:rPr>
              <w:t>评审标准：</w:t>
            </w:r>
          </w:p>
          <w:p>
            <w:pPr>
              <w:spacing w:line="300" w:lineRule="exact"/>
              <w:rPr>
                <w:rFonts w:ascii="宋体" w:hAnsi="宋体" w:eastAsia="宋体" w:cs="宋体"/>
                <w:kern w:val="2"/>
                <w:sz w:val="21"/>
                <w:szCs w:val="21"/>
              </w:rPr>
            </w:pPr>
            <w:r>
              <w:rPr>
                <w:rFonts w:hint="eastAsia" w:ascii="宋体" w:hAnsi="宋体" w:eastAsia="宋体" w:cs="宋体"/>
                <w:sz w:val="21"/>
                <w:szCs w:val="21"/>
                <w:lang w:bidi="ar"/>
              </w:rPr>
              <w:t xml:space="preserve">投标人具有 </w:t>
            </w:r>
          </w:p>
          <w:p>
            <w:pPr>
              <w:spacing w:line="300" w:lineRule="exact"/>
              <w:rPr>
                <w:rFonts w:ascii="宋体" w:hAnsi="宋体" w:eastAsia="宋体" w:cs="宋体"/>
                <w:kern w:val="2"/>
                <w:sz w:val="21"/>
                <w:szCs w:val="21"/>
              </w:rPr>
            </w:pPr>
            <w:r>
              <w:rPr>
                <w:rFonts w:hint="eastAsia" w:ascii="宋体" w:hAnsi="宋体" w:eastAsia="宋体" w:cs="宋体"/>
                <w:sz w:val="21"/>
                <w:szCs w:val="21"/>
                <w:lang w:bidi="ar"/>
              </w:rPr>
              <w:t xml:space="preserve">①质量管理体系认证证书； </w:t>
            </w:r>
          </w:p>
          <w:p>
            <w:pPr>
              <w:spacing w:line="300" w:lineRule="exact"/>
              <w:rPr>
                <w:rFonts w:ascii="宋体" w:hAnsi="宋体" w:eastAsia="宋体" w:cs="宋体"/>
                <w:kern w:val="2"/>
                <w:sz w:val="21"/>
                <w:szCs w:val="21"/>
              </w:rPr>
            </w:pPr>
            <w:r>
              <w:rPr>
                <w:rFonts w:hint="eastAsia" w:ascii="宋体" w:hAnsi="宋体" w:eastAsia="宋体" w:cs="宋体"/>
                <w:sz w:val="21"/>
                <w:szCs w:val="21"/>
                <w:lang w:bidi="ar"/>
              </w:rPr>
              <w:t xml:space="preserve">②职业健康安全管理体系认证证； </w:t>
            </w:r>
          </w:p>
          <w:p>
            <w:pPr>
              <w:spacing w:line="300" w:lineRule="exact"/>
              <w:rPr>
                <w:rFonts w:ascii="宋体" w:hAnsi="宋体" w:eastAsia="宋体" w:cs="宋体"/>
                <w:kern w:val="2"/>
                <w:sz w:val="21"/>
                <w:szCs w:val="21"/>
              </w:rPr>
            </w:pPr>
            <w:r>
              <w:rPr>
                <w:rFonts w:hint="eastAsia" w:ascii="宋体" w:hAnsi="宋体" w:eastAsia="宋体" w:cs="宋体"/>
                <w:sz w:val="21"/>
                <w:szCs w:val="21"/>
                <w:lang w:bidi="ar"/>
              </w:rPr>
              <w:t xml:space="preserve">③环境管理体系认证证书； </w:t>
            </w:r>
          </w:p>
          <w:p>
            <w:pPr>
              <w:spacing w:line="300" w:lineRule="exact"/>
              <w:rPr>
                <w:rFonts w:ascii="宋体" w:hAnsi="宋体" w:eastAsia="宋体" w:cs="宋体"/>
                <w:sz w:val="21"/>
                <w:szCs w:val="21"/>
                <w:lang w:bidi="ar"/>
              </w:rPr>
            </w:pPr>
            <w:commentRangeStart w:id="1"/>
            <w:r>
              <w:rPr>
                <w:rFonts w:hint="eastAsia" w:ascii="宋体" w:hAnsi="宋体" w:eastAsia="宋体" w:cs="宋体"/>
                <w:sz w:val="21"/>
                <w:szCs w:val="21"/>
                <w:lang w:bidi="ar"/>
              </w:rPr>
              <w:t xml:space="preserve">④售后服务认证证书； </w:t>
            </w:r>
            <w:commentRangeEnd w:id="1"/>
            <w:r>
              <w:rPr>
                <w:rStyle w:val="64"/>
              </w:rPr>
              <w:commentReference w:id="1"/>
            </w:r>
          </w:p>
          <w:p>
            <w:pPr>
              <w:spacing w:line="300" w:lineRule="exact"/>
              <w:rPr>
                <w:rFonts w:ascii="宋体" w:hAnsi="宋体" w:eastAsia="宋体" w:cs="宋体"/>
                <w:sz w:val="21"/>
                <w:szCs w:val="21"/>
                <w:lang w:bidi="ar"/>
              </w:rPr>
            </w:pPr>
            <w:commentRangeStart w:id="2"/>
            <w:r>
              <w:rPr>
                <w:rFonts w:hint="eastAsia" w:ascii="宋体" w:hAnsi="宋体" w:eastAsia="宋体" w:cs="宋体"/>
                <w:sz w:val="21"/>
                <w:szCs w:val="21"/>
                <w:lang w:bidi="ar"/>
              </w:rPr>
              <w:t>⑤业务连续性认证证书；</w:t>
            </w:r>
            <w:commentRangeEnd w:id="2"/>
            <w:r>
              <w:rPr>
                <w:rStyle w:val="64"/>
              </w:rPr>
              <w:commentReference w:id="2"/>
            </w:r>
          </w:p>
          <w:p>
            <w:pPr>
              <w:spacing w:line="300" w:lineRule="exact"/>
              <w:rPr>
                <w:rFonts w:hint="eastAsia" w:ascii="宋体" w:hAnsi="宋体" w:eastAsia="宋体" w:cs="宋体"/>
                <w:kern w:val="2"/>
                <w:sz w:val="21"/>
                <w:szCs w:val="21"/>
              </w:rPr>
            </w:pPr>
            <w:r>
              <w:rPr>
                <w:rFonts w:hint="eastAsia" w:ascii="宋体" w:hAnsi="宋体" w:eastAsia="宋体" w:cs="宋体"/>
                <w:sz w:val="21"/>
                <w:szCs w:val="21"/>
                <w:lang w:bidi="ar"/>
              </w:rPr>
              <w:t>其中①-④项证书，每提供一项得</w:t>
            </w:r>
            <w:r>
              <w:rPr>
                <w:rFonts w:ascii="宋体" w:hAnsi="宋体" w:eastAsia="宋体" w:cs="宋体"/>
                <w:sz w:val="21"/>
                <w:szCs w:val="21"/>
                <w:lang w:bidi="ar"/>
              </w:rPr>
              <w:t>0.4分</w:t>
            </w:r>
            <w:r>
              <w:rPr>
                <w:rFonts w:hint="eastAsia" w:ascii="宋体" w:hAnsi="宋体" w:eastAsia="宋体" w:cs="宋体"/>
                <w:sz w:val="21"/>
                <w:szCs w:val="21"/>
                <w:lang w:bidi="ar"/>
              </w:rPr>
              <w:t>，提供第⑤项得</w:t>
            </w:r>
            <w:r>
              <w:rPr>
                <w:rFonts w:ascii="宋体" w:hAnsi="宋体" w:eastAsia="宋体" w:cs="宋体"/>
                <w:sz w:val="21"/>
                <w:szCs w:val="21"/>
                <w:lang w:bidi="ar"/>
              </w:rPr>
              <w:t>2.4分</w:t>
            </w:r>
            <w:r>
              <w:rPr>
                <w:rFonts w:hint="eastAsia" w:ascii="宋体" w:hAnsi="宋体" w:eastAsia="宋体" w:cs="宋体"/>
                <w:sz w:val="21"/>
                <w:szCs w:val="21"/>
                <w:lang w:bidi="ar"/>
              </w:rPr>
              <w:t xml:space="preserve">，最高得 </w:t>
            </w:r>
            <w:r>
              <w:rPr>
                <w:rFonts w:ascii="宋体" w:hAnsi="宋体" w:eastAsia="宋体" w:cs="宋体"/>
                <w:sz w:val="21"/>
                <w:szCs w:val="21"/>
                <w:lang w:bidi="ar"/>
              </w:rPr>
              <w:t>4分</w:t>
            </w:r>
            <w:r>
              <w:rPr>
                <w:rFonts w:hint="eastAsia" w:ascii="宋体" w:hAnsi="宋体" w:eastAsia="宋体" w:cs="宋体"/>
                <w:sz w:val="21"/>
                <w:szCs w:val="21"/>
                <w:lang w:bidi="ar"/>
              </w:rPr>
              <w:t xml:space="preserve">。 </w:t>
            </w:r>
          </w:p>
          <w:p>
            <w:pPr>
              <w:widowControl w:val="0"/>
              <w:wordWrap w:val="0"/>
              <w:jc w:val="both"/>
              <w:rPr>
                <w:rFonts w:hint="eastAsia" w:ascii="宋体" w:hAnsi="宋体" w:eastAsia="宋体" w:cs="宋体"/>
                <w:sz w:val="21"/>
                <w:szCs w:val="21"/>
                <w:lang w:bidi="ar"/>
              </w:rPr>
            </w:pPr>
            <w:r>
              <w:rPr>
                <w:rFonts w:hint="eastAsia" w:ascii="宋体" w:hAnsi="宋体" w:eastAsia="宋体"/>
                <w:b/>
                <w:sz w:val="21"/>
                <w:szCs w:val="21"/>
              </w:rPr>
              <w:t>证明文件：</w:t>
            </w:r>
            <w:r>
              <w:rPr>
                <w:rFonts w:hint="eastAsia" w:ascii="宋体" w:hAnsi="宋体" w:eastAsia="宋体" w:cs="宋体"/>
                <w:sz w:val="21"/>
                <w:szCs w:val="21"/>
                <w:lang w:bidi="ar"/>
              </w:rPr>
              <w:t>提供有效期内的体系认证证书复印件及在全国认证认可信息公共服务平台（认e云）（http://cx.cnca.cn/CertECloud/index/index/page）查询有效的截图，原件备查。</w:t>
            </w:r>
            <w:r>
              <w:rPr>
                <w:rFonts w:hint="eastAsia" w:ascii="宋体" w:hAnsi="宋体" w:eastAsia="宋体" w:cs="宋体"/>
                <w:kern w:val="2"/>
                <w:sz w:val="21"/>
                <w:szCs w:val="21"/>
              </w:rPr>
              <w:t>（</w:t>
            </w:r>
            <w:r>
              <w:rPr>
                <w:rFonts w:hint="eastAsia" w:asciiTheme="minorEastAsia" w:hAnsiTheme="minorEastAsia" w:cstheme="minorEastAsia"/>
                <w:color w:val="000000"/>
                <w:sz w:val="21"/>
                <w:szCs w:val="21"/>
                <w:lang w:val="sq-AL"/>
              </w:rPr>
              <w:t>加盖投标人公章，原件备查，</w:t>
            </w:r>
            <w:r>
              <w:rPr>
                <w:rFonts w:hint="eastAsia" w:ascii="宋体" w:hAnsi="宋体" w:eastAsia="宋体" w:cs="宋体"/>
                <w:kern w:val="2"/>
                <w:sz w:val="21"/>
                <w:szCs w:val="21"/>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3</w:t>
            </w:r>
          </w:p>
        </w:tc>
        <w:tc>
          <w:tcPr>
            <w:tcW w:w="2835"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rPr>
                <w:rFonts w:ascii="宋体" w:hAnsi="宋体" w:eastAsia="宋体"/>
                <w:sz w:val="21"/>
                <w:szCs w:val="21"/>
              </w:rPr>
            </w:pPr>
            <w:r>
              <w:rPr>
                <w:rFonts w:hint="eastAsia" w:ascii="宋体" w:hAnsi="宋体" w:eastAsia="宋体"/>
                <w:sz w:val="21"/>
                <w:szCs w:val="21"/>
              </w:rPr>
              <w:t>同类项目业绩</w:t>
            </w:r>
          </w:p>
        </w:tc>
        <w:tc>
          <w:tcPr>
            <w:tcW w:w="681"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6</w:t>
            </w:r>
          </w:p>
        </w:tc>
        <w:tc>
          <w:tcPr>
            <w:tcW w:w="4296" w:type="dxa"/>
            <w:tcBorders>
              <w:top w:val="outset" w:color="000000" w:sz="6" w:space="0"/>
              <w:left w:val="outset" w:color="000000" w:sz="6" w:space="0"/>
              <w:bottom w:val="outset" w:color="000000" w:sz="6" w:space="0"/>
              <w:right w:val="outset" w:color="000000" w:sz="6" w:space="0"/>
            </w:tcBorders>
            <w:shd w:val="clear" w:color="auto" w:fill="auto"/>
            <w:vAlign w:val="center"/>
          </w:tcPr>
          <w:p>
            <w:pPr>
              <w:widowControl w:val="0"/>
              <w:wordWrap w:val="0"/>
              <w:jc w:val="both"/>
              <w:rPr>
                <w:rFonts w:ascii="宋体" w:hAnsi="宋体" w:eastAsia="宋体"/>
                <w:b/>
                <w:sz w:val="21"/>
                <w:szCs w:val="21"/>
              </w:rPr>
            </w:pPr>
            <w:r>
              <w:rPr>
                <w:rFonts w:hint="eastAsia" w:ascii="宋体" w:hAnsi="宋体" w:eastAsia="宋体"/>
                <w:b/>
                <w:sz w:val="21"/>
                <w:szCs w:val="21"/>
              </w:rPr>
              <w:t>评审标准：</w:t>
            </w:r>
          </w:p>
          <w:p>
            <w:pPr>
              <w:widowControl w:val="0"/>
              <w:spacing w:line="300" w:lineRule="exact"/>
              <w:jc w:val="both"/>
              <w:rPr>
                <w:rFonts w:ascii="宋体" w:hAnsi="宋体" w:eastAsia="宋体" w:cs="宋体"/>
                <w:kern w:val="2"/>
                <w:sz w:val="21"/>
                <w:szCs w:val="21"/>
              </w:rPr>
            </w:pPr>
            <w:r>
              <w:rPr>
                <w:rFonts w:hint="eastAsia" w:ascii="宋体" w:hAnsi="宋体" w:eastAsia="宋体" w:cs="宋体"/>
                <w:kern w:val="2"/>
                <w:sz w:val="21"/>
                <w:szCs w:val="21"/>
              </w:rPr>
              <w:t>2020年1月1日至本项目投标截止之日（以合同签订时间为准），投标人具有社工服务经验的，每提供1个同类业绩的得3分，最高得6分。</w:t>
            </w:r>
          </w:p>
          <w:p>
            <w:pPr>
              <w:widowControl w:val="0"/>
              <w:wordWrap w:val="0"/>
              <w:jc w:val="both"/>
              <w:rPr>
                <w:rFonts w:ascii="宋体" w:hAnsi="宋体" w:eastAsia="宋体"/>
                <w:kern w:val="2"/>
                <w:sz w:val="21"/>
                <w:szCs w:val="21"/>
              </w:rPr>
            </w:pPr>
            <w:r>
              <w:rPr>
                <w:rFonts w:hint="eastAsia" w:ascii="宋体" w:hAnsi="宋体" w:eastAsia="宋体" w:cs="宋体"/>
                <w:kern w:val="2"/>
                <w:sz w:val="21"/>
                <w:szCs w:val="21"/>
              </w:rPr>
              <w:t>同一项目及续签项目不重复计分。</w:t>
            </w:r>
          </w:p>
          <w:p>
            <w:pPr>
              <w:widowControl w:val="0"/>
              <w:wordWrap w:val="0"/>
              <w:jc w:val="both"/>
              <w:rPr>
                <w:rFonts w:hint="eastAsia" w:ascii="宋体" w:hAnsi="宋体" w:eastAsia="宋体"/>
                <w:b/>
                <w:sz w:val="21"/>
                <w:szCs w:val="21"/>
              </w:rPr>
            </w:pPr>
            <w:r>
              <w:rPr>
                <w:rFonts w:hint="eastAsia" w:ascii="宋体" w:hAnsi="宋体" w:eastAsia="宋体"/>
                <w:b/>
                <w:sz w:val="21"/>
                <w:szCs w:val="21"/>
              </w:rPr>
              <w:t>证明文件：</w:t>
            </w:r>
            <w:r>
              <w:rPr>
                <w:rFonts w:hint="eastAsia" w:ascii="宋体" w:hAnsi="宋体" w:eastAsia="宋体" w:cs="宋体"/>
                <w:kern w:val="2"/>
                <w:sz w:val="21"/>
                <w:szCs w:val="21"/>
              </w:rPr>
              <w:t>提供中标通知书或合同关键页扫描件。（</w:t>
            </w:r>
            <w:r>
              <w:rPr>
                <w:rFonts w:hint="eastAsia" w:asciiTheme="minorEastAsia" w:hAnsiTheme="minorEastAsia" w:cstheme="minorEastAsia"/>
                <w:color w:val="000000"/>
                <w:sz w:val="21"/>
                <w:szCs w:val="21"/>
                <w:lang w:val="sq-AL"/>
              </w:rPr>
              <w:t>加盖投标人公章，原件备查，</w:t>
            </w:r>
            <w:r>
              <w:rPr>
                <w:rFonts w:hint="eastAsia" w:ascii="宋体" w:hAnsi="宋体" w:eastAsia="宋体" w:cs="宋体"/>
                <w:kern w:val="2"/>
                <w:sz w:val="21"/>
                <w:szCs w:val="21"/>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4</w:t>
            </w:r>
          </w:p>
        </w:tc>
        <w:tc>
          <w:tcPr>
            <w:tcW w:w="2835"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rPr>
                <w:rFonts w:ascii="宋体" w:hAnsi="宋体" w:eastAsia="宋体"/>
                <w:sz w:val="21"/>
                <w:szCs w:val="21"/>
              </w:rPr>
            </w:pPr>
            <w:r>
              <w:rPr>
                <w:rFonts w:hint="eastAsia" w:ascii="宋体" w:hAnsi="宋体" w:eastAsia="宋体"/>
                <w:sz w:val="21"/>
                <w:szCs w:val="21"/>
              </w:rPr>
              <w:t>履约评价情况</w:t>
            </w:r>
          </w:p>
        </w:tc>
        <w:tc>
          <w:tcPr>
            <w:tcW w:w="681" w:type="dxa"/>
            <w:tcBorders>
              <w:top w:val="outset" w:color="000000" w:sz="6" w:space="0"/>
              <w:left w:val="outset" w:color="000000" w:sz="6" w:space="0"/>
              <w:bottom w:val="outset" w:color="000000" w:sz="6" w:space="0"/>
              <w:right w:val="outset" w:color="000000" w:sz="6" w:space="0"/>
            </w:tcBorders>
            <w:shd w:val="clear" w:color="auto" w:fill="auto"/>
            <w:vAlign w:val="center"/>
          </w:tcPr>
          <w:p>
            <w:pPr>
              <w:wordWrap w:val="0"/>
              <w:jc w:val="center"/>
              <w:rPr>
                <w:rFonts w:ascii="宋体" w:hAnsi="宋体" w:eastAsia="宋体"/>
                <w:sz w:val="21"/>
                <w:szCs w:val="21"/>
              </w:rPr>
            </w:pPr>
            <w:r>
              <w:rPr>
                <w:rFonts w:hint="eastAsia" w:ascii="宋体" w:hAnsi="宋体" w:eastAsia="宋体"/>
                <w:sz w:val="21"/>
                <w:szCs w:val="21"/>
              </w:rPr>
              <w:t>4</w:t>
            </w:r>
          </w:p>
        </w:tc>
        <w:tc>
          <w:tcPr>
            <w:tcW w:w="4296" w:type="dxa"/>
            <w:tcBorders>
              <w:top w:val="outset" w:color="000000" w:sz="6" w:space="0"/>
              <w:left w:val="outset" w:color="000000" w:sz="6" w:space="0"/>
              <w:bottom w:val="outset" w:color="000000" w:sz="6" w:space="0"/>
              <w:right w:val="outset" w:color="000000" w:sz="6" w:space="0"/>
            </w:tcBorders>
            <w:shd w:val="clear" w:color="auto" w:fill="auto"/>
            <w:vAlign w:val="center"/>
          </w:tcPr>
          <w:p>
            <w:pPr>
              <w:widowControl w:val="0"/>
              <w:wordWrap w:val="0"/>
              <w:jc w:val="both"/>
              <w:rPr>
                <w:rFonts w:ascii="宋体" w:hAnsi="宋体" w:eastAsia="宋体"/>
                <w:b/>
                <w:sz w:val="21"/>
                <w:szCs w:val="21"/>
              </w:rPr>
            </w:pPr>
            <w:r>
              <w:rPr>
                <w:rFonts w:hint="eastAsia" w:ascii="宋体" w:hAnsi="宋体" w:eastAsia="宋体"/>
                <w:b/>
                <w:sz w:val="21"/>
                <w:szCs w:val="21"/>
              </w:rPr>
              <w:t>评审标准：</w:t>
            </w:r>
          </w:p>
          <w:p>
            <w:pPr>
              <w:widowControl w:val="0"/>
              <w:wordWrap w:val="0"/>
              <w:jc w:val="both"/>
              <w:rPr>
                <w:rFonts w:ascii="宋体" w:hAnsi="宋体" w:eastAsia="宋体" w:cs="宋体"/>
                <w:kern w:val="2"/>
                <w:sz w:val="21"/>
                <w:szCs w:val="21"/>
              </w:rPr>
            </w:pPr>
            <w:r>
              <w:rPr>
                <w:rFonts w:hint="eastAsia" w:ascii="宋体" w:hAnsi="宋体" w:eastAsia="宋体"/>
                <w:bCs/>
                <w:sz w:val="21"/>
                <w:szCs w:val="21"/>
              </w:rPr>
              <w:t>投标人在上述“同类项目业绩”评审项中参加评审有效得分的业绩，能够提供用户出具的履约评价证明，且评价为优或优秀或满意或同等最高评价的</w:t>
            </w:r>
            <w:r>
              <w:rPr>
                <w:rFonts w:hint="eastAsia" w:ascii="宋体" w:hAnsi="宋体" w:eastAsia="宋体" w:cs="宋体"/>
                <w:kern w:val="2"/>
                <w:sz w:val="21"/>
                <w:szCs w:val="21"/>
              </w:rPr>
              <w:t xml:space="preserve">，每提供一个得 </w:t>
            </w:r>
            <w:r>
              <w:rPr>
                <w:rFonts w:ascii="宋体" w:hAnsi="宋体" w:eastAsia="宋体" w:cs="宋体"/>
                <w:kern w:val="2"/>
                <w:sz w:val="21"/>
                <w:szCs w:val="21"/>
              </w:rPr>
              <w:t>2</w:t>
            </w:r>
            <w:r>
              <w:rPr>
                <w:rFonts w:hint="eastAsia" w:ascii="宋体" w:hAnsi="宋体" w:eastAsia="宋体" w:cs="宋体"/>
                <w:kern w:val="2"/>
                <w:sz w:val="21"/>
                <w:szCs w:val="21"/>
              </w:rPr>
              <w:t>分，最高得</w:t>
            </w:r>
            <w:r>
              <w:rPr>
                <w:rFonts w:ascii="宋体" w:hAnsi="宋体" w:eastAsia="宋体" w:cs="宋体"/>
                <w:kern w:val="2"/>
                <w:sz w:val="21"/>
                <w:szCs w:val="21"/>
              </w:rPr>
              <w:t>4分</w:t>
            </w:r>
            <w:r>
              <w:rPr>
                <w:rFonts w:hint="eastAsia" w:ascii="宋体" w:hAnsi="宋体" w:eastAsia="宋体" w:cs="宋体"/>
                <w:kern w:val="2"/>
                <w:sz w:val="21"/>
                <w:szCs w:val="21"/>
              </w:rPr>
              <w:t>。</w:t>
            </w:r>
          </w:p>
          <w:p>
            <w:pPr>
              <w:widowControl w:val="0"/>
              <w:wordWrap w:val="0"/>
              <w:jc w:val="both"/>
              <w:rPr>
                <w:rFonts w:hint="eastAsia" w:ascii="宋体" w:hAnsi="宋体" w:eastAsia="宋体" w:cs="宋体"/>
                <w:kern w:val="2"/>
                <w:sz w:val="21"/>
                <w:szCs w:val="21"/>
              </w:rPr>
            </w:pPr>
            <w:r>
              <w:rPr>
                <w:rFonts w:hint="eastAsia" w:ascii="宋体" w:hAnsi="宋体" w:eastAsia="宋体"/>
                <w:b/>
                <w:sz w:val="21"/>
                <w:szCs w:val="21"/>
              </w:rPr>
              <w:t>证明文件：</w:t>
            </w:r>
            <w:r>
              <w:rPr>
                <w:rFonts w:hint="eastAsia" w:ascii="宋体" w:hAnsi="宋体" w:eastAsia="宋体"/>
                <w:bCs/>
                <w:sz w:val="21"/>
                <w:szCs w:val="21"/>
              </w:rPr>
              <w:t>投标人须提供用户单位出具的履约评价证明</w:t>
            </w:r>
            <w:r>
              <w:rPr>
                <w:rFonts w:hint="eastAsia" w:ascii="宋体" w:hAnsi="宋体" w:eastAsia="宋体" w:cs="宋体"/>
                <w:kern w:val="2"/>
                <w:sz w:val="21"/>
                <w:szCs w:val="21"/>
              </w:rPr>
              <w:t>，须盖甲方或项目相关服务单位公章。（</w:t>
            </w:r>
            <w:r>
              <w:rPr>
                <w:rFonts w:hint="eastAsia" w:asciiTheme="minorEastAsia" w:hAnsiTheme="minorEastAsia" w:cstheme="minorEastAsia"/>
                <w:color w:val="000000"/>
                <w:sz w:val="21"/>
                <w:szCs w:val="21"/>
                <w:lang w:val="sq-AL"/>
              </w:rPr>
              <w:t>加盖投标人公章，原件备查，</w:t>
            </w:r>
            <w:r>
              <w:rPr>
                <w:rFonts w:hint="eastAsia" w:ascii="宋体" w:hAnsi="宋体" w:eastAsia="宋体" w:cs="宋体"/>
                <w:kern w:val="2"/>
                <w:sz w:val="21"/>
                <w:szCs w:val="21"/>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5</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sz w:val="21"/>
                <w:szCs w:val="21"/>
              </w:rPr>
            </w:pPr>
            <w:r>
              <w:rPr>
                <w:rFonts w:hint="eastAsia" w:ascii="宋体" w:hAnsi="宋体" w:eastAsia="宋体"/>
                <w:sz w:val="21"/>
                <w:szCs w:val="21"/>
              </w:rPr>
              <w:t>投标人公益性经验</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4</w:t>
            </w:r>
          </w:p>
        </w:tc>
        <w:tc>
          <w:tcPr>
            <w:tcW w:w="4296" w:type="dxa"/>
            <w:tcBorders>
              <w:top w:val="single" w:color="000000" w:sz="8" w:space="0"/>
              <w:left w:val="single" w:color="000000" w:sz="8" w:space="0"/>
              <w:bottom w:val="single" w:color="000000" w:sz="8" w:space="0"/>
              <w:right w:val="single" w:color="000000" w:sz="8" w:space="0"/>
            </w:tcBorders>
          </w:tcPr>
          <w:p>
            <w:pPr>
              <w:widowControl w:val="0"/>
              <w:wordWrap w:val="0"/>
              <w:jc w:val="both"/>
              <w:rPr>
                <w:rFonts w:ascii="宋体" w:hAnsi="宋体" w:eastAsia="宋体"/>
                <w:b/>
                <w:sz w:val="21"/>
                <w:szCs w:val="21"/>
              </w:rPr>
            </w:pPr>
            <w:r>
              <w:rPr>
                <w:rFonts w:hint="eastAsia" w:ascii="宋体" w:hAnsi="宋体" w:eastAsia="宋体"/>
                <w:b/>
                <w:sz w:val="21"/>
                <w:szCs w:val="21"/>
              </w:rPr>
              <w:t>评审标准：</w:t>
            </w:r>
          </w:p>
          <w:p>
            <w:pPr>
              <w:widowControl w:val="0"/>
              <w:wordWrap w:val="0"/>
              <w:jc w:val="both"/>
              <w:rPr>
                <w:rFonts w:ascii="宋体" w:hAnsi="宋体" w:eastAsia="宋体"/>
                <w:kern w:val="2"/>
                <w:sz w:val="21"/>
                <w:szCs w:val="21"/>
              </w:rPr>
            </w:pPr>
            <w:r>
              <w:rPr>
                <w:rFonts w:hint="eastAsia" w:ascii="宋体" w:hAnsi="宋体" w:eastAsia="宋体"/>
                <w:kern w:val="2"/>
                <w:sz w:val="21"/>
                <w:szCs w:val="21"/>
              </w:rPr>
              <w:t>2020年1月1日至今，投标人具有</w:t>
            </w:r>
            <w:commentRangeStart w:id="3"/>
            <w:r>
              <w:rPr>
                <w:rFonts w:hint="eastAsia" w:ascii="宋体" w:hAnsi="宋体" w:eastAsia="宋体"/>
                <w:kern w:val="2"/>
                <w:sz w:val="21"/>
                <w:szCs w:val="21"/>
              </w:rPr>
              <w:t>扶贫</w:t>
            </w:r>
            <w:commentRangeEnd w:id="3"/>
            <w:r>
              <w:rPr>
                <w:woUserID w:val="3"/>
              </w:rPr>
              <w:commentReference w:id="3"/>
            </w:r>
            <w:r>
              <w:rPr>
                <w:rFonts w:hint="eastAsia" w:ascii="宋体" w:hAnsi="宋体" w:eastAsia="宋体"/>
                <w:kern w:val="2"/>
                <w:sz w:val="21"/>
                <w:szCs w:val="21"/>
              </w:rPr>
              <w:t>帮扶项目经验(含扶贫帮扶、助学</w:t>
            </w:r>
            <w:commentRangeStart w:id="4"/>
            <w:r>
              <w:rPr>
                <w:rFonts w:hint="eastAsia" w:ascii="宋体" w:hAnsi="宋体" w:eastAsia="宋体"/>
                <w:kern w:val="2"/>
                <w:sz w:val="21"/>
                <w:szCs w:val="21"/>
              </w:rPr>
              <w:t>等</w:t>
            </w:r>
            <w:commentRangeEnd w:id="4"/>
            <w:r>
              <w:rPr>
                <w:woUserID w:val="3"/>
              </w:rPr>
              <w:commentReference w:id="4"/>
            </w:r>
            <w:r>
              <w:rPr>
                <w:rFonts w:hint="eastAsia" w:ascii="宋体" w:hAnsi="宋体" w:eastAsia="宋体"/>
                <w:kern w:val="2"/>
                <w:sz w:val="21"/>
                <w:szCs w:val="21"/>
              </w:rPr>
              <w:t>)，每提供一个得</w:t>
            </w:r>
            <w:r>
              <w:rPr>
                <w:rFonts w:ascii="宋体" w:hAnsi="宋体" w:eastAsia="宋体"/>
                <w:kern w:val="2"/>
                <w:sz w:val="21"/>
                <w:szCs w:val="21"/>
              </w:rPr>
              <w:t>2</w:t>
            </w:r>
            <w:r>
              <w:rPr>
                <w:rFonts w:hint="eastAsia" w:ascii="宋体" w:hAnsi="宋体" w:eastAsia="宋体"/>
                <w:kern w:val="2"/>
                <w:sz w:val="21"/>
                <w:szCs w:val="21"/>
              </w:rPr>
              <w:t>分，最高得</w:t>
            </w:r>
            <w:r>
              <w:rPr>
                <w:rFonts w:ascii="宋体" w:hAnsi="宋体" w:eastAsia="宋体"/>
                <w:kern w:val="2"/>
                <w:sz w:val="21"/>
                <w:szCs w:val="21"/>
              </w:rPr>
              <w:t>4分</w:t>
            </w:r>
            <w:r>
              <w:rPr>
                <w:rFonts w:hint="eastAsia" w:ascii="宋体" w:hAnsi="宋体" w:eastAsia="宋体"/>
                <w:kern w:val="2"/>
                <w:sz w:val="21"/>
                <w:szCs w:val="21"/>
              </w:rPr>
              <w:t>。</w:t>
            </w:r>
          </w:p>
          <w:p>
            <w:pPr>
              <w:widowControl w:val="0"/>
              <w:wordWrap w:val="0"/>
              <w:jc w:val="both"/>
              <w:rPr>
                <w:rFonts w:ascii="宋体" w:hAnsi="宋体" w:eastAsia="宋体"/>
                <w:b/>
                <w:sz w:val="21"/>
                <w:szCs w:val="21"/>
              </w:rPr>
            </w:pPr>
            <w:r>
              <w:rPr>
                <w:rFonts w:hint="eastAsia" w:ascii="宋体" w:hAnsi="宋体" w:eastAsia="宋体"/>
                <w:b/>
                <w:sz w:val="21"/>
                <w:szCs w:val="21"/>
              </w:rPr>
              <w:t>证明文件：</w:t>
            </w:r>
          </w:p>
          <w:p>
            <w:pPr>
              <w:widowControl w:val="0"/>
              <w:wordWrap w:val="0"/>
              <w:jc w:val="both"/>
              <w:rPr>
                <w:rFonts w:hint="eastAsia" w:asciiTheme="minorEastAsia" w:hAnsiTheme="minorEastAsia" w:cstheme="minorEastAsia"/>
                <w:color w:val="000000"/>
                <w:spacing w:val="-4"/>
                <w:sz w:val="21"/>
                <w:szCs w:val="21"/>
              </w:rPr>
            </w:pPr>
            <w:r>
              <w:rPr>
                <w:rFonts w:hint="eastAsia" w:asciiTheme="minorEastAsia" w:hAnsiTheme="minorEastAsia" w:cstheme="minorEastAsia"/>
                <w:color w:val="000000"/>
                <w:spacing w:val="-4"/>
                <w:sz w:val="21"/>
                <w:szCs w:val="21"/>
              </w:rPr>
              <w:t xml:space="preserve">提供被扶持地区乡(镇)及以上政府或县(区) 级及以上相关部门开具的证明，须体现上述评分内容。 </w:t>
            </w:r>
          </w:p>
          <w:p>
            <w:pPr>
              <w:widowControl w:val="0"/>
              <w:wordWrap w:val="0"/>
              <w:jc w:val="both"/>
              <w:rPr>
                <w:rFonts w:asciiTheme="minorEastAsia" w:hAnsiTheme="minorEastAsia" w:cstheme="minorEastAsia"/>
                <w:color w:val="000000"/>
                <w:sz w:val="21"/>
                <w:szCs w:val="21"/>
                <w:lang w:val="sq-AL"/>
              </w:rPr>
            </w:pPr>
            <w:r>
              <w:rPr>
                <w:rFonts w:hint="eastAsia" w:ascii="宋体" w:hAnsi="宋体" w:eastAsia="宋体" w:cs="宋体"/>
                <w:kern w:val="2"/>
                <w:sz w:val="21"/>
                <w:szCs w:val="21"/>
              </w:rPr>
              <w:t>（</w:t>
            </w:r>
            <w:r>
              <w:rPr>
                <w:rFonts w:hint="eastAsia" w:asciiTheme="minorEastAsia" w:hAnsiTheme="minorEastAsia" w:cstheme="minorEastAsia"/>
                <w:color w:val="000000"/>
                <w:sz w:val="21"/>
                <w:szCs w:val="21"/>
                <w:lang w:val="sq-AL"/>
              </w:rPr>
              <w:t>加盖投标人公章，原件备查，</w:t>
            </w:r>
            <w:r>
              <w:rPr>
                <w:rFonts w:hint="eastAsia" w:ascii="宋体" w:hAnsi="宋体" w:eastAsia="宋体" w:cs="宋体"/>
                <w:kern w:val="2"/>
                <w:sz w:val="21"/>
                <w:szCs w:val="21"/>
              </w:rPr>
              <w:t>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3</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技术部分</w:t>
            </w:r>
          </w:p>
        </w:tc>
        <w:tc>
          <w:tcPr>
            <w:tcW w:w="4296"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58</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0000FF"/>
                <w:sz w:val="21"/>
                <w:szCs w:val="21"/>
              </w:rPr>
            </w:pPr>
          </w:p>
        </w:tc>
        <w:tc>
          <w:tcPr>
            <w:tcW w:w="84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cs="宋体"/>
                <w:sz w:val="21"/>
                <w:szCs w:val="21"/>
              </w:rPr>
            </w:pPr>
            <w:r>
              <w:rPr>
                <w:rFonts w:ascii="宋体" w:hAnsi="宋体" w:eastAsia="宋体"/>
                <w:sz w:val="21"/>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权重</w:t>
            </w:r>
          </w:p>
        </w:tc>
        <w:tc>
          <w:tcPr>
            <w:tcW w:w="42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hint="eastAsia" w:ascii="宋体" w:hAnsi="宋体" w:eastAsia="宋体"/>
                <w:sz w:val="21"/>
                <w:szCs w:val="21"/>
              </w:rPr>
              <w:t>1</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sz w:val="21"/>
                <w:szCs w:val="21"/>
              </w:rPr>
            </w:pPr>
            <w:r>
              <w:rPr>
                <w:rFonts w:hint="eastAsia" w:asciiTheme="minorEastAsia" w:hAnsiTheme="minorEastAsia" w:cstheme="minorEastAsia"/>
                <w:kern w:val="2"/>
                <w:sz w:val="21"/>
                <w:szCs w:val="21"/>
              </w:rPr>
              <w:t>岗位服务实施计划</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commentRangeStart w:id="5"/>
            <w:r>
              <w:rPr>
                <w:rFonts w:ascii="宋体" w:hAnsi="宋体" w:eastAsia="宋体"/>
                <w:sz w:val="21"/>
                <w:szCs w:val="21"/>
              </w:rPr>
              <w:t>12</w:t>
            </w:r>
            <w:commentRangeEnd w:id="5"/>
            <w:r>
              <w:rPr>
                <w:rStyle w:val="64"/>
              </w:rPr>
              <w:commentReference w:id="5"/>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Theme="minorEastAsia" w:hAnsiTheme="minorEastAsia" w:cstheme="minorEastAsia"/>
                <w:b/>
                <w:kern w:val="2"/>
                <w:sz w:val="21"/>
                <w:szCs w:val="21"/>
              </w:rPr>
            </w:pPr>
            <w:commentRangeStart w:id="6"/>
            <w:r>
              <w:rPr>
                <w:rFonts w:hint="eastAsia" w:ascii="宋体" w:hAnsi="宋体" w:eastAsia="宋体"/>
                <w:b/>
                <w:sz w:val="21"/>
                <w:szCs w:val="21"/>
              </w:rPr>
              <w:t>评分</w:t>
            </w:r>
            <w:r>
              <w:rPr>
                <w:rFonts w:hint="eastAsia" w:asciiTheme="minorEastAsia" w:hAnsiTheme="minorEastAsia" w:cstheme="minorEastAsia"/>
                <w:b/>
                <w:kern w:val="2"/>
                <w:sz w:val="21"/>
                <w:szCs w:val="21"/>
              </w:rPr>
              <w:t>内容：</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考察投标人提供的岗位服务实施计划，实施各项具体计划的操作性方案，是否符合用人单位整体需求：</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（1）服务实施计划全面；</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（2）服务实施计划具体；</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（3）服务实施计划科学合理；</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（4）服务实施计划针对性强；</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（5）服务实施计划可操作性强。</w:t>
            </w:r>
          </w:p>
          <w:p>
            <w:pPr>
              <w:wordWrap w:val="0"/>
              <w:rPr>
                <w:rFonts w:asciiTheme="minorEastAsia" w:hAnsiTheme="minorEastAsia" w:cstheme="minorEastAsia"/>
                <w:b/>
                <w:kern w:val="2"/>
                <w:sz w:val="21"/>
                <w:szCs w:val="21"/>
              </w:rPr>
            </w:pPr>
            <w:r>
              <w:rPr>
                <w:rFonts w:hint="eastAsia" w:asciiTheme="minorEastAsia" w:hAnsiTheme="minorEastAsia" w:cstheme="minorEastAsia"/>
                <w:b/>
                <w:kern w:val="2"/>
                <w:sz w:val="21"/>
                <w:szCs w:val="21"/>
              </w:rPr>
              <w:t>评审</w:t>
            </w:r>
            <w:r>
              <w:rPr>
                <w:rFonts w:hint="eastAsia" w:ascii="宋体" w:hAnsi="宋体" w:eastAsia="宋体"/>
                <w:b/>
                <w:sz w:val="21"/>
                <w:szCs w:val="21"/>
              </w:rPr>
              <w:t>依据</w:t>
            </w:r>
            <w:r>
              <w:rPr>
                <w:rFonts w:hint="eastAsia" w:asciiTheme="minorEastAsia" w:hAnsiTheme="minorEastAsia" w:cstheme="minorEastAsia"/>
                <w:b/>
                <w:kern w:val="2"/>
                <w:sz w:val="21"/>
                <w:szCs w:val="21"/>
              </w:rPr>
              <w:t>：</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满足以上五项要求，评价为非常优秀得100 %；满足以上四项要求，评价为优秀得80%；满足以上三项要求，评价为良得60%；满足以上两项要求，评价为中得40%；</w:t>
            </w:r>
          </w:p>
          <w:p>
            <w:pPr>
              <w:wordWrap w:val="0"/>
              <w:rPr>
                <w:rFonts w:ascii="宋体" w:hAnsi="宋体" w:eastAsia="宋体"/>
                <w:kern w:val="2"/>
                <w:sz w:val="21"/>
                <w:szCs w:val="21"/>
              </w:rPr>
            </w:pPr>
            <w:r>
              <w:rPr>
                <w:rFonts w:hint="eastAsia" w:asciiTheme="minorEastAsia" w:hAnsiTheme="minorEastAsia" w:cstheme="minorEastAsia"/>
                <w:kern w:val="2"/>
                <w:sz w:val="21"/>
                <w:szCs w:val="21"/>
              </w:rPr>
              <w:t>上述情况之外的，评价为差得20%。</w:t>
            </w:r>
            <w:commentRangeEnd w:id="6"/>
            <w:r>
              <w:rPr>
                <w:rStyle w:val="64"/>
              </w:rPr>
              <w:commentReference w:id="6"/>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hint="eastAsia" w:ascii="宋体" w:hAnsi="宋体" w:eastAsia="宋体"/>
                <w:sz w:val="21"/>
                <w:szCs w:val="21"/>
              </w:rPr>
              <w:t>2</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sz w:val="21"/>
                <w:szCs w:val="21"/>
              </w:rPr>
            </w:pPr>
            <w:r>
              <w:rPr>
                <w:rFonts w:hint="eastAsia" w:asciiTheme="minorEastAsia" w:hAnsiTheme="minorEastAsia" w:cstheme="minorEastAsia"/>
                <w:kern w:val="2"/>
                <w:sz w:val="21"/>
                <w:szCs w:val="21"/>
              </w:rPr>
              <w:t>服务模式、方法与流程</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10</w:t>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b/>
                <w:sz w:val="21"/>
                <w:szCs w:val="21"/>
              </w:rPr>
            </w:pPr>
            <w:commentRangeStart w:id="7"/>
            <w:r>
              <w:rPr>
                <w:rFonts w:hint="eastAsia" w:ascii="宋体" w:hAnsi="宋体" w:eastAsia="宋体"/>
                <w:b/>
                <w:sz w:val="21"/>
                <w:szCs w:val="21"/>
              </w:rPr>
              <w:t>评分内容：</w:t>
            </w:r>
          </w:p>
          <w:p>
            <w:pPr>
              <w:widowControl w:val="0"/>
              <w:rPr>
                <w:rFonts w:eastAsia="宋体"/>
                <w:kern w:val="2"/>
                <w:sz w:val="21"/>
                <w:szCs w:val="21"/>
              </w:rPr>
            </w:pPr>
            <w:r>
              <w:rPr>
                <w:rFonts w:hint="eastAsia" w:eastAsia="宋体"/>
                <w:kern w:val="2"/>
                <w:sz w:val="21"/>
                <w:szCs w:val="21"/>
              </w:rPr>
              <w:t>考察投标人提供的服务模式、方法与流程的全面、具体、科学合理、可针对性强、可操作性强：</w:t>
            </w:r>
          </w:p>
          <w:p>
            <w:pPr>
              <w:widowControl w:val="0"/>
              <w:rPr>
                <w:rFonts w:eastAsia="宋体"/>
                <w:kern w:val="2"/>
                <w:sz w:val="21"/>
                <w:szCs w:val="21"/>
              </w:rPr>
            </w:pPr>
            <w:r>
              <w:rPr>
                <w:rFonts w:hint="eastAsia" w:eastAsia="宋体"/>
                <w:kern w:val="2"/>
                <w:sz w:val="21"/>
                <w:szCs w:val="21"/>
              </w:rPr>
              <w:t>（1）服务模式、方法与流程全面；</w:t>
            </w:r>
          </w:p>
          <w:p>
            <w:pPr>
              <w:widowControl w:val="0"/>
              <w:rPr>
                <w:rFonts w:eastAsia="宋体"/>
                <w:kern w:val="2"/>
                <w:sz w:val="21"/>
                <w:szCs w:val="21"/>
              </w:rPr>
            </w:pPr>
            <w:r>
              <w:rPr>
                <w:rFonts w:hint="eastAsia" w:eastAsia="宋体"/>
                <w:kern w:val="2"/>
                <w:sz w:val="21"/>
                <w:szCs w:val="21"/>
              </w:rPr>
              <w:t>（2）服务模式、方法与流程具体；</w:t>
            </w:r>
          </w:p>
          <w:p>
            <w:pPr>
              <w:widowControl w:val="0"/>
              <w:rPr>
                <w:rFonts w:eastAsia="宋体"/>
                <w:kern w:val="2"/>
                <w:sz w:val="21"/>
                <w:szCs w:val="21"/>
              </w:rPr>
            </w:pPr>
            <w:r>
              <w:rPr>
                <w:rFonts w:hint="eastAsia" w:eastAsia="宋体"/>
                <w:kern w:val="2"/>
                <w:sz w:val="21"/>
                <w:szCs w:val="21"/>
              </w:rPr>
              <w:t>（3）服务模式、方法与流程科学合理；</w:t>
            </w:r>
          </w:p>
          <w:p>
            <w:pPr>
              <w:widowControl w:val="0"/>
              <w:rPr>
                <w:rFonts w:eastAsia="宋体"/>
                <w:kern w:val="2"/>
                <w:sz w:val="21"/>
                <w:szCs w:val="21"/>
              </w:rPr>
            </w:pPr>
            <w:r>
              <w:rPr>
                <w:rFonts w:hint="eastAsia" w:eastAsia="宋体"/>
                <w:kern w:val="2"/>
                <w:sz w:val="21"/>
                <w:szCs w:val="21"/>
              </w:rPr>
              <w:t>（4）服务模式、方法与流程针对性强；</w:t>
            </w:r>
          </w:p>
          <w:p>
            <w:pPr>
              <w:widowControl w:val="0"/>
              <w:rPr>
                <w:rFonts w:eastAsia="宋体"/>
                <w:kern w:val="2"/>
                <w:sz w:val="21"/>
                <w:szCs w:val="21"/>
              </w:rPr>
            </w:pPr>
            <w:r>
              <w:rPr>
                <w:rFonts w:hint="eastAsia" w:eastAsia="宋体"/>
                <w:kern w:val="2"/>
                <w:sz w:val="21"/>
                <w:szCs w:val="21"/>
              </w:rPr>
              <w:t>（5）服务模式、方法与流程可操作性强。</w:t>
            </w:r>
            <w:r>
              <w:rPr>
                <w:rFonts w:hint="eastAsia" w:asciiTheme="minorEastAsia" w:hAnsiTheme="minorEastAsia" w:cstheme="minorEastAsia"/>
                <w:kern w:val="2"/>
                <w:sz w:val="21"/>
                <w:szCs w:val="21"/>
              </w:rPr>
              <w:br w:type="textWrapping"/>
            </w:r>
            <w:r>
              <w:rPr>
                <w:rFonts w:hint="eastAsia" w:ascii="宋体" w:hAnsi="宋体" w:eastAsia="宋体"/>
                <w:b/>
                <w:sz w:val="21"/>
                <w:szCs w:val="21"/>
              </w:rPr>
              <w:t>评分依据：</w:t>
            </w:r>
          </w:p>
          <w:p>
            <w:pPr>
              <w:widowControl w:val="0"/>
              <w:rPr>
                <w:rFonts w:eastAsia="宋体"/>
                <w:kern w:val="2"/>
                <w:sz w:val="21"/>
                <w:szCs w:val="21"/>
              </w:rPr>
            </w:pPr>
            <w:r>
              <w:rPr>
                <w:rFonts w:hint="eastAsia" w:eastAsia="宋体"/>
                <w:kern w:val="2"/>
                <w:sz w:val="21"/>
                <w:szCs w:val="21"/>
              </w:rPr>
              <w:t>满足以上五项要求，评价为非常优秀得 100%；满足以上四项要求，评价为优秀得 80%；满足以上三项要求，评价为良得60%；满足以上两项要求，评价为中得40%；</w:t>
            </w:r>
          </w:p>
          <w:p>
            <w:pPr>
              <w:wordWrap w:val="0"/>
              <w:rPr>
                <w:rFonts w:hint="eastAsia" w:eastAsia="宋体"/>
                <w:kern w:val="2"/>
                <w:sz w:val="21"/>
                <w:szCs w:val="21"/>
              </w:rPr>
            </w:pPr>
            <w:r>
              <w:rPr>
                <w:rFonts w:hint="eastAsia" w:eastAsia="宋体"/>
                <w:kern w:val="2"/>
                <w:sz w:val="21"/>
                <w:szCs w:val="21"/>
              </w:rPr>
              <w:t>上述情况之外的，评价为差得20%。</w:t>
            </w:r>
            <w:commentRangeEnd w:id="7"/>
            <w:r>
              <w:rPr>
                <w:rStyle w:val="64"/>
              </w:rPr>
              <w:commentReference w:id="7"/>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hint="eastAsia" w:ascii="宋体" w:hAnsi="宋体" w:eastAsia="宋体"/>
                <w:sz w:val="21"/>
                <w:szCs w:val="21"/>
              </w:rPr>
              <w:t>3</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sz w:val="21"/>
                <w:szCs w:val="21"/>
              </w:rPr>
            </w:pPr>
            <w:r>
              <w:rPr>
                <w:rFonts w:hint="eastAsia" w:asciiTheme="minorEastAsia" w:hAnsiTheme="minorEastAsia" w:cstheme="minorEastAsia"/>
                <w:kern w:val="2"/>
                <w:sz w:val="21"/>
                <w:szCs w:val="21"/>
              </w:rPr>
              <w:t>跟踪服务、意见反馈、监控评估等流程方案</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10</w:t>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b/>
                <w:sz w:val="21"/>
                <w:szCs w:val="21"/>
              </w:rPr>
            </w:pPr>
            <w:commentRangeStart w:id="8"/>
            <w:r>
              <w:rPr>
                <w:rFonts w:hint="eastAsia" w:ascii="宋体" w:hAnsi="宋体" w:eastAsia="宋体"/>
                <w:b/>
                <w:sz w:val="21"/>
                <w:szCs w:val="21"/>
              </w:rPr>
              <w:t>评分内容：</w:t>
            </w:r>
          </w:p>
          <w:p>
            <w:pPr>
              <w:widowControl w:val="0"/>
              <w:rPr>
                <w:rFonts w:hint="eastAsia" w:eastAsia="宋体"/>
                <w:kern w:val="2"/>
                <w:sz w:val="21"/>
                <w:szCs w:val="21"/>
              </w:rPr>
            </w:pPr>
            <w:r>
              <w:rPr>
                <w:rFonts w:hint="eastAsia" w:eastAsia="宋体"/>
                <w:kern w:val="2"/>
                <w:sz w:val="21"/>
                <w:szCs w:val="21"/>
              </w:rPr>
              <w:t>考察投标人提供的项目跟踪服务、意见反馈、监控评估等具体的流程方案进行评分：</w:t>
            </w:r>
          </w:p>
          <w:p>
            <w:pPr>
              <w:widowControl w:val="0"/>
              <w:rPr>
                <w:rFonts w:hint="eastAsia" w:eastAsia="宋体"/>
                <w:kern w:val="2"/>
                <w:sz w:val="21"/>
                <w:szCs w:val="21"/>
              </w:rPr>
            </w:pPr>
            <w:r>
              <w:rPr>
                <w:rFonts w:hint="eastAsia" w:eastAsia="宋体"/>
                <w:kern w:val="2"/>
                <w:sz w:val="21"/>
                <w:szCs w:val="21"/>
              </w:rPr>
              <w:t>（1）流程方案全面；</w:t>
            </w:r>
          </w:p>
          <w:p>
            <w:pPr>
              <w:widowControl w:val="0"/>
              <w:rPr>
                <w:rFonts w:hint="eastAsia" w:eastAsia="宋体"/>
                <w:kern w:val="2"/>
                <w:sz w:val="21"/>
                <w:szCs w:val="21"/>
              </w:rPr>
            </w:pPr>
            <w:r>
              <w:rPr>
                <w:rFonts w:hint="eastAsia" w:eastAsia="宋体"/>
                <w:kern w:val="2"/>
                <w:sz w:val="21"/>
                <w:szCs w:val="21"/>
              </w:rPr>
              <w:t>（2）流程方案具体；</w:t>
            </w:r>
          </w:p>
          <w:p>
            <w:pPr>
              <w:widowControl w:val="0"/>
              <w:rPr>
                <w:rFonts w:hint="eastAsia" w:eastAsia="宋体"/>
                <w:kern w:val="2"/>
                <w:sz w:val="21"/>
                <w:szCs w:val="21"/>
              </w:rPr>
            </w:pPr>
            <w:r>
              <w:rPr>
                <w:rFonts w:hint="eastAsia" w:eastAsia="宋体"/>
                <w:kern w:val="2"/>
                <w:sz w:val="21"/>
                <w:szCs w:val="21"/>
              </w:rPr>
              <w:t>（3）流程方案科学合理；</w:t>
            </w:r>
          </w:p>
          <w:p>
            <w:pPr>
              <w:widowControl w:val="0"/>
              <w:rPr>
                <w:rFonts w:hint="eastAsia" w:eastAsia="宋体"/>
                <w:kern w:val="2"/>
                <w:sz w:val="21"/>
                <w:szCs w:val="21"/>
              </w:rPr>
            </w:pPr>
            <w:r>
              <w:rPr>
                <w:rFonts w:hint="eastAsia" w:eastAsia="宋体"/>
                <w:kern w:val="2"/>
                <w:sz w:val="21"/>
                <w:szCs w:val="21"/>
              </w:rPr>
              <w:t>（4）流程方案针对性强；</w:t>
            </w:r>
          </w:p>
          <w:p>
            <w:pPr>
              <w:widowControl w:val="0"/>
              <w:rPr>
                <w:rFonts w:eastAsia="宋体"/>
                <w:kern w:val="2"/>
                <w:sz w:val="21"/>
                <w:szCs w:val="21"/>
              </w:rPr>
            </w:pPr>
            <w:r>
              <w:rPr>
                <w:rFonts w:hint="eastAsia" w:eastAsia="宋体"/>
                <w:kern w:val="2"/>
                <w:sz w:val="21"/>
                <w:szCs w:val="21"/>
              </w:rPr>
              <w:t>（5）流程方案可操作性强。</w:t>
            </w:r>
            <w:r>
              <w:rPr>
                <w:rFonts w:hint="eastAsia" w:asciiTheme="minorEastAsia" w:hAnsiTheme="minorEastAsia" w:cstheme="minorEastAsia"/>
                <w:kern w:val="2"/>
                <w:sz w:val="21"/>
                <w:szCs w:val="21"/>
              </w:rPr>
              <w:br w:type="textWrapping"/>
            </w:r>
            <w:r>
              <w:rPr>
                <w:rFonts w:hint="eastAsia" w:ascii="宋体" w:hAnsi="宋体" w:eastAsia="宋体"/>
                <w:b/>
                <w:sz w:val="21"/>
                <w:szCs w:val="21"/>
              </w:rPr>
              <w:t>评分依据：</w:t>
            </w:r>
          </w:p>
          <w:p>
            <w:pPr>
              <w:widowControl w:val="0"/>
              <w:rPr>
                <w:rFonts w:hint="eastAsia" w:eastAsia="宋体"/>
                <w:kern w:val="2"/>
                <w:sz w:val="21"/>
                <w:szCs w:val="21"/>
              </w:rPr>
            </w:pPr>
            <w:r>
              <w:rPr>
                <w:rFonts w:hint="eastAsia" w:eastAsia="宋体"/>
                <w:kern w:val="2"/>
                <w:sz w:val="21"/>
                <w:szCs w:val="21"/>
              </w:rPr>
              <w:t>满足以上五项要求，评价为非常优秀得 100%；满足以上四项要求，评价为优秀得80%；满足以上三项要求，评价为良得60 %；满足以上两项要求，评价为中得40%；</w:t>
            </w:r>
          </w:p>
          <w:p>
            <w:pPr>
              <w:wordWrap w:val="0"/>
              <w:rPr>
                <w:rFonts w:ascii="宋体" w:hAnsi="宋体" w:eastAsia="宋体"/>
                <w:sz w:val="21"/>
                <w:szCs w:val="21"/>
              </w:rPr>
            </w:pPr>
            <w:r>
              <w:rPr>
                <w:rFonts w:hint="eastAsia" w:eastAsia="宋体"/>
                <w:kern w:val="2"/>
                <w:sz w:val="21"/>
                <w:szCs w:val="21"/>
              </w:rPr>
              <w:t>上述情况之外的，评价为差得20%。</w:t>
            </w:r>
            <w:commentRangeEnd w:id="8"/>
            <w:r>
              <w:rPr>
                <w:rStyle w:val="64"/>
              </w:rPr>
              <w:commentReference w:id="8"/>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hint="eastAsia" w:ascii="宋体" w:hAnsi="宋体" w:eastAsia="宋体"/>
                <w:sz w:val="21"/>
                <w:szCs w:val="21"/>
              </w:rPr>
            </w:pPr>
            <w:r>
              <w:rPr>
                <w:rFonts w:hint="eastAsia" w:ascii="宋体" w:hAnsi="宋体" w:eastAsia="宋体"/>
                <w:sz w:val="21"/>
                <w:szCs w:val="21"/>
              </w:rPr>
              <w:t>4</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建立本项目良好运作的行政管理制度</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hint="eastAsia" w:ascii="宋体" w:hAnsi="宋体" w:eastAsia="宋体"/>
                <w:sz w:val="21"/>
                <w:szCs w:val="21"/>
              </w:rPr>
              <w:t>7</w:t>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b/>
                <w:sz w:val="21"/>
                <w:szCs w:val="21"/>
              </w:rPr>
            </w:pPr>
            <w:commentRangeStart w:id="9"/>
            <w:r>
              <w:rPr>
                <w:rFonts w:hint="eastAsia" w:ascii="宋体" w:hAnsi="宋体" w:eastAsia="宋体"/>
                <w:b/>
                <w:sz w:val="21"/>
                <w:szCs w:val="21"/>
              </w:rPr>
              <w:t>评分内容：</w:t>
            </w:r>
          </w:p>
          <w:p>
            <w:pPr>
              <w:widowControl w:val="0"/>
              <w:rPr>
                <w:rFonts w:eastAsia="宋体"/>
                <w:kern w:val="2"/>
                <w:sz w:val="21"/>
                <w:szCs w:val="21"/>
              </w:rPr>
            </w:pPr>
            <w:r>
              <w:rPr>
                <w:rFonts w:hint="eastAsia" w:eastAsia="宋体"/>
                <w:kern w:val="2"/>
                <w:sz w:val="21"/>
                <w:szCs w:val="21"/>
              </w:rPr>
              <w:t>投标人提供的项目行政管理制度包括岗位职责、运营管理制度、评估制度、财务管理制度、培训制度、档案管理制度。</w:t>
            </w:r>
            <w:r>
              <w:rPr>
                <w:rFonts w:hint="eastAsia" w:asciiTheme="minorEastAsia" w:hAnsiTheme="minorEastAsia" w:cstheme="minorEastAsia"/>
                <w:kern w:val="2"/>
                <w:sz w:val="21"/>
                <w:szCs w:val="21"/>
              </w:rPr>
              <w:br w:type="textWrapping"/>
            </w:r>
            <w:r>
              <w:rPr>
                <w:rFonts w:hint="eastAsia" w:ascii="宋体" w:hAnsi="宋体" w:eastAsia="宋体"/>
                <w:b/>
                <w:sz w:val="21"/>
                <w:szCs w:val="21"/>
              </w:rPr>
              <w:t>评分依据：</w:t>
            </w:r>
          </w:p>
          <w:p>
            <w:pPr>
              <w:widowControl w:val="0"/>
              <w:rPr>
                <w:rFonts w:hint="eastAsia" w:eastAsia="宋体"/>
                <w:kern w:val="2"/>
                <w:sz w:val="21"/>
                <w:szCs w:val="21"/>
              </w:rPr>
            </w:pPr>
            <w:r>
              <w:rPr>
                <w:rFonts w:hint="eastAsia" w:eastAsia="宋体"/>
                <w:kern w:val="2"/>
                <w:sz w:val="21"/>
                <w:szCs w:val="21"/>
              </w:rPr>
              <w:t xml:space="preserve">具备上述四点得30%，缺少一点扣5%。在此基础上，由评标委员会对投标人提供的方案进行综合比较： </w:t>
            </w:r>
          </w:p>
          <w:p>
            <w:pPr>
              <w:widowControl w:val="0"/>
              <w:rPr>
                <w:rFonts w:hint="eastAsia" w:eastAsia="宋体"/>
                <w:kern w:val="2"/>
                <w:sz w:val="21"/>
                <w:szCs w:val="21"/>
              </w:rPr>
            </w:pPr>
            <w:r>
              <w:rPr>
                <w:rFonts w:hint="eastAsia" w:eastAsia="宋体"/>
                <w:kern w:val="2"/>
                <w:sz w:val="21"/>
                <w:szCs w:val="21"/>
              </w:rPr>
              <w:t xml:space="preserve">1、项目的行政管理制度，非常完整，科学性和操作性非常强，得70%。 </w:t>
            </w:r>
          </w:p>
          <w:p>
            <w:pPr>
              <w:widowControl w:val="0"/>
              <w:rPr>
                <w:rFonts w:hint="eastAsia" w:eastAsia="宋体"/>
                <w:kern w:val="2"/>
                <w:sz w:val="21"/>
                <w:szCs w:val="21"/>
              </w:rPr>
            </w:pPr>
            <w:r>
              <w:rPr>
                <w:rFonts w:hint="eastAsia" w:eastAsia="宋体"/>
                <w:kern w:val="2"/>
                <w:sz w:val="21"/>
                <w:szCs w:val="21"/>
              </w:rPr>
              <w:t xml:space="preserve">2、项目的行政管理制度，较完整，科学性和操作性较强，得40%。 </w:t>
            </w:r>
          </w:p>
          <w:p>
            <w:pPr>
              <w:widowControl w:val="0"/>
              <w:rPr>
                <w:rFonts w:hint="eastAsia" w:eastAsia="宋体"/>
                <w:kern w:val="2"/>
                <w:sz w:val="21"/>
                <w:szCs w:val="21"/>
              </w:rPr>
            </w:pPr>
            <w:r>
              <w:rPr>
                <w:rFonts w:hint="eastAsia" w:eastAsia="宋体"/>
                <w:kern w:val="2"/>
                <w:sz w:val="21"/>
                <w:szCs w:val="21"/>
              </w:rPr>
              <w:t xml:space="preserve">3、项目的行政管理制度，基本完整，科学性和操作性一般，得10%。 </w:t>
            </w:r>
          </w:p>
          <w:p>
            <w:pPr>
              <w:wordWrap w:val="0"/>
              <w:rPr>
                <w:rFonts w:hint="eastAsia" w:ascii="宋体" w:hAnsi="宋体" w:eastAsia="宋体"/>
                <w:b/>
                <w:sz w:val="21"/>
                <w:szCs w:val="21"/>
              </w:rPr>
            </w:pPr>
            <w:r>
              <w:rPr>
                <w:rFonts w:hint="eastAsia" w:eastAsia="宋体"/>
                <w:kern w:val="2"/>
                <w:sz w:val="21"/>
                <w:szCs w:val="21"/>
              </w:rPr>
              <w:t>4、项目的行政管理制度，欠缺完整，科学性和操作性欠佳的，不得分。</w:t>
            </w:r>
            <w:commentRangeEnd w:id="9"/>
            <w:r>
              <w:rPr>
                <w:rStyle w:val="64"/>
              </w:rPr>
              <w:commentReference w:id="9"/>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hint="eastAsia" w:ascii="宋体" w:hAnsi="宋体" w:eastAsia="宋体"/>
                <w:sz w:val="21"/>
                <w:szCs w:val="21"/>
              </w:rPr>
            </w:pPr>
            <w:r>
              <w:rPr>
                <w:rFonts w:hint="eastAsia" w:ascii="宋体" w:hAnsi="宋体" w:eastAsia="宋体"/>
                <w:sz w:val="21"/>
                <w:szCs w:val="21"/>
              </w:rPr>
              <w:t>5</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拟安排项目负责人情况</w:t>
            </w:r>
          </w:p>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（仅限1人）</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8</w:t>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b/>
                <w:sz w:val="21"/>
                <w:szCs w:val="21"/>
              </w:rPr>
            </w:pPr>
            <w:r>
              <w:rPr>
                <w:rFonts w:hint="eastAsia" w:asciiTheme="minorEastAsia" w:hAnsiTheme="minorEastAsia" w:cstheme="minorEastAsia"/>
                <w:b/>
                <w:bCs/>
                <w:color w:val="000000" w:themeColor="text1"/>
                <w:kern w:val="2"/>
                <w:sz w:val="21"/>
                <w:szCs w:val="21"/>
                <w14:textFill>
                  <w14:solidFill>
                    <w14:schemeClr w14:val="tx1"/>
                  </w14:solidFill>
                </w14:textFill>
              </w:rPr>
              <w:t>评审标准</w:t>
            </w:r>
            <w:r>
              <w:rPr>
                <w:rFonts w:hint="eastAsia" w:ascii="宋体" w:hAnsi="宋体" w:eastAsia="宋体"/>
                <w:b/>
                <w:sz w:val="21"/>
                <w:szCs w:val="21"/>
              </w:rPr>
              <w:t>：</w:t>
            </w:r>
          </w:p>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投标人为本项目拟安排项目负责人1名</w:t>
            </w:r>
            <w:r>
              <w:rPr>
                <w:rFonts w:hint="eastAsia" w:asciiTheme="minorEastAsia" w:hAnsiTheme="minorEastAsia" w:cstheme="minorEastAsia"/>
                <w:kern w:val="2"/>
                <w:sz w:val="21"/>
                <w:szCs w:val="21"/>
                <w:highlight w:val="green"/>
              </w:rPr>
              <w:t>，</w:t>
            </w:r>
            <w:r>
              <w:rPr>
                <w:rFonts w:hint="eastAsia" w:ascii="宋体" w:hAnsi="宋体" w:eastAsia="宋体" w:cstheme="minorBidi"/>
                <w:kern w:val="2"/>
                <w:sz w:val="21"/>
                <w:szCs w:val="21"/>
                <w:highlight w:val="green"/>
              </w:rPr>
              <w:t>须为自有员工（以社保为准）</w:t>
            </w:r>
            <w:r>
              <w:rPr>
                <w:rFonts w:hint="eastAsia" w:asciiTheme="minorEastAsia" w:hAnsiTheme="minorEastAsia" w:cstheme="minorEastAsia"/>
                <w:kern w:val="2"/>
                <w:sz w:val="21"/>
                <w:szCs w:val="21"/>
              </w:rPr>
              <w:t>：</w:t>
            </w:r>
          </w:p>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（1）具备</w:t>
            </w:r>
            <w:r>
              <w:rPr>
                <w:rFonts w:hint="eastAsia" w:asciiTheme="minorEastAsia" w:hAnsiTheme="minorEastAsia" w:cstheme="minorEastAsia"/>
                <w:kern w:val="2"/>
                <w:sz w:val="21"/>
                <w:szCs w:val="21"/>
                <w:highlight w:val="green"/>
              </w:rPr>
              <w:t>社会工作相关专业</w:t>
            </w:r>
            <w:r>
              <w:rPr>
                <w:rFonts w:hint="eastAsia" w:asciiTheme="minorEastAsia" w:hAnsiTheme="minorEastAsia" w:cstheme="minorEastAsia"/>
                <w:kern w:val="2"/>
                <w:sz w:val="21"/>
                <w:szCs w:val="21"/>
              </w:rPr>
              <w:t>的本科及以上学历，得</w:t>
            </w:r>
            <w:r>
              <w:rPr>
                <w:rFonts w:asciiTheme="minorEastAsia" w:hAnsiTheme="minorEastAsia" w:cstheme="minorEastAsia"/>
                <w:kern w:val="2"/>
                <w:sz w:val="21"/>
                <w:szCs w:val="21"/>
              </w:rPr>
              <w:t>4分</w:t>
            </w:r>
            <w:r>
              <w:rPr>
                <w:rFonts w:hint="eastAsia" w:asciiTheme="minorEastAsia" w:hAnsiTheme="minorEastAsia" w:cstheme="minorEastAsia"/>
                <w:kern w:val="2"/>
                <w:sz w:val="21"/>
                <w:szCs w:val="21"/>
              </w:rPr>
              <w:t>；</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（2）持有社会工作师</w:t>
            </w:r>
            <w:commentRangeStart w:id="10"/>
            <w:r>
              <w:rPr>
                <w:rFonts w:hint="eastAsia" w:asciiTheme="minorEastAsia" w:hAnsiTheme="minorEastAsia" w:cstheme="minorEastAsia"/>
                <w:kern w:val="2"/>
                <w:sz w:val="21"/>
                <w:szCs w:val="21"/>
              </w:rPr>
              <w:t>或以上</w:t>
            </w:r>
            <w:commentRangeEnd w:id="10"/>
            <w:r>
              <w:rPr>
                <w:rStyle w:val="64"/>
              </w:rPr>
              <w:commentReference w:id="10"/>
            </w:r>
            <w:r>
              <w:rPr>
                <w:rFonts w:hint="eastAsia" w:asciiTheme="minorEastAsia" w:hAnsiTheme="minorEastAsia" w:cstheme="minorEastAsia"/>
                <w:kern w:val="2"/>
                <w:sz w:val="21"/>
                <w:szCs w:val="21"/>
              </w:rPr>
              <w:t>职业水平证书得</w:t>
            </w:r>
            <w:r>
              <w:rPr>
                <w:rFonts w:asciiTheme="minorEastAsia" w:hAnsiTheme="minorEastAsia" w:cstheme="minorEastAsia"/>
                <w:kern w:val="2"/>
                <w:sz w:val="21"/>
                <w:szCs w:val="21"/>
              </w:rPr>
              <w:t>4分</w:t>
            </w:r>
            <w:r>
              <w:rPr>
                <w:rFonts w:hint="eastAsia" w:asciiTheme="minorEastAsia" w:hAnsiTheme="minorEastAsia" w:cstheme="minorEastAsia"/>
                <w:kern w:val="2"/>
                <w:sz w:val="21"/>
                <w:szCs w:val="21"/>
              </w:rPr>
              <w:t>；</w:t>
            </w:r>
          </w:p>
          <w:p>
            <w:pPr>
              <w:wordWrap w:val="0"/>
              <w:rPr>
                <w:rFonts w:ascii="宋体" w:hAnsi="宋体" w:eastAsia="宋体"/>
                <w:b/>
                <w:sz w:val="21"/>
                <w:szCs w:val="21"/>
              </w:rPr>
            </w:pPr>
            <w:r>
              <w:rPr>
                <w:rFonts w:hint="eastAsia" w:ascii="宋体" w:hAnsi="宋体" w:eastAsia="宋体"/>
                <w:b/>
                <w:sz w:val="21"/>
                <w:szCs w:val="21"/>
              </w:rPr>
              <w:t>证明文件：</w:t>
            </w:r>
          </w:p>
          <w:p>
            <w:pPr>
              <w:wordWrap w:val="0"/>
              <w:rPr>
                <w:rFonts w:hint="eastAsia" w:ascii="宋体" w:hAnsi="宋体" w:eastAsia="宋体"/>
                <w:sz w:val="21"/>
                <w:szCs w:val="21"/>
              </w:rPr>
            </w:pPr>
            <w:commentRangeStart w:id="11"/>
            <w:r>
              <w:rPr>
                <w:rFonts w:hint="eastAsia" w:ascii="宋体" w:hAnsi="宋体" w:eastAsia="宋体"/>
                <w:sz w:val="21"/>
                <w:szCs w:val="21"/>
              </w:rPr>
              <w:t>投标人提供项目负责人的毕业证、职业资格证书等资格证明材料，以及由投标人为其缴交的盖有社保部门公章的开标日近三个月的社保缴纳证明材料（如开标日上一个月的社保材料因社保部门原因暂时无法取得，则可以往前顺延一个月；社保资料必须至少显示缴交养老保险信息，未显示该信息的该社保资料则不符合要求）；原件备查，未按要求提供或资料不清晰导致专家无法判断的不得分。</w:t>
            </w:r>
            <w:commentRangeEnd w:id="11"/>
            <w:r>
              <w:rPr>
                <w:rStyle w:val="64"/>
              </w:rPr>
              <w:commentReference w:id="11"/>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hint="eastAsia" w:ascii="宋体" w:hAnsi="宋体" w:eastAsia="宋体"/>
                <w:sz w:val="21"/>
                <w:szCs w:val="21"/>
              </w:rPr>
            </w:pPr>
            <w:r>
              <w:rPr>
                <w:rFonts w:hint="eastAsia" w:ascii="宋体" w:hAnsi="宋体" w:eastAsia="宋体"/>
                <w:sz w:val="21"/>
                <w:szCs w:val="21"/>
              </w:rPr>
              <w:t>6</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拟安排的项目团队成员（项目负责人除外）情况</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6</w:t>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b/>
                <w:sz w:val="21"/>
                <w:szCs w:val="21"/>
              </w:rPr>
            </w:pPr>
            <w:r>
              <w:rPr>
                <w:rFonts w:hint="eastAsia" w:asciiTheme="minorEastAsia" w:hAnsiTheme="minorEastAsia" w:cstheme="minorEastAsia"/>
                <w:b/>
                <w:bCs/>
                <w:color w:val="000000" w:themeColor="text1"/>
                <w:kern w:val="2"/>
                <w:sz w:val="21"/>
                <w:szCs w:val="21"/>
                <w14:textFill>
                  <w14:solidFill>
                    <w14:schemeClr w14:val="tx1"/>
                  </w14:solidFill>
                </w14:textFill>
              </w:rPr>
              <w:t>评审标准</w:t>
            </w:r>
            <w:r>
              <w:rPr>
                <w:rFonts w:hint="eastAsia" w:ascii="宋体" w:hAnsi="宋体" w:eastAsia="宋体"/>
                <w:b/>
                <w:sz w:val="21"/>
                <w:szCs w:val="21"/>
              </w:rPr>
              <w:t>：</w:t>
            </w:r>
          </w:p>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为本项目拟安排项目团队成员4人，其中：1.每提供一个具有大专</w:t>
            </w:r>
            <w:r>
              <w:rPr>
                <w:rFonts w:hint="eastAsia" w:asciiTheme="minorEastAsia" w:hAnsiTheme="minorEastAsia" w:cstheme="minorEastAsia"/>
                <w:kern w:val="2"/>
                <w:sz w:val="21"/>
                <w:szCs w:val="21"/>
                <w:highlight w:val="green"/>
              </w:rPr>
              <w:t>或</w:t>
            </w:r>
            <w:r>
              <w:rPr>
                <w:rFonts w:hint="eastAsia" w:asciiTheme="minorEastAsia" w:hAnsiTheme="minorEastAsia" w:cstheme="minorEastAsia"/>
                <w:kern w:val="2"/>
                <w:sz w:val="21"/>
                <w:szCs w:val="21"/>
              </w:rPr>
              <w:t>以上学历，且持有</w:t>
            </w:r>
            <w:commentRangeStart w:id="12"/>
            <w:r>
              <w:rPr>
                <w:rFonts w:hint="eastAsia" w:asciiTheme="minorEastAsia" w:hAnsiTheme="minorEastAsia" w:cstheme="minorEastAsia"/>
                <w:kern w:val="2"/>
                <w:sz w:val="21"/>
                <w:szCs w:val="21"/>
              </w:rPr>
              <w:t>助理</w:t>
            </w:r>
            <w:commentRangeEnd w:id="12"/>
            <w:r>
              <w:rPr>
                <w:woUserID w:val="3"/>
              </w:rPr>
              <w:commentReference w:id="12"/>
            </w:r>
            <w:r>
              <w:rPr>
                <w:rFonts w:hint="eastAsia" w:asciiTheme="minorEastAsia" w:hAnsiTheme="minorEastAsia" w:cstheme="minorEastAsia"/>
                <w:kern w:val="2"/>
                <w:sz w:val="21"/>
                <w:szCs w:val="21"/>
              </w:rPr>
              <w:t>社会工作师级以上证书的，得1分，本小项最高得3分；</w:t>
            </w:r>
          </w:p>
          <w:p>
            <w:pPr>
              <w:wordWrap w:val="0"/>
              <w:rPr>
                <w:rFonts w:hint="eastAsia" w:asciiTheme="minorEastAsia" w:hAnsiTheme="minorEastAsia" w:cstheme="minorEastAsia"/>
                <w:kern w:val="2"/>
                <w:sz w:val="21"/>
                <w:szCs w:val="21"/>
              </w:rPr>
            </w:pPr>
            <w:r>
              <w:rPr>
                <w:rFonts w:hint="eastAsia" w:asciiTheme="minorEastAsia" w:hAnsiTheme="minorEastAsia" w:cstheme="minorEastAsia"/>
                <w:kern w:val="2"/>
                <w:sz w:val="21"/>
                <w:szCs w:val="21"/>
              </w:rPr>
              <w:t>2.每提供一个具有本科</w:t>
            </w:r>
            <w:r>
              <w:rPr>
                <w:rFonts w:hint="eastAsia" w:asciiTheme="minorEastAsia" w:hAnsiTheme="minorEastAsia" w:cstheme="minorEastAsia"/>
                <w:kern w:val="2"/>
                <w:sz w:val="21"/>
                <w:szCs w:val="21"/>
                <w:highlight w:val="green"/>
              </w:rPr>
              <w:t>或</w:t>
            </w:r>
            <w:r>
              <w:rPr>
                <w:rFonts w:hint="eastAsia" w:asciiTheme="minorEastAsia" w:hAnsiTheme="minorEastAsia" w:cstheme="minorEastAsia"/>
                <w:kern w:val="2"/>
                <w:sz w:val="21"/>
                <w:szCs w:val="21"/>
              </w:rPr>
              <w:t>以上学历，且</w:t>
            </w:r>
            <w:commentRangeStart w:id="13"/>
            <w:r>
              <w:rPr>
                <w:rFonts w:hint="eastAsia" w:asciiTheme="minorEastAsia" w:hAnsiTheme="minorEastAsia" w:cstheme="minorEastAsia"/>
                <w:kern w:val="2"/>
                <w:sz w:val="21"/>
                <w:szCs w:val="21"/>
              </w:rPr>
              <w:t>中级</w:t>
            </w:r>
            <w:commentRangeEnd w:id="13"/>
            <w:commentRangeStart w:id="14"/>
            <w:r>
              <w:rPr>
                <w:woUserID w:val="3"/>
              </w:rPr>
              <w:commentReference w:id="13"/>
            </w:r>
            <w:r>
              <w:rPr>
                <w:rFonts w:hint="eastAsia" w:asciiTheme="minorEastAsia" w:hAnsiTheme="minorEastAsia" w:cstheme="minorEastAsia"/>
                <w:kern w:val="2"/>
                <w:sz w:val="21"/>
                <w:szCs w:val="21"/>
              </w:rPr>
              <w:t>社会工作</w:t>
            </w:r>
            <w:commentRangeEnd w:id="14"/>
            <w:r>
              <w:rPr>
                <w:woUserID w:val="3"/>
              </w:rPr>
              <w:commentReference w:id="14"/>
            </w:r>
            <w:r>
              <w:rPr>
                <w:rFonts w:hint="eastAsia" w:asciiTheme="minorEastAsia" w:hAnsiTheme="minorEastAsia" w:cstheme="minorEastAsia"/>
                <w:kern w:val="2"/>
                <w:sz w:val="21"/>
                <w:szCs w:val="21"/>
              </w:rPr>
              <w:t>师</w:t>
            </w:r>
            <w:del w:id="0" w:author="麦杰豪。 [2]" w:date="2023-07-06T18:32:26Z">
              <w:r>
                <w:rPr>
                  <w:rFonts w:hint="eastAsia" w:asciiTheme="minorEastAsia" w:hAnsiTheme="minorEastAsia" w:cstheme="minorEastAsia"/>
                  <w:kern w:val="2"/>
                  <w:sz w:val="21"/>
                  <w:szCs w:val="21"/>
                </w:rPr>
                <w:delText>级以上</w:delText>
              </w:r>
            </w:del>
            <w:r>
              <w:rPr>
                <w:rFonts w:hint="eastAsia" w:asciiTheme="minorEastAsia" w:hAnsiTheme="minorEastAsia" w:cstheme="minorEastAsia"/>
                <w:kern w:val="2"/>
                <w:sz w:val="21"/>
                <w:szCs w:val="21"/>
              </w:rPr>
              <w:t>证书的，得3分；</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同一人满足多个条件不可累计计分。以上合计最高得6分。</w:t>
            </w:r>
          </w:p>
          <w:p>
            <w:pPr>
              <w:wordWrap w:val="0"/>
              <w:rPr>
                <w:rFonts w:ascii="宋体" w:hAnsi="宋体" w:eastAsia="宋体"/>
                <w:b/>
                <w:sz w:val="21"/>
                <w:szCs w:val="21"/>
              </w:rPr>
            </w:pPr>
            <w:r>
              <w:rPr>
                <w:rFonts w:hint="eastAsia" w:ascii="宋体" w:hAnsi="宋体" w:eastAsia="宋体"/>
                <w:b/>
                <w:sz w:val="21"/>
                <w:szCs w:val="21"/>
              </w:rPr>
              <w:t>证明文件：</w:t>
            </w:r>
          </w:p>
          <w:p>
            <w:pPr>
              <w:wordWrap w:val="0"/>
              <w:rPr>
                <w:rFonts w:hint="eastAsia" w:ascii="宋体" w:hAnsi="宋体" w:eastAsia="宋体"/>
                <w:sz w:val="21"/>
                <w:szCs w:val="21"/>
              </w:rPr>
            </w:pPr>
            <w:commentRangeStart w:id="15"/>
            <w:r>
              <w:rPr>
                <w:rFonts w:hint="eastAsia" w:ascii="宋体" w:hAnsi="宋体" w:eastAsia="宋体"/>
                <w:sz w:val="21"/>
                <w:szCs w:val="21"/>
              </w:rPr>
              <w:t>1、提供毕业证书、学位证书（大专无需提供学位证书）扫描件、学历信息在学信网查询结果截图（https://www.chsi.com.cn/xlcx/index.jsp）及学位信息在中国学位与研究生教育信息网(学位网)（http://www.cdgdc.edu.cn/）官网查询截图（大专无需提供学位网查询截图），由于日期较早无法查询的，需提供毕业院校或者人社部门出具的证明，国外学历证书提供教育部留学服务中心出具的国外学历认证书以及教育部留学服务中心官网查询截图（查询网址：http://zwfw.cscse.edu.cn/）；</w:t>
            </w:r>
          </w:p>
          <w:p>
            <w:pPr>
              <w:wordWrap w:val="0"/>
              <w:rPr>
                <w:rFonts w:hint="eastAsia" w:ascii="宋体" w:hAnsi="宋体" w:eastAsia="宋体"/>
                <w:sz w:val="21"/>
                <w:szCs w:val="21"/>
              </w:rPr>
            </w:pPr>
            <w:r>
              <w:rPr>
                <w:rFonts w:hint="eastAsia" w:ascii="宋体" w:hAnsi="宋体" w:eastAsia="宋体"/>
                <w:sz w:val="21"/>
                <w:szCs w:val="21"/>
              </w:rPr>
              <w:t>2、提供证书扫描件，由行业协会(机构）颁发的证书，还需提供该协会(机构）在“中国社会组织政务服务平台”的已合法登记且状态正常截图，或该协会(机构）由政府部门或行政事业单位审批的证明文件扫描件，否则不予认可，视为无效证书。</w:t>
            </w:r>
          </w:p>
          <w:p>
            <w:pPr>
              <w:wordWrap w:val="0"/>
              <w:rPr>
                <w:rFonts w:hint="eastAsia" w:ascii="宋体" w:hAnsi="宋体" w:eastAsia="宋体"/>
                <w:b/>
                <w:sz w:val="21"/>
                <w:szCs w:val="21"/>
              </w:rPr>
            </w:pPr>
            <w:r>
              <w:rPr>
                <w:rFonts w:hint="eastAsia" w:ascii="宋体" w:hAnsi="宋体" w:eastAsia="宋体"/>
                <w:sz w:val="21"/>
                <w:szCs w:val="21"/>
              </w:rPr>
              <w:t>3、项目团队成员为投标人自有员工，提供开标日前由投标人为相关人员缴交的载有政府部门公章（或专用章）的2023年3-5月的社保证明材料，如开标日上一个月的社保材料因政府部门原因暂时无法取得，则可以往前顺延一个月；社保资料至少显示缴交养老保险信息，未显示该信息的该社保资料则不符合要求，原件备查。如投标人为新成立企业且成立时间不足3个月的，可提供加盖公章的情况说明或其他相关证明材料；（未提供或未按要求提供或提供的不清晰导致专家无法判断的，不得分）（未提供或未按要求提供或提供的不清晰导致专家无法判断的，不得分）</w:t>
            </w:r>
            <w:commentRangeEnd w:id="15"/>
            <w:r>
              <w:rPr>
                <w:rStyle w:val="64"/>
              </w:rPr>
              <w:commentReference w:id="15"/>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7</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ascii="宋体" w:hAnsi="宋体"/>
                <w:sz w:val="21"/>
                <w:szCs w:val="21"/>
              </w:rPr>
            </w:pPr>
            <w:r>
              <w:rPr>
                <w:rFonts w:hint="eastAsia" w:asciiTheme="minorEastAsia" w:hAnsiTheme="minorEastAsia" w:cstheme="minorEastAsia"/>
                <w:kern w:val="2"/>
                <w:sz w:val="21"/>
                <w:szCs w:val="21"/>
              </w:rPr>
              <w:t>服务经费的比例</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5</w:t>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b/>
                <w:sz w:val="21"/>
                <w:szCs w:val="21"/>
              </w:rPr>
            </w:pPr>
            <w:commentRangeStart w:id="16"/>
            <w:r>
              <w:rPr>
                <w:rFonts w:hint="eastAsia" w:asciiTheme="minorEastAsia" w:hAnsiTheme="minorEastAsia" w:cstheme="minorEastAsia"/>
                <w:b/>
                <w:bCs/>
                <w:color w:val="000000" w:themeColor="text1"/>
                <w:kern w:val="2"/>
                <w:sz w:val="21"/>
                <w:szCs w:val="21"/>
                <w14:textFill>
                  <w14:solidFill>
                    <w14:schemeClr w14:val="tx1"/>
                  </w14:solidFill>
                </w14:textFill>
              </w:rPr>
              <w:t>评审标准</w:t>
            </w:r>
            <w:r>
              <w:rPr>
                <w:rFonts w:hint="eastAsia" w:ascii="宋体" w:hAnsi="宋体" w:eastAsia="宋体"/>
                <w:b/>
                <w:sz w:val="21"/>
                <w:szCs w:val="21"/>
              </w:rPr>
              <w:t>：</w:t>
            </w:r>
          </w:p>
          <w:p>
            <w:pPr>
              <w:wordWrap w:val="0"/>
              <w:rPr>
                <w:rFonts w:asciiTheme="minorEastAsia" w:hAnsiTheme="minorEastAsia" w:cstheme="minorEastAsia"/>
                <w:kern w:val="2"/>
                <w:sz w:val="21"/>
                <w:szCs w:val="21"/>
              </w:rPr>
            </w:pPr>
            <w:r>
              <w:rPr>
                <w:rFonts w:hint="eastAsia" w:asciiTheme="minorEastAsia" w:hAnsiTheme="minorEastAsia" w:cstheme="minorEastAsia"/>
                <w:kern w:val="2"/>
                <w:sz w:val="21"/>
                <w:szCs w:val="21"/>
              </w:rPr>
              <w:t>投标人需承诺本项目服务经费中直接用于社工薪酬福利待遇经费（包括社工工资、五险一金、津贴、绩效、过节费等相关福利经费）的比例达到85%或以上，得100%；未提供不得分。</w:t>
            </w:r>
          </w:p>
          <w:p>
            <w:pPr>
              <w:wordWrap w:val="0"/>
              <w:rPr>
                <w:rFonts w:ascii="宋体" w:hAnsi="宋体" w:eastAsia="宋体"/>
                <w:b/>
                <w:sz w:val="21"/>
                <w:szCs w:val="21"/>
              </w:rPr>
            </w:pPr>
            <w:r>
              <w:rPr>
                <w:rFonts w:hint="eastAsia" w:ascii="宋体" w:hAnsi="宋体" w:eastAsia="宋体"/>
                <w:b/>
                <w:sz w:val="21"/>
                <w:szCs w:val="21"/>
              </w:rPr>
              <w:t>证明文件：</w:t>
            </w:r>
          </w:p>
          <w:p>
            <w:pPr>
              <w:wordWrap w:val="0"/>
            </w:pPr>
            <w:r>
              <w:rPr>
                <w:rFonts w:hint="eastAsia" w:asciiTheme="minorEastAsia" w:hAnsiTheme="minorEastAsia" w:cstheme="minorEastAsia"/>
                <w:kern w:val="2"/>
                <w:sz w:val="21"/>
                <w:szCs w:val="21"/>
              </w:rPr>
              <w:t>投标人提供承诺函（格式自拟，并加盖投标人公章），须与《项目费用支出清单》保持一致；未按要求提供或资料不清晰导致专家无法判断的不得分。</w:t>
            </w:r>
            <w:commentRangeEnd w:id="16"/>
            <w:r>
              <w:rPr>
                <w:rStyle w:val="64"/>
              </w:rPr>
              <w:commentReference w:id="16"/>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4</w:t>
            </w:r>
          </w:p>
        </w:tc>
        <w:tc>
          <w:tcPr>
            <w:tcW w:w="4196" w:type="dxa"/>
            <w:gridSpan w:val="3"/>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诚信部分</w:t>
            </w:r>
          </w:p>
        </w:tc>
        <w:tc>
          <w:tcPr>
            <w:tcW w:w="4296"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r>
              <w:rPr>
                <w:rFonts w:ascii="宋体" w:hAnsi="宋体" w:eastAsia="宋体"/>
                <w:b/>
                <w:bCs/>
                <w:color w:val="0000FF"/>
                <w:sz w:val="21"/>
                <w:szCs w:val="21"/>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pPr>
              <w:wordWrap w:val="0"/>
              <w:rPr>
                <w:rFonts w:ascii="宋体" w:hAnsi="宋体" w:eastAsia="宋体" w:cs="宋体"/>
                <w:b/>
                <w:bCs/>
                <w:color w:val="0000FF"/>
                <w:sz w:val="21"/>
                <w:szCs w:val="21"/>
              </w:rPr>
            </w:pPr>
          </w:p>
        </w:tc>
        <w:tc>
          <w:tcPr>
            <w:tcW w:w="8492" w:type="dxa"/>
            <w:gridSpan w:val="4"/>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b/>
                <w:bCs/>
                <w:color w:val="0000FF"/>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rFonts w:ascii="宋体" w:hAnsi="宋体" w:eastAsia="宋体" w:cs="宋体"/>
                <w:b/>
                <w:bCs/>
                <w:color w:val="0000FF"/>
                <w:sz w:val="21"/>
                <w:szCs w:val="21"/>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cs="宋体"/>
                <w:sz w:val="21"/>
                <w:szCs w:val="21"/>
              </w:rPr>
            </w:pPr>
            <w:r>
              <w:rPr>
                <w:rFonts w:ascii="宋体" w:hAnsi="宋体" w:eastAsia="宋体"/>
                <w:sz w:val="21"/>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权重(%)</w:t>
            </w:r>
          </w:p>
        </w:tc>
        <w:tc>
          <w:tcPr>
            <w:tcW w:w="4296"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rFonts w:ascii="宋体" w:hAnsi="宋体" w:eastAsia="宋体"/>
                <w:sz w:val="21"/>
                <w:szCs w:val="21"/>
              </w:rPr>
            </w:pPr>
            <w:r>
              <w:rPr>
                <w:rFonts w:ascii="宋体" w:hAnsi="宋体" w:eastAsia="宋体"/>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cs="宋体"/>
                <w:b/>
                <w:bCs/>
                <w:color w:val="0000FF"/>
                <w:sz w:val="21"/>
                <w:szCs w:val="21"/>
              </w:rPr>
            </w:pPr>
          </w:p>
        </w:tc>
        <w:tc>
          <w:tcPr>
            <w:tcW w:w="680"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1</w:t>
            </w:r>
          </w:p>
        </w:tc>
        <w:tc>
          <w:tcPr>
            <w:tcW w:w="2835"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sz w:val="21"/>
                <w:szCs w:val="21"/>
              </w:rPr>
            </w:pPr>
            <w:r>
              <w:rPr>
                <w:rFonts w:ascii="宋体" w:hAnsi="宋体" w:eastAsia="宋体"/>
                <w:sz w:val="21"/>
                <w:szCs w:val="21"/>
              </w:rPr>
              <w:t>诚信情况</w:t>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rPr>
                <w:rFonts w:ascii="宋体" w:hAnsi="宋体" w:eastAsia="宋体"/>
                <w:sz w:val="21"/>
                <w:szCs w:val="21"/>
              </w:rPr>
            </w:pPr>
            <w:r>
              <w:rPr>
                <w:rFonts w:ascii="宋体" w:hAnsi="宋体" w:eastAsia="宋体"/>
                <w:sz w:val="21"/>
                <w:szCs w:val="21"/>
              </w:rPr>
              <w:t>5</w:t>
            </w:r>
          </w:p>
        </w:tc>
        <w:tc>
          <w:tcPr>
            <w:tcW w:w="4296" w:type="dxa"/>
            <w:tcBorders>
              <w:top w:val="single" w:color="000000" w:sz="8" w:space="0"/>
              <w:left w:val="single" w:color="000000" w:sz="8" w:space="0"/>
              <w:bottom w:val="single" w:color="000000" w:sz="8" w:space="0"/>
              <w:right w:val="single" w:color="000000" w:sz="8" w:space="0"/>
            </w:tcBorders>
          </w:tcPr>
          <w:p>
            <w:pPr>
              <w:wordWrap w:val="0"/>
              <w:rPr>
                <w:rFonts w:ascii="宋体" w:hAnsi="宋体" w:eastAsia="宋体"/>
                <w:sz w:val="21"/>
                <w:szCs w:val="21"/>
              </w:rPr>
            </w:pPr>
            <w:r>
              <w:rPr>
                <w:rFonts w:ascii="宋体" w:hAnsi="宋体" w:eastAsia="宋体"/>
                <w:sz w:val="21"/>
                <w:szCs w:val="21"/>
              </w:rPr>
              <w:t>投标人在参与政府采购活动中存在诚信相关问题且在主管部门相关处理措施实施期限内的，本项不得分，否则得满分。投标人无需提供任何证明材料，由工作人员向评审委员会提供相关信息。</w:t>
            </w:r>
          </w:p>
        </w:tc>
      </w:tr>
    </w:tbl>
    <w:p>
      <w:pPr>
        <w:jc w:val="both"/>
        <w:rPr>
          <w:b/>
          <w:sz w:val="120"/>
          <w:szCs w:val="120"/>
        </w:rPr>
      </w:pPr>
    </w:p>
    <w:p>
      <w:pPr>
        <w:pStyle w:val="50"/>
        <w:ind w:left="480" w:firstLine="480"/>
      </w:pPr>
    </w:p>
    <w:p>
      <w:pPr>
        <w:jc w:val="center"/>
        <w:rPr>
          <w:b/>
          <w:sz w:val="120"/>
          <w:szCs w:val="120"/>
        </w:rPr>
      </w:pPr>
    </w:p>
    <w:p>
      <w:pPr>
        <w:jc w:val="center"/>
        <w:rPr>
          <w:b/>
          <w:sz w:val="120"/>
          <w:szCs w:val="120"/>
        </w:rPr>
      </w:pPr>
      <w:r>
        <w:rPr>
          <w:b/>
          <w:sz w:val="120"/>
          <w:szCs w:val="120"/>
        </w:rPr>
        <w:t>政府采购</w:t>
      </w:r>
    </w:p>
    <w:p>
      <w:pPr>
        <w:jc w:val="center"/>
        <w:rPr>
          <w:b/>
          <w:sz w:val="120"/>
          <w:szCs w:val="120"/>
        </w:rPr>
      </w:pPr>
      <w:r>
        <w:rPr>
          <w:b/>
          <w:sz w:val="120"/>
          <w:szCs w:val="120"/>
        </w:rPr>
        <w:t>招标文件</w:t>
      </w:r>
    </w:p>
    <w:p>
      <w:pPr>
        <w:jc w:val="center"/>
        <w:rPr>
          <w:b/>
          <w:sz w:val="52"/>
          <w:szCs w:val="52"/>
        </w:rPr>
      </w:pPr>
      <w:r>
        <w:rPr>
          <w:b/>
          <w:sz w:val="52"/>
          <w:szCs w:val="52"/>
        </w:rPr>
        <w:t>（服务类）</w:t>
      </w:r>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b/>
          <w:sz w:val="44"/>
          <w:szCs w:val="44"/>
        </w:rPr>
        <w:t>深圳公共资源交易中心</w:t>
      </w:r>
    </w:p>
    <w:bookmarkEnd w:id="0"/>
    <w:p>
      <w:pPr>
        <w:autoSpaceDE w:val="0"/>
        <w:autoSpaceDN w:val="0"/>
        <w:adjustRightInd w:val="0"/>
        <w:spacing w:line="276" w:lineRule="auto"/>
        <w:ind w:firstLine="420"/>
        <w:jc w:val="center"/>
        <w:rPr>
          <w:color w:val="FF0000"/>
          <w:szCs w:val="21"/>
        </w:rPr>
      </w:pPr>
      <w:r>
        <w:rPr>
          <w:color w:val="000000"/>
          <w:szCs w:val="21"/>
        </w:rPr>
        <w:br w:type="page"/>
      </w:r>
      <w:r>
        <w:rPr>
          <w:rFonts w:eastAsia="黑体"/>
          <w:b/>
          <w:bCs/>
          <w:color w:val="FF0000"/>
          <w:kern w:val="44"/>
          <w:sz w:val="28"/>
          <w:szCs w:val="44"/>
        </w:rPr>
        <w:t>警示条款</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一、</w:t>
      </w:r>
      <w:r>
        <w:rPr>
          <w:rFonts w:ascii="宋体" w:hAnsi="宋体" w:eastAsia="宋体"/>
          <w:b/>
          <w:bCs/>
          <w:color w:val="FF0000"/>
          <w:sz w:val="20"/>
          <w:szCs w:val="20"/>
        </w:rPr>
        <w:t>《深圳经济特区政府采购条例》第五十七条</w:t>
      </w:r>
      <w:r>
        <w:rPr>
          <w:rFonts w:ascii="宋体" w:hAnsi="宋体" w:eastAsia="宋体"/>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（一）在采购活动中应当回避而未回避的；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（二）未按本条例规定签订、履行采购合同，造成严重后果的；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（三）隐瞒真实情况，提供虚假资料的；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（四）以非法手段排斥其他供应商参与竞争的；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（五）与其他采购参加人串通投标的；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（六）恶意投诉的；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（七）向采购项目相关人行贿或者提供其他不当利益的；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（八）阻碍、抗拒主管部门监督检查的；</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（九）其他违反本条例规定的行为。</w:t>
      </w:r>
    </w:p>
    <w:p>
      <w:pPr>
        <w:spacing w:line="276" w:lineRule="auto"/>
        <w:ind w:firstLine="400" w:firstLineChars="200"/>
        <w:rPr>
          <w:rFonts w:ascii="宋体" w:hAnsi="宋体" w:eastAsia="宋体"/>
          <w:color w:val="FF0000"/>
          <w:sz w:val="20"/>
          <w:szCs w:val="20"/>
        </w:rPr>
      </w:pPr>
      <w:r>
        <w:rPr>
          <w:rFonts w:ascii="宋体" w:hAnsi="宋体" w:eastAsia="宋体"/>
          <w:b/>
          <w:bCs/>
          <w:color w:val="FF0000"/>
          <w:sz w:val="20"/>
          <w:szCs w:val="20"/>
        </w:rPr>
        <w:t>二、《深圳经济特区政府采购条例实施细则》第七十</w:t>
      </w:r>
      <w:r>
        <w:rPr>
          <w:rFonts w:hint="eastAsia" w:ascii="宋体" w:hAnsi="宋体" w:eastAsia="宋体"/>
          <w:b/>
          <w:bCs/>
          <w:color w:val="FF0000"/>
          <w:sz w:val="20"/>
          <w:szCs w:val="20"/>
        </w:rPr>
        <w:t>五</w:t>
      </w:r>
      <w:r>
        <w:rPr>
          <w:rFonts w:ascii="宋体" w:hAnsi="宋体" w:eastAsia="宋体"/>
          <w:b/>
          <w:bCs/>
          <w:color w:val="FF0000"/>
          <w:sz w:val="20"/>
          <w:szCs w:val="20"/>
        </w:rPr>
        <w:t>条 </w:t>
      </w:r>
      <w:r>
        <w:rPr>
          <w:rFonts w:ascii="宋体" w:hAnsi="宋体" w:eastAsia="宋体"/>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276" w:lineRule="auto"/>
        <w:ind w:firstLine="400" w:firstLineChars="200"/>
        <w:rPr>
          <w:rFonts w:ascii="宋体" w:hAnsi="宋体" w:eastAsia="宋体"/>
          <w:color w:val="FF0000"/>
          <w:sz w:val="20"/>
          <w:szCs w:val="20"/>
        </w:rPr>
      </w:pPr>
      <w:r>
        <w:rPr>
          <w:rFonts w:ascii="宋体" w:hAnsi="宋体" w:eastAsia="宋体"/>
          <w:b/>
          <w:bCs/>
          <w:color w:val="FF0000"/>
          <w:sz w:val="20"/>
          <w:szCs w:val="20"/>
        </w:rPr>
        <w:t>三、《深圳经济特区政府采购条例实施细则》第</w:t>
      </w:r>
      <w:r>
        <w:rPr>
          <w:rFonts w:hint="eastAsia" w:ascii="宋体" w:hAnsi="宋体" w:eastAsia="宋体"/>
          <w:b/>
          <w:bCs/>
          <w:color w:val="FF0000"/>
          <w:sz w:val="20"/>
          <w:szCs w:val="20"/>
        </w:rPr>
        <w:t>七十七</w:t>
      </w:r>
      <w:r>
        <w:rPr>
          <w:rFonts w:ascii="宋体" w:hAnsi="宋体" w:eastAsia="宋体"/>
          <w:b/>
          <w:bCs/>
          <w:color w:val="FF0000"/>
          <w:sz w:val="20"/>
          <w:szCs w:val="20"/>
        </w:rPr>
        <w:t>条 </w:t>
      </w:r>
      <w:r>
        <w:rPr>
          <w:rFonts w:ascii="宋体" w:hAnsi="宋体" w:eastAsia="宋体"/>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276" w:lineRule="auto"/>
        <w:ind w:firstLine="400" w:firstLineChars="200"/>
        <w:rPr>
          <w:rFonts w:ascii="宋体" w:hAnsi="宋体" w:eastAsia="宋体"/>
          <w:color w:val="FF0000"/>
          <w:sz w:val="20"/>
          <w:szCs w:val="20"/>
        </w:rPr>
      </w:pPr>
      <w:r>
        <w:rPr>
          <w:rFonts w:ascii="宋体" w:hAnsi="宋体" w:eastAsia="宋体"/>
          <w:color w:val="FF0000"/>
          <w:sz w:val="20"/>
          <w:szCs w:val="20"/>
        </w:rPr>
        <w:t>投标供应商不能提供项目负责人或者主要技术人员的劳动合同、社会保险等劳动关系证明材料的，视为存在前款第（三）项规定的情形。</w:t>
      </w:r>
    </w:p>
    <w:p>
      <w:pPr>
        <w:spacing w:line="360" w:lineRule="auto"/>
        <w:rPr>
          <w:color w:val="FF0000"/>
          <w:sz w:val="20"/>
          <w:szCs w:val="20"/>
        </w:rPr>
      </w:pPr>
    </w:p>
    <w:p>
      <w:pPr>
        <w:pStyle w:val="2"/>
        <w:jc w:val="center"/>
      </w:pPr>
      <w:r>
        <w:br w:type="page"/>
      </w:r>
      <w:r>
        <w:t>目   录</w:t>
      </w:r>
    </w:p>
    <w:p>
      <w:pPr>
        <w:outlineLvl w:val="0"/>
        <w:rPr>
          <w:b/>
          <w:sz w:val="21"/>
          <w:szCs w:val="21"/>
        </w:rPr>
      </w:pPr>
      <w:r>
        <w:rPr>
          <w:b/>
          <w:sz w:val="21"/>
          <w:szCs w:val="21"/>
        </w:rPr>
        <w:t>第一册  专用条款</w:t>
      </w:r>
    </w:p>
    <w:p>
      <w:pPr>
        <w:rPr>
          <w:sz w:val="21"/>
          <w:szCs w:val="21"/>
        </w:rPr>
      </w:pPr>
      <w:r>
        <w:rPr>
          <w:sz w:val="21"/>
          <w:szCs w:val="21"/>
        </w:rPr>
        <w:t>第一章  招标公告</w:t>
      </w:r>
    </w:p>
    <w:p>
      <w:pPr>
        <w:rPr>
          <w:sz w:val="21"/>
          <w:szCs w:val="21"/>
        </w:rPr>
      </w:pPr>
      <w:r>
        <w:rPr>
          <w:sz w:val="21"/>
          <w:szCs w:val="21"/>
        </w:rPr>
        <w:t xml:space="preserve">第二章  </w:t>
      </w:r>
      <w:bookmarkStart w:id="1" w:name="_Hlk71994379"/>
      <w:r>
        <w:rPr>
          <w:sz w:val="21"/>
          <w:szCs w:val="21"/>
        </w:rPr>
        <w:t>对通用条款的补充内容及其他关键信息</w:t>
      </w:r>
      <w:bookmarkEnd w:id="1"/>
    </w:p>
    <w:p>
      <w:pPr>
        <w:rPr>
          <w:sz w:val="21"/>
          <w:szCs w:val="21"/>
        </w:rPr>
      </w:pPr>
      <w:r>
        <w:rPr>
          <w:sz w:val="21"/>
          <w:szCs w:val="21"/>
        </w:rPr>
        <w:t>第三章  用户需求书</w:t>
      </w:r>
    </w:p>
    <w:p>
      <w:pPr>
        <w:rPr>
          <w:sz w:val="21"/>
          <w:szCs w:val="21"/>
        </w:rPr>
      </w:pPr>
      <w:r>
        <w:rPr>
          <w:sz w:val="21"/>
          <w:szCs w:val="21"/>
        </w:rPr>
        <w:t>第四章  投标文件组成要求及格式</w:t>
      </w:r>
    </w:p>
    <w:p>
      <w:pPr>
        <w:rPr>
          <w:sz w:val="21"/>
          <w:szCs w:val="21"/>
        </w:rPr>
      </w:pPr>
      <w:r>
        <w:rPr>
          <w:sz w:val="21"/>
          <w:szCs w:val="21"/>
        </w:rPr>
        <w:t>第五章  合同条款及格式</w:t>
      </w:r>
    </w:p>
    <w:p>
      <w:pPr>
        <w:rPr>
          <w:b/>
          <w:sz w:val="21"/>
          <w:szCs w:val="21"/>
        </w:rPr>
      </w:pPr>
    </w:p>
    <w:p>
      <w:pPr>
        <w:outlineLvl w:val="0"/>
        <w:rPr>
          <w:b/>
          <w:sz w:val="21"/>
          <w:szCs w:val="21"/>
        </w:rPr>
      </w:pPr>
      <w:r>
        <w:rPr>
          <w:b/>
          <w:sz w:val="21"/>
          <w:szCs w:val="21"/>
        </w:rPr>
        <w:t>第二册  通用条款</w:t>
      </w:r>
    </w:p>
    <w:p>
      <w:pPr>
        <w:rPr>
          <w:sz w:val="21"/>
          <w:szCs w:val="21"/>
        </w:rPr>
      </w:pPr>
      <w:r>
        <w:rPr>
          <w:sz w:val="21"/>
          <w:szCs w:val="21"/>
        </w:rPr>
        <w:t>第一章  总则</w:t>
      </w:r>
    </w:p>
    <w:p>
      <w:pPr>
        <w:rPr>
          <w:sz w:val="21"/>
          <w:szCs w:val="21"/>
        </w:rPr>
      </w:pPr>
      <w:r>
        <w:rPr>
          <w:sz w:val="21"/>
          <w:szCs w:val="21"/>
        </w:rPr>
        <w:t>第二章  招标文件</w:t>
      </w:r>
    </w:p>
    <w:p>
      <w:pPr>
        <w:rPr>
          <w:sz w:val="21"/>
          <w:szCs w:val="21"/>
        </w:rPr>
      </w:pPr>
      <w:r>
        <w:rPr>
          <w:sz w:val="21"/>
          <w:szCs w:val="21"/>
        </w:rPr>
        <w:t>第三章  投标文件的编制</w:t>
      </w:r>
    </w:p>
    <w:p>
      <w:pPr>
        <w:rPr>
          <w:sz w:val="21"/>
          <w:szCs w:val="21"/>
        </w:rPr>
      </w:pPr>
      <w:r>
        <w:rPr>
          <w:sz w:val="21"/>
          <w:szCs w:val="21"/>
        </w:rPr>
        <w:t>第四章  投标文件的递交</w:t>
      </w:r>
    </w:p>
    <w:p>
      <w:pPr>
        <w:rPr>
          <w:sz w:val="21"/>
          <w:szCs w:val="21"/>
        </w:rPr>
      </w:pPr>
      <w:r>
        <w:rPr>
          <w:sz w:val="21"/>
          <w:szCs w:val="21"/>
        </w:rPr>
        <w:t>第五章  开标</w:t>
      </w:r>
    </w:p>
    <w:p>
      <w:pPr>
        <w:rPr>
          <w:sz w:val="21"/>
          <w:szCs w:val="21"/>
        </w:rPr>
      </w:pPr>
      <w:r>
        <w:rPr>
          <w:sz w:val="21"/>
          <w:szCs w:val="21"/>
        </w:rPr>
        <w:t>第六章  评审要求</w:t>
      </w:r>
    </w:p>
    <w:p>
      <w:pPr>
        <w:rPr>
          <w:sz w:val="21"/>
          <w:szCs w:val="21"/>
        </w:rPr>
      </w:pPr>
      <w:r>
        <w:rPr>
          <w:sz w:val="21"/>
          <w:szCs w:val="21"/>
        </w:rPr>
        <w:t>第七章  评审程序及评审方法</w:t>
      </w:r>
    </w:p>
    <w:p>
      <w:pPr>
        <w:rPr>
          <w:sz w:val="21"/>
          <w:szCs w:val="21"/>
        </w:rPr>
      </w:pPr>
      <w:r>
        <w:rPr>
          <w:sz w:val="21"/>
          <w:szCs w:val="21"/>
        </w:rPr>
        <w:t>第八章  定标及公示</w:t>
      </w:r>
    </w:p>
    <w:p>
      <w:pPr>
        <w:rPr>
          <w:sz w:val="21"/>
          <w:szCs w:val="21"/>
        </w:rPr>
      </w:pPr>
      <w:r>
        <w:rPr>
          <w:sz w:val="21"/>
          <w:szCs w:val="21"/>
        </w:rPr>
        <w:t>第九章  公开招标失败的后续处理</w:t>
      </w:r>
    </w:p>
    <w:p>
      <w:pPr>
        <w:rPr>
          <w:sz w:val="21"/>
          <w:szCs w:val="21"/>
        </w:rPr>
      </w:pPr>
      <w:r>
        <w:rPr>
          <w:sz w:val="21"/>
          <w:szCs w:val="21"/>
        </w:rPr>
        <w:t>第十章  合同的授予与备案</w:t>
      </w:r>
    </w:p>
    <w:p>
      <w:pPr>
        <w:rPr>
          <w:sz w:val="21"/>
          <w:szCs w:val="21"/>
        </w:rPr>
      </w:pPr>
      <w:r>
        <w:rPr>
          <w:sz w:val="21"/>
          <w:szCs w:val="21"/>
        </w:rPr>
        <w:t>第十一章  质疑处理</w:t>
      </w:r>
    </w:p>
    <w:p>
      <w:pPr>
        <w:autoSpaceDE w:val="0"/>
        <w:autoSpaceDN w:val="0"/>
        <w:adjustRightInd w:val="0"/>
        <w:rPr>
          <w:color w:val="000000"/>
        </w:rPr>
      </w:pPr>
    </w:p>
    <w:p>
      <w:pPr>
        <w:autoSpaceDE w:val="0"/>
        <w:autoSpaceDN w:val="0"/>
        <w:adjustRightInd w:val="0"/>
        <w:rPr>
          <w:color w:val="000000"/>
        </w:rPr>
      </w:pPr>
    </w:p>
    <w:p>
      <w:pPr>
        <w:jc w:val="center"/>
        <w:outlineLvl w:val="0"/>
        <w:rPr>
          <w:b/>
          <w:sz w:val="36"/>
          <w:szCs w:val="36"/>
        </w:rPr>
      </w:pPr>
      <w:r>
        <w:rPr>
          <w:color w:val="000000"/>
          <w:lang w:val="zh-CN"/>
        </w:rPr>
        <w:br w:type="page"/>
      </w:r>
      <w:r>
        <w:rPr>
          <w:b/>
          <w:sz w:val="36"/>
          <w:szCs w:val="36"/>
        </w:rPr>
        <w:t>第一册  专用条款</w:t>
      </w:r>
    </w:p>
    <w:p>
      <w:pPr>
        <w:pStyle w:val="3"/>
        <w:spacing w:before="120" w:after="120" w:line="320" w:lineRule="exact"/>
        <w:jc w:val="center"/>
        <w:rPr>
          <w:rFonts w:ascii="宋体" w:hAnsi="宋体" w:eastAsia="宋体"/>
        </w:rPr>
      </w:pPr>
      <w:r>
        <w:rPr>
          <w:rFonts w:ascii="宋体" w:hAnsi="宋体" w:eastAsia="宋体"/>
        </w:rPr>
        <w:t>第一章  招标公告</w:t>
      </w:r>
    </w:p>
    <w:p>
      <w:pPr>
        <w:widowControl w:val="0"/>
        <w:ind w:firstLine="420" w:firstLineChars="200"/>
        <w:jc w:val="both"/>
        <w:rPr>
          <w:rFonts w:eastAsia="宋体"/>
          <w:kern w:val="2"/>
          <w:sz w:val="21"/>
        </w:rPr>
      </w:pPr>
      <w:r>
        <w:rPr>
          <w:rFonts w:hint="eastAsia" w:eastAsia="宋体"/>
          <w:kern w:val="2"/>
          <w:sz w:val="21"/>
        </w:rPr>
        <w:t>深圳交易集团有限公司光明分公司（以下简称“政府采购代理机构”）受</w:t>
      </w:r>
      <w:r>
        <w:rPr>
          <w:rFonts w:hint="eastAsia" w:eastAsia="宋体"/>
          <w:color w:val="0000FF"/>
          <w:sz w:val="21"/>
          <w:szCs w:val="21"/>
        </w:rPr>
        <w:t>深圳市光明区人力资源局</w:t>
      </w:r>
      <w:r>
        <w:rPr>
          <w:rFonts w:hint="eastAsia" w:eastAsia="宋体"/>
          <w:kern w:val="2"/>
          <w:sz w:val="21"/>
        </w:rPr>
        <w:t>（以下简称“采购人”）的委托，对</w:t>
      </w:r>
      <w:r>
        <w:rPr>
          <w:rFonts w:hint="eastAsia" w:eastAsia="宋体"/>
          <w:color w:val="0000FF"/>
          <w:sz w:val="21"/>
          <w:szCs w:val="21"/>
        </w:rPr>
        <w:t>光明区人力资源局就业援助领域购买社会工作服务项目</w:t>
      </w:r>
      <w:r>
        <w:rPr>
          <w:rFonts w:hint="eastAsia" w:eastAsia="宋体"/>
          <w:kern w:val="2"/>
          <w:sz w:val="21"/>
        </w:rPr>
        <w:t>进行公开招标采购，欢迎符合资格条件的供应商投标。</w:t>
      </w:r>
    </w:p>
    <w:tbl>
      <w:tblPr>
        <w:tblStyle w:val="51"/>
        <w:tblW w:w="5000" w:type="pct"/>
        <w:jc w:val="center"/>
        <w:tblCellSpacing w:w="0" w:type="dxa"/>
        <w:tblLayout w:type="fixed"/>
        <w:tblCellMar>
          <w:top w:w="30" w:type="dxa"/>
          <w:left w:w="30" w:type="dxa"/>
          <w:bottom w:w="30" w:type="dxa"/>
          <w:right w:w="30" w:type="dxa"/>
        </w:tblCellMar>
      </w:tblPr>
      <w:tblGrid>
        <w:gridCol w:w="8366"/>
      </w:tblGrid>
      <w:tr>
        <w:tblPrEx>
          <w:tblCellMar>
            <w:top w:w="30" w:type="dxa"/>
            <w:left w:w="30" w:type="dxa"/>
            <w:bottom w:w="30" w:type="dxa"/>
            <w:right w:w="30" w:type="dxa"/>
          </w:tblCellMar>
        </w:tblPrEx>
        <w:trPr>
          <w:tblCellSpacing w:w="0" w:type="dxa"/>
          <w:jc w:val="center"/>
        </w:trPr>
        <w:tc>
          <w:tcPr>
            <w:tcW w:w="8147" w:type="dxa"/>
          </w:tcPr>
          <w:p>
            <w:pPr>
              <w:widowControl w:val="0"/>
              <w:spacing w:line="360" w:lineRule="auto"/>
              <w:jc w:val="both"/>
              <w:rPr>
                <w:rFonts w:eastAsia="宋体"/>
                <w:b/>
                <w:bCs/>
                <w:sz w:val="21"/>
                <w:szCs w:val="21"/>
              </w:rPr>
            </w:pPr>
            <w:r>
              <w:rPr>
                <w:rFonts w:eastAsia="宋体"/>
                <w:b/>
                <w:bCs/>
                <w:sz w:val="21"/>
                <w:szCs w:val="21"/>
              </w:rPr>
              <w:t>一、项目基本情况</w:t>
            </w:r>
          </w:p>
          <w:p>
            <w:pPr>
              <w:widowControl w:val="0"/>
              <w:ind w:firstLine="420" w:firstLineChars="200"/>
              <w:jc w:val="both"/>
              <w:rPr>
                <w:rFonts w:eastAsia="宋体"/>
                <w:sz w:val="21"/>
                <w:szCs w:val="21"/>
              </w:rPr>
            </w:pPr>
            <w:r>
              <w:rPr>
                <w:rFonts w:eastAsia="宋体"/>
                <w:sz w:val="21"/>
                <w:szCs w:val="21"/>
              </w:rPr>
              <w:t>1.项目编号：</w:t>
            </w:r>
            <w:r>
              <w:rPr>
                <w:rFonts w:eastAsia="宋体"/>
                <w:color w:val="0000FF"/>
                <w:sz w:val="21"/>
                <w:szCs w:val="21"/>
              </w:rPr>
              <w:t>GMXX2023</w:t>
            </w:r>
          </w:p>
          <w:p>
            <w:pPr>
              <w:widowControl w:val="0"/>
              <w:ind w:firstLine="420" w:firstLineChars="200"/>
              <w:jc w:val="both"/>
              <w:rPr>
                <w:rFonts w:eastAsia="宋体"/>
                <w:sz w:val="21"/>
                <w:szCs w:val="21"/>
              </w:rPr>
            </w:pPr>
            <w:r>
              <w:rPr>
                <w:rFonts w:eastAsia="宋体"/>
                <w:sz w:val="21"/>
                <w:szCs w:val="21"/>
              </w:rPr>
              <w:t>2.项目名称：</w:t>
            </w:r>
            <w:r>
              <w:rPr>
                <w:rFonts w:hint="eastAsia" w:eastAsia="宋体"/>
                <w:kern w:val="2"/>
                <w:sz w:val="21"/>
                <w:szCs w:val="21"/>
              </w:rPr>
              <w:t>光明区人力资源局就业援助领域购买社会工作服务项目</w:t>
            </w:r>
          </w:p>
          <w:p>
            <w:pPr>
              <w:widowControl w:val="0"/>
              <w:ind w:firstLine="420" w:firstLineChars="200"/>
              <w:jc w:val="both"/>
              <w:rPr>
                <w:rFonts w:eastAsia="宋体"/>
                <w:sz w:val="21"/>
                <w:szCs w:val="21"/>
              </w:rPr>
            </w:pPr>
            <w:r>
              <w:rPr>
                <w:rFonts w:eastAsia="宋体"/>
                <w:sz w:val="21"/>
                <w:szCs w:val="21"/>
              </w:rPr>
              <w:t>3.预算金额：</w:t>
            </w:r>
            <w:r>
              <w:rPr>
                <w:rFonts w:eastAsia="宋体"/>
                <w:color w:val="0000FF"/>
                <w:sz w:val="21"/>
                <w:szCs w:val="21"/>
              </w:rPr>
              <w:t>81.5万</w:t>
            </w:r>
            <w:r>
              <w:rPr>
                <w:rFonts w:hint="eastAsia" w:eastAsia="宋体"/>
                <w:color w:val="0000FF"/>
                <w:sz w:val="21"/>
                <w:szCs w:val="21"/>
              </w:rPr>
              <w:t>元</w:t>
            </w:r>
          </w:p>
          <w:p>
            <w:pPr>
              <w:widowControl w:val="0"/>
              <w:ind w:firstLine="420" w:firstLineChars="200"/>
              <w:jc w:val="both"/>
              <w:rPr>
                <w:rFonts w:eastAsia="宋体"/>
                <w:sz w:val="21"/>
                <w:szCs w:val="21"/>
              </w:rPr>
            </w:pPr>
            <w:r>
              <w:rPr>
                <w:rFonts w:eastAsia="宋体"/>
                <w:sz w:val="21"/>
                <w:szCs w:val="21"/>
              </w:rPr>
              <w:t>4.最高限价：</w:t>
            </w:r>
            <w:r>
              <w:rPr>
                <w:rFonts w:hint="eastAsia" w:eastAsia="宋体"/>
                <w:color w:val="0000FF"/>
                <w:sz w:val="21"/>
                <w:szCs w:val="21"/>
              </w:rPr>
              <w:t>无</w:t>
            </w:r>
          </w:p>
          <w:p>
            <w:pPr>
              <w:widowControl w:val="0"/>
              <w:ind w:firstLine="420" w:firstLineChars="200"/>
              <w:jc w:val="both"/>
              <w:rPr>
                <w:rFonts w:eastAsia="宋体"/>
                <w:sz w:val="21"/>
                <w:szCs w:val="21"/>
              </w:rPr>
            </w:pPr>
            <w:r>
              <w:rPr>
                <w:rFonts w:eastAsia="宋体"/>
                <w:sz w:val="21"/>
                <w:szCs w:val="21"/>
              </w:rPr>
              <w:t xml:space="preserve">5.采购需求： </w:t>
            </w:r>
          </w:p>
          <w:tbl>
            <w:tblPr>
              <w:tblStyle w:val="51"/>
              <w:tblW w:w="0" w:type="auto"/>
              <w:jc w:val="center"/>
              <w:tblBorders>
                <w:top w:val="outset" w:color="AAAAAA" w:sz="6" w:space="0"/>
                <w:left w:val="outset" w:color="AAAAAA" w:sz="6" w:space="0"/>
                <w:bottom w:val="outset" w:color="AAAAAA" w:sz="6" w:space="0"/>
                <w:right w:val="outset" w:color="AAAAAA" w:sz="6" w:space="0"/>
                <w:insideH w:val="none" w:color="auto" w:sz="0" w:space="0"/>
                <w:insideV w:val="none" w:color="auto" w:sz="0" w:space="0"/>
              </w:tblBorders>
              <w:tblLayout w:type="fixed"/>
              <w:tblCellMar>
                <w:top w:w="60" w:type="dxa"/>
                <w:left w:w="60" w:type="dxa"/>
                <w:bottom w:w="60" w:type="dxa"/>
                <w:right w:w="60" w:type="dxa"/>
              </w:tblCellMar>
            </w:tblPr>
            <w:tblGrid>
              <w:gridCol w:w="4350"/>
              <w:gridCol w:w="709"/>
              <w:gridCol w:w="709"/>
              <w:gridCol w:w="1459"/>
              <w:gridCol w:w="714"/>
            </w:tblGrid>
            <w:tr>
              <w:tblPrEx>
                <w:tblBorders>
                  <w:top w:val="outset" w:color="AAAAAA" w:sz="6" w:space="0"/>
                  <w:left w:val="outset" w:color="AAAAAA" w:sz="6" w:space="0"/>
                  <w:bottom w:val="outset" w:color="AAAAAA" w:sz="6" w:space="0"/>
                  <w:right w:val="outset" w:color="AAAAAA" w:sz="6" w:space="0"/>
                  <w:insideH w:val="none" w:color="auto" w:sz="0" w:space="0"/>
                  <w:insideV w:val="none" w:color="auto" w:sz="0" w:space="0"/>
                </w:tblBorders>
                <w:tblCellMar>
                  <w:top w:w="60" w:type="dxa"/>
                  <w:left w:w="60" w:type="dxa"/>
                  <w:bottom w:w="60" w:type="dxa"/>
                  <w:right w:w="60" w:type="dxa"/>
                </w:tblCellMar>
              </w:tblPrEx>
              <w:trPr>
                <w:jc w:val="center"/>
              </w:trPr>
              <w:tc>
                <w:tcPr>
                  <w:tcW w:w="4350" w:type="dxa"/>
                  <w:tcBorders>
                    <w:top w:val="outset" w:color="AAAAAA" w:sz="6" w:space="0"/>
                    <w:left w:val="outset" w:color="AAAAAA" w:sz="6" w:space="0"/>
                    <w:bottom w:val="outset" w:color="AAAAAA" w:sz="6" w:space="0"/>
                    <w:right w:val="outset" w:color="AAAAAA" w:sz="6" w:space="0"/>
                  </w:tcBorders>
                  <w:shd w:val="clear" w:color="auto" w:fill="ABCDEF"/>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标的名称</w:t>
                  </w:r>
                </w:p>
              </w:tc>
              <w:tc>
                <w:tcPr>
                  <w:tcW w:w="709" w:type="dxa"/>
                  <w:tcBorders>
                    <w:top w:val="outset" w:color="AAAAAA" w:sz="6" w:space="0"/>
                    <w:left w:val="outset" w:color="AAAAAA" w:sz="6" w:space="0"/>
                    <w:bottom w:val="outset" w:color="AAAAAA" w:sz="6" w:space="0"/>
                    <w:right w:val="outset" w:color="AAAAAA" w:sz="6" w:space="0"/>
                  </w:tcBorders>
                  <w:shd w:val="clear" w:color="auto" w:fill="ABCDEF"/>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数量</w:t>
                  </w:r>
                </w:p>
              </w:tc>
              <w:tc>
                <w:tcPr>
                  <w:tcW w:w="709" w:type="dxa"/>
                  <w:tcBorders>
                    <w:top w:val="outset" w:color="AAAAAA" w:sz="6" w:space="0"/>
                    <w:left w:val="outset" w:color="AAAAAA" w:sz="6" w:space="0"/>
                    <w:bottom w:val="outset" w:color="AAAAAA" w:sz="6" w:space="0"/>
                    <w:right w:val="outset" w:color="AAAAAA" w:sz="6" w:space="0"/>
                  </w:tcBorders>
                  <w:shd w:val="clear" w:color="auto" w:fill="ABCDEF"/>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单位</w:t>
                  </w:r>
                </w:p>
              </w:tc>
              <w:tc>
                <w:tcPr>
                  <w:tcW w:w="1459" w:type="dxa"/>
                  <w:tcBorders>
                    <w:top w:val="outset" w:color="AAAAAA" w:sz="6" w:space="0"/>
                    <w:left w:val="outset" w:color="AAAAAA" w:sz="6" w:space="0"/>
                    <w:bottom w:val="outset" w:color="AAAAAA" w:sz="6" w:space="0"/>
                    <w:right w:val="outset" w:color="AAAAAA" w:sz="6" w:space="0"/>
                  </w:tcBorders>
                  <w:shd w:val="clear" w:color="auto" w:fill="ABCDEF"/>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简要技术需求（服务要求）</w:t>
                  </w:r>
                </w:p>
              </w:tc>
              <w:tc>
                <w:tcPr>
                  <w:tcW w:w="714" w:type="dxa"/>
                  <w:tcBorders>
                    <w:top w:val="outset" w:color="AAAAAA" w:sz="6" w:space="0"/>
                    <w:left w:val="outset" w:color="AAAAAA" w:sz="6" w:space="0"/>
                    <w:bottom w:val="outset" w:color="AAAAAA" w:sz="6" w:space="0"/>
                    <w:right w:val="outset" w:color="AAAAAA" w:sz="6" w:space="0"/>
                  </w:tcBorders>
                  <w:shd w:val="clear" w:color="auto" w:fill="ABCDEF"/>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备注</w:t>
                  </w:r>
                </w:p>
              </w:tc>
            </w:tr>
            <w:tr>
              <w:tblPrEx>
                <w:tblBorders>
                  <w:top w:val="outset" w:color="AAAAAA" w:sz="6" w:space="0"/>
                  <w:left w:val="outset" w:color="AAAAAA" w:sz="6" w:space="0"/>
                  <w:bottom w:val="outset" w:color="AAAAAA" w:sz="6" w:space="0"/>
                  <w:right w:val="outset" w:color="AAAAAA" w:sz="6" w:space="0"/>
                  <w:insideH w:val="none" w:color="auto" w:sz="0" w:space="0"/>
                  <w:insideV w:val="none" w:color="auto" w:sz="0" w:space="0"/>
                </w:tblBorders>
                <w:tblCellMar>
                  <w:top w:w="60" w:type="dxa"/>
                  <w:left w:w="60" w:type="dxa"/>
                  <w:bottom w:w="60" w:type="dxa"/>
                  <w:right w:w="60" w:type="dxa"/>
                </w:tblCellMar>
              </w:tblPrEx>
              <w:trPr>
                <w:jc w:val="center"/>
              </w:trPr>
              <w:tc>
                <w:tcPr>
                  <w:tcW w:w="4350" w:type="dxa"/>
                  <w:tcBorders>
                    <w:top w:val="outset" w:color="AAAAAA" w:sz="6" w:space="0"/>
                    <w:left w:val="outset" w:color="AAAAAA" w:sz="6" w:space="0"/>
                    <w:bottom w:val="outset" w:color="AAAAAA" w:sz="6" w:space="0"/>
                    <w:right w:val="outset" w:color="AAAAAA" w:sz="6" w:space="0"/>
                  </w:tcBorders>
                  <w:vAlign w:val="center"/>
                </w:tcPr>
                <w:p>
                  <w:pPr>
                    <w:spacing w:before="100" w:beforeAutospacing="1" w:after="100" w:afterAutospacing="1"/>
                    <w:jc w:val="center"/>
                    <w:rPr>
                      <w:rFonts w:ascii="宋体" w:hAnsi="宋体" w:eastAsia="宋体" w:cs="宋体"/>
                      <w:sz w:val="21"/>
                      <w:szCs w:val="21"/>
                    </w:rPr>
                  </w:pPr>
                  <w:r>
                    <w:rPr>
                      <w:rFonts w:hint="eastAsia" w:eastAsia="宋体"/>
                      <w:kern w:val="2"/>
                      <w:sz w:val="21"/>
                      <w:szCs w:val="21"/>
                    </w:rPr>
                    <w:t>光明区人力资源局就业援助领域购买社会工作服务项目</w:t>
                  </w:r>
                </w:p>
              </w:tc>
              <w:tc>
                <w:tcPr>
                  <w:tcW w:w="709" w:type="dxa"/>
                  <w:tcBorders>
                    <w:top w:val="outset" w:color="AAAAAA" w:sz="6" w:space="0"/>
                    <w:left w:val="outset" w:color="AAAAAA" w:sz="6" w:space="0"/>
                    <w:bottom w:val="outset" w:color="AAAAAA" w:sz="6" w:space="0"/>
                    <w:right w:val="outset" w:color="AAAAAA" w:sz="6" w:space="0"/>
                  </w:tcBorders>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1.0</w:t>
                  </w:r>
                </w:p>
              </w:tc>
              <w:tc>
                <w:tcPr>
                  <w:tcW w:w="709" w:type="dxa"/>
                  <w:tcBorders>
                    <w:top w:val="outset" w:color="AAAAAA" w:sz="6" w:space="0"/>
                    <w:left w:val="outset" w:color="AAAAAA" w:sz="6" w:space="0"/>
                    <w:bottom w:val="outset" w:color="AAAAAA" w:sz="6" w:space="0"/>
                    <w:right w:val="outset" w:color="AAAAAA" w:sz="6" w:space="0"/>
                  </w:tcBorders>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项</w:t>
                  </w:r>
                </w:p>
              </w:tc>
              <w:tc>
                <w:tcPr>
                  <w:tcW w:w="1459" w:type="dxa"/>
                  <w:tcBorders>
                    <w:top w:val="outset" w:color="AAAAAA" w:sz="6" w:space="0"/>
                    <w:left w:val="outset" w:color="AAAAAA" w:sz="6" w:space="0"/>
                    <w:bottom w:val="outset" w:color="AAAAAA" w:sz="6" w:space="0"/>
                    <w:right w:val="outset" w:color="AAAAAA" w:sz="6" w:space="0"/>
                  </w:tcBorders>
                  <w:vAlign w:val="center"/>
                </w:tcPr>
                <w:p>
                  <w:pPr>
                    <w:spacing w:before="100" w:beforeAutospacing="1" w:after="100" w:afterAutospacing="1"/>
                    <w:jc w:val="center"/>
                    <w:rPr>
                      <w:rFonts w:ascii="宋体" w:hAnsi="宋体" w:eastAsia="宋体" w:cs="宋体"/>
                      <w:sz w:val="21"/>
                      <w:szCs w:val="21"/>
                    </w:rPr>
                  </w:pPr>
                  <w:r>
                    <w:rPr>
                      <w:rFonts w:ascii="宋体" w:hAnsi="宋体" w:eastAsia="宋体" w:cs="宋体"/>
                      <w:sz w:val="21"/>
                      <w:szCs w:val="21"/>
                    </w:rPr>
                    <w:t>详见采购文件</w:t>
                  </w:r>
                </w:p>
              </w:tc>
              <w:tc>
                <w:tcPr>
                  <w:tcW w:w="714" w:type="dxa"/>
                  <w:tcBorders>
                    <w:top w:val="outset" w:color="AAAAAA" w:sz="6" w:space="0"/>
                    <w:left w:val="outset" w:color="AAAAAA" w:sz="6" w:space="0"/>
                    <w:bottom w:val="outset" w:color="AAAAAA" w:sz="6" w:space="0"/>
                    <w:right w:val="outset" w:color="AAAAAA" w:sz="6" w:space="0"/>
                  </w:tcBorders>
                  <w:vAlign w:val="center"/>
                </w:tcPr>
                <w:p>
                  <w:pPr>
                    <w:jc w:val="center"/>
                    <w:rPr>
                      <w:rFonts w:ascii="宋体" w:hAnsi="宋体" w:eastAsia="宋体" w:cs="宋体"/>
                      <w:sz w:val="21"/>
                      <w:szCs w:val="21"/>
                    </w:rPr>
                  </w:pPr>
                </w:p>
              </w:tc>
            </w:tr>
          </w:tbl>
          <w:p>
            <w:pPr>
              <w:widowControl w:val="0"/>
              <w:ind w:firstLine="420" w:firstLineChars="200"/>
              <w:jc w:val="both"/>
              <w:rPr>
                <w:rFonts w:ascii="宋体" w:hAnsi="宋体" w:eastAsia="宋体" w:cs="宋体"/>
                <w:sz w:val="21"/>
                <w:szCs w:val="21"/>
              </w:rPr>
            </w:pPr>
            <w:r>
              <w:rPr>
                <w:rFonts w:hint="eastAsia" w:ascii="宋体" w:hAnsi="宋体" w:eastAsia="宋体" w:cs="宋体"/>
                <w:sz w:val="21"/>
                <w:szCs w:val="21"/>
              </w:rPr>
              <w:t>6.合同履行期限：详见招标文件。</w:t>
            </w:r>
          </w:p>
          <w:p>
            <w:pPr>
              <w:widowControl w:val="0"/>
              <w:ind w:firstLine="420" w:firstLineChars="200"/>
              <w:jc w:val="both"/>
              <w:rPr>
                <w:rFonts w:ascii="宋体" w:hAnsi="宋体" w:eastAsia="宋体" w:cs="宋体"/>
                <w:sz w:val="21"/>
                <w:szCs w:val="21"/>
              </w:rPr>
            </w:pPr>
            <w:r>
              <w:rPr>
                <w:rFonts w:hint="eastAsia" w:ascii="宋体" w:hAnsi="宋体" w:eastAsia="宋体" w:cs="宋体"/>
                <w:sz w:val="21"/>
                <w:szCs w:val="21"/>
              </w:rPr>
              <w:t>7.本项目不接受联合体投标：详见“申请人的资格要求”。</w:t>
            </w:r>
          </w:p>
          <w:p>
            <w:pPr>
              <w:widowControl w:val="0"/>
              <w:ind w:firstLine="420" w:firstLineChars="200"/>
              <w:jc w:val="both"/>
              <w:rPr>
                <w:rFonts w:eastAsia="宋体"/>
                <w:sz w:val="21"/>
                <w:szCs w:val="21"/>
              </w:rPr>
            </w:pPr>
            <w:r>
              <w:rPr>
                <w:rFonts w:eastAsia="宋体"/>
                <w:sz w:val="21"/>
                <w:szCs w:val="21"/>
              </w:rPr>
              <w:t>8.</w:t>
            </w:r>
            <w:r>
              <w:rPr>
                <w:rFonts w:eastAsia="宋体"/>
                <w:b/>
                <w:kern w:val="2"/>
                <w:sz w:val="21"/>
                <w:szCs w:val="21"/>
              </w:rPr>
              <w:t>本项目属于采购人自行采购项目。</w:t>
            </w:r>
          </w:p>
          <w:p>
            <w:pPr>
              <w:widowControl w:val="0"/>
              <w:spacing w:line="360" w:lineRule="auto"/>
              <w:jc w:val="both"/>
              <w:rPr>
                <w:rFonts w:eastAsia="宋体"/>
                <w:b/>
                <w:bCs/>
                <w:sz w:val="21"/>
                <w:szCs w:val="21"/>
              </w:rPr>
            </w:pPr>
            <w:r>
              <w:rPr>
                <w:rFonts w:eastAsia="宋体"/>
                <w:b/>
                <w:bCs/>
                <w:sz w:val="21"/>
                <w:szCs w:val="21"/>
              </w:rPr>
              <w:t>二、申请人的资格要求：</w:t>
            </w:r>
          </w:p>
          <w:p>
            <w:pPr>
              <w:widowControl w:val="0"/>
              <w:ind w:firstLine="420" w:firstLineChars="200"/>
              <w:jc w:val="both"/>
              <w:rPr>
                <w:rFonts w:ascii="宋体" w:hAnsi="宋体" w:eastAsia="宋体" w:cs="仿宋"/>
                <w:iCs/>
                <w:kern w:val="2"/>
                <w:sz w:val="21"/>
                <w:szCs w:val="21"/>
                <w:woUserID w:val="3"/>
              </w:rPr>
            </w:pPr>
            <w:commentRangeStart w:id="17"/>
            <w:r>
              <w:rPr>
                <w:rFonts w:eastAsia="宋体"/>
                <w:sz w:val="21"/>
                <w:szCs w:val="21"/>
              </w:rPr>
              <w:t>1.</w:t>
            </w:r>
            <w:r>
              <w:rPr>
                <w:rFonts w:hint="eastAsia"/>
              </w:rPr>
              <w:t xml:space="preserve"> </w:t>
            </w:r>
            <w:r>
              <w:rPr>
                <w:rFonts w:hint="eastAsia" w:ascii="宋体" w:hAnsi="宋体" w:eastAsia="宋体" w:cs="仿宋"/>
                <w:iCs/>
                <w:kern w:val="2"/>
                <w:sz w:val="21"/>
                <w:szCs w:val="21"/>
              </w:rPr>
              <w:t>投标人须是在中华人民共和国境内设立的律师事务所，提供律师事务所执业许可证正本和年检合格的律师事务所执业许可证副本复印件，原件备查；总所或者分所只允许一家投标，不允许同时参与本项目投标，以分所名义参与投标的，需提供总所出具的愿为其参与本项目投标的行为以及履约等行为承担民事责任的加盖总所公章的授权函，以及提供总所和分所执业许可证复印件，原件备查；</w:t>
            </w:r>
            <w:commentRangeEnd w:id="17"/>
            <w:r>
              <w:commentReference w:id="17"/>
            </w:r>
          </w:p>
          <w:p>
            <w:pPr>
              <w:widowControl w:val="0"/>
              <w:ind w:firstLine="420" w:firstLineChars="200"/>
              <w:jc w:val="both"/>
              <w:rPr>
                <w:rFonts w:eastAsia="宋体"/>
                <w:sz w:val="21"/>
                <w:szCs w:val="21"/>
              </w:rPr>
            </w:pPr>
            <w:r>
              <w:rPr>
                <w:rFonts w:eastAsia="宋体"/>
                <w:sz w:val="21"/>
                <w:szCs w:val="21"/>
              </w:rPr>
              <w:t>2.本项目不接受联合体投标，不接受投标人选用进口产品参与投标；</w:t>
            </w:r>
          </w:p>
          <w:p>
            <w:pPr>
              <w:widowControl w:val="0"/>
              <w:ind w:firstLine="420" w:firstLineChars="200"/>
              <w:jc w:val="both"/>
              <w:rPr>
                <w:rFonts w:eastAsia="宋体"/>
                <w:sz w:val="21"/>
                <w:szCs w:val="21"/>
              </w:rPr>
            </w:pPr>
            <w:r>
              <w:rPr>
                <w:rFonts w:eastAsia="宋体"/>
                <w:sz w:val="21"/>
                <w:szCs w:val="21"/>
              </w:rPr>
              <w:t>3.参与本项目投标前三年内，在经营活动中没有重大违法记录（由供应商在《政府采购投标及履约承诺函》中作出声明）；</w:t>
            </w:r>
          </w:p>
          <w:p>
            <w:pPr>
              <w:widowControl w:val="0"/>
              <w:ind w:firstLine="420" w:firstLineChars="200"/>
              <w:jc w:val="both"/>
              <w:rPr>
                <w:rFonts w:eastAsia="宋体"/>
                <w:sz w:val="21"/>
                <w:szCs w:val="21"/>
              </w:rPr>
            </w:pPr>
            <w:r>
              <w:rPr>
                <w:rFonts w:eastAsia="宋体"/>
                <w:sz w:val="21"/>
                <w:szCs w:val="21"/>
              </w:rPr>
              <w:t>4.参与本项目政府采购活动时不存在被有关部门禁止参与政府采购活动且在有效期内的情况（由供应商在《政府采购投标及履约承诺函》中作出声明）；</w:t>
            </w:r>
          </w:p>
          <w:p>
            <w:pPr>
              <w:widowControl w:val="0"/>
              <w:ind w:firstLine="420" w:firstLineChars="200"/>
              <w:jc w:val="both"/>
              <w:rPr>
                <w:rFonts w:eastAsia="宋体"/>
                <w:sz w:val="21"/>
                <w:szCs w:val="21"/>
              </w:rPr>
            </w:pPr>
            <w:r>
              <w:rPr>
                <w:rFonts w:eastAsia="宋体"/>
                <w:sz w:val="21"/>
                <w:szCs w:val="21"/>
              </w:rPr>
              <w:t>5.具备《中华人民共和国政府采购法》第二十二条第一款的条件（由供应商在《政府采购投标及履约承诺函》中作出声明）；</w:t>
            </w:r>
          </w:p>
          <w:p>
            <w:pPr>
              <w:widowControl w:val="0"/>
              <w:ind w:firstLine="420" w:firstLineChars="200"/>
              <w:jc w:val="both"/>
              <w:rPr>
                <w:rFonts w:eastAsia="宋体"/>
                <w:sz w:val="21"/>
                <w:szCs w:val="21"/>
              </w:rPr>
            </w:pPr>
            <w:r>
              <w:rPr>
                <w:rFonts w:eastAsia="宋体"/>
                <w:sz w:val="21"/>
                <w:szCs w:val="21"/>
              </w:rPr>
              <w:t>6.未被列入失信被执行人、重大税收违法案件当事人名单、政府采购严重违法失信行为记录名单（由供应商在《政府采购投标及履约承诺函》中作出声明）；</w:t>
            </w:r>
          </w:p>
          <w:p>
            <w:pPr>
              <w:widowControl w:val="0"/>
              <w:ind w:firstLine="420" w:firstLineChars="200"/>
              <w:jc w:val="both"/>
              <w:rPr>
                <w:rFonts w:eastAsia="宋体"/>
                <w:kern w:val="2"/>
                <w:sz w:val="21"/>
              </w:rPr>
            </w:pPr>
            <w:r>
              <w:rPr>
                <w:rFonts w:hint="eastAsia" w:eastAsia="宋体"/>
                <w:sz w:val="21"/>
                <w:szCs w:val="21"/>
              </w:rPr>
              <w:t>7</w:t>
            </w:r>
            <w:r>
              <w:rPr>
                <w:rFonts w:eastAsia="宋体"/>
                <w:sz w:val="21"/>
                <w:szCs w:val="21"/>
              </w:rPr>
              <w:t>.</w:t>
            </w:r>
            <w:r>
              <w:rPr>
                <w:rFonts w:eastAsia="宋体"/>
                <w:kern w:val="2"/>
                <w:sz w:val="21"/>
              </w:rPr>
              <w:t xml:space="preserve"> 依据《中华人民共和国政府采购法实施条例》第十八条第一款规定，单位负责人为同一人或者存在直接控股、管理关系的不同供应商，不得参加同一合同项下的政府采购活动（由供应商在《政府采购投标及履约承诺函》中作出声明）；</w:t>
            </w:r>
          </w:p>
          <w:p>
            <w:pPr>
              <w:widowControl w:val="0"/>
              <w:ind w:firstLine="420" w:firstLineChars="200"/>
              <w:jc w:val="both"/>
              <w:rPr>
                <w:rFonts w:eastAsia="宋体"/>
                <w:sz w:val="21"/>
                <w:szCs w:val="21"/>
              </w:rPr>
            </w:pPr>
            <w:r>
              <w:rPr>
                <w:rFonts w:eastAsia="宋体"/>
                <w:sz w:val="21"/>
                <w:szCs w:val="21"/>
              </w:rPr>
              <w:t>注：（1）“信用中国”、“中国政府采购网”、“深圳信用网”以及“深圳市政府采购监管网”为供应商信用信息的查询渠道，相关信息以开标当日的查询结果为准</w:t>
            </w:r>
            <w:r>
              <w:rPr>
                <w:rFonts w:hint="eastAsia" w:eastAsia="宋体"/>
                <w:sz w:val="21"/>
                <w:szCs w:val="21"/>
              </w:rPr>
              <w:t>。</w:t>
            </w:r>
          </w:p>
          <w:p>
            <w:pPr>
              <w:widowControl w:val="0"/>
              <w:spacing w:line="360" w:lineRule="auto"/>
              <w:jc w:val="both"/>
              <w:rPr>
                <w:rFonts w:eastAsia="宋体"/>
                <w:b/>
                <w:bCs/>
                <w:sz w:val="21"/>
                <w:szCs w:val="21"/>
              </w:rPr>
            </w:pPr>
            <w:r>
              <w:rPr>
                <w:rFonts w:eastAsia="宋体"/>
                <w:b/>
                <w:bCs/>
                <w:sz w:val="21"/>
                <w:szCs w:val="21"/>
              </w:rPr>
              <w:t>三、获取招标文件</w:t>
            </w:r>
          </w:p>
          <w:p>
            <w:pPr>
              <w:widowControl w:val="0"/>
              <w:ind w:firstLine="420" w:firstLineChars="200"/>
              <w:jc w:val="both"/>
              <w:rPr>
                <w:rFonts w:eastAsia="宋体"/>
                <w:sz w:val="21"/>
                <w:szCs w:val="21"/>
              </w:rPr>
            </w:pPr>
            <w:r>
              <w:rPr>
                <w:rFonts w:hint="eastAsia" w:eastAsia="宋体"/>
                <w:sz w:val="21"/>
                <w:szCs w:val="21"/>
              </w:rPr>
              <w:t>时间：</w:t>
            </w:r>
            <w:r>
              <w:rPr>
                <w:rFonts w:hint="eastAsia" w:eastAsia="宋体"/>
                <w:color w:val="0000FF"/>
                <w:sz w:val="21"/>
                <w:szCs w:val="21"/>
                <w:highlight w:val="yellow"/>
              </w:rPr>
              <w:t>202</w:t>
            </w:r>
            <w:r>
              <w:rPr>
                <w:rFonts w:eastAsia="宋体"/>
                <w:color w:val="0000FF"/>
                <w:sz w:val="21"/>
                <w:szCs w:val="21"/>
                <w:highlight w:val="yellow"/>
              </w:rPr>
              <w:t>3</w:t>
            </w:r>
            <w:r>
              <w:rPr>
                <w:rFonts w:hint="eastAsia" w:eastAsia="宋体"/>
                <w:color w:val="0000FF"/>
                <w:sz w:val="21"/>
                <w:szCs w:val="21"/>
                <w:highlight w:val="yellow"/>
              </w:rPr>
              <w:t>年</w:t>
            </w:r>
            <w:r>
              <w:rPr>
                <w:rFonts w:eastAsia="宋体"/>
                <w:color w:val="0000FF"/>
                <w:sz w:val="21"/>
                <w:szCs w:val="21"/>
                <w:highlight w:val="yellow"/>
              </w:rPr>
              <w:t>7</w:t>
            </w:r>
            <w:r>
              <w:rPr>
                <w:rFonts w:hint="eastAsia" w:eastAsia="宋体"/>
                <w:color w:val="0000FF"/>
                <w:sz w:val="21"/>
                <w:szCs w:val="21"/>
                <w:highlight w:val="yellow"/>
              </w:rPr>
              <w:t>月</w:t>
            </w:r>
            <w:r>
              <w:rPr>
                <w:rFonts w:eastAsia="宋体"/>
                <w:color w:val="0000FF"/>
                <w:sz w:val="21"/>
                <w:szCs w:val="21"/>
                <w:highlight w:val="yellow"/>
              </w:rPr>
              <w:t>X</w:t>
            </w:r>
            <w:r>
              <w:rPr>
                <w:rFonts w:hint="eastAsia" w:eastAsia="宋体"/>
                <w:color w:val="0000FF"/>
                <w:sz w:val="21"/>
                <w:szCs w:val="21"/>
                <w:highlight w:val="yellow"/>
              </w:rPr>
              <w:t>日至202</w:t>
            </w:r>
            <w:r>
              <w:rPr>
                <w:rFonts w:eastAsia="宋体"/>
                <w:color w:val="0000FF"/>
                <w:sz w:val="21"/>
                <w:szCs w:val="21"/>
                <w:highlight w:val="yellow"/>
              </w:rPr>
              <w:t>3</w:t>
            </w:r>
            <w:r>
              <w:rPr>
                <w:rFonts w:hint="eastAsia" w:eastAsia="宋体"/>
                <w:color w:val="0000FF"/>
                <w:sz w:val="21"/>
                <w:szCs w:val="21"/>
                <w:highlight w:val="yellow"/>
              </w:rPr>
              <w:t>年</w:t>
            </w:r>
            <w:r>
              <w:rPr>
                <w:rFonts w:eastAsia="宋体"/>
                <w:color w:val="0000FF"/>
                <w:sz w:val="21"/>
                <w:szCs w:val="21"/>
                <w:highlight w:val="yellow"/>
              </w:rPr>
              <w:t>7</w:t>
            </w:r>
            <w:r>
              <w:rPr>
                <w:rFonts w:hint="eastAsia" w:eastAsia="宋体"/>
                <w:color w:val="0000FF"/>
                <w:sz w:val="21"/>
                <w:szCs w:val="21"/>
                <w:highlight w:val="yellow"/>
              </w:rPr>
              <w:t>月</w:t>
            </w:r>
            <w:r>
              <w:rPr>
                <w:rFonts w:eastAsia="宋体"/>
                <w:color w:val="0000FF"/>
                <w:sz w:val="21"/>
                <w:szCs w:val="21"/>
                <w:highlight w:val="yellow"/>
              </w:rPr>
              <w:t>X</w:t>
            </w:r>
            <w:r>
              <w:rPr>
                <w:rFonts w:hint="eastAsia" w:eastAsia="宋体"/>
                <w:color w:val="0000FF"/>
                <w:sz w:val="21"/>
                <w:szCs w:val="21"/>
                <w:highlight w:val="yellow"/>
              </w:rPr>
              <w:t>日</w:t>
            </w:r>
            <w:r>
              <w:rPr>
                <w:rFonts w:hint="eastAsia" w:eastAsia="宋体"/>
                <w:sz w:val="21"/>
                <w:szCs w:val="21"/>
              </w:rPr>
              <w:t>（北京时间）每天上午00:00至12:00，下午12:00至24:00。</w:t>
            </w:r>
          </w:p>
          <w:p>
            <w:pPr>
              <w:widowControl w:val="0"/>
              <w:ind w:firstLine="420" w:firstLineChars="200"/>
              <w:jc w:val="both"/>
              <w:rPr>
                <w:rFonts w:eastAsia="宋体"/>
                <w:sz w:val="21"/>
                <w:szCs w:val="21"/>
              </w:rPr>
            </w:pPr>
            <w:r>
              <w:rPr>
                <w:rFonts w:eastAsia="宋体"/>
                <w:sz w:val="21"/>
                <w:szCs w:val="21"/>
              </w:rPr>
              <w:t>地点：登录深圳政府采购智慧平台（</w:t>
            </w:r>
            <w:r>
              <w:fldChar w:fldCharType="begin"/>
            </w:r>
            <w:r>
              <w:instrText xml:space="preserve"> HYPERLINK "http://zfcg.szggzy.com:8081/" </w:instrText>
            </w:r>
            <w:r>
              <w:fldChar w:fldCharType="separate"/>
            </w:r>
            <w:r>
              <w:rPr>
                <w:rFonts w:eastAsia="宋体"/>
                <w:sz w:val="21"/>
                <w:szCs w:val="21"/>
              </w:rPr>
              <w:t>http://zfcg.szggzy.com:8081/</w:t>
            </w:r>
            <w:r>
              <w:rPr>
                <w:rFonts w:eastAsia="宋体"/>
                <w:sz w:val="21"/>
                <w:szCs w:val="21"/>
              </w:rPr>
              <w:fldChar w:fldCharType="end"/>
            </w:r>
            <w:r>
              <w:rPr>
                <w:rFonts w:eastAsia="宋体"/>
                <w:sz w:val="21"/>
                <w:szCs w:val="21"/>
              </w:rPr>
              <w:t>）、深圳公共资源交易网</w:t>
            </w:r>
            <w:r>
              <w:rPr>
                <w:rFonts w:hint="eastAsia" w:eastAsia="宋体"/>
                <w:sz w:val="21"/>
                <w:szCs w:val="21"/>
              </w:rPr>
              <w:t>（</w:t>
            </w:r>
            <w:r>
              <w:fldChar w:fldCharType="begin"/>
            </w:r>
            <w:r>
              <w:instrText xml:space="preserve"> HYPERLINK "https://www.szggzy.com/" </w:instrText>
            </w:r>
            <w:r>
              <w:fldChar w:fldCharType="separate"/>
            </w:r>
            <w:r>
              <w:rPr>
                <w:rFonts w:eastAsia="宋体"/>
                <w:sz w:val="21"/>
                <w:szCs w:val="21"/>
              </w:rPr>
              <w:t>https://www.szggzy.com/</w:t>
            </w:r>
            <w:r>
              <w:rPr>
                <w:rFonts w:eastAsia="宋体"/>
                <w:sz w:val="21"/>
                <w:szCs w:val="21"/>
              </w:rPr>
              <w:fldChar w:fldCharType="end"/>
            </w:r>
            <w:r>
              <w:rPr>
                <w:rFonts w:hint="eastAsia" w:eastAsia="宋体"/>
                <w:sz w:val="21"/>
                <w:szCs w:val="21"/>
              </w:rPr>
              <w:t>）</w:t>
            </w:r>
            <w:r>
              <w:rPr>
                <w:rFonts w:eastAsia="宋体"/>
                <w:sz w:val="21"/>
                <w:szCs w:val="21"/>
              </w:rPr>
              <w:t>下载本项目的招标文件。</w:t>
            </w:r>
          </w:p>
          <w:p>
            <w:pPr>
              <w:widowControl w:val="0"/>
              <w:ind w:firstLine="420" w:firstLineChars="200"/>
              <w:jc w:val="both"/>
              <w:rPr>
                <w:rFonts w:eastAsia="宋体"/>
                <w:sz w:val="21"/>
                <w:szCs w:val="21"/>
              </w:rPr>
            </w:pPr>
            <w:r>
              <w:rPr>
                <w:rFonts w:eastAsia="宋体"/>
                <w:sz w:val="21"/>
                <w:szCs w:val="21"/>
              </w:rPr>
              <w:t>方式：在线下载。</w:t>
            </w:r>
          </w:p>
          <w:p>
            <w:pPr>
              <w:widowControl w:val="0"/>
              <w:ind w:firstLine="420" w:firstLineChars="200"/>
              <w:jc w:val="both"/>
              <w:rPr>
                <w:rFonts w:eastAsia="宋体"/>
                <w:sz w:val="21"/>
                <w:szCs w:val="21"/>
              </w:rPr>
            </w:pPr>
            <w:r>
              <w:rPr>
                <w:rFonts w:eastAsia="宋体"/>
                <w:sz w:val="21"/>
                <w:szCs w:val="21"/>
              </w:rPr>
              <w:t>售价：免费。</w:t>
            </w:r>
          </w:p>
          <w:p>
            <w:pPr>
              <w:widowControl w:val="0"/>
              <w:spacing w:line="360" w:lineRule="auto"/>
              <w:jc w:val="both"/>
              <w:rPr>
                <w:rFonts w:eastAsia="宋体"/>
                <w:b/>
                <w:bCs/>
                <w:sz w:val="21"/>
                <w:szCs w:val="21"/>
              </w:rPr>
            </w:pPr>
            <w:r>
              <w:rPr>
                <w:rFonts w:eastAsia="宋体"/>
                <w:b/>
                <w:bCs/>
                <w:sz w:val="21"/>
                <w:szCs w:val="21"/>
              </w:rPr>
              <w:t>四、</w:t>
            </w:r>
            <w:r>
              <w:rPr>
                <w:rFonts w:eastAsia="宋体"/>
                <w:b/>
                <w:bCs/>
                <w:kern w:val="2"/>
                <w:sz w:val="21"/>
                <w:szCs w:val="21"/>
              </w:rPr>
              <w:t>供应商报名时间期限、地点、方式</w:t>
            </w:r>
          </w:p>
          <w:p>
            <w:pPr>
              <w:widowControl w:val="0"/>
              <w:spacing w:line="324" w:lineRule="auto"/>
              <w:ind w:left="420"/>
              <w:jc w:val="both"/>
              <w:rPr>
                <w:rFonts w:eastAsia="宋体"/>
                <w:sz w:val="21"/>
                <w:szCs w:val="21"/>
              </w:rPr>
            </w:pPr>
            <w:r>
              <w:rPr>
                <w:rFonts w:eastAsia="宋体"/>
                <w:sz w:val="21"/>
                <w:szCs w:val="21"/>
              </w:rPr>
              <w:t>（一）符合资格的供应商报名方式如下（二选一）：</w:t>
            </w:r>
          </w:p>
          <w:p>
            <w:pPr>
              <w:widowControl w:val="0"/>
              <w:spacing w:line="324" w:lineRule="auto"/>
              <w:ind w:left="420"/>
              <w:jc w:val="both"/>
              <w:rPr>
                <w:rFonts w:eastAsia="宋体"/>
                <w:b/>
                <w:color w:val="FF0000"/>
                <w:sz w:val="21"/>
                <w:szCs w:val="21"/>
              </w:rPr>
            </w:pPr>
            <w:r>
              <w:rPr>
                <w:rFonts w:eastAsia="宋体"/>
                <w:sz w:val="21"/>
                <w:szCs w:val="21"/>
              </w:rPr>
              <w:t>1、网上报名：在</w:t>
            </w:r>
            <w:r>
              <w:rPr>
                <w:rFonts w:eastAsia="宋体"/>
                <w:color w:val="0000FF"/>
                <w:sz w:val="21"/>
                <w:szCs w:val="21"/>
                <w:highlight w:val="yellow"/>
              </w:rPr>
              <w:t>2023年7月X日14：30</w:t>
            </w:r>
            <w:r>
              <w:rPr>
                <w:rFonts w:eastAsia="宋体"/>
                <w:sz w:val="21"/>
                <w:szCs w:val="21"/>
              </w:rPr>
              <w:t>（北京时间）前将</w:t>
            </w:r>
            <w:r>
              <w:rPr>
                <w:rFonts w:eastAsia="宋体"/>
                <w:b/>
                <w:color w:val="FF0000"/>
                <w:sz w:val="21"/>
                <w:szCs w:val="21"/>
                <w:highlight w:val="yellow"/>
              </w:rPr>
              <w:t>报名资料</w:t>
            </w:r>
            <w:r>
              <w:rPr>
                <w:rFonts w:hint="eastAsia" w:ascii="宋体" w:hAnsi="宋体" w:eastAsia="宋体" w:cs="宋体"/>
                <w:b/>
                <w:color w:val="FF0000"/>
                <w:sz w:val="21"/>
                <w:szCs w:val="21"/>
                <w:highlight w:val="yellow"/>
              </w:rPr>
              <w:t>（命名格式：项目名称+公司名称）</w:t>
            </w:r>
            <w:r>
              <w:rPr>
                <w:rFonts w:eastAsia="宋体"/>
                <w:sz w:val="21"/>
                <w:szCs w:val="21"/>
              </w:rPr>
              <w:t>发送至邮箱：</w:t>
            </w:r>
            <w:r>
              <w:fldChar w:fldCharType="begin"/>
            </w:r>
            <w:r>
              <w:instrText xml:space="preserve"> HYPERLINK "mailto:guangmingfgs@szexgrp.com" </w:instrText>
            </w:r>
            <w:r>
              <w:fldChar w:fldCharType="separate"/>
            </w:r>
            <w:r>
              <w:rPr>
                <w:rFonts w:eastAsia="宋体"/>
                <w:color w:val="0000FF"/>
                <w:u w:val="single"/>
              </w:rPr>
              <w:t>guangmingfgs@szexgrp.com</w:t>
            </w:r>
            <w:r>
              <w:rPr>
                <w:rFonts w:eastAsia="宋体"/>
                <w:color w:val="0000FF"/>
                <w:u w:val="single"/>
              </w:rPr>
              <w:fldChar w:fldCharType="end"/>
            </w:r>
            <w:r>
              <w:rPr>
                <w:rFonts w:eastAsia="宋体"/>
                <w:sz w:val="21"/>
                <w:szCs w:val="21"/>
              </w:rPr>
              <w:t>。</w:t>
            </w:r>
          </w:p>
          <w:p>
            <w:pPr>
              <w:widowControl w:val="0"/>
              <w:spacing w:line="324" w:lineRule="auto"/>
              <w:ind w:left="420"/>
              <w:jc w:val="both"/>
              <w:rPr>
                <w:rFonts w:eastAsia="宋体"/>
                <w:sz w:val="21"/>
                <w:szCs w:val="21"/>
              </w:rPr>
            </w:pPr>
            <w:r>
              <w:rPr>
                <w:rFonts w:eastAsia="宋体"/>
                <w:sz w:val="21"/>
                <w:szCs w:val="21"/>
              </w:rPr>
              <w:t>2、现场报名：在</w:t>
            </w:r>
            <w:r>
              <w:rPr>
                <w:rFonts w:eastAsia="宋体"/>
                <w:color w:val="0000FF"/>
                <w:sz w:val="21"/>
                <w:szCs w:val="21"/>
                <w:highlight w:val="yellow"/>
              </w:rPr>
              <w:t>2023年7月X日14：30</w:t>
            </w:r>
            <w:r>
              <w:rPr>
                <w:rFonts w:eastAsia="宋体"/>
                <w:sz w:val="21"/>
                <w:szCs w:val="21"/>
              </w:rPr>
              <w:t>（北京时间）前携带报名资料到深圳交易集团有限公司光明分公司【地址：深圳市光明区观光路2533号招商局光明科技园A3栋B单元9楼】进行报名。</w:t>
            </w:r>
          </w:p>
          <w:p>
            <w:pPr>
              <w:widowControl w:val="0"/>
              <w:spacing w:line="324" w:lineRule="auto"/>
              <w:ind w:left="422"/>
              <w:jc w:val="both"/>
              <w:rPr>
                <w:rFonts w:eastAsia="宋体"/>
                <w:b/>
                <w:color w:val="FF0000"/>
                <w:sz w:val="21"/>
                <w:szCs w:val="21"/>
                <w:highlight w:val="yellow"/>
              </w:rPr>
            </w:pPr>
            <w:r>
              <w:rPr>
                <w:rFonts w:eastAsia="宋体"/>
                <w:b/>
                <w:color w:val="FF0000"/>
                <w:sz w:val="21"/>
                <w:szCs w:val="21"/>
                <w:highlight w:val="yellow"/>
              </w:rPr>
              <w:t>（二）报名资料：</w:t>
            </w:r>
          </w:p>
          <w:p>
            <w:pPr>
              <w:widowControl w:val="0"/>
              <w:spacing w:line="324" w:lineRule="auto"/>
              <w:ind w:left="422"/>
              <w:jc w:val="both"/>
              <w:rPr>
                <w:rFonts w:eastAsia="宋体"/>
                <w:b/>
                <w:color w:val="FF0000"/>
                <w:sz w:val="21"/>
                <w:szCs w:val="21"/>
                <w:highlight w:val="yellow"/>
              </w:rPr>
            </w:pPr>
            <w:r>
              <w:rPr>
                <w:rFonts w:eastAsia="宋体"/>
                <w:b/>
                <w:color w:val="FF0000"/>
                <w:sz w:val="21"/>
                <w:szCs w:val="21"/>
                <w:highlight w:val="yellow"/>
              </w:rPr>
              <w:t>1.法定代表人</w:t>
            </w:r>
            <w:r>
              <w:rPr>
                <w:rFonts w:hint="eastAsia" w:eastAsia="宋体"/>
                <w:b/>
                <w:color w:val="FF0000"/>
                <w:sz w:val="21"/>
                <w:szCs w:val="21"/>
                <w:highlight w:val="yellow"/>
              </w:rPr>
              <w:t>（负责人）</w:t>
            </w:r>
            <w:r>
              <w:rPr>
                <w:rFonts w:eastAsia="宋体"/>
                <w:b/>
                <w:color w:val="FF0000"/>
                <w:sz w:val="21"/>
                <w:szCs w:val="21"/>
                <w:highlight w:val="yellow"/>
              </w:rPr>
              <w:t>证明书及法定代表人</w:t>
            </w:r>
            <w:r>
              <w:rPr>
                <w:rFonts w:hint="eastAsia" w:eastAsia="宋体"/>
                <w:b/>
                <w:color w:val="FF0000"/>
                <w:sz w:val="21"/>
                <w:szCs w:val="21"/>
                <w:highlight w:val="yellow"/>
              </w:rPr>
              <w:t>（负责人）</w:t>
            </w:r>
            <w:r>
              <w:rPr>
                <w:rFonts w:eastAsia="宋体"/>
                <w:b/>
                <w:color w:val="FF0000"/>
                <w:sz w:val="21"/>
                <w:szCs w:val="21"/>
                <w:highlight w:val="yellow"/>
              </w:rPr>
              <w:t>身份证复印件（加盖公章）；</w:t>
            </w:r>
          </w:p>
          <w:p>
            <w:pPr>
              <w:widowControl w:val="0"/>
              <w:spacing w:line="324" w:lineRule="auto"/>
              <w:ind w:left="422"/>
              <w:jc w:val="both"/>
              <w:rPr>
                <w:rFonts w:eastAsia="宋体"/>
                <w:b/>
                <w:color w:val="FF0000"/>
                <w:sz w:val="21"/>
                <w:szCs w:val="21"/>
                <w:highlight w:val="yellow"/>
              </w:rPr>
            </w:pPr>
            <w:r>
              <w:rPr>
                <w:rFonts w:eastAsia="宋体"/>
                <w:b/>
                <w:color w:val="FF0000"/>
                <w:sz w:val="21"/>
                <w:szCs w:val="21"/>
                <w:highlight w:val="yellow"/>
              </w:rPr>
              <w:t>2.授权委托书及被授权人身份证复印件（加盖公章）；</w:t>
            </w:r>
          </w:p>
          <w:p>
            <w:pPr>
              <w:widowControl w:val="0"/>
              <w:ind w:firstLine="420" w:firstLineChars="200"/>
              <w:jc w:val="both"/>
              <w:rPr>
                <w:rFonts w:eastAsia="宋体"/>
                <w:bCs/>
                <w:kern w:val="2"/>
                <w:sz w:val="21"/>
                <w:u w:val="single"/>
              </w:rPr>
            </w:pPr>
            <w:r>
              <w:rPr>
                <w:rFonts w:eastAsia="宋体"/>
                <w:b/>
                <w:color w:val="FF0000"/>
                <w:kern w:val="2"/>
                <w:sz w:val="21"/>
                <w:szCs w:val="21"/>
                <w:highlight w:val="yellow"/>
              </w:rPr>
              <w:t>3.营业执照等证明复印件（加盖公章）。</w:t>
            </w:r>
          </w:p>
          <w:p>
            <w:pPr>
              <w:widowControl w:val="0"/>
              <w:spacing w:line="360" w:lineRule="auto"/>
              <w:jc w:val="both"/>
              <w:rPr>
                <w:rFonts w:eastAsia="宋体"/>
                <w:b/>
                <w:bCs/>
                <w:sz w:val="21"/>
                <w:szCs w:val="21"/>
              </w:rPr>
            </w:pPr>
            <w:r>
              <w:rPr>
                <w:rFonts w:eastAsia="宋体"/>
                <w:b/>
                <w:bCs/>
                <w:sz w:val="21"/>
                <w:szCs w:val="21"/>
              </w:rPr>
              <w:t>五、公告期限</w:t>
            </w:r>
          </w:p>
          <w:p>
            <w:pPr>
              <w:widowControl w:val="0"/>
              <w:ind w:firstLine="420" w:firstLineChars="200"/>
              <w:jc w:val="both"/>
              <w:rPr>
                <w:rFonts w:eastAsia="宋体"/>
                <w:sz w:val="21"/>
              </w:rPr>
            </w:pPr>
            <w:r>
              <w:rPr>
                <w:rFonts w:eastAsia="宋体"/>
                <w:sz w:val="21"/>
              </w:rPr>
              <w:t>自本公告发布之日起5个工作日。</w:t>
            </w:r>
          </w:p>
          <w:p>
            <w:pPr>
              <w:widowControl w:val="0"/>
              <w:spacing w:line="360" w:lineRule="auto"/>
              <w:jc w:val="both"/>
              <w:rPr>
                <w:rFonts w:eastAsia="宋体"/>
                <w:b/>
                <w:bCs/>
                <w:sz w:val="21"/>
                <w:szCs w:val="21"/>
              </w:rPr>
            </w:pPr>
            <w:r>
              <w:rPr>
                <w:rFonts w:eastAsia="宋体"/>
                <w:b/>
                <w:bCs/>
                <w:sz w:val="21"/>
                <w:szCs w:val="21"/>
              </w:rPr>
              <w:t>六、</w:t>
            </w:r>
            <w:r>
              <w:rPr>
                <w:rFonts w:eastAsia="宋体"/>
                <w:b/>
                <w:bCs/>
                <w:kern w:val="2"/>
                <w:sz w:val="21"/>
                <w:szCs w:val="21"/>
              </w:rPr>
              <w:t>答疑事项</w:t>
            </w:r>
          </w:p>
          <w:p>
            <w:pPr>
              <w:widowControl w:val="0"/>
              <w:ind w:firstLine="420" w:firstLineChars="200"/>
              <w:jc w:val="both"/>
              <w:rPr>
                <w:rFonts w:eastAsia="宋体"/>
                <w:kern w:val="2"/>
                <w:sz w:val="21"/>
                <w:szCs w:val="21"/>
              </w:rPr>
            </w:pPr>
            <w:r>
              <w:rPr>
                <w:rFonts w:eastAsia="宋体"/>
                <w:kern w:val="2"/>
                <w:sz w:val="21"/>
                <w:szCs w:val="21"/>
              </w:rPr>
              <w:t>投标人应于</w:t>
            </w:r>
            <w:r>
              <w:rPr>
                <w:rFonts w:hint="eastAsia" w:eastAsia="宋体"/>
                <w:color w:val="0000FF"/>
                <w:sz w:val="21"/>
                <w:szCs w:val="21"/>
                <w:highlight w:val="yellow"/>
              </w:rPr>
              <w:t>202</w:t>
            </w:r>
            <w:r>
              <w:rPr>
                <w:rFonts w:eastAsia="宋体"/>
                <w:color w:val="0000FF"/>
                <w:sz w:val="21"/>
                <w:szCs w:val="21"/>
                <w:highlight w:val="yellow"/>
              </w:rPr>
              <w:t>3</w:t>
            </w:r>
            <w:r>
              <w:rPr>
                <w:rFonts w:hint="eastAsia" w:eastAsia="宋体"/>
                <w:color w:val="0000FF"/>
                <w:sz w:val="21"/>
                <w:szCs w:val="21"/>
                <w:highlight w:val="yellow"/>
              </w:rPr>
              <w:t>年</w:t>
            </w:r>
            <w:r>
              <w:rPr>
                <w:rFonts w:eastAsia="宋体"/>
                <w:color w:val="0000FF"/>
                <w:sz w:val="21"/>
                <w:szCs w:val="21"/>
                <w:highlight w:val="yellow"/>
              </w:rPr>
              <w:t>7</w:t>
            </w:r>
            <w:r>
              <w:rPr>
                <w:rFonts w:hint="eastAsia" w:eastAsia="宋体"/>
                <w:color w:val="0000FF"/>
                <w:sz w:val="21"/>
                <w:szCs w:val="21"/>
                <w:highlight w:val="yellow"/>
              </w:rPr>
              <w:t>月</w:t>
            </w:r>
            <w:r>
              <w:rPr>
                <w:rFonts w:eastAsia="宋体"/>
                <w:color w:val="0000FF"/>
                <w:sz w:val="21"/>
                <w:szCs w:val="21"/>
                <w:highlight w:val="yellow"/>
              </w:rPr>
              <w:t>X</w:t>
            </w:r>
            <w:r>
              <w:rPr>
                <w:rFonts w:hint="eastAsia" w:eastAsia="宋体"/>
                <w:color w:val="0000FF"/>
                <w:sz w:val="21"/>
                <w:szCs w:val="21"/>
                <w:highlight w:val="yellow"/>
              </w:rPr>
              <w:t>日</w:t>
            </w:r>
            <w:r>
              <w:rPr>
                <w:rFonts w:eastAsia="宋体"/>
                <w:color w:val="0000FF"/>
                <w:sz w:val="21"/>
                <w:szCs w:val="21"/>
                <w:highlight w:val="yellow"/>
              </w:rPr>
              <w:t>00</w:t>
            </w:r>
            <w:r>
              <w:rPr>
                <w:rFonts w:hint="eastAsia" w:eastAsia="宋体"/>
                <w:color w:val="0000FF"/>
                <w:sz w:val="21"/>
                <w:szCs w:val="21"/>
                <w:highlight w:val="yellow"/>
              </w:rPr>
              <w:t>：</w:t>
            </w:r>
            <w:r>
              <w:rPr>
                <w:rFonts w:eastAsia="宋体"/>
                <w:color w:val="0000FF"/>
                <w:sz w:val="21"/>
                <w:szCs w:val="21"/>
                <w:highlight w:val="yellow"/>
              </w:rPr>
              <w:t>0</w:t>
            </w:r>
            <w:r>
              <w:rPr>
                <w:rFonts w:hint="eastAsia" w:eastAsia="宋体"/>
                <w:color w:val="0000FF"/>
                <w:sz w:val="21"/>
                <w:szCs w:val="21"/>
                <w:highlight w:val="yellow"/>
              </w:rPr>
              <w:t>0</w:t>
            </w:r>
            <w:r>
              <w:rPr>
                <w:rFonts w:hint="eastAsia" w:eastAsia="宋体"/>
                <w:bCs/>
                <w:kern w:val="2"/>
                <w:sz w:val="21"/>
                <w:szCs w:val="21"/>
              </w:rPr>
              <w:t>（北京时间）前</w:t>
            </w:r>
            <w:r>
              <w:rPr>
                <w:rFonts w:eastAsia="宋体"/>
                <w:kern w:val="2"/>
                <w:sz w:val="21"/>
                <w:szCs w:val="21"/>
              </w:rPr>
              <w:t>，将对招标文件的疑问以书面形式（包括认为招标文件的技术指标或参数存在排他性或歧视性条款）加盖单位公章送达我司，逾期不予受理。</w:t>
            </w:r>
          </w:p>
          <w:p>
            <w:pPr>
              <w:widowControl w:val="0"/>
              <w:spacing w:line="324" w:lineRule="auto"/>
              <w:jc w:val="both"/>
              <w:rPr>
                <w:rFonts w:eastAsia="宋体"/>
                <w:bCs/>
                <w:sz w:val="21"/>
                <w:szCs w:val="21"/>
              </w:rPr>
            </w:pPr>
            <w:r>
              <w:rPr>
                <w:rFonts w:eastAsia="宋体"/>
                <w:b/>
                <w:bCs/>
                <w:sz w:val="21"/>
                <w:szCs w:val="21"/>
              </w:rPr>
              <w:t>七、投标截止时间、开标时间及地点:</w:t>
            </w:r>
          </w:p>
          <w:p>
            <w:pPr>
              <w:widowControl w:val="0"/>
              <w:spacing w:line="324" w:lineRule="auto"/>
              <w:ind w:left="422"/>
              <w:jc w:val="both"/>
              <w:rPr>
                <w:rFonts w:eastAsia="宋体"/>
                <w:b/>
                <w:bCs/>
                <w:color w:val="FF0000"/>
                <w:sz w:val="21"/>
                <w:szCs w:val="21"/>
              </w:rPr>
            </w:pPr>
            <w:r>
              <w:rPr>
                <w:rFonts w:eastAsia="宋体"/>
                <w:b/>
                <w:color w:val="FF0000"/>
                <w:sz w:val="21"/>
                <w:szCs w:val="21"/>
                <w:highlight w:val="yellow"/>
              </w:rPr>
              <w:t>1、</w:t>
            </w:r>
            <w:r>
              <w:rPr>
                <w:rFonts w:hint="eastAsia" w:eastAsia="宋体"/>
                <w:b/>
                <w:color w:val="FF0000"/>
                <w:sz w:val="21"/>
                <w:szCs w:val="21"/>
                <w:highlight w:val="yellow"/>
              </w:rPr>
              <w:t>递交投标文件时间：</w:t>
            </w:r>
            <w:r>
              <w:rPr>
                <w:rFonts w:hint="eastAsia" w:eastAsia="宋体"/>
                <w:color w:val="0000FF"/>
                <w:sz w:val="21"/>
                <w:szCs w:val="21"/>
                <w:highlight w:val="yellow"/>
              </w:rPr>
              <w:t>202</w:t>
            </w:r>
            <w:r>
              <w:rPr>
                <w:rFonts w:eastAsia="宋体"/>
                <w:color w:val="0000FF"/>
                <w:sz w:val="21"/>
                <w:szCs w:val="21"/>
                <w:highlight w:val="yellow"/>
              </w:rPr>
              <w:t>3</w:t>
            </w:r>
            <w:r>
              <w:rPr>
                <w:rFonts w:hint="eastAsia" w:eastAsia="宋体"/>
                <w:color w:val="0000FF"/>
                <w:sz w:val="21"/>
                <w:szCs w:val="21"/>
                <w:highlight w:val="yellow"/>
              </w:rPr>
              <w:t>年</w:t>
            </w:r>
            <w:r>
              <w:rPr>
                <w:rFonts w:eastAsia="宋体"/>
                <w:color w:val="0000FF"/>
                <w:sz w:val="21"/>
                <w:szCs w:val="21"/>
                <w:highlight w:val="yellow"/>
              </w:rPr>
              <w:t>7</w:t>
            </w:r>
            <w:r>
              <w:rPr>
                <w:rFonts w:hint="eastAsia" w:eastAsia="宋体"/>
                <w:color w:val="0000FF"/>
                <w:sz w:val="21"/>
                <w:szCs w:val="21"/>
                <w:highlight w:val="yellow"/>
              </w:rPr>
              <w:t>月</w:t>
            </w:r>
            <w:r>
              <w:rPr>
                <w:rFonts w:eastAsia="宋体"/>
                <w:color w:val="0000FF"/>
                <w:sz w:val="21"/>
                <w:szCs w:val="21"/>
                <w:highlight w:val="yellow"/>
              </w:rPr>
              <w:t>X</w:t>
            </w:r>
            <w:r>
              <w:rPr>
                <w:rFonts w:hint="eastAsia" w:eastAsia="宋体"/>
                <w:color w:val="0000FF"/>
                <w:sz w:val="21"/>
                <w:szCs w:val="21"/>
                <w:highlight w:val="yellow"/>
              </w:rPr>
              <w:t>日14：00～14：30</w:t>
            </w:r>
            <w:r>
              <w:rPr>
                <w:rFonts w:eastAsia="宋体"/>
                <w:b/>
                <w:color w:val="FF0000"/>
                <w:sz w:val="21"/>
                <w:szCs w:val="21"/>
                <w:highlight w:val="yellow"/>
              </w:rPr>
              <w:t>（北京时间）</w:t>
            </w:r>
            <w:r>
              <w:rPr>
                <w:rFonts w:eastAsia="宋体"/>
                <w:b/>
                <w:bCs/>
                <w:color w:val="FF0000"/>
                <w:sz w:val="21"/>
                <w:szCs w:val="21"/>
                <w:highlight w:val="yellow"/>
              </w:rPr>
              <w:t>。投标人必须按招标文件要求编制投标文件，并且在招标文件规定的</w:t>
            </w:r>
            <w:r>
              <w:rPr>
                <w:rFonts w:eastAsia="宋体"/>
                <w:b/>
                <w:color w:val="FF0000"/>
                <w:sz w:val="21"/>
                <w:szCs w:val="21"/>
                <w:highlight w:val="yellow"/>
              </w:rPr>
              <w:t>投标截止时间前递交投标文件</w:t>
            </w:r>
            <w:r>
              <w:rPr>
                <w:rFonts w:eastAsia="宋体"/>
                <w:b/>
                <w:bCs/>
                <w:color w:val="FF0000"/>
                <w:sz w:val="21"/>
                <w:szCs w:val="21"/>
                <w:highlight w:val="yellow"/>
              </w:rPr>
              <w:t>至深圳交易集团有限公司光明分公司【地址：深圳市光明区观光路2533号招商局光明科技园A-3栋B单元8楼】。</w:t>
            </w:r>
          </w:p>
          <w:p>
            <w:pPr>
              <w:widowControl w:val="0"/>
              <w:spacing w:line="324" w:lineRule="auto"/>
              <w:ind w:left="422"/>
              <w:jc w:val="both"/>
              <w:rPr>
                <w:rFonts w:eastAsia="宋体"/>
                <w:b/>
                <w:color w:val="FF0000"/>
                <w:sz w:val="21"/>
                <w:szCs w:val="21"/>
              </w:rPr>
            </w:pPr>
            <w:r>
              <w:rPr>
                <w:rFonts w:hint="eastAsia"/>
                <w:b/>
                <w:bCs/>
                <w:color w:val="FF0000"/>
                <w:sz w:val="21"/>
                <w:szCs w:val="21"/>
                <w:highlight w:val="yellow"/>
              </w:rPr>
              <w:t>我司只接受由投标人法定代表人或其授权代表亲自递交的且密封完好的投标文件，授权代表递交投标文件时需持有《</w:t>
            </w:r>
            <w:r>
              <w:rPr>
                <w:b/>
                <w:color w:val="FF0000"/>
                <w:sz w:val="21"/>
                <w:szCs w:val="21"/>
                <w:highlight w:val="yellow"/>
              </w:rPr>
              <w:t>法定代表人</w:t>
            </w:r>
            <w:r>
              <w:rPr>
                <w:rFonts w:hint="eastAsia"/>
                <w:b/>
                <w:color w:val="FF0000"/>
                <w:sz w:val="21"/>
                <w:szCs w:val="21"/>
                <w:highlight w:val="yellow"/>
              </w:rPr>
              <w:t>（负责人）</w:t>
            </w:r>
            <w:r>
              <w:rPr>
                <w:b/>
                <w:color w:val="FF0000"/>
                <w:sz w:val="21"/>
                <w:szCs w:val="21"/>
                <w:highlight w:val="yellow"/>
              </w:rPr>
              <w:t>证明书</w:t>
            </w:r>
            <w:r>
              <w:rPr>
                <w:rFonts w:hint="eastAsia"/>
                <w:b/>
                <w:bCs/>
                <w:color w:val="FF0000"/>
                <w:sz w:val="21"/>
                <w:szCs w:val="21"/>
                <w:highlight w:val="yellow"/>
              </w:rPr>
              <w:t>》、《投标文件签署授权委托书》（详见招标文件）和被授权人身份证原件（验原件收复印件），如法定代表人递交投标文件时，需提供《</w:t>
            </w:r>
            <w:r>
              <w:rPr>
                <w:b/>
                <w:color w:val="FF0000"/>
                <w:sz w:val="21"/>
                <w:szCs w:val="21"/>
                <w:highlight w:val="yellow"/>
              </w:rPr>
              <w:t>法定代表人</w:t>
            </w:r>
            <w:r>
              <w:rPr>
                <w:rFonts w:hint="eastAsia"/>
                <w:b/>
                <w:color w:val="FF0000"/>
                <w:sz w:val="21"/>
                <w:szCs w:val="21"/>
                <w:highlight w:val="yellow"/>
              </w:rPr>
              <w:t>（负责人）</w:t>
            </w:r>
            <w:r>
              <w:rPr>
                <w:b/>
                <w:color w:val="FF0000"/>
                <w:sz w:val="21"/>
                <w:szCs w:val="21"/>
                <w:highlight w:val="yellow"/>
              </w:rPr>
              <w:t>证明书</w:t>
            </w:r>
            <w:r>
              <w:rPr>
                <w:rFonts w:hint="eastAsia"/>
                <w:b/>
                <w:bCs/>
                <w:color w:val="FF0000"/>
                <w:sz w:val="21"/>
                <w:szCs w:val="21"/>
                <w:highlight w:val="yellow"/>
              </w:rPr>
              <w:t>》和法定代表人身份证原件（验原件收复印件），逾期或不符合规定的投标文件恕不接受。</w:t>
            </w:r>
          </w:p>
          <w:p>
            <w:pPr>
              <w:widowControl w:val="0"/>
              <w:spacing w:line="324" w:lineRule="auto"/>
              <w:ind w:left="420"/>
              <w:jc w:val="both"/>
              <w:rPr>
                <w:rFonts w:eastAsia="宋体"/>
                <w:sz w:val="21"/>
                <w:szCs w:val="21"/>
              </w:rPr>
            </w:pPr>
            <w:r>
              <w:rPr>
                <w:rFonts w:eastAsia="宋体"/>
                <w:sz w:val="21"/>
                <w:szCs w:val="21"/>
              </w:rPr>
              <w:t>2、投标截止及开标时间：</w:t>
            </w:r>
            <w:r>
              <w:rPr>
                <w:rFonts w:hint="eastAsia" w:eastAsia="宋体"/>
                <w:color w:val="0000FF"/>
                <w:sz w:val="21"/>
                <w:szCs w:val="21"/>
                <w:highlight w:val="yellow"/>
              </w:rPr>
              <w:t>202</w:t>
            </w:r>
            <w:r>
              <w:rPr>
                <w:rFonts w:eastAsia="宋体"/>
                <w:color w:val="0000FF"/>
                <w:sz w:val="21"/>
                <w:szCs w:val="21"/>
                <w:highlight w:val="yellow"/>
              </w:rPr>
              <w:t>3</w:t>
            </w:r>
            <w:r>
              <w:rPr>
                <w:rFonts w:hint="eastAsia" w:eastAsia="宋体"/>
                <w:color w:val="0000FF"/>
                <w:sz w:val="21"/>
                <w:szCs w:val="21"/>
                <w:highlight w:val="yellow"/>
              </w:rPr>
              <w:t>年</w:t>
            </w:r>
            <w:r>
              <w:rPr>
                <w:rFonts w:eastAsia="宋体"/>
                <w:color w:val="0000FF"/>
                <w:sz w:val="21"/>
                <w:szCs w:val="21"/>
                <w:highlight w:val="yellow"/>
              </w:rPr>
              <w:t>7</w:t>
            </w:r>
            <w:r>
              <w:rPr>
                <w:rFonts w:hint="eastAsia" w:eastAsia="宋体"/>
                <w:color w:val="0000FF"/>
                <w:sz w:val="21"/>
                <w:szCs w:val="21"/>
                <w:highlight w:val="yellow"/>
              </w:rPr>
              <w:t>月</w:t>
            </w:r>
            <w:r>
              <w:rPr>
                <w:rFonts w:eastAsia="宋体"/>
                <w:color w:val="0000FF"/>
                <w:sz w:val="21"/>
                <w:szCs w:val="21"/>
                <w:highlight w:val="yellow"/>
              </w:rPr>
              <w:t>X</w:t>
            </w:r>
            <w:r>
              <w:rPr>
                <w:rFonts w:hint="eastAsia" w:eastAsia="宋体"/>
                <w:color w:val="0000FF"/>
                <w:sz w:val="21"/>
                <w:szCs w:val="21"/>
                <w:highlight w:val="yellow"/>
              </w:rPr>
              <w:t>日</w:t>
            </w:r>
            <w:r>
              <w:rPr>
                <w:rFonts w:eastAsia="宋体"/>
                <w:color w:val="0000FF"/>
                <w:sz w:val="21"/>
                <w:szCs w:val="21"/>
                <w:highlight w:val="yellow"/>
              </w:rPr>
              <w:t>14</w:t>
            </w:r>
            <w:r>
              <w:rPr>
                <w:rFonts w:hint="eastAsia" w:eastAsia="宋体"/>
                <w:color w:val="0000FF"/>
                <w:sz w:val="21"/>
                <w:szCs w:val="21"/>
                <w:highlight w:val="yellow"/>
              </w:rPr>
              <w:t>：30</w:t>
            </w:r>
            <w:r>
              <w:rPr>
                <w:rFonts w:eastAsia="宋体"/>
                <w:bCs/>
                <w:sz w:val="21"/>
                <w:szCs w:val="21"/>
              </w:rPr>
              <w:t>（北京时间）。</w:t>
            </w:r>
          </w:p>
          <w:p>
            <w:pPr>
              <w:widowControl w:val="0"/>
              <w:spacing w:line="360" w:lineRule="auto"/>
              <w:ind w:firstLine="420" w:firstLineChars="200"/>
              <w:jc w:val="both"/>
              <w:rPr>
                <w:rFonts w:eastAsia="宋体"/>
                <w:kern w:val="2"/>
                <w:sz w:val="21"/>
                <w:szCs w:val="21"/>
              </w:rPr>
            </w:pPr>
            <w:r>
              <w:rPr>
                <w:rFonts w:eastAsia="宋体"/>
                <w:kern w:val="2"/>
                <w:sz w:val="21"/>
                <w:szCs w:val="21"/>
              </w:rPr>
              <w:t>3、开标地点：深圳市光明区观光路2533号招商局光明科技园A3栋B单元8楼。</w:t>
            </w:r>
          </w:p>
          <w:p>
            <w:pPr>
              <w:widowControl w:val="0"/>
              <w:spacing w:line="360" w:lineRule="auto"/>
              <w:jc w:val="both"/>
              <w:rPr>
                <w:rFonts w:eastAsia="宋体"/>
                <w:b/>
                <w:bCs/>
                <w:sz w:val="21"/>
                <w:szCs w:val="21"/>
              </w:rPr>
            </w:pPr>
            <w:r>
              <w:rPr>
                <w:rFonts w:eastAsia="宋体"/>
                <w:b/>
                <w:bCs/>
                <w:sz w:val="21"/>
                <w:szCs w:val="21"/>
              </w:rPr>
              <w:t>八、对本次采购提出询问，请按以下方式联系</w:t>
            </w:r>
          </w:p>
          <w:p>
            <w:pPr>
              <w:widowControl w:val="0"/>
              <w:spacing w:line="360" w:lineRule="auto"/>
              <w:ind w:firstLine="420" w:firstLineChars="200"/>
              <w:rPr>
                <w:rFonts w:eastAsia="宋体"/>
                <w:kern w:val="2"/>
                <w:sz w:val="21"/>
              </w:rPr>
            </w:pPr>
            <w:r>
              <w:rPr>
                <w:rFonts w:eastAsia="宋体"/>
                <w:kern w:val="2"/>
                <w:sz w:val="21"/>
              </w:rPr>
              <w:t>1.采购人信息</w:t>
            </w:r>
          </w:p>
          <w:p>
            <w:pPr>
              <w:widowControl w:val="0"/>
              <w:spacing w:line="360" w:lineRule="auto"/>
              <w:ind w:firstLine="420" w:firstLineChars="200"/>
              <w:rPr>
                <w:rFonts w:eastAsia="宋体"/>
                <w:kern w:val="2"/>
                <w:sz w:val="21"/>
              </w:rPr>
            </w:pPr>
            <w:r>
              <w:rPr>
                <w:rFonts w:hint="eastAsia" w:eastAsia="宋体"/>
                <w:kern w:val="2"/>
                <w:sz w:val="21"/>
              </w:rPr>
              <w:t>名称：深圳市光明区人力资源局</w:t>
            </w:r>
          </w:p>
          <w:p>
            <w:pPr>
              <w:widowControl w:val="0"/>
              <w:spacing w:line="360" w:lineRule="auto"/>
              <w:ind w:firstLine="420" w:firstLineChars="200"/>
              <w:rPr>
                <w:rFonts w:eastAsia="宋体"/>
                <w:kern w:val="2"/>
                <w:sz w:val="21"/>
              </w:rPr>
            </w:pPr>
            <w:r>
              <w:rPr>
                <w:rFonts w:hint="eastAsia" w:eastAsia="宋体"/>
                <w:kern w:val="2"/>
                <w:sz w:val="21"/>
              </w:rPr>
              <w:t>地址：深圳市光明区光明街道广场路一号办公区主楼5-6楼</w:t>
            </w:r>
          </w:p>
          <w:p>
            <w:pPr>
              <w:widowControl w:val="0"/>
              <w:spacing w:line="360" w:lineRule="auto"/>
              <w:ind w:firstLine="420" w:firstLineChars="200"/>
              <w:rPr>
                <w:rFonts w:eastAsia="宋体"/>
                <w:kern w:val="2"/>
                <w:sz w:val="21"/>
              </w:rPr>
            </w:pPr>
            <w:r>
              <w:rPr>
                <w:rFonts w:hint="eastAsia" w:eastAsia="宋体"/>
                <w:kern w:val="2"/>
                <w:sz w:val="21"/>
              </w:rPr>
              <w:t xml:space="preserve">联系方式：金工 </w:t>
            </w:r>
            <w:r>
              <w:rPr>
                <w:rFonts w:eastAsia="宋体"/>
                <w:kern w:val="2"/>
                <w:sz w:val="21"/>
              </w:rPr>
              <w:t>0755-88214381</w:t>
            </w:r>
          </w:p>
          <w:p>
            <w:pPr>
              <w:widowControl w:val="0"/>
              <w:spacing w:line="360" w:lineRule="auto"/>
              <w:ind w:firstLine="420" w:firstLineChars="200"/>
              <w:rPr>
                <w:rFonts w:eastAsia="宋体"/>
                <w:kern w:val="2"/>
                <w:sz w:val="21"/>
              </w:rPr>
            </w:pPr>
            <w:r>
              <w:rPr>
                <w:rFonts w:eastAsia="宋体"/>
                <w:kern w:val="2"/>
                <w:sz w:val="21"/>
              </w:rPr>
              <w:t>2.</w:t>
            </w:r>
            <w:r>
              <w:rPr>
                <w:rFonts w:hint="eastAsia" w:eastAsia="宋体"/>
                <w:kern w:val="2"/>
                <w:sz w:val="21"/>
              </w:rPr>
              <w:t>政府采购代理机构</w:t>
            </w:r>
          </w:p>
          <w:p>
            <w:pPr>
              <w:widowControl w:val="0"/>
              <w:spacing w:line="360" w:lineRule="auto"/>
              <w:ind w:firstLine="420" w:firstLineChars="200"/>
              <w:jc w:val="both"/>
              <w:rPr>
                <w:rFonts w:eastAsia="宋体"/>
                <w:kern w:val="2"/>
                <w:sz w:val="21"/>
              </w:rPr>
            </w:pPr>
            <w:r>
              <w:rPr>
                <w:rFonts w:eastAsia="宋体"/>
                <w:kern w:val="2"/>
                <w:sz w:val="21"/>
              </w:rPr>
              <w:t>名称：深圳公共资源交易中心（深圳交易集团有限公司光明分公司）</w:t>
            </w:r>
          </w:p>
          <w:p>
            <w:pPr>
              <w:widowControl w:val="0"/>
              <w:spacing w:line="360" w:lineRule="auto"/>
              <w:ind w:firstLine="420" w:firstLineChars="200"/>
              <w:jc w:val="both"/>
              <w:rPr>
                <w:rFonts w:eastAsia="宋体"/>
                <w:kern w:val="2"/>
                <w:sz w:val="21"/>
              </w:rPr>
            </w:pPr>
            <w:r>
              <w:rPr>
                <w:rFonts w:eastAsia="宋体"/>
                <w:kern w:val="2"/>
                <w:sz w:val="21"/>
              </w:rPr>
              <w:t>地址：深圳市光明区观光路2533号招商局光明科技园A-3栋B单元8楼</w:t>
            </w:r>
          </w:p>
          <w:p>
            <w:pPr>
              <w:widowControl w:val="0"/>
              <w:spacing w:line="360" w:lineRule="auto"/>
              <w:ind w:firstLine="420" w:firstLineChars="200"/>
              <w:jc w:val="both"/>
              <w:rPr>
                <w:rFonts w:eastAsia="宋体"/>
                <w:kern w:val="2"/>
                <w:sz w:val="21"/>
              </w:rPr>
            </w:pPr>
            <w:r>
              <w:rPr>
                <w:rFonts w:eastAsia="宋体"/>
                <w:kern w:val="2"/>
                <w:sz w:val="21"/>
              </w:rPr>
              <w:t>联系方式：周工</w:t>
            </w:r>
            <w:r>
              <w:rPr>
                <w:rFonts w:hint="eastAsia" w:eastAsia="宋体"/>
                <w:kern w:val="2"/>
                <w:sz w:val="21"/>
              </w:rPr>
              <w:t>0</w:t>
            </w:r>
            <w:r>
              <w:rPr>
                <w:rFonts w:eastAsia="宋体"/>
                <w:kern w:val="2"/>
                <w:sz w:val="21"/>
              </w:rPr>
              <w:t>755-88212595（网上操作咨询）</w:t>
            </w:r>
          </w:p>
          <w:p>
            <w:pPr>
              <w:widowControl w:val="0"/>
              <w:spacing w:line="360" w:lineRule="auto"/>
              <w:ind w:firstLine="420" w:firstLineChars="200"/>
              <w:jc w:val="both"/>
              <w:rPr>
                <w:rFonts w:eastAsia="宋体"/>
                <w:kern w:val="2"/>
                <w:sz w:val="21"/>
              </w:rPr>
            </w:pPr>
            <w:r>
              <w:rPr>
                <w:rFonts w:eastAsia="宋体"/>
                <w:kern w:val="2"/>
                <w:sz w:val="21"/>
              </w:rPr>
              <w:t>3.项目联系方式</w:t>
            </w:r>
          </w:p>
          <w:p>
            <w:pPr>
              <w:widowControl w:val="0"/>
              <w:spacing w:line="360" w:lineRule="auto"/>
              <w:ind w:firstLine="420" w:firstLineChars="200"/>
              <w:jc w:val="both"/>
              <w:rPr>
                <w:rFonts w:eastAsia="宋体"/>
                <w:kern w:val="2"/>
                <w:sz w:val="21"/>
              </w:rPr>
            </w:pPr>
            <w:r>
              <w:rPr>
                <w:rFonts w:eastAsia="宋体"/>
                <w:kern w:val="2"/>
                <w:sz w:val="21"/>
              </w:rPr>
              <w:t>项目联系人：</w:t>
            </w:r>
            <w:r>
              <w:rPr>
                <w:rFonts w:hint="eastAsia" w:eastAsia="宋体"/>
                <w:kern w:val="2"/>
                <w:sz w:val="21"/>
              </w:rPr>
              <w:t>王</w:t>
            </w:r>
            <w:r>
              <w:rPr>
                <w:rFonts w:eastAsia="宋体"/>
                <w:kern w:val="2"/>
                <w:sz w:val="21"/>
              </w:rPr>
              <w:t>工</w:t>
            </w:r>
          </w:p>
          <w:p>
            <w:pPr>
              <w:widowControl w:val="0"/>
              <w:spacing w:line="360" w:lineRule="auto"/>
              <w:ind w:firstLine="420" w:firstLineChars="200"/>
              <w:jc w:val="both"/>
              <w:rPr>
                <w:rFonts w:eastAsia="宋体"/>
                <w:kern w:val="2"/>
                <w:sz w:val="21"/>
              </w:rPr>
            </w:pPr>
            <w:r>
              <w:rPr>
                <w:rFonts w:eastAsia="宋体"/>
                <w:kern w:val="2"/>
                <w:sz w:val="21"/>
              </w:rPr>
              <w:t>电话：</w:t>
            </w:r>
            <w:r>
              <w:rPr>
                <w:rFonts w:hint="eastAsia" w:eastAsia="宋体"/>
                <w:kern w:val="2"/>
                <w:sz w:val="21"/>
              </w:rPr>
              <w:t>0</w:t>
            </w:r>
            <w:r>
              <w:rPr>
                <w:rFonts w:eastAsia="宋体"/>
                <w:kern w:val="2"/>
                <w:sz w:val="21"/>
              </w:rPr>
              <w:t>755-8821</w:t>
            </w:r>
            <w:r>
              <w:rPr>
                <w:rFonts w:hint="eastAsia" w:eastAsia="宋体"/>
                <w:kern w:val="2"/>
                <w:sz w:val="21"/>
              </w:rPr>
              <w:t>2</w:t>
            </w:r>
            <w:r>
              <w:rPr>
                <w:rFonts w:eastAsia="宋体"/>
                <w:kern w:val="2"/>
                <w:sz w:val="21"/>
              </w:rPr>
              <w:t>640</w:t>
            </w:r>
          </w:p>
          <w:p>
            <w:pPr>
              <w:widowControl w:val="0"/>
              <w:spacing w:before="60" w:beforeLines="25" w:after="60" w:afterLines="25"/>
              <w:ind w:firstLine="392" w:firstLineChars="187"/>
              <w:jc w:val="right"/>
              <w:rPr>
                <w:rFonts w:eastAsia="宋体"/>
                <w:kern w:val="2"/>
                <w:sz w:val="21"/>
                <w:szCs w:val="20"/>
              </w:rPr>
            </w:pPr>
            <w:r>
              <w:rPr>
                <w:rFonts w:eastAsia="宋体"/>
                <w:kern w:val="2"/>
                <w:sz w:val="21"/>
                <w:szCs w:val="20"/>
              </w:rPr>
              <w:t>深圳公共资源交易中心</w:t>
            </w:r>
          </w:p>
          <w:p>
            <w:pPr>
              <w:widowControl w:val="0"/>
              <w:spacing w:before="60" w:beforeLines="25" w:after="60" w:afterLines="25"/>
              <w:ind w:firstLine="392" w:firstLineChars="187"/>
              <w:jc w:val="right"/>
              <w:rPr>
                <w:rFonts w:eastAsia="宋体"/>
                <w:kern w:val="2"/>
                <w:sz w:val="21"/>
                <w:szCs w:val="20"/>
              </w:rPr>
            </w:pPr>
            <w:r>
              <w:rPr>
                <w:rFonts w:hint="eastAsia" w:eastAsia="宋体"/>
                <w:kern w:val="2"/>
                <w:sz w:val="21"/>
                <w:szCs w:val="20"/>
              </w:rPr>
              <w:t>202</w:t>
            </w:r>
            <w:r>
              <w:rPr>
                <w:rFonts w:eastAsia="宋体"/>
                <w:kern w:val="2"/>
                <w:sz w:val="21"/>
                <w:szCs w:val="20"/>
              </w:rPr>
              <w:t>3</w:t>
            </w:r>
            <w:r>
              <w:rPr>
                <w:rFonts w:hint="eastAsia" w:eastAsia="宋体"/>
                <w:kern w:val="2"/>
                <w:sz w:val="21"/>
                <w:szCs w:val="20"/>
              </w:rPr>
              <w:t>年</w:t>
            </w:r>
            <w:r>
              <w:rPr>
                <w:rFonts w:eastAsia="宋体"/>
                <w:kern w:val="2"/>
                <w:sz w:val="21"/>
                <w:szCs w:val="20"/>
              </w:rPr>
              <w:t>7</w:t>
            </w:r>
            <w:r>
              <w:rPr>
                <w:rFonts w:hint="eastAsia" w:eastAsia="宋体"/>
                <w:kern w:val="2"/>
                <w:sz w:val="21"/>
                <w:szCs w:val="20"/>
              </w:rPr>
              <w:t>月</w:t>
            </w:r>
            <w:r>
              <w:rPr>
                <w:rFonts w:eastAsia="宋体"/>
                <w:kern w:val="2"/>
                <w:sz w:val="21"/>
                <w:szCs w:val="20"/>
              </w:rPr>
              <w:t>X</w:t>
            </w:r>
            <w:r>
              <w:rPr>
                <w:rFonts w:hint="eastAsia" w:eastAsia="宋体"/>
                <w:kern w:val="2"/>
                <w:sz w:val="21"/>
                <w:szCs w:val="20"/>
              </w:rPr>
              <w:t>日</w:t>
            </w:r>
          </w:p>
          <w:p>
            <w:pPr>
              <w:widowControl w:val="0"/>
              <w:ind w:left="380" w:hanging="275"/>
              <w:jc w:val="both"/>
              <w:rPr>
                <w:rFonts w:ascii="宋体" w:hAnsi="宋体" w:eastAsia="宋体"/>
                <w:color w:val="4E4E4E"/>
                <w:sz w:val="21"/>
                <w:szCs w:val="21"/>
              </w:rPr>
            </w:pPr>
            <w:r>
              <w:rPr>
                <w:rFonts w:hint="eastAsia" w:ascii="宋体" w:hAnsi="宋体" w:eastAsia="宋体"/>
                <w:color w:val="4E4E4E"/>
                <w:kern w:val="2"/>
                <w:sz w:val="21"/>
                <w:szCs w:val="21"/>
              </w:rPr>
              <w:t>深圳政府采购智慧平台：</w:t>
            </w:r>
            <w:r>
              <w:fldChar w:fldCharType="begin"/>
            </w:r>
            <w:r>
              <w:instrText xml:space="preserve"> HYPERLINK "http://zfcg.szggzy.com:8081/" </w:instrText>
            </w:r>
            <w:r>
              <w:fldChar w:fldCharType="separate"/>
            </w:r>
            <w:r>
              <w:rPr>
                <w:rFonts w:hint="eastAsia" w:ascii="宋体" w:hAnsi="宋体" w:eastAsia="宋体"/>
                <w:color w:val="0000FF"/>
                <w:kern w:val="2"/>
                <w:sz w:val="21"/>
                <w:szCs w:val="21"/>
                <w:u w:val="single"/>
              </w:rPr>
              <w:t>http://zfcg.szggzy.com:8081/</w:t>
            </w:r>
            <w:r>
              <w:rPr>
                <w:rFonts w:hint="eastAsia" w:ascii="宋体" w:hAnsi="宋体" w:eastAsia="宋体"/>
                <w:color w:val="0000FF"/>
                <w:kern w:val="2"/>
                <w:sz w:val="21"/>
                <w:szCs w:val="21"/>
                <w:u w:val="single"/>
              </w:rPr>
              <w:fldChar w:fldCharType="end"/>
            </w:r>
            <w:r>
              <w:rPr>
                <w:rFonts w:hint="eastAsia" w:ascii="宋体" w:hAnsi="宋体" w:eastAsia="宋体"/>
                <w:color w:val="4E4E4E"/>
                <w:sz w:val="21"/>
                <w:szCs w:val="21"/>
              </w:rPr>
              <w:t xml:space="preserve"> </w:t>
            </w:r>
          </w:p>
          <w:p>
            <w:pPr>
              <w:widowControl w:val="0"/>
              <w:ind w:left="380" w:hanging="275"/>
              <w:jc w:val="both"/>
              <w:rPr>
                <w:rFonts w:ascii="宋体" w:hAnsi="宋体" w:eastAsia="宋体"/>
                <w:color w:val="4E4E4E"/>
                <w:sz w:val="21"/>
                <w:szCs w:val="21"/>
              </w:rPr>
            </w:pPr>
            <w:r>
              <w:rPr>
                <w:rFonts w:hint="eastAsia" w:ascii="宋体" w:hAnsi="宋体" w:eastAsia="宋体"/>
                <w:color w:val="4E4E4E"/>
                <w:kern w:val="2"/>
                <w:sz w:val="21"/>
                <w:szCs w:val="21"/>
              </w:rPr>
              <w:t>深圳公共资源交易网：</w:t>
            </w:r>
            <w:r>
              <w:fldChar w:fldCharType="begin"/>
            </w:r>
            <w:r>
              <w:instrText xml:space="preserve"> HYPERLINK "https://www.szggzy.com/" </w:instrText>
            </w:r>
            <w:r>
              <w:fldChar w:fldCharType="separate"/>
            </w:r>
            <w:r>
              <w:rPr>
                <w:rFonts w:hint="eastAsia" w:ascii="宋体" w:hAnsi="宋体" w:eastAsia="宋体"/>
                <w:color w:val="0000FF"/>
                <w:kern w:val="2"/>
                <w:sz w:val="21"/>
                <w:szCs w:val="21"/>
                <w:u w:val="single"/>
              </w:rPr>
              <w:t>https://www.szggzy.com/</w:t>
            </w:r>
            <w:r>
              <w:rPr>
                <w:rFonts w:hint="eastAsia" w:ascii="宋体" w:hAnsi="宋体" w:eastAsia="宋体"/>
                <w:color w:val="0000FF"/>
                <w:kern w:val="2"/>
                <w:sz w:val="21"/>
                <w:szCs w:val="21"/>
                <w:u w:val="single"/>
              </w:rPr>
              <w:fldChar w:fldCharType="end"/>
            </w:r>
          </w:p>
          <w:p>
            <w:pPr>
              <w:widowControl w:val="0"/>
              <w:jc w:val="both"/>
              <w:rPr>
                <w:rFonts w:ascii="宋体" w:hAnsi="宋体" w:eastAsia="宋体"/>
                <w:color w:val="4E4E4E"/>
                <w:kern w:val="2"/>
                <w:sz w:val="21"/>
                <w:szCs w:val="21"/>
              </w:rPr>
            </w:pPr>
            <w:r>
              <w:rPr>
                <w:rFonts w:hint="eastAsia" w:ascii="宋体" w:hAnsi="宋体" w:eastAsia="宋体"/>
                <w:color w:val="4E4E4E"/>
                <w:kern w:val="2"/>
                <w:sz w:val="21"/>
                <w:szCs w:val="21"/>
              </w:rPr>
              <w:t>重要提示：供应商有义务在招标活动期间浏览以上网站，在以上网站公布的与本次招标项目有关的信息视为已送达各供应商。</w:t>
            </w:r>
          </w:p>
          <w:p>
            <w:pPr>
              <w:widowControl w:val="0"/>
              <w:spacing w:before="60" w:beforeLines="25" w:after="60" w:afterLines="25"/>
              <w:ind w:right="1200"/>
              <w:rPr>
                <w:rFonts w:eastAsia="宋体"/>
                <w:kern w:val="2"/>
                <w:szCs w:val="20"/>
              </w:rPr>
            </w:pPr>
          </w:p>
        </w:tc>
      </w:tr>
    </w:tbl>
    <w:p>
      <w:pPr>
        <w:spacing w:line="320" w:lineRule="exact"/>
        <w:rPr>
          <w:rFonts w:ascii="宋体" w:hAnsi="宋体" w:eastAsia="宋体"/>
          <w:b/>
          <w:bCs/>
          <w:kern w:val="2"/>
          <w:sz w:val="21"/>
          <w:szCs w:val="21"/>
        </w:rPr>
      </w:pPr>
    </w:p>
    <w:p>
      <w:pPr>
        <w:spacing w:line="320" w:lineRule="exact"/>
        <w:rPr>
          <w:rFonts w:ascii="宋体" w:hAnsi="宋体"/>
          <w:sz w:val="21"/>
          <w:szCs w:val="21"/>
        </w:rPr>
      </w:pPr>
    </w:p>
    <w:p>
      <w:pPr>
        <w:pStyle w:val="3"/>
        <w:spacing w:before="120" w:after="120" w:line="320" w:lineRule="exact"/>
        <w:jc w:val="center"/>
        <w:rPr>
          <w:rFonts w:ascii="宋体" w:hAnsi="宋体" w:eastAsia="宋体"/>
        </w:rPr>
      </w:pPr>
      <w:r>
        <w:rPr>
          <w:rFonts w:ascii="宋体" w:hAnsi="宋体" w:eastAsia="宋体"/>
        </w:rPr>
        <w:t>第二章 对通用条款的补充内容及其他关键信息</w:t>
      </w:r>
    </w:p>
    <w:p>
      <w:pPr>
        <w:pStyle w:val="4"/>
        <w:jc w:val="center"/>
        <w:rPr>
          <w:b/>
          <w:sz w:val="24"/>
          <w:szCs w:val="24"/>
        </w:rPr>
      </w:pPr>
      <w:bookmarkStart w:id="2" w:name="_Toc101074876"/>
      <w:bookmarkStart w:id="3" w:name="_Toc100052364"/>
      <w:bookmarkStart w:id="4" w:name="_Toc73517639"/>
      <w:bookmarkStart w:id="5" w:name="_Toc60560625"/>
      <w:bookmarkStart w:id="6" w:name="_Toc73521635"/>
      <w:bookmarkStart w:id="7" w:name="_Toc73521547"/>
      <w:bookmarkStart w:id="8" w:name="_Toc60631620"/>
      <w:bookmarkStart w:id="9" w:name="_Toc73518117"/>
      <w:r>
        <w:rPr>
          <w:b/>
          <w:sz w:val="24"/>
          <w:szCs w:val="24"/>
        </w:rPr>
        <w:t>一、对通用条款的补充内容</w:t>
      </w:r>
    </w:p>
    <w:bookmarkEnd w:id="2"/>
    <w:bookmarkEnd w:id="3"/>
    <w:bookmarkEnd w:id="4"/>
    <w:bookmarkEnd w:id="5"/>
    <w:bookmarkEnd w:id="6"/>
    <w:bookmarkEnd w:id="7"/>
    <w:bookmarkEnd w:id="8"/>
    <w:bookmarkEnd w:id="9"/>
    <w:tbl>
      <w:tblPr>
        <w:tblStyle w:val="51"/>
        <w:tblW w:w="898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2409"/>
        <w:gridCol w:w="657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b/>
                <w:bCs/>
                <w:kern w:val="2"/>
                <w:sz w:val="21"/>
              </w:rPr>
            </w:pPr>
            <w:r>
              <w:rPr>
                <w:rFonts w:hint="eastAsia" w:ascii="宋体" w:hAnsi="宋体" w:eastAsia="宋体"/>
                <w:b/>
                <w:bCs/>
                <w:kern w:val="2"/>
                <w:sz w:val="21"/>
              </w:rPr>
              <w:t>涉及事项</w:t>
            </w:r>
          </w:p>
        </w:tc>
        <w:tc>
          <w:tcPr>
            <w:tcW w:w="6575" w:type="dxa"/>
            <w:vAlign w:val="center"/>
          </w:tcPr>
          <w:p>
            <w:pPr>
              <w:widowControl w:val="0"/>
              <w:jc w:val="center"/>
              <w:rPr>
                <w:rFonts w:ascii="宋体" w:hAnsi="宋体" w:eastAsia="宋体"/>
                <w:b/>
                <w:bCs/>
                <w:kern w:val="2"/>
                <w:sz w:val="21"/>
              </w:rPr>
            </w:pPr>
            <w:r>
              <w:rPr>
                <w:rFonts w:hint="eastAsia" w:ascii="宋体" w:hAnsi="宋体" w:eastAsia="宋体"/>
                <w:b/>
                <w:bCs/>
                <w:kern w:val="2"/>
                <w:sz w:val="21"/>
              </w:rPr>
              <w:t xml:space="preserve">具 </w:t>
            </w:r>
            <w:r>
              <w:rPr>
                <w:rFonts w:ascii="宋体" w:hAnsi="宋体" w:eastAsia="宋体"/>
                <w:b/>
                <w:bCs/>
                <w:kern w:val="2"/>
                <w:sz w:val="21"/>
              </w:rPr>
              <w:t xml:space="preserve"> </w:t>
            </w:r>
            <w:r>
              <w:rPr>
                <w:rFonts w:hint="eastAsia" w:ascii="宋体" w:hAnsi="宋体" w:eastAsia="宋体"/>
                <w:b/>
                <w:bCs/>
                <w:kern w:val="2"/>
                <w:sz w:val="21"/>
              </w:rPr>
              <w:t xml:space="preserve">体 </w:t>
            </w:r>
            <w:r>
              <w:rPr>
                <w:rFonts w:ascii="宋体" w:hAnsi="宋体" w:eastAsia="宋体"/>
                <w:b/>
                <w:bCs/>
                <w:kern w:val="2"/>
                <w:sz w:val="21"/>
              </w:rPr>
              <w:t xml:space="preserve"> </w:t>
            </w:r>
            <w:r>
              <w:rPr>
                <w:rFonts w:hint="eastAsia" w:ascii="宋体" w:hAnsi="宋体" w:eastAsia="宋体"/>
                <w:b/>
                <w:bCs/>
                <w:kern w:val="2"/>
                <w:sz w:val="21"/>
              </w:rPr>
              <w:t xml:space="preserve">补 </w:t>
            </w:r>
            <w:r>
              <w:rPr>
                <w:rFonts w:ascii="宋体" w:hAnsi="宋体" w:eastAsia="宋体"/>
                <w:b/>
                <w:bCs/>
                <w:kern w:val="2"/>
                <w:sz w:val="21"/>
              </w:rPr>
              <w:t xml:space="preserve"> </w:t>
            </w:r>
            <w:r>
              <w:rPr>
                <w:rFonts w:hint="eastAsia" w:ascii="宋体" w:hAnsi="宋体" w:eastAsia="宋体"/>
                <w:b/>
                <w:bCs/>
                <w:kern w:val="2"/>
                <w:sz w:val="21"/>
              </w:rPr>
              <w:t xml:space="preserve">充 </w:t>
            </w:r>
            <w:r>
              <w:rPr>
                <w:rFonts w:ascii="宋体" w:hAnsi="宋体" w:eastAsia="宋体"/>
                <w:b/>
                <w:bCs/>
                <w:kern w:val="2"/>
                <w:sz w:val="21"/>
              </w:rPr>
              <w:t xml:space="preserve"> </w:t>
            </w:r>
            <w:r>
              <w:rPr>
                <w:rFonts w:hint="eastAsia" w:ascii="宋体" w:hAnsi="宋体" w:eastAsia="宋体"/>
                <w:b/>
                <w:bCs/>
                <w:kern w:val="2"/>
                <w:sz w:val="21"/>
              </w:rPr>
              <w:t xml:space="preserve">内 </w:t>
            </w:r>
            <w:r>
              <w:rPr>
                <w:rFonts w:ascii="宋体" w:hAnsi="宋体" w:eastAsia="宋体"/>
                <w:b/>
                <w:bCs/>
                <w:kern w:val="2"/>
                <w:sz w:val="21"/>
              </w:rPr>
              <w:t xml:space="preserve"> </w:t>
            </w:r>
            <w:r>
              <w:rPr>
                <w:rFonts w:hint="eastAsia" w:ascii="宋体" w:hAnsi="宋体" w:eastAsia="宋体"/>
                <w:b/>
                <w:bCs/>
                <w:kern w:val="2"/>
                <w:sz w:val="21"/>
              </w:rPr>
              <w:t>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eastAsia="宋体"/>
                <w:kern w:val="2"/>
                <w:sz w:val="21"/>
              </w:rPr>
            </w:pPr>
            <w:r>
              <w:rPr>
                <w:rFonts w:hint="eastAsia" w:eastAsia="宋体"/>
                <w:kern w:val="2"/>
                <w:sz w:val="21"/>
              </w:rPr>
              <w:t>采购人</w:t>
            </w:r>
          </w:p>
        </w:tc>
        <w:tc>
          <w:tcPr>
            <w:tcW w:w="6575" w:type="dxa"/>
            <w:vAlign w:val="center"/>
          </w:tcPr>
          <w:p>
            <w:pPr>
              <w:spacing w:line="288" w:lineRule="auto"/>
              <w:jc w:val="center"/>
              <w:rPr>
                <w:rFonts w:ascii="宋体" w:hAnsi="宋体" w:eastAsia="宋体"/>
                <w:sz w:val="21"/>
                <w:szCs w:val="21"/>
              </w:rPr>
            </w:pPr>
            <w:r>
              <w:rPr>
                <w:rFonts w:hint="eastAsia" w:ascii="宋体" w:hAnsi="宋体" w:eastAsia="宋体"/>
                <w:sz w:val="21"/>
                <w:szCs w:val="21"/>
              </w:rPr>
              <w:t>深圳市光明区人力资源局</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政府采购代理机构</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深圳公共资源交易中心（深圳交易集团有限公司光明分公司）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联合体投标</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踏勘现场</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标前会议</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招标文件的澄清和修改</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详见深圳公共资源交易中心（深圳交易集团有限公司光明分公司）网</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投标有效期</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u w:val="single"/>
              </w:rPr>
              <w:t>120</w:t>
            </w:r>
            <w:r>
              <w:rPr>
                <w:rFonts w:ascii="宋体" w:hAnsi="宋体" w:eastAsia="宋体"/>
                <w:kern w:val="2"/>
                <w:sz w:val="21"/>
                <w:u w:val="single"/>
              </w:rPr>
              <w:t>日历天</w:t>
            </w:r>
            <w:r>
              <w:rPr>
                <w:rFonts w:ascii="宋体" w:hAnsi="宋体" w:eastAsia="宋体"/>
                <w:kern w:val="2"/>
                <w:sz w:val="21"/>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投标人的替代方案</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投标文件的投递</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投标人必须按招标文件要求编制投标文件，并且在招标文件规定的投标截止时间前递交投标文件至</w:t>
            </w:r>
            <w:r>
              <w:rPr>
                <w:rFonts w:hint="eastAsia" w:ascii="宋体" w:hAnsi="宋体" w:eastAsia="宋体"/>
                <w:kern w:val="2"/>
                <w:sz w:val="21"/>
                <w:highlight w:val="yellow"/>
              </w:rPr>
              <w:t>深圳交易集团有限公司光明分公司（深圳市光明区观光路2533号招商局光明科技园A-3栋B单元8楼）</w:t>
            </w:r>
            <w:r>
              <w:rPr>
                <w:rFonts w:hint="eastAsia" w:ascii="宋体" w:hAnsi="宋体" w:eastAsia="宋体"/>
                <w:kern w:val="2"/>
                <w:sz w:val="21"/>
              </w:rPr>
              <w:t>。</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bookmarkStart w:id="10" w:name="_Hlk71664860"/>
            <w:r>
              <w:rPr>
                <w:rFonts w:hint="eastAsia" w:ascii="宋体" w:hAnsi="宋体" w:eastAsia="宋体"/>
                <w:kern w:val="2"/>
                <w:sz w:val="21"/>
              </w:rPr>
              <w:t>样品、现场演示、方案讲解</w:t>
            </w:r>
            <w:bookmarkEnd w:id="10"/>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无</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评审方法</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定标方法</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2409" w:type="dxa"/>
            <w:vAlign w:val="center"/>
          </w:tcPr>
          <w:p>
            <w:pPr>
              <w:widowControl w:val="0"/>
              <w:jc w:val="center"/>
              <w:rPr>
                <w:rFonts w:ascii="宋体" w:hAnsi="宋体" w:eastAsia="宋体"/>
                <w:kern w:val="2"/>
                <w:sz w:val="21"/>
              </w:rPr>
            </w:pPr>
            <w:r>
              <w:rPr>
                <w:rFonts w:hint="eastAsia" w:ascii="宋体" w:hAnsi="宋体" w:eastAsia="宋体"/>
                <w:kern w:val="2"/>
                <w:sz w:val="21"/>
              </w:rPr>
              <w:t>履约担保</w:t>
            </w:r>
          </w:p>
        </w:tc>
        <w:tc>
          <w:tcPr>
            <w:tcW w:w="6575" w:type="dxa"/>
            <w:vAlign w:val="center"/>
          </w:tcPr>
          <w:p>
            <w:pPr>
              <w:widowControl w:val="0"/>
              <w:jc w:val="center"/>
              <w:rPr>
                <w:rFonts w:ascii="宋体" w:hAnsi="宋体" w:eastAsia="宋体"/>
                <w:kern w:val="2"/>
                <w:sz w:val="21"/>
              </w:rPr>
            </w:pPr>
            <w:r>
              <w:rPr>
                <w:rFonts w:hint="eastAsia" w:ascii="宋体" w:hAnsi="宋体" w:eastAsia="宋体"/>
                <w:kern w:val="2"/>
                <w:sz w:val="21"/>
              </w:rPr>
              <w:t>不需要</w:t>
            </w:r>
          </w:p>
        </w:tc>
      </w:tr>
    </w:tbl>
    <w:p>
      <w:pPr>
        <w:spacing w:line="288" w:lineRule="auto"/>
        <w:rPr>
          <w:rFonts w:ascii="宋体" w:hAnsi="宋体" w:eastAsia="宋体"/>
          <w:b/>
          <w:sz w:val="21"/>
          <w:szCs w:val="21"/>
        </w:rPr>
      </w:pPr>
      <w:r>
        <w:rPr>
          <w:rFonts w:ascii="宋体" w:hAnsi="宋体" w:eastAsia="宋体"/>
          <w:sz w:val="21"/>
          <w:szCs w:val="21"/>
        </w:rPr>
        <w:t>备注：本表是通用条款相关条款的补充和明确，如与通用条款内容相冲突的，以本表为准。</w:t>
      </w:r>
    </w:p>
    <w:p>
      <w:pPr>
        <w:spacing w:line="288" w:lineRule="auto"/>
        <w:rPr>
          <w:b/>
        </w:rPr>
      </w:pPr>
    </w:p>
    <w:p>
      <w:pPr>
        <w:pStyle w:val="4"/>
        <w:jc w:val="center"/>
        <w:rPr>
          <w:b/>
          <w:sz w:val="24"/>
          <w:szCs w:val="24"/>
        </w:rPr>
      </w:pPr>
      <w:r>
        <w:rPr>
          <w:b/>
          <w:sz w:val="24"/>
          <w:szCs w:val="24"/>
        </w:rPr>
        <w:t>二、其他关键信息</w:t>
      </w:r>
    </w:p>
    <w:p>
      <w:pPr>
        <w:spacing w:line="320" w:lineRule="exact"/>
        <w:ind w:firstLine="420" w:firstLineChars="200"/>
        <w:rPr>
          <w:b/>
          <w:bCs/>
          <w:sz w:val="21"/>
          <w:szCs w:val="21"/>
        </w:rPr>
      </w:pPr>
      <w:r>
        <w:rPr>
          <w:b/>
          <w:bCs/>
          <w:sz w:val="21"/>
          <w:szCs w:val="21"/>
        </w:rPr>
        <w:t>（一）与“对通用条款的补充内容”章节相关的事项</w:t>
      </w:r>
    </w:p>
    <w:p>
      <w:pPr>
        <w:spacing w:line="320" w:lineRule="exact"/>
        <w:ind w:firstLine="420" w:firstLineChars="200"/>
        <w:rPr>
          <w:b/>
          <w:bCs/>
          <w:sz w:val="21"/>
          <w:szCs w:val="21"/>
        </w:rPr>
      </w:pPr>
      <w:r>
        <w:rPr>
          <w:rFonts w:hint="eastAsia"/>
          <w:b/>
          <w:bCs/>
          <w:sz w:val="21"/>
          <w:szCs w:val="21"/>
        </w:rPr>
        <w:t>本项目采用非评定分离方法进行采购：</w:t>
      </w:r>
    </w:p>
    <w:p>
      <w:pPr>
        <w:spacing w:line="320" w:lineRule="exact"/>
        <w:ind w:firstLine="420" w:firstLineChars="200"/>
        <w:rPr>
          <w:b/>
          <w:bCs/>
          <w:sz w:val="21"/>
          <w:szCs w:val="21"/>
        </w:rPr>
      </w:pPr>
      <w:r>
        <w:rPr>
          <w:rFonts w:hint="eastAsia"/>
          <w:b/>
          <w:bCs/>
          <w:sz w:val="21"/>
          <w:szCs w:val="21"/>
        </w:rPr>
        <w:t>推荐候选中标供应商数量：3</w:t>
      </w:r>
    </w:p>
    <w:p>
      <w:pPr>
        <w:spacing w:line="320" w:lineRule="exact"/>
        <w:ind w:firstLine="420" w:firstLineChars="200"/>
        <w:rPr>
          <w:b/>
          <w:bCs/>
          <w:sz w:val="21"/>
          <w:szCs w:val="21"/>
        </w:rPr>
      </w:pPr>
      <w:r>
        <w:rPr>
          <w:rFonts w:hint="eastAsia"/>
          <w:b/>
          <w:bCs/>
          <w:sz w:val="21"/>
          <w:szCs w:val="21"/>
        </w:rPr>
        <w:t>定标方法：由采购人授权评审委员会确定中标供应商，中标供应商数量为1。</w:t>
      </w:r>
    </w:p>
    <w:p>
      <w:pPr>
        <w:spacing w:line="320" w:lineRule="exact"/>
        <w:ind w:firstLine="420" w:firstLineChars="200"/>
        <w:rPr>
          <w:b/>
          <w:sz w:val="21"/>
          <w:szCs w:val="21"/>
        </w:rPr>
      </w:pPr>
      <w:r>
        <w:rPr>
          <w:rFonts w:hint="eastAsia"/>
          <w:b/>
          <w:color w:val="FF0000"/>
          <w:sz w:val="21"/>
          <w:szCs w:val="21"/>
        </w:rPr>
        <w:t>带“★”指标项为实质性条款，如出现负偏离，将被视为未实质性满足招标文件要求作投标无效处理；</w:t>
      </w:r>
      <w:r>
        <w:rPr>
          <w:rFonts w:hint="eastAsia"/>
          <w:b/>
          <w:sz w:val="21"/>
          <w:szCs w:val="21"/>
        </w:rPr>
        <w:t>带“▲”指标项为重要参数，负偏离时依相关评分准则内容作重点扣分处理。</w:t>
      </w:r>
    </w:p>
    <w:p>
      <w:pPr>
        <w:spacing w:line="320" w:lineRule="exact"/>
        <w:ind w:firstLine="420" w:firstLineChars="200"/>
        <w:rPr>
          <w:b/>
          <w:sz w:val="21"/>
          <w:szCs w:val="21"/>
        </w:rPr>
      </w:pPr>
    </w:p>
    <w:p>
      <w:pPr>
        <w:spacing w:line="320" w:lineRule="exact"/>
        <w:ind w:firstLine="420" w:firstLineChars="200"/>
        <w:rPr>
          <w:b/>
          <w:bCs/>
          <w:sz w:val="21"/>
          <w:szCs w:val="21"/>
        </w:rPr>
      </w:pPr>
      <w:r>
        <w:rPr>
          <w:b/>
          <w:sz w:val="21"/>
          <w:szCs w:val="21"/>
        </w:rPr>
        <w:t>（二）其他事项</w:t>
      </w:r>
    </w:p>
    <w:p>
      <w:pPr>
        <w:spacing w:line="320" w:lineRule="exact"/>
        <w:ind w:firstLine="420" w:firstLineChars="200"/>
        <w:rPr>
          <w:b/>
          <w:sz w:val="21"/>
          <w:szCs w:val="21"/>
        </w:rPr>
      </w:pPr>
      <w:r>
        <w:rPr>
          <w:b/>
          <w:sz w:val="21"/>
          <w:szCs w:val="21"/>
        </w:rPr>
        <w:t>1、关于享受优惠政策的主体及价格扣除比例</w:t>
      </w:r>
    </w:p>
    <w:p>
      <w:pPr>
        <w:spacing w:line="320" w:lineRule="exact"/>
        <w:ind w:firstLine="420" w:firstLineChars="200"/>
        <w:rPr>
          <w:sz w:val="21"/>
          <w:szCs w:val="21"/>
        </w:rPr>
      </w:pPr>
      <w:r>
        <w:rPr>
          <w:sz w:val="21"/>
          <w:szCs w:val="21"/>
        </w:rPr>
        <w:t>（1）投标人提供的服务全部均由优惠主体承接，则对其投标总价给予</w:t>
      </w:r>
      <w:r>
        <w:rPr>
          <w:b/>
          <w:bCs/>
          <w:color w:val="FF0000"/>
          <w:sz w:val="21"/>
          <w:szCs w:val="21"/>
          <w:u w:val="single"/>
        </w:rPr>
        <w:t>10%</w:t>
      </w:r>
      <w:r>
        <w:rPr>
          <w:sz w:val="21"/>
          <w:szCs w:val="21"/>
        </w:rPr>
        <w:t>的扣除，用扣除后的价格参与评审。满足多项优惠政策的企业，不重复享受多项价格扣除政策。</w:t>
      </w:r>
    </w:p>
    <w:p>
      <w:pPr>
        <w:spacing w:line="320" w:lineRule="exact"/>
        <w:ind w:firstLine="420" w:firstLineChars="200"/>
        <w:rPr>
          <w:sz w:val="21"/>
          <w:szCs w:val="21"/>
        </w:rPr>
      </w:pPr>
      <w:r>
        <w:rPr>
          <w:sz w:val="21"/>
          <w:szCs w:val="21"/>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合同的从业人员。</w:t>
      </w:r>
    </w:p>
    <w:p>
      <w:pPr>
        <w:spacing w:line="320" w:lineRule="exact"/>
        <w:ind w:firstLine="420" w:firstLineChars="200"/>
        <w:rPr>
          <w:sz w:val="21"/>
          <w:szCs w:val="21"/>
        </w:rPr>
      </w:pPr>
      <w:r>
        <w:rPr>
          <w:sz w:val="21"/>
          <w:szCs w:val="21"/>
        </w:rPr>
        <w:t>（2）根据《工业和信息化部、国家统计局、国家发展和改革委员会、财政部关于印发中小企业划型标准规定的通知》（工信部联企业〔2011〕300 号），</w:t>
      </w:r>
      <w:bookmarkStart w:id="11" w:name="_Hlk71970739"/>
      <w:r>
        <w:rPr>
          <w:sz w:val="21"/>
          <w:szCs w:val="21"/>
        </w:rPr>
        <w:t>本项目</w:t>
      </w:r>
      <w:bookmarkStart w:id="12" w:name="_Hlk71924718"/>
      <w:r>
        <w:rPr>
          <w:sz w:val="21"/>
          <w:szCs w:val="21"/>
        </w:rPr>
        <w:t>采购标的（服务需求）对应的中小企业划分标准所属行业</w:t>
      </w:r>
      <w:bookmarkEnd w:id="12"/>
      <w:r>
        <w:rPr>
          <w:sz w:val="21"/>
          <w:szCs w:val="21"/>
        </w:rPr>
        <w:t>为</w:t>
      </w:r>
      <w:r>
        <w:rPr>
          <w:rFonts w:hint="eastAsia"/>
          <w:b/>
          <w:color w:val="FF0000"/>
          <w:sz w:val="21"/>
          <w:szCs w:val="21"/>
          <w:highlight w:val="yellow"/>
          <w:u w:val="single"/>
        </w:rPr>
        <w:t xml:space="preserve">  </w:t>
      </w:r>
      <w:r>
        <w:rPr>
          <w:rFonts w:hint="eastAsia" w:ascii="宋体" w:hAnsi="宋体" w:eastAsia="宋体"/>
          <w:b/>
          <w:color w:val="FF0000"/>
          <w:kern w:val="2"/>
          <w:sz w:val="21"/>
          <w:szCs w:val="21"/>
          <w:highlight w:val="yellow"/>
          <w:u w:val="single"/>
        </w:rPr>
        <w:t xml:space="preserve"> </w:t>
      </w:r>
      <w:commentRangeStart w:id="18"/>
      <w:r>
        <w:rPr>
          <w:rFonts w:hint="eastAsia" w:ascii="宋体" w:hAnsi="宋体" w:eastAsia="宋体"/>
          <w:b/>
          <w:color w:val="FF0000"/>
          <w:kern w:val="2"/>
          <w:sz w:val="21"/>
          <w:szCs w:val="21"/>
          <w:highlight w:val="yellow"/>
          <w:u w:val="single"/>
        </w:rPr>
        <w:t>其他未列明行业</w:t>
      </w:r>
      <w:commentRangeEnd w:id="18"/>
      <w:r>
        <w:rPr>
          <w:rStyle w:val="64"/>
        </w:rPr>
        <w:commentReference w:id="18"/>
      </w:r>
      <w:r>
        <w:rPr>
          <w:b/>
          <w:color w:val="FF0000"/>
          <w:sz w:val="21"/>
          <w:szCs w:val="21"/>
          <w:highlight w:val="yellow"/>
          <w:u w:val="single"/>
        </w:rPr>
        <w:t xml:space="preserve"> </w:t>
      </w:r>
      <w:r>
        <w:rPr>
          <w:sz w:val="21"/>
          <w:szCs w:val="21"/>
        </w:rPr>
        <w:t>。</w:t>
      </w:r>
      <w:bookmarkEnd w:id="11"/>
    </w:p>
    <w:p>
      <w:pPr>
        <w:spacing w:line="320" w:lineRule="exact"/>
        <w:ind w:firstLine="420" w:firstLineChars="200"/>
        <w:rPr>
          <w:sz w:val="21"/>
          <w:szCs w:val="21"/>
        </w:rPr>
      </w:pPr>
      <w:r>
        <w:rPr>
          <w:sz w:val="21"/>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w:t>
      </w:r>
      <w:r>
        <w:rPr>
          <w:rFonts w:hint="eastAsia"/>
          <w:sz w:val="21"/>
          <w:szCs w:val="21"/>
        </w:rPr>
        <w:t>/</w:t>
      </w:r>
      <w:r>
        <w:rPr>
          <w:sz w:val="21"/>
          <w:szCs w:val="21"/>
        </w:rPr>
        <w:t>第一册专用条款</w:t>
      </w:r>
      <w:r>
        <w:rPr>
          <w:rFonts w:hint="eastAsia"/>
          <w:sz w:val="21"/>
          <w:szCs w:val="21"/>
        </w:rPr>
        <w:t>/</w:t>
      </w:r>
      <w:r>
        <w:rPr>
          <w:sz w:val="21"/>
          <w:szCs w:val="21"/>
        </w:rPr>
        <w:t>第</w:t>
      </w:r>
      <w:r>
        <w:rPr>
          <w:rFonts w:hint="eastAsia"/>
          <w:sz w:val="21"/>
          <w:szCs w:val="21"/>
        </w:rPr>
        <w:t>四</w:t>
      </w:r>
      <w:r>
        <w:rPr>
          <w:sz w:val="21"/>
          <w:szCs w:val="21"/>
        </w:rPr>
        <w:t>章</w:t>
      </w:r>
      <w:r>
        <w:rPr>
          <w:rFonts w:hint="eastAsia"/>
          <w:sz w:val="21"/>
          <w:szCs w:val="21"/>
        </w:rPr>
        <w:t xml:space="preserve"> </w:t>
      </w:r>
      <w:r>
        <w:rPr>
          <w:sz w:val="21"/>
          <w:szCs w:val="21"/>
        </w:rPr>
        <w:t>投标文件</w:t>
      </w:r>
      <w:r>
        <w:rPr>
          <w:rFonts w:hint="eastAsia"/>
          <w:sz w:val="21"/>
          <w:szCs w:val="21"/>
        </w:rPr>
        <w:t>组成要求及</w:t>
      </w:r>
      <w:r>
        <w:rPr>
          <w:sz w:val="21"/>
          <w:szCs w:val="21"/>
        </w:rPr>
        <w:t>格式</w:t>
      </w:r>
      <w:r>
        <w:rPr>
          <w:rFonts w:hint="eastAsia"/>
          <w:sz w:val="21"/>
          <w:szCs w:val="21"/>
        </w:rPr>
        <w:t>/投标文件正文（信息公开部分）/</w:t>
      </w:r>
      <w:r>
        <w:rPr>
          <w:sz w:val="21"/>
          <w:szCs w:val="21"/>
        </w:rPr>
        <w:t>投标人情况介绍</w:t>
      </w:r>
      <w:r>
        <w:rPr>
          <w:rFonts w:hint="eastAsia"/>
          <w:sz w:val="21"/>
          <w:szCs w:val="21"/>
        </w:rPr>
        <w:t>及资格要求中</w:t>
      </w:r>
      <w:r>
        <w:rPr>
          <w:sz w:val="21"/>
          <w:szCs w:val="21"/>
        </w:rPr>
        <w:t>提供的格式）。</w:t>
      </w:r>
    </w:p>
    <w:p>
      <w:pPr>
        <w:spacing w:line="320" w:lineRule="exact"/>
        <w:ind w:firstLine="420" w:firstLineChars="200"/>
        <w:rPr>
          <w:sz w:val="21"/>
          <w:szCs w:val="21"/>
        </w:rPr>
      </w:pPr>
      <w:r>
        <w:rPr>
          <w:sz w:val="21"/>
          <w:szCs w:val="21"/>
        </w:rPr>
        <w:t>（4）享受价格扣除获得政府采购合同的，小微企业不得将合同分包给大中型企业。</w:t>
      </w:r>
    </w:p>
    <w:p>
      <w:pPr>
        <w:spacing w:line="340" w:lineRule="exact"/>
        <w:ind w:firstLine="420" w:firstLineChars="200"/>
        <w:rPr>
          <w:rFonts w:ascii="宋体" w:hAnsi="宋体" w:eastAsia="宋体" w:cs="宋体"/>
          <w:sz w:val="21"/>
          <w:szCs w:val="21"/>
        </w:rPr>
      </w:pPr>
      <w:r>
        <w:rPr>
          <w:rFonts w:hint="eastAsia" w:ascii="宋体" w:hAnsi="宋体" w:eastAsia="宋体" w:cs="宋体"/>
          <w:sz w:val="21"/>
          <w:szCs w:val="21"/>
        </w:rPr>
        <w:t>（5）根据《深圳市财政局关于贯彻落实进一步加大政府采购支持中小企业力度的通知》，对小微企业报价给予</w:t>
      </w:r>
      <w:r>
        <w:rPr>
          <w:rFonts w:ascii="宋体" w:hAnsi="宋体" w:eastAsia="宋体" w:cs="宋体"/>
          <w:sz w:val="21"/>
          <w:szCs w:val="21"/>
        </w:rPr>
        <w:t>10%-20%</w:t>
      </w:r>
      <w:r>
        <w:rPr>
          <w:rFonts w:hint="eastAsia" w:ascii="宋体" w:hAnsi="宋体" w:eastAsia="宋体" w:cs="宋体"/>
          <w:sz w:val="21"/>
          <w:szCs w:val="21"/>
        </w:rPr>
        <w:t>的扣除（工程项目为</w:t>
      </w:r>
      <w:r>
        <w:rPr>
          <w:rFonts w:ascii="宋体" w:hAnsi="宋体" w:eastAsia="宋体" w:cs="宋体"/>
          <w:sz w:val="21"/>
          <w:szCs w:val="21"/>
        </w:rPr>
        <w:t>3%-5%</w:t>
      </w:r>
      <w:r>
        <w:rPr>
          <w:rFonts w:hint="eastAsia" w:ascii="宋体" w:hAnsi="宋体" w:eastAsia="宋体" w:cs="宋体"/>
          <w:sz w:val="21"/>
          <w:szCs w:val="21"/>
        </w:rPr>
        <w:t>），对接受大中型企业与小微企业组成联合体或者允许大中型企业向一家或者多家小微企业分包的货物服务项目，联合协议或者分包意向协议约定小微企业的合同份额占到合同总金额的</w:t>
      </w:r>
      <w:r>
        <w:rPr>
          <w:rFonts w:ascii="宋体" w:hAnsi="宋体" w:eastAsia="宋体" w:cs="宋体"/>
          <w:sz w:val="21"/>
          <w:szCs w:val="21"/>
        </w:rPr>
        <w:t xml:space="preserve">30% </w:t>
      </w:r>
      <w:r>
        <w:rPr>
          <w:rFonts w:hint="eastAsia" w:ascii="宋体" w:hAnsi="宋体" w:eastAsia="宋体" w:cs="宋体"/>
          <w:sz w:val="21"/>
          <w:szCs w:val="21"/>
        </w:rPr>
        <w:t>以上的，对联合体或者大中型企业的价格给予</w:t>
      </w:r>
      <w:r>
        <w:rPr>
          <w:rFonts w:ascii="宋体" w:hAnsi="宋体" w:eastAsia="宋体" w:cs="宋体"/>
          <w:sz w:val="21"/>
          <w:szCs w:val="21"/>
        </w:rPr>
        <w:t>4%-6%</w:t>
      </w:r>
      <w:r>
        <w:rPr>
          <w:rFonts w:hint="eastAsia" w:ascii="宋体" w:hAnsi="宋体" w:eastAsia="宋体" w:cs="宋体"/>
          <w:sz w:val="21"/>
          <w:szCs w:val="21"/>
        </w:rPr>
        <w:t>的扣除（工程项目为</w:t>
      </w:r>
      <w:r>
        <w:rPr>
          <w:rFonts w:ascii="宋体" w:hAnsi="宋体" w:eastAsia="宋体" w:cs="宋体"/>
          <w:sz w:val="21"/>
          <w:szCs w:val="21"/>
        </w:rPr>
        <w:t>1%-2%</w:t>
      </w:r>
      <w:r>
        <w:rPr>
          <w:rFonts w:hint="eastAsia" w:ascii="宋体" w:hAnsi="宋体" w:eastAsia="宋体" w:cs="宋体"/>
          <w:sz w:val="21"/>
          <w:szCs w:val="21"/>
        </w:rPr>
        <w:t>），由采购人根据项目特点、市场调查情况、竞争程度、利润率等情况，在规定幅度内，合理确定具体扣除比例。</w:t>
      </w:r>
    </w:p>
    <w:p>
      <w:pPr>
        <w:spacing w:line="320" w:lineRule="exact"/>
        <w:ind w:firstLine="420" w:firstLineChars="200"/>
        <w:rPr>
          <w:sz w:val="21"/>
          <w:szCs w:val="21"/>
        </w:rPr>
      </w:pPr>
      <w:r>
        <w:rPr>
          <w:rFonts w:hint="eastAsia" w:ascii="宋体" w:hAnsi="宋体" w:eastAsia="宋体" w:cs="宋体"/>
          <w:sz w:val="21"/>
          <w:szCs w:val="21"/>
        </w:rPr>
        <w:t>（6）监狱企业和残疾人企业视同中小微企业，享受中小企业的政策优惠</w:t>
      </w:r>
      <w:r>
        <w:rPr>
          <w:rFonts w:hint="eastAsia"/>
          <w:sz w:val="21"/>
          <w:szCs w:val="21"/>
        </w:rPr>
        <w:t>。</w:t>
      </w:r>
    </w:p>
    <w:p>
      <w:pPr>
        <w:spacing w:line="320" w:lineRule="exact"/>
        <w:ind w:firstLine="420" w:firstLineChars="200"/>
        <w:rPr>
          <w:b/>
          <w:sz w:val="21"/>
          <w:szCs w:val="21"/>
        </w:rPr>
      </w:pPr>
      <w:r>
        <w:rPr>
          <w:b/>
          <w:sz w:val="21"/>
          <w:szCs w:val="21"/>
        </w:rPr>
        <w:t>2</w:t>
      </w:r>
      <w:r>
        <w:rPr>
          <w:rFonts w:hint="eastAsia"/>
          <w:b/>
          <w:sz w:val="21"/>
          <w:szCs w:val="21"/>
        </w:rPr>
        <w:t>、关于政府采购订单融资政策</w:t>
      </w:r>
    </w:p>
    <w:p>
      <w:pPr>
        <w:spacing w:line="320" w:lineRule="exact"/>
        <w:ind w:firstLine="420" w:firstLineChars="200"/>
        <w:rPr>
          <w:rFonts w:ascii="宋体" w:hAnsi="宋体" w:eastAsia="宋体" w:cs="宋体"/>
          <w:bCs/>
          <w:sz w:val="21"/>
          <w:szCs w:val="21"/>
        </w:rPr>
      </w:pPr>
      <w:r>
        <w:rPr>
          <w:rFonts w:hint="eastAsia" w:ascii="宋体" w:hAnsi="宋体" w:eastAsia="宋体" w:cs="宋体"/>
          <w:bCs/>
          <w:sz w:val="21"/>
          <w:szCs w:val="21"/>
        </w:rPr>
        <w:t>为进一步拓宽企业融资渠道，降低企业融资成本，我市推出政府采购订单融资服务，</w:t>
      </w:r>
      <w:r>
        <w:rPr>
          <w:rFonts w:hint="eastAsia" w:ascii="宋体" w:hAnsi="宋体" w:eastAsia="宋体" w:cs="宋体"/>
          <w:b/>
          <w:bCs/>
          <w:sz w:val="21"/>
          <w:szCs w:val="21"/>
          <w:highlight w:val="yellow"/>
        </w:rPr>
        <w:t>中标（成交）供应商可以凭借中标（成交）通知书或政府采购合同向金融机构提出融资申请。</w:t>
      </w:r>
      <w:r>
        <w:rPr>
          <w:rFonts w:hint="eastAsia" w:ascii="宋体" w:hAnsi="宋体" w:eastAsia="宋体" w:cs="宋体"/>
          <w:bCs/>
          <w:sz w:val="21"/>
          <w:szCs w:val="21"/>
        </w:rPr>
        <w:t>订单融资具体流程可登录深圳交易集团融资服务平台（</w:t>
      </w:r>
      <w:r>
        <w:rPr>
          <w:rFonts w:ascii="宋体" w:hAnsi="宋体" w:eastAsia="宋体" w:cs="宋体"/>
          <w:bCs/>
          <w:sz w:val="21"/>
          <w:szCs w:val="21"/>
        </w:rPr>
        <w:t>http://zfcg.szggzy.com:8081/financeplatform/</w:t>
      </w:r>
      <w:r>
        <w:rPr>
          <w:rFonts w:hint="eastAsia" w:ascii="宋体" w:hAnsi="宋体" w:eastAsia="宋体" w:cs="宋体"/>
          <w:bCs/>
          <w:sz w:val="21"/>
          <w:szCs w:val="21"/>
        </w:rPr>
        <w:t>），相关政策法规参阅深圳市政府采购监管网（</w:t>
      </w:r>
      <w:r>
        <w:rPr>
          <w:rFonts w:ascii="宋体" w:hAnsi="宋体" w:eastAsia="宋体" w:cs="宋体"/>
          <w:bCs/>
          <w:sz w:val="21"/>
          <w:szCs w:val="21"/>
        </w:rPr>
        <w:t>http://zfcg.sz.gov.cn/</w:t>
      </w:r>
      <w:r>
        <w:rPr>
          <w:rFonts w:hint="eastAsia" w:ascii="宋体" w:hAnsi="宋体" w:eastAsia="宋体" w:cs="宋体"/>
          <w:bCs/>
          <w:sz w:val="21"/>
          <w:szCs w:val="21"/>
        </w:rPr>
        <w:t>）信息公开栏目。咨询电话：</w:t>
      </w:r>
      <w:r>
        <w:rPr>
          <w:rFonts w:ascii="宋体" w:hAnsi="宋体" w:eastAsia="宋体" w:cs="宋体"/>
          <w:bCs/>
          <w:sz w:val="21"/>
          <w:szCs w:val="21"/>
        </w:rPr>
        <w:t>0755­88653386</w:t>
      </w:r>
      <w:r>
        <w:rPr>
          <w:rFonts w:hint="eastAsia" w:ascii="宋体" w:hAnsi="宋体" w:eastAsia="宋体" w:cs="宋体"/>
          <w:bCs/>
          <w:sz w:val="21"/>
          <w:szCs w:val="21"/>
        </w:rPr>
        <w:t>。</w:t>
      </w:r>
    </w:p>
    <w:p>
      <w:pPr>
        <w:spacing w:line="320" w:lineRule="exact"/>
        <w:ind w:firstLine="420" w:firstLineChars="200"/>
        <w:rPr>
          <w:b/>
          <w:sz w:val="21"/>
          <w:szCs w:val="21"/>
        </w:rPr>
      </w:pPr>
      <w:r>
        <w:rPr>
          <w:b/>
          <w:sz w:val="21"/>
          <w:szCs w:val="21"/>
        </w:rPr>
        <w:t>3</w:t>
      </w:r>
      <w:r>
        <w:rPr>
          <w:rFonts w:hint="eastAsia"/>
          <w:b/>
          <w:sz w:val="21"/>
          <w:szCs w:val="21"/>
        </w:rPr>
        <w:t>、代理服务费：</w:t>
      </w:r>
    </w:p>
    <w:p>
      <w:pPr>
        <w:widowControl w:val="0"/>
        <w:spacing w:line="320" w:lineRule="exact"/>
        <w:ind w:firstLine="420" w:firstLineChars="200"/>
        <w:jc w:val="both"/>
        <w:rPr>
          <w:rFonts w:eastAsia="宋体"/>
          <w:kern w:val="2"/>
          <w:sz w:val="21"/>
        </w:rPr>
      </w:pPr>
      <w:r>
        <w:rPr>
          <w:rFonts w:hint="eastAsia" w:eastAsia="宋体"/>
          <w:kern w:val="2"/>
          <w:sz w:val="21"/>
        </w:rPr>
        <w:t>本项目</w:t>
      </w:r>
      <w:r>
        <w:rPr>
          <w:rFonts w:eastAsia="宋体"/>
          <w:kern w:val="2"/>
          <w:sz w:val="21"/>
        </w:rPr>
        <w:t>招标代理服务费由</w:t>
      </w:r>
      <w:r>
        <w:rPr>
          <w:rFonts w:hint="eastAsia" w:eastAsia="宋体"/>
          <w:kern w:val="2"/>
          <w:sz w:val="21"/>
          <w:highlight w:val="yellow"/>
        </w:rPr>
        <w:t>中标人</w:t>
      </w:r>
      <w:r>
        <w:rPr>
          <w:rFonts w:eastAsia="宋体"/>
          <w:kern w:val="2"/>
          <w:sz w:val="21"/>
        </w:rPr>
        <w:t>支付。</w:t>
      </w:r>
      <w:r>
        <w:rPr>
          <w:rFonts w:hint="eastAsia" w:eastAsia="宋体"/>
          <w:kern w:val="2"/>
          <w:sz w:val="21"/>
        </w:rPr>
        <w:t>代理服务费标准</w:t>
      </w:r>
      <w:r>
        <w:rPr>
          <w:rFonts w:hint="eastAsia" w:ascii="宋体" w:hAnsi="宋体" w:eastAsia="宋体"/>
          <w:kern w:val="2"/>
          <w:sz w:val="21"/>
          <w:szCs w:val="21"/>
        </w:rPr>
        <w:t>参照深财购〔2018〕27号文，</w:t>
      </w:r>
      <w:r>
        <w:rPr>
          <w:rFonts w:hint="eastAsia" w:eastAsia="宋体"/>
          <w:kern w:val="2"/>
          <w:sz w:val="21"/>
        </w:rPr>
        <w:t>同时结合《深圳交易集团有限公司关于业务收费标准的通知》（深交易〔</w:t>
      </w:r>
      <w:r>
        <w:rPr>
          <w:rFonts w:eastAsia="宋体"/>
          <w:kern w:val="2"/>
          <w:sz w:val="21"/>
        </w:rPr>
        <w:t>2020</w:t>
      </w:r>
      <w:r>
        <w:rPr>
          <w:rFonts w:hint="eastAsia" w:eastAsia="宋体"/>
          <w:kern w:val="2"/>
          <w:sz w:val="21"/>
        </w:rPr>
        <w:t>〕</w:t>
      </w:r>
      <w:r>
        <w:rPr>
          <w:rFonts w:eastAsia="宋体"/>
          <w:kern w:val="2"/>
          <w:sz w:val="21"/>
        </w:rPr>
        <w:t>123</w:t>
      </w:r>
      <w:r>
        <w:rPr>
          <w:rFonts w:hint="eastAsia" w:eastAsia="宋体"/>
          <w:kern w:val="2"/>
          <w:sz w:val="21"/>
        </w:rPr>
        <w:t>号）标准计算收取</w:t>
      </w:r>
      <w:r>
        <w:rPr>
          <w:rFonts w:eastAsia="宋体"/>
          <w:kern w:val="2"/>
          <w:sz w:val="21"/>
        </w:rPr>
        <w:t>，</w:t>
      </w:r>
      <w:r>
        <w:rPr>
          <w:rFonts w:eastAsia="宋体"/>
          <w:b/>
          <w:kern w:val="2"/>
          <w:sz w:val="21"/>
        </w:rPr>
        <w:t>单个项目最低收费8000元</w:t>
      </w:r>
      <w:r>
        <w:rPr>
          <w:rFonts w:eastAsia="宋体"/>
          <w:kern w:val="2"/>
          <w:sz w:val="21"/>
        </w:rPr>
        <w:t>。本项目类型为</w:t>
      </w:r>
      <w:r>
        <w:rPr>
          <w:rFonts w:eastAsia="宋体"/>
          <w:b/>
          <w:kern w:val="2"/>
          <w:sz w:val="21"/>
          <w:highlight w:val="yellow"/>
        </w:rPr>
        <w:t>服务类</w:t>
      </w:r>
      <w:r>
        <w:rPr>
          <w:rFonts w:eastAsia="宋体"/>
          <w:kern w:val="2"/>
          <w:sz w:val="21"/>
        </w:rPr>
        <w:t>：</w:t>
      </w:r>
    </w:p>
    <w:p>
      <w:pPr>
        <w:widowControl w:val="0"/>
        <w:spacing w:line="320" w:lineRule="exact"/>
        <w:ind w:firstLine="420" w:firstLineChars="200"/>
        <w:jc w:val="both"/>
        <w:rPr>
          <w:rFonts w:eastAsia="宋体"/>
          <w:kern w:val="2"/>
          <w:sz w:val="21"/>
        </w:rPr>
      </w:pPr>
      <w:r>
        <w:rPr>
          <w:rFonts w:eastAsia="宋体"/>
          <w:kern w:val="2"/>
          <w:sz w:val="21"/>
        </w:rPr>
        <w:t>（一）代理服务费以《中标通知书》确定的中标金额作为计算基数，按差额定率累进法计算。（</w:t>
      </w:r>
      <w:r>
        <w:rPr>
          <w:rFonts w:hint="eastAsia" w:eastAsia="宋体"/>
          <w:kern w:val="2"/>
          <w:sz w:val="21"/>
        </w:rPr>
        <w:t>对于报总价的采购类项目，</w:t>
      </w:r>
      <w:r>
        <w:rPr>
          <w:rFonts w:eastAsia="宋体"/>
          <w:kern w:val="2"/>
          <w:sz w:val="21"/>
        </w:rPr>
        <w:t>计算基数</w:t>
      </w:r>
      <w:r>
        <w:rPr>
          <w:rFonts w:hint="eastAsia" w:eastAsia="宋体"/>
          <w:kern w:val="2"/>
          <w:sz w:val="21"/>
        </w:rPr>
        <w:t>为中标（成交）金额；</w:t>
      </w:r>
      <w:r>
        <w:rPr>
          <w:rFonts w:hint="eastAsia" w:eastAsia="宋体"/>
          <w:kern w:val="2"/>
          <w:sz w:val="21"/>
          <w:highlight w:val="yellow"/>
        </w:rPr>
        <w:t>对于报单价或折扣或费率的采购类项目，</w:t>
      </w:r>
      <w:r>
        <w:rPr>
          <w:rFonts w:eastAsia="宋体"/>
          <w:kern w:val="2"/>
          <w:sz w:val="21"/>
          <w:highlight w:val="yellow"/>
        </w:rPr>
        <w:t>计算基数</w:t>
      </w:r>
      <w:r>
        <w:rPr>
          <w:rFonts w:hint="eastAsia" w:eastAsia="宋体"/>
          <w:kern w:val="2"/>
          <w:sz w:val="21"/>
          <w:highlight w:val="yellow"/>
        </w:rPr>
        <w:t>为预算上限金额或支付上限金额</w:t>
      </w:r>
      <w:r>
        <w:rPr>
          <w:rFonts w:eastAsia="宋体"/>
          <w:kern w:val="2"/>
          <w:sz w:val="21"/>
        </w:rPr>
        <w:t>）</w:t>
      </w:r>
    </w:p>
    <w:p>
      <w:pPr>
        <w:widowControl w:val="0"/>
        <w:spacing w:line="320" w:lineRule="exact"/>
        <w:ind w:firstLine="420" w:firstLineChars="200"/>
        <w:jc w:val="both"/>
        <w:rPr>
          <w:rFonts w:eastAsia="宋体"/>
          <w:kern w:val="2"/>
          <w:sz w:val="21"/>
        </w:rPr>
      </w:pPr>
      <w:r>
        <w:rPr>
          <w:rFonts w:eastAsia="宋体"/>
          <w:kern w:val="2"/>
          <w:sz w:val="21"/>
        </w:rPr>
        <w:t>（二）中标金额的各部分费率如下表：</w:t>
      </w:r>
    </w:p>
    <w:tbl>
      <w:tblPr>
        <w:tblStyle w:val="51"/>
        <w:tblW w:w="7335" w:type="dxa"/>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15" w:type="dxa"/>
          <w:left w:w="15" w:type="dxa"/>
          <w:bottom w:w="15" w:type="dxa"/>
          <w:right w:w="15" w:type="dxa"/>
        </w:tblCellMar>
      </w:tblPr>
      <w:tblGrid>
        <w:gridCol w:w="2941"/>
        <w:gridCol w:w="1418"/>
        <w:gridCol w:w="1417"/>
        <w:gridCol w:w="1559"/>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71" w:hRule="atLeast"/>
          <w:jc w:val="center"/>
        </w:trPr>
        <w:tc>
          <w:tcPr>
            <w:tcW w:w="2941" w:type="dxa"/>
            <w:tcMar>
              <w:top w:w="27" w:type="dxa"/>
              <w:left w:w="136" w:type="dxa"/>
              <w:bottom w:w="27" w:type="dxa"/>
              <w:right w:w="136" w:type="dxa"/>
            </w:tcMar>
            <w:vAlign w:val="center"/>
          </w:tcPr>
          <w:p>
            <w:pPr>
              <w:spacing w:line="320" w:lineRule="exact"/>
              <w:jc w:val="center"/>
              <w:textAlignment w:val="baseline"/>
              <w:rPr>
                <w:rFonts w:eastAsia="宋体"/>
                <w:b/>
                <w:color w:val="000000"/>
                <w:sz w:val="22"/>
                <w:szCs w:val="28"/>
              </w:rPr>
            </w:pPr>
            <w:r>
              <w:rPr>
                <w:rFonts w:eastAsia="宋体"/>
                <w:b/>
                <w:color w:val="000000"/>
                <w:sz w:val="22"/>
                <w:szCs w:val="28"/>
              </w:rPr>
              <w:t>中标金额</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b/>
                <w:color w:val="000000"/>
                <w:sz w:val="22"/>
                <w:szCs w:val="28"/>
              </w:rPr>
            </w:pPr>
            <w:r>
              <w:rPr>
                <w:rFonts w:eastAsia="宋体"/>
                <w:b/>
                <w:color w:val="000000"/>
                <w:sz w:val="22"/>
                <w:szCs w:val="28"/>
              </w:rPr>
              <w:t>货物采购</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b/>
                <w:color w:val="000000"/>
                <w:sz w:val="22"/>
                <w:szCs w:val="28"/>
              </w:rPr>
            </w:pPr>
            <w:r>
              <w:rPr>
                <w:rFonts w:eastAsia="宋体"/>
                <w:b/>
                <w:color w:val="000000"/>
                <w:sz w:val="22"/>
                <w:szCs w:val="28"/>
              </w:rPr>
              <w:t>服务采购</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b/>
                <w:color w:val="000000"/>
                <w:sz w:val="22"/>
                <w:szCs w:val="28"/>
              </w:rPr>
            </w:pPr>
            <w:r>
              <w:rPr>
                <w:rFonts w:eastAsia="宋体"/>
                <w:b/>
                <w:color w:val="000000"/>
                <w:sz w:val="22"/>
                <w:szCs w:val="28"/>
              </w:rPr>
              <w:t>工程采购</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49"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100万元以下</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1.5%</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1.5%</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1.0%</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42"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100万元（含）-500万元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1.1%</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0.8%</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0.7%</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34"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500万元（含）-1000万元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0.8%</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0.45%</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0.55%</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26"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1000万元（含）-5000万元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0.5%</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0.25%</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0.35%</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31"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5000万元（含）-1亿元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0.25%</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0.1%</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0.2%</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24"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1亿元（含）-5亿元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0.05%</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0.05%</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0.05%</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30"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5亿元（含）-10亿元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0.035%</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0.035%</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0.035%</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36"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10亿元（含）-50亿元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0.008%</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0.008%</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0.008%</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27"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50亿元（含）-100亿元</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0.006%</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0.006%</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0.006%</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15" w:type="dxa"/>
            <w:left w:w="15" w:type="dxa"/>
            <w:bottom w:w="15" w:type="dxa"/>
            <w:right w:w="15" w:type="dxa"/>
          </w:tblCellMar>
        </w:tblPrEx>
        <w:trPr>
          <w:trHeight w:val="334" w:hRule="atLeast"/>
          <w:jc w:val="center"/>
        </w:trPr>
        <w:tc>
          <w:tcPr>
            <w:tcW w:w="2941" w:type="dxa"/>
            <w:tcMar>
              <w:top w:w="27" w:type="dxa"/>
              <w:left w:w="136" w:type="dxa"/>
              <w:bottom w:w="27" w:type="dxa"/>
              <w:right w:w="136" w:type="dxa"/>
            </w:tcMar>
            <w:vAlign w:val="center"/>
          </w:tcPr>
          <w:p>
            <w:pPr>
              <w:spacing w:line="320" w:lineRule="exact"/>
              <w:textAlignment w:val="baseline"/>
              <w:rPr>
                <w:rFonts w:eastAsia="宋体"/>
                <w:color w:val="000000"/>
                <w:sz w:val="22"/>
                <w:szCs w:val="28"/>
              </w:rPr>
            </w:pPr>
            <w:r>
              <w:rPr>
                <w:rFonts w:eastAsia="宋体"/>
                <w:color w:val="000000"/>
                <w:sz w:val="22"/>
                <w:szCs w:val="28"/>
              </w:rPr>
              <w:t>100亿元（含）以上</w:t>
            </w:r>
          </w:p>
        </w:tc>
        <w:tc>
          <w:tcPr>
            <w:tcW w:w="1418"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0.004%</w:t>
            </w:r>
          </w:p>
        </w:tc>
        <w:tc>
          <w:tcPr>
            <w:tcW w:w="1417"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0.004%</w:t>
            </w:r>
          </w:p>
        </w:tc>
        <w:tc>
          <w:tcPr>
            <w:tcW w:w="1559" w:type="dxa"/>
            <w:tcMar>
              <w:top w:w="27" w:type="dxa"/>
              <w:left w:w="136" w:type="dxa"/>
              <w:bottom w:w="27" w:type="dxa"/>
              <w:right w:w="136" w:type="dxa"/>
            </w:tcMar>
            <w:vAlign w:val="center"/>
          </w:tcPr>
          <w:p>
            <w:pPr>
              <w:spacing w:line="320" w:lineRule="exact"/>
              <w:jc w:val="center"/>
              <w:textAlignment w:val="baseline"/>
              <w:rPr>
                <w:rFonts w:eastAsia="宋体"/>
                <w:color w:val="000000"/>
                <w:sz w:val="22"/>
                <w:szCs w:val="28"/>
              </w:rPr>
            </w:pPr>
            <w:r>
              <w:rPr>
                <w:rFonts w:eastAsia="宋体"/>
                <w:color w:val="000000"/>
                <w:sz w:val="22"/>
                <w:szCs w:val="28"/>
              </w:rPr>
              <w:t>0.004%</w:t>
            </w:r>
          </w:p>
        </w:tc>
      </w:tr>
    </w:tbl>
    <w:p>
      <w:pPr>
        <w:widowControl w:val="0"/>
        <w:spacing w:line="320" w:lineRule="exact"/>
        <w:ind w:firstLine="420" w:firstLineChars="200"/>
        <w:jc w:val="both"/>
        <w:rPr>
          <w:rFonts w:eastAsia="宋体"/>
          <w:kern w:val="2"/>
          <w:sz w:val="21"/>
        </w:rPr>
      </w:pPr>
      <w:r>
        <w:rPr>
          <w:rFonts w:eastAsia="宋体"/>
          <w:kern w:val="2"/>
          <w:sz w:val="21"/>
        </w:rPr>
        <w:t>例如：某货物采购项目，中标金额为600万元，总共交纳的代理服务费的具体计算过程如下：</w:t>
      </w:r>
    </w:p>
    <w:p>
      <w:pPr>
        <w:widowControl w:val="0"/>
        <w:spacing w:line="320" w:lineRule="exact"/>
        <w:ind w:firstLine="420" w:firstLineChars="200"/>
        <w:jc w:val="both"/>
        <w:rPr>
          <w:rFonts w:eastAsia="宋体"/>
          <w:kern w:val="2"/>
          <w:sz w:val="21"/>
        </w:rPr>
      </w:pPr>
      <w:r>
        <w:rPr>
          <w:rFonts w:eastAsia="宋体"/>
          <w:kern w:val="2"/>
          <w:sz w:val="21"/>
        </w:rPr>
        <w:t>标准代理服务费＝（100万以下部分的代理服务费）+（100万～500万部分的代理服务费）+（500万～600万部分的代理服务费）＝100万元×1.5%+（500-100）万元×1.1%+（600-500）万元×0.8%=1.5万元+4.4万元+0.8万元＝6.7万元</w:t>
      </w:r>
    </w:p>
    <w:p>
      <w:pPr>
        <w:widowControl w:val="0"/>
        <w:spacing w:line="320" w:lineRule="exact"/>
        <w:ind w:firstLine="420" w:firstLineChars="200"/>
        <w:jc w:val="both"/>
        <w:rPr>
          <w:rFonts w:eastAsia="宋体"/>
          <w:kern w:val="2"/>
          <w:sz w:val="21"/>
        </w:rPr>
      </w:pPr>
      <w:r>
        <w:rPr>
          <w:rFonts w:eastAsia="宋体"/>
          <w:kern w:val="2"/>
          <w:sz w:val="21"/>
        </w:rPr>
        <w:t>（三）中标供应商中标后，必须按规定采用银行对公转账方式向深圳交易集团有限公司直接交纳代理服务费，交纳信息及要求按以下规定执行：</w:t>
      </w:r>
    </w:p>
    <w:p>
      <w:pPr>
        <w:widowControl w:val="0"/>
        <w:spacing w:line="320" w:lineRule="exact"/>
        <w:ind w:firstLine="418" w:firstLineChars="199"/>
        <w:rPr>
          <w:rFonts w:eastAsia="宋体"/>
          <w:color w:val="FF0000"/>
          <w:kern w:val="2"/>
          <w:sz w:val="21"/>
          <w:szCs w:val="21"/>
        </w:rPr>
      </w:pPr>
      <w:r>
        <w:rPr>
          <w:rFonts w:eastAsia="宋体"/>
          <w:b/>
          <w:bCs/>
          <w:color w:val="FF0000"/>
          <w:kern w:val="2"/>
          <w:sz w:val="21"/>
          <w:szCs w:val="21"/>
        </w:rPr>
        <w:t>仅接收公对公转账，</w:t>
      </w:r>
      <w:r>
        <w:rPr>
          <w:rFonts w:eastAsia="宋体"/>
          <w:b/>
          <w:color w:val="FF0000"/>
          <w:kern w:val="2"/>
          <w:sz w:val="21"/>
          <w:szCs w:val="21"/>
        </w:rPr>
        <w:t>账户信息如下：</w:t>
      </w:r>
    </w:p>
    <w:p>
      <w:pPr>
        <w:widowControl w:val="0"/>
        <w:spacing w:line="320" w:lineRule="exact"/>
        <w:ind w:firstLine="418" w:firstLineChars="199"/>
        <w:jc w:val="both"/>
        <w:rPr>
          <w:rFonts w:eastAsia="宋体"/>
          <w:b/>
          <w:bCs/>
          <w:color w:val="FF0000"/>
          <w:kern w:val="2"/>
          <w:sz w:val="21"/>
          <w:szCs w:val="21"/>
        </w:rPr>
      </w:pPr>
      <w:r>
        <w:rPr>
          <w:rFonts w:eastAsia="宋体"/>
          <w:b/>
          <w:bCs/>
          <w:color w:val="FF0000"/>
          <w:kern w:val="2"/>
          <w:sz w:val="21"/>
          <w:szCs w:val="21"/>
        </w:rPr>
        <w:t>账户名：深圳交易集团有限公司</w:t>
      </w:r>
    </w:p>
    <w:p>
      <w:pPr>
        <w:widowControl w:val="0"/>
        <w:spacing w:line="320" w:lineRule="exact"/>
        <w:ind w:firstLine="418" w:firstLineChars="199"/>
        <w:jc w:val="both"/>
        <w:rPr>
          <w:rFonts w:eastAsia="宋体"/>
          <w:b/>
          <w:bCs/>
          <w:color w:val="FF0000"/>
          <w:kern w:val="2"/>
          <w:sz w:val="21"/>
          <w:szCs w:val="21"/>
        </w:rPr>
      </w:pPr>
      <w:r>
        <w:rPr>
          <w:rFonts w:eastAsia="宋体"/>
          <w:b/>
          <w:bCs/>
          <w:color w:val="FF0000"/>
          <w:kern w:val="2"/>
          <w:sz w:val="21"/>
          <w:szCs w:val="21"/>
        </w:rPr>
        <w:t xml:space="preserve">账号：632766136 </w:t>
      </w:r>
    </w:p>
    <w:p>
      <w:pPr>
        <w:spacing w:line="360" w:lineRule="auto"/>
        <w:ind w:firstLine="420" w:firstLineChars="200"/>
        <w:rPr>
          <w:b/>
          <w:bCs/>
        </w:rPr>
      </w:pPr>
      <w:r>
        <w:rPr>
          <w:rFonts w:eastAsia="宋体"/>
          <w:b/>
          <w:bCs/>
          <w:color w:val="FF0000"/>
          <w:kern w:val="2"/>
          <w:sz w:val="21"/>
          <w:szCs w:val="21"/>
        </w:rPr>
        <w:t>开户行：民生银行深圳五洲支行</w:t>
      </w:r>
    </w:p>
    <w:p>
      <w:pPr>
        <w:spacing w:line="320" w:lineRule="exact"/>
        <w:ind w:firstLine="420" w:firstLineChars="200"/>
        <w:rPr>
          <w:b/>
          <w:sz w:val="21"/>
          <w:szCs w:val="21"/>
        </w:rPr>
      </w:pPr>
    </w:p>
    <w:p>
      <w:pPr>
        <w:spacing w:line="320" w:lineRule="exact"/>
        <w:ind w:firstLine="420" w:firstLineChars="200"/>
        <w:rPr>
          <w:sz w:val="21"/>
          <w:szCs w:val="21"/>
        </w:rPr>
      </w:pPr>
    </w:p>
    <w:p>
      <w:pPr>
        <w:pStyle w:val="3"/>
        <w:spacing w:before="120" w:after="120" w:line="320" w:lineRule="exact"/>
        <w:jc w:val="center"/>
        <w:rPr>
          <w:rFonts w:ascii="宋体" w:hAnsi="宋体" w:eastAsia="宋体"/>
        </w:rPr>
      </w:pPr>
      <w:r>
        <w:rPr>
          <w:rFonts w:ascii="Times New Roman" w:hAnsi="Times New Roman"/>
          <w:sz w:val="28"/>
          <w:szCs w:val="28"/>
        </w:rPr>
        <w:br w:type="page"/>
      </w:r>
      <w:r>
        <w:rPr>
          <w:rFonts w:ascii="宋体" w:hAnsi="宋体" w:eastAsia="宋体"/>
        </w:rPr>
        <w:t>第三章 用户需求书</w:t>
      </w:r>
    </w:p>
    <w:p>
      <w:pPr>
        <w:pStyle w:val="4"/>
        <w:jc w:val="center"/>
        <w:rPr>
          <w:b/>
          <w:bCs/>
          <w:sz w:val="24"/>
          <w:szCs w:val="24"/>
        </w:rPr>
      </w:pPr>
      <w:r>
        <w:rPr>
          <w:b/>
          <w:bCs/>
          <w:sz w:val="24"/>
          <w:szCs w:val="24"/>
        </w:rPr>
        <w:t>一、项目基本信息</w:t>
      </w:r>
    </w:p>
    <w:tbl>
      <w:tblPr>
        <w:tblStyle w:val="51"/>
        <w:tblW w:w="55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3"/>
        <w:gridCol w:w="7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6" w:hRule="atLeast"/>
          <w:jc w:val="center"/>
        </w:trPr>
        <w:tc>
          <w:tcPr>
            <w:tcW w:w="1574" w:type="dxa"/>
            <w:tcBorders>
              <w:top w:val="single" w:color="auto" w:sz="4" w:space="0"/>
              <w:left w:val="single" w:color="auto" w:sz="4" w:space="0"/>
              <w:bottom w:val="single" w:color="auto" w:sz="4" w:space="0"/>
              <w:right w:val="single" w:color="auto" w:sz="4" w:space="0"/>
            </w:tcBorders>
            <w:vAlign w:val="center"/>
          </w:tcPr>
          <w:p>
            <w:pPr>
              <w:widowControl w:val="0"/>
              <w:jc w:val="center"/>
              <w:rPr>
                <w:rFonts w:eastAsia="宋体"/>
                <w:bCs/>
                <w:kern w:val="2"/>
                <w:sz w:val="21"/>
                <w:szCs w:val="21"/>
              </w:rPr>
            </w:pPr>
            <w:r>
              <w:rPr>
                <w:rFonts w:eastAsia="宋体"/>
                <w:bCs/>
                <w:kern w:val="2"/>
                <w:sz w:val="21"/>
                <w:szCs w:val="21"/>
              </w:rPr>
              <w:t>项目编号</w:t>
            </w:r>
          </w:p>
        </w:tc>
        <w:tc>
          <w:tcPr>
            <w:tcW w:w="7862" w:type="dxa"/>
            <w:tcBorders>
              <w:top w:val="single" w:color="auto" w:sz="4" w:space="0"/>
              <w:left w:val="single" w:color="auto" w:sz="4" w:space="0"/>
              <w:bottom w:val="single" w:color="auto" w:sz="4" w:space="0"/>
              <w:right w:val="single" w:color="auto" w:sz="4" w:space="0"/>
            </w:tcBorders>
            <w:vAlign w:val="center"/>
          </w:tcPr>
          <w:p>
            <w:pPr>
              <w:widowControl w:val="0"/>
              <w:rPr>
                <w:rFonts w:eastAsia="宋体"/>
                <w:kern w:val="2"/>
                <w:sz w:val="21"/>
                <w:szCs w:val="21"/>
                <w:highlight w:val="yellow"/>
              </w:rPr>
            </w:pPr>
            <w:r>
              <w:rPr>
                <w:rFonts w:eastAsia="宋体"/>
                <w:kern w:val="2"/>
                <w:sz w:val="21"/>
                <w:szCs w:val="21"/>
              </w:rPr>
              <w:t>GMXX2023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6" w:hRule="atLeast"/>
          <w:jc w:val="center"/>
        </w:trPr>
        <w:tc>
          <w:tcPr>
            <w:tcW w:w="1574" w:type="dxa"/>
            <w:tcBorders>
              <w:top w:val="single" w:color="auto" w:sz="4" w:space="0"/>
              <w:left w:val="single" w:color="auto" w:sz="4" w:space="0"/>
              <w:bottom w:val="single" w:color="auto" w:sz="4" w:space="0"/>
              <w:right w:val="single" w:color="auto" w:sz="4" w:space="0"/>
            </w:tcBorders>
            <w:vAlign w:val="center"/>
          </w:tcPr>
          <w:p>
            <w:pPr>
              <w:widowControl w:val="0"/>
              <w:jc w:val="center"/>
              <w:rPr>
                <w:rFonts w:eastAsia="宋体"/>
                <w:bCs/>
                <w:kern w:val="2"/>
                <w:sz w:val="21"/>
                <w:szCs w:val="21"/>
              </w:rPr>
            </w:pPr>
            <w:r>
              <w:rPr>
                <w:rFonts w:eastAsia="宋体"/>
                <w:bCs/>
                <w:kern w:val="2"/>
                <w:sz w:val="21"/>
                <w:szCs w:val="21"/>
              </w:rPr>
              <w:t>项目名称</w:t>
            </w:r>
          </w:p>
        </w:tc>
        <w:tc>
          <w:tcPr>
            <w:tcW w:w="7862" w:type="dxa"/>
            <w:tcBorders>
              <w:top w:val="single" w:color="auto" w:sz="4" w:space="0"/>
              <w:left w:val="single" w:color="auto" w:sz="4" w:space="0"/>
              <w:bottom w:val="single" w:color="auto" w:sz="4" w:space="0"/>
              <w:right w:val="single" w:color="auto" w:sz="4" w:space="0"/>
            </w:tcBorders>
            <w:vAlign w:val="center"/>
          </w:tcPr>
          <w:p>
            <w:pPr>
              <w:widowControl w:val="0"/>
              <w:rPr>
                <w:rFonts w:eastAsia="宋体"/>
                <w:kern w:val="2"/>
                <w:sz w:val="21"/>
                <w:szCs w:val="21"/>
              </w:rPr>
            </w:pPr>
            <w:r>
              <w:rPr>
                <w:rFonts w:hint="eastAsia"/>
                <w:sz w:val="21"/>
                <w:szCs w:val="21"/>
              </w:rPr>
              <w:t>光明区人力资源局就业援助领域购买社会工作服务项目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06" w:hRule="atLeast"/>
          <w:jc w:val="center"/>
        </w:trPr>
        <w:tc>
          <w:tcPr>
            <w:tcW w:w="1574" w:type="dxa"/>
            <w:tcBorders>
              <w:top w:val="single" w:color="auto" w:sz="4" w:space="0"/>
              <w:left w:val="single" w:color="auto" w:sz="4" w:space="0"/>
              <w:bottom w:val="single" w:color="auto" w:sz="4" w:space="0"/>
              <w:right w:val="single" w:color="auto" w:sz="4" w:space="0"/>
            </w:tcBorders>
            <w:vAlign w:val="center"/>
          </w:tcPr>
          <w:p>
            <w:pPr>
              <w:widowControl w:val="0"/>
              <w:jc w:val="center"/>
              <w:rPr>
                <w:rFonts w:eastAsia="宋体"/>
                <w:bCs/>
                <w:kern w:val="2"/>
                <w:sz w:val="21"/>
                <w:szCs w:val="21"/>
              </w:rPr>
            </w:pPr>
            <w:r>
              <w:rPr>
                <w:rFonts w:eastAsia="宋体"/>
                <w:bCs/>
                <w:kern w:val="2"/>
                <w:sz w:val="21"/>
                <w:szCs w:val="21"/>
              </w:rPr>
              <w:t>预算金额</w:t>
            </w:r>
          </w:p>
        </w:tc>
        <w:tc>
          <w:tcPr>
            <w:tcW w:w="7862" w:type="dxa"/>
            <w:tcBorders>
              <w:top w:val="single" w:color="auto" w:sz="4" w:space="0"/>
              <w:left w:val="single" w:color="auto" w:sz="4" w:space="0"/>
              <w:bottom w:val="single" w:color="auto" w:sz="4" w:space="0"/>
              <w:right w:val="single" w:color="auto" w:sz="4" w:space="0"/>
            </w:tcBorders>
            <w:vAlign w:val="center"/>
          </w:tcPr>
          <w:p>
            <w:pPr>
              <w:widowControl w:val="0"/>
              <w:spacing w:after="60"/>
              <w:rPr>
                <w:rFonts w:eastAsia="宋体"/>
                <w:kern w:val="2"/>
                <w:sz w:val="21"/>
                <w:szCs w:val="21"/>
              </w:rPr>
            </w:pPr>
            <w:r>
              <w:rPr>
                <w:rFonts w:eastAsia="宋体"/>
                <w:kern w:val="2"/>
                <w:sz w:val="21"/>
                <w:szCs w:val="21"/>
                <w:highlight w:val="yellow"/>
              </w:rPr>
              <w:t>81.5万元</w:t>
            </w:r>
            <w:r>
              <w:rPr>
                <w:rFonts w:hint="eastAsia" w:ascii="宋体" w:hAnsi="宋体" w:eastAsia="宋体"/>
                <w:bCs/>
                <w:kern w:val="2"/>
                <w:sz w:val="21"/>
                <w:szCs w:val="21"/>
                <w:highlight w:val="yellow"/>
              </w:rPr>
              <w:t>（超出预算金额将被当作无效投标处理）</w:t>
            </w:r>
          </w:p>
        </w:tc>
      </w:tr>
    </w:tbl>
    <w:p>
      <w:pPr>
        <w:spacing w:line="440" w:lineRule="exact"/>
        <w:rPr>
          <w:b/>
          <w:sz w:val="28"/>
          <w:szCs w:val="28"/>
        </w:rPr>
      </w:pPr>
    </w:p>
    <w:p>
      <w:pPr>
        <w:pStyle w:val="4"/>
        <w:jc w:val="center"/>
        <w:rPr>
          <w:b/>
          <w:bCs/>
          <w:sz w:val="24"/>
          <w:szCs w:val="24"/>
        </w:rPr>
      </w:pPr>
      <w:r>
        <w:rPr>
          <w:rFonts w:hint="eastAsia"/>
          <w:b/>
          <w:bCs/>
          <w:sz w:val="24"/>
          <w:szCs w:val="24"/>
        </w:rPr>
        <w:t>二、项目概况</w:t>
      </w:r>
    </w:p>
    <w:p>
      <w:pPr>
        <w:widowControl w:val="0"/>
        <w:spacing w:line="360" w:lineRule="auto"/>
        <w:ind w:firstLine="420" w:firstLineChars="200"/>
        <w:jc w:val="both"/>
        <w:rPr>
          <w:rFonts w:eastAsia="宋体"/>
          <w:bCs/>
          <w:sz w:val="21"/>
        </w:rPr>
      </w:pPr>
      <w:r>
        <w:rPr>
          <w:rFonts w:hint="eastAsia" w:eastAsia="宋体"/>
          <w:bCs/>
          <w:sz w:val="21"/>
        </w:rPr>
        <w:t>根据相关文件要求，光明区需进一步优化就业服务，有效应对当前经济环境的新情况、新变化，同时结合我区就业工作现状和需要，完善以下三方面工作：一是加强重点用工企业就业服务，持续开展企业用工需求摸查，建立台账和数据库，实行动态管理，及时掌握辖区重点企业用工形势，提供用工政策对接和协调服务，应对企业用工缺口；二是统筹做好重点人群就业，优化高校毕业生、就业困难人员、脱贫人员等群体就业服务，举办招聘会和政策宣讲会等专项活动，并落实就业援助政策，提高重点人群就业率；三是实施“技能光明”行动，持续开展公益性职业技能培训，实施“粤菜师傅”“广东技工”“南粤家政”工程和推广企业新型学徒制，提升劳动者技能水平。</w:t>
      </w:r>
    </w:p>
    <w:p>
      <w:pPr>
        <w:widowControl w:val="0"/>
        <w:spacing w:line="360" w:lineRule="auto"/>
        <w:ind w:firstLine="420" w:firstLineChars="200"/>
        <w:jc w:val="both"/>
        <w:rPr>
          <w:rFonts w:eastAsia="宋体"/>
          <w:bCs/>
          <w:sz w:val="21"/>
        </w:rPr>
      </w:pPr>
    </w:p>
    <w:p>
      <w:pPr>
        <w:widowControl w:val="0"/>
        <w:spacing w:line="360" w:lineRule="auto"/>
        <w:ind w:firstLine="420" w:firstLineChars="200"/>
        <w:jc w:val="both"/>
        <w:rPr>
          <w:rFonts w:eastAsia="宋体"/>
          <w:bCs/>
          <w:sz w:val="21"/>
        </w:rPr>
      </w:pPr>
    </w:p>
    <w:p>
      <w:pPr>
        <w:pStyle w:val="4"/>
        <w:jc w:val="center"/>
        <w:rPr>
          <w:b/>
          <w:bCs/>
          <w:sz w:val="24"/>
          <w:szCs w:val="24"/>
        </w:rPr>
      </w:pPr>
      <w:r>
        <w:rPr>
          <w:rFonts w:hint="eastAsia"/>
          <w:b/>
          <w:bCs/>
          <w:sz w:val="24"/>
          <w:szCs w:val="24"/>
        </w:rPr>
        <w:t>三、实质性条款</w:t>
      </w:r>
    </w:p>
    <w:tbl>
      <w:tblPr>
        <w:tblStyle w:val="51"/>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8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705" w:type="dxa"/>
            <w:vAlign w:val="center"/>
          </w:tcPr>
          <w:p>
            <w:pPr>
              <w:adjustRightInd w:val="0"/>
              <w:snapToGrid w:val="0"/>
              <w:spacing w:line="360" w:lineRule="exact"/>
              <w:jc w:val="center"/>
              <w:rPr>
                <w:rFonts w:ascii="宋体" w:hAnsi="宋体" w:eastAsia="宋体"/>
                <w:sz w:val="21"/>
                <w:szCs w:val="21"/>
              </w:rPr>
            </w:pPr>
            <w:r>
              <w:rPr>
                <w:rFonts w:hint="eastAsia" w:ascii="宋体" w:hAnsi="宋体" w:eastAsia="宋体"/>
                <w:sz w:val="21"/>
                <w:szCs w:val="21"/>
              </w:rPr>
              <w:t>序号</w:t>
            </w:r>
          </w:p>
        </w:tc>
        <w:tc>
          <w:tcPr>
            <w:tcW w:w="8050" w:type="dxa"/>
            <w:vAlign w:val="center"/>
          </w:tcPr>
          <w:p>
            <w:pPr>
              <w:adjustRightInd w:val="0"/>
              <w:snapToGrid w:val="0"/>
              <w:spacing w:line="360" w:lineRule="exact"/>
              <w:jc w:val="center"/>
              <w:rPr>
                <w:rFonts w:ascii="宋体" w:hAnsi="宋体" w:eastAsia="宋体"/>
                <w:sz w:val="21"/>
                <w:szCs w:val="21"/>
              </w:rPr>
            </w:pPr>
            <w:r>
              <w:rPr>
                <w:rFonts w:hint="eastAsia" w:ascii="宋体" w:hAnsi="宋体" w:eastAsia="宋体"/>
                <w:sz w:val="21"/>
                <w:szCs w:val="21"/>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705" w:type="dxa"/>
            <w:vAlign w:val="center"/>
          </w:tcPr>
          <w:p>
            <w:pPr>
              <w:spacing w:line="288" w:lineRule="auto"/>
              <w:jc w:val="center"/>
              <w:rPr>
                <w:bCs/>
                <w:sz w:val="21"/>
                <w:szCs w:val="21"/>
              </w:rPr>
            </w:pPr>
            <w:r>
              <w:rPr>
                <w:rFonts w:hint="eastAsia"/>
                <w:bCs/>
                <w:sz w:val="21"/>
                <w:szCs w:val="21"/>
              </w:rPr>
              <w:t>1</w:t>
            </w:r>
          </w:p>
        </w:tc>
        <w:tc>
          <w:tcPr>
            <w:tcW w:w="8050" w:type="dxa"/>
            <w:vAlign w:val="center"/>
          </w:tcPr>
          <w:p>
            <w:pPr>
              <w:spacing w:line="320" w:lineRule="exact"/>
              <w:ind w:firstLine="420" w:firstLineChars="200"/>
              <w:rPr>
                <w:rFonts w:eastAsia="宋体"/>
                <w:sz w:val="21"/>
                <w:szCs w:val="21"/>
              </w:rPr>
            </w:pPr>
            <w:r>
              <w:rPr>
                <w:rFonts w:hint="eastAsia"/>
                <w:b/>
                <w:sz w:val="21"/>
                <w:szCs w:val="21"/>
              </w:rPr>
              <w:t>服务期限：</w:t>
            </w:r>
            <w:r>
              <w:rPr>
                <w:rFonts w:hint="eastAsia" w:ascii="宋体" w:hAnsi="宋体" w:eastAsia="宋体"/>
                <w:color w:val="FF0000"/>
                <w:kern w:val="2"/>
                <w:sz w:val="21"/>
                <w:szCs w:val="21"/>
              </w:rPr>
              <w:t>★</w:t>
            </w:r>
            <w:r>
              <w:rPr>
                <w:rFonts w:hint="eastAsia" w:ascii="宋体" w:hAnsi="宋体" w:eastAsia="宋体"/>
                <w:kern w:val="2"/>
                <w:sz w:val="21"/>
                <w:szCs w:val="21"/>
                <w:highlight w:val="yellow"/>
              </w:rPr>
              <w:t>本项目服务期限自合同签订之日1</w:t>
            </w:r>
            <w:r>
              <w:rPr>
                <w:rFonts w:ascii="宋体" w:hAnsi="宋体" w:eastAsia="宋体"/>
                <w:kern w:val="2"/>
                <w:sz w:val="21"/>
                <w:szCs w:val="21"/>
                <w:highlight w:val="yellow"/>
              </w:rPr>
              <w:t>2个月</w:t>
            </w:r>
            <w:r>
              <w:rPr>
                <w:rFonts w:hint="eastAsia" w:ascii="宋体" w:hAnsi="宋体" w:eastAsia="宋体"/>
                <w:kern w:val="2"/>
                <w:sz w:val="21"/>
                <w:szCs w:val="21"/>
                <w:highlight w:val="yellow"/>
              </w:rPr>
              <w:t>。</w:t>
            </w:r>
          </w:p>
        </w:tc>
      </w:tr>
    </w:tbl>
    <w:p>
      <w:pPr>
        <w:spacing w:line="400" w:lineRule="exact"/>
        <w:ind w:firstLine="420" w:firstLineChars="200"/>
        <w:rPr>
          <w:sz w:val="21"/>
          <w:szCs w:val="21"/>
          <w:highlight w:val="yellow"/>
        </w:rPr>
      </w:pPr>
    </w:p>
    <w:p>
      <w:pPr>
        <w:spacing w:line="400" w:lineRule="exact"/>
        <w:ind w:firstLine="420" w:firstLineChars="200"/>
        <w:rPr>
          <w:sz w:val="21"/>
          <w:szCs w:val="21"/>
        </w:rPr>
      </w:pPr>
      <w:r>
        <w:rPr>
          <w:rFonts w:hint="eastAsia"/>
          <w:sz w:val="21"/>
          <w:szCs w:val="21"/>
          <w:highlight w:val="yellow"/>
        </w:rPr>
        <w:t>注：上表所列内容为不可负偏离条款，负偏离将视为未实质性满足招标文件要求作投标无效处理。</w:t>
      </w:r>
    </w:p>
    <w:p>
      <w:pPr>
        <w:spacing w:line="400" w:lineRule="exact"/>
        <w:ind w:firstLine="420" w:firstLineChars="200"/>
        <w:rPr>
          <w:sz w:val="21"/>
          <w:szCs w:val="21"/>
        </w:rPr>
      </w:pPr>
    </w:p>
    <w:p>
      <w:pPr>
        <w:pStyle w:val="4"/>
        <w:jc w:val="center"/>
        <w:rPr>
          <w:b/>
          <w:bCs/>
          <w:sz w:val="24"/>
          <w:szCs w:val="24"/>
        </w:rPr>
      </w:pPr>
      <w:r>
        <w:rPr>
          <w:rFonts w:hint="eastAsia"/>
          <w:b/>
          <w:bCs/>
          <w:sz w:val="24"/>
          <w:szCs w:val="24"/>
        </w:rPr>
        <w:t>四、服务</w:t>
      </w:r>
      <w:bookmarkStart w:id="13" w:name="OLE_LINK18"/>
      <w:bookmarkStart w:id="14" w:name="_Toc268087345"/>
      <w:r>
        <w:rPr>
          <w:rFonts w:hint="eastAsia"/>
          <w:b/>
          <w:bCs/>
          <w:sz w:val="24"/>
          <w:szCs w:val="24"/>
        </w:rPr>
        <w:t>范围</w:t>
      </w:r>
    </w:p>
    <w:p>
      <w:pPr>
        <w:widowControl w:val="0"/>
        <w:spacing w:line="440" w:lineRule="exact"/>
        <w:ind w:firstLine="420" w:firstLineChars="200"/>
        <w:jc w:val="both"/>
        <w:rPr>
          <w:rFonts w:hint="eastAsia" w:asciiTheme="minorEastAsia" w:hAnsiTheme="minorEastAsia" w:cstheme="minorEastAsia"/>
          <w:color w:val="000000"/>
          <w:kern w:val="2"/>
          <w:sz w:val="21"/>
          <w:szCs w:val="21"/>
        </w:rPr>
      </w:pPr>
      <w:r>
        <w:rPr>
          <w:rFonts w:hint="eastAsia" w:asciiTheme="minorEastAsia" w:hAnsiTheme="minorEastAsia" w:cstheme="minorEastAsia"/>
          <w:color w:val="000000"/>
          <w:kern w:val="2"/>
          <w:sz w:val="21"/>
          <w:szCs w:val="21"/>
        </w:rPr>
        <w:t>（一）提升光明区政府对企业及居民的就业服务能力，做好企业用工的数据收集统计和动态管理，掌握我区企业就业形势。</w:t>
      </w:r>
    </w:p>
    <w:p>
      <w:pPr>
        <w:widowControl w:val="0"/>
        <w:spacing w:line="440" w:lineRule="exact"/>
        <w:ind w:firstLine="420" w:firstLineChars="200"/>
        <w:jc w:val="both"/>
        <w:rPr>
          <w:rFonts w:hint="eastAsia" w:asciiTheme="minorEastAsia" w:hAnsiTheme="minorEastAsia" w:cstheme="minorEastAsia"/>
          <w:color w:val="000000"/>
          <w:kern w:val="2"/>
          <w:sz w:val="21"/>
          <w:szCs w:val="21"/>
        </w:rPr>
      </w:pPr>
      <w:r>
        <w:rPr>
          <w:rFonts w:hint="eastAsia" w:asciiTheme="minorEastAsia" w:hAnsiTheme="minorEastAsia" w:cstheme="minorEastAsia"/>
          <w:color w:val="000000"/>
          <w:kern w:val="2"/>
          <w:sz w:val="21"/>
          <w:szCs w:val="21"/>
        </w:rPr>
        <w:t xml:space="preserve"> （二）建立健全光明区劳动者特别是失业人员、就业困难人员的技能培训、职业指导、政策解读等专业就业服务体系，为服务对象提供可靠的就业保障，促就劳动者更加充分就业。</w:t>
      </w:r>
    </w:p>
    <w:p>
      <w:pPr>
        <w:widowControl w:val="0"/>
        <w:spacing w:line="440" w:lineRule="exact"/>
        <w:ind w:firstLine="420" w:firstLineChars="200"/>
        <w:jc w:val="both"/>
        <w:rPr>
          <w:rFonts w:asciiTheme="minorEastAsia" w:hAnsiTheme="minorEastAsia" w:cstheme="minorEastAsia"/>
          <w:color w:val="000000"/>
          <w:kern w:val="2"/>
          <w:sz w:val="21"/>
          <w:szCs w:val="21"/>
        </w:rPr>
      </w:pPr>
      <w:r>
        <w:rPr>
          <w:rFonts w:hint="eastAsia" w:asciiTheme="minorEastAsia" w:hAnsiTheme="minorEastAsia" w:cstheme="minorEastAsia"/>
          <w:color w:val="000000"/>
          <w:kern w:val="2"/>
          <w:sz w:val="21"/>
          <w:szCs w:val="21"/>
        </w:rPr>
        <w:t xml:space="preserve"> （三）促进高校毕业生、就业困难人员、脱贫人员等群体就业，促进就业渠道、就业机会、就业质量、就业稳定性等方面深化深入发展。</w:t>
      </w:r>
    </w:p>
    <w:p>
      <w:pPr>
        <w:pStyle w:val="5"/>
        <w:ind w:firstLine="0"/>
        <w:rPr>
          <w:lang w:val="en-US"/>
        </w:rPr>
      </w:pPr>
    </w:p>
    <w:p>
      <w:pPr>
        <w:pStyle w:val="4"/>
        <w:jc w:val="center"/>
        <w:rPr>
          <w:b/>
          <w:bCs/>
          <w:sz w:val="24"/>
          <w:szCs w:val="24"/>
        </w:rPr>
      </w:pPr>
      <w:r>
        <w:rPr>
          <w:rFonts w:hint="eastAsia"/>
          <w:b/>
          <w:bCs/>
          <w:sz w:val="24"/>
          <w:szCs w:val="24"/>
        </w:rPr>
        <w:t>五、服务要求</w:t>
      </w:r>
    </w:p>
    <w:p>
      <w:pPr>
        <w:spacing w:line="400" w:lineRule="exact"/>
        <w:ind w:firstLine="420" w:firstLineChars="200"/>
        <w:rPr>
          <w:rFonts w:ascii="宋体" w:hAnsi="宋体" w:eastAsia="宋体" w:cs="宋体"/>
          <w:b/>
          <w:bCs/>
          <w:sz w:val="21"/>
          <w:szCs w:val="21"/>
        </w:rPr>
      </w:pPr>
      <w:r>
        <w:rPr>
          <w:rFonts w:hint="eastAsia" w:ascii="宋体" w:hAnsi="宋体" w:eastAsia="宋体" w:cs="宋体"/>
          <w:b/>
          <w:bCs/>
          <w:sz w:val="21"/>
          <w:szCs w:val="21"/>
        </w:rPr>
        <w:t>一、服务内容</w:t>
      </w:r>
    </w:p>
    <w:p>
      <w:pPr>
        <w:spacing w:line="400" w:lineRule="exact"/>
        <w:ind w:firstLine="420" w:firstLineChars="200"/>
        <w:rPr>
          <w:rFonts w:ascii="宋体" w:hAnsi="宋体" w:eastAsia="宋体" w:cs="宋体"/>
          <w:sz w:val="21"/>
          <w:szCs w:val="21"/>
        </w:rPr>
      </w:pPr>
      <w:commentRangeStart w:id="19"/>
      <w:r>
        <w:rPr>
          <w:rFonts w:hint="eastAsia" w:ascii="宋体" w:hAnsi="宋体" w:eastAsia="宋体" w:cs="宋体"/>
          <w:sz w:val="21"/>
          <w:szCs w:val="21"/>
        </w:rPr>
        <w:t>开展重点用工需求摸查与动态管理服务，开展技能培训、职业指导、政策解读等就业服务，开展职业技能培训、招聘会和政策宣讲会等专项活动，承接区就业部门指派的其他行政类事务。</w:t>
      </w:r>
    </w:p>
    <w:commentRangeEnd w:id="19"/>
    <w:p>
      <w:pPr>
        <w:spacing w:line="400" w:lineRule="exact"/>
        <w:ind w:firstLine="420" w:firstLineChars="200"/>
        <w:rPr>
          <w:rFonts w:ascii="宋体" w:hAnsi="宋体" w:eastAsia="宋体" w:cs="宋体"/>
          <w:sz w:val="21"/>
          <w:szCs w:val="21"/>
        </w:rPr>
      </w:pPr>
      <w:r>
        <w:rPr>
          <w:rStyle w:val="64"/>
        </w:rPr>
        <w:commentReference w:id="19"/>
      </w:r>
    </w:p>
    <w:p>
      <w:pPr>
        <w:spacing w:line="400" w:lineRule="exact"/>
        <w:ind w:firstLine="420" w:firstLineChars="200"/>
        <w:rPr>
          <w:rFonts w:ascii="宋体" w:hAnsi="宋体" w:eastAsia="宋体" w:cs="宋体"/>
          <w:b/>
          <w:sz w:val="21"/>
          <w:szCs w:val="21"/>
        </w:rPr>
      </w:pPr>
      <w:commentRangeStart w:id="20"/>
      <w:r>
        <w:rPr>
          <w:rFonts w:hint="eastAsia" w:ascii="宋体" w:hAnsi="宋体" w:eastAsia="宋体" w:cs="宋体"/>
          <w:b/>
          <w:sz w:val="21"/>
          <w:szCs w:val="21"/>
        </w:rPr>
        <w:t>二、人员要求</w:t>
      </w:r>
      <w:commentRangeEnd w:id="20"/>
      <w:r>
        <w:rPr>
          <w:rStyle w:val="64"/>
        </w:rPr>
        <w:commentReference w:id="20"/>
      </w:r>
    </w:p>
    <w:p>
      <w:pPr>
        <w:spacing w:line="400" w:lineRule="exact"/>
        <w:ind w:firstLine="420" w:firstLineChars="200"/>
        <w:rPr>
          <w:rFonts w:ascii="宋体" w:hAnsi="宋体" w:eastAsia="宋体" w:cs="宋体"/>
          <w:sz w:val="21"/>
          <w:szCs w:val="21"/>
        </w:rPr>
      </w:pPr>
      <w:r>
        <w:rPr>
          <w:rFonts w:hint="eastAsia" w:ascii="宋体" w:hAnsi="宋体" w:eastAsia="宋体"/>
          <w:kern w:val="2"/>
          <w:sz w:val="21"/>
          <w:szCs w:val="21"/>
        </w:rPr>
        <w:t xml:space="preserve"> </w:t>
      </w:r>
    </w:p>
    <w:p>
      <w:pPr>
        <w:widowControl w:val="0"/>
        <w:spacing w:line="440" w:lineRule="exact"/>
        <w:jc w:val="both"/>
        <w:rPr>
          <w:rFonts w:asciiTheme="minorEastAsia" w:hAnsiTheme="minorEastAsia" w:cstheme="minorEastAsia"/>
          <w:color w:val="000000"/>
          <w:kern w:val="2"/>
          <w:sz w:val="21"/>
          <w:szCs w:val="21"/>
        </w:rPr>
      </w:pPr>
    </w:p>
    <w:p>
      <w:pPr>
        <w:spacing w:line="400" w:lineRule="exact"/>
        <w:ind w:firstLine="420" w:firstLineChars="200"/>
        <w:rPr>
          <w:rFonts w:ascii="宋体" w:hAnsi="宋体" w:eastAsia="宋体" w:cs="宋体"/>
          <w:b/>
          <w:sz w:val="21"/>
          <w:szCs w:val="21"/>
        </w:rPr>
      </w:pPr>
      <w:commentRangeStart w:id="21"/>
      <w:r>
        <w:rPr>
          <w:rFonts w:hint="eastAsia" w:ascii="宋体" w:hAnsi="宋体" w:eastAsia="宋体" w:cs="宋体"/>
          <w:b/>
          <w:sz w:val="21"/>
          <w:szCs w:val="21"/>
        </w:rPr>
        <w:t>三、成果要求</w:t>
      </w:r>
      <w:commentRangeEnd w:id="21"/>
      <w:r>
        <w:rPr>
          <w:rStyle w:val="64"/>
        </w:rPr>
        <w:commentReference w:id="21"/>
      </w:r>
    </w:p>
    <w:p>
      <w:pPr>
        <w:widowControl w:val="0"/>
        <w:spacing w:line="440" w:lineRule="exact"/>
        <w:ind w:firstLine="420" w:firstLineChars="200"/>
        <w:jc w:val="both"/>
        <w:rPr>
          <w:rFonts w:asciiTheme="minorEastAsia" w:hAnsiTheme="minorEastAsia" w:cstheme="minorEastAsia"/>
          <w:color w:val="000000"/>
          <w:kern w:val="2"/>
          <w:sz w:val="21"/>
          <w:szCs w:val="21"/>
        </w:rPr>
      </w:pPr>
      <w:r>
        <w:rPr>
          <w:rFonts w:hint="eastAsia" w:asciiTheme="minorEastAsia" w:hAnsiTheme="minorEastAsia" w:cstheme="minorEastAsia"/>
          <w:color w:val="000000"/>
          <w:kern w:val="2"/>
          <w:sz w:val="21"/>
          <w:szCs w:val="21"/>
        </w:rPr>
        <w:t xml:space="preserve"> </w:t>
      </w:r>
    </w:p>
    <w:p>
      <w:pPr>
        <w:widowControl w:val="0"/>
        <w:spacing w:line="440" w:lineRule="exact"/>
        <w:ind w:firstLine="420" w:firstLineChars="200"/>
        <w:jc w:val="both"/>
        <w:rPr>
          <w:rFonts w:asciiTheme="minorEastAsia" w:hAnsiTheme="minorEastAsia" w:cstheme="minorEastAsia"/>
          <w:color w:val="000000"/>
          <w:kern w:val="2"/>
          <w:sz w:val="21"/>
          <w:szCs w:val="21"/>
        </w:rPr>
      </w:pPr>
      <w:r>
        <w:rPr>
          <w:rFonts w:hint="eastAsia" w:ascii="宋体" w:hAnsi="宋体" w:eastAsia="宋体" w:cs="宋体"/>
          <w:b/>
          <w:sz w:val="21"/>
          <w:szCs w:val="21"/>
        </w:rPr>
        <w:t xml:space="preserve"> </w:t>
      </w:r>
    </w:p>
    <w:p>
      <w:pPr>
        <w:widowControl w:val="0"/>
        <w:spacing w:line="440" w:lineRule="exact"/>
        <w:ind w:firstLine="420" w:firstLineChars="200"/>
        <w:jc w:val="both"/>
        <w:rPr>
          <w:rFonts w:asciiTheme="minorEastAsia" w:hAnsiTheme="minorEastAsia" w:cstheme="minorEastAsia"/>
          <w:color w:val="000000"/>
          <w:kern w:val="2"/>
          <w:sz w:val="21"/>
          <w:szCs w:val="21"/>
        </w:rPr>
      </w:pPr>
    </w:p>
    <w:bookmarkEnd w:id="13"/>
    <w:bookmarkEnd w:id="14"/>
    <w:p>
      <w:pPr>
        <w:pStyle w:val="4"/>
        <w:jc w:val="center"/>
        <w:rPr>
          <w:b/>
          <w:bCs/>
          <w:sz w:val="24"/>
          <w:szCs w:val="24"/>
        </w:rPr>
      </w:pPr>
      <w:r>
        <w:rPr>
          <w:rFonts w:hint="eastAsia"/>
          <w:b/>
          <w:bCs/>
          <w:sz w:val="24"/>
          <w:szCs w:val="24"/>
        </w:rPr>
        <w:t>六</w:t>
      </w:r>
      <w:r>
        <w:rPr>
          <w:b/>
          <w:bCs/>
          <w:sz w:val="24"/>
          <w:szCs w:val="24"/>
        </w:rPr>
        <w:t>、</w:t>
      </w:r>
      <w:r>
        <w:rPr>
          <w:rFonts w:hint="eastAsia"/>
          <w:b/>
          <w:bCs/>
          <w:sz w:val="24"/>
          <w:szCs w:val="24"/>
        </w:rPr>
        <w:t>商务要求</w:t>
      </w:r>
    </w:p>
    <w:p>
      <w:pPr>
        <w:spacing w:line="400" w:lineRule="exact"/>
        <w:ind w:firstLine="420" w:firstLineChars="200"/>
        <w:rPr>
          <w:rFonts w:ascii="宋体" w:hAnsi="宋体" w:eastAsia="宋体"/>
          <w:kern w:val="2"/>
          <w:sz w:val="21"/>
          <w:szCs w:val="21"/>
        </w:rPr>
      </w:pPr>
      <w:r>
        <w:rPr>
          <w:rFonts w:hint="eastAsia"/>
          <w:b/>
          <w:sz w:val="21"/>
          <w:szCs w:val="21"/>
        </w:rPr>
        <w:t>（一）服务期限：</w:t>
      </w:r>
      <w:r>
        <w:rPr>
          <w:rFonts w:hint="eastAsia" w:ascii="宋体" w:hAnsi="宋体" w:eastAsia="宋体"/>
          <w:color w:val="FF0000"/>
          <w:kern w:val="2"/>
          <w:sz w:val="21"/>
          <w:szCs w:val="21"/>
          <w:highlight w:val="yellow"/>
        </w:rPr>
        <w:t>★</w:t>
      </w:r>
      <w:r>
        <w:rPr>
          <w:rFonts w:hint="eastAsia" w:ascii="宋体" w:hAnsi="宋体" w:eastAsia="宋体"/>
          <w:kern w:val="2"/>
          <w:sz w:val="21"/>
          <w:szCs w:val="21"/>
          <w:highlight w:val="yellow"/>
        </w:rPr>
        <w:t>本项目服务期限自合同签订之日1</w:t>
      </w:r>
      <w:r>
        <w:rPr>
          <w:rFonts w:ascii="宋体" w:hAnsi="宋体" w:eastAsia="宋体"/>
          <w:kern w:val="2"/>
          <w:sz w:val="21"/>
          <w:szCs w:val="21"/>
          <w:highlight w:val="yellow"/>
        </w:rPr>
        <w:t>2个月</w:t>
      </w:r>
      <w:r>
        <w:rPr>
          <w:rFonts w:hint="eastAsia" w:ascii="宋体" w:hAnsi="宋体" w:eastAsia="宋体"/>
          <w:kern w:val="2"/>
          <w:sz w:val="21"/>
          <w:szCs w:val="21"/>
          <w:highlight w:val="yellow"/>
        </w:rPr>
        <w:t>。</w:t>
      </w:r>
    </w:p>
    <w:p>
      <w:pPr>
        <w:spacing w:line="400" w:lineRule="exact"/>
        <w:ind w:firstLine="420" w:firstLineChars="200"/>
        <w:rPr>
          <w:sz w:val="21"/>
          <w:szCs w:val="21"/>
        </w:rPr>
      </w:pPr>
    </w:p>
    <w:p>
      <w:pPr>
        <w:spacing w:line="400" w:lineRule="exact"/>
        <w:ind w:firstLine="420" w:firstLineChars="200"/>
        <w:jc w:val="both"/>
        <w:rPr>
          <w:rFonts w:ascii="宋体" w:hAnsi="宋体" w:eastAsia="宋体" w:cs="宋体"/>
          <w:sz w:val="21"/>
          <w:szCs w:val="21"/>
        </w:rPr>
      </w:pPr>
      <w:r>
        <w:rPr>
          <w:rFonts w:hint="eastAsia"/>
          <w:b/>
          <w:sz w:val="21"/>
          <w:szCs w:val="21"/>
        </w:rPr>
        <w:t>（二）报价要求：</w:t>
      </w:r>
      <w:r>
        <w:rPr>
          <w:rFonts w:hint="eastAsia" w:ascii="宋体" w:hAnsi="宋体" w:eastAsia="宋体" w:cs="宋体"/>
          <w:sz w:val="21"/>
          <w:szCs w:val="21"/>
        </w:rPr>
        <w:t>投标总价（人民币）须是完成该项目的一切费用总和。</w:t>
      </w:r>
    </w:p>
    <w:p>
      <w:pPr>
        <w:spacing w:line="400" w:lineRule="exact"/>
        <w:ind w:firstLine="420" w:firstLineChars="200"/>
        <w:jc w:val="both"/>
        <w:rPr>
          <w:rFonts w:ascii="宋体" w:hAnsi="宋体" w:eastAsia="宋体" w:cs="宋体"/>
          <w:sz w:val="21"/>
          <w:szCs w:val="21"/>
        </w:rPr>
      </w:pPr>
    </w:p>
    <w:p>
      <w:pPr>
        <w:widowControl w:val="0"/>
        <w:tabs>
          <w:tab w:val="left" w:pos="3360"/>
        </w:tabs>
        <w:spacing w:line="360" w:lineRule="auto"/>
        <w:ind w:firstLine="420" w:firstLineChars="200"/>
        <w:rPr>
          <w:b/>
          <w:sz w:val="21"/>
          <w:szCs w:val="21"/>
          <w:highlight w:val="red"/>
        </w:rPr>
      </w:pPr>
      <w:r>
        <w:rPr>
          <w:rFonts w:hint="eastAsia"/>
          <w:b/>
          <w:sz w:val="21"/>
          <w:szCs w:val="21"/>
        </w:rPr>
        <w:t>（三）付款方式：</w:t>
      </w:r>
    </w:p>
    <w:p>
      <w:pPr>
        <w:spacing w:line="400" w:lineRule="exact"/>
        <w:ind w:firstLine="420" w:firstLineChars="200"/>
        <w:jc w:val="both"/>
        <w:rPr>
          <w:rFonts w:hint="eastAsia" w:ascii="宋体" w:hAnsi="宋体" w:eastAsia="宋体" w:cs="宋体"/>
          <w:sz w:val="21"/>
          <w:szCs w:val="21"/>
        </w:rPr>
      </w:pPr>
      <w:r>
        <w:rPr>
          <w:rFonts w:hint="eastAsia" w:ascii="宋体" w:hAnsi="宋体" w:eastAsia="宋体" w:cs="宋体"/>
          <w:sz w:val="21"/>
          <w:szCs w:val="21"/>
        </w:rPr>
        <w:t>资金预付款</w:t>
      </w:r>
    </w:p>
    <w:p>
      <w:pPr>
        <w:spacing w:line="400" w:lineRule="exact"/>
        <w:ind w:firstLine="420" w:firstLineChars="200"/>
        <w:jc w:val="both"/>
        <w:rPr>
          <w:rFonts w:hint="eastAsia" w:ascii="宋体" w:hAnsi="宋体" w:eastAsia="宋体" w:cs="宋体"/>
          <w:sz w:val="21"/>
          <w:szCs w:val="21"/>
        </w:rPr>
      </w:pPr>
      <w:r>
        <w:rPr>
          <w:rFonts w:hint="eastAsia" w:ascii="宋体" w:hAnsi="宋体" w:eastAsia="宋体" w:cs="宋体"/>
          <w:sz w:val="21"/>
          <w:szCs w:val="21"/>
        </w:rPr>
        <w:t>（1）在合同签订后，采购人在中标人出具发票后</w:t>
      </w:r>
      <w:r>
        <w:rPr>
          <w:rFonts w:hint="eastAsia" w:ascii="宋体" w:hAnsi="宋体" w:eastAsia="宋体" w:cs="宋体"/>
          <w:sz w:val="21"/>
          <w:szCs w:val="21"/>
          <w:highlight w:val="green"/>
        </w:rPr>
        <w:t>15日内</w:t>
      </w:r>
      <w:r>
        <w:rPr>
          <w:rFonts w:hint="eastAsia" w:ascii="宋体" w:hAnsi="宋体" w:eastAsia="宋体" w:cs="宋体"/>
          <w:sz w:val="21"/>
          <w:szCs w:val="21"/>
        </w:rPr>
        <w:t>拨付总经费的70%；</w:t>
      </w:r>
    </w:p>
    <w:p>
      <w:pPr>
        <w:spacing w:line="400" w:lineRule="exact"/>
        <w:ind w:firstLine="420" w:firstLineChars="200"/>
        <w:jc w:val="both"/>
        <w:rPr>
          <w:rFonts w:hint="eastAsia" w:ascii="宋体" w:hAnsi="宋体" w:eastAsia="宋体" w:cs="宋体"/>
          <w:sz w:val="21"/>
          <w:szCs w:val="21"/>
        </w:rPr>
      </w:pPr>
      <w:r>
        <w:rPr>
          <w:rFonts w:hint="eastAsia" w:ascii="宋体" w:hAnsi="宋体" w:eastAsia="宋体" w:cs="宋体"/>
          <w:sz w:val="21"/>
          <w:szCs w:val="21"/>
        </w:rPr>
        <w:t>（2）合同签订八个月后支付项目总经费的20%；</w:t>
      </w:r>
    </w:p>
    <w:p>
      <w:pPr>
        <w:spacing w:line="400" w:lineRule="exact"/>
        <w:ind w:firstLine="420" w:firstLineChars="200"/>
        <w:jc w:val="both"/>
        <w:rPr>
          <w:rFonts w:ascii="宋体" w:hAnsi="宋体" w:eastAsia="宋体" w:cs="宋体"/>
          <w:sz w:val="21"/>
          <w:szCs w:val="21"/>
        </w:rPr>
      </w:pPr>
      <w:r>
        <w:rPr>
          <w:rFonts w:hint="eastAsia" w:ascii="宋体" w:hAnsi="宋体" w:eastAsia="宋体" w:cs="宋体"/>
          <w:sz w:val="21"/>
          <w:szCs w:val="21"/>
        </w:rPr>
        <w:t>（3）合同期结束后，据实结算。</w:t>
      </w:r>
    </w:p>
    <w:p>
      <w:pPr>
        <w:spacing w:line="400" w:lineRule="exact"/>
        <w:ind w:firstLine="420" w:firstLineChars="200"/>
        <w:jc w:val="both"/>
        <w:rPr>
          <w:rFonts w:ascii="宋体" w:hAnsi="宋体" w:eastAsia="宋体" w:cs="宋体"/>
          <w:sz w:val="21"/>
          <w:szCs w:val="21"/>
        </w:rPr>
      </w:pPr>
    </w:p>
    <w:p>
      <w:pPr>
        <w:spacing w:line="400" w:lineRule="exact"/>
        <w:ind w:firstLine="420" w:firstLineChars="200"/>
        <w:rPr>
          <w:b/>
          <w:sz w:val="21"/>
          <w:szCs w:val="21"/>
        </w:rPr>
      </w:pPr>
      <w:commentRangeStart w:id="22"/>
      <w:r>
        <w:rPr>
          <w:rFonts w:hint="eastAsia"/>
          <w:b/>
          <w:sz w:val="21"/>
          <w:szCs w:val="21"/>
        </w:rPr>
        <w:t>（四）验收条件：</w:t>
      </w:r>
      <w:commentRangeEnd w:id="22"/>
      <w:r>
        <w:rPr>
          <w:rStyle w:val="64"/>
        </w:rPr>
        <w:commentReference w:id="22"/>
      </w:r>
    </w:p>
    <w:p>
      <w:pPr>
        <w:spacing w:line="400" w:lineRule="exact"/>
        <w:ind w:firstLine="420" w:firstLineChars="200"/>
        <w:rPr>
          <w:sz w:val="21"/>
          <w:szCs w:val="21"/>
        </w:rPr>
      </w:pPr>
      <w:r>
        <w:rPr>
          <w:rFonts w:hint="eastAsia"/>
          <w:sz w:val="21"/>
          <w:szCs w:val="21"/>
        </w:rPr>
        <w:t xml:space="preserve"> </w:t>
      </w:r>
    </w:p>
    <w:p>
      <w:pPr>
        <w:spacing w:line="400" w:lineRule="exact"/>
        <w:ind w:firstLine="420" w:firstLineChars="200"/>
        <w:rPr>
          <w:sz w:val="21"/>
          <w:szCs w:val="21"/>
        </w:rPr>
      </w:pPr>
    </w:p>
    <w:p>
      <w:pPr>
        <w:spacing w:line="400" w:lineRule="exact"/>
        <w:ind w:firstLine="420" w:firstLineChars="200"/>
        <w:rPr>
          <w:b/>
          <w:sz w:val="21"/>
          <w:szCs w:val="21"/>
        </w:rPr>
      </w:pPr>
      <w:r>
        <w:rPr>
          <w:rFonts w:hint="eastAsia"/>
          <w:b/>
          <w:sz w:val="21"/>
          <w:szCs w:val="21"/>
        </w:rPr>
        <w:t>（五）售后服务要求</w:t>
      </w:r>
    </w:p>
    <w:p>
      <w:pPr>
        <w:spacing w:line="400" w:lineRule="exact"/>
        <w:ind w:firstLine="420" w:firstLineChars="200"/>
        <w:rPr>
          <w:rFonts w:hint="eastAsia"/>
          <w:sz w:val="21"/>
          <w:szCs w:val="21"/>
        </w:rPr>
      </w:pPr>
      <w:r>
        <w:rPr>
          <w:rFonts w:hint="eastAsia"/>
          <w:sz w:val="21"/>
          <w:szCs w:val="21"/>
        </w:rPr>
        <w:t>（1）</w:t>
      </w:r>
      <w:r>
        <w:rPr>
          <w:rFonts w:hint="eastAsia"/>
          <w:sz w:val="21"/>
          <w:szCs w:val="21"/>
          <w:highlight w:val="green"/>
        </w:rPr>
        <w:t>中标人</w:t>
      </w:r>
      <w:r>
        <w:rPr>
          <w:rFonts w:hint="eastAsia"/>
          <w:sz w:val="21"/>
          <w:szCs w:val="21"/>
        </w:rPr>
        <w:t>应严格按照质量要求完成该服务项目所涉及的内容。</w:t>
      </w:r>
    </w:p>
    <w:p>
      <w:pPr>
        <w:spacing w:line="400" w:lineRule="exact"/>
        <w:ind w:firstLine="420" w:firstLineChars="200"/>
        <w:rPr>
          <w:rFonts w:hint="eastAsia"/>
          <w:sz w:val="21"/>
          <w:szCs w:val="21"/>
        </w:rPr>
      </w:pPr>
      <w:r>
        <w:rPr>
          <w:rFonts w:hint="eastAsia"/>
          <w:sz w:val="21"/>
          <w:szCs w:val="21"/>
        </w:rPr>
        <w:t>（2）</w:t>
      </w:r>
      <w:r>
        <w:rPr>
          <w:rFonts w:hint="eastAsia"/>
          <w:sz w:val="21"/>
          <w:szCs w:val="21"/>
          <w:highlight w:val="green"/>
        </w:rPr>
        <w:t>中标人</w:t>
      </w:r>
      <w:r>
        <w:rPr>
          <w:rFonts w:hint="eastAsia"/>
          <w:sz w:val="21"/>
          <w:szCs w:val="21"/>
        </w:rPr>
        <w:t>应按照项目要求配备符合相关条件服务人员，常驻用人单位开展服务。</w:t>
      </w:r>
    </w:p>
    <w:p>
      <w:pPr>
        <w:spacing w:line="400" w:lineRule="exact"/>
        <w:ind w:firstLine="420" w:firstLineChars="200"/>
        <w:rPr>
          <w:rFonts w:hint="eastAsia"/>
          <w:sz w:val="21"/>
          <w:szCs w:val="21"/>
        </w:rPr>
      </w:pPr>
      <w:r>
        <w:rPr>
          <w:rFonts w:hint="eastAsia"/>
          <w:sz w:val="21"/>
          <w:szCs w:val="21"/>
        </w:rPr>
        <w:t>（3）</w:t>
      </w:r>
      <w:r>
        <w:rPr>
          <w:rFonts w:hint="eastAsia"/>
          <w:sz w:val="21"/>
          <w:szCs w:val="21"/>
          <w:highlight w:val="green"/>
        </w:rPr>
        <w:t>采购人</w:t>
      </w:r>
      <w:r>
        <w:rPr>
          <w:rFonts w:hint="eastAsia"/>
          <w:sz w:val="21"/>
          <w:szCs w:val="21"/>
        </w:rPr>
        <w:t>长期监督</w:t>
      </w:r>
      <w:r>
        <w:rPr>
          <w:rFonts w:hint="eastAsia"/>
          <w:sz w:val="21"/>
          <w:szCs w:val="21"/>
          <w:highlight w:val="green"/>
        </w:rPr>
        <w:t>中标人</w:t>
      </w:r>
      <w:r>
        <w:rPr>
          <w:rFonts w:hint="eastAsia"/>
          <w:sz w:val="21"/>
          <w:szCs w:val="21"/>
        </w:rPr>
        <w:t>执行项目的全过程，促进项目完成质量。</w:t>
      </w:r>
    </w:p>
    <w:p>
      <w:pPr>
        <w:spacing w:line="400" w:lineRule="exact"/>
        <w:ind w:firstLine="420" w:firstLineChars="200"/>
        <w:rPr>
          <w:rFonts w:hint="eastAsia"/>
          <w:sz w:val="21"/>
          <w:szCs w:val="21"/>
        </w:rPr>
      </w:pPr>
      <w:r>
        <w:rPr>
          <w:rFonts w:hint="eastAsia"/>
          <w:sz w:val="21"/>
          <w:szCs w:val="21"/>
        </w:rPr>
        <w:t>（4）</w:t>
      </w:r>
      <w:r>
        <w:rPr>
          <w:rFonts w:hint="eastAsia"/>
          <w:sz w:val="21"/>
          <w:szCs w:val="21"/>
          <w:highlight w:val="green"/>
        </w:rPr>
        <w:t>采购人</w:t>
      </w:r>
      <w:r>
        <w:rPr>
          <w:rFonts w:hint="eastAsia"/>
          <w:sz w:val="21"/>
          <w:szCs w:val="21"/>
        </w:rPr>
        <w:t xml:space="preserve">将在项目周期内不定期针对项目开展情况进行检查并提供各类指导。  </w:t>
      </w:r>
    </w:p>
    <w:p>
      <w:pPr>
        <w:spacing w:line="400" w:lineRule="exact"/>
        <w:ind w:firstLine="420" w:firstLineChars="200"/>
        <w:rPr>
          <w:sz w:val="21"/>
          <w:szCs w:val="21"/>
        </w:rPr>
      </w:pPr>
    </w:p>
    <w:p>
      <w:pPr>
        <w:spacing w:line="400" w:lineRule="exact"/>
        <w:ind w:firstLine="420" w:firstLineChars="200"/>
        <w:rPr>
          <w:b/>
          <w:sz w:val="21"/>
          <w:szCs w:val="21"/>
        </w:rPr>
      </w:pPr>
      <w:commentRangeStart w:id="23"/>
      <w:r>
        <w:rPr>
          <w:rFonts w:hint="eastAsia"/>
          <w:b/>
          <w:sz w:val="21"/>
          <w:szCs w:val="21"/>
        </w:rPr>
        <w:t>（六）违约责任</w:t>
      </w:r>
      <w:commentRangeEnd w:id="23"/>
      <w:r>
        <w:rPr>
          <w:rStyle w:val="64"/>
        </w:rPr>
        <w:commentReference w:id="23"/>
      </w:r>
    </w:p>
    <w:p>
      <w:pPr>
        <w:spacing w:line="400" w:lineRule="exact"/>
        <w:ind w:firstLine="420" w:firstLineChars="200"/>
        <w:rPr>
          <w:sz w:val="21"/>
          <w:szCs w:val="21"/>
        </w:rPr>
      </w:pPr>
      <w:r>
        <w:rPr>
          <w:rFonts w:hint="eastAsia"/>
          <w:sz w:val="21"/>
          <w:szCs w:val="21"/>
        </w:rPr>
        <w:t xml:space="preserve"> </w:t>
      </w:r>
    </w:p>
    <w:p>
      <w:pPr>
        <w:spacing w:line="400" w:lineRule="exact"/>
        <w:ind w:firstLine="420" w:firstLineChars="200"/>
        <w:rPr>
          <w:sz w:val="21"/>
          <w:szCs w:val="21"/>
        </w:rPr>
      </w:pPr>
    </w:p>
    <w:p>
      <w:pPr>
        <w:spacing w:line="400" w:lineRule="exact"/>
        <w:ind w:firstLine="420" w:firstLineChars="200"/>
        <w:rPr>
          <w:sz w:val="21"/>
          <w:szCs w:val="21"/>
        </w:rPr>
      </w:pPr>
    </w:p>
    <w:p>
      <w:pPr>
        <w:pStyle w:val="4"/>
        <w:jc w:val="center"/>
        <w:rPr>
          <w:b/>
          <w:bCs/>
          <w:sz w:val="24"/>
          <w:szCs w:val="24"/>
        </w:rPr>
      </w:pPr>
      <w:r>
        <w:rPr>
          <w:rFonts w:hint="eastAsia"/>
          <w:b/>
          <w:bCs/>
          <w:sz w:val="24"/>
          <w:szCs w:val="24"/>
        </w:rPr>
        <w:t>七、其他重要条款</w:t>
      </w:r>
    </w:p>
    <w:p>
      <w:pPr>
        <w:spacing w:line="400" w:lineRule="exact"/>
        <w:ind w:firstLine="420" w:firstLineChars="200"/>
        <w:rPr>
          <w:rFonts w:ascii="宋体" w:hAnsi="宋体" w:cs="宋体"/>
          <w:color w:val="000000"/>
          <w:sz w:val="21"/>
          <w:szCs w:val="21"/>
        </w:rPr>
      </w:pPr>
      <w:bookmarkStart w:id="15" w:name="_Hlk72257111"/>
      <w:r>
        <w:rPr>
          <w:rFonts w:hint="eastAsia" w:ascii="宋体" w:hAnsi="宋体" w:cs="宋体"/>
          <w:color w:val="000000"/>
          <w:sz w:val="21"/>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2</w:t>
      </w:r>
      <w:r>
        <w:rPr>
          <w:rFonts w:hint="eastAsia" w:ascii="宋体" w:hAnsi="宋体" w:cs="宋体"/>
          <w:color w:val="000000"/>
          <w:sz w:val="21"/>
          <w:szCs w:val="21"/>
        </w:rPr>
        <w:t>、投标人应充分了解项目的位置、情况、道路及任何其它足以影响投标报价的情况，任何因忽视或误解项目情况而导致的索赔或服务期限延长申请将不获批准。</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3</w:t>
      </w:r>
      <w:r>
        <w:rPr>
          <w:rFonts w:hint="eastAsia" w:ascii="宋体" w:hAnsi="宋体" w:cs="宋体"/>
          <w:color w:val="000000"/>
          <w:sz w:val="21"/>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4</w:t>
      </w:r>
      <w:r>
        <w:rPr>
          <w:rFonts w:hint="eastAsia" w:ascii="宋体" w:hAnsi="宋体" w:cs="宋体"/>
          <w:color w:val="000000"/>
          <w:sz w:val="21"/>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5</w:t>
      </w:r>
      <w:r>
        <w:rPr>
          <w:rFonts w:hint="eastAsia" w:ascii="宋体" w:hAnsi="宋体" w:cs="宋体"/>
          <w:color w:val="000000"/>
          <w:sz w:val="21"/>
          <w:szCs w:val="21"/>
        </w:rPr>
        <w:t>、除政府采购合同继续履行将损害国家利益和社会公共利益外，双方当事人不得擅自变更、中止或者终止合同。</w:t>
      </w:r>
    </w:p>
    <w:p>
      <w:pPr>
        <w:spacing w:line="400" w:lineRule="exact"/>
        <w:ind w:firstLine="420" w:firstLineChars="200"/>
        <w:rPr>
          <w:rFonts w:ascii="宋体" w:hAnsi="宋体" w:cs="宋体"/>
          <w:color w:val="000000"/>
          <w:sz w:val="21"/>
          <w:szCs w:val="21"/>
        </w:rPr>
      </w:pPr>
      <w:r>
        <w:rPr>
          <w:rFonts w:ascii="宋体" w:hAnsi="宋体" w:cs="宋体"/>
          <w:color w:val="000000"/>
          <w:sz w:val="21"/>
          <w:szCs w:val="21"/>
        </w:rPr>
        <w:t>6</w:t>
      </w:r>
      <w:r>
        <w:rPr>
          <w:rFonts w:hint="eastAsia" w:ascii="宋体" w:hAnsi="宋体" w:cs="宋体"/>
          <w:color w:val="000000"/>
          <w:sz w:val="21"/>
          <w:szCs w:val="21"/>
        </w:rPr>
        <w:t>、“信用中国”、“中国政府采购网”、“深圳信用网”以及“深圳市政府采购监管网”为供应商信用信息的查询渠道，相关信息以开标当日的查询结果为准。</w:t>
      </w:r>
      <w:bookmarkEnd w:id="15"/>
    </w:p>
    <w:p>
      <w:pPr>
        <w:pStyle w:val="3"/>
        <w:spacing w:before="120" w:after="120" w:line="320" w:lineRule="exact"/>
        <w:jc w:val="center"/>
        <w:rPr>
          <w:rFonts w:ascii="宋体" w:hAnsi="宋体" w:eastAsia="宋体"/>
        </w:rPr>
      </w:pPr>
      <w:r>
        <w:rPr>
          <w:rFonts w:ascii="宋体" w:hAnsi="宋体" w:eastAsia="宋体"/>
        </w:rPr>
        <w:br w:type="page"/>
      </w:r>
      <w:r>
        <w:rPr>
          <w:rFonts w:ascii="宋体" w:hAnsi="宋体" w:eastAsia="宋体"/>
        </w:rPr>
        <w:t>第四章 投标文件组成要求及格式</w:t>
      </w:r>
    </w:p>
    <w:p>
      <w:pPr>
        <w:rPr>
          <w:rStyle w:val="73"/>
          <w:rFonts w:ascii="Times New Roman" w:hAnsi="Times New Roman"/>
          <w:sz w:val="24"/>
        </w:rPr>
      </w:pPr>
      <w:r>
        <w:rPr>
          <w:rStyle w:val="73"/>
          <w:rFonts w:ascii="Times New Roman" w:hAnsi="Times New Roman"/>
          <w:sz w:val="24"/>
        </w:rPr>
        <w:t>特别提醒：</w:t>
      </w:r>
    </w:p>
    <w:p>
      <w:pPr>
        <w:rPr>
          <w:sz w:val="21"/>
          <w:szCs w:val="21"/>
        </w:rPr>
      </w:pPr>
      <w:r>
        <w:rPr>
          <w:rFonts w:hint="eastAsia" w:ascii="宋体" w:hAnsi="宋体"/>
          <w:color w:val="FF0000"/>
          <w:szCs w:val="21"/>
        </w:rPr>
        <w:t>投标人在编制投标文件时，在投标文件目录中属于本节点内容的必须在本节点中填写，填写到其他节点或附件的将</w:t>
      </w:r>
      <w:r>
        <w:rPr>
          <w:rFonts w:hint="eastAsia" w:ascii="宋体" w:hAnsi="宋体"/>
          <w:b/>
          <w:color w:val="FF0000"/>
          <w:szCs w:val="21"/>
        </w:rPr>
        <w:t>可能</w:t>
      </w:r>
      <w:r>
        <w:rPr>
          <w:rFonts w:hint="eastAsia" w:ascii="宋体" w:hAnsi="宋体"/>
          <w:color w:val="FF0000"/>
          <w:szCs w:val="21"/>
        </w:rPr>
        <w:t>导致投标无效，投标人应自行承担不利后果。</w:t>
      </w:r>
    </w:p>
    <w:p>
      <w:pPr>
        <w:widowControl w:val="0"/>
        <w:spacing w:line="360" w:lineRule="auto"/>
        <w:jc w:val="center"/>
        <w:rPr>
          <w:rFonts w:ascii="宋体" w:hAnsi="宋体" w:eastAsia="宋体"/>
          <w:b/>
          <w:kern w:val="2"/>
          <w:sz w:val="21"/>
          <w:szCs w:val="21"/>
        </w:rPr>
      </w:pPr>
      <w:r>
        <w:rPr>
          <w:rFonts w:hint="eastAsia" w:ascii="宋体" w:hAnsi="宋体" w:eastAsia="宋体"/>
          <w:b/>
          <w:kern w:val="2"/>
          <w:sz w:val="21"/>
          <w:szCs w:val="21"/>
        </w:rPr>
        <w:t>密封袋封条格式如下</w:t>
      </w:r>
    </w:p>
    <w:p>
      <w:pPr>
        <w:widowControl w:val="0"/>
        <w:spacing w:line="360" w:lineRule="auto"/>
        <w:jc w:val="center"/>
        <w:rPr>
          <w:rFonts w:ascii="宋体" w:hAnsi="宋体" w:eastAsia="宋体" w:cs="Arial"/>
          <w:b/>
          <w:bCs/>
          <w:kern w:val="2"/>
          <w:sz w:val="21"/>
          <w:szCs w:val="21"/>
        </w:rPr>
      </w:pPr>
      <w:r>
        <w:rPr>
          <w:rFonts w:ascii="宋体" w:hAnsi="宋体" w:eastAsia="宋体" w:cs="Arial"/>
          <w:b/>
          <w:bCs/>
          <w:kern w:val="2"/>
          <w:sz w:val="21"/>
          <w:szCs w:val="21"/>
        </w:rPr>
        <mc:AlternateContent>
          <mc:Choice Requires="wps">
            <w:drawing>
              <wp:anchor distT="0" distB="0" distL="114300" distR="114300" simplePos="0" relativeHeight="251659264" behindDoc="1" locked="0" layoutInCell="1" allowOverlap="1">
                <wp:simplePos x="0" y="0"/>
                <wp:positionH relativeFrom="column">
                  <wp:posOffset>-297815</wp:posOffset>
                </wp:positionH>
                <wp:positionV relativeFrom="paragraph">
                  <wp:posOffset>217805</wp:posOffset>
                </wp:positionV>
                <wp:extent cx="5795645" cy="5048250"/>
                <wp:effectExtent l="0" t="0" r="14605" b="19050"/>
                <wp:wrapNone/>
                <wp:docPr id="1" name="矩形 2"/>
                <wp:cNvGraphicFramePr/>
                <a:graphic xmlns:a="http://schemas.openxmlformats.org/drawingml/2006/main">
                  <a:graphicData uri="http://schemas.microsoft.com/office/word/2010/wordprocessingShape">
                    <wps:wsp>
                      <wps:cNvSpPr>
                        <a:spLocks noChangeArrowheads="1"/>
                      </wps:cNvSpPr>
                      <wps:spPr bwMode="auto">
                        <a:xfrm>
                          <a:off x="0" y="0"/>
                          <a:ext cx="5795645" cy="5048250"/>
                        </a:xfrm>
                        <a:prstGeom prst="rect">
                          <a:avLst/>
                        </a:prstGeom>
                        <a:solidFill>
                          <a:srgbClr val="FFFFFF"/>
                        </a:solidFill>
                        <a:ln w="9525">
                          <a:solidFill>
                            <a:srgbClr val="000000"/>
                          </a:solidFill>
                          <a:miter lim="800000"/>
                        </a:ln>
                      </wps:spPr>
                      <wps:txbx>
                        <w:txbxContent>
                          <w:p/>
                        </w:txbxContent>
                      </wps:txbx>
                      <wps:bodyPr rot="0" vert="horz" wrap="square" lIns="91440" tIns="45720" rIns="91440" bIns="45720" anchor="t" anchorCtr="0" upright="1">
                        <a:noAutofit/>
                      </wps:bodyPr>
                    </wps:wsp>
                  </a:graphicData>
                </a:graphic>
              </wp:anchor>
            </w:drawing>
          </mc:Choice>
          <mc:Fallback>
            <w:pict>
              <v:rect id="矩形 2" o:spid="_x0000_s1026" o:spt="1" style="position:absolute;left:0pt;margin-left:-23.45pt;margin-top:17.15pt;height:397.5pt;width:456.35pt;z-index:-251657216;mso-width-relative:page;mso-height-relative:page;" fillcolor="#FFFFFF" filled="t" stroked="t" coordsize="21600,21600" o:gfxdata="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jIOhnZAAAACgEAAA8AAAAAAAAAAQAgAAAAIgAAAGRycy9k&#10;b3ducmV2LnhtbFBLAQIUABQAAAAIAIdO4kCA2fpYOgIAAHsEAAAOAAAAAAAAAAEAIAAAACgBAABk&#10;cnMvZTJvRG9jLnhtbFBLBQYAAAAABgAGAFkBAADUBQAAAAA=&#10;">
                <v:fill on="t" focussize="0,0"/>
                <v:stroke color="#000000" miterlimit="8" joinstyle="miter"/>
                <v:imagedata o:title=""/>
                <o:lock v:ext="edit" aspectratio="f"/>
                <v:textbox>
                  <w:txbxContent>
                    <w:p/>
                  </w:txbxContent>
                </v:textbox>
              </v:rect>
            </w:pict>
          </mc:Fallback>
        </mc:AlternateContent>
      </w:r>
    </w:p>
    <w:p>
      <w:pPr>
        <w:widowControl w:val="0"/>
        <w:spacing w:line="360" w:lineRule="auto"/>
        <w:jc w:val="center"/>
        <w:rPr>
          <w:rFonts w:ascii="宋体" w:hAnsi="宋体" w:eastAsia="宋体" w:cs="Arial"/>
          <w:b/>
          <w:bCs/>
          <w:kern w:val="2"/>
          <w:sz w:val="21"/>
          <w:szCs w:val="21"/>
        </w:rPr>
      </w:pPr>
      <w:r>
        <w:rPr>
          <w:rFonts w:hint="eastAsia" w:ascii="宋体" w:hAnsi="宋体" w:eastAsia="宋体" w:cs="Arial"/>
          <w:b/>
          <w:bCs/>
          <w:kern w:val="2"/>
          <w:sz w:val="21"/>
          <w:szCs w:val="21"/>
        </w:rPr>
        <w:t>投标文件/开标一览表</w:t>
      </w:r>
    </w:p>
    <w:p>
      <w:pPr>
        <w:widowControl w:val="0"/>
        <w:spacing w:line="360" w:lineRule="auto"/>
        <w:jc w:val="center"/>
        <w:rPr>
          <w:rFonts w:ascii="宋体" w:hAnsi="宋体" w:eastAsia="宋体" w:cs="Arial"/>
          <w:b/>
          <w:bCs/>
          <w:kern w:val="2"/>
          <w:sz w:val="21"/>
          <w:szCs w:val="21"/>
        </w:rPr>
      </w:pPr>
    </w:p>
    <w:p>
      <w:pPr>
        <w:widowControl w:val="0"/>
        <w:spacing w:line="360" w:lineRule="auto"/>
        <w:jc w:val="center"/>
        <w:rPr>
          <w:rFonts w:ascii="宋体" w:hAnsi="宋体" w:eastAsia="宋体" w:cs="Arial"/>
          <w:b/>
          <w:bCs/>
          <w:kern w:val="2"/>
          <w:sz w:val="21"/>
          <w:szCs w:val="21"/>
        </w:rPr>
      </w:pPr>
    </w:p>
    <w:p>
      <w:pPr>
        <w:widowControl w:val="0"/>
        <w:spacing w:line="360" w:lineRule="auto"/>
        <w:jc w:val="center"/>
        <w:rPr>
          <w:rFonts w:ascii="宋体" w:hAnsi="宋体" w:eastAsia="宋体" w:cs="Arial"/>
          <w:b/>
          <w:bCs/>
          <w:kern w:val="2"/>
          <w:sz w:val="21"/>
          <w:szCs w:val="21"/>
        </w:rPr>
      </w:pPr>
    </w:p>
    <w:p>
      <w:pPr>
        <w:widowControl w:val="0"/>
        <w:spacing w:line="360" w:lineRule="auto"/>
        <w:jc w:val="center"/>
        <w:rPr>
          <w:rFonts w:ascii="宋体" w:hAnsi="宋体" w:eastAsia="宋体" w:cs="Arial"/>
          <w:b/>
          <w:bCs/>
          <w:kern w:val="2"/>
          <w:sz w:val="21"/>
          <w:szCs w:val="21"/>
        </w:rPr>
      </w:pPr>
    </w:p>
    <w:p>
      <w:pPr>
        <w:widowControl w:val="0"/>
        <w:spacing w:line="360" w:lineRule="auto"/>
        <w:jc w:val="center"/>
        <w:rPr>
          <w:rFonts w:ascii="宋体" w:hAnsi="宋体" w:eastAsia="宋体" w:cs="Arial"/>
          <w:b/>
          <w:bCs/>
          <w:kern w:val="2"/>
          <w:sz w:val="21"/>
          <w:szCs w:val="21"/>
        </w:rPr>
      </w:pPr>
    </w:p>
    <w:p>
      <w:pPr>
        <w:widowControl w:val="0"/>
        <w:spacing w:line="360" w:lineRule="auto"/>
        <w:rPr>
          <w:rFonts w:ascii="宋体" w:hAnsi="宋体" w:eastAsia="宋体" w:cs="Arial"/>
          <w:b/>
          <w:bCs/>
          <w:kern w:val="2"/>
          <w:sz w:val="21"/>
          <w:szCs w:val="21"/>
        </w:rPr>
      </w:pPr>
      <w:r>
        <w:rPr>
          <w:rFonts w:hint="eastAsia" w:ascii="宋体" w:hAnsi="宋体" w:eastAsia="宋体" w:cs="Arial"/>
          <w:b/>
          <w:bCs/>
          <w:kern w:val="2"/>
          <w:sz w:val="21"/>
          <w:szCs w:val="21"/>
        </w:rPr>
        <w:t>项目名称：</w:t>
      </w:r>
      <w:r>
        <w:rPr>
          <w:rFonts w:hint="eastAsia" w:ascii="宋体" w:hAnsi="宋体" w:eastAsia="宋体" w:cs="Arial"/>
          <w:b/>
          <w:bCs/>
          <w:kern w:val="2"/>
          <w:sz w:val="21"/>
          <w:szCs w:val="21"/>
          <w:u w:val="single"/>
        </w:rPr>
        <w:t xml:space="preserve">                             </w:t>
      </w:r>
    </w:p>
    <w:p>
      <w:pPr>
        <w:widowControl w:val="0"/>
        <w:spacing w:line="360" w:lineRule="auto"/>
        <w:rPr>
          <w:rFonts w:ascii="宋体" w:hAnsi="宋体" w:eastAsia="宋体" w:cs="Arial"/>
          <w:b/>
          <w:bCs/>
          <w:kern w:val="2"/>
          <w:sz w:val="21"/>
          <w:szCs w:val="21"/>
        </w:rPr>
      </w:pPr>
      <w:r>
        <w:rPr>
          <w:rFonts w:hint="eastAsia" w:ascii="宋体" w:hAnsi="宋体" w:eastAsia="宋体" w:cs="Arial"/>
          <w:b/>
          <w:bCs/>
          <w:kern w:val="2"/>
          <w:sz w:val="21"/>
          <w:szCs w:val="21"/>
        </w:rPr>
        <w:t>项目编号：</w:t>
      </w:r>
      <w:r>
        <w:rPr>
          <w:rFonts w:hint="eastAsia" w:ascii="宋体" w:hAnsi="宋体" w:eastAsia="宋体" w:cs="Arial"/>
          <w:b/>
          <w:bCs/>
          <w:kern w:val="2"/>
          <w:sz w:val="21"/>
          <w:szCs w:val="21"/>
          <w:u w:val="single"/>
        </w:rPr>
        <w:t xml:space="preserve">                             </w:t>
      </w:r>
    </w:p>
    <w:p>
      <w:pPr>
        <w:widowControl w:val="0"/>
        <w:spacing w:line="360" w:lineRule="auto"/>
        <w:rPr>
          <w:rFonts w:ascii="宋体" w:hAnsi="宋体" w:eastAsia="宋体" w:cs="Arial"/>
          <w:b/>
          <w:bCs/>
          <w:kern w:val="2"/>
          <w:sz w:val="21"/>
          <w:szCs w:val="21"/>
        </w:rPr>
      </w:pPr>
      <w:r>
        <w:rPr>
          <w:rFonts w:hint="eastAsia" w:ascii="宋体" w:hAnsi="宋体" w:eastAsia="宋体" w:cs="Arial"/>
          <w:b/>
          <w:bCs/>
          <w:kern w:val="2"/>
          <w:sz w:val="21"/>
          <w:szCs w:val="21"/>
        </w:rPr>
        <w:t>投标人单位名称：</w:t>
      </w:r>
      <w:r>
        <w:rPr>
          <w:rFonts w:hint="eastAsia" w:ascii="宋体" w:hAnsi="宋体" w:eastAsia="宋体" w:cs="Arial"/>
          <w:b/>
          <w:bCs/>
          <w:kern w:val="2"/>
          <w:sz w:val="21"/>
          <w:szCs w:val="21"/>
          <w:u w:val="single"/>
        </w:rPr>
        <w:t xml:space="preserve">                                   （加盖公章）</w:t>
      </w:r>
    </w:p>
    <w:p>
      <w:pPr>
        <w:widowControl w:val="0"/>
        <w:spacing w:line="360" w:lineRule="auto"/>
        <w:rPr>
          <w:rFonts w:ascii="宋体" w:hAnsi="宋体" w:eastAsia="宋体" w:cs="Arial"/>
          <w:b/>
          <w:bCs/>
          <w:kern w:val="2"/>
          <w:sz w:val="21"/>
          <w:szCs w:val="21"/>
        </w:rPr>
      </w:pPr>
      <w:r>
        <w:rPr>
          <w:rFonts w:hint="eastAsia" w:ascii="宋体" w:hAnsi="宋体" w:eastAsia="宋体" w:cs="Arial"/>
          <w:b/>
          <w:bCs/>
          <w:kern w:val="2"/>
          <w:sz w:val="21"/>
          <w:szCs w:val="21"/>
        </w:rPr>
        <w:t>单位地址：</w:t>
      </w:r>
      <w:r>
        <w:rPr>
          <w:rFonts w:hint="eastAsia" w:ascii="宋体" w:hAnsi="宋体" w:eastAsia="宋体" w:cs="Arial"/>
          <w:b/>
          <w:bCs/>
          <w:kern w:val="2"/>
          <w:sz w:val="21"/>
          <w:szCs w:val="21"/>
          <w:u w:val="single"/>
        </w:rPr>
        <w:t xml:space="preserve">                             </w:t>
      </w:r>
    </w:p>
    <w:p>
      <w:pPr>
        <w:widowControl w:val="0"/>
        <w:spacing w:line="360" w:lineRule="auto"/>
        <w:rPr>
          <w:rFonts w:ascii="宋体" w:hAnsi="宋体" w:eastAsia="宋体" w:cs="Arial"/>
          <w:b/>
          <w:bCs/>
          <w:kern w:val="2"/>
          <w:sz w:val="21"/>
          <w:szCs w:val="21"/>
          <w:u w:val="single"/>
        </w:rPr>
      </w:pPr>
      <w:r>
        <w:rPr>
          <w:rFonts w:hint="eastAsia" w:ascii="宋体" w:hAnsi="宋体" w:eastAsia="宋体" w:cs="Arial"/>
          <w:b/>
          <w:bCs/>
          <w:kern w:val="2"/>
          <w:sz w:val="21"/>
          <w:szCs w:val="21"/>
        </w:rPr>
        <w:t>法定代表人/被授权人：</w:t>
      </w:r>
      <w:r>
        <w:rPr>
          <w:rFonts w:hint="eastAsia" w:ascii="宋体" w:hAnsi="宋体" w:eastAsia="宋体" w:cs="Arial"/>
          <w:b/>
          <w:bCs/>
          <w:kern w:val="2"/>
          <w:sz w:val="21"/>
          <w:szCs w:val="21"/>
          <w:u w:val="single"/>
        </w:rPr>
        <w:t xml:space="preserve">                             </w:t>
      </w:r>
    </w:p>
    <w:p>
      <w:pPr>
        <w:widowControl w:val="0"/>
        <w:spacing w:line="360" w:lineRule="auto"/>
        <w:rPr>
          <w:rFonts w:ascii="宋体" w:hAnsi="宋体" w:eastAsia="宋体" w:cs="Arial"/>
          <w:b/>
          <w:bCs/>
          <w:kern w:val="2"/>
          <w:sz w:val="21"/>
          <w:szCs w:val="21"/>
        </w:rPr>
      </w:pPr>
      <w:r>
        <w:rPr>
          <w:rFonts w:hint="eastAsia" w:ascii="宋体" w:hAnsi="宋体" w:eastAsia="宋体" w:cs="Arial"/>
          <w:b/>
          <w:bCs/>
          <w:kern w:val="2"/>
          <w:sz w:val="21"/>
          <w:szCs w:val="21"/>
        </w:rPr>
        <w:t>联系电话：</w:t>
      </w:r>
      <w:r>
        <w:rPr>
          <w:rFonts w:hint="eastAsia" w:ascii="宋体" w:hAnsi="宋体" w:eastAsia="宋体" w:cs="Arial"/>
          <w:b/>
          <w:bCs/>
          <w:kern w:val="2"/>
          <w:sz w:val="21"/>
          <w:szCs w:val="21"/>
          <w:u w:val="single"/>
        </w:rPr>
        <w:t xml:space="preserve">                             </w:t>
      </w:r>
    </w:p>
    <w:p>
      <w:pPr>
        <w:widowControl w:val="0"/>
        <w:spacing w:line="360" w:lineRule="auto"/>
        <w:jc w:val="center"/>
        <w:rPr>
          <w:rFonts w:ascii="宋体" w:hAnsi="宋体" w:eastAsia="宋体" w:cs="Arial"/>
          <w:b/>
          <w:bCs/>
          <w:kern w:val="2"/>
          <w:sz w:val="21"/>
          <w:szCs w:val="21"/>
        </w:rPr>
      </w:pPr>
      <w:r>
        <w:rPr>
          <w:rFonts w:hint="eastAsia" w:ascii="宋体" w:hAnsi="宋体" w:eastAsia="宋体" w:cs="Arial"/>
          <w:b/>
          <w:bCs/>
          <w:kern w:val="2"/>
          <w:sz w:val="21"/>
          <w:szCs w:val="21"/>
        </w:rPr>
        <w:t>【</w:t>
      </w:r>
      <w:r>
        <w:rPr>
          <w:rFonts w:hint="eastAsia" w:ascii="宋体" w:hAnsi="宋体" w:eastAsia="宋体" w:cs="Arial"/>
          <w:b/>
          <w:bCs/>
          <w:kern w:val="2"/>
          <w:sz w:val="21"/>
          <w:szCs w:val="21"/>
          <w:u w:val="single"/>
        </w:rPr>
        <w:t xml:space="preserve"> </w:t>
      </w:r>
      <w:r>
        <w:rPr>
          <w:rFonts w:ascii="宋体" w:hAnsi="宋体" w:eastAsia="宋体" w:cs="Arial"/>
          <w:b/>
          <w:bCs/>
          <w:kern w:val="2"/>
          <w:sz w:val="21"/>
          <w:szCs w:val="21"/>
          <w:u w:val="single"/>
        </w:rPr>
        <w:t xml:space="preserve">   </w:t>
      </w:r>
      <w:r>
        <w:rPr>
          <w:rFonts w:hint="eastAsia" w:ascii="宋体" w:hAnsi="宋体" w:eastAsia="宋体" w:cs="Arial"/>
          <w:b/>
          <w:bCs/>
          <w:kern w:val="2"/>
          <w:sz w:val="21"/>
          <w:szCs w:val="21"/>
          <w:u w:val="single"/>
        </w:rPr>
        <w:t xml:space="preserve">年  月 </w:t>
      </w:r>
      <w:r>
        <w:rPr>
          <w:rFonts w:ascii="宋体" w:hAnsi="宋体" w:eastAsia="宋体" w:cs="Arial"/>
          <w:b/>
          <w:bCs/>
          <w:kern w:val="2"/>
          <w:sz w:val="21"/>
          <w:szCs w:val="21"/>
          <w:u w:val="single"/>
        </w:rPr>
        <w:t xml:space="preserve"> </w:t>
      </w:r>
      <w:r>
        <w:rPr>
          <w:rFonts w:hint="eastAsia" w:ascii="宋体" w:hAnsi="宋体" w:eastAsia="宋体" w:cs="Arial"/>
          <w:b/>
          <w:bCs/>
          <w:kern w:val="2"/>
          <w:sz w:val="21"/>
          <w:szCs w:val="21"/>
          <w:u w:val="single"/>
        </w:rPr>
        <w:t>日  时 分</w:t>
      </w:r>
      <w:r>
        <w:rPr>
          <w:rFonts w:hint="eastAsia" w:ascii="宋体" w:hAnsi="宋体" w:eastAsia="宋体" w:cs="Arial"/>
          <w:b/>
          <w:bCs/>
          <w:kern w:val="2"/>
          <w:sz w:val="21"/>
          <w:szCs w:val="21"/>
        </w:rPr>
        <w:t>之前不得启封。】</w:t>
      </w:r>
    </w:p>
    <w:p>
      <w:pPr>
        <w:widowControl w:val="0"/>
        <w:spacing w:line="360" w:lineRule="auto"/>
        <w:jc w:val="both"/>
        <w:rPr>
          <w:rFonts w:ascii="宋体" w:hAnsi="宋体" w:eastAsia="宋体" w:cs="Arial"/>
          <w:bCs/>
          <w:kern w:val="2"/>
          <w:sz w:val="21"/>
          <w:szCs w:val="21"/>
        </w:rPr>
      </w:pPr>
    </w:p>
    <w:p>
      <w:pPr>
        <w:widowControl w:val="0"/>
        <w:spacing w:line="360" w:lineRule="auto"/>
        <w:jc w:val="both"/>
        <w:rPr>
          <w:rFonts w:ascii="宋体" w:hAnsi="宋体" w:eastAsia="宋体" w:cs="Arial"/>
          <w:bCs/>
          <w:kern w:val="2"/>
          <w:sz w:val="21"/>
          <w:szCs w:val="21"/>
        </w:rPr>
      </w:pPr>
      <w:r>
        <w:rPr>
          <w:rFonts w:hint="eastAsia" w:ascii="宋体" w:hAnsi="宋体" w:eastAsia="宋体" w:cs="Arial"/>
          <w:bCs/>
          <w:kern w:val="2"/>
          <w:sz w:val="21"/>
          <w:szCs w:val="21"/>
        </w:rPr>
        <w:t>备注：本封条应粘贴在投标文件/开标一览表的密封袋封面。</w:t>
      </w:r>
    </w:p>
    <w:p>
      <w:pPr>
        <w:rPr>
          <w:rFonts w:eastAsia="仿宋_GB2312"/>
        </w:rPr>
      </w:pPr>
      <w:r>
        <w:rPr>
          <w:rFonts w:eastAsia="宋体"/>
          <w:kern w:val="2"/>
        </w:rPr>
        <w:br w:type="page"/>
      </w:r>
    </w:p>
    <w:p>
      <w:pPr>
        <w:pStyle w:val="4"/>
        <w:spacing w:line="320" w:lineRule="exact"/>
        <w:jc w:val="center"/>
        <w:rPr>
          <w:rFonts w:ascii="宋体" w:hAnsi="宋体" w:eastAsia="宋体"/>
          <w:b/>
          <w:bCs/>
          <w:kern w:val="2"/>
          <w:sz w:val="28"/>
          <w:szCs w:val="28"/>
        </w:rPr>
      </w:pPr>
      <w:r>
        <w:rPr>
          <w:rFonts w:hint="eastAsia" w:ascii="宋体" w:hAnsi="宋体" w:eastAsia="宋体"/>
          <w:b/>
          <w:bCs/>
          <w:kern w:val="2"/>
          <w:sz w:val="28"/>
          <w:szCs w:val="28"/>
        </w:rPr>
        <w:t>开标一览表</w:t>
      </w:r>
    </w:p>
    <w:p>
      <w:pPr>
        <w:widowControl w:val="0"/>
        <w:spacing w:line="360" w:lineRule="auto"/>
        <w:ind w:right="420"/>
        <w:jc w:val="center"/>
        <w:rPr>
          <w:rFonts w:ascii="宋体" w:hAnsi="宋体" w:eastAsia="宋体"/>
          <w:bCs/>
          <w:snapToGrid w:val="0"/>
          <w:sz w:val="21"/>
          <w:szCs w:val="21"/>
        </w:rPr>
      </w:pPr>
      <w:r>
        <w:rPr>
          <w:rFonts w:hint="eastAsia" w:ascii="宋体" w:hAnsi="宋体" w:eastAsia="宋体"/>
          <w:bCs/>
          <w:snapToGrid w:val="0"/>
          <w:sz w:val="21"/>
          <w:szCs w:val="21"/>
        </w:rPr>
        <w:t>单位：人民币元</w:t>
      </w:r>
    </w:p>
    <w:tbl>
      <w:tblPr>
        <w:tblStyle w:val="51"/>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9"/>
        <w:gridCol w:w="1933"/>
        <w:gridCol w:w="2988"/>
        <w:gridCol w:w="1262"/>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cantSplit/>
          <w:trHeight w:val="790" w:hRule="atLeast"/>
          <w:jc w:val="center"/>
        </w:trPr>
        <w:tc>
          <w:tcPr>
            <w:tcW w:w="1689" w:type="dxa"/>
            <w:tcBorders>
              <w:top w:val="double" w:color="auto" w:sz="4" w:space="0"/>
              <w:bottom w:val="single" w:color="auto" w:sz="4" w:space="0"/>
            </w:tcBorders>
            <w:vAlign w:val="center"/>
          </w:tcPr>
          <w:p>
            <w:pPr>
              <w:widowControl w:val="0"/>
              <w:spacing w:line="360" w:lineRule="auto"/>
              <w:jc w:val="center"/>
              <w:rPr>
                <w:rFonts w:ascii="宋体" w:hAnsi="宋体" w:eastAsia="宋体"/>
                <w:snapToGrid w:val="0"/>
                <w:sz w:val="21"/>
                <w:szCs w:val="21"/>
              </w:rPr>
            </w:pPr>
            <w:r>
              <w:rPr>
                <w:rFonts w:hint="eastAsia" w:ascii="宋体" w:hAnsi="宋体" w:eastAsia="宋体"/>
                <w:snapToGrid w:val="0"/>
                <w:sz w:val="21"/>
                <w:szCs w:val="21"/>
              </w:rPr>
              <w:t>项目编号</w:t>
            </w:r>
          </w:p>
        </w:tc>
        <w:tc>
          <w:tcPr>
            <w:tcW w:w="1933" w:type="dxa"/>
            <w:tcBorders>
              <w:top w:val="double" w:color="auto" w:sz="4" w:space="0"/>
              <w:bottom w:val="single" w:color="auto" w:sz="4" w:space="0"/>
            </w:tcBorders>
            <w:vAlign w:val="center"/>
          </w:tcPr>
          <w:p>
            <w:pPr>
              <w:widowControl w:val="0"/>
              <w:spacing w:line="360" w:lineRule="auto"/>
              <w:jc w:val="center"/>
              <w:rPr>
                <w:rFonts w:ascii="宋体" w:hAnsi="宋体" w:eastAsia="宋体"/>
                <w:snapToGrid w:val="0"/>
                <w:sz w:val="21"/>
                <w:szCs w:val="21"/>
              </w:rPr>
            </w:pPr>
            <w:r>
              <w:rPr>
                <w:rFonts w:hint="eastAsia" w:ascii="宋体" w:hAnsi="宋体" w:eastAsia="宋体"/>
                <w:snapToGrid w:val="0"/>
                <w:sz w:val="21"/>
                <w:szCs w:val="21"/>
              </w:rPr>
              <w:t>项目名称</w:t>
            </w:r>
          </w:p>
        </w:tc>
        <w:tc>
          <w:tcPr>
            <w:tcW w:w="2988" w:type="dxa"/>
            <w:tcBorders>
              <w:top w:val="double" w:color="auto" w:sz="4" w:space="0"/>
              <w:bottom w:val="single" w:color="auto" w:sz="4" w:space="0"/>
            </w:tcBorders>
            <w:vAlign w:val="center"/>
          </w:tcPr>
          <w:p>
            <w:pPr>
              <w:widowControl w:val="0"/>
              <w:spacing w:line="360" w:lineRule="auto"/>
              <w:jc w:val="center"/>
              <w:rPr>
                <w:rFonts w:ascii="宋体" w:hAnsi="宋体" w:eastAsia="宋体"/>
                <w:snapToGrid w:val="0"/>
                <w:sz w:val="21"/>
                <w:szCs w:val="21"/>
              </w:rPr>
            </w:pPr>
            <w:r>
              <w:rPr>
                <w:rFonts w:hint="eastAsia" w:ascii="宋体" w:hAnsi="宋体" w:eastAsia="宋体"/>
                <w:snapToGrid w:val="0"/>
                <w:sz w:val="21"/>
                <w:szCs w:val="21"/>
              </w:rPr>
              <w:t>投标总价（元）</w:t>
            </w:r>
          </w:p>
        </w:tc>
        <w:tc>
          <w:tcPr>
            <w:tcW w:w="1262" w:type="dxa"/>
            <w:tcBorders>
              <w:top w:val="double" w:color="auto" w:sz="4" w:space="0"/>
              <w:bottom w:val="single" w:color="auto" w:sz="4" w:space="0"/>
            </w:tcBorders>
            <w:vAlign w:val="center"/>
          </w:tcPr>
          <w:p>
            <w:pPr>
              <w:widowControl w:val="0"/>
              <w:spacing w:line="360" w:lineRule="auto"/>
              <w:jc w:val="center"/>
              <w:rPr>
                <w:rFonts w:ascii="宋体" w:hAnsi="宋体" w:eastAsia="宋体"/>
                <w:snapToGrid w:val="0"/>
                <w:sz w:val="21"/>
                <w:szCs w:val="21"/>
              </w:rPr>
            </w:pPr>
            <w:r>
              <w:rPr>
                <w:rFonts w:hint="eastAsia" w:ascii="宋体" w:hAnsi="宋体" w:eastAsia="宋体"/>
                <w:snapToGrid w:val="0"/>
                <w:sz w:val="21"/>
                <w:szCs w:val="21"/>
              </w:rPr>
              <w:t>备注</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cantSplit/>
          <w:trHeight w:val="1969" w:hRule="atLeast"/>
          <w:jc w:val="center"/>
        </w:trPr>
        <w:tc>
          <w:tcPr>
            <w:tcW w:w="1689" w:type="dxa"/>
            <w:tcBorders>
              <w:top w:val="single" w:color="auto" w:sz="4" w:space="0"/>
            </w:tcBorders>
            <w:vAlign w:val="center"/>
          </w:tcPr>
          <w:p>
            <w:pPr>
              <w:widowControl w:val="0"/>
              <w:spacing w:line="360" w:lineRule="auto"/>
              <w:jc w:val="both"/>
              <w:rPr>
                <w:rFonts w:ascii="宋体" w:hAnsi="宋体" w:eastAsia="宋体"/>
                <w:snapToGrid w:val="0"/>
                <w:sz w:val="21"/>
                <w:szCs w:val="21"/>
              </w:rPr>
            </w:pPr>
          </w:p>
        </w:tc>
        <w:tc>
          <w:tcPr>
            <w:tcW w:w="1933" w:type="dxa"/>
            <w:tcBorders>
              <w:top w:val="single" w:color="auto" w:sz="4" w:space="0"/>
            </w:tcBorders>
            <w:vAlign w:val="center"/>
          </w:tcPr>
          <w:p>
            <w:pPr>
              <w:widowControl w:val="0"/>
              <w:spacing w:line="360" w:lineRule="auto"/>
              <w:jc w:val="both"/>
              <w:rPr>
                <w:rFonts w:ascii="宋体" w:hAnsi="宋体" w:eastAsia="宋体"/>
                <w:snapToGrid w:val="0"/>
                <w:sz w:val="21"/>
                <w:szCs w:val="21"/>
              </w:rPr>
            </w:pPr>
          </w:p>
        </w:tc>
        <w:tc>
          <w:tcPr>
            <w:tcW w:w="2988" w:type="dxa"/>
            <w:tcBorders>
              <w:top w:val="single" w:color="auto" w:sz="4" w:space="0"/>
            </w:tcBorders>
            <w:vAlign w:val="center"/>
          </w:tcPr>
          <w:p>
            <w:pPr>
              <w:widowControl w:val="0"/>
              <w:spacing w:line="360" w:lineRule="auto"/>
              <w:jc w:val="both"/>
              <w:rPr>
                <w:rFonts w:ascii="宋体" w:hAnsi="宋体" w:eastAsia="宋体"/>
                <w:snapToGrid w:val="0"/>
                <w:sz w:val="21"/>
                <w:szCs w:val="21"/>
              </w:rPr>
            </w:pPr>
            <w:r>
              <w:rPr>
                <w:rFonts w:hint="eastAsia" w:ascii="宋体" w:hAnsi="宋体" w:eastAsia="宋体"/>
                <w:snapToGrid w:val="0"/>
                <w:sz w:val="21"/>
                <w:szCs w:val="21"/>
              </w:rPr>
              <w:t>大写：</w:t>
            </w:r>
          </w:p>
          <w:p>
            <w:pPr>
              <w:widowControl w:val="0"/>
              <w:spacing w:line="360" w:lineRule="auto"/>
              <w:jc w:val="both"/>
              <w:rPr>
                <w:rFonts w:ascii="宋体" w:hAnsi="宋体" w:eastAsia="宋体"/>
                <w:snapToGrid w:val="0"/>
                <w:sz w:val="21"/>
                <w:szCs w:val="21"/>
              </w:rPr>
            </w:pPr>
            <w:r>
              <w:rPr>
                <w:rFonts w:hint="eastAsia" w:ascii="宋体" w:hAnsi="宋体" w:eastAsia="宋体"/>
                <w:snapToGrid w:val="0"/>
                <w:sz w:val="21"/>
                <w:szCs w:val="21"/>
              </w:rPr>
              <w:t>小写：</w:t>
            </w:r>
          </w:p>
        </w:tc>
        <w:tc>
          <w:tcPr>
            <w:tcW w:w="1262" w:type="dxa"/>
            <w:tcBorders>
              <w:top w:val="single" w:color="auto" w:sz="4" w:space="0"/>
            </w:tcBorders>
            <w:vAlign w:val="center"/>
          </w:tcPr>
          <w:p>
            <w:pPr>
              <w:widowControl w:val="0"/>
              <w:spacing w:line="360" w:lineRule="auto"/>
              <w:jc w:val="center"/>
              <w:rPr>
                <w:rFonts w:ascii="宋体" w:hAnsi="宋体" w:eastAsia="宋体"/>
                <w:snapToGrid w:val="0"/>
                <w:sz w:val="21"/>
                <w:szCs w:val="21"/>
              </w:rPr>
            </w:pPr>
          </w:p>
        </w:tc>
      </w:tr>
    </w:tbl>
    <w:p>
      <w:pPr>
        <w:widowControl w:val="0"/>
        <w:spacing w:line="360" w:lineRule="auto"/>
        <w:jc w:val="both"/>
        <w:rPr>
          <w:rFonts w:ascii="宋体" w:hAnsi="宋体" w:eastAsia="宋体"/>
          <w:snapToGrid w:val="0"/>
          <w:sz w:val="21"/>
          <w:szCs w:val="21"/>
        </w:rPr>
      </w:pPr>
      <w:r>
        <w:rPr>
          <w:rFonts w:hint="eastAsia" w:ascii="宋体" w:hAnsi="宋体" w:eastAsia="宋体"/>
          <w:snapToGrid w:val="0"/>
          <w:sz w:val="21"/>
          <w:szCs w:val="21"/>
        </w:rPr>
        <w:t>注：1、价格应按“招标文件”中规定的货币单位填写。</w:t>
      </w:r>
    </w:p>
    <w:p>
      <w:pPr>
        <w:widowControl w:val="0"/>
        <w:spacing w:line="360" w:lineRule="auto"/>
        <w:ind w:firstLine="420"/>
        <w:jc w:val="both"/>
        <w:rPr>
          <w:rFonts w:ascii="宋体" w:hAnsi="宋体" w:eastAsia="宋体"/>
          <w:kern w:val="2"/>
          <w:sz w:val="21"/>
          <w:szCs w:val="21"/>
        </w:rPr>
      </w:pPr>
      <w:r>
        <w:rPr>
          <w:rFonts w:hint="eastAsia" w:ascii="宋体" w:hAnsi="宋体" w:eastAsia="宋体"/>
          <w:snapToGrid w:val="0"/>
          <w:sz w:val="21"/>
          <w:szCs w:val="21"/>
        </w:rPr>
        <w:t>2、投标人如果需要对报价或其它内容加以说明，可在备注栏填写。</w:t>
      </w:r>
    </w:p>
    <w:p>
      <w:pPr>
        <w:widowControl w:val="0"/>
        <w:spacing w:line="360" w:lineRule="auto"/>
        <w:ind w:firstLine="420"/>
        <w:jc w:val="both"/>
        <w:rPr>
          <w:rFonts w:ascii="宋体" w:hAnsi="宋体" w:eastAsia="宋体"/>
          <w:b/>
          <w:kern w:val="2"/>
          <w:sz w:val="21"/>
          <w:szCs w:val="21"/>
        </w:rPr>
      </w:pPr>
      <w:r>
        <w:rPr>
          <w:rFonts w:hint="eastAsia" w:ascii="宋体" w:hAnsi="宋体" w:eastAsia="宋体"/>
          <w:b/>
          <w:kern w:val="2"/>
          <w:sz w:val="21"/>
          <w:szCs w:val="21"/>
        </w:rPr>
        <w:t>3、开标一览表和投标文件（含正本1份和副本4份及投标文件电子光盘/</w:t>
      </w:r>
      <w:r>
        <w:rPr>
          <w:rFonts w:ascii="宋体" w:hAnsi="宋体" w:eastAsia="宋体"/>
          <w:b/>
          <w:kern w:val="2"/>
          <w:sz w:val="21"/>
          <w:szCs w:val="21"/>
        </w:rPr>
        <w:t>U盘</w:t>
      </w:r>
      <w:r>
        <w:rPr>
          <w:rFonts w:hint="eastAsia" w:ascii="宋体" w:hAnsi="宋体" w:eastAsia="宋体"/>
          <w:b/>
          <w:kern w:val="2"/>
          <w:sz w:val="21"/>
          <w:szCs w:val="21"/>
        </w:rPr>
        <w:t>1份）应分开独立密封包装。</w:t>
      </w:r>
      <w:r>
        <w:rPr>
          <w:rFonts w:hint="eastAsia" w:ascii="宋体" w:hAnsi="宋体" w:eastAsia="宋体" w:cs="宋体"/>
          <w:b/>
          <w:color w:val="FF0000"/>
          <w:sz w:val="21"/>
          <w:szCs w:val="21"/>
        </w:rPr>
        <w:t>★</w:t>
      </w:r>
      <w:r>
        <w:rPr>
          <w:rFonts w:hint="eastAsia" w:ascii="宋体" w:hAnsi="宋体" w:eastAsia="宋体"/>
          <w:b/>
          <w:color w:val="FF0000"/>
          <w:kern w:val="2"/>
          <w:sz w:val="21"/>
          <w:szCs w:val="21"/>
        </w:rPr>
        <w:t>开标一览表未按规定密封、签字、盖章将导致投标无效。</w:t>
      </w:r>
    </w:p>
    <w:p>
      <w:pPr>
        <w:widowControl w:val="0"/>
        <w:snapToGrid w:val="0"/>
        <w:spacing w:line="360" w:lineRule="auto"/>
        <w:ind w:firstLine="411" w:firstLineChars="196"/>
        <w:jc w:val="both"/>
        <w:rPr>
          <w:rFonts w:ascii="宋体" w:hAnsi="宋体" w:eastAsia="宋体"/>
          <w:kern w:val="2"/>
          <w:sz w:val="21"/>
          <w:szCs w:val="21"/>
        </w:rPr>
      </w:pPr>
      <w:r>
        <w:rPr>
          <w:rFonts w:hint="eastAsia" w:ascii="宋体" w:hAnsi="宋体" w:eastAsia="宋体"/>
          <w:kern w:val="2"/>
          <w:sz w:val="21"/>
          <w:szCs w:val="21"/>
        </w:rPr>
        <w:t>4、若开标一览表中大写金额和小写金额不一致的，以大写金额为准。</w:t>
      </w:r>
    </w:p>
    <w:p>
      <w:pPr>
        <w:widowControl w:val="0"/>
        <w:spacing w:line="360" w:lineRule="auto"/>
        <w:ind w:firstLine="420"/>
        <w:rPr>
          <w:rFonts w:ascii="宋体" w:hAnsi="宋体" w:eastAsia="宋体"/>
          <w:kern w:val="2"/>
          <w:sz w:val="21"/>
          <w:szCs w:val="21"/>
        </w:rPr>
      </w:pPr>
    </w:p>
    <w:p>
      <w:pPr>
        <w:widowControl w:val="0"/>
        <w:spacing w:line="360" w:lineRule="auto"/>
        <w:ind w:firstLine="420"/>
        <w:rPr>
          <w:rFonts w:ascii="宋体" w:hAnsi="宋体" w:eastAsia="宋体"/>
          <w:kern w:val="2"/>
          <w:sz w:val="21"/>
          <w:szCs w:val="21"/>
        </w:rPr>
      </w:pPr>
    </w:p>
    <w:p>
      <w:pPr>
        <w:widowControl w:val="0"/>
        <w:spacing w:line="360" w:lineRule="auto"/>
        <w:ind w:firstLine="3150" w:firstLineChars="1500"/>
        <w:rPr>
          <w:rFonts w:ascii="宋体" w:hAnsi="宋体" w:eastAsia="宋体"/>
          <w:kern w:val="2"/>
          <w:sz w:val="21"/>
          <w:szCs w:val="21"/>
        </w:rPr>
      </w:pPr>
      <w:r>
        <w:rPr>
          <w:rFonts w:hint="eastAsia" w:ascii="宋体" w:hAnsi="宋体" w:eastAsia="宋体"/>
          <w:kern w:val="2"/>
          <w:sz w:val="21"/>
          <w:szCs w:val="21"/>
        </w:rPr>
        <w:t>法定代表人或其授权委托人（</w:t>
      </w:r>
      <w:r>
        <w:rPr>
          <w:rFonts w:hint="eastAsia" w:ascii="宋体" w:hAnsi="宋体" w:eastAsia="宋体"/>
          <w:b/>
          <w:kern w:val="2"/>
          <w:sz w:val="21"/>
          <w:szCs w:val="21"/>
        </w:rPr>
        <w:t>签字</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 xml:space="preserve">        </w:t>
      </w:r>
    </w:p>
    <w:p>
      <w:pPr>
        <w:widowControl w:val="0"/>
        <w:spacing w:line="360" w:lineRule="auto"/>
        <w:ind w:firstLine="3150" w:firstLineChars="15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spacing w:line="360" w:lineRule="auto"/>
        <w:ind w:firstLine="3150" w:firstLineChars="1500"/>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rPr>
          <w:rFonts w:ascii="宋体" w:hAnsi="宋体" w:eastAsia="宋体"/>
          <w:kern w:val="2"/>
          <w:sz w:val="21"/>
          <w:szCs w:val="21"/>
        </w:rPr>
      </w:pPr>
      <w:r>
        <w:rPr>
          <w:rFonts w:ascii="宋体" w:hAnsi="宋体" w:eastAsia="宋体"/>
          <w:kern w:val="2"/>
          <w:sz w:val="21"/>
          <w:szCs w:val="21"/>
        </w:rPr>
        <w:br w:type="page"/>
      </w:r>
    </w:p>
    <w:p>
      <w:pPr>
        <w:keepNext/>
        <w:keepLines/>
        <w:widowControl w:val="0"/>
        <w:spacing w:before="260" w:after="260" w:line="320" w:lineRule="exact"/>
        <w:jc w:val="center"/>
        <w:outlineLvl w:val="2"/>
        <w:rPr>
          <w:rFonts w:ascii="宋体" w:hAnsi="宋体" w:eastAsia="宋体"/>
          <w:b/>
          <w:bCs/>
          <w:kern w:val="2"/>
          <w:sz w:val="28"/>
          <w:szCs w:val="28"/>
        </w:rPr>
      </w:pPr>
      <w:r>
        <w:rPr>
          <w:rFonts w:hint="eastAsia" w:ascii="宋体" w:hAnsi="宋体" w:eastAsia="宋体"/>
          <w:b/>
          <w:bCs/>
          <w:kern w:val="2"/>
          <w:sz w:val="28"/>
          <w:szCs w:val="28"/>
        </w:rPr>
        <w:t>投标文件</w:t>
      </w:r>
    </w:p>
    <w:p>
      <w:pPr>
        <w:keepNext/>
        <w:keepLines/>
        <w:widowControl w:val="0"/>
        <w:spacing w:before="260" w:after="260"/>
        <w:jc w:val="center"/>
        <w:outlineLvl w:val="2"/>
        <w:rPr>
          <w:rFonts w:ascii="黑体" w:hAnsi="宋体" w:eastAsia="黑体"/>
          <w:bCs/>
          <w:kern w:val="2"/>
          <w:szCs w:val="32"/>
        </w:rPr>
      </w:pPr>
      <w:r>
        <w:rPr>
          <w:rFonts w:hint="eastAsia" w:ascii="黑体" w:hAnsi="宋体" w:eastAsia="黑体"/>
          <w:bCs/>
          <w:kern w:val="2"/>
          <w:szCs w:val="32"/>
        </w:rPr>
        <w:t>一、法定代表人（负责人）证明书</w:t>
      </w:r>
    </w:p>
    <w:p>
      <w:pPr>
        <w:widowControl w:val="0"/>
        <w:jc w:val="both"/>
        <w:rPr>
          <w:rFonts w:eastAsia="宋体"/>
          <w:kern w:val="2"/>
        </w:rPr>
      </w:pPr>
    </w:p>
    <w:p>
      <w:pPr>
        <w:widowControl w:val="0"/>
        <w:spacing w:line="360" w:lineRule="auto"/>
        <w:jc w:val="both"/>
        <w:rPr>
          <w:rFonts w:eastAsia="宋体"/>
          <w:kern w:val="2"/>
          <w:sz w:val="21"/>
          <w:szCs w:val="21"/>
        </w:rPr>
      </w:pPr>
      <w:r>
        <w:rPr>
          <w:rFonts w:hint="eastAsia" w:eastAsia="宋体"/>
          <w:kern w:val="2"/>
          <w:sz w:val="21"/>
          <w:szCs w:val="21"/>
        </w:rPr>
        <w:t xml:space="preserve">   </w:t>
      </w:r>
      <w:r>
        <w:rPr>
          <w:rFonts w:hint="eastAsia" w:eastAsia="宋体"/>
          <w:kern w:val="2"/>
          <w:sz w:val="21"/>
          <w:szCs w:val="21"/>
          <w:u w:val="single"/>
        </w:rPr>
        <w:t xml:space="preserve">         </w:t>
      </w:r>
      <w:r>
        <w:rPr>
          <w:rFonts w:hint="eastAsia" w:eastAsia="宋体"/>
          <w:kern w:val="2"/>
          <w:sz w:val="21"/>
          <w:szCs w:val="21"/>
        </w:rPr>
        <w:t>同志，现任我单位</w:t>
      </w:r>
      <w:r>
        <w:rPr>
          <w:rFonts w:hint="eastAsia" w:eastAsia="宋体"/>
          <w:kern w:val="2"/>
          <w:sz w:val="21"/>
          <w:szCs w:val="21"/>
          <w:u w:val="single"/>
        </w:rPr>
        <w:t xml:space="preserve">         </w:t>
      </w:r>
      <w:r>
        <w:rPr>
          <w:rFonts w:hint="eastAsia" w:eastAsia="宋体"/>
          <w:kern w:val="2"/>
          <w:sz w:val="21"/>
          <w:szCs w:val="21"/>
        </w:rPr>
        <w:t>职务，为法定代表人（负责人），特此证明。</w:t>
      </w:r>
    </w:p>
    <w:p>
      <w:pPr>
        <w:widowControl w:val="0"/>
        <w:spacing w:line="360" w:lineRule="auto"/>
        <w:jc w:val="both"/>
        <w:rPr>
          <w:rFonts w:eastAsia="宋体"/>
          <w:kern w:val="2"/>
          <w:sz w:val="21"/>
          <w:szCs w:val="21"/>
        </w:rPr>
      </w:pPr>
      <w:r>
        <w:rPr>
          <w:rFonts w:hint="eastAsia" w:eastAsia="宋体"/>
          <w:kern w:val="2"/>
          <w:sz w:val="21"/>
          <w:szCs w:val="21"/>
        </w:rPr>
        <w:t xml:space="preserve">         </w:t>
      </w:r>
    </w:p>
    <w:p>
      <w:pPr>
        <w:widowControl w:val="0"/>
        <w:spacing w:line="360" w:lineRule="auto"/>
        <w:jc w:val="both"/>
        <w:rPr>
          <w:rFonts w:eastAsia="宋体"/>
          <w:kern w:val="2"/>
          <w:sz w:val="21"/>
          <w:szCs w:val="21"/>
        </w:rPr>
      </w:pPr>
      <w:r>
        <w:rPr>
          <w:rFonts w:hint="eastAsia" w:eastAsia="宋体"/>
          <w:kern w:val="2"/>
          <w:sz w:val="21"/>
          <w:szCs w:val="21"/>
        </w:rPr>
        <w:t>说明：1、法定代表人为投标人（企业事业单位、国家机关、社会团体）的主要行政负责人。</w:t>
      </w:r>
    </w:p>
    <w:p>
      <w:pPr>
        <w:widowControl w:val="0"/>
        <w:jc w:val="both"/>
        <w:rPr>
          <w:rFonts w:eastAsia="宋体"/>
          <w:kern w:val="2"/>
          <w:sz w:val="21"/>
          <w:szCs w:val="21"/>
        </w:rPr>
      </w:pPr>
      <w:r>
        <w:rPr>
          <w:rFonts w:hint="eastAsia" w:eastAsia="宋体"/>
          <w:kern w:val="2"/>
          <w:sz w:val="21"/>
          <w:szCs w:val="21"/>
        </w:rPr>
        <w:t xml:space="preserve">      2、内容必须填写真实、清楚，涂改无效，不得转让、买卖。</w:t>
      </w:r>
    </w:p>
    <w:p>
      <w:pPr>
        <w:widowControl w:val="0"/>
        <w:jc w:val="both"/>
        <w:rPr>
          <w:rFonts w:eastAsia="宋体"/>
          <w:kern w:val="2"/>
        </w:rPr>
      </w:pPr>
    </w:p>
    <w:p>
      <w:pPr>
        <w:widowControl w:val="0"/>
        <w:ind w:right="525"/>
        <w:jc w:val="right"/>
        <w:rPr>
          <w:rFonts w:ascii="宋体" w:hAnsi="宋体" w:eastAsia="宋体"/>
          <w:kern w:val="2"/>
          <w:sz w:val="21"/>
          <w:szCs w:val="21"/>
        </w:rPr>
      </w:pP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widowControl w:val="0"/>
        <w:spacing w:line="320" w:lineRule="exact"/>
        <w:ind w:firstLine="420" w:firstLineChars="200"/>
        <w:rPr>
          <w:rFonts w:ascii="宋体" w:hAnsi="宋体" w:eastAsia="宋体"/>
          <w:kern w:val="2"/>
          <w:sz w:val="21"/>
          <w:szCs w:val="21"/>
        </w:rPr>
      </w:pPr>
    </w:p>
    <w:p>
      <w:pPr>
        <w:widowControl w:val="0"/>
        <w:spacing w:line="320" w:lineRule="exact"/>
        <w:ind w:firstLine="420" w:firstLineChars="200"/>
        <w:rPr>
          <w:rFonts w:ascii="宋体" w:hAnsi="宋体" w:eastAsia="宋体"/>
          <w:kern w:val="2"/>
          <w:sz w:val="21"/>
          <w:szCs w:val="21"/>
        </w:rPr>
      </w:pPr>
      <w:r>
        <w:rPr>
          <w:rFonts w:hint="eastAsia" w:ascii="宋体" w:hAnsi="宋体" w:eastAsia="宋体"/>
          <w:kern w:val="2"/>
          <w:sz w:val="21"/>
          <w:szCs w:val="21"/>
        </w:rPr>
        <w:t>附：法定代表人（负责人）身份证</w:t>
      </w:r>
      <w:r>
        <w:rPr>
          <w:rFonts w:hint="eastAsia" w:ascii="宋体" w:hAnsi="宋体" w:eastAsia="宋体" w:cs="仿宋"/>
          <w:iCs/>
          <w:kern w:val="2"/>
          <w:sz w:val="21"/>
          <w:szCs w:val="21"/>
        </w:rPr>
        <w:t>复印件</w:t>
      </w:r>
      <w:r>
        <w:rPr>
          <w:rFonts w:hint="eastAsia" w:ascii="宋体" w:hAnsi="宋体" w:eastAsia="宋体"/>
          <w:kern w:val="2"/>
          <w:sz w:val="21"/>
          <w:szCs w:val="21"/>
        </w:rPr>
        <w:t>。</w:t>
      </w:r>
    </w:p>
    <w:p>
      <w:pPr>
        <w:widowControl w:val="0"/>
        <w:ind w:firstLine="420" w:firstLineChars="200"/>
        <w:jc w:val="both"/>
        <w:rPr>
          <w:rFonts w:eastAsia="宋体"/>
          <w:kern w:val="2"/>
        </w:rPr>
      </w:pPr>
      <w:r>
        <w:rPr>
          <w:rFonts w:hint="eastAsia" w:ascii="宋体" w:hAnsi="宋体" w:eastAsia="宋体"/>
          <w:b/>
          <w:kern w:val="2"/>
          <w:sz w:val="21"/>
          <w:szCs w:val="21"/>
        </w:rPr>
        <w:t>注：须提供法定代表人（负责人）有效期内身份证（正反面）</w:t>
      </w:r>
      <w:r>
        <w:rPr>
          <w:rFonts w:hint="eastAsia" w:ascii="宋体" w:hAnsi="宋体" w:eastAsia="宋体" w:cs="仿宋"/>
          <w:b/>
          <w:iCs/>
          <w:kern w:val="2"/>
          <w:sz w:val="21"/>
          <w:szCs w:val="21"/>
        </w:rPr>
        <w:t>复印件</w:t>
      </w:r>
      <w:r>
        <w:rPr>
          <w:rFonts w:hint="eastAsia" w:ascii="宋体" w:hAnsi="宋体" w:eastAsia="宋体"/>
          <w:b/>
          <w:kern w:val="2"/>
          <w:sz w:val="21"/>
          <w:szCs w:val="21"/>
        </w:rPr>
        <w:t>（非中国境内居民，可提供公安部门认可的身份证明材料）。</w:t>
      </w:r>
    </w:p>
    <w:p>
      <w:pPr>
        <w:widowControl w:val="0"/>
        <w:jc w:val="both"/>
        <w:rPr>
          <w:rFonts w:eastAsia="宋体"/>
          <w:b/>
          <w:bCs/>
          <w:kern w:val="2"/>
        </w:rPr>
      </w:pPr>
    </w:p>
    <w:p>
      <w:pPr>
        <w:widowControl w:val="0"/>
        <w:jc w:val="both"/>
        <w:rPr>
          <w:rFonts w:eastAsia="宋体"/>
          <w:b/>
          <w:bCs/>
          <w:kern w:val="2"/>
        </w:rPr>
      </w:pPr>
    </w:p>
    <w:p>
      <w:pPr>
        <w:widowControl w:val="0"/>
        <w:jc w:val="both"/>
        <w:rPr>
          <w:rFonts w:eastAsia="宋体"/>
          <w:b/>
          <w:bCs/>
          <w:kern w:val="2"/>
        </w:rPr>
      </w:pPr>
    </w:p>
    <w:p>
      <w:pPr>
        <w:keepNext/>
        <w:keepLines/>
        <w:widowControl w:val="0"/>
        <w:spacing w:before="120" w:after="120"/>
        <w:jc w:val="center"/>
        <w:outlineLvl w:val="2"/>
        <w:rPr>
          <w:rFonts w:ascii="黑体" w:hAnsi="宋体" w:eastAsia="黑体"/>
          <w:bCs/>
          <w:kern w:val="2"/>
          <w:szCs w:val="32"/>
        </w:rPr>
      </w:pPr>
      <w:r>
        <w:rPr>
          <w:rFonts w:hint="eastAsia" w:ascii="黑体" w:hAnsi="宋体" w:eastAsia="黑体"/>
          <w:bCs/>
          <w:kern w:val="2"/>
          <w:szCs w:val="32"/>
        </w:rPr>
        <w:t>二、投标文件签署授权委托书</w:t>
      </w:r>
    </w:p>
    <w:p>
      <w:pPr>
        <w:widowControl w:val="0"/>
        <w:spacing w:line="360" w:lineRule="auto"/>
        <w:ind w:firstLine="420" w:firstLineChars="200"/>
        <w:jc w:val="both"/>
        <w:rPr>
          <w:rFonts w:eastAsia="宋体"/>
          <w:kern w:val="2"/>
          <w:sz w:val="21"/>
          <w:szCs w:val="21"/>
        </w:rPr>
      </w:pPr>
      <w:r>
        <w:rPr>
          <w:rFonts w:hint="eastAsia" w:eastAsia="宋体"/>
          <w:kern w:val="2"/>
          <w:sz w:val="21"/>
          <w:szCs w:val="21"/>
        </w:rPr>
        <w:t>本授权委托书声明：我</w:t>
      </w:r>
      <w:r>
        <w:rPr>
          <w:rFonts w:hint="eastAsia" w:eastAsia="宋体"/>
          <w:kern w:val="2"/>
          <w:sz w:val="21"/>
          <w:szCs w:val="21"/>
          <w:u w:val="single"/>
        </w:rPr>
        <w:t xml:space="preserve">           </w:t>
      </w:r>
      <w:r>
        <w:rPr>
          <w:rFonts w:hint="eastAsia" w:eastAsia="宋体"/>
          <w:kern w:val="2"/>
          <w:sz w:val="21"/>
          <w:szCs w:val="21"/>
        </w:rPr>
        <w:t>（姓名）系</w:t>
      </w:r>
      <w:r>
        <w:rPr>
          <w:rFonts w:hint="eastAsia" w:eastAsia="宋体"/>
          <w:kern w:val="2"/>
          <w:sz w:val="21"/>
          <w:szCs w:val="21"/>
          <w:u w:val="single"/>
        </w:rPr>
        <w:t xml:space="preserve">             </w:t>
      </w:r>
      <w:r>
        <w:rPr>
          <w:rFonts w:hint="eastAsia" w:eastAsia="宋体"/>
          <w:kern w:val="2"/>
          <w:sz w:val="21"/>
          <w:szCs w:val="21"/>
        </w:rPr>
        <w:t>（投标人名称）的法定代表人（负责人），现授权委托</w:t>
      </w:r>
      <w:r>
        <w:rPr>
          <w:rFonts w:hint="eastAsia" w:eastAsia="宋体"/>
          <w:kern w:val="2"/>
          <w:sz w:val="21"/>
          <w:szCs w:val="21"/>
          <w:u w:val="single"/>
        </w:rPr>
        <w:t xml:space="preserve">            </w:t>
      </w:r>
      <w:r>
        <w:rPr>
          <w:rFonts w:hint="eastAsia" w:eastAsia="宋体"/>
          <w:kern w:val="2"/>
          <w:sz w:val="21"/>
          <w:szCs w:val="21"/>
        </w:rPr>
        <w:t>（姓名）为我单位签署本项目已递交的投标文件的法定代表人（负责人）的授权委托代理人，代理人全权代表我所签署的本项目已递交的投标文件内容我均承认。</w:t>
      </w:r>
    </w:p>
    <w:p>
      <w:pPr>
        <w:widowControl w:val="0"/>
        <w:spacing w:line="360" w:lineRule="auto"/>
        <w:ind w:firstLine="420"/>
        <w:jc w:val="both"/>
        <w:rPr>
          <w:rFonts w:eastAsia="宋体"/>
          <w:kern w:val="2"/>
          <w:sz w:val="21"/>
          <w:szCs w:val="21"/>
        </w:rPr>
      </w:pPr>
      <w:r>
        <w:rPr>
          <w:rFonts w:hint="eastAsia" w:eastAsia="宋体"/>
          <w:kern w:val="2"/>
          <w:sz w:val="21"/>
          <w:szCs w:val="21"/>
        </w:rPr>
        <w:t>代理人无转委托权，特此委托。</w:t>
      </w:r>
    </w:p>
    <w:p>
      <w:pPr>
        <w:widowControl w:val="0"/>
        <w:spacing w:line="360" w:lineRule="auto"/>
        <w:ind w:firstLine="420"/>
        <w:jc w:val="both"/>
        <w:rPr>
          <w:rFonts w:eastAsia="宋体"/>
          <w:kern w:val="2"/>
          <w:sz w:val="21"/>
          <w:szCs w:val="21"/>
        </w:rPr>
      </w:pPr>
    </w:p>
    <w:p>
      <w:pPr>
        <w:widowControl w:val="0"/>
        <w:spacing w:line="360" w:lineRule="auto"/>
        <w:ind w:left="617" w:leftChars="257"/>
        <w:jc w:val="both"/>
        <w:rPr>
          <w:rFonts w:eastAsia="宋体"/>
          <w:kern w:val="2"/>
          <w:sz w:val="21"/>
          <w:szCs w:val="21"/>
          <w:u w:val="single"/>
        </w:rPr>
      </w:pPr>
      <w:r>
        <w:rPr>
          <w:rFonts w:hint="eastAsia" w:eastAsia="宋体"/>
          <w:kern w:val="2"/>
          <w:sz w:val="21"/>
          <w:szCs w:val="21"/>
        </w:rPr>
        <w:t>代理人：</w:t>
      </w:r>
      <w:r>
        <w:rPr>
          <w:rFonts w:hint="eastAsia" w:eastAsia="宋体"/>
          <w:kern w:val="2"/>
          <w:sz w:val="21"/>
          <w:szCs w:val="21"/>
          <w:u w:val="single"/>
        </w:rPr>
        <w:t xml:space="preserve">             </w:t>
      </w:r>
    </w:p>
    <w:p>
      <w:pPr>
        <w:widowControl w:val="0"/>
        <w:spacing w:line="360" w:lineRule="auto"/>
        <w:ind w:left="617" w:leftChars="257"/>
        <w:jc w:val="both"/>
        <w:rPr>
          <w:rFonts w:eastAsia="宋体"/>
          <w:kern w:val="2"/>
          <w:sz w:val="21"/>
          <w:szCs w:val="21"/>
          <w:u w:val="single"/>
        </w:rPr>
      </w:pPr>
      <w:r>
        <w:rPr>
          <w:rFonts w:hint="eastAsia" w:eastAsia="宋体"/>
          <w:kern w:val="2"/>
          <w:sz w:val="21"/>
          <w:szCs w:val="21"/>
        </w:rPr>
        <w:t>联系电话：</w:t>
      </w:r>
      <w:r>
        <w:rPr>
          <w:rFonts w:hint="eastAsia" w:eastAsia="宋体"/>
          <w:kern w:val="2"/>
          <w:sz w:val="21"/>
          <w:szCs w:val="21"/>
          <w:u w:val="single"/>
        </w:rPr>
        <w:t xml:space="preserve">            </w:t>
      </w:r>
      <w:r>
        <w:rPr>
          <w:rFonts w:hint="eastAsia" w:eastAsia="宋体"/>
          <w:kern w:val="2"/>
          <w:sz w:val="21"/>
          <w:szCs w:val="21"/>
        </w:rPr>
        <w:t>手机：</w:t>
      </w:r>
      <w:r>
        <w:rPr>
          <w:rFonts w:hint="eastAsia" w:eastAsia="宋体"/>
          <w:kern w:val="2"/>
          <w:sz w:val="21"/>
          <w:szCs w:val="21"/>
          <w:u w:val="single"/>
        </w:rPr>
        <w:t xml:space="preserve">                   </w:t>
      </w:r>
      <w:r>
        <w:rPr>
          <w:rFonts w:hint="eastAsia" w:eastAsia="宋体"/>
          <w:kern w:val="2"/>
          <w:sz w:val="21"/>
          <w:szCs w:val="21"/>
        </w:rPr>
        <w:t>邮箱：</w:t>
      </w:r>
      <w:r>
        <w:rPr>
          <w:rFonts w:hint="eastAsia" w:eastAsia="宋体"/>
          <w:kern w:val="2"/>
          <w:sz w:val="21"/>
          <w:szCs w:val="21"/>
          <w:u w:val="single"/>
        </w:rPr>
        <w:t xml:space="preserve">                </w:t>
      </w:r>
    </w:p>
    <w:p>
      <w:pPr>
        <w:widowControl w:val="0"/>
        <w:spacing w:line="360" w:lineRule="auto"/>
        <w:ind w:left="617" w:leftChars="257"/>
        <w:jc w:val="both"/>
        <w:rPr>
          <w:rFonts w:eastAsia="宋体"/>
          <w:kern w:val="2"/>
          <w:sz w:val="21"/>
          <w:szCs w:val="21"/>
          <w:u w:val="single"/>
        </w:rPr>
      </w:pPr>
      <w:r>
        <w:rPr>
          <w:rFonts w:hint="eastAsia" w:eastAsia="宋体"/>
          <w:kern w:val="2"/>
          <w:sz w:val="21"/>
          <w:szCs w:val="21"/>
        </w:rPr>
        <w:t>身份证号码：</w:t>
      </w:r>
      <w:r>
        <w:rPr>
          <w:rFonts w:hint="eastAsia" w:eastAsia="宋体"/>
          <w:kern w:val="2"/>
          <w:sz w:val="21"/>
          <w:szCs w:val="21"/>
          <w:u w:val="single"/>
        </w:rPr>
        <w:t xml:space="preserve">                        </w:t>
      </w:r>
      <w:r>
        <w:rPr>
          <w:rFonts w:hint="eastAsia" w:eastAsia="宋体"/>
          <w:kern w:val="2"/>
          <w:sz w:val="21"/>
          <w:szCs w:val="21"/>
        </w:rPr>
        <w:t>职务：</w:t>
      </w:r>
      <w:r>
        <w:rPr>
          <w:rFonts w:hint="eastAsia" w:eastAsia="宋体"/>
          <w:kern w:val="2"/>
          <w:sz w:val="21"/>
          <w:szCs w:val="21"/>
          <w:u w:val="single"/>
        </w:rPr>
        <w:t xml:space="preserve">       </w:t>
      </w:r>
    </w:p>
    <w:p>
      <w:pPr>
        <w:widowControl w:val="0"/>
        <w:spacing w:line="360" w:lineRule="auto"/>
        <w:ind w:left="617" w:leftChars="257"/>
        <w:jc w:val="both"/>
        <w:rPr>
          <w:rFonts w:eastAsia="宋体"/>
          <w:kern w:val="2"/>
          <w:sz w:val="21"/>
          <w:szCs w:val="21"/>
        </w:rPr>
      </w:pPr>
      <w:r>
        <w:rPr>
          <w:rFonts w:hint="eastAsia" w:eastAsia="宋体"/>
          <w:kern w:val="2"/>
          <w:sz w:val="21"/>
          <w:szCs w:val="21"/>
        </w:rPr>
        <w:t>授权委托日期：</w:t>
      </w:r>
      <w:r>
        <w:rPr>
          <w:rFonts w:hint="eastAsia" w:eastAsia="宋体"/>
          <w:kern w:val="2"/>
          <w:sz w:val="21"/>
          <w:szCs w:val="21"/>
          <w:u w:val="single"/>
        </w:rPr>
        <w:t xml:space="preserve">      </w:t>
      </w:r>
      <w:r>
        <w:rPr>
          <w:rFonts w:hint="eastAsia" w:eastAsia="宋体"/>
          <w:kern w:val="2"/>
          <w:sz w:val="21"/>
          <w:szCs w:val="21"/>
        </w:rPr>
        <w:t>年</w:t>
      </w:r>
      <w:r>
        <w:rPr>
          <w:rFonts w:hint="eastAsia" w:eastAsia="宋体"/>
          <w:kern w:val="2"/>
          <w:sz w:val="21"/>
          <w:szCs w:val="21"/>
          <w:u w:val="single"/>
        </w:rPr>
        <w:t xml:space="preserve">     </w:t>
      </w:r>
      <w:r>
        <w:rPr>
          <w:rFonts w:hint="eastAsia" w:eastAsia="宋体"/>
          <w:kern w:val="2"/>
          <w:sz w:val="21"/>
          <w:szCs w:val="21"/>
        </w:rPr>
        <w:t xml:space="preserve">月 </w:t>
      </w:r>
      <w:r>
        <w:rPr>
          <w:rFonts w:hint="eastAsia" w:eastAsia="宋体"/>
          <w:kern w:val="2"/>
          <w:sz w:val="21"/>
          <w:szCs w:val="21"/>
          <w:u w:val="single"/>
        </w:rPr>
        <w:t xml:space="preserve">      </w:t>
      </w:r>
      <w:r>
        <w:rPr>
          <w:rFonts w:hint="eastAsia" w:eastAsia="宋体"/>
          <w:kern w:val="2"/>
          <w:sz w:val="21"/>
          <w:szCs w:val="21"/>
        </w:rPr>
        <w:t>日</w:t>
      </w:r>
    </w:p>
    <w:p>
      <w:pPr>
        <w:widowControl w:val="0"/>
        <w:ind w:right="525"/>
        <w:jc w:val="right"/>
        <w:rPr>
          <w:rFonts w:ascii="宋体" w:hAnsi="宋体" w:eastAsia="宋体"/>
          <w:kern w:val="2"/>
          <w:sz w:val="21"/>
          <w:szCs w:val="21"/>
        </w:rPr>
      </w:pPr>
    </w:p>
    <w:p>
      <w:pPr>
        <w:widowControl w:val="0"/>
        <w:ind w:right="525"/>
        <w:jc w:val="right"/>
        <w:rPr>
          <w:rFonts w:ascii="宋体" w:hAnsi="宋体" w:eastAsia="宋体"/>
          <w:kern w:val="2"/>
          <w:sz w:val="21"/>
          <w:szCs w:val="21"/>
        </w:rPr>
      </w:pP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widowControl w:val="0"/>
        <w:jc w:val="both"/>
        <w:rPr>
          <w:rFonts w:eastAsia="宋体"/>
          <w:kern w:val="2"/>
          <w:sz w:val="21"/>
        </w:rPr>
      </w:pPr>
    </w:p>
    <w:p>
      <w:pPr>
        <w:widowControl w:val="0"/>
        <w:spacing w:line="320" w:lineRule="exact"/>
        <w:ind w:firstLine="420" w:firstLineChars="200"/>
        <w:rPr>
          <w:rFonts w:ascii="宋体" w:hAnsi="宋体" w:eastAsia="宋体"/>
          <w:kern w:val="2"/>
          <w:sz w:val="21"/>
          <w:szCs w:val="21"/>
        </w:rPr>
      </w:pPr>
      <w:r>
        <w:rPr>
          <w:rFonts w:hint="eastAsia" w:ascii="宋体" w:hAnsi="宋体" w:eastAsia="宋体"/>
          <w:kern w:val="2"/>
          <w:sz w:val="21"/>
          <w:szCs w:val="21"/>
        </w:rPr>
        <w:t>附：代理人身份证复印件。</w:t>
      </w:r>
    </w:p>
    <w:p>
      <w:pPr>
        <w:widowControl w:val="0"/>
        <w:ind w:firstLine="420" w:firstLineChars="200"/>
        <w:jc w:val="both"/>
        <w:rPr>
          <w:rFonts w:eastAsia="宋体"/>
          <w:kern w:val="2"/>
        </w:rPr>
      </w:pPr>
      <w:r>
        <w:rPr>
          <w:rFonts w:hint="eastAsia" w:ascii="宋体" w:hAnsi="宋体" w:eastAsia="宋体"/>
          <w:b/>
          <w:kern w:val="2"/>
          <w:sz w:val="21"/>
          <w:szCs w:val="21"/>
        </w:rPr>
        <w:t>注：须提供代理人有效期内身份证（正反面）</w:t>
      </w:r>
      <w:r>
        <w:rPr>
          <w:rFonts w:hint="eastAsia" w:ascii="宋体" w:hAnsi="宋体" w:eastAsia="宋体" w:cs="仿宋"/>
          <w:b/>
          <w:iCs/>
          <w:kern w:val="2"/>
          <w:sz w:val="21"/>
          <w:szCs w:val="21"/>
        </w:rPr>
        <w:t>复印件</w:t>
      </w:r>
      <w:r>
        <w:rPr>
          <w:rFonts w:hint="eastAsia" w:ascii="宋体" w:hAnsi="宋体" w:eastAsia="宋体"/>
          <w:b/>
          <w:kern w:val="2"/>
          <w:sz w:val="21"/>
          <w:szCs w:val="21"/>
        </w:rPr>
        <w:t>（非中国境内居民，可提供公安部门认可的身份证明材料）。</w:t>
      </w:r>
    </w:p>
    <w:p>
      <w:pPr>
        <w:widowControl w:val="0"/>
        <w:spacing w:line="360" w:lineRule="auto"/>
        <w:jc w:val="both"/>
        <w:rPr>
          <w:rFonts w:eastAsia="宋体"/>
          <w:b/>
          <w:kern w:val="2"/>
          <w:sz w:val="21"/>
          <w:szCs w:val="21"/>
        </w:rPr>
      </w:pPr>
    </w:p>
    <w:p>
      <w:pPr>
        <w:widowControl w:val="0"/>
        <w:spacing w:line="360" w:lineRule="auto"/>
        <w:jc w:val="both"/>
        <w:rPr>
          <w:rFonts w:eastAsia="宋体"/>
          <w:b/>
          <w:kern w:val="2"/>
          <w:sz w:val="21"/>
          <w:szCs w:val="21"/>
        </w:rPr>
      </w:pPr>
    </w:p>
    <w:p>
      <w:pPr>
        <w:keepNext/>
        <w:keepLines/>
        <w:spacing w:before="260" w:after="260" w:line="416" w:lineRule="auto"/>
        <w:jc w:val="center"/>
        <w:outlineLvl w:val="2"/>
        <w:rPr>
          <w:rFonts w:ascii="Cambria" w:hAnsi="Cambria" w:eastAsia="黑体"/>
          <w:bCs/>
        </w:rPr>
      </w:pPr>
      <w:r>
        <w:rPr>
          <w:rFonts w:hint="eastAsia" w:ascii="Cambria" w:hAnsi="Cambria" w:eastAsia="黑体"/>
          <w:bCs/>
        </w:rPr>
        <w:t>三、实质性条款响应情况表</w:t>
      </w:r>
    </w:p>
    <w:tbl>
      <w:tblPr>
        <w:tblStyle w:val="51"/>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2"/>
        <w:gridCol w:w="4263"/>
        <w:gridCol w:w="2268"/>
        <w:gridCol w:w="709"/>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552" w:type="dxa"/>
            <w:vAlign w:val="center"/>
          </w:tcPr>
          <w:p>
            <w:pPr>
              <w:spacing w:line="288" w:lineRule="auto"/>
              <w:jc w:val="center"/>
              <w:rPr>
                <w:rFonts w:ascii="宋体" w:hAnsi="宋体" w:eastAsia="宋体"/>
                <w:b/>
                <w:szCs w:val="21"/>
              </w:rPr>
            </w:pPr>
            <w:r>
              <w:rPr>
                <w:rFonts w:hint="eastAsia" w:eastAsia="宋体"/>
                <w:b/>
                <w:bCs/>
                <w:sz w:val="21"/>
                <w:szCs w:val="21"/>
              </w:rPr>
              <w:t>序号</w:t>
            </w:r>
          </w:p>
        </w:tc>
        <w:tc>
          <w:tcPr>
            <w:tcW w:w="4263" w:type="dxa"/>
            <w:vAlign w:val="center"/>
          </w:tcPr>
          <w:p>
            <w:pPr>
              <w:spacing w:line="288" w:lineRule="auto"/>
              <w:jc w:val="center"/>
              <w:rPr>
                <w:rFonts w:eastAsia="宋体"/>
                <w:b/>
                <w:bCs/>
                <w:sz w:val="21"/>
                <w:szCs w:val="21"/>
              </w:rPr>
            </w:pPr>
            <w:r>
              <w:rPr>
                <w:rFonts w:hint="eastAsia" w:eastAsia="宋体"/>
                <w:b/>
                <w:bCs/>
                <w:sz w:val="21"/>
                <w:szCs w:val="21"/>
              </w:rPr>
              <w:t>实质性条款具体内容</w:t>
            </w:r>
          </w:p>
        </w:tc>
        <w:tc>
          <w:tcPr>
            <w:tcW w:w="2268" w:type="dxa"/>
            <w:vAlign w:val="center"/>
          </w:tcPr>
          <w:p>
            <w:pPr>
              <w:spacing w:line="288" w:lineRule="auto"/>
              <w:jc w:val="center"/>
              <w:rPr>
                <w:rFonts w:eastAsia="宋体"/>
                <w:b/>
                <w:bCs/>
                <w:sz w:val="21"/>
                <w:szCs w:val="21"/>
              </w:rPr>
            </w:pPr>
            <w:r>
              <w:rPr>
                <w:rFonts w:hint="eastAsia" w:eastAsia="宋体"/>
                <w:b/>
                <w:bCs/>
                <w:sz w:val="21"/>
                <w:szCs w:val="21"/>
              </w:rPr>
              <w:t>投标响应</w:t>
            </w:r>
          </w:p>
        </w:tc>
        <w:tc>
          <w:tcPr>
            <w:tcW w:w="709" w:type="dxa"/>
            <w:vAlign w:val="center"/>
          </w:tcPr>
          <w:p>
            <w:pPr>
              <w:spacing w:line="288" w:lineRule="auto"/>
              <w:jc w:val="center"/>
              <w:rPr>
                <w:rFonts w:eastAsia="宋体"/>
                <w:b/>
                <w:bCs/>
                <w:sz w:val="21"/>
                <w:szCs w:val="21"/>
              </w:rPr>
            </w:pPr>
            <w:r>
              <w:rPr>
                <w:rFonts w:hint="eastAsia" w:eastAsia="宋体"/>
                <w:b/>
                <w:bCs/>
                <w:sz w:val="21"/>
                <w:szCs w:val="21"/>
              </w:rPr>
              <w:t>偏离情况</w:t>
            </w:r>
          </w:p>
        </w:tc>
        <w:tc>
          <w:tcPr>
            <w:tcW w:w="850" w:type="dxa"/>
            <w:vAlign w:val="center"/>
          </w:tcPr>
          <w:p>
            <w:pPr>
              <w:spacing w:line="288" w:lineRule="auto"/>
              <w:jc w:val="center"/>
              <w:rPr>
                <w:rFonts w:eastAsia="宋体"/>
                <w:b/>
                <w:bCs/>
                <w:sz w:val="21"/>
                <w:szCs w:val="21"/>
              </w:rPr>
            </w:pPr>
            <w:r>
              <w:rPr>
                <w:rFonts w:hint="eastAsia" w:eastAsia="宋体"/>
                <w:b/>
                <w:bCs/>
                <w:sz w:val="21"/>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2" w:type="dxa"/>
            <w:vAlign w:val="center"/>
          </w:tcPr>
          <w:p>
            <w:pPr>
              <w:spacing w:line="288" w:lineRule="auto"/>
              <w:jc w:val="center"/>
              <w:rPr>
                <w:rFonts w:ascii="宋体" w:hAnsi="宋体" w:eastAsia="宋体"/>
                <w:szCs w:val="21"/>
              </w:rPr>
            </w:pPr>
            <w:r>
              <w:rPr>
                <w:rFonts w:hint="eastAsia" w:eastAsia="宋体"/>
                <w:bCs/>
                <w:sz w:val="21"/>
                <w:szCs w:val="21"/>
              </w:rPr>
              <w:t>1</w:t>
            </w:r>
          </w:p>
        </w:tc>
        <w:tc>
          <w:tcPr>
            <w:tcW w:w="4263" w:type="dxa"/>
          </w:tcPr>
          <w:p>
            <w:pPr>
              <w:rPr>
                <w:rFonts w:eastAsia="宋体"/>
                <w:sz w:val="21"/>
                <w:szCs w:val="21"/>
              </w:rPr>
            </w:pPr>
            <w:r>
              <w:rPr>
                <w:rFonts w:hint="eastAsia" w:ascii="宋体" w:hAnsi="宋体" w:eastAsia="宋体"/>
                <w:kern w:val="2"/>
                <w:sz w:val="21"/>
                <w:szCs w:val="21"/>
                <w:highlight w:val="yellow"/>
              </w:rPr>
              <w:t>本项目服务期限自合同签订之日1</w:t>
            </w:r>
            <w:r>
              <w:rPr>
                <w:rFonts w:ascii="宋体" w:hAnsi="宋体" w:eastAsia="宋体"/>
                <w:kern w:val="2"/>
                <w:sz w:val="21"/>
                <w:szCs w:val="21"/>
                <w:highlight w:val="yellow"/>
              </w:rPr>
              <w:t>2个月</w:t>
            </w:r>
            <w:r>
              <w:rPr>
                <w:rFonts w:hint="eastAsia" w:ascii="宋体" w:hAnsi="宋体" w:eastAsia="宋体"/>
                <w:kern w:val="2"/>
                <w:sz w:val="21"/>
                <w:szCs w:val="21"/>
                <w:highlight w:val="yellow"/>
              </w:rPr>
              <w:t>。</w:t>
            </w:r>
          </w:p>
        </w:tc>
        <w:tc>
          <w:tcPr>
            <w:tcW w:w="2268" w:type="dxa"/>
          </w:tcPr>
          <w:p>
            <w:pPr>
              <w:adjustRightInd w:val="0"/>
              <w:snapToGrid w:val="0"/>
              <w:spacing w:line="360" w:lineRule="auto"/>
              <w:rPr>
                <w:rFonts w:ascii="宋体" w:hAnsi="宋体" w:eastAsia="宋体"/>
                <w:szCs w:val="21"/>
              </w:rPr>
            </w:pPr>
          </w:p>
        </w:tc>
        <w:tc>
          <w:tcPr>
            <w:tcW w:w="709" w:type="dxa"/>
          </w:tcPr>
          <w:p>
            <w:pPr>
              <w:adjustRightInd w:val="0"/>
              <w:snapToGrid w:val="0"/>
              <w:spacing w:line="360" w:lineRule="auto"/>
              <w:rPr>
                <w:rFonts w:ascii="宋体" w:hAnsi="宋体" w:eastAsia="宋体"/>
                <w:szCs w:val="21"/>
              </w:rPr>
            </w:pPr>
          </w:p>
        </w:tc>
        <w:tc>
          <w:tcPr>
            <w:tcW w:w="850" w:type="dxa"/>
          </w:tcPr>
          <w:p>
            <w:pPr>
              <w:adjustRightInd w:val="0"/>
              <w:snapToGrid w:val="0"/>
              <w:spacing w:line="360" w:lineRule="auto"/>
              <w:rPr>
                <w:rFonts w:ascii="宋体" w:hAnsi="宋体" w:eastAsia="宋体"/>
                <w:szCs w:val="21"/>
              </w:rPr>
            </w:pPr>
          </w:p>
        </w:tc>
      </w:tr>
    </w:tbl>
    <w:p>
      <w:pPr>
        <w:ind w:firstLine="420" w:firstLineChars="200"/>
        <w:rPr>
          <w:rFonts w:eastAsia="宋体"/>
          <w:b/>
          <w:sz w:val="21"/>
          <w:szCs w:val="21"/>
        </w:rPr>
      </w:pPr>
      <w:r>
        <w:rPr>
          <w:rFonts w:hint="eastAsia" w:eastAsia="宋体"/>
          <w:b/>
          <w:sz w:val="21"/>
          <w:szCs w:val="21"/>
        </w:rPr>
        <w:t>注：</w:t>
      </w:r>
      <w:r>
        <w:rPr>
          <w:rFonts w:hint="eastAsia" w:eastAsia="宋体"/>
          <w:b/>
          <w:sz w:val="21"/>
          <w:szCs w:val="21"/>
          <w:highlight w:val="yellow"/>
        </w:rPr>
        <w:t>1. 上表所列各项均为不可负偏离条款</w:t>
      </w:r>
      <w:r>
        <w:rPr>
          <w:rFonts w:hint="eastAsia" w:eastAsia="宋体"/>
          <w:b/>
          <w:sz w:val="21"/>
          <w:szCs w:val="21"/>
        </w:rPr>
        <w:t>。</w:t>
      </w:r>
    </w:p>
    <w:p>
      <w:pPr>
        <w:ind w:firstLine="420" w:firstLineChars="200"/>
        <w:rPr>
          <w:rFonts w:eastAsia="宋体"/>
          <w:sz w:val="21"/>
          <w:szCs w:val="21"/>
        </w:rPr>
      </w:pPr>
      <w:r>
        <w:rPr>
          <w:rFonts w:hint="eastAsia" w:eastAsia="宋体"/>
          <w:sz w:val="21"/>
          <w:szCs w:val="21"/>
        </w:rPr>
        <w:t>2.“投标响应”一栏应当详细填写投标人自身响应情况，而不能不合理照搬照抄招实质性条款具体内容。</w:t>
      </w:r>
    </w:p>
    <w:p>
      <w:pPr>
        <w:ind w:firstLine="420" w:firstLineChars="200"/>
        <w:rPr>
          <w:rFonts w:eastAsia="宋体"/>
          <w:sz w:val="21"/>
          <w:szCs w:val="21"/>
        </w:rPr>
      </w:pPr>
      <w:r>
        <w:rPr>
          <w:rFonts w:hint="eastAsia" w:eastAsia="宋体"/>
          <w:sz w:val="21"/>
          <w:szCs w:val="21"/>
        </w:rPr>
        <w:t>3</w:t>
      </w:r>
      <w:r>
        <w:rPr>
          <w:rFonts w:eastAsia="宋体"/>
          <w:sz w:val="21"/>
          <w:szCs w:val="21"/>
        </w:rPr>
        <w:t>.</w:t>
      </w:r>
      <w:r>
        <w:rPr>
          <w:rFonts w:hint="eastAsia" w:eastAsia="宋体"/>
          <w:sz w:val="21"/>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ind w:firstLine="420" w:firstLineChars="200"/>
        <w:rPr>
          <w:rFonts w:eastAsia="宋体"/>
          <w:sz w:val="21"/>
          <w:szCs w:val="21"/>
        </w:rPr>
      </w:pPr>
      <w:r>
        <w:rPr>
          <w:rFonts w:eastAsia="宋体"/>
          <w:sz w:val="21"/>
          <w:szCs w:val="21"/>
        </w:rPr>
        <w:t>4.</w:t>
      </w:r>
      <w:r>
        <w:rPr>
          <w:rFonts w:hint="eastAsia" w:eastAsia="宋体"/>
          <w:sz w:val="21"/>
          <w:szCs w:val="21"/>
        </w:rPr>
        <w:t>评审委员会有权对投标响应情况作出判断（作出评审结论）。</w:t>
      </w:r>
    </w:p>
    <w:p>
      <w:pPr>
        <w:ind w:firstLine="420" w:firstLineChars="200"/>
        <w:rPr>
          <w:rFonts w:eastAsia="宋体"/>
          <w:sz w:val="21"/>
          <w:szCs w:val="21"/>
        </w:rPr>
      </w:pPr>
      <w:r>
        <w:rPr>
          <w:rFonts w:eastAsia="宋体"/>
          <w:sz w:val="21"/>
          <w:szCs w:val="21"/>
        </w:rPr>
        <w:t>5</w:t>
      </w:r>
      <w:r>
        <w:rPr>
          <w:rFonts w:hint="eastAsia" w:eastAsia="宋体"/>
          <w:sz w:val="21"/>
          <w:szCs w:val="21"/>
        </w:rPr>
        <w:t>.实质性响应条款“投标响应情况”与投标文件其它内容冲突的，以实质性响应条款“投标响应情况”为准。</w:t>
      </w:r>
    </w:p>
    <w:p>
      <w:pPr>
        <w:widowControl w:val="0"/>
        <w:ind w:firstLine="420" w:firstLineChars="200"/>
        <w:jc w:val="both"/>
        <w:rPr>
          <w:rFonts w:eastAsia="宋体"/>
          <w:kern w:val="2"/>
          <w:sz w:val="21"/>
        </w:rPr>
      </w:pP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widowControl w:val="0"/>
        <w:ind w:firstLine="420" w:firstLineChars="200"/>
        <w:jc w:val="both"/>
        <w:rPr>
          <w:rFonts w:eastAsia="宋体"/>
          <w:kern w:val="2"/>
          <w:sz w:val="21"/>
        </w:rPr>
      </w:pPr>
    </w:p>
    <w:p>
      <w:pPr>
        <w:widowControl w:val="0"/>
        <w:jc w:val="both"/>
        <w:rPr>
          <w:rFonts w:eastAsia="宋体"/>
          <w:kern w:val="2"/>
          <w:sz w:val="21"/>
        </w:rPr>
      </w:pPr>
    </w:p>
    <w:p>
      <w:pPr>
        <w:keepNext/>
        <w:keepLines/>
        <w:widowControl w:val="0"/>
        <w:spacing w:before="260" w:after="260"/>
        <w:jc w:val="center"/>
        <w:outlineLvl w:val="2"/>
        <w:rPr>
          <w:rFonts w:ascii="黑体" w:hAnsi="宋体" w:eastAsia="黑体"/>
          <w:bCs/>
          <w:szCs w:val="32"/>
        </w:rPr>
      </w:pPr>
      <w:r>
        <w:rPr>
          <w:rFonts w:hint="eastAsia" w:ascii="黑体" w:hAnsi="宋体" w:eastAsia="黑体"/>
          <w:bCs/>
          <w:szCs w:val="32"/>
        </w:rPr>
        <w:t>四、投标函</w:t>
      </w:r>
    </w:p>
    <w:p>
      <w:pPr>
        <w:widowControl w:val="0"/>
        <w:spacing w:line="360" w:lineRule="auto"/>
        <w:jc w:val="both"/>
        <w:rPr>
          <w:rFonts w:ascii="宋体" w:hAnsi="宋体" w:eastAsia="宋体"/>
          <w:kern w:val="2"/>
          <w:sz w:val="21"/>
          <w:szCs w:val="21"/>
        </w:rPr>
      </w:pPr>
      <w:r>
        <w:rPr>
          <w:rFonts w:hint="eastAsia" w:ascii="宋体" w:hAnsi="宋体" w:eastAsia="宋体"/>
          <w:kern w:val="2"/>
          <w:sz w:val="21"/>
          <w:szCs w:val="21"/>
        </w:rPr>
        <w:t>致：</w:t>
      </w:r>
      <w:r>
        <w:rPr>
          <w:rFonts w:hint="eastAsia" w:ascii="宋体" w:hAnsi="宋体" w:eastAsia="宋体"/>
          <w:color w:val="FF0000"/>
          <w:kern w:val="2"/>
          <w:sz w:val="21"/>
          <w:szCs w:val="21"/>
          <w:u w:val="single"/>
        </w:rPr>
        <w:t>深圳公共资源交易中心</w:t>
      </w:r>
    </w:p>
    <w:p>
      <w:pPr>
        <w:widowControl w:val="0"/>
        <w:ind w:firstLine="420" w:firstLineChars="200"/>
        <w:jc w:val="both"/>
        <w:rPr>
          <w:rFonts w:ascii="宋体" w:hAnsi="宋体" w:eastAsia="宋体"/>
          <w:kern w:val="2"/>
          <w:sz w:val="21"/>
          <w:szCs w:val="21"/>
        </w:rPr>
      </w:pPr>
      <w:r>
        <w:rPr>
          <w:rFonts w:hint="eastAsia" w:eastAsia="宋体"/>
          <w:kern w:val="2"/>
          <w:sz w:val="21"/>
          <w:szCs w:val="21"/>
        </w:rPr>
        <w:t>1、根据已收到贵单位的项目编号为</w:t>
      </w:r>
      <w:r>
        <w:rPr>
          <w:rFonts w:hint="eastAsia" w:eastAsia="宋体"/>
          <w:kern w:val="2"/>
          <w:sz w:val="21"/>
          <w:szCs w:val="21"/>
          <w:u w:val="single"/>
        </w:rPr>
        <w:t xml:space="preserve">        </w:t>
      </w:r>
      <w:r>
        <w:rPr>
          <w:rFonts w:hint="eastAsia" w:eastAsia="宋体"/>
          <w:kern w:val="2"/>
          <w:sz w:val="21"/>
          <w:szCs w:val="21"/>
        </w:rPr>
        <w:t>的</w:t>
      </w:r>
      <w:r>
        <w:rPr>
          <w:rFonts w:hint="eastAsia" w:eastAsia="宋体"/>
          <w:kern w:val="2"/>
          <w:sz w:val="21"/>
          <w:szCs w:val="21"/>
          <w:u w:val="single"/>
        </w:rPr>
        <w:t xml:space="preserve">               </w:t>
      </w:r>
      <w:r>
        <w:rPr>
          <w:rFonts w:hint="eastAsia" w:eastAsia="宋体"/>
          <w:kern w:val="2"/>
          <w:sz w:val="21"/>
          <w:szCs w:val="21"/>
        </w:rPr>
        <w:t>项目的招标文件，遵照《深圳经济特区政府采购条例》和《深圳网上政府采购管理暂行办法》等有关规定，我单位经研究上述招标文件的专用条款及通用条款后，愿意按照招标文件要求承包上述项目并修补其任何缺陷。</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2</w:t>
      </w:r>
      <w:r>
        <w:rPr>
          <w:rFonts w:hint="eastAsia" w:ascii="宋体" w:hAnsi="宋体" w:eastAsia="宋体"/>
          <w:kern w:val="2"/>
          <w:sz w:val="21"/>
          <w:szCs w:val="21"/>
        </w:rPr>
        <w:t>、投标价格见</w:t>
      </w:r>
      <w:r>
        <w:rPr>
          <w:rFonts w:hint="eastAsia" w:eastAsia="宋体"/>
          <w:kern w:val="2"/>
          <w:sz w:val="21"/>
          <w:szCs w:val="21"/>
        </w:rPr>
        <w:t>《开标一览表》中填写的投标总价。</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3、如果我单位中标，我单位将按照招标文件的要求足额提交履约担保。</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4、我单位同意所递交的投标文件在“对通用条款的补充内容”中明确的投标有效期内有效，在此期间内我单位的投标有可能中标，我方将受此约束。</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5、除非另外达成协议并生效，贵单位的中标通知书和本投标文件将构成合同的重要内容。</w:t>
      </w:r>
    </w:p>
    <w:p>
      <w:pPr>
        <w:widowControl w:val="0"/>
        <w:ind w:left="585" w:leftChars="200" w:hanging="105" w:hangingChars="50"/>
        <w:jc w:val="both"/>
        <w:rPr>
          <w:rFonts w:eastAsia="宋体"/>
          <w:kern w:val="2"/>
          <w:sz w:val="21"/>
          <w:szCs w:val="21"/>
          <w:u w:val="single"/>
        </w:rPr>
      </w:pPr>
      <w:r>
        <w:rPr>
          <w:rFonts w:hint="eastAsia" w:ascii="宋体" w:hAnsi="宋体" w:eastAsia="宋体"/>
          <w:kern w:val="2"/>
          <w:sz w:val="21"/>
          <w:szCs w:val="21"/>
        </w:rPr>
        <w:t>6、我单位理解贵单位将不受必须接受所收到的最低报价或其它任何投标文件的约束。投标人单位名称（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eastAsia="宋体"/>
          <w:kern w:val="2"/>
          <w:sz w:val="21"/>
          <w:szCs w:val="21"/>
        </w:rPr>
        <w:t>：</w:t>
      </w:r>
      <w:r>
        <w:rPr>
          <w:rFonts w:hint="eastAsia" w:eastAsia="宋体"/>
          <w:kern w:val="2"/>
          <w:sz w:val="21"/>
          <w:szCs w:val="21"/>
          <w:u w:val="single"/>
        </w:rPr>
        <w:t xml:space="preserve">                   </w:t>
      </w:r>
      <w:r>
        <w:rPr>
          <w:rFonts w:hint="eastAsia" w:eastAsia="宋体"/>
          <w:kern w:val="2"/>
          <w:sz w:val="21"/>
          <w:szCs w:val="21"/>
        </w:rPr>
        <w:t xml:space="preserve">    单位地址：</w:t>
      </w:r>
      <w:r>
        <w:rPr>
          <w:rFonts w:hint="eastAsia" w:eastAsia="宋体"/>
          <w:kern w:val="2"/>
          <w:sz w:val="21"/>
          <w:szCs w:val="21"/>
          <w:u w:val="single"/>
        </w:rPr>
        <w:t xml:space="preserve">               </w:t>
      </w:r>
    </w:p>
    <w:p>
      <w:pPr>
        <w:widowControl w:val="0"/>
        <w:ind w:left="617" w:leftChars="257"/>
        <w:jc w:val="both"/>
        <w:rPr>
          <w:rFonts w:eastAsia="宋体"/>
          <w:kern w:val="2"/>
          <w:sz w:val="21"/>
          <w:szCs w:val="21"/>
          <w:u w:val="single"/>
        </w:rPr>
      </w:pPr>
      <w:r>
        <w:rPr>
          <w:rFonts w:hint="eastAsia" w:eastAsia="宋体"/>
          <w:kern w:val="2"/>
          <w:sz w:val="21"/>
          <w:szCs w:val="21"/>
        </w:rPr>
        <w:t>法定代表人（负责人）或其委托代理人：</w:t>
      </w:r>
      <w:r>
        <w:rPr>
          <w:rFonts w:hint="eastAsia" w:eastAsia="宋体"/>
          <w:kern w:val="2"/>
          <w:sz w:val="21"/>
          <w:szCs w:val="21"/>
          <w:u w:val="single"/>
        </w:rPr>
        <w:t xml:space="preserve">                   </w:t>
      </w:r>
    </w:p>
    <w:p>
      <w:pPr>
        <w:widowControl w:val="0"/>
        <w:ind w:left="617" w:leftChars="257"/>
        <w:jc w:val="both"/>
        <w:rPr>
          <w:rFonts w:eastAsia="宋体"/>
          <w:kern w:val="2"/>
          <w:sz w:val="21"/>
          <w:szCs w:val="21"/>
          <w:u w:val="single"/>
        </w:rPr>
      </w:pPr>
      <w:r>
        <w:rPr>
          <w:rFonts w:hint="eastAsia" w:eastAsia="宋体"/>
          <w:kern w:val="2"/>
          <w:sz w:val="21"/>
          <w:szCs w:val="21"/>
        </w:rPr>
        <w:t>邮政编码：</w:t>
      </w:r>
      <w:r>
        <w:rPr>
          <w:rFonts w:hint="eastAsia" w:eastAsia="宋体"/>
          <w:kern w:val="2"/>
          <w:sz w:val="21"/>
          <w:szCs w:val="21"/>
          <w:u w:val="single"/>
        </w:rPr>
        <w:t xml:space="preserve">          </w:t>
      </w:r>
      <w:r>
        <w:rPr>
          <w:rFonts w:hint="eastAsia" w:eastAsia="宋体"/>
          <w:kern w:val="2"/>
          <w:sz w:val="21"/>
          <w:szCs w:val="21"/>
        </w:rPr>
        <w:t xml:space="preserve">  电话：</w:t>
      </w:r>
      <w:r>
        <w:rPr>
          <w:rFonts w:hint="eastAsia" w:eastAsia="宋体"/>
          <w:kern w:val="2"/>
          <w:sz w:val="21"/>
          <w:szCs w:val="21"/>
          <w:u w:val="single"/>
        </w:rPr>
        <w:t xml:space="preserve">          </w:t>
      </w:r>
      <w:r>
        <w:rPr>
          <w:rFonts w:hint="eastAsia" w:eastAsia="宋体"/>
          <w:kern w:val="2"/>
          <w:sz w:val="21"/>
          <w:szCs w:val="21"/>
        </w:rPr>
        <w:t xml:space="preserve">  邮箱：</w:t>
      </w:r>
      <w:r>
        <w:rPr>
          <w:rFonts w:hint="eastAsia" w:eastAsia="宋体"/>
          <w:kern w:val="2"/>
          <w:sz w:val="21"/>
          <w:szCs w:val="21"/>
          <w:u w:val="single"/>
        </w:rPr>
        <w:t xml:space="preserve">            </w:t>
      </w:r>
    </w:p>
    <w:p>
      <w:pPr>
        <w:widowControl w:val="0"/>
        <w:ind w:left="617" w:leftChars="257"/>
        <w:jc w:val="both"/>
        <w:rPr>
          <w:rFonts w:eastAsia="宋体"/>
          <w:kern w:val="2"/>
          <w:sz w:val="21"/>
          <w:szCs w:val="21"/>
        </w:rPr>
      </w:pPr>
      <w:r>
        <w:rPr>
          <w:rFonts w:hint="eastAsia" w:eastAsia="宋体"/>
          <w:kern w:val="2"/>
          <w:sz w:val="21"/>
          <w:szCs w:val="21"/>
        </w:rPr>
        <w:t>开户银行名称：</w:t>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rPr>
        <w:tab/>
      </w:r>
      <w:r>
        <w:rPr>
          <w:rFonts w:hint="eastAsia" w:eastAsia="宋体"/>
          <w:kern w:val="2"/>
          <w:sz w:val="21"/>
          <w:szCs w:val="21"/>
        </w:rPr>
        <w:t>开户银行账号：</w:t>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p>
    <w:p>
      <w:pPr>
        <w:widowControl w:val="0"/>
        <w:ind w:left="617" w:leftChars="257"/>
        <w:jc w:val="both"/>
        <w:rPr>
          <w:rFonts w:eastAsia="宋体"/>
          <w:kern w:val="2"/>
          <w:sz w:val="21"/>
          <w:szCs w:val="21"/>
        </w:rPr>
      </w:pPr>
      <w:r>
        <w:rPr>
          <w:rFonts w:hint="eastAsia" w:eastAsia="宋体"/>
          <w:kern w:val="2"/>
          <w:sz w:val="21"/>
          <w:szCs w:val="21"/>
        </w:rPr>
        <w:t>开户银行地址：</w:t>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rPr>
        <w:tab/>
      </w:r>
      <w:r>
        <w:rPr>
          <w:rFonts w:hint="eastAsia" w:eastAsia="宋体"/>
          <w:kern w:val="2"/>
          <w:sz w:val="21"/>
          <w:szCs w:val="21"/>
        </w:rPr>
        <w:t>开户银行电话：</w:t>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r>
        <w:rPr>
          <w:rFonts w:hint="eastAsia" w:eastAsia="宋体"/>
          <w:kern w:val="2"/>
          <w:sz w:val="21"/>
          <w:szCs w:val="21"/>
          <w:u w:val="single"/>
        </w:rPr>
        <w:tab/>
      </w:r>
    </w:p>
    <w:p>
      <w:pPr>
        <w:widowControl w:val="0"/>
        <w:ind w:firstLine="539" w:firstLineChars="257"/>
        <w:jc w:val="both"/>
        <w:rPr>
          <w:rFonts w:eastAsia="宋体"/>
          <w:kern w:val="2"/>
        </w:rPr>
      </w:pPr>
      <w:r>
        <w:rPr>
          <w:rFonts w:hint="eastAsia" w:ascii="宋体" w:hAnsi="宋体" w:eastAsia="宋体"/>
          <w:kern w:val="2"/>
          <w:sz w:val="21"/>
          <w:szCs w:val="21"/>
        </w:rPr>
        <w:t>日期：</w:t>
      </w:r>
      <w:r>
        <w:rPr>
          <w:rFonts w:hint="eastAsia" w:ascii="宋体" w:hAnsi="宋体" w:eastAsia="宋体"/>
          <w:kern w:val="2"/>
          <w:sz w:val="21"/>
          <w:szCs w:val="21"/>
          <w:u w:val="single"/>
        </w:rPr>
        <w:t xml:space="preserve">       </w:t>
      </w:r>
      <w:r>
        <w:rPr>
          <w:rFonts w:hint="eastAsia" w:ascii="宋体" w:hAnsi="宋体" w:eastAsia="宋体"/>
          <w:kern w:val="2"/>
          <w:sz w:val="21"/>
          <w:szCs w:val="21"/>
        </w:rPr>
        <w:t>年</w:t>
      </w:r>
      <w:r>
        <w:rPr>
          <w:rFonts w:hint="eastAsia" w:ascii="宋体" w:hAnsi="宋体" w:eastAsia="宋体"/>
          <w:kern w:val="2"/>
          <w:sz w:val="21"/>
          <w:szCs w:val="21"/>
          <w:u w:val="single"/>
        </w:rPr>
        <w:t xml:space="preserve">     </w:t>
      </w:r>
      <w:r>
        <w:rPr>
          <w:rFonts w:hint="eastAsia" w:ascii="宋体" w:hAnsi="宋体" w:eastAsia="宋体"/>
          <w:kern w:val="2"/>
          <w:sz w:val="21"/>
          <w:szCs w:val="21"/>
        </w:rPr>
        <w:t>月</w:t>
      </w:r>
      <w:r>
        <w:rPr>
          <w:rFonts w:hint="eastAsia" w:ascii="宋体" w:hAnsi="宋体" w:eastAsia="宋体"/>
          <w:kern w:val="2"/>
          <w:sz w:val="21"/>
          <w:szCs w:val="21"/>
          <w:u w:val="single"/>
        </w:rPr>
        <w:t xml:space="preserve">    </w:t>
      </w:r>
      <w:r>
        <w:rPr>
          <w:rFonts w:hint="eastAsia" w:ascii="宋体" w:hAnsi="宋体" w:eastAsia="宋体"/>
          <w:kern w:val="2"/>
          <w:sz w:val="21"/>
          <w:szCs w:val="21"/>
        </w:rPr>
        <w:t>日</w:t>
      </w:r>
    </w:p>
    <w:p>
      <w:pPr>
        <w:rPr>
          <w:rFonts w:eastAsia="宋体"/>
          <w:kern w:val="2"/>
        </w:rPr>
      </w:pPr>
    </w:p>
    <w:p>
      <w:pPr>
        <w:rPr>
          <w:rFonts w:eastAsia="黑体"/>
          <w:bCs/>
          <w:szCs w:val="32"/>
        </w:rPr>
      </w:pPr>
      <w:r>
        <w:rPr>
          <w:rFonts w:eastAsia="宋体"/>
          <w:b/>
          <w:color w:val="FF0000"/>
          <w:sz w:val="21"/>
          <w:szCs w:val="21"/>
          <w:highlight w:val="yellow"/>
        </w:rPr>
        <w:t>未按招标文件所提供的样式填写《投标函》的，作投标无效处理。</w:t>
      </w:r>
    </w:p>
    <w:p>
      <w:pPr>
        <w:rPr>
          <w:rFonts w:eastAsia="黑体"/>
        </w:rPr>
      </w:pPr>
    </w:p>
    <w:p>
      <w:pPr>
        <w:pStyle w:val="4"/>
        <w:jc w:val="center"/>
        <w:rPr>
          <w:rFonts w:eastAsia="黑体"/>
          <w:sz w:val="24"/>
        </w:rPr>
      </w:pPr>
      <w:r>
        <w:rPr>
          <w:rFonts w:eastAsia="黑体"/>
          <w:sz w:val="24"/>
        </w:rPr>
        <w:br w:type="page"/>
      </w:r>
      <w:r>
        <w:rPr>
          <w:rFonts w:eastAsia="黑体"/>
          <w:sz w:val="24"/>
        </w:rPr>
        <w:t>五、政府采购投标及履约承诺函</w:t>
      </w:r>
    </w:p>
    <w:p>
      <w:pPr>
        <w:rPr>
          <w:color w:val="FF0000"/>
          <w:sz w:val="21"/>
          <w:szCs w:val="21"/>
        </w:rPr>
      </w:pPr>
      <w:r>
        <w:rPr>
          <w:color w:val="FF0000"/>
          <w:sz w:val="21"/>
          <w:szCs w:val="21"/>
        </w:rPr>
        <w:t>致：</w:t>
      </w:r>
      <w:r>
        <w:rPr>
          <w:color w:val="FF0000"/>
          <w:sz w:val="21"/>
          <w:szCs w:val="21"/>
          <w:u w:val="single"/>
        </w:rPr>
        <w:t>深圳公共资源交易中心</w:t>
      </w:r>
    </w:p>
    <w:p>
      <w:pPr>
        <w:ind w:right="-815" w:firstLine="420" w:firstLineChars="200"/>
        <w:rPr>
          <w:sz w:val="21"/>
          <w:szCs w:val="21"/>
        </w:rPr>
      </w:pPr>
      <w:r>
        <w:rPr>
          <w:sz w:val="21"/>
          <w:szCs w:val="21"/>
        </w:rPr>
        <w:t>我单位承诺：</w:t>
      </w:r>
    </w:p>
    <w:p>
      <w:pPr>
        <w:ind w:firstLine="420" w:firstLineChars="200"/>
        <w:rPr>
          <w:sz w:val="21"/>
          <w:szCs w:val="21"/>
        </w:rPr>
      </w:pPr>
      <w:r>
        <w:rPr>
          <w:sz w:val="21"/>
          <w:szCs w:val="21"/>
        </w:rPr>
        <w:t>1.我单位所投标（响应）的货物、工程或服务，不存在侵犯知识产权的情况；已知悉并同意中标（成交）结果信息公示（公开）的内容。</w:t>
      </w:r>
    </w:p>
    <w:p>
      <w:pPr>
        <w:ind w:firstLine="420" w:firstLineChars="200"/>
        <w:rPr>
          <w:sz w:val="21"/>
          <w:szCs w:val="21"/>
        </w:rPr>
      </w:pPr>
      <w:r>
        <w:rPr>
          <w:sz w:val="21"/>
          <w:szCs w:val="21"/>
        </w:rPr>
        <w:t>2.我单位参与本项目投标前三年内，在经营活动中没有重大违法记录。</w:t>
      </w:r>
    </w:p>
    <w:p>
      <w:pPr>
        <w:ind w:firstLine="420" w:firstLineChars="200"/>
        <w:rPr>
          <w:sz w:val="21"/>
          <w:szCs w:val="21"/>
        </w:rPr>
      </w:pPr>
      <w:r>
        <w:rPr>
          <w:sz w:val="21"/>
          <w:szCs w:val="21"/>
        </w:rPr>
        <w:t>3.我单位参与本项目政府采购活动时不存在被有关部门禁止参与政府采购活动且在有效期内的情况。</w:t>
      </w:r>
    </w:p>
    <w:p>
      <w:pPr>
        <w:ind w:firstLine="420" w:firstLineChars="200"/>
        <w:rPr>
          <w:sz w:val="21"/>
          <w:szCs w:val="21"/>
        </w:rPr>
      </w:pPr>
      <w:r>
        <w:rPr>
          <w:sz w:val="21"/>
          <w:szCs w:val="21"/>
        </w:rPr>
        <w:t>4.我单位具备《中华人民共和国政府采购法》第二十二条第一款规定的六项条件。</w:t>
      </w:r>
    </w:p>
    <w:p>
      <w:pPr>
        <w:ind w:firstLine="420" w:firstLineChars="200"/>
        <w:rPr>
          <w:sz w:val="21"/>
          <w:szCs w:val="21"/>
        </w:rPr>
      </w:pPr>
      <w:r>
        <w:rPr>
          <w:sz w:val="21"/>
          <w:szCs w:val="21"/>
        </w:rPr>
        <w:t>5.我单位未被列入失信被执行人、重大税收违法案件当事人名单、政府采购严重违法失信行为记录名单</w:t>
      </w:r>
    </w:p>
    <w:p>
      <w:pPr>
        <w:ind w:firstLine="420" w:firstLineChars="200"/>
        <w:rPr>
          <w:sz w:val="21"/>
          <w:szCs w:val="21"/>
        </w:rPr>
      </w:pPr>
      <w:r>
        <w:rPr>
          <w:sz w:val="21"/>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sz w:val="21"/>
          <w:szCs w:val="21"/>
        </w:rPr>
      </w:pPr>
      <w:r>
        <w:rPr>
          <w:sz w:val="21"/>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sz w:val="21"/>
          <w:szCs w:val="21"/>
        </w:rPr>
      </w:pPr>
      <w:r>
        <w:rPr>
          <w:sz w:val="21"/>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sz w:val="21"/>
          <w:szCs w:val="21"/>
        </w:rPr>
      </w:pPr>
      <w:r>
        <w:rPr>
          <w:sz w:val="21"/>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sz w:val="21"/>
          <w:szCs w:val="21"/>
        </w:rPr>
      </w:pPr>
      <w:r>
        <w:rPr>
          <w:sz w:val="21"/>
          <w:szCs w:val="21"/>
        </w:rPr>
        <w:t>9.我单位承诺中标后项目不转包，未经采购人同意不进行分包。</w:t>
      </w:r>
    </w:p>
    <w:p>
      <w:pPr>
        <w:ind w:firstLine="420" w:firstLineChars="200"/>
        <w:rPr>
          <w:sz w:val="21"/>
          <w:szCs w:val="21"/>
        </w:rPr>
      </w:pPr>
      <w:r>
        <w:rPr>
          <w:sz w:val="21"/>
          <w:szCs w:val="21"/>
        </w:rPr>
        <w:t>10.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sz w:val="21"/>
          <w:szCs w:val="21"/>
        </w:rPr>
      </w:pPr>
      <w:r>
        <w:rPr>
          <w:sz w:val="21"/>
          <w:szCs w:val="21"/>
        </w:rPr>
        <w:t>11.我单位保证，若所投货物涉及《财政部生态环境部关于印发节能产品政府采购品目清单的通知》（财库〔2019〕19号）列明的政府采购强制产品，则所投该产品符合节能产品的认证要求。</w:t>
      </w:r>
    </w:p>
    <w:p>
      <w:pPr>
        <w:ind w:firstLine="420" w:firstLineChars="200"/>
        <w:rPr>
          <w:sz w:val="21"/>
          <w:szCs w:val="21"/>
        </w:rPr>
      </w:pPr>
      <w:r>
        <w:rPr>
          <w:rFonts w:ascii="宋体" w:hAnsi="宋体" w:eastAsia="宋体"/>
          <w:sz w:val="21"/>
          <w:szCs w:val="21"/>
        </w:rPr>
        <w:t>12.</w:t>
      </w:r>
      <w:r>
        <w:rPr>
          <w:rFonts w:hint="eastAsia"/>
        </w:rPr>
        <w:t xml:space="preserve"> </w:t>
      </w:r>
      <w:r>
        <w:rPr>
          <w:rFonts w:hint="eastAsia" w:ascii="宋体" w:hAnsi="宋体" w:eastAsia="宋体"/>
          <w:sz w:val="21"/>
          <w:szCs w:val="21"/>
        </w:rPr>
        <w:t>我单位承诺，符合《中华人民共和国政府采购法实施条例》第十八条规定，不存在我单位与其他供应商的负责人为同一人或者存在直接控股、管理关系的情况；我单位未为本项目提供整体设计、规范编制或者项目管理、监理、检测等服务。</w:t>
      </w:r>
    </w:p>
    <w:p>
      <w:pPr>
        <w:ind w:firstLine="420" w:firstLineChars="200"/>
        <w:rPr>
          <w:sz w:val="21"/>
          <w:szCs w:val="21"/>
        </w:rPr>
      </w:pPr>
      <w:r>
        <w:rPr>
          <w:sz w:val="21"/>
          <w:szCs w:val="21"/>
        </w:rPr>
        <w:t>以上承诺，如有违反，愿依照国家相关法律法规处理，并承担由此给采购人带来的损失。</w:t>
      </w:r>
    </w:p>
    <w:p>
      <w:pPr>
        <w:spacing w:before="60" w:beforeLines="25" w:after="60" w:afterLines="25"/>
        <w:ind w:firstLine="5460" w:firstLineChars="2600"/>
        <w:rPr>
          <w:sz w:val="21"/>
          <w:szCs w:val="21"/>
        </w:rPr>
      </w:pPr>
      <w:r>
        <w:rPr>
          <w:sz w:val="21"/>
          <w:szCs w:val="21"/>
        </w:rPr>
        <w:t xml:space="preserve">                                    </w:t>
      </w: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
    <w:p>
      <w:pPr>
        <w:jc w:val="center"/>
        <w:rPr>
          <w:rFonts w:eastAsia="黑体"/>
          <w:b/>
          <w:bCs/>
          <w:color w:val="FF0000"/>
          <w:szCs w:val="32"/>
        </w:rPr>
      </w:pPr>
      <w:r>
        <w:rPr>
          <w:rFonts w:eastAsia="宋体"/>
          <w:b/>
          <w:color w:val="FF0000"/>
          <w:sz w:val="21"/>
          <w:szCs w:val="21"/>
          <w:highlight w:val="yellow"/>
        </w:rPr>
        <w:t>未按招标文件所提供的《政府采购投标及履约承诺函》进行承诺的，作投标无效处理。</w:t>
      </w:r>
    </w:p>
    <w:p/>
    <w:p>
      <w:pPr>
        <w:pStyle w:val="4"/>
        <w:spacing w:before="120" w:after="120"/>
        <w:jc w:val="center"/>
        <w:rPr>
          <w:rFonts w:ascii="黑体" w:hAnsi="宋体" w:eastAsia="黑体"/>
          <w:bCs/>
          <w:sz w:val="24"/>
        </w:rPr>
      </w:pPr>
      <w:r>
        <w:rPr>
          <w:rFonts w:eastAsia="黑体"/>
          <w:sz w:val="24"/>
        </w:rPr>
        <w:br w:type="page"/>
      </w:r>
      <w:r>
        <w:rPr>
          <w:rFonts w:hint="eastAsia" w:ascii="黑体" w:hAnsi="宋体" w:eastAsia="黑体"/>
          <w:bCs/>
          <w:sz w:val="24"/>
        </w:rPr>
        <w:t>六、投标人情况及资格证明文件</w:t>
      </w:r>
    </w:p>
    <w:p>
      <w:pPr>
        <w:widowControl w:val="0"/>
        <w:ind w:firstLine="2640" w:firstLineChars="1100"/>
        <w:jc w:val="both"/>
        <w:outlineLvl w:val="3"/>
        <w:rPr>
          <w:rFonts w:ascii="黑体" w:hAnsi="宋体" w:eastAsia="黑体"/>
          <w:bCs/>
          <w:szCs w:val="32"/>
        </w:rPr>
      </w:pPr>
      <w:r>
        <w:rPr>
          <w:rFonts w:hint="eastAsia" w:ascii="黑体" w:hAnsi="宋体" w:eastAsia="黑体"/>
          <w:bCs/>
          <w:szCs w:val="32"/>
        </w:rPr>
        <w:t>（一）投标人资格证明文件</w:t>
      </w:r>
    </w:p>
    <w:p>
      <w:pPr>
        <w:widowControl w:val="0"/>
        <w:spacing w:before="120" w:beforeLines="50"/>
        <w:ind w:firstLine="420" w:firstLineChars="200"/>
        <w:jc w:val="both"/>
        <w:rPr>
          <w:rFonts w:eastAsia="宋体"/>
          <w:b/>
          <w:bCs/>
          <w:color w:val="FF0000"/>
          <w:kern w:val="2"/>
          <w:sz w:val="21"/>
        </w:rPr>
      </w:pPr>
      <w:r>
        <w:rPr>
          <w:rFonts w:hint="eastAsia" w:eastAsia="宋体"/>
          <w:b/>
          <w:bCs/>
          <w:color w:val="FF0000"/>
          <w:kern w:val="2"/>
          <w:sz w:val="21"/>
        </w:rPr>
        <w:t>（特别提示：投标人须按本招标文件第一册第一章招标公告 “申请人的资格要求”（即投标人资格要求）提供相关的资格证明资料，未提供或提供不完整、不符合要求的，将作投标无效处理。）</w:t>
      </w:r>
    </w:p>
    <w:p>
      <w:pPr>
        <w:widowControl w:val="0"/>
        <w:ind w:firstLine="480" w:firstLineChars="200"/>
        <w:jc w:val="both"/>
        <w:rPr>
          <w:rFonts w:eastAsia="宋体"/>
          <w:b/>
          <w:kern w:val="2"/>
        </w:rPr>
      </w:pPr>
    </w:p>
    <w:p>
      <w:pPr>
        <w:widowControl w:val="0"/>
        <w:ind w:firstLine="480" w:firstLineChars="200"/>
        <w:jc w:val="both"/>
        <w:outlineLvl w:val="3"/>
        <w:rPr>
          <w:rFonts w:ascii="黑体" w:hAnsi="宋体" w:eastAsia="黑体"/>
          <w:bCs/>
          <w:szCs w:val="32"/>
        </w:rPr>
      </w:pPr>
      <w:r>
        <w:rPr>
          <w:rFonts w:hint="eastAsia" w:ascii="黑体" w:hAnsi="宋体" w:eastAsia="黑体"/>
          <w:bCs/>
          <w:szCs w:val="32"/>
        </w:rPr>
        <w:t>（二）中小企业声明函、残疾人福利性单位声明函及监狱企业声明函</w:t>
      </w:r>
    </w:p>
    <w:p>
      <w:pPr>
        <w:widowControl w:val="0"/>
        <w:ind w:firstLine="480" w:firstLineChars="200"/>
        <w:jc w:val="both"/>
        <w:rPr>
          <w:rFonts w:eastAsia="宋体"/>
          <w:b/>
          <w:kern w:val="2"/>
        </w:rPr>
      </w:pP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填写指引：</w:t>
      </w:r>
    </w:p>
    <w:p>
      <w:pPr>
        <w:widowControl w:val="0"/>
        <w:ind w:firstLine="420" w:firstLineChars="200"/>
        <w:jc w:val="both"/>
        <w:rPr>
          <w:rFonts w:ascii="宋体" w:hAnsi="宋体" w:eastAsia="宋体" w:cs="宋体"/>
          <w:color w:val="FF0000"/>
          <w:kern w:val="2"/>
          <w:sz w:val="21"/>
        </w:rPr>
      </w:pPr>
      <w:r>
        <w:rPr>
          <w:rFonts w:hint="eastAsia" w:ascii="黑体" w:hAnsi="宋体" w:eastAsia="黑体"/>
          <w:bCs/>
          <w:color w:val="FF0000"/>
          <w:sz w:val="21"/>
          <w:szCs w:val="21"/>
        </w:rPr>
        <w:t>1、该部分内容由投标人根据自身实际情况填写，不符合要求的投标人可以不填写或直接删除相应的声明函。</w:t>
      </w:r>
      <w:r>
        <w:rPr>
          <w:rFonts w:hint="eastAsia" w:ascii="宋体" w:hAnsi="宋体" w:eastAsia="宋体" w:cs="宋体"/>
          <w:color w:val="FF0000"/>
          <w:kern w:val="2"/>
          <w:sz w:val="21"/>
        </w:rPr>
        <w:t>【关于视同中小企业的其他主体（如民办非企、社会组织团体等）请遵照财政部《政府采购促进中小企业发展管理办法》（财库〔2020〕46号）》第二十三条 “关于视同中小企业的其他主体的政府采购扶持政策，由财政部会同有关部门另行规定”谨慎填写！】</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投标人提供的声明函不属实的，属于提供虚假资料谋取中标，依照《中华人民共和国政府采购法》等国家有关规定追究相应责任。</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2、该部分内容填写需要参考的相关文件：(1)财政部《政府采购促进中小企业发展管理办法》（财库〔2020〕46号）；(2)《工业和信息化部、国家统计局、国家发展和改革委员会、财政部关于印发中小企业划型标准规定的通知》（工信部联企业〔2011〕300 号，以下简称300号文）。</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3、请依照提供的格式和内容填写声明函，不要随意变更格式；声明函不需要盖章或签字；满足多项优惠政策的投标人，不重复享受多项价格扣除政策。</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4、声明函具体填写要求：</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（1）声明是中小企业须填写《中小企业声明函》的以下内容：</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第一处，在“单位名称”下划线处如实填写采购人名称（深圳公共资源交易中心不是本项目的采购人，而是组织实施机构）；</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第二处，在“项目名称”下划线处如实填写采购项目名称；</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第三处，在“标的名称”下划线处填写所采购服务（标的）的具体名称；如果涉及多个服务需求（标的）由同一企业承接，“标的名称”下划线处可以如实填写多个服务需求（标的）；</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第四处，在“招标文件中明确的所属行业”下划线处填写采购标的对应的中小企业划分标准所属行业（所属行业可在招标文件第一册第二章“对通用条款的补充内容及其他关键信息”章节查看）；</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（2）声明是残疾人福利性单位须填写《残疾人福利性单位声明函》的相关内容（填写位置的字体已加粗），具体参照以上《中小企业声明函》填写要求执行。</w:t>
      </w:r>
    </w:p>
    <w:p>
      <w:pPr>
        <w:widowControl w:val="0"/>
        <w:ind w:firstLine="420" w:firstLineChars="200"/>
        <w:jc w:val="both"/>
        <w:rPr>
          <w:rFonts w:ascii="黑体" w:hAnsi="宋体" w:eastAsia="黑体"/>
          <w:bCs/>
          <w:color w:val="FF0000"/>
          <w:sz w:val="21"/>
          <w:szCs w:val="21"/>
        </w:rPr>
      </w:pPr>
      <w:r>
        <w:rPr>
          <w:rFonts w:hint="eastAsia" w:ascii="黑体" w:hAnsi="宋体" w:eastAsia="黑体"/>
          <w:bCs/>
          <w:color w:val="FF0000"/>
          <w:sz w:val="21"/>
          <w:szCs w:val="21"/>
        </w:rPr>
        <w:t>（3）声明是监狱企业须填写《监狱企业声明函》的相关内容（填写位置的字体已加粗），具体参照以上《中小企业声明函》填写要求执行。</w:t>
      </w:r>
    </w:p>
    <w:p>
      <w:pPr>
        <w:widowControl w:val="0"/>
        <w:ind w:firstLine="420" w:firstLineChars="200"/>
        <w:jc w:val="both"/>
        <w:rPr>
          <w:rFonts w:eastAsia="宋体"/>
          <w:kern w:val="2"/>
          <w:sz w:val="21"/>
        </w:rPr>
      </w:pPr>
      <w:r>
        <w:rPr>
          <w:rFonts w:hint="eastAsia" w:ascii="黑体" w:hAnsi="宋体" w:eastAsia="黑体"/>
          <w:bCs/>
          <w:color w:val="FF0000"/>
          <w:sz w:val="21"/>
          <w:szCs w:val="21"/>
        </w:rPr>
        <w:t>5、声明函的有效性最终由评审委员会判定；如评审委员会判定声明函无效，相关供应商不享受</w:t>
      </w:r>
      <w:r>
        <w:rPr>
          <w:rFonts w:hint="eastAsia" w:ascii="黑体" w:hAnsi="黑体" w:eastAsia="黑体"/>
          <w:color w:val="FF0000"/>
          <w:kern w:val="2"/>
          <w:sz w:val="21"/>
          <w:szCs w:val="21"/>
        </w:rPr>
        <w:t>价格扣除</w:t>
      </w:r>
      <w:r>
        <w:rPr>
          <w:rFonts w:hint="eastAsia" w:ascii="黑体" w:hAnsi="宋体" w:eastAsia="黑体"/>
          <w:bCs/>
          <w:color w:val="FF0000"/>
          <w:sz w:val="21"/>
          <w:szCs w:val="21"/>
        </w:rPr>
        <w:t>（但不作投标无效处理）。</w:t>
      </w:r>
    </w:p>
    <w:p>
      <w:pPr>
        <w:widowControl w:val="0"/>
        <w:ind w:firstLine="420" w:firstLineChars="200"/>
        <w:jc w:val="both"/>
        <w:rPr>
          <w:rFonts w:eastAsia="宋体"/>
          <w:kern w:val="2"/>
          <w:sz w:val="21"/>
        </w:rPr>
      </w:pPr>
    </w:p>
    <w:p>
      <w:pPr>
        <w:widowControl w:val="0"/>
        <w:jc w:val="center"/>
        <w:outlineLvl w:val="3"/>
        <w:rPr>
          <w:rFonts w:eastAsia="宋体"/>
          <w:b/>
          <w:kern w:val="2"/>
        </w:rPr>
      </w:pPr>
      <w:r>
        <w:rPr>
          <w:rFonts w:hint="eastAsia" w:eastAsia="宋体"/>
          <w:b/>
          <w:kern w:val="2"/>
        </w:rPr>
        <w:t>1、</w:t>
      </w:r>
      <w:r>
        <w:rPr>
          <w:rFonts w:eastAsia="宋体"/>
          <w:b/>
          <w:kern w:val="2"/>
        </w:rPr>
        <w:t>中小企业声明函（</w:t>
      </w:r>
      <w:r>
        <w:rPr>
          <w:rFonts w:hint="eastAsia" w:eastAsia="宋体"/>
          <w:b/>
          <w:kern w:val="2"/>
        </w:rPr>
        <w:t>服务</w:t>
      </w:r>
      <w:r>
        <w:rPr>
          <w:rFonts w:eastAsia="宋体"/>
          <w:b/>
          <w:kern w:val="2"/>
        </w:rPr>
        <w:t xml:space="preserve">） </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本</w:t>
      </w:r>
      <w:r>
        <w:rPr>
          <w:rFonts w:hint="eastAsia" w:ascii="宋体" w:hAnsi="宋体" w:eastAsia="宋体"/>
          <w:kern w:val="2"/>
          <w:sz w:val="21"/>
          <w:szCs w:val="21"/>
        </w:rPr>
        <w:t>投标人</w:t>
      </w:r>
      <w:r>
        <w:rPr>
          <w:rFonts w:ascii="宋体" w:hAnsi="宋体" w:eastAsia="宋体"/>
          <w:kern w:val="2"/>
          <w:sz w:val="21"/>
          <w:szCs w:val="21"/>
        </w:rPr>
        <w:t>郑重声明，根据《政府采购促进中小企业发展管理办法》（财库</w:t>
      </w:r>
      <w:r>
        <w:rPr>
          <w:rFonts w:hint="eastAsia" w:ascii="宋体" w:hAnsi="宋体" w:eastAsia="宋体"/>
          <w:kern w:val="2"/>
          <w:sz w:val="21"/>
          <w:szCs w:val="21"/>
        </w:rPr>
        <w:t>﹝</w:t>
      </w:r>
      <w:r>
        <w:rPr>
          <w:rFonts w:ascii="宋体" w:hAnsi="宋体" w:eastAsia="宋体"/>
          <w:kern w:val="2"/>
          <w:sz w:val="21"/>
          <w:szCs w:val="21"/>
        </w:rPr>
        <w:t>2020</w:t>
      </w:r>
      <w:r>
        <w:rPr>
          <w:rFonts w:hint="eastAsia" w:ascii="宋体" w:hAnsi="宋体" w:eastAsia="宋体"/>
          <w:kern w:val="2"/>
          <w:sz w:val="21"/>
          <w:szCs w:val="21"/>
        </w:rPr>
        <w:t>﹞</w:t>
      </w:r>
      <w:r>
        <w:rPr>
          <w:rFonts w:ascii="宋体" w:hAnsi="宋体" w:eastAsia="宋体"/>
          <w:kern w:val="2"/>
          <w:sz w:val="21"/>
          <w:szCs w:val="21"/>
        </w:rPr>
        <w:t>46 号）的规定，本</w:t>
      </w:r>
      <w:r>
        <w:rPr>
          <w:rFonts w:hint="eastAsia" w:ascii="宋体" w:hAnsi="宋体" w:eastAsia="宋体"/>
          <w:kern w:val="2"/>
          <w:sz w:val="21"/>
          <w:szCs w:val="21"/>
        </w:rPr>
        <w:t>投标人</w:t>
      </w:r>
      <w:r>
        <w:rPr>
          <w:rFonts w:ascii="宋体" w:hAnsi="宋体" w:eastAsia="宋体"/>
          <w:kern w:val="2"/>
          <w:sz w:val="21"/>
          <w:szCs w:val="21"/>
        </w:rPr>
        <w:t>参加</w:t>
      </w:r>
      <w:r>
        <w:rPr>
          <w:rFonts w:ascii="宋体" w:hAnsi="宋体" w:eastAsia="宋体"/>
          <w:b/>
          <w:bCs/>
          <w:kern w:val="2"/>
          <w:sz w:val="21"/>
          <w:szCs w:val="21"/>
          <w:u w:val="single"/>
        </w:rPr>
        <w:t>（</w:t>
      </w:r>
      <w:r>
        <w:rPr>
          <w:rFonts w:hint="eastAsia" w:ascii="宋体" w:hAnsi="宋体" w:eastAsia="宋体"/>
          <w:b/>
          <w:bCs/>
          <w:kern w:val="2"/>
          <w:sz w:val="21"/>
          <w:szCs w:val="21"/>
          <w:u w:val="single"/>
        </w:rPr>
        <w:t>采购人</w:t>
      </w:r>
      <w:r>
        <w:rPr>
          <w:rFonts w:ascii="宋体" w:hAnsi="宋体" w:eastAsia="宋体"/>
          <w:b/>
          <w:bCs/>
          <w:kern w:val="2"/>
          <w:sz w:val="21"/>
          <w:szCs w:val="21"/>
          <w:u w:val="single"/>
        </w:rPr>
        <w:t>名称）</w:t>
      </w:r>
      <w:r>
        <w:rPr>
          <w:rFonts w:ascii="宋体" w:hAnsi="宋体" w:eastAsia="宋体"/>
          <w:kern w:val="2"/>
          <w:sz w:val="21"/>
          <w:szCs w:val="21"/>
        </w:rPr>
        <w:t>的</w:t>
      </w:r>
      <w:r>
        <w:rPr>
          <w:rFonts w:ascii="宋体" w:hAnsi="宋体" w:eastAsia="宋体"/>
          <w:b/>
          <w:bCs/>
          <w:kern w:val="2"/>
          <w:sz w:val="21"/>
          <w:szCs w:val="21"/>
          <w:u w:val="single"/>
        </w:rPr>
        <w:t>（项目名称）</w:t>
      </w:r>
      <w:r>
        <w:rPr>
          <w:rFonts w:ascii="宋体" w:hAnsi="宋体" w:eastAsia="宋体"/>
          <w:kern w:val="2"/>
          <w:sz w:val="21"/>
          <w:szCs w:val="21"/>
        </w:rPr>
        <w:t>采购活动，</w:t>
      </w:r>
      <w:r>
        <w:rPr>
          <w:rFonts w:hint="eastAsia" w:ascii="宋体" w:hAnsi="宋体" w:eastAsia="宋体"/>
          <w:kern w:val="2"/>
          <w:sz w:val="21"/>
          <w:szCs w:val="21"/>
        </w:rPr>
        <w:t>服务</w:t>
      </w:r>
      <w:r>
        <w:rPr>
          <w:rFonts w:ascii="宋体" w:hAnsi="宋体" w:eastAsia="宋体"/>
          <w:kern w:val="2"/>
          <w:sz w:val="21"/>
          <w:szCs w:val="21"/>
        </w:rPr>
        <w:t>全部由符合政策要求的中小企业</w:t>
      </w:r>
      <w:r>
        <w:rPr>
          <w:rFonts w:hint="eastAsia" w:ascii="宋体" w:hAnsi="宋体" w:eastAsia="宋体"/>
          <w:kern w:val="2"/>
          <w:sz w:val="21"/>
          <w:szCs w:val="21"/>
        </w:rPr>
        <w:t>承接</w:t>
      </w:r>
      <w:r>
        <w:rPr>
          <w:rFonts w:ascii="宋体" w:hAnsi="宋体" w:eastAsia="宋体"/>
          <w:kern w:val="2"/>
          <w:sz w:val="21"/>
          <w:szCs w:val="21"/>
        </w:rPr>
        <w:t>。相关企业的具体情况如下：</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 xml:space="preserve">1. </w:t>
      </w:r>
      <w:r>
        <w:rPr>
          <w:rFonts w:ascii="宋体" w:hAnsi="宋体" w:eastAsia="宋体"/>
          <w:b/>
          <w:bCs/>
          <w:kern w:val="2"/>
          <w:sz w:val="21"/>
          <w:szCs w:val="21"/>
          <w:u w:val="single"/>
        </w:rPr>
        <w:t>（标的名称）</w:t>
      </w:r>
      <w:r>
        <w:rPr>
          <w:rFonts w:ascii="宋体" w:hAnsi="宋体" w:eastAsia="宋体"/>
          <w:kern w:val="2"/>
          <w:sz w:val="21"/>
          <w:szCs w:val="21"/>
        </w:rPr>
        <w:t xml:space="preserve"> ，属于</w:t>
      </w:r>
      <w:r>
        <w:rPr>
          <w:rFonts w:ascii="宋体" w:hAnsi="宋体" w:eastAsia="宋体"/>
          <w:b/>
          <w:bCs/>
          <w:kern w:val="2"/>
          <w:sz w:val="21"/>
          <w:szCs w:val="21"/>
          <w:u w:val="single"/>
        </w:rPr>
        <w:t>（</w:t>
      </w:r>
      <w:r>
        <w:rPr>
          <w:rFonts w:hint="eastAsia" w:ascii="宋体" w:hAnsi="宋体" w:eastAsia="宋体"/>
          <w:b/>
          <w:bCs/>
          <w:kern w:val="2"/>
          <w:sz w:val="21"/>
          <w:szCs w:val="21"/>
          <w:u w:val="single"/>
        </w:rPr>
        <w:t>招标</w:t>
      </w:r>
      <w:r>
        <w:rPr>
          <w:rFonts w:ascii="宋体" w:hAnsi="宋体" w:eastAsia="宋体"/>
          <w:b/>
          <w:bCs/>
          <w:kern w:val="2"/>
          <w:sz w:val="21"/>
          <w:szCs w:val="21"/>
          <w:u w:val="single"/>
        </w:rPr>
        <w:t xml:space="preserve">文件中明确的所属行业） </w:t>
      </w:r>
      <w:r>
        <w:rPr>
          <w:rFonts w:ascii="宋体" w:hAnsi="宋体" w:eastAsia="宋体"/>
          <w:kern w:val="2"/>
          <w:sz w:val="21"/>
          <w:szCs w:val="21"/>
        </w:rPr>
        <w:t>行业；</w:t>
      </w:r>
      <w:r>
        <w:rPr>
          <w:rFonts w:hint="eastAsia" w:ascii="宋体" w:hAnsi="宋体" w:eastAsia="宋体"/>
          <w:kern w:val="2"/>
          <w:sz w:val="21"/>
          <w:szCs w:val="21"/>
        </w:rPr>
        <w:t>承接企业</w:t>
      </w:r>
      <w:r>
        <w:rPr>
          <w:rFonts w:ascii="宋体" w:hAnsi="宋体" w:eastAsia="宋体"/>
          <w:kern w:val="2"/>
          <w:sz w:val="21"/>
          <w:szCs w:val="21"/>
        </w:rPr>
        <w:t>为</w:t>
      </w:r>
      <w:r>
        <w:rPr>
          <w:rFonts w:ascii="宋体" w:hAnsi="宋体" w:eastAsia="宋体"/>
          <w:b/>
          <w:bCs/>
          <w:kern w:val="2"/>
          <w:sz w:val="21"/>
          <w:szCs w:val="21"/>
          <w:u w:val="single"/>
        </w:rPr>
        <w:t>（企业名称）</w:t>
      </w:r>
      <w:r>
        <w:rPr>
          <w:rFonts w:ascii="宋体" w:hAnsi="宋体" w:eastAsia="宋体"/>
          <w:kern w:val="2"/>
          <w:sz w:val="21"/>
          <w:szCs w:val="21"/>
        </w:rPr>
        <w:t>，从业人员</w:t>
      </w:r>
      <w:r>
        <w:rPr>
          <w:rFonts w:ascii="宋体" w:hAnsi="宋体" w:eastAsia="宋体"/>
          <w:kern w:val="2"/>
          <w:sz w:val="21"/>
          <w:szCs w:val="21"/>
          <w:u w:val="single"/>
        </w:rPr>
        <w:t xml:space="preserve">  </w:t>
      </w:r>
      <w:r>
        <w:rPr>
          <w:rFonts w:ascii="宋体" w:hAnsi="宋体" w:eastAsia="宋体"/>
          <w:kern w:val="2"/>
          <w:sz w:val="21"/>
          <w:szCs w:val="21"/>
        </w:rPr>
        <w:t>人，营业收入为</w:t>
      </w:r>
      <w:r>
        <w:rPr>
          <w:rFonts w:ascii="宋体" w:hAnsi="宋体" w:eastAsia="宋体"/>
          <w:kern w:val="2"/>
          <w:sz w:val="21"/>
          <w:szCs w:val="21"/>
          <w:u w:val="single"/>
        </w:rPr>
        <w:t xml:space="preserve">  </w:t>
      </w:r>
      <w:r>
        <w:rPr>
          <w:rFonts w:ascii="宋体" w:hAnsi="宋体" w:eastAsia="宋体"/>
          <w:kern w:val="2"/>
          <w:sz w:val="21"/>
          <w:szCs w:val="21"/>
        </w:rPr>
        <w:t>万元，资产总额为</w:t>
      </w:r>
      <w:r>
        <w:rPr>
          <w:rFonts w:hint="eastAsia" w:ascii="宋体" w:hAnsi="宋体" w:eastAsia="宋体"/>
          <w:kern w:val="2"/>
          <w:sz w:val="21"/>
          <w:szCs w:val="21"/>
          <w:u w:val="single"/>
        </w:rPr>
        <w:t xml:space="preserve"> </w:t>
      </w:r>
      <w:r>
        <w:rPr>
          <w:rFonts w:ascii="宋体" w:hAnsi="宋体" w:eastAsia="宋体"/>
          <w:kern w:val="2"/>
          <w:sz w:val="21"/>
          <w:szCs w:val="21"/>
          <w:u w:val="single"/>
        </w:rPr>
        <w:t xml:space="preserve"> </w:t>
      </w:r>
      <w:r>
        <w:rPr>
          <w:rFonts w:ascii="宋体" w:hAnsi="宋体" w:eastAsia="宋体"/>
          <w:kern w:val="2"/>
          <w:sz w:val="21"/>
          <w:szCs w:val="21"/>
        </w:rPr>
        <w:t>万元 ，属于</w:t>
      </w:r>
      <w:r>
        <w:rPr>
          <w:rFonts w:ascii="宋体" w:hAnsi="宋体" w:eastAsia="宋体"/>
          <w:b/>
          <w:bCs/>
          <w:kern w:val="2"/>
          <w:sz w:val="21"/>
          <w:szCs w:val="21"/>
          <w:u w:val="single"/>
        </w:rPr>
        <w:t>（中型企业、小型企业、微型企业）</w:t>
      </w:r>
      <w:r>
        <w:rPr>
          <w:rFonts w:ascii="宋体" w:hAnsi="宋体" w:eastAsia="宋体"/>
          <w:kern w:val="2"/>
          <w:sz w:val="21"/>
          <w:szCs w:val="21"/>
        </w:rPr>
        <w:t xml:space="preserve">； </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2.</w:t>
      </w:r>
      <w:r>
        <w:rPr>
          <w:rFonts w:ascii="宋体" w:hAnsi="宋体" w:eastAsia="宋体"/>
          <w:b/>
          <w:bCs/>
          <w:kern w:val="2"/>
          <w:sz w:val="21"/>
          <w:szCs w:val="21"/>
          <w:u w:val="single"/>
        </w:rPr>
        <w:t xml:space="preserve"> （标的名称）</w:t>
      </w:r>
      <w:r>
        <w:rPr>
          <w:rFonts w:ascii="宋体" w:hAnsi="宋体" w:eastAsia="宋体"/>
          <w:kern w:val="2"/>
          <w:sz w:val="21"/>
          <w:szCs w:val="21"/>
        </w:rPr>
        <w:t xml:space="preserve"> ，属于</w:t>
      </w:r>
      <w:r>
        <w:rPr>
          <w:rFonts w:ascii="宋体" w:hAnsi="宋体" w:eastAsia="宋体"/>
          <w:b/>
          <w:bCs/>
          <w:kern w:val="2"/>
          <w:sz w:val="21"/>
          <w:szCs w:val="21"/>
          <w:u w:val="single"/>
        </w:rPr>
        <w:t>（</w:t>
      </w:r>
      <w:r>
        <w:rPr>
          <w:rFonts w:hint="eastAsia" w:ascii="宋体" w:hAnsi="宋体" w:eastAsia="宋体"/>
          <w:b/>
          <w:bCs/>
          <w:kern w:val="2"/>
          <w:sz w:val="21"/>
          <w:szCs w:val="21"/>
          <w:u w:val="single"/>
        </w:rPr>
        <w:t>招标</w:t>
      </w:r>
      <w:r>
        <w:rPr>
          <w:rFonts w:ascii="宋体" w:hAnsi="宋体" w:eastAsia="宋体"/>
          <w:b/>
          <w:bCs/>
          <w:kern w:val="2"/>
          <w:sz w:val="21"/>
          <w:szCs w:val="21"/>
          <w:u w:val="single"/>
        </w:rPr>
        <w:t xml:space="preserve">文件中明确的所属行业） </w:t>
      </w:r>
      <w:r>
        <w:rPr>
          <w:rFonts w:ascii="宋体" w:hAnsi="宋体" w:eastAsia="宋体"/>
          <w:kern w:val="2"/>
          <w:sz w:val="21"/>
          <w:szCs w:val="21"/>
        </w:rPr>
        <w:t>行业；</w:t>
      </w:r>
      <w:r>
        <w:rPr>
          <w:rFonts w:hint="eastAsia" w:ascii="宋体" w:hAnsi="宋体" w:eastAsia="宋体"/>
          <w:kern w:val="2"/>
          <w:sz w:val="21"/>
          <w:szCs w:val="21"/>
        </w:rPr>
        <w:t>承接企业</w:t>
      </w:r>
      <w:r>
        <w:rPr>
          <w:rFonts w:ascii="宋体" w:hAnsi="宋体" w:eastAsia="宋体"/>
          <w:kern w:val="2"/>
          <w:sz w:val="21"/>
          <w:szCs w:val="21"/>
        </w:rPr>
        <w:t>为</w:t>
      </w:r>
      <w:r>
        <w:rPr>
          <w:rFonts w:ascii="宋体" w:hAnsi="宋体" w:eastAsia="宋体"/>
          <w:b/>
          <w:bCs/>
          <w:kern w:val="2"/>
          <w:sz w:val="21"/>
          <w:szCs w:val="21"/>
          <w:u w:val="single"/>
        </w:rPr>
        <w:t>（企业名称）</w:t>
      </w:r>
      <w:r>
        <w:rPr>
          <w:rFonts w:ascii="宋体" w:hAnsi="宋体" w:eastAsia="宋体"/>
          <w:kern w:val="2"/>
          <w:sz w:val="21"/>
          <w:szCs w:val="21"/>
        </w:rPr>
        <w:t>，从业人员</w:t>
      </w:r>
      <w:r>
        <w:rPr>
          <w:rFonts w:ascii="宋体" w:hAnsi="宋体" w:eastAsia="宋体"/>
          <w:b/>
          <w:bCs/>
          <w:kern w:val="2"/>
          <w:sz w:val="21"/>
          <w:szCs w:val="21"/>
          <w:u w:val="single"/>
        </w:rPr>
        <w:t xml:space="preserve">  </w:t>
      </w:r>
      <w:r>
        <w:rPr>
          <w:rFonts w:ascii="宋体" w:hAnsi="宋体" w:eastAsia="宋体"/>
          <w:kern w:val="2"/>
          <w:sz w:val="21"/>
          <w:szCs w:val="21"/>
        </w:rPr>
        <w:t>人，营业收入为</w:t>
      </w:r>
      <w:r>
        <w:rPr>
          <w:rFonts w:ascii="宋体" w:hAnsi="宋体" w:eastAsia="宋体"/>
          <w:b/>
          <w:bCs/>
          <w:kern w:val="2"/>
          <w:sz w:val="21"/>
          <w:szCs w:val="21"/>
          <w:u w:val="single"/>
        </w:rPr>
        <w:t xml:space="preserve">  </w:t>
      </w:r>
      <w:r>
        <w:rPr>
          <w:rFonts w:ascii="宋体" w:hAnsi="宋体" w:eastAsia="宋体"/>
          <w:kern w:val="2"/>
          <w:sz w:val="21"/>
          <w:szCs w:val="21"/>
        </w:rPr>
        <w:t>万元，资产总额为</w:t>
      </w:r>
      <w:r>
        <w:rPr>
          <w:rFonts w:hint="eastAsia" w:ascii="宋体" w:hAnsi="宋体" w:eastAsia="宋体"/>
          <w:b/>
          <w:bCs/>
          <w:kern w:val="2"/>
          <w:sz w:val="21"/>
          <w:szCs w:val="21"/>
          <w:u w:val="single"/>
        </w:rPr>
        <w:t xml:space="preserve"> </w:t>
      </w:r>
      <w:r>
        <w:rPr>
          <w:rFonts w:ascii="宋体" w:hAnsi="宋体" w:eastAsia="宋体"/>
          <w:b/>
          <w:bCs/>
          <w:kern w:val="2"/>
          <w:sz w:val="21"/>
          <w:szCs w:val="21"/>
          <w:u w:val="single"/>
        </w:rPr>
        <w:t xml:space="preserve"> </w:t>
      </w:r>
      <w:r>
        <w:rPr>
          <w:rFonts w:ascii="宋体" w:hAnsi="宋体" w:eastAsia="宋体"/>
          <w:kern w:val="2"/>
          <w:sz w:val="21"/>
          <w:szCs w:val="21"/>
        </w:rPr>
        <w:t>万元 ，属于</w:t>
      </w:r>
      <w:r>
        <w:rPr>
          <w:rFonts w:ascii="宋体" w:hAnsi="宋体" w:eastAsia="宋体"/>
          <w:b/>
          <w:bCs/>
          <w:kern w:val="2"/>
          <w:sz w:val="21"/>
          <w:szCs w:val="21"/>
          <w:u w:val="single"/>
        </w:rPr>
        <w:t>（中型企业、小型企业、微型企业）</w:t>
      </w:r>
      <w:r>
        <w:rPr>
          <w:rFonts w:hint="eastAsia" w:ascii="宋体" w:hAnsi="宋体" w:eastAsia="宋体"/>
          <w:kern w:val="2"/>
          <w:sz w:val="21"/>
          <w:szCs w:val="21"/>
        </w:rPr>
        <w:t>；</w:t>
      </w:r>
    </w:p>
    <w:p>
      <w:pPr>
        <w:widowControl w:val="0"/>
        <w:ind w:firstLine="420" w:firstLineChars="200"/>
        <w:jc w:val="both"/>
        <w:rPr>
          <w:rFonts w:eastAsia="宋体"/>
          <w:kern w:val="2"/>
          <w:sz w:val="21"/>
        </w:rPr>
      </w:pPr>
      <w:r>
        <w:rPr>
          <w:rFonts w:ascii="宋体" w:hAnsi="宋体" w:eastAsia="宋体"/>
          <w:kern w:val="2"/>
          <w:sz w:val="21"/>
          <w:szCs w:val="21"/>
        </w:rPr>
        <w:t xml:space="preserve">…… </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以上企业，不属于大企业的分支机构，不存在控股股东为大企业的情形，也不存在与大企业的负责人为同一人的情形。</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本</w:t>
      </w:r>
      <w:r>
        <w:rPr>
          <w:rFonts w:ascii="宋体" w:hAnsi="宋体" w:eastAsia="宋体"/>
          <w:kern w:val="2"/>
          <w:sz w:val="21"/>
          <w:szCs w:val="21"/>
        </w:rP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ascii="宋体" w:hAnsi="宋体" w:eastAsia="宋体"/>
          <w:kern w:val="2"/>
          <w:sz w:val="21"/>
          <w:szCs w:val="21"/>
        </w:rPr>
        <w:t>投标人</w:t>
      </w:r>
      <w:r>
        <w:rPr>
          <w:rFonts w:ascii="宋体" w:hAnsi="宋体" w:eastAsia="宋体"/>
          <w:kern w:val="2"/>
          <w:sz w:val="21"/>
          <w:szCs w:val="21"/>
        </w:rPr>
        <w:t>按照本办法规定提供声明函内容不实的，属于提供虚假材料谋取中标，依照《政府采购法》等政府采购有关法律法规规定追究相应责任</w:t>
      </w:r>
      <w:r>
        <w:rPr>
          <w:rFonts w:hint="eastAsia" w:ascii="宋体" w:hAnsi="宋体" w:eastAsia="宋体"/>
          <w:kern w:val="2"/>
          <w:sz w:val="21"/>
          <w:szCs w:val="21"/>
        </w:rPr>
        <w:t>。</w:t>
      </w:r>
    </w:p>
    <w:p>
      <w:pPr>
        <w:widowControl w:val="0"/>
        <w:ind w:firstLine="420" w:firstLineChars="200"/>
        <w:jc w:val="both"/>
        <w:rPr>
          <w:rFonts w:ascii="宋体" w:hAnsi="宋体" w:eastAsia="宋体"/>
          <w:kern w:val="2"/>
          <w:sz w:val="21"/>
          <w:szCs w:val="21"/>
        </w:rPr>
      </w:pP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widowControl w:val="0"/>
        <w:ind w:firstLine="420" w:firstLineChars="200"/>
        <w:jc w:val="both"/>
        <w:rPr>
          <w:rFonts w:ascii="宋体" w:hAnsi="宋体" w:eastAsia="宋体"/>
          <w:kern w:val="2"/>
          <w:sz w:val="21"/>
          <w:szCs w:val="21"/>
        </w:rPr>
      </w:pPr>
    </w:p>
    <w:p>
      <w:pPr>
        <w:widowControl w:val="0"/>
        <w:jc w:val="both"/>
        <w:rPr>
          <w:rFonts w:eastAsia="宋体"/>
          <w:kern w:val="2"/>
          <w:sz w:val="21"/>
        </w:rPr>
      </w:pPr>
    </w:p>
    <w:p>
      <w:pPr>
        <w:widowControl w:val="0"/>
        <w:jc w:val="center"/>
        <w:outlineLvl w:val="3"/>
        <w:rPr>
          <w:rFonts w:eastAsia="宋体"/>
          <w:b/>
          <w:kern w:val="2"/>
        </w:rPr>
      </w:pPr>
      <w:r>
        <w:rPr>
          <w:rFonts w:hint="eastAsia" w:eastAsia="宋体"/>
          <w:b/>
          <w:kern w:val="2"/>
        </w:rPr>
        <w:t>2、残疾人福利性单位声明函（服务类）</w:t>
      </w:r>
    </w:p>
    <w:p>
      <w:pPr>
        <w:widowControl w:val="0"/>
        <w:jc w:val="both"/>
        <w:rPr>
          <w:rFonts w:eastAsia="宋体"/>
          <w:b/>
          <w:bCs/>
          <w:kern w:val="2"/>
          <w:sz w:val="21"/>
        </w:rPr>
      </w:pP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本</w:t>
      </w:r>
      <w:r>
        <w:rPr>
          <w:rFonts w:hint="eastAsia" w:ascii="宋体" w:hAnsi="宋体" w:eastAsia="宋体"/>
          <w:kern w:val="2"/>
          <w:sz w:val="21"/>
          <w:szCs w:val="21"/>
        </w:rPr>
        <w:t>投标人郑重声明，根据《财政部民政部中国残疾人联合会关于促进残疾人就业政府采购政策的通知》（财库〔</w:t>
      </w:r>
      <w:r>
        <w:rPr>
          <w:rFonts w:ascii="宋体" w:hAnsi="宋体" w:eastAsia="宋体"/>
          <w:kern w:val="2"/>
          <w:sz w:val="21"/>
          <w:szCs w:val="21"/>
        </w:rPr>
        <w:t>2017</w:t>
      </w:r>
      <w:r>
        <w:rPr>
          <w:rFonts w:hint="eastAsia" w:ascii="宋体" w:hAnsi="宋体" w:eastAsia="宋体"/>
          <w:kern w:val="2"/>
          <w:sz w:val="21"/>
          <w:szCs w:val="21"/>
        </w:rPr>
        <w:t>〕</w:t>
      </w:r>
      <w:r>
        <w:rPr>
          <w:rFonts w:ascii="宋体" w:hAnsi="宋体" w:eastAsia="宋体"/>
          <w:kern w:val="2"/>
          <w:sz w:val="21"/>
          <w:szCs w:val="21"/>
        </w:rPr>
        <w:t xml:space="preserve">141 </w:t>
      </w:r>
      <w:r>
        <w:rPr>
          <w:rFonts w:hint="eastAsia" w:ascii="宋体" w:hAnsi="宋体" w:eastAsia="宋体"/>
          <w:kern w:val="2"/>
          <w:sz w:val="21"/>
          <w:szCs w:val="21"/>
        </w:rPr>
        <w:t>号）的规定，本投标人</w:t>
      </w:r>
      <w:r>
        <w:rPr>
          <w:rFonts w:ascii="宋体" w:hAnsi="宋体" w:eastAsia="宋体"/>
          <w:kern w:val="2"/>
          <w:sz w:val="21"/>
          <w:szCs w:val="21"/>
        </w:rPr>
        <w:t>参加</w:t>
      </w:r>
      <w:r>
        <w:rPr>
          <w:rFonts w:ascii="宋体" w:hAnsi="宋体" w:eastAsia="宋体"/>
          <w:b/>
          <w:bCs/>
          <w:kern w:val="2"/>
          <w:sz w:val="21"/>
          <w:szCs w:val="21"/>
          <w:u w:val="single"/>
        </w:rPr>
        <w:t>（</w:t>
      </w:r>
      <w:r>
        <w:rPr>
          <w:rFonts w:hint="eastAsia" w:ascii="宋体" w:hAnsi="宋体" w:eastAsia="宋体"/>
          <w:b/>
          <w:bCs/>
          <w:kern w:val="2"/>
          <w:sz w:val="21"/>
          <w:szCs w:val="21"/>
          <w:u w:val="single"/>
        </w:rPr>
        <w:t>采购人</w:t>
      </w:r>
      <w:r>
        <w:rPr>
          <w:rFonts w:ascii="宋体" w:hAnsi="宋体" w:eastAsia="宋体"/>
          <w:b/>
          <w:bCs/>
          <w:kern w:val="2"/>
          <w:sz w:val="21"/>
          <w:szCs w:val="21"/>
          <w:u w:val="single"/>
        </w:rPr>
        <w:t>名称）</w:t>
      </w:r>
      <w:r>
        <w:rPr>
          <w:rFonts w:ascii="宋体" w:hAnsi="宋体" w:eastAsia="宋体"/>
          <w:kern w:val="2"/>
          <w:sz w:val="21"/>
          <w:szCs w:val="21"/>
        </w:rPr>
        <w:t>的</w:t>
      </w:r>
      <w:r>
        <w:rPr>
          <w:rFonts w:ascii="宋体" w:hAnsi="宋体" w:eastAsia="宋体"/>
          <w:b/>
          <w:bCs/>
          <w:kern w:val="2"/>
          <w:sz w:val="21"/>
          <w:szCs w:val="21"/>
          <w:u w:val="single"/>
        </w:rPr>
        <w:t>（项目名称）</w:t>
      </w:r>
      <w:r>
        <w:rPr>
          <w:rFonts w:ascii="宋体" w:hAnsi="宋体" w:eastAsia="宋体"/>
          <w:kern w:val="2"/>
          <w:sz w:val="21"/>
          <w:szCs w:val="21"/>
        </w:rPr>
        <w:t>采购活动，</w:t>
      </w:r>
      <w:r>
        <w:rPr>
          <w:rFonts w:hint="eastAsia" w:ascii="宋体" w:hAnsi="宋体" w:eastAsia="宋体"/>
          <w:kern w:val="2"/>
          <w:sz w:val="21"/>
          <w:szCs w:val="21"/>
        </w:rPr>
        <w:t>服务</w:t>
      </w:r>
      <w:r>
        <w:rPr>
          <w:rFonts w:ascii="宋体" w:hAnsi="宋体" w:eastAsia="宋体"/>
          <w:kern w:val="2"/>
          <w:sz w:val="21"/>
          <w:szCs w:val="21"/>
        </w:rPr>
        <w:t>全部由符合政策要求的</w:t>
      </w:r>
      <w:r>
        <w:rPr>
          <w:rFonts w:hint="eastAsia" w:ascii="宋体" w:hAnsi="宋体" w:eastAsia="宋体"/>
          <w:kern w:val="2"/>
          <w:sz w:val="21"/>
          <w:szCs w:val="21"/>
        </w:rPr>
        <w:t>残疾人福利性单位承接</w:t>
      </w:r>
      <w:r>
        <w:rPr>
          <w:rFonts w:ascii="宋体" w:hAnsi="宋体" w:eastAsia="宋体"/>
          <w:kern w:val="2"/>
          <w:sz w:val="21"/>
          <w:szCs w:val="21"/>
        </w:rPr>
        <w:t>。相关</w:t>
      </w:r>
      <w:r>
        <w:rPr>
          <w:rFonts w:hint="eastAsia" w:ascii="宋体" w:hAnsi="宋体" w:eastAsia="宋体"/>
          <w:kern w:val="2"/>
          <w:sz w:val="21"/>
          <w:szCs w:val="21"/>
        </w:rPr>
        <w:t>残疾人福利性单位</w:t>
      </w:r>
      <w:r>
        <w:rPr>
          <w:rFonts w:ascii="宋体" w:hAnsi="宋体" w:eastAsia="宋体"/>
          <w:kern w:val="2"/>
          <w:sz w:val="21"/>
          <w:szCs w:val="21"/>
        </w:rPr>
        <w:t>的具体情况如下：</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1.</w:t>
      </w:r>
      <w:r>
        <w:rPr>
          <w:rFonts w:ascii="宋体" w:hAnsi="宋体" w:eastAsia="宋体"/>
          <w:b/>
          <w:bCs/>
          <w:kern w:val="2"/>
          <w:sz w:val="21"/>
          <w:szCs w:val="21"/>
          <w:u w:val="single"/>
        </w:rPr>
        <w:t xml:space="preserve"> （标的名称）</w:t>
      </w:r>
      <w:r>
        <w:rPr>
          <w:rFonts w:ascii="宋体" w:hAnsi="宋体" w:eastAsia="宋体"/>
          <w:kern w:val="2"/>
          <w:sz w:val="21"/>
          <w:szCs w:val="21"/>
        </w:rPr>
        <w:t xml:space="preserve"> </w:t>
      </w:r>
      <w:r>
        <w:rPr>
          <w:rFonts w:hint="eastAsia" w:ascii="宋体" w:hAnsi="宋体" w:eastAsia="宋体"/>
          <w:kern w:val="2"/>
          <w:sz w:val="21"/>
          <w:szCs w:val="21"/>
        </w:rPr>
        <w:t>，承接企业</w:t>
      </w:r>
      <w:r>
        <w:rPr>
          <w:rFonts w:ascii="宋体" w:hAnsi="宋体" w:eastAsia="宋体"/>
          <w:kern w:val="2"/>
          <w:sz w:val="21"/>
          <w:szCs w:val="21"/>
        </w:rPr>
        <w:t>为</w:t>
      </w:r>
      <w:r>
        <w:rPr>
          <w:rFonts w:ascii="宋体" w:hAnsi="宋体" w:eastAsia="宋体"/>
          <w:b/>
          <w:bCs/>
          <w:kern w:val="2"/>
          <w:sz w:val="21"/>
          <w:szCs w:val="21"/>
          <w:u w:val="single"/>
        </w:rPr>
        <w:t>（</w:t>
      </w:r>
      <w:r>
        <w:rPr>
          <w:rFonts w:hint="eastAsia" w:ascii="宋体" w:hAnsi="宋体" w:eastAsia="宋体"/>
          <w:b/>
          <w:bCs/>
          <w:kern w:val="2"/>
          <w:sz w:val="21"/>
          <w:szCs w:val="21"/>
          <w:u w:val="single"/>
        </w:rPr>
        <w:t>单位</w:t>
      </w:r>
      <w:r>
        <w:rPr>
          <w:rFonts w:ascii="宋体" w:hAnsi="宋体" w:eastAsia="宋体"/>
          <w:b/>
          <w:bCs/>
          <w:kern w:val="2"/>
          <w:sz w:val="21"/>
          <w:szCs w:val="21"/>
          <w:u w:val="single"/>
        </w:rPr>
        <w:t>名称）</w:t>
      </w:r>
      <w:r>
        <w:rPr>
          <w:rFonts w:ascii="宋体" w:hAnsi="宋体" w:eastAsia="宋体"/>
          <w:kern w:val="2"/>
          <w:sz w:val="21"/>
          <w:szCs w:val="21"/>
        </w:rPr>
        <w:t>，属于</w:t>
      </w:r>
      <w:r>
        <w:rPr>
          <w:rFonts w:hint="eastAsia" w:ascii="宋体" w:hAnsi="宋体" w:eastAsia="宋体"/>
          <w:b/>
          <w:bCs/>
          <w:kern w:val="2"/>
          <w:sz w:val="21"/>
          <w:szCs w:val="21"/>
          <w:u w:val="single"/>
        </w:rPr>
        <w:t>残疾人福利性单位</w:t>
      </w:r>
      <w:r>
        <w:rPr>
          <w:rFonts w:ascii="宋体" w:hAnsi="宋体" w:eastAsia="宋体"/>
          <w:kern w:val="2"/>
          <w:sz w:val="21"/>
          <w:szCs w:val="21"/>
        </w:rPr>
        <w:t>；</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2.</w:t>
      </w:r>
      <w:r>
        <w:rPr>
          <w:rFonts w:ascii="宋体" w:hAnsi="宋体" w:eastAsia="宋体"/>
          <w:b/>
          <w:bCs/>
          <w:kern w:val="2"/>
          <w:sz w:val="21"/>
          <w:szCs w:val="21"/>
          <w:u w:val="single"/>
        </w:rPr>
        <w:t xml:space="preserve"> （标的名称）</w:t>
      </w:r>
      <w:r>
        <w:rPr>
          <w:rFonts w:ascii="宋体" w:hAnsi="宋体" w:eastAsia="宋体"/>
          <w:kern w:val="2"/>
          <w:sz w:val="21"/>
          <w:szCs w:val="21"/>
        </w:rPr>
        <w:t xml:space="preserve"> </w:t>
      </w:r>
      <w:r>
        <w:rPr>
          <w:rFonts w:hint="eastAsia" w:ascii="宋体" w:hAnsi="宋体" w:eastAsia="宋体"/>
          <w:kern w:val="2"/>
          <w:sz w:val="21"/>
          <w:szCs w:val="21"/>
        </w:rPr>
        <w:t>，承接企业</w:t>
      </w:r>
      <w:r>
        <w:rPr>
          <w:rFonts w:ascii="宋体" w:hAnsi="宋体" w:eastAsia="宋体"/>
          <w:kern w:val="2"/>
          <w:sz w:val="21"/>
          <w:szCs w:val="21"/>
        </w:rPr>
        <w:t>为</w:t>
      </w:r>
      <w:r>
        <w:rPr>
          <w:rFonts w:ascii="宋体" w:hAnsi="宋体" w:eastAsia="宋体"/>
          <w:b/>
          <w:bCs/>
          <w:kern w:val="2"/>
          <w:sz w:val="21"/>
          <w:szCs w:val="21"/>
          <w:u w:val="single"/>
        </w:rPr>
        <w:t>（</w:t>
      </w:r>
      <w:r>
        <w:rPr>
          <w:rFonts w:hint="eastAsia" w:ascii="宋体" w:hAnsi="宋体" w:eastAsia="宋体"/>
          <w:b/>
          <w:bCs/>
          <w:kern w:val="2"/>
          <w:sz w:val="21"/>
          <w:szCs w:val="21"/>
          <w:u w:val="single"/>
        </w:rPr>
        <w:t>单位</w:t>
      </w:r>
      <w:r>
        <w:rPr>
          <w:rFonts w:ascii="宋体" w:hAnsi="宋体" w:eastAsia="宋体"/>
          <w:b/>
          <w:bCs/>
          <w:kern w:val="2"/>
          <w:sz w:val="21"/>
          <w:szCs w:val="21"/>
          <w:u w:val="single"/>
        </w:rPr>
        <w:t>名称）</w:t>
      </w:r>
      <w:r>
        <w:rPr>
          <w:rFonts w:ascii="宋体" w:hAnsi="宋体" w:eastAsia="宋体"/>
          <w:kern w:val="2"/>
          <w:sz w:val="21"/>
          <w:szCs w:val="21"/>
        </w:rPr>
        <w:t>，属于</w:t>
      </w:r>
      <w:r>
        <w:rPr>
          <w:rFonts w:hint="eastAsia" w:ascii="宋体" w:hAnsi="宋体" w:eastAsia="宋体"/>
          <w:b/>
          <w:bCs/>
          <w:kern w:val="2"/>
          <w:sz w:val="21"/>
          <w:szCs w:val="21"/>
          <w:u w:val="single"/>
        </w:rPr>
        <w:t>残疾人福利性单位</w:t>
      </w:r>
      <w:r>
        <w:rPr>
          <w:rFonts w:hint="eastAsia" w:ascii="宋体" w:hAnsi="宋体" w:eastAsia="宋体"/>
          <w:kern w:val="2"/>
          <w:sz w:val="21"/>
          <w:szCs w:val="21"/>
        </w:rPr>
        <w:t>。</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 xml:space="preserve">…… </w:t>
      </w:r>
    </w:p>
    <w:p>
      <w:pPr>
        <w:widowControl w:val="0"/>
        <w:ind w:firstLine="420" w:firstLineChars="200"/>
        <w:jc w:val="both"/>
        <w:rPr>
          <w:rFonts w:eastAsia="宋体"/>
          <w:kern w:val="2"/>
          <w:sz w:val="21"/>
        </w:rPr>
      </w:pPr>
      <w:r>
        <w:rPr>
          <w:rFonts w:hint="eastAsia" w:eastAsia="宋体"/>
          <w:kern w:val="2"/>
          <w:sz w:val="21"/>
        </w:rPr>
        <w:t>本</w:t>
      </w:r>
      <w:r>
        <w:rPr>
          <w:rFonts w:eastAsia="宋体"/>
          <w:kern w:val="2"/>
          <w:sz w:val="21"/>
        </w:rPr>
        <w:t>投标人</w:t>
      </w:r>
      <w:r>
        <w:rPr>
          <w:rFonts w:hint="eastAsia" w:eastAsia="宋体"/>
          <w:kern w:val="2"/>
          <w:sz w:val="21"/>
        </w:rPr>
        <w:t>已</w:t>
      </w:r>
      <w:r>
        <w:rPr>
          <w:rFonts w:eastAsia="宋体"/>
          <w:kern w:val="2"/>
          <w:sz w:val="21"/>
        </w:rPr>
        <w:t>知悉</w:t>
      </w:r>
      <w:r>
        <w:rPr>
          <w:rFonts w:hint="eastAsia" w:eastAsia="宋体"/>
          <w:kern w:val="2"/>
          <w:sz w:val="21"/>
        </w:rPr>
        <w:t>《财政部民政部中国残疾人联合会关于促进残疾人就业政府采购政策的通知》（财库〔2017〕141 号）</w:t>
      </w:r>
      <w:r>
        <w:rPr>
          <w:rFonts w:eastAsia="宋体"/>
          <w:kern w:val="2"/>
          <w:sz w:val="21"/>
        </w:rPr>
        <w:t>的规定，承诺提供的声明函内容是真实的，如提供声明函内容不实，则依法追究相关法律责任</w:t>
      </w:r>
      <w:r>
        <w:rPr>
          <w:rFonts w:hint="eastAsia" w:eastAsia="宋体"/>
          <w:kern w:val="2"/>
          <w:sz w:val="21"/>
        </w:rPr>
        <w:t>。</w:t>
      </w:r>
    </w:p>
    <w:p>
      <w:pPr>
        <w:widowControl w:val="0"/>
        <w:ind w:firstLine="420" w:firstLineChars="200"/>
        <w:jc w:val="both"/>
        <w:rPr>
          <w:rFonts w:ascii="宋体" w:hAnsi="宋体" w:eastAsia="宋体"/>
          <w:kern w:val="2"/>
          <w:sz w:val="21"/>
          <w:szCs w:val="21"/>
        </w:rPr>
      </w:pP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widowControl w:val="0"/>
        <w:ind w:firstLine="420" w:firstLineChars="200"/>
        <w:jc w:val="both"/>
        <w:rPr>
          <w:rFonts w:ascii="宋体" w:hAnsi="宋体" w:eastAsia="宋体"/>
          <w:kern w:val="2"/>
          <w:sz w:val="21"/>
          <w:szCs w:val="21"/>
        </w:rPr>
      </w:pPr>
    </w:p>
    <w:p>
      <w:pPr>
        <w:widowControl w:val="0"/>
        <w:ind w:firstLine="420" w:firstLineChars="200"/>
        <w:jc w:val="both"/>
        <w:rPr>
          <w:rFonts w:ascii="宋体" w:hAnsi="宋体" w:eastAsia="宋体"/>
          <w:kern w:val="2"/>
          <w:sz w:val="21"/>
          <w:szCs w:val="21"/>
        </w:rPr>
      </w:pPr>
    </w:p>
    <w:p>
      <w:pPr>
        <w:widowControl w:val="0"/>
        <w:jc w:val="center"/>
        <w:outlineLvl w:val="3"/>
        <w:rPr>
          <w:rFonts w:eastAsia="宋体"/>
          <w:b/>
          <w:kern w:val="2"/>
        </w:rPr>
      </w:pPr>
      <w:r>
        <w:rPr>
          <w:rFonts w:hint="eastAsia" w:eastAsia="宋体"/>
          <w:b/>
          <w:kern w:val="2"/>
        </w:rPr>
        <w:t>3、监狱企业声明函【服务类，监狱企业如需享受优惠政策，还须另行提供省级以上监狱管理局、戒毒管理局（含新疆生产建设兵团）出具的监狱企业证明文件】</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本投标人郑重声明，根据《财政部司法部关于政府采购支持监狱企业发展有关问题的通知》（财库〔</w:t>
      </w:r>
      <w:r>
        <w:rPr>
          <w:rFonts w:ascii="宋体" w:hAnsi="宋体" w:eastAsia="宋体"/>
          <w:kern w:val="2"/>
          <w:sz w:val="21"/>
          <w:szCs w:val="21"/>
        </w:rPr>
        <w:t>2014</w:t>
      </w:r>
      <w:r>
        <w:rPr>
          <w:rFonts w:hint="eastAsia" w:ascii="宋体" w:hAnsi="宋体" w:eastAsia="宋体"/>
          <w:kern w:val="2"/>
          <w:sz w:val="21"/>
          <w:szCs w:val="21"/>
        </w:rPr>
        <w:t>〕</w:t>
      </w:r>
      <w:r>
        <w:rPr>
          <w:rFonts w:ascii="宋体" w:hAnsi="宋体" w:eastAsia="宋体"/>
          <w:kern w:val="2"/>
          <w:sz w:val="21"/>
          <w:szCs w:val="21"/>
        </w:rPr>
        <w:t>68</w:t>
      </w:r>
      <w:r>
        <w:rPr>
          <w:rFonts w:hint="eastAsia" w:ascii="宋体" w:hAnsi="宋体" w:eastAsia="宋体"/>
          <w:kern w:val="2"/>
          <w:sz w:val="21"/>
          <w:szCs w:val="21"/>
        </w:rPr>
        <w:t>号）的规定，本投标人</w:t>
      </w:r>
      <w:r>
        <w:rPr>
          <w:rFonts w:ascii="宋体" w:hAnsi="宋体" w:eastAsia="宋体"/>
          <w:kern w:val="2"/>
          <w:sz w:val="21"/>
          <w:szCs w:val="21"/>
        </w:rPr>
        <w:t>参加</w:t>
      </w:r>
      <w:r>
        <w:rPr>
          <w:rFonts w:ascii="宋体" w:hAnsi="宋体" w:eastAsia="宋体"/>
          <w:b/>
          <w:bCs/>
          <w:kern w:val="2"/>
          <w:sz w:val="21"/>
          <w:szCs w:val="21"/>
          <w:u w:val="single"/>
        </w:rPr>
        <w:t>（</w:t>
      </w:r>
      <w:r>
        <w:rPr>
          <w:rFonts w:hint="eastAsia" w:ascii="宋体" w:hAnsi="宋体" w:eastAsia="宋体"/>
          <w:b/>
          <w:bCs/>
          <w:kern w:val="2"/>
          <w:sz w:val="21"/>
          <w:szCs w:val="21"/>
          <w:u w:val="single"/>
        </w:rPr>
        <w:t>采购人</w:t>
      </w:r>
      <w:r>
        <w:rPr>
          <w:rFonts w:ascii="宋体" w:hAnsi="宋体" w:eastAsia="宋体"/>
          <w:b/>
          <w:bCs/>
          <w:kern w:val="2"/>
          <w:sz w:val="21"/>
          <w:szCs w:val="21"/>
          <w:u w:val="single"/>
        </w:rPr>
        <w:t>名称）</w:t>
      </w:r>
      <w:r>
        <w:rPr>
          <w:rFonts w:ascii="宋体" w:hAnsi="宋体" w:eastAsia="宋体"/>
          <w:kern w:val="2"/>
          <w:sz w:val="21"/>
          <w:szCs w:val="21"/>
        </w:rPr>
        <w:t>的</w:t>
      </w:r>
      <w:r>
        <w:rPr>
          <w:rFonts w:ascii="宋体" w:hAnsi="宋体" w:eastAsia="宋体"/>
          <w:b/>
          <w:bCs/>
          <w:kern w:val="2"/>
          <w:sz w:val="21"/>
          <w:szCs w:val="21"/>
          <w:u w:val="single"/>
        </w:rPr>
        <w:t>（项目名称）</w:t>
      </w:r>
      <w:r>
        <w:rPr>
          <w:rFonts w:ascii="宋体" w:hAnsi="宋体" w:eastAsia="宋体"/>
          <w:kern w:val="2"/>
          <w:sz w:val="21"/>
          <w:szCs w:val="21"/>
        </w:rPr>
        <w:t>采购活动，</w:t>
      </w:r>
      <w:r>
        <w:rPr>
          <w:rFonts w:hint="eastAsia" w:ascii="宋体" w:hAnsi="宋体" w:eastAsia="宋体"/>
          <w:kern w:val="2"/>
          <w:sz w:val="21"/>
          <w:szCs w:val="21"/>
        </w:rPr>
        <w:t>服务</w:t>
      </w:r>
      <w:r>
        <w:rPr>
          <w:rFonts w:ascii="宋体" w:hAnsi="宋体" w:eastAsia="宋体"/>
          <w:kern w:val="2"/>
          <w:sz w:val="21"/>
          <w:szCs w:val="21"/>
        </w:rPr>
        <w:t>全部由符合政策要求的</w:t>
      </w:r>
      <w:r>
        <w:rPr>
          <w:rFonts w:hint="eastAsia" w:ascii="宋体" w:hAnsi="宋体" w:eastAsia="宋体"/>
          <w:kern w:val="2"/>
          <w:sz w:val="21"/>
          <w:szCs w:val="21"/>
        </w:rPr>
        <w:t>监狱企业承接</w:t>
      </w:r>
      <w:r>
        <w:rPr>
          <w:rFonts w:ascii="宋体" w:hAnsi="宋体" w:eastAsia="宋体"/>
          <w:kern w:val="2"/>
          <w:sz w:val="21"/>
          <w:szCs w:val="21"/>
        </w:rPr>
        <w:t>。相关</w:t>
      </w:r>
      <w:r>
        <w:rPr>
          <w:rFonts w:hint="eastAsia" w:ascii="宋体" w:hAnsi="宋体" w:eastAsia="宋体"/>
          <w:kern w:val="2"/>
          <w:sz w:val="21"/>
          <w:szCs w:val="21"/>
        </w:rPr>
        <w:t>监狱企业</w:t>
      </w:r>
      <w:r>
        <w:rPr>
          <w:rFonts w:ascii="宋体" w:hAnsi="宋体" w:eastAsia="宋体"/>
          <w:kern w:val="2"/>
          <w:sz w:val="21"/>
          <w:szCs w:val="21"/>
        </w:rPr>
        <w:t>的具体情况如下：</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1.</w:t>
      </w:r>
      <w:r>
        <w:rPr>
          <w:rFonts w:ascii="宋体" w:hAnsi="宋体" w:eastAsia="宋体"/>
          <w:b/>
          <w:bCs/>
          <w:kern w:val="2"/>
          <w:sz w:val="21"/>
          <w:szCs w:val="21"/>
          <w:u w:val="single"/>
        </w:rPr>
        <w:t xml:space="preserve"> （标的名称）</w:t>
      </w:r>
      <w:r>
        <w:rPr>
          <w:rFonts w:ascii="宋体" w:hAnsi="宋体" w:eastAsia="宋体"/>
          <w:kern w:val="2"/>
          <w:sz w:val="21"/>
          <w:szCs w:val="21"/>
        </w:rPr>
        <w:t xml:space="preserve"> </w:t>
      </w:r>
      <w:r>
        <w:rPr>
          <w:rFonts w:hint="eastAsia" w:ascii="宋体" w:hAnsi="宋体" w:eastAsia="宋体"/>
          <w:kern w:val="2"/>
          <w:sz w:val="21"/>
          <w:szCs w:val="21"/>
        </w:rPr>
        <w:t>，承接单位</w:t>
      </w:r>
      <w:r>
        <w:rPr>
          <w:rFonts w:ascii="宋体" w:hAnsi="宋体" w:eastAsia="宋体"/>
          <w:kern w:val="2"/>
          <w:sz w:val="21"/>
          <w:szCs w:val="21"/>
        </w:rPr>
        <w:t>为</w:t>
      </w:r>
      <w:r>
        <w:rPr>
          <w:rFonts w:ascii="宋体" w:hAnsi="宋体" w:eastAsia="宋体"/>
          <w:b/>
          <w:bCs/>
          <w:kern w:val="2"/>
          <w:sz w:val="21"/>
          <w:szCs w:val="21"/>
          <w:u w:val="single"/>
        </w:rPr>
        <w:t>（</w:t>
      </w:r>
      <w:r>
        <w:rPr>
          <w:rFonts w:hint="eastAsia" w:ascii="宋体" w:hAnsi="宋体" w:eastAsia="宋体"/>
          <w:b/>
          <w:bCs/>
          <w:kern w:val="2"/>
          <w:sz w:val="21"/>
          <w:szCs w:val="21"/>
          <w:u w:val="single"/>
        </w:rPr>
        <w:t>企业</w:t>
      </w:r>
      <w:r>
        <w:rPr>
          <w:rFonts w:ascii="宋体" w:hAnsi="宋体" w:eastAsia="宋体"/>
          <w:b/>
          <w:bCs/>
          <w:kern w:val="2"/>
          <w:sz w:val="21"/>
          <w:szCs w:val="21"/>
          <w:u w:val="single"/>
        </w:rPr>
        <w:t>名称）</w:t>
      </w:r>
      <w:r>
        <w:rPr>
          <w:rFonts w:ascii="宋体" w:hAnsi="宋体" w:eastAsia="宋体"/>
          <w:kern w:val="2"/>
          <w:sz w:val="21"/>
          <w:szCs w:val="21"/>
        </w:rPr>
        <w:t>，属于</w:t>
      </w:r>
      <w:r>
        <w:rPr>
          <w:rFonts w:hint="eastAsia" w:ascii="宋体" w:hAnsi="宋体" w:eastAsia="宋体"/>
          <w:b/>
          <w:bCs/>
          <w:kern w:val="2"/>
          <w:sz w:val="21"/>
          <w:szCs w:val="21"/>
          <w:u w:val="single"/>
        </w:rPr>
        <w:t>监狱企业</w:t>
      </w:r>
      <w:r>
        <w:rPr>
          <w:rFonts w:ascii="宋体" w:hAnsi="宋体" w:eastAsia="宋体"/>
          <w:kern w:val="2"/>
          <w:sz w:val="21"/>
          <w:szCs w:val="21"/>
        </w:rPr>
        <w:t>；</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2.</w:t>
      </w:r>
      <w:r>
        <w:rPr>
          <w:rFonts w:ascii="宋体" w:hAnsi="宋体" w:eastAsia="宋体"/>
          <w:b/>
          <w:bCs/>
          <w:kern w:val="2"/>
          <w:sz w:val="21"/>
          <w:szCs w:val="21"/>
          <w:u w:val="single"/>
        </w:rPr>
        <w:t xml:space="preserve"> （标的名称）</w:t>
      </w:r>
      <w:r>
        <w:rPr>
          <w:rFonts w:ascii="宋体" w:hAnsi="宋体" w:eastAsia="宋体"/>
          <w:kern w:val="2"/>
          <w:sz w:val="21"/>
          <w:szCs w:val="21"/>
        </w:rPr>
        <w:t xml:space="preserve"> </w:t>
      </w:r>
      <w:r>
        <w:rPr>
          <w:rFonts w:hint="eastAsia" w:ascii="宋体" w:hAnsi="宋体" w:eastAsia="宋体"/>
          <w:kern w:val="2"/>
          <w:sz w:val="21"/>
          <w:szCs w:val="21"/>
        </w:rPr>
        <w:t>，承接单位</w:t>
      </w:r>
      <w:r>
        <w:rPr>
          <w:rFonts w:ascii="宋体" w:hAnsi="宋体" w:eastAsia="宋体"/>
          <w:kern w:val="2"/>
          <w:sz w:val="21"/>
          <w:szCs w:val="21"/>
        </w:rPr>
        <w:t>为</w:t>
      </w:r>
      <w:r>
        <w:rPr>
          <w:rFonts w:ascii="宋体" w:hAnsi="宋体" w:eastAsia="宋体"/>
          <w:b/>
          <w:bCs/>
          <w:kern w:val="2"/>
          <w:sz w:val="21"/>
          <w:szCs w:val="21"/>
          <w:u w:val="single"/>
        </w:rPr>
        <w:t>（</w:t>
      </w:r>
      <w:r>
        <w:rPr>
          <w:rFonts w:hint="eastAsia" w:ascii="宋体" w:hAnsi="宋体" w:eastAsia="宋体"/>
          <w:b/>
          <w:bCs/>
          <w:kern w:val="2"/>
          <w:sz w:val="21"/>
          <w:szCs w:val="21"/>
          <w:u w:val="single"/>
        </w:rPr>
        <w:t>企业</w:t>
      </w:r>
      <w:r>
        <w:rPr>
          <w:rFonts w:ascii="宋体" w:hAnsi="宋体" w:eastAsia="宋体"/>
          <w:b/>
          <w:bCs/>
          <w:kern w:val="2"/>
          <w:sz w:val="21"/>
          <w:szCs w:val="21"/>
          <w:u w:val="single"/>
        </w:rPr>
        <w:t>名称）</w:t>
      </w:r>
      <w:r>
        <w:rPr>
          <w:rFonts w:ascii="宋体" w:hAnsi="宋体" w:eastAsia="宋体"/>
          <w:kern w:val="2"/>
          <w:sz w:val="21"/>
          <w:szCs w:val="21"/>
        </w:rPr>
        <w:t>，属于</w:t>
      </w:r>
      <w:r>
        <w:rPr>
          <w:rFonts w:hint="eastAsia" w:ascii="宋体" w:hAnsi="宋体" w:eastAsia="宋体"/>
          <w:b/>
          <w:bCs/>
          <w:kern w:val="2"/>
          <w:sz w:val="21"/>
          <w:szCs w:val="21"/>
          <w:u w:val="single"/>
        </w:rPr>
        <w:t>监狱企业</w:t>
      </w:r>
      <w:r>
        <w:rPr>
          <w:rFonts w:hint="eastAsia" w:ascii="宋体" w:hAnsi="宋体" w:eastAsia="宋体"/>
          <w:kern w:val="2"/>
          <w:sz w:val="21"/>
          <w:szCs w:val="21"/>
        </w:rPr>
        <w:t>。</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 xml:space="preserve">…… </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本</w:t>
      </w:r>
      <w:r>
        <w:rPr>
          <w:rFonts w:hint="eastAsia" w:ascii="宋体" w:hAnsi="宋体" w:eastAsia="宋体"/>
          <w:kern w:val="2"/>
          <w:sz w:val="21"/>
          <w:szCs w:val="21"/>
        </w:rPr>
        <w:t>投标人</w:t>
      </w:r>
      <w:r>
        <w:rPr>
          <w:rFonts w:ascii="宋体" w:hAnsi="宋体" w:eastAsia="宋体"/>
          <w:kern w:val="2"/>
          <w:sz w:val="21"/>
          <w:szCs w:val="21"/>
        </w:rPr>
        <w:t>对上述声明内容的真实性负责。如有虚假，将依法承担相应责任。</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附：省级以上监狱管理局、戒毒管理局（含新疆生产建设兵团）出具的监狱企业证明文件。</w:t>
      </w:r>
    </w:p>
    <w:p>
      <w:pPr>
        <w:widowControl w:val="0"/>
        <w:ind w:left="723" w:hanging="721" w:hangingChars="300"/>
        <w:jc w:val="both"/>
        <w:rPr>
          <w:rFonts w:eastAsia="宋体"/>
          <w:b/>
          <w:kern w:val="2"/>
        </w:rPr>
      </w:pPr>
    </w:p>
    <w:p>
      <w:pPr>
        <w:widowControl w:val="0"/>
        <w:ind w:right="525"/>
        <w:jc w:val="right"/>
        <w:rPr>
          <w:rFonts w:ascii="宋体" w:hAnsi="宋体" w:eastAsia="宋体"/>
          <w:kern w:val="2"/>
          <w:sz w:val="21"/>
          <w:szCs w:val="21"/>
        </w:rPr>
      </w:pP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widowControl w:val="0"/>
        <w:ind w:right="1260" w:firstLine="420" w:firstLineChars="200"/>
        <w:jc w:val="right"/>
        <w:rPr>
          <w:rFonts w:ascii="宋体" w:hAnsi="宋体" w:eastAsia="宋体"/>
          <w:kern w:val="2"/>
          <w:sz w:val="21"/>
          <w:szCs w:val="21"/>
        </w:rPr>
      </w:pPr>
    </w:p>
    <w:p>
      <w:pPr>
        <w:widowControl w:val="0"/>
        <w:ind w:right="1260" w:firstLine="420" w:firstLineChars="200"/>
        <w:jc w:val="right"/>
        <w:rPr>
          <w:rFonts w:ascii="宋体" w:hAnsi="宋体" w:eastAsia="宋体"/>
          <w:kern w:val="2"/>
          <w:sz w:val="21"/>
          <w:szCs w:val="21"/>
        </w:rPr>
      </w:pPr>
    </w:p>
    <w:p>
      <w:pPr>
        <w:keepNext/>
        <w:keepLines/>
        <w:widowControl w:val="0"/>
        <w:spacing w:before="260" w:after="260"/>
        <w:jc w:val="center"/>
        <w:outlineLvl w:val="2"/>
        <w:rPr>
          <w:rFonts w:ascii="黑体" w:hAnsi="宋体" w:eastAsia="黑体"/>
          <w:bCs/>
          <w:kern w:val="2"/>
        </w:rPr>
      </w:pPr>
      <w:r>
        <w:rPr>
          <w:rFonts w:hint="eastAsia" w:ascii="黑体" w:hAnsi="宋体" w:eastAsia="黑体"/>
          <w:bCs/>
          <w:kern w:val="2"/>
        </w:rPr>
        <w:t>七、政府采购违法行为风险知悉确认书</w:t>
      </w:r>
    </w:p>
    <w:p>
      <w:pPr>
        <w:ind w:firstLine="420" w:firstLineChars="200"/>
        <w:rPr>
          <w:rFonts w:ascii="宋体" w:hAnsi="宋体" w:eastAsia="宋体"/>
          <w:sz w:val="21"/>
          <w:szCs w:val="21"/>
        </w:rPr>
      </w:pPr>
      <w:r>
        <w:rPr>
          <w:rFonts w:hint="eastAsia" w:ascii="宋体" w:hAnsi="宋体" w:eastAsia="宋体"/>
          <w:sz w:val="21"/>
          <w:szCs w:val="21"/>
        </w:rPr>
        <w:t>本公司在投标前已充分知悉以下情形为参与政府采购活动时的重大风险事项，并承诺已对下述风险提示事项重点排查，做到严谨、诚信、依法依规参与政府采购活动。</w:t>
      </w:r>
    </w:p>
    <w:p>
      <w:pPr>
        <w:ind w:firstLine="420" w:firstLineChars="200"/>
        <w:rPr>
          <w:rFonts w:ascii="宋体" w:hAnsi="宋体" w:eastAsia="宋体"/>
          <w:b/>
          <w:sz w:val="21"/>
          <w:szCs w:val="21"/>
        </w:rPr>
      </w:pPr>
      <w:r>
        <w:rPr>
          <w:rFonts w:hint="eastAsia" w:ascii="宋体" w:hAnsi="宋体" w:eastAsia="宋体"/>
          <w:b/>
          <w:sz w:val="21"/>
          <w:szCs w:val="21"/>
        </w:rPr>
        <w:t>一、本公司已充分知悉“隐瞒真实情况，提供虚假资料”的法定情形，相关情形包括但不限于：</w:t>
      </w:r>
    </w:p>
    <w:p>
      <w:pPr>
        <w:ind w:firstLine="420" w:firstLineChars="200"/>
        <w:rPr>
          <w:rFonts w:ascii="宋体" w:hAnsi="宋体" w:eastAsia="宋体"/>
          <w:sz w:val="21"/>
          <w:szCs w:val="21"/>
        </w:rPr>
      </w:pPr>
      <w:r>
        <w:rPr>
          <w:rFonts w:hint="eastAsia" w:ascii="宋体" w:hAnsi="宋体" w:eastAsia="宋体"/>
          <w:sz w:val="21"/>
          <w:szCs w:val="21"/>
        </w:rPr>
        <w:t>（一）通过转让或者租借等方式从其他单位获取资格或者资质证书投标的。</w:t>
      </w:r>
    </w:p>
    <w:p>
      <w:pPr>
        <w:ind w:firstLine="420" w:firstLineChars="200"/>
        <w:rPr>
          <w:rFonts w:ascii="宋体" w:hAnsi="宋体" w:eastAsia="宋体"/>
          <w:sz w:val="21"/>
          <w:szCs w:val="21"/>
        </w:rPr>
      </w:pPr>
      <w:r>
        <w:rPr>
          <w:rFonts w:hint="eastAsia" w:ascii="宋体" w:hAnsi="宋体" w:eastAsia="宋体"/>
          <w:sz w:val="21"/>
          <w:szCs w:val="21"/>
        </w:rPr>
        <w:t>（二）由其他单位或者其他单位负责人在投标供应商编制的投标文件上加盖印章或者签字的。</w:t>
      </w:r>
    </w:p>
    <w:p>
      <w:pPr>
        <w:ind w:firstLine="420" w:firstLineChars="200"/>
        <w:rPr>
          <w:rFonts w:ascii="宋体" w:hAnsi="宋体" w:eastAsia="宋体"/>
          <w:sz w:val="21"/>
          <w:szCs w:val="21"/>
        </w:rPr>
      </w:pPr>
      <w:r>
        <w:rPr>
          <w:rFonts w:hint="eastAsia" w:ascii="宋体" w:hAnsi="宋体" w:eastAsia="宋体"/>
          <w:sz w:val="21"/>
          <w:szCs w:val="21"/>
        </w:rPr>
        <w:t>（三）项目负责人或者主要技术人员不是本单位人员的。</w:t>
      </w:r>
    </w:p>
    <w:p>
      <w:pPr>
        <w:ind w:firstLine="420" w:firstLineChars="200"/>
        <w:rPr>
          <w:rFonts w:ascii="宋体" w:hAnsi="宋体" w:eastAsia="宋体"/>
          <w:sz w:val="21"/>
          <w:szCs w:val="21"/>
        </w:rPr>
      </w:pPr>
      <w:r>
        <w:rPr>
          <w:rFonts w:hint="eastAsia" w:ascii="宋体" w:hAnsi="宋体" w:eastAsia="宋体"/>
          <w:sz w:val="21"/>
          <w:szCs w:val="21"/>
        </w:rPr>
        <w:t>（四）投标保证金不是从投标供应商基本账户转出的。</w:t>
      </w:r>
    </w:p>
    <w:p>
      <w:pPr>
        <w:ind w:firstLine="420" w:firstLineChars="200"/>
        <w:rPr>
          <w:rFonts w:ascii="宋体" w:hAnsi="宋体" w:eastAsia="宋体"/>
          <w:sz w:val="21"/>
          <w:szCs w:val="21"/>
        </w:rPr>
      </w:pPr>
      <w:r>
        <w:rPr>
          <w:rFonts w:hint="eastAsia" w:ascii="宋体" w:hAnsi="宋体" w:eastAsia="宋体"/>
          <w:sz w:val="21"/>
          <w:szCs w:val="21"/>
        </w:rPr>
        <w:t>（五）其他隐瞒真实情况、提供虚假资料的行为。</w:t>
      </w:r>
    </w:p>
    <w:p>
      <w:pPr>
        <w:ind w:firstLine="420" w:firstLineChars="200"/>
        <w:rPr>
          <w:rFonts w:ascii="宋体" w:hAnsi="宋体" w:eastAsia="宋体"/>
          <w:b/>
          <w:sz w:val="21"/>
          <w:szCs w:val="21"/>
        </w:rPr>
      </w:pPr>
      <w:r>
        <w:rPr>
          <w:rFonts w:hint="eastAsia" w:ascii="宋体" w:hAnsi="宋体" w:eastAsia="宋体"/>
          <w:b/>
          <w:sz w:val="21"/>
          <w:szCs w:val="21"/>
        </w:rPr>
        <w:t>二、本公司已充分知悉“与其他采购参加人串通投标”的法定情形，相关情形包括但不限于：</w:t>
      </w:r>
    </w:p>
    <w:p>
      <w:pPr>
        <w:ind w:firstLine="420" w:firstLineChars="200"/>
        <w:rPr>
          <w:rFonts w:ascii="宋体" w:hAnsi="宋体" w:eastAsia="宋体"/>
          <w:sz w:val="21"/>
          <w:szCs w:val="21"/>
        </w:rPr>
      </w:pPr>
      <w:r>
        <w:rPr>
          <w:rFonts w:hint="eastAsia" w:ascii="宋体" w:hAnsi="宋体" w:eastAsia="宋体"/>
          <w:sz w:val="21"/>
          <w:szCs w:val="21"/>
        </w:rPr>
        <w:t>（一）投标供应商之间相互约定给予未中标的供应商利益补偿。</w:t>
      </w:r>
    </w:p>
    <w:p>
      <w:pPr>
        <w:ind w:firstLine="420" w:firstLineChars="200"/>
        <w:rPr>
          <w:rFonts w:ascii="宋体" w:hAnsi="宋体" w:eastAsia="宋体"/>
          <w:sz w:val="21"/>
          <w:szCs w:val="21"/>
        </w:rPr>
      </w:pPr>
      <w:r>
        <w:rPr>
          <w:rFonts w:hint="eastAsia" w:ascii="宋体" w:hAnsi="宋体" w:eastAsia="宋体"/>
          <w:sz w:val="21"/>
          <w:szCs w:val="21"/>
        </w:rPr>
        <w:t>（二）不同投标供应商的法定代表人、主要经营负责人、项目投标授权代表人、项目负责人、主要技术人员为同一人、属同一单位或者在同一单位缴纳社会保险。</w:t>
      </w:r>
    </w:p>
    <w:p>
      <w:pPr>
        <w:ind w:firstLine="420" w:firstLineChars="200"/>
        <w:rPr>
          <w:rFonts w:ascii="宋体" w:hAnsi="宋体" w:eastAsia="宋体"/>
          <w:sz w:val="21"/>
          <w:szCs w:val="21"/>
        </w:rPr>
      </w:pPr>
      <w:r>
        <w:rPr>
          <w:rFonts w:hint="eastAsia" w:ascii="宋体" w:hAnsi="宋体" w:eastAsia="宋体"/>
          <w:sz w:val="21"/>
          <w:szCs w:val="21"/>
        </w:rPr>
        <w:t>（三）不同投标供应商的投标文件由同一单位或者同一人编制，或者由同一人分阶段参与编制的。</w:t>
      </w:r>
    </w:p>
    <w:p>
      <w:pPr>
        <w:ind w:firstLine="420" w:firstLineChars="200"/>
        <w:rPr>
          <w:rFonts w:ascii="宋体" w:hAnsi="宋体" w:eastAsia="宋体"/>
          <w:sz w:val="21"/>
          <w:szCs w:val="21"/>
        </w:rPr>
      </w:pPr>
      <w:r>
        <w:rPr>
          <w:rFonts w:hint="eastAsia" w:ascii="宋体" w:hAnsi="宋体" w:eastAsia="宋体"/>
          <w:sz w:val="21"/>
          <w:szCs w:val="21"/>
        </w:rPr>
        <w:t>（四）不同投标供应商的投标文件或部分投标文件相互混装。</w:t>
      </w:r>
    </w:p>
    <w:p>
      <w:pPr>
        <w:ind w:firstLine="420" w:firstLineChars="200"/>
        <w:rPr>
          <w:rFonts w:ascii="宋体" w:hAnsi="宋体" w:eastAsia="宋体"/>
          <w:sz w:val="21"/>
          <w:szCs w:val="21"/>
        </w:rPr>
      </w:pPr>
      <w:r>
        <w:rPr>
          <w:rFonts w:hint="eastAsia" w:ascii="宋体" w:hAnsi="宋体" w:eastAsia="宋体"/>
          <w:sz w:val="21"/>
          <w:szCs w:val="21"/>
        </w:rPr>
        <w:t>（五）不同投标供应商的投标文件内容存在非正常一致。</w:t>
      </w:r>
    </w:p>
    <w:p>
      <w:pPr>
        <w:ind w:firstLine="420" w:firstLineChars="200"/>
        <w:rPr>
          <w:rFonts w:ascii="宋体" w:hAnsi="宋体" w:eastAsia="宋体"/>
          <w:sz w:val="21"/>
          <w:szCs w:val="21"/>
        </w:rPr>
      </w:pPr>
      <w:r>
        <w:rPr>
          <w:rFonts w:hint="eastAsia" w:ascii="宋体" w:hAnsi="宋体" w:eastAsia="宋体"/>
          <w:sz w:val="21"/>
          <w:szCs w:val="21"/>
        </w:rPr>
        <w:t>（六）由同一单位工作人员为两家以上（含两家）供应商进行同一项投标活动的。</w:t>
      </w:r>
    </w:p>
    <w:p>
      <w:pPr>
        <w:ind w:firstLine="420" w:firstLineChars="200"/>
        <w:rPr>
          <w:rFonts w:ascii="宋体" w:hAnsi="宋体" w:eastAsia="宋体"/>
          <w:sz w:val="21"/>
          <w:szCs w:val="21"/>
        </w:rPr>
      </w:pPr>
      <w:r>
        <w:rPr>
          <w:rFonts w:hint="eastAsia" w:ascii="宋体" w:hAnsi="宋体" w:eastAsia="宋体"/>
          <w:sz w:val="21"/>
          <w:szCs w:val="21"/>
        </w:rPr>
        <w:t>（七）不同投标人的投标报价呈规律性差异。</w:t>
      </w:r>
    </w:p>
    <w:p>
      <w:pPr>
        <w:ind w:firstLine="420" w:firstLineChars="200"/>
        <w:rPr>
          <w:rFonts w:ascii="宋体" w:hAnsi="宋体" w:eastAsia="宋体"/>
          <w:sz w:val="21"/>
          <w:szCs w:val="21"/>
        </w:rPr>
      </w:pPr>
      <w:r>
        <w:rPr>
          <w:rFonts w:hint="eastAsia" w:ascii="宋体" w:hAnsi="宋体" w:eastAsia="宋体"/>
          <w:sz w:val="21"/>
          <w:szCs w:val="21"/>
        </w:rPr>
        <w:t>（八）不同投标人的投标保证金从同一单位或者个人的账户转出。</w:t>
      </w:r>
    </w:p>
    <w:p>
      <w:pPr>
        <w:ind w:firstLine="420" w:firstLineChars="200"/>
        <w:rPr>
          <w:rFonts w:ascii="宋体" w:hAnsi="宋体" w:eastAsia="宋体"/>
          <w:sz w:val="21"/>
          <w:szCs w:val="21"/>
        </w:rPr>
      </w:pPr>
      <w:r>
        <w:rPr>
          <w:rFonts w:hint="eastAsia" w:ascii="宋体" w:hAnsi="宋体" w:eastAsia="宋体"/>
          <w:sz w:val="21"/>
          <w:szCs w:val="21"/>
        </w:rPr>
        <w:t>（九）主管部门依照法律、法规认定的其他情形。</w:t>
      </w:r>
    </w:p>
    <w:p>
      <w:pPr>
        <w:ind w:firstLine="420" w:firstLineChars="200"/>
        <w:rPr>
          <w:rFonts w:ascii="宋体" w:hAnsi="宋体" w:eastAsia="宋体"/>
          <w:b/>
          <w:sz w:val="21"/>
          <w:szCs w:val="21"/>
        </w:rPr>
      </w:pPr>
      <w:r>
        <w:rPr>
          <w:rFonts w:hint="eastAsia" w:ascii="宋体" w:hAnsi="宋体" w:eastAsia="宋体"/>
          <w:b/>
          <w:sz w:val="21"/>
          <w:szCs w:val="21"/>
        </w:rPr>
        <w:t>三、本公司已充分知悉下列情形所对应的法律风险，并在投标前已对相关风险事项进行排查。</w:t>
      </w:r>
    </w:p>
    <w:p>
      <w:pPr>
        <w:ind w:firstLine="420" w:firstLineChars="200"/>
        <w:rPr>
          <w:rFonts w:ascii="宋体" w:hAnsi="宋体" w:eastAsia="宋体"/>
          <w:b/>
          <w:sz w:val="21"/>
          <w:szCs w:val="21"/>
        </w:rPr>
      </w:pPr>
      <w:r>
        <w:rPr>
          <w:rFonts w:hint="eastAsia" w:ascii="宋体" w:hAnsi="宋体" w:eastAsia="宋体"/>
          <w:sz w:val="21"/>
          <w:szCs w:val="21"/>
        </w:rPr>
        <w:t>（一）对于从其他主体获取的投标资料，供应商应审慎核查，确保投标资料的真实性。</w:t>
      </w:r>
      <w:r>
        <w:rPr>
          <w:rFonts w:hint="eastAsia" w:ascii="宋体" w:hAnsi="宋体" w:eastAsia="宋体"/>
          <w:b/>
          <w:sz w:val="21"/>
          <w:szCs w:val="21"/>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rFonts w:ascii="宋体" w:hAnsi="宋体" w:eastAsia="宋体"/>
          <w:sz w:val="21"/>
          <w:szCs w:val="21"/>
        </w:rPr>
      </w:pPr>
      <w:r>
        <w:rPr>
          <w:rFonts w:hint="eastAsia" w:ascii="宋体" w:hAnsi="宋体" w:eastAsia="宋体"/>
          <w:sz w:val="21"/>
          <w:szCs w:val="21"/>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rFonts w:ascii="宋体" w:hAnsi="宋体" w:eastAsia="宋体"/>
          <w:sz w:val="21"/>
          <w:szCs w:val="21"/>
        </w:rPr>
      </w:pPr>
      <w:r>
        <w:rPr>
          <w:rFonts w:hint="eastAsia" w:ascii="宋体" w:hAnsi="宋体" w:eastAsia="宋体"/>
          <w:sz w:val="21"/>
          <w:szCs w:val="21"/>
        </w:rPr>
        <w:t>（三）对于涉及安全生产、特种作业、抢险救灾、防疫等政府采购项目，供应商实施提供虚假资料、串通投标等违法行为的，主管部门将依法从严处理。</w:t>
      </w:r>
    </w:p>
    <w:p>
      <w:pPr>
        <w:ind w:firstLine="420" w:firstLineChars="200"/>
        <w:rPr>
          <w:rFonts w:ascii="宋体" w:hAnsi="宋体" w:eastAsia="宋体"/>
          <w:sz w:val="21"/>
          <w:szCs w:val="21"/>
        </w:rPr>
      </w:pPr>
      <w:r>
        <w:rPr>
          <w:rFonts w:hint="eastAsia" w:ascii="宋体" w:hAnsi="宋体" w:eastAsia="宋体"/>
          <w:sz w:val="21"/>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rFonts w:ascii="宋体" w:hAnsi="宋体" w:eastAsia="宋体"/>
          <w:sz w:val="21"/>
          <w:szCs w:val="21"/>
        </w:rPr>
      </w:pPr>
      <w:r>
        <w:rPr>
          <w:rFonts w:hint="eastAsia" w:ascii="宋体" w:hAnsi="宋体" w:eastAsia="宋体"/>
          <w:sz w:val="21"/>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rFonts w:ascii="宋体" w:hAnsi="宋体" w:eastAsia="宋体"/>
          <w:sz w:val="21"/>
          <w:szCs w:val="21"/>
        </w:rPr>
      </w:pPr>
      <w:r>
        <w:rPr>
          <w:rFonts w:hint="eastAsia" w:ascii="宋体" w:hAnsi="宋体" w:eastAsia="宋体"/>
          <w:sz w:val="21"/>
          <w:szCs w:val="21"/>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rFonts w:ascii="宋体" w:hAnsi="宋体" w:eastAsia="宋体"/>
          <w:sz w:val="21"/>
          <w:szCs w:val="21"/>
        </w:rPr>
      </w:pPr>
      <w:r>
        <w:rPr>
          <w:rFonts w:hint="eastAsia" w:ascii="宋体" w:hAnsi="宋体" w:eastAsia="宋体"/>
          <w:b/>
          <w:sz w:val="21"/>
          <w:szCs w:val="21"/>
        </w:rPr>
        <w:t>四、本公司已充分知悉政府采购违法、违规行为的法律后果。</w:t>
      </w:r>
      <w:r>
        <w:rPr>
          <w:rFonts w:hint="eastAsia" w:ascii="宋体" w:hAnsi="宋体" w:eastAsia="宋体"/>
          <w:sz w:val="21"/>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rFonts w:ascii="宋体" w:hAnsi="宋体" w:eastAsia="宋体"/>
          <w:sz w:val="21"/>
          <w:szCs w:val="21"/>
        </w:rPr>
      </w:pPr>
      <w:r>
        <w:rPr>
          <w:rFonts w:hint="eastAsia" w:ascii="宋体" w:hAnsi="宋体" w:eastAsia="宋体"/>
          <w:sz w:val="21"/>
          <w:szCs w:val="21"/>
          <w:highlight w:val="yellow"/>
        </w:rPr>
        <w:t>以下文字请投标供应商抄写并确认：“</w:t>
      </w:r>
      <w:r>
        <w:rPr>
          <w:rFonts w:hint="eastAsia" w:ascii="宋体" w:hAnsi="宋体" w:eastAsia="宋体"/>
          <w:b/>
          <w:sz w:val="21"/>
          <w:szCs w:val="21"/>
          <w:highlight w:val="yellow"/>
        </w:rPr>
        <w:t>本公司已仔细阅读《政府采购违法行为风险知悉确认书》，充分知悉违法行为的法律后果，并承诺将严谨、诚信、依法依规参与政府采购活动</w:t>
      </w:r>
      <w:r>
        <w:rPr>
          <w:rFonts w:hint="eastAsia" w:ascii="宋体" w:hAnsi="宋体" w:eastAsia="宋体"/>
          <w:sz w:val="21"/>
          <w:szCs w:val="21"/>
          <w:highlight w:val="yellow"/>
        </w:rPr>
        <w:t>”。</w:t>
      </w:r>
    </w:p>
    <w:p>
      <w:pPr>
        <w:rPr>
          <w:rFonts w:ascii="宋体" w:hAnsi="宋体" w:eastAsia="宋体"/>
          <w:sz w:val="21"/>
          <w:szCs w:val="21"/>
        </w:rPr>
      </w:pPr>
    </w:p>
    <w:p>
      <w:pPr>
        <w:rPr>
          <w:rFonts w:ascii="宋体" w:hAnsi="宋体" w:eastAsia="宋体"/>
          <w:sz w:val="21"/>
          <w:szCs w:val="21"/>
          <w:u w:val="single"/>
        </w:rPr>
      </w:pPr>
      <w:r>
        <w:rPr>
          <w:rFonts w:hint="eastAsia" w:ascii="宋体" w:hAnsi="宋体" w:eastAsia="宋体"/>
          <w:sz w:val="21"/>
          <w:szCs w:val="21"/>
          <w:u w:val="single"/>
        </w:rPr>
        <w:t xml:space="preserve"> </w:t>
      </w:r>
      <w:r>
        <w:rPr>
          <w:rFonts w:ascii="宋体" w:hAnsi="宋体" w:eastAsia="宋体"/>
          <w:sz w:val="21"/>
          <w:szCs w:val="21"/>
          <w:u w:val="single"/>
        </w:rPr>
        <w:t xml:space="preserve">                                 </w:t>
      </w:r>
      <w:r>
        <w:rPr>
          <w:rFonts w:hint="eastAsia" w:ascii="宋体" w:hAnsi="宋体" w:eastAsia="宋体"/>
          <w:sz w:val="21"/>
          <w:szCs w:val="21"/>
          <w:u w:val="single"/>
        </w:rPr>
        <w:t xml:space="preserve"> </w:t>
      </w:r>
      <w:r>
        <w:rPr>
          <w:rFonts w:ascii="宋体" w:hAnsi="宋体" w:eastAsia="宋体"/>
          <w:sz w:val="21"/>
          <w:szCs w:val="21"/>
          <w:u w:val="single"/>
        </w:rPr>
        <w:t xml:space="preserve">                                            </w:t>
      </w:r>
    </w:p>
    <w:p>
      <w:pPr>
        <w:rPr>
          <w:rFonts w:ascii="宋体" w:hAnsi="宋体" w:eastAsia="宋体"/>
          <w:sz w:val="21"/>
          <w:szCs w:val="21"/>
          <w:u w:val="single"/>
        </w:rPr>
      </w:pPr>
    </w:p>
    <w:p>
      <w:pPr>
        <w:rPr>
          <w:rFonts w:ascii="宋体" w:hAnsi="宋体" w:eastAsia="宋体"/>
          <w:sz w:val="21"/>
          <w:szCs w:val="21"/>
          <w:u w:val="single"/>
        </w:rPr>
      </w:pPr>
      <w:r>
        <w:rPr>
          <w:rFonts w:hint="eastAsia" w:ascii="宋体" w:hAnsi="宋体" w:eastAsia="宋体"/>
          <w:sz w:val="21"/>
          <w:szCs w:val="21"/>
          <w:u w:val="single"/>
        </w:rPr>
        <w:t xml:space="preserve"> </w:t>
      </w:r>
      <w:r>
        <w:rPr>
          <w:rFonts w:ascii="宋体" w:hAnsi="宋体" w:eastAsia="宋体"/>
          <w:sz w:val="21"/>
          <w:szCs w:val="21"/>
          <w:u w:val="single"/>
        </w:rPr>
        <w:t xml:space="preserve">                                 </w:t>
      </w:r>
      <w:r>
        <w:rPr>
          <w:rFonts w:hint="eastAsia" w:ascii="宋体" w:hAnsi="宋体" w:eastAsia="宋体"/>
          <w:sz w:val="21"/>
          <w:szCs w:val="21"/>
          <w:u w:val="single"/>
        </w:rPr>
        <w:t xml:space="preserve"> </w:t>
      </w:r>
      <w:r>
        <w:rPr>
          <w:rFonts w:ascii="宋体" w:hAnsi="宋体" w:eastAsia="宋体"/>
          <w:sz w:val="21"/>
          <w:szCs w:val="21"/>
          <w:u w:val="single"/>
        </w:rPr>
        <w:t xml:space="preserve">                                            </w:t>
      </w:r>
    </w:p>
    <w:p>
      <w:pPr>
        <w:rPr>
          <w:rFonts w:ascii="宋体" w:hAnsi="宋体" w:eastAsia="宋体"/>
          <w:sz w:val="21"/>
          <w:szCs w:val="21"/>
          <w:u w:val="single"/>
        </w:rPr>
      </w:pPr>
    </w:p>
    <w:p>
      <w:pPr>
        <w:rPr>
          <w:rFonts w:ascii="宋体" w:hAnsi="宋体" w:eastAsia="宋体"/>
          <w:sz w:val="21"/>
          <w:szCs w:val="21"/>
          <w:u w:val="single"/>
        </w:rPr>
      </w:pPr>
      <w:r>
        <w:rPr>
          <w:rFonts w:hint="eastAsia" w:ascii="宋体" w:hAnsi="宋体" w:eastAsia="宋体"/>
          <w:sz w:val="21"/>
          <w:szCs w:val="21"/>
          <w:u w:val="single"/>
        </w:rPr>
        <w:t xml:space="preserve"> </w:t>
      </w:r>
      <w:r>
        <w:rPr>
          <w:rFonts w:ascii="宋体" w:hAnsi="宋体" w:eastAsia="宋体"/>
          <w:sz w:val="21"/>
          <w:szCs w:val="21"/>
          <w:u w:val="single"/>
        </w:rPr>
        <w:t xml:space="preserve">                                 </w:t>
      </w:r>
      <w:r>
        <w:rPr>
          <w:rFonts w:hint="eastAsia" w:ascii="宋体" w:hAnsi="宋体" w:eastAsia="宋体"/>
          <w:sz w:val="21"/>
          <w:szCs w:val="21"/>
          <w:u w:val="single"/>
        </w:rPr>
        <w:t xml:space="preserve"> </w:t>
      </w:r>
      <w:r>
        <w:rPr>
          <w:rFonts w:ascii="宋体" w:hAnsi="宋体" w:eastAsia="宋体"/>
          <w:sz w:val="21"/>
          <w:szCs w:val="21"/>
          <w:u w:val="single"/>
        </w:rPr>
        <w:t xml:space="preserve">                                            </w:t>
      </w:r>
    </w:p>
    <w:p>
      <w:pPr>
        <w:rPr>
          <w:rFonts w:ascii="宋体" w:hAnsi="宋体" w:eastAsia="宋体"/>
          <w:sz w:val="21"/>
          <w:szCs w:val="21"/>
          <w:u w:val="single"/>
        </w:rPr>
      </w:pPr>
    </w:p>
    <w:p>
      <w:pPr>
        <w:rPr>
          <w:rFonts w:ascii="宋体" w:hAnsi="宋体" w:eastAsia="宋体"/>
          <w:sz w:val="21"/>
          <w:szCs w:val="21"/>
          <w:u w:val="single"/>
        </w:rPr>
      </w:pPr>
      <w:r>
        <w:rPr>
          <w:rFonts w:hint="eastAsia" w:ascii="宋体" w:hAnsi="宋体" w:eastAsia="宋体"/>
          <w:sz w:val="21"/>
          <w:szCs w:val="21"/>
          <w:u w:val="single"/>
        </w:rPr>
        <w:t xml:space="preserve"> </w:t>
      </w:r>
      <w:r>
        <w:rPr>
          <w:rFonts w:ascii="宋体" w:hAnsi="宋体" w:eastAsia="宋体"/>
          <w:sz w:val="21"/>
          <w:szCs w:val="21"/>
          <w:u w:val="single"/>
        </w:rPr>
        <w:t xml:space="preserve">                                 </w:t>
      </w:r>
      <w:r>
        <w:rPr>
          <w:rFonts w:hint="eastAsia" w:ascii="宋体" w:hAnsi="宋体" w:eastAsia="宋体"/>
          <w:sz w:val="21"/>
          <w:szCs w:val="21"/>
          <w:u w:val="single"/>
        </w:rPr>
        <w:t xml:space="preserve"> </w:t>
      </w:r>
      <w:r>
        <w:rPr>
          <w:rFonts w:ascii="宋体" w:hAnsi="宋体" w:eastAsia="宋体"/>
          <w:sz w:val="21"/>
          <w:szCs w:val="21"/>
          <w:u w:val="single"/>
        </w:rPr>
        <w:t xml:space="preserve">                                            </w:t>
      </w:r>
    </w:p>
    <w:p>
      <w:pPr>
        <w:rPr>
          <w:rFonts w:ascii="宋体" w:hAnsi="宋体" w:eastAsia="宋体"/>
          <w:sz w:val="21"/>
          <w:szCs w:val="21"/>
          <w:u w:val="single"/>
        </w:rPr>
      </w:pPr>
    </w:p>
    <w:p>
      <w:pPr>
        <w:rPr>
          <w:rFonts w:ascii="宋体" w:hAnsi="宋体" w:eastAsia="宋体"/>
          <w:sz w:val="21"/>
          <w:szCs w:val="21"/>
        </w:rPr>
      </w:pPr>
    </w:p>
    <w:p>
      <w:pPr>
        <w:wordWrap w:val="0"/>
        <w:jc w:val="right"/>
        <w:rPr>
          <w:rFonts w:ascii="宋体" w:hAnsi="宋体" w:eastAsia="宋体"/>
          <w:sz w:val="21"/>
          <w:szCs w:val="21"/>
        </w:rPr>
      </w:pPr>
      <w:r>
        <w:rPr>
          <w:rFonts w:hint="eastAsia" w:ascii="宋体" w:hAnsi="宋体" w:eastAsia="宋体"/>
          <w:sz w:val="21"/>
          <w:szCs w:val="21"/>
        </w:rPr>
        <w:t>负责人/投标授权代表签名：</w:t>
      </w:r>
      <w:r>
        <w:rPr>
          <w:rFonts w:hint="eastAsia" w:ascii="宋体" w:hAnsi="宋体" w:eastAsia="宋体"/>
          <w:sz w:val="21"/>
          <w:szCs w:val="21"/>
          <w:u w:val="single"/>
        </w:rPr>
        <w:t xml:space="preserve"> </w:t>
      </w:r>
      <w:r>
        <w:rPr>
          <w:rFonts w:ascii="宋体" w:hAnsi="宋体" w:eastAsia="宋体"/>
          <w:sz w:val="21"/>
          <w:szCs w:val="21"/>
          <w:u w:val="single"/>
        </w:rPr>
        <w:t xml:space="preserve">                   </w:t>
      </w:r>
    </w:p>
    <w:p>
      <w:pPr>
        <w:wordWrap w:val="0"/>
        <w:jc w:val="right"/>
        <w:rPr>
          <w:rFonts w:ascii="宋体" w:hAnsi="宋体" w:eastAsia="宋体"/>
          <w:sz w:val="21"/>
          <w:szCs w:val="21"/>
        </w:rPr>
      </w:pPr>
      <w:r>
        <w:rPr>
          <w:rFonts w:hint="eastAsia" w:ascii="宋体" w:hAnsi="宋体" w:eastAsia="宋体"/>
          <w:sz w:val="21"/>
          <w:szCs w:val="21"/>
        </w:rPr>
        <w:t>知悉人（公章）：</w:t>
      </w:r>
      <w:r>
        <w:rPr>
          <w:rFonts w:hint="eastAsia" w:ascii="宋体" w:hAnsi="宋体" w:eastAsia="宋体"/>
          <w:sz w:val="21"/>
          <w:szCs w:val="21"/>
          <w:u w:val="single"/>
        </w:rPr>
        <w:t xml:space="preserve"> </w:t>
      </w:r>
      <w:r>
        <w:rPr>
          <w:rFonts w:ascii="宋体" w:hAnsi="宋体" w:eastAsia="宋体"/>
          <w:sz w:val="21"/>
          <w:szCs w:val="21"/>
          <w:u w:val="single"/>
        </w:rPr>
        <w:t xml:space="preserve">                   </w:t>
      </w:r>
    </w:p>
    <w:p>
      <w:pPr>
        <w:wordWrap w:val="0"/>
        <w:jc w:val="right"/>
        <w:rPr>
          <w:rFonts w:ascii="宋体" w:hAnsi="宋体" w:eastAsia="宋体"/>
          <w:sz w:val="21"/>
          <w:szCs w:val="21"/>
          <w:u w:val="single"/>
        </w:rPr>
      </w:pPr>
      <w:r>
        <w:rPr>
          <w:rFonts w:hint="eastAsia" w:ascii="宋体" w:hAnsi="宋体" w:eastAsia="宋体"/>
          <w:sz w:val="21"/>
          <w:szCs w:val="21"/>
        </w:rPr>
        <w:t>日期：</w:t>
      </w:r>
      <w:r>
        <w:rPr>
          <w:rFonts w:hint="eastAsia" w:ascii="宋体" w:hAnsi="宋体" w:eastAsia="宋体"/>
          <w:sz w:val="21"/>
          <w:szCs w:val="21"/>
          <w:u w:val="single"/>
        </w:rPr>
        <w:t xml:space="preserve"> </w:t>
      </w:r>
      <w:r>
        <w:rPr>
          <w:rFonts w:ascii="宋体" w:hAnsi="宋体" w:eastAsia="宋体"/>
          <w:sz w:val="21"/>
          <w:szCs w:val="21"/>
          <w:u w:val="single"/>
        </w:rPr>
        <w:t xml:space="preserve">                   </w:t>
      </w:r>
    </w:p>
    <w:p>
      <w:pPr>
        <w:jc w:val="right"/>
        <w:rPr>
          <w:rFonts w:ascii="宋体" w:hAnsi="宋体" w:eastAsia="宋体"/>
          <w:sz w:val="21"/>
          <w:szCs w:val="21"/>
          <w:u w:val="single"/>
        </w:rPr>
      </w:pPr>
    </w:p>
    <w:p>
      <w:pPr>
        <w:rPr>
          <w:rFonts w:ascii="宋体" w:hAnsi="宋体" w:eastAsia="宋体"/>
          <w:sz w:val="21"/>
          <w:szCs w:val="21"/>
        </w:rPr>
      </w:pPr>
    </w:p>
    <w:p>
      <w:pPr>
        <w:rPr>
          <w:rFonts w:ascii="黑体" w:hAnsi="宋体" w:eastAsia="黑体"/>
          <w:bCs/>
          <w:kern w:val="2"/>
        </w:rPr>
      </w:pPr>
      <w:r>
        <w:rPr>
          <w:rFonts w:ascii="宋体" w:hAnsi="宋体" w:eastAsia="宋体"/>
          <w:sz w:val="21"/>
          <w:szCs w:val="21"/>
        </w:rPr>
        <w:t>各投标供应商负责人或投标授权代表签字并加盖单位公章。</w:t>
      </w:r>
      <w:r>
        <w:rPr>
          <w:rFonts w:hint="eastAsia" w:ascii="宋体" w:hAnsi="宋体" w:eastAsia="宋体"/>
          <w:sz w:val="21"/>
          <w:szCs w:val="21"/>
        </w:rPr>
        <w:t>该风险知悉确认书用于对供应商违法行为的警示，不作为供应商资格性审查及符合性审查条件。</w:t>
      </w:r>
      <w:r>
        <w:rPr>
          <w:rFonts w:ascii="宋体" w:hAnsi="宋体" w:eastAsia="宋体"/>
          <w:sz w:val="21"/>
          <w:szCs w:val="21"/>
        </w:rPr>
        <w:br w:type="textWrapping"/>
      </w:r>
    </w:p>
    <w:p>
      <w:pPr>
        <w:rPr>
          <w:rFonts w:ascii="黑体" w:hAnsi="宋体" w:eastAsia="黑体"/>
          <w:bCs/>
          <w:kern w:val="2"/>
        </w:rPr>
      </w:pPr>
      <w:r>
        <w:rPr>
          <w:rFonts w:ascii="黑体" w:eastAsia="黑体"/>
          <w:b/>
          <w:kern w:val="2"/>
        </w:rPr>
        <w:br w:type="page"/>
      </w:r>
    </w:p>
    <w:p>
      <w:pPr>
        <w:keepNext/>
        <w:keepLines/>
        <w:widowControl w:val="0"/>
        <w:spacing w:before="260" w:after="260"/>
        <w:jc w:val="center"/>
        <w:outlineLvl w:val="2"/>
        <w:rPr>
          <w:rFonts w:ascii="黑体" w:hAnsi="宋体" w:eastAsia="黑体"/>
          <w:bCs/>
          <w:kern w:val="2"/>
        </w:rPr>
      </w:pPr>
      <w:r>
        <w:rPr>
          <w:rFonts w:hint="eastAsia" w:ascii="黑体" w:hAnsi="宋体" w:eastAsia="黑体"/>
          <w:bCs/>
          <w:kern w:val="2"/>
        </w:rPr>
        <w:t>八、项目详细报价</w:t>
      </w:r>
    </w:p>
    <w:p>
      <w:pPr>
        <w:widowControl w:val="0"/>
        <w:jc w:val="center"/>
        <w:outlineLvl w:val="3"/>
        <w:rPr>
          <w:rFonts w:ascii="黑体" w:hAnsi="宋体" w:eastAsia="黑体"/>
          <w:bCs/>
          <w:szCs w:val="32"/>
        </w:rPr>
      </w:pPr>
      <w:r>
        <w:rPr>
          <w:rFonts w:hint="eastAsia" w:ascii="黑体" w:hAnsi="宋体" w:eastAsia="黑体"/>
          <w:bCs/>
          <w:szCs w:val="32"/>
        </w:rPr>
        <w:t>（一）分项报价表</w:t>
      </w:r>
    </w:p>
    <w:tbl>
      <w:tblPr>
        <w:tblStyle w:val="51"/>
        <w:tblW w:w="9232"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42" w:type="dxa"/>
          <w:bottom w:w="0" w:type="dxa"/>
          <w:right w:w="42" w:type="dxa"/>
        </w:tblCellMar>
      </w:tblPr>
      <w:tblGrid>
        <w:gridCol w:w="684"/>
        <w:gridCol w:w="3249"/>
        <w:gridCol w:w="1538"/>
        <w:gridCol w:w="1538"/>
        <w:gridCol w:w="1539"/>
        <w:gridCol w:w="68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42" w:type="dxa"/>
            <w:bottom w:w="0" w:type="dxa"/>
            <w:right w:w="42" w:type="dxa"/>
          </w:tblCellMar>
        </w:tblPrEx>
        <w:trPr>
          <w:cantSplit/>
          <w:trHeight w:val="519" w:hRule="atLeast"/>
          <w:jc w:val="center"/>
        </w:trPr>
        <w:tc>
          <w:tcPr>
            <w:tcW w:w="684" w:type="dxa"/>
            <w:tcBorders>
              <w:top w:val="double" w:color="auto" w:sz="4" w:space="0"/>
              <w:left w:val="double" w:color="auto" w:sz="4"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序号</w:t>
            </w:r>
          </w:p>
        </w:tc>
        <w:tc>
          <w:tcPr>
            <w:tcW w:w="3249" w:type="dxa"/>
            <w:tcBorders>
              <w:top w:val="double" w:color="auto" w:sz="4" w:space="0"/>
              <w:left w:val="single" w:color="auto" w:sz="6"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项目内容</w:t>
            </w:r>
          </w:p>
        </w:tc>
        <w:tc>
          <w:tcPr>
            <w:tcW w:w="1538" w:type="dxa"/>
            <w:tcBorders>
              <w:top w:val="double" w:color="auto" w:sz="4" w:space="0"/>
              <w:left w:val="single" w:color="auto" w:sz="6"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单价（元）</w:t>
            </w:r>
          </w:p>
        </w:tc>
        <w:tc>
          <w:tcPr>
            <w:tcW w:w="1538" w:type="dxa"/>
            <w:tcBorders>
              <w:top w:val="double" w:color="auto" w:sz="4" w:space="0"/>
              <w:left w:val="single" w:color="auto" w:sz="6"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数量</w:t>
            </w:r>
          </w:p>
        </w:tc>
        <w:tc>
          <w:tcPr>
            <w:tcW w:w="1539" w:type="dxa"/>
            <w:tcBorders>
              <w:top w:val="double" w:color="auto" w:sz="4" w:space="0"/>
              <w:left w:val="single" w:color="auto" w:sz="6" w:space="0"/>
              <w:bottom w:val="single" w:color="auto" w:sz="6" w:space="0"/>
              <w:right w:val="single" w:color="auto" w:sz="4"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总价（元）</w:t>
            </w:r>
          </w:p>
        </w:tc>
        <w:tc>
          <w:tcPr>
            <w:tcW w:w="684" w:type="dxa"/>
            <w:tcBorders>
              <w:top w:val="double" w:color="auto" w:sz="4" w:space="0"/>
              <w:left w:val="single" w:color="auto" w:sz="4" w:space="0"/>
              <w:bottom w:val="single" w:color="auto" w:sz="6" w:space="0"/>
              <w:right w:val="double" w:color="auto" w:sz="4"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备注</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42" w:type="dxa"/>
            <w:bottom w:w="0" w:type="dxa"/>
            <w:right w:w="42" w:type="dxa"/>
          </w:tblCellMar>
        </w:tblPrEx>
        <w:trPr>
          <w:cantSplit/>
          <w:trHeight w:val="470" w:hRule="atLeast"/>
          <w:jc w:val="center"/>
        </w:trPr>
        <w:tc>
          <w:tcPr>
            <w:tcW w:w="684" w:type="dxa"/>
            <w:tcBorders>
              <w:top w:val="single" w:color="auto" w:sz="6" w:space="0"/>
              <w:left w:val="double" w:color="auto" w:sz="4"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ascii="宋体" w:hAnsi="宋体" w:eastAsia="宋体"/>
                <w:kern w:val="2"/>
                <w:sz w:val="21"/>
                <w:szCs w:val="21"/>
              </w:rPr>
              <w:t>1</w:t>
            </w:r>
          </w:p>
        </w:tc>
        <w:tc>
          <w:tcPr>
            <w:tcW w:w="3249"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tcPr>
          <w:p>
            <w:pPr>
              <w:widowControl w:val="0"/>
              <w:spacing w:after="60"/>
              <w:jc w:val="both"/>
              <w:rPr>
                <w:rFonts w:ascii="宋体" w:hAnsi="宋体" w:eastAsia="宋体"/>
                <w:kern w:val="2"/>
                <w:sz w:val="21"/>
                <w:szCs w:val="21"/>
              </w:rPr>
            </w:pPr>
          </w:p>
        </w:tc>
        <w:tc>
          <w:tcPr>
            <w:tcW w:w="1539" w:type="dxa"/>
            <w:tcBorders>
              <w:top w:val="single" w:color="auto" w:sz="6" w:space="0"/>
              <w:left w:val="single" w:color="auto" w:sz="6" w:space="0"/>
              <w:bottom w:val="single" w:color="auto" w:sz="6" w:space="0"/>
              <w:right w:val="single" w:color="auto" w:sz="4" w:space="0"/>
            </w:tcBorders>
            <w:vAlign w:val="center"/>
          </w:tcPr>
          <w:p>
            <w:pPr>
              <w:widowControl w:val="0"/>
              <w:spacing w:after="60"/>
              <w:jc w:val="both"/>
              <w:rPr>
                <w:rFonts w:ascii="宋体" w:hAnsi="宋体" w:eastAsia="宋体"/>
                <w:kern w:val="2"/>
                <w:sz w:val="21"/>
                <w:szCs w:val="21"/>
              </w:rPr>
            </w:pPr>
          </w:p>
        </w:tc>
        <w:tc>
          <w:tcPr>
            <w:tcW w:w="684" w:type="dxa"/>
            <w:tcBorders>
              <w:top w:val="single" w:color="auto" w:sz="6" w:space="0"/>
              <w:left w:val="single" w:color="auto" w:sz="4" w:space="0"/>
              <w:bottom w:val="single" w:color="auto" w:sz="6" w:space="0"/>
              <w:right w:val="double" w:color="auto" w:sz="4" w:space="0"/>
            </w:tcBorders>
            <w:vAlign w:val="center"/>
          </w:tcPr>
          <w:p>
            <w:pPr>
              <w:widowControl w:val="0"/>
              <w:spacing w:after="60"/>
              <w:jc w:val="both"/>
              <w:rPr>
                <w:rFonts w:ascii="宋体" w:hAnsi="宋体" w:eastAsia="宋体"/>
                <w:kern w:val="2"/>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42" w:type="dxa"/>
            <w:bottom w:w="0" w:type="dxa"/>
            <w:right w:w="42" w:type="dxa"/>
          </w:tblCellMar>
        </w:tblPrEx>
        <w:trPr>
          <w:cantSplit/>
          <w:trHeight w:val="518" w:hRule="atLeast"/>
          <w:jc w:val="center"/>
        </w:trPr>
        <w:tc>
          <w:tcPr>
            <w:tcW w:w="684" w:type="dxa"/>
            <w:tcBorders>
              <w:top w:val="single" w:color="auto" w:sz="6" w:space="0"/>
              <w:left w:val="double" w:color="auto" w:sz="4"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ascii="宋体" w:hAnsi="宋体" w:eastAsia="宋体"/>
                <w:kern w:val="2"/>
                <w:sz w:val="21"/>
                <w:szCs w:val="21"/>
              </w:rPr>
              <w:t>2</w:t>
            </w:r>
          </w:p>
        </w:tc>
        <w:tc>
          <w:tcPr>
            <w:tcW w:w="3249"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tcPr>
          <w:p>
            <w:pPr>
              <w:widowControl w:val="0"/>
              <w:spacing w:after="60"/>
              <w:jc w:val="both"/>
              <w:rPr>
                <w:rFonts w:ascii="宋体" w:hAnsi="宋体" w:eastAsia="宋体"/>
                <w:kern w:val="2"/>
                <w:sz w:val="21"/>
                <w:szCs w:val="21"/>
              </w:rPr>
            </w:pPr>
          </w:p>
        </w:tc>
        <w:tc>
          <w:tcPr>
            <w:tcW w:w="1539" w:type="dxa"/>
            <w:tcBorders>
              <w:top w:val="single" w:color="auto" w:sz="6" w:space="0"/>
              <w:left w:val="single" w:color="auto" w:sz="6" w:space="0"/>
              <w:bottom w:val="single" w:color="auto" w:sz="6" w:space="0"/>
              <w:right w:val="single" w:color="auto" w:sz="4" w:space="0"/>
            </w:tcBorders>
            <w:vAlign w:val="center"/>
          </w:tcPr>
          <w:p>
            <w:pPr>
              <w:widowControl w:val="0"/>
              <w:spacing w:after="60"/>
              <w:jc w:val="both"/>
              <w:rPr>
                <w:rFonts w:ascii="宋体" w:hAnsi="宋体" w:eastAsia="宋体"/>
                <w:kern w:val="2"/>
                <w:sz w:val="21"/>
                <w:szCs w:val="21"/>
              </w:rPr>
            </w:pPr>
          </w:p>
        </w:tc>
        <w:tc>
          <w:tcPr>
            <w:tcW w:w="684" w:type="dxa"/>
            <w:tcBorders>
              <w:top w:val="single" w:color="auto" w:sz="6" w:space="0"/>
              <w:left w:val="single" w:color="auto" w:sz="4" w:space="0"/>
              <w:bottom w:val="single" w:color="auto" w:sz="6" w:space="0"/>
              <w:right w:val="double" w:color="auto" w:sz="4" w:space="0"/>
            </w:tcBorders>
            <w:vAlign w:val="center"/>
          </w:tcPr>
          <w:p>
            <w:pPr>
              <w:widowControl w:val="0"/>
              <w:spacing w:after="60"/>
              <w:jc w:val="both"/>
              <w:rPr>
                <w:rFonts w:ascii="宋体" w:hAnsi="宋体" w:eastAsia="宋体"/>
                <w:kern w:val="2"/>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42" w:type="dxa"/>
            <w:bottom w:w="0" w:type="dxa"/>
            <w:right w:w="42" w:type="dxa"/>
          </w:tblCellMar>
        </w:tblPrEx>
        <w:trPr>
          <w:cantSplit/>
          <w:trHeight w:val="518" w:hRule="atLeast"/>
          <w:jc w:val="center"/>
        </w:trPr>
        <w:tc>
          <w:tcPr>
            <w:tcW w:w="684" w:type="dxa"/>
            <w:tcBorders>
              <w:top w:val="single" w:color="auto" w:sz="6" w:space="0"/>
              <w:left w:val="double" w:color="auto" w:sz="4"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ascii="宋体" w:hAnsi="宋体" w:eastAsia="宋体"/>
                <w:kern w:val="2"/>
                <w:sz w:val="21"/>
                <w:szCs w:val="21"/>
              </w:rPr>
              <w:t>3</w:t>
            </w:r>
          </w:p>
        </w:tc>
        <w:tc>
          <w:tcPr>
            <w:tcW w:w="3249"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tcPr>
          <w:p>
            <w:pPr>
              <w:widowControl w:val="0"/>
              <w:spacing w:after="60"/>
              <w:jc w:val="both"/>
              <w:rPr>
                <w:rFonts w:ascii="宋体" w:hAnsi="宋体" w:eastAsia="宋体"/>
                <w:kern w:val="2"/>
                <w:sz w:val="21"/>
                <w:szCs w:val="21"/>
              </w:rPr>
            </w:pPr>
          </w:p>
        </w:tc>
        <w:tc>
          <w:tcPr>
            <w:tcW w:w="1539" w:type="dxa"/>
            <w:tcBorders>
              <w:top w:val="single" w:color="auto" w:sz="6" w:space="0"/>
              <w:left w:val="single" w:color="auto" w:sz="6" w:space="0"/>
              <w:bottom w:val="single" w:color="auto" w:sz="6" w:space="0"/>
              <w:right w:val="single" w:color="auto" w:sz="4" w:space="0"/>
            </w:tcBorders>
            <w:vAlign w:val="center"/>
          </w:tcPr>
          <w:p>
            <w:pPr>
              <w:widowControl w:val="0"/>
              <w:spacing w:after="60"/>
              <w:jc w:val="both"/>
              <w:rPr>
                <w:rFonts w:ascii="宋体" w:hAnsi="宋体" w:eastAsia="宋体"/>
                <w:kern w:val="2"/>
                <w:sz w:val="21"/>
                <w:szCs w:val="21"/>
              </w:rPr>
            </w:pPr>
          </w:p>
        </w:tc>
        <w:tc>
          <w:tcPr>
            <w:tcW w:w="684" w:type="dxa"/>
            <w:tcBorders>
              <w:top w:val="single" w:color="auto" w:sz="6" w:space="0"/>
              <w:left w:val="single" w:color="auto" w:sz="4" w:space="0"/>
              <w:bottom w:val="single" w:color="auto" w:sz="6" w:space="0"/>
              <w:right w:val="double" w:color="auto" w:sz="4" w:space="0"/>
            </w:tcBorders>
            <w:vAlign w:val="center"/>
          </w:tcPr>
          <w:p>
            <w:pPr>
              <w:widowControl w:val="0"/>
              <w:spacing w:after="60"/>
              <w:jc w:val="both"/>
              <w:rPr>
                <w:rFonts w:ascii="宋体" w:hAnsi="宋体" w:eastAsia="宋体"/>
                <w:kern w:val="2"/>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42" w:type="dxa"/>
            <w:bottom w:w="0" w:type="dxa"/>
            <w:right w:w="42" w:type="dxa"/>
          </w:tblCellMar>
        </w:tblPrEx>
        <w:trPr>
          <w:cantSplit/>
          <w:trHeight w:val="476" w:hRule="atLeast"/>
          <w:jc w:val="center"/>
        </w:trPr>
        <w:tc>
          <w:tcPr>
            <w:tcW w:w="684" w:type="dxa"/>
            <w:tcBorders>
              <w:top w:val="single" w:color="auto" w:sz="6" w:space="0"/>
              <w:left w:val="double" w:color="auto" w:sz="4" w:space="0"/>
              <w:bottom w:val="single" w:color="auto" w:sz="6" w:space="0"/>
              <w:right w:val="single" w:color="auto" w:sz="6"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w:t>
            </w:r>
          </w:p>
        </w:tc>
        <w:tc>
          <w:tcPr>
            <w:tcW w:w="3249"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vAlign w:val="center"/>
          </w:tcPr>
          <w:p>
            <w:pPr>
              <w:widowControl w:val="0"/>
              <w:spacing w:after="60"/>
              <w:jc w:val="both"/>
              <w:rPr>
                <w:rFonts w:ascii="宋体" w:hAnsi="宋体" w:eastAsia="宋体"/>
                <w:kern w:val="2"/>
                <w:sz w:val="21"/>
                <w:szCs w:val="21"/>
              </w:rPr>
            </w:pPr>
          </w:p>
        </w:tc>
        <w:tc>
          <w:tcPr>
            <w:tcW w:w="1538" w:type="dxa"/>
            <w:tcBorders>
              <w:top w:val="single" w:color="auto" w:sz="6" w:space="0"/>
              <w:left w:val="single" w:color="auto" w:sz="6" w:space="0"/>
              <w:bottom w:val="single" w:color="auto" w:sz="6" w:space="0"/>
              <w:right w:val="single" w:color="auto" w:sz="6" w:space="0"/>
            </w:tcBorders>
          </w:tcPr>
          <w:p>
            <w:pPr>
              <w:widowControl w:val="0"/>
              <w:spacing w:after="60"/>
              <w:jc w:val="both"/>
              <w:rPr>
                <w:rFonts w:ascii="宋体" w:hAnsi="宋体" w:eastAsia="宋体"/>
                <w:kern w:val="2"/>
                <w:sz w:val="21"/>
                <w:szCs w:val="21"/>
              </w:rPr>
            </w:pPr>
          </w:p>
        </w:tc>
        <w:tc>
          <w:tcPr>
            <w:tcW w:w="1539" w:type="dxa"/>
            <w:tcBorders>
              <w:top w:val="single" w:color="auto" w:sz="6" w:space="0"/>
              <w:left w:val="single" w:color="auto" w:sz="6" w:space="0"/>
              <w:bottom w:val="single" w:color="auto" w:sz="6" w:space="0"/>
              <w:right w:val="single" w:color="auto" w:sz="4" w:space="0"/>
            </w:tcBorders>
            <w:vAlign w:val="center"/>
          </w:tcPr>
          <w:p>
            <w:pPr>
              <w:widowControl w:val="0"/>
              <w:spacing w:after="60"/>
              <w:jc w:val="both"/>
              <w:rPr>
                <w:rFonts w:ascii="宋体" w:hAnsi="宋体" w:eastAsia="宋体"/>
                <w:kern w:val="2"/>
                <w:sz w:val="21"/>
                <w:szCs w:val="21"/>
              </w:rPr>
            </w:pPr>
          </w:p>
        </w:tc>
        <w:tc>
          <w:tcPr>
            <w:tcW w:w="684" w:type="dxa"/>
            <w:tcBorders>
              <w:top w:val="single" w:color="auto" w:sz="6" w:space="0"/>
              <w:left w:val="single" w:color="auto" w:sz="4" w:space="0"/>
              <w:bottom w:val="single" w:color="auto" w:sz="6" w:space="0"/>
              <w:right w:val="double" w:color="auto" w:sz="4" w:space="0"/>
            </w:tcBorders>
            <w:vAlign w:val="center"/>
          </w:tcPr>
          <w:p>
            <w:pPr>
              <w:widowControl w:val="0"/>
              <w:spacing w:after="60"/>
              <w:jc w:val="both"/>
              <w:rPr>
                <w:rFonts w:ascii="宋体" w:hAnsi="宋体" w:eastAsia="宋体"/>
                <w:kern w:val="2"/>
                <w:sz w:val="21"/>
                <w:szCs w:val="21"/>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42" w:type="dxa"/>
            <w:bottom w:w="0" w:type="dxa"/>
            <w:right w:w="42" w:type="dxa"/>
          </w:tblCellMar>
        </w:tblPrEx>
        <w:trPr>
          <w:cantSplit/>
          <w:trHeight w:val="454" w:hRule="atLeast"/>
          <w:jc w:val="center"/>
        </w:trPr>
        <w:tc>
          <w:tcPr>
            <w:tcW w:w="7009" w:type="dxa"/>
            <w:gridSpan w:val="4"/>
            <w:tcBorders>
              <w:top w:val="single" w:color="auto" w:sz="6" w:space="0"/>
              <w:left w:val="double" w:color="auto" w:sz="4" w:space="0"/>
              <w:bottom w:val="double" w:color="auto" w:sz="4" w:space="0"/>
              <w:right w:val="single" w:color="auto" w:sz="6" w:space="0"/>
            </w:tcBorders>
            <w:vAlign w:val="center"/>
          </w:tcPr>
          <w:p>
            <w:pPr>
              <w:widowControl w:val="0"/>
              <w:spacing w:after="60"/>
              <w:jc w:val="center"/>
              <w:rPr>
                <w:rFonts w:ascii="宋体" w:hAnsi="宋体" w:eastAsia="宋体"/>
                <w:kern w:val="2"/>
                <w:sz w:val="21"/>
                <w:szCs w:val="21"/>
              </w:rPr>
            </w:pPr>
            <w:r>
              <w:rPr>
                <w:rFonts w:hint="eastAsia" w:ascii="宋体" w:hAnsi="宋体" w:eastAsia="宋体"/>
                <w:kern w:val="2"/>
                <w:sz w:val="21"/>
                <w:szCs w:val="21"/>
              </w:rPr>
              <w:t>投标总价</w:t>
            </w:r>
          </w:p>
        </w:tc>
        <w:tc>
          <w:tcPr>
            <w:tcW w:w="1539" w:type="dxa"/>
            <w:tcBorders>
              <w:top w:val="single" w:color="auto" w:sz="6" w:space="0"/>
              <w:left w:val="single" w:color="auto" w:sz="6" w:space="0"/>
              <w:bottom w:val="double" w:color="auto" w:sz="4" w:space="0"/>
              <w:right w:val="single" w:color="auto" w:sz="4" w:space="0"/>
            </w:tcBorders>
            <w:vAlign w:val="center"/>
          </w:tcPr>
          <w:p>
            <w:pPr>
              <w:widowControl w:val="0"/>
              <w:spacing w:after="60"/>
              <w:jc w:val="both"/>
              <w:rPr>
                <w:rFonts w:ascii="宋体" w:hAnsi="宋体" w:eastAsia="宋体"/>
                <w:kern w:val="2"/>
                <w:sz w:val="21"/>
                <w:szCs w:val="21"/>
              </w:rPr>
            </w:pPr>
          </w:p>
        </w:tc>
        <w:tc>
          <w:tcPr>
            <w:tcW w:w="684" w:type="dxa"/>
            <w:tcBorders>
              <w:top w:val="single" w:color="auto" w:sz="6" w:space="0"/>
              <w:left w:val="single" w:color="auto" w:sz="4" w:space="0"/>
              <w:bottom w:val="double" w:color="auto" w:sz="4" w:space="0"/>
              <w:right w:val="double" w:color="auto" w:sz="4" w:space="0"/>
            </w:tcBorders>
            <w:vAlign w:val="center"/>
          </w:tcPr>
          <w:p>
            <w:pPr>
              <w:widowControl w:val="0"/>
              <w:spacing w:after="60"/>
              <w:jc w:val="both"/>
              <w:rPr>
                <w:rFonts w:ascii="宋体" w:hAnsi="宋体" w:eastAsia="宋体"/>
                <w:kern w:val="2"/>
                <w:sz w:val="21"/>
                <w:szCs w:val="21"/>
              </w:rPr>
            </w:pPr>
          </w:p>
        </w:tc>
      </w:tr>
    </w:tbl>
    <w:p>
      <w:pPr>
        <w:widowControl w:val="0"/>
        <w:spacing w:after="60"/>
        <w:jc w:val="both"/>
        <w:rPr>
          <w:rFonts w:ascii="宋体" w:hAnsi="宋体" w:eastAsia="宋体"/>
          <w:kern w:val="2"/>
          <w:sz w:val="21"/>
          <w:szCs w:val="21"/>
        </w:rPr>
      </w:pPr>
      <w:r>
        <w:rPr>
          <w:rFonts w:hint="eastAsia" w:ascii="宋体" w:hAnsi="宋体" w:eastAsia="宋体"/>
          <w:kern w:val="2"/>
          <w:sz w:val="21"/>
          <w:szCs w:val="21"/>
        </w:rPr>
        <w:t>注：</w:t>
      </w:r>
      <w:r>
        <w:rPr>
          <w:rFonts w:ascii="宋体" w:hAnsi="宋体" w:eastAsia="宋体"/>
          <w:kern w:val="2"/>
          <w:sz w:val="21"/>
          <w:szCs w:val="21"/>
        </w:rPr>
        <w:t>1</w:t>
      </w:r>
      <w:r>
        <w:rPr>
          <w:rFonts w:hint="eastAsia" w:ascii="宋体" w:hAnsi="宋体" w:eastAsia="宋体"/>
          <w:kern w:val="2"/>
          <w:sz w:val="21"/>
          <w:szCs w:val="21"/>
        </w:rPr>
        <w:t>、所有价格应按“招标文件”中规定的货币单位填写；</w:t>
      </w:r>
    </w:p>
    <w:p>
      <w:pPr>
        <w:widowControl w:val="0"/>
        <w:spacing w:after="60"/>
        <w:ind w:firstLine="468"/>
        <w:jc w:val="both"/>
        <w:rPr>
          <w:rFonts w:ascii="宋体" w:hAnsi="宋体" w:eastAsia="宋体" w:cs="宋体"/>
          <w:kern w:val="2"/>
          <w:sz w:val="21"/>
          <w:szCs w:val="21"/>
        </w:rPr>
      </w:pPr>
      <w:r>
        <w:rPr>
          <w:rFonts w:hint="eastAsia" w:ascii="宋体" w:hAnsi="宋体" w:eastAsia="宋体" w:cs="宋体"/>
          <w:kern w:val="2"/>
          <w:sz w:val="21"/>
          <w:szCs w:val="21"/>
        </w:rPr>
        <w:t>2、投标总价应为以上各分项价格之和；</w:t>
      </w:r>
    </w:p>
    <w:p>
      <w:pPr>
        <w:widowControl w:val="0"/>
        <w:spacing w:after="60"/>
        <w:ind w:firstLine="468"/>
        <w:jc w:val="both"/>
        <w:rPr>
          <w:rFonts w:ascii="宋体" w:hAnsi="宋体" w:eastAsia="宋体" w:cs="宋体"/>
          <w:b/>
          <w:kern w:val="2"/>
          <w:sz w:val="21"/>
          <w:szCs w:val="21"/>
        </w:rPr>
      </w:pPr>
      <w:r>
        <w:rPr>
          <w:rFonts w:hint="eastAsia" w:ascii="宋体" w:hAnsi="宋体" w:eastAsia="宋体" w:cs="宋体"/>
          <w:b/>
          <w:kern w:val="2"/>
          <w:sz w:val="21"/>
          <w:szCs w:val="21"/>
        </w:rPr>
        <w:t>3、投标人如果需要对报价或其它内容加以说明，可在备注栏填写；</w:t>
      </w:r>
    </w:p>
    <w:p>
      <w:pPr>
        <w:widowControl w:val="0"/>
        <w:spacing w:after="60"/>
        <w:ind w:firstLine="420" w:firstLineChars="200"/>
        <w:jc w:val="both"/>
        <w:rPr>
          <w:rFonts w:ascii="宋体" w:hAnsi="宋体" w:eastAsia="宋体" w:cs="宋体"/>
          <w:b/>
          <w:bCs/>
          <w:kern w:val="2"/>
          <w:sz w:val="21"/>
          <w:szCs w:val="21"/>
        </w:rPr>
      </w:pPr>
      <w:r>
        <w:rPr>
          <w:rFonts w:hint="eastAsia" w:ascii="宋体" w:hAnsi="宋体" w:eastAsia="宋体" w:cs="宋体"/>
          <w:b/>
          <w:bCs/>
          <w:kern w:val="2"/>
          <w:sz w:val="21"/>
          <w:szCs w:val="21"/>
        </w:rPr>
        <w:t>4、本表格仅为指导性范本，供应商应根据项目具体情况对各分项内容进行调整提供详细分项报价。</w:t>
      </w:r>
    </w:p>
    <w:p>
      <w:pPr>
        <w:widowControl w:val="0"/>
        <w:spacing w:after="60"/>
        <w:ind w:firstLine="440" w:firstLineChars="200"/>
        <w:jc w:val="both"/>
        <w:rPr>
          <w:rFonts w:ascii="宋体" w:hAnsi="宋体" w:eastAsia="宋体" w:cs="宋体"/>
          <w:b/>
          <w:bCs/>
          <w:kern w:val="2"/>
          <w:sz w:val="22"/>
          <w:szCs w:val="22"/>
        </w:rPr>
      </w:pPr>
    </w:p>
    <w:p>
      <w:pPr>
        <w:widowControl w:val="0"/>
        <w:ind w:right="945"/>
        <w:jc w:val="both"/>
        <w:rPr>
          <w:rFonts w:ascii="宋体" w:hAnsi="宋体" w:eastAsia="宋体"/>
          <w:kern w:val="2"/>
          <w:sz w:val="21"/>
          <w:szCs w:val="21"/>
        </w:rPr>
      </w:pPr>
    </w:p>
    <w:p>
      <w:pPr>
        <w:widowControl w:val="0"/>
        <w:spacing w:line="360" w:lineRule="auto"/>
        <w:ind w:firstLine="3990" w:firstLineChars="1900"/>
        <w:rPr>
          <w:rFonts w:ascii="宋体" w:hAnsi="宋体" w:eastAsia="宋体"/>
          <w:kern w:val="2"/>
          <w:sz w:val="21"/>
          <w:szCs w:val="21"/>
        </w:rPr>
      </w:pPr>
      <w:r>
        <w:rPr>
          <w:rFonts w:hint="eastAsia" w:ascii="宋体" w:hAnsi="宋体" w:eastAsia="宋体"/>
          <w:kern w:val="2"/>
          <w:sz w:val="21"/>
          <w:szCs w:val="21"/>
        </w:rPr>
        <w:t>投标人单位名称（</w:t>
      </w:r>
      <w:r>
        <w:rPr>
          <w:rFonts w:hint="eastAsia" w:ascii="宋体" w:hAnsi="宋体" w:eastAsia="宋体"/>
          <w:b/>
          <w:kern w:val="2"/>
          <w:sz w:val="21"/>
          <w:szCs w:val="21"/>
        </w:rPr>
        <w:t>加盖公章</w:t>
      </w:r>
      <w:r>
        <w:rPr>
          <w:rFonts w:hint="eastAsia" w:ascii="宋体" w:hAnsi="宋体" w:eastAsia="宋体"/>
          <w:kern w:val="2"/>
          <w:sz w:val="21"/>
          <w:szCs w:val="21"/>
        </w:rPr>
        <w:t>）：</w:t>
      </w:r>
      <w:r>
        <w:rPr>
          <w:rFonts w:hint="eastAsia" w:ascii="宋体" w:hAnsi="宋体" w:eastAsia="宋体" w:cs="Arial"/>
          <w:b/>
          <w:bCs/>
          <w:kern w:val="2"/>
          <w:sz w:val="21"/>
          <w:szCs w:val="21"/>
          <w:u w:val="single"/>
        </w:rPr>
        <w:t xml:space="preserve">          </w:t>
      </w:r>
    </w:p>
    <w:p>
      <w:pPr>
        <w:widowControl w:val="0"/>
        <w:ind w:right="630" w:firstLine="420" w:firstLineChars="200"/>
        <w:jc w:val="right"/>
        <w:rPr>
          <w:rFonts w:ascii="宋体" w:hAnsi="宋体" w:eastAsia="宋体"/>
          <w:kern w:val="2"/>
          <w:sz w:val="21"/>
          <w:szCs w:val="21"/>
        </w:rPr>
      </w:pPr>
      <w:r>
        <w:rPr>
          <w:rFonts w:hint="eastAsia" w:ascii="宋体" w:hAnsi="宋体" w:eastAsia="宋体"/>
          <w:kern w:val="2"/>
          <w:sz w:val="21"/>
          <w:szCs w:val="21"/>
        </w:rPr>
        <w:t>日期：</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年</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月</w:t>
      </w:r>
      <w:r>
        <w:rPr>
          <w:rFonts w:hint="eastAsia" w:ascii="宋体" w:hAnsi="宋体" w:eastAsia="宋体" w:cs="Arial"/>
          <w:b/>
          <w:bCs/>
          <w:kern w:val="2"/>
          <w:sz w:val="21"/>
          <w:szCs w:val="21"/>
          <w:u w:val="single"/>
        </w:rPr>
        <w:t xml:space="preserve">    </w:t>
      </w:r>
      <w:r>
        <w:rPr>
          <w:rFonts w:hint="eastAsia" w:ascii="宋体" w:hAnsi="宋体" w:eastAsia="宋体"/>
          <w:kern w:val="2"/>
          <w:sz w:val="21"/>
          <w:szCs w:val="21"/>
        </w:rPr>
        <w:t>日</w:t>
      </w:r>
    </w:p>
    <w:p>
      <w:pPr>
        <w:widowControl w:val="0"/>
        <w:tabs>
          <w:tab w:val="left" w:pos="720"/>
        </w:tabs>
        <w:jc w:val="center"/>
        <w:rPr>
          <w:rFonts w:eastAsia="宋体"/>
          <w:b/>
          <w:kern w:val="2"/>
        </w:rPr>
      </w:pPr>
    </w:p>
    <w:p>
      <w:pPr>
        <w:widowControl w:val="0"/>
        <w:tabs>
          <w:tab w:val="left" w:pos="720"/>
        </w:tabs>
        <w:jc w:val="center"/>
        <w:rPr>
          <w:rFonts w:eastAsia="宋体"/>
          <w:b/>
          <w:kern w:val="2"/>
        </w:rPr>
      </w:pPr>
    </w:p>
    <w:p>
      <w:pPr>
        <w:widowControl w:val="0"/>
        <w:jc w:val="center"/>
        <w:outlineLvl w:val="3"/>
        <w:rPr>
          <w:rFonts w:ascii="黑体" w:hAnsi="宋体" w:eastAsia="黑体"/>
          <w:bCs/>
          <w:szCs w:val="32"/>
        </w:rPr>
      </w:pPr>
      <w:r>
        <w:rPr>
          <w:rFonts w:ascii="黑体" w:hAnsi="宋体" w:eastAsia="黑体"/>
          <w:bCs/>
          <w:szCs w:val="32"/>
        </w:rPr>
        <w:t>（二）</w:t>
      </w:r>
      <w:r>
        <w:rPr>
          <w:rFonts w:hint="eastAsia" w:ascii="黑体" w:hAnsi="宋体" w:eastAsia="黑体"/>
          <w:bCs/>
          <w:szCs w:val="32"/>
        </w:rPr>
        <w:t>供应商认为需要涉及的其他内容报价清单（格式自定）</w:t>
      </w:r>
    </w:p>
    <w:p>
      <w:pPr>
        <w:widowControl w:val="0"/>
        <w:jc w:val="both"/>
        <w:rPr>
          <w:rFonts w:eastAsia="宋体"/>
          <w:kern w:val="2"/>
          <w:sz w:val="21"/>
        </w:rPr>
      </w:pPr>
    </w:p>
    <w:p>
      <w:pPr>
        <w:widowControl w:val="0"/>
        <w:jc w:val="both"/>
        <w:rPr>
          <w:rFonts w:eastAsia="宋体"/>
          <w:kern w:val="2"/>
          <w:sz w:val="21"/>
        </w:rPr>
      </w:pPr>
    </w:p>
    <w:p>
      <w:pPr>
        <w:widowControl w:val="0"/>
        <w:jc w:val="both"/>
        <w:rPr>
          <w:rFonts w:eastAsia="宋体"/>
          <w:kern w:val="2"/>
          <w:sz w:val="21"/>
        </w:rPr>
      </w:pPr>
    </w:p>
    <w:p>
      <w:pPr>
        <w:keepNext/>
        <w:keepLines/>
        <w:widowControl w:val="0"/>
        <w:spacing w:before="120" w:beforeLines="50" w:after="120" w:afterLines="50" w:line="360" w:lineRule="auto"/>
        <w:jc w:val="center"/>
        <w:outlineLvl w:val="2"/>
        <w:rPr>
          <w:rFonts w:ascii="宋体" w:hAnsi="宋体" w:eastAsia="宋体"/>
          <w:b/>
          <w:bCs/>
          <w:kern w:val="2"/>
        </w:rPr>
      </w:pPr>
      <w:r>
        <w:rPr>
          <w:rFonts w:hint="eastAsia" w:ascii="宋体" w:hAnsi="宋体" w:eastAsia="宋体"/>
          <w:b/>
          <w:bCs/>
          <w:kern w:val="2"/>
        </w:rPr>
        <w:t>九、投标人类似业绩情况</w:t>
      </w:r>
    </w:p>
    <w:p>
      <w:pPr>
        <w:keepNext/>
        <w:keepLines/>
        <w:widowControl w:val="0"/>
        <w:spacing w:before="120" w:beforeLines="50" w:after="120" w:afterLines="50" w:line="360" w:lineRule="auto"/>
        <w:jc w:val="center"/>
        <w:outlineLvl w:val="2"/>
        <w:rPr>
          <w:rFonts w:ascii="宋体" w:hAnsi="宋体" w:eastAsia="宋体"/>
          <w:b/>
          <w:bCs/>
          <w:kern w:val="2"/>
        </w:rPr>
      </w:pPr>
      <w:r>
        <w:rPr>
          <w:rFonts w:hint="eastAsia" w:ascii="宋体" w:hAnsi="宋体" w:eastAsia="宋体"/>
          <w:b/>
          <w:bCs/>
          <w:kern w:val="2"/>
        </w:rPr>
        <w:t>十、项目重难点分析、应对措施及相关合理化建议</w:t>
      </w:r>
    </w:p>
    <w:p>
      <w:pPr>
        <w:keepNext/>
        <w:keepLines/>
        <w:widowControl w:val="0"/>
        <w:spacing w:before="120" w:beforeLines="50" w:after="120" w:afterLines="50" w:line="360" w:lineRule="auto"/>
        <w:jc w:val="center"/>
        <w:outlineLvl w:val="2"/>
        <w:rPr>
          <w:rFonts w:ascii="宋体" w:hAnsi="宋体" w:eastAsia="宋体"/>
          <w:b/>
          <w:bCs/>
          <w:kern w:val="2"/>
        </w:rPr>
      </w:pPr>
      <w:r>
        <w:rPr>
          <w:rFonts w:hint="eastAsia" w:ascii="宋体" w:hAnsi="宋体" w:eastAsia="宋体"/>
          <w:b/>
          <w:bCs/>
          <w:kern w:val="2"/>
        </w:rPr>
        <w:t>十一、服务方案</w:t>
      </w:r>
    </w:p>
    <w:p>
      <w:pPr>
        <w:keepNext/>
        <w:keepLines/>
        <w:widowControl w:val="0"/>
        <w:spacing w:before="120" w:beforeLines="50" w:after="120" w:afterLines="50" w:line="360" w:lineRule="auto"/>
        <w:jc w:val="center"/>
        <w:outlineLvl w:val="2"/>
        <w:rPr>
          <w:rFonts w:ascii="宋体" w:hAnsi="宋体" w:eastAsia="宋体"/>
          <w:b/>
          <w:bCs/>
          <w:kern w:val="2"/>
        </w:rPr>
      </w:pPr>
      <w:r>
        <w:rPr>
          <w:rFonts w:hint="eastAsia" w:ascii="宋体" w:hAnsi="宋体" w:eastAsia="宋体"/>
          <w:b/>
          <w:bCs/>
          <w:kern w:val="2"/>
        </w:rPr>
        <w:t>十二、拟安排的项目负责人情况（仅限一人）</w:t>
      </w:r>
    </w:p>
    <w:p>
      <w:pPr>
        <w:keepNext/>
        <w:keepLines/>
        <w:widowControl w:val="0"/>
        <w:spacing w:before="120" w:beforeLines="50" w:after="120" w:afterLines="50" w:line="360" w:lineRule="auto"/>
        <w:jc w:val="center"/>
        <w:outlineLvl w:val="2"/>
        <w:rPr>
          <w:rFonts w:ascii="宋体" w:hAnsi="宋体" w:eastAsia="宋体"/>
          <w:b/>
          <w:bCs/>
          <w:kern w:val="2"/>
        </w:rPr>
      </w:pPr>
      <w:r>
        <w:rPr>
          <w:rFonts w:hint="eastAsia" w:ascii="宋体" w:hAnsi="宋体" w:eastAsia="宋体"/>
          <w:b/>
          <w:bCs/>
          <w:kern w:val="2"/>
        </w:rPr>
        <w:t>十三、拟安排的项目主要团队成员（主要技术人员）情况（项目负责人除外）</w:t>
      </w:r>
    </w:p>
    <w:p>
      <w:pPr>
        <w:keepNext/>
        <w:keepLines/>
        <w:widowControl w:val="0"/>
        <w:spacing w:before="120" w:beforeLines="50" w:after="120" w:afterLines="50" w:line="360" w:lineRule="auto"/>
        <w:jc w:val="center"/>
        <w:outlineLvl w:val="2"/>
        <w:rPr>
          <w:rFonts w:ascii="宋体" w:hAnsi="宋体" w:eastAsia="宋体"/>
          <w:b/>
          <w:bCs/>
          <w:kern w:val="2"/>
        </w:rPr>
      </w:pPr>
      <w:r>
        <w:rPr>
          <w:rFonts w:hint="eastAsia" w:ascii="宋体" w:hAnsi="宋体" w:eastAsia="宋体"/>
          <w:b/>
          <w:bCs/>
          <w:kern w:val="2"/>
        </w:rPr>
        <w:t>十四、投标人认为需要加以说明的其他内容</w:t>
      </w:r>
    </w:p>
    <w:p>
      <w:pPr>
        <w:widowControl w:val="0"/>
        <w:jc w:val="both"/>
        <w:rPr>
          <w:rFonts w:eastAsia="宋体"/>
          <w:kern w:val="2"/>
          <w:sz w:val="21"/>
        </w:rPr>
      </w:pPr>
    </w:p>
    <w:p>
      <w:pPr>
        <w:rPr>
          <w:rFonts w:ascii="宋体" w:hAnsi="宋体" w:eastAsia="宋体"/>
          <w:b/>
          <w:bCs/>
          <w:kern w:val="2"/>
          <w:szCs w:val="20"/>
        </w:rPr>
      </w:pPr>
      <w:r>
        <w:rPr>
          <w:rFonts w:ascii="宋体" w:hAnsi="宋体" w:eastAsia="宋体"/>
          <w:kern w:val="2"/>
          <w:szCs w:val="20"/>
        </w:rPr>
        <w:br w:type="page"/>
      </w:r>
    </w:p>
    <w:p>
      <w:pPr>
        <w:pStyle w:val="3"/>
        <w:jc w:val="center"/>
        <w:rPr>
          <w:rFonts w:ascii="宋体" w:hAnsi="宋体" w:eastAsia="宋体"/>
          <w:kern w:val="2"/>
          <w:sz w:val="24"/>
          <w:szCs w:val="20"/>
        </w:rPr>
      </w:pPr>
      <w:r>
        <w:rPr>
          <w:rFonts w:hint="eastAsia" w:ascii="宋体" w:hAnsi="宋体" w:eastAsia="宋体"/>
          <w:kern w:val="2"/>
          <w:sz w:val="24"/>
          <w:szCs w:val="20"/>
        </w:rPr>
        <w:t>第五章  合同条款及格式</w:t>
      </w:r>
    </w:p>
    <w:p>
      <w:pPr>
        <w:keepNext/>
        <w:keepLines/>
        <w:widowControl w:val="0"/>
        <w:spacing w:before="120" w:beforeLines="50" w:after="120" w:afterLines="50"/>
        <w:ind w:left="420"/>
        <w:jc w:val="center"/>
        <w:outlineLvl w:val="2"/>
        <w:rPr>
          <w:rFonts w:ascii="宋体" w:hAnsi="宋体" w:eastAsia="宋体"/>
          <w:b/>
          <w:bCs/>
          <w:kern w:val="2"/>
        </w:rPr>
      </w:pPr>
      <w:r>
        <w:rPr>
          <w:rFonts w:hint="eastAsia" w:ascii="宋体" w:hAnsi="宋体" w:eastAsia="宋体"/>
          <w:b/>
          <w:bCs/>
          <w:kern w:val="2"/>
        </w:rPr>
        <w:t>（仅供参考，具体以项目需求及采购结果为准）</w:t>
      </w:r>
    </w:p>
    <w:p>
      <w:pPr>
        <w:widowControl w:val="0"/>
        <w:jc w:val="both"/>
        <w:rPr>
          <w:rFonts w:ascii="宋体" w:hAnsi="宋体" w:eastAsia="宋体"/>
          <w:b/>
          <w:bCs/>
          <w:kern w:val="2"/>
          <w:sz w:val="21"/>
          <w:szCs w:val="21"/>
        </w:rPr>
      </w:pPr>
      <w:r>
        <w:rPr>
          <w:rFonts w:hint="eastAsia" w:ascii="宋体" w:hAnsi="宋体" w:eastAsia="宋体"/>
          <w:b/>
          <w:bCs/>
          <w:kern w:val="2"/>
          <w:sz w:val="21"/>
          <w:szCs w:val="21"/>
        </w:rPr>
        <w:t>甲方：</w:t>
      </w:r>
    </w:p>
    <w:p>
      <w:pPr>
        <w:widowControl w:val="0"/>
        <w:jc w:val="both"/>
        <w:rPr>
          <w:rFonts w:ascii="宋体" w:hAnsi="宋体" w:eastAsia="宋体"/>
          <w:kern w:val="2"/>
          <w:sz w:val="21"/>
          <w:szCs w:val="21"/>
        </w:rPr>
      </w:pPr>
      <w:r>
        <w:rPr>
          <w:rFonts w:hint="eastAsia" w:ascii="宋体" w:hAnsi="宋体" w:eastAsia="宋体"/>
          <w:kern w:val="2"/>
          <w:sz w:val="21"/>
          <w:szCs w:val="21"/>
        </w:rPr>
        <w:t>地址：</w:t>
      </w:r>
    </w:p>
    <w:p>
      <w:pPr>
        <w:widowControl w:val="0"/>
        <w:jc w:val="both"/>
        <w:rPr>
          <w:rFonts w:ascii="宋体" w:hAnsi="宋体" w:eastAsia="宋体"/>
          <w:kern w:val="2"/>
          <w:sz w:val="21"/>
          <w:szCs w:val="21"/>
        </w:rPr>
      </w:pPr>
      <w:r>
        <w:rPr>
          <w:rFonts w:hint="eastAsia" w:ascii="宋体" w:hAnsi="宋体" w:eastAsia="宋体"/>
          <w:kern w:val="2"/>
          <w:sz w:val="21"/>
          <w:szCs w:val="21"/>
        </w:rPr>
        <w:t>联系人：</w:t>
      </w:r>
      <w:r>
        <w:rPr>
          <w:rFonts w:ascii="宋体" w:hAnsi="宋体" w:eastAsia="宋体"/>
          <w:kern w:val="2"/>
          <w:sz w:val="21"/>
          <w:szCs w:val="21"/>
        </w:rPr>
        <w:t xml:space="preserve">                          </w:t>
      </w:r>
    </w:p>
    <w:p>
      <w:pPr>
        <w:widowControl w:val="0"/>
        <w:jc w:val="both"/>
        <w:rPr>
          <w:rFonts w:ascii="宋体" w:hAnsi="宋体" w:eastAsia="宋体"/>
          <w:b/>
          <w:bCs/>
          <w:kern w:val="2"/>
          <w:sz w:val="21"/>
          <w:szCs w:val="21"/>
        </w:rPr>
      </w:pPr>
      <w:r>
        <w:rPr>
          <w:rFonts w:hint="eastAsia" w:ascii="宋体" w:hAnsi="宋体" w:eastAsia="宋体"/>
          <w:kern w:val="2"/>
          <w:sz w:val="21"/>
          <w:szCs w:val="21"/>
        </w:rPr>
        <w:t>联系电话：</w:t>
      </w:r>
    </w:p>
    <w:p>
      <w:pPr>
        <w:widowControl w:val="0"/>
        <w:jc w:val="both"/>
        <w:rPr>
          <w:rFonts w:ascii="宋体" w:hAnsi="宋体" w:eastAsia="宋体"/>
          <w:b/>
          <w:bCs/>
          <w:kern w:val="2"/>
          <w:sz w:val="21"/>
          <w:szCs w:val="21"/>
        </w:rPr>
      </w:pPr>
      <w:r>
        <w:rPr>
          <w:rFonts w:ascii="宋体" w:hAnsi="宋体" w:eastAsia="宋体"/>
          <w:b/>
          <w:bCs/>
          <w:kern w:val="2"/>
          <w:sz w:val="21"/>
          <w:szCs w:val="21"/>
        </w:rPr>
        <w:t xml:space="preserve"> </w:t>
      </w:r>
      <w:r>
        <w:rPr>
          <w:rFonts w:hint="eastAsia" w:ascii="宋体" w:hAnsi="宋体" w:eastAsia="宋体"/>
          <w:b/>
          <w:bCs/>
          <w:kern w:val="2"/>
          <w:sz w:val="21"/>
          <w:szCs w:val="21"/>
        </w:rPr>
        <w:t xml:space="preserve"> </w:t>
      </w:r>
      <w:r>
        <w:rPr>
          <w:rFonts w:ascii="宋体" w:hAnsi="宋体" w:eastAsia="宋体"/>
          <w:b/>
          <w:bCs/>
          <w:kern w:val="2"/>
          <w:sz w:val="21"/>
          <w:szCs w:val="21"/>
        </w:rPr>
        <w:t xml:space="preserve"> </w:t>
      </w:r>
    </w:p>
    <w:p>
      <w:pPr>
        <w:widowControl w:val="0"/>
        <w:jc w:val="both"/>
        <w:rPr>
          <w:rFonts w:ascii="宋体" w:hAnsi="宋体" w:eastAsia="宋体"/>
          <w:b/>
          <w:bCs/>
          <w:kern w:val="2"/>
          <w:sz w:val="21"/>
          <w:szCs w:val="21"/>
        </w:rPr>
      </w:pPr>
      <w:r>
        <w:rPr>
          <w:rFonts w:hint="eastAsia" w:ascii="宋体" w:hAnsi="宋体" w:eastAsia="宋体"/>
          <w:b/>
          <w:bCs/>
          <w:kern w:val="2"/>
          <w:sz w:val="21"/>
          <w:szCs w:val="21"/>
        </w:rPr>
        <w:t>乙方：</w:t>
      </w:r>
    </w:p>
    <w:p>
      <w:pPr>
        <w:widowControl w:val="0"/>
        <w:jc w:val="both"/>
        <w:rPr>
          <w:rFonts w:ascii="宋体" w:hAnsi="宋体" w:eastAsia="宋体"/>
          <w:kern w:val="2"/>
          <w:sz w:val="21"/>
          <w:szCs w:val="21"/>
        </w:rPr>
      </w:pPr>
      <w:r>
        <w:rPr>
          <w:rFonts w:hint="eastAsia" w:ascii="宋体" w:hAnsi="宋体" w:eastAsia="宋体"/>
          <w:kern w:val="2"/>
          <w:sz w:val="21"/>
          <w:szCs w:val="21"/>
        </w:rPr>
        <w:t>地址：</w:t>
      </w:r>
    </w:p>
    <w:p>
      <w:pPr>
        <w:widowControl w:val="0"/>
        <w:jc w:val="both"/>
        <w:rPr>
          <w:rFonts w:ascii="宋体" w:hAnsi="宋体" w:eastAsia="宋体"/>
          <w:kern w:val="2"/>
          <w:sz w:val="21"/>
          <w:szCs w:val="21"/>
        </w:rPr>
      </w:pPr>
      <w:r>
        <w:rPr>
          <w:rFonts w:hint="eastAsia" w:ascii="宋体" w:hAnsi="宋体" w:eastAsia="宋体"/>
          <w:kern w:val="2"/>
          <w:sz w:val="21"/>
          <w:szCs w:val="21"/>
        </w:rPr>
        <w:t>联系人：</w:t>
      </w:r>
      <w:r>
        <w:rPr>
          <w:rFonts w:ascii="宋体" w:hAnsi="宋体" w:eastAsia="宋体"/>
          <w:kern w:val="2"/>
          <w:sz w:val="21"/>
          <w:szCs w:val="21"/>
        </w:rPr>
        <w:t xml:space="preserve">                          </w:t>
      </w:r>
    </w:p>
    <w:p>
      <w:pPr>
        <w:widowControl w:val="0"/>
        <w:jc w:val="both"/>
        <w:rPr>
          <w:rFonts w:ascii="宋体" w:hAnsi="宋体" w:eastAsia="宋体"/>
          <w:b/>
          <w:bCs/>
          <w:kern w:val="2"/>
          <w:sz w:val="21"/>
          <w:szCs w:val="21"/>
        </w:rPr>
      </w:pPr>
      <w:r>
        <w:rPr>
          <w:rFonts w:hint="eastAsia" w:ascii="宋体" w:hAnsi="宋体" w:eastAsia="宋体"/>
          <w:kern w:val="2"/>
          <w:sz w:val="21"/>
          <w:szCs w:val="21"/>
        </w:rPr>
        <w:t>联系电话：</w:t>
      </w:r>
    </w:p>
    <w:p>
      <w:pPr>
        <w:widowControl w:val="0"/>
        <w:jc w:val="both"/>
        <w:rPr>
          <w:rFonts w:ascii="宋体" w:hAnsi="宋体" w:eastAsia="宋体"/>
          <w:kern w:val="2"/>
          <w:sz w:val="21"/>
          <w:szCs w:val="21"/>
        </w:rPr>
      </w:pPr>
      <w:r>
        <w:rPr>
          <w:rFonts w:ascii="宋体" w:hAnsi="宋体" w:eastAsia="宋体"/>
          <w:b/>
          <w:bCs/>
          <w:kern w:val="2"/>
          <w:sz w:val="21"/>
          <w:szCs w:val="21"/>
        </w:rPr>
        <w:t xml:space="preserve">            </w:t>
      </w:r>
      <w:r>
        <w:rPr>
          <w:rFonts w:hint="eastAsia" w:ascii="宋体" w:hAnsi="宋体" w:eastAsia="宋体"/>
          <w:b/>
          <w:bCs/>
          <w:kern w:val="2"/>
          <w:sz w:val="21"/>
          <w:szCs w:val="21"/>
        </w:rPr>
        <w:t xml:space="preserve">          </w:t>
      </w:r>
    </w:p>
    <w:p>
      <w:pPr>
        <w:widowControl w:val="0"/>
        <w:jc w:val="both"/>
        <w:rPr>
          <w:rFonts w:ascii="宋体" w:hAnsi="宋体" w:eastAsia="宋体"/>
          <w:kern w:val="2"/>
          <w:sz w:val="21"/>
          <w:szCs w:val="21"/>
        </w:rPr>
      </w:pP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根据深圳公共资源交易中心（</w:t>
      </w:r>
      <w:r>
        <w:rPr>
          <w:rFonts w:hint="eastAsia" w:ascii="宋体" w:hAnsi="宋体" w:eastAsia="宋体" w:cs="宋体"/>
          <w:sz w:val="21"/>
        </w:rPr>
        <w:t>深圳交易集团有限公司光明分公司</w:t>
      </w:r>
      <w:r>
        <w:rPr>
          <w:rFonts w:hint="eastAsia" w:ascii="宋体" w:hAnsi="宋体" w:eastAsia="宋体"/>
          <w:kern w:val="2"/>
          <w:sz w:val="21"/>
          <w:szCs w:val="21"/>
        </w:rPr>
        <w:t>）*</w:t>
      </w:r>
      <w:r>
        <w:rPr>
          <w:rFonts w:ascii="宋体" w:hAnsi="宋体" w:eastAsia="宋体"/>
          <w:kern w:val="2"/>
          <w:sz w:val="21"/>
          <w:szCs w:val="21"/>
        </w:rPr>
        <w:t>**</w:t>
      </w:r>
      <w:r>
        <w:rPr>
          <w:rFonts w:hint="eastAsia" w:ascii="宋体" w:hAnsi="宋体" w:eastAsia="宋体"/>
          <w:kern w:val="2"/>
          <w:sz w:val="21"/>
          <w:szCs w:val="21"/>
        </w:rPr>
        <w:t>号项目结果，*</w:t>
      </w:r>
      <w:r>
        <w:rPr>
          <w:rFonts w:ascii="宋体" w:hAnsi="宋体" w:eastAsia="宋体"/>
          <w:kern w:val="2"/>
          <w:sz w:val="21"/>
          <w:szCs w:val="21"/>
        </w:rPr>
        <w:t>**</w:t>
      </w:r>
      <w:r>
        <w:rPr>
          <w:rFonts w:hint="eastAsia" w:ascii="宋体" w:hAnsi="宋体" w:eastAsia="宋体"/>
          <w:kern w:val="2"/>
          <w:sz w:val="21"/>
          <w:szCs w:val="21"/>
        </w:rPr>
        <w:t>单位为中标人。按照《中华人民共和国民法典》（第三编 合同）》和《深圳经济特区政府采购条例》，经深圳市（以下简称甲方）和单位（以下简称乙方）协商，就甲方委托乙方承担</w:t>
      </w:r>
      <w:r>
        <w:rPr>
          <w:rFonts w:hint="eastAsia" w:ascii="宋体" w:hAnsi="宋体" w:eastAsia="宋体"/>
          <w:b/>
          <w:bCs/>
          <w:snapToGrid w:val="0"/>
          <w:sz w:val="21"/>
          <w:szCs w:val="21"/>
          <w:u w:val="single"/>
          <w:lang w:val="zh-CN"/>
        </w:rPr>
        <w:t xml:space="preserve">                      服务项目</w:t>
      </w:r>
      <w:r>
        <w:rPr>
          <w:rFonts w:hint="eastAsia" w:ascii="宋体" w:hAnsi="宋体" w:eastAsia="宋体"/>
          <w:kern w:val="2"/>
          <w:sz w:val="21"/>
          <w:szCs w:val="21"/>
        </w:rPr>
        <w:t>，达成以下合同条款：</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第一条　项目概况</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 xml:space="preserve">项目名称：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 xml:space="preserve">项目内容：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 xml:space="preserve">服务时间：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合同价款：合同总价为元，含一切税、费。</w:t>
      </w:r>
      <w:r>
        <w:rPr>
          <w:rFonts w:eastAsia="宋体"/>
          <w:kern w:val="2"/>
          <w:sz w:val="21"/>
        </w:rPr>
        <w:t>本合同总价包括</w:t>
      </w:r>
      <w:r>
        <w:rPr>
          <w:rFonts w:hint="eastAsia" w:ascii="宋体" w:hAnsi="宋体" w:eastAsia="宋体"/>
          <w:kern w:val="2"/>
          <w:sz w:val="21"/>
          <w:szCs w:val="21"/>
        </w:rPr>
        <w:t>乙方为实施本项目*</w:t>
      </w:r>
      <w:r>
        <w:rPr>
          <w:rFonts w:ascii="宋体" w:hAnsi="宋体" w:eastAsia="宋体"/>
          <w:kern w:val="2"/>
          <w:sz w:val="21"/>
          <w:szCs w:val="21"/>
        </w:rPr>
        <w:t>**</w:t>
      </w:r>
      <w:r>
        <w:rPr>
          <w:rFonts w:hint="eastAsia" w:ascii="宋体" w:hAnsi="宋体" w:eastAsia="宋体"/>
          <w:kern w:val="2"/>
          <w:sz w:val="21"/>
          <w:szCs w:val="21"/>
        </w:rPr>
        <w:t>所需的设备仪器费、车辆租赁费、</w:t>
      </w:r>
      <w:r>
        <w:rPr>
          <w:rFonts w:eastAsia="宋体"/>
          <w:kern w:val="2"/>
          <w:sz w:val="21"/>
        </w:rPr>
        <w:t>服务</w:t>
      </w:r>
      <w:r>
        <w:rPr>
          <w:rFonts w:hint="eastAsia" w:eastAsia="宋体"/>
          <w:kern w:val="2"/>
          <w:sz w:val="21"/>
        </w:rPr>
        <w:t>和</w:t>
      </w:r>
      <w:r>
        <w:rPr>
          <w:rFonts w:eastAsia="宋体"/>
          <w:kern w:val="2"/>
          <w:sz w:val="21"/>
        </w:rPr>
        <w:t>技术费用</w:t>
      </w:r>
      <w:r>
        <w:rPr>
          <w:rFonts w:hint="eastAsia" w:eastAsia="宋体"/>
          <w:kern w:val="2"/>
          <w:sz w:val="21"/>
        </w:rPr>
        <w:t>等</w:t>
      </w:r>
      <w:r>
        <w:rPr>
          <w:rFonts w:eastAsia="宋体"/>
          <w:kern w:val="2"/>
          <w:sz w:val="21"/>
        </w:rPr>
        <w:t>，为固定不变价格，且不随通货膨胀的影响而波动。合同总价包括</w:t>
      </w:r>
      <w:r>
        <w:rPr>
          <w:rFonts w:hint="eastAsia" w:ascii="宋体" w:hAnsi="宋体" w:eastAsia="宋体"/>
          <w:kern w:val="2"/>
          <w:sz w:val="21"/>
          <w:szCs w:val="21"/>
        </w:rPr>
        <w:t>乙方</w:t>
      </w:r>
      <w:r>
        <w:rPr>
          <w:rFonts w:eastAsia="宋体"/>
          <w:kern w:val="2"/>
          <w:sz w:val="21"/>
        </w:rPr>
        <w:t>履行本合同义务所发生的一切费用和支出和以各种方式寄送技术资料到</w:t>
      </w:r>
      <w:r>
        <w:rPr>
          <w:rFonts w:hint="eastAsia" w:eastAsia="宋体"/>
          <w:kern w:val="2"/>
          <w:sz w:val="21"/>
        </w:rPr>
        <w:t>甲</w:t>
      </w:r>
      <w:r>
        <w:rPr>
          <w:rFonts w:eastAsia="宋体"/>
          <w:kern w:val="2"/>
          <w:sz w:val="21"/>
        </w:rPr>
        <w:t>方办公室所发生的费用。</w:t>
      </w:r>
    </w:p>
    <w:p>
      <w:pPr>
        <w:widowControl w:val="0"/>
        <w:ind w:firstLine="420"/>
        <w:jc w:val="both"/>
        <w:rPr>
          <w:rFonts w:ascii="宋体" w:hAnsi="宋体" w:eastAsia="宋体"/>
          <w:kern w:val="2"/>
          <w:sz w:val="21"/>
          <w:szCs w:val="21"/>
        </w:rPr>
      </w:pPr>
      <w:r>
        <w:rPr>
          <w:rFonts w:hint="eastAsia" w:ascii="宋体" w:hAnsi="宋体" w:eastAsia="宋体"/>
          <w:kern w:val="2"/>
          <w:sz w:val="21"/>
          <w:szCs w:val="21"/>
        </w:rPr>
        <w:t>支付方式：分期支付。</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第二条  服务范围</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 xml:space="preserve">1、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 xml:space="preserve">2、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 xml:space="preserve">3、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4、 其他合同未明示的相关工作。</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第三条  时间要求及阶段成果</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1、合同签订天内完成项目实施的准备工作，包括工作大纲和试验细则的编制；</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 xml:space="preserve">2、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4、</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第四条  咨询服务资料归属</w:t>
      </w:r>
    </w:p>
    <w:p>
      <w:pPr>
        <w:widowControl w:val="0"/>
        <w:ind w:firstLine="420" w:firstLineChars="200"/>
        <w:jc w:val="both"/>
        <w:rPr>
          <w:rFonts w:eastAsia="宋体"/>
          <w:kern w:val="2"/>
          <w:sz w:val="21"/>
        </w:rPr>
      </w:pPr>
      <w:r>
        <w:rPr>
          <w:rFonts w:eastAsia="宋体"/>
          <w:kern w:val="2"/>
          <w:sz w:val="21"/>
        </w:rPr>
        <w:t>1</w:t>
      </w:r>
      <w:r>
        <w:rPr>
          <w:rFonts w:hint="eastAsia" w:eastAsia="宋体"/>
          <w:kern w:val="2"/>
          <w:sz w:val="21"/>
        </w:rPr>
        <w:t>、</w:t>
      </w:r>
      <w:r>
        <w:rPr>
          <w:rFonts w:eastAsia="宋体"/>
          <w:kern w:val="2"/>
          <w:sz w:val="21"/>
        </w:rPr>
        <w:t>所有提交给</w:t>
      </w:r>
      <w:r>
        <w:rPr>
          <w:rFonts w:hint="eastAsia" w:eastAsia="宋体"/>
          <w:kern w:val="2"/>
          <w:sz w:val="21"/>
        </w:rPr>
        <w:t>甲</w:t>
      </w:r>
      <w:r>
        <w:rPr>
          <w:rFonts w:eastAsia="宋体"/>
          <w:kern w:val="2"/>
          <w:sz w:val="21"/>
        </w:rPr>
        <w:t>方的咨询服务</w:t>
      </w:r>
      <w:r>
        <w:rPr>
          <w:rFonts w:hint="eastAsia" w:eastAsia="宋体"/>
          <w:kern w:val="2"/>
          <w:sz w:val="21"/>
        </w:rPr>
        <w:t>文件</w:t>
      </w:r>
      <w:r>
        <w:rPr>
          <w:rFonts w:eastAsia="宋体"/>
          <w:kern w:val="2"/>
          <w:sz w:val="21"/>
        </w:rPr>
        <w:t>及相关的资料的最后文本，包括为履行技术咨询服务范围所编制的图纸、计划和证明资料等，都属于</w:t>
      </w:r>
      <w:r>
        <w:rPr>
          <w:rFonts w:hint="eastAsia" w:eastAsia="宋体"/>
          <w:kern w:val="2"/>
          <w:sz w:val="21"/>
        </w:rPr>
        <w:t>甲</w:t>
      </w:r>
      <w:r>
        <w:rPr>
          <w:rFonts w:eastAsia="宋体"/>
          <w:kern w:val="2"/>
          <w:sz w:val="21"/>
        </w:rPr>
        <w:t>方的财产，</w:t>
      </w:r>
      <w:r>
        <w:rPr>
          <w:rFonts w:hint="eastAsia" w:ascii="宋体" w:hAnsi="宋体" w:eastAsia="宋体"/>
          <w:kern w:val="2"/>
          <w:sz w:val="21"/>
          <w:szCs w:val="21"/>
        </w:rPr>
        <w:t>乙</w:t>
      </w:r>
      <w:r>
        <w:rPr>
          <w:rFonts w:eastAsia="宋体"/>
          <w:kern w:val="2"/>
          <w:sz w:val="21"/>
        </w:rPr>
        <w:t>方在提交给</w:t>
      </w:r>
      <w:r>
        <w:rPr>
          <w:rFonts w:hint="eastAsia" w:eastAsia="宋体"/>
          <w:kern w:val="2"/>
          <w:sz w:val="21"/>
        </w:rPr>
        <w:t>甲</w:t>
      </w:r>
      <w:r>
        <w:rPr>
          <w:rFonts w:eastAsia="宋体"/>
          <w:kern w:val="2"/>
          <w:sz w:val="21"/>
        </w:rPr>
        <w:t>方之前应将上述资料进行整理归类和编制索引</w:t>
      </w:r>
      <w:r>
        <w:rPr>
          <w:rFonts w:hint="eastAsia" w:eastAsia="宋体"/>
          <w:kern w:val="2"/>
          <w:sz w:val="21"/>
        </w:rPr>
        <w:t>。</w:t>
      </w:r>
    </w:p>
    <w:p>
      <w:pPr>
        <w:widowControl w:val="0"/>
        <w:ind w:firstLine="420" w:firstLineChars="200"/>
        <w:jc w:val="both"/>
        <w:rPr>
          <w:rFonts w:eastAsia="宋体"/>
          <w:kern w:val="2"/>
          <w:sz w:val="21"/>
        </w:rPr>
      </w:pPr>
      <w:r>
        <w:rPr>
          <w:rFonts w:eastAsia="宋体"/>
          <w:kern w:val="2"/>
          <w:sz w:val="21"/>
        </w:rPr>
        <w:t>2</w:t>
      </w:r>
      <w:r>
        <w:rPr>
          <w:rFonts w:hint="eastAsia" w:eastAsia="宋体"/>
          <w:kern w:val="2"/>
          <w:sz w:val="21"/>
        </w:rPr>
        <w:t>、</w:t>
      </w:r>
      <w:r>
        <w:rPr>
          <w:rFonts w:hint="eastAsia" w:ascii="宋体" w:hAnsi="宋体" w:eastAsia="宋体"/>
          <w:kern w:val="2"/>
          <w:sz w:val="21"/>
          <w:szCs w:val="21"/>
        </w:rPr>
        <w:t>乙</w:t>
      </w:r>
      <w:r>
        <w:rPr>
          <w:rFonts w:eastAsia="宋体"/>
          <w:kern w:val="2"/>
          <w:sz w:val="21"/>
        </w:rPr>
        <w:t>方未经</w:t>
      </w:r>
      <w:r>
        <w:rPr>
          <w:rFonts w:hint="eastAsia" w:eastAsia="宋体"/>
          <w:kern w:val="2"/>
          <w:sz w:val="21"/>
        </w:rPr>
        <w:t>甲</w:t>
      </w:r>
      <w:r>
        <w:rPr>
          <w:rFonts w:eastAsia="宋体"/>
          <w:kern w:val="2"/>
          <w:sz w:val="21"/>
        </w:rPr>
        <w:t>方的书面同意，不得将上述资料用于与本咨询服务项目之外的任何项目</w:t>
      </w:r>
      <w:r>
        <w:rPr>
          <w:rFonts w:hint="eastAsia" w:eastAsia="宋体"/>
          <w:kern w:val="2"/>
          <w:sz w:val="21"/>
        </w:rPr>
        <w:t>。</w:t>
      </w:r>
    </w:p>
    <w:p>
      <w:pPr>
        <w:widowControl w:val="0"/>
        <w:ind w:firstLine="420" w:firstLineChars="200"/>
        <w:jc w:val="both"/>
        <w:rPr>
          <w:rFonts w:eastAsia="宋体"/>
          <w:kern w:val="2"/>
          <w:sz w:val="21"/>
        </w:rPr>
      </w:pPr>
      <w:r>
        <w:rPr>
          <w:rFonts w:hint="eastAsia" w:eastAsia="宋体"/>
          <w:kern w:val="2"/>
          <w:sz w:val="21"/>
        </w:rPr>
        <w:t>3、</w:t>
      </w:r>
      <w:r>
        <w:rPr>
          <w:rFonts w:eastAsia="宋体"/>
          <w:kern w:val="2"/>
          <w:sz w:val="21"/>
        </w:rPr>
        <w:t>合同履行</w:t>
      </w:r>
      <w:r>
        <w:rPr>
          <w:rFonts w:hint="eastAsia" w:eastAsia="宋体"/>
          <w:kern w:val="2"/>
          <w:sz w:val="21"/>
        </w:rPr>
        <w:t>完毕，</w:t>
      </w:r>
      <w:r>
        <w:rPr>
          <w:rFonts w:eastAsia="宋体"/>
          <w:kern w:val="2"/>
          <w:sz w:val="21"/>
        </w:rPr>
        <w:t>未经</w:t>
      </w:r>
      <w:r>
        <w:rPr>
          <w:rFonts w:hint="eastAsia" w:eastAsia="宋体"/>
          <w:kern w:val="2"/>
          <w:sz w:val="21"/>
        </w:rPr>
        <w:t>甲</w:t>
      </w:r>
      <w:r>
        <w:rPr>
          <w:rFonts w:eastAsia="宋体"/>
          <w:kern w:val="2"/>
          <w:sz w:val="21"/>
        </w:rPr>
        <w:t>方的书面同意</w:t>
      </w:r>
      <w:r>
        <w:rPr>
          <w:rFonts w:hint="eastAsia" w:eastAsia="宋体"/>
          <w:kern w:val="2"/>
          <w:sz w:val="21"/>
        </w:rPr>
        <w:t>，</w:t>
      </w:r>
      <w:r>
        <w:rPr>
          <w:rFonts w:hint="eastAsia" w:ascii="宋体" w:hAnsi="宋体" w:eastAsia="宋体"/>
          <w:kern w:val="2"/>
          <w:sz w:val="21"/>
          <w:szCs w:val="21"/>
        </w:rPr>
        <w:t>乙</w:t>
      </w:r>
      <w:r>
        <w:rPr>
          <w:rFonts w:eastAsia="宋体"/>
          <w:kern w:val="2"/>
          <w:sz w:val="21"/>
        </w:rPr>
        <w:t>方</w:t>
      </w:r>
      <w:r>
        <w:rPr>
          <w:rFonts w:hint="eastAsia" w:eastAsia="宋体"/>
          <w:kern w:val="2"/>
          <w:sz w:val="21"/>
        </w:rPr>
        <w:t>不得保存在</w:t>
      </w:r>
      <w:r>
        <w:rPr>
          <w:rFonts w:eastAsia="宋体"/>
          <w:kern w:val="2"/>
          <w:sz w:val="21"/>
        </w:rPr>
        <w:t>履行合同过程中所获得或接触到的任何</w:t>
      </w:r>
      <w:r>
        <w:rPr>
          <w:rFonts w:hint="eastAsia" w:ascii="宋体" w:hAnsi="宋体" w:eastAsia="宋体"/>
          <w:kern w:val="2"/>
          <w:sz w:val="21"/>
          <w:szCs w:val="21"/>
        </w:rPr>
        <w:t>内部数据资料。</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第五条  甲方的义务</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1、负责与本咨询服务项目有关的第三方的协调，提供开展咨询服务工作的外部条件。</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2、向乙方提供与本项目咨询服务工作有关的资料。</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3、负责组织有关专家对项目试验成果评估报告的评审。</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第七条　乙方的义务</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１、应按照招标文件、投标文件要求按期完成本项目咨询服务工作。</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2、负责组织项目的实施，保证工程进度和成桥荷载试验工作质量，并满足交通部交工验收相关标准。</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w:t>
      </w:r>
      <w:r>
        <w:rPr>
          <w:rFonts w:hint="eastAsia" w:ascii="宋体" w:hAnsi="宋体" w:eastAsia="宋体"/>
          <w:kern w:val="2"/>
          <w:sz w:val="21"/>
        </w:rPr>
        <w:t>向甲方提交检测资料等各套，一套电子版文件。</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4、在履行合同期间或合同规定期限内，不得泄露与本合同规定业务活动有关的保密资料。</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第八条  甲方的权利</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1</w:t>
      </w:r>
      <w:r>
        <w:rPr>
          <w:rFonts w:hint="eastAsia" w:ascii="宋体" w:hAnsi="宋体" w:eastAsia="宋体"/>
          <w:kern w:val="2"/>
          <w:sz w:val="21"/>
          <w:szCs w:val="21"/>
        </w:rPr>
        <w:t>、有权向乙方询问工作进展情况及相关的内容。</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2</w:t>
      </w:r>
      <w:r>
        <w:rPr>
          <w:rFonts w:hint="eastAsia" w:ascii="宋体" w:hAnsi="宋体" w:eastAsia="宋体"/>
          <w:kern w:val="2"/>
          <w:sz w:val="21"/>
          <w:szCs w:val="21"/>
        </w:rPr>
        <w:t>、有权阐述对具体问题的意见和建议。</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3</w:t>
      </w:r>
      <w:r>
        <w:rPr>
          <w:rFonts w:hint="eastAsia" w:ascii="宋体" w:hAnsi="宋体" w:eastAsia="宋体"/>
          <w:kern w:val="2"/>
          <w:sz w:val="21"/>
          <w:szCs w:val="21"/>
        </w:rPr>
        <w:t>、当甲方认定乙方人员不按合同履行其职责，或与第三人串通给甲方造成经济损失的，甲方有权要求更换人员，直至终止合同并要求乙方承担相应的赔偿责任。</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第九条  乙方的权利</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1</w:t>
      </w:r>
      <w:r>
        <w:rPr>
          <w:rFonts w:hint="eastAsia" w:ascii="宋体" w:hAnsi="宋体" w:eastAsia="宋体"/>
          <w:kern w:val="2"/>
          <w:sz w:val="21"/>
          <w:szCs w:val="21"/>
        </w:rPr>
        <w:t>、乙方在本项目服务过程中，如甲方提供的资料不明确时可向甲方提出书面报告。</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2</w:t>
      </w:r>
      <w:r>
        <w:rPr>
          <w:rFonts w:hint="eastAsia" w:ascii="宋体" w:hAnsi="宋体" w:eastAsia="宋体"/>
          <w:kern w:val="2"/>
          <w:sz w:val="21"/>
          <w:szCs w:val="21"/>
        </w:rPr>
        <w:t>、乙方在本项目服务过程中，有权对第三方提出与本咨询服务业务有关的问题进行核对或查问。</w:t>
      </w:r>
    </w:p>
    <w:p>
      <w:pPr>
        <w:widowControl w:val="0"/>
        <w:ind w:firstLine="420" w:firstLineChars="200"/>
        <w:jc w:val="both"/>
        <w:rPr>
          <w:rFonts w:ascii="宋体" w:hAnsi="宋体" w:eastAsia="宋体"/>
          <w:kern w:val="2"/>
          <w:sz w:val="21"/>
          <w:szCs w:val="21"/>
        </w:rPr>
      </w:pPr>
      <w:r>
        <w:rPr>
          <w:rFonts w:ascii="宋体" w:hAnsi="宋体" w:eastAsia="宋体"/>
          <w:kern w:val="2"/>
          <w:sz w:val="21"/>
          <w:szCs w:val="21"/>
        </w:rPr>
        <w:t>3</w:t>
      </w:r>
      <w:r>
        <w:rPr>
          <w:rFonts w:hint="eastAsia" w:ascii="宋体" w:hAnsi="宋体" w:eastAsia="宋体"/>
          <w:kern w:val="2"/>
          <w:sz w:val="21"/>
          <w:szCs w:val="21"/>
        </w:rPr>
        <w:t>、乙方在本项目服务过程中，有到工程现场勘察的权利。</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第十条  甲方的责任</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1、应当履行本合同约定的义务，如有违反则应当承担违约责任，赔偿给乙方造成的损失。</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2、甲方向乙方提出赔偿要求不能成立时，则应补偿由于该赔偿或其他要求所导致乙方的各种费用的支出。</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第十一条  乙方的责任</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1、乙方的责任期即本合同有效期。如因非乙方的责任造成进度的推迟或延误而超过约定的日期，双方应进一步约定相应延长合同有效期。</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2、乙方的责任期内，应当履行本合同中约定的义务，因乙方的单方过失造成的经济损失，应当向甲方进行赔偿。</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3、乙方对甲方或第三方所提出的问题不能及时核对或答复，导致合同不能全部或部分履行，乙方应承担责任。</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4、乙方向甲方提出赔偿要求不能成立时，则应补偿由于该赔偿或其他要求所导致甲方的各种费用的支出。</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第十二条  人员要求</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1、参加本项目试验的人员必须具有国家和有关部门规定的相应资质。</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 参加本项目的试验人员的配置必须与投标文件中的服务承诺书和试验服务组织实施方案一致。</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3、必须以直属试验人员参与本项目服务，不得使用挂靠队伍。</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第十三条  乙方咨询服务工具要求</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1、乙方应配备中标项目所需的足够数量的仪器、仪表以及工具等设备。用户不需向乙方提供施工工具和仪器、仪表。</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2、乙方在提供服务过程中应自备车辆。</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第十四条  保密要求</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w:t>
      </w:r>
      <w:r>
        <w:rPr>
          <w:rFonts w:ascii="宋体" w:hAnsi="宋体" w:eastAsia="宋体"/>
          <w:kern w:val="2"/>
          <w:sz w:val="21"/>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w:t>
      </w:r>
      <w:r>
        <w:rPr>
          <w:rFonts w:ascii="宋体" w:hAnsi="宋体" w:eastAsia="宋体"/>
          <w:kern w:val="2"/>
          <w:sz w:val="21"/>
          <w:szCs w:val="21"/>
        </w:rPr>
        <w:t>乙方在履行合同过程中所获得或接触到的任何</w:t>
      </w:r>
      <w:r>
        <w:rPr>
          <w:rFonts w:hint="eastAsia" w:ascii="宋体" w:hAnsi="宋体" w:eastAsia="宋体"/>
          <w:kern w:val="2"/>
          <w:sz w:val="21"/>
          <w:szCs w:val="21"/>
        </w:rPr>
        <w:t>内部数据资料，未经甲方同意，不得向第三方透露。</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w:t>
      </w:r>
      <w:r>
        <w:rPr>
          <w:rFonts w:ascii="宋体" w:hAnsi="宋体" w:eastAsia="宋体"/>
          <w:kern w:val="2"/>
          <w:sz w:val="21"/>
          <w:szCs w:val="21"/>
        </w:rPr>
        <w:t>乙方</w:t>
      </w:r>
      <w:r>
        <w:rPr>
          <w:rFonts w:hint="eastAsia" w:ascii="宋体" w:hAnsi="宋体" w:eastAsia="宋体"/>
          <w:kern w:val="2"/>
          <w:sz w:val="21"/>
          <w:szCs w:val="21"/>
        </w:rPr>
        <w:t>实施项目的一切程序都应符合国家安全、保密的有关规定和标准。</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4、</w:t>
      </w:r>
      <w:r>
        <w:rPr>
          <w:rFonts w:ascii="宋体" w:hAnsi="宋体" w:eastAsia="宋体"/>
          <w:kern w:val="2"/>
          <w:sz w:val="21"/>
          <w:szCs w:val="21"/>
        </w:rPr>
        <w:t>乙方</w:t>
      </w:r>
      <w:r>
        <w:rPr>
          <w:rFonts w:hint="eastAsia" w:ascii="宋体" w:hAnsi="宋体" w:eastAsia="宋体"/>
          <w:kern w:val="2"/>
          <w:sz w:val="21"/>
          <w:szCs w:val="21"/>
        </w:rPr>
        <w:t>参加项目的有关人员均需同甲方签订保密协议。</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 xml:space="preserve">第十五条  验收     </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1、下列文件的验收分为</w:t>
      </w:r>
      <w:r>
        <w:rPr>
          <w:rFonts w:hint="eastAsia" w:ascii="宋体" w:hAnsi="宋体" w:eastAsia="宋体"/>
          <w:kern w:val="2"/>
          <w:sz w:val="21"/>
          <w:szCs w:val="21"/>
          <w:u w:val="single"/>
        </w:rPr>
        <w:t xml:space="preserve">          三</w:t>
      </w:r>
      <w:r>
        <w:rPr>
          <w:rFonts w:hint="eastAsia" w:ascii="宋体" w:hAnsi="宋体" w:eastAsia="宋体"/>
          <w:kern w:val="2"/>
          <w:sz w:val="21"/>
          <w:szCs w:val="21"/>
        </w:rPr>
        <w:t>个阶段:</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2、其余文件和工作由用户组织有关技术人员根据国家和行业有关规范、规程、标准和用户需求直接验收。</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3、验收依据为招标文件、投标文件，国家和行业有关规范、规程和标准。</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第十六条  付款方式</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1、合同签订后   天内乙方向甲方开具合法有效的发票后，甲方于   天内向乙方支付合同总价%的款项。</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2、检测完成并提交评估报告后  天内，乙方向甲方开具合法有效发票后 天，甲方向乙方支付合同总价%的款项。</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3、报告通过专家评审后，甲方向乙方支付合同总价%的款项。</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第十七条  争议解决办法</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执行本合同发生的争议，由甲乙双方协商解决，如协商不成的，应提交甲方所在地人民法院诉讼解决。</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第十八条  风险责任</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１、乙方应完全地按照招标文件的要求和乙方投标文件的承诺完成本项目，出于自身财务、技术、人力等原因导致项目失败的，应承担全部责任。</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2、乙方在实施荷载试验过程中应对自身的安全生产负责，若非因甲方原因发生的各种事故甲方不承担任何责任。</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第十九条  违约责任</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１、因乙方原因，未能按规定时间完成有关工作的，每延误一天，甲方可在支付合同余款中扣除合同价款千分之一。</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2、由于乙方原因造成试验成果质量低劣，不能满足大纲要求时，应继续完善试验工作，其费用由乙方承担。</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5、乙方或其工作人员违反本合同约定的保密义务，甲方有权要求乙方按合同总额   %支付违约金；造成不良影响或对甲方造成损失的，甲方有权要求乙方消除影响，承担赔偿责任，并有权解除合同。</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6、因乙方提供的服务成果受到侵权指控或者引发法律纠纷，影响甲方使用服务成果或者导致合同目的不能实现的，甲方有权要求乙方按合同总额   %支付违约金，并有权解除合同。</w:t>
      </w:r>
    </w:p>
    <w:p>
      <w:pPr>
        <w:widowControl w:val="0"/>
        <w:ind w:firstLine="420" w:firstLineChars="200"/>
        <w:jc w:val="both"/>
        <w:rPr>
          <w:rFonts w:ascii="宋体" w:hAnsi="宋体" w:eastAsia="宋体"/>
          <w:b/>
          <w:bCs/>
          <w:kern w:val="2"/>
          <w:sz w:val="21"/>
          <w:szCs w:val="21"/>
        </w:rPr>
      </w:pPr>
      <w:r>
        <w:rPr>
          <w:rFonts w:hint="eastAsia" w:ascii="宋体" w:hAnsi="宋体" w:eastAsia="宋体"/>
          <w:b/>
          <w:bCs/>
          <w:kern w:val="2"/>
          <w:sz w:val="21"/>
          <w:szCs w:val="21"/>
        </w:rPr>
        <w:t>第二十条  其他</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1、本合同与招标文件、乙方投标文件如有抵触之处，以本合同条款为准。</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2、下列文件均为本合同的组成部分：</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（1）号招标文件、答疑及补充通知；</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（2）投标文件；</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（3）本合同执行中共同签署的补充与修正文件。</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本合同一式份，甲、乙方双方各执份，具有同等法律效力。本合同自双方法人代表签字（盖章）认可之日起生效。</w:t>
      </w:r>
    </w:p>
    <w:p>
      <w:pPr>
        <w:widowControl w:val="0"/>
        <w:ind w:firstLine="420" w:firstLineChars="200"/>
        <w:jc w:val="both"/>
        <w:rPr>
          <w:rFonts w:ascii="宋体" w:hAnsi="宋体" w:eastAsia="宋体"/>
          <w:kern w:val="2"/>
          <w:sz w:val="21"/>
          <w:szCs w:val="21"/>
        </w:rPr>
      </w:pPr>
      <w:r>
        <w:rPr>
          <w:rFonts w:hint="eastAsia" w:ascii="宋体" w:hAnsi="宋体" w:eastAsia="宋体"/>
          <w:kern w:val="2"/>
          <w:sz w:val="21"/>
          <w:szCs w:val="21"/>
        </w:rPr>
        <w:t>本合同未尽事宜，双方友好协商，达成解决方案，经双方签字后，可作为本合同的有效附件。</w:t>
      </w:r>
    </w:p>
    <w:p>
      <w:pPr>
        <w:widowControl w:val="0"/>
        <w:ind w:firstLine="420" w:firstLineChars="200"/>
        <w:jc w:val="both"/>
        <w:rPr>
          <w:rFonts w:ascii="宋体" w:hAnsi="宋体" w:eastAsia="宋体"/>
          <w:kern w:val="2"/>
          <w:sz w:val="21"/>
          <w:szCs w:val="21"/>
        </w:rPr>
      </w:pPr>
    </w:p>
    <w:p>
      <w:pPr>
        <w:widowControl w:val="0"/>
        <w:ind w:firstLine="420" w:firstLineChars="200"/>
        <w:jc w:val="both"/>
        <w:rPr>
          <w:rFonts w:ascii="宋体" w:hAnsi="宋体" w:eastAsia="宋体"/>
          <w:kern w:val="2"/>
          <w:sz w:val="21"/>
          <w:szCs w:val="21"/>
        </w:rPr>
      </w:pPr>
    </w:p>
    <w:p>
      <w:pPr>
        <w:widowControl w:val="0"/>
        <w:spacing w:line="360" w:lineRule="auto"/>
        <w:ind w:firstLine="560"/>
        <w:rPr>
          <w:rFonts w:ascii="宋体" w:hAnsi="宋体" w:eastAsia="宋体"/>
          <w:kern w:val="2"/>
          <w:sz w:val="21"/>
          <w:szCs w:val="21"/>
        </w:rPr>
      </w:pPr>
      <w:r>
        <w:rPr>
          <w:rFonts w:hint="eastAsia" w:ascii="宋体" w:hAnsi="宋体" w:eastAsia="宋体"/>
          <w:kern w:val="2"/>
          <w:sz w:val="21"/>
          <w:szCs w:val="21"/>
        </w:rPr>
        <w:t>甲方（采购人）：   （盖章）       乙方（供应商）：    （盖章）</w:t>
      </w:r>
    </w:p>
    <w:p>
      <w:pPr>
        <w:widowControl w:val="0"/>
        <w:spacing w:line="360" w:lineRule="auto"/>
        <w:ind w:firstLine="560"/>
        <w:rPr>
          <w:rFonts w:ascii="宋体" w:hAnsi="宋体" w:eastAsia="宋体"/>
          <w:kern w:val="2"/>
          <w:sz w:val="21"/>
          <w:szCs w:val="21"/>
        </w:rPr>
      </w:pPr>
      <w:r>
        <w:rPr>
          <w:rFonts w:hint="eastAsia" w:ascii="宋体" w:hAnsi="宋体" w:eastAsia="宋体"/>
          <w:kern w:val="2"/>
          <w:sz w:val="21"/>
          <w:szCs w:val="21"/>
        </w:rPr>
        <w:t xml:space="preserve">法定代表人：                     法定代表人： </w:t>
      </w:r>
    </w:p>
    <w:p>
      <w:pPr>
        <w:widowControl w:val="0"/>
        <w:spacing w:line="360" w:lineRule="auto"/>
        <w:ind w:firstLine="560"/>
        <w:rPr>
          <w:rFonts w:ascii="宋体" w:hAnsi="宋体" w:eastAsia="宋体"/>
          <w:kern w:val="2"/>
          <w:sz w:val="21"/>
          <w:szCs w:val="21"/>
        </w:rPr>
      </w:pPr>
      <w:r>
        <w:rPr>
          <w:rFonts w:hint="eastAsia" w:ascii="宋体" w:hAnsi="宋体" w:eastAsia="宋体"/>
          <w:kern w:val="2"/>
          <w:sz w:val="21"/>
          <w:szCs w:val="21"/>
        </w:rPr>
        <w:t>委托代理人：                     委托代理人：</w:t>
      </w:r>
    </w:p>
    <w:p>
      <w:pPr>
        <w:widowControl w:val="0"/>
        <w:ind w:firstLine="525" w:firstLineChars="250"/>
        <w:jc w:val="both"/>
        <w:rPr>
          <w:rFonts w:ascii="宋体" w:hAnsi="宋体" w:eastAsia="宋体"/>
          <w:kern w:val="2"/>
          <w:sz w:val="21"/>
          <w:szCs w:val="21"/>
        </w:rPr>
      </w:pPr>
      <w:r>
        <w:rPr>
          <w:rFonts w:hint="eastAsia" w:ascii="宋体" w:hAnsi="宋体" w:eastAsia="宋体"/>
          <w:kern w:val="2"/>
          <w:sz w:val="21"/>
          <w:szCs w:val="21"/>
        </w:rPr>
        <w:t>日期：   年     月    日         日期：   年     月    日</w:t>
      </w:r>
    </w:p>
    <w:p>
      <w:pPr>
        <w:widowControl w:val="0"/>
        <w:ind w:firstLine="420" w:firstLineChars="200"/>
        <w:jc w:val="both"/>
        <w:rPr>
          <w:rFonts w:ascii="宋体" w:hAnsi="宋体" w:eastAsia="宋体"/>
          <w:kern w:val="2"/>
          <w:sz w:val="21"/>
          <w:szCs w:val="21"/>
        </w:rPr>
      </w:pPr>
    </w:p>
    <w:p>
      <w:pPr>
        <w:widowControl w:val="0"/>
        <w:ind w:firstLine="420" w:firstLineChars="200"/>
        <w:jc w:val="both"/>
        <w:rPr>
          <w:rFonts w:ascii="宋体" w:hAnsi="宋体" w:eastAsia="宋体"/>
          <w:kern w:val="2"/>
          <w:sz w:val="21"/>
          <w:szCs w:val="21"/>
        </w:rPr>
      </w:pPr>
    </w:p>
    <w:p>
      <w:pPr>
        <w:keepNext/>
        <w:keepLines/>
        <w:widowControl w:val="0"/>
        <w:spacing w:before="340" w:after="330" w:line="360" w:lineRule="auto"/>
        <w:jc w:val="center"/>
        <w:outlineLvl w:val="0"/>
        <w:rPr>
          <w:rFonts w:ascii="宋体" w:hAnsi="宋体" w:eastAsia="黑体"/>
          <w:b/>
          <w:bCs/>
          <w:kern w:val="44"/>
          <w:sz w:val="28"/>
          <w:szCs w:val="44"/>
        </w:rPr>
      </w:pPr>
      <w:r>
        <w:rPr>
          <w:rFonts w:hint="eastAsia" w:ascii="宋体" w:hAnsi="宋体" w:eastAsia="黑体"/>
          <w:b/>
          <w:bCs/>
          <w:kern w:val="44"/>
          <w:sz w:val="28"/>
          <w:szCs w:val="44"/>
        </w:rPr>
        <w:t>第二册  通用条款（公开招标）</w:t>
      </w:r>
    </w:p>
    <w:p>
      <w:pPr>
        <w:keepNext/>
        <w:keepLines/>
        <w:widowControl w:val="0"/>
        <w:numPr>
          <w:ilvl w:val="0"/>
          <w:numId w:val="8"/>
        </w:numPr>
        <w:adjustRightInd w:val="0"/>
        <w:spacing w:before="120" w:beforeLines="50" w:after="120" w:afterLines="50"/>
        <w:ind w:left="562" w:hanging="562"/>
        <w:jc w:val="center"/>
        <w:textAlignment w:val="baseline"/>
        <w:outlineLvl w:val="1"/>
        <w:rPr>
          <w:rFonts w:ascii="宋体" w:hAnsi="宋体" w:eastAsia="宋体"/>
          <w:b/>
          <w:bCs/>
          <w:sz w:val="28"/>
          <w:szCs w:val="28"/>
        </w:rPr>
      </w:pPr>
      <w:r>
        <w:rPr>
          <w:rFonts w:hint="eastAsia" w:ascii="宋体" w:hAnsi="宋体" w:eastAsia="宋体"/>
          <w:b/>
          <w:bCs/>
          <w:sz w:val="28"/>
          <w:szCs w:val="28"/>
        </w:rPr>
        <w:t>总则</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通用条款说明</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1.1政府采购代理机构发出招标文件通用条款版本，列出深圳市政府采购项目进行招标采购所适用的通用条款内容。如有需要，政府采购代理机构可以对通用条款的内容进行补充。</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1.2招标文件分为第一册“专用条款”和第二册“通用条款”。</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1.3“专用条款”是对本次采购项目的具体要求，包含招标公告、对通用条款的补充内容及其他关键信息、用户需求书、投标文件格式及附件、合同条款及格式等内容。</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1.4“通用条款”是适用于政府采购公开招标项目的基础性条款，具有普遍性和通用性。</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1.5“专用条款”和“通用条款”表述不一致或有冲突时，以“专用条款”为准。</w:t>
      </w:r>
    </w:p>
    <w:p>
      <w:pPr>
        <w:widowControl w:val="0"/>
        <w:numPr>
          <w:ilvl w:val="0"/>
          <w:numId w:val="9"/>
        </w:numPr>
        <w:snapToGrid w:val="0"/>
        <w:jc w:val="both"/>
        <w:rPr>
          <w:rFonts w:ascii="宋体" w:hAnsi="宋体" w:eastAsia="宋体"/>
          <w:b/>
          <w:kern w:val="2"/>
          <w:sz w:val="21"/>
          <w:szCs w:val="21"/>
        </w:rPr>
      </w:pPr>
      <w:bookmarkStart w:id="16" w:name="_Toc73521637"/>
      <w:bookmarkStart w:id="17" w:name="_Toc60560627"/>
      <w:bookmarkStart w:id="18" w:name="_Toc73517641"/>
      <w:bookmarkStart w:id="19" w:name="_Toc73521549"/>
      <w:bookmarkStart w:id="20" w:name="_Toc100052366"/>
      <w:bookmarkStart w:id="21" w:name="_Toc73518119"/>
      <w:bookmarkStart w:id="22" w:name="_Toc60631622"/>
      <w:r>
        <w:rPr>
          <w:rFonts w:hint="eastAsia" w:ascii="宋体" w:hAnsi="宋体" w:eastAsia="宋体"/>
          <w:b/>
          <w:kern w:val="2"/>
          <w:sz w:val="21"/>
          <w:szCs w:val="21"/>
        </w:rPr>
        <w:t>招标说明</w:t>
      </w:r>
      <w:bookmarkEnd w:id="16"/>
      <w:bookmarkEnd w:id="17"/>
      <w:bookmarkEnd w:id="18"/>
      <w:bookmarkEnd w:id="19"/>
      <w:bookmarkEnd w:id="20"/>
      <w:bookmarkEnd w:id="21"/>
      <w:bookmarkEnd w:id="22"/>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本项目参照</w:t>
      </w:r>
      <w:r>
        <w:rPr>
          <w:rFonts w:ascii="宋体" w:hAnsi="宋体" w:eastAsia="宋体" w:cs="宋体"/>
          <w:sz w:val="21"/>
          <w:szCs w:val="21"/>
        </w:rPr>
        <w:t>《深圳经济特区</w:t>
      </w:r>
      <w:r>
        <w:rPr>
          <w:rFonts w:hint="eastAsia" w:ascii="宋体" w:hAnsi="宋体" w:eastAsia="宋体" w:cs="宋体"/>
          <w:sz w:val="21"/>
          <w:szCs w:val="21"/>
        </w:rPr>
        <w:t>政府</w:t>
      </w:r>
      <w:r>
        <w:rPr>
          <w:rFonts w:ascii="宋体" w:hAnsi="宋体" w:eastAsia="宋体" w:cs="宋体"/>
          <w:sz w:val="21"/>
          <w:szCs w:val="21"/>
        </w:rPr>
        <w:t>采购条例》</w:t>
      </w:r>
      <w:r>
        <w:rPr>
          <w:rFonts w:hint="eastAsia" w:ascii="宋体" w:hAnsi="宋体" w:eastAsia="宋体" w:cs="宋体"/>
          <w:sz w:val="21"/>
          <w:szCs w:val="21"/>
        </w:rPr>
        <w:t>和</w:t>
      </w:r>
      <w:r>
        <w:rPr>
          <w:rFonts w:ascii="宋体" w:hAnsi="宋体" w:eastAsia="宋体" w:cs="宋体"/>
          <w:sz w:val="21"/>
          <w:szCs w:val="21"/>
        </w:rPr>
        <w:t>《深圳经济特区</w:t>
      </w:r>
      <w:r>
        <w:rPr>
          <w:rFonts w:hint="eastAsia" w:ascii="宋体" w:hAnsi="宋体" w:eastAsia="宋体" w:cs="宋体"/>
          <w:sz w:val="21"/>
          <w:szCs w:val="21"/>
        </w:rPr>
        <w:t>政府</w:t>
      </w:r>
      <w:r>
        <w:rPr>
          <w:rFonts w:ascii="宋体" w:hAnsi="宋体" w:eastAsia="宋体" w:cs="宋体"/>
          <w:sz w:val="21"/>
          <w:szCs w:val="21"/>
        </w:rPr>
        <w:t>采购条例实施细则》</w:t>
      </w:r>
      <w:r>
        <w:rPr>
          <w:rFonts w:hint="eastAsia" w:ascii="宋体" w:hAnsi="宋体" w:eastAsia="宋体"/>
          <w:kern w:val="2"/>
          <w:sz w:val="21"/>
          <w:szCs w:val="21"/>
        </w:rPr>
        <w:t>的规定，并参考有关法规、政策、规章、规定，通过公开招标择优选定供应商。</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本招标文件的解释权归属深圳交易集团有限公司光明分公司。</w:t>
      </w:r>
    </w:p>
    <w:p>
      <w:pPr>
        <w:widowControl w:val="0"/>
        <w:numPr>
          <w:ilvl w:val="0"/>
          <w:numId w:val="9"/>
        </w:numPr>
        <w:snapToGrid w:val="0"/>
        <w:jc w:val="both"/>
        <w:rPr>
          <w:rFonts w:ascii="宋体" w:hAnsi="宋体" w:eastAsia="宋体"/>
          <w:b/>
          <w:kern w:val="2"/>
          <w:sz w:val="21"/>
          <w:szCs w:val="21"/>
        </w:rPr>
      </w:pPr>
      <w:bookmarkStart w:id="23" w:name="_Toc100052367"/>
      <w:bookmarkStart w:id="24" w:name="_Toc60631623"/>
      <w:bookmarkStart w:id="25" w:name="_Toc73518120"/>
      <w:bookmarkStart w:id="26" w:name="_Toc60560628"/>
      <w:bookmarkStart w:id="27" w:name="_Toc73517642"/>
      <w:bookmarkStart w:id="28" w:name="_Toc73521638"/>
      <w:bookmarkStart w:id="29" w:name="_Toc73521550"/>
      <w:r>
        <w:rPr>
          <w:rFonts w:hint="eastAsia" w:ascii="宋体" w:hAnsi="宋体" w:eastAsia="宋体"/>
          <w:b/>
          <w:kern w:val="2"/>
          <w:sz w:val="21"/>
          <w:szCs w:val="21"/>
        </w:rPr>
        <w:t>定义</w:t>
      </w:r>
      <w:bookmarkEnd w:id="23"/>
      <w:bookmarkEnd w:id="24"/>
      <w:bookmarkEnd w:id="25"/>
      <w:bookmarkEnd w:id="26"/>
      <w:bookmarkEnd w:id="27"/>
      <w:bookmarkEnd w:id="28"/>
      <w:bookmarkEnd w:id="29"/>
    </w:p>
    <w:p>
      <w:pPr>
        <w:widowControl w:val="0"/>
        <w:snapToGrid w:val="0"/>
        <w:ind w:firstLine="420" w:firstLineChars="200"/>
        <w:jc w:val="both"/>
        <w:rPr>
          <w:rFonts w:ascii="宋体" w:hAnsi="宋体" w:eastAsia="宋体"/>
          <w:kern w:val="2"/>
          <w:sz w:val="21"/>
          <w:szCs w:val="21"/>
        </w:rPr>
      </w:pPr>
      <w:r>
        <w:rPr>
          <w:rFonts w:ascii="宋体" w:hAnsi="宋体" w:eastAsia="宋体"/>
          <w:kern w:val="2"/>
          <w:sz w:val="21"/>
          <w:szCs w:val="21"/>
        </w:rPr>
        <w:t>招标文件中下列术语应解释为：</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 xml:space="preserve"> “政府采购代理机构”，系</w:t>
      </w:r>
      <w:r>
        <w:rPr>
          <w:rFonts w:ascii="宋体" w:hAnsi="宋体" w:eastAsia="宋体"/>
          <w:spacing w:val="8"/>
          <w:kern w:val="2"/>
          <w:sz w:val="21"/>
          <w:szCs w:val="21"/>
        </w:rPr>
        <w:t>指根据采购人的委托，代理政府采购事宜的机构</w:t>
      </w:r>
      <w:r>
        <w:rPr>
          <w:rFonts w:hint="eastAsia" w:ascii="宋体" w:hAnsi="宋体" w:eastAsia="宋体"/>
          <w:spacing w:val="8"/>
          <w:kern w:val="2"/>
          <w:sz w:val="21"/>
          <w:szCs w:val="21"/>
        </w:rPr>
        <w:t>，在此特指拥有政府采购代理资格的</w:t>
      </w:r>
      <w:r>
        <w:rPr>
          <w:rFonts w:hint="eastAsia" w:ascii="宋体" w:hAnsi="宋体" w:eastAsia="宋体"/>
          <w:kern w:val="2"/>
          <w:sz w:val="21"/>
          <w:szCs w:val="21"/>
        </w:rPr>
        <w:t>深圳交易集团有限公司光明分公司。</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“采购人”、“采购单位”：系指利用财政性资金依法进行政府采购的国家机关、事业单位、团体组织。</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“投标人”、“投标方”，即供应商，是指愿意按照招标文件要求向采购人提供货物、工程或者服务的法人、其他组织或者自然人。</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“评审委员会”是依据《深圳经济特区政府采购条例》有关规定组建的专门负责本项目评标工作的临时性机构。</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“日期”</w:t>
      </w:r>
      <w:r>
        <w:rPr>
          <w:rFonts w:ascii="宋体" w:hAnsi="宋体" w:eastAsia="宋体"/>
          <w:kern w:val="2"/>
          <w:sz w:val="21"/>
          <w:szCs w:val="21"/>
        </w:rPr>
        <w:t>指</w:t>
      </w:r>
      <w:r>
        <w:rPr>
          <w:rFonts w:hint="eastAsia" w:ascii="宋体" w:hAnsi="宋体" w:eastAsia="宋体"/>
          <w:kern w:val="2"/>
          <w:sz w:val="21"/>
          <w:szCs w:val="21"/>
        </w:rPr>
        <w:t>公历日。</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“合同”指由本次招标所产生的合同或合约文件。</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“纸质投标文件”指根据本招标文件模板的要求规范填写，打印输出并盖有投标单位公章的投标文件。</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“现场投标”指在规定时间内直接向政府采购代理机构（深圳交易集团有限公司光明分公司）提交纸质投标文件。</w:t>
      </w:r>
    </w:p>
    <w:p>
      <w:pPr>
        <w:widowControl w:val="0"/>
        <w:numPr>
          <w:ilvl w:val="1"/>
          <w:numId w:val="10"/>
        </w:numPr>
        <w:snapToGrid w:val="0"/>
        <w:jc w:val="both"/>
        <w:rPr>
          <w:rFonts w:ascii="宋体" w:hAnsi="宋体" w:eastAsia="宋体"/>
          <w:kern w:val="2"/>
          <w:sz w:val="21"/>
          <w:szCs w:val="21"/>
        </w:rPr>
      </w:pPr>
      <w:r>
        <w:rPr>
          <w:rFonts w:hint="eastAsia" w:ascii="宋体" w:hAnsi="宋体" w:eastAsia="宋体"/>
          <w:kern w:val="2"/>
          <w:sz w:val="21"/>
          <w:szCs w:val="21"/>
        </w:rPr>
        <w:t>招标文件中的标题或题名仅起引导作用，而不应视为对招标文件内容的理解和解释。</w:t>
      </w:r>
    </w:p>
    <w:p>
      <w:pPr>
        <w:widowControl w:val="0"/>
        <w:numPr>
          <w:ilvl w:val="0"/>
          <w:numId w:val="9"/>
        </w:numPr>
        <w:snapToGrid w:val="0"/>
        <w:jc w:val="both"/>
        <w:rPr>
          <w:rFonts w:ascii="宋体" w:hAnsi="宋体" w:eastAsia="宋体"/>
          <w:b/>
          <w:kern w:val="2"/>
          <w:sz w:val="21"/>
          <w:szCs w:val="21"/>
        </w:rPr>
      </w:pPr>
      <w:bookmarkStart w:id="30" w:name="_Toc100052368"/>
      <w:bookmarkStart w:id="31" w:name="_Toc73517643"/>
      <w:bookmarkStart w:id="32" w:name="_Toc73521551"/>
      <w:bookmarkStart w:id="33" w:name="_Toc73518121"/>
      <w:bookmarkStart w:id="34" w:name="_Toc60631624"/>
      <w:bookmarkStart w:id="35" w:name="_Toc60560629"/>
      <w:bookmarkStart w:id="36" w:name="_Toc73521639"/>
      <w:r>
        <w:rPr>
          <w:rFonts w:hint="eastAsia" w:ascii="宋体" w:hAnsi="宋体" w:eastAsia="宋体"/>
          <w:b/>
          <w:kern w:val="2"/>
          <w:sz w:val="21"/>
          <w:szCs w:val="21"/>
        </w:rPr>
        <w:t>投标人的资质要求</w:t>
      </w:r>
      <w:bookmarkEnd w:id="30"/>
      <w:bookmarkEnd w:id="31"/>
      <w:bookmarkEnd w:id="32"/>
      <w:bookmarkEnd w:id="33"/>
      <w:bookmarkEnd w:id="34"/>
      <w:bookmarkEnd w:id="35"/>
      <w:bookmarkEnd w:id="36"/>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参加本项目的投标人应具备的资格条件详见本项目招标公告中 “投标人的资格要求”内容。</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政府采购供应商责任</w:t>
      </w:r>
    </w:p>
    <w:p>
      <w:pPr>
        <w:widowControl w:val="0"/>
        <w:numPr>
          <w:ilvl w:val="1"/>
          <w:numId w:val="11"/>
        </w:numPr>
        <w:snapToGrid w:val="0"/>
        <w:jc w:val="both"/>
        <w:rPr>
          <w:rFonts w:ascii="宋体" w:hAnsi="宋体" w:eastAsia="宋体"/>
          <w:kern w:val="2"/>
          <w:sz w:val="21"/>
          <w:szCs w:val="21"/>
        </w:rPr>
      </w:pPr>
      <w:r>
        <w:rPr>
          <w:rFonts w:hint="eastAsia" w:ascii="宋体" w:hAnsi="宋体" w:eastAsia="宋体"/>
          <w:kern w:val="2"/>
          <w:sz w:val="21"/>
          <w:szCs w:val="21"/>
        </w:rPr>
        <w:t>欢迎诚信、有实力和有社会责任心的供应商参与政府采购事业。</w:t>
      </w:r>
    </w:p>
    <w:p>
      <w:pPr>
        <w:widowControl w:val="0"/>
        <w:numPr>
          <w:ilvl w:val="1"/>
          <w:numId w:val="11"/>
        </w:numPr>
        <w:snapToGrid w:val="0"/>
        <w:jc w:val="both"/>
        <w:rPr>
          <w:rFonts w:ascii="宋体" w:hAnsi="宋体" w:eastAsia="宋体"/>
          <w:kern w:val="2"/>
          <w:sz w:val="21"/>
          <w:szCs w:val="21"/>
        </w:rPr>
      </w:pPr>
      <w:r>
        <w:rPr>
          <w:rFonts w:hint="eastAsia" w:ascii="宋体" w:hAnsi="宋体" w:eastAsia="宋体"/>
          <w:kern w:val="2"/>
          <w:sz w:val="21"/>
          <w:szCs w:val="21"/>
        </w:rPr>
        <w:t>供应商在政府采购项目投标过程中应诚实守信，不弄虚作假，不隐瞒真实情况，不围标串标，不恶意质疑投诉。如违反上述要求，经核实后，供应商的投标将作废，没收投标保证金，将该供应商列入不良记录名单并在网上曝光，同时提请政府采购监督管理部门给予一定年限内禁止参加政府采购活动的处罚或其他处罚。</w:t>
      </w:r>
    </w:p>
    <w:p>
      <w:pPr>
        <w:widowControl w:val="0"/>
        <w:numPr>
          <w:ilvl w:val="0"/>
          <w:numId w:val="9"/>
        </w:numPr>
        <w:snapToGrid w:val="0"/>
        <w:jc w:val="both"/>
        <w:rPr>
          <w:rFonts w:ascii="宋体" w:hAnsi="宋体" w:eastAsia="宋体"/>
          <w:b/>
          <w:kern w:val="2"/>
          <w:sz w:val="21"/>
          <w:szCs w:val="21"/>
        </w:rPr>
      </w:pPr>
      <w:bookmarkStart w:id="37" w:name="_Toc100052370"/>
      <w:bookmarkStart w:id="38" w:name="_Toc60631626"/>
      <w:bookmarkStart w:id="39" w:name="_Toc73518123"/>
      <w:bookmarkStart w:id="40" w:name="_Toc60560631"/>
      <w:bookmarkStart w:id="41" w:name="_Toc73521553"/>
      <w:bookmarkStart w:id="42" w:name="_Toc73517645"/>
      <w:bookmarkStart w:id="43" w:name="_Toc73521641"/>
      <w:r>
        <w:rPr>
          <w:rFonts w:hint="eastAsia" w:ascii="宋体" w:hAnsi="宋体" w:eastAsia="宋体"/>
          <w:b/>
          <w:kern w:val="2"/>
          <w:sz w:val="21"/>
          <w:szCs w:val="21"/>
        </w:rPr>
        <w:t>合格的货物和服务</w:t>
      </w:r>
    </w:p>
    <w:p>
      <w:pPr>
        <w:widowControl w:val="0"/>
        <w:numPr>
          <w:ilvl w:val="1"/>
          <w:numId w:val="12"/>
        </w:numPr>
        <w:spacing w:after="60"/>
        <w:jc w:val="both"/>
        <w:rPr>
          <w:rFonts w:ascii="宋体" w:hAnsi="宋体" w:eastAsia="宋体"/>
          <w:bCs/>
          <w:kern w:val="2"/>
          <w:sz w:val="21"/>
          <w:szCs w:val="21"/>
        </w:rPr>
      </w:pPr>
      <w:r>
        <w:rPr>
          <w:rFonts w:hint="eastAsia" w:ascii="宋体" w:hAnsi="宋体" w:eastAsia="宋体"/>
          <w:bCs/>
          <w:kern w:val="2"/>
          <w:sz w:val="21"/>
          <w:szCs w:val="21"/>
        </w:rPr>
        <w:t>必须是全新的货物。</w:t>
      </w:r>
    </w:p>
    <w:p>
      <w:pPr>
        <w:widowControl w:val="0"/>
        <w:numPr>
          <w:ilvl w:val="1"/>
          <w:numId w:val="12"/>
        </w:numPr>
        <w:spacing w:after="60"/>
        <w:jc w:val="both"/>
        <w:rPr>
          <w:rFonts w:ascii="宋体" w:hAnsi="宋体" w:eastAsia="宋体"/>
          <w:bCs/>
          <w:kern w:val="2"/>
          <w:sz w:val="21"/>
          <w:szCs w:val="21"/>
        </w:rPr>
      </w:pPr>
      <w:r>
        <w:rPr>
          <w:rFonts w:hint="eastAsia" w:ascii="宋体" w:hAnsi="宋体" w:eastAsia="宋体"/>
          <w:bCs/>
          <w:kern w:val="2"/>
          <w:sz w:val="21"/>
          <w:szCs w:val="21"/>
        </w:rPr>
        <w:t>国产的货物及其有关服务必须符合中华人民共和国的设计和制造生产或行业标准。</w:t>
      </w:r>
    </w:p>
    <w:p>
      <w:pPr>
        <w:widowControl w:val="0"/>
        <w:numPr>
          <w:ilvl w:val="1"/>
          <w:numId w:val="12"/>
        </w:numPr>
        <w:spacing w:after="60"/>
        <w:jc w:val="both"/>
        <w:rPr>
          <w:rFonts w:ascii="宋体" w:hAnsi="宋体" w:eastAsia="宋体"/>
          <w:bCs/>
          <w:kern w:val="2"/>
          <w:sz w:val="21"/>
          <w:szCs w:val="21"/>
        </w:rPr>
      </w:pPr>
      <w:r>
        <w:rPr>
          <w:rFonts w:hint="eastAsia" w:ascii="宋体" w:hAnsi="宋体" w:eastAsia="宋体"/>
          <w:bCs/>
          <w:kern w:val="2"/>
          <w:sz w:val="21"/>
          <w:szCs w:val="21"/>
        </w:rPr>
        <w:t>进口的货物及其有关服务必须符合原产地和/或中华人民共和国的设计和制造生产或行业标准。进口的货物须是具有合法的进口手续和途径，并通过了中华人民共和国商检部门检验。</w:t>
      </w:r>
    </w:p>
    <w:p>
      <w:pPr>
        <w:widowControl w:val="0"/>
        <w:numPr>
          <w:ilvl w:val="1"/>
          <w:numId w:val="12"/>
        </w:numPr>
        <w:spacing w:after="60"/>
        <w:jc w:val="both"/>
        <w:rPr>
          <w:rFonts w:ascii="宋体" w:hAnsi="宋体" w:eastAsia="宋体"/>
          <w:kern w:val="2"/>
          <w:sz w:val="21"/>
          <w:szCs w:val="21"/>
        </w:rPr>
      </w:pPr>
      <w:r>
        <w:rPr>
          <w:rFonts w:hint="eastAsia" w:ascii="宋体" w:hAnsi="宋体" w:eastAsia="宋体"/>
          <w:bCs/>
          <w:kern w:val="2"/>
          <w:sz w:val="21"/>
          <w:szCs w:val="21"/>
        </w:rPr>
        <w:t>投标人应保证，买方在中华人民共和国使用该货物或货物的任何一部分时，免受第三方提出的侵犯其专利权、商标权或工业设计权的起诉。</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投标费用</w:t>
      </w:r>
      <w:bookmarkEnd w:id="37"/>
      <w:bookmarkEnd w:id="38"/>
      <w:bookmarkEnd w:id="39"/>
      <w:bookmarkEnd w:id="40"/>
      <w:bookmarkEnd w:id="41"/>
      <w:bookmarkEnd w:id="42"/>
      <w:bookmarkEnd w:id="43"/>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不论投标结果如何，投标人应承担其编制投标文件与递交投标文件所涉及的一切费用。</w:t>
      </w:r>
    </w:p>
    <w:p>
      <w:pPr>
        <w:widowControl w:val="0"/>
        <w:numPr>
          <w:ilvl w:val="0"/>
          <w:numId w:val="9"/>
        </w:numPr>
        <w:snapToGrid w:val="0"/>
        <w:jc w:val="both"/>
        <w:rPr>
          <w:rFonts w:ascii="宋体" w:hAnsi="宋体" w:eastAsia="宋体"/>
          <w:b/>
          <w:kern w:val="2"/>
          <w:sz w:val="21"/>
          <w:szCs w:val="21"/>
        </w:rPr>
      </w:pPr>
      <w:bookmarkStart w:id="44" w:name="_Toc78260681"/>
      <w:bookmarkStart w:id="45" w:name="_Toc100052372"/>
      <w:r>
        <w:rPr>
          <w:rFonts w:hint="eastAsia" w:ascii="宋体" w:hAnsi="宋体" w:eastAsia="宋体"/>
          <w:b/>
          <w:kern w:val="2"/>
          <w:sz w:val="21"/>
          <w:szCs w:val="21"/>
        </w:rPr>
        <w:t>招标</w:t>
      </w:r>
      <w:bookmarkEnd w:id="44"/>
      <w:r>
        <w:rPr>
          <w:rFonts w:hint="eastAsia" w:ascii="宋体" w:hAnsi="宋体" w:eastAsia="宋体"/>
          <w:b/>
          <w:kern w:val="2"/>
          <w:sz w:val="21"/>
          <w:szCs w:val="21"/>
        </w:rPr>
        <w:t>答疑</w:t>
      </w:r>
      <w:bookmarkEnd w:id="45"/>
    </w:p>
    <w:p>
      <w:pPr>
        <w:widowControl w:val="0"/>
        <w:snapToGrid w:val="0"/>
        <w:ind w:firstLine="411" w:firstLineChars="196"/>
        <w:jc w:val="both"/>
        <w:rPr>
          <w:rFonts w:ascii="宋体" w:hAnsi="宋体" w:eastAsia="宋体"/>
          <w:kern w:val="2"/>
          <w:sz w:val="21"/>
          <w:szCs w:val="21"/>
        </w:rPr>
      </w:pPr>
      <w:bookmarkStart w:id="46" w:name="bt招标文件"/>
      <w:bookmarkEnd w:id="46"/>
      <w:bookmarkStart w:id="47" w:name="_Toc73517648"/>
      <w:bookmarkStart w:id="48" w:name="_Toc73518126"/>
      <w:bookmarkStart w:id="49" w:name="_Toc73521644"/>
      <w:bookmarkStart w:id="50" w:name="_Toc73521556"/>
      <w:bookmarkStart w:id="51" w:name="_Toc100052373"/>
      <w:bookmarkStart w:id="52" w:name="_Toc101074878"/>
      <w:r>
        <w:rPr>
          <w:rFonts w:hint="eastAsia" w:ascii="宋体" w:hAnsi="宋体" w:eastAsia="宋体"/>
          <w:kern w:val="2"/>
          <w:sz w:val="21"/>
          <w:szCs w:val="21"/>
        </w:rPr>
        <w:t>任何要求对招标文件进行澄清或者对招标文件有限制性、倾向性条款提出疑问的投标人，均应于“招标公告”中所述答疑截止时间前在书面通知政府采购代理机构。政府采购代理机构对规定时间内收到的对招标文件的疑问，视情况予以答复。具体答疑方式请见本招标文件第一册第一章之规定。</w:t>
      </w:r>
    </w:p>
    <w:p>
      <w:pPr>
        <w:widowControl w:val="0"/>
        <w:ind w:firstLine="420"/>
        <w:jc w:val="both"/>
        <w:rPr>
          <w:rFonts w:ascii="宋体" w:hAnsi="宋体" w:eastAsia="宋体"/>
          <w:szCs w:val="20"/>
        </w:rPr>
      </w:pPr>
    </w:p>
    <w:p>
      <w:pPr>
        <w:keepNext/>
        <w:keepLines/>
        <w:widowControl w:val="0"/>
        <w:adjustRightInd w:val="0"/>
        <w:spacing w:before="260" w:after="260"/>
        <w:jc w:val="center"/>
        <w:textAlignment w:val="baseline"/>
        <w:outlineLvl w:val="1"/>
        <w:rPr>
          <w:rFonts w:ascii="宋体" w:hAnsi="宋体" w:eastAsia="宋体"/>
          <w:sz w:val="28"/>
          <w:szCs w:val="28"/>
        </w:rPr>
      </w:pPr>
      <w:bookmarkStart w:id="53" w:name="_Toc57383585"/>
      <w:r>
        <w:rPr>
          <w:rFonts w:hint="eastAsia" w:ascii="宋体" w:hAnsi="宋体" w:eastAsia="宋体"/>
          <w:sz w:val="28"/>
          <w:szCs w:val="28"/>
        </w:rPr>
        <w:t>第二章 招标文件</w:t>
      </w:r>
      <w:bookmarkEnd w:id="47"/>
      <w:bookmarkEnd w:id="48"/>
      <w:bookmarkEnd w:id="49"/>
      <w:bookmarkEnd w:id="50"/>
      <w:bookmarkEnd w:id="51"/>
      <w:bookmarkEnd w:id="52"/>
      <w:bookmarkEnd w:id="53"/>
    </w:p>
    <w:p>
      <w:pPr>
        <w:widowControl w:val="0"/>
        <w:numPr>
          <w:ilvl w:val="0"/>
          <w:numId w:val="9"/>
        </w:numPr>
        <w:snapToGrid w:val="0"/>
        <w:jc w:val="both"/>
        <w:rPr>
          <w:rFonts w:ascii="宋体" w:hAnsi="宋体" w:eastAsia="宋体"/>
          <w:b/>
          <w:kern w:val="2"/>
          <w:sz w:val="21"/>
          <w:szCs w:val="21"/>
        </w:rPr>
      </w:pPr>
      <w:bookmarkStart w:id="54" w:name="_Toc73521557"/>
      <w:bookmarkStart w:id="55" w:name="_Toc73517649"/>
      <w:bookmarkStart w:id="56" w:name="_Toc73518127"/>
      <w:bookmarkStart w:id="57" w:name="_Toc73521645"/>
      <w:bookmarkStart w:id="58" w:name="_Toc100052374"/>
      <w:bookmarkStart w:id="59" w:name="OLE_LINK10"/>
      <w:bookmarkStart w:id="60" w:name="_Toc60560636"/>
      <w:bookmarkStart w:id="61" w:name="_Toc100052375"/>
      <w:bookmarkStart w:id="62" w:name="_Toc73521558"/>
      <w:bookmarkStart w:id="63" w:name="_Toc73517650"/>
      <w:bookmarkStart w:id="64" w:name="_Toc73518128"/>
      <w:bookmarkStart w:id="65" w:name="_Toc60631631"/>
      <w:bookmarkStart w:id="66" w:name="_Toc73521646"/>
      <w:r>
        <w:rPr>
          <w:rFonts w:hint="eastAsia" w:ascii="宋体" w:hAnsi="宋体" w:eastAsia="宋体"/>
          <w:b/>
          <w:kern w:val="2"/>
          <w:sz w:val="21"/>
          <w:szCs w:val="21"/>
        </w:rPr>
        <w:t>招标文件的组成</w:t>
      </w:r>
      <w:bookmarkEnd w:id="54"/>
      <w:bookmarkEnd w:id="55"/>
      <w:bookmarkEnd w:id="56"/>
      <w:bookmarkEnd w:id="57"/>
      <w:bookmarkEnd w:id="58"/>
    </w:p>
    <w:p>
      <w:pPr>
        <w:widowControl w:val="0"/>
        <w:numPr>
          <w:ilvl w:val="1"/>
          <w:numId w:val="13"/>
        </w:numPr>
        <w:snapToGrid w:val="0"/>
        <w:jc w:val="both"/>
        <w:rPr>
          <w:rFonts w:ascii="宋体" w:hAnsi="宋体" w:eastAsia="宋体"/>
          <w:kern w:val="2"/>
          <w:sz w:val="21"/>
          <w:szCs w:val="21"/>
        </w:rPr>
      </w:pPr>
      <w:r>
        <w:rPr>
          <w:rFonts w:hint="eastAsia" w:ascii="宋体" w:hAnsi="宋体" w:eastAsia="宋体"/>
          <w:kern w:val="2"/>
          <w:sz w:val="21"/>
          <w:szCs w:val="21"/>
        </w:rPr>
        <w:t>招标文件除以下内容外，政府采购代理机构在招标期间发出的答疑文件和其他补充修改文件，均是招标文件的组成部分，对投标人起约束作用；</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招标文件包括下列内容：</w:t>
      </w:r>
    </w:p>
    <w:p>
      <w:pPr>
        <w:widowControl w:val="0"/>
        <w:ind w:firstLine="420" w:firstLineChars="200"/>
        <w:jc w:val="both"/>
        <w:rPr>
          <w:rFonts w:ascii="宋体" w:hAnsi="宋体" w:eastAsia="宋体"/>
          <w:b/>
          <w:kern w:val="2"/>
          <w:sz w:val="21"/>
          <w:szCs w:val="21"/>
        </w:rPr>
      </w:pPr>
      <w:r>
        <w:rPr>
          <w:rFonts w:hint="eastAsia" w:ascii="宋体" w:hAnsi="宋体" w:eastAsia="宋体"/>
          <w:b/>
          <w:kern w:val="2"/>
          <w:sz w:val="21"/>
          <w:szCs w:val="21"/>
        </w:rPr>
        <w:t>第一册  专用条款</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关键信息</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第一章  招标公告</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第二章  对通用条款的补充内容及其他关键信息</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 xml:space="preserve">第三章 </w:t>
      </w:r>
      <w:r>
        <w:rPr>
          <w:rFonts w:ascii="宋体" w:hAnsi="宋体" w:eastAsia="宋体"/>
          <w:kern w:val="2"/>
          <w:sz w:val="21"/>
          <w:szCs w:val="21"/>
        </w:rPr>
        <w:t xml:space="preserve"> </w:t>
      </w:r>
      <w:r>
        <w:rPr>
          <w:rFonts w:hint="eastAsia" w:ascii="宋体" w:hAnsi="宋体" w:eastAsia="宋体"/>
          <w:kern w:val="2"/>
          <w:sz w:val="21"/>
          <w:szCs w:val="21"/>
        </w:rPr>
        <w:t>用户需求书</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 xml:space="preserve">第四章 </w:t>
      </w:r>
      <w:r>
        <w:rPr>
          <w:rFonts w:ascii="宋体" w:hAnsi="宋体" w:eastAsia="宋体"/>
          <w:kern w:val="2"/>
          <w:sz w:val="21"/>
          <w:szCs w:val="21"/>
        </w:rPr>
        <w:t xml:space="preserve"> </w:t>
      </w:r>
      <w:r>
        <w:rPr>
          <w:rFonts w:hint="eastAsia" w:ascii="宋体" w:hAnsi="宋体" w:eastAsia="宋体"/>
          <w:kern w:val="2"/>
          <w:sz w:val="21"/>
          <w:szCs w:val="21"/>
        </w:rPr>
        <w:t>投标文件组成要求及格式</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第五章  合同条款及格式</w:t>
      </w:r>
    </w:p>
    <w:p>
      <w:pPr>
        <w:widowControl w:val="0"/>
        <w:ind w:firstLine="420" w:firstLineChars="200"/>
        <w:jc w:val="both"/>
        <w:rPr>
          <w:rFonts w:ascii="宋体" w:hAnsi="宋体" w:eastAsia="宋体"/>
          <w:b/>
          <w:kern w:val="2"/>
          <w:sz w:val="21"/>
          <w:szCs w:val="21"/>
        </w:rPr>
      </w:pPr>
      <w:r>
        <w:rPr>
          <w:rFonts w:hint="eastAsia" w:ascii="宋体" w:hAnsi="宋体" w:eastAsia="宋体"/>
          <w:b/>
          <w:kern w:val="2"/>
          <w:sz w:val="21"/>
          <w:szCs w:val="21"/>
        </w:rPr>
        <w:t>第二册  通用条款</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第一章  总则</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第二章  招标文件</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第三章  投标文件的编制</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第四章  投标文件的递交</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第五章  开标</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第六章  评标</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第七章  评审程序及评标方法</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第八章  公开招标失败的后续处理</w:t>
      </w:r>
    </w:p>
    <w:p>
      <w:pPr>
        <w:widowControl w:val="0"/>
        <w:ind w:firstLine="840" w:firstLineChars="400"/>
        <w:jc w:val="both"/>
        <w:rPr>
          <w:rFonts w:ascii="宋体" w:hAnsi="宋体" w:eastAsia="宋体"/>
          <w:kern w:val="2"/>
          <w:sz w:val="21"/>
          <w:szCs w:val="21"/>
        </w:rPr>
      </w:pPr>
      <w:r>
        <w:rPr>
          <w:rFonts w:hint="eastAsia" w:ascii="宋体" w:hAnsi="宋体" w:eastAsia="宋体"/>
          <w:kern w:val="2"/>
          <w:sz w:val="21"/>
          <w:szCs w:val="21"/>
        </w:rPr>
        <w:t>第九章  合同的授予</w:t>
      </w:r>
    </w:p>
    <w:p>
      <w:pPr>
        <w:widowControl w:val="0"/>
        <w:numPr>
          <w:ilvl w:val="1"/>
          <w:numId w:val="13"/>
        </w:numPr>
        <w:snapToGrid w:val="0"/>
        <w:jc w:val="both"/>
        <w:rPr>
          <w:rFonts w:ascii="宋体" w:hAnsi="宋体" w:eastAsia="宋体"/>
          <w:kern w:val="2"/>
          <w:sz w:val="21"/>
          <w:szCs w:val="21"/>
        </w:rPr>
      </w:pPr>
      <w:r>
        <w:rPr>
          <w:rFonts w:hint="eastAsia" w:ascii="宋体" w:hAnsi="宋体" w:eastAsia="宋体"/>
          <w:kern w:val="2"/>
          <w:sz w:val="21"/>
          <w:szCs w:val="21"/>
        </w:rPr>
        <w:t>投标人获得招标文件后，应仔细检查招标文件的所有内容，如有残缺应在投标答疑截止时间之前向政府采购代理机构提出，否则，由此引起的投标损失自负；投标人同时应认真审阅招标文件所有的事项、格式、条款和规范要求等，如果投标人的投标文件没有按招标文件要求提交全部资料或者投标文件没有对招标文件做出实质性响应，其风险应由投标人自行承担，并根据有关条款规定，其投标有可能被拒绝。</w:t>
      </w:r>
    </w:p>
    <w:p>
      <w:pPr>
        <w:widowControl w:val="0"/>
        <w:numPr>
          <w:ilvl w:val="1"/>
          <w:numId w:val="13"/>
        </w:numPr>
        <w:snapToGrid w:val="0"/>
        <w:jc w:val="both"/>
        <w:rPr>
          <w:rFonts w:ascii="宋体" w:hAnsi="宋体" w:eastAsia="宋体"/>
          <w:kern w:val="2"/>
          <w:sz w:val="21"/>
          <w:szCs w:val="21"/>
        </w:rPr>
      </w:pPr>
      <w:r>
        <w:rPr>
          <w:rFonts w:hint="eastAsia" w:ascii="宋体" w:hAnsi="宋体" w:eastAsia="宋体"/>
          <w:kern w:val="2"/>
          <w:sz w:val="21"/>
          <w:szCs w:val="21"/>
        </w:rPr>
        <w:t>任何人或任何组织向投标人提交的任何书面或口头资料，未经政府采购代理机构在网上发布或书面通知，均作无效处理，不得作为招标文件的组成部分。政府采购代理机构对投标人由此而做出的推论、理解和结论概不负责。</w:t>
      </w:r>
      <w:bookmarkEnd w:id="59"/>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招标文件的澄清</w:t>
      </w:r>
      <w:bookmarkEnd w:id="60"/>
      <w:bookmarkEnd w:id="61"/>
      <w:bookmarkEnd w:id="62"/>
      <w:bookmarkEnd w:id="63"/>
      <w:bookmarkEnd w:id="64"/>
      <w:bookmarkEnd w:id="65"/>
      <w:bookmarkEnd w:id="66"/>
    </w:p>
    <w:p>
      <w:pPr>
        <w:widowControl w:val="0"/>
        <w:numPr>
          <w:ilvl w:val="1"/>
          <w:numId w:val="14"/>
        </w:numPr>
        <w:snapToGrid w:val="0"/>
        <w:jc w:val="both"/>
        <w:rPr>
          <w:rFonts w:ascii="宋体" w:hAnsi="宋体" w:eastAsia="宋体"/>
          <w:kern w:val="2"/>
          <w:sz w:val="21"/>
          <w:szCs w:val="21"/>
        </w:rPr>
      </w:pPr>
      <w:bookmarkStart w:id="67" w:name="_Toc73517651"/>
      <w:bookmarkStart w:id="68" w:name="_Toc73518129"/>
      <w:bookmarkStart w:id="69" w:name="_Toc60560637"/>
      <w:bookmarkStart w:id="70" w:name="_Toc73521647"/>
      <w:bookmarkStart w:id="71" w:name="_Toc73521559"/>
      <w:bookmarkStart w:id="72" w:name="_Toc100052376"/>
      <w:bookmarkStart w:id="73" w:name="_Toc60631632"/>
      <w:r>
        <w:rPr>
          <w:rFonts w:hint="eastAsia" w:ascii="宋体" w:hAnsi="宋体" w:eastAsia="宋体"/>
          <w:kern w:val="2"/>
          <w:sz w:val="21"/>
          <w:szCs w:val="21"/>
        </w:rPr>
        <w:t>任何要求对招标文件进行澄清或者对招标文件有限制性、倾向性条款提出质疑的投标人，均应于“招标公告”中所述答疑截止时间前通知政府采购代理机构。政府采购代理机构对规定时间内收到的对招标文件的澄清或者质疑，视情况予以答复。具体答疑方式请见本招标文件第二册第一章之规定。</w:t>
      </w:r>
    </w:p>
    <w:p>
      <w:pPr>
        <w:widowControl w:val="0"/>
        <w:numPr>
          <w:ilvl w:val="1"/>
          <w:numId w:val="14"/>
        </w:numPr>
        <w:snapToGrid w:val="0"/>
        <w:jc w:val="both"/>
        <w:rPr>
          <w:rFonts w:ascii="宋体" w:hAnsi="宋体" w:eastAsia="宋体"/>
          <w:kern w:val="2"/>
          <w:sz w:val="21"/>
          <w:szCs w:val="21"/>
        </w:rPr>
      </w:pPr>
      <w:r>
        <w:rPr>
          <w:rFonts w:hint="eastAsia" w:ascii="宋体" w:hAnsi="宋体" w:eastAsia="宋体"/>
          <w:kern w:val="2"/>
          <w:sz w:val="21"/>
          <w:szCs w:val="21"/>
        </w:rPr>
        <w:t>对于没有提出澄清或者质疑又参与了该项目投标的供应商将被视为完全认同该招标文件，投标截止期后不再受理针对招标文件的相关质疑、投诉。</w:t>
      </w:r>
    </w:p>
    <w:p>
      <w:pPr>
        <w:widowControl w:val="0"/>
        <w:numPr>
          <w:ilvl w:val="1"/>
          <w:numId w:val="14"/>
        </w:numPr>
        <w:snapToGrid w:val="0"/>
        <w:jc w:val="both"/>
        <w:rPr>
          <w:rFonts w:ascii="宋体" w:hAnsi="宋体" w:eastAsia="宋体"/>
          <w:kern w:val="2"/>
          <w:sz w:val="21"/>
          <w:szCs w:val="21"/>
        </w:rPr>
      </w:pPr>
      <w:r>
        <w:rPr>
          <w:rFonts w:hint="eastAsia" w:ascii="宋体" w:hAnsi="宋体" w:eastAsia="宋体"/>
          <w:kern w:val="2"/>
          <w:sz w:val="21"/>
          <w:szCs w:val="21"/>
        </w:rPr>
        <w:t>对招</w:t>
      </w:r>
      <w:r>
        <w:rPr>
          <w:rFonts w:ascii="宋体" w:hAnsi="宋体" w:eastAsia="宋体"/>
          <w:kern w:val="2"/>
          <w:sz w:val="21"/>
          <w:szCs w:val="21"/>
        </w:rPr>
        <w:t>标</w:t>
      </w:r>
      <w:r>
        <w:rPr>
          <w:rFonts w:hint="eastAsia" w:ascii="宋体" w:hAnsi="宋体" w:eastAsia="宋体"/>
          <w:kern w:val="2"/>
          <w:sz w:val="21"/>
          <w:szCs w:val="21"/>
        </w:rPr>
        <w:t>文件中描述有歧义或前后不一致的地方，评审委员会有权进行评判，但对同一条款的评判应适用于每个投标人。</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招标文件的修改</w:t>
      </w:r>
      <w:bookmarkEnd w:id="67"/>
      <w:bookmarkEnd w:id="68"/>
      <w:bookmarkEnd w:id="69"/>
      <w:bookmarkEnd w:id="70"/>
      <w:bookmarkEnd w:id="71"/>
      <w:bookmarkEnd w:id="72"/>
      <w:bookmarkEnd w:id="73"/>
    </w:p>
    <w:p>
      <w:pPr>
        <w:widowControl w:val="0"/>
        <w:numPr>
          <w:ilvl w:val="1"/>
          <w:numId w:val="15"/>
        </w:numPr>
        <w:snapToGrid w:val="0"/>
        <w:jc w:val="both"/>
        <w:rPr>
          <w:rFonts w:ascii="宋体" w:hAnsi="宋体" w:eastAsia="宋体"/>
          <w:kern w:val="2"/>
          <w:sz w:val="21"/>
          <w:szCs w:val="21"/>
        </w:rPr>
      </w:pPr>
      <w:r>
        <w:rPr>
          <w:rFonts w:hint="eastAsia" w:ascii="宋体" w:hAnsi="宋体" w:eastAsia="宋体"/>
          <w:kern w:val="2"/>
          <w:sz w:val="21"/>
          <w:szCs w:val="21"/>
        </w:rPr>
        <w:t>招标文件发出后，在投标截止日期前任何时候，确需要变更招标内容的，政府采购代理机构可主动地或在解答投标人提出的澄清问题时对招标文件进行修改；</w:t>
      </w:r>
    </w:p>
    <w:p>
      <w:pPr>
        <w:widowControl w:val="0"/>
        <w:numPr>
          <w:ilvl w:val="1"/>
          <w:numId w:val="15"/>
        </w:numPr>
        <w:snapToGrid w:val="0"/>
        <w:jc w:val="both"/>
        <w:rPr>
          <w:rFonts w:ascii="宋体" w:hAnsi="宋体" w:eastAsia="宋体"/>
          <w:kern w:val="2"/>
          <w:sz w:val="21"/>
          <w:szCs w:val="21"/>
        </w:rPr>
      </w:pPr>
      <w:r>
        <w:rPr>
          <w:rFonts w:hint="eastAsia" w:ascii="宋体" w:hAnsi="宋体" w:eastAsia="宋体"/>
          <w:kern w:val="2"/>
          <w:sz w:val="21"/>
          <w:szCs w:val="21"/>
        </w:rPr>
        <w:t>招标文件的修改以书面</w:t>
      </w:r>
      <w:r>
        <w:rPr>
          <w:rFonts w:ascii="宋体" w:hAnsi="宋体" w:eastAsia="宋体"/>
          <w:kern w:val="2"/>
          <w:sz w:val="21"/>
          <w:szCs w:val="21"/>
        </w:rPr>
        <w:t>形式（</w:t>
      </w:r>
      <w:r>
        <w:rPr>
          <w:rFonts w:hint="eastAsia" w:ascii="宋体" w:hAnsi="宋体" w:eastAsia="宋体"/>
          <w:kern w:val="2"/>
          <w:sz w:val="21"/>
          <w:szCs w:val="21"/>
        </w:rPr>
        <w:t>包括</w:t>
      </w:r>
      <w:r>
        <w:rPr>
          <w:rFonts w:ascii="宋体" w:hAnsi="宋体" w:eastAsia="宋体"/>
          <w:kern w:val="2"/>
          <w:sz w:val="21"/>
          <w:szCs w:val="21"/>
        </w:rPr>
        <w:t>网站公开发布</w:t>
      </w:r>
      <w:r>
        <w:rPr>
          <w:rFonts w:hint="eastAsia" w:ascii="宋体" w:hAnsi="宋体" w:eastAsia="宋体"/>
          <w:kern w:val="2"/>
          <w:sz w:val="21"/>
          <w:szCs w:val="21"/>
        </w:rPr>
        <w:t>方式</w:t>
      </w:r>
      <w:r>
        <w:rPr>
          <w:rFonts w:ascii="宋体" w:hAnsi="宋体" w:eastAsia="宋体"/>
          <w:kern w:val="2"/>
          <w:sz w:val="21"/>
          <w:szCs w:val="21"/>
        </w:rPr>
        <w:t>）</w:t>
      </w:r>
      <w:r>
        <w:rPr>
          <w:rFonts w:hint="eastAsia" w:ascii="宋体" w:hAnsi="宋体" w:eastAsia="宋体"/>
          <w:kern w:val="2"/>
          <w:sz w:val="21"/>
          <w:szCs w:val="21"/>
        </w:rPr>
        <w:t>发送给</w:t>
      </w:r>
      <w:r>
        <w:rPr>
          <w:rFonts w:ascii="宋体" w:hAnsi="宋体" w:eastAsia="宋体"/>
          <w:kern w:val="2"/>
          <w:sz w:val="21"/>
          <w:szCs w:val="21"/>
        </w:rPr>
        <w:t>所有投标人</w:t>
      </w:r>
      <w:r>
        <w:rPr>
          <w:rFonts w:hint="eastAsia" w:ascii="宋体" w:hAnsi="宋体" w:eastAsia="宋体"/>
          <w:kern w:val="2"/>
          <w:sz w:val="21"/>
          <w:szCs w:val="21"/>
        </w:rPr>
        <w:t>，招标文件的</w:t>
      </w:r>
      <w:r>
        <w:rPr>
          <w:rFonts w:ascii="宋体" w:hAnsi="宋体" w:eastAsia="宋体"/>
          <w:kern w:val="2"/>
          <w:sz w:val="21"/>
          <w:szCs w:val="21"/>
        </w:rPr>
        <w:t>修改内容</w:t>
      </w:r>
      <w:r>
        <w:rPr>
          <w:rFonts w:hint="eastAsia" w:ascii="宋体" w:hAnsi="宋体" w:eastAsia="宋体"/>
          <w:kern w:val="2"/>
          <w:sz w:val="21"/>
          <w:szCs w:val="21"/>
        </w:rPr>
        <w:t>作为</w:t>
      </w:r>
      <w:r>
        <w:rPr>
          <w:rFonts w:ascii="宋体" w:hAnsi="宋体" w:eastAsia="宋体"/>
          <w:kern w:val="2"/>
          <w:sz w:val="21"/>
          <w:szCs w:val="21"/>
        </w:rPr>
        <w:t>招标文件</w:t>
      </w:r>
      <w:r>
        <w:rPr>
          <w:rFonts w:hint="eastAsia" w:ascii="宋体" w:hAnsi="宋体" w:eastAsia="宋体"/>
          <w:kern w:val="2"/>
          <w:sz w:val="21"/>
          <w:szCs w:val="21"/>
        </w:rPr>
        <w:t>的</w:t>
      </w:r>
      <w:r>
        <w:rPr>
          <w:rFonts w:ascii="宋体" w:hAnsi="宋体" w:eastAsia="宋体"/>
          <w:kern w:val="2"/>
          <w:sz w:val="21"/>
          <w:szCs w:val="21"/>
        </w:rPr>
        <w:t>组成部分，并</w:t>
      </w:r>
      <w:r>
        <w:rPr>
          <w:rFonts w:hint="eastAsia" w:ascii="宋体" w:hAnsi="宋体" w:eastAsia="宋体"/>
          <w:kern w:val="2"/>
          <w:sz w:val="21"/>
          <w:szCs w:val="21"/>
        </w:rPr>
        <w:t>具有</w:t>
      </w:r>
      <w:r>
        <w:rPr>
          <w:rFonts w:ascii="宋体" w:hAnsi="宋体" w:eastAsia="宋体"/>
          <w:kern w:val="2"/>
          <w:sz w:val="21"/>
          <w:szCs w:val="21"/>
        </w:rPr>
        <w:t>约束力</w:t>
      </w:r>
      <w:r>
        <w:rPr>
          <w:rFonts w:hint="eastAsia" w:ascii="宋体" w:hAnsi="宋体" w:eastAsia="宋体"/>
          <w:kern w:val="2"/>
          <w:sz w:val="21"/>
          <w:szCs w:val="21"/>
        </w:rPr>
        <w:t>。</w:t>
      </w:r>
    </w:p>
    <w:p>
      <w:pPr>
        <w:widowControl w:val="0"/>
        <w:numPr>
          <w:ilvl w:val="1"/>
          <w:numId w:val="15"/>
        </w:numPr>
        <w:snapToGrid w:val="0"/>
        <w:jc w:val="both"/>
        <w:rPr>
          <w:rFonts w:ascii="宋体" w:hAnsi="宋体" w:eastAsia="宋体"/>
          <w:kern w:val="2"/>
          <w:sz w:val="21"/>
          <w:szCs w:val="21"/>
        </w:rPr>
      </w:pPr>
      <w:r>
        <w:rPr>
          <w:rFonts w:hint="eastAsia" w:ascii="宋体" w:hAnsi="宋体" w:eastAsia="宋体"/>
          <w:kern w:val="2"/>
          <w:sz w:val="21"/>
          <w:szCs w:val="21"/>
        </w:rPr>
        <w:t>招标文件、招标文件澄清（答疑）纪要、招标文件修改补充通知内容均以以网站公开发布或书面形式的内容为准。当招标文件、修改补充通知、澄清（答疑）纪要内容相互矛盾时，以最后发出的通知（或纪要）或修改文件为准；</w:t>
      </w:r>
    </w:p>
    <w:p>
      <w:pPr>
        <w:widowControl w:val="0"/>
        <w:numPr>
          <w:ilvl w:val="1"/>
          <w:numId w:val="15"/>
        </w:numPr>
        <w:snapToGrid w:val="0"/>
        <w:jc w:val="both"/>
        <w:rPr>
          <w:rFonts w:ascii="宋体" w:hAnsi="宋体" w:eastAsia="宋体"/>
          <w:kern w:val="2"/>
          <w:sz w:val="21"/>
          <w:szCs w:val="21"/>
        </w:rPr>
      </w:pPr>
      <w:r>
        <w:rPr>
          <w:rFonts w:hint="eastAsia" w:ascii="宋体" w:hAnsi="宋体" w:eastAsia="宋体"/>
          <w:kern w:val="2"/>
          <w:sz w:val="21"/>
          <w:szCs w:val="21"/>
        </w:rPr>
        <w:t>政府采购代理机构保证招标文件澄清（答疑）纪要和招标文件修改补充通知在投标截止时间前以网站公开发布形式或书面形式发送给所有投标人。为使投标人在编写投标文件时有充分时间对招标文件的修改部分进行研究，政府采购代理机构可以酌情延长递交投标文件的截止日期，具体时间将在修改补充通知中明确。</w:t>
      </w:r>
    </w:p>
    <w:p>
      <w:pPr>
        <w:keepNext/>
        <w:keepLines/>
        <w:widowControl w:val="0"/>
        <w:adjustRightInd w:val="0"/>
        <w:spacing w:before="260" w:after="260"/>
        <w:jc w:val="center"/>
        <w:textAlignment w:val="baseline"/>
        <w:outlineLvl w:val="1"/>
        <w:rPr>
          <w:rFonts w:ascii="宋体" w:hAnsi="宋体" w:eastAsia="宋体"/>
          <w:sz w:val="28"/>
          <w:szCs w:val="28"/>
        </w:rPr>
      </w:pPr>
      <w:bookmarkStart w:id="74" w:name="bt投标文件"/>
      <w:bookmarkEnd w:id="74"/>
      <w:bookmarkStart w:id="75" w:name="_Toc73517652"/>
      <w:bookmarkStart w:id="76" w:name="_Toc73521560"/>
      <w:bookmarkStart w:id="77" w:name="_Toc101074879"/>
      <w:bookmarkStart w:id="78" w:name="_Toc73521648"/>
      <w:bookmarkStart w:id="79" w:name="_Toc100052377"/>
      <w:bookmarkStart w:id="80" w:name="_Toc73518130"/>
      <w:bookmarkStart w:id="81" w:name="_Toc57383586"/>
      <w:r>
        <w:rPr>
          <w:rFonts w:hint="eastAsia" w:ascii="宋体" w:hAnsi="宋体" w:eastAsia="宋体"/>
          <w:sz w:val="28"/>
          <w:szCs w:val="28"/>
        </w:rPr>
        <w:t>第三章 投标文件</w:t>
      </w:r>
      <w:bookmarkEnd w:id="75"/>
      <w:bookmarkEnd w:id="76"/>
      <w:bookmarkEnd w:id="77"/>
      <w:bookmarkEnd w:id="78"/>
      <w:bookmarkEnd w:id="79"/>
      <w:bookmarkEnd w:id="80"/>
      <w:r>
        <w:rPr>
          <w:rFonts w:hint="eastAsia" w:ascii="宋体" w:hAnsi="宋体" w:eastAsia="宋体"/>
          <w:sz w:val="28"/>
          <w:szCs w:val="28"/>
        </w:rPr>
        <w:t>的编制</w:t>
      </w:r>
      <w:bookmarkEnd w:id="81"/>
    </w:p>
    <w:p>
      <w:pPr>
        <w:widowControl w:val="0"/>
        <w:numPr>
          <w:ilvl w:val="0"/>
          <w:numId w:val="9"/>
        </w:numPr>
        <w:snapToGrid w:val="0"/>
        <w:jc w:val="both"/>
        <w:rPr>
          <w:rFonts w:ascii="宋体" w:hAnsi="宋体" w:eastAsia="宋体"/>
          <w:b/>
          <w:kern w:val="2"/>
          <w:sz w:val="21"/>
          <w:szCs w:val="21"/>
        </w:rPr>
      </w:pPr>
      <w:bookmarkStart w:id="82" w:name="_Toc100052378"/>
      <w:bookmarkStart w:id="83" w:name="_Toc60560639"/>
      <w:bookmarkStart w:id="84" w:name="_Toc73517653"/>
      <w:bookmarkStart w:id="85" w:name="_Toc73521649"/>
      <w:bookmarkStart w:id="86" w:name="_Toc73518131"/>
      <w:bookmarkStart w:id="87" w:name="_Toc73521561"/>
      <w:bookmarkStart w:id="88" w:name="_Toc60631634"/>
      <w:r>
        <w:rPr>
          <w:rFonts w:hint="eastAsia" w:ascii="宋体" w:hAnsi="宋体" w:eastAsia="宋体"/>
          <w:b/>
          <w:kern w:val="2"/>
          <w:sz w:val="21"/>
          <w:szCs w:val="21"/>
        </w:rPr>
        <w:t>投标文件的语言及度量单位</w:t>
      </w:r>
      <w:bookmarkEnd w:id="82"/>
      <w:bookmarkEnd w:id="83"/>
      <w:bookmarkEnd w:id="84"/>
      <w:bookmarkEnd w:id="85"/>
      <w:bookmarkEnd w:id="86"/>
      <w:bookmarkEnd w:id="87"/>
      <w:bookmarkEnd w:id="88"/>
    </w:p>
    <w:p>
      <w:pPr>
        <w:widowControl w:val="0"/>
        <w:numPr>
          <w:ilvl w:val="1"/>
          <w:numId w:val="16"/>
        </w:numPr>
        <w:snapToGrid w:val="0"/>
        <w:jc w:val="both"/>
        <w:rPr>
          <w:rFonts w:ascii="宋体" w:hAnsi="宋体" w:eastAsia="宋体"/>
          <w:kern w:val="2"/>
          <w:sz w:val="21"/>
          <w:szCs w:val="21"/>
        </w:rPr>
      </w:pPr>
      <w:r>
        <w:rPr>
          <w:rFonts w:hint="eastAsia" w:ascii="宋体" w:hAnsi="宋体" w:eastAsia="宋体"/>
          <w:kern w:val="2"/>
          <w:sz w:val="21"/>
          <w:szCs w:val="21"/>
        </w:rPr>
        <w:t>投标人与政府采购代理机构之间与投标有关的所有往来通知、函件和投标文件均用中文表述。投标人随投标文件提供的证明文件和资料可以为其它语言，但必须附中文译文，且应以中文为准；</w:t>
      </w:r>
    </w:p>
    <w:p>
      <w:pPr>
        <w:widowControl w:val="0"/>
        <w:numPr>
          <w:ilvl w:val="1"/>
          <w:numId w:val="16"/>
        </w:numPr>
        <w:snapToGrid w:val="0"/>
        <w:jc w:val="both"/>
        <w:rPr>
          <w:rFonts w:ascii="宋体" w:hAnsi="宋体" w:eastAsia="宋体"/>
          <w:kern w:val="2"/>
          <w:sz w:val="21"/>
          <w:szCs w:val="21"/>
        </w:rPr>
      </w:pPr>
      <w:r>
        <w:rPr>
          <w:rFonts w:hint="eastAsia" w:ascii="宋体" w:hAnsi="宋体" w:eastAsia="宋体"/>
          <w:kern w:val="2"/>
          <w:sz w:val="21"/>
          <w:szCs w:val="21"/>
        </w:rPr>
        <w:t>除技术规范另有规定外，投标文件使用的度量单位，均采用中华人民共和国法定计量单位。</w:t>
      </w:r>
    </w:p>
    <w:p>
      <w:pPr>
        <w:widowControl w:val="0"/>
        <w:numPr>
          <w:ilvl w:val="0"/>
          <w:numId w:val="9"/>
        </w:numPr>
        <w:snapToGrid w:val="0"/>
        <w:jc w:val="both"/>
        <w:rPr>
          <w:rFonts w:ascii="宋体" w:hAnsi="宋体" w:eastAsia="宋体"/>
          <w:b/>
          <w:kern w:val="2"/>
          <w:sz w:val="21"/>
          <w:szCs w:val="21"/>
        </w:rPr>
      </w:pPr>
      <w:bookmarkStart w:id="89" w:name="_Toc100052379"/>
      <w:bookmarkStart w:id="90" w:name="_Toc73518132"/>
      <w:bookmarkStart w:id="91" w:name="_Toc73521562"/>
      <w:bookmarkStart w:id="92" w:name="_Toc73521650"/>
      <w:bookmarkStart w:id="93" w:name="_Toc73517654"/>
      <w:bookmarkStart w:id="94" w:name="_Toc60560640"/>
      <w:bookmarkStart w:id="95" w:name="_Toc60631635"/>
      <w:r>
        <w:rPr>
          <w:rFonts w:hint="eastAsia" w:ascii="宋体" w:hAnsi="宋体" w:eastAsia="宋体"/>
          <w:b/>
          <w:kern w:val="2"/>
          <w:sz w:val="21"/>
          <w:szCs w:val="21"/>
        </w:rPr>
        <w:t>投标文件的组成</w:t>
      </w:r>
      <w:bookmarkEnd w:id="89"/>
      <w:bookmarkEnd w:id="90"/>
      <w:bookmarkEnd w:id="91"/>
      <w:bookmarkEnd w:id="92"/>
      <w:bookmarkEnd w:id="93"/>
      <w:bookmarkEnd w:id="94"/>
      <w:bookmarkEnd w:id="95"/>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（具体内容请详见第一册第四章的相关内容）</w:t>
      </w:r>
      <w:bookmarkStart w:id="96" w:name="投标文件的组成"/>
      <w:bookmarkStart w:id="97" w:name="_Toc73521563"/>
      <w:bookmarkStart w:id="98" w:name="_Toc73517655"/>
      <w:bookmarkStart w:id="99" w:name="_Toc60631636"/>
      <w:bookmarkStart w:id="100" w:name="_Toc60560641"/>
      <w:bookmarkStart w:id="101" w:name="_Toc73518133"/>
      <w:bookmarkStart w:id="102" w:name="_Toc73521651"/>
    </w:p>
    <w:bookmarkEnd w:id="96"/>
    <w:p>
      <w:pPr>
        <w:widowControl w:val="0"/>
        <w:numPr>
          <w:ilvl w:val="0"/>
          <w:numId w:val="9"/>
        </w:numPr>
        <w:snapToGrid w:val="0"/>
        <w:jc w:val="both"/>
        <w:rPr>
          <w:rFonts w:ascii="宋体" w:hAnsi="宋体" w:eastAsia="宋体"/>
          <w:b/>
          <w:kern w:val="2"/>
          <w:sz w:val="21"/>
          <w:szCs w:val="21"/>
        </w:rPr>
      </w:pPr>
      <w:bookmarkStart w:id="103" w:name="_Toc100052380"/>
      <w:r>
        <w:rPr>
          <w:rFonts w:hint="eastAsia" w:ascii="宋体" w:hAnsi="宋体" w:eastAsia="宋体"/>
          <w:b/>
          <w:kern w:val="2"/>
          <w:sz w:val="21"/>
          <w:szCs w:val="21"/>
        </w:rPr>
        <w:t>投标文件格式</w:t>
      </w:r>
      <w:bookmarkEnd w:id="97"/>
      <w:bookmarkEnd w:id="98"/>
      <w:bookmarkEnd w:id="99"/>
      <w:bookmarkEnd w:id="100"/>
      <w:bookmarkEnd w:id="101"/>
      <w:bookmarkEnd w:id="102"/>
      <w:bookmarkEnd w:id="103"/>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投标文件包括本通用条款第13条中规定的内容。如招标文件提供了投标文件格式，则投标人提交的投标文件应毫无例外地使用招标文件所提供的相应格式（表格可以按同样格式扩展）。</w:t>
      </w:r>
      <w:bookmarkStart w:id="104" w:name="_Toc73521565"/>
      <w:bookmarkStart w:id="105" w:name="_Toc73521653"/>
      <w:bookmarkStart w:id="106" w:name="_Toc60560643"/>
      <w:bookmarkStart w:id="107" w:name="_Toc60631638"/>
      <w:bookmarkStart w:id="108" w:name="_Toc73517657"/>
      <w:bookmarkStart w:id="109" w:name="_Toc73518135"/>
    </w:p>
    <w:p>
      <w:pPr>
        <w:widowControl w:val="0"/>
        <w:numPr>
          <w:ilvl w:val="0"/>
          <w:numId w:val="9"/>
        </w:numPr>
        <w:snapToGrid w:val="0"/>
        <w:jc w:val="both"/>
        <w:rPr>
          <w:rFonts w:ascii="宋体" w:hAnsi="宋体" w:eastAsia="宋体"/>
          <w:b/>
          <w:kern w:val="2"/>
          <w:sz w:val="21"/>
          <w:szCs w:val="21"/>
        </w:rPr>
      </w:pPr>
      <w:bookmarkStart w:id="110" w:name="_Toc100052382"/>
      <w:r>
        <w:rPr>
          <w:rFonts w:hint="eastAsia" w:ascii="宋体" w:hAnsi="宋体" w:eastAsia="宋体"/>
          <w:b/>
          <w:kern w:val="2"/>
          <w:sz w:val="21"/>
          <w:szCs w:val="21"/>
        </w:rPr>
        <w:t>投标货币</w:t>
      </w:r>
      <w:bookmarkEnd w:id="104"/>
      <w:bookmarkEnd w:id="105"/>
      <w:bookmarkEnd w:id="106"/>
      <w:bookmarkEnd w:id="107"/>
      <w:bookmarkEnd w:id="108"/>
      <w:bookmarkEnd w:id="109"/>
      <w:bookmarkEnd w:id="110"/>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本项目的投标应以人民币计。</w:t>
      </w:r>
    </w:p>
    <w:p>
      <w:pPr>
        <w:widowControl w:val="0"/>
        <w:numPr>
          <w:ilvl w:val="0"/>
          <w:numId w:val="9"/>
        </w:numPr>
        <w:snapToGrid w:val="0"/>
        <w:jc w:val="both"/>
        <w:rPr>
          <w:rFonts w:ascii="宋体" w:hAnsi="宋体" w:eastAsia="宋体"/>
          <w:b/>
          <w:kern w:val="2"/>
          <w:sz w:val="21"/>
          <w:szCs w:val="21"/>
        </w:rPr>
      </w:pPr>
      <w:bookmarkStart w:id="111" w:name="_Toc73521566"/>
      <w:bookmarkStart w:id="112" w:name="_Toc73521654"/>
      <w:bookmarkStart w:id="113" w:name="_Toc73517658"/>
      <w:bookmarkStart w:id="114" w:name="_Toc100052383"/>
      <w:bookmarkStart w:id="115" w:name="_Toc60631639"/>
      <w:bookmarkStart w:id="116" w:name="_Toc73518136"/>
      <w:bookmarkStart w:id="117" w:name="_Toc60560644"/>
      <w:r>
        <w:rPr>
          <w:rFonts w:hint="eastAsia" w:ascii="宋体" w:hAnsi="宋体" w:eastAsia="宋体"/>
          <w:b/>
          <w:kern w:val="2"/>
          <w:sz w:val="21"/>
          <w:szCs w:val="21"/>
        </w:rPr>
        <w:t>投标有效期</w:t>
      </w:r>
      <w:bookmarkEnd w:id="111"/>
      <w:bookmarkEnd w:id="112"/>
      <w:bookmarkEnd w:id="113"/>
      <w:bookmarkEnd w:id="114"/>
      <w:bookmarkEnd w:id="115"/>
      <w:bookmarkEnd w:id="116"/>
      <w:bookmarkEnd w:id="117"/>
    </w:p>
    <w:p>
      <w:pPr>
        <w:widowControl w:val="0"/>
        <w:numPr>
          <w:ilvl w:val="1"/>
          <w:numId w:val="17"/>
        </w:numPr>
        <w:snapToGrid w:val="0"/>
        <w:jc w:val="both"/>
        <w:rPr>
          <w:rFonts w:ascii="宋体" w:hAnsi="宋体" w:eastAsia="宋体"/>
          <w:kern w:val="2"/>
          <w:sz w:val="21"/>
          <w:szCs w:val="21"/>
        </w:rPr>
      </w:pPr>
      <w:r>
        <w:rPr>
          <w:rFonts w:hint="eastAsia" w:ascii="宋体" w:hAnsi="宋体" w:eastAsia="宋体"/>
          <w:kern w:val="2"/>
          <w:sz w:val="21"/>
          <w:szCs w:val="21"/>
        </w:rPr>
        <w:t>投标有效期为从投标截止之日算起120个日历天，在此期限内，所有投标文件均保持有效；</w:t>
      </w:r>
    </w:p>
    <w:p>
      <w:pPr>
        <w:widowControl w:val="0"/>
        <w:numPr>
          <w:ilvl w:val="1"/>
          <w:numId w:val="17"/>
        </w:numPr>
        <w:snapToGrid w:val="0"/>
        <w:jc w:val="both"/>
        <w:rPr>
          <w:rFonts w:ascii="宋体" w:hAnsi="宋体" w:eastAsia="宋体"/>
          <w:kern w:val="2"/>
          <w:sz w:val="21"/>
          <w:szCs w:val="21"/>
        </w:rPr>
      </w:pPr>
      <w:r>
        <w:rPr>
          <w:rFonts w:hint="eastAsia" w:ascii="宋体" w:hAnsi="宋体" w:eastAsia="宋体"/>
          <w:kern w:val="2"/>
          <w:sz w:val="21"/>
          <w:szCs w:val="21"/>
        </w:rPr>
        <w:t>在特殊的情况下，政府采购代理机构在原定的投标有效期满之前，政府采购代理机构可以根据需要以书面形式向投标人提出延长投标有效期的要求，对此要求投标人须以书面形式予以答复，投标人可以拒绝政府采购代理机构此项要求，而不被没收投标保证金，其投标在原投标有效期满后不再有效。同意延长投标有效期的投标人不能要求也不允许修改其投标文件，但需要相应的延长投标担保的有效期，在延长的投标有效期内本通用条款关于投标保证金的退还与没收的规定仍然适用；</w:t>
      </w:r>
    </w:p>
    <w:p>
      <w:pPr>
        <w:widowControl w:val="0"/>
        <w:numPr>
          <w:ilvl w:val="1"/>
          <w:numId w:val="17"/>
        </w:numPr>
        <w:snapToGrid w:val="0"/>
        <w:jc w:val="both"/>
        <w:rPr>
          <w:rFonts w:ascii="宋体" w:hAnsi="宋体" w:eastAsia="宋体"/>
          <w:kern w:val="2"/>
          <w:sz w:val="21"/>
          <w:szCs w:val="21"/>
        </w:rPr>
      </w:pPr>
      <w:r>
        <w:rPr>
          <w:rFonts w:hint="eastAsia" w:ascii="宋体" w:hAnsi="宋体" w:eastAsia="宋体"/>
          <w:kern w:val="2"/>
          <w:sz w:val="21"/>
          <w:szCs w:val="21"/>
        </w:rPr>
        <w:t>中标供应</w:t>
      </w:r>
      <w:r>
        <w:rPr>
          <w:rFonts w:ascii="宋体" w:hAnsi="宋体" w:eastAsia="宋体"/>
          <w:kern w:val="2"/>
          <w:sz w:val="21"/>
          <w:szCs w:val="21"/>
        </w:rPr>
        <w:t>商</w:t>
      </w:r>
      <w:r>
        <w:rPr>
          <w:rFonts w:hint="eastAsia" w:ascii="宋体" w:hAnsi="宋体" w:eastAsia="宋体"/>
          <w:kern w:val="2"/>
          <w:sz w:val="21"/>
          <w:szCs w:val="21"/>
        </w:rPr>
        <w:t>的投标书有效期，截止于完成本招标文件规定的全部项目内容，并通过验收及保修结束。</w:t>
      </w:r>
    </w:p>
    <w:p>
      <w:pPr>
        <w:widowControl w:val="0"/>
        <w:numPr>
          <w:ilvl w:val="0"/>
          <w:numId w:val="9"/>
        </w:numPr>
        <w:snapToGrid w:val="0"/>
        <w:jc w:val="both"/>
        <w:rPr>
          <w:rFonts w:ascii="宋体" w:hAnsi="宋体" w:eastAsia="宋体"/>
          <w:b/>
          <w:kern w:val="2"/>
          <w:sz w:val="21"/>
          <w:szCs w:val="21"/>
        </w:rPr>
      </w:pPr>
      <w:bookmarkStart w:id="118" w:name="_Toc73517659"/>
      <w:bookmarkStart w:id="119" w:name="_Toc73518137"/>
      <w:bookmarkStart w:id="120" w:name="_Toc73521655"/>
      <w:bookmarkStart w:id="121" w:name="_Toc100052384"/>
      <w:bookmarkStart w:id="122" w:name="_Toc60631640"/>
      <w:bookmarkStart w:id="123" w:name="_Toc60560645"/>
      <w:bookmarkStart w:id="124" w:name="_Toc73521567"/>
      <w:r>
        <w:rPr>
          <w:rFonts w:hint="eastAsia" w:ascii="宋体" w:hAnsi="宋体" w:eastAsia="宋体"/>
          <w:b/>
          <w:kern w:val="2"/>
          <w:sz w:val="21"/>
          <w:szCs w:val="21"/>
        </w:rPr>
        <w:t>投标担保</w:t>
      </w:r>
      <w:bookmarkEnd w:id="118"/>
      <w:bookmarkEnd w:id="119"/>
      <w:bookmarkEnd w:id="120"/>
      <w:bookmarkEnd w:id="121"/>
      <w:bookmarkEnd w:id="122"/>
      <w:bookmarkEnd w:id="123"/>
      <w:bookmarkEnd w:id="124"/>
    </w:p>
    <w:p>
      <w:pPr>
        <w:widowControl w:val="0"/>
        <w:numPr>
          <w:ilvl w:val="1"/>
          <w:numId w:val="18"/>
        </w:numPr>
        <w:snapToGrid w:val="0"/>
        <w:jc w:val="both"/>
        <w:rPr>
          <w:rFonts w:ascii="宋体" w:hAnsi="宋体" w:eastAsia="宋体"/>
          <w:kern w:val="2"/>
          <w:sz w:val="21"/>
          <w:szCs w:val="21"/>
        </w:rPr>
      </w:pPr>
      <w:bookmarkStart w:id="125" w:name="_Toc73521656"/>
      <w:bookmarkStart w:id="126" w:name="_Toc73517660"/>
      <w:bookmarkStart w:id="127" w:name="_Toc73518138"/>
      <w:bookmarkStart w:id="128" w:name="_Toc60631641"/>
      <w:bookmarkStart w:id="129" w:name="_Toc60560646"/>
      <w:bookmarkStart w:id="130" w:name="_Toc73521568"/>
      <w:r>
        <w:rPr>
          <w:rFonts w:hint="eastAsia" w:ascii="宋体" w:hAnsi="宋体" w:eastAsia="宋体"/>
          <w:kern w:val="2"/>
          <w:sz w:val="21"/>
          <w:szCs w:val="21"/>
        </w:rPr>
        <w:t>投标人应按招标文件规定的人民币金额的投标保证金，并作为其投标的一部分。</w:t>
      </w:r>
    </w:p>
    <w:p>
      <w:pPr>
        <w:widowControl w:val="0"/>
        <w:numPr>
          <w:ilvl w:val="1"/>
          <w:numId w:val="18"/>
        </w:numPr>
        <w:snapToGrid w:val="0"/>
        <w:jc w:val="both"/>
        <w:rPr>
          <w:rFonts w:ascii="宋体" w:hAnsi="宋体" w:eastAsia="宋体"/>
          <w:kern w:val="2"/>
          <w:sz w:val="21"/>
          <w:szCs w:val="21"/>
        </w:rPr>
      </w:pPr>
      <w:r>
        <w:rPr>
          <w:rFonts w:hint="eastAsia" w:ascii="宋体" w:hAnsi="宋体" w:eastAsia="宋体"/>
          <w:kern w:val="2"/>
          <w:sz w:val="21"/>
          <w:szCs w:val="21"/>
        </w:rPr>
        <w:t>投标保证金是为了保护采购人免遭因投标人的行为而蒙受的损失，采购人在因投标人的行为受到损害时可根据本通用条款的规定没收投标人的投标保证金。</w:t>
      </w:r>
    </w:p>
    <w:p>
      <w:pPr>
        <w:widowControl w:val="0"/>
        <w:numPr>
          <w:ilvl w:val="1"/>
          <w:numId w:val="18"/>
        </w:numPr>
        <w:snapToGrid w:val="0"/>
        <w:jc w:val="both"/>
        <w:rPr>
          <w:rFonts w:ascii="宋体" w:hAnsi="宋体" w:eastAsia="宋体"/>
          <w:kern w:val="2"/>
          <w:sz w:val="21"/>
          <w:szCs w:val="21"/>
        </w:rPr>
      </w:pPr>
      <w:r>
        <w:rPr>
          <w:rFonts w:hint="eastAsia" w:ascii="宋体" w:hAnsi="宋体" w:eastAsia="宋体"/>
          <w:kern w:val="2"/>
          <w:sz w:val="21"/>
          <w:szCs w:val="21"/>
        </w:rPr>
        <w:t>交纳投标保证金应一律从投标供应商基本账户转出，否则按无效投标保证金处理。</w:t>
      </w:r>
    </w:p>
    <w:p>
      <w:pPr>
        <w:widowControl w:val="0"/>
        <w:numPr>
          <w:ilvl w:val="1"/>
          <w:numId w:val="18"/>
        </w:numPr>
        <w:snapToGrid w:val="0"/>
        <w:jc w:val="both"/>
        <w:rPr>
          <w:rFonts w:ascii="宋体" w:hAnsi="宋体" w:eastAsia="宋体"/>
          <w:kern w:val="2"/>
          <w:sz w:val="21"/>
          <w:szCs w:val="21"/>
        </w:rPr>
      </w:pPr>
      <w:r>
        <w:rPr>
          <w:rFonts w:hint="eastAsia" w:ascii="宋体" w:hAnsi="宋体" w:eastAsia="宋体"/>
          <w:kern w:val="2"/>
          <w:sz w:val="21"/>
          <w:szCs w:val="21"/>
        </w:rPr>
        <w:t>在开标时，凡没有交纳投标保证金的投标，应视为非响应性投标予以拒绝(以到账时间为准)。</w:t>
      </w:r>
    </w:p>
    <w:p>
      <w:pPr>
        <w:widowControl w:val="0"/>
        <w:numPr>
          <w:ilvl w:val="1"/>
          <w:numId w:val="18"/>
        </w:numPr>
        <w:snapToGrid w:val="0"/>
        <w:jc w:val="both"/>
        <w:rPr>
          <w:rFonts w:ascii="宋体" w:hAnsi="宋体" w:eastAsia="宋体"/>
          <w:kern w:val="2"/>
          <w:sz w:val="21"/>
          <w:szCs w:val="21"/>
        </w:rPr>
      </w:pPr>
      <w:r>
        <w:rPr>
          <w:rFonts w:ascii="宋体" w:hAnsi="宋体" w:eastAsia="宋体"/>
          <w:kern w:val="2"/>
          <w:sz w:val="21"/>
          <w:szCs w:val="21"/>
        </w:rPr>
        <w:t>中标公告</w:t>
      </w:r>
      <w:r>
        <w:rPr>
          <w:rFonts w:hint="eastAsia" w:ascii="宋体" w:hAnsi="宋体" w:eastAsia="宋体"/>
          <w:kern w:val="2"/>
          <w:sz w:val="21"/>
          <w:szCs w:val="21"/>
        </w:rPr>
        <w:t>公示期结束后五个工作日内，未中标人的投标保证金，须在交回政府采购代理机构开出的投标保证金收据后，政府采购代理机构不计利息</w:t>
      </w:r>
      <w:r>
        <w:rPr>
          <w:rFonts w:ascii="宋体" w:hAnsi="宋体" w:eastAsia="宋体"/>
          <w:kern w:val="2"/>
          <w:sz w:val="21"/>
          <w:szCs w:val="21"/>
        </w:rPr>
        <w:t>退回。</w:t>
      </w:r>
      <w:r>
        <w:rPr>
          <w:rFonts w:hint="eastAsia" w:ascii="宋体" w:hAnsi="宋体" w:eastAsia="宋体"/>
          <w:kern w:val="2"/>
          <w:sz w:val="21"/>
          <w:szCs w:val="21"/>
        </w:rPr>
        <w:t>未到政府采购代理机构交回投标保证金收据而造成投标保证金逾期退还的，责任由投标人自负，在退还时不计利息。受到质疑、投诉或正在被调查的投标人，在调查结束后，如没有发现违法违规行为的再退回投标保证金。</w:t>
      </w:r>
    </w:p>
    <w:p>
      <w:pPr>
        <w:widowControl w:val="0"/>
        <w:numPr>
          <w:ilvl w:val="1"/>
          <w:numId w:val="18"/>
        </w:numPr>
        <w:snapToGrid w:val="0"/>
        <w:jc w:val="both"/>
        <w:rPr>
          <w:rFonts w:ascii="宋体" w:hAnsi="宋体" w:eastAsia="宋体"/>
          <w:kern w:val="2"/>
          <w:sz w:val="21"/>
          <w:szCs w:val="21"/>
        </w:rPr>
      </w:pPr>
      <w:r>
        <w:rPr>
          <w:rFonts w:hint="eastAsia" w:ascii="宋体" w:hAnsi="宋体" w:eastAsia="宋体"/>
          <w:kern w:val="2"/>
          <w:sz w:val="21"/>
          <w:szCs w:val="21"/>
        </w:rPr>
        <w:t>中标人的投标保证金，在中标人按本通用条款规定和采购方签订合同后，并退回政府采购代理机构开出的投标保证金收据后，政府采购代理机构将在五个工作日内退还。因银行对提取现金有限制，政府采购代理机构收取的投标保证金一律用转账方式退还。</w:t>
      </w:r>
    </w:p>
    <w:p>
      <w:pPr>
        <w:widowControl w:val="0"/>
        <w:numPr>
          <w:ilvl w:val="1"/>
          <w:numId w:val="18"/>
        </w:numPr>
        <w:snapToGrid w:val="0"/>
        <w:jc w:val="both"/>
        <w:rPr>
          <w:rFonts w:ascii="宋体" w:hAnsi="宋体" w:eastAsia="宋体"/>
          <w:kern w:val="2"/>
          <w:sz w:val="21"/>
          <w:szCs w:val="21"/>
        </w:rPr>
      </w:pPr>
      <w:r>
        <w:rPr>
          <w:rFonts w:hint="eastAsia" w:ascii="宋体" w:hAnsi="宋体" w:eastAsia="宋体"/>
          <w:kern w:val="2"/>
          <w:sz w:val="21"/>
          <w:szCs w:val="21"/>
        </w:rPr>
        <w:t>下列任何情况发生时，投标保证金将被没收：</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投标人在投标函格式中规定的投标有效期内撤回其投标。</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中标人在规定期限内未能根据本通用条款第</w:t>
      </w:r>
      <w:r>
        <w:rPr>
          <w:rFonts w:ascii="宋体" w:hAnsi="宋体" w:eastAsia="宋体"/>
          <w:kern w:val="2"/>
          <w:sz w:val="21"/>
          <w:szCs w:val="21"/>
        </w:rPr>
        <w:t>4</w:t>
      </w:r>
      <w:r>
        <w:rPr>
          <w:rFonts w:hint="eastAsia" w:ascii="宋体" w:hAnsi="宋体" w:eastAsia="宋体"/>
          <w:kern w:val="2"/>
          <w:sz w:val="21"/>
          <w:szCs w:val="21"/>
        </w:rPr>
        <w:t>0条规定签订合同；</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隐瞒投标的真实情况、投标文件中提供虚假材料或者虚假补充文件或者故意进行无效投标或者质疑投诉提供虚假情况；</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在投标人之间相互串通，事先商定投标价格或者合谋使特定投标人中标的；</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采用不正当手段妨碍、排挤其它投标人的；</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向采购人、政府采购代理机构行贿或者提供其它不正当利益的；</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与采购人和政府采购代理机构串通投标的；</w:t>
      </w:r>
    </w:p>
    <w:p>
      <w:pPr>
        <w:widowControl w:val="0"/>
        <w:numPr>
          <w:ilvl w:val="0"/>
          <w:numId w:val="19"/>
        </w:numPr>
        <w:snapToGrid w:val="0"/>
        <w:jc w:val="both"/>
        <w:rPr>
          <w:rFonts w:ascii="宋体" w:hAnsi="宋体" w:eastAsia="宋体"/>
          <w:kern w:val="2"/>
          <w:sz w:val="21"/>
          <w:szCs w:val="21"/>
        </w:rPr>
      </w:pPr>
      <w:r>
        <w:rPr>
          <w:rFonts w:hint="eastAsia" w:ascii="宋体" w:hAnsi="宋体" w:eastAsia="宋体"/>
          <w:kern w:val="2"/>
          <w:sz w:val="21"/>
          <w:szCs w:val="21"/>
        </w:rPr>
        <w:t>其它严重违反《中华人民共和国政府采购法》和《深圳经济特区政府采购条例》等相关法律法规的。</w:t>
      </w:r>
    </w:p>
    <w:p>
      <w:pPr>
        <w:widowControl w:val="0"/>
        <w:numPr>
          <w:ilvl w:val="0"/>
          <w:numId w:val="9"/>
        </w:numPr>
        <w:snapToGrid w:val="0"/>
        <w:jc w:val="both"/>
        <w:rPr>
          <w:rFonts w:ascii="宋体" w:hAnsi="宋体" w:eastAsia="宋体"/>
          <w:b/>
          <w:kern w:val="2"/>
          <w:sz w:val="21"/>
          <w:szCs w:val="21"/>
        </w:rPr>
      </w:pPr>
      <w:bookmarkStart w:id="131" w:name="_Toc100052385"/>
      <w:r>
        <w:rPr>
          <w:rFonts w:hint="eastAsia" w:ascii="宋体" w:hAnsi="宋体" w:eastAsia="宋体"/>
          <w:b/>
          <w:kern w:val="2"/>
          <w:sz w:val="21"/>
          <w:szCs w:val="21"/>
        </w:rPr>
        <w:t>投标人的替代方案</w:t>
      </w:r>
      <w:bookmarkEnd w:id="125"/>
      <w:bookmarkEnd w:id="126"/>
      <w:bookmarkEnd w:id="127"/>
      <w:bookmarkEnd w:id="128"/>
      <w:bookmarkEnd w:id="129"/>
      <w:bookmarkEnd w:id="130"/>
      <w:bookmarkEnd w:id="131"/>
    </w:p>
    <w:p>
      <w:pPr>
        <w:widowControl w:val="0"/>
        <w:numPr>
          <w:ilvl w:val="1"/>
          <w:numId w:val="20"/>
        </w:numPr>
        <w:snapToGrid w:val="0"/>
        <w:jc w:val="both"/>
        <w:rPr>
          <w:rFonts w:ascii="宋体" w:hAnsi="宋体" w:eastAsia="宋体"/>
          <w:kern w:val="2"/>
          <w:sz w:val="21"/>
          <w:szCs w:val="21"/>
        </w:rPr>
      </w:pPr>
      <w:r>
        <w:rPr>
          <w:rFonts w:hint="eastAsia" w:ascii="宋体" w:hAnsi="宋体" w:eastAsia="宋体"/>
          <w:kern w:val="2"/>
          <w:sz w:val="21"/>
          <w:szCs w:val="21"/>
        </w:rPr>
        <w:t>投标人所提交的投标文件应完全满足招标文件（包括图纸和技术规范所示的基本技术设计）的要求。除非招标文件中允许投标人提交替代方案，否则投标人有关替代方案的条款将不予考虑。</w:t>
      </w:r>
    </w:p>
    <w:p>
      <w:pPr>
        <w:widowControl w:val="0"/>
        <w:numPr>
          <w:ilvl w:val="1"/>
          <w:numId w:val="20"/>
        </w:numPr>
        <w:snapToGrid w:val="0"/>
        <w:jc w:val="both"/>
        <w:rPr>
          <w:rFonts w:ascii="宋体" w:hAnsi="宋体" w:eastAsia="宋体"/>
          <w:kern w:val="2"/>
          <w:sz w:val="21"/>
          <w:szCs w:val="21"/>
        </w:rPr>
      </w:pPr>
      <w:r>
        <w:rPr>
          <w:rFonts w:hint="eastAsia" w:ascii="宋体" w:hAnsi="宋体" w:eastAsia="宋体"/>
          <w:kern w:val="2"/>
          <w:sz w:val="21"/>
          <w:szCs w:val="21"/>
        </w:rPr>
        <w:t>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widowControl w:val="0"/>
        <w:numPr>
          <w:ilvl w:val="0"/>
          <w:numId w:val="9"/>
        </w:numPr>
        <w:snapToGrid w:val="0"/>
        <w:jc w:val="both"/>
        <w:rPr>
          <w:rFonts w:ascii="宋体" w:hAnsi="宋体" w:eastAsia="宋体"/>
          <w:b/>
          <w:kern w:val="2"/>
          <w:sz w:val="21"/>
          <w:szCs w:val="21"/>
        </w:rPr>
      </w:pPr>
      <w:bookmarkStart w:id="132" w:name="_Toc73521569"/>
      <w:bookmarkStart w:id="133" w:name="_Toc73518139"/>
      <w:bookmarkStart w:id="134" w:name="_Toc100052386"/>
      <w:bookmarkStart w:id="135" w:name="_Toc73517661"/>
      <w:bookmarkStart w:id="136" w:name="_Toc73521657"/>
      <w:r>
        <w:rPr>
          <w:rFonts w:ascii="宋体" w:hAnsi="宋体" w:eastAsia="宋体"/>
          <w:b/>
          <w:kern w:val="2"/>
          <w:sz w:val="21"/>
          <w:szCs w:val="21"/>
        </w:rPr>
        <w:t>投标文件的</w:t>
      </w:r>
      <w:bookmarkEnd w:id="132"/>
      <w:bookmarkEnd w:id="133"/>
      <w:bookmarkEnd w:id="134"/>
      <w:bookmarkEnd w:id="135"/>
      <w:bookmarkEnd w:id="136"/>
      <w:r>
        <w:rPr>
          <w:rFonts w:hint="eastAsia" w:ascii="宋体" w:hAnsi="宋体" w:eastAsia="宋体"/>
          <w:b/>
          <w:kern w:val="2"/>
          <w:sz w:val="21"/>
          <w:szCs w:val="21"/>
        </w:rPr>
        <w:t>构成及</w:t>
      </w:r>
      <w:r>
        <w:rPr>
          <w:rFonts w:ascii="宋体" w:hAnsi="宋体" w:eastAsia="宋体"/>
          <w:b/>
          <w:kern w:val="2"/>
          <w:sz w:val="21"/>
          <w:szCs w:val="21"/>
        </w:rPr>
        <w:t>编写</w:t>
      </w:r>
    </w:p>
    <w:p>
      <w:pPr>
        <w:widowControl w:val="0"/>
        <w:numPr>
          <w:ilvl w:val="1"/>
          <w:numId w:val="21"/>
        </w:numPr>
        <w:snapToGrid w:val="0"/>
        <w:jc w:val="both"/>
        <w:rPr>
          <w:rFonts w:ascii="宋体" w:hAnsi="宋体" w:eastAsia="宋体"/>
          <w:kern w:val="2"/>
          <w:sz w:val="21"/>
          <w:szCs w:val="21"/>
        </w:rPr>
      </w:pPr>
      <w:r>
        <w:rPr>
          <w:rFonts w:hint="eastAsia" w:ascii="宋体" w:hAnsi="宋体" w:eastAsia="宋体"/>
          <w:kern w:val="2"/>
          <w:sz w:val="21"/>
          <w:szCs w:val="21"/>
        </w:rPr>
        <w:t>投标文件的构成</w:t>
      </w:r>
    </w:p>
    <w:p>
      <w:pPr>
        <w:widowControl w:val="0"/>
        <w:numPr>
          <w:ilvl w:val="2"/>
          <w:numId w:val="22"/>
        </w:numPr>
        <w:snapToGrid w:val="0"/>
        <w:jc w:val="both"/>
        <w:rPr>
          <w:rFonts w:ascii="宋体" w:hAnsi="宋体" w:eastAsia="宋体"/>
          <w:kern w:val="2"/>
          <w:sz w:val="21"/>
          <w:szCs w:val="21"/>
        </w:rPr>
      </w:pPr>
      <w:r>
        <w:rPr>
          <w:rFonts w:hint="eastAsia" w:ascii="宋体" w:hAnsi="宋体" w:eastAsia="宋体"/>
          <w:kern w:val="2"/>
          <w:sz w:val="21"/>
          <w:szCs w:val="21"/>
        </w:rPr>
        <w:t>投标人编写的投标文件应包括资格性文件、符合性文件、技术文件、商务文件等，编排顺序参见投标文件格式。</w:t>
      </w:r>
    </w:p>
    <w:p>
      <w:pPr>
        <w:widowControl w:val="0"/>
        <w:numPr>
          <w:ilvl w:val="2"/>
          <w:numId w:val="22"/>
        </w:numPr>
        <w:snapToGrid w:val="0"/>
        <w:jc w:val="both"/>
        <w:rPr>
          <w:rFonts w:ascii="宋体" w:hAnsi="宋体" w:eastAsia="宋体"/>
          <w:kern w:val="2"/>
          <w:sz w:val="21"/>
          <w:szCs w:val="21"/>
        </w:rPr>
      </w:pPr>
      <w:r>
        <w:rPr>
          <w:rFonts w:hint="eastAsia" w:ascii="宋体" w:hAnsi="宋体" w:eastAsia="宋体"/>
          <w:kern w:val="2"/>
          <w:sz w:val="21"/>
          <w:szCs w:val="21"/>
        </w:rPr>
        <w:t>投标文件的构成应符合法律法规及招标文件的要求。</w:t>
      </w:r>
    </w:p>
    <w:p>
      <w:pPr>
        <w:widowControl w:val="0"/>
        <w:numPr>
          <w:ilvl w:val="1"/>
          <w:numId w:val="21"/>
        </w:numPr>
        <w:snapToGrid w:val="0"/>
        <w:jc w:val="both"/>
        <w:rPr>
          <w:rFonts w:ascii="宋体" w:hAnsi="宋体" w:eastAsia="宋体"/>
          <w:kern w:val="2"/>
          <w:sz w:val="21"/>
          <w:szCs w:val="21"/>
        </w:rPr>
      </w:pPr>
      <w:r>
        <w:rPr>
          <w:rFonts w:hint="eastAsia" w:ascii="宋体" w:hAnsi="宋体" w:eastAsia="宋体"/>
          <w:kern w:val="2"/>
          <w:sz w:val="21"/>
          <w:szCs w:val="21"/>
        </w:rPr>
        <w:t>投标文件的编写</w:t>
      </w:r>
    </w:p>
    <w:p>
      <w:pPr>
        <w:widowControl w:val="0"/>
        <w:numPr>
          <w:ilvl w:val="2"/>
          <w:numId w:val="23"/>
        </w:numPr>
        <w:snapToGrid w:val="0"/>
        <w:jc w:val="both"/>
        <w:rPr>
          <w:rFonts w:ascii="宋体" w:hAnsi="宋体" w:eastAsia="宋体"/>
          <w:kern w:val="2"/>
          <w:sz w:val="21"/>
          <w:szCs w:val="21"/>
        </w:rPr>
      </w:pPr>
      <w:r>
        <w:rPr>
          <w:rFonts w:hint="eastAsia" w:ascii="宋体" w:hAnsi="宋体" w:eastAsia="宋体"/>
          <w:kern w:val="2"/>
          <w:sz w:val="21"/>
          <w:szCs w:val="21"/>
        </w:rPr>
        <w:t>投标人对招标文件中多个包组进行投标的，其投标文件的编制可按每个包组的要求分别装订和密封。投标人应当对投标文件进行装订，对未经装订的投标文件可能发生的文件散落或缺损，由此造成的后果和责任由投标人承担。</w:t>
      </w:r>
    </w:p>
    <w:p>
      <w:pPr>
        <w:widowControl w:val="0"/>
        <w:numPr>
          <w:ilvl w:val="2"/>
          <w:numId w:val="23"/>
        </w:numPr>
        <w:snapToGrid w:val="0"/>
        <w:jc w:val="both"/>
        <w:rPr>
          <w:rFonts w:ascii="宋体" w:hAnsi="宋体" w:eastAsia="宋体"/>
          <w:kern w:val="2"/>
          <w:sz w:val="21"/>
          <w:szCs w:val="21"/>
        </w:rPr>
      </w:pPr>
      <w:r>
        <w:rPr>
          <w:rFonts w:hint="eastAsia" w:ascii="宋体" w:hAnsi="宋体" w:eastAsia="宋体"/>
          <w:kern w:val="2"/>
          <w:sz w:val="21"/>
          <w:szCs w:val="21"/>
        </w:rPr>
        <w:t>投标人应准备纸质投标文件正本、开标</w:t>
      </w:r>
      <w:r>
        <w:rPr>
          <w:rFonts w:ascii="宋体" w:hAnsi="宋体" w:eastAsia="宋体"/>
          <w:kern w:val="2"/>
          <w:sz w:val="21"/>
          <w:szCs w:val="21"/>
        </w:rPr>
        <w:t>一览表、</w:t>
      </w:r>
      <w:r>
        <w:rPr>
          <w:rFonts w:hint="eastAsia" w:ascii="宋体" w:hAnsi="宋体" w:eastAsia="宋体"/>
          <w:kern w:val="2"/>
          <w:sz w:val="21"/>
          <w:szCs w:val="21"/>
        </w:rPr>
        <w:t>电子文件各</w:t>
      </w:r>
      <w:r>
        <w:rPr>
          <w:rFonts w:ascii="宋体" w:hAnsi="宋体" w:eastAsia="宋体"/>
          <w:kern w:val="2"/>
          <w:sz w:val="21"/>
          <w:szCs w:val="21"/>
        </w:rPr>
        <w:t>一份</w:t>
      </w:r>
      <w:r>
        <w:rPr>
          <w:rFonts w:hint="eastAsia" w:ascii="宋体" w:hAnsi="宋体" w:eastAsia="宋体"/>
          <w:kern w:val="2"/>
          <w:sz w:val="21"/>
          <w:szCs w:val="21"/>
        </w:rPr>
        <w:t>及招标文件中规定数目的纸质副本。投标文件的副本可采用正本的复印件。每套投标文件须清楚地标明“正本”或“副本”。若副本与正本不符，以正本为准。</w:t>
      </w:r>
    </w:p>
    <w:p>
      <w:pPr>
        <w:widowControl w:val="0"/>
        <w:numPr>
          <w:ilvl w:val="2"/>
          <w:numId w:val="23"/>
        </w:numPr>
        <w:snapToGrid w:val="0"/>
        <w:jc w:val="both"/>
        <w:rPr>
          <w:rFonts w:ascii="宋体" w:hAnsi="宋体" w:eastAsia="宋体"/>
          <w:kern w:val="2"/>
          <w:sz w:val="21"/>
          <w:szCs w:val="21"/>
        </w:rPr>
      </w:pPr>
      <w:r>
        <w:rPr>
          <w:rFonts w:hint="eastAsia" w:ascii="宋体" w:hAnsi="宋体" w:eastAsia="宋体"/>
          <w:kern w:val="2"/>
          <w:sz w:val="21"/>
          <w:szCs w:val="21"/>
        </w:rPr>
        <w:t>投标人必须对投标文件所提供的全部资料的真实性承担法律责任，并无条件接受采购人或者政府采购代理机构或者采购监督管理部门对其中任何资料进行核实的要求。</w:t>
      </w:r>
    </w:p>
    <w:p>
      <w:pPr>
        <w:widowControl w:val="0"/>
        <w:numPr>
          <w:ilvl w:val="2"/>
          <w:numId w:val="23"/>
        </w:numPr>
        <w:snapToGrid w:val="0"/>
        <w:jc w:val="both"/>
        <w:rPr>
          <w:rFonts w:ascii="宋体" w:hAnsi="宋体" w:eastAsia="宋体"/>
          <w:kern w:val="2"/>
          <w:sz w:val="21"/>
          <w:szCs w:val="21"/>
        </w:rPr>
      </w:pPr>
      <w:r>
        <w:rPr>
          <w:rFonts w:hint="eastAsia" w:ascii="宋体" w:hAnsi="宋体" w:eastAsia="宋体"/>
          <w:kern w:val="2"/>
          <w:sz w:val="21"/>
          <w:szCs w:val="21"/>
        </w:rPr>
        <w:t>如果因为投标人的投标文件只填写和提供了本招标文件要求的部分内容和附件，或没有提供招标文件中所要求的资料及数据，由此造成的后果和责任由投标人承担。</w:t>
      </w:r>
    </w:p>
    <w:p>
      <w:pPr>
        <w:widowControl w:val="0"/>
        <w:numPr>
          <w:ilvl w:val="2"/>
          <w:numId w:val="23"/>
        </w:numPr>
        <w:snapToGrid w:val="0"/>
        <w:jc w:val="both"/>
        <w:rPr>
          <w:rFonts w:ascii="宋体" w:hAnsi="宋体" w:eastAsia="宋体"/>
          <w:kern w:val="2"/>
          <w:sz w:val="21"/>
          <w:szCs w:val="21"/>
        </w:rPr>
      </w:pPr>
      <w:r>
        <w:rPr>
          <w:rFonts w:hint="eastAsia" w:ascii="宋体" w:hAnsi="宋体" w:eastAsia="宋体"/>
          <w:kern w:val="2"/>
          <w:sz w:val="21"/>
          <w:szCs w:val="21"/>
        </w:rPr>
        <w:t>投标人应认真阅读、并充分理解招标文件的全部内容（包括所有的补充、修改内容重要事项、格式、条款和技术规范、参数及要求等）。投标人没有按照招标文件要求提交资料，或者投标文件没有对招标文件在各方面都作出实质性响应是投标人的风险，有可能导致其投标被认定为无效投标或被确定为投标无效。</w:t>
      </w:r>
    </w:p>
    <w:p>
      <w:pPr>
        <w:keepNext/>
        <w:keepLines/>
        <w:widowControl w:val="0"/>
        <w:adjustRightInd w:val="0"/>
        <w:spacing w:before="260" w:after="260"/>
        <w:jc w:val="center"/>
        <w:textAlignment w:val="baseline"/>
        <w:outlineLvl w:val="1"/>
        <w:rPr>
          <w:rFonts w:ascii="宋体" w:hAnsi="宋体" w:eastAsia="宋体"/>
          <w:sz w:val="28"/>
          <w:szCs w:val="28"/>
        </w:rPr>
      </w:pPr>
      <w:bookmarkStart w:id="137" w:name="_Toc73518140"/>
      <w:bookmarkStart w:id="138" w:name="_Toc73521570"/>
      <w:bookmarkStart w:id="139" w:name="_Toc100052387"/>
      <w:bookmarkStart w:id="140" w:name="_Toc73517662"/>
      <w:bookmarkStart w:id="141" w:name="_Toc101074880"/>
      <w:bookmarkStart w:id="142" w:name="_Toc73521658"/>
      <w:bookmarkStart w:id="143" w:name="_Toc57383587"/>
      <w:r>
        <w:rPr>
          <w:rFonts w:hint="eastAsia" w:ascii="宋体" w:hAnsi="宋体" w:eastAsia="宋体"/>
          <w:sz w:val="28"/>
          <w:szCs w:val="28"/>
        </w:rPr>
        <w:t>第四章 投标文件</w:t>
      </w:r>
      <w:bookmarkEnd w:id="137"/>
      <w:bookmarkEnd w:id="138"/>
      <w:bookmarkEnd w:id="139"/>
      <w:bookmarkEnd w:id="140"/>
      <w:bookmarkEnd w:id="141"/>
      <w:bookmarkEnd w:id="142"/>
      <w:r>
        <w:rPr>
          <w:rFonts w:hint="eastAsia" w:ascii="宋体" w:hAnsi="宋体" w:eastAsia="宋体"/>
          <w:sz w:val="28"/>
          <w:szCs w:val="28"/>
        </w:rPr>
        <w:t>的递交</w:t>
      </w:r>
      <w:bookmarkEnd w:id="143"/>
    </w:p>
    <w:p>
      <w:pPr>
        <w:widowControl w:val="0"/>
        <w:numPr>
          <w:ilvl w:val="0"/>
          <w:numId w:val="9"/>
        </w:numPr>
        <w:snapToGrid w:val="0"/>
        <w:jc w:val="both"/>
        <w:rPr>
          <w:rFonts w:ascii="宋体" w:hAnsi="宋体" w:eastAsia="宋体"/>
          <w:b/>
          <w:kern w:val="2"/>
          <w:sz w:val="21"/>
          <w:szCs w:val="21"/>
        </w:rPr>
      </w:pPr>
      <w:bookmarkStart w:id="144" w:name="_Toc100052388"/>
      <w:bookmarkStart w:id="145" w:name="_Toc73518141"/>
      <w:bookmarkStart w:id="146" w:name="_Toc60560649"/>
      <w:bookmarkStart w:id="147" w:name="_Toc73521571"/>
      <w:bookmarkStart w:id="148" w:name="_Toc60631644"/>
      <w:bookmarkStart w:id="149" w:name="_Toc73521659"/>
      <w:bookmarkStart w:id="150" w:name="_Toc73517663"/>
      <w:r>
        <w:rPr>
          <w:rFonts w:hint="eastAsia" w:ascii="宋体" w:hAnsi="宋体" w:eastAsia="宋体"/>
          <w:b/>
          <w:kern w:val="2"/>
          <w:sz w:val="21"/>
          <w:szCs w:val="21"/>
        </w:rPr>
        <w:t>投标文件的递交</w:t>
      </w:r>
    </w:p>
    <w:p>
      <w:pPr>
        <w:widowControl w:val="0"/>
        <w:numPr>
          <w:ilvl w:val="1"/>
          <w:numId w:val="24"/>
        </w:numPr>
        <w:snapToGrid w:val="0"/>
        <w:jc w:val="both"/>
        <w:rPr>
          <w:rFonts w:ascii="宋体" w:hAnsi="宋体" w:eastAsia="宋体"/>
          <w:kern w:val="2"/>
          <w:sz w:val="21"/>
          <w:szCs w:val="21"/>
        </w:rPr>
      </w:pPr>
      <w:r>
        <w:rPr>
          <w:rFonts w:hint="eastAsia" w:ascii="宋体" w:hAnsi="宋体" w:eastAsia="宋体"/>
          <w:kern w:val="2"/>
          <w:sz w:val="21"/>
          <w:szCs w:val="21"/>
        </w:rPr>
        <w:t>投标文件的密封和标记。</w:t>
      </w:r>
    </w:p>
    <w:p>
      <w:pPr>
        <w:widowControl w:val="0"/>
        <w:numPr>
          <w:ilvl w:val="2"/>
          <w:numId w:val="25"/>
        </w:numPr>
        <w:snapToGrid w:val="0"/>
        <w:jc w:val="both"/>
        <w:rPr>
          <w:rFonts w:ascii="宋体" w:hAnsi="宋体" w:eastAsia="宋体"/>
          <w:kern w:val="2"/>
          <w:sz w:val="21"/>
          <w:szCs w:val="21"/>
        </w:rPr>
      </w:pPr>
      <w:r>
        <w:rPr>
          <w:rFonts w:hint="eastAsia" w:ascii="宋体" w:hAnsi="宋体" w:eastAsia="宋体"/>
          <w:kern w:val="2"/>
          <w:sz w:val="21"/>
          <w:szCs w:val="21"/>
        </w:rPr>
        <w:t>投标人应将开标一览表、投标文件（含正本和所有副本、投标文件电子光盘）分开单独密封，并标明招标编号、包号、招标项目名称及“正本”或“副本”。</w:t>
      </w:r>
    </w:p>
    <w:p>
      <w:pPr>
        <w:widowControl w:val="0"/>
        <w:numPr>
          <w:ilvl w:val="2"/>
          <w:numId w:val="25"/>
        </w:numPr>
        <w:snapToGrid w:val="0"/>
        <w:jc w:val="both"/>
        <w:rPr>
          <w:rFonts w:ascii="宋体" w:hAnsi="宋体" w:eastAsia="宋体"/>
          <w:kern w:val="2"/>
          <w:sz w:val="21"/>
          <w:szCs w:val="21"/>
        </w:rPr>
      </w:pPr>
      <w:r>
        <w:rPr>
          <w:rFonts w:hint="eastAsia" w:ascii="宋体" w:hAnsi="宋体" w:eastAsia="宋体"/>
          <w:kern w:val="2"/>
          <w:sz w:val="21"/>
          <w:szCs w:val="21"/>
        </w:rPr>
        <w:t>密封包上注明按招标文件所规定的开标时间（指招标公告中规定的开标时间）前不准启封的字样。</w:t>
      </w:r>
    </w:p>
    <w:p>
      <w:pPr>
        <w:widowControl w:val="0"/>
        <w:numPr>
          <w:ilvl w:val="2"/>
          <w:numId w:val="25"/>
        </w:numPr>
        <w:snapToGrid w:val="0"/>
        <w:jc w:val="both"/>
        <w:rPr>
          <w:rFonts w:ascii="宋体" w:hAnsi="宋体" w:eastAsia="宋体"/>
          <w:kern w:val="2"/>
          <w:sz w:val="21"/>
          <w:szCs w:val="21"/>
        </w:rPr>
      </w:pPr>
      <w:r>
        <w:rPr>
          <w:rFonts w:hint="eastAsia" w:ascii="宋体" w:hAnsi="宋体" w:eastAsia="宋体"/>
          <w:kern w:val="2"/>
          <w:sz w:val="21"/>
          <w:szCs w:val="21"/>
        </w:rPr>
        <w:t>如投标文件由专人送交，投标方应将投标文件按第20.1.1、20.1.2款中的规定进行密封和标记后，按招标公告注明的地址送至政府采购代理机构。</w:t>
      </w:r>
    </w:p>
    <w:p>
      <w:pPr>
        <w:widowControl w:val="0"/>
        <w:numPr>
          <w:ilvl w:val="2"/>
          <w:numId w:val="25"/>
        </w:numPr>
        <w:snapToGrid w:val="0"/>
        <w:jc w:val="both"/>
        <w:rPr>
          <w:rFonts w:ascii="宋体" w:hAnsi="宋体" w:eastAsia="宋体"/>
          <w:kern w:val="2"/>
          <w:sz w:val="21"/>
          <w:szCs w:val="21"/>
        </w:rPr>
      </w:pPr>
      <w:r>
        <w:rPr>
          <w:rFonts w:hint="eastAsia" w:ascii="宋体" w:hAnsi="宋体" w:eastAsia="宋体"/>
          <w:kern w:val="2"/>
          <w:sz w:val="21"/>
          <w:szCs w:val="21"/>
        </w:rPr>
        <w:t>邮寄、电报、电话、传真形式的投标概不接受。</w:t>
      </w:r>
    </w:p>
    <w:p>
      <w:pPr>
        <w:widowControl w:val="0"/>
        <w:numPr>
          <w:ilvl w:val="1"/>
          <w:numId w:val="24"/>
        </w:numPr>
        <w:snapToGrid w:val="0"/>
        <w:jc w:val="both"/>
        <w:rPr>
          <w:rFonts w:ascii="宋体" w:hAnsi="宋体" w:eastAsia="宋体"/>
          <w:kern w:val="2"/>
          <w:sz w:val="21"/>
          <w:szCs w:val="21"/>
        </w:rPr>
      </w:pPr>
      <w:r>
        <w:rPr>
          <w:rFonts w:hint="eastAsia" w:ascii="宋体" w:hAnsi="宋体" w:eastAsia="宋体"/>
          <w:kern w:val="2"/>
          <w:sz w:val="21"/>
          <w:szCs w:val="21"/>
        </w:rPr>
        <w:t>投标截止时间</w:t>
      </w:r>
    </w:p>
    <w:p>
      <w:pPr>
        <w:widowControl w:val="0"/>
        <w:snapToGrid w:val="0"/>
        <w:ind w:left="484" w:leftChars="200" w:hanging="4" w:hangingChars="2"/>
        <w:jc w:val="both"/>
        <w:rPr>
          <w:rFonts w:ascii="宋体" w:hAnsi="宋体" w:eastAsia="宋体"/>
          <w:kern w:val="2"/>
          <w:sz w:val="21"/>
          <w:szCs w:val="21"/>
        </w:rPr>
      </w:pPr>
      <w:r>
        <w:rPr>
          <w:rFonts w:hint="eastAsia" w:ascii="宋体" w:hAnsi="宋体" w:eastAsia="宋体"/>
          <w:kern w:val="2"/>
          <w:sz w:val="21"/>
          <w:szCs w:val="21"/>
        </w:rPr>
        <w:t>政府采购代理机构在本通用条款第20.1.3款规定的地址收到投标文件的时间不得迟于招标公告所规定的时间。</w:t>
      </w:r>
    </w:p>
    <w:p>
      <w:pPr>
        <w:widowControl w:val="0"/>
        <w:numPr>
          <w:ilvl w:val="1"/>
          <w:numId w:val="24"/>
        </w:numPr>
        <w:snapToGrid w:val="0"/>
        <w:jc w:val="both"/>
        <w:rPr>
          <w:rFonts w:ascii="宋体" w:hAnsi="宋体" w:eastAsia="宋体"/>
          <w:kern w:val="2"/>
          <w:sz w:val="21"/>
          <w:szCs w:val="21"/>
        </w:rPr>
      </w:pPr>
      <w:r>
        <w:rPr>
          <w:rFonts w:hint="eastAsia" w:ascii="宋体" w:hAnsi="宋体" w:eastAsia="宋体"/>
          <w:kern w:val="2"/>
          <w:sz w:val="21"/>
          <w:szCs w:val="21"/>
        </w:rPr>
        <w:t>迟交的投标文件</w:t>
      </w:r>
    </w:p>
    <w:p>
      <w:pPr>
        <w:widowControl w:val="0"/>
        <w:snapToGrid w:val="0"/>
        <w:ind w:left="484" w:leftChars="200" w:hanging="4" w:hangingChars="2"/>
        <w:jc w:val="both"/>
        <w:rPr>
          <w:rFonts w:ascii="宋体" w:hAnsi="宋体" w:eastAsia="宋体"/>
          <w:kern w:val="2"/>
          <w:sz w:val="21"/>
          <w:szCs w:val="21"/>
        </w:rPr>
      </w:pPr>
      <w:r>
        <w:rPr>
          <w:rFonts w:hint="eastAsia" w:ascii="宋体" w:hAnsi="宋体" w:eastAsia="宋体"/>
          <w:kern w:val="2"/>
          <w:sz w:val="21"/>
          <w:szCs w:val="21"/>
        </w:rPr>
        <w:t>按照本通用条款第20.2款规定，政府采购代理机构将拒绝并原封退回在其规定的投标截止期后收到的任何投标文件。</w:t>
      </w:r>
    </w:p>
    <w:p>
      <w:pPr>
        <w:widowControl w:val="0"/>
        <w:numPr>
          <w:ilvl w:val="0"/>
          <w:numId w:val="9"/>
        </w:numPr>
        <w:snapToGrid w:val="0"/>
        <w:jc w:val="both"/>
        <w:rPr>
          <w:rFonts w:ascii="宋体" w:hAnsi="宋体" w:eastAsia="宋体"/>
          <w:b/>
          <w:kern w:val="2"/>
          <w:sz w:val="21"/>
          <w:szCs w:val="21"/>
        </w:rPr>
      </w:pPr>
      <w:r>
        <w:rPr>
          <w:rFonts w:ascii="宋体" w:hAnsi="宋体" w:eastAsia="宋体"/>
          <w:b/>
          <w:kern w:val="2"/>
          <w:sz w:val="21"/>
          <w:szCs w:val="21"/>
        </w:rPr>
        <w:t>投标文件的修改和撤销</w:t>
      </w:r>
    </w:p>
    <w:bookmarkEnd w:id="144"/>
    <w:bookmarkEnd w:id="145"/>
    <w:bookmarkEnd w:id="146"/>
    <w:bookmarkEnd w:id="147"/>
    <w:bookmarkEnd w:id="148"/>
    <w:bookmarkEnd w:id="149"/>
    <w:bookmarkEnd w:id="150"/>
    <w:p>
      <w:pPr>
        <w:widowControl w:val="0"/>
        <w:numPr>
          <w:ilvl w:val="1"/>
          <w:numId w:val="26"/>
        </w:numPr>
        <w:snapToGrid w:val="0"/>
        <w:jc w:val="both"/>
        <w:rPr>
          <w:rFonts w:ascii="宋体" w:hAnsi="宋体" w:eastAsia="宋体"/>
          <w:kern w:val="2"/>
          <w:sz w:val="21"/>
          <w:szCs w:val="21"/>
        </w:rPr>
      </w:pPr>
      <w:r>
        <w:rPr>
          <w:rFonts w:hint="eastAsia" w:ascii="宋体" w:hAnsi="宋体" w:eastAsia="宋体"/>
          <w:kern w:val="2"/>
          <w:sz w:val="21"/>
          <w:szCs w:val="21"/>
        </w:rPr>
        <w:t>投标人在递交投标文件后，可以修改或撤回其投标文件，但必须在规定的投标截止期之前书面通知政府采购代理机构。</w:t>
      </w:r>
    </w:p>
    <w:p>
      <w:pPr>
        <w:widowControl w:val="0"/>
        <w:numPr>
          <w:ilvl w:val="1"/>
          <w:numId w:val="26"/>
        </w:numPr>
        <w:snapToGrid w:val="0"/>
        <w:jc w:val="both"/>
        <w:rPr>
          <w:rFonts w:ascii="宋体" w:hAnsi="宋体" w:eastAsia="宋体"/>
          <w:kern w:val="2"/>
          <w:sz w:val="21"/>
          <w:szCs w:val="21"/>
        </w:rPr>
      </w:pPr>
      <w:r>
        <w:rPr>
          <w:rFonts w:hint="eastAsia" w:ascii="宋体" w:hAnsi="宋体" w:eastAsia="宋体"/>
          <w:kern w:val="2"/>
          <w:sz w:val="21"/>
          <w:szCs w:val="21"/>
        </w:rPr>
        <w:t>投标人的修改或撤回通知书应按本通用条款第20.1款规定编制、密封、标记和发送，并应在封套上加注“修改”或“撤回”字样。</w:t>
      </w:r>
    </w:p>
    <w:p>
      <w:pPr>
        <w:widowControl w:val="0"/>
        <w:numPr>
          <w:ilvl w:val="1"/>
          <w:numId w:val="26"/>
        </w:numPr>
        <w:snapToGrid w:val="0"/>
        <w:jc w:val="both"/>
        <w:rPr>
          <w:rFonts w:ascii="宋体" w:hAnsi="宋体" w:eastAsia="宋体"/>
          <w:kern w:val="2"/>
          <w:sz w:val="21"/>
          <w:szCs w:val="21"/>
        </w:rPr>
      </w:pPr>
      <w:r>
        <w:rPr>
          <w:rFonts w:hint="eastAsia" w:ascii="宋体" w:hAnsi="宋体" w:eastAsia="宋体"/>
          <w:kern w:val="2"/>
          <w:sz w:val="21"/>
          <w:szCs w:val="21"/>
        </w:rPr>
        <w:t>在投标截止期之后，投标人不得对其投标文件做任何修改。</w:t>
      </w:r>
    </w:p>
    <w:p>
      <w:pPr>
        <w:widowControl w:val="0"/>
        <w:numPr>
          <w:ilvl w:val="1"/>
          <w:numId w:val="26"/>
        </w:numPr>
        <w:snapToGrid w:val="0"/>
        <w:jc w:val="both"/>
        <w:rPr>
          <w:rFonts w:ascii="宋体" w:hAnsi="宋体" w:eastAsia="宋体"/>
          <w:kern w:val="2"/>
          <w:sz w:val="21"/>
          <w:szCs w:val="21"/>
        </w:rPr>
      </w:pPr>
      <w:r>
        <w:rPr>
          <w:rFonts w:hint="eastAsia" w:ascii="宋体" w:hAnsi="宋体" w:eastAsia="宋体"/>
          <w:kern w:val="2"/>
          <w:sz w:val="21"/>
          <w:szCs w:val="21"/>
        </w:rPr>
        <w:t>在本通用条款第20.2款规定的投标截止期至本通用条款第16条规定的投标有效期期满之间的这段时间内，投标人不得撤回其投标，否则根据本通用条款第17.7款规定，其投标保证金将被没收。</w:t>
      </w:r>
    </w:p>
    <w:p>
      <w:pPr>
        <w:widowControl w:val="0"/>
        <w:snapToGrid w:val="0"/>
        <w:ind w:left="567"/>
        <w:jc w:val="both"/>
        <w:rPr>
          <w:rFonts w:ascii="宋体" w:hAnsi="宋体" w:eastAsia="宋体"/>
          <w:kern w:val="2"/>
          <w:sz w:val="21"/>
          <w:szCs w:val="21"/>
        </w:rPr>
      </w:pPr>
    </w:p>
    <w:p>
      <w:pPr>
        <w:keepNext/>
        <w:keepLines/>
        <w:widowControl w:val="0"/>
        <w:adjustRightInd w:val="0"/>
        <w:spacing w:before="260" w:after="260"/>
        <w:jc w:val="center"/>
        <w:textAlignment w:val="baseline"/>
        <w:outlineLvl w:val="1"/>
        <w:rPr>
          <w:rFonts w:ascii="宋体" w:hAnsi="宋体" w:eastAsia="宋体"/>
          <w:sz w:val="28"/>
          <w:szCs w:val="28"/>
        </w:rPr>
      </w:pPr>
      <w:bookmarkStart w:id="151" w:name="_Toc101074881"/>
      <w:bookmarkStart w:id="152" w:name="_Toc73518144"/>
      <w:bookmarkStart w:id="153" w:name="_Toc100052391"/>
      <w:bookmarkStart w:id="154" w:name="_Toc73517666"/>
      <w:bookmarkStart w:id="155" w:name="_Toc73521574"/>
      <w:bookmarkStart w:id="156" w:name="_Toc57383588"/>
      <w:bookmarkStart w:id="157" w:name="_Toc73521662"/>
      <w:r>
        <w:rPr>
          <w:rFonts w:hint="eastAsia" w:ascii="宋体" w:hAnsi="宋体" w:eastAsia="宋体"/>
          <w:sz w:val="28"/>
          <w:szCs w:val="28"/>
        </w:rPr>
        <w:t>第五章 开标</w:t>
      </w:r>
      <w:bookmarkEnd w:id="151"/>
      <w:bookmarkEnd w:id="152"/>
      <w:bookmarkEnd w:id="153"/>
      <w:bookmarkEnd w:id="154"/>
      <w:bookmarkEnd w:id="155"/>
      <w:bookmarkEnd w:id="156"/>
      <w:bookmarkEnd w:id="157"/>
    </w:p>
    <w:p>
      <w:pPr>
        <w:widowControl w:val="0"/>
        <w:numPr>
          <w:ilvl w:val="0"/>
          <w:numId w:val="9"/>
        </w:numPr>
        <w:snapToGrid w:val="0"/>
        <w:jc w:val="both"/>
        <w:rPr>
          <w:rFonts w:ascii="宋体" w:hAnsi="宋体" w:eastAsia="宋体"/>
          <w:b/>
          <w:kern w:val="2"/>
          <w:sz w:val="21"/>
          <w:szCs w:val="21"/>
        </w:rPr>
      </w:pPr>
      <w:bookmarkStart w:id="158" w:name="_Toc73518145"/>
      <w:bookmarkStart w:id="159" w:name="_Toc73521575"/>
      <w:bookmarkStart w:id="160" w:name="_Toc73521663"/>
      <w:bookmarkStart w:id="161" w:name="_Toc100052392"/>
      <w:bookmarkStart w:id="162" w:name="_Toc73517667"/>
      <w:bookmarkStart w:id="163" w:name="_Toc60560655"/>
      <w:bookmarkStart w:id="164" w:name="_Toc60631650"/>
      <w:r>
        <w:rPr>
          <w:rFonts w:hint="eastAsia" w:ascii="宋体" w:hAnsi="宋体" w:eastAsia="宋体"/>
          <w:b/>
          <w:kern w:val="2"/>
          <w:sz w:val="21"/>
          <w:szCs w:val="21"/>
        </w:rPr>
        <w:t>开标</w:t>
      </w:r>
      <w:bookmarkEnd w:id="158"/>
      <w:bookmarkEnd w:id="159"/>
      <w:bookmarkEnd w:id="160"/>
      <w:bookmarkEnd w:id="161"/>
      <w:bookmarkEnd w:id="162"/>
      <w:bookmarkEnd w:id="163"/>
      <w:bookmarkEnd w:id="164"/>
    </w:p>
    <w:p>
      <w:pPr>
        <w:widowControl w:val="0"/>
        <w:numPr>
          <w:ilvl w:val="1"/>
          <w:numId w:val="27"/>
        </w:numPr>
        <w:snapToGrid w:val="0"/>
        <w:jc w:val="both"/>
        <w:rPr>
          <w:rFonts w:ascii="宋体" w:hAnsi="宋体" w:eastAsia="宋体"/>
          <w:kern w:val="2"/>
          <w:sz w:val="21"/>
          <w:szCs w:val="21"/>
        </w:rPr>
      </w:pPr>
      <w:bookmarkStart w:id="165" w:name="bt评标"/>
      <w:bookmarkEnd w:id="165"/>
      <w:bookmarkStart w:id="166" w:name="_Toc73518146"/>
      <w:bookmarkStart w:id="167" w:name="_Toc73521664"/>
      <w:bookmarkStart w:id="168" w:name="_Toc73521576"/>
      <w:bookmarkStart w:id="169" w:name="_Toc73517668"/>
      <w:bookmarkStart w:id="170" w:name="_Toc100052393"/>
      <w:bookmarkStart w:id="171" w:name="_Toc101074882"/>
      <w:r>
        <w:rPr>
          <w:rFonts w:hint="eastAsia" w:ascii="宋体" w:hAnsi="宋体" w:eastAsia="宋体"/>
          <w:kern w:val="2"/>
          <w:sz w:val="21"/>
          <w:szCs w:val="21"/>
        </w:rPr>
        <w:t>政府采购代理机构将按“招标公告”规定的时间和地点组织公开开标。投标人应委派代表参加，参加开标的代表应签名报到以证明出席。投标人未参加开标的，视同认可开标结果。</w:t>
      </w:r>
    </w:p>
    <w:p>
      <w:pPr>
        <w:widowControl w:val="0"/>
        <w:numPr>
          <w:ilvl w:val="1"/>
          <w:numId w:val="27"/>
        </w:numPr>
        <w:snapToGrid w:val="0"/>
        <w:jc w:val="both"/>
        <w:rPr>
          <w:rFonts w:ascii="宋体" w:hAnsi="宋体" w:eastAsia="宋体"/>
          <w:kern w:val="2"/>
          <w:sz w:val="21"/>
          <w:szCs w:val="21"/>
        </w:rPr>
      </w:pPr>
      <w:r>
        <w:rPr>
          <w:rFonts w:hint="eastAsia" w:ascii="宋体" w:hAnsi="宋体" w:eastAsia="宋体"/>
          <w:kern w:val="2"/>
          <w:sz w:val="21"/>
          <w:szCs w:val="21"/>
        </w:rPr>
        <w:t>开标时，政府采购代理机构将当众宣读投标人名称、修改和撤回投标的通知、开标一览表（以招标文件规定的开标一览表内容为准）。投标文件中开标一览表内容与投标报价明细表内容不一致的，以开标一览表为准。</w:t>
      </w:r>
    </w:p>
    <w:p>
      <w:pPr>
        <w:widowControl w:val="0"/>
        <w:numPr>
          <w:ilvl w:val="1"/>
          <w:numId w:val="27"/>
        </w:numPr>
        <w:snapToGrid w:val="0"/>
        <w:jc w:val="both"/>
        <w:rPr>
          <w:rFonts w:ascii="宋体" w:hAnsi="宋体" w:eastAsia="宋体"/>
          <w:kern w:val="2"/>
          <w:sz w:val="21"/>
          <w:szCs w:val="21"/>
        </w:rPr>
      </w:pPr>
      <w:r>
        <w:rPr>
          <w:rFonts w:hint="eastAsia" w:ascii="宋体" w:hAnsi="宋体" w:eastAsia="宋体"/>
          <w:kern w:val="2"/>
          <w:sz w:val="21"/>
          <w:szCs w:val="21"/>
        </w:rPr>
        <w:t>除了按照本通用条款第</w:t>
      </w:r>
      <w:r>
        <w:rPr>
          <w:rFonts w:ascii="宋体" w:hAnsi="宋体" w:eastAsia="宋体"/>
          <w:kern w:val="2"/>
          <w:sz w:val="21"/>
          <w:szCs w:val="21"/>
        </w:rPr>
        <w:t>2</w:t>
      </w:r>
      <w:r>
        <w:rPr>
          <w:rFonts w:hint="eastAsia" w:ascii="宋体" w:hAnsi="宋体" w:eastAsia="宋体"/>
          <w:kern w:val="2"/>
          <w:sz w:val="21"/>
          <w:szCs w:val="21"/>
        </w:rPr>
        <w:t>1条规定原封退回的投标之外，开标时将不得拒绝任何投标文件。</w:t>
      </w:r>
    </w:p>
    <w:p>
      <w:pPr>
        <w:widowControl w:val="0"/>
        <w:numPr>
          <w:ilvl w:val="1"/>
          <w:numId w:val="27"/>
        </w:numPr>
        <w:snapToGrid w:val="0"/>
        <w:jc w:val="both"/>
        <w:rPr>
          <w:rFonts w:ascii="宋体" w:hAnsi="宋体" w:eastAsia="宋体"/>
          <w:kern w:val="2"/>
          <w:sz w:val="21"/>
          <w:szCs w:val="21"/>
        </w:rPr>
      </w:pPr>
      <w:r>
        <w:rPr>
          <w:rFonts w:hint="eastAsia" w:ascii="宋体" w:hAnsi="宋体" w:eastAsia="宋体"/>
          <w:kern w:val="2"/>
          <w:sz w:val="21"/>
          <w:szCs w:val="21"/>
        </w:rPr>
        <w:t>按照本通用条款第21条规定，提交了可接受的“撤回”通知的投标将不予开封。</w:t>
      </w:r>
    </w:p>
    <w:p>
      <w:pPr>
        <w:widowControl w:val="0"/>
        <w:numPr>
          <w:ilvl w:val="1"/>
          <w:numId w:val="27"/>
        </w:numPr>
        <w:snapToGrid w:val="0"/>
        <w:jc w:val="both"/>
        <w:rPr>
          <w:rFonts w:ascii="宋体" w:hAnsi="宋体" w:eastAsia="宋体"/>
          <w:kern w:val="2"/>
          <w:sz w:val="21"/>
          <w:szCs w:val="21"/>
        </w:rPr>
      </w:pPr>
      <w:r>
        <w:rPr>
          <w:rFonts w:hint="eastAsia" w:ascii="宋体" w:hAnsi="宋体" w:eastAsia="宋体"/>
          <w:kern w:val="2"/>
          <w:sz w:val="21"/>
          <w:szCs w:val="21"/>
        </w:rPr>
        <w:t>无论如何在开标时没有启封和读出的投标文件在评标时将不予考虑。撤回的投标文件将原封退回投标人。</w:t>
      </w:r>
    </w:p>
    <w:p>
      <w:pPr>
        <w:widowControl w:val="0"/>
        <w:numPr>
          <w:ilvl w:val="1"/>
          <w:numId w:val="27"/>
        </w:numPr>
        <w:snapToGrid w:val="0"/>
        <w:jc w:val="both"/>
        <w:rPr>
          <w:rFonts w:ascii="宋体" w:hAnsi="宋体" w:eastAsia="宋体"/>
          <w:kern w:val="2"/>
          <w:sz w:val="21"/>
          <w:szCs w:val="21"/>
        </w:rPr>
      </w:pPr>
      <w:r>
        <w:rPr>
          <w:rFonts w:hint="eastAsia" w:ascii="宋体" w:hAnsi="宋体" w:eastAsia="宋体"/>
          <w:kern w:val="2"/>
          <w:sz w:val="21"/>
          <w:szCs w:val="21"/>
        </w:rPr>
        <w:t>政府采购代理机构将做开标记录，开标记录包括按本通用条款第22.2款的规定在开标时宣读的全部内容。</w:t>
      </w:r>
    </w:p>
    <w:p>
      <w:pPr>
        <w:widowControl w:val="0"/>
        <w:snapToGrid w:val="0"/>
        <w:ind w:left="567"/>
        <w:jc w:val="both"/>
        <w:rPr>
          <w:rFonts w:ascii="宋体" w:hAnsi="宋体" w:eastAsia="宋体"/>
          <w:kern w:val="2"/>
          <w:sz w:val="21"/>
          <w:szCs w:val="21"/>
        </w:rPr>
      </w:pPr>
    </w:p>
    <w:p>
      <w:pPr>
        <w:keepNext/>
        <w:keepLines/>
        <w:widowControl w:val="0"/>
        <w:adjustRightInd w:val="0"/>
        <w:spacing w:before="260" w:after="260"/>
        <w:jc w:val="center"/>
        <w:textAlignment w:val="baseline"/>
        <w:outlineLvl w:val="1"/>
        <w:rPr>
          <w:rFonts w:ascii="宋体" w:hAnsi="宋体" w:eastAsia="宋体"/>
          <w:sz w:val="28"/>
          <w:szCs w:val="28"/>
        </w:rPr>
      </w:pPr>
      <w:bookmarkStart w:id="172" w:name="_Toc57383589"/>
      <w:r>
        <w:rPr>
          <w:rFonts w:hint="eastAsia" w:ascii="宋体" w:hAnsi="宋体" w:eastAsia="宋体"/>
          <w:sz w:val="28"/>
          <w:szCs w:val="28"/>
        </w:rPr>
        <w:t>第六章</w:t>
      </w:r>
      <w:bookmarkEnd w:id="166"/>
      <w:bookmarkEnd w:id="167"/>
      <w:bookmarkEnd w:id="168"/>
      <w:bookmarkEnd w:id="169"/>
      <w:r>
        <w:rPr>
          <w:rFonts w:hint="eastAsia" w:ascii="宋体" w:hAnsi="宋体" w:eastAsia="宋体"/>
          <w:sz w:val="28"/>
          <w:szCs w:val="28"/>
        </w:rPr>
        <w:t xml:space="preserve"> 评标</w:t>
      </w:r>
      <w:bookmarkEnd w:id="170"/>
      <w:bookmarkEnd w:id="171"/>
      <w:bookmarkEnd w:id="172"/>
    </w:p>
    <w:p>
      <w:pPr>
        <w:widowControl w:val="0"/>
        <w:numPr>
          <w:ilvl w:val="0"/>
          <w:numId w:val="9"/>
        </w:numPr>
        <w:snapToGrid w:val="0"/>
        <w:jc w:val="both"/>
        <w:rPr>
          <w:rFonts w:ascii="宋体" w:hAnsi="宋体" w:eastAsia="宋体"/>
          <w:b/>
          <w:kern w:val="2"/>
          <w:sz w:val="21"/>
          <w:szCs w:val="21"/>
        </w:rPr>
      </w:pPr>
      <w:bookmarkStart w:id="173" w:name="bt评标会议"/>
      <w:bookmarkEnd w:id="173"/>
      <w:bookmarkStart w:id="174" w:name="_Toc73517669"/>
      <w:bookmarkStart w:id="175" w:name="_Toc73521665"/>
      <w:bookmarkStart w:id="176" w:name="_Toc100052394"/>
      <w:bookmarkStart w:id="177" w:name="_Toc73521577"/>
      <w:bookmarkStart w:id="178" w:name="_Toc73518147"/>
      <w:r>
        <w:rPr>
          <w:rFonts w:hint="eastAsia" w:ascii="宋体" w:hAnsi="宋体" w:eastAsia="宋体"/>
          <w:b/>
          <w:kern w:val="2"/>
          <w:sz w:val="21"/>
          <w:szCs w:val="21"/>
        </w:rPr>
        <w:t>评审会议</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开标会结束后召开评审会议，由评审委员会负责对投标文件进行评审并根据采购人的授权确定中标供应商和出具书面评审报告。</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评审委员会由采购单位代表和有关技术、经济等方面的专家组成，成员人数为</w:t>
      </w:r>
      <w:r>
        <w:rPr>
          <w:rFonts w:ascii="宋体" w:hAnsi="宋体" w:eastAsia="宋体"/>
          <w:kern w:val="2"/>
          <w:sz w:val="21"/>
          <w:szCs w:val="21"/>
        </w:rPr>
        <w:t>5</w:t>
      </w:r>
      <w:r>
        <w:rPr>
          <w:rFonts w:hint="eastAsia" w:ascii="宋体" w:hAnsi="宋体" w:eastAsia="宋体"/>
          <w:kern w:val="2"/>
          <w:sz w:val="21"/>
          <w:szCs w:val="21"/>
        </w:rPr>
        <w:t>人以上（含</w:t>
      </w:r>
      <w:r>
        <w:rPr>
          <w:rFonts w:ascii="宋体" w:hAnsi="宋体" w:eastAsia="宋体"/>
          <w:kern w:val="2"/>
          <w:sz w:val="21"/>
          <w:szCs w:val="21"/>
        </w:rPr>
        <w:t>5</w:t>
      </w:r>
      <w:r>
        <w:rPr>
          <w:rFonts w:hint="eastAsia" w:ascii="宋体" w:hAnsi="宋体" w:eastAsia="宋体"/>
          <w:kern w:val="2"/>
          <w:sz w:val="21"/>
          <w:szCs w:val="21"/>
        </w:rPr>
        <w:t>人）单数，其中技术、经济等方面的专家不少于成员总数的三分之二。评审委员会成员应当严格遵守评标规则，按照法律、法规规定的评审办法和评审标准，公正地进行评审和履行职责。</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政府采购代理机构在投标截止日前组成评审委员会。采购人派代表参加评审委员会的，应在投标截止日前一日提交本单位签发的《评标授权书》给政府采购代理机构；采购人不派代表参加评审委员会的，应在投标截止日前一日提交《采购单位不派评委参与项目评标承诺书》给政府采购代理机构。</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评标、定标应当遵循公平、公正、科学、择优的原则。</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评审活动依法进行，任何单位和个人不得非法干预评审过程和结果。</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评审过程中不允许违背评审程序或采用招标文件未载明的评标方法或评审因素进行评标。</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评审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审委员会应当将其作为无效投标处理。</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评审委员会成员对需要共同认定的事项存在争议的，应当按照少数服从多数的原则作出结论。持不同意见的评审委员会成员应当在评标报告上签署不同意见及理由，否则视为同意评标报告。</w:t>
      </w:r>
    </w:p>
    <w:p>
      <w:pPr>
        <w:widowControl w:val="0"/>
        <w:numPr>
          <w:ilvl w:val="1"/>
          <w:numId w:val="28"/>
        </w:numPr>
        <w:jc w:val="both"/>
        <w:rPr>
          <w:rFonts w:ascii="宋体" w:hAnsi="宋体" w:eastAsia="宋体"/>
          <w:kern w:val="2"/>
          <w:sz w:val="21"/>
          <w:szCs w:val="21"/>
        </w:rPr>
      </w:pPr>
      <w:r>
        <w:rPr>
          <w:rFonts w:hint="eastAsia" w:ascii="宋体" w:hAnsi="宋体" w:eastAsia="宋体"/>
          <w:kern w:val="2"/>
          <w:sz w:val="21"/>
          <w:szCs w:val="21"/>
        </w:rPr>
        <w:t>开标后，直到授予中标供应商合同为止，凡属于对投标文件的审查、澄清、评价和比较的有关资料以及中标供应商的确定情况、与评标、定标有关的其他任何情况均严格保密。</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向评审委员会提供的资料</w:t>
      </w:r>
    </w:p>
    <w:p>
      <w:pPr>
        <w:widowControl w:val="0"/>
        <w:numPr>
          <w:ilvl w:val="1"/>
          <w:numId w:val="29"/>
        </w:numPr>
        <w:jc w:val="both"/>
        <w:rPr>
          <w:rFonts w:ascii="宋体" w:hAnsi="宋体" w:eastAsia="宋体"/>
          <w:kern w:val="2"/>
          <w:sz w:val="21"/>
          <w:szCs w:val="21"/>
        </w:rPr>
      </w:pPr>
      <w:r>
        <w:rPr>
          <w:rFonts w:hint="eastAsia" w:ascii="宋体" w:hAnsi="宋体" w:eastAsia="宋体"/>
          <w:kern w:val="2"/>
          <w:sz w:val="21"/>
          <w:szCs w:val="21"/>
        </w:rPr>
        <w:t>公开发布的招标文件，包括图纸、服务清单、答疑文件等。</w:t>
      </w:r>
    </w:p>
    <w:p>
      <w:pPr>
        <w:widowControl w:val="0"/>
        <w:numPr>
          <w:ilvl w:val="1"/>
          <w:numId w:val="29"/>
        </w:numPr>
        <w:jc w:val="both"/>
        <w:rPr>
          <w:rFonts w:ascii="宋体" w:hAnsi="宋体" w:eastAsia="宋体"/>
          <w:kern w:val="2"/>
          <w:sz w:val="21"/>
          <w:szCs w:val="21"/>
        </w:rPr>
      </w:pPr>
      <w:r>
        <w:rPr>
          <w:rFonts w:hint="eastAsia" w:ascii="宋体" w:hAnsi="宋体" w:eastAsia="宋体"/>
          <w:kern w:val="2"/>
          <w:sz w:val="21"/>
          <w:szCs w:val="21"/>
        </w:rPr>
        <w:t>其他评标必须的资料。</w:t>
      </w:r>
    </w:p>
    <w:p>
      <w:pPr>
        <w:widowControl w:val="0"/>
        <w:numPr>
          <w:ilvl w:val="1"/>
          <w:numId w:val="29"/>
        </w:numPr>
        <w:jc w:val="both"/>
        <w:rPr>
          <w:rFonts w:ascii="宋体" w:hAnsi="宋体" w:eastAsia="宋体"/>
          <w:kern w:val="2"/>
          <w:sz w:val="21"/>
          <w:szCs w:val="21"/>
        </w:rPr>
      </w:pPr>
      <w:r>
        <w:rPr>
          <w:rFonts w:hint="eastAsia" w:ascii="宋体" w:hAnsi="宋体" w:eastAsia="宋体"/>
          <w:kern w:val="2"/>
          <w:sz w:val="21"/>
          <w:szCs w:val="21"/>
        </w:rPr>
        <w:t>评审委员会应当认真研究招标文件，至少应了解熟悉以下内容：</w:t>
      </w:r>
    </w:p>
    <w:p>
      <w:pPr>
        <w:widowControl w:val="0"/>
        <w:jc w:val="both"/>
        <w:rPr>
          <w:rFonts w:ascii="宋体" w:hAnsi="宋体" w:eastAsia="宋体"/>
          <w:kern w:val="2"/>
          <w:sz w:val="21"/>
          <w:szCs w:val="21"/>
        </w:rPr>
      </w:pPr>
      <w:r>
        <w:rPr>
          <w:rFonts w:hint="eastAsia" w:ascii="宋体" w:hAnsi="宋体" w:eastAsia="宋体"/>
          <w:kern w:val="2"/>
          <w:sz w:val="21"/>
          <w:szCs w:val="21"/>
        </w:rPr>
        <w:t>（1）招标的目的；</w:t>
      </w:r>
    </w:p>
    <w:p>
      <w:pPr>
        <w:widowControl w:val="0"/>
        <w:jc w:val="both"/>
        <w:rPr>
          <w:rFonts w:ascii="宋体" w:hAnsi="宋体" w:eastAsia="宋体"/>
          <w:kern w:val="2"/>
          <w:sz w:val="21"/>
          <w:szCs w:val="21"/>
        </w:rPr>
      </w:pPr>
      <w:r>
        <w:rPr>
          <w:rFonts w:hint="eastAsia" w:ascii="宋体" w:hAnsi="宋体" w:eastAsia="宋体"/>
          <w:kern w:val="2"/>
          <w:sz w:val="21"/>
          <w:szCs w:val="21"/>
        </w:rPr>
        <w:t>（2）招标项目需求的范围和性质；</w:t>
      </w:r>
    </w:p>
    <w:p>
      <w:pPr>
        <w:widowControl w:val="0"/>
        <w:jc w:val="both"/>
        <w:rPr>
          <w:rFonts w:ascii="宋体" w:hAnsi="宋体" w:eastAsia="宋体"/>
          <w:kern w:val="2"/>
          <w:sz w:val="21"/>
          <w:szCs w:val="21"/>
        </w:rPr>
      </w:pPr>
      <w:r>
        <w:rPr>
          <w:rFonts w:hint="eastAsia" w:ascii="宋体" w:hAnsi="宋体" w:eastAsia="宋体"/>
          <w:kern w:val="2"/>
          <w:sz w:val="21"/>
          <w:szCs w:val="21"/>
        </w:rPr>
        <w:t>（3）招标文件规定的投标人的资质、财政预算限额、商务条款；</w:t>
      </w:r>
    </w:p>
    <w:p>
      <w:pPr>
        <w:widowControl w:val="0"/>
        <w:jc w:val="both"/>
        <w:rPr>
          <w:rFonts w:ascii="宋体" w:hAnsi="宋体" w:eastAsia="宋体"/>
          <w:kern w:val="2"/>
          <w:sz w:val="21"/>
          <w:szCs w:val="21"/>
        </w:rPr>
      </w:pPr>
      <w:r>
        <w:rPr>
          <w:rFonts w:hint="eastAsia" w:ascii="宋体" w:hAnsi="宋体" w:eastAsia="宋体"/>
          <w:kern w:val="2"/>
          <w:sz w:val="21"/>
          <w:szCs w:val="21"/>
        </w:rPr>
        <w:t>（4）招标文件规定的评审程序、评标方法和评审因素；</w:t>
      </w:r>
    </w:p>
    <w:p>
      <w:pPr>
        <w:widowControl w:val="0"/>
        <w:jc w:val="both"/>
        <w:rPr>
          <w:rFonts w:ascii="宋体" w:hAnsi="宋体" w:eastAsia="宋体"/>
          <w:kern w:val="2"/>
          <w:sz w:val="21"/>
          <w:szCs w:val="21"/>
        </w:rPr>
      </w:pPr>
      <w:r>
        <w:rPr>
          <w:rFonts w:hint="eastAsia" w:ascii="宋体" w:hAnsi="宋体" w:eastAsia="宋体"/>
          <w:kern w:val="2"/>
          <w:sz w:val="21"/>
          <w:szCs w:val="21"/>
        </w:rPr>
        <w:t>（5）招标文件所列示的废标条件；</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独立评审</w:t>
      </w:r>
    </w:p>
    <w:p>
      <w:pPr>
        <w:widowControl w:val="0"/>
        <w:snapToGrid w:val="0"/>
        <w:ind w:firstLine="420" w:firstLineChars="200"/>
        <w:jc w:val="both"/>
        <w:rPr>
          <w:rFonts w:ascii="宋体" w:hAnsi="宋体" w:eastAsia="宋体"/>
          <w:bCs/>
          <w:kern w:val="2"/>
          <w:sz w:val="21"/>
          <w:szCs w:val="21"/>
        </w:rPr>
      </w:pPr>
      <w:r>
        <w:rPr>
          <w:rFonts w:hint="eastAsia" w:ascii="宋体" w:hAnsi="宋体" w:eastAsia="宋体"/>
          <w:kern w:val="2"/>
          <w:sz w:val="21"/>
          <w:szCs w:val="21"/>
        </w:rPr>
        <w:t>评审委员会成员的评审活动应当独立进行，并应遵循投标文件初审、澄清有关问题、比较与评价、确定中标供应商、编写评审报告的工作程序</w:t>
      </w:r>
      <w:r>
        <w:rPr>
          <w:rFonts w:hint="eastAsia" w:ascii="宋体" w:hAnsi="宋体" w:eastAsia="宋体"/>
          <w:bCs/>
          <w:kern w:val="2"/>
          <w:sz w:val="21"/>
          <w:szCs w:val="21"/>
        </w:rPr>
        <w:t>。</w:t>
      </w:r>
      <w:bookmarkEnd w:id="174"/>
      <w:bookmarkEnd w:id="175"/>
      <w:bookmarkEnd w:id="176"/>
      <w:bookmarkEnd w:id="177"/>
      <w:bookmarkEnd w:id="178"/>
      <w:bookmarkStart w:id="179" w:name="bt评标过程的保密"/>
      <w:bookmarkEnd w:id="179"/>
      <w:bookmarkStart w:id="180" w:name="bt错误的修正"/>
      <w:bookmarkEnd w:id="180"/>
    </w:p>
    <w:p>
      <w:pPr>
        <w:widowControl w:val="0"/>
        <w:ind w:firstLine="420"/>
        <w:jc w:val="both"/>
        <w:rPr>
          <w:rFonts w:ascii="宋体" w:hAnsi="宋体" w:eastAsia="宋体"/>
          <w:szCs w:val="20"/>
        </w:rPr>
      </w:pPr>
    </w:p>
    <w:p>
      <w:pPr>
        <w:keepNext/>
        <w:keepLines/>
        <w:widowControl w:val="0"/>
        <w:adjustRightInd w:val="0"/>
        <w:spacing w:before="260" w:after="260"/>
        <w:jc w:val="center"/>
        <w:textAlignment w:val="baseline"/>
        <w:outlineLvl w:val="1"/>
        <w:rPr>
          <w:rFonts w:ascii="宋体" w:hAnsi="宋体" w:eastAsia="宋体"/>
          <w:sz w:val="28"/>
          <w:szCs w:val="28"/>
        </w:rPr>
      </w:pPr>
      <w:bookmarkStart w:id="181" w:name="_Toc57383590"/>
      <w:bookmarkStart w:id="182" w:name="_Toc101074883"/>
      <w:bookmarkStart w:id="183" w:name="_Toc100052397"/>
      <w:r>
        <w:rPr>
          <w:rFonts w:hint="eastAsia" w:ascii="宋体" w:hAnsi="宋体" w:eastAsia="宋体"/>
          <w:sz w:val="28"/>
          <w:szCs w:val="28"/>
        </w:rPr>
        <w:t>第七章 评审程序</w:t>
      </w:r>
      <w:bookmarkStart w:id="184" w:name="bt投标文件的审查"/>
      <w:bookmarkEnd w:id="184"/>
      <w:bookmarkStart w:id="185" w:name="_Toc73521579"/>
      <w:bookmarkStart w:id="186" w:name="_Toc73518149"/>
      <w:bookmarkStart w:id="187" w:name="_Toc73517671"/>
      <w:bookmarkStart w:id="188" w:name="_Toc73521667"/>
      <w:r>
        <w:rPr>
          <w:rFonts w:hint="eastAsia" w:ascii="宋体" w:hAnsi="宋体" w:eastAsia="宋体"/>
          <w:sz w:val="28"/>
          <w:szCs w:val="28"/>
        </w:rPr>
        <w:t>及评标方法</w:t>
      </w:r>
      <w:bookmarkEnd w:id="181"/>
      <w:bookmarkEnd w:id="182"/>
      <w:bookmarkEnd w:id="183"/>
    </w:p>
    <w:p>
      <w:pPr>
        <w:widowControl w:val="0"/>
        <w:numPr>
          <w:ilvl w:val="0"/>
          <w:numId w:val="9"/>
        </w:numPr>
        <w:snapToGrid w:val="0"/>
        <w:jc w:val="both"/>
        <w:rPr>
          <w:rFonts w:ascii="宋体" w:hAnsi="宋体" w:eastAsia="宋体"/>
          <w:b/>
          <w:kern w:val="2"/>
          <w:sz w:val="21"/>
          <w:szCs w:val="21"/>
        </w:rPr>
      </w:pPr>
      <w:bookmarkStart w:id="189" w:name="_Toc100052398"/>
      <w:r>
        <w:rPr>
          <w:rFonts w:hint="eastAsia" w:ascii="宋体" w:hAnsi="宋体" w:eastAsia="宋体"/>
          <w:b/>
          <w:kern w:val="2"/>
          <w:sz w:val="21"/>
          <w:szCs w:val="21"/>
        </w:rPr>
        <w:t>投标文件初审</w:t>
      </w:r>
      <w:bookmarkEnd w:id="189"/>
    </w:p>
    <w:p>
      <w:pPr>
        <w:widowControl w:val="0"/>
        <w:numPr>
          <w:ilvl w:val="1"/>
          <w:numId w:val="30"/>
        </w:numPr>
        <w:snapToGrid w:val="0"/>
        <w:jc w:val="both"/>
        <w:rPr>
          <w:rFonts w:ascii="宋体" w:hAnsi="宋体" w:eastAsia="宋体"/>
          <w:kern w:val="2"/>
          <w:sz w:val="21"/>
          <w:szCs w:val="21"/>
        </w:rPr>
      </w:pPr>
      <w:r>
        <w:rPr>
          <w:rFonts w:hint="eastAsia" w:ascii="宋体" w:hAnsi="宋体" w:eastAsia="宋体"/>
          <w:kern w:val="2"/>
          <w:sz w:val="21"/>
          <w:szCs w:val="21"/>
        </w:rPr>
        <w:t>投标文件初审包括资格性检查和符合性检查。资格性检查：依据法律法规和招标文件的规定，对投标文件中的资格证明、投标保证金等进行审查，以确定投标供应商是否具备投标资格。符合性检查：依据招标文件的规定，从投标文件的有效性、完整性和对招标文件的响应程度进行审查，以确定是否对招标文件的实质性要求作出响应。</w:t>
      </w:r>
    </w:p>
    <w:p>
      <w:pPr>
        <w:widowControl w:val="0"/>
        <w:numPr>
          <w:ilvl w:val="1"/>
          <w:numId w:val="30"/>
        </w:numPr>
        <w:snapToGrid w:val="0"/>
        <w:jc w:val="both"/>
        <w:rPr>
          <w:rFonts w:ascii="宋体" w:hAnsi="宋体" w:eastAsia="宋体"/>
          <w:kern w:val="2"/>
          <w:sz w:val="21"/>
          <w:szCs w:val="21"/>
        </w:rPr>
      </w:pPr>
      <w:r>
        <w:rPr>
          <w:rFonts w:hint="eastAsia" w:ascii="宋体" w:hAnsi="宋体" w:eastAsia="宋体"/>
          <w:kern w:val="2"/>
          <w:sz w:val="21"/>
          <w:szCs w:val="21"/>
        </w:rPr>
        <w:t>投标文件初审内容请详见招标文件第二册第二章《投标文件初审表》部分。投标人若有一条审查不通过则按废标处理。</w:t>
      </w:r>
    </w:p>
    <w:p>
      <w:pPr>
        <w:widowControl w:val="0"/>
        <w:numPr>
          <w:ilvl w:val="1"/>
          <w:numId w:val="30"/>
        </w:numPr>
        <w:snapToGrid w:val="0"/>
        <w:jc w:val="both"/>
        <w:rPr>
          <w:rFonts w:ascii="宋体" w:hAnsi="宋体" w:eastAsia="宋体"/>
          <w:b/>
          <w:bCs/>
          <w:kern w:val="2"/>
          <w:sz w:val="21"/>
          <w:szCs w:val="21"/>
        </w:rPr>
      </w:pPr>
      <w:r>
        <w:rPr>
          <w:rFonts w:hint="eastAsia" w:ascii="宋体" w:hAnsi="宋体" w:eastAsia="宋体"/>
          <w:kern w:val="2"/>
          <w:sz w:val="21"/>
          <w:szCs w:val="21"/>
        </w:rPr>
        <w:t>对不属于投标文件初审表所列的其他情形，除法律法规另有规定外，不得作为废标的理由。</w:t>
      </w:r>
      <w:bookmarkEnd w:id="185"/>
      <w:bookmarkEnd w:id="186"/>
      <w:bookmarkEnd w:id="187"/>
      <w:bookmarkEnd w:id="188"/>
    </w:p>
    <w:p>
      <w:pPr>
        <w:widowControl w:val="0"/>
        <w:numPr>
          <w:ilvl w:val="0"/>
          <w:numId w:val="9"/>
        </w:numPr>
        <w:snapToGrid w:val="0"/>
        <w:jc w:val="both"/>
        <w:rPr>
          <w:rFonts w:ascii="宋体" w:hAnsi="宋体" w:eastAsia="宋体"/>
          <w:b/>
          <w:kern w:val="2"/>
          <w:sz w:val="21"/>
          <w:szCs w:val="21"/>
        </w:rPr>
      </w:pPr>
      <w:bookmarkStart w:id="190" w:name="_Toc100052399"/>
      <w:r>
        <w:rPr>
          <w:rFonts w:hint="eastAsia" w:ascii="宋体" w:hAnsi="宋体" w:eastAsia="宋体"/>
          <w:b/>
          <w:kern w:val="2"/>
          <w:sz w:val="21"/>
          <w:szCs w:val="21"/>
        </w:rPr>
        <w:t>澄清有关问题</w:t>
      </w:r>
      <w:bookmarkEnd w:id="190"/>
    </w:p>
    <w:p>
      <w:pPr>
        <w:widowControl w:val="0"/>
        <w:snapToGrid w:val="0"/>
        <w:ind w:firstLine="411" w:firstLineChars="196"/>
        <w:jc w:val="both"/>
        <w:rPr>
          <w:rFonts w:ascii="宋体" w:hAnsi="宋体" w:eastAsia="宋体"/>
          <w:kern w:val="2"/>
          <w:sz w:val="21"/>
          <w:szCs w:val="21"/>
        </w:rPr>
      </w:pPr>
      <w:bookmarkStart w:id="191" w:name="bt投标文件的评估和比较"/>
      <w:bookmarkEnd w:id="191"/>
      <w:bookmarkStart w:id="192" w:name="bt投标文件的澄清"/>
      <w:bookmarkEnd w:id="192"/>
      <w:bookmarkStart w:id="193" w:name="bt废标"/>
      <w:bookmarkEnd w:id="193"/>
      <w:bookmarkStart w:id="194" w:name="_Toc73521583"/>
      <w:bookmarkStart w:id="195" w:name="_Toc73521671"/>
      <w:bookmarkStart w:id="196" w:name="_Toc73517675"/>
      <w:bookmarkStart w:id="197" w:name="_Toc73518153"/>
      <w:r>
        <w:rPr>
          <w:rFonts w:hint="eastAsia" w:ascii="宋体" w:hAnsi="宋体" w:eastAsia="宋体"/>
          <w:kern w:val="2"/>
          <w:sz w:val="21"/>
          <w:szCs w:val="21"/>
        </w:rPr>
        <w:t>为了有助于投标文件的审查、评价和比较，对投标文件含义不明确、同类问题表述不一致或者有明显文字和计算错误的内容，评审委员会可以用书面形式(应当由评审委员会全体成员签字)要求投标供应商作出必要的澄清、说明或者纠正。投标人的澄清、说明或者补正应当用采用书面形式（由其受权的代表签字），并不得超出投标文件的范围或者改变投标文件的实质性的内容。根据本通用条款第28条，凡属于评审委员会在评审中发现的算术错误进行核实的修改不在此列。</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错误的修正</w:t>
      </w:r>
    </w:p>
    <w:p>
      <w:pPr>
        <w:widowControl w:val="0"/>
        <w:numPr>
          <w:ilvl w:val="1"/>
          <w:numId w:val="31"/>
        </w:numPr>
        <w:snapToGrid w:val="0"/>
        <w:jc w:val="both"/>
        <w:rPr>
          <w:rFonts w:ascii="宋体" w:hAnsi="宋体" w:eastAsia="宋体"/>
          <w:kern w:val="2"/>
          <w:sz w:val="21"/>
          <w:szCs w:val="21"/>
        </w:rPr>
      </w:pPr>
      <w:bookmarkStart w:id="198" w:name="_Toc100052401"/>
      <w:r>
        <w:rPr>
          <w:rFonts w:hint="eastAsia" w:ascii="宋体" w:hAnsi="宋体" w:eastAsia="宋体"/>
          <w:kern w:val="2"/>
          <w:sz w:val="21"/>
          <w:szCs w:val="21"/>
        </w:rPr>
        <w:t>评审委员会将审查投标文件是否完整、总体编排是否有序、文件签署是否合格、投标人是否提交了投标保证金、有无计算上的错误等。</w:t>
      </w:r>
    </w:p>
    <w:p>
      <w:pPr>
        <w:widowControl w:val="0"/>
        <w:numPr>
          <w:ilvl w:val="1"/>
          <w:numId w:val="31"/>
        </w:numPr>
        <w:snapToGrid w:val="0"/>
        <w:jc w:val="both"/>
        <w:rPr>
          <w:rFonts w:ascii="宋体" w:hAnsi="宋体" w:eastAsia="宋体"/>
          <w:kern w:val="2"/>
          <w:sz w:val="21"/>
          <w:szCs w:val="21"/>
        </w:rPr>
      </w:pPr>
      <w:r>
        <w:rPr>
          <w:rFonts w:hint="eastAsia" w:ascii="宋体" w:hAnsi="宋体" w:eastAsia="宋体"/>
          <w:kern w:val="2"/>
          <w:sz w:val="21"/>
          <w:szCs w:val="21"/>
        </w:rPr>
        <w:t>算术错误将按以下方法更正（次序排先者优先）：</w:t>
      </w:r>
    </w:p>
    <w:p>
      <w:pPr>
        <w:widowControl w:val="0"/>
        <w:numPr>
          <w:ilvl w:val="2"/>
          <w:numId w:val="32"/>
        </w:numPr>
        <w:snapToGrid w:val="0"/>
        <w:jc w:val="both"/>
        <w:rPr>
          <w:rFonts w:ascii="宋体" w:hAnsi="宋体" w:eastAsia="宋体"/>
          <w:kern w:val="2"/>
          <w:sz w:val="21"/>
          <w:szCs w:val="21"/>
        </w:rPr>
      </w:pPr>
      <w:r>
        <w:rPr>
          <w:rFonts w:hint="eastAsia" w:ascii="宋体" w:hAnsi="宋体" w:eastAsia="宋体"/>
          <w:kern w:val="2"/>
          <w:sz w:val="21"/>
          <w:szCs w:val="21"/>
        </w:rPr>
        <w:t>若开标一览表中内容与投标文件中明细表内容不一致，以开标一览表为准；</w:t>
      </w:r>
    </w:p>
    <w:p>
      <w:pPr>
        <w:widowControl w:val="0"/>
        <w:numPr>
          <w:ilvl w:val="2"/>
          <w:numId w:val="32"/>
        </w:numPr>
        <w:snapToGrid w:val="0"/>
        <w:jc w:val="both"/>
        <w:rPr>
          <w:rFonts w:ascii="宋体" w:hAnsi="宋体" w:eastAsia="宋体"/>
          <w:kern w:val="2"/>
          <w:sz w:val="21"/>
          <w:szCs w:val="21"/>
        </w:rPr>
      </w:pPr>
      <w:r>
        <w:rPr>
          <w:rFonts w:hint="eastAsia" w:ascii="宋体" w:hAnsi="宋体" w:eastAsia="宋体"/>
          <w:kern w:val="2"/>
          <w:sz w:val="21"/>
          <w:szCs w:val="21"/>
        </w:rPr>
        <w:t>若投标文件的大写金额和小写金额不一致，以大写金额为准；</w:t>
      </w:r>
    </w:p>
    <w:p>
      <w:pPr>
        <w:widowControl w:val="0"/>
        <w:numPr>
          <w:ilvl w:val="2"/>
          <w:numId w:val="32"/>
        </w:numPr>
        <w:snapToGrid w:val="0"/>
        <w:jc w:val="both"/>
        <w:rPr>
          <w:rFonts w:ascii="宋体" w:hAnsi="宋体" w:eastAsia="宋体"/>
          <w:kern w:val="2"/>
          <w:sz w:val="21"/>
          <w:szCs w:val="21"/>
        </w:rPr>
      </w:pPr>
      <w:r>
        <w:rPr>
          <w:rFonts w:hint="eastAsia" w:ascii="宋体" w:hAnsi="宋体" w:eastAsia="宋体"/>
          <w:kern w:val="2"/>
          <w:sz w:val="21"/>
          <w:szCs w:val="21"/>
        </w:rPr>
        <w:t>若总价金额与按单价汇总金额不一致的，以单价金额计算结果为准；</w:t>
      </w:r>
    </w:p>
    <w:p>
      <w:pPr>
        <w:widowControl w:val="0"/>
        <w:numPr>
          <w:ilvl w:val="2"/>
          <w:numId w:val="32"/>
        </w:numPr>
        <w:snapToGrid w:val="0"/>
        <w:jc w:val="both"/>
        <w:rPr>
          <w:rFonts w:ascii="宋体" w:hAnsi="宋体" w:eastAsia="宋体"/>
          <w:kern w:val="2"/>
          <w:sz w:val="21"/>
          <w:szCs w:val="21"/>
        </w:rPr>
      </w:pPr>
      <w:r>
        <w:rPr>
          <w:rFonts w:hint="eastAsia" w:ascii="宋体" w:hAnsi="宋体" w:eastAsia="宋体"/>
          <w:kern w:val="2"/>
          <w:sz w:val="21"/>
          <w:szCs w:val="21"/>
        </w:rPr>
        <w:t>若单价金额小数点有明显错位的，应以开</w:t>
      </w:r>
      <w:r>
        <w:rPr>
          <w:rFonts w:ascii="宋体" w:hAnsi="宋体" w:eastAsia="宋体"/>
          <w:kern w:val="2"/>
          <w:sz w:val="21"/>
          <w:szCs w:val="21"/>
        </w:rPr>
        <w:t>标一览</w:t>
      </w:r>
      <w:r>
        <w:rPr>
          <w:rFonts w:hint="eastAsia" w:ascii="宋体" w:hAnsi="宋体" w:eastAsia="宋体"/>
          <w:kern w:val="2"/>
          <w:sz w:val="21"/>
          <w:szCs w:val="21"/>
        </w:rPr>
        <w:t>表的总价为准，并修改单价；</w:t>
      </w:r>
    </w:p>
    <w:p>
      <w:pPr>
        <w:widowControl w:val="0"/>
        <w:numPr>
          <w:ilvl w:val="2"/>
          <w:numId w:val="32"/>
        </w:numPr>
        <w:snapToGrid w:val="0"/>
        <w:jc w:val="both"/>
        <w:rPr>
          <w:rFonts w:ascii="宋体" w:hAnsi="宋体" w:eastAsia="宋体"/>
          <w:kern w:val="2"/>
          <w:sz w:val="21"/>
          <w:szCs w:val="21"/>
        </w:rPr>
      </w:pPr>
      <w:r>
        <w:rPr>
          <w:rFonts w:hint="eastAsia" w:ascii="宋体" w:hAnsi="宋体" w:eastAsia="宋体"/>
          <w:kern w:val="2"/>
          <w:sz w:val="21"/>
          <w:szCs w:val="21"/>
        </w:rPr>
        <w:t>对不同文字文本投标文件的解释发生异议的，以中文文本为准。</w:t>
      </w:r>
    </w:p>
    <w:p>
      <w:pPr>
        <w:widowControl w:val="0"/>
        <w:numPr>
          <w:ilvl w:val="1"/>
          <w:numId w:val="31"/>
        </w:numPr>
        <w:snapToGrid w:val="0"/>
        <w:jc w:val="both"/>
        <w:rPr>
          <w:rFonts w:ascii="宋体" w:hAnsi="宋体" w:eastAsia="宋体"/>
          <w:kern w:val="2"/>
          <w:sz w:val="21"/>
          <w:szCs w:val="21"/>
        </w:rPr>
      </w:pPr>
      <w:r>
        <w:rPr>
          <w:rFonts w:hint="eastAsia" w:ascii="宋体" w:hAnsi="宋体" w:eastAsia="宋体"/>
          <w:kern w:val="2"/>
          <w:sz w:val="21"/>
          <w:szCs w:val="21"/>
        </w:rPr>
        <w:t>对于投标文件中不构成实质性偏差的不正规、不一致或不规则，给评审带来不便，评审委员会可以接受。</w:t>
      </w:r>
    </w:p>
    <w:p>
      <w:pPr>
        <w:widowControl w:val="0"/>
        <w:numPr>
          <w:ilvl w:val="1"/>
          <w:numId w:val="31"/>
        </w:numPr>
        <w:snapToGrid w:val="0"/>
        <w:jc w:val="both"/>
        <w:rPr>
          <w:rFonts w:ascii="宋体" w:hAnsi="宋体" w:eastAsia="宋体"/>
          <w:kern w:val="2"/>
          <w:sz w:val="21"/>
          <w:szCs w:val="21"/>
        </w:rPr>
      </w:pPr>
      <w:r>
        <w:rPr>
          <w:rFonts w:hint="eastAsia" w:ascii="宋体" w:hAnsi="宋体" w:eastAsia="宋体"/>
          <w:kern w:val="2"/>
          <w:sz w:val="21"/>
          <w:szCs w:val="21"/>
        </w:rPr>
        <w:t>上述修正错误的原则及方法调整或修正投标文件的投标报价，投标人同意后，调整后的投标报价对投标人起约束作用。</w:t>
      </w:r>
      <w:r>
        <w:rPr>
          <w:rFonts w:hint="eastAsia" w:ascii="宋体" w:hAnsi="宋体" w:eastAsia="宋体"/>
          <w:bCs/>
          <w:kern w:val="2"/>
          <w:sz w:val="21"/>
          <w:szCs w:val="21"/>
        </w:rPr>
        <w:t>如果投标人不接受修正后的报价，则其投标将被拒绝。</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投标文件的</w:t>
      </w:r>
      <w:bookmarkEnd w:id="194"/>
      <w:bookmarkEnd w:id="195"/>
      <w:bookmarkEnd w:id="196"/>
      <w:bookmarkEnd w:id="197"/>
      <w:r>
        <w:rPr>
          <w:rFonts w:hint="eastAsia" w:ascii="宋体" w:hAnsi="宋体" w:eastAsia="宋体"/>
          <w:b/>
          <w:kern w:val="2"/>
          <w:sz w:val="21"/>
          <w:szCs w:val="21"/>
        </w:rPr>
        <w:t>比较与评价</w:t>
      </w:r>
      <w:bookmarkEnd w:id="198"/>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评审委员会按招标文件中规定的评标方法和标准，对资格性检查和符合性检查合格且报价不超过预算控制金额的投标文件进行商务和技术评审，综合比较与评价。</w:t>
      </w:r>
    </w:p>
    <w:p>
      <w:pPr>
        <w:widowControl w:val="0"/>
        <w:numPr>
          <w:ilvl w:val="0"/>
          <w:numId w:val="9"/>
        </w:numPr>
        <w:snapToGrid w:val="0"/>
        <w:jc w:val="both"/>
        <w:rPr>
          <w:rFonts w:ascii="宋体" w:hAnsi="宋体" w:eastAsia="宋体"/>
          <w:b/>
          <w:kern w:val="2"/>
          <w:sz w:val="21"/>
          <w:szCs w:val="21"/>
        </w:rPr>
      </w:pPr>
      <w:bookmarkStart w:id="199" w:name="_Toc100052402"/>
      <w:r>
        <w:rPr>
          <w:rFonts w:hint="eastAsia" w:ascii="宋体" w:hAnsi="宋体" w:eastAsia="宋体"/>
          <w:b/>
          <w:kern w:val="2"/>
          <w:sz w:val="21"/>
          <w:szCs w:val="21"/>
        </w:rPr>
        <w:t>评标方法</w:t>
      </w:r>
      <w:bookmarkEnd w:id="199"/>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评标方法分为最低评标价法、综合评分法、法规允许的其它评标办法。</w:t>
      </w:r>
    </w:p>
    <w:p>
      <w:pPr>
        <w:widowControl w:val="0"/>
        <w:snapToGrid w:val="0"/>
        <w:jc w:val="both"/>
        <w:rPr>
          <w:rFonts w:ascii="宋体" w:hAnsi="宋体" w:eastAsia="宋体"/>
          <w:b/>
          <w:kern w:val="2"/>
          <w:sz w:val="21"/>
          <w:szCs w:val="21"/>
        </w:rPr>
      </w:pPr>
      <w:bookmarkStart w:id="200" w:name="评标方法2"/>
      <w:r>
        <w:rPr>
          <w:rFonts w:hint="eastAsia" w:ascii="宋体" w:hAnsi="宋体" w:eastAsia="宋体"/>
          <w:b/>
          <w:kern w:val="2"/>
          <w:sz w:val="21"/>
          <w:szCs w:val="21"/>
        </w:rPr>
        <w:t>3</w:t>
      </w:r>
      <w:r>
        <w:rPr>
          <w:rFonts w:ascii="宋体" w:hAnsi="宋体" w:eastAsia="宋体"/>
          <w:b/>
          <w:kern w:val="2"/>
          <w:sz w:val="21"/>
          <w:szCs w:val="21"/>
        </w:rPr>
        <w:t>0.1</w:t>
      </w:r>
      <w:r>
        <w:rPr>
          <w:rFonts w:hint="eastAsia" w:ascii="宋体" w:hAnsi="宋体" w:eastAsia="宋体"/>
          <w:b/>
          <w:kern w:val="2"/>
          <w:sz w:val="21"/>
          <w:szCs w:val="21"/>
        </w:rPr>
        <w:t>最低评标价法</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最低评标价法，是指以价格因素确定中标候选供应商的评标方法，即在满足招标文件实质性要求前提下，以报价最低的投标供应商作为中标候选供应商或中标供应商的评标方法。</w:t>
      </w:r>
    </w:p>
    <w:p>
      <w:pPr>
        <w:widowControl w:val="0"/>
        <w:snapToGrid w:val="0"/>
        <w:jc w:val="both"/>
        <w:rPr>
          <w:rFonts w:ascii="宋体" w:hAnsi="宋体" w:eastAsia="宋体"/>
          <w:b/>
          <w:kern w:val="2"/>
          <w:sz w:val="21"/>
          <w:szCs w:val="21"/>
        </w:rPr>
      </w:pPr>
      <w:r>
        <w:rPr>
          <w:rFonts w:hint="eastAsia" w:ascii="宋体" w:hAnsi="宋体" w:eastAsia="宋体"/>
          <w:b/>
          <w:kern w:val="2"/>
          <w:sz w:val="21"/>
          <w:szCs w:val="21"/>
        </w:rPr>
        <w:t>3</w:t>
      </w:r>
      <w:r>
        <w:rPr>
          <w:rFonts w:ascii="宋体" w:hAnsi="宋体" w:eastAsia="宋体"/>
          <w:b/>
          <w:kern w:val="2"/>
          <w:sz w:val="21"/>
          <w:szCs w:val="21"/>
        </w:rPr>
        <w:t>0.2</w:t>
      </w:r>
      <w:r>
        <w:rPr>
          <w:rFonts w:hint="eastAsia" w:ascii="宋体" w:hAnsi="宋体" w:eastAsia="宋体"/>
          <w:b/>
          <w:kern w:val="2"/>
          <w:sz w:val="21"/>
          <w:szCs w:val="21"/>
        </w:rPr>
        <w:t>综合评分法</w:t>
      </w:r>
      <w:bookmarkEnd w:id="200"/>
    </w:p>
    <w:p>
      <w:pPr>
        <w:widowControl w:val="0"/>
        <w:snapToGrid w:val="0"/>
        <w:ind w:firstLine="411" w:firstLineChars="196"/>
        <w:jc w:val="both"/>
        <w:rPr>
          <w:rFonts w:ascii="宋体" w:hAnsi="宋体" w:eastAsia="宋体"/>
          <w:kern w:val="2"/>
          <w:sz w:val="21"/>
          <w:szCs w:val="21"/>
        </w:rPr>
      </w:pPr>
      <w:bookmarkStart w:id="201" w:name="评标方法3"/>
      <w:r>
        <w:rPr>
          <w:rFonts w:hint="eastAsia" w:ascii="宋体" w:hAnsi="宋体" w:eastAsia="宋体"/>
          <w:kern w:val="2"/>
          <w:sz w:val="21"/>
          <w:szCs w:val="21"/>
        </w:rPr>
        <w:t>综合评分法，是指在最大限度地满足招标文件实质性要求前提下，按照招标文件中规定的各项因素进行量化打分，以评标总得分最高的投标供应商作为中标候选供应商或中标供应商的评标方法。</w:t>
      </w:r>
    </w:p>
    <w:p>
      <w:pPr>
        <w:widowControl w:val="0"/>
        <w:snapToGrid w:val="0"/>
        <w:jc w:val="both"/>
        <w:rPr>
          <w:rFonts w:ascii="宋体" w:hAnsi="宋体" w:eastAsia="宋体"/>
          <w:b/>
          <w:kern w:val="2"/>
          <w:sz w:val="21"/>
          <w:szCs w:val="21"/>
        </w:rPr>
      </w:pPr>
      <w:r>
        <w:rPr>
          <w:rFonts w:hint="eastAsia" w:ascii="宋体" w:hAnsi="宋体" w:eastAsia="宋体"/>
          <w:b/>
          <w:kern w:val="2"/>
          <w:sz w:val="21"/>
          <w:szCs w:val="21"/>
        </w:rPr>
        <w:t>3</w:t>
      </w:r>
      <w:r>
        <w:rPr>
          <w:rFonts w:ascii="宋体" w:hAnsi="宋体" w:eastAsia="宋体"/>
          <w:b/>
          <w:kern w:val="2"/>
          <w:sz w:val="21"/>
          <w:szCs w:val="21"/>
        </w:rPr>
        <w:t>0.3</w:t>
      </w:r>
      <w:r>
        <w:rPr>
          <w:rFonts w:hint="eastAsia" w:ascii="宋体" w:hAnsi="宋体" w:eastAsia="宋体"/>
          <w:b/>
          <w:kern w:val="2"/>
          <w:sz w:val="21"/>
          <w:szCs w:val="21"/>
        </w:rPr>
        <w:t>本项目采用的评标方法</w:t>
      </w:r>
      <w:bookmarkEnd w:id="201"/>
    </w:p>
    <w:p>
      <w:pPr>
        <w:widowControl w:val="0"/>
        <w:snapToGrid w:val="0"/>
        <w:ind w:left="567"/>
        <w:jc w:val="both"/>
        <w:rPr>
          <w:rFonts w:ascii="宋体" w:hAnsi="宋体" w:eastAsia="宋体"/>
          <w:b/>
          <w:bCs/>
          <w:kern w:val="2"/>
          <w:sz w:val="21"/>
          <w:szCs w:val="21"/>
        </w:rPr>
      </w:pPr>
      <w:r>
        <w:rPr>
          <w:rFonts w:hint="eastAsia" w:ascii="宋体" w:hAnsi="宋体" w:eastAsia="宋体"/>
          <w:kern w:val="2"/>
          <w:sz w:val="21"/>
          <w:szCs w:val="21"/>
        </w:rPr>
        <w:t>（请详见招标文件《评标信息》）</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定标</w:t>
      </w:r>
    </w:p>
    <w:p>
      <w:pPr>
        <w:widowControl w:val="0"/>
        <w:numPr>
          <w:ilvl w:val="1"/>
          <w:numId w:val="33"/>
        </w:numPr>
        <w:snapToGrid w:val="0"/>
        <w:jc w:val="both"/>
        <w:rPr>
          <w:rFonts w:ascii="宋体" w:hAnsi="宋体" w:eastAsia="宋体"/>
          <w:kern w:val="2"/>
          <w:sz w:val="21"/>
          <w:szCs w:val="21"/>
        </w:rPr>
      </w:pPr>
      <w:r>
        <w:rPr>
          <w:rFonts w:hint="eastAsia" w:ascii="宋体" w:hAnsi="宋体" w:eastAsia="宋体"/>
          <w:kern w:val="2"/>
          <w:sz w:val="21"/>
          <w:szCs w:val="21"/>
        </w:rPr>
        <w:t>评审委员会依据本招标文件所约定的评标方法进行评审和比较，向政府采购代理机构提交书面评审报告，并根据评标方法比较评价结果从优到劣进行排序，并推荐中标候选人或确定中标供应商；</w:t>
      </w:r>
    </w:p>
    <w:p>
      <w:pPr>
        <w:widowControl w:val="0"/>
        <w:numPr>
          <w:ilvl w:val="1"/>
          <w:numId w:val="33"/>
        </w:numPr>
        <w:snapToGrid w:val="0"/>
        <w:jc w:val="both"/>
        <w:rPr>
          <w:rFonts w:ascii="宋体" w:hAnsi="宋体" w:eastAsia="宋体"/>
          <w:kern w:val="2"/>
          <w:sz w:val="21"/>
          <w:szCs w:val="21"/>
        </w:rPr>
      </w:pPr>
      <w:r>
        <w:rPr>
          <w:rFonts w:hint="eastAsia" w:ascii="宋体" w:hAnsi="宋体" w:eastAsia="宋体"/>
          <w:kern w:val="2"/>
          <w:sz w:val="21"/>
          <w:szCs w:val="21"/>
        </w:rPr>
        <w:t>采用最低评标价法的，按投标报价由低到高顺序排列，投标报价相同的，按技术指标优劣顺序排列。评审委员会认为，排在前面的供应商的最低投标报价或者某些分项报价明显不合理或者低于成本，有可能影响商品质量和不能诚信履约的，应当要求其在规定的期限内提供书面文件予以解释说明，并提交相关证明材料；否则，评审委员会可以取消该投标供应商的中标资格，按顺序由排在后面的供应商递补，以此类推。对是否满足实质性要求或报价是否合理或是否低于成本，评委会意见不一致时，按少数服从多数原则作出决定。</w:t>
      </w:r>
    </w:p>
    <w:p>
      <w:pPr>
        <w:widowControl w:val="0"/>
        <w:numPr>
          <w:ilvl w:val="1"/>
          <w:numId w:val="33"/>
        </w:numPr>
        <w:snapToGrid w:val="0"/>
        <w:jc w:val="both"/>
        <w:rPr>
          <w:rFonts w:ascii="宋体" w:hAnsi="宋体" w:eastAsia="宋体"/>
          <w:kern w:val="2"/>
          <w:sz w:val="21"/>
          <w:szCs w:val="21"/>
        </w:rPr>
      </w:pPr>
      <w:r>
        <w:rPr>
          <w:rFonts w:ascii="宋体" w:hAnsi="宋体" w:eastAsia="宋体"/>
          <w:kern w:val="2"/>
          <w:sz w:val="21"/>
          <w:szCs w:val="21"/>
        </w:rPr>
        <w:t>采用综合评</w:t>
      </w:r>
      <w:r>
        <w:rPr>
          <w:rFonts w:hint="eastAsia" w:ascii="宋体" w:hAnsi="宋体" w:eastAsia="宋体"/>
          <w:kern w:val="2"/>
          <w:sz w:val="21"/>
          <w:szCs w:val="21"/>
        </w:rPr>
        <w:t>分</w:t>
      </w:r>
      <w:r>
        <w:rPr>
          <w:rFonts w:ascii="宋体" w:hAnsi="宋体" w:eastAsia="宋体"/>
          <w:kern w:val="2"/>
          <w:sz w:val="21"/>
          <w:szCs w:val="21"/>
        </w:rPr>
        <w:t>法的，按评审后得分由高到低顺序排列。得分相同的，按投标报价由低到高顺序排列。得分且投标报价相同的，按技术指标优劣顺序排列。</w:t>
      </w:r>
    </w:p>
    <w:p>
      <w:pPr>
        <w:widowControl w:val="0"/>
        <w:numPr>
          <w:ilvl w:val="0"/>
          <w:numId w:val="9"/>
        </w:numPr>
        <w:snapToGrid w:val="0"/>
        <w:jc w:val="both"/>
        <w:rPr>
          <w:rFonts w:ascii="宋体" w:hAnsi="宋体" w:eastAsia="宋体"/>
          <w:b/>
          <w:kern w:val="2"/>
          <w:sz w:val="21"/>
          <w:szCs w:val="21"/>
        </w:rPr>
      </w:pPr>
      <w:bookmarkStart w:id="202" w:name="_Toc100052404"/>
      <w:r>
        <w:rPr>
          <w:rFonts w:hint="eastAsia" w:ascii="宋体" w:hAnsi="宋体" w:eastAsia="宋体"/>
          <w:b/>
          <w:kern w:val="2"/>
          <w:sz w:val="21"/>
          <w:szCs w:val="21"/>
        </w:rPr>
        <w:t>编写评审报告</w:t>
      </w:r>
      <w:bookmarkEnd w:id="202"/>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评审报告是评审委员会根据全体评标成员签字的原始评标记录和评标结果编写的报告，评审报告由评审委员会全体成员签字。对评标结论持有异议的评审委员会成员可以书面方式阐述其不同意见和理由。评审委员会成员拒绝在评审报告上签字且不陈述其不同意见和理由的，视为同意评标结论。评审委员会应当对此作出书面说明并记录在案。</w:t>
      </w:r>
    </w:p>
    <w:p>
      <w:pPr>
        <w:widowControl w:val="0"/>
        <w:numPr>
          <w:ilvl w:val="0"/>
          <w:numId w:val="9"/>
        </w:numPr>
        <w:snapToGrid w:val="0"/>
        <w:jc w:val="both"/>
        <w:rPr>
          <w:rFonts w:ascii="宋体" w:hAnsi="宋体" w:eastAsia="宋体"/>
          <w:b/>
          <w:kern w:val="2"/>
          <w:sz w:val="21"/>
          <w:szCs w:val="21"/>
        </w:rPr>
      </w:pPr>
      <w:bookmarkStart w:id="203" w:name="_Toc100052405"/>
      <w:bookmarkStart w:id="204" w:name="_Toc73517681"/>
      <w:bookmarkStart w:id="205" w:name="_Toc73521676"/>
      <w:bookmarkStart w:id="206" w:name="_Toc73521588"/>
      <w:bookmarkStart w:id="207" w:name="_Toc73518159"/>
      <w:r>
        <w:rPr>
          <w:rFonts w:hint="eastAsia" w:ascii="宋体" w:hAnsi="宋体" w:eastAsia="宋体"/>
          <w:b/>
          <w:kern w:val="2"/>
          <w:sz w:val="21"/>
          <w:szCs w:val="21"/>
        </w:rPr>
        <w:t>中标结果</w:t>
      </w:r>
      <w:bookmarkEnd w:id="203"/>
    </w:p>
    <w:p>
      <w:pPr>
        <w:widowControl w:val="0"/>
        <w:numPr>
          <w:ilvl w:val="1"/>
          <w:numId w:val="34"/>
        </w:numPr>
        <w:snapToGrid w:val="0"/>
        <w:jc w:val="both"/>
        <w:rPr>
          <w:rFonts w:ascii="宋体" w:hAnsi="宋体" w:eastAsia="宋体"/>
          <w:kern w:val="2"/>
          <w:sz w:val="21"/>
          <w:szCs w:val="21"/>
        </w:rPr>
      </w:pPr>
      <w:r>
        <w:rPr>
          <w:rFonts w:hint="eastAsia" w:ascii="宋体" w:hAnsi="宋体" w:eastAsia="宋体"/>
          <w:kern w:val="2"/>
          <w:sz w:val="21"/>
          <w:szCs w:val="21"/>
        </w:rPr>
        <w:t>为体现“公开、公平、公正”的原则，评标结束后，政府采购代理机构将在主管部门指定的政府采购网站和政府采购代理机构网站（详见招标公告中的查询网址）上同时发布中标结果公告，公示期为3天。供应商如对评标结果有异议，请于公示期内，以书面形式向我公司反映。若在公示期内未提出异议，则视为认同该评标结果。</w:t>
      </w:r>
    </w:p>
    <w:p>
      <w:pPr>
        <w:widowControl w:val="0"/>
        <w:numPr>
          <w:ilvl w:val="1"/>
          <w:numId w:val="34"/>
        </w:numPr>
        <w:snapToGrid w:val="0"/>
        <w:jc w:val="both"/>
        <w:rPr>
          <w:rFonts w:ascii="宋体" w:hAnsi="宋体" w:eastAsia="宋体"/>
          <w:kern w:val="2"/>
          <w:sz w:val="21"/>
          <w:szCs w:val="21"/>
        </w:rPr>
      </w:pPr>
      <w:r>
        <w:rPr>
          <w:rFonts w:hint="eastAsia" w:ascii="宋体" w:hAnsi="宋体" w:eastAsia="宋体"/>
          <w:kern w:val="2"/>
          <w:sz w:val="21"/>
          <w:szCs w:val="21"/>
        </w:rPr>
        <w:t>评审委员会不直接向未通过符合性检查的投标人或者未中标的投标人解释落标原因，也不退还投标文件。</w:t>
      </w:r>
    </w:p>
    <w:p>
      <w:pPr>
        <w:widowControl w:val="0"/>
        <w:numPr>
          <w:ilvl w:val="0"/>
          <w:numId w:val="9"/>
        </w:numPr>
        <w:snapToGrid w:val="0"/>
        <w:jc w:val="both"/>
        <w:rPr>
          <w:rFonts w:ascii="宋体" w:hAnsi="宋体" w:eastAsia="宋体"/>
          <w:b/>
          <w:kern w:val="2"/>
          <w:sz w:val="21"/>
          <w:szCs w:val="21"/>
        </w:rPr>
      </w:pPr>
      <w:bookmarkStart w:id="208" w:name="_Toc100052406"/>
      <w:r>
        <w:rPr>
          <w:rFonts w:hint="eastAsia" w:ascii="宋体" w:hAnsi="宋体" w:eastAsia="宋体"/>
          <w:b/>
          <w:kern w:val="2"/>
          <w:sz w:val="21"/>
          <w:szCs w:val="21"/>
        </w:rPr>
        <w:t>中标通知书</w:t>
      </w:r>
      <w:bookmarkEnd w:id="208"/>
    </w:p>
    <w:p>
      <w:pPr>
        <w:widowControl w:val="0"/>
        <w:numPr>
          <w:ilvl w:val="1"/>
          <w:numId w:val="35"/>
        </w:numPr>
        <w:snapToGrid w:val="0"/>
        <w:jc w:val="both"/>
        <w:rPr>
          <w:rFonts w:ascii="宋体" w:hAnsi="宋体" w:eastAsia="宋体"/>
          <w:kern w:val="2"/>
          <w:sz w:val="21"/>
          <w:szCs w:val="21"/>
        </w:rPr>
      </w:pPr>
      <w:bookmarkStart w:id="209" w:name="OLE_LINK12"/>
      <w:r>
        <w:rPr>
          <w:rFonts w:hint="eastAsia" w:ascii="宋体" w:hAnsi="宋体" w:eastAsia="宋体"/>
          <w:kern w:val="2"/>
          <w:sz w:val="21"/>
          <w:szCs w:val="21"/>
        </w:rPr>
        <w:t>中标公告公示期结束后,公示期内无人投诉,政府采购代理机构将通知中标供应商和采购单位凭单位工作证明或法人授权证明及本人身份证直接到深圳交易集团有限公司光明分公司领取《中标通知书》。</w:t>
      </w:r>
      <w:bookmarkEnd w:id="209"/>
    </w:p>
    <w:bookmarkEnd w:id="204"/>
    <w:bookmarkEnd w:id="205"/>
    <w:bookmarkEnd w:id="206"/>
    <w:bookmarkEnd w:id="207"/>
    <w:p>
      <w:pPr>
        <w:widowControl w:val="0"/>
        <w:numPr>
          <w:ilvl w:val="1"/>
          <w:numId w:val="35"/>
        </w:numPr>
        <w:snapToGrid w:val="0"/>
        <w:jc w:val="both"/>
        <w:rPr>
          <w:rFonts w:ascii="宋体" w:hAnsi="宋体" w:eastAsia="宋体"/>
          <w:kern w:val="2"/>
          <w:sz w:val="21"/>
          <w:szCs w:val="21"/>
        </w:rPr>
      </w:pPr>
      <w:r>
        <w:rPr>
          <w:rFonts w:hint="eastAsia" w:ascii="宋体" w:hAnsi="宋体" w:eastAsia="宋体"/>
          <w:kern w:val="2"/>
          <w:sz w:val="21"/>
          <w:szCs w:val="21"/>
        </w:rPr>
        <w:t>中标通知书是合同的重要组成部分。</w:t>
      </w:r>
    </w:p>
    <w:p>
      <w:pPr>
        <w:widowControl w:val="0"/>
        <w:snapToGrid w:val="0"/>
        <w:ind w:left="567"/>
        <w:jc w:val="both"/>
        <w:rPr>
          <w:rFonts w:ascii="宋体" w:hAnsi="宋体" w:eastAsia="宋体"/>
          <w:kern w:val="2"/>
          <w:sz w:val="21"/>
          <w:szCs w:val="21"/>
        </w:rPr>
      </w:pPr>
    </w:p>
    <w:p>
      <w:pPr>
        <w:keepNext/>
        <w:keepLines/>
        <w:widowControl w:val="0"/>
        <w:adjustRightInd w:val="0"/>
        <w:spacing w:before="260" w:after="260"/>
        <w:jc w:val="center"/>
        <w:textAlignment w:val="baseline"/>
        <w:outlineLvl w:val="1"/>
        <w:rPr>
          <w:rFonts w:ascii="宋体" w:hAnsi="宋体" w:eastAsia="宋体"/>
          <w:b/>
          <w:bCs/>
        </w:rPr>
      </w:pPr>
      <w:bookmarkStart w:id="210" w:name="bt合同的授予"/>
      <w:bookmarkEnd w:id="210"/>
      <w:bookmarkStart w:id="211" w:name="_Toc57383591"/>
      <w:bookmarkStart w:id="212" w:name="_Toc101074884"/>
      <w:bookmarkStart w:id="213" w:name="_Toc73518156"/>
      <w:bookmarkStart w:id="214" w:name="_Toc100052407"/>
      <w:bookmarkStart w:id="215" w:name="_Toc73517678"/>
      <w:r>
        <w:rPr>
          <w:rFonts w:hint="eastAsia" w:ascii="宋体" w:hAnsi="宋体" w:eastAsia="宋体"/>
          <w:sz w:val="28"/>
          <w:szCs w:val="28"/>
        </w:rPr>
        <w:t>第八章 公开招标失败的后续处理</w:t>
      </w:r>
      <w:bookmarkEnd w:id="211"/>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公开招标失败的处理</w:t>
      </w:r>
    </w:p>
    <w:p>
      <w:pPr>
        <w:widowControl w:val="0"/>
        <w:numPr>
          <w:ilvl w:val="1"/>
          <w:numId w:val="36"/>
        </w:numPr>
        <w:snapToGrid w:val="0"/>
        <w:jc w:val="both"/>
        <w:rPr>
          <w:rFonts w:ascii="宋体" w:hAnsi="宋体" w:eastAsia="宋体"/>
          <w:kern w:val="2"/>
          <w:sz w:val="21"/>
          <w:szCs w:val="21"/>
        </w:rPr>
      </w:pPr>
      <w:r>
        <w:rPr>
          <w:rFonts w:hint="eastAsia" w:ascii="宋体" w:hAnsi="宋体" w:eastAsia="宋体"/>
          <w:kern w:val="2"/>
          <w:sz w:val="21"/>
          <w:szCs w:val="21"/>
        </w:rPr>
        <w:t>本项目公开招标过程中若由于投标截止后实际递交</w:t>
      </w:r>
      <w:r>
        <w:rPr>
          <w:rFonts w:ascii="宋体" w:hAnsi="宋体" w:eastAsia="宋体"/>
          <w:kern w:val="2"/>
          <w:sz w:val="21"/>
          <w:szCs w:val="21"/>
        </w:rPr>
        <w:t>投标</w:t>
      </w:r>
      <w:r>
        <w:rPr>
          <w:rFonts w:hint="eastAsia" w:ascii="宋体" w:hAnsi="宋体" w:eastAsia="宋体"/>
          <w:kern w:val="2"/>
          <w:sz w:val="21"/>
          <w:szCs w:val="21"/>
        </w:rPr>
        <w:t>文件的供应商数量不足、经评审委员会评审对招标文件作实质响应的供应商不足等原因造成公开招标失败，可由政府采购代理机构重新组织采购。</w:t>
      </w:r>
    </w:p>
    <w:p>
      <w:pPr>
        <w:widowControl w:val="0"/>
        <w:numPr>
          <w:ilvl w:val="1"/>
          <w:numId w:val="36"/>
        </w:numPr>
        <w:snapToGrid w:val="0"/>
        <w:jc w:val="both"/>
        <w:rPr>
          <w:rFonts w:ascii="宋体" w:hAnsi="宋体" w:eastAsia="宋体"/>
          <w:kern w:val="2"/>
          <w:sz w:val="21"/>
          <w:szCs w:val="21"/>
        </w:rPr>
      </w:pPr>
      <w:r>
        <w:rPr>
          <w:rFonts w:hint="eastAsia" w:ascii="宋体" w:hAnsi="宋体" w:eastAsia="宋体"/>
          <w:kern w:val="2"/>
          <w:sz w:val="21"/>
          <w:szCs w:val="21"/>
        </w:rPr>
        <w:t>重新组织采购有以下两种组织形式：</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（1）由政府采购代理机构重新组织公开招标；</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（2）根据实际情况需要向政府采购监督管理部门提出非公开政府采购代理机构式申请，经政府采购监督管理部门批准公开招标失败采购项目可转为竞争性谈判或单一来源谈判方式采购。</w:t>
      </w:r>
    </w:p>
    <w:p>
      <w:pPr>
        <w:widowControl w:val="0"/>
        <w:numPr>
          <w:ilvl w:val="1"/>
          <w:numId w:val="36"/>
        </w:numPr>
        <w:snapToGrid w:val="0"/>
        <w:jc w:val="both"/>
        <w:rPr>
          <w:rFonts w:ascii="宋体" w:hAnsi="宋体" w:eastAsia="宋体"/>
          <w:kern w:val="2"/>
          <w:sz w:val="21"/>
          <w:szCs w:val="21"/>
        </w:rPr>
      </w:pPr>
      <w:r>
        <w:rPr>
          <w:rFonts w:hint="eastAsia" w:ascii="宋体" w:hAnsi="宋体" w:eastAsia="宋体"/>
          <w:kern w:val="2"/>
          <w:sz w:val="21"/>
          <w:szCs w:val="21"/>
        </w:rPr>
        <w:t>公开招标失败的采购项目重新组织公开招标，政府采购代理机构要重新按公开招标流程发布招标公告和招标文件、组成评审委员会等组织采购活动。</w:t>
      </w:r>
    </w:p>
    <w:p>
      <w:pPr>
        <w:widowControl w:val="0"/>
        <w:numPr>
          <w:ilvl w:val="1"/>
          <w:numId w:val="36"/>
        </w:numPr>
        <w:snapToGrid w:val="0"/>
        <w:jc w:val="both"/>
        <w:rPr>
          <w:rFonts w:ascii="宋体" w:hAnsi="宋体" w:eastAsia="宋体"/>
          <w:kern w:val="2"/>
          <w:sz w:val="21"/>
          <w:szCs w:val="21"/>
        </w:rPr>
      </w:pPr>
      <w:r>
        <w:rPr>
          <w:rFonts w:hint="eastAsia" w:ascii="宋体" w:hAnsi="宋体" w:eastAsia="宋体"/>
          <w:kern w:val="2"/>
          <w:sz w:val="21"/>
          <w:szCs w:val="21"/>
        </w:rPr>
        <w:t>公开招标失败的采购项目经政府采购监督管理部门批准转为竞争性谈判或单一来源谈判方式采购的，可不另行制作谈判文件，政府采购代理机构可就原招标文件中资质、技术及评标方法等变动情况向拟谈判对象发出谈判邀请，与原招标文件具同等效力，变动部分以谈判邀请文件为准。转为竞争性谈判或单一来源谈判方式采购的，供应商的原投标文件转为谈判应答文件。</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公开招标失败项目转为竞争性谈判方式采购</w:t>
      </w:r>
    </w:p>
    <w:p>
      <w:pPr>
        <w:widowControl w:val="0"/>
        <w:numPr>
          <w:ilvl w:val="1"/>
          <w:numId w:val="37"/>
        </w:numPr>
        <w:snapToGrid w:val="0"/>
        <w:jc w:val="both"/>
        <w:rPr>
          <w:rFonts w:ascii="宋体" w:hAnsi="宋体" w:eastAsia="宋体"/>
          <w:b/>
          <w:kern w:val="2"/>
          <w:sz w:val="21"/>
          <w:szCs w:val="21"/>
        </w:rPr>
      </w:pPr>
      <w:r>
        <w:rPr>
          <w:rFonts w:hint="eastAsia" w:ascii="宋体" w:hAnsi="宋体" w:eastAsia="宋体"/>
          <w:b/>
          <w:kern w:val="2"/>
          <w:sz w:val="21"/>
          <w:szCs w:val="21"/>
        </w:rPr>
        <w:t>谈判小组</w:t>
      </w:r>
    </w:p>
    <w:p>
      <w:pPr>
        <w:widowControl w:val="0"/>
        <w:numPr>
          <w:ilvl w:val="2"/>
          <w:numId w:val="38"/>
        </w:numPr>
        <w:snapToGrid w:val="0"/>
        <w:jc w:val="both"/>
        <w:rPr>
          <w:rFonts w:ascii="宋体" w:hAnsi="宋体" w:eastAsia="宋体"/>
          <w:kern w:val="2"/>
          <w:sz w:val="21"/>
          <w:szCs w:val="21"/>
        </w:rPr>
      </w:pPr>
      <w:r>
        <w:rPr>
          <w:rFonts w:hint="eastAsia" w:ascii="宋体" w:hAnsi="宋体" w:eastAsia="宋体"/>
          <w:kern w:val="2"/>
          <w:sz w:val="21"/>
          <w:szCs w:val="21"/>
        </w:rPr>
        <w:t>公开招标失败项目转为竞争性谈判方式采购后，评审委员会转为谈判小组，谈判小组成员由采购单位代表和有关专家共3人以上（含3人）的单数组成；其中专家的人数不得少于成员总数的三分之二；专家可重新抽取也可继续采用评审委员会内专家。</w:t>
      </w:r>
    </w:p>
    <w:p>
      <w:pPr>
        <w:widowControl w:val="0"/>
        <w:numPr>
          <w:ilvl w:val="2"/>
          <w:numId w:val="38"/>
        </w:numPr>
        <w:snapToGrid w:val="0"/>
        <w:jc w:val="both"/>
        <w:rPr>
          <w:rFonts w:ascii="宋体" w:hAnsi="宋体" w:eastAsia="宋体"/>
          <w:kern w:val="2"/>
          <w:sz w:val="21"/>
          <w:szCs w:val="21"/>
        </w:rPr>
      </w:pPr>
      <w:r>
        <w:rPr>
          <w:rFonts w:hint="eastAsia" w:ascii="宋体" w:hAnsi="宋体" w:eastAsia="宋体"/>
          <w:kern w:val="2"/>
          <w:sz w:val="21"/>
          <w:szCs w:val="21"/>
        </w:rPr>
        <w:t>谈判前，谈判小组将</w:t>
      </w:r>
      <w:r>
        <w:rPr>
          <w:rFonts w:hint="eastAsia" w:ascii="宋体" w:hAnsi="宋体" w:eastAsia="宋体"/>
          <w:bCs/>
          <w:kern w:val="2"/>
          <w:sz w:val="21"/>
          <w:szCs w:val="21"/>
        </w:rPr>
        <w:t>对各供应商的谈判应答文件进行审查，当谈判应答文件出现下列情况之一的将视为无效，按废标处理，不得进入谈判，具体内容见原招标文件中投标文件初审表的《资格性检查表》部分以及谈判邀请中相应的变动部分。</w:t>
      </w:r>
    </w:p>
    <w:p>
      <w:pPr>
        <w:widowControl w:val="0"/>
        <w:numPr>
          <w:ilvl w:val="1"/>
          <w:numId w:val="37"/>
        </w:numPr>
        <w:snapToGrid w:val="0"/>
        <w:jc w:val="both"/>
        <w:rPr>
          <w:rFonts w:ascii="宋体" w:hAnsi="宋体" w:eastAsia="宋体"/>
          <w:b/>
          <w:kern w:val="2"/>
          <w:sz w:val="21"/>
          <w:szCs w:val="21"/>
        </w:rPr>
      </w:pPr>
      <w:r>
        <w:rPr>
          <w:rFonts w:hint="eastAsia" w:ascii="宋体" w:hAnsi="宋体" w:eastAsia="宋体"/>
          <w:b/>
          <w:kern w:val="2"/>
          <w:sz w:val="21"/>
          <w:szCs w:val="21"/>
        </w:rPr>
        <w:t>谈判程序</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参加谈判的供应商和谈判小组成员填写谈判登记表，并交验证明文件（法定代表人证明书、法人授权委托书、被授权的谈判代表身份证原件）。</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谈判小组主持人宣布谈判规则和谈判纪律。</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在谈判中，谈判小组将就以下谈判内容跟供应商进行谈判：</w:t>
      </w:r>
    </w:p>
    <w:p>
      <w:pPr>
        <w:widowControl w:val="0"/>
        <w:tabs>
          <w:tab w:val="left" w:pos="-1080"/>
        </w:tabs>
        <w:snapToGrid w:val="0"/>
        <w:ind w:firstLine="420" w:firstLineChars="200"/>
        <w:jc w:val="both"/>
        <w:rPr>
          <w:rFonts w:ascii="宋体" w:hAnsi="宋体" w:eastAsia="宋体"/>
          <w:bCs/>
          <w:kern w:val="2"/>
          <w:sz w:val="21"/>
          <w:szCs w:val="21"/>
        </w:rPr>
      </w:pPr>
      <w:r>
        <w:rPr>
          <w:rFonts w:hint="eastAsia" w:ascii="宋体" w:hAnsi="宋体" w:eastAsia="宋体"/>
          <w:bCs/>
          <w:kern w:val="2"/>
          <w:sz w:val="21"/>
          <w:szCs w:val="21"/>
        </w:rPr>
        <w:t>（</w:t>
      </w:r>
      <w:r>
        <w:rPr>
          <w:rFonts w:ascii="宋体" w:hAnsi="宋体" w:eastAsia="宋体"/>
          <w:bCs/>
          <w:kern w:val="2"/>
          <w:sz w:val="21"/>
          <w:szCs w:val="21"/>
        </w:rPr>
        <w:t>1</w:t>
      </w:r>
      <w:r>
        <w:rPr>
          <w:rFonts w:hint="eastAsia" w:ascii="宋体" w:hAnsi="宋体" w:eastAsia="宋体"/>
          <w:bCs/>
          <w:kern w:val="2"/>
          <w:sz w:val="21"/>
          <w:szCs w:val="21"/>
        </w:rPr>
        <w:t>）项目方案；</w:t>
      </w:r>
    </w:p>
    <w:p>
      <w:pPr>
        <w:widowControl w:val="0"/>
        <w:tabs>
          <w:tab w:val="left" w:pos="-1080"/>
        </w:tabs>
        <w:snapToGrid w:val="0"/>
        <w:ind w:firstLine="420" w:firstLineChars="200"/>
        <w:jc w:val="both"/>
        <w:rPr>
          <w:rFonts w:ascii="宋体" w:hAnsi="宋体" w:eastAsia="宋体"/>
          <w:bCs/>
          <w:kern w:val="2"/>
          <w:sz w:val="21"/>
          <w:szCs w:val="21"/>
        </w:rPr>
      </w:pPr>
      <w:r>
        <w:rPr>
          <w:rFonts w:hint="eastAsia" w:ascii="宋体" w:hAnsi="宋体" w:eastAsia="宋体"/>
          <w:bCs/>
          <w:kern w:val="2"/>
          <w:sz w:val="21"/>
          <w:szCs w:val="21"/>
        </w:rPr>
        <w:t>（2）报价；</w:t>
      </w:r>
    </w:p>
    <w:p>
      <w:pPr>
        <w:widowControl w:val="0"/>
        <w:tabs>
          <w:tab w:val="left" w:pos="-1080"/>
        </w:tabs>
        <w:snapToGrid w:val="0"/>
        <w:ind w:firstLine="420" w:firstLineChars="200"/>
        <w:jc w:val="both"/>
        <w:rPr>
          <w:rFonts w:ascii="宋体" w:hAnsi="宋体" w:eastAsia="宋体"/>
          <w:bCs/>
          <w:kern w:val="2"/>
          <w:sz w:val="21"/>
          <w:szCs w:val="21"/>
        </w:rPr>
      </w:pPr>
      <w:r>
        <w:rPr>
          <w:rFonts w:hint="eastAsia" w:ascii="宋体" w:hAnsi="宋体" w:eastAsia="宋体"/>
          <w:bCs/>
          <w:kern w:val="2"/>
          <w:sz w:val="21"/>
          <w:szCs w:val="21"/>
        </w:rPr>
        <w:t>（3）其它相关事项。</w:t>
      </w:r>
    </w:p>
    <w:p>
      <w:pPr>
        <w:widowControl w:val="0"/>
        <w:snapToGrid w:val="0"/>
        <w:ind w:left="567"/>
        <w:jc w:val="both"/>
        <w:rPr>
          <w:rFonts w:ascii="宋体" w:hAnsi="宋体" w:eastAsia="宋体"/>
          <w:bCs/>
          <w:kern w:val="2"/>
          <w:sz w:val="21"/>
          <w:szCs w:val="21"/>
        </w:rPr>
      </w:pPr>
      <w:r>
        <w:rPr>
          <w:rFonts w:hint="eastAsia" w:ascii="宋体" w:hAnsi="宋体" w:eastAsia="宋体"/>
          <w:bCs/>
          <w:kern w:val="2"/>
          <w:sz w:val="21"/>
          <w:szCs w:val="21"/>
        </w:rPr>
        <w:t>原招标文件或谈判邀请文件有实质性变动的，谈判小组应当通过政府采购代理机构通知所有参加谈判的供应商。</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谈判小组可以用书面形式要求各供应商对其谈判应答文件含义不明确的内容作必要的澄清或者说明，重要问题供应商应以书面形式进行澄清、说明。</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允许供应商在谈判结束之前根据谈判小组提出的内容进行澄清、修改或完善，或对项目方案进行相应的调整。</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供应商对谈判应答文件进行修改，都应形成文字材料，并经供应商谈判授权人签字认可。</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谈判小组所有成员集中与单一供应商分别进行谈判。在谈判中，谈判的任何一方不得透露与谈判有关的其它供应商的技术资料、价格或者其他信息；参加谈判的供应商有两次更改机会；供应商应在规定的时间内提出最后更改及书面承诺。</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有下列情形之一的，该供应商的谈判结果作废标处理，具体内容见原招标文件中投标文件初审表的《符合性检查表》部分以及谈判邀请中相应的变动部分。</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谈判结束后，谈判小组根据供应商提供的谈判应答文件、谈判过程中产生的相关资料，对供应商谈判应答文件进行评估与比较，提出书面评审意见。</w:t>
      </w:r>
    </w:p>
    <w:p>
      <w:pPr>
        <w:widowControl w:val="0"/>
        <w:numPr>
          <w:ilvl w:val="2"/>
          <w:numId w:val="39"/>
        </w:numPr>
        <w:tabs>
          <w:tab w:val="left" w:pos="-1080"/>
        </w:tabs>
        <w:snapToGrid w:val="0"/>
        <w:jc w:val="both"/>
        <w:rPr>
          <w:rFonts w:ascii="宋体" w:hAnsi="宋体" w:eastAsia="宋体"/>
          <w:bCs/>
          <w:kern w:val="2"/>
          <w:sz w:val="21"/>
          <w:szCs w:val="21"/>
        </w:rPr>
      </w:pPr>
      <w:r>
        <w:rPr>
          <w:rFonts w:hint="eastAsia" w:ascii="宋体" w:hAnsi="宋体" w:eastAsia="宋体"/>
          <w:bCs/>
          <w:kern w:val="2"/>
          <w:sz w:val="21"/>
          <w:szCs w:val="21"/>
        </w:rPr>
        <w:t>谈判小组将对谈判过程进行记录，以存档备查。</w:t>
      </w:r>
    </w:p>
    <w:p>
      <w:pPr>
        <w:widowControl w:val="0"/>
        <w:numPr>
          <w:ilvl w:val="1"/>
          <w:numId w:val="37"/>
        </w:numPr>
        <w:snapToGrid w:val="0"/>
        <w:jc w:val="both"/>
        <w:rPr>
          <w:rFonts w:ascii="宋体" w:hAnsi="宋体" w:eastAsia="宋体"/>
          <w:b/>
          <w:kern w:val="2"/>
          <w:sz w:val="21"/>
          <w:szCs w:val="21"/>
        </w:rPr>
      </w:pPr>
      <w:r>
        <w:rPr>
          <w:rFonts w:hint="eastAsia" w:ascii="宋体" w:hAnsi="宋体" w:eastAsia="宋体"/>
          <w:b/>
          <w:kern w:val="2"/>
          <w:sz w:val="21"/>
          <w:szCs w:val="21"/>
        </w:rPr>
        <w:t>评标方法和定标原则</w:t>
      </w:r>
    </w:p>
    <w:p>
      <w:pPr>
        <w:widowControl w:val="0"/>
        <w:numPr>
          <w:ilvl w:val="2"/>
          <w:numId w:val="40"/>
        </w:numPr>
        <w:snapToGrid w:val="0"/>
        <w:jc w:val="both"/>
        <w:rPr>
          <w:rFonts w:ascii="宋体" w:hAnsi="宋体" w:eastAsia="宋体"/>
          <w:b/>
          <w:kern w:val="2"/>
          <w:sz w:val="21"/>
          <w:szCs w:val="21"/>
        </w:rPr>
      </w:pPr>
      <w:r>
        <w:rPr>
          <w:rFonts w:hint="eastAsia" w:ascii="宋体" w:hAnsi="宋体" w:eastAsia="宋体"/>
          <w:kern w:val="2"/>
          <w:sz w:val="21"/>
          <w:szCs w:val="21"/>
        </w:rPr>
        <w:t>根据《深圳市政府采购评标委员会和评标方法暂行规定》（深财购[2005]5号），竞争性谈判采购项目的评标方法要比照最低评标价法规定执行。如确因实际情况需要采用其他评标方法的，应报经同级采购监督管理部门批准。原招标文件若采用</w:t>
      </w:r>
      <w:r>
        <w:rPr>
          <w:rFonts w:hint="eastAsia" w:ascii="宋体" w:hAnsi="宋体" w:eastAsia="宋体"/>
          <w:bCs/>
          <w:kern w:val="2"/>
          <w:sz w:val="21"/>
          <w:szCs w:val="21"/>
        </w:rPr>
        <w:t>最低评标价法以外的评标方法，转为竞争性谈判后，评标方法应采用</w:t>
      </w:r>
      <w:r>
        <w:rPr>
          <w:rFonts w:hint="eastAsia" w:ascii="宋体" w:hAnsi="宋体" w:eastAsia="宋体"/>
          <w:kern w:val="2"/>
          <w:sz w:val="21"/>
          <w:szCs w:val="21"/>
        </w:rPr>
        <w:t>最低评标价法。</w:t>
      </w:r>
    </w:p>
    <w:p>
      <w:pPr>
        <w:widowControl w:val="0"/>
        <w:numPr>
          <w:ilvl w:val="2"/>
          <w:numId w:val="40"/>
        </w:numPr>
        <w:snapToGrid w:val="0"/>
        <w:jc w:val="both"/>
        <w:rPr>
          <w:rFonts w:ascii="宋体" w:hAnsi="宋体" w:eastAsia="宋体"/>
          <w:kern w:val="2"/>
          <w:sz w:val="21"/>
          <w:szCs w:val="21"/>
        </w:rPr>
      </w:pPr>
      <w:r>
        <w:rPr>
          <w:rFonts w:hint="eastAsia" w:ascii="宋体" w:hAnsi="宋体" w:eastAsia="宋体"/>
          <w:kern w:val="2"/>
          <w:sz w:val="21"/>
          <w:szCs w:val="21"/>
        </w:rPr>
        <w:t>对公开招标失败转为竞争性谈判方式采购的项目，谈判小组对谈判应答文件进行评审和比较，综合各家供应商最终的方案、服务和投资等谈判结果并按本通用条款第31.1.1款的最低评标价法进行评审。</w:t>
      </w:r>
    </w:p>
    <w:p>
      <w:pPr>
        <w:widowControl w:val="0"/>
        <w:numPr>
          <w:ilvl w:val="2"/>
          <w:numId w:val="40"/>
        </w:numPr>
        <w:snapToGrid w:val="0"/>
        <w:jc w:val="both"/>
        <w:rPr>
          <w:rFonts w:ascii="宋体" w:hAnsi="宋体" w:eastAsia="宋体"/>
          <w:kern w:val="2"/>
          <w:sz w:val="21"/>
          <w:szCs w:val="21"/>
        </w:rPr>
      </w:pPr>
      <w:r>
        <w:rPr>
          <w:rFonts w:hint="eastAsia" w:ascii="宋体" w:hAnsi="宋体" w:eastAsia="宋体"/>
          <w:kern w:val="2"/>
          <w:sz w:val="21"/>
          <w:szCs w:val="21"/>
        </w:rPr>
        <w:t>若要采用其他评标方法的，必须报经政府采购监督管理部门批准，谈判小组按批准的评标方法进行评审。谈判邀请文件中应注明批准的评标方法。</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公开招标失败项目转为单一来源谈判方式采购</w:t>
      </w:r>
    </w:p>
    <w:p>
      <w:pPr>
        <w:widowControl w:val="0"/>
        <w:numPr>
          <w:ilvl w:val="1"/>
          <w:numId w:val="41"/>
        </w:numPr>
        <w:snapToGrid w:val="0"/>
        <w:jc w:val="both"/>
        <w:rPr>
          <w:rFonts w:ascii="宋体" w:hAnsi="宋体" w:eastAsia="宋体"/>
          <w:b/>
          <w:kern w:val="2"/>
          <w:sz w:val="21"/>
          <w:szCs w:val="21"/>
        </w:rPr>
      </w:pPr>
      <w:r>
        <w:rPr>
          <w:rFonts w:hint="eastAsia" w:ascii="宋体" w:hAnsi="宋体" w:eastAsia="宋体"/>
          <w:b/>
          <w:kern w:val="2"/>
          <w:sz w:val="21"/>
          <w:szCs w:val="21"/>
        </w:rPr>
        <w:t>谈判小组</w:t>
      </w:r>
    </w:p>
    <w:p>
      <w:pPr>
        <w:widowControl w:val="0"/>
        <w:numPr>
          <w:ilvl w:val="1"/>
          <w:numId w:val="41"/>
        </w:numPr>
        <w:snapToGrid w:val="0"/>
        <w:jc w:val="both"/>
        <w:rPr>
          <w:rFonts w:ascii="宋体" w:hAnsi="宋体" w:eastAsia="宋体"/>
          <w:kern w:val="2"/>
          <w:sz w:val="21"/>
          <w:szCs w:val="21"/>
        </w:rPr>
      </w:pPr>
      <w:r>
        <w:rPr>
          <w:rFonts w:hint="eastAsia" w:ascii="宋体" w:hAnsi="宋体" w:eastAsia="宋体"/>
          <w:kern w:val="2"/>
          <w:sz w:val="21"/>
          <w:szCs w:val="21"/>
        </w:rPr>
        <w:t>公开招标失败项目转为单一来源谈判方式采购后，评审委员会转为谈判小组，谈判小组成员由采购单位代表和有关专家共3人以上（含3人）的单数组成；其中专家的人数不得少于成员总数的三分之二；专家可重新抽取也可继续采用评审委员会内专家。</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谈判前，谈判小组将对单一来源供应商的谈判应答文件进行审查，</w:t>
      </w:r>
      <w:r>
        <w:rPr>
          <w:rFonts w:hint="eastAsia" w:ascii="宋体" w:hAnsi="宋体" w:eastAsia="宋体"/>
          <w:bCs/>
          <w:kern w:val="2"/>
          <w:sz w:val="21"/>
          <w:szCs w:val="21"/>
        </w:rPr>
        <w:t>当谈判应答文件出现下列情况之一的将视为无效，按废标处理，不得进入谈判，</w:t>
      </w:r>
      <w:r>
        <w:rPr>
          <w:rFonts w:hint="eastAsia" w:ascii="宋体" w:hAnsi="宋体" w:eastAsia="宋体"/>
          <w:kern w:val="2"/>
          <w:sz w:val="21"/>
          <w:szCs w:val="21"/>
        </w:rPr>
        <w:t>具体内容见原招标文件中投标文件初审表的《资格性检查表》部分以及谈判邀请中相应的变动部分。</w:t>
      </w:r>
    </w:p>
    <w:p>
      <w:pPr>
        <w:widowControl w:val="0"/>
        <w:numPr>
          <w:ilvl w:val="1"/>
          <w:numId w:val="41"/>
        </w:numPr>
        <w:snapToGrid w:val="0"/>
        <w:jc w:val="both"/>
        <w:rPr>
          <w:rFonts w:ascii="宋体" w:hAnsi="宋体" w:eastAsia="宋体"/>
          <w:b/>
          <w:kern w:val="2"/>
          <w:sz w:val="21"/>
          <w:szCs w:val="21"/>
        </w:rPr>
      </w:pPr>
      <w:r>
        <w:rPr>
          <w:rFonts w:hint="eastAsia" w:ascii="宋体" w:hAnsi="宋体" w:eastAsia="宋体"/>
          <w:b/>
          <w:kern w:val="2"/>
          <w:sz w:val="21"/>
          <w:szCs w:val="21"/>
        </w:rPr>
        <w:t>谈判程序</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参加谈判的供应商和谈判小组成员填写谈判登记表，并交验证明文件（法定代表人证明书、法人授权委托书、被授权的谈判代表身份证原件）。</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谈判小组主持人宣布谈判规则和谈判纪律。</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在谈判中，谈判小组将就以下谈判内容跟供应商进行谈判：</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w:t>
      </w:r>
      <w:r>
        <w:rPr>
          <w:rFonts w:ascii="宋体" w:hAnsi="宋体" w:eastAsia="宋体"/>
          <w:kern w:val="2"/>
          <w:sz w:val="21"/>
          <w:szCs w:val="21"/>
        </w:rPr>
        <w:t>1</w:t>
      </w:r>
      <w:r>
        <w:rPr>
          <w:rFonts w:hint="eastAsia" w:ascii="宋体" w:hAnsi="宋体" w:eastAsia="宋体"/>
          <w:kern w:val="2"/>
          <w:sz w:val="21"/>
          <w:szCs w:val="21"/>
        </w:rPr>
        <w:t>）项目方案；</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（2）报价；</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（3）其它相关事项。</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原招标文件或谈判邀请文件有实质性变动的，谈判小组应当通过政府采购代理机构通知供应商。</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谈判小组可以用书面形式要求供应商对其谈判应答文件含义不明确的内容作必要的澄清或者说明，重要问题供应商应以书面形式进行澄清、说明。</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允许供应商在谈判结束之前根据谈判小组提出的内容进行澄清、修改或完善，或对项目方案进行相应的调整。</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供应商对谈判应答文件进行修改，都应形成文字材料，并经供应商谈判授权人签字认可。</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谈判小组与单一来源供应商进行谈判。供应商有两次更改机会；供应商应在规定的时间内提出最后更改及书面承诺。</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有下列情形之一的，供应商的谈判结果作废标处理，具体内容见原招标文件中投标文件初审表的《符合性检查表》部分以及谈判邀请中相应的变动部分。</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谈判结束后，谈判小组根据供应商提供的谈判应答文件、谈判过程中产生的相关资料，对供应商谈判应答文件进行评估与比较，提出书面评审意见。</w:t>
      </w:r>
    </w:p>
    <w:p>
      <w:pPr>
        <w:widowControl w:val="0"/>
        <w:numPr>
          <w:ilvl w:val="2"/>
          <w:numId w:val="41"/>
        </w:numPr>
        <w:snapToGrid w:val="0"/>
        <w:jc w:val="both"/>
        <w:rPr>
          <w:rFonts w:ascii="宋体" w:hAnsi="宋体" w:eastAsia="宋体"/>
          <w:kern w:val="2"/>
          <w:sz w:val="21"/>
          <w:szCs w:val="21"/>
        </w:rPr>
      </w:pPr>
      <w:r>
        <w:rPr>
          <w:rFonts w:hint="eastAsia" w:ascii="宋体" w:hAnsi="宋体" w:eastAsia="宋体"/>
          <w:kern w:val="2"/>
          <w:sz w:val="21"/>
          <w:szCs w:val="21"/>
        </w:rPr>
        <w:t>谈判小组将对谈判过程进行记录，以存档备查。</w:t>
      </w:r>
    </w:p>
    <w:p>
      <w:pPr>
        <w:widowControl w:val="0"/>
        <w:numPr>
          <w:ilvl w:val="1"/>
          <w:numId w:val="41"/>
        </w:numPr>
        <w:snapToGrid w:val="0"/>
        <w:jc w:val="both"/>
        <w:rPr>
          <w:rFonts w:ascii="宋体" w:hAnsi="宋体" w:eastAsia="宋体"/>
          <w:b/>
          <w:kern w:val="2"/>
          <w:sz w:val="21"/>
          <w:szCs w:val="21"/>
        </w:rPr>
      </w:pPr>
      <w:r>
        <w:rPr>
          <w:rFonts w:hint="eastAsia" w:ascii="宋体" w:hAnsi="宋体" w:eastAsia="宋体"/>
          <w:b/>
          <w:kern w:val="2"/>
          <w:sz w:val="21"/>
          <w:szCs w:val="21"/>
        </w:rPr>
        <w:t>评标方法和定标原则</w:t>
      </w:r>
    </w:p>
    <w:p>
      <w:pPr>
        <w:widowControl w:val="0"/>
        <w:tabs>
          <w:tab w:val="left" w:pos="-1080"/>
        </w:tabs>
        <w:snapToGrid w:val="0"/>
        <w:ind w:firstLine="420" w:firstLineChars="200"/>
        <w:jc w:val="both"/>
        <w:rPr>
          <w:rFonts w:ascii="宋体" w:hAnsi="宋体" w:eastAsia="宋体"/>
          <w:kern w:val="2"/>
          <w:sz w:val="21"/>
          <w:szCs w:val="21"/>
        </w:rPr>
      </w:pPr>
      <w:r>
        <w:rPr>
          <w:rFonts w:hint="eastAsia" w:ascii="宋体" w:hAnsi="宋体" w:eastAsia="宋体"/>
          <w:kern w:val="2"/>
          <w:sz w:val="21"/>
          <w:szCs w:val="21"/>
        </w:rPr>
        <w:t>单一来源谈判采用最低评标价法。原招标文件若采用</w:t>
      </w:r>
      <w:r>
        <w:rPr>
          <w:rFonts w:hint="eastAsia" w:ascii="宋体" w:hAnsi="宋体" w:eastAsia="宋体"/>
          <w:bCs/>
          <w:kern w:val="2"/>
          <w:sz w:val="21"/>
          <w:szCs w:val="21"/>
        </w:rPr>
        <w:t>最低评标价法以外的评标方法，转为竞争性谈判后，评标方法改为</w:t>
      </w:r>
      <w:r>
        <w:rPr>
          <w:rFonts w:hint="eastAsia" w:ascii="宋体" w:hAnsi="宋体" w:eastAsia="宋体"/>
          <w:kern w:val="2"/>
          <w:sz w:val="21"/>
          <w:szCs w:val="21"/>
        </w:rPr>
        <w:t>最低评标价法。谈判小组对谈判应答文件进行评审和比较，对供应商最终的方案、服务和投资等谈判结果按本通用条款第36.1.1款的</w:t>
      </w:r>
      <w:r>
        <w:rPr>
          <w:rFonts w:hint="eastAsia" w:ascii="宋体" w:hAnsi="宋体" w:eastAsia="宋体"/>
          <w:bCs/>
          <w:kern w:val="2"/>
          <w:sz w:val="21"/>
          <w:szCs w:val="21"/>
        </w:rPr>
        <w:t>最低评标价法</w:t>
      </w:r>
      <w:r>
        <w:rPr>
          <w:rFonts w:hint="eastAsia" w:ascii="宋体" w:hAnsi="宋体" w:eastAsia="宋体"/>
          <w:kern w:val="2"/>
          <w:sz w:val="21"/>
          <w:szCs w:val="21"/>
        </w:rPr>
        <w:t>进行评审。</w:t>
      </w:r>
    </w:p>
    <w:p>
      <w:pPr>
        <w:widowControl w:val="0"/>
        <w:ind w:firstLine="420"/>
        <w:jc w:val="both"/>
        <w:rPr>
          <w:rFonts w:ascii="宋体" w:hAnsi="宋体" w:eastAsia="宋体"/>
          <w:szCs w:val="20"/>
        </w:rPr>
      </w:pPr>
    </w:p>
    <w:p>
      <w:pPr>
        <w:keepNext/>
        <w:keepLines/>
        <w:widowControl w:val="0"/>
        <w:adjustRightInd w:val="0"/>
        <w:spacing w:before="260" w:after="260"/>
        <w:jc w:val="center"/>
        <w:textAlignment w:val="baseline"/>
        <w:outlineLvl w:val="1"/>
        <w:rPr>
          <w:rFonts w:ascii="宋体" w:hAnsi="宋体" w:eastAsia="宋体"/>
          <w:sz w:val="28"/>
          <w:szCs w:val="28"/>
        </w:rPr>
      </w:pPr>
      <w:bookmarkStart w:id="216" w:name="_Toc57383592"/>
      <w:r>
        <w:rPr>
          <w:rFonts w:hint="eastAsia" w:ascii="宋体" w:hAnsi="宋体" w:eastAsia="宋体"/>
          <w:sz w:val="28"/>
          <w:szCs w:val="28"/>
        </w:rPr>
        <w:t>第九章 合同的授予</w:t>
      </w:r>
      <w:bookmarkEnd w:id="212"/>
      <w:bookmarkEnd w:id="213"/>
      <w:bookmarkEnd w:id="214"/>
      <w:bookmarkEnd w:id="215"/>
      <w:bookmarkEnd w:id="216"/>
    </w:p>
    <w:p>
      <w:pPr>
        <w:widowControl w:val="0"/>
        <w:numPr>
          <w:ilvl w:val="0"/>
          <w:numId w:val="9"/>
        </w:numPr>
        <w:snapToGrid w:val="0"/>
        <w:jc w:val="both"/>
        <w:rPr>
          <w:rFonts w:ascii="宋体" w:hAnsi="宋体" w:eastAsia="宋体"/>
          <w:b/>
          <w:kern w:val="2"/>
          <w:sz w:val="21"/>
          <w:szCs w:val="21"/>
        </w:rPr>
      </w:pPr>
      <w:bookmarkStart w:id="217" w:name="_33._合同授予标准"/>
      <w:bookmarkEnd w:id="217"/>
      <w:r>
        <w:rPr>
          <w:rFonts w:hint="eastAsia" w:ascii="宋体" w:hAnsi="宋体" w:eastAsia="宋体"/>
          <w:b/>
          <w:kern w:val="2"/>
          <w:sz w:val="21"/>
          <w:szCs w:val="21"/>
        </w:rPr>
        <w:t>合同授予标准</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本项目的合同将授予按本通用条款第八章所确定的中标人。</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接受和拒绝任何或所有投标的权力</w:t>
      </w:r>
    </w:p>
    <w:p>
      <w:pPr>
        <w:widowControl w:val="0"/>
        <w:snapToGrid w:val="0"/>
        <w:ind w:firstLine="411" w:firstLineChars="196"/>
        <w:jc w:val="both"/>
        <w:rPr>
          <w:rFonts w:ascii="宋体" w:hAnsi="宋体" w:eastAsia="宋体"/>
          <w:kern w:val="2"/>
          <w:sz w:val="21"/>
          <w:szCs w:val="21"/>
        </w:rPr>
      </w:pPr>
      <w:r>
        <w:rPr>
          <w:rFonts w:hint="eastAsia" w:ascii="宋体" w:hAnsi="宋体" w:eastAsia="宋体"/>
          <w:kern w:val="2"/>
          <w:sz w:val="21"/>
          <w:szCs w:val="21"/>
        </w:rPr>
        <w:t>政府采购代理机构和采购单位保留在投标之前任何时候接受或拒绝任何投标或所有投标，以及宣布招标无效的权力，对受影响的投标人不承担任何责任，也无义务向受影响的投标人解释采取这一行动的理由。</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合同协议书的签订</w:t>
      </w:r>
    </w:p>
    <w:p>
      <w:pPr>
        <w:widowControl w:val="0"/>
        <w:numPr>
          <w:ilvl w:val="1"/>
          <w:numId w:val="42"/>
        </w:numPr>
        <w:snapToGrid w:val="0"/>
        <w:jc w:val="both"/>
        <w:rPr>
          <w:rFonts w:ascii="宋体" w:hAnsi="宋体" w:eastAsia="宋体"/>
          <w:kern w:val="2"/>
          <w:sz w:val="21"/>
          <w:szCs w:val="21"/>
        </w:rPr>
      </w:pPr>
      <w:r>
        <w:rPr>
          <w:rFonts w:hint="eastAsia" w:ascii="宋体" w:hAnsi="宋体" w:eastAsia="宋体"/>
          <w:kern w:val="2"/>
          <w:sz w:val="21"/>
          <w:szCs w:val="21"/>
        </w:rPr>
        <w:t>中标人将于中标通知书发出之日起</w:t>
      </w:r>
      <w:r>
        <w:rPr>
          <w:rFonts w:hint="eastAsia" w:ascii="宋体" w:hAnsi="宋体" w:eastAsia="宋体"/>
          <w:kern w:val="2"/>
          <w:sz w:val="21"/>
          <w:szCs w:val="21"/>
          <w:u w:val="single"/>
        </w:rPr>
        <w:t>10</w:t>
      </w:r>
      <w:r>
        <w:rPr>
          <w:rFonts w:hint="eastAsia" w:ascii="宋体" w:hAnsi="宋体" w:eastAsia="宋体"/>
          <w:kern w:val="2"/>
          <w:sz w:val="21"/>
          <w:szCs w:val="21"/>
        </w:rPr>
        <w:t>个工作日内，按照招标文件和投标文件内容与采购单位签订书面合同，合同书可参考本招标文件第二册第四章规定的合同样本；</w:t>
      </w:r>
    </w:p>
    <w:p>
      <w:pPr>
        <w:widowControl w:val="0"/>
        <w:numPr>
          <w:ilvl w:val="1"/>
          <w:numId w:val="42"/>
        </w:numPr>
        <w:snapToGrid w:val="0"/>
        <w:jc w:val="both"/>
        <w:rPr>
          <w:rFonts w:ascii="宋体" w:hAnsi="宋体" w:eastAsia="宋体"/>
          <w:kern w:val="2"/>
          <w:sz w:val="21"/>
          <w:szCs w:val="21"/>
        </w:rPr>
      </w:pPr>
      <w:r>
        <w:rPr>
          <w:rFonts w:hint="eastAsia" w:ascii="宋体" w:hAnsi="宋体" w:eastAsia="宋体"/>
          <w:kern w:val="2"/>
          <w:sz w:val="21"/>
          <w:szCs w:val="21"/>
        </w:rPr>
        <w:t>中标人如不按本通用条款第40</w:t>
      </w:r>
      <w:r>
        <w:rPr>
          <w:rFonts w:ascii="宋体" w:hAnsi="宋体" w:eastAsia="宋体"/>
          <w:kern w:val="2"/>
          <w:sz w:val="21"/>
          <w:szCs w:val="21"/>
        </w:rPr>
        <w:t>.1</w:t>
      </w:r>
      <w:r>
        <w:rPr>
          <w:rFonts w:hint="eastAsia" w:ascii="宋体" w:hAnsi="宋体" w:eastAsia="宋体"/>
          <w:kern w:val="2"/>
          <w:sz w:val="21"/>
          <w:szCs w:val="21"/>
        </w:rPr>
        <w:t>款的规定与采购单位签订合同，则政府采购代理机构将没收其投标保证金，给政府采购代理机构造成的损失超过投标担保数额的，还应当对超过部分予以赔偿，同时承担相应法律责任；</w:t>
      </w:r>
    </w:p>
    <w:p>
      <w:pPr>
        <w:widowControl w:val="0"/>
        <w:numPr>
          <w:ilvl w:val="1"/>
          <w:numId w:val="42"/>
        </w:numPr>
        <w:snapToGrid w:val="0"/>
        <w:jc w:val="both"/>
        <w:rPr>
          <w:rFonts w:ascii="宋体" w:hAnsi="宋体" w:eastAsia="宋体"/>
          <w:kern w:val="2"/>
          <w:sz w:val="21"/>
          <w:szCs w:val="21"/>
        </w:rPr>
      </w:pPr>
      <w:r>
        <w:rPr>
          <w:rFonts w:hint="eastAsia" w:ascii="宋体" w:hAnsi="宋体" w:eastAsia="宋体"/>
          <w:kern w:val="2"/>
          <w:sz w:val="21"/>
          <w:szCs w:val="21"/>
        </w:rPr>
        <w:t>中标人应当按照合同约定履行义务，完成中标项目，未经采购人及监管部门许可不得将中标项目转让（转包）给他人；</w:t>
      </w:r>
    </w:p>
    <w:p>
      <w:pPr>
        <w:widowControl w:val="0"/>
        <w:numPr>
          <w:ilvl w:val="1"/>
          <w:numId w:val="42"/>
        </w:numPr>
        <w:snapToGrid w:val="0"/>
        <w:jc w:val="both"/>
        <w:rPr>
          <w:rFonts w:ascii="宋体" w:hAnsi="宋体" w:eastAsia="宋体"/>
          <w:kern w:val="2"/>
          <w:sz w:val="21"/>
          <w:szCs w:val="21"/>
        </w:rPr>
      </w:pPr>
      <w:r>
        <w:rPr>
          <w:rFonts w:hint="eastAsia" w:ascii="宋体" w:hAnsi="宋体" w:eastAsia="宋体"/>
          <w:kern w:val="2"/>
          <w:sz w:val="21"/>
          <w:szCs w:val="21"/>
        </w:rPr>
        <w:t>采购人与中标人签订的合同必须遵守本招标文件的合同条件，并且不得更改合同条件。</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履约担保</w:t>
      </w:r>
    </w:p>
    <w:p>
      <w:pPr>
        <w:widowControl w:val="0"/>
        <w:numPr>
          <w:ilvl w:val="1"/>
          <w:numId w:val="43"/>
        </w:numPr>
        <w:snapToGrid w:val="0"/>
        <w:jc w:val="both"/>
        <w:rPr>
          <w:rFonts w:ascii="宋体" w:hAnsi="宋体" w:eastAsia="宋体"/>
          <w:kern w:val="2"/>
          <w:sz w:val="21"/>
          <w:szCs w:val="21"/>
        </w:rPr>
      </w:pPr>
      <w:r>
        <w:rPr>
          <w:rFonts w:hint="eastAsia" w:ascii="宋体" w:hAnsi="宋体" w:eastAsia="宋体"/>
          <w:kern w:val="2"/>
          <w:sz w:val="21"/>
          <w:szCs w:val="21"/>
        </w:rPr>
        <w:t>在签订项目承包合同的同时，中标人应按招标文件规定的金额向采购单位提交履约保函或履约保证金；</w:t>
      </w:r>
    </w:p>
    <w:p>
      <w:pPr>
        <w:widowControl w:val="0"/>
        <w:numPr>
          <w:ilvl w:val="1"/>
          <w:numId w:val="43"/>
        </w:numPr>
        <w:snapToGrid w:val="0"/>
        <w:jc w:val="both"/>
        <w:rPr>
          <w:rFonts w:ascii="宋体" w:hAnsi="宋体" w:eastAsia="宋体"/>
          <w:kern w:val="2"/>
          <w:sz w:val="21"/>
          <w:szCs w:val="21"/>
        </w:rPr>
      </w:pPr>
      <w:r>
        <w:rPr>
          <w:rFonts w:hint="eastAsia" w:ascii="宋体" w:hAnsi="宋体" w:eastAsia="宋体"/>
          <w:kern w:val="2"/>
          <w:sz w:val="21"/>
          <w:szCs w:val="21"/>
        </w:rPr>
        <w:t>如果中标人不能按本通用条款第41</w:t>
      </w:r>
      <w:r>
        <w:rPr>
          <w:rFonts w:ascii="宋体" w:hAnsi="宋体" w:eastAsia="宋体"/>
          <w:kern w:val="2"/>
          <w:sz w:val="21"/>
          <w:szCs w:val="21"/>
        </w:rPr>
        <w:t>.1</w:t>
      </w:r>
      <w:r>
        <w:rPr>
          <w:rFonts w:hint="eastAsia" w:ascii="宋体" w:hAnsi="宋体" w:eastAsia="宋体"/>
          <w:kern w:val="2"/>
          <w:sz w:val="21"/>
          <w:szCs w:val="21"/>
        </w:rPr>
        <w:t>款的规定执行，采购单位将有充分的理由通过政府采购监督管理部门废除中标，并没收投标保证金，给采购单位造成的损失超过投标保证金数额的，还应当对超过部分予以赔偿；</w:t>
      </w:r>
    </w:p>
    <w:p>
      <w:pPr>
        <w:widowControl w:val="0"/>
        <w:numPr>
          <w:ilvl w:val="1"/>
          <w:numId w:val="43"/>
        </w:numPr>
        <w:snapToGrid w:val="0"/>
        <w:jc w:val="both"/>
        <w:rPr>
          <w:rFonts w:ascii="宋体" w:hAnsi="宋体" w:eastAsia="宋体"/>
          <w:kern w:val="2"/>
          <w:sz w:val="21"/>
          <w:szCs w:val="21"/>
        </w:rPr>
      </w:pPr>
      <w:r>
        <w:rPr>
          <w:rFonts w:hint="eastAsia" w:ascii="宋体" w:hAnsi="宋体" w:eastAsia="宋体"/>
          <w:kern w:val="2"/>
          <w:sz w:val="21"/>
          <w:szCs w:val="21"/>
        </w:rPr>
        <w:t>项目结束之后，经验收合格，采购单位在七日内办理退还履约担保手续。</w:t>
      </w: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代理服务费</w:t>
      </w:r>
    </w:p>
    <w:p>
      <w:pPr>
        <w:widowControl w:val="0"/>
        <w:snapToGrid w:val="0"/>
        <w:ind w:left="420"/>
        <w:jc w:val="both"/>
        <w:rPr>
          <w:rFonts w:ascii="宋体" w:hAnsi="宋体" w:eastAsia="宋体"/>
          <w:kern w:val="2"/>
          <w:szCs w:val="22"/>
        </w:rPr>
      </w:pPr>
      <w:r>
        <w:rPr>
          <w:rFonts w:hint="eastAsia" w:ascii="宋体" w:hAnsi="宋体" w:eastAsia="宋体"/>
          <w:kern w:val="2"/>
          <w:sz w:val="21"/>
          <w:szCs w:val="21"/>
        </w:rPr>
        <w:t>代理服务费标准参照深财购〔2018〕27号文所列标准收取，单个项目最低收费8000元。</w:t>
      </w:r>
    </w:p>
    <w:p>
      <w:pPr>
        <w:widowControl w:val="0"/>
        <w:numPr>
          <w:ilvl w:val="0"/>
          <w:numId w:val="9"/>
        </w:numPr>
        <w:snapToGrid w:val="0"/>
        <w:jc w:val="both"/>
        <w:rPr>
          <w:rFonts w:ascii="宋体" w:hAnsi="宋体" w:eastAsia="宋体"/>
          <w:kern w:val="2"/>
          <w:sz w:val="21"/>
          <w:szCs w:val="21"/>
        </w:rPr>
      </w:pPr>
      <w:r>
        <w:rPr>
          <w:rFonts w:hint="eastAsia" w:ascii="宋体" w:hAnsi="宋体" w:eastAsia="宋体"/>
          <w:kern w:val="2"/>
          <w:sz w:val="21"/>
          <w:szCs w:val="21"/>
        </w:rPr>
        <w:t>中标供应商中标后，必须按规定采用银行对公转账方式向深圳交易集团有限公司直接交纳代理服务费，交纳信息及要求详见用户需求书。</w:t>
      </w:r>
      <w:r>
        <w:rPr>
          <w:rFonts w:ascii="宋体" w:hAnsi="宋体" w:eastAsia="宋体"/>
          <w:kern w:val="2"/>
          <w:sz w:val="21"/>
          <w:szCs w:val="21"/>
        </w:rPr>
        <w:t></w:t>
      </w:r>
      <w:r>
        <w:rPr>
          <w:rFonts w:ascii="宋体" w:hAnsi="宋体" w:eastAsia="宋体"/>
          <w:kern w:val="2"/>
          <w:sz w:val="21"/>
          <w:szCs w:val="21"/>
        </w:rPr>
        <w:tab/>
      </w:r>
    </w:p>
    <w:p>
      <w:pPr>
        <w:keepNext/>
        <w:keepLines/>
        <w:widowControl w:val="0"/>
        <w:adjustRightInd w:val="0"/>
        <w:spacing w:before="260" w:after="260"/>
        <w:jc w:val="center"/>
        <w:textAlignment w:val="baseline"/>
        <w:outlineLvl w:val="1"/>
        <w:rPr>
          <w:rFonts w:ascii="宋体" w:hAnsi="宋体" w:eastAsia="宋体"/>
          <w:sz w:val="28"/>
          <w:szCs w:val="28"/>
        </w:rPr>
      </w:pPr>
      <w:r>
        <w:rPr>
          <w:rFonts w:hint="eastAsia" w:ascii="宋体" w:hAnsi="宋体" w:eastAsia="宋体"/>
          <w:sz w:val="28"/>
          <w:szCs w:val="28"/>
        </w:rPr>
        <w:t>第十章 质疑处理</w:t>
      </w:r>
    </w:p>
    <w:p>
      <w:pPr>
        <w:widowControl w:val="0"/>
        <w:jc w:val="both"/>
        <w:rPr>
          <w:rFonts w:eastAsia="宋体"/>
          <w:kern w:val="2"/>
          <w:sz w:val="21"/>
        </w:rPr>
      </w:pPr>
    </w:p>
    <w:p>
      <w:pPr>
        <w:widowControl w:val="0"/>
        <w:numPr>
          <w:ilvl w:val="0"/>
          <w:numId w:val="9"/>
        </w:numPr>
        <w:snapToGrid w:val="0"/>
        <w:jc w:val="both"/>
        <w:rPr>
          <w:rFonts w:ascii="宋体" w:hAnsi="宋体" w:eastAsia="宋体"/>
          <w:b/>
          <w:kern w:val="2"/>
          <w:sz w:val="21"/>
          <w:szCs w:val="21"/>
        </w:rPr>
      </w:pPr>
      <w:r>
        <w:rPr>
          <w:rFonts w:hint="eastAsia" w:ascii="宋体" w:hAnsi="宋体" w:eastAsia="宋体"/>
          <w:b/>
          <w:kern w:val="2"/>
          <w:sz w:val="21"/>
          <w:szCs w:val="21"/>
        </w:rPr>
        <w:t>项目质疑受理程序</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44.1  质疑回复原则</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44.1.1</w:t>
      </w:r>
      <w:r>
        <w:rPr>
          <w:rFonts w:ascii="宋体" w:hAnsi="宋体" w:eastAsia="宋体"/>
          <w:kern w:val="2"/>
          <w:sz w:val="21"/>
          <w:szCs w:val="21"/>
        </w:rPr>
        <w:t>质疑</w:t>
      </w:r>
      <w:r>
        <w:rPr>
          <w:rFonts w:hint="eastAsia" w:ascii="宋体" w:hAnsi="宋体" w:eastAsia="宋体"/>
          <w:kern w:val="2"/>
          <w:sz w:val="21"/>
          <w:szCs w:val="21"/>
        </w:rPr>
        <w:t>回复</w:t>
      </w:r>
      <w:r>
        <w:rPr>
          <w:rFonts w:ascii="宋体" w:hAnsi="宋体" w:eastAsia="宋体"/>
          <w:kern w:val="2"/>
          <w:sz w:val="21"/>
          <w:szCs w:val="21"/>
        </w:rPr>
        <w:t>遵循公平、公正、规范、高效的原则。</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44.1.2</w:t>
      </w:r>
      <w:r>
        <w:rPr>
          <w:rFonts w:ascii="宋体" w:hAnsi="宋体" w:eastAsia="宋体"/>
          <w:kern w:val="2"/>
          <w:sz w:val="21"/>
          <w:szCs w:val="21"/>
        </w:rPr>
        <w:t>供应商质疑实行实名制和“谁质疑，谁举证”的原则，质疑应有具体的事项及事实根据。</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44.2质疑接收的时效和范围</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44.2.1供应商认为采购文件、采购过程和中标（成交）结果使自己权益受到损害的，可以在知道或者应知其权益受到损害之日起七个工作日内，以书面形式向深圳交易集团有限公司光明分公司提出质疑，联系方式及地址详见招标公告。</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44.3 质疑条件</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44.3.1提出质疑的应是直接参与相应采购项目的供应商。以联合体形式参与的，由联合体的主体共同提出；</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44.3.2提供质疑的项目名称和编号、质疑供应商的单位名称、详细地址、邮政编码、联系人及联系电话等基本情况；</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44.3.3有质疑的具体事项、请求及理由，并附相关证据材料及法律依据；</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44.3.4质疑书加盖公章，被授权人进行质疑的同时提交营业执照复印件、法定代表人证明书及其身份证复印件、授权委托书及被授权人身份证复印件；</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44.3.5质疑材料中有外文资料的，应一并附上中文译本，并以中文译本为准。</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不符合上述条件的，供应商应当补正材料，补正后深圳交易集团有限公司光明分公司予以接收。</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44.4  接收质疑程序</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44.4.1先与质疑供应商进行沟通，以消除因误解或对采购规则和程序的不了解而引起的质疑。对沟通情况满意的，供应商撤回质疑，质疑程序终止。</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44.4.2处理质疑一般进行书面审查；必要时听取各方当事人的陈述和申辩、进行相关调查；组织原评审委员会或谈判小组进行复核。</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44.4.3在质疑处理期间，原则上不中止采购活动。但深圳市光明区财政局可以视情形决定是否暂停采购活动。</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44.4.4深圳交易集团有限公司光明分公司原则上在质疑受理之日起七个工作日内书面答复质疑供应商。质疑事项需要向有关部门取得证明或者组织专门机构、人员进行检验、检测或者鉴定的，所需时间不计入质疑处理期间。</w:t>
      </w:r>
    </w:p>
    <w:p>
      <w:pPr>
        <w:widowControl w:val="0"/>
        <w:snapToGrid w:val="0"/>
        <w:ind w:left="420"/>
        <w:jc w:val="both"/>
        <w:rPr>
          <w:rFonts w:ascii="宋体" w:hAnsi="宋体" w:eastAsia="宋体"/>
          <w:kern w:val="2"/>
          <w:sz w:val="21"/>
          <w:szCs w:val="21"/>
        </w:rPr>
      </w:pPr>
      <w:r>
        <w:rPr>
          <w:rFonts w:hint="eastAsia" w:ascii="宋体" w:hAnsi="宋体" w:eastAsia="宋体"/>
          <w:kern w:val="2"/>
          <w:sz w:val="21"/>
          <w:szCs w:val="21"/>
        </w:rPr>
        <w:t>质疑答复函以直接领取、传真或邮寄方式送达。</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44.4.5供应商向深圳交易集团有限公司光明分公司提出质疑后，在质疑期限内，不得同时向其他方面提起同一质疑。质疑供应商如已就同一事项提起投诉、提请行政复议或诉讼的，质疑程序终止。</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44.4.6 供应商应当在法定质疑期内一次性提出针对同一采购程序环节的质疑。</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44.5质疑成立且影响或者可能影响中标、成交结果的处理</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44.5.1 根据《深圳市财政委员会关于执行财政部</w:t>
      </w:r>
      <w:r>
        <w:rPr>
          <w:rFonts w:ascii="宋体" w:hAnsi="宋体" w:eastAsia="宋体"/>
          <w:kern w:val="2"/>
          <w:sz w:val="21"/>
          <w:szCs w:val="21"/>
        </w:rPr>
        <w:t>94</w:t>
      </w:r>
      <w:r>
        <w:rPr>
          <w:rFonts w:hint="eastAsia" w:ascii="宋体" w:hAnsi="宋体" w:eastAsia="宋体"/>
          <w:kern w:val="2"/>
          <w:sz w:val="21"/>
          <w:szCs w:val="21"/>
        </w:rPr>
        <w:t>号令质疑答复后续处理规定的意见》（深财购函〔</w:t>
      </w:r>
      <w:r>
        <w:rPr>
          <w:rFonts w:ascii="宋体" w:hAnsi="宋体" w:eastAsia="宋体"/>
          <w:kern w:val="2"/>
          <w:sz w:val="21"/>
          <w:szCs w:val="21"/>
        </w:rPr>
        <w:t>2018</w:t>
      </w:r>
      <w:r>
        <w:rPr>
          <w:rFonts w:hint="eastAsia" w:ascii="宋体" w:hAnsi="宋体" w:eastAsia="宋体"/>
          <w:kern w:val="2"/>
          <w:sz w:val="21"/>
          <w:szCs w:val="21"/>
        </w:rPr>
        <w:t>〕</w:t>
      </w:r>
      <w:r>
        <w:rPr>
          <w:rFonts w:ascii="宋体" w:hAnsi="宋体" w:eastAsia="宋体"/>
          <w:kern w:val="2"/>
          <w:sz w:val="21"/>
          <w:szCs w:val="21"/>
        </w:rPr>
        <w:t>3924</w:t>
      </w:r>
      <w:r>
        <w:rPr>
          <w:rFonts w:hint="eastAsia" w:ascii="宋体" w:hAnsi="宋体" w:eastAsia="宋体"/>
          <w:kern w:val="2"/>
          <w:sz w:val="21"/>
          <w:szCs w:val="21"/>
        </w:rPr>
        <w:t>号），供应商质疑成立且影响或者可能影响中标、成交结果的，如果合格供应商符合法定数量，依法从合格的中标或者成交候选人中另行确定中标、成交供应商的；如果合格供应商不符合法定数量，依法重新开展采购活动。</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44.5.2 质疑答复导致中标、成交结果改变的，深圳交易集团有限公司光明分公司依法将有关情况向深圳市财政委员会书面报告。供应商对质疑处理结果不满，可依法向深圳市财政委员会提起投诉。</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44.6  相关责任与义务</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44.6.1采购单位、评标专家和相关供应商等当事人应积极配合深圳交易集团有限公司光明分公司进行质疑处理，如实反映情况，及时提供证明材料。</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44.6.2质疑供应商有下列情形之一的，深圳交易集团有限公司光明分公司将视情节上报至政府采购监督管理部门，由政府采购监督管理部门记入供应商诚信档案。：</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44.6.2.1捏造事实或提供虚假证明材料的；</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44.6.2.2假冒他人名义进行质疑的；</w:t>
      </w:r>
    </w:p>
    <w:p>
      <w:pPr>
        <w:widowControl w:val="0"/>
        <w:snapToGrid w:val="0"/>
        <w:jc w:val="both"/>
        <w:rPr>
          <w:rFonts w:ascii="宋体" w:hAnsi="宋体" w:eastAsia="宋体"/>
          <w:kern w:val="2"/>
          <w:sz w:val="21"/>
          <w:szCs w:val="21"/>
        </w:rPr>
      </w:pPr>
      <w:r>
        <w:rPr>
          <w:rFonts w:hint="eastAsia" w:ascii="宋体" w:hAnsi="宋体" w:eastAsia="宋体"/>
          <w:kern w:val="2"/>
          <w:sz w:val="21"/>
          <w:szCs w:val="21"/>
        </w:rPr>
        <w:t>44.6.2.3拒不配合进行有关调查、情节严重的。</w:t>
      </w:r>
    </w:p>
    <w:p>
      <w:pPr>
        <w:widowControl w:val="0"/>
        <w:snapToGrid w:val="0"/>
        <w:jc w:val="both"/>
        <w:rPr>
          <w:rFonts w:ascii="宋体" w:hAnsi="宋体" w:eastAsia="宋体"/>
          <w:kern w:val="2"/>
          <w:sz w:val="21"/>
          <w:szCs w:val="21"/>
        </w:rPr>
      </w:pPr>
    </w:p>
    <w:p>
      <w:pPr>
        <w:widowControl w:val="0"/>
        <w:jc w:val="center"/>
        <w:rPr>
          <w:rFonts w:eastAsia="宋体"/>
          <w:kern w:val="2"/>
          <w:sz w:val="21"/>
        </w:rPr>
      </w:pPr>
      <w:r>
        <w:rPr>
          <w:rFonts w:eastAsia="宋体"/>
          <w:kern w:val="2"/>
          <w:sz w:val="21"/>
        </w:rPr>
        <w:t>---- END ----</w:t>
      </w:r>
    </w:p>
    <w:p>
      <w:pPr>
        <w:widowControl w:val="0"/>
        <w:jc w:val="both"/>
        <w:rPr>
          <w:rFonts w:eastAsia="宋体"/>
          <w:kern w:val="2"/>
          <w:sz w:val="21"/>
        </w:rPr>
      </w:pPr>
    </w:p>
    <w:p/>
    <w:p/>
    <w:sectPr>
      <w:pgSz w:w="11906" w:h="16838"/>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东基" w:date="2023-07-06T16:24:00Z" w:initials="A">
    <w:p w14:paraId="FF570F6F">
      <w:pPr>
        <w:pStyle w:val="18"/>
      </w:pPr>
      <w:r>
        <w:rPr>
          <w:rFonts w:hint="eastAsia"/>
        </w:rPr>
        <w:t>只有社会组织才能获得此证书</w:t>
      </w:r>
      <w:r>
        <w:rPr>
          <w:rFonts w:hint="eastAsia"/>
        </w:rPr>
        <w:cr/>
      </w:r>
      <w:r>
        <w:rPr>
          <w:rFonts w:hint="eastAsia"/>
        </w:rPr>
        <w:t>《中华人民共和国政府采购法实施条例》第二十条</w:t>
      </w:r>
      <w:r>
        <w:rPr>
          <w:rFonts w:hint="eastAsia"/>
        </w:rPr>
        <w:cr/>
      </w:r>
      <w:r>
        <w:rPr>
          <w:rFonts w:hint="eastAsia"/>
        </w:rPr>
        <w:t>第二十条 采购人或者采购代理机构有下列情形之一的，属于以不合理的条件对供应商实行差别待遇或者歧视待遇：</w:t>
      </w:r>
      <w:r>
        <w:rPr>
          <w:rFonts w:hint="eastAsia"/>
        </w:rPr>
        <w:cr/>
      </w:r>
      <w:r>
        <w:rPr>
          <w:rFonts w:hint="eastAsia"/>
        </w:rPr>
        <w:t>（七）非法限定供应商的所有制形式、组织形式或者所在地；</w:t>
      </w:r>
      <w:r>
        <w:rPr>
          <w:rFonts w:hint="eastAsia"/>
        </w:rPr>
        <w:cr/>
      </w:r>
      <w:r>
        <w:rPr>
          <w:rFonts w:hint="eastAsia"/>
        </w:rPr>
        <w:t>（八）以其他不合理条件限制或者排斥潜在供应商。</w:t>
      </w:r>
    </w:p>
  </w:comment>
  <w:comment w:id="1" w:author="王东基" w:date="2023-07-06T16:25:00Z" w:initials="A">
    <w:p w14:paraId="7FFFB73F">
      <w:pPr>
        <w:pStyle w:val="18"/>
        <w:rPr>
          <w:rFonts w:hint="eastAsia"/>
        </w:rPr>
      </w:pPr>
      <w:r>
        <w:t>这个一般是针对货物类项目才需要售后服务，建议删除</w:t>
      </w:r>
    </w:p>
  </w:comment>
  <w:comment w:id="2" w:author="王东基" w:date="2023-07-06T16:25:00Z" w:initials="A">
    <w:p w14:paraId="6FDF7790">
      <w:pPr>
        <w:pStyle w:val="18"/>
      </w:pPr>
      <w:r>
        <w:t>这个跟本项目实施有什么关系？</w:t>
      </w:r>
    </w:p>
  </w:comment>
  <w:comment w:id="3" w:author="麦杰豪。" w:date="2023-07-06T18:30:59Z" w:initials="麦杰豪。">
    <w:p w14:paraId="FFB123ED">
      <w:pPr>
        <w:pStyle w:val="18"/>
        <w:rPr>
          <w:rFonts w:hint="default"/>
        </w:rPr>
      </w:pPr>
      <w:bookmarkStart w:id="218" w:name="_T71404259_768647856"/>
      <w:r>
        <w:t>扶持地区乡(镇)及以上政府或县(区) 级及以上行政机关或事业单位</w:t>
      </w:r>
    </w:p>
    <w:bookmarkEnd w:id="218"/>
  </w:comment>
  <w:comment w:id="4" w:author="麦杰豪。" w:date="2023-07-06T18:29:54Z" w:initials="麦杰豪。">
    <w:p w14:paraId="5B7F1E23">
      <w:pPr>
        <w:pStyle w:val="18"/>
        <w:rPr>
          <w:rFonts w:hint="default"/>
        </w:rPr>
      </w:pPr>
      <w:bookmarkStart w:id="219" w:name="_T742492834_768647856"/>
      <w:r>
        <w:t>就业援助也应加上去。</w:t>
      </w:r>
    </w:p>
    <w:bookmarkEnd w:id="219"/>
  </w:comment>
  <w:comment w:id="5" w:author="王东基" w:date="2023-07-06T16:33:00Z" w:initials="A">
    <w:p w14:paraId="3B7D6F20">
      <w:pPr>
        <w:pStyle w:val="18"/>
      </w:pPr>
      <w:r>
        <w:t>分值过高，建议控制在</w:t>
      </w:r>
      <w:r>
        <w:rPr>
          <w:rFonts w:hint="eastAsia"/>
        </w:rPr>
        <w:t>1</w:t>
      </w:r>
      <w:r>
        <w:t>0分以内</w:t>
      </w:r>
    </w:p>
  </w:comment>
  <w:comment w:id="6" w:author="王东基" w:date="2023-07-06T16:32:00Z" w:initials="A">
    <w:p w14:paraId="A9ECA282">
      <w:pPr>
        <w:pStyle w:val="18"/>
        <w:rPr>
          <w:rFonts w:hint="eastAsia"/>
        </w:rPr>
      </w:pPr>
      <w:r>
        <w:rPr>
          <w:rFonts w:hint="eastAsia"/>
        </w:rPr>
        <w:t>深财购〔2021〕23号深圳市财政局关于印发《深圳市政府采购招标文件编制工作指引（2021年版）》的通知</w:t>
      </w:r>
    </w:p>
    <w:p w14:paraId="7F1FB977">
      <w:pPr>
        <w:pStyle w:val="18"/>
        <w:rPr>
          <w:rFonts w:hint="eastAsia"/>
        </w:rPr>
      </w:pPr>
      <w:r>
        <w:rPr>
          <w:rFonts w:hint="eastAsia"/>
        </w:rPr>
        <w:t>主观分分值设置不宜过高（可参照价格分分值设置），且需与评审因素的量化指标相对应。主观分评审标准的设置需尽量减少评审专家主观随意性。</w:t>
      </w:r>
    </w:p>
    <w:p w14:paraId="7EDAF9EF">
      <w:pPr>
        <w:pStyle w:val="18"/>
        <w:rPr>
          <w:rFonts w:hint="eastAsia"/>
        </w:rPr>
      </w:pPr>
      <w:r>
        <w:rPr>
          <w:rFonts w:hint="eastAsia"/>
        </w:rPr>
        <w:t>【正面示例】如项目实施方案，考察点 A、B、C 三点，满足三点得80%，满足任意两点得50%，满足任意一点得 10%，未满足不得分。在此基础上，专家根据各供应商的具体响应内容按照量化的评审因素指标进一步评审，评审为优（如方案中体现24小时维保服务）的加 20%，评审为良（如方案中体现 12小时维保服务）的加15%，评审为中（如方案中体现正常工作时间8小时维保服务）的加 10%，评审为差（如方案中未体现维保服务）的得0分。如果评审为差，要求专家书面说明理由，并记录在档。</w:t>
      </w:r>
    </w:p>
    <w:p w14:paraId="B7FF23DE">
      <w:pPr>
        <w:pStyle w:val="18"/>
        <w:rPr>
          <w:rFonts w:hint="eastAsia"/>
        </w:rPr>
      </w:pPr>
      <w:r>
        <w:rPr>
          <w:rFonts w:hint="eastAsia"/>
        </w:rPr>
        <w:t>【负面示例】如项目实施方案，投标人项目实施方案条理清晰明确，制定全面、科学、有效的应对措施的，评价为优，得4分；投标人项目实施方案条理比较清晰明确，制定比较全面、科学、有效的应对措施的，评价为良，得3分。</w:t>
      </w:r>
    </w:p>
    <w:p w14:paraId="772B38C3">
      <w:pPr>
        <w:pStyle w:val="18"/>
        <w:rPr>
          <w:rFonts w:hint="eastAsia"/>
        </w:rPr>
      </w:pPr>
      <w:r>
        <w:rPr>
          <w:rFonts w:hint="eastAsia"/>
        </w:rPr>
        <w:t>正面示例中对主观分值分为三个考察点，并对每个考察点的相应内容根据量化的评审因素指标进一步划分为优、良、中、差。负面示例对条理清晰的判断标准是什么等没有量化，主观分值打分随意性较大。</w:t>
      </w:r>
    </w:p>
    <w:p w14:paraId="45FD8267">
      <w:pPr>
        <w:pStyle w:val="18"/>
      </w:pPr>
      <w:r>
        <w:rPr>
          <w:rFonts w:hint="eastAsia"/>
        </w:rPr>
        <w:t>请参照正面示例进行修改。</w:t>
      </w:r>
    </w:p>
  </w:comment>
  <w:comment w:id="7" w:author="王东基" w:date="2023-07-06T16:33:00Z" w:initials="A">
    <w:p w14:paraId="FEFFB9D5">
      <w:pPr>
        <w:pStyle w:val="18"/>
      </w:pPr>
      <w:r>
        <w:t>同上</w:t>
      </w:r>
    </w:p>
  </w:comment>
  <w:comment w:id="8" w:author="王东基" w:date="2023-07-06T16:33:00Z" w:initials="A">
    <w:p w14:paraId="AF7AD180">
      <w:pPr>
        <w:pStyle w:val="18"/>
      </w:pPr>
      <w:r>
        <w:t>同上</w:t>
      </w:r>
    </w:p>
  </w:comment>
  <w:comment w:id="9" w:author="王东基" w:date="2023-07-06T16:33:00Z" w:initials="A">
    <w:p w14:paraId="362D0275">
      <w:pPr>
        <w:pStyle w:val="18"/>
      </w:pPr>
      <w:r>
        <w:t>同上</w:t>
      </w:r>
    </w:p>
  </w:comment>
  <w:comment w:id="10" w:author="王东基" w:date="2023-07-06T16:36:00Z" w:initials="A">
    <w:p w14:paraId="5DE6D98E">
      <w:pPr>
        <w:pStyle w:val="18"/>
      </w:pPr>
      <w:r>
        <w:t>什么级别的或以上？</w:t>
      </w:r>
    </w:p>
  </w:comment>
  <w:comment w:id="11" w:author="王东基" w:date="2023-07-06T16:37:00Z" w:initials="A">
    <w:p w14:paraId="D0FD1B68">
      <w:pPr>
        <w:widowControl w:val="0"/>
        <w:spacing w:line="320" w:lineRule="exact"/>
        <w:jc w:val="both"/>
        <w:rPr>
          <w:rFonts w:ascii="宋体" w:hAnsi="宋体" w:eastAsia="宋体" w:cs="等线"/>
          <w:kern w:val="2"/>
          <w:sz w:val="21"/>
          <w:szCs w:val="21"/>
        </w:rPr>
      </w:pPr>
      <w:r>
        <w:rPr>
          <w:rFonts w:hint="eastAsia" w:asciiTheme="minorEastAsia" w:hAnsiTheme="minorEastAsia" w:cstheme="minorEastAsia"/>
          <w:kern w:val="2"/>
          <w:sz w:val="21"/>
          <w:szCs w:val="21"/>
        </w:rPr>
        <w:t>1.</w:t>
      </w:r>
      <w:r>
        <w:rPr>
          <w:rFonts w:hint="eastAsia" w:ascii="宋体" w:hAnsi="宋体" w:eastAsia="宋体" w:cs="等线"/>
          <w:kern w:val="2"/>
          <w:sz w:val="21"/>
          <w:szCs w:val="21"/>
        </w:rPr>
        <w:t>提供以上证书复印件及投标人为其交纳的开标前一个月的社保证明扫描件(以养老保险为准，如开标前一个月的社保材料因社保部门原因暂时无法取得，则可以往前顺延一个月)。</w:t>
      </w:r>
    </w:p>
    <w:p w14:paraId="BAF97E6F">
      <w:pPr>
        <w:widowControl w:val="0"/>
        <w:spacing w:line="320" w:lineRule="exact"/>
        <w:jc w:val="both"/>
        <w:rPr>
          <w:rFonts w:ascii="宋体" w:hAnsi="宋体" w:eastAsia="宋体" w:cstheme="minorBidi"/>
          <w:bCs/>
          <w:kern w:val="2"/>
          <w:sz w:val="21"/>
          <w:szCs w:val="21"/>
        </w:rPr>
      </w:pPr>
      <w:r>
        <w:rPr>
          <w:rFonts w:ascii="宋体" w:hAnsi="宋体" w:eastAsia="宋体" w:cs="等线"/>
          <w:kern w:val="2"/>
          <w:sz w:val="21"/>
          <w:szCs w:val="21"/>
        </w:rPr>
        <w:t>2.</w:t>
      </w:r>
      <w:r>
        <w:rPr>
          <w:rFonts w:hint="eastAsia" w:ascii="宋体" w:hAnsi="宋体" w:eastAsia="宋体" w:cstheme="minorBidi"/>
          <w:bCs/>
          <w:kern w:val="2"/>
          <w:sz w:val="21"/>
          <w:szCs w:val="21"/>
        </w:rPr>
        <w:t>涉及学历证书的提供，</w:t>
      </w:r>
      <w:r>
        <w:rPr>
          <w:rFonts w:hint="eastAsia" w:ascii="宋体" w:hAnsi="宋体" w:eastAsia="宋体"/>
          <w:sz w:val="21"/>
          <w:szCs w:val="21"/>
        </w:rPr>
        <w:t>①学历证书扫描件②学历认证报告或学信网（www.chsi.com.cn）查询截图。学信网无法查询的，可提供其他佐证材料（如毕业院校、人社部门等颁发机构或监管机构等单位出具的证明），留学归国人员如无法提供学信网查询记录截图，提供国（境）外学历证书扫描件（以及中文翻译件）和教育部留学服务中心出具的国外学历学位认证书扫描件【或教育部留学服务中心网站（http://zwfw.cscse.edu.cn/）在线查询截图】也予以认可</w:t>
      </w:r>
      <w:r>
        <w:rPr>
          <w:rFonts w:hint="eastAsia" w:ascii="宋体" w:hAnsi="宋体" w:eastAsia="宋体" w:cstheme="minorBidi"/>
          <w:bCs/>
          <w:kern w:val="2"/>
          <w:sz w:val="21"/>
          <w:szCs w:val="21"/>
        </w:rPr>
        <w:t>。</w:t>
      </w:r>
    </w:p>
    <w:p w14:paraId="EB5FDC63">
      <w:pPr>
        <w:widowControl w:val="0"/>
        <w:spacing w:line="320" w:lineRule="exact"/>
        <w:jc w:val="both"/>
        <w:rPr>
          <w:rFonts w:hint="eastAsia" w:ascii="宋体" w:hAnsi="宋体" w:eastAsia="宋体" w:cs="等线"/>
          <w:kern w:val="2"/>
          <w:sz w:val="21"/>
          <w:szCs w:val="21"/>
        </w:rPr>
      </w:pPr>
      <w:r>
        <w:rPr>
          <w:rFonts w:hint="eastAsia" w:ascii="宋体" w:hAnsi="宋体" w:eastAsia="宋体" w:cs="宋体"/>
          <w:kern w:val="2"/>
          <w:sz w:val="21"/>
          <w:szCs w:val="21"/>
        </w:rPr>
        <w:t>（</w:t>
      </w:r>
      <w:r>
        <w:rPr>
          <w:rFonts w:hint="eastAsia" w:asciiTheme="minorEastAsia" w:hAnsiTheme="minorEastAsia" w:cstheme="minorEastAsia"/>
          <w:color w:val="000000"/>
          <w:sz w:val="21"/>
          <w:szCs w:val="21"/>
          <w:lang w:val="sq-AL"/>
        </w:rPr>
        <w:t>加盖投标人公章，原件备查，</w:t>
      </w:r>
      <w:r>
        <w:rPr>
          <w:rFonts w:hint="eastAsia" w:ascii="宋体" w:hAnsi="宋体" w:eastAsia="宋体" w:cs="宋体"/>
          <w:kern w:val="2"/>
          <w:sz w:val="21"/>
          <w:szCs w:val="21"/>
        </w:rPr>
        <w:t>未提供或未按要求提供或提供的不清晰导致专家无法判断的，不得分。）</w:t>
      </w:r>
    </w:p>
  </w:comment>
  <w:comment w:id="12" w:author="麦杰豪。" w:date="2023-07-06T18:33:17Z" w:initials="麦杰豪。">
    <w:p w14:paraId="FEAE8AA9">
      <w:pPr>
        <w:pStyle w:val="18"/>
        <w:rPr>
          <w:rFonts w:hint="default"/>
        </w:rPr>
      </w:pPr>
      <w:bookmarkStart w:id="220" w:name="_T608275309_768647856"/>
      <w:r>
        <w:t>1</w:t>
      </w:r>
      <w:bookmarkStart w:id="224" w:name="_GoBack"/>
      <w:bookmarkEnd w:id="224"/>
    </w:p>
    <w:bookmarkEnd w:id="220"/>
  </w:comment>
  <w:comment w:id="13" w:author="麦杰豪。" w:date="2023-07-06T18:32:08Z" w:initials="麦杰豪。">
    <w:p w14:paraId="FFDEF4DB">
      <w:pPr>
        <w:pStyle w:val="18"/>
        <w:rPr>
          <w:rFonts w:hint="default"/>
        </w:rPr>
      </w:pPr>
      <w:bookmarkStart w:id="221" w:name="_T71404328_768647856"/>
      <w:r>
        <w:t>持有</w:t>
      </w:r>
    </w:p>
    <w:bookmarkEnd w:id="221"/>
  </w:comment>
  <w:comment w:id="14" w:author="麦杰豪。" w:date="2023-07-06T18:32:18Z" w:initials="麦杰豪。">
    <w:p w14:paraId="D7DE3393">
      <w:pPr>
        <w:pStyle w:val="18"/>
        <w:rPr>
          <w:rFonts w:hint="default"/>
        </w:rPr>
      </w:pPr>
      <w:bookmarkStart w:id="222" w:name="_T1682017074_768647856"/>
      <w:r>
        <w:t>或以上</w:t>
      </w:r>
    </w:p>
    <w:bookmarkEnd w:id="222"/>
  </w:comment>
  <w:comment w:id="15" w:author="王东基" w:date="2023-07-06T16:49:00Z" w:initials="A">
    <w:p w14:paraId="ED8F8372">
      <w:pPr>
        <w:widowControl w:val="0"/>
        <w:spacing w:line="320" w:lineRule="exact"/>
        <w:jc w:val="both"/>
        <w:rPr>
          <w:rFonts w:ascii="宋体" w:hAnsi="宋体" w:eastAsia="宋体" w:cs="等线"/>
          <w:kern w:val="2"/>
          <w:sz w:val="21"/>
          <w:szCs w:val="21"/>
        </w:rPr>
      </w:pPr>
      <w:r>
        <w:rPr>
          <w:rFonts w:hint="eastAsia" w:asciiTheme="minorEastAsia" w:hAnsiTheme="minorEastAsia" w:cstheme="minorEastAsia"/>
          <w:kern w:val="2"/>
          <w:sz w:val="21"/>
          <w:szCs w:val="21"/>
        </w:rPr>
        <w:t>1.</w:t>
      </w:r>
      <w:r>
        <w:rPr>
          <w:rFonts w:hint="eastAsia" w:ascii="宋体" w:hAnsi="宋体" w:eastAsia="宋体" w:cs="等线"/>
          <w:kern w:val="2"/>
          <w:sz w:val="21"/>
          <w:szCs w:val="21"/>
        </w:rPr>
        <w:t>提供以上证书复印件及投标人为其交纳的开标前一个月的社保证明扫描件(以养老保险为准，如开标前一个月的社保材料因社保部门原因暂时无法取得，则可以往前顺延一个月)。</w:t>
      </w:r>
    </w:p>
    <w:p w14:paraId="7FF6DE78">
      <w:pPr>
        <w:widowControl w:val="0"/>
        <w:spacing w:line="320" w:lineRule="exact"/>
        <w:jc w:val="both"/>
        <w:rPr>
          <w:rFonts w:ascii="宋体" w:hAnsi="宋体" w:eastAsia="宋体" w:cstheme="minorBidi"/>
          <w:bCs/>
          <w:kern w:val="2"/>
          <w:sz w:val="21"/>
          <w:szCs w:val="21"/>
        </w:rPr>
      </w:pPr>
      <w:r>
        <w:rPr>
          <w:rFonts w:ascii="宋体" w:hAnsi="宋体" w:eastAsia="宋体" w:cs="等线"/>
          <w:kern w:val="2"/>
          <w:sz w:val="21"/>
          <w:szCs w:val="21"/>
        </w:rPr>
        <w:t>2.</w:t>
      </w:r>
      <w:r>
        <w:rPr>
          <w:rFonts w:hint="eastAsia" w:ascii="宋体" w:hAnsi="宋体" w:eastAsia="宋体" w:cstheme="minorBidi"/>
          <w:bCs/>
          <w:kern w:val="2"/>
          <w:sz w:val="21"/>
          <w:szCs w:val="21"/>
        </w:rPr>
        <w:t>涉及学历证书的提供，</w:t>
      </w:r>
      <w:r>
        <w:rPr>
          <w:rFonts w:hint="eastAsia" w:ascii="宋体" w:hAnsi="宋体" w:eastAsia="宋体"/>
          <w:sz w:val="21"/>
          <w:szCs w:val="21"/>
        </w:rPr>
        <w:t>①学历证书扫描件②学历认证报告或学信网（www.chsi.com.cn）查询截图。学信网无法查询的，可提供其他佐证材料（如毕业院校、人社部门等颁发机构或监管机构等单位出具的证明），留学归国人员如无法提供学信网查询记录截图，提供国（境）外学历证书扫描件（以及中文翻译件）和教育部留学服务中心出具的国外学历学位认证书扫描件【或教育部留学服务中心网站（http://zwfw.cscse.edu.cn/）在线查询截图】也予以认可</w:t>
      </w:r>
      <w:r>
        <w:rPr>
          <w:rFonts w:hint="eastAsia" w:ascii="宋体" w:hAnsi="宋体" w:eastAsia="宋体" w:cstheme="minorBidi"/>
          <w:bCs/>
          <w:kern w:val="2"/>
          <w:sz w:val="21"/>
          <w:szCs w:val="21"/>
        </w:rPr>
        <w:t>。</w:t>
      </w:r>
    </w:p>
    <w:p w14:paraId="57DF5BD2">
      <w:pPr>
        <w:pStyle w:val="18"/>
      </w:pPr>
      <w:r>
        <w:rPr>
          <w:rFonts w:hint="eastAsia" w:ascii="宋体" w:hAnsi="宋体" w:eastAsia="宋体" w:cs="宋体"/>
          <w:kern w:val="2"/>
          <w:sz w:val="21"/>
          <w:szCs w:val="21"/>
        </w:rPr>
        <w:t>（</w:t>
      </w:r>
      <w:r>
        <w:rPr>
          <w:rFonts w:hint="eastAsia" w:asciiTheme="minorEastAsia" w:hAnsiTheme="minorEastAsia" w:cstheme="minorEastAsia"/>
          <w:color w:val="000000"/>
          <w:sz w:val="21"/>
          <w:szCs w:val="21"/>
          <w:lang w:val="sq-AL"/>
        </w:rPr>
        <w:t>加盖投标人公章，原件备查，</w:t>
      </w:r>
      <w:r>
        <w:rPr>
          <w:rFonts w:hint="eastAsia" w:ascii="宋体" w:hAnsi="宋体" w:eastAsia="宋体" w:cs="宋体"/>
          <w:kern w:val="2"/>
          <w:sz w:val="21"/>
          <w:szCs w:val="21"/>
        </w:rPr>
        <w:t>未提供或未按要求提供或提供的不清晰导致专家无法判断的，不得分。）</w:t>
      </w:r>
    </w:p>
  </w:comment>
  <w:comment w:id="16" w:author="王东基" w:date="2023-07-06T16:51:00Z" w:initials="A">
    <w:p w14:paraId="9C9531F9">
      <w:pPr>
        <w:pStyle w:val="18"/>
      </w:pPr>
      <w:r>
        <w:drawing>
          <wp:inline distT="0" distB="0" distL="0" distR="0">
            <wp:extent cx="5274310" cy="221107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5274310" cy="2211070"/>
                    </a:xfrm>
                    <a:prstGeom prst="rect">
                      <a:avLst/>
                    </a:prstGeom>
                  </pic:spPr>
                </pic:pic>
              </a:graphicData>
            </a:graphic>
          </wp:inline>
        </w:drawing>
      </w:r>
    </w:p>
  </w:comment>
  <w:comment w:id="17" w:author="麦杰豪。" w:date="2023-07-06T18:28:30Z" w:initials="麦杰豪。">
    <w:p w14:paraId="BCEA495F">
      <w:pPr>
        <w:pStyle w:val="18"/>
        <w:rPr>
          <w:rFonts w:hint="default"/>
        </w:rPr>
      </w:pPr>
      <w:bookmarkStart w:id="223" w:name="_T71404110_768647856"/>
      <w:r>
        <w:t>11</w:t>
      </w:r>
    </w:p>
    <w:bookmarkEnd w:id="223"/>
  </w:comment>
  <w:comment w:id="18" w:author="王东基" w:date="2023-07-06T16:52:00Z" w:initials="A">
    <w:p w14:paraId="13359693">
      <w:pPr>
        <w:pStyle w:val="18"/>
        <w:rPr>
          <w:rFonts w:hint="eastAsia"/>
        </w:rPr>
      </w:pPr>
      <w:r>
        <w:rPr>
          <w:rFonts w:hint="eastAsia"/>
        </w:rPr>
        <w:t>请确定所属行业</w:t>
      </w:r>
    </w:p>
    <w:p w14:paraId="7B1FA311">
      <w:pPr>
        <w:pStyle w:val="18"/>
        <w:rPr>
          <w:rFonts w:hint="eastAsia"/>
        </w:rPr>
      </w:pPr>
      <w:r>
        <w:rPr>
          <w:rFonts w:hint="eastAsia"/>
        </w:rPr>
        <w:t>按照《关于印发中小企业划型标准规定的通知》（工信部联企业〔2011〕300号）从以下16个行业中选定：</w:t>
      </w:r>
    </w:p>
    <w:p w14:paraId="EFAE907C">
      <w:pPr>
        <w:pStyle w:val="18"/>
        <w:rPr>
          <w:rFonts w:hint="eastAsia"/>
        </w:rPr>
      </w:pPr>
      <w:r>
        <w:rPr>
          <w:rFonts w:hint="eastAsia"/>
        </w:rPr>
        <w:t>1.农、林、牧、渔业</w:t>
      </w:r>
    </w:p>
    <w:p w14:paraId="6B9F9E34">
      <w:pPr>
        <w:pStyle w:val="18"/>
        <w:rPr>
          <w:rFonts w:hint="eastAsia"/>
        </w:rPr>
      </w:pPr>
      <w:r>
        <w:rPr>
          <w:rFonts w:hint="eastAsia"/>
        </w:rPr>
        <w:t>2.工业（包括采矿业，制造业，电力、热力、燃气及水生产和供应业）</w:t>
      </w:r>
    </w:p>
    <w:p w14:paraId="BDFFB76A">
      <w:pPr>
        <w:pStyle w:val="18"/>
        <w:rPr>
          <w:rFonts w:hint="eastAsia"/>
        </w:rPr>
      </w:pPr>
      <w:r>
        <w:rPr>
          <w:rFonts w:hint="eastAsia"/>
        </w:rPr>
        <w:t>3.建筑业</w:t>
      </w:r>
    </w:p>
    <w:p w14:paraId="75FDFAD8">
      <w:pPr>
        <w:pStyle w:val="18"/>
        <w:rPr>
          <w:rFonts w:hint="eastAsia"/>
        </w:rPr>
      </w:pPr>
      <w:r>
        <w:rPr>
          <w:rFonts w:hint="eastAsia"/>
        </w:rPr>
        <w:t>4.批发业</w:t>
      </w:r>
    </w:p>
    <w:p w14:paraId="D7FF4C95">
      <w:pPr>
        <w:pStyle w:val="18"/>
        <w:rPr>
          <w:rFonts w:hint="eastAsia"/>
        </w:rPr>
      </w:pPr>
      <w:r>
        <w:rPr>
          <w:rFonts w:hint="eastAsia"/>
        </w:rPr>
        <w:t>5.零售业</w:t>
      </w:r>
    </w:p>
    <w:p w14:paraId="D73ED836">
      <w:pPr>
        <w:pStyle w:val="18"/>
        <w:rPr>
          <w:rFonts w:hint="eastAsia"/>
        </w:rPr>
      </w:pPr>
      <w:r>
        <w:rPr>
          <w:rFonts w:hint="eastAsia"/>
        </w:rPr>
        <w:t>6.交通运输业（不含铁路运输业）</w:t>
      </w:r>
    </w:p>
    <w:p w14:paraId="ED71D1C2">
      <w:pPr>
        <w:pStyle w:val="18"/>
        <w:rPr>
          <w:rFonts w:hint="eastAsia"/>
        </w:rPr>
      </w:pPr>
      <w:r>
        <w:rPr>
          <w:rFonts w:hint="eastAsia"/>
        </w:rPr>
        <w:t>7.仓储业</w:t>
      </w:r>
    </w:p>
    <w:p w14:paraId="4DFDD108">
      <w:pPr>
        <w:pStyle w:val="18"/>
        <w:rPr>
          <w:rFonts w:hint="eastAsia"/>
        </w:rPr>
      </w:pPr>
      <w:r>
        <w:rPr>
          <w:rFonts w:hint="eastAsia"/>
        </w:rPr>
        <w:t>8.邮政业</w:t>
      </w:r>
    </w:p>
    <w:p w14:paraId="7F7B646F">
      <w:pPr>
        <w:pStyle w:val="18"/>
        <w:rPr>
          <w:rFonts w:hint="eastAsia"/>
        </w:rPr>
      </w:pPr>
      <w:r>
        <w:rPr>
          <w:rFonts w:hint="eastAsia"/>
        </w:rPr>
        <w:t>9.住宿业</w:t>
      </w:r>
    </w:p>
    <w:p w14:paraId="4AEDF25F">
      <w:pPr>
        <w:pStyle w:val="18"/>
        <w:rPr>
          <w:rFonts w:hint="eastAsia"/>
        </w:rPr>
      </w:pPr>
      <w:r>
        <w:rPr>
          <w:rFonts w:hint="eastAsia"/>
        </w:rPr>
        <w:t>10.餐饮业</w:t>
      </w:r>
    </w:p>
    <w:p w14:paraId="6EFFD1DD">
      <w:pPr>
        <w:pStyle w:val="18"/>
        <w:rPr>
          <w:rFonts w:hint="eastAsia"/>
        </w:rPr>
      </w:pPr>
      <w:r>
        <w:rPr>
          <w:rFonts w:hint="eastAsia"/>
        </w:rPr>
        <w:t>11.信息传输业（包括电信、互联网和相关服务）</w:t>
      </w:r>
    </w:p>
    <w:p w14:paraId="5FFF453F">
      <w:pPr>
        <w:pStyle w:val="18"/>
        <w:rPr>
          <w:rFonts w:hint="eastAsia"/>
        </w:rPr>
      </w:pPr>
      <w:r>
        <w:rPr>
          <w:rFonts w:hint="eastAsia"/>
        </w:rPr>
        <w:t>12.软件和信息技术服务业</w:t>
      </w:r>
    </w:p>
    <w:p w14:paraId="AEDFE2C7">
      <w:pPr>
        <w:pStyle w:val="18"/>
        <w:rPr>
          <w:rFonts w:hint="eastAsia"/>
        </w:rPr>
      </w:pPr>
      <w:r>
        <w:rPr>
          <w:rFonts w:hint="eastAsia"/>
        </w:rPr>
        <w:t>13.房地产开发经营</w:t>
      </w:r>
    </w:p>
    <w:p w14:paraId="7B5BB837">
      <w:pPr>
        <w:pStyle w:val="18"/>
        <w:rPr>
          <w:rFonts w:hint="eastAsia"/>
        </w:rPr>
      </w:pPr>
      <w:r>
        <w:rPr>
          <w:rFonts w:hint="eastAsia"/>
        </w:rPr>
        <w:t>14.物业管理</w:t>
      </w:r>
    </w:p>
    <w:p w14:paraId="5FCA91D2">
      <w:pPr>
        <w:pStyle w:val="18"/>
        <w:rPr>
          <w:rFonts w:hint="eastAsia"/>
        </w:rPr>
      </w:pPr>
      <w:r>
        <w:rPr>
          <w:rFonts w:hint="eastAsia"/>
        </w:rPr>
        <w:t>15.租赁和商务服务业</w:t>
      </w:r>
    </w:p>
    <w:p w14:paraId="7E6FE16D">
      <w:pPr>
        <w:pStyle w:val="18"/>
      </w:pPr>
      <w:r>
        <w:rPr>
          <w:rFonts w:hint="eastAsia"/>
        </w:rPr>
        <w:t>16.其他未列明行业（包括科学研究和技术服务业，水利、环境和公共设施管理业，居民服务、修理和其他服务业，社会工作，文化、体育和娱乐业等）</w:t>
      </w:r>
    </w:p>
  </w:comment>
  <w:comment w:id="19" w:author="王东基" w:date="2023-07-06T16:53:00Z" w:initials="A">
    <w:p w14:paraId="7FFA00CF">
      <w:pPr>
        <w:pStyle w:val="18"/>
      </w:pPr>
      <w:r>
        <w:t>细化一下相关的服务内容</w:t>
      </w:r>
    </w:p>
  </w:comment>
  <w:comment w:id="20" w:author="王东基" w:date="2023-07-06T16:53:00Z" w:initials="A">
    <w:p w14:paraId="BABB8C59">
      <w:pPr>
        <w:pStyle w:val="18"/>
        <w:rPr>
          <w:rFonts w:hint="eastAsia"/>
        </w:rPr>
      </w:pPr>
      <w:r>
        <w:t>参照评审项中的人员补充下</w:t>
      </w:r>
    </w:p>
  </w:comment>
  <w:comment w:id="21" w:author="王东基" w:date="2023-07-06T16:53:00Z" w:initials="A">
    <w:p w14:paraId="9737393E">
      <w:pPr>
        <w:pStyle w:val="18"/>
        <w:rPr>
          <w:rFonts w:hint="eastAsia"/>
        </w:rPr>
      </w:pPr>
      <w:r>
        <w:t>有无相关要求？</w:t>
      </w:r>
    </w:p>
  </w:comment>
  <w:comment w:id="22" w:author="王东基" w:date="2023-07-06T16:54:00Z" w:initials="A">
    <w:p w14:paraId="F5F3EE13">
      <w:pPr>
        <w:pStyle w:val="18"/>
      </w:pPr>
      <w:r>
        <w:t>有无相关要求？</w:t>
      </w:r>
    </w:p>
  </w:comment>
  <w:comment w:id="23" w:author="王东基" w:date="2023-07-06T16:54:00Z" w:initials="A">
    <w:p w14:paraId="FFE95E6D">
      <w:pPr>
        <w:pStyle w:val="18"/>
      </w:pPr>
      <w:r>
        <w:t>请完善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FF570F6F" w15:done="0"/>
  <w15:commentEx w15:paraId="7FFFB73F" w15:done="0"/>
  <w15:commentEx w15:paraId="6FDF7790" w15:done="0"/>
  <w15:commentEx w15:paraId="FFB123ED" w15:done="0"/>
  <w15:commentEx w15:paraId="5B7F1E23" w15:done="0"/>
  <w15:commentEx w15:paraId="3B7D6F20" w15:done="0"/>
  <w15:commentEx w15:paraId="45FD8267" w15:done="0"/>
  <w15:commentEx w15:paraId="FEFFB9D5" w15:done="0"/>
  <w15:commentEx w15:paraId="AF7AD180" w15:done="0"/>
  <w15:commentEx w15:paraId="362D0275" w15:done="0"/>
  <w15:commentEx w15:paraId="5DE6D98E" w15:done="0"/>
  <w15:commentEx w15:paraId="EB5FDC63" w15:done="0"/>
  <w15:commentEx w15:paraId="FEAE8AA9" w15:done="0"/>
  <w15:commentEx w15:paraId="FFDEF4DB" w15:done="0"/>
  <w15:commentEx w15:paraId="D7DE3393" w15:done="0"/>
  <w15:commentEx w15:paraId="57DF5BD2" w15:done="0"/>
  <w15:commentEx w15:paraId="9C9531F9" w15:done="0"/>
  <w15:commentEx w15:paraId="BCEA495F" w15:done="0"/>
  <w15:commentEx w15:paraId="7E6FE16D" w15:done="0"/>
  <w15:commentEx w15:paraId="7FFA00CF" w15:done="0"/>
  <w15:commentEx w15:paraId="BABB8C59" w15:done="0"/>
  <w15:commentEx w15:paraId="9737393E" w15:done="0"/>
  <w15:commentEx w15:paraId="F5F3EE13" w15:done="0"/>
  <w15:commentEx w15:paraId="FFE95E6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Cambria">
    <w:altName w:val="Georgia"/>
    <w:panose1 w:val="02040503050406030204"/>
    <w:charset w:val="00"/>
    <w:family w:val="roman"/>
    <w:pitch w:val="default"/>
    <w:sig w:usb0="00000000" w:usb1="00000000" w:usb2="02000000" w:usb3="00000000" w:csb0="0000019F" w:csb1="00000000"/>
  </w:font>
  <w:font w:name="Verdana">
    <w:panose1 w:val="020B0604030504040204"/>
    <w:charset w:val="00"/>
    <w:family w:val="swiss"/>
    <w:pitch w:val="default"/>
    <w:sig w:usb0="A10006FF" w:usb1="4000205B" w:usb2="00000010" w:usb3="00000000" w:csb0="2000019F" w:csb1="00000000"/>
  </w:font>
  <w:font w:name="仿宋_GB2312">
    <w:altName w:val="Times New Roman"/>
    <w:panose1 w:val="02010609030101010101"/>
    <w:charset w:val="86"/>
    <w:family w:val="modern"/>
    <w:pitch w:val="default"/>
    <w:sig w:usb0="00000000" w:usb1="0000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Arial Unicode MS">
    <w:altName w:val="Arial"/>
    <w:panose1 w:val="020B0604020202020204"/>
    <w:charset w:val="86"/>
    <w:family w:val="swiss"/>
    <w:pitch w:val="default"/>
    <w:sig w:usb0="00000000" w:usb1="00000000" w:usb2="0000003F" w:usb3="00000000" w:csb0="003F01FF" w:csb1="00000000"/>
  </w:font>
  <w:font w:name="隶书">
    <w:altName w:val="Times New Roman"/>
    <w:panose1 w:val="02010509060101010101"/>
    <w:charset w:val="86"/>
    <w:family w:val="modern"/>
    <w:pitch w:val="default"/>
    <w:sig w:usb0="00000000" w:usb1="00000000" w:usb2="00000010" w:usb3="00000000" w:csb0="00040000" w:csb1="00000000"/>
  </w:font>
  <w:font w:name="monospace">
    <w:altName w:val="华文中宋"/>
    <w:panose1 w:val="00000000000000000000"/>
    <w:charset w:val="00"/>
    <w:family w:val="auto"/>
    <w:pitch w:val="default"/>
    <w:sig w:usb0="00000000" w:usb1="00000000" w:usb2="00000000" w:usb3="00000000" w:csb0="00040001" w:csb1="00000000"/>
  </w:font>
  <w:font w:name="长城仿宋">
    <w:altName w:val="Times New Roman"/>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altName w:val="DejaVu Sans"/>
    <w:panose1 w:val="020B0604030504040204"/>
    <w:charset w:val="00"/>
    <w:family w:val="swiss"/>
    <w:pitch w:val="default"/>
    <w:sig w:usb0="00000000" w:usb1="00000000" w:usb2="00000029" w:usb3="00000000" w:csb0="000101FF" w:csb1="00000000"/>
  </w:font>
  <w:font w:name="文鼎粗黑">
    <w:altName w:val="汉仪中黑KW"/>
    <w:panose1 w:val="00000000000000000000"/>
    <w:charset w:val="86"/>
    <w:family w:val="modern"/>
    <w:pitch w:val="default"/>
    <w:sig w:usb0="00000000" w:usb1="00000000" w:usb2="00000010" w:usb3="00000000" w:csb0="00040000" w:csb1="00000000"/>
  </w:font>
  <w:font w:name="Arial (W1)">
    <w:altName w:val="DejaVu Sans"/>
    <w:panose1 w:val="00000000000000000000"/>
    <w:charset w:val="00"/>
    <w:family w:val="swiss"/>
    <w:pitch w:val="default"/>
    <w:sig w:usb0="00000000" w:usb1="00000000" w:usb2="00000009" w:usb3="00000000" w:csb0="000001FF" w:csb1="00000000"/>
  </w:font>
  <w:font w:name="ˎ̥">
    <w:altName w:val="华文中宋"/>
    <w:panose1 w:val="00000000000000000000"/>
    <w:charset w:val="00"/>
    <w:family w:val="auto"/>
    <w:pitch w:val="default"/>
    <w:sig w:usb0="00000000" w:usb1="00000000" w:usb2="00000000" w:usb3="00000000" w:csb0="00040001" w:csb1="00000000"/>
  </w:font>
  <w:font w:name="??">
    <w:altName w:val="华文中宋"/>
    <w:panose1 w:val="00000000000000000000"/>
    <w:charset w:val="01"/>
    <w:family w:val="auto"/>
    <w:pitch w:val="default"/>
    <w:sig w:usb0="00000000" w:usb1="00000000" w:usb2="00000000" w:usb3="00000000" w:csb0="00040001" w:csb1="00000000"/>
  </w:font>
  <w:font w:name="汉仪细等线简">
    <w:altName w:val="汉仪中黑KW"/>
    <w:panose1 w:val="00000000000000000000"/>
    <w:charset w:val="86"/>
    <w:family w:val="modern"/>
    <w:pitch w:val="default"/>
    <w:sig w:usb0="00000000" w:usb1="00000000" w:usb2="00000012" w:usb3="00000000" w:csb0="00040000" w:csb1="00000000"/>
  </w:font>
  <w:font w:name="H Yb 2gj">
    <w:altName w:val="汉仪中黑KW"/>
    <w:panose1 w:val="00000000000000000000"/>
    <w:charset w:val="86"/>
    <w:family w:val="auto"/>
    <w:pitch w:val="default"/>
    <w:sig w:usb0="00000000" w:usb1="00000000" w:usb2="00000010" w:usb3="00000000" w:csb0="00040000" w:csb1="00000000"/>
  </w:font>
  <w:font w:name="幼圆">
    <w:altName w:val="汉仪书宋二KW"/>
    <w:panose1 w:val="02010509060101010101"/>
    <w:charset w:val="86"/>
    <w:family w:val="modern"/>
    <w:pitch w:val="default"/>
    <w:sig w:usb0="00000000" w:usb1="00000000" w:usb2="00000010" w:usb3="00000000" w:csb0="00040000" w:csb1="00000000"/>
  </w:font>
  <w:font w:name="楷体_GB2312">
    <w:altName w:val="汉仪楷体KW"/>
    <w:panose1 w:val="02010609030101010101"/>
    <w:charset w:val="86"/>
    <w:family w:val="modern"/>
    <w:pitch w:val="default"/>
    <w:sig w:usb0="00000000" w:usb1="00000000" w:usb2="00000010" w:usb3="00000000" w:csb0="00040000" w:csb1="00000000"/>
  </w:font>
  <w:font w:name="文鼎CS中黑">
    <w:altName w:val="汉仪中黑KW"/>
    <w:panose1 w:val="00000000000000000000"/>
    <w:charset w:val="86"/>
    <w:family w:val="auto"/>
    <w:pitch w:val="default"/>
    <w:sig w:usb0="00000000" w:usb1="00000000" w:usb2="00000010" w:usb3="00000000" w:csb0="00040000" w:csb1="00000000"/>
  </w:font>
  <w:font w:name="文鼎CS中宋">
    <w:altName w:val="汉仪书宋二KW"/>
    <w:panose1 w:val="00000000000000000000"/>
    <w:charset w:val="86"/>
    <w:family w:val="auto"/>
    <w:pitch w:val="default"/>
    <w:sig w:usb0="00000000" w:usb1="00000000" w:usb2="00000010" w:usb3="00000000" w:csb0="00040000" w:csb1="00000000"/>
  </w:font>
  <w:font w:name="文鼎CS楷体">
    <w:altName w:val="汉仪楷体KW"/>
    <w:panose1 w:val="00000000000000000000"/>
    <w:charset w:val="86"/>
    <w:family w:val="auto"/>
    <w:pitch w:val="default"/>
    <w:sig w:usb0="00000000" w:usb1="00000000" w:usb2="00000010"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文鼎CS大隶书">
    <w:altName w:val="Times New Roman"/>
    <w:panose1 w:val="00000000000000000000"/>
    <w:charset w:val="86"/>
    <w:family w:val="auto"/>
    <w:pitch w:val="default"/>
    <w:sig w:usb0="00000000" w:usb1="00000000" w:usb2="0000001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仿宋">
    <w:altName w:val="Times New Roman"/>
    <w:panose1 w:val="02010609060101010101"/>
    <w:charset w:val="86"/>
    <w:family w:val="modern"/>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方正仿宋_GBK">
    <w:altName w:val="Times New Roman"/>
    <w:panose1 w:val="00000000000000000000"/>
    <w:charset w:val="00"/>
    <w:family w:val="auto"/>
    <w:pitch w:val="default"/>
    <w:sig w:usb0="00000000" w:usb1="00000000" w:usb2="00000000" w:usb3="00000000" w:csb0="00000000" w:csb1="00000000"/>
  </w:font>
  <w:font w:name="方正隶书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DejaVu Sans">
    <w:panose1 w:val="020B0606030804020204"/>
    <w:charset w:val="00"/>
    <w:family w:val="auto"/>
    <w:pitch w:val="default"/>
    <w:sig w:usb0="E7006EFF" w:usb1="D200FDFF" w:usb2="0A246029" w:usb3="0400200C" w:csb0="600001FF" w:csb1="DFFF0000"/>
  </w:font>
  <w:font w:name="汉仪楷体KW">
    <w:panose1 w:val="00020600040101010101"/>
    <w:charset w:val="86"/>
    <w:family w:val="auto"/>
    <w:pitch w:val="default"/>
    <w:sig w:usb0="A00002BF" w:usb1="18EF7CFA" w:usb2="00000016" w:usb3="00000000" w:csb0="00040000" w:csb1="00000000"/>
  </w:font>
  <w:font w:name="汉仪旗黑KW 55S">
    <w:panose1 w:val="00020600040101010101"/>
    <w:charset w:val="86"/>
    <w:family w:val="auto"/>
    <w:pitch w:val="default"/>
    <w:sig w:usb0="A00002BF" w:usb1="3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103"/>
      <w:lvlText w:val="%1."/>
      <w:lvlJc w:val="left"/>
      <w:pPr>
        <w:tabs>
          <w:tab w:val="left" w:pos="2040"/>
        </w:tabs>
        <w:ind w:left="2040" w:leftChars="800" w:hanging="360" w:hangingChars="200"/>
      </w:pPr>
    </w:lvl>
  </w:abstractNum>
  <w:abstractNum w:abstractNumId="1">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2">
    <w:nsid w:val="00000003"/>
    <w:multiLevelType w:val="multilevel"/>
    <w:tmpl w:val="00000003"/>
    <w:lvl w:ilvl="0" w:tentative="0">
      <w:start w:val="1"/>
      <w:numFmt w:val="decimal"/>
      <w:lvlText w:val="%1)"/>
      <w:lvlJc w:val="left"/>
      <w:pPr>
        <w:tabs>
          <w:tab w:val="left" w:pos="862"/>
        </w:tabs>
        <w:ind w:left="862" w:hanging="720"/>
      </w:pPr>
      <w:rPr>
        <w:rFonts w:hint="default"/>
      </w:rPr>
    </w:lvl>
    <w:lvl w:ilvl="1" w:tentative="0">
      <w:start w:val="1"/>
      <w:numFmt w:val="lowerLetter"/>
      <w:pStyle w:val="226"/>
      <w:lvlText w:val="%2)"/>
      <w:lvlJc w:val="left"/>
      <w:pPr>
        <w:tabs>
          <w:tab w:val="left" w:pos="982"/>
        </w:tabs>
        <w:ind w:left="982" w:hanging="420"/>
      </w:pPr>
    </w:lvl>
    <w:lvl w:ilvl="2" w:tentative="0">
      <w:start w:val="1"/>
      <w:numFmt w:val="lowerRoman"/>
      <w:pStyle w:val="228"/>
      <w:lvlText w:val="%3."/>
      <w:lvlJc w:val="right"/>
      <w:pPr>
        <w:tabs>
          <w:tab w:val="left" w:pos="1402"/>
        </w:tabs>
        <w:ind w:left="1402" w:hanging="420"/>
      </w:pPr>
    </w:lvl>
    <w:lvl w:ilvl="3" w:tentative="0">
      <w:start w:val="1"/>
      <w:numFmt w:val="decimal"/>
      <w:lvlText w:val="%4."/>
      <w:lvlJc w:val="left"/>
      <w:pPr>
        <w:tabs>
          <w:tab w:val="left" w:pos="1822"/>
        </w:tabs>
        <w:ind w:left="1822" w:hanging="420"/>
      </w:pPr>
    </w:lvl>
    <w:lvl w:ilvl="4" w:tentative="0">
      <w:start w:val="1"/>
      <w:numFmt w:val="lowerLetter"/>
      <w:lvlText w:val="%5)"/>
      <w:lvlJc w:val="left"/>
      <w:pPr>
        <w:tabs>
          <w:tab w:val="left" w:pos="2242"/>
        </w:tabs>
        <w:ind w:left="2242" w:hanging="420"/>
      </w:pPr>
    </w:lvl>
    <w:lvl w:ilvl="5" w:tentative="0">
      <w:start w:val="1"/>
      <w:numFmt w:val="lowerRoman"/>
      <w:lvlText w:val="%6."/>
      <w:lvlJc w:val="right"/>
      <w:pPr>
        <w:tabs>
          <w:tab w:val="left" w:pos="2662"/>
        </w:tabs>
        <w:ind w:left="2662" w:hanging="420"/>
      </w:pPr>
    </w:lvl>
    <w:lvl w:ilvl="6" w:tentative="0">
      <w:start w:val="1"/>
      <w:numFmt w:val="decimal"/>
      <w:lvlText w:val="%7."/>
      <w:lvlJc w:val="left"/>
      <w:pPr>
        <w:tabs>
          <w:tab w:val="left" w:pos="3082"/>
        </w:tabs>
        <w:ind w:left="3082" w:hanging="420"/>
      </w:pPr>
    </w:lvl>
    <w:lvl w:ilvl="7" w:tentative="0">
      <w:start w:val="1"/>
      <w:numFmt w:val="lowerLetter"/>
      <w:lvlText w:val="%8)"/>
      <w:lvlJc w:val="left"/>
      <w:pPr>
        <w:tabs>
          <w:tab w:val="left" w:pos="3502"/>
        </w:tabs>
        <w:ind w:left="3502" w:hanging="420"/>
      </w:pPr>
    </w:lvl>
    <w:lvl w:ilvl="8" w:tentative="0">
      <w:start w:val="1"/>
      <w:numFmt w:val="lowerRoman"/>
      <w:lvlText w:val="%9."/>
      <w:lvlJc w:val="right"/>
      <w:pPr>
        <w:tabs>
          <w:tab w:val="left" w:pos="3922"/>
        </w:tabs>
        <w:ind w:left="3922" w:hanging="420"/>
      </w:pPr>
    </w:lvl>
  </w:abstractNum>
  <w:abstractNum w:abstractNumId="3">
    <w:nsid w:val="014C5F38"/>
    <w:multiLevelType w:val="multilevel"/>
    <w:tmpl w:val="014C5F38"/>
    <w:lvl w:ilvl="0" w:tentative="0">
      <w:start w:val="1"/>
      <w:numFmt w:val="decimal"/>
      <w:lvlText w:val="%1."/>
      <w:lvlJc w:val="left"/>
      <w:pPr>
        <w:ind w:left="425" w:hanging="425"/>
      </w:pPr>
      <w:rPr>
        <w:rFonts w:hint="eastAsia"/>
      </w:rPr>
    </w:lvl>
    <w:lvl w:ilvl="1" w:tentative="0">
      <w:start w:val="1"/>
      <w:numFmt w:val="decimal"/>
      <w:lvlText w:val="23.%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02871B99"/>
    <w:multiLevelType w:val="multilevel"/>
    <w:tmpl w:val="02871B99"/>
    <w:lvl w:ilvl="0" w:tentative="0">
      <w:start w:val="1"/>
      <w:numFmt w:val="decimal"/>
      <w:lvlText w:val="%1."/>
      <w:lvlJc w:val="left"/>
      <w:pPr>
        <w:ind w:left="425" w:hanging="425"/>
      </w:pPr>
      <w:rPr>
        <w:rFonts w:hint="eastAsia"/>
      </w:rPr>
    </w:lvl>
    <w:lvl w:ilvl="1" w:tentative="0">
      <w:start w:val="1"/>
      <w:numFmt w:val="decimal"/>
      <w:lvlText w:val="18.%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05541B4D"/>
    <w:multiLevelType w:val="multilevel"/>
    <w:tmpl w:val="05541B4D"/>
    <w:lvl w:ilvl="0" w:tentative="0">
      <w:start w:val="1"/>
      <w:numFmt w:val="decimal"/>
      <w:lvlText w:val="%1."/>
      <w:lvlJc w:val="left"/>
      <w:pPr>
        <w:ind w:left="425" w:hanging="425"/>
      </w:pPr>
      <w:rPr>
        <w:rFonts w:hint="eastAsia"/>
      </w:rPr>
    </w:lvl>
    <w:lvl w:ilvl="1" w:tentative="0">
      <w:start w:val="1"/>
      <w:numFmt w:val="decimal"/>
      <w:lvlText w:val="36.%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08BE0C3D"/>
    <w:multiLevelType w:val="multilevel"/>
    <w:tmpl w:val="08BE0C3D"/>
    <w:lvl w:ilvl="0" w:tentative="0">
      <w:start w:val="1"/>
      <w:numFmt w:val="decimal"/>
      <w:lvlText w:val="%1."/>
      <w:lvlJc w:val="left"/>
      <w:pPr>
        <w:ind w:left="425" w:hanging="425"/>
      </w:pPr>
      <w:rPr>
        <w:rFonts w:hint="eastAsia"/>
      </w:rPr>
    </w:lvl>
    <w:lvl w:ilvl="1" w:tentative="0">
      <w:start w:val="1"/>
      <w:numFmt w:val="decimal"/>
      <w:lvlText w:val="%17.%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7">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0B8103DD"/>
    <w:multiLevelType w:val="multilevel"/>
    <w:tmpl w:val="0B8103DD"/>
    <w:lvl w:ilvl="0" w:tentative="0">
      <w:start w:val="1"/>
      <w:numFmt w:val="decimal"/>
      <w:lvlText w:val="%1."/>
      <w:lvlJc w:val="left"/>
      <w:pPr>
        <w:ind w:left="425" w:hanging="425"/>
      </w:pPr>
      <w:rPr>
        <w:rFonts w:hint="eastAsia"/>
      </w:rPr>
    </w:lvl>
    <w:lvl w:ilvl="1" w:tentative="0">
      <w:start w:val="1"/>
      <w:numFmt w:val="decimal"/>
      <w:lvlText w:val="%1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
    <w:nsid w:val="10B9337A"/>
    <w:multiLevelType w:val="multilevel"/>
    <w:tmpl w:val="10B9337A"/>
    <w:lvl w:ilvl="0" w:tentative="0">
      <w:start w:val="1"/>
      <w:numFmt w:val="decimal"/>
      <w:lvlText w:val="%1."/>
      <w:lvlJc w:val="left"/>
      <w:pPr>
        <w:ind w:left="425" w:hanging="425"/>
      </w:pPr>
      <w:rPr>
        <w:rFonts w:hint="eastAsia"/>
      </w:rPr>
    </w:lvl>
    <w:lvl w:ilvl="1" w:tentative="0">
      <w:start w:val="1"/>
      <w:numFmt w:val="decimal"/>
      <w:lvlText w:val="26.%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0">
    <w:nsid w:val="12503483"/>
    <w:multiLevelType w:val="multilevel"/>
    <w:tmpl w:val="12503483"/>
    <w:lvl w:ilvl="0" w:tentative="0">
      <w:start w:val="1"/>
      <w:numFmt w:val="bullet"/>
      <w:pStyle w:val="132"/>
      <w:lvlText w:val=""/>
      <w:lvlJc w:val="left"/>
      <w:pPr>
        <w:tabs>
          <w:tab w:val="left" w:pos="420"/>
        </w:tabs>
        <w:ind w:left="420" w:hanging="420"/>
      </w:pPr>
      <w:rPr>
        <w:rFonts w:hint="default" w:ascii="Wingdings" w:hAnsi="Wingdings"/>
      </w:rPr>
    </w:lvl>
    <w:lvl w:ilvl="1" w:tentative="0">
      <w:start w:val="1"/>
      <w:numFmt w:val="bullet"/>
      <w:pStyle w:val="131"/>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12FF6424"/>
    <w:multiLevelType w:val="multilevel"/>
    <w:tmpl w:val="12FF6424"/>
    <w:lvl w:ilvl="0" w:tentative="0">
      <w:start w:val="1"/>
      <w:numFmt w:val="decimal"/>
      <w:lvlText w:val="%1."/>
      <w:lvlJc w:val="left"/>
      <w:pPr>
        <w:ind w:left="425" w:hanging="425"/>
      </w:pPr>
      <w:rPr>
        <w:rFonts w:hint="eastAsia"/>
      </w:rPr>
    </w:lvl>
    <w:lvl w:ilvl="1" w:tentative="0">
      <w:start w:val="1"/>
      <w:numFmt w:val="decimal"/>
      <w:lvlText w:val="28.%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
    <w:nsid w:val="145E210C"/>
    <w:multiLevelType w:val="multilevel"/>
    <w:tmpl w:val="145E210C"/>
    <w:lvl w:ilvl="0" w:tentative="0">
      <w:start w:val="1"/>
      <w:numFmt w:val="decimal"/>
      <w:lvlText w:val="%1."/>
      <w:lvlJc w:val="left"/>
      <w:pPr>
        <w:ind w:left="425" w:hanging="425"/>
      </w:pPr>
      <w:rPr>
        <w:rFonts w:hint="eastAsia"/>
      </w:rPr>
    </w:lvl>
    <w:lvl w:ilvl="1" w:tentative="0">
      <w:start w:val="1"/>
      <w:numFmt w:val="decimal"/>
      <w:lvlText w:val="10.%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3">
    <w:nsid w:val="160D20D0"/>
    <w:multiLevelType w:val="multilevel"/>
    <w:tmpl w:val="160D20D0"/>
    <w:lvl w:ilvl="0" w:tentative="0">
      <w:start w:val="1"/>
      <w:numFmt w:val="bullet"/>
      <w:pStyle w:val="118"/>
      <w:lvlText w:val=""/>
      <w:lvlJc w:val="left"/>
      <w:pPr>
        <w:tabs>
          <w:tab w:val="left" w:pos="840"/>
        </w:tabs>
        <w:ind w:left="840" w:hanging="420"/>
      </w:pPr>
      <w:rPr>
        <w:rFonts w:hint="default" w:ascii="Wingdings" w:hAnsi="Wingdings"/>
      </w:rPr>
    </w:lvl>
    <w:lvl w:ilvl="1" w:tentative="0">
      <w:start w:val="1"/>
      <w:numFmt w:val="bullet"/>
      <w:pStyle w:val="119"/>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4">
    <w:nsid w:val="1AD63299"/>
    <w:multiLevelType w:val="multilevel"/>
    <w:tmpl w:val="1AD63299"/>
    <w:lvl w:ilvl="0" w:tentative="0">
      <w:start w:val="1"/>
      <w:numFmt w:val="decimal"/>
      <w:lvlText w:val="%1."/>
      <w:lvlJc w:val="left"/>
      <w:pPr>
        <w:ind w:left="425" w:hanging="425"/>
      </w:pPr>
      <w:rPr>
        <w:rFonts w:hint="eastAsia"/>
      </w:rPr>
    </w:lvl>
    <w:lvl w:ilvl="1" w:tentative="0">
      <w:start w:val="1"/>
      <w:numFmt w:val="decimal"/>
      <w:lvlText w:val="19.%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1B0C5965"/>
    <w:multiLevelType w:val="multilevel"/>
    <w:tmpl w:val="1B0C5965"/>
    <w:lvl w:ilvl="0" w:tentative="0">
      <w:start w:val="1"/>
      <w:numFmt w:val="decimal"/>
      <w:lvlText w:val="%1."/>
      <w:lvlJc w:val="left"/>
      <w:pPr>
        <w:ind w:left="425" w:hanging="425"/>
      </w:pPr>
      <w:rPr>
        <w:rFonts w:hint="eastAsia"/>
      </w:rPr>
    </w:lvl>
    <w:lvl w:ilvl="1" w:tentative="0">
      <w:start w:val="1"/>
      <w:numFmt w:val="decimal"/>
      <w:lvlText w:val="24.%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6">
    <w:nsid w:val="1BAC422F"/>
    <w:multiLevelType w:val="multilevel"/>
    <w:tmpl w:val="1BAC422F"/>
    <w:lvl w:ilvl="0" w:tentative="0">
      <w:start w:val="1"/>
      <w:numFmt w:val="decimal"/>
      <w:lvlText w:val="%1."/>
      <w:lvlJc w:val="left"/>
      <w:pPr>
        <w:ind w:left="425" w:hanging="425"/>
      </w:pPr>
      <w:rPr>
        <w:rFonts w:hint="eastAsia"/>
      </w:rPr>
    </w:lvl>
    <w:lvl w:ilvl="1" w:tentative="0">
      <w:start w:val="1"/>
      <w:numFmt w:val="decimal"/>
      <w:lvlText w:val="20.%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7">
    <w:nsid w:val="214B675E"/>
    <w:multiLevelType w:val="multilevel"/>
    <w:tmpl w:val="214B675E"/>
    <w:lvl w:ilvl="0" w:tentative="0">
      <w:start w:val="1"/>
      <w:numFmt w:val="decimal"/>
      <w:lvlText w:val="%1."/>
      <w:lvlJc w:val="left"/>
      <w:pPr>
        <w:ind w:left="425" w:hanging="425"/>
      </w:pPr>
      <w:rPr>
        <w:rFonts w:hint="eastAsia"/>
      </w:rPr>
    </w:lvl>
    <w:lvl w:ilvl="1" w:tentative="0">
      <w:start w:val="1"/>
      <w:numFmt w:val="decimal"/>
      <w:lvlText w:val="%16.%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8">
    <w:nsid w:val="22D21415"/>
    <w:multiLevelType w:val="multilevel"/>
    <w:tmpl w:val="22D21415"/>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35.3.%3"/>
      <w:lvlJc w:val="left"/>
      <w:pPr>
        <w:ind w:left="567" w:hanging="567"/>
      </w:pPr>
      <w:rPr>
        <w:rFonts w:hint="eastAsia"/>
        <w:b w:val="0"/>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2793773A"/>
    <w:multiLevelType w:val="multilevel"/>
    <w:tmpl w:val="2793773A"/>
    <w:lvl w:ilvl="0" w:tentative="0">
      <w:start w:val="1"/>
      <w:numFmt w:val="decimal"/>
      <w:lvlText w:val="%1."/>
      <w:lvlJc w:val="left"/>
      <w:pPr>
        <w:ind w:left="425" w:hanging="425"/>
      </w:pPr>
      <w:rPr>
        <w:rFonts w:hint="eastAsia"/>
      </w:rPr>
    </w:lvl>
    <w:lvl w:ilvl="1" w:tentative="0">
      <w:start w:val="1"/>
      <w:numFmt w:val="decimal"/>
      <w:lvlText w:val="37.%2"/>
      <w:lvlJc w:val="left"/>
      <w:pPr>
        <w:ind w:left="567" w:hanging="567"/>
      </w:pPr>
      <w:rPr>
        <w:rFonts w:hint="eastAsia"/>
      </w:rPr>
    </w:lvl>
    <w:lvl w:ilvl="2" w:tentative="0">
      <w:start w:val="1"/>
      <w:numFmt w:val="decimal"/>
      <w:lvlText w:val="37.%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0">
    <w:nsid w:val="2B6D2D4A"/>
    <w:multiLevelType w:val="multilevel"/>
    <w:tmpl w:val="2B6D2D4A"/>
    <w:lvl w:ilvl="0" w:tentative="0">
      <w:start w:val="1"/>
      <w:numFmt w:val="decimal"/>
      <w:lvlText w:val="%1."/>
      <w:lvlJc w:val="left"/>
      <w:pPr>
        <w:ind w:left="425" w:hanging="425"/>
      </w:pPr>
      <w:rPr>
        <w:rFonts w:hint="eastAsia"/>
      </w:rPr>
    </w:lvl>
    <w:lvl w:ilvl="1" w:tentative="0">
      <w:start w:val="1"/>
      <w:numFmt w:val="decimal"/>
      <w:lvlText w:val="3.%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1">
    <w:nsid w:val="2F395B7B"/>
    <w:multiLevelType w:val="multilevel"/>
    <w:tmpl w:val="2F395B7B"/>
    <w:lvl w:ilvl="0" w:tentative="0">
      <w:start w:val="1"/>
      <w:numFmt w:val="bullet"/>
      <w:pStyle w:val="190"/>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22">
    <w:nsid w:val="2F6908B5"/>
    <w:multiLevelType w:val="multilevel"/>
    <w:tmpl w:val="2F6908B5"/>
    <w:lvl w:ilvl="0" w:tentative="0">
      <w:start w:val="1"/>
      <w:numFmt w:val="decimal"/>
      <w:lvlText w:val="%1."/>
      <w:lvlJc w:val="left"/>
      <w:pPr>
        <w:ind w:left="425" w:hanging="425"/>
      </w:pPr>
      <w:rPr>
        <w:rFonts w:hint="eastAsia"/>
      </w:rPr>
    </w:lvl>
    <w:lvl w:ilvl="1" w:tentative="0">
      <w:start w:val="1"/>
      <w:numFmt w:val="decimal"/>
      <w:lvlText w:val="5.%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3">
    <w:nsid w:val="329C389E"/>
    <w:multiLevelType w:val="multilevel"/>
    <w:tmpl w:val="329C389E"/>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28.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4">
    <w:nsid w:val="34D501A5"/>
    <w:multiLevelType w:val="multilevel"/>
    <w:tmpl w:val="34D501A5"/>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36.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5">
    <w:nsid w:val="395C3B79"/>
    <w:multiLevelType w:val="multilevel"/>
    <w:tmpl w:val="395C3B79"/>
    <w:lvl w:ilvl="0" w:tentative="0">
      <w:start w:val="1"/>
      <w:numFmt w:val="decimal"/>
      <w:lvlText w:val="%1."/>
      <w:lvlJc w:val="left"/>
      <w:pPr>
        <w:ind w:left="425" w:hanging="425"/>
      </w:pPr>
      <w:rPr>
        <w:rFonts w:hint="eastAsia"/>
      </w:rPr>
    </w:lvl>
    <w:lvl w:ilvl="1" w:tentative="0">
      <w:start w:val="1"/>
      <w:numFmt w:val="decimal"/>
      <w:lvlText w:val="33.%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6">
    <w:nsid w:val="49A3236E"/>
    <w:multiLevelType w:val="multilevel"/>
    <w:tmpl w:val="49A3236E"/>
    <w:lvl w:ilvl="0" w:tentative="0">
      <w:start w:val="1"/>
      <w:numFmt w:val="decimal"/>
      <w:lvlText w:val="%1."/>
      <w:lvlJc w:val="left"/>
      <w:pPr>
        <w:ind w:left="425" w:hanging="425"/>
      </w:pPr>
      <w:rPr>
        <w:rFonts w:hint="eastAsia"/>
      </w:rPr>
    </w:lvl>
    <w:lvl w:ilvl="1" w:tentative="0">
      <w:start w:val="1"/>
      <w:numFmt w:val="decimal"/>
      <w:lvlText w:val="%12.%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7">
    <w:nsid w:val="4E013405"/>
    <w:multiLevelType w:val="multilevel"/>
    <w:tmpl w:val="4E013405"/>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9.%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8">
    <w:nsid w:val="54A035C4"/>
    <w:multiLevelType w:val="multilevel"/>
    <w:tmpl w:val="54A035C4"/>
    <w:lvl w:ilvl="0" w:tentative="0">
      <w:start w:val="1"/>
      <w:numFmt w:val="decimal"/>
      <w:lvlText w:val="%1."/>
      <w:lvlJc w:val="left"/>
      <w:pPr>
        <w:ind w:left="425" w:hanging="425"/>
      </w:pPr>
      <w:rPr>
        <w:rFonts w:hint="eastAsia"/>
      </w:rPr>
    </w:lvl>
    <w:lvl w:ilvl="1" w:tentative="0">
      <w:start w:val="1"/>
      <w:numFmt w:val="decimal"/>
      <w:lvlText w:val="35.%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9">
    <w:nsid w:val="56333CFA"/>
    <w:multiLevelType w:val="multilevel"/>
    <w:tmpl w:val="56333CFA"/>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36.%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0">
    <w:nsid w:val="5A9C50D8"/>
    <w:multiLevelType w:val="multilevel"/>
    <w:tmpl w:val="5A9C50D8"/>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9.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1">
    <w:nsid w:val="5C0A34C4"/>
    <w:multiLevelType w:val="multilevel"/>
    <w:tmpl w:val="5C0A34C4"/>
    <w:lvl w:ilvl="0" w:tentative="0">
      <w:start w:val="1"/>
      <w:numFmt w:val="decimal"/>
      <w:lvlText w:val="%1."/>
      <w:lvlJc w:val="left"/>
      <w:pPr>
        <w:ind w:left="425" w:hanging="425"/>
      </w:pPr>
      <w:rPr>
        <w:rFonts w:hint="eastAsia"/>
      </w:rPr>
    </w:lvl>
    <w:lvl w:ilvl="1" w:tentative="0">
      <w:start w:val="1"/>
      <w:numFmt w:val="decimal"/>
      <w:lvlText w:val="34.%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2">
    <w:nsid w:val="6180295E"/>
    <w:multiLevelType w:val="multilevel"/>
    <w:tmpl w:val="6180295E"/>
    <w:lvl w:ilvl="0" w:tentative="0">
      <w:start w:val="1"/>
      <w:numFmt w:val="decimal"/>
      <w:lvlText w:val="%1."/>
      <w:lvlJc w:val="left"/>
      <w:pPr>
        <w:ind w:left="425" w:hanging="425"/>
      </w:pPr>
      <w:rPr>
        <w:rFonts w:hint="eastAsia"/>
      </w:rPr>
    </w:lvl>
    <w:lvl w:ilvl="1" w:tentative="0">
      <w:start w:val="1"/>
      <w:numFmt w:val="decimal"/>
      <w:lvlText w:val="9.%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3">
    <w:nsid w:val="64C513EE"/>
    <w:multiLevelType w:val="multilevel"/>
    <w:tmpl w:val="64C513EE"/>
    <w:lvl w:ilvl="0" w:tentative="0">
      <w:start w:val="1"/>
      <w:numFmt w:val="decimal"/>
      <w:lvlText w:val="%1."/>
      <w:lvlJc w:val="left"/>
      <w:pPr>
        <w:ind w:left="425" w:hanging="425"/>
      </w:pPr>
      <w:rPr>
        <w:rFonts w:hint="eastAsia"/>
      </w:rPr>
    </w:lvl>
    <w:lvl w:ilvl="1" w:tentative="0">
      <w:start w:val="1"/>
      <w:numFmt w:val="decimal"/>
      <w:lvlText w:val="4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4">
    <w:nsid w:val="66BD22C2"/>
    <w:multiLevelType w:val="multilevel"/>
    <w:tmpl w:val="66BD22C2"/>
    <w:lvl w:ilvl="0" w:tentative="0">
      <w:start w:val="1"/>
      <w:numFmt w:val="decimal"/>
      <w:lvlText w:val="（%1）"/>
      <w:lvlJc w:val="left"/>
      <w:pPr>
        <w:ind w:left="562" w:hanging="420"/>
      </w:pPr>
      <w:rPr>
        <w:rFonts w:hint="default"/>
      </w:rPr>
    </w:lvl>
    <w:lvl w:ilvl="1" w:tentative="0">
      <w:start w:val="1"/>
      <w:numFmt w:val="decimalEnclosedCircle"/>
      <w:lvlText w:val="%2"/>
      <w:lvlJc w:val="left"/>
      <w:pPr>
        <w:ind w:left="922" w:hanging="360"/>
      </w:pPr>
      <w:rPr>
        <w:rFonts w:hint="default"/>
      </w:r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5">
    <w:nsid w:val="67156E3C"/>
    <w:multiLevelType w:val="multilevel"/>
    <w:tmpl w:val="67156E3C"/>
    <w:lvl w:ilvl="0" w:tentative="0">
      <w:start w:val="1"/>
      <w:numFmt w:val="decimal"/>
      <w:lvlText w:val="%1."/>
      <w:lvlJc w:val="left"/>
      <w:pPr>
        <w:ind w:left="420" w:hanging="420"/>
      </w:pPr>
      <w:rPr>
        <w:rFonts w:hint="eastAsia"/>
        <w:sz w:val="21"/>
      </w:rPr>
    </w:lvl>
    <w:lvl w:ilvl="1" w:tentative="0">
      <w:start w:val="4"/>
      <w:numFmt w:val="japaneseCounting"/>
      <w:lvlText w:val="%2、"/>
      <w:lvlJc w:val="left"/>
      <w:pPr>
        <w:ind w:left="870" w:hanging="45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678076BC"/>
    <w:multiLevelType w:val="multilevel"/>
    <w:tmpl w:val="678076BC"/>
    <w:lvl w:ilvl="0" w:tentative="0">
      <w:start w:val="1"/>
      <w:numFmt w:val="decimal"/>
      <w:lvlText w:val="%1"/>
      <w:lvlJc w:val="left"/>
      <w:pPr>
        <w:ind w:left="425" w:hanging="425"/>
      </w:pPr>
      <w:rPr>
        <w:rFonts w:hint="eastAsia"/>
      </w:rPr>
    </w:lvl>
    <w:lvl w:ilvl="1" w:tentative="0">
      <w:start w:val="1"/>
      <w:numFmt w:val="decimal"/>
      <w:lvlText w:val="21.%2"/>
      <w:lvlJc w:val="left"/>
      <w:pPr>
        <w:ind w:left="567"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7">
    <w:nsid w:val="6C067D73"/>
    <w:multiLevelType w:val="multilevel"/>
    <w:tmpl w:val="6C067D73"/>
    <w:lvl w:ilvl="0" w:tentative="0">
      <w:start w:val="1"/>
      <w:numFmt w:val="decimal"/>
      <w:lvlText w:val="%1"/>
      <w:lvlJc w:val="left"/>
      <w:pPr>
        <w:ind w:left="425" w:hanging="425"/>
      </w:pPr>
      <w:rPr>
        <w:rFonts w:hint="eastAsia"/>
      </w:rPr>
    </w:lvl>
    <w:lvl w:ilvl="1" w:tentative="0">
      <w:start w:val="1"/>
      <w:numFmt w:val="decimal"/>
      <w:lvlText w:val="22.%2"/>
      <w:lvlJc w:val="left"/>
      <w:pPr>
        <w:ind w:left="567"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8">
    <w:nsid w:val="6CA53C78"/>
    <w:multiLevelType w:val="multilevel"/>
    <w:tmpl w:val="6CA53C78"/>
    <w:lvl w:ilvl="0" w:tentative="0">
      <w:start w:val="1"/>
      <w:numFmt w:val="decimal"/>
      <w:lvlText w:val="%1."/>
      <w:lvlJc w:val="left"/>
      <w:pPr>
        <w:ind w:left="425" w:hanging="425"/>
      </w:pPr>
      <w:rPr>
        <w:rFonts w:hint="eastAsia"/>
      </w:rPr>
    </w:lvl>
    <w:lvl w:ilvl="1" w:tentative="0">
      <w:start w:val="1"/>
      <w:numFmt w:val="decimal"/>
      <w:lvlText w:val="3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9">
    <w:nsid w:val="76462418"/>
    <w:multiLevelType w:val="multilevel"/>
    <w:tmpl w:val="76462418"/>
    <w:lvl w:ilvl="0" w:tentative="0">
      <w:start w:val="1"/>
      <w:numFmt w:val="decimal"/>
      <w:lvlText w:val="%1."/>
      <w:lvlJc w:val="left"/>
      <w:pPr>
        <w:ind w:left="425" w:hanging="425"/>
      </w:pPr>
      <w:rPr>
        <w:rFonts w:hint="eastAsia"/>
      </w:rPr>
    </w:lvl>
    <w:lvl w:ilvl="1" w:tentative="0">
      <w:start w:val="1"/>
      <w:numFmt w:val="decimal"/>
      <w:lvlText w:val="40.%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0">
    <w:nsid w:val="7AEF7716"/>
    <w:multiLevelType w:val="multilevel"/>
    <w:tmpl w:val="7AEF7716"/>
    <w:lvl w:ilvl="0" w:tentative="0">
      <w:start w:val="1"/>
      <w:numFmt w:val="chineseCountingThousand"/>
      <w:pStyle w:val="145"/>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7F2C1B94"/>
    <w:multiLevelType w:val="multilevel"/>
    <w:tmpl w:val="7F2C1B94"/>
    <w:lvl w:ilvl="0" w:tentative="0">
      <w:start w:val="1"/>
      <w:numFmt w:val="decimal"/>
      <w:lvlText w:val="%1."/>
      <w:lvlJc w:val="left"/>
      <w:pPr>
        <w:ind w:left="425" w:hanging="425"/>
      </w:pPr>
      <w:rPr>
        <w:rFonts w:hint="eastAsia"/>
      </w:rPr>
    </w:lvl>
    <w:lvl w:ilvl="1" w:tentative="0">
      <w:start w:val="1"/>
      <w:numFmt w:val="decimal"/>
      <w:lvlText w:val="6.%2"/>
      <w:lvlJc w:val="left"/>
      <w:pPr>
        <w:ind w:left="567" w:hanging="567"/>
      </w:pPr>
      <w:rPr>
        <w:rFonts w:hint="eastAsia"/>
        <w:sz w:val="22"/>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2">
    <w:nsid w:val="7FD43DE7"/>
    <w:multiLevelType w:val="multilevel"/>
    <w:tmpl w:val="7FD43DE7"/>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20.%2.%3"/>
      <w:lvlJc w:val="left"/>
      <w:pPr>
        <w:ind w:left="567"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 w:numId="3">
    <w:abstractNumId w:val="13"/>
  </w:num>
  <w:num w:numId="4">
    <w:abstractNumId w:val="10"/>
  </w:num>
  <w:num w:numId="5">
    <w:abstractNumId w:val="40"/>
  </w:num>
  <w:num w:numId="6">
    <w:abstractNumId w:val="21"/>
  </w:num>
  <w:num w:numId="7">
    <w:abstractNumId w:val="2"/>
  </w:num>
  <w:num w:numId="8">
    <w:abstractNumId w:val="7"/>
  </w:num>
  <w:num w:numId="9">
    <w:abstractNumId w:val="35"/>
  </w:num>
  <w:num w:numId="10">
    <w:abstractNumId w:val="20"/>
  </w:num>
  <w:num w:numId="11">
    <w:abstractNumId w:val="22"/>
  </w:num>
  <w:num w:numId="12">
    <w:abstractNumId w:val="41"/>
  </w:num>
  <w:num w:numId="13">
    <w:abstractNumId w:val="32"/>
  </w:num>
  <w:num w:numId="14">
    <w:abstractNumId w:val="12"/>
  </w:num>
  <w:num w:numId="15">
    <w:abstractNumId w:val="8"/>
  </w:num>
  <w:num w:numId="16">
    <w:abstractNumId w:val="26"/>
  </w:num>
  <w:num w:numId="17">
    <w:abstractNumId w:val="17"/>
  </w:num>
  <w:num w:numId="18">
    <w:abstractNumId w:val="6"/>
  </w:num>
  <w:num w:numId="19">
    <w:abstractNumId w:val="34"/>
  </w:num>
  <w:num w:numId="20">
    <w:abstractNumId w:val="4"/>
  </w:num>
  <w:num w:numId="21">
    <w:abstractNumId w:val="14"/>
  </w:num>
  <w:num w:numId="22">
    <w:abstractNumId w:val="27"/>
  </w:num>
  <w:num w:numId="23">
    <w:abstractNumId w:val="30"/>
  </w:num>
  <w:num w:numId="24">
    <w:abstractNumId w:val="16"/>
  </w:num>
  <w:num w:numId="25">
    <w:abstractNumId w:val="42"/>
  </w:num>
  <w:num w:numId="26">
    <w:abstractNumId w:val="36"/>
  </w:num>
  <w:num w:numId="27">
    <w:abstractNumId w:val="37"/>
  </w:num>
  <w:num w:numId="28">
    <w:abstractNumId w:val="3"/>
  </w:num>
  <w:num w:numId="29">
    <w:abstractNumId w:val="15"/>
  </w:num>
  <w:num w:numId="30">
    <w:abstractNumId w:val="9"/>
  </w:num>
  <w:num w:numId="31">
    <w:abstractNumId w:val="11"/>
  </w:num>
  <w:num w:numId="32">
    <w:abstractNumId w:val="23"/>
  </w:num>
  <w:num w:numId="33">
    <w:abstractNumId w:val="38"/>
  </w:num>
  <w:num w:numId="34">
    <w:abstractNumId w:val="25"/>
  </w:num>
  <w:num w:numId="35">
    <w:abstractNumId w:val="31"/>
  </w:num>
  <w:num w:numId="36">
    <w:abstractNumId w:val="28"/>
  </w:num>
  <w:num w:numId="37">
    <w:abstractNumId w:val="5"/>
  </w:num>
  <w:num w:numId="38">
    <w:abstractNumId w:val="29"/>
  </w:num>
  <w:num w:numId="39">
    <w:abstractNumId w:val="24"/>
  </w:num>
  <w:num w:numId="40">
    <w:abstractNumId w:val="18"/>
  </w:num>
  <w:num w:numId="41">
    <w:abstractNumId w:val="19"/>
  </w:num>
  <w:num w:numId="42">
    <w:abstractNumId w:val="39"/>
  </w:num>
  <w:num w:numId="43">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东基">
    <w15:presenceInfo w15:providerId="None" w15:userId="王东基"/>
  </w15:person>
  <w15:person w15:author="麦杰豪。">
    <w15:presenceInfo w15:providerId="None" w15:userId="麦杰豪。"/>
  </w15:person>
  <w15:person w15:author="麦杰豪。 [2]">
    <w15:presenceInfo w15:providerId="WPS Office" w15:userId="3164408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720"/>
  <w:noPunctuationKerning w:val="1"/>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FjNzNkNGMyZjYxZjIzZGNlYjcxOGMxOTdkZjAxNWQifQ=="/>
  </w:docVars>
  <w:rsids>
    <w:rsidRoot w:val="002C0DEF"/>
    <w:rsid w:val="00125642"/>
    <w:rsid w:val="00193EBB"/>
    <w:rsid w:val="00213909"/>
    <w:rsid w:val="00216FDC"/>
    <w:rsid w:val="00270CE7"/>
    <w:rsid w:val="002C0DEF"/>
    <w:rsid w:val="002F6DA9"/>
    <w:rsid w:val="00342B47"/>
    <w:rsid w:val="003A52D3"/>
    <w:rsid w:val="005A7B5A"/>
    <w:rsid w:val="006254A0"/>
    <w:rsid w:val="006E12A4"/>
    <w:rsid w:val="007F121C"/>
    <w:rsid w:val="008325FD"/>
    <w:rsid w:val="00883F51"/>
    <w:rsid w:val="008B3A04"/>
    <w:rsid w:val="008E2EF4"/>
    <w:rsid w:val="008F29F4"/>
    <w:rsid w:val="00951312"/>
    <w:rsid w:val="009626E0"/>
    <w:rsid w:val="0098232A"/>
    <w:rsid w:val="00995625"/>
    <w:rsid w:val="00A44C48"/>
    <w:rsid w:val="00B04F27"/>
    <w:rsid w:val="00B81433"/>
    <w:rsid w:val="00BA7E2E"/>
    <w:rsid w:val="00BB11CA"/>
    <w:rsid w:val="00BB4BC4"/>
    <w:rsid w:val="00BC68BC"/>
    <w:rsid w:val="00C276C8"/>
    <w:rsid w:val="00C87224"/>
    <w:rsid w:val="00CD560E"/>
    <w:rsid w:val="00D703E8"/>
    <w:rsid w:val="00E851FE"/>
    <w:rsid w:val="00E954EE"/>
    <w:rsid w:val="00F027F7"/>
    <w:rsid w:val="00FD71A9"/>
    <w:rsid w:val="00FF373F"/>
    <w:rsid w:val="57CD1C73"/>
    <w:rsid w:val="657FF832"/>
    <w:rsid w:val="7BFB0534"/>
    <w:rsid w:val="F9F261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qFormat="1" w:uiPriority="0" w:semiHidden="0" w:name="annotation text"/>
    <w:lsdException w:qFormat="1" w:uiPriority="0" w:semiHidden="0" w:name="header"/>
    <w:lsdException w:qFormat="1" w:uiPriority="0" w:semiHidden="0" w:name="footer"/>
    <w:lsdException w:qFormat="1" w:unhideWhenUsed="0" w:uiPriority="99" w:semiHidden="0" w:name="index heading"/>
    <w:lsdException w:qFormat="1" w:unhideWhenUsed="0" w:uiPriority="0" w:semiHidden="0" w:name="caption"/>
    <w:lsdException w:uiPriority="0" w:name="table of figures"/>
    <w:lsdException w:uiPriority="0" w:name="envelope address"/>
    <w:lsdException w:qFormat="1" w:unhideWhenUsed="0" w:uiPriority="0" w:semiHidden="0" w:name="envelope return"/>
    <w:lsdException w:uiPriority="0" w:name="footnote reference"/>
    <w:lsdException w:qFormat="1"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iPriority="99" w:semiHidden="0" w:name="Normal (Web)"/>
    <w:lsdException w:qFormat="1" w:uiPriority="0" w:semiHidden="0" w:name="HTML Acronym"/>
    <w:lsdException w:uiPriority="0" w:name="HTML Address"/>
    <w:lsdException w:qFormat="1" w:uiPriority="0" w:semiHidden="0" w:name="HTML Cite"/>
    <w:lsdException w:qFormat="1" w:uiPriority="0" w:semiHidden="0" w:name="HTML Code"/>
    <w:lsdException w:qFormat="1" w:uiPriority="0" w:semiHidden="0" w:name="HTML Definition"/>
    <w:lsdException w:qFormat="1" w:uiPriority="0" w:semiHidden="0" w:name="HTML Keyboard"/>
    <w:lsdException w:qFormat="1" w:unhideWhenUsed="0" w:uiPriority="0" w:semiHidden="0" w:name="HTML Preformatted"/>
    <w:lsdException w:qFormat="1" w:uiPriority="0" w:semiHidden="0" w:name="HTML Sample"/>
    <w:lsdException w:qFormat="1" w:uiPriority="0" w:semiHidden="0" w:name="HTML Typewriter"/>
    <w:lsdException w:qFormat="1" w:uiPriority="0" w:semiHidden="0" w:name="HTML Variable"/>
    <w:lsdException w:uiPriority="99" w:name="Normal Table"/>
    <w:lsdException w:qFormat="1"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7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72"/>
    <w:qFormat/>
    <w:uiPriority w:val="9"/>
    <w:pPr>
      <w:keepNext/>
      <w:keepLines/>
      <w:spacing w:before="260" w:after="260" w:line="416" w:lineRule="auto"/>
      <w:outlineLvl w:val="1"/>
    </w:pPr>
    <w:rPr>
      <w:rFonts w:ascii="Calibri Light" w:hAnsi="Calibri Light"/>
      <w:b/>
      <w:bCs/>
      <w:sz w:val="32"/>
      <w:szCs w:val="32"/>
    </w:rPr>
  </w:style>
  <w:style w:type="paragraph" w:styleId="4">
    <w:name w:val="heading 3"/>
    <w:basedOn w:val="1"/>
    <w:next w:val="5"/>
    <w:link w:val="73"/>
    <w:qFormat/>
    <w:uiPriority w:val="0"/>
    <w:pPr>
      <w:spacing w:before="260" w:after="260" w:line="416" w:lineRule="auto"/>
      <w:outlineLvl w:val="2"/>
    </w:pPr>
    <w:rPr>
      <w:sz w:val="32"/>
      <w:szCs w:val="32"/>
    </w:rPr>
  </w:style>
  <w:style w:type="paragraph" w:styleId="6">
    <w:name w:val="heading 4"/>
    <w:basedOn w:val="1"/>
    <w:next w:val="1"/>
    <w:link w:val="77"/>
    <w:qFormat/>
    <w:uiPriority w:val="0"/>
    <w:pPr>
      <w:keepNext/>
      <w:keepLines/>
      <w:spacing w:before="280" w:after="290" w:line="376" w:lineRule="auto"/>
      <w:outlineLvl w:val="3"/>
    </w:pPr>
    <w:rPr>
      <w:rFonts w:ascii="Cambria" w:hAnsi="Cambria"/>
      <w:b/>
      <w:bCs/>
      <w:sz w:val="28"/>
      <w:szCs w:val="28"/>
    </w:rPr>
  </w:style>
  <w:style w:type="paragraph" w:styleId="7">
    <w:name w:val="heading 5"/>
    <w:basedOn w:val="1"/>
    <w:next w:val="8"/>
    <w:link w:val="84"/>
    <w:qFormat/>
    <w:uiPriority w:val="0"/>
    <w:pPr>
      <w:keepNext/>
      <w:keepLines/>
      <w:widowControl w:val="0"/>
      <w:spacing w:before="280" w:after="290" w:line="376" w:lineRule="auto"/>
      <w:jc w:val="both"/>
      <w:outlineLvl w:val="4"/>
    </w:pPr>
    <w:rPr>
      <w:rFonts w:eastAsia="宋体"/>
      <w:b/>
      <w:kern w:val="2"/>
      <w:sz w:val="28"/>
      <w:szCs w:val="20"/>
    </w:rPr>
  </w:style>
  <w:style w:type="paragraph" w:styleId="9">
    <w:name w:val="heading 6"/>
    <w:basedOn w:val="1"/>
    <w:next w:val="8"/>
    <w:link w:val="85"/>
    <w:qFormat/>
    <w:uiPriority w:val="0"/>
    <w:pPr>
      <w:keepNext/>
      <w:keepLines/>
      <w:widowControl w:val="0"/>
      <w:spacing w:before="240" w:after="64" w:line="320" w:lineRule="auto"/>
      <w:jc w:val="both"/>
      <w:outlineLvl w:val="5"/>
    </w:pPr>
    <w:rPr>
      <w:rFonts w:ascii="Arial" w:hAnsi="Arial" w:eastAsia="黑体"/>
      <w:b/>
      <w:kern w:val="2"/>
      <w:szCs w:val="20"/>
    </w:rPr>
  </w:style>
  <w:style w:type="paragraph" w:styleId="10">
    <w:name w:val="heading 7"/>
    <w:basedOn w:val="1"/>
    <w:next w:val="8"/>
    <w:link w:val="86"/>
    <w:qFormat/>
    <w:uiPriority w:val="0"/>
    <w:pPr>
      <w:keepNext/>
      <w:keepLines/>
      <w:widowControl w:val="0"/>
      <w:spacing w:before="240" w:after="64" w:line="320" w:lineRule="auto"/>
      <w:jc w:val="both"/>
      <w:outlineLvl w:val="6"/>
    </w:pPr>
    <w:rPr>
      <w:rFonts w:eastAsia="宋体"/>
      <w:b/>
      <w:kern w:val="2"/>
      <w:szCs w:val="20"/>
    </w:rPr>
  </w:style>
  <w:style w:type="paragraph" w:styleId="11">
    <w:name w:val="heading 8"/>
    <w:basedOn w:val="1"/>
    <w:next w:val="8"/>
    <w:link w:val="87"/>
    <w:qFormat/>
    <w:uiPriority w:val="0"/>
    <w:pPr>
      <w:keepNext/>
      <w:keepLines/>
      <w:widowControl w:val="0"/>
      <w:spacing w:before="240" w:after="64" w:line="320" w:lineRule="auto"/>
      <w:jc w:val="both"/>
      <w:outlineLvl w:val="7"/>
    </w:pPr>
    <w:rPr>
      <w:rFonts w:ascii="Arial" w:hAnsi="Arial" w:eastAsia="黑体"/>
      <w:kern w:val="2"/>
      <w:szCs w:val="20"/>
    </w:rPr>
  </w:style>
  <w:style w:type="paragraph" w:styleId="12">
    <w:name w:val="heading 9"/>
    <w:basedOn w:val="1"/>
    <w:next w:val="8"/>
    <w:link w:val="88"/>
    <w:qFormat/>
    <w:uiPriority w:val="0"/>
    <w:pPr>
      <w:keepNext/>
      <w:keepLines/>
      <w:widowControl w:val="0"/>
      <w:spacing w:before="240" w:after="64" w:line="320" w:lineRule="auto"/>
      <w:jc w:val="both"/>
      <w:outlineLvl w:val="8"/>
    </w:pPr>
    <w:rPr>
      <w:rFonts w:ascii="Arial" w:hAnsi="Arial" w:eastAsia="黑体"/>
      <w:kern w:val="2"/>
      <w:sz w:val="21"/>
      <w:szCs w:val="20"/>
    </w:rPr>
  </w:style>
  <w:style w:type="character" w:default="1" w:styleId="53">
    <w:name w:val="Default Paragraph Font"/>
    <w:semiHidden/>
    <w:unhideWhenUsed/>
    <w:uiPriority w:val="1"/>
  </w:style>
  <w:style w:type="table" w:default="1" w:styleId="51">
    <w:name w:val="Normal Table"/>
    <w:semiHidden/>
    <w:unhideWhenUsed/>
    <w:uiPriority w:val="99"/>
    <w:tblPr>
      <w:tblCellMar>
        <w:top w:w="0" w:type="dxa"/>
        <w:left w:w="108" w:type="dxa"/>
        <w:bottom w:w="0" w:type="dxa"/>
        <w:right w:w="108" w:type="dxa"/>
      </w:tblCellMar>
    </w:tblPr>
  </w:style>
  <w:style w:type="paragraph" w:customStyle="1" w:styleId="5">
    <w:name w:val="正文样式"/>
    <w:basedOn w:val="1"/>
    <w:qFormat/>
    <w:uiPriority w:val="0"/>
    <w:pPr>
      <w:tabs>
        <w:tab w:val="left" w:pos="840"/>
        <w:tab w:val="left" w:pos="1560"/>
      </w:tabs>
      <w:ind w:firstLine="480"/>
    </w:pPr>
    <w:rPr>
      <w:lang w:val="zh-CN"/>
    </w:rPr>
  </w:style>
  <w:style w:type="paragraph" w:styleId="8">
    <w:name w:val="Normal Indent"/>
    <w:basedOn w:val="1"/>
    <w:link w:val="76"/>
    <w:qFormat/>
    <w:uiPriority w:val="0"/>
    <w:pPr>
      <w:ind w:firstLine="420"/>
    </w:pPr>
  </w:style>
  <w:style w:type="paragraph" w:styleId="13">
    <w:name w:val="List 3"/>
    <w:basedOn w:val="1"/>
    <w:qFormat/>
    <w:uiPriority w:val="0"/>
    <w:pPr>
      <w:widowControl w:val="0"/>
      <w:ind w:left="100" w:leftChars="400" w:hanging="200" w:hangingChars="200"/>
      <w:jc w:val="both"/>
    </w:pPr>
    <w:rPr>
      <w:rFonts w:ascii="Calibri" w:hAnsi="Calibri" w:eastAsia="宋体" w:cs="Calibri"/>
      <w:kern w:val="2"/>
      <w:sz w:val="21"/>
      <w:szCs w:val="20"/>
    </w:rPr>
  </w:style>
  <w:style w:type="paragraph" w:styleId="14">
    <w:name w:val="toc 7"/>
    <w:basedOn w:val="1"/>
    <w:next w:val="1"/>
    <w:qFormat/>
    <w:uiPriority w:val="0"/>
    <w:pPr>
      <w:widowControl w:val="0"/>
      <w:ind w:left="1260"/>
    </w:pPr>
    <w:rPr>
      <w:rFonts w:eastAsia="宋体"/>
      <w:kern w:val="2"/>
      <w:sz w:val="21"/>
      <w:szCs w:val="21"/>
    </w:rPr>
  </w:style>
  <w:style w:type="paragraph" w:styleId="15">
    <w:name w:val="caption"/>
    <w:basedOn w:val="1"/>
    <w:next w:val="1"/>
    <w:qFormat/>
    <w:uiPriority w:val="0"/>
    <w:pPr>
      <w:spacing w:line="360" w:lineRule="auto"/>
      <w:ind w:firstLine="1940" w:firstLineChars="920"/>
    </w:pPr>
    <w:rPr>
      <w:rFonts w:ascii="宋体" w:hAnsi="宋体" w:eastAsia="宋体"/>
      <w:b/>
      <w:bCs/>
      <w:sz w:val="20"/>
      <w:szCs w:val="20"/>
    </w:rPr>
  </w:style>
  <w:style w:type="paragraph" w:styleId="16">
    <w:name w:val="List Bullet"/>
    <w:basedOn w:val="1"/>
    <w:qFormat/>
    <w:uiPriority w:val="0"/>
    <w:pPr>
      <w:widowControl w:val="0"/>
      <w:numPr>
        <w:ilvl w:val="0"/>
        <w:numId w:val="1"/>
      </w:numPr>
      <w:jc w:val="both"/>
    </w:pPr>
    <w:rPr>
      <w:rFonts w:eastAsia="宋体"/>
      <w:kern w:val="2"/>
      <w:sz w:val="21"/>
      <w:szCs w:val="20"/>
    </w:rPr>
  </w:style>
  <w:style w:type="paragraph" w:styleId="17">
    <w:name w:val="Document Map"/>
    <w:basedOn w:val="1"/>
    <w:link w:val="89"/>
    <w:qFormat/>
    <w:uiPriority w:val="0"/>
    <w:pPr>
      <w:widowControl w:val="0"/>
      <w:shd w:val="clear" w:color="auto" w:fill="000080"/>
      <w:jc w:val="both"/>
    </w:pPr>
    <w:rPr>
      <w:rFonts w:eastAsia="宋体"/>
      <w:kern w:val="2"/>
      <w:sz w:val="21"/>
    </w:rPr>
  </w:style>
  <w:style w:type="paragraph" w:styleId="18">
    <w:name w:val="annotation text"/>
    <w:basedOn w:val="1"/>
    <w:link w:val="81"/>
    <w:unhideWhenUsed/>
    <w:qFormat/>
    <w:uiPriority w:val="0"/>
  </w:style>
  <w:style w:type="paragraph" w:styleId="19">
    <w:name w:val="Salutation"/>
    <w:basedOn w:val="1"/>
    <w:next w:val="1"/>
    <w:link w:val="90"/>
    <w:qFormat/>
    <w:uiPriority w:val="0"/>
    <w:pPr>
      <w:widowControl w:val="0"/>
      <w:jc w:val="both"/>
    </w:pPr>
    <w:rPr>
      <w:rFonts w:ascii="Verdana" w:hAnsi="Verdana" w:eastAsia="仿宋_GB2312" w:cs="Calibri"/>
      <w:kern w:val="2"/>
      <w:szCs w:val="20"/>
      <w:lang w:eastAsia="en-US"/>
    </w:rPr>
  </w:style>
  <w:style w:type="paragraph" w:styleId="20">
    <w:name w:val="Body Text 3"/>
    <w:basedOn w:val="1"/>
    <w:link w:val="91"/>
    <w:qFormat/>
    <w:uiPriority w:val="0"/>
    <w:pPr>
      <w:widowControl w:val="0"/>
      <w:spacing w:after="120"/>
      <w:jc w:val="both"/>
    </w:pPr>
    <w:rPr>
      <w:rFonts w:eastAsia="宋体"/>
      <w:kern w:val="2"/>
      <w:sz w:val="16"/>
      <w:szCs w:val="16"/>
    </w:rPr>
  </w:style>
  <w:style w:type="paragraph" w:styleId="21">
    <w:name w:val="Body Text"/>
    <w:basedOn w:val="1"/>
    <w:next w:val="1"/>
    <w:link w:val="99"/>
    <w:qFormat/>
    <w:uiPriority w:val="0"/>
    <w:pPr>
      <w:spacing w:line="360" w:lineRule="auto"/>
    </w:pPr>
    <w:rPr>
      <w:b/>
      <w:bCs/>
    </w:rPr>
  </w:style>
  <w:style w:type="paragraph" w:styleId="22">
    <w:name w:val="Body Text Indent"/>
    <w:basedOn w:val="1"/>
    <w:next w:val="23"/>
    <w:link w:val="69"/>
    <w:qFormat/>
    <w:uiPriority w:val="0"/>
    <w:pPr>
      <w:spacing w:line="360" w:lineRule="auto"/>
      <w:ind w:firstLine="420" w:firstLineChars="200"/>
    </w:pPr>
  </w:style>
  <w:style w:type="paragraph" w:styleId="23">
    <w:name w:val="envelope return"/>
    <w:basedOn w:val="1"/>
    <w:qFormat/>
    <w:uiPriority w:val="0"/>
    <w:pPr>
      <w:snapToGrid w:val="0"/>
    </w:pPr>
    <w:rPr>
      <w:rFonts w:ascii="Arial" w:hAnsi="Arial"/>
    </w:rPr>
  </w:style>
  <w:style w:type="paragraph" w:styleId="24">
    <w:name w:val="List 2"/>
    <w:basedOn w:val="1"/>
    <w:qFormat/>
    <w:uiPriority w:val="0"/>
    <w:pPr>
      <w:widowControl w:val="0"/>
      <w:adjustRightInd w:val="0"/>
      <w:spacing w:line="360" w:lineRule="atLeast"/>
      <w:ind w:left="840" w:hanging="420"/>
      <w:textAlignment w:val="baseline"/>
    </w:pPr>
    <w:rPr>
      <w:rFonts w:ascii="Calibri" w:hAnsi="Calibri" w:eastAsia="宋体" w:cs="Calibri"/>
      <w:spacing w:val="10"/>
      <w:szCs w:val="20"/>
    </w:rPr>
  </w:style>
  <w:style w:type="paragraph" w:styleId="25">
    <w:name w:val="Block Text"/>
    <w:basedOn w:val="1"/>
    <w:qFormat/>
    <w:uiPriority w:val="0"/>
    <w:pPr>
      <w:widowControl w:val="0"/>
      <w:spacing w:after="120"/>
      <w:ind w:left="1440" w:leftChars="700" w:right="1440" w:rightChars="700"/>
      <w:jc w:val="both"/>
    </w:pPr>
    <w:rPr>
      <w:rFonts w:ascii="Calibri" w:hAnsi="Calibri" w:eastAsia="宋体" w:cs="Calibri"/>
      <w:kern w:val="2"/>
      <w:sz w:val="21"/>
    </w:rPr>
  </w:style>
  <w:style w:type="paragraph" w:styleId="26">
    <w:name w:val="toc 5"/>
    <w:basedOn w:val="1"/>
    <w:next w:val="1"/>
    <w:qFormat/>
    <w:uiPriority w:val="0"/>
    <w:pPr>
      <w:widowControl w:val="0"/>
      <w:ind w:left="840"/>
    </w:pPr>
    <w:rPr>
      <w:rFonts w:eastAsia="宋体"/>
      <w:kern w:val="2"/>
      <w:sz w:val="21"/>
      <w:szCs w:val="21"/>
    </w:rPr>
  </w:style>
  <w:style w:type="paragraph" w:styleId="27">
    <w:name w:val="toc 3"/>
    <w:basedOn w:val="1"/>
    <w:next w:val="1"/>
    <w:qFormat/>
    <w:uiPriority w:val="0"/>
    <w:pPr>
      <w:widowControl w:val="0"/>
      <w:ind w:left="420"/>
    </w:pPr>
    <w:rPr>
      <w:rFonts w:eastAsia="宋体"/>
      <w:i/>
      <w:iCs/>
      <w:kern w:val="2"/>
      <w:sz w:val="21"/>
    </w:rPr>
  </w:style>
  <w:style w:type="paragraph" w:styleId="28">
    <w:name w:val="Plain Text"/>
    <w:basedOn w:val="1"/>
    <w:link w:val="92"/>
    <w:qFormat/>
    <w:uiPriority w:val="0"/>
    <w:pPr>
      <w:widowControl w:val="0"/>
      <w:jc w:val="both"/>
    </w:pPr>
    <w:rPr>
      <w:rFonts w:ascii="宋体" w:hAnsi="Courier New" w:eastAsia="宋体"/>
      <w:kern w:val="2"/>
      <w:sz w:val="21"/>
      <w:szCs w:val="20"/>
    </w:rPr>
  </w:style>
  <w:style w:type="paragraph" w:styleId="29">
    <w:name w:val="toc 8"/>
    <w:basedOn w:val="1"/>
    <w:next w:val="1"/>
    <w:qFormat/>
    <w:uiPriority w:val="0"/>
    <w:pPr>
      <w:widowControl w:val="0"/>
      <w:ind w:left="1470"/>
    </w:pPr>
    <w:rPr>
      <w:rFonts w:eastAsia="宋体"/>
      <w:kern w:val="2"/>
      <w:sz w:val="21"/>
      <w:szCs w:val="21"/>
    </w:rPr>
  </w:style>
  <w:style w:type="paragraph" w:styleId="30">
    <w:name w:val="Date"/>
    <w:basedOn w:val="1"/>
    <w:next w:val="1"/>
    <w:link w:val="93"/>
    <w:qFormat/>
    <w:uiPriority w:val="0"/>
    <w:pPr>
      <w:widowControl w:val="0"/>
      <w:jc w:val="both"/>
    </w:pPr>
    <w:rPr>
      <w:rFonts w:ascii="宋体" w:hAnsi="Courier New" w:eastAsia="宋体"/>
      <w:kern w:val="2"/>
      <w:sz w:val="32"/>
      <w:szCs w:val="20"/>
    </w:rPr>
  </w:style>
  <w:style w:type="paragraph" w:styleId="31">
    <w:name w:val="Body Text Indent 2"/>
    <w:basedOn w:val="1"/>
    <w:link w:val="94"/>
    <w:qFormat/>
    <w:uiPriority w:val="0"/>
    <w:pPr>
      <w:widowControl w:val="0"/>
      <w:spacing w:beforeLines="50" w:afterLines="50" w:line="120" w:lineRule="auto"/>
      <w:ind w:firstLine="840" w:firstLineChars="400"/>
    </w:pPr>
    <w:rPr>
      <w:rFonts w:ascii="宋体" w:hAnsi="宋体" w:eastAsia="宋体"/>
      <w:kern w:val="2"/>
      <w:sz w:val="21"/>
    </w:rPr>
  </w:style>
  <w:style w:type="paragraph" w:styleId="32">
    <w:name w:val="Balloon Text"/>
    <w:basedOn w:val="1"/>
    <w:link w:val="82"/>
    <w:unhideWhenUsed/>
    <w:qFormat/>
    <w:uiPriority w:val="0"/>
    <w:rPr>
      <w:sz w:val="18"/>
      <w:szCs w:val="18"/>
    </w:rPr>
  </w:style>
  <w:style w:type="paragraph" w:styleId="33">
    <w:name w:val="footer"/>
    <w:basedOn w:val="1"/>
    <w:link w:val="80"/>
    <w:unhideWhenUsed/>
    <w:qFormat/>
    <w:uiPriority w:val="0"/>
    <w:pPr>
      <w:tabs>
        <w:tab w:val="center" w:pos="4153"/>
        <w:tab w:val="right" w:pos="8306"/>
      </w:tabs>
      <w:snapToGrid w:val="0"/>
    </w:pPr>
    <w:rPr>
      <w:sz w:val="18"/>
      <w:szCs w:val="18"/>
    </w:rPr>
  </w:style>
  <w:style w:type="paragraph" w:styleId="34">
    <w:name w:val="header"/>
    <w:basedOn w:val="1"/>
    <w:link w:val="79"/>
    <w:unhideWhenUsed/>
    <w:qFormat/>
    <w:uiPriority w:val="0"/>
    <w:pPr>
      <w:pBdr>
        <w:bottom w:val="single" w:color="auto" w:sz="6" w:space="1"/>
      </w:pBdr>
      <w:tabs>
        <w:tab w:val="center" w:pos="4153"/>
        <w:tab w:val="right" w:pos="8306"/>
      </w:tabs>
      <w:snapToGrid w:val="0"/>
      <w:jc w:val="center"/>
    </w:pPr>
    <w:rPr>
      <w:sz w:val="18"/>
      <w:szCs w:val="18"/>
    </w:rPr>
  </w:style>
  <w:style w:type="paragraph" w:styleId="35">
    <w:name w:val="toc 1"/>
    <w:basedOn w:val="1"/>
    <w:next w:val="1"/>
    <w:qFormat/>
    <w:uiPriority w:val="0"/>
    <w:pPr>
      <w:widowControl w:val="0"/>
      <w:spacing w:before="120" w:after="120"/>
    </w:pPr>
    <w:rPr>
      <w:rFonts w:eastAsia="宋体"/>
      <w:b/>
      <w:bCs/>
      <w:caps/>
      <w:kern w:val="2"/>
      <w:sz w:val="21"/>
    </w:rPr>
  </w:style>
  <w:style w:type="paragraph" w:styleId="36">
    <w:name w:val="toc 4"/>
    <w:basedOn w:val="1"/>
    <w:next w:val="1"/>
    <w:qFormat/>
    <w:uiPriority w:val="0"/>
    <w:pPr>
      <w:widowControl w:val="0"/>
      <w:ind w:left="630"/>
    </w:pPr>
    <w:rPr>
      <w:rFonts w:eastAsia="宋体"/>
      <w:kern w:val="2"/>
      <w:sz w:val="21"/>
      <w:szCs w:val="21"/>
    </w:rPr>
  </w:style>
  <w:style w:type="paragraph" w:styleId="37">
    <w:name w:val="index heading"/>
    <w:basedOn w:val="1"/>
    <w:next w:val="38"/>
    <w:qFormat/>
    <w:uiPriority w:val="99"/>
    <w:pPr>
      <w:widowControl w:val="0"/>
      <w:jc w:val="both"/>
    </w:pPr>
    <w:rPr>
      <w:rFonts w:ascii="Calibri" w:hAnsi="Calibri" w:eastAsia="宋体" w:cs="Calibri"/>
      <w:kern w:val="2"/>
      <w:sz w:val="21"/>
    </w:rPr>
  </w:style>
  <w:style w:type="paragraph" w:styleId="38">
    <w:name w:val="index 1"/>
    <w:basedOn w:val="1"/>
    <w:next w:val="1"/>
    <w:unhideWhenUsed/>
    <w:qFormat/>
    <w:uiPriority w:val="0"/>
  </w:style>
  <w:style w:type="paragraph" w:styleId="39">
    <w:name w:val="List"/>
    <w:basedOn w:val="1"/>
    <w:qFormat/>
    <w:uiPriority w:val="0"/>
    <w:pPr>
      <w:ind w:left="420" w:hanging="420"/>
    </w:pPr>
  </w:style>
  <w:style w:type="paragraph" w:styleId="40">
    <w:name w:val="toc 6"/>
    <w:basedOn w:val="1"/>
    <w:next w:val="1"/>
    <w:qFormat/>
    <w:uiPriority w:val="0"/>
    <w:pPr>
      <w:widowControl w:val="0"/>
      <w:ind w:left="1050"/>
    </w:pPr>
    <w:rPr>
      <w:rFonts w:eastAsia="宋体"/>
      <w:kern w:val="2"/>
      <w:sz w:val="21"/>
      <w:szCs w:val="21"/>
    </w:rPr>
  </w:style>
  <w:style w:type="paragraph" w:styleId="41">
    <w:name w:val="Body Text Indent 3"/>
    <w:basedOn w:val="1"/>
    <w:link w:val="95"/>
    <w:qFormat/>
    <w:uiPriority w:val="0"/>
    <w:pPr>
      <w:widowControl w:val="0"/>
      <w:spacing w:line="360" w:lineRule="auto"/>
      <w:ind w:firstLine="482" w:firstLineChars="200"/>
      <w:jc w:val="both"/>
    </w:pPr>
    <w:rPr>
      <w:rFonts w:ascii="宋体" w:eastAsia="宋体"/>
      <w:b/>
      <w:bCs/>
      <w:kern w:val="2"/>
    </w:rPr>
  </w:style>
  <w:style w:type="paragraph" w:styleId="42">
    <w:name w:val="toc 2"/>
    <w:basedOn w:val="1"/>
    <w:next w:val="1"/>
    <w:qFormat/>
    <w:uiPriority w:val="0"/>
    <w:pPr>
      <w:widowControl w:val="0"/>
      <w:tabs>
        <w:tab w:val="right" w:leader="dot" w:pos="8296"/>
      </w:tabs>
      <w:ind w:left="210"/>
    </w:pPr>
    <w:rPr>
      <w:rFonts w:eastAsia="宋体"/>
      <w:smallCaps/>
      <w:kern w:val="2"/>
      <w:sz w:val="21"/>
    </w:rPr>
  </w:style>
  <w:style w:type="paragraph" w:styleId="43">
    <w:name w:val="toc 9"/>
    <w:basedOn w:val="1"/>
    <w:next w:val="1"/>
    <w:qFormat/>
    <w:uiPriority w:val="0"/>
    <w:pPr>
      <w:widowControl w:val="0"/>
      <w:ind w:left="1680"/>
    </w:pPr>
    <w:rPr>
      <w:rFonts w:eastAsia="宋体"/>
      <w:kern w:val="2"/>
      <w:sz w:val="21"/>
      <w:szCs w:val="21"/>
    </w:rPr>
  </w:style>
  <w:style w:type="paragraph" w:styleId="44">
    <w:name w:val="Body Text 2"/>
    <w:basedOn w:val="1"/>
    <w:link w:val="96"/>
    <w:qFormat/>
    <w:uiPriority w:val="0"/>
    <w:pPr>
      <w:widowControl w:val="0"/>
      <w:spacing w:line="360" w:lineRule="auto"/>
      <w:jc w:val="both"/>
    </w:pPr>
    <w:rPr>
      <w:rFonts w:eastAsia="宋体"/>
      <w:kern w:val="2"/>
    </w:rPr>
  </w:style>
  <w:style w:type="paragraph" w:styleId="45">
    <w:name w:val="HTML Preformatted"/>
    <w:basedOn w:val="1"/>
    <w:link w:val="97"/>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eastAsia="Arial Unicode MS"/>
      <w:color w:val="000000"/>
      <w:sz w:val="20"/>
      <w:szCs w:val="20"/>
    </w:rPr>
  </w:style>
  <w:style w:type="paragraph" w:styleId="46">
    <w:name w:val="Normal (Web)"/>
    <w:basedOn w:val="1"/>
    <w:link w:val="68"/>
    <w:unhideWhenUsed/>
    <w:qFormat/>
    <w:uiPriority w:val="99"/>
    <w:pPr>
      <w:spacing w:before="100" w:beforeAutospacing="1" w:after="100" w:afterAutospacing="1"/>
    </w:pPr>
    <w:rPr>
      <w:rFonts w:ascii="宋体" w:hAnsi="宋体" w:cs="宋体"/>
    </w:rPr>
  </w:style>
  <w:style w:type="paragraph" w:styleId="47">
    <w:name w:val="Title"/>
    <w:basedOn w:val="1"/>
    <w:link w:val="98"/>
    <w:qFormat/>
    <w:uiPriority w:val="0"/>
    <w:pPr>
      <w:widowControl w:val="0"/>
      <w:spacing w:before="240" w:after="60"/>
      <w:jc w:val="center"/>
      <w:outlineLvl w:val="0"/>
    </w:pPr>
    <w:rPr>
      <w:rFonts w:ascii="Arial" w:hAnsi="Arial" w:eastAsia="隶书" w:cs="Arial"/>
      <w:b/>
      <w:bCs/>
      <w:kern w:val="2"/>
      <w:sz w:val="32"/>
      <w:szCs w:val="32"/>
    </w:rPr>
  </w:style>
  <w:style w:type="paragraph" w:styleId="48">
    <w:name w:val="annotation subject"/>
    <w:basedOn w:val="18"/>
    <w:next w:val="18"/>
    <w:link w:val="83"/>
    <w:unhideWhenUsed/>
    <w:qFormat/>
    <w:uiPriority w:val="0"/>
    <w:rPr>
      <w:b/>
      <w:bCs/>
    </w:rPr>
  </w:style>
  <w:style w:type="paragraph" w:styleId="49">
    <w:name w:val="Body Text First Indent"/>
    <w:basedOn w:val="21"/>
    <w:link w:val="100"/>
    <w:qFormat/>
    <w:uiPriority w:val="0"/>
    <w:pPr>
      <w:widowControl w:val="0"/>
      <w:spacing w:after="120" w:line="240" w:lineRule="auto"/>
      <w:ind w:firstLine="420" w:firstLineChars="100"/>
      <w:jc w:val="both"/>
    </w:pPr>
    <w:rPr>
      <w:rFonts w:eastAsia="宋体"/>
      <w:kern w:val="2"/>
      <w:sz w:val="21"/>
    </w:rPr>
  </w:style>
  <w:style w:type="paragraph" w:styleId="50">
    <w:name w:val="Body Text First Indent 2"/>
    <w:basedOn w:val="22"/>
    <w:next w:val="39"/>
    <w:link w:val="70"/>
    <w:unhideWhenUsed/>
    <w:qFormat/>
    <w:uiPriority w:val="0"/>
    <w:pPr>
      <w:spacing w:after="120" w:line="240" w:lineRule="auto"/>
      <w:ind w:left="420" w:leftChars="200"/>
    </w:pPr>
  </w:style>
  <w:style w:type="table" w:styleId="52">
    <w:name w:val="Table Grid"/>
    <w:basedOn w:val="5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4">
    <w:name w:val="Strong"/>
    <w:qFormat/>
    <w:uiPriority w:val="22"/>
    <w:rPr>
      <w:b/>
      <w:bCs/>
    </w:rPr>
  </w:style>
  <w:style w:type="character" w:styleId="55">
    <w:name w:val="page number"/>
    <w:basedOn w:val="53"/>
    <w:qFormat/>
    <w:uiPriority w:val="0"/>
  </w:style>
  <w:style w:type="character" w:styleId="56">
    <w:name w:val="FollowedHyperlink"/>
    <w:qFormat/>
    <w:uiPriority w:val="99"/>
    <w:rPr>
      <w:color w:val="800080"/>
      <w:u w:val="single"/>
    </w:rPr>
  </w:style>
  <w:style w:type="character" w:styleId="57">
    <w:name w:val="Emphasis"/>
    <w:basedOn w:val="53"/>
    <w:qFormat/>
    <w:uiPriority w:val="20"/>
    <w:rPr>
      <w:b/>
      <w:bCs/>
    </w:rPr>
  </w:style>
  <w:style w:type="character" w:styleId="58">
    <w:name w:val="HTML Definition"/>
    <w:basedOn w:val="53"/>
    <w:unhideWhenUsed/>
    <w:qFormat/>
    <w:uiPriority w:val="0"/>
  </w:style>
  <w:style w:type="character" w:styleId="59">
    <w:name w:val="HTML Typewriter"/>
    <w:basedOn w:val="53"/>
    <w:unhideWhenUsed/>
    <w:qFormat/>
    <w:uiPriority w:val="0"/>
    <w:rPr>
      <w:rFonts w:hint="default" w:ascii="monospace" w:hAnsi="monospace" w:eastAsia="monospace" w:cs="monospace"/>
      <w:sz w:val="20"/>
    </w:rPr>
  </w:style>
  <w:style w:type="character" w:styleId="60">
    <w:name w:val="HTML Acronym"/>
    <w:basedOn w:val="53"/>
    <w:unhideWhenUsed/>
    <w:qFormat/>
    <w:uiPriority w:val="0"/>
  </w:style>
  <w:style w:type="character" w:styleId="61">
    <w:name w:val="HTML Variable"/>
    <w:basedOn w:val="53"/>
    <w:unhideWhenUsed/>
    <w:qFormat/>
    <w:uiPriority w:val="0"/>
  </w:style>
  <w:style w:type="character" w:styleId="62">
    <w:name w:val="Hyperlink"/>
    <w:qFormat/>
    <w:uiPriority w:val="99"/>
    <w:rPr>
      <w:color w:val="0000FF"/>
      <w:u w:val="single"/>
    </w:rPr>
  </w:style>
  <w:style w:type="character" w:styleId="63">
    <w:name w:val="HTML Code"/>
    <w:basedOn w:val="53"/>
    <w:unhideWhenUsed/>
    <w:qFormat/>
    <w:uiPriority w:val="0"/>
    <w:rPr>
      <w:rFonts w:hint="default" w:ascii="monospace" w:hAnsi="monospace" w:eastAsia="monospace" w:cs="monospace"/>
      <w:sz w:val="20"/>
    </w:rPr>
  </w:style>
  <w:style w:type="character" w:styleId="64">
    <w:name w:val="annotation reference"/>
    <w:basedOn w:val="53"/>
    <w:unhideWhenUsed/>
    <w:qFormat/>
    <w:uiPriority w:val="0"/>
    <w:rPr>
      <w:sz w:val="21"/>
      <w:szCs w:val="21"/>
    </w:rPr>
  </w:style>
  <w:style w:type="character" w:styleId="65">
    <w:name w:val="HTML Cite"/>
    <w:basedOn w:val="53"/>
    <w:unhideWhenUsed/>
    <w:qFormat/>
    <w:uiPriority w:val="0"/>
  </w:style>
  <w:style w:type="character" w:styleId="66">
    <w:name w:val="HTML Keyboard"/>
    <w:basedOn w:val="53"/>
    <w:unhideWhenUsed/>
    <w:qFormat/>
    <w:uiPriority w:val="0"/>
    <w:rPr>
      <w:rFonts w:hint="default" w:ascii="monospace" w:hAnsi="monospace" w:eastAsia="monospace" w:cs="monospace"/>
      <w:sz w:val="20"/>
    </w:rPr>
  </w:style>
  <w:style w:type="character" w:styleId="67">
    <w:name w:val="HTML Sample"/>
    <w:basedOn w:val="53"/>
    <w:unhideWhenUsed/>
    <w:qFormat/>
    <w:uiPriority w:val="0"/>
    <w:rPr>
      <w:rFonts w:ascii="monospace" w:hAnsi="monospace" w:eastAsia="monospace" w:cs="monospace"/>
    </w:rPr>
  </w:style>
  <w:style w:type="character" w:customStyle="1" w:styleId="68">
    <w:name w:val="普通(网站) Char"/>
    <w:link w:val="46"/>
    <w:qFormat/>
    <w:uiPriority w:val="99"/>
    <w:rPr>
      <w:rFonts w:ascii="宋体" w:hAnsi="宋体" w:cs="宋体"/>
      <w:sz w:val="24"/>
      <w:szCs w:val="24"/>
    </w:rPr>
  </w:style>
  <w:style w:type="character" w:customStyle="1" w:styleId="69">
    <w:name w:val="正文文本缩进 Char"/>
    <w:link w:val="22"/>
    <w:qFormat/>
    <w:uiPriority w:val="0"/>
    <w:rPr>
      <w:kern w:val="2"/>
      <w:sz w:val="21"/>
      <w:szCs w:val="24"/>
    </w:rPr>
  </w:style>
  <w:style w:type="character" w:customStyle="1" w:styleId="70">
    <w:name w:val="正文首行缩进 2 Char"/>
    <w:basedOn w:val="69"/>
    <w:link w:val="50"/>
    <w:qFormat/>
    <w:uiPriority w:val="0"/>
    <w:rPr>
      <w:kern w:val="2"/>
      <w:sz w:val="24"/>
      <w:szCs w:val="24"/>
    </w:rPr>
  </w:style>
  <w:style w:type="character" w:customStyle="1" w:styleId="71">
    <w:name w:val="标题 1 Char"/>
    <w:link w:val="2"/>
    <w:qFormat/>
    <w:uiPriority w:val="0"/>
    <w:rPr>
      <w:b/>
      <w:bCs/>
      <w:kern w:val="44"/>
      <w:sz w:val="44"/>
      <w:szCs w:val="44"/>
    </w:rPr>
  </w:style>
  <w:style w:type="character" w:customStyle="1" w:styleId="72">
    <w:name w:val="标题 2 Char"/>
    <w:link w:val="3"/>
    <w:qFormat/>
    <w:uiPriority w:val="9"/>
    <w:rPr>
      <w:rFonts w:ascii="Calibri Light" w:hAnsi="Calibri Light" w:eastAsia="宋体" w:cs="Times New Roman"/>
      <w:b/>
      <w:bCs/>
      <w:kern w:val="2"/>
      <w:sz w:val="32"/>
      <w:szCs w:val="32"/>
    </w:rPr>
  </w:style>
  <w:style w:type="character" w:customStyle="1" w:styleId="73">
    <w:name w:val="标题 3 Char"/>
    <w:link w:val="4"/>
    <w:qFormat/>
    <w:uiPriority w:val="0"/>
    <w:rPr>
      <w:rFonts w:ascii="Calibri" w:hAnsi="Calibri"/>
      <w:b/>
      <w:bCs/>
      <w:kern w:val="2"/>
      <w:sz w:val="32"/>
      <w:szCs w:val="32"/>
    </w:rPr>
  </w:style>
  <w:style w:type="paragraph" w:customStyle="1" w:styleId="74">
    <w:name w:val="三级"/>
    <w:basedOn w:val="1"/>
    <w:link w:val="75"/>
    <w:qFormat/>
    <w:uiPriority w:val="0"/>
    <w:rPr>
      <w:rFonts w:ascii="宋体" w:hAnsi="宋体"/>
      <w:szCs w:val="21"/>
    </w:rPr>
  </w:style>
  <w:style w:type="character" w:customStyle="1" w:styleId="75">
    <w:name w:val="三级 Char"/>
    <w:link w:val="74"/>
    <w:qFormat/>
    <w:uiPriority w:val="0"/>
    <w:rPr>
      <w:rFonts w:ascii="宋体" w:hAnsi="宋体"/>
      <w:kern w:val="2"/>
      <w:sz w:val="21"/>
      <w:szCs w:val="21"/>
    </w:rPr>
  </w:style>
  <w:style w:type="character" w:customStyle="1" w:styleId="76">
    <w:name w:val="正文缩进 Char"/>
    <w:link w:val="8"/>
    <w:qFormat/>
    <w:uiPriority w:val="0"/>
    <w:rPr>
      <w:rFonts w:ascii="Calibri" w:hAnsi="Calibri"/>
      <w:kern w:val="2"/>
      <w:sz w:val="21"/>
      <w:szCs w:val="22"/>
    </w:rPr>
  </w:style>
  <w:style w:type="character" w:customStyle="1" w:styleId="77">
    <w:name w:val="标题 4 Char"/>
    <w:link w:val="6"/>
    <w:qFormat/>
    <w:uiPriority w:val="0"/>
    <w:rPr>
      <w:rFonts w:ascii="Cambria" w:hAnsi="Cambria"/>
      <w:b/>
      <w:bCs/>
      <w:kern w:val="2"/>
      <w:sz w:val="28"/>
      <w:szCs w:val="28"/>
    </w:rPr>
  </w:style>
  <w:style w:type="paragraph" w:customStyle="1" w:styleId="78">
    <w:name w:val="表格文字"/>
    <w:basedOn w:val="1"/>
    <w:qFormat/>
    <w:uiPriority w:val="0"/>
    <w:pPr>
      <w:spacing w:before="25" w:after="25"/>
    </w:pPr>
    <w:rPr>
      <w:spacing w:val="10"/>
    </w:rPr>
  </w:style>
  <w:style w:type="character" w:customStyle="1" w:styleId="79">
    <w:name w:val="页眉 Char"/>
    <w:basedOn w:val="53"/>
    <w:link w:val="34"/>
    <w:qFormat/>
    <w:uiPriority w:val="0"/>
    <w:rPr>
      <w:sz w:val="18"/>
      <w:szCs w:val="18"/>
    </w:rPr>
  </w:style>
  <w:style w:type="character" w:customStyle="1" w:styleId="80">
    <w:name w:val="页脚 Char"/>
    <w:basedOn w:val="53"/>
    <w:link w:val="33"/>
    <w:qFormat/>
    <w:uiPriority w:val="99"/>
    <w:rPr>
      <w:sz w:val="18"/>
      <w:szCs w:val="18"/>
    </w:rPr>
  </w:style>
  <w:style w:type="character" w:customStyle="1" w:styleId="81">
    <w:name w:val="批注文字 Char"/>
    <w:basedOn w:val="53"/>
    <w:link w:val="18"/>
    <w:qFormat/>
    <w:uiPriority w:val="99"/>
    <w:rPr>
      <w:sz w:val="24"/>
      <w:szCs w:val="24"/>
    </w:rPr>
  </w:style>
  <w:style w:type="character" w:customStyle="1" w:styleId="82">
    <w:name w:val="批注框文本 Char"/>
    <w:basedOn w:val="53"/>
    <w:link w:val="32"/>
    <w:qFormat/>
    <w:uiPriority w:val="0"/>
    <w:rPr>
      <w:sz w:val="18"/>
      <w:szCs w:val="18"/>
    </w:rPr>
  </w:style>
  <w:style w:type="character" w:customStyle="1" w:styleId="83">
    <w:name w:val="批注主题 Char"/>
    <w:basedOn w:val="81"/>
    <w:link w:val="48"/>
    <w:qFormat/>
    <w:uiPriority w:val="0"/>
    <w:rPr>
      <w:b/>
      <w:bCs/>
      <w:sz w:val="24"/>
      <w:szCs w:val="24"/>
    </w:rPr>
  </w:style>
  <w:style w:type="character" w:customStyle="1" w:styleId="84">
    <w:name w:val="标题 5 Char"/>
    <w:basedOn w:val="53"/>
    <w:link w:val="7"/>
    <w:qFormat/>
    <w:uiPriority w:val="0"/>
    <w:rPr>
      <w:rFonts w:eastAsia="宋体"/>
      <w:b/>
      <w:kern w:val="2"/>
      <w:sz w:val="28"/>
    </w:rPr>
  </w:style>
  <w:style w:type="character" w:customStyle="1" w:styleId="85">
    <w:name w:val="标题 6 Char"/>
    <w:basedOn w:val="53"/>
    <w:link w:val="9"/>
    <w:qFormat/>
    <w:uiPriority w:val="0"/>
    <w:rPr>
      <w:rFonts w:ascii="Arial" w:hAnsi="Arial" w:eastAsia="黑体"/>
      <w:b/>
      <w:kern w:val="2"/>
      <w:sz w:val="24"/>
    </w:rPr>
  </w:style>
  <w:style w:type="character" w:customStyle="1" w:styleId="86">
    <w:name w:val="标题 7 Char"/>
    <w:basedOn w:val="53"/>
    <w:link w:val="10"/>
    <w:qFormat/>
    <w:uiPriority w:val="0"/>
    <w:rPr>
      <w:rFonts w:eastAsia="宋体"/>
      <w:b/>
      <w:kern w:val="2"/>
      <w:sz w:val="24"/>
    </w:rPr>
  </w:style>
  <w:style w:type="character" w:customStyle="1" w:styleId="87">
    <w:name w:val="标题 8 Char"/>
    <w:basedOn w:val="53"/>
    <w:link w:val="11"/>
    <w:qFormat/>
    <w:uiPriority w:val="0"/>
    <w:rPr>
      <w:rFonts w:ascii="Arial" w:hAnsi="Arial" w:eastAsia="黑体"/>
      <w:kern w:val="2"/>
      <w:sz w:val="24"/>
    </w:rPr>
  </w:style>
  <w:style w:type="character" w:customStyle="1" w:styleId="88">
    <w:name w:val="标题 9 Char"/>
    <w:basedOn w:val="53"/>
    <w:link w:val="12"/>
    <w:qFormat/>
    <w:uiPriority w:val="0"/>
    <w:rPr>
      <w:rFonts w:ascii="Arial" w:hAnsi="Arial" w:eastAsia="黑体"/>
      <w:kern w:val="2"/>
      <w:sz w:val="21"/>
    </w:rPr>
  </w:style>
  <w:style w:type="character" w:customStyle="1" w:styleId="89">
    <w:name w:val="文档结构图 Char"/>
    <w:basedOn w:val="53"/>
    <w:link w:val="17"/>
    <w:qFormat/>
    <w:uiPriority w:val="0"/>
    <w:rPr>
      <w:rFonts w:eastAsia="宋体"/>
      <w:kern w:val="2"/>
      <w:sz w:val="21"/>
      <w:szCs w:val="24"/>
      <w:shd w:val="clear" w:color="auto" w:fill="000080"/>
    </w:rPr>
  </w:style>
  <w:style w:type="character" w:customStyle="1" w:styleId="90">
    <w:name w:val="称呼 Char"/>
    <w:basedOn w:val="53"/>
    <w:link w:val="19"/>
    <w:qFormat/>
    <w:uiPriority w:val="0"/>
    <w:rPr>
      <w:rFonts w:ascii="Verdana" w:hAnsi="Verdana" w:eastAsia="仿宋_GB2312" w:cs="Calibri"/>
      <w:kern w:val="2"/>
      <w:sz w:val="24"/>
      <w:lang w:eastAsia="en-US"/>
    </w:rPr>
  </w:style>
  <w:style w:type="character" w:customStyle="1" w:styleId="91">
    <w:name w:val="正文文本 3 Char"/>
    <w:basedOn w:val="53"/>
    <w:link w:val="20"/>
    <w:qFormat/>
    <w:uiPriority w:val="0"/>
    <w:rPr>
      <w:rFonts w:eastAsia="宋体"/>
      <w:kern w:val="2"/>
      <w:sz w:val="16"/>
      <w:szCs w:val="16"/>
    </w:rPr>
  </w:style>
  <w:style w:type="character" w:customStyle="1" w:styleId="92">
    <w:name w:val="纯文本 Char"/>
    <w:basedOn w:val="53"/>
    <w:link w:val="28"/>
    <w:qFormat/>
    <w:uiPriority w:val="0"/>
    <w:rPr>
      <w:rFonts w:ascii="宋体" w:hAnsi="Courier New" w:eastAsia="宋体"/>
      <w:kern w:val="2"/>
      <w:sz w:val="21"/>
    </w:rPr>
  </w:style>
  <w:style w:type="character" w:customStyle="1" w:styleId="93">
    <w:name w:val="日期 Char"/>
    <w:basedOn w:val="53"/>
    <w:link w:val="30"/>
    <w:qFormat/>
    <w:uiPriority w:val="0"/>
    <w:rPr>
      <w:rFonts w:ascii="宋体" w:hAnsi="Courier New" w:eastAsia="宋体"/>
      <w:kern w:val="2"/>
      <w:sz w:val="32"/>
    </w:rPr>
  </w:style>
  <w:style w:type="character" w:customStyle="1" w:styleId="94">
    <w:name w:val="正文文本缩进 2 Char"/>
    <w:basedOn w:val="53"/>
    <w:link w:val="31"/>
    <w:qFormat/>
    <w:uiPriority w:val="0"/>
    <w:rPr>
      <w:rFonts w:ascii="宋体" w:hAnsi="宋体" w:eastAsia="宋体"/>
      <w:kern w:val="2"/>
      <w:sz w:val="21"/>
      <w:szCs w:val="24"/>
    </w:rPr>
  </w:style>
  <w:style w:type="character" w:customStyle="1" w:styleId="95">
    <w:name w:val="正文文本缩进 3 Char"/>
    <w:basedOn w:val="53"/>
    <w:link w:val="41"/>
    <w:qFormat/>
    <w:uiPriority w:val="0"/>
    <w:rPr>
      <w:rFonts w:ascii="宋体" w:eastAsia="宋体"/>
      <w:b/>
      <w:bCs/>
      <w:kern w:val="2"/>
      <w:sz w:val="24"/>
      <w:szCs w:val="24"/>
    </w:rPr>
  </w:style>
  <w:style w:type="character" w:customStyle="1" w:styleId="96">
    <w:name w:val="正文文本 2 Char"/>
    <w:basedOn w:val="53"/>
    <w:link w:val="44"/>
    <w:qFormat/>
    <w:uiPriority w:val="0"/>
    <w:rPr>
      <w:rFonts w:eastAsia="宋体"/>
      <w:kern w:val="2"/>
      <w:sz w:val="24"/>
      <w:szCs w:val="24"/>
    </w:rPr>
  </w:style>
  <w:style w:type="character" w:customStyle="1" w:styleId="97">
    <w:name w:val="HTML 预设格式 Char"/>
    <w:basedOn w:val="53"/>
    <w:link w:val="45"/>
    <w:qFormat/>
    <w:uiPriority w:val="0"/>
    <w:rPr>
      <w:rFonts w:ascii="Arial Unicode MS" w:hAnsi="Arial Unicode MS" w:eastAsia="Arial Unicode MS"/>
      <w:color w:val="000000"/>
    </w:rPr>
  </w:style>
  <w:style w:type="character" w:customStyle="1" w:styleId="98">
    <w:name w:val="标题 Char"/>
    <w:basedOn w:val="53"/>
    <w:link w:val="47"/>
    <w:qFormat/>
    <w:uiPriority w:val="0"/>
    <w:rPr>
      <w:rFonts w:ascii="Arial" w:hAnsi="Arial" w:eastAsia="隶书" w:cs="Arial"/>
      <w:b/>
      <w:bCs/>
      <w:kern w:val="2"/>
      <w:sz w:val="32"/>
      <w:szCs w:val="32"/>
    </w:rPr>
  </w:style>
  <w:style w:type="character" w:customStyle="1" w:styleId="99">
    <w:name w:val="正文文本 Char"/>
    <w:basedOn w:val="53"/>
    <w:link w:val="21"/>
    <w:qFormat/>
    <w:uiPriority w:val="99"/>
    <w:rPr>
      <w:b/>
      <w:bCs/>
      <w:sz w:val="24"/>
      <w:szCs w:val="24"/>
    </w:rPr>
  </w:style>
  <w:style w:type="character" w:customStyle="1" w:styleId="100">
    <w:name w:val="正文首行缩进 Char"/>
    <w:basedOn w:val="99"/>
    <w:link w:val="49"/>
    <w:qFormat/>
    <w:uiPriority w:val="0"/>
    <w:rPr>
      <w:rFonts w:eastAsia="宋体"/>
      <w:kern w:val="2"/>
      <w:sz w:val="21"/>
      <w:szCs w:val="24"/>
    </w:rPr>
  </w:style>
  <w:style w:type="paragraph" w:customStyle="1" w:styleId="101">
    <w:name w:val="Char"/>
    <w:basedOn w:val="1"/>
    <w:qFormat/>
    <w:uiPriority w:val="0"/>
    <w:pPr>
      <w:spacing w:after="160" w:line="240" w:lineRule="exact"/>
    </w:pPr>
    <w:rPr>
      <w:rFonts w:ascii="Verdana" w:hAnsi="Verdana" w:eastAsia="仿宋_GB2312"/>
      <w:szCs w:val="20"/>
      <w:lang w:eastAsia="en-US"/>
    </w:rPr>
  </w:style>
  <w:style w:type="character" w:customStyle="1" w:styleId="102">
    <w:name w:val="标题 3 Char1"/>
    <w:qFormat/>
    <w:uiPriority w:val="0"/>
    <w:rPr>
      <w:rFonts w:ascii="宋体" w:hAnsi="宋体" w:eastAsia="宋体"/>
      <w:b/>
      <w:bCs/>
      <w:kern w:val="2"/>
      <w:sz w:val="28"/>
      <w:szCs w:val="32"/>
      <w:lang w:val="en-US" w:eastAsia="zh-CN" w:bidi="ar-SA"/>
    </w:rPr>
  </w:style>
  <w:style w:type="paragraph" w:customStyle="1" w:styleId="103">
    <w:name w:val="样式41"/>
    <w:basedOn w:val="1"/>
    <w:qFormat/>
    <w:uiPriority w:val="0"/>
    <w:pPr>
      <w:widowControl w:val="0"/>
      <w:numPr>
        <w:ilvl w:val="0"/>
        <w:numId w:val="2"/>
      </w:numPr>
      <w:tabs>
        <w:tab w:val="left" w:pos="945"/>
      </w:tabs>
      <w:spacing w:line="360" w:lineRule="auto"/>
      <w:jc w:val="both"/>
    </w:pPr>
    <w:rPr>
      <w:rFonts w:eastAsia="宋体"/>
      <w:b/>
      <w:color w:val="000000"/>
      <w:kern w:val="2"/>
      <w:szCs w:val="20"/>
    </w:rPr>
  </w:style>
  <w:style w:type="paragraph" w:customStyle="1" w:styleId="104">
    <w:name w:val="图"/>
    <w:basedOn w:val="1"/>
    <w:qFormat/>
    <w:uiPriority w:val="0"/>
    <w:pPr>
      <w:keepNext/>
      <w:widowControl w:val="0"/>
      <w:adjustRightInd w:val="0"/>
      <w:snapToGrid w:val="0"/>
      <w:spacing w:before="60" w:after="60" w:line="300" w:lineRule="auto"/>
      <w:jc w:val="center"/>
    </w:pPr>
    <w:rPr>
      <w:rFonts w:eastAsia="宋体"/>
      <w:spacing w:val="20"/>
      <w:szCs w:val="20"/>
    </w:rPr>
  </w:style>
  <w:style w:type="paragraph" w:customStyle="1" w:styleId="105">
    <w:name w:val="文档正文"/>
    <w:basedOn w:val="1"/>
    <w:qFormat/>
    <w:uiPriority w:val="0"/>
    <w:pPr>
      <w:widowControl w:val="0"/>
      <w:adjustRightInd w:val="0"/>
      <w:spacing w:line="480" w:lineRule="atLeast"/>
      <w:ind w:firstLine="567" w:firstLineChars="200"/>
      <w:jc w:val="both"/>
      <w:textAlignment w:val="baseline"/>
    </w:pPr>
    <w:rPr>
      <w:rFonts w:ascii="长城仿宋" w:eastAsia="宋体"/>
      <w:sz w:val="21"/>
      <w:szCs w:val="20"/>
    </w:rPr>
  </w:style>
  <w:style w:type="paragraph" w:customStyle="1" w:styleId="106">
    <w:name w:val="Char Char Char Char"/>
    <w:basedOn w:val="1"/>
    <w:link w:val="265"/>
    <w:qFormat/>
    <w:uiPriority w:val="0"/>
    <w:pPr>
      <w:spacing w:after="160" w:line="240" w:lineRule="exact"/>
    </w:pPr>
    <w:rPr>
      <w:rFonts w:ascii="Verdana" w:hAnsi="Verdana" w:eastAsia="仿宋_GB2312"/>
      <w:szCs w:val="20"/>
      <w:lang w:eastAsia="en-US"/>
    </w:rPr>
  </w:style>
  <w:style w:type="paragraph" w:customStyle="1" w:styleId="107">
    <w:name w:val="Char11"/>
    <w:basedOn w:val="1"/>
    <w:qFormat/>
    <w:uiPriority w:val="0"/>
    <w:pPr>
      <w:spacing w:after="160" w:line="240" w:lineRule="exact"/>
    </w:pPr>
    <w:rPr>
      <w:rFonts w:ascii="Verdana" w:hAnsi="Verdana" w:eastAsia="仿宋_GB2312"/>
      <w:szCs w:val="20"/>
      <w:lang w:eastAsia="en-US"/>
    </w:rPr>
  </w:style>
  <w:style w:type="paragraph" w:customStyle="1" w:styleId="108">
    <w:name w:val="Char Char Char Char1"/>
    <w:basedOn w:val="1"/>
    <w:qFormat/>
    <w:uiPriority w:val="0"/>
    <w:pPr>
      <w:spacing w:after="160" w:line="240" w:lineRule="exact"/>
    </w:pPr>
    <w:rPr>
      <w:rFonts w:ascii="Verdana" w:hAnsi="Verdana" w:eastAsia="仿宋_GB2312"/>
      <w:szCs w:val="20"/>
      <w:lang w:eastAsia="en-US"/>
    </w:rPr>
  </w:style>
  <w:style w:type="paragraph" w:customStyle="1" w:styleId="109">
    <w:name w:val="Table Contents"/>
    <w:basedOn w:val="1"/>
    <w:qFormat/>
    <w:uiPriority w:val="0"/>
    <w:pPr>
      <w:widowControl w:val="0"/>
      <w:suppressAutoHyphens/>
      <w:autoSpaceDE w:val="0"/>
      <w:spacing w:after="120"/>
    </w:pPr>
    <w:rPr>
      <w:rFonts w:ascii="Helvetica" w:hAnsi="Helvetica" w:eastAsia="宋体"/>
      <w:kern w:val="1"/>
      <w:sz w:val="20"/>
      <w:szCs w:val="20"/>
    </w:rPr>
  </w:style>
  <w:style w:type="paragraph" w:customStyle="1" w:styleId="110">
    <w:name w:val="自定义正文"/>
    <w:basedOn w:val="1"/>
    <w:qFormat/>
    <w:uiPriority w:val="0"/>
    <w:pPr>
      <w:widowControl w:val="0"/>
      <w:spacing w:afterLines="50"/>
      <w:ind w:left="600" w:leftChars="600"/>
      <w:jc w:val="both"/>
    </w:pPr>
    <w:rPr>
      <w:rFonts w:eastAsia="宋体"/>
      <w:kern w:val="2"/>
      <w:sz w:val="21"/>
    </w:rPr>
  </w:style>
  <w:style w:type="paragraph" w:customStyle="1" w:styleId="111">
    <w:name w:val="Char Char Char Char Char"/>
    <w:basedOn w:val="1"/>
    <w:qFormat/>
    <w:uiPriority w:val="0"/>
    <w:pPr>
      <w:widowControl w:val="0"/>
      <w:jc w:val="both"/>
    </w:pPr>
    <w:rPr>
      <w:rFonts w:ascii="Tahoma" w:hAnsi="Tahoma" w:eastAsia="宋体"/>
      <w:kern w:val="2"/>
      <w:szCs w:val="20"/>
    </w:rPr>
  </w:style>
  <w:style w:type="paragraph" w:customStyle="1" w:styleId="112">
    <w:name w:val="小标题 1"/>
    <w:basedOn w:val="1"/>
    <w:qFormat/>
    <w:uiPriority w:val="0"/>
    <w:pPr>
      <w:widowControl w:val="0"/>
      <w:autoSpaceDE w:val="0"/>
      <w:autoSpaceDN w:val="0"/>
      <w:adjustRightInd w:val="0"/>
      <w:spacing w:line="360" w:lineRule="atLeast"/>
      <w:jc w:val="both"/>
    </w:pPr>
    <w:rPr>
      <w:rFonts w:ascii="文鼎粗黑" w:eastAsia="文鼎粗黑"/>
      <w:sz w:val="22"/>
      <w:szCs w:val="20"/>
    </w:rPr>
  </w:style>
  <w:style w:type="paragraph" w:customStyle="1" w:styleId="113">
    <w:name w:val="Char Char"/>
    <w:basedOn w:val="1"/>
    <w:qFormat/>
    <w:uiPriority w:val="0"/>
    <w:pPr>
      <w:widowControl w:val="0"/>
      <w:jc w:val="both"/>
    </w:pPr>
    <w:rPr>
      <w:rFonts w:ascii="Tahoma" w:hAnsi="Tahoma" w:eastAsia="宋体"/>
      <w:kern w:val="2"/>
      <w:szCs w:val="20"/>
    </w:rPr>
  </w:style>
  <w:style w:type="paragraph" w:customStyle="1" w:styleId="114">
    <w:name w:val="È±Ê¡ÎÄ±¾"/>
    <w:basedOn w:val="1"/>
    <w:qFormat/>
    <w:uiPriority w:val="0"/>
    <w:pPr>
      <w:overflowPunct w:val="0"/>
      <w:autoSpaceDE w:val="0"/>
      <w:autoSpaceDN w:val="0"/>
      <w:adjustRightInd w:val="0"/>
      <w:textAlignment w:val="baseline"/>
    </w:pPr>
    <w:rPr>
      <w:rFonts w:eastAsia="宋体"/>
      <w:szCs w:val="20"/>
    </w:rPr>
  </w:style>
  <w:style w:type="paragraph" w:customStyle="1" w:styleId="115">
    <w:name w:val="Char Char Char Char Char Char1 Char"/>
    <w:basedOn w:val="1"/>
    <w:qFormat/>
    <w:uiPriority w:val="0"/>
    <w:pPr>
      <w:spacing w:after="160" w:line="240" w:lineRule="exact"/>
    </w:pPr>
    <w:rPr>
      <w:rFonts w:ascii="Verdana" w:hAnsi="Verdana" w:eastAsia="宋体"/>
      <w:sz w:val="21"/>
      <w:szCs w:val="20"/>
      <w:lang w:eastAsia="en-US"/>
    </w:rPr>
  </w:style>
  <w:style w:type="paragraph" w:styleId="116">
    <w:name w:val="List Paragraph"/>
    <w:basedOn w:val="1"/>
    <w:link w:val="225"/>
    <w:qFormat/>
    <w:uiPriority w:val="34"/>
    <w:pPr>
      <w:widowControl w:val="0"/>
      <w:ind w:firstLine="420" w:firstLineChars="200"/>
      <w:jc w:val="both"/>
    </w:pPr>
    <w:rPr>
      <w:rFonts w:ascii="Calibri" w:hAnsi="Calibri" w:eastAsia="宋体"/>
      <w:kern w:val="2"/>
      <w:sz w:val="21"/>
      <w:szCs w:val="22"/>
    </w:rPr>
  </w:style>
  <w:style w:type="paragraph" w:customStyle="1" w:styleId="117">
    <w:name w:val="USE 1"/>
    <w:basedOn w:val="1"/>
    <w:qFormat/>
    <w:uiPriority w:val="0"/>
    <w:pPr>
      <w:widowControl w:val="0"/>
      <w:spacing w:line="200" w:lineRule="atLeast"/>
    </w:pPr>
    <w:rPr>
      <w:rFonts w:ascii="宋体" w:hAnsi="宋体" w:eastAsia="宋体"/>
      <w:b/>
      <w:kern w:val="2"/>
      <w:szCs w:val="28"/>
    </w:rPr>
  </w:style>
  <w:style w:type="paragraph" w:customStyle="1" w:styleId="118">
    <w:name w:val="RFI text from 3rd Level"/>
    <w:basedOn w:val="1"/>
    <w:qFormat/>
    <w:uiPriority w:val="0"/>
    <w:pPr>
      <w:numPr>
        <w:ilvl w:val="0"/>
        <w:numId w:val="3"/>
      </w:numPr>
      <w:tabs>
        <w:tab w:val="left" w:pos="1080"/>
        <w:tab w:val="clear" w:pos="840"/>
      </w:tabs>
      <w:spacing w:beforeLines="50" w:line="360" w:lineRule="auto"/>
      <w:ind w:left="0" w:firstLine="0"/>
      <w:jc w:val="both"/>
    </w:pPr>
    <w:rPr>
      <w:rFonts w:ascii="Arial (W1)" w:hAnsi="Arial (W1)" w:eastAsia="宋体"/>
      <w:bCs/>
      <w:lang w:val="en-GB"/>
    </w:rPr>
  </w:style>
  <w:style w:type="paragraph" w:customStyle="1" w:styleId="119">
    <w:name w:val="正文文字缩进项目"/>
    <w:basedOn w:val="22"/>
    <w:qFormat/>
    <w:uiPriority w:val="0"/>
    <w:pPr>
      <w:widowControl w:val="0"/>
      <w:numPr>
        <w:ilvl w:val="1"/>
        <w:numId w:val="3"/>
      </w:numPr>
      <w:tabs>
        <w:tab w:val="left" w:pos="840"/>
        <w:tab w:val="clear" w:pos="1260"/>
      </w:tabs>
      <w:spacing w:after="120" w:line="240" w:lineRule="auto"/>
      <w:ind w:left="840" w:firstLine="0" w:firstLineChars="0"/>
      <w:jc w:val="both"/>
    </w:pPr>
    <w:rPr>
      <w:rFonts w:ascii="Tahoma" w:hAnsi="Tahoma" w:eastAsia="宋体"/>
      <w:kern w:val="2"/>
      <w:sz w:val="22"/>
      <w:szCs w:val="20"/>
    </w:rPr>
  </w:style>
  <w:style w:type="paragraph" w:customStyle="1" w:styleId="120">
    <w:name w:val="样式 标题 2 + 段前: 13 磅 段后: 13 磅 行距: 单倍行距"/>
    <w:basedOn w:val="3"/>
    <w:qFormat/>
    <w:uiPriority w:val="0"/>
    <w:pPr>
      <w:widowControl w:val="0"/>
      <w:spacing w:before="0" w:after="0" w:line="240" w:lineRule="auto"/>
      <w:jc w:val="both"/>
    </w:pPr>
    <w:rPr>
      <w:rFonts w:ascii="Cambria" w:hAnsi="Cambria" w:eastAsia="宋体" w:cs="宋体"/>
      <w:kern w:val="2"/>
      <w:szCs w:val="20"/>
    </w:rPr>
  </w:style>
  <w:style w:type="character" w:customStyle="1" w:styleId="121">
    <w:name w:val="H4 Char2"/>
    <w:qFormat/>
    <w:uiPriority w:val="0"/>
    <w:rPr>
      <w:rFonts w:ascii="Arial" w:hAnsi="Arial" w:eastAsia="黑体"/>
      <w:b/>
      <w:bCs/>
      <w:kern w:val="2"/>
      <w:sz w:val="28"/>
      <w:szCs w:val="28"/>
      <w:lang w:val="en-US" w:eastAsia="zh-CN" w:bidi="ar-SA"/>
    </w:rPr>
  </w:style>
  <w:style w:type="character" w:customStyle="1" w:styleId="122">
    <w:name w:val="第*章 Char"/>
    <w:qFormat/>
    <w:uiPriority w:val="0"/>
    <w:rPr>
      <w:rFonts w:ascii="Arial" w:hAnsi="Arial" w:eastAsia="黑体"/>
      <w:b/>
      <w:bCs/>
      <w:kern w:val="2"/>
      <w:sz w:val="32"/>
      <w:szCs w:val="32"/>
    </w:rPr>
  </w:style>
  <w:style w:type="character" w:customStyle="1" w:styleId="123">
    <w:name w:val="章标题1 Char"/>
    <w:qFormat/>
    <w:uiPriority w:val="0"/>
    <w:rPr>
      <w:rFonts w:eastAsia="宋体"/>
      <w:b/>
      <w:bCs/>
      <w:kern w:val="2"/>
      <w:sz w:val="32"/>
      <w:szCs w:val="32"/>
      <w:lang w:val="en-US" w:eastAsia="zh-CN" w:bidi="ar-SA"/>
    </w:rPr>
  </w:style>
  <w:style w:type="character" w:customStyle="1" w:styleId="124">
    <w:name w:val="正文文字首行缩进 Char"/>
    <w:qFormat/>
    <w:uiPriority w:val="0"/>
    <w:rPr>
      <w:kern w:val="2"/>
      <w:sz w:val="21"/>
      <w:szCs w:val="24"/>
    </w:rPr>
  </w:style>
  <w:style w:type="paragraph" w:customStyle="1" w:styleId="125">
    <w:name w:val="样式1"/>
    <w:basedOn w:val="47"/>
    <w:qFormat/>
    <w:uiPriority w:val="0"/>
    <w:pPr>
      <w:spacing w:before="120" w:after="120"/>
    </w:pPr>
    <w:rPr>
      <w:rFonts w:eastAsia="黑体"/>
      <w:b w:val="0"/>
      <w:sz w:val="30"/>
      <w:szCs w:val="21"/>
    </w:rPr>
  </w:style>
  <w:style w:type="paragraph" w:customStyle="1" w:styleId="126">
    <w:name w:val="样式2"/>
    <w:basedOn w:val="47"/>
    <w:next w:val="125"/>
    <w:qFormat/>
    <w:uiPriority w:val="0"/>
    <w:pPr>
      <w:spacing w:before="120" w:after="120"/>
    </w:pPr>
    <w:rPr>
      <w:rFonts w:eastAsia="黑体"/>
      <w:b w:val="0"/>
      <w:sz w:val="30"/>
      <w:szCs w:val="30"/>
    </w:rPr>
  </w:style>
  <w:style w:type="character" w:customStyle="1" w:styleId="127">
    <w:name w:val="标题 3 Char Char"/>
    <w:qFormat/>
    <w:uiPriority w:val="0"/>
    <w:rPr>
      <w:rFonts w:eastAsia="宋体"/>
      <w:b/>
      <w:bCs/>
      <w:kern w:val="2"/>
      <w:sz w:val="32"/>
      <w:szCs w:val="32"/>
      <w:lang w:val="en-US" w:eastAsia="zh-CN" w:bidi="ar-SA"/>
    </w:rPr>
  </w:style>
  <w:style w:type="paragraph" w:customStyle="1" w:styleId="128">
    <w:name w:val="Char Char Char Char Char Char1 Char Char Char Char Char Char Char Char Char Char Char Char Char"/>
    <w:basedOn w:val="1"/>
    <w:qFormat/>
    <w:uiPriority w:val="0"/>
    <w:pPr>
      <w:spacing w:after="160" w:line="240" w:lineRule="exact"/>
    </w:pPr>
    <w:rPr>
      <w:rFonts w:ascii="Arial" w:hAnsi="Arial" w:eastAsia="Times New Roman" w:cs="Verdana"/>
      <w:b/>
      <w:lang w:eastAsia="en-US"/>
    </w:rPr>
  </w:style>
  <w:style w:type="paragraph" w:customStyle="1" w:styleId="129">
    <w:name w:val="cont"/>
    <w:basedOn w:val="1"/>
    <w:qFormat/>
    <w:uiPriority w:val="0"/>
    <w:pPr>
      <w:widowControl w:val="0"/>
      <w:adjustRightInd w:val="0"/>
      <w:spacing w:before="100" w:after="100" w:line="360" w:lineRule="auto"/>
      <w:ind w:firstLine="200" w:firstLineChars="200"/>
      <w:textAlignment w:val="baseline"/>
    </w:pPr>
    <w:rPr>
      <w:rFonts w:ascii="Arial" w:hAnsi="Arial" w:eastAsia="宋体"/>
      <w:szCs w:val="20"/>
    </w:rPr>
  </w:style>
  <w:style w:type="paragraph" w:customStyle="1" w:styleId="130">
    <w:name w:val="--规划正文"/>
    <w:basedOn w:val="1"/>
    <w:qFormat/>
    <w:uiPriority w:val="99"/>
    <w:pPr>
      <w:widowControl w:val="0"/>
      <w:spacing w:line="360" w:lineRule="auto"/>
      <w:ind w:firstLine="200" w:firstLineChars="200"/>
      <w:jc w:val="both"/>
    </w:pPr>
    <w:rPr>
      <w:rFonts w:eastAsia="宋体"/>
      <w:kern w:val="2"/>
      <w:sz w:val="21"/>
      <w:szCs w:val="20"/>
    </w:rPr>
  </w:style>
  <w:style w:type="paragraph" w:customStyle="1" w:styleId="131">
    <w:name w:val="设计依据"/>
    <w:basedOn w:val="21"/>
    <w:qFormat/>
    <w:uiPriority w:val="0"/>
    <w:pPr>
      <w:widowControl w:val="0"/>
      <w:numPr>
        <w:ilvl w:val="1"/>
        <w:numId w:val="4"/>
      </w:numPr>
      <w:tabs>
        <w:tab w:val="left" w:pos="1440"/>
        <w:tab w:val="clear" w:pos="840"/>
      </w:tabs>
      <w:adjustRightInd w:val="0"/>
      <w:ind w:left="1440"/>
      <w:jc w:val="both"/>
      <w:textAlignment w:val="baseline"/>
    </w:pPr>
    <w:rPr>
      <w:rFonts w:ascii="宋体" w:hAnsi="宋体" w:eastAsia="宋体"/>
      <w:b w:val="0"/>
      <w:sz w:val="28"/>
      <w:szCs w:val="18"/>
    </w:rPr>
  </w:style>
  <w:style w:type="paragraph" w:customStyle="1" w:styleId="132">
    <w:name w:val="方案要点"/>
    <w:basedOn w:val="1"/>
    <w:qFormat/>
    <w:uiPriority w:val="0"/>
    <w:pPr>
      <w:widowControl w:val="0"/>
      <w:numPr>
        <w:ilvl w:val="0"/>
        <w:numId w:val="4"/>
      </w:numPr>
      <w:spacing w:line="360" w:lineRule="auto"/>
      <w:jc w:val="both"/>
    </w:pPr>
    <w:rPr>
      <w:rFonts w:ascii="仿宋_GB2312" w:hAnsi="宋体" w:eastAsia="仿宋_GB2312"/>
      <w:color w:val="000000"/>
      <w:kern w:val="2"/>
      <w:sz w:val="28"/>
      <w:szCs w:val="28"/>
    </w:rPr>
  </w:style>
  <w:style w:type="paragraph" w:customStyle="1" w:styleId="133">
    <w:name w:val="样式4"/>
    <w:basedOn w:val="1"/>
    <w:qFormat/>
    <w:uiPriority w:val="0"/>
    <w:pPr>
      <w:widowControl w:val="0"/>
      <w:tabs>
        <w:tab w:val="left" w:pos="842"/>
      </w:tabs>
      <w:spacing w:line="360" w:lineRule="auto"/>
      <w:ind w:left="842" w:hanging="420"/>
      <w:jc w:val="both"/>
    </w:pPr>
    <w:rPr>
      <w:rFonts w:eastAsia="宋体"/>
      <w:kern w:val="2"/>
    </w:rPr>
  </w:style>
  <w:style w:type="paragraph" w:customStyle="1" w:styleId="134">
    <w:name w:val="文字"/>
    <w:basedOn w:val="1"/>
    <w:qFormat/>
    <w:uiPriority w:val="0"/>
    <w:pPr>
      <w:widowControl w:val="0"/>
      <w:tabs>
        <w:tab w:val="left" w:pos="8520"/>
      </w:tabs>
      <w:spacing w:line="312" w:lineRule="auto"/>
      <w:ind w:right="-210" w:firstLine="556"/>
      <w:jc w:val="both"/>
    </w:pPr>
    <w:rPr>
      <w:rFonts w:ascii="宋体" w:eastAsia="宋体"/>
      <w:kern w:val="2"/>
      <w:sz w:val="28"/>
      <w:szCs w:val="20"/>
    </w:rPr>
  </w:style>
  <w:style w:type="paragraph" w:customStyle="1" w:styleId="135">
    <w:name w:val="--规划-表格-居左"/>
    <w:basedOn w:val="130"/>
    <w:qFormat/>
    <w:uiPriority w:val="0"/>
    <w:pPr>
      <w:spacing w:line="240" w:lineRule="auto"/>
      <w:ind w:firstLine="0" w:firstLineChars="0"/>
    </w:pPr>
    <w:rPr>
      <w:sz w:val="20"/>
    </w:rPr>
  </w:style>
  <w:style w:type="paragraph" w:customStyle="1" w:styleId="136">
    <w:name w:val="--规划-表格-居中"/>
    <w:basedOn w:val="130"/>
    <w:qFormat/>
    <w:uiPriority w:val="0"/>
    <w:pPr>
      <w:spacing w:line="240" w:lineRule="auto"/>
      <w:ind w:firstLine="0" w:firstLineChars="0"/>
      <w:jc w:val="center"/>
    </w:pPr>
    <w:rPr>
      <w:sz w:val="20"/>
    </w:rPr>
  </w:style>
  <w:style w:type="paragraph" w:customStyle="1" w:styleId="137">
    <w:name w:val="--编号内缩进"/>
    <w:basedOn w:val="1"/>
    <w:qFormat/>
    <w:uiPriority w:val="0"/>
    <w:pPr>
      <w:widowControl w:val="0"/>
      <w:spacing w:line="360" w:lineRule="auto"/>
      <w:ind w:left="420" w:firstLine="200" w:firstLineChars="200"/>
      <w:jc w:val="both"/>
    </w:pPr>
    <w:rPr>
      <w:rFonts w:eastAsia="宋体"/>
      <w:kern w:val="2"/>
      <w:sz w:val="21"/>
      <w:szCs w:val="21"/>
    </w:rPr>
  </w:style>
  <w:style w:type="paragraph" w:customStyle="1" w:styleId="138">
    <w:name w:val="--规划-题注"/>
    <w:basedOn w:val="1"/>
    <w:next w:val="130"/>
    <w:qFormat/>
    <w:uiPriority w:val="0"/>
    <w:pPr>
      <w:widowControl w:val="0"/>
      <w:spacing w:line="360" w:lineRule="auto"/>
      <w:jc w:val="center"/>
    </w:pPr>
    <w:rPr>
      <w:rFonts w:eastAsia="黑体"/>
      <w:kern w:val="2"/>
      <w:sz w:val="21"/>
    </w:rPr>
  </w:style>
  <w:style w:type="paragraph" w:customStyle="1" w:styleId="139">
    <w:name w:val="--规划-图和表"/>
    <w:next w:val="130"/>
    <w:qFormat/>
    <w:uiPriority w:val="0"/>
    <w:pPr>
      <w:jc w:val="center"/>
    </w:pPr>
    <w:rPr>
      <w:rFonts w:ascii="Times New Roman" w:hAnsi="Times New Roman" w:eastAsia="宋体" w:cs="Times New Roman"/>
      <w:kern w:val="2"/>
      <w:sz w:val="21"/>
      <w:lang w:val="en-US" w:eastAsia="zh-CN" w:bidi="ar-SA"/>
    </w:rPr>
  </w:style>
  <w:style w:type="paragraph" w:customStyle="1" w:styleId="140">
    <w:name w:val="--规划-小标题"/>
    <w:basedOn w:val="1"/>
    <w:next w:val="130"/>
    <w:qFormat/>
    <w:uiPriority w:val="0"/>
    <w:pPr>
      <w:keepNext/>
      <w:keepLines/>
      <w:widowControl w:val="0"/>
      <w:spacing w:line="360" w:lineRule="auto"/>
      <w:jc w:val="both"/>
      <w:outlineLvl w:val="4"/>
    </w:pPr>
    <w:rPr>
      <w:rFonts w:eastAsia="黑体"/>
      <w:kern w:val="2"/>
      <w:sz w:val="21"/>
    </w:rPr>
  </w:style>
  <w:style w:type="paragraph" w:customStyle="1" w:styleId="141">
    <w:name w:val="--规划正文 Char"/>
    <w:basedOn w:val="1"/>
    <w:qFormat/>
    <w:uiPriority w:val="0"/>
    <w:pPr>
      <w:widowControl w:val="0"/>
      <w:spacing w:line="360" w:lineRule="auto"/>
      <w:ind w:firstLine="200" w:firstLineChars="200"/>
      <w:jc w:val="both"/>
    </w:pPr>
    <w:rPr>
      <w:rFonts w:eastAsia="宋体"/>
      <w:kern w:val="2"/>
    </w:rPr>
  </w:style>
  <w:style w:type="paragraph" w:customStyle="1" w:styleId="142">
    <w:name w:val="缺省文本"/>
    <w:basedOn w:val="1"/>
    <w:qFormat/>
    <w:uiPriority w:val="0"/>
    <w:pPr>
      <w:widowControl w:val="0"/>
      <w:autoSpaceDE w:val="0"/>
      <w:autoSpaceDN w:val="0"/>
      <w:adjustRightInd w:val="0"/>
    </w:pPr>
    <w:rPr>
      <w:rFonts w:eastAsia="宋体"/>
      <w:sz w:val="21"/>
    </w:rPr>
  </w:style>
  <w:style w:type="paragraph" w:customStyle="1" w:styleId="143">
    <w:name w:val="封面文档标题"/>
    <w:basedOn w:val="1"/>
    <w:qFormat/>
    <w:uiPriority w:val="0"/>
    <w:pPr>
      <w:widowControl w:val="0"/>
      <w:autoSpaceDE w:val="0"/>
      <w:autoSpaceDN w:val="0"/>
      <w:adjustRightInd w:val="0"/>
      <w:spacing w:line="360" w:lineRule="auto"/>
      <w:jc w:val="center"/>
    </w:pPr>
    <w:rPr>
      <w:rFonts w:ascii="Arial" w:hAnsi="Arial" w:eastAsia="宋体"/>
      <w:b/>
      <w:sz w:val="56"/>
    </w:rPr>
  </w:style>
  <w:style w:type="character" w:customStyle="1" w:styleId="144">
    <w:name w:val="--规划正文 Char Char"/>
    <w:qFormat/>
    <w:uiPriority w:val="0"/>
    <w:rPr>
      <w:rFonts w:eastAsia="宋体"/>
      <w:kern w:val="2"/>
      <w:sz w:val="24"/>
      <w:szCs w:val="24"/>
      <w:lang w:val="en-US" w:eastAsia="zh-CN" w:bidi="ar-SA"/>
    </w:rPr>
  </w:style>
  <w:style w:type="paragraph" w:customStyle="1" w:styleId="145">
    <w:name w:val="样式3"/>
    <w:basedOn w:val="2"/>
    <w:qFormat/>
    <w:uiPriority w:val="0"/>
    <w:pPr>
      <w:widowControl w:val="0"/>
      <w:numPr>
        <w:ilvl w:val="0"/>
        <w:numId w:val="5"/>
      </w:numPr>
      <w:spacing w:before="240" w:after="240" w:line="480" w:lineRule="auto"/>
      <w:ind w:right="210" w:rightChars="100"/>
    </w:pPr>
    <w:rPr>
      <w:rFonts w:eastAsia="黑体"/>
      <w:sz w:val="32"/>
    </w:rPr>
  </w:style>
  <w:style w:type="character" w:customStyle="1" w:styleId="146">
    <w:name w:val="--规划正文 Char1"/>
    <w:qFormat/>
    <w:uiPriority w:val="0"/>
    <w:rPr>
      <w:rFonts w:eastAsia="宋体"/>
      <w:kern w:val="2"/>
      <w:sz w:val="21"/>
      <w:lang w:val="en-US" w:eastAsia="zh-CN" w:bidi="ar-SA"/>
    </w:rPr>
  </w:style>
  <w:style w:type="paragraph" w:customStyle="1" w:styleId="147">
    <w:name w:val="word"/>
    <w:basedOn w:val="1"/>
    <w:qFormat/>
    <w:uiPriority w:val="0"/>
    <w:pPr>
      <w:spacing w:before="100" w:beforeAutospacing="1" w:after="100" w:afterAutospacing="1" w:line="301" w:lineRule="atLeast"/>
    </w:pPr>
    <w:rPr>
      <w:rFonts w:ascii="ˎ̥" w:hAnsi="ˎ̥" w:eastAsia="宋体"/>
      <w:color w:val="000000"/>
      <w:sz w:val="20"/>
      <w:szCs w:val="20"/>
    </w:rPr>
  </w:style>
  <w:style w:type="paragraph" w:customStyle="1" w:styleId="148">
    <w:name w:val="列表项目"/>
    <w:basedOn w:val="1"/>
    <w:qFormat/>
    <w:uiPriority w:val="0"/>
    <w:pPr>
      <w:widowControl w:val="0"/>
      <w:tabs>
        <w:tab w:val="left" w:pos="420"/>
        <w:tab w:val="left" w:pos="1080"/>
      </w:tabs>
      <w:spacing w:line="288" w:lineRule="auto"/>
      <w:ind w:left="1080" w:hanging="360"/>
      <w:jc w:val="both"/>
    </w:pPr>
    <w:rPr>
      <w:rFonts w:eastAsia="宋体"/>
      <w:kern w:val="2"/>
      <w:szCs w:val="20"/>
    </w:rPr>
  </w:style>
  <w:style w:type="character" w:customStyle="1" w:styleId="149">
    <w:name w:val="content1"/>
    <w:qFormat/>
    <w:uiPriority w:val="0"/>
    <w:rPr>
      <w:rFonts w:hint="default" w:ascii="??" w:hAnsi="??"/>
      <w:sz w:val="16"/>
      <w:szCs w:val="16"/>
      <w:u w:val="none"/>
    </w:rPr>
  </w:style>
  <w:style w:type="character" w:customStyle="1" w:styleId="150">
    <w:name w:val="unnamed4"/>
    <w:basedOn w:val="53"/>
    <w:qFormat/>
    <w:uiPriority w:val="0"/>
  </w:style>
  <w:style w:type="character" w:customStyle="1" w:styleId="151">
    <w:name w:val="font2"/>
    <w:basedOn w:val="53"/>
    <w:qFormat/>
    <w:uiPriority w:val="0"/>
  </w:style>
  <w:style w:type="character" w:customStyle="1" w:styleId="152">
    <w:name w:val="font41"/>
    <w:qFormat/>
    <w:uiPriority w:val="0"/>
    <w:rPr>
      <w:color w:val="000000"/>
      <w:spacing w:val="260"/>
      <w:sz w:val="18"/>
      <w:szCs w:val="18"/>
      <w:u w:val="none"/>
    </w:rPr>
  </w:style>
  <w:style w:type="paragraph" w:customStyle="1" w:styleId="153">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54">
    <w:name w:val="xl72"/>
    <w:basedOn w:val="1"/>
    <w:qFormat/>
    <w:uiPriority w:val="0"/>
    <w:pPr>
      <w:spacing w:before="100" w:beforeAutospacing="1" w:after="100" w:afterAutospacing="1"/>
    </w:pPr>
    <w:rPr>
      <w:rFonts w:ascii="宋体" w:hAnsi="宋体" w:eastAsia="宋体"/>
      <w:b/>
      <w:bCs/>
      <w:sz w:val="28"/>
      <w:szCs w:val="28"/>
    </w:rPr>
  </w:style>
  <w:style w:type="paragraph" w:customStyle="1" w:styleId="155">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56">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57">
    <w:name w:val="汉仪细等线简9BOLD"/>
    <w:basedOn w:val="1"/>
    <w:qFormat/>
    <w:uiPriority w:val="0"/>
    <w:pPr>
      <w:widowControl w:val="0"/>
      <w:autoSpaceDE w:val="0"/>
      <w:autoSpaceDN w:val="0"/>
      <w:adjustRightInd w:val="0"/>
      <w:spacing w:line="240" w:lineRule="atLeast"/>
      <w:jc w:val="both"/>
    </w:pPr>
    <w:rPr>
      <w:rFonts w:ascii="汉仪细等线简" w:eastAsia="汉仪细等线简"/>
      <w:b/>
      <w:bCs/>
      <w:sz w:val="18"/>
      <w:szCs w:val="18"/>
    </w:rPr>
  </w:style>
  <w:style w:type="character" w:customStyle="1" w:styleId="158">
    <w:name w:val="mode"/>
    <w:basedOn w:val="53"/>
    <w:qFormat/>
    <w:uiPriority w:val="0"/>
  </w:style>
  <w:style w:type="paragraph" w:customStyle="1" w:styleId="159">
    <w:name w:val="9"/>
    <w:basedOn w:val="1"/>
    <w:next w:val="8"/>
    <w:qFormat/>
    <w:uiPriority w:val="0"/>
    <w:pPr>
      <w:widowControl w:val="0"/>
      <w:autoSpaceDE w:val="0"/>
      <w:autoSpaceDN w:val="0"/>
      <w:adjustRightInd w:val="0"/>
      <w:ind w:firstLine="420"/>
      <w:textAlignment w:val="baseline"/>
    </w:pPr>
    <w:rPr>
      <w:rFonts w:ascii="宋体" w:eastAsia="宋体"/>
      <w:sz w:val="34"/>
      <w:szCs w:val="20"/>
    </w:rPr>
  </w:style>
  <w:style w:type="character" w:customStyle="1" w:styleId="160">
    <w:name w:val="unnamed3"/>
    <w:basedOn w:val="53"/>
    <w:qFormat/>
    <w:uiPriority w:val="0"/>
  </w:style>
  <w:style w:type="paragraph" w:customStyle="1" w:styleId="161">
    <w:name w:val="8"/>
    <w:basedOn w:val="1"/>
    <w:next w:val="22"/>
    <w:qFormat/>
    <w:uiPriority w:val="0"/>
    <w:pPr>
      <w:widowControl w:val="0"/>
      <w:spacing w:after="120"/>
      <w:ind w:left="420" w:leftChars="200"/>
      <w:jc w:val="both"/>
    </w:pPr>
    <w:rPr>
      <w:rFonts w:eastAsia="宋体"/>
      <w:kern w:val="2"/>
      <w:sz w:val="21"/>
    </w:rPr>
  </w:style>
  <w:style w:type="paragraph" w:customStyle="1" w:styleId="162">
    <w:name w:val="7"/>
    <w:basedOn w:val="1"/>
    <w:qFormat/>
    <w:uiPriority w:val="0"/>
    <w:pPr>
      <w:widowControl w:val="0"/>
      <w:autoSpaceDE w:val="0"/>
      <w:autoSpaceDN w:val="0"/>
      <w:adjustRightInd w:val="0"/>
      <w:spacing w:line="270" w:lineRule="atLeast"/>
    </w:pPr>
    <w:rPr>
      <w:rFonts w:ascii="宋体" w:eastAsia="宋体"/>
      <w:sz w:val="18"/>
      <w:szCs w:val="18"/>
    </w:rPr>
  </w:style>
  <w:style w:type="paragraph" w:customStyle="1" w:styleId="163">
    <w:name w:val="00"/>
    <w:basedOn w:val="1"/>
    <w:qFormat/>
    <w:uiPriority w:val="0"/>
    <w:pPr>
      <w:widowControl w:val="0"/>
      <w:autoSpaceDE w:val="0"/>
      <w:autoSpaceDN w:val="0"/>
      <w:adjustRightInd w:val="0"/>
    </w:pPr>
    <w:rPr>
      <w:rFonts w:ascii="黑体" w:eastAsia="黑体"/>
      <w:b/>
      <w:bCs/>
      <w:sz w:val="20"/>
      <w:szCs w:val="20"/>
    </w:rPr>
  </w:style>
  <w:style w:type="paragraph" w:customStyle="1" w:styleId="164">
    <w:name w:val="5"/>
    <w:basedOn w:val="1"/>
    <w:qFormat/>
    <w:uiPriority w:val="0"/>
    <w:pPr>
      <w:widowControl w:val="0"/>
      <w:autoSpaceDE w:val="0"/>
      <w:autoSpaceDN w:val="0"/>
      <w:adjustRightInd w:val="0"/>
    </w:pPr>
    <w:rPr>
      <w:rFonts w:ascii="宋体" w:eastAsia="宋体"/>
      <w:b/>
      <w:bCs/>
      <w:sz w:val="18"/>
      <w:szCs w:val="18"/>
    </w:rPr>
  </w:style>
  <w:style w:type="paragraph" w:customStyle="1" w:styleId="165">
    <w:name w:val="6"/>
    <w:basedOn w:val="164"/>
    <w:qFormat/>
    <w:uiPriority w:val="0"/>
    <w:pPr>
      <w:spacing w:line="270" w:lineRule="atLeast"/>
      <w:jc w:val="both"/>
    </w:pPr>
    <w:rPr>
      <w:b w:val="0"/>
      <w:bCs w:val="0"/>
    </w:rPr>
  </w:style>
  <w:style w:type="paragraph" w:customStyle="1" w:styleId="166">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67">
    <w:name w:val="姜文清定义的正文"/>
    <w:basedOn w:val="1"/>
    <w:qFormat/>
    <w:uiPriority w:val="0"/>
    <w:pPr>
      <w:widowControl w:val="0"/>
      <w:spacing w:line="240" w:lineRule="atLeast"/>
      <w:ind w:firstLine="567"/>
      <w:jc w:val="both"/>
    </w:pPr>
    <w:rPr>
      <w:rFonts w:eastAsia="宋体"/>
      <w:kern w:val="2"/>
      <w:sz w:val="21"/>
      <w:szCs w:val="20"/>
    </w:rPr>
  </w:style>
  <w:style w:type="paragraph" w:customStyle="1" w:styleId="168">
    <w:name w:val="Default"/>
    <w:link w:val="266"/>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69">
    <w:name w:val="CM2"/>
    <w:basedOn w:val="168"/>
    <w:next w:val="168"/>
    <w:qFormat/>
    <w:uiPriority w:val="0"/>
    <w:pPr>
      <w:spacing w:line="200" w:lineRule="atLeast"/>
    </w:pPr>
    <w:rPr>
      <w:rFonts w:ascii="Arial" w:hAnsi="Arial" w:eastAsia="宋体" w:cs="Times New Roman"/>
      <w:color w:val="auto"/>
    </w:rPr>
  </w:style>
  <w:style w:type="paragraph" w:customStyle="1" w:styleId="170">
    <w:name w:val="Normal Paragraph"/>
    <w:basedOn w:val="1"/>
    <w:qFormat/>
    <w:uiPriority w:val="0"/>
    <w:pPr>
      <w:spacing w:before="120" w:line="360" w:lineRule="auto"/>
      <w:ind w:firstLine="425"/>
      <w:jc w:val="both"/>
    </w:pPr>
    <w:rPr>
      <w:rFonts w:eastAsia="宋体"/>
    </w:rPr>
  </w:style>
  <w:style w:type="character" w:customStyle="1" w:styleId="171">
    <w:name w:val="blue"/>
    <w:basedOn w:val="53"/>
    <w:qFormat/>
    <w:uiPriority w:val="0"/>
  </w:style>
  <w:style w:type="paragraph" w:customStyle="1" w:styleId="172">
    <w:name w:val="blue1"/>
    <w:basedOn w:val="1"/>
    <w:qFormat/>
    <w:uiPriority w:val="0"/>
    <w:pPr>
      <w:spacing w:before="100" w:beforeAutospacing="1" w:after="100" w:afterAutospacing="1"/>
    </w:pPr>
    <w:rPr>
      <w:rFonts w:ascii="宋体" w:hAnsi="宋体" w:eastAsia="宋体" w:cs="宋体"/>
    </w:rPr>
  </w:style>
  <w:style w:type="character" w:customStyle="1" w:styleId="173">
    <w:name w:val="font"/>
    <w:basedOn w:val="53"/>
    <w:qFormat/>
    <w:uiPriority w:val="0"/>
  </w:style>
  <w:style w:type="character" w:customStyle="1" w:styleId="174">
    <w:name w:val="font11"/>
    <w:qFormat/>
    <w:uiPriority w:val="0"/>
    <w:rPr>
      <w:rFonts w:hint="default" w:ascii="ˎ̥" w:hAnsi="ˎ̥"/>
    </w:rPr>
  </w:style>
  <w:style w:type="paragraph" w:customStyle="1" w:styleId="175">
    <w:name w:val="a14"/>
    <w:basedOn w:val="1"/>
    <w:qFormat/>
    <w:uiPriority w:val="0"/>
    <w:pPr>
      <w:spacing w:before="100" w:beforeAutospacing="1" w:after="100" w:afterAutospacing="1" w:line="300" w:lineRule="atLeast"/>
      <w:ind w:firstLine="375"/>
    </w:pPr>
    <w:rPr>
      <w:rFonts w:ascii="宋体" w:hAnsi="宋体" w:eastAsia="宋体" w:cs="宋体"/>
      <w:sz w:val="21"/>
      <w:szCs w:val="21"/>
    </w:rPr>
  </w:style>
  <w:style w:type="character" w:customStyle="1" w:styleId="176">
    <w:name w:val="proddescription"/>
    <w:basedOn w:val="53"/>
    <w:qFormat/>
    <w:uiPriority w:val="0"/>
  </w:style>
  <w:style w:type="character" w:customStyle="1" w:styleId="177">
    <w:name w:val="prodheadlines"/>
    <w:basedOn w:val="53"/>
    <w:qFormat/>
    <w:uiPriority w:val="0"/>
  </w:style>
  <w:style w:type="character" w:customStyle="1" w:styleId="178">
    <w:name w:val="text"/>
    <w:basedOn w:val="53"/>
    <w:qFormat/>
    <w:uiPriority w:val="0"/>
  </w:style>
  <w:style w:type="paragraph" w:customStyle="1" w:styleId="179">
    <w:name w:val="text1"/>
    <w:basedOn w:val="1"/>
    <w:qFormat/>
    <w:uiPriority w:val="0"/>
    <w:pPr>
      <w:spacing w:before="100" w:beforeAutospacing="1" w:after="100" w:afterAutospacing="1"/>
    </w:pPr>
    <w:rPr>
      <w:rFonts w:ascii="宋体" w:hAnsi="宋体" w:eastAsia="宋体" w:cs="宋体"/>
    </w:rPr>
  </w:style>
  <w:style w:type="paragraph" w:customStyle="1" w:styleId="180">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181">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182">
    <w:name w:val="xl34"/>
    <w:basedOn w:val="1"/>
    <w:qFormat/>
    <w:uiPriority w:val="0"/>
    <w:pPr>
      <w:pBdr>
        <w:left w:val="single" w:color="auto" w:sz="4" w:space="0"/>
      </w:pBdr>
      <w:spacing w:before="100" w:beforeAutospacing="1" w:after="100" w:afterAutospacing="1"/>
      <w:jc w:val="center"/>
      <w:textAlignment w:val="center"/>
    </w:pPr>
    <w:rPr>
      <w:rFonts w:ascii="宋体" w:hAnsi="宋体" w:eastAsia="宋体"/>
    </w:rPr>
  </w:style>
  <w:style w:type="paragraph" w:customStyle="1" w:styleId="183">
    <w:name w:val="段落正文"/>
    <w:basedOn w:val="28"/>
    <w:qFormat/>
    <w:uiPriority w:val="0"/>
    <w:pPr>
      <w:ind w:firstLine="560" w:firstLineChars="200"/>
    </w:pPr>
    <w:rPr>
      <w:sz w:val="28"/>
    </w:rPr>
  </w:style>
  <w:style w:type="character" w:customStyle="1" w:styleId="184">
    <w:name w:val="gray6"/>
    <w:basedOn w:val="53"/>
    <w:qFormat/>
    <w:uiPriority w:val="0"/>
  </w:style>
  <w:style w:type="character" w:customStyle="1" w:styleId="185">
    <w:name w:val="style9"/>
    <w:basedOn w:val="53"/>
    <w:qFormat/>
    <w:uiPriority w:val="0"/>
  </w:style>
  <w:style w:type="paragraph" w:customStyle="1" w:styleId="186">
    <w:name w:val="2册标题4"/>
    <w:basedOn w:val="1"/>
    <w:next w:val="1"/>
    <w:qFormat/>
    <w:uiPriority w:val="0"/>
    <w:pPr>
      <w:widowControl w:val="0"/>
      <w:spacing w:beforeLines="50" w:afterLines="50" w:line="300" w:lineRule="auto"/>
      <w:ind w:left="420" w:leftChars="200"/>
      <w:jc w:val="both"/>
      <w:outlineLvl w:val="3"/>
    </w:pPr>
    <w:rPr>
      <w:rFonts w:ascii="Arial" w:hAnsi="Arial" w:eastAsia="幼圆" w:cs="Arial"/>
      <w:b/>
      <w:kern w:val="2"/>
    </w:rPr>
  </w:style>
  <w:style w:type="character" w:customStyle="1" w:styleId="187">
    <w:name w:val="grame"/>
    <w:basedOn w:val="53"/>
    <w:qFormat/>
    <w:uiPriority w:val="0"/>
  </w:style>
  <w:style w:type="paragraph" w:customStyle="1" w:styleId="188">
    <w:name w:val="style2"/>
    <w:basedOn w:val="1"/>
    <w:qFormat/>
    <w:uiPriority w:val="0"/>
    <w:pPr>
      <w:spacing w:before="100" w:beforeAutospacing="1" w:after="100" w:afterAutospacing="1"/>
    </w:pPr>
    <w:rPr>
      <w:rFonts w:ascii="宋体" w:hAnsi="宋体" w:eastAsia="宋体" w:cs="宋体"/>
      <w:sz w:val="18"/>
      <w:szCs w:val="18"/>
    </w:rPr>
  </w:style>
  <w:style w:type="paragraph" w:customStyle="1" w:styleId="189">
    <w:name w:val="Char1"/>
    <w:basedOn w:val="1"/>
    <w:qFormat/>
    <w:uiPriority w:val="0"/>
    <w:pPr>
      <w:widowControl w:val="0"/>
    </w:pPr>
    <w:rPr>
      <w:rFonts w:ascii="Tahoma" w:hAnsi="Tahoma" w:eastAsia="宋体"/>
      <w:kern w:val="2"/>
      <w:szCs w:val="20"/>
    </w:rPr>
  </w:style>
  <w:style w:type="paragraph" w:customStyle="1" w:styleId="190">
    <w:name w:val="编号1"/>
    <w:basedOn w:val="1"/>
    <w:qFormat/>
    <w:uiPriority w:val="0"/>
    <w:pPr>
      <w:widowControl w:val="0"/>
      <w:numPr>
        <w:ilvl w:val="0"/>
        <w:numId w:val="6"/>
      </w:numPr>
      <w:adjustRightInd w:val="0"/>
      <w:spacing w:line="300" w:lineRule="auto"/>
      <w:ind w:right="210"/>
      <w:jc w:val="both"/>
      <w:textAlignment w:val="center"/>
    </w:pPr>
    <w:rPr>
      <w:rFonts w:ascii="宋体" w:hAnsi="宋体" w:eastAsia="宋体"/>
      <w:snapToGrid w:val="0"/>
      <w:spacing w:val="10"/>
      <w:kern w:val="24"/>
      <w:sz w:val="21"/>
    </w:rPr>
  </w:style>
  <w:style w:type="paragraph" w:customStyle="1" w:styleId="191">
    <w:name w:val="Char Char Char Char Char Char Char Char Char Char Char Char Char Char Char Char Char Char Char Char Char Char"/>
    <w:basedOn w:val="1"/>
    <w:qFormat/>
    <w:uiPriority w:val="0"/>
    <w:pPr>
      <w:spacing w:line="400" w:lineRule="exact"/>
      <w:jc w:val="center"/>
    </w:pPr>
    <w:rPr>
      <w:rFonts w:ascii="Verdana" w:hAnsi="Verdana" w:eastAsia="宋体"/>
      <w:sz w:val="21"/>
      <w:szCs w:val="20"/>
      <w:lang w:eastAsia="en-US"/>
    </w:rPr>
  </w:style>
  <w:style w:type="paragraph" w:customStyle="1" w:styleId="192">
    <w:name w:val="font0"/>
    <w:basedOn w:val="1"/>
    <w:qFormat/>
    <w:uiPriority w:val="0"/>
    <w:pPr>
      <w:spacing w:before="100" w:beforeAutospacing="1" w:after="100" w:afterAutospacing="1"/>
    </w:pPr>
    <w:rPr>
      <w:rFonts w:hint="eastAsia" w:ascii="宋体" w:hAnsi="宋体" w:eastAsia="宋体"/>
    </w:rPr>
  </w:style>
  <w:style w:type="paragraph" w:customStyle="1" w:styleId="193">
    <w:name w:val="font5"/>
    <w:basedOn w:val="1"/>
    <w:qFormat/>
    <w:uiPriority w:val="0"/>
    <w:pPr>
      <w:spacing w:before="100" w:beforeAutospacing="1" w:after="100" w:afterAutospacing="1"/>
    </w:pPr>
    <w:rPr>
      <w:rFonts w:hint="eastAsia" w:ascii="宋体" w:hAnsi="宋体" w:eastAsia="宋体"/>
      <w:sz w:val="18"/>
      <w:szCs w:val="18"/>
    </w:rPr>
  </w:style>
  <w:style w:type="paragraph" w:customStyle="1" w:styleId="194">
    <w:name w:val="font6"/>
    <w:basedOn w:val="1"/>
    <w:qFormat/>
    <w:uiPriority w:val="0"/>
    <w:pPr>
      <w:spacing w:before="100" w:beforeAutospacing="1" w:after="100" w:afterAutospacing="1"/>
    </w:pPr>
    <w:rPr>
      <w:rFonts w:eastAsia="宋体"/>
    </w:rPr>
  </w:style>
  <w:style w:type="paragraph" w:customStyle="1" w:styleId="195">
    <w:name w:val="xl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rPr>
  </w:style>
  <w:style w:type="paragraph" w:customStyle="1" w:styleId="196">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rPr>
  </w:style>
  <w:style w:type="paragraph" w:customStyle="1" w:styleId="197">
    <w:name w:val="表格字"/>
    <w:basedOn w:val="1"/>
    <w:qFormat/>
    <w:uiPriority w:val="0"/>
    <w:pPr>
      <w:widowControl w:val="0"/>
      <w:adjustRightInd w:val="0"/>
      <w:jc w:val="center"/>
    </w:pPr>
    <w:rPr>
      <w:rFonts w:ascii="宋体" w:eastAsia="宋体"/>
      <w:kern w:val="2"/>
      <w:szCs w:val="20"/>
    </w:rPr>
  </w:style>
  <w:style w:type="character" w:customStyle="1" w:styleId="198">
    <w:name w:val="样式 小三 加粗"/>
    <w:qFormat/>
    <w:uiPriority w:val="0"/>
    <w:rPr>
      <w:rFonts w:eastAsia="宋体"/>
      <w:b/>
      <w:bCs/>
      <w:sz w:val="32"/>
    </w:rPr>
  </w:style>
  <w:style w:type="paragraph" w:customStyle="1" w:styleId="199">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sz w:val="20"/>
      <w:szCs w:val="20"/>
    </w:rPr>
  </w:style>
  <w:style w:type="paragraph" w:customStyle="1" w:styleId="200">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201">
    <w:name w:val="Char Char Char"/>
    <w:basedOn w:val="1"/>
    <w:qFormat/>
    <w:uiPriority w:val="0"/>
    <w:pPr>
      <w:widowControl w:val="0"/>
      <w:jc w:val="both"/>
    </w:pPr>
    <w:rPr>
      <w:rFonts w:ascii="Tahoma" w:hAnsi="Tahoma" w:eastAsia="宋体"/>
      <w:kern w:val="2"/>
      <w:szCs w:val="20"/>
    </w:rPr>
  </w:style>
  <w:style w:type="paragraph" w:customStyle="1" w:styleId="202">
    <w:name w:val="Char2"/>
    <w:basedOn w:val="1"/>
    <w:qFormat/>
    <w:uiPriority w:val="0"/>
    <w:pPr>
      <w:spacing w:after="160" w:line="240" w:lineRule="exact"/>
    </w:pPr>
    <w:rPr>
      <w:rFonts w:ascii="Verdana" w:hAnsi="Verdana" w:eastAsia="仿宋_GB2312"/>
      <w:szCs w:val="20"/>
      <w:lang w:eastAsia="en-US"/>
    </w:rPr>
  </w:style>
  <w:style w:type="character" w:customStyle="1" w:styleId="203">
    <w:name w:val="info4"/>
    <w:basedOn w:val="53"/>
    <w:qFormat/>
    <w:uiPriority w:val="0"/>
  </w:style>
  <w:style w:type="paragraph" w:customStyle="1" w:styleId="204">
    <w:name w:val="缩进正文"/>
    <w:basedOn w:val="1"/>
    <w:link w:val="205"/>
    <w:qFormat/>
    <w:uiPriority w:val="0"/>
    <w:pPr>
      <w:widowControl w:val="0"/>
      <w:ind w:firstLine="560" w:firstLineChars="200"/>
      <w:jc w:val="both"/>
    </w:pPr>
    <w:rPr>
      <w:rFonts w:eastAsia="仿宋_GB2312" w:cs="宋体"/>
      <w:kern w:val="2"/>
      <w:sz w:val="28"/>
      <w:szCs w:val="20"/>
    </w:rPr>
  </w:style>
  <w:style w:type="character" w:customStyle="1" w:styleId="205">
    <w:name w:val="缩进正文 Char"/>
    <w:link w:val="204"/>
    <w:qFormat/>
    <w:uiPriority w:val="0"/>
    <w:rPr>
      <w:rFonts w:eastAsia="仿宋_GB2312" w:cs="宋体"/>
      <w:kern w:val="2"/>
      <w:sz w:val="28"/>
    </w:rPr>
  </w:style>
  <w:style w:type="paragraph" w:customStyle="1" w:styleId="206">
    <w:name w:val="列出段落1"/>
    <w:basedOn w:val="1"/>
    <w:qFormat/>
    <w:uiPriority w:val="99"/>
    <w:pPr>
      <w:widowControl w:val="0"/>
      <w:ind w:firstLine="420" w:firstLineChars="200"/>
      <w:jc w:val="both"/>
    </w:pPr>
    <w:rPr>
      <w:rFonts w:ascii="Calibri" w:hAnsi="Calibri" w:eastAsia="宋体" w:cs="Calibri"/>
      <w:kern w:val="2"/>
      <w:sz w:val="21"/>
      <w:szCs w:val="21"/>
    </w:rPr>
  </w:style>
  <w:style w:type="paragraph" w:customStyle="1" w:styleId="207">
    <w:name w:val="评价"/>
    <w:basedOn w:val="1"/>
    <w:qFormat/>
    <w:uiPriority w:val="0"/>
    <w:pPr>
      <w:widowControl w:val="0"/>
      <w:spacing w:afterLines="20"/>
      <w:ind w:firstLine="1446" w:firstLineChars="200"/>
      <w:jc w:val="both"/>
    </w:pPr>
    <w:rPr>
      <w:rFonts w:ascii="Calibri" w:hAnsi="Calibri" w:eastAsia="宋体"/>
      <w:kern w:val="2"/>
    </w:rPr>
  </w:style>
  <w:style w:type="paragraph" w:customStyle="1" w:styleId="20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09">
    <w:name w:val="alt-edited1"/>
    <w:qFormat/>
    <w:uiPriority w:val="0"/>
    <w:rPr>
      <w:color w:val="4D90F0"/>
    </w:rPr>
  </w:style>
  <w:style w:type="character" w:customStyle="1" w:styleId="210">
    <w:name w:val="body text Char1"/>
    <w:qFormat/>
    <w:uiPriority w:val="0"/>
    <w:rPr>
      <w:rFonts w:eastAsia="宋体"/>
      <w:kern w:val="2"/>
      <w:sz w:val="21"/>
      <w:lang w:val="en-US" w:eastAsia="zh-CN" w:bidi="ar-SA"/>
    </w:rPr>
  </w:style>
  <w:style w:type="character" w:customStyle="1" w:styleId="211">
    <w:name w:val="批注文字 Char1"/>
    <w:qFormat/>
    <w:uiPriority w:val="0"/>
    <w:rPr>
      <w:rFonts w:ascii="宋体"/>
      <w:sz w:val="34"/>
    </w:rPr>
  </w:style>
  <w:style w:type="character" w:customStyle="1" w:styleId="212">
    <w:name w:val="正文缩进 Char1"/>
    <w:qFormat/>
    <w:uiPriority w:val="0"/>
    <w:rPr>
      <w:rFonts w:eastAsia="宋体"/>
      <w:kern w:val="2"/>
      <w:sz w:val="21"/>
      <w:lang w:val="en-US" w:eastAsia="zh-CN" w:bidi="ar-SA"/>
    </w:rPr>
  </w:style>
  <w:style w:type="character" w:customStyle="1" w:styleId="213">
    <w:name w:val="layui-this"/>
    <w:basedOn w:val="53"/>
    <w:qFormat/>
    <w:uiPriority w:val="0"/>
    <w:rPr>
      <w:bdr w:val="single" w:color="EEEEEE" w:sz="4" w:space="0"/>
      <w:shd w:val="clear" w:color="auto" w:fill="FFFFFF"/>
    </w:rPr>
  </w:style>
  <w:style w:type="character" w:customStyle="1" w:styleId="214">
    <w:name w:val="first-child"/>
    <w:basedOn w:val="53"/>
    <w:qFormat/>
    <w:uiPriority w:val="0"/>
  </w:style>
  <w:style w:type="paragraph" w:customStyle="1" w:styleId="215">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216">
    <w:name w:val="hover1"/>
    <w:basedOn w:val="53"/>
    <w:qFormat/>
    <w:uiPriority w:val="0"/>
    <w:rPr>
      <w:color w:val="2590EB"/>
    </w:rPr>
  </w:style>
  <w:style w:type="character" w:customStyle="1" w:styleId="217">
    <w:name w:val="hover2"/>
    <w:basedOn w:val="53"/>
    <w:qFormat/>
    <w:uiPriority w:val="0"/>
    <w:rPr>
      <w:color w:val="2590EB"/>
    </w:rPr>
  </w:style>
  <w:style w:type="character" w:customStyle="1" w:styleId="218">
    <w:name w:val="hover3"/>
    <w:basedOn w:val="53"/>
    <w:qFormat/>
    <w:uiPriority w:val="0"/>
  </w:style>
  <w:style w:type="character" w:customStyle="1" w:styleId="219">
    <w:name w:val="hover4"/>
    <w:basedOn w:val="53"/>
    <w:qFormat/>
    <w:uiPriority w:val="0"/>
    <w:rPr>
      <w:color w:val="2590EB"/>
      <w:shd w:val="clear" w:color="auto" w:fill="E9F4FD"/>
    </w:rPr>
  </w:style>
  <w:style w:type="character" w:customStyle="1" w:styleId="220">
    <w:name w:val="mini-outputtext1"/>
    <w:basedOn w:val="53"/>
    <w:qFormat/>
    <w:uiPriority w:val="0"/>
  </w:style>
  <w:style w:type="character" w:customStyle="1" w:styleId="221">
    <w:name w:val="hover"/>
    <w:basedOn w:val="53"/>
    <w:qFormat/>
    <w:uiPriority w:val="0"/>
  </w:style>
  <w:style w:type="character" w:customStyle="1" w:styleId="222">
    <w:name w:val="*正文 Char"/>
    <w:link w:val="223"/>
    <w:qFormat/>
    <w:uiPriority w:val="0"/>
    <w:rPr>
      <w:rFonts w:ascii="仿宋_GB2312"/>
      <w:sz w:val="24"/>
      <w:szCs w:val="28"/>
    </w:rPr>
  </w:style>
  <w:style w:type="paragraph" w:customStyle="1" w:styleId="223">
    <w:name w:val="*正文"/>
    <w:basedOn w:val="1"/>
    <w:link w:val="222"/>
    <w:qFormat/>
    <w:uiPriority w:val="0"/>
    <w:pPr>
      <w:spacing w:line="360" w:lineRule="auto"/>
      <w:ind w:firstLine="200" w:firstLineChars="200"/>
    </w:pPr>
    <w:rPr>
      <w:rFonts w:ascii="仿宋_GB2312"/>
      <w:szCs w:val="28"/>
    </w:rPr>
  </w:style>
  <w:style w:type="paragraph" w:customStyle="1" w:styleId="224">
    <w:name w:val="正文_0"/>
    <w:next w:val="50"/>
    <w:qFormat/>
    <w:uiPriority w:val="0"/>
    <w:pPr>
      <w:widowControl w:val="0"/>
      <w:jc w:val="both"/>
    </w:pPr>
    <w:rPr>
      <w:rFonts w:ascii="Times New Roman" w:hAnsi="Times New Roman" w:eastAsia="Times New Roman" w:cs="Times New Roman"/>
      <w:kern w:val="2"/>
      <w:sz w:val="21"/>
      <w:szCs w:val="24"/>
      <w:lang w:val="en-US" w:eastAsia="zh-CN" w:bidi="ar-SA"/>
    </w:rPr>
  </w:style>
  <w:style w:type="character" w:customStyle="1" w:styleId="225">
    <w:name w:val="列出段落 Char"/>
    <w:link w:val="116"/>
    <w:qFormat/>
    <w:locked/>
    <w:uiPriority w:val="34"/>
    <w:rPr>
      <w:rFonts w:ascii="Calibri" w:hAnsi="Calibri" w:eastAsia="宋体"/>
      <w:kern w:val="2"/>
      <w:sz w:val="21"/>
      <w:szCs w:val="22"/>
    </w:rPr>
  </w:style>
  <w:style w:type="paragraph" w:customStyle="1" w:styleId="226">
    <w:name w:val="一级条标题"/>
    <w:next w:val="227"/>
    <w:qFormat/>
    <w:uiPriority w:val="99"/>
    <w:pPr>
      <w:numPr>
        <w:ilvl w:val="1"/>
        <w:numId w:val="7"/>
      </w:numPr>
      <w:spacing w:beforeLines="50"/>
      <w:outlineLvl w:val="2"/>
    </w:pPr>
    <w:rPr>
      <w:rFonts w:ascii="黑体" w:hAnsi="Times New Roman" w:eastAsia="黑体" w:cs="Times New Roman"/>
      <w:sz w:val="21"/>
      <w:szCs w:val="21"/>
      <w:lang w:val="en-US" w:eastAsia="zh-CN" w:bidi="ar-SA"/>
    </w:rPr>
  </w:style>
  <w:style w:type="paragraph" w:customStyle="1" w:styleId="227">
    <w:name w:val="段"/>
    <w:qFormat/>
    <w:uiPriority w:val="0"/>
    <w:pPr>
      <w:autoSpaceDE w:val="0"/>
      <w:autoSpaceDN w:val="0"/>
      <w:ind w:firstLine="200" w:firstLineChars="200"/>
      <w:jc w:val="both"/>
    </w:pPr>
    <w:rPr>
      <w:rFonts w:ascii="宋体" w:hAnsi="Times New Roman" w:eastAsia="Times New Roman" w:cs="Times New Roman"/>
      <w:sz w:val="21"/>
      <w:lang w:val="en-US" w:eastAsia="zh-CN" w:bidi="ar-SA"/>
    </w:rPr>
  </w:style>
  <w:style w:type="paragraph" w:customStyle="1" w:styleId="228">
    <w:name w:val="二级条标题"/>
    <w:basedOn w:val="226"/>
    <w:next w:val="1"/>
    <w:qFormat/>
    <w:uiPriority w:val="99"/>
    <w:pPr>
      <w:numPr>
        <w:ilvl w:val="2"/>
      </w:numPr>
      <w:spacing w:afterLines="50"/>
      <w:outlineLvl w:val="3"/>
    </w:pPr>
  </w:style>
  <w:style w:type="character" w:customStyle="1" w:styleId="229">
    <w:name w:val="15"/>
    <w:basedOn w:val="53"/>
    <w:qFormat/>
    <w:uiPriority w:val="0"/>
    <w:rPr>
      <w:rFonts w:hint="default" w:ascii="Times New Roman" w:hAnsi="Times New Roman" w:cs="Times New Roman"/>
      <w:color w:val="0563C1"/>
      <w:u w:val="single"/>
    </w:rPr>
  </w:style>
  <w:style w:type="character" w:customStyle="1" w:styleId="230">
    <w:name w:val="标题 4 Char1"/>
    <w:qFormat/>
    <w:uiPriority w:val="0"/>
    <w:rPr>
      <w:rFonts w:ascii="Arial" w:hAnsi="Arial" w:eastAsia="黑体"/>
      <w:b/>
      <w:bCs/>
      <w:kern w:val="2"/>
      <w:sz w:val="28"/>
      <w:szCs w:val="28"/>
      <w:lang w:val="en-US" w:eastAsia="zh-CN" w:bidi="ar-SA"/>
    </w:rPr>
  </w:style>
  <w:style w:type="character" w:customStyle="1" w:styleId="231">
    <w:name w:val="标题 3 Char2"/>
    <w:qFormat/>
    <w:uiPriority w:val="0"/>
    <w:rPr>
      <w:rFonts w:ascii="宋体" w:hAnsi="宋体" w:eastAsia="宋体"/>
      <w:b/>
      <w:bCs/>
      <w:kern w:val="2"/>
      <w:sz w:val="28"/>
      <w:szCs w:val="32"/>
      <w:lang w:val="en-US" w:eastAsia="zh-CN" w:bidi="ar-SA"/>
    </w:rPr>
  </w:style>
  <w:style w:type="character" w:customStyle="1" w:styleId="232">
    <w:name w:val="标题 2 Char3"/>
    <w:qFormat/>
    <w:uiPriority w:val="9"/>
    <w:rPr>
      <w:bCs/>
      <w:sz w:val="24"/>
    </w:rPr>
  </w:style>
  <w:style w:type="character" w:customStyle="1" w:styleId="233">
    <w:name w:val="正文缩进 Char2"/>
    <w:qFormat/>
    <w:uiPriority w:val="0"/>
    <w:rPr>
      <w:rFonts w:eastAsia="宋体"/>
      <w:kern w:val="2"/>
      <w:sz w:val="21"/>
      <w:lang w:val="en-US" w:eastAsia="zh-CN" w:bidi="ar-SA"/>
    </w:rPr>
  </w:style>
  <w:style w:type="character" w:customStyle="1" w:styleId="234">
    <w:name w:val="正文文本 Char1"/>
    <w:qFormat/>
    <w:uiPriority w:val="0"/>
    <w:rPr>
      <w:rFonts w:ascii="Verdana" w:hAnsi="Verdana" w:eastAsia="仿宋_GB2312"/>
      <w:b/>
      <w:bCs/>
      <w:kern w:val="2"/>
      <w:sz w:val="24"/>
      <w:szCs w:val="24"/>
      <w:lang w:eastAsia="en-US"/>
    </w:rPr>
  </w:style>
  <w:style w:type="character" w:customStyle="1" w:styleId="235">
    <w:name w:val="正文文本缩进 Char1"/>
    <w:qFormat/>
    <w:uiPriority w:val="0"/>
    <w:rPr>
      <w:kern w:val="2"/>
      <w:sz w:val="21"/>
      <w:szCs w:val="24"/>
    </w:rPr>
  </w:style>
  <w:style w:type="character" w:customStyle="1" w:styleId="236">
    <w:name w:val="纯文本 Char1"/>
    <w:qFormat/>
    <w:uiPriority w:val="0"/>
    <w:rPr>
      <w:rFonts w:ascii="宋体" w:hAnsi="Courier New" w:eastAsia="仿宋_GB2312" w:cs="Calibri"/>
      <w:kern w:val="2"/>
      <w:sz w:val="21"/>
      <w:lang w:eastAsia="en-US"/>
    </w:rPr>
  </w:style>
  <w:style w:type="character" w:customStyle="1" w:styleId="237">
    <w:name w:val="页脚 Char2"/>
    <w:qFormat/>
    <w:uiPriority w:val="0"/>
    <w:rPr>
      <w:kern w:val="2"/>
      <w:sz w:val="18"/>
      <w:szCs w:val="18"/>
    </w:rPr>
  </w:style>
  <w:style w:type="character" w:customStyle="1" w:styleId="238">
    <w:name w:val="font61"/>
    <w:qFormat/>
    <w:uiPriority w:val="0"/>
    <w:rPr>
      <w:rFonts w:hint="eastAsia" w:ascii="宋体" w:hAnsi="宋体" w:eastAsia="宋体" w:cs="宋体"/>
      <w:color w:val="000000"/>
      <w:sz w:val="18"/>
      <w:szCs w:val="18"/>
      <w:u w:val="none"/>
    </w:rPr>
  </w:style>
  <w:style w:type="character" w:customStyle="1" w:styleId="239">
    <w:name w:val="active"/>
    <w:qFormat/>
    <w:uiPriority w:val="0"/>
    <w:rPr>
      <w:color w:val="FFFFFF"/>
    </w:rPr>
  </w:style>
  <w:style w:type="character" w:customStyle="1" w:styleId="240">
    <w:name w:val="headline-content2"/>
    <w:qFormat/>
    <w:uiPriority w:val="0"/>
  </w:style>
  <w:style w:type="character" w:customStyle="1" w:styleId="241">
    <w:name w:val="正文缩进 字符"/>
    <w:qFormat/>
    <w:uiPriority w:val="0"/>
    <w:rPr>
      <w:rFonts w:ascii="Arial" w:hAnsi="Arial" w:eastAsia="宋体"/>
      <w:kern w:val="2"/>
      <w:sz w:val="21"/>
      <w:szCs w:val="24"/>
      <w:lang w:val="en-US" w:eastAsia="zh-CN" w:bidi="ar-SA"/>
    </w:rPr>
  </w:style>
  <w:style w:type="character" w:customStyle="1" w:styleId="242">
    <w:name w:val="hilite4"/>
    <w:qFormat/>
    <w:uiPriority w:val="0"/>
    <w:rPr>
      <w:color w:val="000000"/>
    </w:rPr>
  </w:style>
  <w:style w:type="character" w:customStyle="1" w:styleId="243">
    <w:name w:val="hilite5"/>
    <w:qFormat/>
    <w:uiPriority w:val="0"/>
    <w:rPr>
      <w:color w:val="000000"/>
    </w:rPr>
  </w:style>
  <w:style w:type="character" w:customStyle="1" w:styleId="244">
    <w:name w:val="inline-help"/>
    <w:qFormat/>
    <w:uiPriority w:val="0"/>
  </w:style>
  <w:style w:type="character" w:customStyle="1" w:styleId="245">
    <w:name w:val="hilite"/>
    <w:qFormat/>
    <w:uiPriority w:val="0"/>
    <w:rPr>
      <w:color w:val="000000"/>
    </w:rPr>
  </w:style>
  <w:style w:type="character" w:customStyle="1" w:styleId="246">
    <w:name w:val="v91"/>
    <w:qFormat/>
    <w:uiPriority w:val="0"/>
    <w:rPr>
      <w:sz w:val="18"/>
      <w:szCs w:val="18"/>
    </w:rPr>
  </w:style>
  <w:style w:type="character" w:customStyle="1" w:styleId="247">
    <w:name w:val="active6"/>
    <w:qFormat/>
    <w:uiPriority w:val="0"/>
    <w:rPr>
      <w:color w:val="FFFFFF"/>
    </w:rPr>
  </w:style>
  <w:style w:type="character" w:customStyle="1" w:styleId="248">
    <w:name w:val="bodycopy1"/>
    <w:qFormat/>
    <w:uiPriority w:val="0"/>
    <w:rPr>
      <w:rFonts w:hint="default" w:ascii="Arial" w:hAnsi="Arial"/>
      <w:color w:val="000000"/>
      <w:sz w:val="18"/>
      <w:u w:val="none"/>
    </w:rPr>
  </w:style>
  <w:style w:type="character" w:customStyle="1" w:styleId="249">
    <w:name w:val="active4"/>
    <w:qFormat/>
    <w:uiPriority w:val="0"/>
    <w:rPr>
      <w:color w:val="FFFFFF"/>
    </w:rPr>
  </w:style>
  <w:style w:type="character" w:customStyle="1" w:styleId="250">
    <w:name w:val="标题 2 Char1"/>
    <w:qFormat/>
    <w:uiPriority w:val="9"/>
    <w:rPr>
      <w:bCs/>
      <w:sz w:val="24"/>
    </w:rPr>
  </w:style>
  <w:style w:type="character" w:customStyle="1" w:styleId="251">
    <w:name w:val="标题 2 Char2"/>
    <w:qFormat/>
    <w:uiPriority w:val="0"/>
    <w:rPr>
      <w:rFonts w:ascii="Times New Roman" w:hAnsi="Times New Roman" w:eastAsia="宋体" w:cs="Times New Roman"/>
      <w:bCs/>
      <w:kern w:val="0"/>
      <w:sz w:val="24"/>
      <w:szCs w:val="20"/>
    </w:rPr>
  </w:style>
  <w:style w:type="character" w:customStyle="1" w:styleId="252">
    <w:name w:val="main1"/>
    <w:qFormat/>
    <w:uiPriority w:val="0"/>
    <w:rPr>
      <w:color w:val="333333"/>
      <w:sz w:val="24"/>
      <w:szCs w:val="24"/>
    </w:rPr>
  </w:style>
  <w:style w:type="character" w:customStyle="1" w:styleId="253">
    <w:name w:val="消息标题号"/>
    <w:qFormat/>
    <w:uiPriority w:val="0"/>
    <w:rPr>
      <w:rFonts w:ascii="Arial" w:hAnsi="Arial" w:eastAsia="楷体_GB2312"/>
      <w:b/>
      <w:bCs/>
      <w:spacing w:val="-4"/>
      <w:sz w:val="18"/>
      <w:szCs w:val="18"/>
      <w:lang w:eastAsia="zh-CN"/>
    </w:rPr>
  </w:style>
  <w:style w:type="character" w:customStyle="1" w:styleId="254">
    <w:name w:val="p12"/>
    <w:qFormat/>
    <w:uiPriority w:val="0"/>
  </w:style>
  <w:style w:type="character" w:customStyle="1" w:styleId="255">
    <w:name w:val="apple-style-span"/>
    <w:qFormat/>
    <w:uiPriority w:val="0"/>
  </w:style>
  <w:style w:type="character" w:customStyle="1" w:styleId="256">
    <w:name w:val="font01"/>
    <w:qFormat/>
    <w:uiPriority w:val="0"/>
    <w:rPr>
      <w:rFonts w:hint="eastAsia" w:ascii="宋体" w:hAnsi="宋体" w:eastAsia="宋体" w:cs="宋体"/>
      <w:b/>
      <w:color w:val="FF0000"/>
      <w:sz w:val="22"/>
      <w:szCs w:val="22"/>
      <w:u w:val="none"/>
    </w:rPr>
  </w:style>
  <w:style w:type="character" w:customStyle="1" w:styleId="257">
    <w:name w:val="批注框文本 字符"/>
    <w:qFormat/>
    <w:uiPriority w:val="0"/>
    <w:rPr>
      <w:rFonts w:eastAsia="宋体"/>
      <w:kern w:val="2"/>
      <w:sz w:val="18"/>
      <w:szCs w:val="18"/>
      <w:lang w:val="en-US" w:eastAsia="zh-CN" w:bidi="ar-SA"/>
    </w:rPr>
  </w:style>
  <w:style w:type="character" w:customStyle="1" w:styleId="258">
    <w:name w:val="hilite6"/>
    <w:qFormat/>
    <w:uiPriority w:val="0"/>
    <w:rPr>
      <w:color w:val="000000"/>
    </w:rPr>
  </w:style>
  <w:style w:type="character" w:customStyle="1" w:styleId="259">
    <w:name w:val="font21"/>
    <w:qFormat/>
    <w:uiPriority w:val="0"/>
    <w:rPr>
      <w:rFonts w:hint="eastAsia" w:ascii="宋体" w:hAnsi="宋体" w:eastAsia="宋体" w:cs="宋体"/>
      <w:b/>
      <w:color w:val="FF0000"/>
      <w:sz w:val="20"/>
      <w:szCs w:val="20"/>
      <w:u w:val="none"/>
    </w:rPr>
  </w:style>
  <w:style w:type="character" w:customStyle="1" w:styleId="260">
    <w:name w:val="font71"/>
    <w:qFormat/>
    <w:uiPriority w:val="0"/>
    <w:rPr>
      <w:rFonts w:hint="eastAsia" w:ascii="宋体" w:hAnsi="宋体" w:eastAsia="宋体" w:cs="宋体"/>
      <w:color w:val="000000"/>
      <w:sz w:val="16"/>
      <w:szCs w:val="16"/>
      <w:u w:val="none"/>
    </w:rPr>
  </w:style>
  <w:style w:type="character" w:customStyle="1" w:styleId="261">
    <w:name w:val="fielderror"/>
    <w:qFormat/>
    <w:uiPriority w:val="0"/>
    <w:rPr>
      <w:color w:val="800000"/>
    </w:rPr>
  </w:style>
  <w:style w:type="character" w:customStyle="1" w:styleId="262">
    <w:name w:val="页脚 Char1"/>
    <w:qFormat/>
    <w:uiPriority w:val="99"/>
    <w:rPr>
      <w:kern w:val="2"/>
      <w:sz w:val="18"/>
      <w:szCs w:val="18"/>
    </w:rPr>
  </w:style>
  <w:style w:type="character" w:customStyle="1" w:styleId="263">
    <w:name w:val="font51"/>
    <w:qFormat/>
    <w:uiPriority w:val="0"/>
    <w:rPr>
      <w:rFonts w:hint="eastAsia" w:ascii="宋体" w:hAnsi="宋体" w:eastAsia="宋体" w:cs="宋体"/>
      <w:color w:val="000000"/>
      <w:sz w:val="18"/>
      <w:szCs w:val="18"/>
      <w:u w:val="none"/>
    </w:rPr>
  </w:style>
  <w:style w:type="character" w:customStyle="1" w:styleId="264">
    <w:name w:val="标题 2 Char Char"/>
    <w:qFormat/>
    <w:uiPriority w:val="0"/>
    <w:rPr>
      <w:rFonts w:ascii="Arial" w:hAnsi="Arial" w:eastAsia="黑体"/>
      <w:bCs/>
      <w:kern w:val="2"/>
      <w:sz w:val="28"/>
      <w:szCs w:val="32"/>
      <w:lang w:val="en-US" w:eastAsia="zh-CN" w:bidi="ar-SA"/>
    </w:rPr>
  </w:style>
  <w:style w:type="character" w:customStyle="1" w:styleId="265">
    <w:name w:val="Char Char Char Char Char Char"/>
    <w:link w:val="106"/>
    <w:qFormat/>
    <w:uiPriority w:val="0"/>
    <w:rPr>
      <w:rFonts w:ascii="Verdana" w:hAnsi="Verdana" w:eastAsia="仿宋_GB2312"/>
      <w:sz w:val="24"/>
      <w:lang w:eastAsia="en-US"/>
    </w:rPr>
  </w:style>
  <w:style w:type="character" w:customStyle="1" w:styleId="266">
    <w:name w:val="Default Char"/>
    <w:link w:val="168"/>
    <w:qFormat/>
    <w:uiPriority w:val="0"/>
    <w:rPr>
      <w:rFonts w:ascii="H Yb 2gj" w:eastAsia="H Yb 2gj" w:cs="H Yb 2gj"/>
      <w:color w:val="000000"/>
      <w:sz w:val="24"/>
      <w:szCs w:val="24"/>
    </w:rPr>
  </w:style>
  <w:style w:type="character" w:customStyle="1" w:styleId="267">
    <w:name w:val="text_edit editable-title"/>
    <w:qFormat/>
    <w:uiPriority w:val="0"/>
  </w:style>
  <w:style w:type="character" w:customStyle="1" w:styleId="268">
    <w:name w:val="font31"/>
    <w:qFormat/>
    <w:uiPriority w:val="0"/>
    <w:rPr>
      <w:rFonts w:hint="eastAsia" w:ascii="宋体" w:hAnsi="宋体" w:eastAsia="宋体" w:cs="宋体"/>
      <w:color w:val="000000"/>
      <w:sz w:val="20"/>
      <w:szCs w:val="20"/>
      <w:u w:val="none"/>
    </w:rPr>
  </w:style>
  <w:style w:type="paragraph" w:customStyle="1" w:styleId="269">
    <w:name w:val="样式5"/>
    <w:basedOn w:val="1"/>
    <w:qFormat/>
    <w:uiPriority w:val="0"/>
    <w:pPr>
      <w:widowControl w:val="0"/>
      <w:tabs>
        <w:tab w:val="left" w:pos="360"/>
        <w:tab w:val="left" w:pos="980"/>
      </w:tabs>
      <w:spacing w:line="360" w:lineRule="auto"/>
      <w:ind w:left="360" w:hanging="360"/>
      <w:jc w:val="both"/>
    </w:pPr>
    <w:rPr>
      <w:rFonts w:ascii="Calibri" w:hAnsi="Calibri" w:eastAsia="宋体" w:cs="Calibri"/>
      <w:kern w:val="2"/>
      <w:szCs w:val="20"/>
    </w:rPr>
  </w:style>
  <w:style w:type="paragraph" w:customStyle="1" w:styleId="270">
    <w:name w:val="xl64"/>
    <w:basedOn w:val="1"/>
    <w:qFormat/>
    <w:uiPriority w:val="0"/>
    <w:pPr>
      <w:pBdr>
        <w:top w:val="single" w:color="auto" w:sz="4" w:space="0"/>
        <w:bottom w:val="single" w:color="auto" w:sz="4" w:space="0"/>
        <w:right w:val="single" w:color="auto" w:sz="8" w:space="0"/>
      </w:pBdr>
      <w:spacing w:before="100" w:beforeAutospacing="1" w:after="100" w:afterAutospacing="1"/>
      <w:jc w:val="center"/>
      <w:textAlignment w:val="bottom"/>
    </w:pPr>
    <w:rPr>
      <w:rFonts w:ascii="Calibri" w:hAnsi="Calibri" w:eastAsia="Arial Unicode MS" w:cs="Calibri"/>
      <w:b/>
      <w:bCs/>
      <w:color w:val="333399"/>
    </w:rPr>
  </w:style>
  <w:style w:type="paragraph" w:customStyle="1" w:styleId="271">
    <w:name w:val="_Style 127"/>
    <w:unhideWhenUsed/>
    <w:qFormat/>
    <w:uiPriority w:val="99"/>
    <w:rPr>
      <w:rFonts w:ascii="Calibri" w:hAnsi="Calibri" w:eastAsia="宋体" w:cs="Calibri"/>
      <w:kern w:val="2"/>
      <w:sz w:val="21"/>
      <w:szCs w:val="24"/>
      <w:lang w:val="en-US" w:eastAsia="zh-CN" w:bidi="ar-SA"/>
    </w:rPr>
  </w:style>
  <w:style w:type="paragraph" w:customStyle="1" w:styleId="272">
    <w:name w:val="规范"/>
    <w:basedOn w:val="1"/>
    <w:next w:val="1"/>
    <w:qFormat/>
    <w:uiPriority w:val="0"/>
    <w:pPr>
      <w:widowControl w:val="0"/>
      <w:tabs>
        <w:tab w:val="left" w:pos="420"/>
        <w:tab w:val="left" w:pos="720"/>
      </w:tabs>
      <w:spacing w:line="288" w:lineRule="auto"/>
      <w:ind w:left="420" w:hanging="420"/>
    </w:pPr>
    <w:rPr>
      <w:rFonts w:ascii="Calibri" w:hAnsi="Calibri" w:eastAsia="宋体" w:cs="Calibri"/>
      <w:kern w:val="2"/>
    </w:rPr>
  </w:style>
  <w:style w:type="paragraph" w:customStyle="1" w:styleId="273">
    <w:name w:val="一级"/>
    <w:basedOn w:val="1"/>
    <w:qFormat/>
    <w:uiPriority w:val="0"/>
    <w:pPr>
      <w:widowControl w:val="0"/>
      <w:ind w:left="2100" w:hanging="420"/>
      <w:jc w:val="both"/>
    </w:pPr>
    <w:rPr>
      <w:rFonts w:ascii="Calibri" w:hAnsi="Calibri" w:eastAsia="宋体" w:cs="Calibri"/>
      <w:b/>
      <w:kern w:val="2"/>
      <w:sz w:val="21"/>
    </w:rPr>
  </w:style>
  <w:style w:type="paragraph" w:customStyle="1" w:styleId="274">
    <w:name w:val="大大标题"/>
    <w:basedOn w:val="1"/>
    <w:qFormat/>
    <w:uiPriority w:val="0"/>
    <w:pPr>
      <w:widowControl w:val="0"/>
      <w:autoSpaceDE w:val="0"/>
      <w:autoSpaceDN w:val="0"/>
      <w:adjustRightInd w:val="0"/>
      <w:jc w:val="center"/>
    </w:pPr>
    <w:rPr>
      <w:rFonts w:ascii="黑体" w:hAnsi="Calibri" w:eastAsia="黑体" w:cs="Calibri"/>
      <w:sz w:val="32"/>
      <w:szCs w:val="36"/>
    </w:rPr>
  </w:style>
  <w:style w:type="paragraph" w:customStyle="1" w:styleId="275">
    <w:name w:val="系统正文"/>
    <w:basedOn w:val="1"/>
    <w:qFormat/>
    <w:uiPriority w:val="0"/>
    <w:pPr>
      <w:widowControl w:val="0"/>
      <w:spacing w:line="420" w:lineRule="exact"/>
      <w:ind w:firstLine="420" w:firstLineChars="200"/>
      <w:jc w:val="both"/>
    </w:pPr>
    <w:rPr>
      <w:rFonts w:ascii="宋体" w:hAnsi="宋体" w:eastAsia="宋体" w:cs="Calibri"/>
      <w:kern w:val="2"/>
      <w:sz w:val="21"/>
    </w:rPr>
  </w:style>
  <w:style w:type="paragraph" w:customStyle="1" w:styleId="276">
    <w:name w:val="xl3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top"/>
    </w:pPr>
    <w:rPr>
      <w:rFonts w:ascii="Arial Unicode MS" w:hAnsi="Arial Unicode MS" w:eastAsia="Arial Unicode MS" w:cs="Arial Unicode MS"/>
      <w:sz w:val="20"/>
      <w:szCs w:val="20"/>
    </w:rPr>
  </w:style>
  <w:style w:type="paragraph" w:customStyle="1" w:styleId="277">
    <w:name w:val="xl63"/>
    <w:basedOn w:val="1"/>
    <w:qFormat/>
    <w:uiPriority w:val="0"/>
    <w:pPr>
      <w:pBdr>
        <w:top w:val="single" w:color="auto" w:sz="4" w:space="0"/>
        <w:bottom w:val="single" w:color="auto" w:sz="4" w:space="0"/>
      </w:pBdr>
      <w:spacing w:before="100" w:beforeAutospacing="1" w:after="100" w:afterAutospacing="1"/>
      <w:jc w:val="center"/>
      <w:textAlignment w:val="bottom"/>
    </w:pPr>
    <w:rPr>
      <w:rFonts w:ascii="Calibri" w:hAnsi="Calibri" w:eastAsia="Arial Unicode MS" w:cs="Calibri"/>
      <w:b/>
      <w:bCs/>
      <w:color w:val="333399"/>
    </w:rPr>
  </w:style>
  <w:style w:type="paragraph" w:customStyle="1" w:styleId="278">
    <w:name w:val="列出段落4"/>
    <w:basedOn w:val="1"/>
    <w:qFormat/>
    <w:uiPriority w:val="99"/>
    <w:pPr>
      <w:widowControl w:val="0"/>
      <w:ind w:firstLine="420" w:firstLineChars="200"/>
      <w:jc w:val="both"/>
    </w:pPr>
    <w:rPr>
      <w:rFonts w:ascii="Calibri" w:hAnsi="Calibri" w:eastAsia="宋体" w:cs="Calibri"/>
      <w:kern w:val="2"/>
      <w:sz w:val="21"/>
      <w:szCs w:val="22"/>
    </w:rPr>
  </w:style>
  <w:style w:type="paragraph" w:customStyle="1" w:styleId="279">
    <w:name w:val="xl90"/>
    <w:basedOn w:val="1"/>
    <w:qFormat/>
    <w:uiPriority w:val="0"/>
    <w:pPr>
      <w:pBdr>
        <w:top w:val="single" w:color="auto" w:sz="4" w:space="0"/>
        <w:bottom w:val="single" w:color="auto" w:sz="4" w:space="0"/>
      </w:pBdr>
      <w:spacing w:before="100" w:beforeAutospacing="1" w:after="100" w:afterAutospacing="1"/>
      <w:jc w:val="center"/>
      <w:textAlignment w:val="bottom"/>
    </w:pPr>
    <w:rPr>
      <w:rFonts w:ascii="Arial Unicode MS" w:hAnsi="Arial Unicode MS" w:eastAsia="Arial Unicode MS" w:cs="Arial Unicode MS"/>
      <w:b/>
      <w:bCs/>
      <w:color w:val="000080"/>
      <w:sz w:val="20"/>
      <w:szCs w:val="20"/>
    </w:rPr>
  </w:style>
  <w:style w:type="paragraph" w:customStyle="1" w:styleId="280">
    <w:name w:val="Char5 Char Char Char Char Char Char"/>
    <w:basedOn w:val="1"/>
    <w:qFormat/>
    <w:uiPriority w:val="0"/>
    <w:pPr>
      <w:spacing w:after="160" w:line="240" w:lineRule="exact"/>
    </w:pPr>
    <w:rPr>
      <w:rFonts w:ascii="Verdana" w:hAnsi="Verdana" w:eastAsia="仿宋_GB2312" w:cs="Calibri"/>
      <w:szCs w:val="20"/>
      <w:lang w:eastAsia="en-US"/>
    </w:rPr>
  </w:style>
  <w:style w:type="paragraph" w:customStyle="1" w:styleId="281">
    <w:name w:val="xl49"/>
    <w:basedOn w:val="1"/>
    <w:qFormat/>
    <w:uiPriority w:val="0"/>
    <w:pPr>
      <w:pBdr>
        <w:top w:val="single" w:color="auto" w:sz="4" w:space="0"/>
        <w:bottom w:val="single" w:color="auto" w:sz="4" w:space="0"/>
      </w:pBdr>
      <w:spacing w:before="100" w:beforeAutospacing="1" w:after="100" w:afterAutospacing="1"/>
      <w:jc w:val="center"/>
      <w:textAlignment w:val="bottom"/>
    </w:pPr>
    <w:rPr>
      <w:rFonts w:hint="eastAsia" w:ascii="黑体" w:hAnsi="Arial Unicode MS" w:eastAsia="黑体" w:cs="Arial Unicode MS"/>
      <w:b/>
      <w:bCs/>
      <w:color w:val="333399"/>
    </w:rPr>
  </w:style>
  <w:style w:type="paragraph" w:customStyle="1" w:styleId="282">
    <w:name w:val="xl53"/>
    <w:basedOn w:val="1"/>
    <w:qFormat/>
    <w:uiPriority w:val="0"/>
    <w:pPr>
      <w:pBdr>
        <w:top w:val="single" w:color="auto" w:sz="4" w:space="0"/>
        <w:left w:val="single" w:color="auto" w:sz="4" w:space="0"/>
        <w:bottom w:val="single" w:color="auto" w:sz="4" w:space="0"/>
        <w:right w:val="single" w:color="auto" w:sz="8" w:space="0"/>
      </w:pBdr>
      <w:shd w:val="clear" w:color="auto" w:fill="CCFFCC"/>
      <w:spacing w:before="100" w:beforeAutospacing="1" w:after="100" w:afterAutospacing="1"/>
    </w:pPr>
    <w:rPr>
      <w:rFonts w:ascii="Arial Unicode MS" w:hAnsi="Arial Unicode MS" w:eastAsia="Arial Unicode MS" w:cs="Arial Unicode MS"/>
    </w:rPr>
  </w:style>
  <w:style w:type="paragraph" w:customStyle="1" w:styleId="283">
    <w:name w:val="样式6"/>
    <w:basedOn w:val="1"/>
    <w:qFormat/>
    <w:uiPriority w:val="0"/>
    <w:pPr>
      <w:widowControl w:val="0"/>
      <w:tabs>
        <w:tab w:val="left" w:pos="360"/>
        <w:tab w:val="left" w:pos="1077"/>
      </w:tabs>
      <w:spacing w:line="360" w:lineRule="auto"/>
      <w:ind w:left="1077" w:hanging="397"/>
      <w:jc w:val="both"/>
    </w:pPr>
    <w:rPr>
      <w:rFonts w:ascii="Calibri" w:hAnsi="Calibri" w:eastAsia="宋体" w:cs="Calibri"/>
      <w:kern w:val="2"/>
      <w:szCs w:val="20"/>
    </w:rPr>
  </w:style>
  <w:style w:type="paragraph" w:customStyle="1" w:styleId="284">
    <w:name w:val="xl52"/>
    <w:basedOn w:val="1"/>
    <w:qFormat/>
    <w:uiPriority w:val="0"/>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pPr>
    <w:rPr>
      <w:rFonts w:ascii="Arial Unicode MS" w:hAnsi="Arial Unicode MS" w:eastAsia="Arial Unicode MS" w:cs="Arial Unicode MS"/>
    </w:rPr>
  </w:style>
  <w:style w:type="paragraph" w:customStyle="1" w:styleId="285">
    <w:name w:val="xl77"/>
    <w:basedOn w:val="1"/>
    <w:qFormat/>
    <w:uiPriority w:val="0"/>
    <w:pPr>
      <w:pBdr>
        <w:top w:val="single" w:color="auto" w:sz="4" w:space="0"/>
        <w:bottom w:val="single" w:color="auto" w:sz="4" w:space="0"/>
      </w:pBdr>
      <w:shd w:val="clear" w:color="auto" w:fill="CCFFCC"/>
      <w:spacing w:before="100" w:beforeAutospacing="1" w:after="100" w:afterAutospacing="1"/>
      <w:textAlignment w:val="bottom"/>
    </w:pPr>
    <w:rPr>
      <w:rFonts w:ascii="Arial Unicode MS" w:hAnsi="Arial Unicode MS" w:eastAsia="Arial Unicode MS" w:cs="Arial Unicode MS"/>
      <w:sz w:val="20"/>
      <w:szCs w:val="20"/>
    </w:rPr>
  </w:style>
  <w:style w:type="paragraph" w:customStyle="1" w:styleId="286">
    <w:name w:val="二级"/>
    <w:basedOn w:val="1"/>
    <w:qFormat/>
    <w:uiPriority w:val="0"/>
    <w:pPr>
      <w:widowControl w:val="0"/>
      <w:jc w:val="both"/>
    </w:pPr>
    <w:rPr>
      <w:rFonts w:ascii="宋体" w:hAnsi="宋体" w:eastAsia="宋体" w:cs="Calibri"/>
      <w:kern w:val="2"/>
      <w:sz w:val="21"/>
      <w:szCs w:val="21"/>
    </w:rPr>
  </w:style>
  <w:style w:type="paragraph" w:customStyle="1" w:styleId="287">
    <w:name w:val="表头"/>
    <w:qFormat/>
    <w:uiPriority w:val="0"/>
    <w:pPr>
      <w:widowControl w:val="0"/>
      <w:autoSpaceDE w:val="0"/>
      <w:autoSpaceDN w:val="0"/>
      <w:adjustRightInd w:val="0"/>
      <w:jc w:val="center"/>
    </w:pPr>
    <w:rPr>
      <w:rFonts w:ascii="文鼎CS中黑" w:hAnsi="Calibri" w:eastAsia="文鼎CS中黑" w:cs="Calibri"/>
      <w:sz w:val="22"/>
      <w:szCs w:val="22"/>
      <w:lang w:val="en-US" w:eastAsia="zh-CN" w:bidi="ar-SA"/>
    </w:rPr>
  </w:style>
  <w:style w:type="paragraph" w:customStyle="1" w:styleId="288">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eastAsia="Arial Unicode MS" w:cs="Arial Unicode MS"/>
      <w:sz w:val="20"/>
      <w:szCs w:val="20"/>
    </w:rPr>
  </w:style>
  <w:style w:type="paragraph" w:customStyle="1" w:styleId="289">
    <w:name w:val="系统一级标题"/>
    <w:basedOn w:val="275"/>
    <w:qFormat/>
    <w:uiPriority w:val="0"/>
    <w:pPr>
      <w:spacing w:line="480" w:lineRule="auto"/>
      <w:ind w:firstLine="0" w:firstLineChars="0"/>
    </w:pPr>
    <w:rPr>
      <w:rFonts w:ascii="隶书" w:eastAsia="隶书"/>
      <w:sz w:val="28"/>
    </w:rPr>
  </w:style>
  <w:style w:type="paragraph" w:customStyle="1" w:styleId="290">
    <w:name w:val="Char Char Char Char Char Char Char Char Char Char"/>
    <w:basedOn w:val="1"/>
    <w:qFormat/>
    <w:uiPriority w:val="0"/>
    <w:pPr>
      <w:spacing w:after="160" w:line="240" w:lineRule="exact"/>
    </w:pPr>
    <w:rPr>
      <w:rFonts w:ascii="Verdana" w:hAnsi="Verdana" w:eastAsia="仿宋_GB2312" w:cs="Calibri"/>
      <w:szCs w:val="20"/>
      <w:lang w:eastAsia="en-US"/>
    </w:rPr>
  </w:style>
  <w:style w:type="paragraph" w:customStyle="1" w:styleId="291">
    <w:name w:val="xl79"/>
    <w:basedOn w:val="1"/>
    <w:qFormat/>
    <w:uiPriority w:val="0"/>
    <w:pPr>
      <w:pBdr>
        <w:top w:val="single" w:color="auto" w:sz="4" w:space="0"/>
        <w:bottom w:val="single" w:color="auto" w:sz="4" w:space="0"/>
      </w:pBdr>
      <w:shd w:val="clear" w:color="auto" w:fill="CCFFCC"/>
      <w:spacing w:before="100" w:beforeAutospacing="1" w:after="100" w:afterAutospacing="1"/>
      <w:jc w:val="center"/>
      <w:textAlignment w:val="top"/>
    </w:pPr>
    <w:rPr>
      <w:rFonts w:ascii="Arial Unicode MS" w:hAnsi="Arial Unicode MS" w:eastAsia="Arial Unicode MS" w:cs="Arial Unicode MS"/>
      <w:sz w:val="20"/>
      <w:szCs w:val="20"/>
    </w:rPr>
  </w:style>
  <w:style w:type="paragraph" w:customStyle="1" w:styleId="292">
    <w:name w:val="xl4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w:hAnsi="Arial" w:eastAsia="Arial Unicode MS" w:cs="Arial"/>
      <w:sz w:val="20"/>
      <w:szCs w:val="20"/>
    </w:rPr>
  </w:style>
  <w:style w:type="paragraph" w:customStyle="1" w:styleId="293">
    <w:name w:val="xl48"/>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bottom"/>
    </w:pPr>
    <w:rPr>
      <w:rFonts w:ascii="Arial Unicode MS" w:hAnsi="Arial Unicode MS" w:eastAsia="Arial Unicode MS" w:cs="Arial Unicode MS"/>
      <w:sz w:val="20"/>
      <w:szCs w:val="20"/>
    </w:rPr>
  </w:style>
  <w:style w:type="paragraph" w:customStyle="1" w:styleId="294">
    <w:name w:val="xl84"/>
    <w:basedOn w:val="1"/>
    <w:qFormat/>
    <w:uiPriority w:val="0"/>
    <w:pPr>
      <w:pBdr>
        <w:top w:val="single" w:color="auto" w:sz="8" w:space="0"/>
        <w:left w:val="single" w:color="auto" w:sz="4" w:space="0"/>
        <w:bottom w:val="single" w:color="auto" w:sz="4" w:space="0"/>
        <w:right w:val="single" w:color="auto" w:sz="8" w:space="0"/>
      </w:pBdr>
      <w:shd w:val="clear" w:color="auto" w:fill="99CCFF"/>
      <w:spacing w:before="100" w:beforeAutospacing="1" w:after="100" w:afterAutospacing="1"/>
      <w:jc w:val="center"/>
      <w:textAlignment w:val="bottom"/>
    </w:pPr>
    <w:rPr>
      <w:rFonts w:hint="eastAsia" w:ascii="黑体" w:hAnsi="Arial Unicode MS" w:eastAsia="黑体" w:cs="Arial Unicode MS"/>
      <w:sz w:val="28"/>
      <w:szCs w:val="28"/>
    </w:rPr>
  </w:style>
  <w:style w:type="paragraph" w:customStyle="1" w:styleId="295">
    <w:name w:val="font8"/>
    <w:basedOn w:val="1"/>
    <w:qFormat/>
    <w:uiPriority w:val="0"/>
    <w:pPr>
      <w:spacing w:before="100" w:beforeAutospacing="1" w:after="100" w:afterAutospacing="1"/>
    </w:pPr>
    <w:rPr>
      <w:rFonts w:ascii="Calibri" w:hAnsi="Calibri" w:eastAsia="Arial Unicode MS" w:cs="Calibri"/>
    </w:rPr>
  </w:style>
  <w:style w:type="paragraph" w:customStyle="1" w:styleId="296">
    <w:name w:val="content"/>
    <w:basedOn w:val="1"/>
    <w:qFormat/>
    <w:uiPriority w:val="0"/>
    <w:pPr>
      <w:spacing w:before="192" w:after="192" w:line="240" w:lineRule="atLeast"/>
      <w:ind w:left="192" w:right="192"/>
    </w:pPr>
    <w:rPr>
      <w:rFonts w:ascii="Arial" w:hAnsi="Arial" w:eastAsia="Arial Unicode MS" w:cs="Arial"/>
      <w:color w:val="153B63"/>
      <w:sz w:val="19"/>
      <w:szCs w:val="19"/>
    </w:rPr>
  </w:style>
  <w:style w:type="paragraph" w:customStyle="1" w:styleId="297">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rFonts w:ascii="Arial" w:hAnsi="Arial" w:eastAsia="Arial Unicode MS" w:cs="Arial"/>
      <w:sz w:val="20"/>
      <w:szCs w:val="20"/>
    </w:rPr>
  </w:style>
  <w:style w:type="paragraph" w:customStyle="1" w:styleId="298">
    <w:name w:val="xl87"/>
    <w:basedOn w:val="1"/>
    <w:qFormat/>
    <w:uiPriority w:val="0"/>
    <w:pPr>
      <w:pBdr>
        <w:top w:val="single" w:color="auto" w:sz="4" w:space="0"/>
        <w:left w:val="single" w:color="auto" w:sz="4" w:space="0"/>
        <w:bottom w:val="single" w:color="auto" w:sz="4" w:space="0"/>
        <w:right w:val="single" w:color="auto" w:sz="8" w:space="0"/>
      </w:pBdr>
      <w:shd w:val="clear" w:color="auto" w:fill="CCFFFF"/>
      <w:spacing w:before="100" w:beforeAutospacing="1" w:after="100" w:afterAutospacing="1"/>
      <w:jc w:val="right"/>
      <w:textAlignment w:val="bottom"/>
    </w:pPr>
    <w:rPr>
      <w:rFonts w:ascii="Arial Unicode MS" w:hAnsi="Arial Unicode MS" w:eastAsia="Arial Unicode MS" w:cs="Arial Unicode MS"/>
      <w:b/>
      <w:bCs/>
      <w:sz w:val="20"/>
      <w:szCs w:val="20"/>
    </w:rPr>
  </w:style>
  <w:style w:type="paragraph" w:customStyle="1" w:styleId="299">
    <w:name w:val="案例标题"/>
    <w:qFormat/>
    <w:uiPriority w:val="0"/>
    <w:pPr>
      <w:widowControl w:val="0"/>
      <w:autoSpaceDE w:val="0"/>
      <w:autoSpaceDN w:val="0"/>
      <w:adjustRightInd w:val="0"/>
      <w:spacing w:before="57" w:after="57" w:line="400" w:lineRule="atLeast"/>
      <w:jc w:val="center"/>
    </w:pPr>
    <w:rPr>
      <w:rFonts w:ascii="文鼎CS中宋" w:hAnsi="Calibri" w:eastAsia="文鼎CS中宋" w:cs="Calibri"/>
      <w:szCs w:val="24"/>
      <w:lang w:val="en-US" w:eastAsia="zh-CN" w:bidi="ar-SA"/>
    </w:rPr>
  </w:style>
  <w:style w:type="paragraph" w:customStyle="1" w:styleId="300">
    <w:name w:val="xl59"/>
    <w:basedOn w:val="1"/>
    <w:qFormat/>
    <w:uiPriority w:val="0"/>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01">
    <w:name w:val="font7"/>
    <w:basedOn w:val="1"/>
    <w:qFormat/>
    <w:uiPriority w:val="0"/>
    <w:pPr>
      <w:spacing w:before="100" w:beforeAutospacing="1" w:after="100" w:afterAutospacing="1"/>
    </w:pPr>
    <w:rPr>
      <w:rFonts w:hint="eastAsia" w:ascii="宋体" w:hAnsi="宋体" w:eastAsia="宋体" w:cs="Arial Unicode MS"/>
      <w:sz w:val="20"/>
      <w:szCs w:val="20"/>
    </w:rPr>
  </w:style>
  <w:style w:type="paragraph" w:customStyle="1" w:styleId="302">
    <w:name w:val="xl60"/>
    <w:basedOn w:val="1"/>
    <w:qFormat/>
    <w:uiPriority w:val="0"/>
    <w:pPr>
      <w:pBdr>
        <w:top w:val="single" w:color="auto" w:sz="4" w:space="0"/>
        <w:left w:val="single" w:color="auto" w:sz="8" w:space="0"/>
        <w:bottom w:val="single" w:color="auto" w:sz="4" w:space="0"/>
      </w:pBdr>
      <w:spacing w:before="100" w:beforeAutospacing="1" w:after="100" w:afterAutospacing="1"/>
      <w:jc w:val="center"/>
      <w:textAlignment w:val="bottom"/>
    </w:pPr>
    <w:rPr>
      <w:rFonts w:hint="eastAsia" w:ascii="黑体" w:hAnsi="Arial Unicode MS" w:eastAsia="黑体" w:cs="Arial Unicode MS"/>
      <w:b/>
      <w:bCs/>
      <w:color w:val="333399"/>
    </w:rPr>
  </w:style>
  <w:style w:type="paragraph" w:customStyle="1" w:styleId="303">
    <w:name w:val="xl80"/>
    <w:basedOn w:val="1"/>
    <w:qFormat/>
    <w:uiPriority w:val="0"/>
    <w:pPr>
      <w:pBdr>
        <w:top w:val="single" w:color="auto" w:sz="4" w:space="0"/>
        <w:bottom w:val="single" w:color="auto" w:sz="4" w:space="0"/>
        <w:right w:val="single" w:color="auto" w:sz="4" w:space="0"/>
      </w:pBdr>
      <w:shd w:val="clear" w:color="auto" w:fill="CCFFCC"/>
      <w:spacing w:before="100" w:beforeAutospacing="1" w:after="100" w:afterAutospacing="1"/>
      <w:jc w:val="center"/>
      <w:textAlignment w:val="top"/>
    </w:pPr>
    <w:rPr>
      <w:rFonts w:ascii="Arial" w:hAnsi="Arial" w:eastAsia="Arial Unicode MS" w:cs="Arial"/>
      <w:sz w:val="20"/>
      <w:szCs w:val="20"/>
    </w:rPr>
  </w:style>
  <w:style w:type="paragraph" w:customStyle="1" w:styleId="304">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bottom"/>
    </w:pPr>
    <w:rPr>
      <w:rFonts w:ascii="Arial Unicode MS" w:hAnsi="Arial Unicode MS" w:eastAsia="Arial Unicode MS" w:cs="Arial Unicode MS"/>
      <w:sz w:val="20"/>
      <w:szCs w:val="20"/>
    </w:rPr>
  </w:style>
  <w:style w:type="paragraph" w:customStyle="1" w:styleId="305">
    <w:name w:val="xl4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pPr>
    <w:rPr>
      <w:rFonts w:ascii="Arial" w:hAnsi="Arial" w:eastAsia="Arial Unicode MS" w:cs="Arial"/>
      <w:sz w:val="20"/>
      <w:szCs w:val="20"/>
    </w:rPr>
  </w:style>
  <w:style w:type="paragraph" w:customStyle="1" w:styleId="306">
    <w:name w:val="1册标题3"/>
    <w:basedOn w:val="1"/>
    <w:next w:val="1"/>
    <w:qFormat/>
    <w:uiPriority w:val="0"/>
    <w:pPr>
      <w:keepNext/>
      <w:keepLines/>
      <w:widowControl w:val="0"/>
      <w:adjustRightInd w:val="0"/>
      <w:spacing w:beforeLines="50" w:afterLines="50" w:line="300" w:lineRule="auto"/>
      <w:jc w:val="both"/>
      <w:textAlignment w:val="baseline"/>
      <w:outlineLvl w:val="2"/>
    </w:pPr>
    <w:rPr>
      <w:rFonts w:ascii="Arial" w:hAnsi="Arial" w:eastAsia="黑体" w:cs="Calibri"/>
      <w:sz w:val="30"/>
      <w:szCs w:val="20"/>
    </w:rPr>
  </w:style>
  <w:style w:type="paragraph" w:customStyle="1" w:styleId="307">
    <w:name w:val="abo_p"/>
    <w:basedOn w:val="1"/>
    <w:qFormat/>
    <w:uiPriority w:val="0"/>
    <w:pPr>
      <w:spacing w:line="375" w:lineRule="atLeast"/>
    </w:pPr>
    <w:rPr>
      <w:rFonts w:ascii="宋体" w:hAnsi="宋体" w:eastAsia="宋体" w:cs="宋体"/>
      <w:color w:val="333333"/>
      <w:sz w:val="21"/>
      <w:szCs w:val="21"/>
    </w:rPr>
  </w:style>
  <w:style w:type="paragraph" w:customStyle="1" w:styleId="308">
    <w:name w:val="表格内文字"/>
    <w:basedOn w:val="1"/>
    <w:qFormat/>
    <w:uiPriority w:val="0"/>
    <w:pPr>
      <w:widowControl w:val="0"/>
      <w:jc w:val="both"/>
    </w:pPr>
    <w:rPr>
      <w:rFonts w:ascii="Calibri" w:hAnsi="Calibri" w:eastAsia="宋体" w:cs="Calibri"/>
      <w:kern w:val="2"/>
      <w:szCs w:val="20"/>
    </w:rPr>
  </w:style>
  <w:style w:type="paragraph" w:customStyle="1" w:styleId="309">
    <w:name w:val="节名"/>
    <w:qFormat/>
    <w:uiPriority w:val="0"/>
    <w:pPr>
      <w:widowControl w:val="0"/>
      <w:autoSpaceDE w:val="0"/>
      <w:autoSpaceDN w:val="0"/>
      <w:adjustRightInd w:val="0"/>
      <w:spacing w:line="940" w:lineRule="atLeast"/>
      <w:jc w:val="center"/>
    </w:pPr>
    <w:rPr>
      <w:rFonts w:ascii="文鼎CS楷体" w:hAnsi="Calibri" w:eastAsia="文鼎CS楷体" w:cs="Calibri"/>
      <w:b/>
      <w:bCs/>
      <w:color w:val="000000"/>
      <w:sz w:val="44"/>
      <w:szCs w:val="44"/>
      <w:lang w:val="en-US" w:eastAsia="zh-CN" w:bidi="ar-SA"/>
    </w:rPr>
  </w:style>
  <w:style w:type="paragraph" w:customStyle="1" w:styleId="310">
    <w:name w:val="默认段落字体 Para Char Char Char Char"/>
    <w:basedOn w:val="1"/>
    <w:qFormat/>
    <w:uiPriority w:val="0"/>
    <w:pPr>
      <w:widowControl w:val="0"/>
      <w:jc w:val="both"/>
    </w:pPr>
    <w:rPr>
      <w:rFonts w:ascii="Calibri" w:hAnsi="Calibri" w:eastAsia="宋体" w:cs="Calibri"/>
      <w:kern w:val="2"/>
      <w:sz w:val="21"/>
    </w:rPr>
  </w:style>
  <w:style w:type="paragraph" w:customStyle="1" w:styleId="311">
    <w:name w:val="xl38"/>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top"/>
    </w:pPr>
    <w:rPr>
      <w:rFonts w:ascii="Arial" w:hAnsi="Arial" w:eastAsia="Arial Unicode MS" w:cs="Arial"/>
      <w:sz w:val="20"/>
      <w:szCs w:val="20"/>
    </w:rPr>
  </w:style>
  <w:style w:type="paragraph" w:customStyle="1" w:styleId="312">
    <w:name w:val="xl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color w:val="000000"/>
      <w:sz w:val="20"/>
      <w:szCs w:val="20"/>
    </w:rPr>
  </w:style>
  <w:style w:type="paragraph" w:customStyle="1" w:styleId="313">
    <w:name w:val="font10"/>
    <w:basedOn w:val="1"/>
    <w:qFormat/>
    <w:uiPriority w:val="0"/>
    <w:pPr>
      <w:spacing w:before="100" w:beforeAutospacing="1" w:after="100" w:afterAutospacing="1"/>
    </w:pPr>
    <w:rPr>
      <w:rFonts w:ascii="Calibri" w:hAnsi="Calibri" w:eastAsia="Arial Unicode MS" w:cs="Calibri"/>
      <w:sz w:val="20"/>
      <w:szCs w:val="20"/>
    </w:rPr>
  </w:style>
  <w:style w:type="paragraph" w:customStyle="1" w:styleId="314">
    <w:name w:val="电子编码"/>
    <w:basedOn w:val="1"/>
    <w:qFormat/>
    <w:uiPriority w:val="0"/>
    <w:pPr>
      <w:widowControl w:val="0"/>
      <w:autoSpaceDE w:val="0"/>
      <w:autoSpaceDN w:val="0"/>
      <w:adjustRightInd w:val="0"/>
      <w:spacing w:before="170" w:after="170" w:line="360" w:lineRule="auto"/>
      <w:jc w:val="both"/>
    </w:pPr>
    <w:rPr>
      <w:rFonts w:ascii="幼圆" w:hAnsi="Calibri" w:eastAsia="幼圆" w:cs="Calibri"/>
      <w:b/>
      <w:bCs/>
      <w:color w:val="000000"/>
      <w:sz w:val="22"/>
      <w:szCs w:val="20"/>
    </w:rPr>
  </w:style>
  <w:style w:type="paragraph" w:customStyle="1" w:styleId="315">
    <w:name w:val="样式 标题 + (中文) 黑体 五号 非加粗 段前: 6 磅 段后: 6 磅"/>
    <w:basedOn w:val="47"/>
    <w:qFormat/>
    <w:uiPriority w:val="0"/>
    <w:pPr>
      <w:adjustRightInd w:val="0"/>
      <w:snapToGrid w:val="0"/>
      <w:spacing w:before="0" w:after="0" w:line="600" w:lineRule="exact"/>
      <w:outlineLvl w:val="9"/>
    </w:pPr>
    <w:rPr>
      <w:rFonts w:ascii="黑体" w:hAnsi="Times New Roman" w:eastAsia="黑体" w:cs="Times New Roman"/>
      <w:b w:val="0"/>
      <w:bCs w:val="0"/>
      <w:szCs w:val="20"/>
    </w:rPr>
  </w:style>
  <w:style w:type="paragraph" w:customStyle="1" w:styleId="316">
    <w:name w:val="日期1"/>
    <w:basedOn w:val="1"/>
    <w:next w:val="1"/>
    <w:qFormat/>
    <w:uiPriority w:val="0"/>
    <w:pPr>
      <w:widowControl w:val="0"/>
      <w:adjustRightInd w:val="0"/>
      <w:spacing w:line="360" w:lineRule="auto"/>
      <w:jc w:val="both"/>
      <w:textAlignment w:val="baseline"/>
    </w:pPr>
    <w:rPr>
      <w:rFonts w:ascii="宋体" w:hAnsi="Calibri" w:eastAsia="宋体" w:cs="Calibri"/>
      <w:spacing w:val="2"/>
      <w:kern w:val="2"/>
      <w:szCs w:val="20"/>
    </w:rPr>
  </w:style>
  <w:style w:type="paragraph" w:customStyle="1" w:styleId="317">
    <w:name w:val="正文BIAO"/>
    <w:basedOn w:val="1"/>
    <w:qFormat/>
    <w:uiPriority w:val="0"/>
    <w:pPr>
      <w:widowControl w:val="0"/>
      <w:tabs>
        <w:tab w:val="left" w:pos="360"/>
        <w:tab w:val="left" w:pos="720"/>
      </w:tabs>
      <w:spacing w:beforeLines="50" w:afterLines="50" w:line="360" w:lineRule="auto"/>
      <w:ind w:left="720" w:hanging="360"/>
      <w:jc w:val="both"/>
    </w:pPr>
    <w:rPr>
      <w:rFonts w:ascii="Calibri" w:hAnsi="Calibri" w:eastAsia="黑体" w:cs="Calibri"/>
      <w:kern w:val="2"/>
    </w:rPr>
  </w:style>
  <w:style w:type="paragraph" w:customStyle="1" w:styleId="318">
    <w:name w:val="xl62"/>
    <w:basedOn w:val="1"/>
    <w:qFormat/>
    <w:uiPriority w:val="0"/>
    <w:pPr>
      <w:pBdr>
        <w:top w:val="single" w:color="auto" w:sz="4" w:space="0"/>
        <w:left w:val="single" w:color="auto" w:sz="8" w:space="0"/>
        <w:bottom w:val="single" w:color="auto" w:sz="4" w:space="0"/>
      </w:pBdr>
      <w:spacing w:before="100" w:beforeAutospacing="1" w:after="100" w:afterAutospacing="1"/>
      <w:jc w:val="center"/>
      <w:textAlignment w:val="bottom"/>
    </w:pPr>
    <w:rPr>
      <w:rFonts w:ascii="Calibri" w:hAnsi="Calibri" w:eastAsia="Arial Unicode MS" w:cs="Calibri"/>
      <w:b/>
      <w:bCs/>
      <w:color w:val="333399"/>
    </w:rPr>
  </w:style>
  <w:style w:type="paragraph" w:customStyle="1" w:styleId="319">
    <w:name w:val="标题5"/>
    <w:basedOn w:val="6"/>
    <w:qFormat/>
    <w:uiPriority w:val="0"/>
    <w:pPr>
      <w:widowControl w:val="0"/>
      <w:spacing w:before="156" w:after="156" w:line="180" w:lineRule="atLeast"/>
      <w:jc w:val="both"/>
    </w:pPr>
    <w:rPr>
      <w:rFonts w:ascii="Times New Roman" w:hAnsi="Times New Roman" w:eastAsia="宋体" w:cs="Calibri"/>
      <w:b w:val="0"/>
      <w:bCs w:val="0"/>
      <w:kern w:val="2"/>
      <w:sz w:val="24"/>
      <w:szCs w:val="20"/>
    </w:rPr>
  </w:style>
  <w:style w:type="paragraph" w:customStyle="1" w:styleId="320">
    <w:name w:val="xl50"/>
    <w:basedOn w:val="1"/>
    <w:qFormat/>
    <w:uiPriority w:val="0"/>
    <w:pPr>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jc w:val="center"/>
    </w:pPr>
    <w:rPr>
      <w:rFonts w:hint="eastAsia" w:ascii="黑体" w:hAnsi="Arial Unicode MS" w:eastAsia="黑体" w:cs="Arial Unicode MS"/>
    </w:rPr>
  </w:style>
  <w:style w:type="paragraph" w:customStyle="1" w:styleId="321">
    <w:name w:val="xl86"/>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right"/>
      <w:textAlignment w:val="top"/>
    </w:pPr>
    <w:rPr>
      <w:rFonts w:ascii="Arial Unicode MS" w:hAnsi="Arial Unicode MS" w:eastAsia="Arial Unicode MS" w:cs="Arial Unicode MS"/>
      <w:sz w:val="20"/>
      <w:szCs w:val="20"/>
    </w:rPr>
  </w:style>
  <w:style w:type="paragraph" w:customStyle="1" w:styleId="322">
    <w:name w:val="说明文字"/>
    <w:qFormat/>
    <w:uiPriority w:val="0"/>
    <w:pPr>
      <w:widowControl w:val="0"/>
      <w:autoSpaceDE w:val="0"/>
      <w:autoSpaceDN w:val="0"/>
      <w:adjustRightInd w:val="0"/>
      <w:spacing w:line="400" w:lineRule="atLeast"/>
      <w:ind w:firstLine="425"/>
      <w:jc w:val="both"/>
    </w:pPr>
    <w:rPr>
      <w:rFonts w:ascii="文鼎CS楷体" w:hAnsi="Calibri" w:eastAsia="文鼎CS楷体" w:cs="Calibri"/>
      <w:color w:val="000000"/>
      <w:sz w:val="22"/>
      <w:szCs w:val="22"/>
      <w:lang w:val="en-US" w:eastAsia="zh-CN" w:bidi="ar-SA"/>
    </w:rPr>
  </w:style>
  <w:style w:type="paragraph" w:customStyle="1" w:styleId="323">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24">
    <w:name w:val="段落"/>
    <w:basedOn w:val="1"/>
    <w:qFormat/>
    <w:uiPriority w:val="0"/>
    <w:pPr>
      <w:widowControl w:val="0"/>
      <w:spacing w:before="120" w:after="120" w:line="0" w:lineRule="atLeast"/>
      <w:ind w:firstLine="567"/>
      <w:jc w:val="both"/>
    </w:pPr>
    <w:rPr>
      <w:rFonts w:ascii="Calibri" w:hAnsi="Calibri" w:eastAsia="宋体" w:cs="Calibri"/>
      <w:kern w:val="2"/>
      <w:sz w:val="28"/>
      <w:szCs w:val="20"/>
    </w:rPr>
  </w:style>
  <w:style w:type="paragraph" w:customStyle="1" w:styleId="325">
    <w:name w:val="Char Char Char Char Char Char Char Char Char Char Char Char Char Char Char Char"/>
    <w:basedOn w:val="1"/>
    <w:qFormat/>
    <w:uiPriority w:val="0"/>
    <w:pPr>
      <w:widowControl w:val="0"/>
      <w:tabs>
        <w:tab w:val="left" w:pos="360"/>
      </w:tabs>
      <w:spacing w:line="360" w:lineRule="auto"/>
      <w:ind w:left="482" w:firstLine="200" w:firstLineChars="200"/>
      <w:jc w:val="both"/>
    </w:pPr>
    <w:rPr>
      <w:rFonts w:ascii="宋体" w:hAnsi="Calibri" w:eastAsia="宋体" w:cs="Calibri"/>
      <w:kern w:val="2"/>
    </w:rPr>
  </w:style>
  <w:style w:type="paragraph" w:customStyle="1" w:styleId="326">
    <w:name w:val="font9"/>
    <w:basedOn w:val="1"/>
    <w:qFormat/>
    <w:uiPriority w:val="0"/>
    <w:pPr>
      <w:spacing w:before="100" w:beforeAutospacing="1" w:after="100" w:afterAutospacing="1"/>
    </w:pPr>
    <w:rPr>
      <w:rFonts w:hint="eastAsia" w:ascii="黑体" w:hAnsi="Arial Unicode MS" w:eastAsia="黑体" w:cs="Arial Unicode MS"/>
      <w:b/>
      <w:bCs/>
      <w:color w:val="333399"/>
    </w:rPr>
  </w:style>
  <w:style w:type="paragraph" w:customStyle="1" w:styleId="327">
    <w:name w:val="表格文本"/>
    <w:qFormat/>
    <w:uiPriority w:val="0"/>
    <w:pPr>
      <w:tabs>
        <w:tab w:val="decimal" w:pos="0"/>
      </w:tabs>
    </w:pPr>
    <w:rPr>
      <w:rFonts w:ascii="Arial" w:hAnsi="Arial" w:eastAsia="宋体" w:cs="Calibri"/>
      <w:sz w:val="21"/>
      <w:szCs w:val="21"/>
      <w:lang w:val="en-US" w:eastAsia="zh-CN" w:bidi="ar-SA"/>
    </w:rPr>
  </w:style>
  <w:style w:type="paragraph" w:customStyle="1" w:styleId="328">
    <w:name w:val="xl57"/>
    <w:basedOn w:val="1"/>
    <w:qFormat/>
    <w:uiPriority w:val="0"/>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29">
    <w:name w:val="正文（不缩进）"/>
    <w:basedOn w:val="1"/>
    <w:qFormat/>
    <w:uiPriority w:val="0"/>
    <w:pPr>
      <w:widowControl w:val="0"/>
      <w:tabs>
        <w:tab w:val="left" w:pos="420"/>
      </w:tabs>
      <w:spacing w:line="360" w:lineRule="auto"/>
      <w:jc w:val="both"/>
    </w:pPr>
    <w:rPr>
      <w:rFonts w:ascii="Calibri" w:hAnsi="Calibri" w:eastAsia="宋体" w:cs="Calibri"/>
      <w:kern w:val="2"/>
      <w:szCs w:val="20"/>
    </w:rPr>
  </w:style>
  <w:style w:type="paragraph" w:customStyle="1" w:styleId="330">
    <w:name w:val="xl2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31">
    <w:name w:val="xl67"/>
    <w:basedOn w:val="1"/>
    <w:qFormat/>
    <w:uiPriority w:val="0"/>
    <w:pPr>
      <w:pBdr>
        <w:top w:val="single" w:color="auto" w:sz="4" w:space="0"/>
        <w:bottom w:val="single" w:color="auto" w:sz="4" w:space="0"/>
      </w:pBdr>
      <w:spacing w:before="100" w:beforeAutospacing="1" w:after="100" w:afterAutospacing="1"/>
      <w:jc w:val="center"/>
      <w:textAlignment w:val="bottom"/>
    </w:pPr>
    <w:rPr>
      <w:rFonts w:hint="eastAsia" w:ascii="黑体" w:hAnsi="Arial Unicode MS" w:eastAsia="黑体" w:cs="Arial Unicode MS"/>
      <w:color w:val="000080"/>
    </w:rPr>
  </w:style>
  <w:style w:type="paragraph" w:customStyle="1" w:styleId="332">
    <w:name w:val="xl55"/>
    <w:basedOn w:val="1"/>
    <w:qFormat/>
    <w:uiPriority w:val="0"/>
    <w:pPr>
      <w:pBdr>
        <w:top w:val="single" w:color="auto" w:sz="4" w:space="0"/>
        <w:left w:val="single" w:color="auto" w:sz="4" w:space="0"/>
        <w:bottom w:val="single" w:color="auto" w:sz="4" w:space="0"/>
        <w:right w:val="single" w:color="auto" w:sz="8" w:space="0"/>
      </w:pBdr>
      <w:shd w:val="clear" w:color="auto" w:fill="CCFFFF"/>
      <w:spacing w:before="100" w:beforeAutospacing="1" w:after="100" w:afterAutospacing="1"/>
    </w:pPr>
    <w:rPr>
      <w:rFonts w:ascii="Arial Unicode MS" w:hAnsi="Arial Unicode MS" w:eastAsia="Arial Unicode MS" w:cs="Arial Unicode MS"/>
    </w:rPr>
  </w:style>
  <w:style w:type="paragraph" w:customStyle="1" w:styleId="333">
    <w:name w:val="图表文字"/>
    <w:basedOn w:val="1"/>
    <w:qFormat/>
    <w:uiPriority w:val="0"/>
    <w:pPr>
      <w:widowControl w:val="0"/>
      <w:jc w:val="both"/>
    </w:pPr>
    <w:rPr>
      <w:rFonts w:ascii="Calibri" w:hAnsi="Calibri" w:eastAsia="宋体" w:cs="Calibri"/>
      <w:kern w:val="2"/>
      <w:sz w:val="21"/>
      <w:szCs w:val="20"/>
    </w:rPr>
  </w:style>
  <w:style w:type="paragraph" w:customStyle="1" w:styleId="334">
    <w:name w:val="2册标题2"/>
    <w:basedOn w:val="1"/>
    <w:next w:val="1"/>
    <w:qFormat/>
    <w:uiPriority w:val="0"/>
    <w:pPr>
      <w:widowControl w:val="0"/>
      <w:spacing w:beforeLines="50" w:afterLines="50" w:line="300" w:lineRule="auto"/>
      <w:jc w:val="both"/>
      <w:outlineLvl w:val="1"/>
    </w:pPr>
    <w:rPr>
      <w:rFonts w:ascii="Arial" w:hAnsi="Arial" w:eastAsia="黑体" w:cs="Calibri"/>
      <w:kern w:val="2"/>
      <w:sz w:val="30"/>
      <w:szCs w:val="30"/>
    </w:rPr>
  </w:style>
  <w:style w:type="paragraph" w:customStyle="1" w:styleId="335">
    <w:name w:val="xl45"/>
    <w:basedOn w:val="1"/>
    <w:qFormat/>
    <w:uiPriority w:val="0"/>
    <w:pPr>
      <w:pBdr>
        <w:top w:val="single" w:color="auto" w:sz="8" w:space="0"/>
        <w:left w:val="single" w:color="auto" w:sz="8" w:space="0"/>
        <w:bottom w:val="single" w:color="auto" w:sz="4" w:space="0"/>
        <w:right w:val="single" w:color="auto" w:sz="4" w:space="0"/>
      </w:pBdr>
      <w:shd w:val="clear" w:color="auto" w:fill="99CCFF"/>
      <w:spacing w:before="100" w:beforeAutospacing="1" w:after="100" w:afterAutospacing="1"/>
      <w:jc w:val="center"/>
      <w:textAlignment w:val="bottom"/>
    </w:pPr>
    <w:rPr>
      <w:rFonts w:hint="eastAsia" w:ascii="黑体" w:hAnsi="Arial Unicode MS" w:eastAsia="黑体" w:cs="Arial Unicode MS"/>
    </w:rPr>
  </w:style>
  <w:style w:type="paragraph" w:customStyle="1" w:styleId="336">
    <w:name w:val="xl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bottom"/>
    </w:pPr>
    <w:rPr>
      <w:rFonts w:ascii="Arial" w:hAnsi="Arial" w:eastAsia="Arial Unicode MS" w:cs="Arial"/>
      <w:sz w:val="20"/>
      <w:szCs w:val="20"/>
    </w:rPr>
  </w:style>
  <w:style w:type="paragraph" w:customStyle="1" w:styleId="337">
    <w:name w:val="xl68"/>
    <w:basedOn w:val="1"/>
    <w:qFormat/>
    <w:uiPriority w:val="0"/>
    <w:pPr>
      <w:pBdr>
        <w:top w:val="single" w:color="auto" w:sz="4" w:space="0"/>
        <w:bottom w:val="single" w:color="auto" w:sz="4" w:space="0"/>
        <w:right w:val="single" w:color="auto" w:sz="8" w:space="0"/>
      </w:pBdr>
      <w:spacing w:before="100" w:beforeAutospacing="1" w:after="100" w:afterAutospacing="1"/>
      <w:jc w:val="center"/>
      <w:textAlignment w:val="bottom"/>
    </w:pPr>
    <w:rPr>
      <w:rFonts w:hint="eastAsia" w:ascii="黑体" w:hAnsi="Arial Unicode MS" w:eastAsia="黑体" w:cs="Arial Unicode MS"/>
      <w:color w:val="000080"/>
    </w:rPr>
  </w:style>
  <w:style w:type="paragraph" w:customStyle="1" w:styleId="338">
    <w:name w:val="一般正文"/>
    <w:basedOn w:val="1"/>
    <w:qFormat/>
    <w:uiPriority w:val="0"/>
    <w:pPr>
      <w:widowControl w:val="0"/>
      <w:spacing w:before="120" w:after="120" w:line="0" w:lineRule="atLeast"/>
      <w:jc w:val="both"/>
    </w:pPr>
    <w:rPr>
      <w:rFonts w:ascii="Calibri" w:hAnsi="Calibri" w:eastAsia="宋体" w:cs="Calibri"/>
      <w:kern w:val="2"/>
      <w:sz w:val="28"/>
      <w:szCs w:val="20"/>
    </w:rPr>
  </w:style>
  <w:style w:type="paragraph" w:customStyle="1" w:styleId="339">
    <w:name w:val="Char Char Char Char2"/>
    <w:basedOn w:val="1"/>
    <w:qFormat/>
    <w:uiPriority w:val="0"/>
    <w:pPr>
      <w:spacing w:after="160" w:line="240" w:lineRule="exact"/>
    </w:pPr>
    <w:rPr>
      <w:rFonts w:ascii="Verdana" w:hAnsi="Verdana" w:eastAsia="仿宋_GB2312" w:cs="Calibri"/>
      <w:szCs w:val="20"/>
      <w:lang w:eastAsia="en-US"/>
    </w:rPr>
  </w:style>
  <w:style w:type="paragraph" w:customStyle="1" w:styleId="340">
    <w:name w:val="Char1 Char Char Char Char Char Char"/>
    <w:basedOn w:val="1"/>
    <w:qFormat/>
    <w:uiPriority w:val="0"/>
    <w:pPr>
      <w:spacing w:after="160" w:line="240" w:lineRule="exact"/>
    </w:pPr>
    <w:rPr>
      <w:rFonts w:ascii="Calibri" w:hAnsi="Calibri" w:eastAsia="宋体" w:cs="Calibri"/>
      <w:kern w:val="2"/>
      <w:sz w:val="21"/>
      <w:szCs w:val="20"/>
    </w:rPr>
  </w:style>
  <w:style w:type="paragraph" w:customStyle="1" w:styleId="341">
    <w:name w:val="_Style 1"/>
    <w:basedOn w:val="1"/>
    <w:qFormat/>
    <w:uiPriority w:val="34"/>
    <w:pPr>
      <w:widowControl w:val="0"/>
      <w:ind w:firstLine="420" w:firstLineChars="200"/>
      <w:jc w:val="both"/>
    </w:pPr>
    <w:rPr>
      <w:rFonts w:ascii="Calibri" w:hAnsi="Calibri" w:eastAsia="宋体" w:cs="Calibri"/>
      <w:kern w:val="2"/>
      <w:sz w:val="21"/>
    </w:rPr>
  </w:style>
  <w:style w:type="paragraph" w:customStyle="1" w:styleId="342">
    <w:name w:val="xl85"/>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bottom"/>
    </w:pPr>
    <w:rPr>
      <w:rFonts w:hint="eastAsia" w:ascii="黑体" w:hAnsi="Arial Unicode MS" w:eastAsia="黑体" w:cs="Arial Unicode MS"/>
      <w:color w:val="000080"/>
    </w:rPr>
  </w:style>
  <w:style w:type="paragraph" w:customStyle="1" w:styleId="343">
    <w:name w:val="xl78"/>
    <w:basedOn w:val="1"/>
    <w:qFormat/>
    <w:uiPriority w:val="0"/>
    <w:pPr>
      <w:pBdr>
        <w:top w:val="single" w:color="auto" w:sz="4" w:space="0"/>
        <w:bottom w:val="single" w:color="auto" w:sz="4" w:space="0"/>
      </w:pBdr>
      <w:shd w:val="clear" w:color="auto" w:fill="CCFFCC"/>
      <w:spacing w:before="100" w:beforeAutospacing="1" w:after="100" w:afterAutospacing="1"/>
      <w:jc w:val="both"/>
      <w:textAlignment w:val="top"/>
    </w:pPr>
    <w:rPr>
      <w:rFonts w:ascii="Arial" w:hAnsi="Arial" w:eastAsia="Arial Unicode MS" w:cs="Arial"/>
      <w:sz w:val="20"/>
      <w:szCs w:val="20"/>
    </w:rPr>
  </w:style>
  <w:style w:type="paragraph" w:customStyle="1" w:styleId="344">
    <w:name w:val="xl35"/>
    <w:basedOn w:val="1"/>
    <w:qFormat/>
    <w:uiPriority w:val="0"/>
    <w:pPr>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bottom"/>
    </w:pPr>
    <w:rPr>
      <w:rFonts w:hint="eastAsia" w:ascii="黑体" w:hAnsi="Arial Unicode MS" w:eastAsia="黑体" w:cs="Arial Unicode MS"/>
    </w:rPr>
  </w:style>
  <w:style w:type="paragraph" w:customStyle="1" w:styleId="345">
    <w:name w:val="xl3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bottom"/>
    </w:pPr>
    <w:rPr>
      <w:rFonts w:ascii="Calibri" w:hAnsi="Calibri" w:eastAsia="Arial Unicode MS" w:cs="Calibri"/>
      <w:sz w:val="20"/>
      <w:szCs w:val="20"/>
    </w:rPr>
  </w:style>
  <w:style w:type="paragraph" w:customStyle="1" w:styleId="346">
    <w:name w:val="小标题3"/>
    <w:basedOn w:val="1"/>
    <w:qFormat/>
    <w:uiPriority w:val="0"/>
    <w:pPr>
      <w:widowControl w:val="0"/>
      <w:autoSpaceDE w:val="0"/>
      <w:autoSpaceDN w:val="0"/>
      <w:adjustRightInd w:val="0"/>
      <w:spacing w:line="400" w:lineRule="atLeast"/>
      <w:ind w:firstLine="510"/>
      <w:jc w:val="both"/>
    </w:pPr>
    <w:rPr>
      <w:rFonts w:ascii="文鼎CS楷体" w:hAnsi="Calibri" w:eastAsia="文鼎CS楷体" w:cs="Calibri"/>
      <w:sz w:val="22"/>
      <w:szCs w:val="22"/>
    </w:rPr>
  </w:style>
  <w:style w:type="paragraph" w:customStyle="1" w:styleId="347">
    <w:name w:val="小标题1"/>
    <w:basedOn w:val="348"/>
    <w:qFormat/>
    <w:uiPriority w:val="0"/>
    <w:pPr>
      <w:ind w:left="556" w:hanging="556"/>
      <w:jc w:val="both"/>
    </w:pPr>
    <w:rPr>
      <w:rFonts w:ascii="文鼎CS楷体" w:eastAsia="文鼎CS楷体"/>
      <w:sz w:val="26"/>
      <w:szCs w:val="26"/>
    </w:rPr>
  </w:style>
  <w:style w:type="paragraph" w:customStyle="1" w:styleId="348">
    <w:name w:val="大标题"/>
    <w:qFormat/>
    <w:uiPriority w:val="0"/>
    <w:pPr>
      <w:widowControl w:val="0"/>
      <w:autoSpaceDE w:val="0"/>
      <w:autoSpaceDN w:val="0"/>
      <w:adjustRightInd w:val="0"/>
      <w:jc w:val="center"/>
    </w:pPr>
    <w:rPr>
      <w:rFonts w:ascii="文鼎CS中黑" w:hAnsi="Calibri" w:eastAsia="文鼎CS中黑" w:cs="Calibri"/>
      <w:sz w:val="36"/>
      <w:szCs w:val="36"/>
      <w:lang w:val="en-US" w:eastAsia="zh-CN" w:bidi="ar-SA"/>
    </w:rPr>
  </w:style>
  <w:style w:type="paragraph" w:customStyle="1" w:styleId="349">
    <w:name w:val="xl75"/>
    <w:basedOn w:val="1"/>
    <w:qFormat/>
    <w:uiPriority w:val="0"/>
    <w:pPr>
      <w:pBdr>
        <w:top w:val="single" w:color="auto" w:sz="4" w:space="0"/>
        <w:bottom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50">
    <w:name w:val="xl4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sz w:val="20"/>
      <w:szCs w:val="20"/>
    </w:rPr>
  </w:style>
  <w:style w:type="paragraph" w:customStyle="1" w:styleId="351">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eastAsia="Arial Unicode MS" w:cs="Arial Unicode MS"/>
      <w:sz w:val="20"/>
      <w:szCs w:val="20"/>
    </w:rPr>
  </w:style>
  <w:style w:type="paragraph" w:customStyle="1" w:styleId="352">
    <w:name w:val="1册标题2"/>
    <w:basedOn w:val="1"/>
    <w:next w:val="1"/>
    <w:qFormat/>
    <w:uiPriority w:val="0"/>
    <w:pPr>
      <w:widowControl w:val="0"/>
      <w:adjustRightInd w:val="0"/>
      <w:spacing w:beforeLines="50" w:afterLines="50" w:line="300" w:lineRule="auto"/>
      <w:jc w:val="center"/>
      <w:textAlignment w:val="baseline"/>
      <w:outlineLvl w:val="1"/>
    </w:pPr>
    <w:rPr>
      <w:rFonts w:ascii="Arial" w:hAnsi="Arial" w:eastAsia="黑体" w:cs="Calibri"/>
      <w:bCs/>
      <w:sz w:val="32"/>
    </w:rPr>
  </w:style>
  <w:style w:type="paragraph" w:customStyle="1" w:styleId="353">
    <w:name w:val="xl61"/>
    <w:basedOn w:val="1"/>
    <w:qFormat/>
    <w:uiPriority w:val="0"/>
    <w:pPr>
      <w:pBdr>
        <w:top w:val="single" w:color="auto" w:sz="4" w:space="0"/>
        <w:bottom w:val="single" w:color="auto" w:sz="4" w:space="0"/>
        <w:right w:val="single" w:color="auto" w:sz="8" w:space="0"/>
      </w:pBdr>
      <w:spacing w:before="100" w:beforeAutospacing="1" w:after="100" w:afterAutospacing="1"/>
      <w:jc w:val="center"/>
      <w:textAlignment w:val="bottom"/>
    </w:pPr>
    <w:rPr>
      <w:rFonts w:hint="eastAsia" w:ascii="黑体" w:hAnsi="Arial Unicode MS" w:eastAsia="黑体" w:cs="Arial Unicode MS"/>
      <w:b/>
      <w:bCs/>
      <w:color w:val="333399"/>
    </w:rPr>
  </w:style>
  <w:style w:type="paragraph" w:customStyle="1" w:styleId="354">
    <w:name w:val="xl88"/>
    <w:basedOn w:val="1"/>
    <w:qFormat/>
    <w:uiPriority w:val="0"/>
    <w:pPr>
      <w:pBdr>
        <w:top w:val="single" w:color="auto" w:sz="4" w:space="0"/>
        <w:left w:val="single" w:color="auto" w:sz="4" w:space="0"/>
        <w:bottom w:val="single" w:color="auto" w:sz="8" w:space="0"/>
        <w:right w:val="single" w:color="auto" w:sz="8" w:space="0"/>
      </w:pBdr>
      <w:shd w:val="clear" w:color="auto" w:fill="FFCC99"/>
      <w:spacing w:before="100" w:beforeAutospacing="1" w:after="100" w:afterAutospacing="1"/>
      <w:jc w:val="right"/>
      <w:textAlignment w:val="bottom"/>
    </w:pPr>
    <w:rPr>
      <w:rFonts w:hint="eastAsia" w:ascii="黑体" w:hAnsi="Arial Unicode MS" w:eastAsia="黑体" w:cs="Arial Unicode MS"/>
      <w:b/>
      <w:bCs/>
    </w:rPr>
  </w:style>
  <w:style w:type="paragraph" w:customStyle="1" w:styleId="355">
    <w:name w:val="1节名"/>
    <w:qFormat/>
    <w:uiPriority w:val="0"/>
    <w:pPr>
      <w:widowControl w:val="0"/>
      <w:autoSpaceDE w:val="0"/>
      <w:autoSpaceDN w:val="0"/>
      <w:adjustRightInd w:val="0"/>
      <w:spacing w:line="940" w:lineRule="atLeast"/>
      <w:jc w:val="center"/>
    </w:pPr>
    <w:rPr>
      <w:rFonts w:ascii="文鼎CS楷体" w:hAnsi="Calibri" w:eastAsia="文鼎CS楷体" w:cs="Calibri"/>
      <w:b/>
      <w:bCs/>
      <w:color w:val="000000"/>
      <w:sz w:val="44"/>
      <w:szCs w:val="44"/>
      <w:lang w:val="en-US" w:eastAsia="zh-CN" w:bidi="ar-SA"/>
    </w:rPr>
  </w:style>
  <w:style w:type="paragraph" w:customStyle="1" w:styleId="356">
    <w:name w:val="xl76"/>
    <w:basedOn w:val="1"/>
    <w:qFormat/>
    <w:uiPriority w:val="0"/>
    <w:pPr>
      <w:pBdr>
        <w:top w:val="single" w:color="auto" w:sz="4"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57">
    <w:name w:val="doc-a"/>
    <w:basedOn w:val="1"/>
    <w:qFormat/>
    <w:uiPriority w:val="0"/>
    <w:pPr>
      <w:spacing w:before="100" w:beforeAutospacing="1" w:after="100" w:afterAutospacing="1"/>
      <w:ind w:firstLine="480"/>
    </w:pPr>
    <w:rPr>
      <w:rFonts w:ascii="微软雅黑" w:hAnsi="微软雅黑" w:eastAsia="微软雅黑" w:cs="宋体"/>
      <w:sz w:val="21"/>
      <w:szCs w:val="21"/>
    </w:rPr>
  </w:style>
  <w:style w:type="paragraph" w:customStyle="1" w:styleId="358">
    <w:name w:val="p9"/>
    <w:basedOn w:val="1"/>
    <w:qFormat/>
    <w:uiPriority w:val="0"/>
    <w:pPr>
      <w:spacing w:before="100" w:beforeAutospacing="1" w:after="100" w:afterAutospacing="1"/>
    </w:pPr>
    <w:rPr>
      <w:rFonts w:ascii="Calibri" w:hAnsi="Calibri" w:eastAsia="Arial Unicode MS" w:cs="Calibri"/>
      <w:color w:val="000000"/>
      <w:sz w:val="18"/>
      <w:szCs w:val="18"/>
    </w:rPr>
  </w:style>
  <w:style w:type="paragraph" w:customStyle="1" w:styleId="359">
    <w:name w:val="案例一级标题"/>
    <w:qFormat/>
    <w:uiPriority w:val="0"/>
    <w:pPr>
      <w:widowControl w:val="0"/>
      <w:autoSpaceDE w:val="0"/>
      <w:autoSpaceDN w:val="0"/>
      <w:adjustRightInd w:val="0"/>
      <w:spacing w:line="400" w:lineRule="atLeast"/>
      <w:ind w:firstLine="425"/>
      <w:jc w:val="both"/>
    </w:pPr>
    <w:rPr>
      <w:rFonts w:ascii="文鼎CS中黑" w:hAnsi="Calibri" w:eastAsia="文鼎CS中黑" w:cs="Calibri"/>
      <w:szCs w:val="24"/>
      <w:lang w:val="en-US" w:eastAsia="zh-CN" w:bidi="ar-SA"/>
    </w:rPr>
  </w:style>
  <w:style w:type="paragraph" w:customStyle="1" w:styleId="360">
    <w:name w:val="普通(网站)1"/>
    <w:basedOn w:val="1"/>
    <w:qFormat/>
    <w:uiPriority w:val="0"/>
    <w:pPr>
      <w:spacing w:before="100" w:beforeAutospacing="1" w:after="100" w:afterAutospacing="1"/>
    </w:pPr>
    <w:rPr>
      <w:rFonts w:ascii="宋体" w:hAnsi="宋体" w:eastAsia="宋体" w:cs="宋体"/>
    </w:rPr>
  </w:style>
  <w:style w:type="paragraph" w:customStyle="1" w:styleId="361">
    <w:name w:val="楷体"/>
    <w:basedOn w:val="1"/>
    <w:next w:val="1"/>
    <w:qFormat/>
    <w:uiPriority w:val="0"/>
    <w:pPr>
      <w:widowControl w:val="0"/>
      <w:autoSpaceDE w:val="0"/>
      <w:autoSpaceDN w:val="0"/>
      <w:adjustRightInd w:val="0"/>
      <w:spacing w:line="420" w:lineRule="atLeast"/>
      <w:jc w:val="both"/>
    </w:pPr>
    <w:rPr>
      <w:rFonts w:ascii="文鼎CS楷体" w:hAnsi="Calibri" w:eastAsia="文鼎CS楷体" w:cs="Calibri"/>
      <w:spacing w:val="200"/>
      <w:sz w:val="21"/>
      <w:szCs w:val="21"/>
    </w:rPr>
  </w:style>
  <w:style w:type="paragraph" w:customStyle="1" w:styleId="362">
    <w:name w:val="xl74"/>
    <w:basedOn w:val="1"/>
    <w:qFormat/>
    <w:uiPriority w:val="0"/>
    <w:pPr>
      <w:pBdr>
        <w:top w:val="single" w:color="auto" w:sz="4" w:space="0"/>
        <w:left w:val="single" w:color="auto" w:sz="8" w:space="0"/>
        <w:bottom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63">
    <w:name w:val="xl65"/>
    <w:basedOn w:val="1"/>
    <w:qFormat/>
    <w:uiPriority w:val="0"/>
    <w:pPr>
      <w:pBdr>
        <w:bottom w:val="single" w:color="auto" w:sz="8" w:space="0"/>
      </w:pBdr>
      <w:spacing w:before="100" w:beforeAutospacing="1" w:after="100" w:afterAutospacing="1"/>
      <w:jc w:val="center"/>
    </w:pPr>
    <w:rPr>
      <w:rFonts w:hint="eastAsia" w:ascii="华文新魏" w:hAnsi="Arial Unicode MS" w:eastAsia="华文新魏" w:cs="Arial Unicode MS"/>
      <w:sz w:val="32"/>
      <w:szCs w:val="32"/>
    </w:rPr>
  </w:style>
  <w:style w:type="paragraph" w:customStyle="1" w:styleId="364">
    <w:name w:val="xl82"/>
    <w:basedOn w:val="1"/>
    <w:qFormat/>
    <w:uiPriority w:val="0"/>
    <w:pPr>
      <w:pBdr>
        <w:top w:val="single" w:color="auto" w:sz="4" w:space="0"/>
        <w:left w:val="single" w:color="auto" w:sz="8" w:space="0"/>
        <w:bottom w:val="single" w:color="auto" w:sz="4" w:space="0"/>
      </w:pBdr>
      <w:shd w:val="clear" w:color="auto" w:fill="CCFFCC"/>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65">
    <w:name w:val="xl36"/>
    <w:basedOn w:val="1"/>
    <w:qFormat/>
    <w:uiPriority w:val="0"/>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b/>
      <w:bCs/>
      <w:sz w:val="20"/>
      <w:szCs w:val="20"/>
    </w:rPr>
  </w:style>
  <w:style w:type="paragraph" w:customStyle="1" w:styleId="366">
    <w:name w:val="回信地址"/>
    <w:basedOn w:val="1"/>
    <w:qFormat/>
    <w:uiPriority w:val="0"/>
    <w:pPr>
      <w:keepLines/>
      <w:spacing w:line="200" w:lineRule="atLeast"/>
      <w:ind w:right="-120"/>
    </w:pPr>
    <w:rPr>
      <w:rFonts w:ascii="Calibri" w:hAnsi="Calibri" w:eastAsia="宋体" w:cs="Calibri"/>
      <w:sz w:val="16"/>
      <w:szCs w:val="16"/>
    </w:rPr>
  </w:style>
  <w:style w:type="paragraph" w:customStyle="1" w:styleId="367">
    <w:name w:val="xl4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Unicode MS" w:hAnsi="Arial Unicode MS" w:eastAsia="Arial Unicode MS" w:cs="Arial Unicode MS"/>
    </w:rPr>
  </w:style>
  <w:style w:type="paragraph" w:customStyle="1" w:styleId="368">
    <w:name w:val="12册标题"/>
    <w:basedOn w:val="1"/>
    <w:next w:val="1"/>
    <w:qFormat/>
    <w:uiPriority w:val="0"/>
    <w:pPr>
      <w:widowControl w:val="0"/>
      <w:spacing w:beforeLines="50" w:afterLines="50" w:line="300" w:lineRule="auto"/>
      <w:jc w:val="center"/>
      <w:outlineLvl w:val="0"/>
    </w:pPr>
    <w:rPr>
      <w:rFonts w:ascii="Arial" w:hAnsi="Arial" w:eastAsia="黑体" w:cs="Calibri"/>
      <w:kern w:val="2"/>
      <w:sz w:val="44"/>
      <w:szCs w:val="20"/>
    </w:rPr>
  </w:style>
  <w:style w:type="paragraph" w:customStyle="1" w:styleId="369">
    <w:name w:val="_Style 72"/>
    <w:basedOn w:val="1"/>
    <w:qFormat/>
    <w:uiPriority w:val="99"/>
    <w:pPr>
      <w:widowControl w:val="0"/>
      <w:ind w:firstLine="420" w:firstLineChars="200"/>
      <w:jc w:val="both"/>
    </w:pPr>
    <w:rPr>
      <w:rFonts w:ascii="Calibri" w:hAnsi="Calibri" w:eastAsia="宋体" w:cs="Calibri"/>
      <w:kern w:val="2"/>
      <w:sz w:val="22"/>
      <w:szCs w:val="20"/>
    </w:rPr>
  </w:style>
  <w:style w:type="paragraph" w:customStyle="1" w:styleId="370">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Arial Unicode MS" w:hAnsi="Arial Unicode MS" w:eastAsia="Arial Unicode MS" w:cs="Arial Unicode MS"/>
      <w:color w:val="000000"/>
      <w:sz w:val="20"/>
      <w:szCs w:val="20"/>
    </w:rPr>
  </w:style>
  <w:style w:type="paragraph" w:customStyle="1" w:styleId="371">
    <w:name w:val="xl47"/>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pPr>
    <w:rPr>
      <w:rFonts w:ascii="Arial Unicode MS" w:hAnsi="Arial Unicode MS" w:eastAsia="Arial Unicode MS" w:cs="Arial Unicode MS"/>
    </w:rPr>
  </w:style>
  <w:style w:type="paragraph" w:customStyle="1" w:styleId="372">
    <w:name w:val="列出段落2"/>
    <w:basedOn w:val="1"/>
    <w:qFormat/>
    <w:uiPriority w:val="34"/>
    <w:pPr>
      <w:widowControl w:val="0"/>
      <w:ind w:firstLine="420" w:firstLineChars="200"/>
      <w:jc w:val="both"/>
    </w:pPr>
    <w:rPr>
      <w:rFonts w:ascii="Calibri" w:hAnsi="Calibri" w:eastAsia="宋体" w:cs="Calibri"/>
      <w:kern w:val="2"/>
      <w:sz w:val="21"/>
    </w:rPr>
  </w:style>
  <w:style w:type="paragraph" w:customStyle="1" w:styleId="373">
    <w:name w:val="Char5 Char Char Char Char Char Char1"/>
    <w:basedOn w:val="1"/>
    <w:qFormat/>
    <w:uiPriority w:val="0"/>
    <w:pPr>
      <w:spacing w:after="160" w:line="240" w:lineRule="exact"/>
    </w:pPr>
    <w:rPr>
      <w:rFonts w:ascii="Verdana" w:hAnsi="Verdana" w:eastAsia="仿宋_GB2312" w:cs="Calibri"/>
      <w:szCs w:val="20"/>
      <w:lang w:eastAsia="en-US"/>
    </w:rPr>
  </w:style>
  <w:style w:type="paragraph" w:customStyle="1" w:styleId="3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bottom"/>
    </w:pPr>
    <w:rPr>
      <w:rFonts w:ascii="Arial Unicode MS" w:hAnsi="Arial Unicode MS" w:eastAsia="Arial Unicode MS" w:cs="Arial Unicode MS"/>
      <w:sz w:val="20"/>
      <w:szCs w:val="20"/>
    </w:rPr>
  </w:style>
  <w:style w:type="paragraph" w:customStyle="1" w:styleId="375">
    <w:name w:val="List Bulleted Item 2"/>
    <w:basedOn w:val="1"/>
    <w:qFormat/>
    <w:uiPriority w:val="0"/>
    <w:pPr>
      <w:tabs>
        <w:tab w:val="left" w:pos="1410"/>
      </w:tabs>
      <w:spacing w:before="40" w:after="80" w:line="240" w:lineRule="exact"/>
      <w:ind w:left="1410" w:hanging="420"/>
    </w:pPr>
    <w:rPr>
      <w:rFonts w:ascii="Arial" w:hAnsi="Arial" w:eastAsia="宋体" w:cs="Calibri"/>
      <w:sz w:val="20"/>
      <w:szCs w:val="20"/>
      <w:lang w:eastAsia="en-US"/>
    </w:rPr>
  </w:style>
  <w:style w:type="paragraph" w:customStyle="1" w:styleId="376">
    <w:name w:val="xl46"/>
    <w:basedOn w:val="1"/>
    <w:qFormat/>
    <w:uiPriority w:val="0"/>
    <w:pPr>
      <w:pBdr>
        <w:top w:val="single" w:color="auto" w:sz="8"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bottom"/>
    </w:pPr>
    <w:rPr>
      <w:rFonts w:hint="eastAsia" w:ascii="黑体" w:hAnsi="Arial Unicode MS" w:eastAsia="黑体" w:cs="Arial Unicode MS"/>
    </w:rPr>
  </w:style>
  <w:style w:type="paragraph" w:customStyle="1" w:styleId="377">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top"/>
    </w:pPr>
    <w:rPr>
      <w:rFonts w:ascii="Arial Unicode MS" w:hAnsi="Arial Unicode MS" w:eastAsia="Arial Unicode MS" w:cs="Arial Unicode MS"/>
      <w:sz w:val="20"/>
      <w:szCs w:val="20"/>
    </w:rPr>
  </w:style>
  <w:style w:type="paragraph" w:customStyle="1" w:styleId="378">
    <w:name w:val="样式1 Char Char"/>
    <w:basedOn w:val="1"/>
    <w:next w:val="28"/>
    <w:qFormat/>
    <w:uiPriority w:val="0"/>
    <w:pPr>
      <w:widowControl w:val="0"/>
      <w:spacing w:line="360" w:lineRule="auto"/>
      <w:ind w:firstLine="516" w:firstLineChars="215"/>
      <w:jc w:val="both"/>
    </w:pPr>
    <w:rPr>
      <w:rFonts w:ascii="Calibri" w:hAnsi="Calibri" w:eastAsia="宋体" w:cs="Calibri"/>
      <w:kern w:val="2"/>
      <w:szCs w:val="20"/>
    </w:rPr>
  </w:style>
  <w:style w:type="paragraph" w:customStyle="1" w:styleId="379">
    <w:name w:val="xl3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Unicode MS" w:hAnsi="Arial Unicode MS" w:eastAsia="Arial Unicode MS" w:cs="Arial Unicode MS"/>
      <w:sz w:val="20"/>
      <w:szCs w:val="20"/>
    </w:rPr>
  </w:style>
  <w:style w:type="paragraph" w:customStyle="1" w:styleId="380">
    <w:name w:val="二级标题"/>
    <w:qFormat/>
    <w:uiPriority w:val="0"/>
    <w:pPr>
      <w:widowControl w:val="0"/>
      <w:autoSpaceDE w:val="0"/>
      <w:autoSpaceDN w:val="0"/>
      <w:adjustRightInd w:val="0"/>
      <w:spacing w:before="113" w:after="113" w:line="420" w:lineRule="atLeast"/>
      <w:jc w:val="both"/>
    </w:pPr>
    <w:rPr>
      <w:rFonts w:ascii="文鼎CS大隶书" w:hAnsi="Calibri" w:eastAsia="文鼎CS大隶书" w:cs="Calibri"/>
      <w:sz w:val="28"/>
      <w:szCs w:val="28"/>
      <w:lang w:val="en-US" w:eastAsia="zh-CN" w:bidi="ar-SA"/>
    </w:rPr>
  </w:style>
  <w:style w:type="paragraph" w:customStyle="1" w:styleId="381">
    <w:name w:val="xl89"/>
    <w:basedOn w:val="1"/>
    <w:qFormat/>
    <w:uiPriority w:val="0"/>
    <w:pPr>
      <w:pBdr>
        <w:top w:val="single" w:color="auto" w:sz="4" w:space="0"/>
        <w:left w:val="single" w:color="auto" w:sz="8" w:space="0"/>
        <w:bottom w:val="single" w:color="auto" w:sz="4" w:space="0"/>
      </w:pBdr>
      <w:spacing w:before="100" w:beforeAutospacing="1" w:after="100" w:afterAutospacing="1"/>
      <w:jc w:val="center"/>
      <w:textAlignment w:val="bottom"/>
    </w:pPr>
    <w:rPr>
      <w:rFonts w:hint="eastAsia" w:ascii="黑体" w:hAnsi="Arial Unicode MS" w:eastAsia="黑体" w:cs="Arial Unicode MS"/>
      <w:b/>
      <w:bCs/>
      <w:color w:val="000080"/>
      <w:sz w:val="28"/>
      <w:szCs w:val="28"/>
    </w:rPr>
  </w:style>
  <w:style w:type="paragraph" w:customStyle="1" w:styleId="382">
    <w:name w:val="xl58"/>
    <w:basedOn w:val="1"/>
    <w:qFormat/>
    <w:uiPriority w:val="0"/>
    <w:pPr>
      <w:pBdr>
        <w:top w:val="single" w:color="auto" w:sz="4" w:space="0"/>
        <w:left w:val="single" w:color="auto" w:sz="8" w:space="0"/>
        <w:bottom w:val="single" w:color="auto" w:sz="4" w:space="0"/>
        <w:right w:val="single" w:color="auto" w:sz="4" w:space="0"/>
      </w:pBdr>
      <w:shd w:val="clear" w:color="auto" w:fill="CCFFCC"/>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83">
    <w:name w:val="1册标题1"/>
    <w:basedOn w:val="1"/>
    <w:next w:val="1"/>
    <w:qFormat/>
    <w:uiPriority w:val="0"/>
    <w:pPr>
      <w:widowControl w:val="0"/>
      <w:spacing w:beforeLines="50" w:afterLines="50" w:line="300" w:lineRule="auto"/>
      <w:jc w:val="center"/>
      <w:outlineLvl w:val="0"/>
    </w:pPr>
    <w:rPr>
      <w:rFonts w:ascii="Arial" w:hAnsi="Arial" w:eastAsia="黑体" w:cs="Calibri"/>
      <w:b/>
      <w:bCs/>
      <w:kern w:val="2"/>
      <w:sz w:val="48"/>
      <w:szCs w:val="20"/>
    </w:rPr>
  </w:style>
  <w:style w:type="paragraph" w:customStyle="1" w:styleId="384">
    <w:name w:val="小标题"/>
    <w:basedOn w:val="1"/>
    <w:qFormat/>
    <w:uiPriority w:val="0"/>
    <w:pPr>
      <w:widowControl w:val="0"/>
      <w:tabs>
        <w:tab w:val="left" w:pos="720"/>
      </w:tabs>
      <w:spacing w:before="120" w:after="120"/>
      <w:ind w:left="720" w:firstLine="454"/>
      <w:jc w:val="both"/>
    </w:pPr>
    <w:rPr>
      <w:rFonts w:ascii="Calibri" w:hAnsi="Calibri" w:eastAsia="宋体" w:cs="Calibri"/>
      <w:b/>
      <w:kern w:val="2"/>
      <w:szCs w:val="20"/>
    </w:rPr>
  </w:style>
  <w:style w:type="paragraph" w:customStyle="1" w:styleId="385">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eastAsia="Arial Unicode MS" w:cs="Arial"/>
      <w:sz w:val="20"/>
      <w:szCs w:val="20"/>
    </w:rPr>
  </w:style>
  <w:style w:type="paragraph" w:customStyle="1" w:styleId="386">
    <w:name w:val="2册标题3"/>
    <w:basedOn w:val="1"/>
    <w:next w:val="1"/>
    <w:qFormat/>
    <w:uiPriority w:val="0"/>
    <w:pPr>
      <w:widowControl w:val="0"/>
      <w:spacing w:beforeLines="50" w:afterLines="50" w:line="300" w:lineRule="auto"/>
      <w:ind w:left="210" w:leftChars="100"/>
      <w:jc w:val="center"/>
      <w:outlineLvl w:val="2"/>
    </w:pPr>
    <w:rPr>
      <w:rFonts w:ascii="宋体" w:hAnsi="宋体" w:eastAsia="宋体" w:cs="Arial"/>
      <w:b/>
      <w:bCs/>
      <w:kern w:val="2"/>
      <w:sz w:val="30"/>
      <w:szCs w:val="28"/>
    </w:rPr>
  </w:style>
  <w:style w:type="paragraph" w:customStyle="1" w:styleId="387">
    <w:name w:val="xl81"/>
    <w:basedOn w:val="1"/>
    <w:qFormat/>
    <w:uiPriority w:val="0"/>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bottom"/>
    </w:pPr>
    <w:rPr>
      <w:rFonts w:ascii="Arial Unicode MS" w:hAnsi="Arial Unicode MS" w:eastAsia="Arial Unicode MS" w:cs="Arial Unicode MS"/>
      <w:sz w:val="20"/>
      <w:szCs w:val="20"/>
    </w:rPr>
  </w:style>
  <w:style w:type="paragraph" w:customStyle="1" w:styleId="388">
    <w:name w:val="标题6"/>
    <w:basedOn w:val="1"/>
    <w:qFormat/>
    <w:uiPriority w:val="0"/>
    <w:pPr>
      <w:widowControl w:val="0"/>
      <w:tabs>
        <w:tab w:val="left" w:pos="420"/>
      </w:tabs>
      <w:spacing w:line="480" w:lineRule="atLeast"/>
      <w:ind w:left="420" w:hanging="420"/>
    </w:pPr>
    <w:rPr>
      <w:rFonts w:ascii="Calibri" w:hAnsi="Calibri" w:eastAsia="仿宋_GB2312" w:cs="Calibri"/>
      <w:spacing w:val="10"/>
      <w:kern w:val="2"/>
      <w:sz w:val="30"/>
      <w:szCs w:val="20"/>
    </w:rPr>
  </w:style>
  <w:style w:type="paragraph" w:customStyle="1" w:styleId="389">
    <w:name w:val="样式 宋体 小四 行距: 1.5 倍行距"/>
    <w:basedOn w:val="6"/>
    <w:qFormat/>
    <w:uiPriority w:val="0"/>
    <w:pPr>
      <w:widowControl w:val="0"/>
      <w:spacing w:afterLines="25" w:line="360" w:lineRule="auto"/>
      <w:jc w:val="both"/>
    </w:pPr>
    <w:rPr>
      <w:rFonts w:ascii="宋体" w:hAnsi="宋体" w:eastAsia="宋体" w:cs="Calibri"/>
      <w:b w:val="0"/>
      <w:kern w:val="2"/>
      <w:sz w:val="24"/>
      <w:szCs w:val="20"/>
    </w:rPr>
  </w:style>
  <w:style w:type="paragraph" w:customStyle="1" w:styleId="390">
    <w:name w:val="2册标题1"/>
    <w:basedOn w:val="1"/>
    <w:next w:val="1"/>
    <w:qFormat/>
    <w:uiPriority w:val="0"/>
    <w:pPr>
      <w:widowControl w:val="0"/>
      <w:spacing w:beforeLines="50" w:afterLines="50" w:line="300" w:lineRule="auto"/>
      <w:jc w:val="center"/>
      <w:outlineLvl w:val="0"/>
    </w:pPr>
    <w:rPr>
      <w:rFonts w:ascii="Arial" w:hAnsi="Arial" w:eastAsia="黑体" w:cs="Calibri"/>
      <w:kern w:val="2"/>
      <w:sz w:val="32"/>
      <w:szCs w:val="32"/>
    </w:rPr>
  </w:style>
  <w:style w:type="paragraph" w:customStyle="1" w:styleId="391">
    <w:name w:val="xl66"/>
    <w:basedOn w:val="1"/>
    <w:qFormat/>
    <w:uiPriority w:val="0"/>
    <w:pPr>
      <w:pBdr>
        <w:top w:val="single" w:color="auto" w:sz="4" w:space="0"/>
        <w:left w:val="single" w:color="auto" w:sz="8" w:space="0"/>
        <w:bottom w:val="single" w:color="auto" w:sz="4" w:space="0"/>
      </w:pBdr>
      <w:spacing w:before="100" w:beforeAutospacing="1" w:after="100" w:afterAutospacing="1"/>
      <w:jc w:val="center"/>
      <w:textAlignment w:val="bottom"/>
    </w:pPr>
    <w:rPr>
      <w:rFonts w:hint="eastAsia" w:ascii="黑体" w:hAnsi="Arial Unicode MS" w:eastAsia="黑体" w:cs="Arial Unicode MS"/>
      <w:color w:val="000080"/>
    </w:rPr>
  </w:style>
  <w:style w:type="paragraph" w:customStyle="1" w:styleId="392">
    <w:name w:val="图表标题"/>
    <w:basedOn w:val="1"/>
    <w:qFormat/>
    <w:uiPriority w:val="0"/>
    <w:pPr>
      <w:widowControl w:val="0"/>
      <w:autoSpaceDE w:val="0"/>
      <w:autoSpaceDN w:val="0"/>
      <w:adjustRightInd w:val="0"/>
      <w:snapToGrid w:val="0"/>
      <w:spacing w:before="80" w:after="40" w:line="288" w:lineRule="auto"/>
      <w:jc w:val="center"/>
    </w:pPr>
    <w:rPr>
      <w:rFonts w:ascii="Calibri" w:hAnsi="Calibri" w:eastAsia="宋体" w:cs="Calibri"/>
      <w:spacing w:val="10"/>
      <w:szCs w:val="20"/>
    </w:rPr>
  </w:style>
  <w:style w:type="paragraph" w:customStyle="1" w:styleId="393">
    <w:name w:val="小标题 2"/>
    <w:basedOn w:val="112"/>
    <w:qFormat/>
    <w:uiPriority w:val="0"/>
    <w:pPr>
      <w:spacing w:before="57" w:after="57" w:line="400" w:lineRule="atLeast"/>
      <w:ind w:firstLine="539"/>
      <w:jc w:val="left"/>
    </w:pPr>
    <w:rPr>
      <w:rFonts w:ascii="文鼎CS中宋" w:hAnsi="Calibri" w:eastAsia="文鼎CS中宋" w:cs="Calibri"/>
      <w:sz w:val="20"/>
      <w:szCs w:val="24"/>
    </w:rPr>
  </w:style>
  <w:style w:type="paragraph" w:customStyle="1" w:styleId="394">
    <w:name w:val="xl51"/>
    <w:basedOn w:val="1"/>
    <w:qFormat/>
    <w:uiPriority w:val="0"/>
    <w:pPr>
      <w:pBdr>
        <w:top w:val="single" w:color="auto" w:sz="8" w:space="0"/>
        <w:left w:val="single" w:color="auto" w:sz="4" w:space="0"/>
        <w:bottom w:val="single" w:color="auto" w:sz="4" w:space="0"/>
        <w:right w:val="single" w:color="auto" w:sz="8" w:space="0"/>
      </w:pBdr>
      <w:shd w:val="clear" w:color="auto" w:fill="99CCFF"/>
      <w:spacing w:before="100" w:beforeAutospacing="1" w:after="100" w:afterAutospacing="1"/>
      <w:jc w:val="center"/>
    </w:pPr>
    <w:rPr>
      <w:rFonts w:hint="eastAsia" w:ascii="黑体" w:hAnsi="Arial Unicode MS" w:eastAsia="黑体" w:cs="Arial Unicode MS"/>
    </w:rPr>
  </w:style>
  <w:style w:type="paragraph" w:customStyle="1" w:styleId="395">
    <w:name w:val="xl56"/>
    <w:basedOn w:val="1"/>
    <w:qFormat/>
    <w:uiPriority w:val="0"/>
    <w:pPr>
      <w:pBdr>
        <w:top w:val="single" w:color="auto" w:sz="4" w:space="0"/>
        <w:left w:val="single" w:color="auto" w:sz="8" w:space="0"/>
        <w:bottom w:val="single" w:color="auto" w:sz="4" w:space="0"/>
        <w:right w:val="single" w:color="auto" w:sz="4" w:space="0"/>
      </w:pBdr>
      <w:shd w:val="clear" w:color="auto" w:fill="CCFFFF"/>
      <w:spacing w:before="100" w:beforeAutospacing="1" w:after="100" w:afterAutospacing="1"/>
      <w:jc w:val="right"/>
      <w:textAlignment w:val="bottom"/>
    </w:pPr>
    <w:rPr>
      <w:rFonts w:ascii="Arial Unicode MS" w:hAnsi="Arial Unicode MS" w:eastAsia="Arial Unicode MS" w:cs="Arial Unicode MS"/>
      <w:sz w:val="20"/>
      <w:szCs w:val="20"/>
    </w:rPr>
  </w:style>
  <w:style w:type="paragraph" w:customStyle="1" w:styleId="396">
    <w:name w:val="系统表格字体"/>
    <w:basedOn w:val="275"/>
    <w:qFormat/>
    <w:uiPriority w:val="0"/>
    <w:pPr>
      <w:ind w:firstLine="0" w:firstLineChars="0"/>
      <w:jc w:val="center"/>
    </w:pPr>
    <w:rPr>
      <w:rFonts w:ascii="楷体_GB2312" w:eastAsia="楷体_GB2312"/>
      <w:sz w:val="20"/>
    </w:rPr>
  </w:style>
  <w:style w:type="paragraph" w:customStyle="1" w:styleId="397">
    <w:name w:val="op_mapdots_left"/>
    <w:basedOn w:val="1"/>
    <w:qFormat/>
    <w:uiPriority w:val="0"/>
    <w:pPr>
      <w:widowControl w:val="0"/>
    </w:pPr>
    <w:rPr>
      <w:rFonts w:ascii="Calibri" w:hAnsi="Calibri" w:eastAsia="宋体" w:cs="Calibri"/>
      <w:sz w:val="21"/>
    </w:rPr>
  </w:style>
  <w:style w:type="paragraph" w:customStyle="1" w:styleId="398">
    <w:name w:val="xl54"/>
    <w:basedOn w:val="1"/>
    <w:qFormat/>
    <w:uiPriority w:val="0"/>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pPr>
    <w:rPr>
      <w:rFonts w:ascii="Arial Unicode MS" w:hAnsi="Arial Unicode MS" w:eastAsia="Arial Unicode MS" w:cs="Arial Unicode MS"/>
    </w:rPr>
  </w:style>
  <w:style w:type="paragraph" w:customStyle="1" w:styleId="399">
    <w:name w:val="样式 样式 行距: 1.5 倍行距 + 首行缩进:  2 字符"/>
    <w:next w:val="21"/>
    <w:qFormat/>
    <w:uiPriority w:val="0"/>
    <w:pPr>
      <w:widowControl w:val="0"/>
      <w:spacing w:line="360" w:lineRule="auto"/>
      <w:ind w:firstLine="200" w:firstLineChars="200"/>
      <w:jc w:val="both"/>
    </w:pPr>
    <w:rPr>
      <w:rFonts w:ascii="Times New Roman" w:hAnsi="Times New Roman" w:eastAsia="宋体" w:cs="宋体"/>
      <w:kern w:val="2"/>
      <w:sz w:val="24"/>
      <w:szCs w:val="21"/>
      <w:lang w:val="en-US" w:eastAsia="zh-CN" w:bidi="ar-SA"/>
    </w:rPr>
  </w:style>
  <w:style w:type="paragraph" w:customStyle="1" w:styleId="400">
    <w:name w:val="修订3"/>
    <w:hidden/>
    <w:unhideWhenUsed/>
    <w:qFormat/>
    <w:uiPriority w:val="99"/>
    <w:rPr>
      <w:rFonts w:ascii="Times New Roman" w:hAnsi="Times New Roman" w:eastAsia="宋体" w:cs="Times New Roman"/>
      <w:kern w:val="2"/>
      <w:sz w:val="21"/>
      <w:szCs w:val="24"/>
      <w:lang w:val="en-US" w:eastAsia="zh-CN" w:bidi="ar-SA"/>
    </w:rPr>
  </w:style>
  <w:style w:type="character" w:customStyle="1" w:styleId="401">
    <w:name w:val="count"/>
    <w:basedOn w:val="53"/>
    <w:qFormat/>
    <w:uiPriority w:val="0"/>
  </w:style>
  <w:style w:type="paragraph" w:customStyle="1" w:styleId="402">
    <w:name w:val="修订3_0"/>
    <w:hidden/>
    <w:unhideWhenUsed/>
    <w:qFormat/>
    <w:uiPriority w:val="99"/>
    <w:rPr>
      <w:rFonts w:ascii="Times New Roman" w:hAnsi="Times New Roman" w:eastAsia="宋体" w:cs="Times New Roman"/>
      <w:kern w:val="2"/>
      <w:sz w:val="21"/>
      <w:szCs w:val="24"/>
      <w:lang w:val="en-US" w:eastAsia="zh-CN" w:bidi="ar-SA"/>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8ABB96-5D70-418B-852A-3025450F11A2}">
  <ds:schemaRefs/>
</ds:datastoreItem>
</file>

<file path=docProps/app.xml><?xml version="1.0" encoding="utf-8"?>
<Properties xmlns="http://schemas.openxmlformats.org/officeDocument/2006/extended-properties" xmlns:vt="http://schemas.openxmlformats.org/officeDocument/2006/docPropsVTypes">
  <Pages>41</Pages>
  <Words>5754</Words>
  <Characters>32798</Characters>
  <Lines>273</Lines>
  <Paragraphs>76</Paragraphs>
  <TotalTime>428</TotalTime>
  <ScaleCrop>false</ScaleCrop>
  <LinksUpToDate>false</LinksUpToDate>
  <CharactersWithSpaces>38476</CharactersWithSpaces>
  <Application>WPS Office WWO_wpscloud_20230608203246-dd8b1b2694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2022-12-08T15:41:00Z</dcterms:created>
  <dc:creator>Administrator</dc:creator>
  <cp:lastModifiedBy>王东基</cp:lastModifiedBy>
  <dcterms:modified xsi:type="dcterms:W3CDTF">2023-07-06T18:33:46Z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604D2D96C0434328ADE8F23E31A858C9_13</vt:lpwstr>
  </property>
  <property fmtid="{D5CDD505-2E9C-101B-9397-08002B2CF9AE}" pid="3" name="KSOProductBuildVer">
    <vt:lpwstr>2052-0.0.0.0</vt:lpwstr>
  </property>
</Properties>
</file>