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rPr>
          <w:rFonts w:ascii="黑体" w:eastAsia="黑体" w:hAnsi="宋体" w:cs="黑体" w:hint="eastAsia"/>
          <w:kern w:val="0"/>
          <w:sz w:val="40"/>
          <w:szCs w:val="40"/>
        </w:rPr>
      </w:pPr>
    </w:p>
    <w:p>
      <w:pPr>
        <w:widowControl/>
        <w:spacing w:beforeAutospacing="1" w:afterAutospacing="1"/>
        <w:jc w:val="center"/>
        <w:rPr>
          <w:rFonts w:ascii="黑体" w:eastAsia="黑体" w:hAnsi="宋体" w:cs="黑体" w:hint="eastAsia"/>
          <w:kern w:val="0"/>
          <w:sz w:val="40"/>
          <w:szCs w:val="40"/>
        </w:rPr>
      </w:pPr>
    </w:p>
    <w:p>
      <w:pPr>
        <w:widowControl/>
        <w:spacing w:beforeAutospacing="1" w:afterAutospacing="1"/>
        <w:jc w:val="center"/>
        <w:rPr>
          <w:rFonts w:ascii="黑体" w:eastAsia="黑体" w:hAnsi="宋体" w:cs="黑体" w:hint="eastAsia"/>
          <w:kern w:val="0"/>
          <w:sz w:val="40"/>
          <w:szCs w:val="40"/>
        </w:rPr>
      </w:pPr>
    </w:p>
    <w:p>
      <w:pPr>
        <w:widowControl/>
        <w:spacing w:beforeAutospacing="1" w:afterAutospacing="1"/>
        <w:jc w:val="center"/>
        <w:outlineLvl w:val="1"/>
        <w:rPr>
          <w:rFonts w:ascii="黑体" w:eastAsia="黑体" w:hAnsi="宋体" w:cs="黑体" w:hint="eastAsia"/>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BACG2024000547</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深圳市宝安区信息中心宝安区“一网统管”建设项目（软件部分B包）</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rFonts w:eastAsia="宋体" w:hint="eastAsia"/>
                <w:sz w:val="30"/>
                <w:szCs w:val="30"/>
                <w:lang w:eastAsia="zh-CN"/>
              </w:rPr>
            </w:pPr>
            <w:ins w:id="0" w:author="青山绿水" w:date="2024-12-06T20:06:45Z">
              <w:r>
                <w:rPr>
                  <w:rFonts w:ascii="宋体" w:hAnsi="宋体" w:cs="宋体" w:hint="eastAsia"/>
                  <w:kern w:val="0"/>
                  <w:sz w:val="30"/>
                  <w:szCs w:val="30"/>
                  <w:lang w:val="en-US" w:eastAsia="zh-CN"/>
                </w:rPr>
                <w:t>B</w:t>
              </w:r>
            </w:ins>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hint="eastAsia"/>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hint="eastAsia"/>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hint="eastAsia"/>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hint="eastAsia"/>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hint="eastAsia"/>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hint="eastAsia"/>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不得将一个包的内容拆开投标；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对同一项目投标时，不得提供两套以上的投标方案（招标文件另有规定的除外）；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分项报价或投标总价不得高于相应预算金额（或设定的预算金额下的最高限价）；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采购标的/服务清单/报价等任意一类有缺漏项或响应不全，或者对招标文件规定的项目需求内容或者需求数量进行修改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投标文件电子文档不得带病毒；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hint="eastAsia"/>
                <w:szCs w:val="21"/>
              </w:rPr>
            </w:pPr>
            <w:r>
              <w:rPr>
                <w:rFonts w:hint="eastAsia"/>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不同投标供应商投标文件“文件制作机器码”一致；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hint="eastAsia"/>
                <w:szCs w:val="21"/>
              </w:rPr>
            </w:pPr>
            <w:r>
              <w:rPr>
                <w:rFonts w:hint="eastAsia"/>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不同投标供应商投标文件“文件创建标识码”一致；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hint="eastAsia"/>
                <w:szCs w:val="21"/>
              </w:rPr>
            </w:pPr>
            <w:r>
              <w:rPr>
                <w:szCs w:val="21"/>
              </w:rPr>
              <w:t>1</w:t>
            </w:r>
            <w:r>
              <w:rPr>
                <w:rFonts w:hint="eastAsia"/>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hint="eastAsia"/>
                <w:szCs w:val="21"/>
              </w:rPr>
            </w:pPr>
            <w:r>
              <w:rPr>
                <w:rFonts w:hint="eastAsia"/>
              </w:rPr>
              <w:t>法律、法规、规章、规范性文件规定的其他情形。</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szCs w:val="21"/>
              </w:rPr>
            </w:pPr>
            <w:r>
              <w:rPr>
                <w:rFonts w:hint="eastAsia"/>
                <w:szCs w:val="21"/>
              </w:rPr>
              <w:t>14</w:t>
            </w:r>
          </w:p>
        </w:tc>
        <w:tc>
          <w:tcPr>
            <w:tcW w:w="8278" w:type="dxa"/>
            <w:tcBorders>
              <w:top w:val="single" w:sz="8" w:space="0" w:color="000000"/>
              <w:left w:val="single" w:sz="8" w:space="0" w:color="000000"/>
              <w:bottom w:val="single" w:sz="8" w:space="0" w:color="000000"/>
              <w:right w:val="single" w:sz="8" w:space="0" w:color="000000"/>
            </w:tcBorders>
          </w:tcPr>
          <w:p>
            <w:pPr>
              <w:spacing w:line="290" w:lineRule="exact"/>
            </w:pPr>
            <w:r>
              <w:rPr>
                <w:rFonts w:ascii="宋体" w:hAnsi="宋体" w:cs="Arial" w:hint="eastAsia"/>
                <w:color w:val="FF0000"/>
                <w:szCs w:val="21"/>
              </w:rPr>
              <w:t>本项目A、B共2个包，依次评标。可兼投，不可兼中，已中标的供应商在本项目后续包组的投标作投标无效处理。</w:t>
            </w:r>
          </w:p>
        </w:tc>
      </w:tr>
    </w:tbl>
    <w:p>
      <w:pPr>
        <w:pStyle w:val="NormalWeb"/>
        <w:jc w:val="center"/>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hint="eastAsia"/>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ind w:firstLine="420"/>
              <w:rPr>
                <w:szCs w:val="21"/>
              </w:rPr>
            </w:pPr>
            <w:r>
              <w:rPr>
                <w:szCs w:val="21"/>
              </w:rPr>
              <w:t>综合评分法，是指投标文件满足招标文件全部实质性要求，且按照评审因素的量化指标评审得分最高的投标人为中标候选人的评标方法。</w:t>
            </w:r>
          </w:p>
          <w:p>
            <w:pPr>
              <w:ind w:firstLine="420"/>
              <w:rPr>
                <w:szCs w:val="21"/>
              </w:rPr>
            </w:pPr>
            <w:r>
              <w:rPr>
                <w:szCs w:val="21"/>
              </w:rPr>
              <w:t>价格分计算方法：</w:t>
            </w:r>
          </w:p>
          <w:p>
            <w:pPr>
              <w:widowControl/>
              <w:ind w:left="420"/>
              <w:jc w:val="left"/>
              <w:rPr>
                <w:szCs w:val="21"/>
              </w:rPr>
            </w:pPr>
            <w:r>
              <w:rPr>
                <w:szCs w:val="21"/>
              </w:rPr>
              <w:t xml:space="preserve">采用低价优先法计算，即满足招标文件要求且投标价格最低的投标报价为评标基准价，其价格分为满分。其他投标人的价格分统一按照下列公式计算： </w:t>
            </w:r>
            <w:r>
              <w:rPr>
                <w:szCs w:val="21"/>
              </w:rPr>
              <w:br/>
            </w:r>
            <w:r>
              <w:rPr>
                <w:szCs w:val="21"/>
              </w:rPr>
              <w:t xml:space="preserve">投标报价得分=(评标基准价／投标报价)×100 </w:t>
            </w:r>
            <w:r>
              <w:rPr>
                <w:szCs w:val="21"/>
              </w:rPr>
              <w:br/>
            </w:r>
            <w:r>
              <w:rPr>
                <w:szCs w:val="21"/>
              </w:rPr>
              <w:t xml:space="preserve">评标总得分＝F1×A1＋F2×A2＋……＋Fn×An </w:t>
            </w:r>
            <w:r>
              <w:rPr>
                <w:szCs w:val="21"/>
              </w:rPr>
              <w:br/>
            </w:r>
            <w:r>
              <w:rPr>
                <w:szCs w:val="21"/>
              </w:rPr>
              <w:t xml:space="preserve">F1、F2……Fn分别为各项评审因素的得分； </w:t>
            </w:r>
            <w:r>
              <w:rPr>
                <w:szCs w:val="21"/>
              </w:rPr>
              <w:br/>
            </w:r>
            <w:r>
              <w:rPr>
                <w:szCs w:val="21"/>
              </w:rPr>
              <w:t xml:space="preserve">A1、A2、……An 分别为各项评审因素所占的权重(A1＋A2＋……＋An＝1)。 </w:t>
            </w:r>
            <w:r>
              <w:rPr>
                <w:szCs w:val="21"/>
              </w:rPr>
              <w:br/>
            </w:r>
            <w:r>
              <w:rPr>
                <w:szCs w:val="21"/>
              </w:rPr>
              <w:t>评标过程中，不得去掉报价中的最高报价和最低报价。</w:t>
            </w:r>
          </w:p>
          <w:p>
            <w:pPr>
              <w:widowControl/>
              <w:ind w:left="420"/>
              <w:jc w:val="left"/>
              <w:rPr>
                <w:szCs w:val="21"/>
              </w:rPr>
            </w:pPr>
            <w:r>
              <w:rPr>
                <w:rFonts w:hint="eastAsia"/>
                <w:szCs w:val="21"/>
              </w:rPr>
              <w:t>因落实政府采购政策进行价格调整的，以调整后的价格计算评标基准价和投标报价。</w:t>
            </w:r>
          </w:p>
          <w:p>
            <w:pPr>
              <w:ind w:firstLine="420" w:firstLineChars="200"/>
              <w:rPr>
                <w:kern w:val="0"/>
                <w:sz w:val="24"/>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hint="eastAsia"/>
                <w:b/>
                <w:bCs/>
                <w:sz w:val="24"/>
              </w:rPr>
            </w:pPr>
            <w:r>
              <w:rPr>
                <w:b/>
                <w:bCs/>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hint="eastAsia"/>
                <w:b/>
                <w:bCs/>
                <w:sz w:val="24"/>
              </w:rPr>
            </w:pPr>
            <w:r>
              <w:rPr>
                <w:b/>
                <w:bCs/>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hint="eastAsia"/>
                <w:b/>
                <w:bCs/>
                <w:sz w:val="24"/>
              </w:rPr>
            </w:pPr>
            <w:r>
              <w:rPr>
                <w:b/>
                <w:bCs/>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b/>
                <w:bCs/>
                <w:color w:val="0000FF"/>
              </w:rPr>
              <w:t>1</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b/>
                <w:bCs/>
                <w:color w:val="0000FF"/>
              </w:rPr>
              <w:t>价格</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rFonts w:hint="eastAsia"/>
                <w:b/>
                <w:bCs/>
                <w:color w:val="0000FF"/>
              </w:rPr>
              <w:t>1</w:t>
            </w:r>
            <w:r>
              <w:rPr>
                <w:b/>
                <w:bCs/>
                <w:color w:val="0000FF"/>
              </w:rPr>
              <w:t>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hint="eastAsia"/>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right w:val="single" w:sz="8" w:space="0" w:color="000000"/>
            </w:tcBorders>
          </w:tcPr>
          <w:p>
            <w:pPr>
              <w:wordWrap w:val="0"/>
              <w:jc w:val="center"/>
              <w:rPr>
                <w:rFonts w:ascii="宋体" w:hAnsi="宋体" w:cs="宋体" w:hint="eastAsia"/>
                <w:b/>
                <w:bCs/>
                <w:color w:val="0000FF"/>
                <w:sz w:val="24"/>
              </w:rPr>
            </w:pPr>
            <w:r>
              <w:rPr>
                <w:b/>
                <w:bCs/>
                <w:color w:val="0000FF"/>
              </w:rPr>
              <w:t>2</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b/>
                <w:bCs/>
                <w:color w:val="0000FF"/>
              </w:rPr>
              <w:t>技术</w:t>
            </w:r>
            <w:r>
              <w:rPr>
                <w:rFonts w:hint="eastAsia"/>
                <w:b/>
                <w:bCs/>
                <w:color w:val="0000FF"/>
              </w:rPr>
              <w:t>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rFonts w:hint="eastAsia"/>
                <w:b/>
                <w:bCs/>
                <w:color w:val="0000FF"/>
              </w:rPr>
              <w:t>53</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shd w:val="clear" w:color="auto" w:fill="E6EFFA"/>
            <w:vAlign w:val="center"/>
          </w:tcPr>
          <w:p>
            <w:pPr>
              <w:rPr>
                <w:rFonts w:ascii="宋体" w:hAnsi="宋体" w:cs="宋体" w:hint="eastAsia"/>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jc w:val="center"/>
              <w:rPr>
                <w:rFonts w:asciiTheme="minorEastAsia" w:hAnsiTheme="minorEastAsia" w:cs="宋体" w:hint="eastAsia"/>
                <w:szCs w:val="21"/>
              </w:rPr>
            </w:pPr>
            <w:r>
              <w:rPr>
                <w:rFonts w:hint="eastAsia"/>
                <w:szCs w:val="21"/>
              </w:rPr>
              <w:t>实施方案评价</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jc w:val="center"/>
              <w:rPr>
                <w:rFonts w:asciiTheme="minorEastAsia" w:hAnsiTheme="minorEastAsia" w:cs="宋体" w:hint="eastAsia"/>
                <w:szCs w:val="21"/>
              </w:rPr>
            </w:pPr>
            <w:r>
              <w:rPr>
                <w:rFonts w:hint="eastAsia"/>
                <w:szCs w:val="21"/>
              </w:rPr>
              <w:t>7</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rPr>
                <w:b/>
                <w:bCs/>
                <w:szCs w:val="21"/>
              </w:rPr>
            </w:pPr>
            <w:r>
              <w:rPr>
                <w:rFonts w:hint="eastAsia"/>
                <w:b/>
                <w:bCs/>
                <w:szCs w:val="21"/>
              </w:rPr>
              <w:t>（一）评分内容：</w:t>
            </w:r>
          </w:p>
          <w:p>
            <w:pPr>
              <w:spacing w:line="320" w:lineRule="exact"/>
              <w:rPr>
                <w:b/>
                <w:szCs w:val="21"/>
              </w:rPr>
            </w:pPr>
            <w:r>
              <w:rPr>
                <w:rFonts w:hint="eastAsia"/>
                <w:b/>
                <w:szCs w:val="21"/>
              </w:rPr>
              <w:t>投标人针对本项目的服务需求，提供的实施方案包括以下五项的得60分，以下任意四项得40分，以下任意三项的得30分，以下任意两项得20分，以下任意一项的得10分，其他情况的不得分：</w:t>
            </w:r>
          </w:p>
          <w:p>
            <w:pPr>
              <w:numPr>
                <w:ilvl w:val="0"/>
                <w:numId w:val="7"/>
              </w:numPr>
              <w:rPr>
                <w:szCs w:val="21"/>
              </w:rPr>
            </w:pPr>
            <w:r>
              <w:rPr>
                <w:rFonts w:cs="Arial" w:hint="eastAsia"/>
                <w:szCs w:val="21"/>
              </w:rPr>
              <w:t>详细阐述对本项目现状需求的理解和分析，并明确系统的定位与边界</w:t>
            </w:r>
            <w:r>
              <w:rPr>
                <w:rFonts w:hint="eastAsia"/>
                <w:szCs w:val="21"/>
              </w:rPr>
              <w:t>；</w:t>
            </w:r>
          </w:p>
          <w:p>
            <w:pPr>
              <w:numPr>
                <w:ilvl w:val="0"/>
                <w:numId w:val="7"/>
              </w:numPr>
              <w:rPr>
                <w:rFonts w:cs="Arial"/>
                <w:szCs w:val="21"/>
              </w:rPr>
            </w:pPr>
            <w:r>
              <w:rPr>
                <w:rFonts w:cs="Arial" w:hint="eastAsia"/>
                <w:szCs w:val="21"/>
              </w:rPr>
              <w:t>以文字和图形方式详细阐述本项目总体建设思路和架构设计；</w:t>
            </w:r>
          </w:p>
          <w:p>
            <w:pPr>
              <w:numPr>
                <w:ilvl w:val="0"/>
                <w:numId w:val="7"/>
              </w:numPr>
              <w:rPr>
                <w:szCs w:val="21"/>
              </w:rPr>
            </w:pPr>
            <w:r>
              <w:rPr>
                <w:rFonts w:cs="Arial" w:hint="eastAsia"/>
                <w:szCs w:val="21"/>
              </w:rPr>
              <w:t>详细阐述本项目的建设内容，明确各大板块功能内容；</w:t>
            </w:r>
          </w:p>
          <w:p>
            <w:pPr>
              <w:numPr>
                <w:ilvl w:val="0"/>
                <w:numId w:val="7"/>
              </w:numPr>
              <w:rPr>
                <w:rFonts w:cs="Arial"/>
                <w:szCs w:val="21"/>
              </w:rPr>
            </w:pPr>
            <w:r>
              <w:rPr>
                <w:rFonts w:hint="eastAsia"/>
                <w:szCs w:val="21"/>
              </w:rPr>
              <w:t>详细</w:t>
            </w:r>
            <w:r>
              <w:rPr>
                <w:rFonts w:cs="Arial" w:hint="eastAsia"/>
                <w:szCs w:val="21"/>
              </w:rPr>
              <w:t>阐述本项目的关键技术路线；</w:t>
            </w:r>
          </w:p>
          <w:p>
            <w:pPr>
              <w:numPr>
                <w:ilvl w:val="0"/>
                <w:numId w:val="7"/>
              </w:numPr>
              <w:rPr>
                <w:szCs w:val="21"/>
              </w:rPr>
            </w:pPr>
            <w:r>
              <w:rPr>
                <w:rFonts w:hint="eastAsia"/>
                <w:szCs w:val="21"/>
              </w:rPr>
              <w:t>制定详细的项目管理与组织实施方案，包括但不限于组织管理体系、人员安排、进度计划、验收方案等内容。</w:t>
            </w:r>
          </w:p>
          <w:p>
            <w:pPr>
              <w:rPr>
                <w:b/>
                <w:bCs/>
                <w:szCs w:val="21"/>
              </w:rPr>
            </w:pPr>
            <w:r>
              <w:rPr>
                <w:rFonts w:hint="eastAsia"/>
                <w:b/>
                <w:bCs/>
                <w:szCs w:val="21"/>
              </w:rPr>
              <w:t>（二）评分标准：</w:t>
            </w:r>
          </w:p>
          <w:p>
            <w:pPr>
              <w:rPr>
                <w:rFonts w:cs="Arial"/>
                <w:b/>
                <w:szCs w:val="21"/>
              </w:rPr>
            </w:pPr>
            <w:r>
              <w:rPr>
                <w:rFonts w:cs="Arial" w:hint="eastAsia"/>
                <w:b/>
                <w:szCs w:val="21"/>
              </w:rPr>
              <w:t>在上述评分内容基础上由评审委员会根据投标人提供的方案内容，从以下方面进行评价：</w:t>
            </w:r>
          </w:p>
          <w:p>
            <w:pPr>
              <w:numPr>
                <w:ilvl w:val="0"/>
                <w:numId w:val="8"/>
              </w:numPr>
              <w:rPr>
                <w:szCs w:val="21"/>
              </w:rPr>
            </w:pPr>
            <w:r>
              <w:rPr>
                <w:rFonts w:hint="eastAsia"/>
                <w:szCs w:val="21"/>
              </w:rPr>
              <w:t>评审为优（</w:t>
            </w:r>
            <w:r>
              <w:rPr>
                <w:szCs w:val="21"/>
              </w:rPr>
              <w:t>方案</w:t>
            </w:r>
            <w:r>
              <w:rPr>
                <w:rFonts w:hint="eastAsia"/>
                <w:szCs w:val="21"/>
              </w:rPr>
              <w:t>符合本项目实际需求，方案内容</w:t>
            </w:r>
            <w:r>
              <w:rPr>
                <w:szCs w:val="21"/>
              </w:rPr>
              <w:t>合理、条理清晰、可操作</w:t>
            </w:r>
            <w:r>
              <w:rPr>
                <w:rFonts w:hint="eastAsia"/>
                <w:szCs w:val="21"/>
              </w:rPr>
              <w:t>性</w:t>
            </w:r>
            <w:r>
              <w:rPr>
                <w:szCs w:val="21"/>
              </w:rPr>
              <w:t>强</w:t>
            </w:r>
            <w:r>
              <w:rPr>
                <w:rFonts w:hint="eastAsia"/>
                <w:szCs w:val="21"/>
              </w:rPr>
              <w:t>）</w:t>
            </w:r>
            <w:r>
              <w:rPr>
                <w:szCs w:val="21"/>
              </w:rPr>
              <w:t>的</w:t>
            </w:r>
            <w:r>
              <w:rPr>
                <w:rFonts w:hint="eastAsia"/>
                <w:szCs w:val="21"/>
              </w:rPr>
              <w:t>最高</w:t>
            </w:r>
            <w:r>
              <w:rPr>
                <w:szCs w:val="21"/>
              </w:rPr>
              <w:t>得</w:t>
            </w:r>
            <w:r>
              <w:rPr>
                <w:rFonts w:hint="eastAsia"/>
                <w:szCs w:val="21"/>
              </w:rPr>
              <w:t>40分;</w:t>
            </w:r>
          </w:p>
          <w:p>
            <w:pPr>
              <w:numPr>
                <w:ilvl w:val="0"/>
                <w:numId w:val="8"/>
              </w:numPr>
              <w:rPr>
                <w:szCs w:val="21"/>
              </w:rPr>
            </w:pPr>
            <w:r>
              <w:rPr>
                <w:rFonts w:hint="eastAsia"/>
                <w:szCs w:val="21"/>
              </w:rPr>
              <w:t>评审为良（</w:t>
            </w:r>
            <w:r>
              <w:rPr>
                <w:szCs w:val="21"/>
              </w:rPr>
              <w:t>方案</w:t>
            </w:r>
            <w:r>
              <w:rPr>
                <w:rFonts w:hint="eastAsia"/>
                <w:szCs w:val="21"/>
              </w:rPr>
              <w:t>内容较</w:t>
            </w:r>
            <w:r>
              <w:rPr>
                <w:szCs w:val="21"/>
              </w:rPr>
              <w:t>合理、条理较清晰、可操作</w:t>
            </w:r>
            <w:r>
              <w:rPr>
                <w:rFonts w:hint="eastAsia"/>
                <w:szCs w:val="21"/>
              </w:rPr>
              <w:t>性</w:t>
            </w:r>
            <w:r>
              <w:rPr>
                <w:szCs w:val="21"/>
              </w:rPr>
              <w:t>较强</w:t>
            </w:r>
            <w:r>
              <w:rPr>
                <w:rFonts w:hint="eastAsia"/>
                <w:szCs w:val="21"/>
              </w:rPr>
              <w:t>）</w:t>
            </w:r>
            <w:r>
              <w:rPr>
                <w:szCs w:val="21"/>
              </w:rPr>
              <w:t>的</w:t>
            </w:r>
            <w:r>
              <w:rPr>
                <w:rFonts w:hint="eastAsia"/>
                <w:szCs w:val="21"/>
              </w:rPr>
              <w:t>最高</w:t>
            </w:r>
            <w:r>
              <w:rPr>
                <w:szCs w:val="21"/>
              </w:rPr>
              <w:t>得</w:t>
            </w:r>
            <w:r>
              <w:rPr>
                <w:rFonts w:hint="eastAsia"/>
                <w:szCs w:val="21"/>
              </w:rPr>
              <w:t>20分</w:t>
            </w:r>
            <w:r>
              <w:rPr>
                <w:szCs w:val="21"/>
              </w:rPr>
              <w:t>；</w:t>
            </w:r>
          </w:p>
          <w:p>
            <w:pPr>
              <w:numPr>
                <w:ilvl w:val="0"/>
                <w:numId w:val="8"/>
              </w:numPr>
              <w:rPr>
                <w:szCs w:val="21"/>
              </w:rPr>
            </w:pPr>
            <w:r>
              <w:rPr>
                <w:rFonts w:hint="eastAsia"/>
                <w:szCs w:val="21"/>
              </w:rPr>
              <w:t>评审为中（</w:t>
            </w:r>
            <w:r>
              <w:rPr>
                <w:szCs w:val="21"/>
              </w:rPr>
              <w:t>方案</w:t>
            </w:r>
            <w:r>
              <w:rPr>
                <w:rFonts w:hint="eastAsia"/>
                <w:szCs w:val="21"/>
              </w:rPr>
              <w:t>内容</w:t>
            </w:r>
            <w:r>
              <w:rPr>
                <w:szCs w:val="21"/>
              </w:rPr>
              <w:t>一般合理、条理一般、可操作</w:t>
            </w:r>
            <w:r>
              <w:rPr>
                <w:rFonts w:hint="eastAsia"/>
                <w:szCs w:val="21"/>
              </w:rPr>
              <w:t>性</w:t>
            </w:r>
            <w:r>
              <w:rPr>
                <w:szCs w:val="21"/>
              </w:rPr>
              <w:t>一般</w:t>
            </w:r>
            <w:r>
              <w:rPr>
                <w:rFonts w:hint="eastAsia"/>
                <w:szCs w:val="21"/>
              </w:rPr>
              <w:t>）</w:t>
            </w:r>
            <w:r>
              <w:rPr>
                <w:szCs w:val="21"/>
              </w:rPr>
              <w:t>的</w:t>
            </w:r>
            <w:r>
              <w:rPr>
                <w:rFonts w:hint="eastAsia"/>
                <w:szCs w:val="21"/>
              </w:rPr>
              <w:t>最高</w:t>
            </w:r>
            <w:r>
              <w:rPr>
                <w:szCs w:val="21"/>
              </w:rPr>
              <w:t>得</w:t>
            </w:r>
            <w:r>
              <w:rPr>
                <w:rFonts w:hint="eastAsia"/>
                <w:szCs w:val="21"/>
              </w:rPr>
              <w:t>10分</w:t>
            </w:r>
            <w:r>
              <w:rPr>
                <w:szCs w:val="21"/>
              </w:rPr>
              <w:t>；</w:t>
            </w:r>
          </w:p>
          <w:p>
            <w:pPr>
              <w:numPr>
                <w:ilvl w:val="0"/>
                <w:numId w:val="8"/>
              </w:numPr>
              <w:rPr>
                <w:rFonts w:asciiTheme="minorEastAsia" w:hAnsiTheme="minorEastAsia" w:cs="宋体" w:hint="eastAsia"/>
                <w:szCs w:val="21"/>
              </w:rPr>
            </w:pPr>
            <w:r>
              <w:rPr>
                <w:rFonts w:hint="eastAsia"/>
                <w:szCs w:val="21"/>
              </w:rPr>
              <w:t>评审为差（</w:t>
            </w:r>
            <w:r>
              <w:rPr>
                <w:szCs w:val="21"/>
              </w:rPr>
              <w:t>方案</w:t>
            </w:r>
            <w:r>
              <w:rPr>
                <w:rFonts w:hint="eastAsia"/>
                <w:szCs w:val="21"/>
              </w:rPr>
              <w:t>内容</w:t>
            </w:r>
            <w:r>
              <w:rPr>
                <w:szCs w:val="21"/>
              </w:rPr>
              <w:t>不合理、条理不清晰、可操作</w:t>
            </w:r>
            <w:r>
              <w:rPr>
                <w:rFonts w:hint="eastAsia"/>
                <w:szCs w:val="21"/>
              </w:rPr>
              <w:t>性</w:t>
            </w:r>
            <w:r>
              <w:rPr>
                <w:szCs w:val="21"/>
              </w:rPr>
              <w:t>差</w:t>
            </w:r>
            <w:r>
              <w:rPr>
                <w:rFonts w:hint="eastAsia"/>
                <w:szCs w:val="21"/>
              </w:rPr>
              <w:t>）</w:t>
            </w:r>
            <w:r>
              <w:rPr>
                <w:szCs w:val="21"/>
              </w:rPr>
              <w:t>的得</w:t>
            </w:r>
            <w:r>
              <w:rPr>
                <w:rFonts w:hint="eastAsia"/>
                <w:szCs w:val="21"/>
              </w:rPr>
              <w:t>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jc w:val="center"/>
              <w:rPr>
                <w:rFonts w:asciiTheme="minorEastAsia" w:hAnsiTheme="minorEastAsia" w:hint="eastAsia"/>
                <w:b/>
                <w:szCs w:val="21"/>
              </w:rPr>
            </w:pPr>
            <w:r>
              <w:rPr>
                <w:rFonts w:hint="eastAsia"/>
                <w:szCs w:val="21"/>
              </w:rPr>
              <w:t>项目重点难点分析、应对措施及相关的合理化建议评价</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jc w:val="center"/>
              <w:rPr>
                <w:rFonts w:asciiTheme="minorEastAsia" w:hAnsiTheme="minorEastAsia" w:hint="eastAsia"/>
                <w:szCs w:val="21"/>
              </w:rPr>
            </w:pPr>
            <w:r>
              <w:rPr>
                <w:rFonts w:hint="eastAsia"/>
                <w:szCs w:val="21"/>
              </w:rPr>
              <w:t>2</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rPr>
                <w:szCs w:val="21"/>
              </w:rPr>
            </w:pPr>
            <w:r>
              <w:rPr>
                <w:rFonts w:hint="eastAsia"/>
                <w:b/>
                <w:bCs/>
                <w:szCs w:val="21"/>
              </w:rPr>
              <w:t>（一）评分内容：</w:t>
            </w:r>
          </w:p>
          <w:p>
            <w:pPr>
              <w:spacing w:line="320" w:lineRule="exact"/>
              <w:rPr>
                <w:b/>
                <w:szCs w:val="21"/>
              </w:rPr>
            </w:pPr>
            <w:r>
              <w:rPr>
                <w:rFonts w:hint="eastAsia"/>
                <w:b/>
                <w:szCs w:val="21"/>
              </w:rPr>
              <w:t>投标人针对本项目的重点难点，提供的方案包括以下三项的得60分，以下任意两项的得40分，以下任意一项得10分，其他情况的不得分：</w:t>
            </w:r>
          </w:p>
          <w:p>
            <w:pPr>
              <w:numPr>
                <w:ilvl w:val="0"/>
                <w:numId w:val="9"/>
              </w:numPr>
              <w:rPr>
                <w:szCs w:val="21"/>
              </w:rPr>
            </w:pPr>
            <w:r>
              <w:rPr>
                <w:rFonts w:hint="eastAsia"/>
                <w:szCs w:val="21"/>
              </w:rPr>
              <w:t>对现状及需求进行详细的重难点分析；</w:t>
            </w:r>
          </w:p>
          <w:p>
            <w:pPr>
              <w:numPr>
                <w:ilvl w:val="0"/>
                <w:numId w:val="9"/>
              </w:numPr>
              <w:rPr>
                <w:szCs w:val="21"/>
              </w:rPr>
            </w:pPr>
            <w:r>
              <w:rPr>
                <w:rFonts w:hint="eastAsia"/>
                <w:szCs w:val="21"/>
              </w:rPr>
              <w:t>根据现状及建设重难点，详细阐述对应的应对措施；</w:t>
            </w:r>
          </w:p>
          <w:p>
            <w:pPr>
              <w:numPr>
                <w:ilvl w:val="0"/>
                <w:numId w:val="9"/>
              </w:numPr>
              <w:rPr>
                <w:szCs w:val="21"/>
              </w:rPr>
            </w:pPr>
            <w:r>
              <w:rPr>
                <w:rFonts w:hint="eastAsia"/>
                <w:szCs w:val="21"/>
              </w:rPr>
              <w:t>根据实际情况，提出合理化建议。</w:t>
            </w:r>
          </w:p>
          <w:p>
            <w:pPr>
              <w:rPr>
                <w:rFonts w:cs="Arial"/>
                <w:b/>
                <w:szCs w:val="21"/>
              </w:rPr>
            </w:pPr>
            <w:r>
              <w:rPr>
                <w:rFonts w:cs="Arial" w:hint="eastAsia"/>
                <w:b/>
                <w:szCs w:val="21"/>
              </w:rPr>
              <w:t>（二）评分标准：</w:t>
            </w:r>
          </w:p>
          <w:p>
            <w:pPr>
              <w:rPr>
                <w:rFonts w:cs="Arial"/>
                <w:b/>
                <w:szCs w:val="21"/>
              </w:rPr>
            </w:pPr>
            <w:r>
              <w:rPr>
                <w:rFonts w:cs="Arial" w:hint="eastAsia"/>
                <w:b/>
                <w:szCs w:val="21"/>
              </w:rPr>
              <w:t>在上述评分内容基础上由评审委员会根据投标人提供的方案内容，从以下方面进行评价：</w:t>
            </w:r>
          </w:p>
          <w:p>
            <w:pPr>
              <w:numPr>
                <w:ilvl w:val="0"/>
                <w:numId w:val="10"/>
              </w:numPr>
              <w:rPr>
                <w:szCs w:val="21"/>
              </w:rPr>
            </w:pPr>
            <w:r>
              <w:rPr>
                <w:rFonts w:hint="eastAsia"/>
                <w:szCs w:val="21"/>
              </w:rPr>
              <w:t>评审为优（响应内容全面、清晰、针对性强、可操作性强）的，最高得40分；</w:t>
            </w:r>
          </w:p>
          <w:p>
            <w:pPr>
              <w:numPr>
                <w:ilvl w:val="0"/>
                <w:numId w:val="10"/>
              </w:numPr>
              <w:rPr>
                <w:szCs w:val="21"/>
              </w:rPr>
            </w:pPr>
            <w:r>
              <w:rPr>
                <w:rFonts w:hint="eastAsia"/>
                <w:szCs w:val="21"/>
              </w:rPr>
              <w:t>评审为良（响应内容较全面、较清晰、针对性较强、可操作性较强）的，最高</w:t>
            </w:r>
            <w:r>
              <w:rPr>
                <w:szCs w:val="21"/>
              </w:rPr>
              <w:t>得</w:t>
            </w:r>
            <w:r>
              <w:rPr>
                <w:rFonts w:hint="eastAsia"/>
                <w:szCs w:val="21"/>
              </w:rPr>
              <w:t>20分；</w:t>
            </w:r>
          </w:p>
          <w:p>
            <w:pPr>
              <w:numPr>
                <w:ilvl w:val="0"/>
                <w:numId w:val="10"/>
              </w:numPr>
              <w:rPr>
                <w:szCs w:val="21"/>
              </w:rPr>
            </w:pPr>
            <w:r>
              <w:rPr>
                <w:rFonts w:hint="eastAsia"/>
                <w:szCs w:val="21"/>
              </w:rPr>
              <w:t>评审为中（响应内容基本完整，针对性一般，可操作性一般）的，最高</w:t>
            </w:r>
            <w:r>
              <w:rPr>
                <w:szCs w:val="21"/>
              </w:rPr>
              <w:t>得</w:t>
            </w:r>
            <w:r>
              <w:rPr>
                <w:rFonts w:hint="eastAsia"/>
                <w:szCs w:val="21"/>
              </w:rPr>
              <w:t>10分；</w:t>
            </w:r>
          </w:p>
          <w:p>
            <w:pPr>
              <w:numPr>
                <w:ilvl w:val="0"/>
                <w:numId w:val="10"/>
              </w:numPr>
              <w:rPr>
                <w:szCs w:val="21"/>
              </w:rPr>
            </w:pPr>
            <w:r>
              <w:rPr>
                <w:rFonts w:hint="eastAsia"/>
                <w:szCs w:val="21"/>
              </w:rPr>
              <w:t>评审为差（响应内容缺失或与项目关联度不大）的，</w:t>
            </w:r>
            <w:r>
              <w:rPr>
                <w:szCs w:val="21"/>
              </w:rPr>
              <w:t>得</w:t>
            </w:r>
            <w:r>
              <w:rPr>
                <w:rFonts w:hint="eastAsia"/>
                <w:szCs w:val="21"/>
              </w:rPr>
              <w:t>0分。</w:t>
            </w:r>
          </w:p>
          <w:p>
            <w:pPr>
              <w:rPr>
                <w:rFonts w:asciiTheme="minorEastAsia" w:hAnsiTheme="minorEastAsia" w:cs="宋体" w:hint="eastAsia"/>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jc w:val="center"/>
              <w:rPr>
                <w:rFonts w:asciiTheme="minorEastAsia" w:hAnsiTheme="minorEastAsia" w:cs="宋体" w:hint="eastAsia"/>
                <w:szCs w:val="21"/>
              </w:rPr>
            </w:pPr>
            <w:r>
              <w:rPr>
                <w:rFonts w:hint="eastAsia"/>
                <w:szCs w:val="21"/>
              </w:rPr>
              <w:t>质量（完成时间、安全、环保）保障措施及方案评价</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jc w:val="center"/>
              <w:rPr>
                <w:rFonts w:asciiTheme="minorEastAsia" w:hAnsiTheme="minorEastAsia" w:cs="宋体" w:hint="eastAsia"/>
                <w:szCs w:val="21"/>
              </w:rPr>
            </w:pPr>
            <w:r>
              <w:rPr>
                <w:rFonts w:hint="eastAsia"/>
                <w:szCs w:val="21"/>
              </w:rPr>
              <w:t>2</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rPr>
                <w:szCs w:val="21"/>
              </w:rPr>
            </w:pPr>
            <w:r>
              <w:rPr>
                <w:rFonts w:hint="eastAsia"/>
                <w:b/>
                <w:bCs/>
                <w:szCs w:val="21"/>
              </w:rPr>
              <w:t>（一）评分内容：</w:t>
            </w:r>
          </w:p>
          <w:p>
            <w:pPr>
              <w:spacing w:line="320" w:lineRule="exact"/>
              <w:rPr>
                <w:bCs/>
                <w:szCs w:val="21"/>
              </w:rPr>
            </w:pPr>
            <w:r>
              <w:rPr>
                <w:rFonts w:hint="eastAsia"/>
                <w:b/>
                <w:szCs w:val="21"/>
              </w:rPr>
              <w:t>投标人针对本项目的实施管理，提供的方案包括以下四项的得60分，以下任意三项的得40分，以下任意两项的得20分，以下任意一项得10分，其他情况的不得分：</w:t>
            </w:r>
          </w:p>
          <w:p>
            <w:pPr>
              <w:numPr>
                <w:ilvl w:val="0"/>
                <w:numId w:val="11"/>
              </w:numPr>
              <w:rPr>
                <w:szCs w:val="21"/>
              </w:rPr>
            </w:pPr>
            <w:r>
              <w:rPr>
                <w:rFonts w:hint="eastAsia"/>
                <w:szCs w:val="21"/>
              </w:rPr>
              <w:t>各项工作的时间安排和工作进度；</w:t>
            </w:r>
          </w:p>
          <w:p>
            <w:pPr>
              <w:numPr>
                <w:ilvl w:val="0"/>
                <w:numId w:val="11"/>
              </w:numPr>
              <w:rPr>
                <w:szCs w:val="21"/>
              </w:rPr>
            </w:pPr>
            <w:r>
              <w:rPr>
                <w:rFonts w:hint="eastAsia"/>
                <w:szCs w:val="21"/>
              </w:rPr>
              <w:t>项目进度保障措施；</w:t>
            </w:r>
          </w:p>
          <w:p>
            <w:pPr>
              <w:numPr>
                <w:ilvl w:val="0"/>
                <w:numId w:val="11"/>
              </w:numPr>
              <w:rPr>
                <w:szCs w:val="21"/>
              </w:rPr>
            </w:pPr>
            <w:r>
              <w:rPr>
                <w:rFonts w:hint="eastAsia"/>
                <w:szCs w:val="21"/>
              </w:rPr>
              <w:t>项目质量管理措施；</w:t>
            </w:r>
          </w:p>
          <w:p>
            <w:pPr>
              <w:numPr>
                <w:ilvl w:val="0"/>
                <w:numId w:val="11"/>
              </w:numPr>
              <w:rPr>
                <w:szCs w:val="21"/>
              </w:rPr>
            </w:pPr>
            <w:r>
              <w:rPr>
                <w:rFonts w:hint="eastAsia"/>
                <w:szCs w:val="21"/>
              </w:rPr>
              <w:t>信息安全保障措施。</w:t>
            </w:r>
          </w:p>
          <w:p>
            <w:pPr>
              <w:rPr>
                <w:rFonts w:cs="Arial"/>
                <w:b/>
                <w:szCs w:val="21"/>
              </w:rPr>
            </w:pPr>
            <w:r>
              <w:rPr>
                <w:rFonts w:cs="Arial" w:hint="eastAsia"/>
                <w:b/>
                <w:szCs w:val="21"/>
              </w:rPr>
              <w:t>（二）评分标准：</w:t>
            </w:r>
          </w:p>
          <w:p>
            <w:pPr>
              <w:rPr>
                <w:rFonts w:cs="Arial"/>
                <w:b/>
                <w:szCs w:val="21"/>
              </w:rPr>
            </w:pPr>
            <w:r>
              <w:rPr>
                <w:rFonts w:cs="Arial" w:hint="eastAsia"/>
                <w:b/>
                <w:szCs w:val="21"/>
              </w:rPr>
              <w:t>在上述评分内容基础上由评审委员会根据投标人提供的方案内容，从以下方面进行评价：</w:t>
            </w:r>
          </w:p>
          <w:p>
            <w:pPr>
              <w:numPr>
                <w:ilvl w:val="0"/>
                <w:numId w:val="12"/>
              </w:numPr>
              <w:rPr>
                <w:szCs w:val="21"/>
              </w:rPr>
            </w:pPr>
            <w:r>
              <w:rPr>
                <w:rFonts w:hint="eastAsia"/>
                <w:szCs w:val="21"/>
              </w:rPr>
              <w:t>评审为优（方案内容全面、清晰、针对性强、可操作性强）的，最高</w:t>
            </w:r>
            <w:r>
              <w:rPr>
                <w:szCs w:val="21"/>
              </w:rPr>
              <w:t>得</w:t>
            </w:r>
            <w:r>
              <w:rPr>
                <w:rFonts w:hint="eastAsia"/>
                <w:szCs w:val="21"/>
              </w:rPr>
              <w:t>40分；</w:t>
            </w:r>
          </w:p>
          <w:p>
            <w:pPr>
              <w:numPr>
                <w:ilvl w:val="0"/>
                <w:numId w:val="12"/>
              </w:numPr>
              <w:rPr>
                <w:szCs w:val="21"/>
              </w:rPr>
            </w:pPr>
            <w:r>
              <w:rPr>
                <w:rFonts w:hint="eastAsia"/>
                <w:szCs w:val="21"/>
              </w:rPr>
              <w:t>评审为良（方案内容较全面、较清晰、针对性较强、可操作性较强）的，最高</w:t>
            </w:r>
            <w:r>
              <w:rPr>
                <w:szCs w:val="21"/>
              </w:rPr>
              <w:t>得</w:t>
            </w:r>
            <w:r>
              <w:rPr>
                <w:rFonts w:hint="eastAsia"/>
                <w:szCs w:val="21"/>
              </w:rPr>
              <w:t>20分；</w:t>
            </w:r>
          </w:p>
          <w:p>
            <w:pPr>
              <w:numPr>
                <w:ilvl w:val="0"/>
                <w:numId w:val="12"/>
              </w:numPr>
              <w:rPr>
                <w:szCs w:val="21"/>
              </w:rPr>
            </w:pPr>
            <w:r>
              <w:rPr>
                <w:rFonts w:hint="eastAsia"/>
                <w:szCs w:val="21"/>
              </w:rPr>
              <w:t>评审为中（方案内容基本完整、针对性一般、可操作性一般）的，最高</w:t>
            </w:r>
            <w:r>
              <w:rPr>
                <w:szCs w:val="21"/>
              </w:rPr>
              <w:t>得</w:t>
            </w:r>
            <w:r>
              <w:rPr>
                <w:rFonts w:hint="eastAsia"/>
                <w:szCs w:val="21"/>
              </w:rPr>
              <w:t>10分；</w:t>
            </w:r>
          </w:p>
          <w:p>
            <w:pPr>
              <w:numPr>
                <w:ilvl w:val="0"/>
                <w:numId w:val="12"/>
              </w:numPr>
              <w:rPr>
                <w:szCs w:val="21"/>
              </w:rPr>
            </w:pPr>
            <w:r>
              <w:rPr>
                <w:rFonts w:hint="eastAsia"/>
                <w:szCs w:val="21"/>
              </w:rPr>
              <w:t>评审为差（方案内容缺失或与项目关联度不大）的，</w:t>
            </w:r>
            <w:r>
              <w:rPr>
                <w:szCs w:val="21"/>
              </w:rPr>
              <w:t>得</w:t>
            </w:r>
            <w:r>
              <w:rPr>
                <w:rFonts w:hint="eastAsia"/>
                <w:szCs w:val="21"/>
              </w:rPr>
              <w:t>0分。</w:t>
            </w:r>
          </w:p>
          <w:p>
            <w:pPr>
              <w:rPr>
                <w:rFonts w:asciiTheme="minorEastAsia" w:hAnsiTheme="minorEastAsia" w:cs="宋体" w:hint="eastAsia"/>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4</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售后服务及培训方案评价</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1</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rPr>
                <w:szCs w:val="21"/>
              </w:rPr>
            </w:pPr>
            <w:r>
              <w:rPr>
                <w:rFonts w:hint="eastAsia"/>
                <w:b/>
                <w:bCs/>
                <w:szCs w:val="21"/>
              </w:rPr>
              <w:t>（一）评分内容：</w:t>
            </w:r>
          </w:p>
          <w:p>
            <w:pPr>
              <w:rPr>
                <w:rFonts w:cs="Arial"/>
                <w:szCs w:val="21"/>
              </w:rPr>
            </w:pPr>
            <w:r>
              <w:rPr>
                <w:rFonts w:hint="eastAsia"/>
                <w:b/>
                <w:szCs w:val="21"/>
              </w:rPr>
              <w:t>投标人针对本项目的售后服务和培训服务需求，提供售后服务方案和培训方案的得60分，只提供售后服务方案或只提供培训方案的得30分，其他情况的不得分。</w:t>
            </w:r>
          </w:p>
          <w:p>
            <w:pPr>
              <w:snapToGrid w:val="0"/>
              <w:rPr>
                <w:b/>
                <w:bCs/>
                <w:szCs w:val="21"/>
              </w:rPr>
            </w:pPr>
            <w:r>
              <w:rPr>
                <w:rFonts w:hint="eastAsia"/>
                <w:b/>
                <w:bCs/>
                <w:szCs w:val="21"/>
              </w:rPr>
              <w:t>（二）</w:t>
            </w:r>
            <w:r>
              <w:rPr>
                <w:rFonts w:cs="Arial" w:hint="eastAsia"/>
                <w:b/>
                <w:szCs w:val="21"/>
              </w:rPr>
              <w:t>评分标准</w:t>
            </w:r>
            <w:r>
              <w:rPr>
                <w:rFonts w:hint="eastAsia"/>
                <w:b/>
                <w:bCs/>
                <w:szCs w:val="21"/>
              </w:rPr>
              <w:t>：</w:t>
            </w:r>
          </w:p>
          <w:p>
            <w:pPr>
              <w:rPr>
                <w:rFonts w:cs="Arial"/>
                <w:b/>
                <w:szCs w:val="21"/>
              </w:rPr>
            </w:pPr>
            <w:r>
              <w:rPr>
                <w:rFonts w:cs="Arial" w:hint="eastAsia"/>
                <w:b/>
                <w:szCs w:val="21"/>
              </w:rPr>
              <w:t>在上述评分内容基础上由评审委员会根据投标人提供的方案内容，从以下方面进行评价：</w:t>
            </w:r>
          </w:p>
          <w:p>
            <w:pPr>
              <w:numPr>
                <w:ilvl w:val="0"/>
                <w:numId w:val="13"/>
              </w:numPr>
              <w:rPr>
                <w:szCs w:val="21"/>
              </w:rPr>
            </w:pPr>
            <w:r>
              <w:rPr>
                <w:rFonts w:hint="eastAsia"/>
                <w:szCs w:val="21"/>
              </w:rPr>
              <w:t>评审为优（方案内容全面、清晰、针对性强、可操作性强）的，最高</w:t>
            </w:r>
            <w:r>
              <w:rPr>
                <w:szCs w:val="21"/>
              </w:rPr>
              <w:t>得</w:t>
            </w:r>
            <w:r>
              <w:rPr>
                <w:rFonts w:hint="eastAsia"/>
                <w:szCs w:val="21"/>
              </w:rPr>
              <w:t>40分；</w:t>
            </w:r>
          </w:p>
          <w:p>
            <w:pPr>
              <w:numPr>
                <w:ilvl w:val="0"/>
                <w:numId w:val="13"/>
              </w:numPr>
              <w:rPr>
                <w:szCs w:val="21"/>
              </w:rPr>
            </w:pPr>
            <w:r>
              <w:rPr>
                <w:rFonts w:hint="eastAsia"/>
                <w:szCs w:val="21"/>
              </w:rPr>
              <w:t>评审为良（方案内容较全面、较清晰、针对性较强、可操作性较强）的，最高</w:t>
            </w:r>
            <w:r>
              <w:rPr>
                <w:szCs w:val="21"/>
              </w:rPr>
              <w:t>得</w:t>
            </w:r>
            <w:r>
              <w:rPr>
                <w:rFonts w:hint="eastAsia"/>
                <w:szCs w:val="21"/>
              </w:rPr>
              <w:t>20分；</w:t>
            </w:r>
          </w:p>
          <w:p>
            <w:pPr>
              <w:numPr>
                <w:ilvl w:val="0"/>
                <w:numId w:val="13"/>
              </w:numPr>
              <w:rPr>
                <w:szCs w:val="21"/>
              </w:rPr>
            </w:pPr>
            <w:r>
              <w:rPr>
                <w:rFonts w:hint="eastAsia"/>
                <w:szCs w:val="21"/>
              </w:rPr>
              <w:t>评审为中（方案内容基本完整、针对性一般、可操作性一般）的，最高</w:t>
            </w:r>
            <w:r>
              <w:rPr>
                <w:szCs w:val="21"/>
              </w:rPr>
              <w:t>得</w:t>
            </w:r>
            <w:r>
              <w:rPr>
                <w:rFonts w:hint="eastAsia"/>
                <w:szCs w:val="21"/>
              </w:rPr>
              <w:t>10分；</w:t>
            </w:r>
          </w:p>
          <w:p>
            <w:pPr>
              <w:numPr>
                <w:ilvl w:val="0"/>
                <w:numId w:val="13"/>
              </w:numPr>
              <w:rPr>
                <w:szCs w:val="21"/>
              </w:rPr>
            </w:pPr>
            <w:r>
              <w:rPr>
                <w:rFonts w:hint="eastAsia"/>
                <w:szCs w:val="21"/>
              </w:rPr>
              <w:t>评审为差（方案内容缺失或与项目关联度不大）的，</w:t>
            </w:r>
            <w:r>
              <w:rPr>
                <w:szCs w:val="21"/>
              </w:rPr>
              <w:t>得</w:t>
            </w:r>
            <w:r>
              <w:rPr>
                <w:rFonts w:hint="eastAsia"/>
                <w:szCs w:val="21"/>
              </w:rPr>
              <w:t>0分。</w:t>
            </w:r>
          </w:p>
          <w:p>
            <w:pPr>
              <w:rPr>
                <w:rFonts w:ascii="宋体" w:hAnsi="宋体" w:cs="宋体" w:hint="eastAsia"/>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5</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CIM平台底座升级方案评价</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2</w:t>
            </w:r>
          </w:p>
        </w:tc>
        <w:tc>
          <w:tcPr>
            <w:tcW w:w="4196" w:type="dxa"/>
            <w:tcBorders>
              <w:top w:val="single" w:sz="8" w:space="0" w:color="000000"/>
              <w:left w:val="single" w:sz="8" w:space="0" w:color="000000"/>
              <w:bottom w:val="single" w:sz="8" w:space="0" w:color="000000"/>
              <w:right w:val="single" w:sz="8" w:space="0" w:color="000000"/>
            </w:tcBorders>
            <w:vAlign w:val="center"/>
          </w:tcPr>
          <w:p>
            <w:pPr>
              <w:rPr>
                <w:b/>
                <w:bCs/>
                <w:szCs w:val="21"/>
              </w:rPr>
            </w:pPr>
            <w:r>
              <w:rPr>
                <w:rFonts w:hint="eastAsia"/>
                <w:b/>
                <w:bCs/>
                <w:szCs w:val="21"/>
              </w:rPr>
              <w:t>（一）评分内容：</w:t>
            </w:r>
          </w:p>
          <w:p>
            <w:pPr>
              <w:spacing w:line="320" w:lineRule="exact"/>
              <w:rPr>
                <w:b/>
                <w:szCs w:val="21"/>
              </w:rPr>
            </w:pPr>
            <w:r>
              <w:rPr>
                <w:rFonts w:hint="eastAsia"/>
                <w:b/>
                <w:szCs w:val="21"/>
              </w:rPr>
              <w:t>投标人针对本项目的服务需求，提供的CIM平台底座升级方案包括以下三项的得60分，以下任意两项得40分，以下任意一项的得20分，其他情况的不得分：</w:t>
            </w:r>
          </w:p>
          <w:p>
            <w:pPr>
              <w:numPr>
                <w:ilvl w:val="0"/>
                <w:numId w:val="14"/>
              </w:numPr>
              <w:rPr>
                <w:rFonts w:cs="Arial"/>
                <w:szCs w:val="21"/>
              </w:rPr>
            </w:pPr>
            <w:r>
              <w:rPr>
                <w:rFonts w:cs="Arial" w:hint="eastAsia"/>
                <w:szCs w:val="21"/>
              </w:rPr>
              <w:t>以文字和图形方式描述系统架构、数据架构、业务流程；</w:t>
            </w:r>
          </w:p>
          <w:p>
            <w:pPr>
              <w:numPr>
                <w:ilvl w:val="0"/>
                <w:numId w:val="14"/>
              </w:numPr>
              <w:rPr>
                <w:szCs w:val="21"/>
              </w:rPr>
            </w:pPr>
            <w:r>
              <w:rPr>
                <w:rFonts w:cs="Arial" w:hint="eastAsia"/>
                <w:szCs w:val="21"/>
              </w:rPr>
              <w:t>阐述系统的建设内容，包括CIM能力升级、CIM基座升级、时空可视化升级、智能搜索引擎升级等模块；</w:t>
            </w:r>
          </w:p>
          <w:p>
            <w:pPr>
              <w:numPr>
                <w:ilvl w:val="0"/>
                <w:numId w:val="14"/>
              </w:numPr>
              <w:rPr>
                <w:rFonts w:cs="Arial"/>
                <w:szCs w:val="21"/>
              </w:rPr>
            </w:pPr>
            <w:r>
              <w:rPr>
                <w:rFonts w:cs="Arial" w:hint="eastAsia"/>
                <w:szCs w:val="21"/>
              </w:rPr>
              <w:t>阐述CIM实体数据数据处理、CIM数据服务管理技术流程。</w:t>
            </w:r>
          </w:p>
          <w:p>
            <w:pPr>
              <w:snapToGrid w:val="0"/>
              <w:rPr>
                <w:b/>
                <w:bCs/>
                <w:szCs w:val="21"/>
              </w:rPr>
            </w:pPr>
            <w:r>
              <w:rPr>
                <w:rFonts w:hint="eastAsia"/>
                <w:b/>
                <w:bCs/>
                <w:szCs w:val="21"/>
              </w:rPr>
              <w:t>（二）评分标准：</w:t>
            </w:r>
          </w:p>
          <w:p>
            <w:pPr>
              <w:rPr>
                <w:rFonts w:cs="Arial"/>
                <w:b/>
                <w:szCs w:val="21"/>
              </w:rPr>
            </w:pPr>
            <w:r>
              <w:rPr>
                <w:rFonts w:cs="Arial" w:hint="eastAsia"/>
                <w:b/>
                <w:szCs w:val="21"/>
              </w:rPr>
              <w:t>在上述评分内容完整基础上由评审委员会根据投标人提供的方案内容，从以下方面进行评价：</w:t>
            </w:r>
          </w:p>
          <w:p>
            <w:pPr>
              <w:numPr>
                <w:ilvl w:val="0"/>
                <w:numId w:val="15"/>
              </w:numPr>
              <w:rPr>
                <w:szCs w:val="21"/>
              </w:rPr>
            </w:pPr>
            <w:r>
              <w:rPr>
                <w:rFonts w:hint="eastAsia"/>
                <w:szCs w:val="21"/>
              </w:rPr>
              <w:t>评审为优（</w:t>
            </w:r>
            <w:r>
              <w:rPr>
                <w:szCs w:val="21"/>
              </w:rPr>
              <w:t>方案</w:t>
            </w:r>
            <w:r>
              <w:rPr>
                <w:rFonts w:hint="eastAsia"/>
                <w:szCs w:val="21"/>
              </w:rPr>
              <w:t>内容</w:t>
            </w:r>
            <w:r>
              <w:rPr>
                <w:szCs w:val="21"/>
              </w:rPr>
              <w:t>合理、</w:t>
            </w:r>
            <w:r>
              <w:rPr>
                <w:rFonts w:hint="eastAsia"/>
                <w:szCs w:val="21"/>
              </w:rPr>
              <w:t>逻辑</w:t>
            </w:r>
            <w:r>
              <w:rPr>
                <w:szCs w:val="21"/>
              </w:rPr>
              <w:t>清晰、可操作强</w:t>
            </w:r>
            <w:r>
              <w:rPr>
                <w:rFonts w:hint="eastAsia"/>
                <w:szCs w:val="21"/>
              </w:rPr>
              <w:t>）</w:t>
            </w:r>
            <w:r>
              <w:rPr>
                <w:szCs w:val="21"/>
              </w:rPr>
              <w:t>的得</w:t>
            </w:r>
            <w:r>
              <w:rPr>
                <w:rFonts w:hint="eastAsia"/>
                <w:szCs w:val="21"/>
              </w:rPr>
              <w:t>最高40分;</w:t>
            </w:r>
          </w:p>
          <w:p>
            <w:pPr>
              <w:numPr>
                <w:ilvl w:val="0"/>
                <w:numId w:val="15"/>
              </w:numPr>
              <w:rPr>
                <w:szCs w:val="21"/>
              </w:rPr>
            </w:pPr>
            <w:r>
              <w:rPr>
                <w:rFonts w:hint="eastAsia"/>
                <w:szCs w:val="21"/>
              </w:rPr>
              <w:t>评审为良（</w:t>
            </w:r>
            <w:r>
              <w:rPr>
                <w:szCs w:val="21"/>
              </w:rPr>
              <w:t>方案</w:t>
            </w:r>
            <w:r>
              <w:rPr>
                <w:rFonts w:hint="eastAsia"/>
                <w:szCs w:val="21"/>
              </w:rPr>
              <w:t>内容</w:t>
            </w:r>
            <w:r>
              <w:rPr>
                <w:szCs w:val="21"/>
              </w:rPr>
              <w:t>较合理、</w:t>
            </w:r>
            <w:r>
              <w:rPr>
                <w:rFonts w:hint="eastAsia"/>
                <w:szCs w:val="21"/>
              </w:rPr>
              <w:t>逻辑</w:t>
            </w:r>
            <w:r>
              <w:rPr>
                <w:szCs w:val="21"/>
              </w:rPr>
              <w:t>较清晰、可操作较强</w:t>
            </w:r>
            <w:r>
              <w:rPr>
                <w:rFonts w:hint="eastAsia"/>
                <w:szCs w:val="21"/>
              </w:rPr>
              <w:t>）</w:t>
            </w:r>
            <w:r>
              <w:rPr>
                <w:szCs w:val="21"/>
              </w:rPr>
              <w:t>的</w:t>
            </w:r>
            <w:r>
              <w:rPr>
                <w:rFonts w:hint="eastAsia"/>
                <w:szCs w:val="21"/>
              </w:rPr>
              <w:t>最高</w:t>
            </w:r>
            <w:r>
              <w:rPr>
                <w:szCs w:val="21"/>
              </w:rPr>
              <w:t>得</w:t>
            </w:r>
            <w:r>
              <w:rPr>
                <w:rFonts w:hint="eastAsia"/>
                <w:szCs w:val="21"/>
              </w:rPr>
              <w:t>20分</w:t>
            </w:r>
            <w:r>
              <w:rPr>
                <w:szCs w:val="21"/>
              </w:rPr>
              <w:t>；</w:t>
            </w:r>
          </w:p>
          <w:p>
            <w:pPr>
              <w:numPr>
                <w:ilvl w:val="0"/>
                <w:numId w:val="15"/>
              </w:numPr>
              <w:rPr>
                <w:szCs w:val="21"/>
              </w:rPr>
            </w:pPr>
            <w:r>
              <w:rPr>
                <w:rFonts w:hint="eastAsia"/>
                <w:szCs w:val="21"/>
              </w:rPr>
              <w:t>评审为中（</w:t>
            </w:r>
            <w:r>
              <w:rPr>
                <w:szCs w:val="21"/>
              </w:rPr>
              <w:t>方案</w:t>
            </w:r>
            <w:r>
              <w:rPr>
                <w:rFonts w:hint="eastAsia"/>
                <w:szCs w:val="21"/>
              </w:rPr>
              <w:t>内容</w:t>
            </w:r>
            <w:r>
              <w:rPr>
                <w:szCs w:val="21"/>
              </w:rPr>
              <w:t>一般合理、</w:t>
            </w:r>
            <w:r>
              <w:rPr>
                <w:rFonts w:hint="eastAsia"/>
                <w:szCs w:val="21"/>
              </w:rPr>
              <w:t>逻辑</w:t>
            </w:r>
            <w:r>
              <w:rPr>
                <w:szCs w:val="21"/>
              </w:rPr>
              <w:t>一般、可操作一般</w:t>
            </w:r>
            <w:r>
              <w:rPr>
                <w:rFonts w:hint="eastAsia"/>
                <w:szCs w:val="21"/>
              </w:rPr>
              <w:t>）</w:t>
            </w:r>
            <w:r>
              <w:rPr>
                <w:szCs w:val="21"/>
              </w:rPr>
              <w:t>的</w:t>
            </w:r>
            <w:r>
              <w:rPr>
                <w:rFonts w:hint="eastAsia"/>
                <w:szCs w:val="21"/>
              </w:rPr>
              <w:t>最高</w:t>
            </w:r>
            <w:r>
              <w:rPr>
                <w:szCs w:val="21"/>
              </w:rPr>
              <w:t>得</w:t>
            </w:r>
            <w:r>
              <w:rPr>
                <w:rFonts w:hint="eastAsia"/>
                <w:szCs w:val="21"/>
              </w:rPr>
              <w:t>10分</w:t>
            </w:r>
            <w:r>
              <w:rPr>
                <w:szCs w:val="21"/>
              </w:rPr>
              <w:t>；</w:t>
            </w:r>
          </w:p>
          <w:p>
            <w:pPr>
              <w:numPr>
                <w:ilvl w:val="0"/>
                <w:numId w:val="15"/>
              </w:numPr>
              <w:rPr>
                <w:rFonts w:ascii="宋体" w:hAnsi="宋体" w:cs="宋体" w:hint="eastAsia"/>
                <w:szCs w:val="21"/>
              </w:rPr>
            </w:pPr>
            <w:r>
              <w:rPr>
                <w:rFonts w:hint="eastAsia"/>
                <w:szCs w:val="21"/>
              </w:rPr>
              <w:t>评审为差（</w:t>
            </w:r>
            <w:r>
              <w:rPr>
                <w:szCs w:val="21"/>
              </w:rPr>
              <w:t>方案</w:t>
            </w:r>
            <w:r>
              <w:rPr>
                <w:rFonts w:hint="eastAsia"/>
                <w:szCs w:val="21"/>
              </w:rPr>
              <w:t>内容</w:t>
            </w:r>
            <w:r>
              <w:rPr>
                <w:szCs w:val="21"/>
              </w:rPr>
              <w:t>不合理、</w:t>
            </w:r>
            <w:r>
              <w:rPr>
                <w:rFonts w:hint="eastAsia"/>
                <w:szCs w:val="21"/>
              </w:rPr>
              <w:t>逻辑</w:t>
            </w:r>
            <w:r>
              <w:rPr>
                <w:szCs w:val="21"/>
              </w:rPr>
              <w:t>不清晰、可操作性差</w:t>
            </w:r>
            <w:r>
              <w:rPr>
                <w:rFonts w:hint="eastAsia"/>
                <w:szCs w:val="21"/>
              </w:rPr>
              <w:t>）</w:t>
            </w:r>
            <w:r>
              <w:rPr>
                <w:szCs w:val="21"/>
              </w:rPr>
              <w:t>的得</w:t>
            </w:r>
            <w:r>
              <w:rPr>
                <w:rFonts w:hint="eastAsia"/>
                <w:szCs w:val="21"/>
              </w:rPr>
              <w:t>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6</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块数据协同应用方案评价</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2</w:t>
            </w:r>
          </w:p>
        </w:tc>
        <w:tc>
          <w:tcPr>
            <w:tcW w:w="4196" w:type="dxa"/>
            <w:tcBorders>
              <w:top w:val="single" w:sz="8" w:space="0" w:color="000000"/>
              <w:left w:val="single" w:sz="8" w:space="0" w:color="000000"/>
              <w:bottom w:val="single" w:sz="8" w:space="0" w:color="000000"/>
              <w:right w:val="single" w:sz="8" w:space="0" w:color="000000"/>
            </w:tcBorders>
            <w:vAlign w:val="center"/>
          </w:tcPr>
          <w:p>
            <w:pPr>
              <w:rPr>
                <w:b/>
                <w:bCs/>
                <w:szCs w:val="21"/>
              </w:rPr>
            </w:pPr>
            <w:r>
              <w:rPr>
                <w:rFonts w:hint="eastAsia"/>
                <w:b/>
                <w:bCs/>
                <w:szCs w:val="21"/>
              </w:rPr>
              <w:t>（一）评分内容：</w:t>
            </w:r>
          </w:p>
          <w:p>
            <w:pPr>
              <w:spacing w:line="320" w:lineRule="exact"/>
              <w:rPr>
                <w:b/>
                <w:szCs w:val="21"/>
              </w:rPr>
            </w:pPr>
            <w:r>
              <w:rPr>
                <w:rFonts w:hint="eastAsia"/>
                <w:b/>
                <w:szCs w:val="21"/>
              </w:rPr>
              <w:t>投标人针对本项目的服务需求，提供的块数据协同应用方案包括以下三项的得60分，以下任意两项得40分，以下任意一项的得20分，其他情况的不得分：</w:t>
            </w:r>
          </w:p>
          <w:p>
            <w:pPr>
              <w:numPr>
                <w:ilvl w:val="0"/>
                <w:numId w:val="16"/>
              </w:numPr>
              <w:rPr>
                <w:rFonts w:cs="Arial"/>
                <w:szCs w:val="21"/>
              </w:rPr>
            </w:pPr>
            <w:r>
              <w:rPr>
                <w:rFonts w:cs="Arial" w:hint="eastAsia"/>
                <w:szCs w:val="21"/>
              </w:rPr>
              <w:t>以文字和图形方式描述系统架构、数据架构、业务流程；</w:t>
            </w:r>
          </w:p>
          <w:p>
            <w:pPr>
              <w:numPr>
                <w:ilvl w:val="0"/>
                <w:numId w:val="16"/>
              </w:numPr>
              <w:rPr>
                <w:szCs w:val="21"/>
              </w:rPr>
            </w:pPr>
            <w:r>
              <w:rPr>
                <w:rFonts w:cs="Arial" w:hint="eastAsia"/>
                <w:szCs w:val="21"/>
              </w:rPr>
              <w:t>阐述</w:t>
            </w:r>
            <w:r>
              <w:rPr>
                <w:rFonts w:hint="eastAsia"/>
                <w:szCs w:val="21"/>
              </w:rPr>
              <w:t>升级统一地理实体采集平台、升级统一地址预赋码协同应用能力建设内容</w:t>
            </w:r>
            <w:r>
              <w:rPr>
                <w:rFonts w:cs="Arial" w:hint="eastAsia"/>
                <w:szCs w:val="21"/>
              </w:rPr>
              <w:t>；</w:t>
            </w:r>
          </w:p>
          <w:p>
            <w:pPr>
              <w:numPr>
                <w:ilvl w:val="0"/>
                <w:numId w:val="16"/>
              </w:numPr>
              <w:rPr>
                <w:rFonts w:cs="Arial"/>
                <w:szCs w:val="21"/>
              </w:rPr>
            </w:pPr>
            <w:r>
              <w:rPr>
                <w:rFonts w:cs="Arial" w:hint="eastAsia"/>
                <w:szCs w:val="21"/>
              </w:rPr>
              <w:t>阐述</w:t>
            </w:r>
            <w:r>
              <w:rPr>
                <w:rFonts w:hint="eastAsia"/>
                <w:szCs w:val="21"/>
              </w:rPr>
              <w:t>新增块数据监测应用、新增统一网格区划管理应用建设内容</w:t>
            </w:r>
            <w:r>
              <w:rPr>
                <w:rFonts w:cs="Arial" w:hint="eastAsia"/>
                <w:szCs w:val="21"/>
              </w:rPr>
              <w:t>。</w:t>
            </w:r>
          </w:p>
          <w:p>
            <w:pPr>
              <w:snapToGrid w:val="0"/>
              <w:rPr>
                <w:b/>
                <w:bCs/>
                <w:szCs w:val="21"/>
              </w:rPr>
            </w:pPr>
            <w:r>
              <w:rPr>
                <w:rFonts w:hint="eastAsia"/>
                <w:b/>
                <w:bCs/>
                <w:szCs w:val="21"/>
              </w:rPr>
              <w:t>（二）评分标准：</w:t>
            </w:r>
          </w:p>
          <w:p>
            <w:pPr>
              <w:rPr>
                <w:rFonts w:cs="Arial"/>
                <w:b/>
                <w:szCs w:val="21"/>
              </w:rPr>
            </w:pPr>
            <w:r>
              <w:rPr>
                <w:rFonts w:cs="Arial" w:hint="eastAsia"/>
                <w:b/>
                <w:szCs w:val="21"/>
              </w:rPr>
              <w:t>在上述评分内容完整基础上由评审委员会根据投标人提供的方案内容，从以下方面进行评价：</w:t>
            </w:r>
          </w:p>
          <w:p>
            <w:pPr>
              <w:numPr>
                <w:ilvl w:val="0"/>
                <w:numId w:val="17"/>
              </w:numPr>
              <w:rPr>
                <w:szCs w:val="21"/>
              </w:rPr>
            </w:pPr>
            <w:r>
              <w:rPr>
                <w:rFonts w:hint="eastAsia"/>
                <w:szCs w:val="21"/>
              </w:rPr>
              <w:t>评审为优（</w:t>
            </w:r>
            <w:r>
              <w:rPr>
                <w:szCs w:val="21"/>
              </w:rPr>
              <w:t>方案</w:t>
            </w:r>
            <w:r>
              <w:rPr>
                <w:rFonts w:hint="eastAsia"/>
                <w:szCs w:val="21"/>
              </w:rPr>
              <w:t>内容</w:t>
            </w:r>
            <w:r>
              <w:rPr>
                <w:szCs w:val="21"/>
              </w:rPr>
              <w:t>合理、</w:t>
            </w:r>
            <w:r>
              <w:rPr>
                <w:rFonts w:hint="eastAsia"/>
                <w:szCs w:val="21"/>
              </w:rPr>
              <w:t>逻辑</w:t>
            </w:r>
            <w:r>
              <w:rPr>
                <w:szCs w:val="21"/>
              </w:rPr>
              <w:t>清晰、可操作强</w:t>
            </w:r>
            <w:r>
              <w:rPr>
                <w:rFonts w:hint="eastAsia"/>
                <w:szCs w:val="21"/>
              </w:rPr>
              <w:t>）</w:t>
            </w:r>
            <w:r>
              <w:rPr>
                <w:szCs w:val="21"/>
              </w:rPr>
              <w:t>的得</w:t>
            </w:r>
            <w:r>
              <w:rPr>
                <w:rFonts w:hint="eastAsia"/>
                <w:szCs w:val="21"/>
              </w:rPr>
              <w:t>最高40分;</w:t>
            </w:r>
          </w:p>
          <w:p>
            <w:pPr>
              <w:numPr>
                <w:ilvl w:val="0"/>
                <w:numId w:val="17"/>
              </w:numPr>
              <w:rPr>
                <w:szCs w:val="21"/>
              </w:rPr>
            </w:pPr>
            <w:r>
              <w:rPr>
                <w:rFonts w:hint="eastAsia"/>
                <w:szCs w:val="21"/>
              </w:rPr>
              <w:t>评审为良（</w:t>
            </w:r>
            <w:r>
              <w:rPr>
                <w:szCs w:val="21"/>
              </w:rPr>
              <w:t>方案</w:t>
            </w:r>
            <w:r>
              <w:rPr>
                <w:rFonts w:hint="eastAsia"/>
                <w:szCs w:val="21"/>
              </w:rPr>
              <w:t>内容</w:t>
            </w:r>
            <w:r>
              <w:rPr>
                <w:szCs w:val="21"/>
              </w:rPr>
              <w:t>较合理、</w:t>
            </w:r>
            <w:r>
              <w:rPr>
                <w:rFonts w:hint="eastAsia"/>
                <w:szCs w:val="21"/>
              </w:rPr>
              <w:t>逻辑</w:t>
            </w:r>
            <w:r>
              <w:rPr>
                <w:szCs w:val="21"/>
              </w:rPr>
              <w:t>较清晰、可操作较强</w:t>
            </w:r>
            <w:r>
              <w:rPr>
                <w:rFonts w:hint="eastAsia"/>
                <w:szCs w:val="21"/>
              </w:rPr>
              <w:t>）</w:t>
            </w:r>
            <w:r>
              <w:rPr>
                <w:szCs w:val="21"/>
              </w:rPr>
              <w:t>的</w:t>
            </w:r>
            <w:r>
              <w:rPr>
                <w:rFonts w:hint="eastAsia"/>
                <w:szCs w:val="21"/>
              </w:rPr>
              <w:t>最高</w:t>
            </w:r>
            <w:r>
              <w:rPr>
                <w:szCs w:val="21"/>
              </w:rPr>
              <w:t>得</w:t>
            </w:r>
            <w:r>
              <w:rPr>
                <w:rFonts w:hint="eastAsia"/>
                <w:szCs w:val="21"/>
              </w:rPr>
              <w:t>20分</w:t>
            </w:r>
            <w:r>
              <w:rPr>
                <w:szCs w:val="21"/>
              </w:rPr>
              <w:t>；</w:t>
            </w:r>
          </w:p>
          <w:p>
            <w:pPr>
              <w:numPr>
                <w:ilvl w:val="0"/>
                <w:numId w:val="17"/>
              </w:numPr>
              <w:rPr>
                <w:szCs w:val="21"/>
              </w:rPr>
            </w:pPr>
            <w:r>
              <w:rPr>
                <w:rFonts w:hint="eastAsia"/>
                <w:szCs w:val="21"/>
              </w:rPr>
              <w:t>评审为中（</w:t>
            </w:r>
            <w:r>
              <w:rPr>
                <w:szCs w:val="21"/>
              </w:rPr>
              <w:t>方案</w:t>
            </w:r>
            <w:r>
              <w:rPr>
                <w:rFonts w:hint="eastAsia"/>
                <w:szCs w:val="21"/>
              </w:rPr>
              <w:t>内容</w:t>
            </w:r>
            <w:r>
              <w:rPr>
                <w:szCs w:val="21"/>
              </w:rPr>
              <w:t>一般合理、</w:t>
            </w:r>
            <w:r>
              <w:rPr>
                <w:rFonts w:hint="eastAsia"/>
                <w:szCs w:val="21"/>
              </w:rPr>
              <w:t>逻辑</w:t>
            </w:r>
            <w:r>
              <w:rPr>
                <w:szCs w:val="21"/>
              </w:rPr>
              <w:t>一般、可操作一般</w:t>
            </w:r>
            <w:r>
              <w:rPr>
                <w:rFonts w:hint="eastAsia"/>
                <w:szCs w:val="21"/>
              </w:rPr>
              <w:t>）</w:t>
            </w:r>
            <w:r>
              <w:rPr>
                <w:szCs w:val="21"/>
              </w:rPr>
              <w:t>的</w:t>
            </w:r>
            <w:r>
              <w:rPr>
                <w:rFonts w:hint="eastAsia"/>
                <w:szCs w:val="21"/>
              </w:rPr>
              <w:t>最高</w:t>
            </w:r>
            <w:r>
              <w:rPr>
                <w:szCs w:val="21"/>
              </w:rPr>
              <w:t>得</w:t>
            </w:r>
            <w:r>
              <w:rPr>
                <w:rFonts w:hint="eastAsia"/>
                <w:szCs w:val="21"/>
              </w:rPr>
              <w:t>10分</w:t>
            </w:r>
            <w:r>
              <w:rPr>
                <w:szCs w:val="21"/>
              </w:rPr>
              <w:t>；</w:t>
            </w:r>
          </w:p>
          <w:p>
            <w:pPr>
              <w:numPr>
                <w:ilvl w:val="0"/>
                <w:numId w:val="17"/>
              </w:numPr>
              <w:rPr>
                <w:rFonts w:ascii="宋体" w:hAnsi="宋体" w:cs="宋体" w:hint="eastAsia"/>
                <w:szCs w:val="21"/>
              </w:rPr>
            </w:pPr>
            <w:r>
              <w:rPr>
                <w:rFonts w:hint="eastAsia"/>
                <w:szCs w:val="21"/>
              </w:rPr>
              <w:t>评审为差（</w:t>
            </w:r>
            <w:r>
              <w:rPr>
                <w:szCs w:val="21"/>
              </w:rPr>
              <w:t>方案</w:t>
            </w:r>
            <w:r>
              <w:rPr>
                <w:rFonts w:hint="eastAsia"/>
                <w:szCs w:val="21"/>
              </w:rPr>
              <w:t>内容</w:t>
            </w:r>
            <w:r>
              <w:rPr>
                <w:szCs w:val="21"/>
              </w:rPr>
              <w:t>不合理、</w:t>
            </w:r>
            <w:r>
              <w:rPr>
                <w:rFonts w:hint="eastAsia"/>
                <w:szCs w:val="21"/>
              </w:rPr>
              <w:t>逻辑</w:t>
            </w:r>
            <w:r>
              <w:rPr>
                <w:szCs w:val="21"/>
              </w:rPr>
              <w:t>不清晰、可操作性差</w:t>
            </w:r>
            <w:r>
              <w:rPr>
                <w:rFonts w:hint="eastAsia"/>
                <w:szCs w:val="21"/>
              </w:rPr>
              <w:t>）</w:t>
            </w:r>
            <w:r>
              <w:rPr>
                <w:szCs w:val="21"/>
              </w:rPr>
              <w:t>的得</w:t>
            </w:r>
            <w:r>
              <w:rPr>
                <w:rFonts w:hint="eastAsia"/>
                <w:szCs w:val="21"/>
              </w:rPr>
              <w:t>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7</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时空数据演示</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10</w:t>
            </w:r>
          </w:p>
        </w:tc>
        <w:tc>
          <w:tcPr>
            <w:tcW w:w="4196" w:type="dxa"/>
            <w:tcBorders>
              <w:top w:val="single" w:sz="8" w:space="0" w:color="000000"/>
              <w:left w:val="single" w:sz="8" w:space="0" w:color="000000"/>
              <w:bottom w:val="single" w:sz="8" w:space="0" w:color="000000"/>
              <w:right w:val="single" w:sz="8" w:space="0" w:color="000000"/>
            </w:tcBorders>
            <w:vAlign w:val="center"/>
          </w:tcPr>
          <w:p>
            <w:pPr>
              <w:numPr>
                <w:ilvl w:val="0"/>
                <w:numId w:val="18"/>
              </w:numPr>
              <w:rPr>
                <w:b/>
                <w:bCs/>
                <w:szCs w:val="21"/>
              </w:rPr>
            </w:pPr>
            <w:r>
              <w:rPr>
                <w:rFonts w:hint="eastAsia"/>
                <w:b/>
                <w:bCs/>
                <w:szCs w:val="21"/>
              </w:rPr>
              <w:t>演示内容：</w:t>
            </w:r>
          </w:p>
          <w:p>
            <w:pPr>
              <w:rPr>
                <w:szCs w:val="21"/>
              </w:rPr>
            </w:pPr>
            <w:r>
              <w:rPr>
                <w:rFonts w:hint="eastAsia"/>
                <w:szCs w:val="21"/>
              </w:rPr>
              <w:t>时空数据是本项目建设的主要内容，投标人需要对该内容建设预期效果进行现场演示：</w:t>
            </w:r>
          </w:p>
          <w:p>
            <w:pPr>
              <w:ind w:left="357" w:hanging="357"/>
              <w:rPr>
                <w:szCs w:val="21"/>
              </w:rPr>
            </w:pPr>
            <w:r>
              <w:rPr>
                <w:szCs w:val="21"/>
              </w:rPr>
              <w:t>1、演示商用住宅小区实体数据，展示名称、地址、关联人口、关联楼栋、关联法人等</w:t>
            </w:r>
            <w:r>
              <w:rPr>
                <w:rFonts w:hint="eastAsia"/>
                <w:szCs w:val="21"/>
              </w:rPr>
              <w:t>，得20分；</w:t>
            </w:r>
          </w:p>
          <w:p>
            <w:pPr>
              <w:ind w:left="357" w:hanging="357"/>
              <w:rPr>
                <w:szCs w:val="21"/>
              </w:rPr>
            </w:pPr>
            <w:r>
              <w:rPr>
                <w:szCs w:val="21"/>
              </w:rPr>
              <w:t>2、演示园区实体数据，展示园区范围、园区概况、关联企业、关联楼栋等</w:t>
            </w:r>
            <w:r>
              <w:rPr>
                <w:rFonts w:hint="eastAsia"/>
                <w:szCs w:val="21"/>
              </w:rPr>
              <w:t>，得20分；</w:t>
            </w:r>
          </w:p>
          <w:p>
            <w:pPr>
              <w:ind w:left="357" w:hanging="357"/>
              <w:rPr>
                <w:szCs w:val="21"/>
              </w:rPr>
            </w:pPr>
            <w:r>
              <w:rPr>
                <w:szCs w:val="21"/>
              </w:rPr>
              <w:t>3、演示片区实体数据，展示片区名称、片区范围、片区概况、关联园区、关联楼栋等</w:t>
            </w:r>
            <w:r>
              <w:rPr>
                <w:rFonts w:hint="eastAsia"/>
                <w:szCs w:val="21"/>
              </w:rPr>
              <w:t>，得20分；</w:t>
            </w:r>
          </w:p>
          <w:p>
            <w:pPr>
              <w:ind w:left="357" w:hanging="357"/>
              <w:rPr>
                <w:szCs w:val="21"/>
              </w:rPr>
            </w:pPr>
            <w:r>
              <w:rPr>
                <w:szCs w:val="21"/>
              </w:rPr>
              <w:t>4、演示交通设施实体数据，展示地铁站点介绍、出入口等信息</w:t>
            </w:r>
            <w:r>
              <w:rPr>
                <w:rFonts w:hint="eastAsia"/>
                <w:szCs w:val="21"/>
              </w:rPr>
              <w:t>，得20分；</w:t>
            </w:r>
          </w:p>
          <w:p>
            <w:pPr>
              <w:ind w:left="357" w:hanging="357"/>
              <w:rPr>
                <w:szCs w:val="21"/>
              </w:rPr>
            </w:pPr>
            <w:r>
              <w:rPr>
                <w:szCs w:val="21"/>
              </w:rPr>
              <w:t>5、</w:t>
            </w:r>
            <w:r>
              <w:rPr>
                <w:rFonts w:hint="eastAsia"/>
                <w:szCs w:val="21"/>
              </w:rPr>
              <w:t>演示基本公共服务实体数据，例如医院、学校等实体数据，展示实体</w:t>
            </w:r>
            <w:r>
              <w:rPr>
                <w:szCs w:val="21"/>
              </w:rPr>
              <w:t>名称、类型</w:t>
            </w:r>
            <w:r>
              <w:rPr>
                <w:rFonts w:hint="eastAsia"/>
                <w:szCs w:val="21"/>
              </w:rPr>
              <w:t>、位置等信息，得20分。</w:t>
            </w:r>
          </w:p>
          <w:p>
            <w:pPr>
              <w:rPr>
                <w:szCs w:val="21"/>
              </w:rPr>
            </w:pPr>
            <w:r>
              <w:rPr>
                <w:rFonts w:hint="eastAsia"/>
                <w:szCs w:val="21"/>
              </w:rPr>
              <w:t>以上累计最高得100分。</w:t>
            </w:r>
          </w:p>
          <w:p>
            <w:pPr>
              <w:numPr>
                <w:ilvl w:val="0"/>
                <w:numId w:val="18"/>
              </w:numPr>
              <w:rPr>
                <w:b/>
                <w:bCs/>
                <w:szCs w:val="21"/>
              </w:rPr>
            </w:pPr>
            <w:r>
              <w:rPr>
                <w:rFonts w:hint="eastAsia"/>
                <w:b/>
                <w:bCs/>
                <w:szCs w:val="21"/>
              </w:rPr>
              <w:t>评分标准：</w:t>
            </w:r>
          </w:p>
          <w:p>
            <w:pPr>
              <w:numPr>
                <w:ilvl w:val="0"/>
                <w:numId w:val="19"/>
              </w:numPr>
              <w:rPr>
                <w:szCs w:val="21"/>
              </w:rPr>
            </w:pPr>
            <w:r>
              <w:rPr>
                <w:szCs w:val="21"/>
              </w:rPr>
              <w:t>以上演示内容，如投标人通过可运行展示系统进行现场演示，每一分项内容全部完整演示并符合要求的最高得100分，演示不齐全、不完整的不得分；</w:t>
            </w:r>
          </w:p>
          <w:p>
            <w:pPr>
              <w:numPr>
                <w:ilvl w:val="0"/>
                <w:numId w:val="19"/>
              </w:numPr>
              <w:rPr>
                <w:szCs w:val="21"/>
              </w:rPr>
            </w:pPr>
            <w:r>
              <w:rPr>
                <w:szCs w:val="21"/>
              </w:rPr>
              <w:t>以上演示内容，如投标人使用系统原型、PPT或Flash或视频等方式进行现场演示，内容全部完整演示并符合要求的最高得50分，演示不齐全、不完整的不得分；</w:t>
            </w:r>
          </w:p>
          <w:p>
            <w:pPr>
              <w:numPr>
                <w:ilvl w:val="0"/>
                <w:numId w:val="19"/>
              </w:numPr>
              <w:rPr>
                <w:rFonts w:ascii="宋体" w:hAnsi="宋体" w:cs="宋体" w:hint="eastAsia"/>
                <w:szCs w:val="21"/>
              </w:rPr>
            </w:pPr>
            <w:r>
              <w:rPr>
                <w:szCs w:val="21"/>
              </w:rPr>
              <w:t>演示内容是否满足评分要求，由评审委员会判断，如出现判断意见不一致的，按照“少数服从多数”的原则确定评审委员会的统一意见。演示时间不超过15分钟。</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8</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CIM基座能力演示</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6</w:t>
            </w:r>
          </w:p>
        </w:tc>
        <w:tc>
          <w:tcPr>
            <w:tcW w:w="4196" w:type="dxa"/>
            <w:tcBorders>
              <w:top w:val="single" w:sz="8" w:space="0" w:color="000000"/>
              <w:left w:val="single" w:sz="8" w:space="0" w:color="000000"/>
              <w:bottom w:val="single" w:sz="8" w:space="0" w:color="000000"/>
              <w:right w:val="single" w:sz="8" w:space="0" w:color="000000"/>
            </w:tcBorders>
            <w:vAlign w:val="center"/>
          </w:tcPr>
          <w:p>
            <w:pPr>
              <w:numPr>
                <w:ilvl w:val="0"/>
                <w:numId w:val="20"/>
              </w:numPr>
              <w:rPr>
                <w:b/>
                <w:bCs/>
                <w:szCs w:val="21"/>
              </w:rPr>
            </w:pPr>
            <w:r>
              <w:rPr>
                <w:rFonts w:hint="eastAsia"/>
                <w:b/>
                <w:bCs/>
                <w:szCs w:val="21"/>
              </w:rPr>
              <w:t>演示内容：</w:t>
            </w:r>
          </w:p>
          <w:p>
            <w:pPr>
              <w:rPr>
                <w:szCs w:val="21"/>
              </w:rPr>
            </w:pPr>
            <w:r>
              <w:rPr>
                <w:rFonts w:hint="eastAsia"/>
                <w:szCs w:val="21"/>
              </w:rPr>
              <w:t>CIM基座能力是本项目建设的基础内容，投标人需要对该内容建设的预期效果进行现场演示：</w:t>
            </w:r>
          </w:p>
          <w:p>
            <w:pPr>
              <w:numPr>
                <w:ilvl w:val="0"/>
                <w:numId w:val="21"/>
              </w:numPr>
              <w:rPr>
                <w:szCs w:val="21"/>
              </w:rPr>
            </w:pPr>
            <w:r>
              <w:rPr>
                <w:rFonts w:hint="eastAsia"/>
                <w:szCs w:val="21"/>
              </w:rPr>
              <w:t>搜索能力演示：综合搜索功能支持地名地址搜索、企业搜索、小区搜索、楼栋搜索等。得40分；</w:t>
            </w:r>
          </w:p>
          <w:p>
            <w:pPr>
              <w:numPr>
                <w:ilvl w:val="0"/>
                <w:numId w:val="21"/>
              </w:numPr>
              <w:rPr>
                <w:szCs w:val="21"/>
              </w:rPr>
            </w:pPr>
            <w:r>
              <w:rPr>
                <w:szCs w:val="21"/>
              </w:rPr>
              <w:t>框选能力演示：通过绘制</w:t>
            </w:r>
            <w:r>
              <w:rPr>
                <w:rFonts w:hint="eastAsia"/>
                <w:szCs w:val="21"/>
              </w:rPr>
              <w:t>多边形</w:t>
            </w:r>
            <w:r>
              <w:rPr>
                <w:szCs w:val="21"/>
              </w:rPr>
              <w:t>的选框来选择地图上的特定区域或要素，展示占地面积、建筑面积、社区、网格、楼栋、小区、人口等要素</w:t>
            </w:r>
            <w:r>
              <w:rPr>
                <w:rFonts w:hint="eastAsia"/>
                <w:szCs w:val="21"/>
              </w:rPr>
              <w:t>，得30分；</w:t>
            </w:r>
          </w:p>
          <w:p>
            <w:pPr>
              <w:numPr>
                <w:ilvl w:val="0"/>
                <w:numId w:val="21"/>
              </w:numPr>
              <w:rPr>
                <w:szCs w:val="21"/>
              </w:rPr>
            </w:pPr>
            <w:r>
              <w:rPr>
                <w:szCs w:val="21"/>
              </w:rPr>
              <w:t>实体交互能力演示：</w:t>
            </w:r>
            <w:r>
              <w:rPr>
                <w:rFonts w:hint="eastAsia"/>
                <w:szCs w:val="21"/>
              </w:rPr>
              <w:t>支持</w:t>
            </w:r>
            <w:r>
              <w:rPr>
                <w:szCs w:val="21"/>
              </w:rPr>
              <w:t>点击模型或者</w:t>
            </w:r>
            <w:r>
              <w:rPr>
                <w:rFonts w:hint="eastAsia"/>
                <w:szCs w:val="21"/>
              </w:rPr>
              <w:t>点击</w:t>
            </w:r>
            <w:r>
              <w:rPr>
                <w:szCs w:val="21"/>
              </w:rPr>
              <w:t>标注</w:t>
            </w:r>
            <w:r>
              <w:rPr>
                <w:rFonts w:hint="eastAsia"/>
                <w:szCs w:val="21"/>
              </w:rPr>
              <w:t>快速</w:t>
            </w:r>
            <w:r>
              <w:rPr>
                <w:szCs w:val="21"/>
              </w:rPr>
              <w:t>定位到对应模型高亮展示，并展示其标</w:t>
            </w:r>
            <w:r>
              <w:rPr>
                <w:rFonts w:hint="eastAsia"/>
                <w:szCs w:val="21"/>
              </w:rPr>
              <w:t>牌或</w:t>
            </w:r>
            <w:r>
              <w:rPr>
                <w:szCs w:val="21"/>
              </w:rPr>
              <w:t>画像</w:t>
            </w:r>
            <w:r>
              <w:rPr>
                <w:rFonts w:hint="eastAsia"/>
                <w:szCs w:val="21"/>
              </w:rPr>
              <w:t>，得30分。</w:t>
            </w:r>
          </w:p>
          <w:p>
            <w:pPr>
              <w:rPr>
                <w:szCs w:val="21"/>
              </w:rPr>
            </w:pPr>
            <w:r>
              <w:rPr>
                <w:rFonts w:hint="eastAsia"/>
                <w:szCs w:val="21"/>
              </w:rPr>
              <w:t>以上累计最高得100分。</w:t>
            </w:r>
          </w:p>
          <w:p>
            <w:pPr>
              <w:numPr>
                <w:ilvl w:val="0"/>
                <w:numId w:val="20"/>
              </w:numPr>
              <w:rPr>
                <w:b/>
                <w:bCs/>
                <w:szCs w:val="21"/>
              </w:rPr>
            </w:pPr>
            <w:r>
              <w:rPr>
                <w:rFonts w:hint="eastAsia"/>
                <w:b/>
                <w:bCs/>
                <w:szCs w:val="21"/>
              </w:rPr>
              <w:t>评分标准：</w:t>
            </w:r>
          </w:p>
          <w:p>
            <w:pPr>
              <w:numPr>
                <w:ilvl w:val="0"/>
                <w:numId w:val="22"/>
              </w:numPr>
              <w:rPr>
                <w:szCs w:val="21"/>
              </w:rPr>
            </w:pPr>
            <w:r>
              <w:rPr>
                <w:szCs w:val="21"/>
              </w:rPr>
              <w:t>以上演示内容，如投标人通过可运行展示系统进行现场演示，每一分项内容全部完整演示并符合要求的最高得100分，演示不齐全、不完整的不得分；</w:t>
            </w:r>
          </w:p>
          <w:p>
            <w:pPr>
              <w:numPr>
                <w:ilvl w:val="0"/>
                <w:numId w:val="22"/>
              </w:numPr>
              <w:rPr>
                <w:szCs w:val="21"/>
              </w:rPr>
            </w:pPr>
            <w:r>
              <w:rPr>
                <w:szCs w:val="21"/>
              </w:rPr>
              <w:t>以上演示内容，如投标人使用系统原型、PPT或Flash或视频等方式进行现场演示，内容全部完整演示并符合要求的最高得50分，演示不齐全、不完整的不得分；演示内容是否满足评分要求，由评审委员会判断，如出现判断意见不一致的，按照“少数服从多数”的原则确定评审委员会的统一意见。演示时间不超过15分钟。</w:t>
            </w:r>
          </w:p>
          <w:p>
            <w:pPr>
              <w:rPr>
                <w:rFonts w:ascii="宋体" w:hAnsi="宋体" w:cs="宋体" w:hint="eastAsia"/>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9</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拟安排项目负责人情况（仅限一人，项目团队成员除外）</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8</w:t>
            </w:r>
          </w:p>
        </w:tc>
        <w:tc>
          <w:tcPr>
            <w:tcW w:w="4196" w:type="dxa"/>
            <w:tcBorders>
              <w:top w:val="single" w:sz="8" w:space="0" w:color="000000"/>
              <w:left w:val="single" w:sz="8" w:space="0" w:color="000000"/>
              <w:bottom w:val="single" w:sz="8" w:space="0" w:color="000000"/>
              <w:right w:val="single" w:sz="8" w:space="0" w:color="000000"/>
            </w:tcBorders>
            <w:vAlign w:val="center"/>
          </w:tcPr>
          <w:p>
            <w:pPr>
              <w:rPr>
                <w:b/>
                <w:bCs/>
                <w:szCs w:val="21"/>
              </w:rPr>
            </w:pPr>
            <w:r>
              <w:rPr>
                <w:rFonts w:hint="eastAsia"/>
                <w:b/>
                <w:bCs/>
                <w:szCs w:val="21"/>
              </w:rPr>
              <w:t>（一）评分内容：</w:t>
            </w:r>
          </w:p>
          <w:p>
            <w:pPr>
              <w:rPr>
                <w:szCs w:val="21"/>
              </w:rPr>
            </w:pPr>
            <w:r>
              <w:rPr>
                <w:rFonts w:hint="eastAsia"/>
                <w:szCs w:val="21"/>
              </w:rPr>
              <w:t>拟安排的项目负责人（仅限1人）须为投标人自有员工：</w:t>
            </w:r>
          </w:p>
          <w:p>
            <w:pPr>
              <w:numPr>
                <w:ilvl w:val="0"/>
                <w:numId w:val="23"/>
              </w:numPr>
              <w:ind w:left="357" w:hanging="357"/>
              <w:rPr>
                <w:szCs w:val="21"/>
              </w:rPr>
            </w:pPr>
            <w:r>
              <w:rPr>
                <w:rFonts w:hint="eastAsia"/>
                <w:szCs w:val="21"/>
              </w:rPr>
              <w:t>具有国家机关（或事业单位）颁发的测绘专业高级工程师证书得30分；</w:t>
            </w:r>
          </w:p>
          <w:p>
            <w:pPr>
              <w:numPr>
                <w:ilvl w:val="0"/>
                <w:numId w:val="23"/>
              </w:numPr>
              <w:ind w:left="357" w:hanging="357"/>
              <w:rPr>
                <w:szCs w:val="21"/>
              </w:rPr>
            </w:pPr>
            <w:r>
              <w:rPr>
                <w:rFonts w:hint="eastAsia"/>
                <w:szCs w:val="21"/>
              </w:rPr>
              <w:t>具有国家机关（或事业单位）颁发的信息系统项目管理师（高级）证书得40分；</w:t>
            </w:r>
          </w:p>
          <w:p>
            <w:pPr>
              <w:numPr>
                <w:ilvl w:val="0"/>
                <w:numId w:val="23"/>
              </w:numPr>
              <w:ind w:left="357" w:hanging="357"/>
              <w:rPr>
                <w:szCs w:val="21"/>
              </w:rPr>
            </w:pPr>
            <w:r>
              <w:rPr>
                <w:rFonts w:hint="eastAsia"/>
                <w:szCs w:val="21"/>
              </w:rPr>
              <w:t>具有硕士（或以上）学位得30分；</w:t>
            </w:r>
          </w:p>
          <w:p>
            <w:pPr>
              <w:pStyle w:val="Heading3"/>
              <w:rPr>
                <w:rFonts w:hint="eastAsia"/>
              </w:rPr>
            </w:pPr>
            <w:r>
              <w:rPr>
                <w:rFonts w:hint="eastAsia"/>
              </w:rPr>
              <w:t>合计得100分。</w:t>
            </w:r>
          </w:p>
          <w:p>
            <w:pPr>
              <w:rPr>
                <w:b/>
                <w:bCs/>
                <w:szCs w:val="21"/>
              </w:rPr>
            </w:pPr>
            <w:r>
              <w:rPr>
                <w:rFonts w:hint="eastAsia"/>
                <w:b/>
                <w:bCs/>
                <w:szCs w:val="21"/>
              </w:rPr>
              <w:t>（二）评分标准：</w:t>
            </w:r>
          </w:p>
          <w:p>
            <w:pPr>
              <w:numPr>
                <w:ilvl w:val="0"/>
                <w:numId w:val="24"/>
              </w:numPr>
              <w:ind w:left="363" w:hanging="363"/>
              <w:rPr>
                <w:szCs w:val="21"/>
              </w:rPr>
            </w:pPr>
            <w:r>
              <w:rPr>
                <w:rFonts w:hint="eastAsia"/>
                <w:szCs w:val="21"/>
              </w:rPr>
              <w:t>提供上述人员相关证书扫描件；1）涉及学位的，还需同时提供学信网查询记录截图（如较早颁发的学位证书，学信网无法查询的，可提供毕业院校或教育或人社部门等颁发机构或监管机构等出具的证明，如海外留学（含港澳台）人学学位无法通过学信网站查询的，应当提供教育部留学服务中心出具的国外学位认证证书以及教育部留学服务中心官网查询截图。若证明文件为其它语言，必须附中文译文，以中文译文为准）；</w:t>
            </w:r>
          </w:p>
          <w:p>
            <w:pPr>
              <w:numPr>
                <w:ilvl w:val="0"/>
                <w:numId w:val="24"/>
              </w:numPr>
              <w:ind w:left="363" w:hanging="363"/>
              <w:rPr>
                <w:szCs w:val="21"/>
              </w:rPr>
            </w:pPr>
            <w:r>
              <w:rPr>
                <w:rFonts w:hint="eastAsia"/>
                <w:szCs w:val="21"/>
              </w:rPr>
              <w:t>提供相关人员</w:t>
            </w:r>
            <w:r>
              <w:rPr>
                <w:rFonts w:hint="eastAsia"/>
                <w:b/>
                <w:bCs/>
                <w:szCs w:val="21"/>
              </w:rPr>
              <w:t>开标日当月</w:t>
            </w:r>
            <w:r>
              <w:rPr>
                <w:rFonts w:hint="eastAsia"/>
                <w:b/>
                <w:bCs/>
                <w:color w:val="000000"/>
                <w:szCs w:val="21"/>
              </w:rPr>
              <w:t>（或前一个月）</w:t>
            </w:r>
            <w:r>
              <w:rPr>
                <w:rFonts w:hint="eastAsia"/>
                <w:szCs w:val="21"/>
              </w:rPr>
              <w:t>在本公司缴纳且载有社保部门（或税务部门）公章（或业务章）的社保缴交证明材料（如开标日当月或前一个月的社保材料因社保部门（或税务部门）原因暂时无法取得，则可以往前顺延一个月）；成立时间不满1个月的投标人需提供成立时间相关说明材料，并提供承诺函（格式自拟）承诺人员为投标人自有员工；</w:t>
            </w:r>
          </w:p>
          <w:p>
            <w:pPr>
              <w:numPr>
                <w:ilvl w:val="0"/>
                <w:numId w:val="24"/>
              </w:numPr>
              <w:ind w:left="363" w:hanging="363"/>
              <w:rPr>
                <w:rFonts w:ascii="宋体" w:hAnsi="宋体" w:cs="宋体" w:hint="eastAsia"/>
                <w:szCs w:val="21"/>
              </w:rPr>
            </w:pPr>
            <w:r>
              <w:rPr>
                <w:rFonts w:hint="eastAsia"/>
                <w:szCs w:val="21"/>
              </w:rPr>
              <w:t>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10</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拟安排的项目团队成员（项目负责人除外）</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12</w:t>
            </w:r>
          </w:p>
        </w:tc>
        <w:tc>
          <w:tcPr>
            <w:tcW w:w="4196" w:type="dxa"/>
            <w:tcBorders>
              <w:top w:val="single" w:sz="8" w:space="0" w:color="000000"/>
              <w:left w:val="single" w:sz="8" w:space="0" w:color="000000"/>
              <w:bottom w:val="single" w:sz="8" w:space="0" w:color="000000"/>
              <w:right w:val="single" w:sz="8" w:space="0" w:color="000000"/>
            </w:tcBorders>
            <w:vAlign w:val="center"/>
          </w:tcPr>
          <w:p>
            <w:pPr>
              <w:rPr>
                <w:b/>
                <w:bCs/>
                <w:szCs w:val="21"/>
              </w:rPr>
            </w:pPr>
            <w:r>
              <w:rPr>
                <w:rFonts w:hint="eastAsia"/>
                <w:b/>
                <w:bCs/>
                <w:szCs w:val="21"/>
              </w:rPr>
              <w:t>（一）评分内容：</w:t>
            </w:r>
          </w:p>
          <w:p>
            <w:pPr>
              <w:rPr>
                <w:szCs w:val="21"/>
              </w:rPr>
            </w:pPr>
            <w:r>
              <w:rPr>
                <w:rFonts w:hint="eastAsia"/>
                <w:szCs w:val="21"/>
              </w:rPr>
              <w:t>拟安排项目团队成员须为投标人自有员工：</w:t>
            </w:r>
          </w:p>
          <w:p>
            <w:pPr>
              <w:numPr>
                <w:ilvl w:val="0"/>
                <w:numId w:val="25"/>
              </w:numPr>
              <w:rPr>
                <w:szCs w:val="21"/>
              </w:rPr>
            </w:pPr>
            <w:r>
              <w:rPr>
                <w:rFonts w:hint="eastAsia"/>
                <w:szCs w:val="21"/>
              </w:rPr>
              <w:t>具有国家机关（或事业单位）颁发的</w:t>
            </w:r>
            <w:r>
              <w:rPr>
                <w:szCs w:val="21"/>
              </w:rPr>
              <w:t>地理信息工程高级工程师</w:t>
            </w:r>
            <w:r>
              <w:rPr>
                <w:rFonts w:hint="eastAsia"/>
                <w:szCs w:val="21"/>
              </w:rPr>
              <w:t>（或</w:t>
            </w:r>
            <w:r>
              <w:rPr>
                <w:szCs w:val="21"/>
              </w:rPr>
              <w:t>地理信息</w:t>
            </w:r>
            <w:r>
              <w:rPr>
                <w:rFonts w:hint="eastAsia"/>
                <w:szCs w:val="21"/>
              </w:rPr>
              <w:t>系统</w:t>
            </w:r>
            <w:r>
              <w:rPr>
                <w:szCs w:val="21"/>
              </w:rPr>
              <w:t>高级</w:t>
            </w:r>
            <w:r>
              <w:rPr>
                <w:rFonts w:hint="eastAsia"/>
                <w:szCs w:val="21"/>
              </w:rPr>
              <w:t>工程师）证书的，每提供1人得10分，本小项最高得20分；</w:t>
            </w:r>
          </w:p>
          <w:p>
            <w:pPr>
              <w:numPr>
                <w:ilvl w:val="0"/>
                <w:numId w:val="25"/>
              </w:numPr>
              <w:rPr>
                <w:szCs w:val="21"/>
              </w:rPr>
            </w:pPr>
            <w:r>
              <w:rPr>
                <w:rFonts w:hint="eastAsia"/>
                <w:szCs w:val="21"/>
              </w:rPr>
              <w:t>具有国家机关（或事业单位）颁发的系统集成项目管理工程师证书的，每提供1人得10分，本小项最高得20分；</w:t>
            </w:r>
          </w:p>
          <w:p>
            <w:pPr>
              <w:numPr>
                <w:ilvl w:val="0"/>
                <w:numId w:val="25"/>
              </w:numPr>
              <w:rPr>
                <w:szCs w:val="21"/>
              </w:rPr>
            </w:pPr>
            <w:r>
              <w:rPr>
                <w:rFonts w:hint="eastAsia"/>
                <w:szCs w:val="21"/>
              </w:rPr>
              <w:t>具有国家机关（或事业单位）颁发的系统架构设计师证书的，每提供1人得10分，本小项最高得10分；</w:t>
            </w:r>
          </w:p>
          <w:p>
            <w:pPr>
              <w:numPr>
                <w:ilvl w:val="0"/>
                <w:numId w:val="25"/>
              </w:numPr>
              <w:rPr>
                <w:szCs w:val="21"/>
              </w:rPr>
            </w:pPr>
            <w:r>
              <w:rPr>
                <w:rFonts w:hint="eastAsia"/>
                <w:szCs w:val="21"/>
              </w:rPr>
              <w:t>具有国家机关（或事业单位）颁发的测绘/地理信息工程工程师证书的，每提供1人得10分，本小项最高得20分；</w:t>
            </w:r>
          </w:p>
          <w:p>
            <w:pPr>
              <w:numPr>
                <w:ilvl w:val="0"/>
                <w:numId w:val="25"/>
              </w:numPr>
              <w:rPr>
                <w:szCs w:val="21"/>
              </w:rPr>
            </w:pPr>
            <w:r>
              <w:rPr>
                <w:rFonts w:hint="eastAsia"/>
                <w:szCs w:val="21"/>
              </w:rPr>
              <w:t>具有国家机关（或事业单位）颁发的软件设计师证书的，每提供1人得10分，本小项最高得20分；</w:t>
            </w:r>
          </w:p>
          <w:p>
            <w:pPr>
              <w:numPr>
                <w:ilvl w:val="0"/>
                <w:numId w:val="25"/>
              </w:numPr>
              <w:rPr>
                <w:szCs w:val="21"/>
              </w:rPr>
            </w:pPr>
            <w:r>
              <w:rPr>
                <w:rFonts w:hint="eastAsia"/>
                <w:szCs w:val="21"/>
              </w:rPr>
              <w:t>具有国家机关（或事业单位）颁发的网络工程师证书的，每提供1人得10分，本小项最高得10分。</w:t>
            </w:r>
          </w:p>
          <w:p>
            <w:pPr>
              <w:rPr>
                <w:szCs w:val="21"/>
              </w:rPr>
            </w:pPr>
            <w:r>
              <w:rPr>
                <w:rFonts w:hint="eastAsia"/>
                <w:szCs w:val="21"/>
              </w:rPr>
              <w:t>备注：若同一人员具备不同证书的，按照最高得分项计分，不重复计分，以上六项累计最高得100分。</w:t>
            </w:r>
          </w:p>
          <w:p>
            <w:pPr>
              <w:rPr>
                <w:b/>
                <w:bCs/>
                <w:szCs w:val="21"/>
              </w:rPr>
            </w:pPr>
            <w:r>
              <w:rPr>
                <w:rFonts w:hint="eastAsia"/>
                <w:b/>
                <w:bCs/>
                <w:szCs w:val="21"/>
              </w:rPr>
              <w:t>（二）评分标准：</w:t>
            </w:r>
          </w:p>
          <w:p>
            <w:pPr>
              <w:numPr>
                <w:ilvl w:val="255"/>
                <w:numId w:val="0"/>
              </w:numPr>
              <w:rPr>
                <w:rFonts w:ascii="宋体" w:hAnsi="宋体" w:cs="宋体" w:hint="eastAsia"/>
                <w:szCs w:val="21"/>
              </w:rPr>
            </w:pPr>
            <w:r>
              <w:rPr>
                <w:rFonts w:ascii="宋体" w:hAnsi="宋体" w:cs="宋体" w:hint="eastAsia"/>
                <w:szCs w:val="21"/>
              </w:rPr>
              <w:t>1、提供相关证书扫描件，其中：1)涉及职称证书的，提供相关有效职称证书扫描件的，需提供该证书在全国人力资源和社会保障政务服务平台（http://www.12333.gov.cn）官网查询结果截图，否则应作不得分处理。2）如证书由行业协会（或学会）等颁发的，还需提供该行业协会（或学会）等中国社会组织政务服务平台（https://xxgs.chinanpo.mca.gov.cn/gsxt/newList）的信息查询记录，且该机构显示状态为“正常”。3）由相关机构颁发的人员证书的，需同时提供证书官网信息查询截图或其他合法公开渠道的证书信息查询截图。</w:t>
            </w:r>
          </w:p>
          <w:p>
            <w:pPr>
              <w:numPr>
                <w:ilvl w:val="255"/>
                <w:numId w:val="0"/>
              </w:numPr>
              <w:rPr>
                <w:rFonts w:ascii="宋体" w:hAnsi="宋体" w:cs="宋体" w:hint="eastAsia"/>
                <w:szCs w:val="21"/>
              </w:rPr>
            </w:pPr>
            <w:r>
              <w:rPr>
                <w:rFonts w:ascii="宋体" w:hAnsi="宋体" w:cs="宋体" w:hint="eastAsia"/>
                <w:szCs w:val="21"/>
              </w:rPr>
              <w:t>2、提供相关人员开标日前一个月在本公司缴纳且载有社保部门（或税务部门）公章（或税务部门公章）的社保缴交证明材料（如开标日前一个月的社保材料因社保部门（或税务部门）原因暂时无法取得，则可以往前顺延一个月）；成立时间不满1个月的投标人需提供成立时间相关说明材料，并提供承诺函（格式自拟）承诺人员为投标人自有员工；</w:t>
            </w:r>
          </w:p>
          <w:p>
            <w:pPr>
              <w:numPr>
                <w:ilvl w:val="255"/>
                <w:numId w:val="0"/>
              </w:numPr>
              <w:rPr>
                <w:rFonts w:ascii="宋体" w:hAnsi="宋体" w:cs="宋体" w:hint="eastAsia"/>
                <w:szCs w:val="21"/>
              </w:rPr>
            </w:pPr>
            <w:r>
              <w:rPr>
                <w:rFonts w:ascii="宋体" w:hAnsi="宋体" w:cs="宋体" w:hint="eastAsia"/>
                <w:szCs w:val="21"/>
              </w:rPr>
              <w:t>3、未按要求提供证明材料（或证明材料无法判断是否符合评分要求）的不得分，原件备查。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11</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违约承诺</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1</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rPr>
                <w:szCs w:val="21"/>
              </w:rPr>
            </w:pPr>
            <w:r>
              <w:rPr>
                <w:rFonts w:hint="eastAsia"/>
                <w:b/>
                <w:bCs/>
                <w:szCs w:val="21"/>
              </w:rPr>
              <w:t>（一）评分内容：</w:t>
            </w:r>
          </w:p>
          <w:p>
            <w:pPr>
              <w:spacing w:line="320" w:lineRule="exact"/>
              <w:rPr>
                <w:szCs w:val="21"/>
              </w:rPr>
            </w:pPr>
            <w:r>
              <w:rPr>
                <w:rFonts w:hint="eastAsia"/>
                <w:szCs w:val="21"/>
              </w:rPr>
              <w:t>投标人出具违约承诺函，承诺在中标后，签订合同之日起15个工作日内，按时开展项目合同约定的服务内容。</w:t>
            </w:r>
          </w:p>
          <w:p>
            <w:pPr>
              <w:snapToGrid w:val="0"/>
              <w:rPr>
                <w:b/>
                <w:bCs/>
                <w:szCs w:val="21"/>
              </w:rPr>
            </w:pPr>
            <w:r>
              <w:rPr>
                <w:rFonts w:hint="eastAsia"/>
                <w:b/>
                <w:bCs/>
                <w:szCs w:val="21"/>
              </w:rPr>
              <w:t>（二）</w:t>
            </w:r>
            <w:r>
              <w:rPr>
                <w:rFonts w:cs="Arial" w:hint="eastAsia"/>
                <w:b/>
                <w:szCs w:val="21"/>
              </w:rPr>
              <w:t>评分标准</w:t>
            </w:r>
            <w:r>
              <w:rPr>
                <w:rFonts w:hint="eastAsia"/>
                <w:b/>
                <w:bCs/>
                <w:szCs w:val="21"/>
              </w:rPr>
              <w:t>：</w:t>
            </w:r>
          </w:p>
          <w:p>
            <w:pPr>
              <w:rPr>
                <w:rFonts w:ascii="宋体" w:hAnsi="宋体" w:cs="宋体" w:hint="eastAsia"/>
                <w:szCs w:val="21"/>
              </w:rPr>
            </w:pPr>
            <w:r>
              <w:rPr>
                <w:rFonts w:hint="eastAsia"/>
                <w:szCs w:val="21"/>
              </w:rPr>
              <w:t>提供《违约承诺书》（格式自定）作为得分依据，按要求承诺的得100</w:t>
            </w:r>
            <w:r>
              <w:rPr>
                <w:rFonts w:cs="Arial" w:hint="eastAsia"/>
                <w:szCs w:val="21"/>
              </w:rPr>
              <w:t>分</w:t>
            </w:r>
            <w:r>
              <w:rPr>
                <w:rFonts w:hint="eastAsia"/>
                <w:szCs w:val="21"/>
              </w:rPr>
              <w:t>。（未提供或未按要求提供或提供的不清晰导致专家无法判断的，不得分）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b/>
                <w:bCs/>
                <w:color w:val="0000FF"/>
              </w:rPr>
              <w:t>3</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rFonts w:hint="eastAsia"/>
                <w:b/>
                <w:bCs/>
                <w:color w:val="0000FF"/>
              </w:rPr>
              <w:t>商务部分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rFonts w:hint="eastAsia"/>
                <w:b/>
                <w:bCs/>
                <w:color w:val="0000FF"/>
              </w:rPr>
              <w:t>32</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hint="eastAsia"/>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hint="eastAsia"/>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投标人相关认证情况评价</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10</w:t>
            </w:r>
          </w:p>
        </w:tc>
        <w:tc>
          <w:tcPr>
            <w:tcW w:w="4196" w:type="dxa"/>
            <w:tcBorders>
              <w:top w:val="single" w:sz="8" w:space="0" w:color="000000"/>
              <w:left w:val="single" w:sz="8" w:space="0" w:color="000000"/>
              <w:bottom w:val="single" w:sz="8" w:space="0" w:color="000000"/>
              <w:right w:val="single" w:sz="8" w:space="0" w:color="000000"/>
            </w:tcBorders>
            <w:vAlign w:val="center"/>
          </w:tcPr>
          <w:p>
            <w:pPr>
              <w:numPr>
                <w:ilvl w:val="0"/>
                <w:numId w:val="26"/>
              </w:numPr>
              <w:ind w:left="133" w:hanging="132" w:hangingChars="63"/>
              <w:rPr>
                <w:b/>
                <w:bCs/>
                <w:szCs w:val="21"/>
              </w:rPr>
            </w:pPr>
            <w:r>
              <w:rPr>
                <w:rFonts w:hint="eastAsia"/>
                <w:b/>
                <w:bCs/>
                <w:szCs w:val="21"/>
              </w:rPr>
              <w:t>评分内容：</w:t>
            </w:r>
          </w:p>
          <w:p>
            <w:pPr>
              <w:numPr>
                <w:ilvl w:val="0"/>
                <w:numId w:val="27"/>
              </w:numPr>
              <w:ind w:left="363" w:hanging="363"/>
              <w:rPr>
                <w:szCs w:val="21"/>
              </w:rPr>
            </w:pPr>
            <w:r>
              <w:rPr>
                <w:rFonts w:hint="eastAsia"/>
                <w:szCs w:val="21"/>
              </w:rPr>
              <w:t>投标人具有软件企业认证证书的得25分；</w:t>
            </w:r>
          </w:p>
          <w:p>
            <w:pPr>
              <w:numPr>
                <w:ilvl w:val="0"/>
                <w:numId w:val="27"/>
              </w:numPr>
              <w:ind w:left="363" w:hanging="363"/>
              <w:rPr>
                <w:szCs w:val="21"/>
              </w:rPr>
            </w:pPr>
            <w:r>
              <w:rPr>
                <w:rFonts w:hint="eastAsia"/>
                <w:szCs w:val="21"/>
              </w:rPr>
              <w:t>具有ISO45001职业健康安全管理体系认证证书得25分；</w:t>
            </w:r>
          </w:p>
          <w:p>
            <w:pPr>
              <w:numPr>
                <w:ilvl w:val="0"/>
                <w:numId w:val="27"/>
              </w:numPr>
              <w:ind w:left="363" w:hanging="363"/>
              <w:rPr>
                <w:szCs w:val="21"/>
              </w:rPr>
            </w:pPr>
            <w:r>
              <w:rPr>
                <w:rFonts w:hint="eastAsia"/>
                <w:szCs w:val="21"/>
              </w:rPr>
              <w:t>具有ISO14001环境管理体系认证证书得25分；</w:t>
            </w:r>
          </w:p>
          <w:p>
            <w:pPr>
              <w:numPr>
                <w:ilvl w:val="0"/>
                <w:numId w:val="27"/>
              </w:numPr>
              <w:ind w:left="363" w:hanging="363"/>
              <w:rPr>
                <w:szCs w:val="21"/>
              </w:rPr>
            </w:pPr>
            <w:r>
              <w:rPr>
                <w:rFonts w:hint="eastAsia"/>
                <w:szCs w:val="21"/>
              </w:rPr>
              <w:t>具有ISO9001质量管理体系认证证书得25分；</w:t>
            </w:r>
          </w:p>
          <w:p>
            <w:pPr>
              <w:rPr>
                <w:szCs w:val="21"/>
              </w:rPr>
            </w:pPr>
            <w:r>
              <w:rPr>
                <w:rFonts w:hint="eastAsia"/>
                <w:szCs w:val="21"/>
              </w:rPr>
              <w:t>（要求以上认证范围含有计算机软件开发类或测绘信息技术类相关内容）</w:t>
            </w:r>
          </w:p>
          <w:p>
            <w:pPr>
              <w:rPr>
                <w:b/>
                <w:bCs/>
                <w:szCs w:val="21"/>
              </w:rPr>
            </w:pPr>
            <w:r>
              <w:rPr>
                <w:rFonts w:hint="eastAsia"/>
                <w:b/>
                <w:bCs/>
                <w:szCs w:val="21"/>
              </w:rPr>
              <w:t>（二）评分标准：</w:t>
            </w:r>
          </w:p>
          <w:p>
            <w:pPr>
              <w:pStyle w:val="16"/>
              <w:numPr>
                <w:ilvl w:val="0"/>
                <w:numId w:val="28"/>
              </w:numPr>
              <w:ind w:leftChars="0"/>
              <w:rPr>
                <w:szCs w:val="21"/>
              </w:rPr>
            </w:pPr>
            <w:r>
              <w:rPr>
                <w:szCs w:val="21"/>
              </w:rPr>
              <w:t>需提供相关认证机构颁发的有效期内的认证证书扫描件及认证信息查询截图（截图需显示证书状态为有效）。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3）质疑投诉处理中对证书是否有效的认定，以国家认监委网站【全国认证认可信息公共服务平台（cx.cnca.cn）】查询结果为准；</w:t>
            </w:r>
          </w:p>
          <w:p>
            <w:pPr>
              <w:pStyle w:val="16"/>
              <w:numPr>
                <w:ilvl w:val="0"/>
                <w:numId w:val="28"/>
              </w:numPr>
              <w:ind w:leftChars="0"/>
              <w:rPr>
                <w:rFonts w:ascii="宋体" w:hAnsi="宋体" w:cs="宋体" w:hint="eastAsia"/>
                <w:szCs w:val="21"/>
              </w:rPr>
            </w:pPr>
            <w:r>
              <w:rPr>
                <w:szCs w:val="21"/>
              </w:rPr>
              <w:t>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2</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投标人项目经验情况评价</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12</w:t>
            </w:r>
          </w:p>
        </w:tc>
        <w:tc>
          <w:tcPr>
            <w:tcW w:w="4196" w:type="dxa"/>
            <w:tcBorders>
              <w:top w:val="single" w:sz="8" w:space="0" w:color="000000"/>
              <w:left w:val="single" w:sz="8" w:space="0" w:color="000000"/>
              <w:bottom w:val="single" w:sz="8" w:space="0" w:color="000000"/>
              <w:right w:val="single" w:sz="8" w:space="0" w:color="000000"/>
            </w:tcBorders>
            <w:vAlign w:val="center"/>
          </w:tcPr>
          <w:p>
            <w:pPr>
              <w:rPr>
                <w:b/>
                <w:bCs/>
                <w:szCs w:val="21"/>
              </w:rPr>
            </w:pPr>
            <w:r>
              <w:rPr>
                <w:rFonts w:hint="eastAsia"/>
                <w:b/>
                <w:bCs/>
                <w:szCs w:val="21"/>
              </w:rPr>
              <w:t>（一）评分内容：</w:t>
            </w:r>
          </w:p>
          <w:p>
            <w:pPr>
              <w:rPr>
                <w:b/>
                <w:bCs/>
                <w:szCs w:val="21"/>
              </w:rPr>
            </w:pPr>
            <w:r>
              <w:rPr>
                <w:rFonts w:hint="eastAsia"/>
                <w:b/>
                <w:bCs/>
                <w:szCs w:val="21"/>
              </w:rPr>
              <w:t>投标人自2021年1月1日以来（以合同签订日期为准）：</w:t>
            </w:r>
          </w:p>
          <w:p>
            <w:pPr>
              <w:pStyle w:val="16"/>
              <w:numPr>
                <w:ilvl w:val="0"/>
                <w:numId w:val="29"/>
              </w:numPr>
              <w:ind w:leftChars="0"/>
              <w:rPr>
                <w:rFonts w:cs="Times New Roman"/>
                <w:szCs w:val="21"/>
              </w:rPr>
            </w:pPr>
            <w:r>
              <w:rPr>
                <w:rFonts w:cs="Times New Roman" w:hint="eastAsia"/>
                <w:szCs w:val="21"/>
              </w:rPr>
              <w:t>具有CIM平台或数字孪生或地理信息相关项目经验，建设内容至少包括以下其中一类：时空信息服务门户、数字孪生基座、二三维底板综合服务、时空应用服务。每</w:t>
            </w:r>
            <w:r>
              <w:rPr>
                <w:rFonts w:cs="Times New Roman"/>
                <w:szCs w:val="21"/>
              </w:rPr>
              <w:t>提供一</w:t>
            </w:r>
            <w:r>
              <w:rPr>
                <w:rFonts w:cs="Times New Roman" w:hint="eastAsia"/>
                <w:szCs w:val="21"/>
              </w:rPr>
              <w:t>个</w:t>
            </w:r>
            <w:r>
              <w:rPr>
                <w:rFonts w:cs="Times New Roman"/>
                <w:szCs w:val="21"/>
              </w:rPr>
              <w:t>项</w:t>
            </w:r>
            <w:r>
              <w:rPr>
                <w:rFonts w:cs="Times New Roman" w:hint="eastAsia"/>
                <w:szCs w:val="21"/>
              </w:rPr>
              <w:t>目</w:t>
            </w:r>
            <w:r>
              <w:rPr>
                <w:rFonts w:cs="Times New Roman"/>
                <w:szCs w:val="21"/>
              </w:rPr>
              <w:t>得10</w:t>
            </w:r>
            <w:r>
              <w:rPr>
                <w:rFonts w:cs="Times New Roman" w:hint="eastAsia"/>
                <w:szCs w:val="21"/>
              </w:rPr>
              <w:t>分</w:t>
            </w:r>
            <w:r>
              <w:rPr>
                <w:rFonts w:cs="Times New Roman"/>
                <w:szCs w:val="21"/>
              </w:rPr>
              <w:t>，本小项最高</w:t>
            </w:r>
            <w:r>
              <w:rPr>
                <w:rFonts w:cs="Times New Roman" w:hint="eastAsia"/>
                <w:szCs w:val="21"/>
              </w:rPr>
              <w:t>30分；</w:t>
            </w:r>
          </w:p>
          <w:p>
            <w:pPr>
              <w:pStyle w:val="16"/>
              <w:numPr>
                <w:ilvl w:val="0"/>
                <w:numId w:val="29"/>
              </w:numPr>
              <w:ind w:leftChars="0"/>
              <w:rPr>
                <w:rFonts w:cs="Times New Roman"/>
                <w:szCs w:val="21"/>
              </w:rPr>
            </w:pPr>
            <w:r>
              <w:rPr>
                <w:rFonts w:cs="Times New Roman" w:hint="eastAsia"/>
                <w:szCs w:val="21"/>
              </w:rPr>
              <w:t>具有数据服务相关项目经验的，建设内容至少包括以下其中一类：数据接入、数据关联、数据治理、数据融合。每提供一个项目得10分，本小项最高30分；</w:t>
            </w:r>
          </w:p>
          <w:p>
            <w:pPr>
              <w:pStyle w:val="16"/>
              <w:numPr>
                <w:ilvl w:val="0"/>
                <w:numId w:val="29"/>
              </w:numPr>
              <w:ind w:leftChars="0"/>
              <w:rPr>
                <w:rFonts w:cs="Times New Roman"/>
                <w:szCs w:val="21"/>
              </w:rPr>
            </w:pPr>
            <w:r>
              <w:rPr>
                <w:rFonts w:cs="Times New Roman" w:hint="eastAsia"/>
                <w:szCs w:val="21"/>
              </w:rPr>
              <w:t>具有空间信息相关标准化治理或运营服务项目经验的，建设内容至少包括以下其中一类：</w:t>
            </w:r>
            <w:r>
              <w:rPr>
                <w:rFonts w:cs="Times New Roman"/>
                <w:szCs w:val="21"/>
              </w:rPr>
              <w:t>标准规范</w:t>
            </w:r>
            <w:r>
              <w:rPr>
                <w:rFonts w:cs="Times New Roman" w:hint="eastAsia"/>
                <w:szCs w:val="21"/>
              </w:rPr>
              <w:t>建设、标准规范编制。每提供一个项目得10分，本小项最高20分；</w:t>
            </w:r>
          </w:p>
          <w:p>
            <w:pPr>
              <w:pStyle w:val="16"/>
              <w:numPr>
                <w:ilvl w:val="0"/>
                <w:numId w:val="29"/>
              </w:numPr>
              <w:ind w:leftChars="0"/>
              <w:rPr>
                <w:rFonts w:cs="Times New Roman"/>
                <w:szCs w:val="21"/>
              </w:rPr>
            </w:pPr>
            <w:r>
              <w:rPr>
                <w:rFonts w:cs="Times New Roman" w:hint="eastAsia"/>
                <w:szCs w:val="21"/>
              </w:rPr>
              <w:t>具有大数据或块数据相关项目经验的，建设内容至少包括以下其中一类：数据质量评估、数据资产建设。每提供一个项目得10分，本小项最高20分。</w:t>
            </w:r>
          </w:p>
          <w:p>
            <w:pPr>
              <w:rPr>
                <w:szCs w:val="21"/>
              </w:rPr>
            </w:pPr>
            <w:r>
              <w:rPr>
                <w:rFonts w:hint="eastAsia"/>
                <w:szCs w:val="21"/>
              </w:rPr>
              <w:t>以上四项累计最高得100分。</w:t>
            </w:r>
          </w:p>
          <w:p>
            <w:pPr>
              <w:rPr>
                <w:b/>
                <w:bCs/>
                <w:szCs w:val="21"/>
              </w:rPr>
            </w:pPr>
            <w:r>
              <w:rPr>
                <w:rFonts w:hint="eastAsia"/>
                <w:b/>
                <w:bCs/>
                <w:szCs w:val="21"/>
              </w:rPr>
              <w:t>（二）评分标准：</w:t>
            </w:r>
          </w:p>
          <w:p>
            <w:pPr>
              <w:pStyle w:val="16"/>
              <w:numPr>
                <w:ilvl w:val="0"/>
                <w:numId w:val="30"/>
              </w:numPr>
              <w:ind w:leftChars="0"/>
              <w:rPr>
                <w:rFonts w:cs="Times New Roman"/>
                <w:szCs w:val="21"/>
              </w:rPr>
            </w:pPr>
            <w:r>
              <w:rPr>
                <w:rFonts w:ascii="宋体" w:hAnsi="宋体" w:cs="等线" w:hint="eastAsia"/>
                <w:szCs w:val="21"/>
              </w:rPr>
              <w:t>提供合同关键页扫描件（内容至少包括合同首页、服务内容页、签字盖章页相关内容），通过合同关键信息无法判断是否得分的，还须同时提供能证明得分的其它证明资料，如合同甲方出具</w:t>
            </w:r>
            <w:r>
              <w:rPr>
                <w:rFonts w:hint="eastAsia"/>
              </w:rPr>
              <w:t>盖章</w:t>
            </w:r>
            <w:r>
              <w:rPr>
                <w:rFonts w:ascii="宋体" w:hAnsi="宋体" w:cs="等线" w:hint="eastAsia"/>
                <w:szCs w:val="21"/>
              </w:rPr>
              <w:t>的证明文件等</w:t>
            </w:r>
            <w:r>
              <w:rPr>
                <w:rFonts w:cs="Times New Roman" w:hint="eastAsia"/>
                <w:szCs w:val="21"/>
              </w:rPr>
              <w:t>。</w:t>
            </w:r>
          </w:p>
          <w:p>
            <w:pPr>
              <w:pStyle w:val="16"/>
              <w:numPr>
                <w:ilvl w:val="0"/>
                <w:numId w:val="30"/>
              </w:numPr>
              <w:ind w:leftChars="0"/>
              <w:rPr>
                <w:rFonts w:cs="Times New Roman"/>
                <w:szCs w:val="21"/>
              </w:rPr>
            </w:pPr>
            <w:r>
              <w:rPr>
                <w:rFonts w:cs="Times New Roman" w:hint="eastAsia"/>
                <w:szCs w:val="21"/>
              </w:rPr>
              <w:t>同一项目续签合同的不重复计分；如涉及到需要判断是否为同一项目续签的情形，如项目名称相同，投标单位应提供能判别为不属同一项目续签的相关证明材料（如中标通知书或能反映不属同一项目续签的合同关键页），如不能判别，评标委员会有权对投标单位作出不利判断。项目名称相同，但是经过重新组织招标、招标编号不同的，不属同一项目续签。</w:t>
            </w:r>
          </w:p>
          <w:p>
            <w:pPr>
              <w:pStyle w:val="16"/>
              <w:numPr>
                <w:ilvl w:val="0"/>
                <w:numId w:val="30"/>
              </w:numPr>
              <w:ind w:leftChars="0"/>
              <w:rPr>
                <w:rFonts w:ascii="宋体" w:hAnsi="宋体" w:cs="宋体" w:hint="eastAsia"/>
                <w:szCs w:val="21"/>
              </w:rPr>
            </w:pPr>
            <w:r>
              <w:rPr>
                <w:rFonts w:cs="Times New Roman" w:hint="eastAsia"/>
                <w:szCs w:val="21"/>
              </w:rPr>
              <w:t>未按要求提供相关证明材料（或相关证明材料无法判断是否符合评分要求）的不计得分，原件备查。</w:t>
            </w:r>
          </w:p>
          <w:p>
            <w:r>
              <w:rPr>
                <w:rFonts w:hint="eastAsia"/>
              </w:rPr>
              <w:t>4、</w:t>
            </w:r>
            <w:r>
              <w:rPr>
                <w:rFonts w:hint="eastAsia"/>
                <w:szCs w:val="21"/>
              </w:rPr>
              <w:t>同一项目具备上述多项</w:t>
            </w:r>
            <w:r>
              <w:rPr>
                <w:rFonts w:hint="eastAsia"/>
              </w:rPr>
              <w:t>经验的，不重复计分。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rFonts w:ascii="宋体" w:hAnsi="宋体" w:cs="宋体" w:hint="eastAsia"/>
                <w:szCs w:val="21"/>
              </w:rPr>
              <w:t>3</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投标人自主知识产权产品（创新、设计）情况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szCs w:val="21"/>
              </w:rPr>
            </w:pPr>
            <w:r>
              <w:rPr>
                <w:rFonts w:hint="eastAsia"/>
                <w:szCs w:val="21"/>
              </w:rPr>
              <w:t>10</w:t>
            </w:r>
          </w:p>
        </w:tc>
        <w:tc>
          <w:tcPr>
            <w:tcW w:w="4196" w:type="dxa"/>
            <w:tcBorders>
              <w:top w:val="single" w:sz="8" w:space="0" w:color="000000"/>
              <w:left w:val="single" w:sz="8" w:space="0" w:color="000000"/>
              <w:bottom w:val="single" w:sz="8" w:space="0" w:color="000000"/>
              <w:right w:val="single" w:sz="8" w:space="0" w:color="000000"/>
            </w:tcBorders>
            <w:vAlign w:val="center"/>
          </w:tcPr>
          <w:p>
            <w:pPr>
              <w:wordWrap w:val="0"/>
              <w:rPr>
                <w:b/>
                <w:bCs/>
                <w:szCs w:val="21"/>
              </w:rPr>
            </w:pPr>
            <w:r>
              <w:rPr>
                <w:rFonts w:hint="eastAsia"/>
                <w:b/>
                <w:bCs/>
                <w:szCs w:val="21"/>
              </w:rPr>
              <w:t>（一）评分内容：</w:t>
            </w:r>
          </w:p>
          <w:p>
            <w:pPr>
              <w:wordWrap w:val="0"/>
              <w:rPr>
                <w:b/>
                <w:bCs/>
                <w:szCs w:val="21"/>
              </w:rPr>
            </w:pPr>
            <w:r>
              <w:rPr>
                <w:rFonts w:hint="eastAsia"/>
                <w:b/>
                <w:bCs/>
                <w:szCs w:val="21"/>
              </w:rPr>
              <w:t>投标人具有以下相关知识产权的：</w:t>
            </w:r>
          </w:p>
          <w:p>
            <w:pPr>
              <w:wordWrap w:val="0"/>
              <w:rPr>
                <w:szCs w:val="21"/>
              </w:rPr>
            </w:pPr>
            <w:r>
              <w:rPr>
                <w:rFonts w:hint="eastAsia"/>
                <w:szCs w:val="21"/>
              </w:rPr>
              <w:t>1、投标人具有以下类别相关计算机软件著作权证书的，每提供一类得12分（同类型提供多个证书不累计得分），最高得60分：</w:t>
            </w:r>
          </w:p>
          <w:p>
            <w:pPr>
              <w:wordWrap w:val="0"/>
              <w:rPr>
                <w:szCs w:val="21"/>
              </w:rPr>
            </w:pPr>
            <w:r>
              <w:rPr>
                <w:rFonts w:hint="eastAsia"/>
                <w:szCs w:val="21"/>
              </w:rPr>
              <w:t>（1）城市信息模型（CIM）平台；</w:t>
            </w:r>
          </w:p>
          <w:p>
            <w:pPr>
              <w:wordWrap w:val="0"/>
              <w:rPr>
                <w:szCs w:val="21"/>
              </w:rPr>
            </w:pPr>
            <w:r>
              <w:rPr>
                <w:rFonts w:hint="eastAsia"/>
                <w:szCs w:val="21"/>
              </w:rPr>
              <w:t>（2）时空可视化平台类；</w:t>
            </w:r>
          </w:p>
          <w:p>
            <w:pPr>
              <w:wordWrap w:val="0"/>
              <w:rPr>
                <w:szCs w:val="21"/>
              </w:rPr>
            </w:pPr>
            <w:r>
              <w:rPr>
                <w:rFonts w:hint="eastAsia"/>
                <w:szCs w:val="21"/>
              </w:rPr>
              <w:t>（3）网关管理平台类；</w:t>
            </w:r>
          </w:p>
          <w:p>
            <w:pPr>
              <w:wordWrap w:val="0"/>
              <w:rPr>
                <w:szCs w:val="21"/>
              </w:rPr>
            </w:pPr>
            <w:r>
              <w:rPr>
                <w:rFonts w:hint="eastAsia"/>
                <w:szCs w:val="21"/>
              </w:rPr>
              <w:t>（4）块数据平台类；</w:t>
            </w:r>
          </w:p>
          <w:p>
            <w:pPr>
              <w:wordWrap w:val="0"/>
              <w:rPr>
                <w:szCs w:val="21"/>
              </w:rPr>
            </w:pPr>
            <w:r>
              <w:rPr>
                <w:rFonts w:hint="eastAsia"/>
                <w:szCs w:val="21"/>
              </w:rPr>
              <w:t>（5）大数据平台类。</w:t>
            </w:r>
          </w:p>
          <w:p>
            <w:pPr>
              <w:wordWrap w:val="0"/>
              <w:rPr>
                <w:szCs w:val="21"/>
              </w:rPr>
            </w:pPr>
            <w:r>
              <w:rPr>
                <w:rFonts w:hint="eastAsia"/>
                <w:szCs w:val="21"/>
              </w:rPr>
              <w:t>2、投标人具有以下类别相关专利证书的，每提供一类得20分（同类型提供多个证书不累计得分），最高得40分：</w:t>
            </w:r>
          </w:p>
          <w:p>
            <w:pPr>
              <w:wordWrap w:val="0"/>
              <w:rPr>
                <w:szCs w:val="21"/>
              </w:rPr>
            </w:pPr>
            <w:r>
              <w:rPr>
                <w:rFonts w:hint="eastAsia"/>
                <w:szCs w:val="21"/>
              </w:rPr>
              <w:t>（1）数字孪生类；</w:t>
            </w:r>
          </w:p>
          <w:p>
            <w:pPr>
              <w:wordWrap w:val="0"/>
              <w:rPr>
                <w:szCs w:val="21"/>
              </w:rPr>
            </w:pPr>
            <w:r>
              <w:rPr>
                <w:rFonts w:hint="eastAsia"/>
                <w:szCs w:val="21"/>
              </w:rPr>
              <w:t>（2）数据采集类；</w:t>
            </w:r>
          </w:p>
          <w:p>
            <w:pPr>
              <w:wordWrap w:val="0"/>
              <w:rPr>
                <w:szCs w:val="21"/>
              </w:rPr>
            </w:pPr>
            <w:r>
              <w:rPr>
                <w:rFonts w:hint="eastAsia"/>
                <w:szCs w:val="21"/>
              </w:rPr>
              <w:t>（3）数据制作类。</w:t>
            </w:r>
          </w:p>
          <w:p>
            <w:pPr>
              <w:wordWrap w:val="0"/>
              <w:rPr>
                <w:szCs w:val="21"/>
              </w:rPr>
            </w:pPr>
            <w:r>
              <w:rPr>
                <w:rFonts w:hint="eastAsia"/>
                <w:szCs w:val="21"/>
              </w:rPr>
              <w:t>以上两项累计最高得100分。</w:t>
            </w:r>
          </w:p>
          <w:p>
            <w:pPr>
              <w:wordWrap w:val="0"/>
              <w:rPr>
                <w:b/>
                <w:bCs/>
                <w:szCs w:val="21"/>
              </w:rPr>
            </w:pPr>
            <w:r>
              <w:rPr>
                <w:rFonts w:hint="eastAsia"/>
                <w:b/>
                <w:bCs/>
                <w:szCs w:val="21"/>
              </w:rPr>
              <w:t>（二）评分标准：</w:t>
            </w:r>
          </w:p>
          <w:p>
            <w:pPr>
              <w:numPr>
                <w:ilvl w:val="255"/>
                <w:numId w:val="0"/>
              </w:numPr>
              <w:wordWrap w:val="0"/>
              <w:rPr>
                <w:rFonts w:ascii="宋体" w:hAnsi="宋体" w:cs="宋体" w:hint="eastAsia"/>
                <w:szCs w:val="21"/>
              </w:rPr>
            </w:pPr>
            <w:r>
              <w:rPr>
                <w:rFonts w:ascii="宋体" w:hAnsi="宋体" w:cs="宋体" w:hint="eastAsia"/>
                <w:szCs w:val="21"/>
              </w:rPr>
              <w:t>1、（1）如为自有的，提供国家版权局颁发的计算机软件著作权登记证书扫描件，需能体现投标人为著作权人；</w:t>
            </w:r>
          </w:p>
          <w:p>
            <w:pPr>
              <w:numPr>
                <w:ilvl w:val="255"/>
                <w:numId w:val="0"/>
              </w:numPr>
              <w:wordWrap w:val="0"/>
              <w:rPr>
                <w:rFonts w:ascii="宋体" w:hAnsi="宋体" w:cs="宋体" w:hint="eastAsia"/>
                <w:szCs w:val="21"/>
              </w:rPr>
            </w:pPr>
            <w:r>
              <w:rPr>
                <w:rFonts w:ascii="宋体" w:hAnsi="宋体" w:cs="宋体" w:hint="eastAsia"/>
                <w:szCs w:val="21"/>
              </w:rPr>
              <w:t>（2）如为租赁（或购买）的，同时提供：</w:t>
            </w:r>
          </w:p>
          <w:p>
            <w:pPr>
              <w:numPr>
                <w:ilvl w:val="255"/>
                <w:numId w:val="0"/>
              </w:numPr>
              <w:wordWrap w:val="0"/>
              <w:rPr>
                <w:rFonts w:ascii="宋体" w:hAnsi="宋体" w:cs="宋体" w:hint="eastAsia"/>
                <w:szCs w:val="21"/>
              </w:rPr>
            </w:pPr>
            <w:r>
              <w:rPr>
                <w:rFonts w:ascii="宋体" w:hAnsi="宋体" w:cs="宋体" w:hint="eastAsia"/>
                <w:szCs w:val="21"/>
              </w:rPr>
              <w:t>①租赁（或购买）合同扫描件，需能体现投标人为租赁人或购买人；</w:t>
            </w:r>
          </w:p>
          <w:p>
            <w:pPr>
              <w:numPr>
                <w:ilvl w:val="255"/>
                <w:numId w:val="0"/>
              </w:numPr>
              <w:wordWrap w:val="0"/>
              <w:rPr>
                <w:rFonts w:ascii="宋体" w:hAnsi="宋体" w:cs="宋体" w:hint="eastAsia"/>
                <w:szCs w:val="21"/>
              </w:rPr>
            </w:pPr>
            <w:r>
              <w:rPr>
                <w:rFonts w:ascii="宋体" w:hAnsi="宋体" w:cs="宋体" w:hint="eastAsia"/>
                <w:szCs w:val="21"/>
              </w:rPr>
              <w:t>②出租（售）方以上每类系统由国家版权局颁发的计算机软件著作权登记证书扫描件，需能体现著作权人为出租（售）人；</w:t>
            </w:r>
          </w:p>
          <w:p>
            <w:pPr>
              <w:numPr>
                <w:ilvl w:val="255"/>
                <w:numId w:val="0"/>
              </w:numPr>
              <w:wordWrap w:val="0"/>
              <w:rPr>
                <w:rFonts w:ascii="宋体" w:hAnsi="宋体" w:cs="宋体" w:hint="eastAsia"/>
                <w:szCs w:val="21"/>
              </w:rPr>
            </w:pPr>
            <w:r>
              <w:rPr>
                <w:rFonts w:ascii="宋体" w:hAnsi="宋体" w:cs="宋体" w:hint="eastAsia"/>
                <w:szCs w:val="21"/>
              </w:rPr>
              <w:t>（3）提供的计算机软件著作权登记证书扫描件如无法判断是否符合评分要求的，可同时提供系统或软件的功能截图辅助判断，证书及截图均无法判断的不得分；</w:t>
            </w:r>
          </w:p>
          <w:p>
            <w:pPr>
              <w:wordWrap w:val="0"/>
              <w:rPr>
                <w:rFonts w:ascii="宋体" w:hAnsi="宋体" w:cs="宋体" w:hint="eastAsia"/>
                <w:szCs w:val="21"/>
              </w:rPr>
            </w:pPr>
            <w:r>
              <w:rPr>
                <w:rFonts w:ascii="宋体" w:hAnsi="宋体" w:cs="宋体" w:hint="eastAsia"/>
                <w:szCs w:val="21"/>
              </w:rPr>
              <w:t>2．①自有的专利证书，提供国家知识产权局颁发的专利证书扫描件（专利权人为投标人）；②购买(或租赁)的专利证书，提供国家知识产权局颁发的专利证书(专利权人为投标人/出租方)和购买合同(或租赁合同)关键页(合同内容包含但不限干:签订合同双方的单位名称、合同名称、专利证书名称、签订合同双方的落款盖章、签订日期的关键页)。</w:t>
            </w:r>
          </w:p>
          <w:p>
            <w:pPr>
              <w:wordWrap w:val="0"/>
              <w:rPr>
                <w:rFonts w:ascii="宋体" w:hAnsi="宋体" w:cs="宋体" w:hint="eastAsia"/>
                <w:szCs w:val="21"/>
              </w:rPr>
            </w:pPr>
            <w:r>
              <w:rPr>
                <w:rFonts w:ascii="宋体" w:hAnsi="宋体" w:cs="宋体" w:hint="eastAsia"/>
                <w:szCs w:val="21"/>
              </w:rPr>
              <w:t>3．以上资料均要求提供扫描件及官方网站查询截图。</w:t>
            </w:r>
          </w:p>
          <w:p>
            <w:pPr>
              <w:wordWrap w:val="0"/>
            </w:pPr>
            <w:r>
              <w:rPr>
                <w:rFonts w:ascii="宋体" w:hAnsi="宋体" w:cs="宋体" w:hint="eastAsia"/>
                <w:szCs w:val="21"/>
              </w:rPr>
              <w:t>4.未按要求提供相关证明材料（或相关证明材料无法判断是否符合评分要求）的不计得分，原件备查。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b/>
                <w:bCs/>
                <w:color w:val="0000FF"/>
              </w:rPr>
              <w:t>4</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b/>
                <w:bCs/>
                <w:color w:val="0000FF"/>
              </w:rPr>
              <w:t>诚信情况</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hint="eastAsia"/>
                <w:b/>
                <w:bCs/>
                <w:color w:val="0000FF"/>
                <w:sz w:val="24"/>
              </w:rPr>
            </w:pPr>
            <w:r>
              <w:rPr>
                <w:b/>
                <w:bCs/>
                <w:color w:val="0000FF"/>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hint="eastAsia"/>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hint="eastAsia"/>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hint="eastAsia"/>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hint="eastAsia"/>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hint="eastAsia"/>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hint="eastAsia"/>
                <w:szCs w:val="21"/>
              </w:rPr>
            </w:pPr>
            <w:r>
              <w:rPr>
                <w:szCs w:val="21"/>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hint="eastAsia"/>
                <w:szCs w:val="21"/>
              </w:rPr>
            </w:pPr>
            <w:r>
              <w:rPr>
                <w:rFonts w:hint="eastAsia"/>
              </w:rPr>
              <w:t>5</w:t>
            </w:r>
          </w:p>
        </w:tc>
        <w:tc>
          <w:tcPr>
            <w:tcW w:w="4196" w:type="dxa"/>
            <w:tcBorders>
              <w:top w:val="single" w:sz="8" w:space="0" w:color="000000"/>
              <w:left w:val="single" w:sz="8" w:space="0" w:color="000000"/>
              <w:bottom w:val="single" w:sz="8" w:space="0" w:color="000000"/>
              <w:right w:val="single" w:sz="8" w:space="0" w:color="000000"/>
            </w:tcBorders>
          </w:tcPr>
          <w:p>
            <w:pPr>
              <w:pStyle w:val="BodyText"/>
              <w:wordWrap w:val="0"/>
              <w:spacing w:line="240" w:lineRule="auto"/>
              <w:ind w:firstLine="420" w:firstLineChars="200"/>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pStyle w:val="BodyText"/>
              <w:wordWrap w:val="0"/>
              <w:spacing w:line="240" w:lineRule="auto"/>
              <w:ind w:firstLine="420" w:firstLineChars="200"/>
              <w:rPr>
                <w:rFonts w:ascii="宋体" w:hAnsi="宋体" w:cs="宋体" w:hint="eastAsia"/>
                <w:szCs w:val="21"/>
              </w:rPr>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宋体" w:hAnsi="宋体" w:hint="eastAsia"/>
          <w:sz w:val="24"/>
        </w:rPr>
      </w:pPr>
    </w:p>
    <w:p>
      <w:pPr>
        <w:sectPr>
          <w:pgSz w:w="11907" w:h="16840"/>
          <w:pgMar w:top="1440" w:right="1417" w:bottom="1440" w:left="1417" w:header="851" w:footer="992" w:gutter="0"/>
          <w:cols w:num="1" w:space="425"/>
          <w:titlePg/>
          <w:docGrid w:linePitch="462" w:charSpace="0"/>
        </w:sectPr>
      </w:pPr>
    </w:p>
    <w:p>
      <w:pPr>
        <w:jc w:val="center"/>
        <w:rPr>
          <w:b/>
          <w:sz w:val="120"/>
          <w:szCs w:val="120"/>
        </w:rPr>
      </w:pPr>
    </w:p>
    <w:p>
      <w:pPr>
        <w:jc w:val="center"/>
        <w:rPr>
          <w:b/>
          <w:sz w:val="120"/>
          <w:szCs w:val="120"/>
        </w:rPr>
      </w:pPr>
    </w:p>
    <w:p>
      <w:pPr>
        <w:jc w:val="center"/>
        <w:rPr>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24）</w:t>
      </w:r>
      <w:bookmarkEnd w:id="1"/>
    </w:p>
    <w:p>
      <w:pPr>
        <w:ind w:firstLine="420" w:firstLineChars="200"/>
      </w:pPr>
      <w:r>
        <w:rPr>
          <w:rFonts w:hint="eastAsia"/>
        </w:rPr>
        <w:br w:type="page"/>
      </w:r>
    </w:p>
    <w:p>
      <w:pPr>
        <w:pStyle w:val="Heading2"/>
        <w:ind w:firstLine="3360" w:firstLineChars="1600"/>
        <w:jc w:val="both"/>
        <w:rPr>
          <w:color w:val="FF0000"/>
          <w:szCs w:val="21"/>
        </w:rPr>
      </w:pPr>
      <w:r>
        <w:rPr>
          <w:rFonts w:hint="eastAsia"/>
          <w:b/>
          <w:bCs/>
          <w:color w:val="FF0000"/>
        </w:rPr>
        <w:t>警示条款</w:t>
      </w:r>
    </w:p>
    <w:p>
      <w:pPr>
        <w:ind w:firstLine="420" w:firstLineChars="200"/>
        <w:rPr>
          <w:rFonts w:ascii="宋体" w:hAnsi="宋体" w:hint="eastAsia"/>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hint="eastAsia"/>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hint="eastAsia"/>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hint="eastAsia"/>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hint="eastAsia"/>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hint="eastAsia"/>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hint="eastAsia"/>
          <w:color w:val="FF0000"/>
          <w:sz w:val="20"/>
          <w:szCs w:val="20"/>
        </w:rPr>
      </w:pPr>
      <w:r>
        <w:rPr>
          <w:rFonts w:ascii="宋体" w:hAnsi="宋体" w:hint="eastAsia"/>
          <w:color w:val="FF0000"/>
          <w:sz w:val="20"/>
          <w:szCs w:val="20"/>
        </w:rPr>
        <w:t>（六）恶意投诉的；</w:t>
      </w:r>
    </w:p>
    <w:p>
      <w:pPr>
        <w:ind w:firstLine="420" w:firstLineChars="200"/>
        <w:rPr>
          <w:rFonts w:ascii="宋体" w:hAnsi="宋体" w:hint="eastAsia"/>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hint="eastAsia"/>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hint="eastAsia"/>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hint="eastAsia"/>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hint="eastAsia"/>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b/>
          <w:color w:val="FF0000"/>
        </w:rPr>
      </w:pPr>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ascii="宋体" w:hAnsi="宋体" w:cs="宋体" w:hint="eastAsia"/>
          <w:bCs/>
          <w:color w:val="FF0000"/>
          <w:sz w:val="20"/>
          <w:szCs w:val="20"/>
        </w:rPr>
      </w:pPr>
      <w:r>
        <w:rPr>
          <w:rFonts w:ascii="宋体" w:hAnsi="宋体" w:cs="宋体" w:hint="eastAsia"/>
          <w:bCs/>
          <w:color w:val="FF0000"/>
          <w:sz w:val="20"/>
          <w:szCs w:val="20"/>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ascii="宋体" w:hAnsi="宋体" w:cs="宋体" w:hint="eastAsia"/>
          <w:bCs/>
          <w:color w:val="FF0000"/>
          <w:sz w:val="20"/>
          <w:szCs w:val="20"/>
        </w:rPr>
      </w:pPr>
      <w:r>
        <w:rPr>
          <w:rFonts w:ascii="宋体" w:hAnsi="宋体" w:cs="宋体"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ascii="宋体" w:hAnsi="宋体" w:cs="宋体" w:hint="eastAsia"/>
          <w:bCs/>
          <w:color w:val="FF0000"/>
          <w:sz w:val="20"/>
          <w:szCs w:val="20"/>
        </w:rPr>
      </w:pPr>
      <w:r>
        <w:rPr>
          <w:rFonts w:ascii="宋体" w:hAnsi="宋体" w:cs="宋体"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cs="宋体" w:hint="eastAsia"/>
          <w:color w:val="FF0000"/>
          <w:sz w:val="20"/>
          <w:szCs w:val="20"/>
        </w:rPr>
        <w:t>取消参与本市政府采购资格、依法吊销其营业执照等行政处罚，构成犯罪的，依法追究刑事责任</w:t>
      </w:r>
      <w:r>
        <w:rPr>
          <w:rFonts w:ascii="宋体" w:hAnsi="宋体" w:cs="宋体" w:hint="eastAsia"/>
          <w:bCs/>
          <w:color w:val="FF0000"/>
          <w:sz w:val="20"/>
          <w:szCs w:val="20"/>
        </w:rPr>
        <w:t>，请各供应商独立编制、上传投标文件，妥善保管和使用电子秘钥。</w:t>
      </w:r>
    </w:p>
    <w:p>
      <w:pPr>
        <w:ind w:firstLine="420" w:firstLineChars="200"/>
        <w:rPr>
          <w:rFonts w:ascii="宋体" w:hAnsi="宋体" w:hint="eastAsia"/>
          <w:color w:val="FF0000"/>
          <w:sz w:val="20"/>
          <w:szCs w:val="20"/>
        </w:rPr>
        <w:sectPr>
          <w:pgSz w:w="11907" w:h="16840"/>
          <w:pgMar w:top="1440" w:right="1797" w:bottom="1440" w:left="1797" w:header="851" w:footer="992" w:gutter="0"/>
          <w:cols w:num="1" w:space="425"/>
          <w:titlePg/>
          <w:docGrid w:linePitch="462" w:charSpace="0"/>
        </w:sectPr>
      </w:pPr>
    </w:p>
    <w:p>
      <w:pPr>
        <w:pStyle w:val="Heading1"/>
        <w:rPr>
          <w:rFonts w:hint="eastAsia"/>
        </w:rPr>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hint="eastAsia"/>
          <w:szCs w:val="21"/>
        </w:rPr>
      </w:pPr>
      <w:r>
        <w:rPr>
          <w:rFonts w:ascii="宋体" w:hAnsi="宋体" w:hint="eastAsia"/>
          <w:szCs w:val="21"/>
        </w:rPr>
        <w:t>第一章  招标公告</w:t>
      </w:r>
    </w:p>
    <w:p>
      <w:pPr>
        <w:ind w:left="630" w:firstLine="630" w:leftChars="300" w:firstLineChars="300"/>
        <w:rPr>
          <w:rFonts w:ascii="宋体" w:hAnsi="宋体" w:hint="eastAsia"/>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hint="eastAsia"/>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hint="eastAsia"/>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hint="eastAsia"/>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hint="eastAsia"/>
          <w:szCs w:val="21"/>
        </w:rPr>
      </w:pPr>
      <w:r>
        <w:rPr>
          <w:rFonts w:ascii="宋体" w:hAnsi="宋体" w:hint="eastAsia"/>
          <w:szCs w:val="21"/>
        </w:rPr>
        <w:t>第一章  总则</w:t>
      </w:r>
    </w:p>
    <w:p>
      <w:pPr>
        <w:ind w:left="630" w:firstLine="412" w:leftChars="300" w:firstLineChars="196"/>
        <w:rPr>
          <w:rFonts w:ascii="宋体" w:hAnsi="宋体" w:hint="eastAsia"/>
          <w:szCs w:val="21"/>
        </w:rPr>
      </w:pPr>
      <w:r>
        <w:rPr>
          <w:rFonts w:ascii="宋体" w:hAnsi="宋体" w:hint="eastAsia"/>
          <w:szCs w:val="21"/>
        </w:rPr>
        <w:t>第二章  招标文件</w:t>
      </w:r>
    </w:p>
    <w:p>
      <w:pPr>
        <w:ind w:left="630" w:firstLine="412" w:leftChars="300" w:firstLineChars="196"/>
        <w:rPr>
          <w:rFonts w:ascii="宋体" w:hAnsi="宋体" w:hint="eastAsia"/>
          <w:szCs w:val="21"/>
        </w:rPr>
      </w:pPr>
      <w:r>
        <w:rPr>
          <w:rFonts w:ascii="宋体" w:hAnsi="宋体" w:hint="eastAsia"/>
          <w:szCs w:val="21"/>
        </w:rPr>
        <w:t>第三章  投标文件的编制</w:t>
      </w:r>
    </w:p>
    <w:p>
      <w:pPr>
        <w:ind w:left="630" w:firstLine="412" w:leftChars="300" w:firstLineChars="196"/>
        <w:rPr>
          <w:rFonts w:ascii="宋体" w:hAnsi="宋体" w:hint="eastAsia"/>
          <w:szCs w:val="21"/>
        </w:rPr>
      </w:pPr>
      <w:r>
        <w:rPr>
          <w:rFonts w:ascii="宋体" w:hAnsi="宋体" w:hint="eastAsia"/>
          <w:szCs w:val="21"/>
        </w:rPr>
        <w:t>第四章  投标文件的递交</w:t>
      </w:r>
    </w:p>
    <w:p>
      <w:pPr>
        <w:ind w:left="630" w:firstLine="412" w:leftChars="300" w:firstLineChars="196"/>
        <w:rPr>
          <w:rFonts w:ascii="宋体" w:hAnsi="宋体" w:hint="eastAsia"/>
          <w:szCs w:val="21"/>
        </w:rPr>
      </w:pPr>
      <w:r>
        <w:rPr>
          <w:rFonts w:ascii="宋体" w:hAnsi="宋体" w:hint="eastAsia"/>
          <w:szCs w:val="21"/>
        </w:rPr>
        <w:t>第五章  开标</w:t>
      </w:r>
    </w:p>
    <w:p>
      <w:pPr>
        <w:ind w:left="630" w:firstLine="412" w:leftChars="300" w:firstLineChars="196"/>
        <w:rPr>
          <w:rFonts w:ascii="宋体" w:hAnsi="宋体" w:hint="eastAsia"/>
          <w:szCs w:val="21"/>
        </w:rPr>
      </w:pPr>
      <w:r>
        <w:rPr>
          <w:rFonts w:ascii="宋体" w:hAnsi="宋体" w:hint="eastAsia"/>
          <w:szCs w:val="21"/>
        </w:rPr>
        <w:t>第六章  评审要求</w:t>
      </w:r>
    </w:p>
    <w:p>
      <w:pPr>
        <w:ind w:left="630" w:firstLine="412" w:leftChars="300" w:firstLineChars="196"/>
        <w:rPr>
          <w:rFonts w:ascii="宋体" w:hAnsi="宋体" w:hint="eastAsia"/>
          <w:szCs w:val="21"/>
        </w:rPr>
      </w:pPr>
      <w:r>
        <w:rPr>
          <w:rFonts w:ascii="宋体" w:hAnsi="宋体" w:hint="eastAsia"/>
          <w:szCs w:val="21"/>
        </w:rPr>
        <w:t>第七章  评审程序及评审方法</w:t>
      </w:r>
    </w:p>
    <w:p>
      <w:pPr>
        <w:ind w:left="630" w:firstLine="412" w:leftChars="300" w:firstLineChars="196"/>
        <w:rPr>
          <w:rFonts w:ascii="宋体" w:hAnsi="宋体" w:hint="eastAsia"/>
          <w:szCs w:val="21"/>
        </w:rPr>
      </w:pPr>
      <w:r>
        <w:rPr>
          <w:rFonts w:ascii="宋体" w:hAnsi="宋体" w:hint="eastAsia"/>
          <w:szCs w:val="21"/>
        </w:rPr>
        <w:t>第八章  定标及公示</w:t>
      </w:r>
    </w:p>
    <w:p>
      <w:pPr>
        <w:ind w:left="630" w:firstLine="412" w:leftChars="300" w:firstLineChars="196"/>
        <w:rPr>
          <w:rFonts w:ascii="宋体" w:hAnsi="宋体" w:hint="eastAsia"/>
          <w:szCs w:val="21"/>
        </w:rPr>
      </w:pPr>
      <w:r>
        <w:rPr>
          <w:rFonts w:ascii="宋体" w:hAnsi="宋体" w:hint="eastAsia"/>
          <w:szCs w:val="21"/>
        </w:rPr>
        <w:t>第九章  公开招标失败的后续处理</w:t>
      </w:r>
    </w:p>
    <w:p>
      <w:pPr>
        <w:ind w:left="630" w:firstLine="412" w:leftChars="300" w:firstLineChars="196"/>
        <w:rPr>
          <w:rFonts w:ascii="宋体" w:hAnsi="宋体" w:hint="eastAsia"/>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hint="eastAsia"/>
          <w:szCs w:val="21"/>
        </w:rPr>
      </w:pPr>
    </w:p>
    <w:p>
      <w:pPr>
        <w:pStyle w:val="Heading1"/>
        <w:rPr>
          <w:rFonts w:hint="eastAsia"/>
          <w:sz w:val="24"/>
        </w:rPr>
      </w:pPr>
      <w:r>
        <w:br w:type="page"/>
      </w:r>
      <w:bookmarkStart w:id="3" w:name="bt其他资料2"/>
      <w:bookmarkEnd w:id="3"/>
      <w:bookmarkStart w:id="4" w:name="合同格式"/>
      <w:bookmarkEnd w:id="4"/>
      <w:bookmarkStart w:id="5" w:name="bt投标人须知"/>
      <w:bookmarkEnd w:id="5"/>
      <w:bookmarkStart w:id="6" w:name="bt合同条款"/>
      <w:bookmarkEnd w:id="6"/>
      <w:bookmarkStart w:id="7" w:name="bt投标报价汇总表"/>
      <w:bookmarkEnd w:id="7"/>
      <w:bookmarkStart w:id="8" w:name="bt商务标投标文件格式"/>
      <w:bookmarkEnd w:id="8"/>
      <w:bookmarkStart w:id="9" w:name="bt投标文件签署授权委托书"/>
      <w:bookmarkEnd w:id="9"/>
      <w:bookmarkStart w:id="10" w:name="bt本工程承诺书"/>
      <w:bookmarkEnd w:id="10"/>
      <w:bookmarkStart w:id="11" w:name="bt项目管理班子配备情况"/>
      <w:bookmarkEnd w:id="11"/>
      <w:bookmarkStart w:id="12" w:name="bt说明"/>
      <w:bookmarkEnd w:id="12"/>
      <w:bookmarkStart w:id="13" w:name="bt合同格式"/>
      <w:bookmarkEnd w:id="13"/>
      <w:bookmarkStart w:id="14" w:name="bt投标人情况介绍"/>
      <w:bookmarkEnd w:id="14"/>
      <w:bookmarkStart w:id="15" w:name="bt投标函"/>
      <w:bookmarkEnd w:id="15"/>
      <w:bookmarkStart w:id="16" w:name="bt合同条款及格式"/>
      <w:bookmarkEnd w:id="16"/>
      <w:bookmarkStart w:id="17" w:name="bt技术标投标文件格式"/>
      <w:bookmarkEnd w:id="17"/>
      <w:bookmarkStart w:id="18" w:name="bt开标一览表"/>
      <w:bookmarkEnd w:id="18"/>
      <w:bookmarkStart w:id="19" w:name="bt其他资料由投标人自定"/>
      <w:bookmarkEnd w:id="19"/>
      <w:r>
        <w:rPr>
          <w:rFonts w:hint="eastAsia"/>
        </w:rPr>
        <w:t>第一册  专用条款</w:t>
      </w:r>
    </w:p>
    <w:p>
      <w:pPr>
        <w:pStyle w:val="Heading2"/>
        <w:rPr>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hint="eastAsia"/>
                      <w:b/>
                      <w:bCs/>
                      <w:kern w:val="0"/>
                      <w:szCs w:val="21"/>
                    </w:rPr>
                  </w:pPr>
                  <w:r>
                    <w:rPr>
                      <w:rFonts w:ascii="宋体" w:hAnsi="宋体" w:cs="宋体" w:hint="eastAsia"/>
                      <w:b/>
                      <w:bCs/>
                      <w:kern w:val="0"/>
                      <w:szCs w:val="21"/>
                    </w:rPr>
                    <w:t>申请人的资格要求：</w:t>
                  </w:r>
                </w:p>
                <w:p>
                  <w:pPr>
                    <w:ind w:firstLine="630" w:firstLineChars="3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hint="eastAsia"/>
                      <w:kern w:val="0"/>
                      <w:szCs w:val="21"/>
                    </w:rPr>
                  </w:pPr>
                  <w:r>
                    <w:rPr>
                      <w:rFonts w:ascii="宋体" w:hAnsi="宋体" w:cs="宋体" w:hint="eastAsia"/>
                      <w:color w:val="FF0000"/>
                      <w:kern w:val="0"/>
                      <w:szCs w:val="21"/>
                    </w:rPr>
                    <w:t>2.本项目不接受联合体投标，不接受投标人选用进口产品参与投标（由供应商在《政府采购投标及履约承诺函》中作出声明）；</w:t>
                  </w:r>
                </w:p>
                <w:p>
                  <w:pPr>
                    <w:ind w:firstLine="630" w:firstLineChars="300"/>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hint="eastAsia"/>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hAnsi="宋体" w:cs="宋体" w:hint="eastAsia"/>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630" w:firstLineChars="300"/>
                    <w:rPr>
                      <w:rFonts w:ascii="宋体" w:hAnsi="宋体" w:cs="宋体" w:hint="eastAsia"/>
                      <w:kern w:val="0"/>
                      <w:szCs w:val="21"/>
                    </w:rPr>
                  </w:pPr>
                  <w:r>
                    <w:rPr>
                      <w:rFonts w:ascii="宋体" w:hAnsi="宋体" w:cs="宋体" w:hint="eastAsia"/>
                      <w:kern w:val="0"/>
                      <w:szCs w:val="21"/>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ind w:firstLine="630" w:firstLineChars="300"/>
                    <w:rPr>
                      <w:rFonts w:ascii="宋体" w:hAnsi="宋体" w:cs="宋体" w:hint="eastAsia"/>
                      <w:b/>
                      <w:bCs/>
                      <w:kern w:val="0"/>
                      <w:szCs w:val="21"/>
                    </w:rPr>
                  </w:pPr>
                  <w:r>
                    <w:rPr>
                      <w:rFonts w:ascii="宋体" w:hAnsi="宋体" w:cs="宋体" w:hint="eastAsia"/>
                      <w:kern w:val="0"/>
                      <w:szCs w:val="21"/>
                    </w:rPr>
                    <w:t>8.本项目是（否）专门面向中小企业采购：否。</w:t>
                  </w:r>
                </w:p>
                <w:p>
                  <w:pPr>
                    <w:wordWrap w:val="0"/>
                    <w:ind w:firstLine="420" w:firstLineChars="200"/>
                    <w:rPr>
                      <w:rFonts w:ascii="宋体" w:hAnsi="宋体" w:cs="宋体" w:hint="eastAsia"/>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hint="eastAsia"/>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hint="eastAsia"/>
                      <w:sz w:val="24"/>
                    </w:rPr>
                  </w:pPr>
                  <w:r>
                    <w:rPr>
                      <w:rFonts w:hint="eastAsia"/>
                      <w:b/>
                      <w:sz w:val="22"/>
                      <w:szCs w:val="18"/>
                    </w:rPr>
                    <w:t>完整公告内容详见：深圳公共资源交易网（</w:t>
                  </w:r>
                  <w:r>
                    <w:rPr>
                      <w:b/>
                      <w:sz w:val="22"/>
                      <w:szCs w:val="18"/>
                    </w:rPr>
                    <w:t>https://www.szggzy.com</w:t>
                  </w:r>
                  <w:r>
                    <w:rPr>
                      <w:rFonts w:hint="eastAsia"/>
                      <w:b/>
                      <w:sz w:val="22"/>
                      <w:szCs w:val="18"/>
                    </w:rPr>
                    <w:t>）</w:t>
                  </w:r>
                </w:p>
              </w:tc>
            </w:tr>
          </w:tbl>
          <w:p>
            <w:pPr>
              <w:rPr>
                <w:rFonts w:ascii="宋体" w:hAnsi="宋体" w:cs="宋体" w:hint="eastAsia"/>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0" w:name="_Toc73518117"/>
      <w:bookmarkStart w:id="21" w:name="_Toc101074876"/>
      <w:bookmarkStart w:id="22" w:name="_Toc73517639"/>
      <w:bookmarkStart w:id="23" w:name="_Toc73521547"/>
      <w:bookmarkStart w:id="24" w:name="_Toc60631620"/>
      <w:bookmarkStart w:id="25" w:name="_Toc100052364"/>
      <w:bookmarkStart w:id="26" w:name="_Toc60560625"/>
      <w:bookmarkStart w:id="27" w:name="_Toc7352163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b/>
                <w:bCs/>
              </w:rPr>
            </w:pPr>
            <w:bookmarkEnd w:id="20"/>
            <w:bookmarkEnd w:id="21"/>
            <w:bookmarkEnd w:id="22"/>
            <w:bookmarkEnd w:id="23"/>
            <w:bookmarkEnd w:id="24"/>
            <w:bookmarkEnd w:id="25"/>
            <w:bookmarkEnd w:id="26"/>
            <w:bookmarkEnd w:id="27"/>
            <w:r>
              <w:rPr>
                <w:rFonts w:ascii="宋体" w:hAnsi="宋体" w:hint="eastAsia"/>
                <w:b/>
                <w:bCs/>
              </w:rPr>
              <w:t>通用条款序号</w:t>
            </w:r>
          </w:p>
        </w:tc>
        <w:tc>
          <w:tcPr>
            <w:tcW w:w="2409" w:type="dxa"/>
            <w:vAlign w:val="center"/>
          </w:tcPr>
          <w:p>
            <w:pPr>
              <w:jc w:val="center"/>
              <w:rPr>
                <w:rFonts w:ascii="宋体" w:hAnsi="宋体" w:hint="eastAsia"/>
                <w:b/>
                <w:bCs/>
              </w:rPr>
            </w:pPr>
            <w:r>
              <w:rPr>
                <w:rFonts w:ascii="宋体" w:hAnsi="宋体" w:hint="eastAsia"/>
                <w:b/>
                <w:bCs/>
              </w:rPr>
              <w:t>涉及事项</w:t>
            </w:r>
          </w:p>
        </w:tc>
        <w:tc>
          <w:tcPr>
            <w:tcW w:w="4980" w:type="dxa"/>
            <w:vAlign w:val="center"/>
          </w:tcPr>
          <w:p>
            <w:pPr>
              <w:jc w:val="center"/>
              <w:rPr>
                <w:rFonts w:ascii="宋体" w:hAnsi="宋体" w:hint="eastAsia"/>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hint="eastAsia"/>
              </w:rPr>
            </w:pPr>
            <w:r>
              <w:rPr>
                <w:rFonts w:ascii="宋体" w:hAnsi="宋体" w:cs="Arial" w:hint="eastAsia"/>
                <w:b/>
                <w:szCs w:val="21"/>
              </w:rPr>
              <w:t>深圳市宝安区信息中心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.2</w:t>
            </w:r>
          </w:p>
        </w:tc>
        <w:tc>
          <w:tcPr>
            <w:tcW w:w="2409" w:type="dxa"/>
            <w:vAlign w:val="center"/>
          </w:tcPr>
          <w:p>
            <w:pPr>
              <w:jc w:val="center"/>
              <w:rPr>
                <w:rFonts w:ascii="宋体" w:hAnsi="宋体" w:hint="eastAsia"/>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hint="eastAsia"/>
              </w:rPr>
            </w:pPr>
            <w:r>
              <w:rPr>
                <w:rFonts w:hint="eastAsia"/>
              </w:rPr>
              <w:t>（深圳交易集团有限公司宝安分公司）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5</w:t>
            </w:r>
            <w:r>
              <w:rPr>
                <w:rFonts w:ascii="宋体" w:hAnsi="宋体"/>
              </w:rPr>
              <w:t>.3</w:t>
            </w:r>
          </w:p>
        </w:tc>
        <w:tc>
          <w:tcPr>
            <w:tcW w:w="2409" w:type="dxa"/>
            <w:vAlign w:val="center"/>
          </w:tcPr>
          <w:p>
            <w:pPr>
              <w:jc w:val="center"/>
              <w:rPr>
                <w:rFonts w:ascii="宋体" w:hAnsi="宋体" w:hint="eastAsia"/>
              </w:rPr>
            </w:pPr>
            <w:r>
              <w:rPr>
                <w:rFonts w:ascii="宋体" w:hAnsi="宋体" w:hint="eastAsia"/>
              </w:rPr>
              <w:t>联合体投标</w:t>
            </w:r>
          </w:p>
        </w:tc>
        <w:tc>
          <w:tcPr>
            <w:tcW w:w="4980" w:type="dxa"/>
            <w:vAlign w:val="center"/>
          </w:tcPr>
          <w:p>
            <w:pPr>
              <w:jc w:val="center"/>
              <w:rPr>
                <w:rFonts w:ascii="宋体" w:hAnsi="宋体" w:hint="eastAsia"/>
              </w:rPr>
            </w:pPr>
            <w:r>
              <w:rPr>
                <w:rFonts w:ascii="宋体" w:hAnsi="宋体" w:hint="eastAsia"/>
              </w:rPr>
              <w:t>详见第一章  招标公告  申请人的资格要求：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9</w:t>
            </w:r>
          </w:p>
        </w:tc>
        <w:tc>
          <w:tcPr>
            <w:tcW w:w="2409" w:type="dxa"/>
            <w:vAlign w:val="center"/>
          </w:tcPr>
          <w:p>
            <w:pPr>
              <w:jc w:val="center"/>
              <w:rPr>
                <w:rFonts w:ascii="宋体" w:hAnsi="宋体" w:hint="eastAsia"/>
              </w:rPr>
            </w:pPr>
            <w:r>
              <w:rPr>
                <w:rFonts w:ascii="宋体" w:hAnsi="宋体" w:hint="eastAsia"/>
              </w:rPr>
              <w:t>踏勘现场</w:t>
            </w:r>
          </w:p>
        </w:tc>
        <w:tc>
          <w:tcPr>
            <w:tcW w:w="4980" w:type="dxa"/>
            <w:vAlign w:val="center"/>
          </w:tcPr>
          <w:p>
            <w:pPr>
              <w:jc w:val="center"/>
              <w:rPr>
                <w:rFonts w:ascii="宋体" w:hAnsi="宋体" w:hint="eastAsia"/>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1</w:t>
            </w:r>
            <w:r>
              <w:rPr>
                <w:rFonts w:ascii="宋体" w:hAnsi="宋体"/>
              </w:rPr>
              <w:t>0</w:t>
            </w:r>
          </w:p>
        </w:tc>
        <w:tc>
          <w:tcPr>
            <w:tcW w:w="2409" w:type="dxa"/>
            <w:vAlign w:val="center"/>
          </w:tcPr>
          <w:p>
            <w:pPr>
              <w:jc w:val="center"/>
              <w:rPr>
                <w:rFonts w:ascii="宋体" w:hAnsi="宋体" w:hint="eastAsia"/>
              </w:rPr>
            </w:pPr>
            <w:r>
              <w:rPr>
                <w:rFonts w:ascii="宋体" w:hAnsi="宋体" w:hint="eastAsia"/>
              </w:rPr>
              <w:t>标前会议</w:t>
            </w:r>
          </w:p>
        </w:tc>
        <w:tc>
          <w:tcPr>
            <w:tcW w:w="4980" w:type="dxa"/>
            <w:vAlign w:val="center"/>
          </w:tcPr>
          <w:p>
            <w:pPr>
              <w:jc w:val="center"/>
              <w:rPr>
                <w:rFonts w:ascii="宋体" w:hAnsi="宋体" w:hint="eastAsia"/>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hint="eastAsia"/>
              </w:rPr>
            </w:pPr>
            <w:r>
              <w:rPr>
                <w:rFonts w:ascii="宋体" w:hAnsi="宋体" w:hint="eastAsia"/>
              </w:rPr>
              <w:t>招标文件的澄清和修改</w:t>
            </w:r>
          </w:p>
        </w:tc>
        <w:tc>
          <w:tcPr>
            <w:tcW w:w="4980" w:type="dxa"/>
            <w:shd w:val="clear" w:color="auto" w:fill="auto"/>
            <w:vAlign w:val="center"/>
          </w:tcPr>
          <w:p>
            <w:pPr>
              <w:jc w:val="center"/>
              <w:rPr>
                <w:rFonts w:ascii="宋体" w:hAnsi="宋体" w:hint="eastAsia"/>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0</w:t>
            </w:r>
          </w:p>
        </w:tc>
        <w:tc>
          <w:tcPr>
            <w:tcW w:w="2409" w:type="dxa"/>
            <w:vAlign w:val="center"/>
          </w:tcPr>
          <w:p>
            <w:pPr>
              <w:jc w:val="center"/>
              <w:rPr>
                <w:rFonts w:ascii="宋体" w:hAnsi="宋体" w:hint="eastAsia"/>
              </w:rPr>
            </w:pPr>
            <w:r>
              <w:rPr>
                <w:rFonts w:ascii="宋体" w:hAnsi="宋体" w:hint="eastAsia"/>
              </w:rPr>
              <w:t>投标有效期</w:t>
            </w:r>
          </w:p>
        </w:tc>
        <w:tc>
          <w:tcPr>
            <w:tcW w:w="4980" w:type="dxa"/>
            <w:shd w:val="clear" w:color="auto" w:fill="auto"/>
            <w:vAlign w:val="center"/>
          </w:tcPr>
          <w:p>
            <w:pPr>
              <w:jc w:val="center"/>
              <w:rPr>
                <w:rFonts w:ascii="宋体" w:hAnsi="宋体" w:hint="eastAsia"/>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2</w:t>
            </w:r>
          </w:p>
        </w:tc>
        <w:tc>
          <w:tcPr>
            <w:tcW w:w="2409" w:type="dxa"/>
            <w:vAlign w:val="center"/>
          </w:tcPr>
          <w:p>
            <w:pPr>
              <w:jc w:val="center"/>
              <w:rPr>
                <w:rFonts w:ascii="宋体" w:hAnsi="宋体" w:hint="eastAsia"/>
              </w:rPr>
            </w:pPr>
            <w:r>
              <w:rPr>
                <w:rFonts w:ascii="宋体" w:hAnsi="宋体" w:hint="eastAsia"/>
              </w:rPr>
              <w:t>投标人的替代方案</w:t>
            </w:r>
          </w:p>
        </w:tc>
        <w:tc>
          <w:tcPr>
            <w:tcW w:w="4980" w:type="dxa"/>
            <w:shd w:val="clear" w:color="auto" w:fill="auto"/>
            <w:vAlign w:val="center"/>
          </w:tcPr>
          <w:p>
            <w:pPr>
              <w:jc w:val="center"/>
              <w:rPr>
                <w:rFonts w:ascii="宋体" w:hAnsi="宋体" w:hint="eastAsia"/>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5</w:t>
            </w:r>
          </w:p>
        </w:tc>
        <w:tc>
          <w:tcPr>
            <w:tcW w:w="2409" w:type="dxa"/>
            <w:vAlign w:val="center"/>
          </w:tcPr>
          <w:p>
            <w:pPr>
              <w:jc w:val="center"/>
              <w:rPr>
                <w:rFonts w:ascii="宋体" w:hAnsi="宋体" w:hint="eastAsia"/>
              </w:rPr>
            </w:pPr>
            <w:r>
              <w:rPr>
                <w:rFonts w:ascii="宋体" w:hAnsi="宋体" w:hint="eastAsia"/>
              </w:rPr>
              <w:t>投标文件的大小</w:t>
            </w:r>
          </w:p>
        </w:tc>
        <w:tc>
          <w:tcPr>
            <w:tcW w:w="4980" w:type="dxa"/>
            <w:shd w:val="clear" w:color="auto" w:fill="auto"/>
            <w:vAlign w:val="center"/>
          </w:tcPr>
          <w:p>
            <w:pPr>
              <w:jc w:val="center"/>
              <w:rPr>
                <w:rFonts w:ascii="宋体" w:hAnsi="宋体" w:hint="eastAsia"/>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6</w:t>
            </w:r>
          </w:p>
        </w:tc>
        <w:tc>
          <w:tcPr>
            <w:tcW w:w="2409" w:type="dxa"/>
            <w:vAlign w:val="center"/>
          </w:tcPr>
          <w:p>
            <w:pPr>
              <w:jc w:val="center"/>
              <w:rPr>
                <w:rFonts w:ascii="宋体" w:hAnsi="宋体" w:hint="eastAsia"/>
              </w:rPr>
            </w:pPr>
            <w:bookmarkStart w:id="28" w:name="_Hlk71664860"/>
            <w:r>
              <w:rPr>
                <w:rFonts w:ascii="宋体" w:hAnsi="宋体" w:hint="eastAsia"/>
              </w:rPr>
              <w:t>样品、现场演示、方案讲解</w:t>
            </w:r>
            <w:bookmarkEnd w:id="28"/>
          </w:p>
        </w:tc>
        <w:tc>
          <w:tcPr>
            <w:tcW w:w="4980" w:type="dxa"/>
            <w:vAlign w:val="center"/>
          </w:tcPr>
          <w:p>
            <w:pPr>
              <w:jc w:val="center"/>
              <w:rPr>
                <w:rFonts w:ascii="宋体" w:hAnsi="宋体" w:hint="eastAsia"/>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7</w:t>
            </w:r>
          </w:p>
        </w:tc>
        <w:tc>
          <w:tcPr>
            <w:tcW w:w="2409" w:type="dxa"/>
            <w:vAlign w:val="center"/>
          </w:tcPr>
          <w:p>
            <w:pPr>
              <w:jc w:val="center"/>
              <w:rPr>
                <w:rFonts w:ascii="宋体" w:hAnsi="宋体" w:hint="eastAsia"/>
              </w:rPr>
            </w:pPr>
            <w:r>
              <w:rPr>
                <w:rFonts w:ascii="宋体" w:hAnsi="宋体" w:hint="eastAsia"/>
              </w:rPr>
              <w:t>评审方法</w:t>
            </w:r>
          </w:p>
        </w:tc>
        <w:tc>
          <w:tcPr>
            <w:tcW w:w="4980" w:type="dxa"/>
            <w:vAlign w:val="center"/>
          </w:tcPr>
          <w:p>
            <w:pPr>
              <w:jc w:val="center"/>
              <w:rPr>
                <w:rFonts w:ascii="宋体" w:hAnsi="宋体" w:hint="eastAsia"/>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8</w:t>
            </w:r>
          </w:p>
        </w:tc>
        <w:tc>
          <w:tcPr>
            <w:tcW w:w="2409" w:type="dxa"/>
            <w:vAlign w:val="center"/>
          </w:tcPr>
          <w:p>
            <w:pPr>
              <w:jc w:val="center"/>
              <w:rPr>
                <w:rFonts w:ascii="宋体" w:hAnsi="宋体" w:hint="eastAsia"/>
              </w:rPr>
            </w:pPr>
            <w:r>
              <w:rPr>
                <w:rFonts w:ascii="宋体" w:hAnsi="宋体" w:hint="eastAsia"/>
              </w:rPr>
              <w:t>定标方法</w:t>
            </w:r>
          </w:p>
        </w:tc>
        <w:tc>
          <w:tcPr>
            <w:tcW w:w="4980" w:type="dxa"/>
            <w:vAlign w:val="center"/>
          </w:tcPr>
          <w:p>
            <w:pPr>
              <w:jc w:val="center"/>
              <w:rPr>
                <w:rFonts w:ascii="宋体" w:hAnsi="宋体" w:hint="eastAsia"/>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4</w:t>
            </w:r>
            <w:r>
              <w:rPr>
                <w:rFonts w:ascii="宋体" w:hAnsi="宋体"/>
              </w:rPr>
              <w:t>6</w:t>
            </w:r>
          </w:p>
        </w:tc>
        <w:tc>
          <w:tcPr>
            <w:tcW w:w="2409" w:type="dxa"/>
            <w:vAlign w:val="center"/>
          </w:tcPr>
          <w:p>
            <w:pPr>
              <w:jc w:val="center"/>
              <w:rPr>
                <w:rFonts w:ascii="宋体" w:hAnsi="宋体" w:hint="eastAsia"/>
              </w:rPr>
            </w:pPr>
            <w:r>
              <w:rPr>
                <w:rFonts w:ascii="宋体" w:hAnsi="宋体" w:hint="eastAsia"/>
              </w:rPr>
              <w:t>履约担保</w:t>
            </w:r>
          </w:p>
        </w:tc>
        <w:tc>
          <w:tcPr>
            <w:tcW w:w="4980" w:type="dxa"/>
            <w:vAlign w:val="center"/>
          </w:tcPr>
          <w:p>
            <w:pPr>
              <w:jc w:val="center"/>
              <w:rPr>
                <w:rFonts w:ascii="宋体" w:hAnsi="宋体" w:hint="eastAsia"/>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hint="eastAsia"/>
          <w:b/>
          <w:kern w:val="0"/>
          <w:szCs w:val="20"/>
        </w:rPr>
      </w:pPr>
      <w:bookmarkStart w:id="29"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pPr>
            <w:r>
              <w:rPr>
                <w:rFonts w:hint="eastAsia"/>
              </w:rPr>
              <w:t>评标方法</w:t>
            </w:r>
          </w:p>
        </w:tc>
        <w:tc>
          <w:tcPr>
            <w:tcW w:w="3235" w:type="dxa"/>
          </w:tcPr>
          <w:p>
            <w:pPr>
              <w:jc w:val="center"/>
            </w:pPr>
            <w:r>
              <w:rPr>
                <w:rFonts w:ascii="Wingdings" w:hAnsi="Wingdings" w:hint="eastAsia"/>
              </w:rPr>
              <w:t>þ</w:t>
            </w:r>
            <w:r>
              <w:rPr>
                <w:rFonts w:hint="eastAsia"/>
              </w:rPr>
              <w:t>综合评分法</w:t>
            </w:r>
          </w:p>
        </w:tc>
        <w:tc>
          <w:tcPr>
            <w:tcW w:w="2450" w:type="dxa"/>
          </w:tcPr>
          <w:p>
            <w:pPr>
              <w:jc w:val="center"/>
            </w:pPr>
            <w:r>
              <w:rPr>
                <w:rFonts w:ascii="Wingdings" w:hAnsi="Wingdings" w:hint="eastAsia"/>
              </w:rPr>
              <w:t>¨</w:t>
            </w:r>
            <w:r>
              <w:rPr>
                <w:rFonts w:hint="eastAsia"/>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候选中标供应商家数</w:t>
            </w:r>
          </w:p>
        </w:tc>
        <w:tc>
          <w:tcPr>
            <w:tcW w:w="3235" w:type="dxa"/>
          </w:tcPr>
          <w:p>
            <w:pPr>
              <w:jc w:val="center"/>
            </w:pPr>
            <w:r>
              <w:rPr>
                <w:rFonts w:hint="eastAsia"/>
              </w:rPr>
              <w:t>1</w:t>
            </w:r>
          </w:p>
        </w:tc>
        <w:tc>
          <w:tcPr>
            <w:tcW w:w="2450" w:type="dxa"/>
          </w:tcPr>
          <w:p>
            <w:pPr>
              <w:jc w:val="cente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pPr>
            <w:r>
              <w:rPr>
                <w:rFonts w:hint="eastAsia"/>
              </w:rPr>
              <w:t>1</w:t>
            </w:r>
          </w:p>
        </w:tc>
      </w:tr>
    </w:tbl>
    <w:p>
      <w:pPr>
        <w:pStyle w:val="BodyText2"/>
      </w:pPr>
    </w:p>
    <w:p>
      <w:pPr>
        <w:ind w:firstLine="420" w:firstLineChars="200"/>
        <w:rPr>
          <w:b/>
        </w:rPr>
      </w:pPr>
      <w:bookmarkEnd w:id="29"/>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pPr>
      <w:r>
        <w:rPr>
          <w:rFonts w:hint="eastAsia"/>
        </w:rPr>
        <w:t>（1）专门面向中小企业采购的项目，不再执行价格扣除比例。</w:t>
      </w:r>
    </w:p>
    <w:p>
      <w:pPr>
        <w:ind w:firstLine="420" w:firstLineChars="200"/>
      </w:pPr>
      <w:r>
        <w:rPr>
          <w:rFonts w:hint="eastAsia"/>
        </w:rPr>
        <w:t>（2）非专门面向中小企业采购的项目，应执行价格扣除比例：供应商提供的服务全部由优惠主体承接，则对其投标总价给予</w:t>
      </w:r>
      <w:r>
        <w:rPr>
          <w:color w:val="FF0000"/>
          <w:u w:val="single"/>
        </w:rPr>
        <w:t xml:space="preserve">  </w:t>
      </w:r>
      <w:r>
        <w:rPr>
          <w:rFonts w:hint="eastAsia"/>
          <w:color w:val="FF0000"/>
          <w:u w:val="single"/>
        </w:rPr>
        <w:t>10</w:t>
      </w:r>
      <w:r>
        <w:rPr>
          <w:color w:val="FF0000"/>
          <w:u w:val="single"/>
        </w:rPr>
        <w:t xml:space="preserve">  %</w:t>
      </w:r>
      <w:r>
        <w:rPr>
          <w:rFonts w:hint="eastAsia"/>
          <w:color w:val="000000" w:themeColor="text1"/>
          <w14:textFill>
            <w14:solidFill>
              <w14:schemeClr w14:val="tx1"/>
            </w14:solidFill>
          </w14:textFill>
        </w:rPr>
        <w:t>（10%~20%）</w:t>
      </w:r>
      <w:r>
        <w:rPr>
          <w:rFonts w:hint="eastAsia"/>
        </w:rPr>
        <w:t>的扣除，用扣除后的价格参与评审。满足多项优惠政策的企业，不重复享受多项价格扣除政策。</w:t>
      </w:r>
    </w:p>
    <w:p>
      <w:pPr>
        <w:ind w:firstLine="420" w:firstLineChars="200"/>
      </w:pPr>
      <w:r>
        <w:rPr>
          <w:rFonts w:hint="eastAsia"/>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ind w:firstLine="420" w:firstLineChars="200"/>
        <w:rPr>
          <w:szCs w:val="21"/>
        </w:rPr>
      </w:pPr>
      <w:r>
        <w:rPr>
          <w:rFonts w:hint="eastAsia"/>
          <w:szCs w:val="21"/>
        </w:rPr>
        <w:t>（3）</w:t>
      </w:r>
      <w:r>
        <w:rPr>
          <w:rFonts w:ascii="宋体" w:hAnsi="宋体" w:cs="宋体"/>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hAnsi="宋体" w:cs="宋体"/>
          <w:b/>
          <w:bCs/>
          <w:color w:val="FF0000"/>
          <w:szCs w:val="21"/>
        </w:rPr>
        <w:t>《中小企业声明函》中相关企业所属行业应当与采购标的所属行业相一致。</w:t>
      </w:r>
      <w:r>
        <w:rPr>
          <w:rFonts w:hint="eastAsia"/>
          <w:szCs w:val="21"/>
        </w:rPr>
        <w:t>本项目采购标的（服务需求）对应的中小企业划分标准所属行业为</w:t>
      </w:r>
      <w:r>
        <w:rPr>
          <w:color w:val="FF0000"/>
          <w:szCs w:val="21"/>
          <w:u w:val="single"/>
        </w:rPr>
        <w:t xml:space="preserve"> </w:t>
      </w:r>
      <w:r>
        <w:rPr>
          <w:rFonts w:hint="eastAsia"/>
          <w:color w:val="FF0000"/>
          <w:szCs w:val="21"/>
          <w:u w:val="single"/>
        </w:rPr>
        <w:t>软件和信息技术服务业</w:t>
      </w:r>
      <w:r>
        <w:rPr>
          <w:color w:val="FF0000"/>
          <w:szCs w:val="21"/>
          <w:u w:val="single"/>
        </w:rPr>
        <w:t xml:space="preserve"> </w:t>
      </w:r>
      <w:r>
        <w:rPr>
          <w:rFonts w:hint="eastAsia"/>
          <w:szCs w:val="21"/>
        </w:rPr>
        <w:t>。</w:t>
      </w:r>
    </w:p>
    <w:p>
      <w:pPr>
        <w:ind w:firstLine="420" w:firstLineChars="200"/>
      </w:pPr>
      <w:r>
        <w:t>（4）</w:t>
      </w:r>
      <w:r>
        <w:rPr>
          <w:rFonts w:hint="eastAsia"/>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ind w:firstLine="420" w:firstLineChars="200"/>
      </w:pPr>
      <w:r>
        <w:t>（5）</w:t>
      </w:r>
      <w:r>
        <w:rPr>
          <w:rFonts w:hint="eastAsia"/>
        </w:rPr>
        <w:t>享受价格扣除获得政府采购合同的，小微企业不得将合同分包给大中型企业。</w:t>
      </w:r>
    </w:p>
    <w:p>
      <w:pPr>
        <w:ind w:firstLine="420" w:firstLineChars="200"/>
      </w:pPr>
    </w:p>
    <w:p>
      <w:pPr>
        <w:ind w:firstLine="420" w:firstLineChars="200"/>
      </w:pPr>
      <w:r>
        <w:rPr>
          <w:rFonts w:hint="eastAsia"/>
          <w:b/>
          <w:bCs/>
        </w:rPr>
        <w:t>2、</w:t>
      </w:r>
      <w:r>
        <w:rPr>
          <w:rFonts w:ascii="宋体" w:hAnsi="宋体" w:cs="宋体" w:hint="eastAsia"/>
          <w:b/>
          <w:bCs/>
        </w:rPr>
        <w:t>关于政府采购订单融资政策</w:t>
      </w:r>
    </w:p>
    <w:p>
      <w:pPr>
        <w:wordWrap w:val="0"/>
        <w:ind w:firstLine="420" w:firstLineChars="200"/>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b/>
          <w:bCs/>
        </w:rPr>
      </w:pPr>
      <w:r>
        <w:rPr>
          <w:rFonts w:hint="eastAsia"/>
          <w:b/>
          <w:bCs/>
        </w:rPr>
        <w:t>3、本项目不向中标（成交）供应商收取代理服务费。</w:t>
      </w:r>
    </w:p>
    <w:p>
      <w:pPr>
        <w:ind w:firstLine="420" w:firstLineChars="200"/>
        <w:rPr>
          <w:b/>
          <w:bCs/>
        </w:rPr>
      </w:pPr>
      <w:r>
        <w:rPr>
          <w:rFonts w:hint="eastAsia"/>
          <w:b/>
          <w:bCs/>
        </w:rPr>
        <w:t>4、其他说明</w:t>
      </w:r>
    </w:p>
    <w:p>
      <w:pPr>
        <w:wordWrap w:val="0"/>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ind w:firstLine="420" w:firstLineChars="200"/>
        <w:rPr>
          <w:b/>
          <w:bCs/>
        </w:rPr>
      </w:pPr>
      <w:r>
        <w:rPr>
          <w:b/>
          <w:bCs/>
        </w:rPr>
        <w:t>重要提示：</w:t>
      </w:r>
    </w:p>
    <w:p>
      <w:pPr>
        <w:wordWrap w:val="0"/>
        <w:ind w:firstLine="420" w:firstLineChars="200"/>
      </w:pPr>
      <w:r>
        <w:t>1</w:t>
      </w:r>
      <w:r>
        <w:rPr>
          <w:rFonts w:hint="eastAsia"/>
        </w:rPr>
        <w:t>.</w:t>
      </w:r>
      <w: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ind w:firstLine="420" w:firstLineChars="200"/>
      </w:pPr>
      <w:r>
        <w:t>2</w:t>
      </w:r>
      <w:r>
        <w:rPr>
          <w:rFonts w:hint="eastAsia"/>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num="1" w:space="425"/>
          <w:titlePg/>
          <w:docGrid w:linePitch="462" w:charSpace="0"/>
        </w:sect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rPr>
          <w:sz w:val="28"/>
          <w:szCs w:val="28"/>
        </w:rPr>
      </w:pPr>
      <w:bookmarkStart w:id="30"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hint="eastAsia"/>
          <w:b/>
          <w:color w:val="FF0000"/>
          <w:szCs w:val="21"/>
        </w:rPr>
      </w:pPr>
    </w:p>
    <w:tbl>
      <w:tblPr>
        <w:tblStyle w:val="TableNormal"/>
        <w:tblpPr w:leftFromText="180" w:rightFromText="180" w:vertAnchor="text" w:horzAnchor="margin" w:tblpY="173"/>
        <w:tblW w:w="854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478"/>
        <w:gridCol w:w="2764"/>
        <w:gridCol w:w="2887"/>
      </w:tblGrid>
      <w:tr>
        <w:tblPrEx>
          <w:tblW w:w="854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3" w:type="dxa"/>
            <w:vAlign w:val="center"/>
          </w:tcPr>
          <w:p>
            <w:pPr>
              <w:jc w:val="center"/>
              <w:rPr>
                <w:bCs/>
                <w:szCs w:val="21"/>
              </w:rPr>
            </w:pPr>
            <w:r>
              <w:rPr>
                <w:rFonts w:hint="eastAsia"/>
                <w:bCs/>
                <w:szCs w:val="21"/>
              </w:rPr>
              <w:t>序号</w:t>
            </w:r>
          </w:p>
        </w:tc>
        <w:tc>
          <w:tcPr>
            <w:tcW w:w="2478" w:type="dxa"/>
            <w:vAlign w:val="center"/>
          </w:tcPr>
          <w:p>
            <w:pPr>
              <w:jc w:val="center"/>
              <w:rPr>
                <w:bCs/>
                <w:szCs w:val="21"/>
              </w:rPr>
            </w:pPr>
            <w:r>
              <w:rPr>
                <w:rFonts w:hint="eastAsia"/>
                <w:szCs w:val="21"/>
              </w:rPr>
              <w:t>采购计划编号</w:t>
            </w:r>
          </w:p>
        </w:tc>
        <w:tc>
          <w:tcPr>
            <w:tcW w:w="2764" w:type="dxa"/>
            <w:vAlign w:val="center"/>
          </w:tcPr>
          <w:p>
            <w:pPr>
              <w:jc w:val="center"/>
              <w:rPr>
                <w:bCs/>
                <w:szCs w:val="21"/>
              </w:rPr>
            </w:pPr>
            <w:r>
              <w:rPr>
                <w:rFonts w:hint="eastAsia"/>
                <w:bCs/>
                <w:szCs w:val="21"/>
              </w:rPr>
              <w:t>采购项目名称</w:t>
            </w:r>
          </w:p>
        </w:tc>
        <w:tc>
          <w:tcPr>
            <w:tcW w:w="2887" w:type="dxa"/>
            <w:vAlign w:val="center"/>
          </w:tcPr>
          <w:p>
            <w:pPr>
              <w:jc w:val="center"/>
              <w:rPr>
                <w:b/>
                <w:bCs/>
                <w:color w:val="FF0000"/>
                <w:szCs w:val="21"/>
              </w:rPr>
            </w:pPr>
            <w:r>
              <w:rPr>
                <w:rFonts w:hint="eastAsia"/>
                <w:b/>
                <w:bCs/>
                <w:color w:val="FF0000"/>
                <w:szCs w:val="21"/>
              </w:rPr>
              <w:t>预算金额</w:t>
            </w:r>
          </w:p>
          <w:p>
            <w:pPr>
              <w:jc w:val="center"/>
              <w:rPr>
                <w:b/>
                <w:bCs/>
                <w:color w:val="FF0000"/>
                <w:szCs w:val="21"/>
              </w:rPr>
            </w:pPr>
            <w:r>
              <w:rPr>
                <w:rFonts w:hint="eastAsia"/>
                <w:b/>
                <w:bCs/>
                <w:color w:val="FF0000"/>
                <w:szCs w:val="21"/>
              </w:rPr>
              <w:t>（元）</w:t>
            </w:r>
          </w:p>
        </w:tc>
      </w:tr>
      <w:tr>
        <w:tblPrEx>
          <w:tblW w:w="8542" w:type="dxa"/>
          <w:tblInd w:w="0" w:type="dxa"/>
          <w:tblLayout w:type="fixed"/>
          <w:tblCellMar>
            <w:top w:w="0" w:type="dxa"/>
            <w:left w:w="108" w:type="dxa"/>
            <w:bottom w:w="0" w:type="dxa"/>
            <w:right w:w="108" w:type="dxa"/>
          </w:tblCellMar>
        </w:tblPrEx>
        <w:trPr>
          <w:trHeight w:val="290"/>
        </w:trPr>
        <w:tc>
          <w:tcPr>
            <w:tcW w:w="413" w:type="dxa"/>
            <w:vAlign w:val="center"/>
          </w:tcPr>
          <w:p>
            <w:pPr>
              <w:jc w:val="center"/>
              <w:rPr>
                <w:bCs/>
                <w:szCs w:val="21"/>
              </w:rPr>
            </w:pPr>
            <w:r>
              <w:rPr>
                <w:rFonts w:hint="eastAsia"/>
                <w:bCs/>
                <w:szCs w:val="21"/>
              </w:rPr>
              <w:t>1</w:t>
            </w:r>
          </w:p>
        </w:tc>
        <w:tc>
          <w:tcPr>
            <w:tcW w:w="2478" w:type="dxa"/>
            <w:vAlign w:val="center"/>
          </w:tcPr>
          <w:p>
            <w:pPr>
              <w:jc w:val="center"/>
              <w:rPr>
                <w:bCs/>
                <w:szCs w:val="21"/>
              </w:rPr>
            </w:pPr>
            <w:r>
              <w:rPr>
                <w:rFonts w:hint="eastAsia"/>
                <w:bCs/>
                <w:szCs w:val="21"/>
              </w:rPr>
              <w:t>PLAN-2024-440306000-127002-13857</w:t>
            </w:r>
          </w:p>
        </w:tc>
        <w:tc>
          <w:tcPr>
            <w:tcW w:w="2764" w:type="dxa"/>
            <w:vAlign w:val="center"/>
          </w:tcPr>
          <w:p>
            <w:pPr>
              <w:jc w:val="center"/>
              <w:rPr>
                <w:b/>
                <w:bCs/>
                <w:szCs w:val="21"/>
              </w:rPr>
            </w:pPr>
            <w:r>
              <w:rPr>
                <w:rFonts w:asciiTheme="minorEastAsia" w:hAnsiTheme="minorEastAsia" w:hint="eastAsia"/>
                <w:sz w:val="24"/>
              </w:rPr>
              <w:t>深圳市宝安区信息中心宝安区“一网统管”建设项目（软件部分B包）</w:t>
            </w:r>
          </w:p>
        </w:tc>
        <w:tc>
          <w:tcPr>
            <w:tcW w:w="2887" w:type="dxa"/>
            <w:vAlign w:val="center"/>
          </w:tcPr>
          <w:p>
            <w:pPr>
              <w:jc w:val="center"/>
              <w:rPr>
                <w:bCs/>
                <w:szCs w:val="21"/>
              </w:rPr>
            </w:pPr>
            <w:r>
              <w:rPr>
                <w:rFonts w:ascii="仿宋_GB2312" w:eastAsia="仿宋_GB2312" w:hAnsi="华文仿宋" w:hint="eastAsia"/>
                <w:sz w:val="28"/>
                <w:szCs w:val="28"/>
              </w:rPr>
              <w:t>17224300.00</w:t>
            </w:r>
          </w:p>
        </w:tc>
      </w:tr>
      <w:tr>
        <w:tblPrEx>
          <w:tblW w:w="8542" w:type="dxa"/>
          <w:tblInd w:w="0" w:type="dxa"/>
          <w:tblLayout w:type="fixed"/>
          <w:tblCellMar>
            <w:top w:w="0" w:type="dxa"/>
            <w:left w:w="108" w:type="dxa"/>
            <w:bottom w:w="0" w:type="dxa"/>
            <w:right w:w="108" w:type="dxa"/>
          </w:tblCellMar>
        </w:tblPrEx>
        <w:trPr>
          <w:trHeight w:val="290"/>
        </w:trPr>
        <w:tc>
          <w:tcPr>
            <w:tcW w:w="5655" w:type="dxa"/>
            <w:gridSpan w:val="3"/>
            <w:shd w:val="clear" w:color="auto" w:fill="auto"/>
            <w:vAlign w:val="center"/>
          </w:tcPr>
          <w:p>
            <w:pPr>
              <w:jc w:val="center"/>
              <w:rPr>
                <w:b/>
                <w:bCs/>
                <w:szCs w:val="21"/>
              </w:rPr>
            </w:pPr>
            <w:r>
              <w:rPr>
                <w:b/>
                <w:bCs/>
                <w:szCs w:val="21"/>
              </w:rPr>
              <w:t>合计</w:t>
            </w:r>
          </w:p>
        </w:tc>
        <w:tc>
          <w:tcPr>
            <w:tcW w:w="2887" w:type="dxa"/>
            <w:shd w:val="clear" w:color="auto" w:fill="auto"/>
            <w:vAlign w:val="center"/>
          </w:tcPr>
          <w:p>
            <w:pPr>
              <w:jc w:val="center"/>
              <w:rPr>
                <w:bCs/>
                <w:szCs w:val="21"/>
              </w:rPr>
            </w:pPr>
            <w:r>
              <w:rPr>
                <w:rFonts w:hint="eastAsia"/>
                <w:bCs/>
                <w:szCs w:val="21"/>
              </w:rPr>
              <w:t>17224300.00</w:t>
            </w:r>
          </w:p>
        </w:tc>
      </w:tr>
    </w:tbl>
    <w:p>
      <w:pPr>
        <w:pStyle w:val="Heading2"/>
        <w:spacing w:before="120" w:beforeLines="50" w:after="120" w:afterLines="50"/>
        <w:rPr>
          <w:szCs w:val="24"/>
        </w:rPr>
      </w:pPr>
      <w:r>
        <w:rPr>
          <w:rFonts w:hint="eastAsia"/>
          <w:szCs w:val="24"/>
        </w:rPr>
        <w:t>二、项目概况</w:t>
      </w:r>
    </w:p>
    <w:p>
      <w:p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（1）项目背景</w:t>
      </w:r>
    </w:p>
    <w:p>
      <w:p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为深入贯彻落实习近平总书记关于建设网络强国、数字中国、智慧社会的战略部署，深圳市人民政府办公厅于2022年3月25日印发了《深圳市推进政府治理“一网统管”三年行动计划》，提出抢抓“双区”驱动、“双区”叠加的重大机遇，依托全市智慧城市和数字政府统一数字底座，加快数字政府建设，推进政府治理“一网统管”。</w:t>
      </w:r>
    </w:p>
    <w:p>
      <w:p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宝安区结合本区实际情况，制定了《宝安区推进政府治理“一网统管”三年行动计划》，推动构建宝安数字未来城，推进“BIM+CIM”建设工作，丰富完善“数字孪生城区”数字底板，持续建设宝安区CIM基础平台，并依托全区智慧城市和数字政府统一数字底座和统一BIM/CIM平台，发挥宝安区智慧管控指挥中心的龙头牵引作用，优化政府管理体系和工作流程，推动建立区、街道、社区多级联动体系，构建横向到边、纵向到底、全闭环的数字化治理模式，实现区域治理“一图全面感知、一键可知全局、一体运行联动”。</w:t>
      </w:r>
    </w:p>
    <w:p>
      <w:p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本项目以习近平新时代中国特色社会主义思想为指导，全面贯彻党的十九大和十九届历次全会精神，抢抓“双区”驱动、“双区”叠加、“双改”示范等重大历史机遇，按照《深圳市推进政府治理“一网统管”三年行动计划》和《宝安区推进政府治理“一网统管”三年行动计划》等文件精神，推动构建“1+1+1+N”的“一网统管”基本架构，即全区智慧城市和数字政府统一数字底座，全区统一的BIM/CIM平台，一网统管数字化运营体系和N个部门综合应用和跨层级、跨地域、跨系统、跨部门、跨业务的城区级协同应用，力争把宝安区建设成全球新型智慧城市标杆和数字中国城市典范，让城市运转更聪明、更智慧，实现政府治理“一网统管”工作目标。</w:t>
      </w:r>
    </w:p>
    <w:p>
      <w:p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（2）建设目标</w:t>
      </w:r>
    </w:p>
    <w:p>
      <w:p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本项目结合宝安区实际业务需求和应用场景，依托全区智慧城市和数字政府统一数字底座和统一BIM/CIM平台，发挥宝安区智慧管控指挥中心的龙头牵引作用，构建“1+1+1+N”的“一网统管”基本架构，充分发挥标准的引领、支撑和规范作用，推动全区系统互联、数据共享、融通发展，提升数据底座新能级，保障“一网统管”建设运营工作有序进行。其次，通过整合各部门系统，分级全量接入宝安区智慧管控指挥中心，形成“一网统管”应用生态基础，满足基础设施新优势，为各专题各场景应用提供服务。其次，充分利用已建成的信息化系统，通过加强内部资源和应用整合，依托各部门的业务系统，集成各系统建立各部门综合应用，打造技术支撑新体系，从而提升治理效益。同时，针对城市运行管理中的重点难点问题，打造一批跨层级、跨地域、跨系统、跨部门、跨业务的应用场景，建立协同应用新效能，为各部门各委办局的综合应用管理提供服务。最后，优化政府管理体系和工作流程，构建横向到边、纵向到底、全闭环的数字化治理模式，通过技术融合、业务融合、数据融合，调动各方积极性，发挥各自优势，磨合打造一体化联合运营机制，实现区域治理“一图全面感知、一键可知全局、一体运行联动”。力求解决宝安区现有基础设施难以支撑数字化发展、支撑能力无法满足业务需求等痛点，从而降低政府监管行政成本，提高政府运行效率，提升城市居民的幸福感，加强城市联合治理能力，降低政府监管行政成本，提高政府运行效率，助力宝安区政府治理“一网统管”三年行动计划稳步推进。</w:t>
      </w:r>
    </w:p>
    <w:p>
      <w:p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（3）服务范围</w:t>
      </w:r>
    </w:p>
    <w:p>
      <w:p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本项目服务范围包括：CIM平台底座升级、块数据协同应用、业务服务网关、大数据中心应用风险监测、数据资产全景图、CIM数据类标准规范、CIM平台及应用类标准规范。</w:t>
      </w:r>
    </w:p>
    <w:p>
      <w:pPr>
        <w:rPr>
          <w:rFonts w:ascii="宋体" w:hAnsi="宋体" w:hint="eastAsia"/>
          <w:b/>
          <w:color w:val="FF0000"/>
          <w:szCs w:val="21"/>
        </w:rPr>
      </w:pPr>
    </w:p>
    <w:p>
      <w:pPr>
        <w:pStyle w:val="Heading2"/>
        <w:spacing w:before="120" w:beforeLines="50" w:after="120" w:afterLines="50"/>
        <w:rPr>
          <w:szCs w:val="24"/>
        </w:rPr>
      </w:pPr>
      <w:r>
        <w:rPr>
          <w:rFonts w:hint="eastAsia"/>
          <w:szCs w:val="24"/>
        </w:rPr>
        <w:t>三、</w:t>
      </w:r>
      <w:bookmarkStart w:id="31" w:name="_Hlk72073432"/>
      <w:r>
        <w:rPr>
          <w:rFonts w:hint="eastAsia"/>
          <w:szCs w:val="24"/>
        </w:rPr>
        <w:t>服务需求明细</w:t>
      </w:r>
      <w:bookmarkEnd w:id="31"/>
    </w:p>
    <w:tbl>
      <w:tblPr>
        <w:tblStyle w:val="TableNormal"/>
        <w:tblpPr w:leftFromText="180" w:rightFromText="180" w:vertAnchor="text" w:horzAnchor="margin" w:tblpY="173"/>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9"/>
        <w:gridCol w:w="1194"/>
        <w:gridCol w:w="3742"/>
        <w:gridCol w:w="816"/>
        <w:gridCol w:w="2038"/>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739" w:type="dxa"/>
            <w:vAlign w:val="center"/>
          </w:tcPr>
          <w:p>
            <w:pPr>
              <w:jc w:val="center"/>
              <w:rPr>
                <w:bCs/>
                <w:szCs w:val="21"/>
              </w:rPr>
            </w:pPr>
            <w:r>
              <w:rPr>
                <w:rFonts w:hint="eastAsia"/>
                <w:bCs/>
                <w:szCs w:val="21"/>
              </w:rPr>
              <w:t>序号</w:t>
            </w:r>
          </w:p>
        </w:tc>
        <w:tc>
          <w:tcPr>
            <w:tcW w:w="1194" w:type="dxa"/>
            <w:vAlign w:val="center"/>
          </w:tcPr>
          <w:p>
            <w:pPr>
              <w:jc w:val="center"/>
              <w:rPr>
                <w:bCs/>
                <w:szCs w:val="21"/>
              </w:rPr>
            </w:pPr>
            <w:r>
              <w:rPr>
                <w:rFonts w:hint="eastAsia"/>
                <w:szCs w:val="21"/>
              </w:rPr>
              <w:t>采购计划编号</w:t>
            </w:r>
          </w:p>
        </w:tc>
        <w:tc>
          <w:tcPr>
            <w:tcW w:w="3742" w:type="dxa"/>
            <w:vAlign w:val="center"/>
          </w:tcPr>
          <w:p>
            <w:pPr>
              <w:jc w:val="center"/>
              <w:rPr>
                <w:bCs/>
                <w:szCs w:val="21"/>
              </w:rPr>
            </w:pPr>
            <w:r>
              <w:rPr>
                <w:rFonts w:hint="eastAsia"/>
                <w:bCs/>
                <w:szCs w:val="21"/>
              </w:rPr>
              <w:t>服务需求名称（标的名称）</w:t>
            </w:r>
          </w:p>
        </w:tc>
        <w:tc>
          <w:tcPr>
            <w:tcW w:w="816" w:type="dxa"/>
            <w:vAlign w:val="center"/>
          </w:tcPr>
          <w:p>
            <w:pPr>
              <w:jc w:val="center"/>
              <w:rPr>
                <w:bCs/>
                <w:szCs w:val="21"/>
              </w:rPr>
            </w:pPr>
            <w:r>
              <w:rPr>
                <w:rFonts w:hint="eastAsia"/>
                <w:bCs/>
                <w:szCs w:val="21"/>
              </w:rPr>
              <w:t>数量</w:t>
            </w:r>
          </w:p>
        </w:tc>
        <w:tc>
          <w:tcPr>
            <w:tcW w:w="2038" w:type="dxa"/>
            <w:vAlign w:val="center"/>
          </w:tcPr>
          <w:p>
            <w:pPr>
              <w:jc w:val="center"/>
              <w:rPr>
                <w:bCs/>
                <w:szCs w:val="21"/>
              </w:rPr>
            </w:pPr>
            <w:r>
              <w:rPr>
                <w:rFonts w:hint="eastAsia"/>
                <w:bCs/>
                <w:szCs w:val="21"/>
              </w:rPr>
              <w:t>单位</w:t>
            </w:r>
          </w:p>
        </w:tc>
      </w:tr>
      <w:tr>
        <w:tblPrEx>
          <w:tblW w:w="8529" w:type="dxa"/>
          <w:tblInd w:w="0" w:type="dxa"/>
          <w:tblLayout w:type="fixed"/>
          <w:tblCellMar>
            <w:top w:w="0" w:type="dxa"/>
            <w:left w:w="108" w:type="dxa"/>
            <w:bottom w:w="0" w:type="dxa"/>
            <w:right w:w="108" w:type="dxa"/>
          </w:tblCellMar>
        </w:tblPrEx>
        <w:trPr>
          <w:trHeight w:val="224"/>
        </w:trPr>
        <w:tc>
          <w:tcPr>
            <w:tcW w:w="739" w:type="dxa"/>
            <w:vAlign w:val="center"/>
          </w:tcPr>
          <w:p>
            <w:pPr>
              <w:jc w:val="center"/>
              <w:rPr>
                <w:bCs/>
                <w:szCs w:val="21"/>
              </w:rPr>
            </w:pPr>
            <w:r>
              <w:rPr>
                <w:rFonts w:hint="eastAsia"/>
                <w:bCs/>
                <w:szCs w:val="21"/>
              </w:rPr>
              <w:t>1</w:t>
            </w:r>
          </w:p>
        </w:tc>
        <w:tc>
          <w:tcPr>
            <w:tcW w:w="1194" w:type="dxa"/>
            <w:vAlign w:val="center"/>
          </w:tcPr>
          <w:p>
            <w:pPr>
              <w:jc w:val="center"/>
              <w:rPr>
                <w:bCs/>
                <w:szCs w:val="21"/>
              </w:rPr>
            </w:pPr>
            <w:r>
              <w:rPr>
                <w:rFonts w:hint="eastAsia"/>
                <w:bCs/>
                <w:szCs w:val="21"/>
              </w:rPr>
              <w:t>PLAN-2024-440306000-127002-13857</w:t>
            </w:r>
          </w:p>
        </w:tc>
        <w:tc>
          <w:tcPr>
            <w:tcW w:w="3742" w:type="dxa"/>
            <w:vAlign w:val="center"/>
          </w:tcPr>
          <w:p>
            <w:pPr>
              <w:jc w:val="center"/>
              <w:rPr>
                <w:bCs/>
                <w:szCs w:val="21"/>
              </w:rPr>
            </w:pPr>
            <w:r>
              <w:rPr>
                <w:rFonts w:hint="eastAsia"/>
                <w:bCs/>
                <w:szCs w:val="21"/>
              </w:rPr>
              <w:t>深圳市宝安区信息中心宝安区“一网统管”建设项目（软件部分B包）</w:t>
            </w:r>
          </w:p>
        </w:tc>
        <w:tc>
          <w:tcPr>
            <w:tcW w:w="816" w:type="dxa"/>
            <w:vAlign w:val="center"/>
          </w:tcPr>
          <w:p>
            <w:pPr>
              <w:jc w:val="center"/>
              <w:rPr>
                <w:bCs/>
                <w:szCs w:val="21"/>
              </w:rPr>
            </w:pPr>
            <w:r>
              <w:rPr>
                <w:rFonts w:hint="eastAsia"/>
              </w:rPr>
              <w:t>项目</w:t>
            </w:r>
          </w:p>
        </w:tc>
        <w:tc>
          <w:tcPr>
            <w:tcW w:w="2038" w:type="dxa"/>
            <w:vAlign w:val="center"/>
          </w:tcPr>
          <w:p>
            <w:pPr>
              <w:jc w:val="center"/>
              <w:rPr>
                <w:bCs/>
                <w:szCs w:val="21"/>
              </w:rPr>
            </w:pPr>
            <w:r>
              <w:rPr>
                <w:rFonts w:hint="eastAsia"/>
                <w:bCs/>
                <w:szCs w:val="21"/>
              </w:rPr>
              <w:t>1</w:t>
            </w:r>
          </w:p>
        </w:tc>
      </w:tr>
    </w:tbl>
    <w:p>
      <w:pPr>
        <w:rPr>
          <w:rFonts w:ascii="宋体" w:hAnsi="宋体" w:hint="eastAsia"/>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hint="eastAsia"/>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hint="eastAsia"/>
                <w:kern w:val="0"/>
                <w:szCs w:val="21"/>
              </w:rPr>
            </w:pPr>
            <w:r>
              <w:rPr>
                <w:rFonts w:ascii="宋体" w:hAnsi="宋体" w:hint="eastAsia"/>
                <w:kern w:val="0"/>
                <w:szCs w:val="21"/>
              </w:rPr>
              <w:t>1</w:t>
            </w:r>
          </w:p>
        </w:tc>
        <w:tc>
          <w:tcPr>
            <w:tcW w:w="7795" w:type="dxa"/>
          </w:tcPr>
          <w:p>
            <w:pPr>
              <w:jc w:val="center"/>
              <w:rPr>
                <w:rFonts w:hAnsi="宋体" w:eastAsiaTheme="minorEastAsia" w:hint="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tabs>
          <w:tab w:val="left" w:pos="765"/>
        </w:tabs>
        <w:rPr>
          <w:rFonts w:ascii="黑体"/>
          <w:kern w:val="0"/>
          <w:sz w:val="24"/>
        </w:rPr>
      </w:pPr>
      <w:r>
        <w:rPr>
          <w:rFonts w:ascii="黑体" w:hint="eastAsia"/>
          <w:color w:val="FF0000"/>
          <w:kern w:val="0"/>
          <w:sz w:val="24"/>
        </w:rPr>
        <w:t>注：上表所列内容为不可负偏离条款，负偏离将视为未实质性满足招标文件要求作投标无效处理。</w:t>
      </w:r>
      <w:bookmarkEnd w:id="30"/>
      <w:r>
        <w:rPr>
          <w:rFonts w:ascii="黑体" w:hint="eastAsia"/>
          <w:color w:val="FF0000"/>
          <w:kern w:val="0"/>
          <w:sz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szCs w:val="24"/>
        </w:rPr>
      </w:pPr>
      <w:r>
        <w:rPr>
          <w:rFonts w:hint="eastAsia"/>
          <w:b/>
          <w:color w:val="FF0000"/>
          <w:szCs w:val="21"/>
        </w:rPr>
        <w:t>★</w:t>
      </w:r>
      <w:r>
        <w:rPr>
          <w:rFonts w:hint="eastAsia"/>
          <w:szCs w:val="24"/>
        </w:rPr>
        <w:t>五、商务要求</w:t>
      </w:r>
    </w:p>
    <w:p>
      <w:pPr>
        <w:ind w:firstLine="420" w:firstLineChars="200"/>
      </w:pPr>
      <w:r>
        <w:rPr>
          <w:rFonts w:hint="eastAsia"/>
          <w:b/>
          <w:color w:val="FF0000"/>
          <w:szCs w:val="21"/>
        </w:rPr>
        <w:t>本部分内容为项目正常开展的基本要求，均为★号条款要求，不作为评分准则中的评分内容，如未响应或出现负偏离的，将作投标无效处理；</w:t>
      </w:r>
    </w:p>
    <w:p>
      <w:pPr>
        <w:numPr>
          <w:ilvl w:val="0"/>
          <w:numId w:val="31"/>
        </w:num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服务期限；</w:t>
      </w:r>
    </w:p>
    <w:p>
      <w:pPr>
        <w:spacing w:line="56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合同签订之日起24个月内完成，终验通过后进入两年的免费售后服务期（费用计入投标总价）。售后服务期内项目单位每年根据《供应商履约评价》内容对供应商进行考核，服务单位考核评价为“差”的项目单位对该阶段款项不予支付，且项目单位有权终止合同，因服务单位行为给项目单位造成损失的服务单位应当承担赔偿责任。</w:t>
      </w:r>
    </w:p>
    <w:p>
      <w:pPr>
        <w:numPr>
          <w:ilvl w:val="0"/>
          <w:numId w:val="31"/>
        </w:numPr>
        <w:spacing w:line="56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服务内容、技术标准、工作质量要求；</w:t>
      </w:r>
    </w:p>
    <w:p>
      <w:pPr>
        <w:numPr>
          <w:ilvl w:val="0"/>
          <w:numId w:val="32"/>
        </w:numPr>
        <w:tabs>
          <w:tab w:val="left" w:pos="312"/>
        </w:tabs>
        <w:spacing w:line="560" w:lineRule="exact"/>
        <w:rPr>
          <w:rFonts w:ascii="仿宋_GB2312" w:eastAsia="仿宋_GB2312" w:hAnsi="华文仿宋" w:hint="eastAsia"/>
          <w:sz w:val="28"/>
          <w:szCs w:val="28"/>
        </w:rPr>
      </w:pPr>
      <w:r>
        <w:rPr>
          <w:rFonts w:ascii="仿宋_GB2312" w:eastAsia="仿宋_GB2312" w:hAnsi="华文仿宋" w:hint="eastAsia"/>
          <w:sz w:val="28"/>
          <w:szCs w:val="28"/>
        </w:rPr>
        <w:t>服务内容</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本项目服务内容包括：CIM平台底座升级、块数据协同应用、业务服务网关、大数据中心应用风险监测、数据资产全景图、CIM数据类标准规范、CIM平台及应用类标准规范。</w:t>
      </w:r>
    </w:p>
    <w:p>
      <w:pPr>
        <w:pStyle w:val="ListParagraph"/>
        <w:numPr>
          <w:ilvl w:val="0"/>
          <w:numId w:val="33"/>
        </w:numPr>
        <w:spacing w:line="560" w:lineRule="exact"/>
        <w:ind w:firstLineChars="0"/>
        <w:rPr>
          <w:rFonts w:ascii="仿宋_GB2312" w:eastAsia="仿宋_GB2312" w:hAnsi="仿宋_GB2312" w:hint="eastAsia"/>
          <w:b/>
          <w:bCs/>
          <w:sz w:val="28"/>
          <w:szCs w:val="28"/>
        </w:rPr>
      </w:pPr>
      <w:r>
        <w:rPr>
          <w:rFonts w:ascii="仿宋_GB2312" w:eastAsia="仿宋_GB2312" w:hAnsi="仿宋_GB2312" w:hint="eastAsia"/>
          <w:b/>
          <w:bCs/>
          <w:sz w:val="28"/>
          <w:szCs w:val="28"/>
        </w:rPr>
        <w:t>CIM平台底座升级</w:t>
      </w:r>
    </w:p>
    <w:p>
      <w:pPr>
        <w:pStyle w:val="ListParagraph"/>
        <w:spacing w:line="560" w:lineRule="exact"/>
        <w:ind w:firstLineChars="0"/>
        <w:rPr>
          <w:rFonts w:ascii="仿宋_GB2312" w:eastAsia="仿宋_GB2312" w:hAnsi="仿宋_GB2312" w:hint="eastAsia"/>
          <w:b/>
          <w:bCs/>
          <w:sz w:val="28"/>
          <w:szCs w:val="28"/>
        </w:rPr>
      </w:pPr>
      <w:r>
        <w:rPr>
          <w:rFonts w:ascii="仿宋_GB2312" w:eastAsia="仿宋_GB2312" w:hAnsi="仿宋_GB2312" w:hint="eastAsia"/>
          <w:sz w:val="28"/>
          <w:szCs w:val="28"/>
        </w:rPr>
        <w:t>该建设内容</w:t>
      </w:r>
      <w:r>
        <w:rPr>
          <w:rFonts w:ascii="仿宋_GB2312" w:eastAsia="仿宋_GB2312" w:hAnsi="仿宋_GB2312"/>
          <w:sz w:val="28"/>
          <w:szCs w:val="28"/>
        </w:rPr>
        <w:t>是在CIM平台一期规划的“1+1+1+N”四层架构（1套时空数据资源体系、1个时空数据服务平台、1套时空数据运营更新机制、N个时空数据服务应用）基础上，持续完善平台的数据管理能力、平台运维能力和应用支撑能力，进一步健全CIM平台作为“数字孪生”宝安的统一时空数字底座，并逐步释放平台的基础价值，为各领域的业务应用赋能。通过引擎构建三维数据服务、基础共性空间服务、二次开发接口服务等方面的服务支撑能力，上层通过全时空三维服务系统作为服务管理出口，为区级部门提供便捷高效、动态实时、精准可靠的时空服务，为支撑部门应用增质提效提供支撑，同时通过全时空三维可视化系统构建的综合可视化能力，为综合应用场景下的辅助决策提供支撑</w:t>
      </w:r>
      <w:r>
        <w:rPr>
          <w:rFonts w:ascii="仿宋_GB2312" w:eastAsia="仿宋_GB2312" w:hAnsi="仿宋_GB2312" w:hint="eastAsia"/>
          <w:sz w:val="28"/>
          <w:szCs w:val="28"/>
        </w:rPr>
        <w:t>。</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宝安CIM平台底座建设内容包括CIM能力升级、CIM基座升级、时空可视化升级、多屏分辨率适配管理升级、智能搜索引擎升级、CIM数据资源体系升级（CIM数据处理工程）等。完善平台的功能服务能力、数据管理能力和应用支撑能力，进一步健全CIM平台作为“数字孪生”宝安的统一时空数字底座，并逐步释放平台的基础价值，为各领域的业务应用赋能。</w:t>
      </w:r>
    </w:p>
    <w:p>
      <w:pPr>
        <w:pStyle w:val="ListParagraph"/>
        <w:numPr>
          <w:ilvl w:val="0"/>
          <w:numId w:val="33"/>
        </w:numPr>
        <w:spacing w:line="560" w:lineRule="exact"/>
        <w:ind w:firstLineChars="0"/>
        <w:rPr>
          <w:rFonts w:ascii="仿宋_GB2312" w:eastAsia="仿宋_GB2312" w:hAnsi="仿宋_GB2312" w:hint="eastAsia"/>
          <w:sz w:val="28"/>
          <w:szCs w:val="28"/>
        </w:rPr>
      </w:pPr>
      <w:r>
        <w:rPr>
          <w:rFonts w:ascii="仿宋_GB2312" w:eastAsia="仿宋_GB2312" w:hAnsi="仿宋_GB2312" w:hint="eastAsia"/>
          <w:b/>
          <w:bCs/>
          <w:sz w:val="28"/>
          <w:szCs w:val="28"/>
        </w:rPr>
        <w:t>块数据协同应用</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对块数据应用能力进行升级建设，强化块数据的协同能力、监测能力，丰富地理实体数据资源，促进数据合规高效流通使用，以综合应用的方式赋能一网统管。建设内容包括：升级统一地理实体采集平台，包括对存量地理实体空间信息进行精细化调整，新增地理实体关联图谱、升级新型地理实体上报生产工具，以及新增支撑新型地理实体运营的工具包等模块；新增块数据监测应用，实现自动监测块数据从数据源采集到对外提供服务调用中各个节点的基本情况，包括基础块数据库监测、空间块数据库监测等模块；升级统一地址预赋码协同应用能力，包括对存量统一地址库进行更新完善，新增地址预编码管理、地址协同更新管理、统一地址控件等模块；新增统一网格区划管理应用，提供将管辖地域划分成若干网格状单元，并对每一网格进行动态管理的能力，包括首页、办件箱、网格调整、区划管理、“员格”绑定、网格调整流程管理等模块；新增块数据服务接入业务服务网关；编制</w:t>
      </w:r>
      <w:r>
        <w:rPr>
          <w:rFonts w:ascii="仿宋_GB2312" w:eastAsia="仿宋_GB2312" w:hAnsi="仿宋_GB2312"/>
          <w:sz w:val="28"/>
          <w:szCs w:val="28"/>
        </w:rPr>
        <w:t>《宝安地理实体</w:t>
      </w:r>
      <w:r>
        <w:rPr>
          <w:rFonts w:ascii="仿宋_GB2312" w:eastAsia="仿宋_GB2312" w:hAnsi="仿宋_GB2312" w:hint="eastAsia"/>
          <w:sz w:val="28"/>
          <w:szCs w:val="28"/>
        </w:rPr>
        <w:t>数据全流程管理规范</w:t>
      </w:r>
      <w:r>
        <w:rPr>
          <w:rFonts w:ascii="仿宋_GB2312" w:eastAsia="仿宋_GB2312" w:hAnsi="仿宋_GB2312"/>
          <w:sz w:val="28"/>
          <w:szCs w:val="28"/>
        </w:rPr>
        <w:t>》</w:t>
      </w:r>
      <w:r>
        <w:rPr>
          <w:rFonts w:ascii="仿宋_GB2312" w:eastAsia="仿宋_GB2312" w:hAnsi="仿宋_GB2312" w:hint="eastAsia"/>
          <w:sz w:val="28"/>
          <w:szCs w:val="28"/>
        </w:rPr>
        <w:t>。</w:t>
      </w:r>
    </w:p>
    <w:p>
      <w:pPr>
        <w:pStyle w:val="ListParagraph"/>
        <w:numPr>
          <w:ilvl w:val="0"/>
          <w:numId w:val="33"/>
        </w:numPr>
        <w:spacing w:line="560" w:lineRule="exact"/>
        <w:ind w:firstLineChars="0"/>
        <w:rPr>
          <w:rFonts w:ascii="仿宋_GB2312" w:eastAsia="仿宋_GB2312" w:hAnsi="仿宋_GB2312" w:hint="eastAsia"/>
          <w:sz w:val="28"/>
          <w:szCs w:val="28"/>
        </w:rPr>
      </w:pPr>
      <w:r>
        <w:rPr>
          <w:rFonts w:ascii="仿宋_GB2312" w:eastAsia="仿宋_GB2312" w:hAnsi="仿宋_GB2312" w:hint="eastAsia"/>
          <w:b/>
          <w:bCs/>
          <w:sz w:val="28"/>
          <w:szCs w:val="28"/>
        </w:rPr>
        <w:t>数据资产全景图</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对政务数据进行全面梳理摸底，打造宝安区数据资产全景图，从多个手段实现政务数据的全景监测，以保证政务数据标准、质量，以及数据的鲜活性。从数据生产、数据归集、数据治理、数据共享服务等数据全生命周期进行监测，利用数据可视化技术、联网技术、多维度数据分析技术等手段，透过图表、数字等多种呈现形式对数据各项指标进行直观展示。系统建设内容包括监控概览展示模块、数据源展示、数据归集展示、数据治理展示、数据服务展示、主题库元数据图谱展示、兼容性调试等；同时提供数据资产全景图治理服务，包括对数据资产全景图指标梳理、数据资产全景图模型设计、监控运维服务等；对数据资产全景图的一系列指标进行数据接口的设计，输出接口设计方案，包括：接口数据开发、接口数据清洗融合、接口数据更新调度等。</w:t>
      </w:r>
    </w:p>
    <w:p>
      <w:pPr>
        <w:pStyle w:val="ListParagraph"/>
        <w:numPr>
          <w:ilvl w:val="0"/>
          <w:numId w:val="33"/>
        </w:numPr>
        <w:spacing w:line="560" w:lineRule="exact"/>
        <w:ind w:firstLineChars="0"/>
        <w:rPr>
          <w:rFonts w:ascii="仿宋_GB2312" w:eastAsia="仿宋_GB2312" w:hAnsi="仿宋_GB2312" w:hint="eastAsia"/>
          <w:b/>
          <w:bCs/>
          <w:sz w:val="28"/>
          <w:szCs w:val="28"/>
        </w:rPr>
      </w:pPr>
      <w:r>
        <w:rPr>
          <w:rFonts w:ascii="仿宋_GB2312" w:eastAsia="仿宋_GB2312" w:hAnsi="仿宋_GB2312" w:hint="eastAsia"/>
          <w:b/>
          <w:bCs/>
          <w:sz w:val="28"/>
          <w:szCs w:val="28"/>
        </w:rPr>
        <w:t>业务服务网关</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业务服务网关定位为平台能力对外交互的中枢，支持移动互联网、传统互联网浏览器访问的服务入口，同时支持相应APP、微信小程序等服务入口，为用户提供一站式服务。平台通过API网关、接入网关、准入网关与政务外网业务系统和数据共享交换系统等对接，提供服务基础管理、服务高级配置、接口鉴权、流量管控、负载均衡、运营服务等功能，可全面推动公共服务的汇聚，完善公共服务功能。</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通过采用网关技术，实现各个部门和系统之间的连接、整合和数据交换，提高数据安全性和隐私保护。建设内容包括：接入网关、准入网关、API网关、边界网关、运营监测、应用管理、区域和策略管理、自定义设置等。</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接入网关提供集中数据引流，对用户侧隐藏后端接入服务的部署位置，实现集中安全策略配置。</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准入网关为互联网、政务外网等民生API应用提供了安全、可控、高效的身份接入、站点鉴权和按应用授权的资源准入服务。</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API网关提供API的完整生命周期管理，包括创建、维护、发布、运行、下线等。可以使用API Gateway 封装自身业务，将用户的数据、业务逻辑或功能安全可靠的开放出来，用以实现自身系统集成、以及与合作伙伴的业务连接。</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边界网关针对大型政府机构复杂的网络环境，支持对物理隔离设备（网闸、光闸等）进行统一的应用的穿透适配。</w:t>
      </w:r>
    </w:p>
    <w:p>
      <w:pPr>
        <w:pStyle w:val="ListParagraph"/>
        <w:numPr>
          <w:ilvl w:val="0"/>
          <w:numId w:val="33"/>
        </w:numPr>
        <w:spacing w:line="560" w:lineRule="exact"/>
        <w:ind w:firstLineChars="0"/>
        <w:rPr>
          <w:rFonts w:ascii="仿宋_GB2312" w:eastAsia="仿宋_GB2312" w:hAnsi="仿宋_GB2312" w:hint="eastAsia"/>
          <w:b/>
          <w:bCs/>
          <w:sz w:val="28"/>
          <w:szCs w:val="28"/>
        </w:rPr>
      </w:pPr>
      <w:r>
        <w:rPr>
          <w:rFonts w:ascii="仿宋_GB2312" w:eastAsia="仿宋_GB2312" w:hAnsi="仿宋_GB2312" w:hint="eastAsia"/>
          <w:b/>
          <w:bCs/>
          <w:sz w:val="28"/>
          <w:szCs w:val="28"/>
        </w:rPr>
        <w:t>大数据中心应用风险监测</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大数据中心应用风险监测旨在发现异常行为和风险用户。通过采集应用流量数据、业务应用、智能网关日志、安全设备日志等，从海量的日志了提炼应用流量数据日志、应用系统日志、身份信息、应用漏洞、外部攻击等关键数据，并结合高性能分析引擎为用户精准的分析出针对于应用系统的数据安全事件。本次具体建设内容包括：（1）应用风险监测系统，由应用资产管理、应用安全暴露面管理、账号行为风险监测、数据共享安全风险监测、应用安全风险监测、安全告警管理、安全检索、日志采集等功能模块和应用数据安全监测探针组成。（2）配套的应用风险监测系统服务，包括应用资产梳理与安全风险监测服务和安全告警策略规划及优化服务。</w:t>
      </w:r>
    </w:p>
    <w:p>
      <w:pPr>
        <w:pStyle w:val="ListParagraph"/>
        <w:numPr>
          <w:ilvl w:val="0"/>
          <w:numId w:val="33"/>
        </w:numPr>
        <w:spacing w:line="560" w:lineRule="exact"/>
        <w:ind w:firstLineChars="0"/>
        <w:rPr>
          <w:rFonts w:ascii="仿宋_GB2312" w:eastAsia="仿宋_GB2312" w:hAnsi="仿宋_GB2312" w:hint="eastAsia"/>
          <w:b/>
          <w:bCs/>
          <w:sz w:val="28"/>
          <w:szCs w:val="28"/>
        </w:rPr>
      </w:pPr>
      <w:r>
        <w:rPr>
          <w:rFonts w:ascii="仿宋_GB2312" w:eastAsia="仿宋_GB2312" w:hAnsi="仿宋_GB2312" w:hint="eastAsia"/>
          <w:b/>
          <w:bCs/>
          <w:sz w:val="28"/>
          <w:szCs w:val="28"/>
        </w:rPr>
        <w:t>CIM数据类标准规范</w:t>
      </w:r>
    </w:p>
    <w:p>
      <w:pPr>
        <w:pStyle w:val="ListParagraph"/>
        <w:spacing w:line="560" w:lineRule="exact"/>
        <w:ind w:firstLineChars="0"/>
        <w:rPr>
          <w:rFonts w:ascii="仿宋_GB2312" w:eastAsia="仿宋_GB2312" w:hAnsi="仿宋_GB2312" w:hint="eastAsia"/>
          <w:sz w:val="28"/>
          <w:szCs w:val="28"/>
        </w:rPr>
      </w:pPr>
      <w:r>
        <w:rPr>
          <w:rFonts w:ascii="仿宋_GB2312" w:eastAsia="仿宋_GB2312" w:hAnsi="仿宋_GB2312" w:hint="eastAsia"/>
          <w:sz w:val="28"/>
          <w:szCs w:val="28"/>
        </w:rPr>
        <w:t>CIM数据类标准规范建设包括：</w:t>
      </w:r>
      <w:r>
        <w:rPr>
          <w:rFonts w:ascii="仿宋_GB2312" w:eastAsia="仿宋_GB2312" w:hAnsi="仿宋_GB2312"/>
          <w:sz w:val="28"/>
          <w:szCs w:val="28"/>
        </w:rPr>
        <w:t>《</w:t>
      </w:r>
      <w:r>
        <w:rPr>
          <w:rFonts w:ascii="仿宋_GB2312" w:eastAsia="仿宋_GB2312" w:hAnsi="仿宋_GB2312" w:hint="eastAsia"/>
          <w:sz w:val="28"/>
          <w:szCs w:val="28"/>
        </w:rPr>
        <w:t>宝安区高精细地图和地址要素</w:t>
      </w:r>
      <w:r>
        <w:rPr>
          <w:rFonts w:ascii="仿宋_GB2312" w:eastAsia="仿宋_GB2312" w:hAnsi="仿宋_GB2312"/>
          <w:sz w:val="28"/>
          <w:szCs w:val="28"/>
        </w:rPr>
        <w:t>_</w:t>
      </w:r>
      <w:r>
        <w:rPr>
          <w:rFonts w:ascii="仿宋_GB2312" w:eastAsia="仿宋_GB2312" w:hAnsi="仿宋_GB2312" w:hint="eastAsia"/>
          <w:sz w:val="28"/>
          <w:szCs w:val="28"/>
        </w:rPr>
        <w:t>数据库标准</w:t>
      </w:r>
      <w:r>
        <w:rPr>
          <w:rFonts w:ascii="仿宋_GB2312" w:eastAsia="仿宋_GB2312" w:hAnsi="仿宋_GB2312"/>
          <w:sz w:val="28"/>
          <w:szCs w:val="28"/>
        </w:rPr>
        <w:t>》</w:t>
      </w:r>
      <w:r>
        <w:rPr>
          <w:rFonts w:ascii="仿宋_GB2312" w:eastAsia="仿宋_GB2312" w:hAnsi="仿宋_GB2312" w:hint="eastAsia"/>
          <w:sz w:val="28"/>
          <w:szCs w:val="28"/>
        </w:rPr>
        <w:t>、</w:t>
      </w:r>
      <w:r>
        <w:rPr>
          <w:rFonts w:ascii="仿宋_GB2312" w:eastAsia="仿宋_GB2312" w:hAnsi="仿宋_GB2312"/>
          <w:sz w:val="28"/>
          <w:szCs w:val="28"/>
        </w:rPr>
        <w:t>《</w:t>
      </w:r>
      <w:r>
        <w:rPr>
          <w:rFonts w:ascii="仿宋_GB2312" w:eastAsia="仿宋_GB2312" w:hAnsi="仿宋_GB2312" w:hint="eastAsia"/>
          <w:sz w:val="28"/>
          <w:szCs w:val="28"/>
        </w:rPr>
        <w:t>C</w:t>
      </w:r>
      <w:r>
        <w:rPr>
          <w:rFonts w:ascii="仿宋_GB2312" w:eastAsia="仿宋_GB2312" w:hAnsi="仿宋_GB2312"/>
          <w:sz w:val="28"/>
          <w:szCs w:val="28"/>
        </w:rPr>
        <w:t>IM二三维地图制图表达_标准规范》</w:t>
      </w:r>
      <w:r>
        <w:rPr>
          <w:rFonts w:ascii="仿宋_GB2312" w:eastAsia="仿宋_GB2312" w:hAnsi="仿宋_GB2312" w:hint="eastAsia"/>
          <w:sz w:val="28"/>
          <w:szCs w:val="28"/>
        </w:rPr>
        <w:t>、</w:t>
      </w:r>
      <w:r>
        <w:rPr>
          <w:rFonts w:ascii="仿宋_GB2312" w:eastAsia="仿宋_GB2312" w:hAnsi="仿宋_GB2312"/>
          <w:sz w:val="28"/>
          <w:szCs w:val="28"/>
        </w:rPr>
        <w:t>《</w:t>
      </w:r>
      <w:r>
        <w:rPr>
          <w:rFonts w:ascii="仿宋_GB2312" w:eastAsia="仿宋_GB2312" w:hAnsi="仿宋_GB2312" w:hint="eastAsia"/>
          <w:sz w:val="28"/>
          <w:szCs w:val="28"/>
        </w:rPr>
        <w:t>宝安区既有建筑BIM技术标准</w:t>
      </w:r>
      <w:r>
        <w:rPr>
          <w:rFonts w:ascii="仿宋_GB2312" w:eastAsia="仿宋_GB2312" w:hAnsi="仿宋_GB2312"/>
          <w:sz w:val="28"/>
          <w:szCs w:val="28"/>
        </w:rPr>
        <w:t>》</w:t>
      </w:r>
      <w:r>
        <w:rPr>
          <w:rFonts w:ascii="仿宋_GB2312" w:eastAsia="仿宋_GB2312" w:hAnsi="仿宋_GB2312" w:hint="eastAsia"/>
          <w:sz w:val="28"/>
          <w:szCs w:val="28"/>
        </w:rPr>
        <w:t>。</w:t>
      </w:r>
    </w:p>
    <w:p>
      <w:pPr>
        <w:pStyle w:val="ListParagraph"/>
        <w:numPr>
          <w:ilvl w:val="0"/>
          <w:numId w:val="33"/>
        </w:numPr>
        <w:spacing w:line="560" w:lineRule="exact"/>
        <w:ind w:firstLineChars="0"/>
        <w:rPr>
          <w:rFonts w:ascii="仿宋_GB2312" w:eastAsia="仿宋_GB2312" w:hAnsi="仿宋_GB2312" w:hint="eastAsia"/>
          <w:b/>
          <w:bCs/>
          <w:sz w:val="28"/>
          <w:szCs w:val="28"/>
        </w:rPr>
      </w:pPr>
      <w:r>
        <w:rPr>
          <w:rFonts w:ascii="仿宋_GB2312" w:eastAsia="仿宋_GB2312" w:hAnsi="仿宋_GB2312" w:hint="eastAsia"/>
          <w:b/>
          <w:bCs/>
          <w:sz w:val="28"/>
          <w:szCs w:val="28"/>
        </w:rPr>
        <w:t>CIM平台及应用类标准规范</w:t>
      </w:r>
    </w:p>
    <w:p>
      <w:pPr>
        <w:pStyle w:val="ListParagraph"/>
        <w:spacing w:line="560" w:lineRule="exact"/>
        <w:ind w:left="1000" w:firstLine="0" w:firstLineChars="0"/>
        <w:rPr>
          <w:rFonts w:ascii="仿宋_GB2312" w:eastAsia="仿宋_GB2312" w:hAnsi="仿宋_GB2312" w:hint="eastAsia"/>
          <w:sz w:val="28"/>
          <w:szCs w:val="28"/>
        </w:rPr>
      </w:pPr>
      <w:r>
        <w:rPr>
          <w:rFonts w:ascii="仿宋_GB2312" w:eastAsia="仿宋_GB2312" w:hAnsi="仿宋_GB2312" w:hint="eastAsia"/>
          <w:sz w:val="28"/>
          <w:szCs w:val="28"/>
        </w:rPr>
        <w:t>CIM平台及应用类标准规范包括：</w:t>
      </w:r>
    </w:p>
    <w:tbl>
      <w:tblPr>
        <w:tblStyle w:val="TableNormal"/>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blGrid>
        <w:gridCol w:w="2277"/>
        <w:gridCol w:w="6252"/>
      </w:tblGrid>
      <w:tr>
        <w:tblPrEx>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Ex>
        <w:trPr>
          <w:trHeight w:val="340"/>
          <w:jc w:val="center"/>
        </w:trPr>
        <w:tc>
          <w:tcPr>
            <w:tcW w:w="1335" w:type="pct"/>
            <w:shd w:val="clear" w:color="auto" w:fill="D9D9D9"/>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序号</w:t>
            </w:r>
          </w:p>
        </w:tc>
        <w:tc>
          <w:tcPr>
            <w:tcW w:w="3665" w:type="pct"/>
            <w:shd w:val="clear" w:color="auto" w:fill="D9D9D9"/>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标准名称</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w:t>
            </w:r>
          </w:p>
        </w:tc>
        <w:tc>
          <w:tcPr>
            <w:tcW w:w="3665" w:type="pct"/>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《CIM软件项目管理与流程管理规范》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2</w:t>
            </w:r>
          </w:p>
        </w:tc>
        <w:tc>
          <w:tcPr>
            <w:tcW w:w="3665" w:type="pct"/>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《CIM元数据管理规范》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3</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《CIM数据字典管理规范》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4</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《CIM汇聚数据质量评估规范》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5</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《CIM汇聚数据开发作业规范》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6</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《CIM架构设计规范》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7</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《CIM角色权限规范》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8</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《CIM数据库设计规范》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9</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《CIM前端开发规范》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10</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《CIM后端开发规范》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11</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《CIM数据库开发规范》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12</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《CIM平台SDK开发规范》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13</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《CIM数据服务上架管理规范》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14</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《CIM数据服务使用管理规范》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15</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《CIM质量管理规范》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16</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《CIM基础架构通用规范》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17</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《CIM部署管理规范》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18</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《CIM应用数据设计规范》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19</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《CIM应用测试规范》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20</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《CIM应用部署管理规范》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21</w:t>
            </w:r>
          </w:p>
        </w:tc>
        <w:tc>
          <w:tcPr>
            <w:tcW w:w="366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《CIM应用联动规范》</w:t>
            </w:r>
          </w:p>
        </w:tc>
      </w:tr>
      <w:tr>
        <w:tblPrEx>
          <w:tblW w:w="5000" w:type="pct"/>
          <w:jc w:val="center"/>
          <w:tblCellMar>
            <w:top w:w="0" w:type="dxa"/>
            <w:left w:w="108" w:type="dxa"/>
            <w:bottom w:w="0" w:type="dxa"/>
            <w:right w:w="108" w:type="dxa"/>
          </w:tblCellMar>
        </w:tblPrEx>
        <w:trPr>
          <w:trHeight w:val="340"/>
          <w:jc w:val="center"/>
        </w:trPr>
        <w:tc>
          <w:tcPr>
            <w:tcW w:w="1335" w:type="pct"/>
            <w:noWrap/>
            <w:vAlign w:val="center"/>
          </w:tcPr>
          <w:p>
            <w:pPr>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22</w:t>
            </w:r>
          </w:p>
        </w:tc>
        <w:tc>
          <w:tcPr>
            <w:tcW w:w="3665" w:type="pct"/>
            <w:noWrap/>
            <w:vAlign w:val="center"/>
          </w:tcPr>
          <w:p>
            <w:pPr>
              <w:keepNext/>
              <w:spacing w:line="360" w:lineRule="auto"/>
              <w:ind w:firstLine="640"/>
              <w:jc w:val="center"/>
              <w:rPr>
                <w:rFonts w:ascii="仿宋_GB2312" w:eastAsia="仿宋_GB2312" w:hAnsi="仿宋_GB2312" w:hint="eastAsia"/>
                <w:szCs w:val="21"/>
              </w:rPr>
            </w:pPr>
            <w:r>
              <w:rPr>
                <w:rFonts w:ascii="仿宋_GB2312" w:eastAsia="仿宋_GB2312" w:hAnsi="仿宋_GB2312" w:hint="eastAsia"/>
                <w:szCs w:val="21"/>
              </w:rPr>
              <w:t>《CIM应用小屏版UI标准规范》</w:t>
            </w:r>
          </w:p>
        </w:tc>
      </w:tr>
    </w:tbl>
    <w:p>
      <w:pPr>
        <w:spacing w:line="520" w:lineRule="exact"/>
        <w:jc w:val="center"/>
        <w:rPr>
          <w:rFonts w:ascii="仿宋_GB2312" w:eastAsia="仿宋_GB2312" w:hAnsi="仿宋_GB2312" w:hint="eastAsia"/>
          <w:b/>
          <w:bCs/>
        </w:rPr>
      </w:pPr>
      <w:r>
        <w:rPr>
          <w:rFonts w:ascii="仿宋_GB2312" w:eastAsia="仿宋_GB2312" w:hAnsi="仿宋_GB2312"/>
          <w:b/>
          <w:bCs/>
        </w:rPr>
        <w:t>服务内容需求清单表</w:t>
      </w:r>
    </w:p>
    <w:p>
      <w:pPr>
        <w:jc w:val="center"/>
      </w:pPr>
    </w:p>
    <w:tbl>
      <w:tblPr>
        <w:tblStyle w:val="TableNormal"/>
        <w:tblW w:w="5000" w:type="pct"/>
        <w:tblInd w:w="0" w:type="dxa"/>
        <w:tblCellMar>
          <w:top w:w="0" w:type="dxa"/>
          <w:left w:w="108" w:type="dxa"/>
          <w:bottom w:w="0" w:type="dxa"/>
          <w:right w:w="108" w:type="dxa"/>
        </w:tblCellMar>
      </w:tblPr>
      <w:tblGrid>
        <w:gridCol w:w="1368"/>
        <w:gridCol w:w="2759"/>
        <w:gridCol w:w="4402"/>
      </w:tblGrid>
      <w:tr>
        <w:tblPrEx>
          <w:tblW w:w="5000" w:type="pct"/>
          <w:tblInd w:w="0" w:type="dxa"/>
          <w:tblCellMar>
            <w:top w:w="0" w:type="dxa"/>
            <w:left w:w="108" w:type="dxa"/>
            <w:bottom w:w="0" w:type="dxa"/>
            <w:right w:w="108" w:type="dxa"/>
          </w:tblCellMar>
        </w:tblPrEx>
        <w:trPr>
          <w:trHeight w:val="340"/>
        </w:trPr>
        <w:tc>
          <w:tcPr>
            <w:tcW w:w="802" w:type="pct"/>
            <w:tcBorders>
              <w:top w:val="single" w:sz="4" w:space="0" w:color="auto"/>
              <w:left w:val="single" w:sz="4" w:space="0" w:color="auto"/>
              <w:bottom w:val="single" w:sz="4" w:space="0" w:color="auto"/>
              <w:right w:val="single" w:sz="4" w:space="0" w:color="auto"/>
            </w:tcBorders>
            <w:shd w:val="clear" w:color="auto" w:fill="D9D9D9"/>
            <w:noWrap/>
            <w:vAlign w:val="center"/>
          </w:tcPr>
          <w:p>
            <w:pPr>
              <w:spacing w:line="360" w:lineRule="auto"/>
              <w:jc w:val="center"/>
              <w:rPr>
                <w:rFonts w:ascii="仿宋_GB2312" w:eastAsia="仿宋_GB2312" w:hAnsi="仿宋_GB2312" w:hint="eastAsia"/>
                <w:szCs w:val="21"/>
              </w:rPr>
            </w:pPr>
            <w:r>
              <w:rPr>
                <w:rFonts w:ascii="仿宋_GB2312" w:eastAsia="仿宋_GB2312" w:hAnsi="仿宋_GB2312" w:hint="eastAsia"/>
                <w:szCs w:val="21"/>
              </w:rPr>
              <w:t>序号</w:t>
            </w:r>
          </w:p>
        </w:tc>
        <w:tc>
          <w:tcPr>
            <w:tcW w:w="1617" w:type="pct"/>
            <w:tcBorders>
              <w:top w:val="single" w:sz="4" w:space="0" w:color="auto"/>
              <w:left w:val="nil"/>
              <w:bottom w:val="single" w:sz="4" w:space="0" w:color="auto"/>
              <w:right w:val="single" w:sz="4" w:space="0" w:color="auto"/>
            </w:tcBorders>
            <w:shd w:val="clear" w:color="auto" w:fill="D9D9D9"/>
            <w:vAlign w:val="center"/>
          </w:tcPr>
          <w:p>
            <w:pPr>
              <w:spacing w:line="360" w:lineRule="auto"/>
              <w:jc w:val="center"/>
              <w:rPr>
                <w:rFonts w:ascii="仿宋_GB2312" w:eastAsia="仿宋_GB2312" w:hAnsi="仿宋_GB2312" w:hint="eastAsia"/>
                <w:szCs w:val="21"/>
              </w:rPr>
            </w:pPr>
            <w:r>
              <w:rPr>
                <w:rFonts w:ascii="仿宋_GB2312" w:eastAsia="仿宋_GB2312" w:hAnsi="仿宋_GB2312" w:hint="eastAsia"/>
                <w:szCs w:val="21"/>
              </w:rPr>
              <w:t>分项</w:t>
            </w:r>
          </w:p>
        </w:tc>
        <w:tc>
          <w:tcPr>
            <w:tcW w:w="2580" w:type="pct"/>
            <w:tcBorders>
              <w:top w:val="single" w:sz="4" w:space="0" w:color="auto"/>
              <w:left w:val="nil"/>
              <w:bottom w:val="single" w:sz="4" w:space="0" w:color="auto"/>
              <w:right w:val="single" w:sz="4" w:space="0" w:color="auto"/>
            </w:tcBorders>
            <w:shd w:val="clear" w:color="auto" w:fill="D9D9D9"/>
            <w:noWrap/>
            <w:vAlign w:val="center"/>
          </w:tcPr>
          <w:p>
            <w:pPr>
              <w:spacing w:line="360" w:lineRule="auto"/>
              <w:jc w:val="center"/>
              <w:rPr>
                <w:rFonts w:ascii="仿宋_GB2312" w:eastAsia="仿宋_GB2312" w:hAnsi="仿宋_GB2312" w:hint="eastAsia"/>
                <w:szCs w:val="21"/>
              </w:rPr>
            </w:pPr>
            <w:r>
              <w:rPr>
                <w:rFonts w:ascii="仿宋_GB2312" w:eastAsia="仿宋_GB2312" w:hAnsi="仿宋_GB2312" w:hint="eastAsia"/>
                <w:szCs w:val="21"/>
              </w:rPr>
              <w:t>子项功能模块</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1</w:t>
            </w:r>
          </w:p>
        </w:tc>
        <w:tc>
          <w:tcPr>
            <w:tcW w:w="1617" w:type="pct"/>
            <w:vMerge w:val="restart"/>
            <w:tcBorders>
              <w:top w:val="nil"/>
              <w:left w:val="single" w:sz="4" w:space="0" w:color="auto"/>
              <w:bottom w:val="single" w:sz="4" w:space="0" w:color="auto"/>
              <w:right w:val="single" w:sz="4" w:space="0" w:color="auto"/>
            </w:tcBorders>
            <w:vAlign w:val="center"/>
          </w:tcPr>
          <w:p>
            <w:pPr>
              <w:jc w:val="center"/>
              <w:rPr>
                <w:rFonts w:ascii="仿宋_GB2312" w:eastAsia="仿宋_GB2312" w:hAnsi="仿宋_GB2312" w:hint="eastAsia"/>
              </w:rPr>
            </w:pPr>
            <w:r>
              <w:rPr>
                <w:rFonts w:ascii="仿宋_GB2312" w:eastAsia="仿宋_GB2312" w:hAnsi="仿宋_GB2312" w:hint="eastAsia"/>
              </w:rPr>
              <w:t>CIM平台底座升级</w:t>
            </w: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CIM能力升级</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2</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CIM基座升级</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3</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时空可视化升级</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多屏分辨率适配管理升级</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5</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智能搜索引擎升级</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6</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CIM数据资源体系升级</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7</w:t>
            </w:r>
          </w:p>
        </w:tc>
        <w:tc>
          <w:tcPr>
            <w:tcW w:w="1617" w:type="pct"/>
            <w:vMerge w:val="restart"/>
            <w:tcBorders>
              <w:top w:val="nil"/>
              <w:left w:val="single" w:sz="4" w:space="0" w:color="auto"/>
              <w:bottom w:val="single" w:sz="4" w:space="0" w:color="000000"/>
              <w:right w:val="single" w:sz="4" w:space="0" w:color="auto"/>
            </w:tcBorders>
            <w:vAlign w:val="center"/>
          </w:tcPr>
          <w:p>
            <w:pPr>
              <w:jc w:val="center"/>
              <w:rPr>
                <w:rFonts w:ascii="仿宋_GB2312" w:eastAsia="仿宋_GB2312" w:hAnsi="仿宋_GB2312" w:hint="eastAsia"/>
              </w:rPr>
            </w:pPr>
            <w:r>
              <w:rPr>
                <w:rFonts w:ascii="仿宋_GB2312" w:eastAsia="仿宋_GB2312" w:hAnsi="仿宋_GB2312" w:hint="eastAsia"/>
              </w:rPr>
              <w:t>块数据协同应用</w:t>
            </w: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升级统一地理实体采集平台</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8</w:t>
            </w:r>
          </w:p>
        </w:tc>
        <w:tc>
          <w:tcPr>
            <w:tcW w:w="1617" w:type="pct"/>
            <w:vMerge/>
            <w:tcBorders>
              <w:top w:val="nil"/>
              <w:left w:val="single" w:sz="4" w:space="0" w:color="auto"/>
              <w:bottom w:val="single" w:sz="4" w:space="0" w:color="000000"/>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新增块数据监测应用</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9</w:t>
            </w:r>
          </w:p>
        </w:tc>
        <w:tc>
          <w:tcPr>
            <w:tcW w:w="1617" w:type="pct"/>
            <w:vMerge/>
            <w:tcBorders>
              <w:top w:val="nil"/>
              <w:left w:val="single" w:sz="4" w:space="0" w:color="auto"/>
              <w:bottom w:val="single" w:sz="4" w:space="0" w:color="000000"/>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升级统一地址预赋码协同应用能力</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10</w:t>
            </w:r>
          </w:p>
        </w:tc>
        <w:tc>
          <w:tcPr>
            <w:tcW w:w="1617" w:type="pct"/>
            <w:vMerge/>
            <w:tcBorders>
              <w:top w:val="nil"/>
              <w:left w:val="single" w:sz="4" w:space="0" w:color="auto"/>
              <w:bottom w:val="single" w:sz="4" w:space="0" w:color="000000"/>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新增统一网格区划管理应用</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11</w:t>
            </w:r>
          </w:p>
        </w:tc>
        <w:tc>
          <w:tcPr>
            <w:tcW w:w="1617" w:type="pct"/>
            <w:vMerge/>
            <w:tcBorders>
              <w:top w:val="nil"/>
              <w:left w:val="single" w:sz="4" w:space="0" w:color="auto"/>
              <w:bottom w:val="single" w:sz="4" w:space="0" w:color="000000"/>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highlight w:val="yellow"/>
              </w:rPr>
            </w:pPr>
            <w:r>
              <w:rPr>
                <w:rFonts w:ascii="仿宋_GB2312" w:eastAsia="仿宋_GB2312" w:hAnsi="仿宋_GB2312" w:hint="eastAsia"/>
              </w:rPr>
              <w:t>新增</w:t>
            </w:r>
            <w:r>
              <w:rPr>
                <w:rFonts w:ascii="仿宋_GB2312" w:eastAsia="仿宋_GB2312" w:hAnsi="仿宋_GB2312" w:hint="eastAsia"/>
                <w:szCs w:val="21"/>
              </w:rPr>
              <w:t>块数据服务接入业务服务网关</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12</w:t>
            </w:r>
          </w:p>
        </w:tc>
        <w:tc>
          <w:tcPr>
            <w:tcW w:w="1617" w:type="pct"/>
            <w:vMerge/>
            <w:tcBorders>
              <w:top w:val="nil"/>
              <w:left w:val="single" w:sz="4" w:space="0" w:color="auto"/>
              <w:bottom w:val="single" w:sz="4" w:space="0" w:color="000000"/>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《宝安地理实体数据全流程管理规范》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13</w:t>
            </w:r>
          </w:p>
        </w:tc>
        <w:tc>
          <w:tcPr>
            <w:tcW w:w="1617" w:type="pct"/>
            <w:vMerge w:val="restart"/>
            <w:tcBorders>
              <w:top w:val="nil"/>
              <w:left w:val="single" w:sz="4" w:space="0" w:color="auto"/>
              <w:bottom w:val="single" w:sz="4" w:space="0" w:color="auto"/>
              <w:right w:val="single" w:sz="4" w:space="0" w:color="auto"/>
            </w:tcBorders>
            <w:shd w:val="clear" w:color="auto" w:fill="auto"/>
            <w:vAlign w:val="center"/>
          </w:tcPr>
          <w:p>
            <w:pPr>
              <w:jc w:val="center"/>
              <w:rPr>
                <w:rFonts w:ascii="仿宋_GB2312" w:eastAsia="仿宋_GB2312" w:hAnsi="仿宋_GB2312" w:hint="eastAsia"/>
              </w:rPr>
            </w:pPr>
            <w:r>
              <w:rPr>
                <w:rFonts w:ascii="仿宋_GB2312" w:eastAsia="仿宋_GB2312" w:hAnsi="仿宋_GB2312" w:hint="eastAsia"/>
              </w:rPr>
              <w:t>数据资产全景图</w:t>
            </w: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监控概览展示模块</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14</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数据源展示</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15</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数据归集展示</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16</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数据治理展示</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17</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数据服务展示</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18</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主题库元数据图谱展示</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19</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兼容性调试</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20</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数据资产全景图治理服务</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21</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接口设计</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22</w:t>
            </w:r>
          </w:p>
        </w:tc>
        <w:tc>
          <w:tcPr>
            <w:tcW w:w="1617" w:type="pct"/>
            <w:vMerge w:val="restart"/>
            <w:tcBorders>
              <w:top w:val="nil"/>
              <w:left w:val="single" w:sz="4" w:space="0" w:color="auto"/>
              <w:bottom w:val="single" w:sz="4" w:space="0" w:color="auto"/>
              <w:right w:val="single" w:sz="4" w:space="0" w:color="auto"/>
            </w:tcBorders>
            <w:shd w:val="clear" w:color="auto" w:fill="auto"/>
            <w:vAlign w:val="center"/>
          </w:tcPr>
          <w:p>
            <w:pPr>
              <w:jc w:val="center"/>
              <w:rPr>
                <w:rFonts w:ascii="仿宋_GB2312" w:eastAsia="仿宋_GB2312" w:hAnsi="仿宋_GB2312" w:hint="eastAsia"/>
              </w:rPr>
            </w:pPr>
            <w:r>
              <w:rPr>
                <w:rFonts w:ascii="仿宋_GB2312" w:eastAsia="仿宋_GB2312" w:hAnsi="仿宋_GB2312" w:hint="eastAsia"/>
              </w:rPr>
              <w:t>业务服务网关</w:t>
            </w: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接入网关</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23</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准入网关</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24</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API网关</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25</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边界网关</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26</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运营监测</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27</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应用管理</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28</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区域和策略管理</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29</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自定义设置</w:t>
            </w:r>
          </w:p>
        </w:tc>
      </w:tr>
      <w:tr>
        <w:tblPrEx>
          <w:tblW w:w="5000" w:type="pct"/>
          <w:tblInd w:w="0" w:type="dxa"/>
          <w:tblCellMar>
            <w:top w:w="0" w:type="dxa"/>
            <w:left w:w="108" w:type="dxa"/>
            <w:bottom w:w="0" w:type="dxa"/>
            <w:right w:w="108" w:type="dxa"/>
          </w:tblCellMar>
        </w:tblPrEx>
        <w:trPr>
          <w:trHeight w:val="416"/>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30</w:t>
            </w:r>
          </w:p>
        </w:tc>
        <w:tc>
          <w:tcPr>
            <w:tcW w:w="1617" w:type="pct"/>
            <w:vMerge w:val="restart"/>
            <w:tcBorders>
              <w:top w:val="nil"/>
              <w:left w:val="single" w:sz="4" w:space="0" w:color="auto"/>
              <w:bottom w:val="single" w:sz="4" w:space="0" w:color="auto"/>
              <w:right w:val="single" w:sz="4" w:space="0" w:color="auto"/>
            </w:tcBorders>
            <w:shd w:val="clear" w:color="auto" w:fill="auto"/>
            <w:vAlign w:val="center"/>
          </w:tcPr>
          <w:p>
            <w:pPr>
              <w:jc w:val="center"/>
              <w:rPr>
                <w:rFonts w:ascii="仿宋_GB2312" w:eastAsia="仿宋_GB2312" w:hAnsi="仿宋_GB2312" w:hint="eastAsia"/>
              </w:rPr>
            </w:pPr>
            <w:r>
              <w:rPr>
                <w:rFonts w:ascii="仿宋_GB2312" w:eastAsia="仿宋_GB2312" w:hAnsi="仿宋_GB2312" w:hint="eastAsia"/>
              </w:rPr>
              <w:t>大数据中心应用风险监测</w:t>
            </w: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应用风险监测系统</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31</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应用数据安全监测探针</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shd w:val="clear" w:color="auto" w:fill="auto"/>
            <w:noWrap/>
            <w:vAlign w:val="center"/>
          </w:tcPr>
          <w:p>
            <w:pPr>
              <w:jc w:val="center"/>
              <w:rPr>
                <w:rFonts w:ascii="仿宋_GB2312" w:eastAsia="仿宋_GB2312" w:hAnsi="仿宋_GB2312" w:hint="eastAsia"/>
              </w:rPr>
            </w:pPr>
            <w:r>
              <w:rPr>
                <w:rFonts w:ascii="仿宋_GB2312" w:eastAsia="仿宋_GB2312" w:hAnsi="仿宋_GB2312" w:hint="eastAsia"/>
              </w:rPr>
              <w:t>32</w:t>
            </w:r>
          </w:p>
        </w:tc>
        <w:tc>
          <w:tcPr>
            <w:tcW w:w="1617" w:type="pct"/>
            <w:vMerge/>
            <w:tcBorders>
              <w:top w:val="nil"/>
              <w:left w:val="single" w:sz="4" w:space="0" w:color="auto"/>
              <w:bottom w:val="single" w:sz="4" w:space="0" w:color="auto"/>
              <w:right w:val="single" w:sz="4" w:space="0" w:color="auto"/>
            </w:tcBorders>
            <w:shd w:val="clear" w:color="auto" w:fill="auto"/>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shd w:val="clear" w:color="000000" w:fill="FFFFFF"/>
            <w:noWrap/>
            <w:vAlign w:val="center"/>
          </w:tcPr>
          <w:p>
            <w:pPr>
              <w:jc w:val="center"/>
              <w:rPr>
                <w:rFonts w:ascii="仿宋_GB2312" w:eastAsia="仿宋_GB2312" w:hAnsi="仿宋_GB2312" w:hint="eastAsia"/>
              </w:rPr>
            </w:pPr>
            <w:r>
              <w:rPr>
                <w:rFonts w:ascii="仿宋_GB2312" w:eastAsia="仿宋_GB2312" w:hAnsi="仿宋_GB2312" w:hint="eastAsia"/>
              </w:rPr>
              <w:t>系统服务</w:t>
            </w:r>
          </w:p>
        </w:tc>
      </w:tr>
      <w:tr>
        <w:tblPrEx>
          <w:tblW w:w="5000" w:type="pct"/>
          <w:tblInd w:w="0" w:type="dxa"/>
          <w:tblCellMar>
            <w:top w:w="0" w:type="dxa"/>
            <w:left w:w="108" w:type="dxa"/>
            <w:bottom w:w="0" w:type="dxa"/>
            <w:right w:w="108" w:type="dxa"/>
          </w:tblCellMar>
        </w:tblPrEx>
        <w:trPr>
          <w:trHeight w:val="356"/>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33</w:t>
            </w:r>
          </w:p>
        </w:tc>
        <w:tc>
          <w:tcPr>
            <w:tcW w:w="1617" w:type="pct"/>
            <w:vMerge w:val="restart"/>
            <w:tcBorders>
              <w:top w:val="nil"/>
              <w:left w:val="single" w:sz="4" w:space="0" w:color="auto"/>
              <w:bottom w:val="single" w:sz="4" w:space="0" w:color="auto"/>
              <w:right w:val="single" w:sz="4" w:space="0" w:color="auto"/>
            </w:tcBorders>
            <w:vAlign w:val="center"/>
          </w:tcPr>
          <w:p>
            <w:pPr>
              <w:jc w:val="center"/>
              <w:rPr>
                <w:rFonts w:ascii="仿宋_GB2312" w:eastAsia="仿宋_GB2312" w:hAnsi="仿宋_GB2312" w:hint="eastAsia"/>
              </w:rPr>
            </w:pPr>
            <w:r>
              <w:rPr>
                <w:rFonts w:ascii="仿宋_GB2312" w:eastAsia="仿宋_GB2312" w:hAnsi="仿宋_GB2312" w:hint="eastAsia"/>
              </w:rPr>
              <w:t>CIM数据类标准规范</w:t>
            </w:r>
          </w:p>
        </w:tc>
        <w:tc>
          <w:tcPr>
            <w:tcW w:w="2580" w:type="pct"/>
            <w:tcBorders>
              <w:top w:val="nil"/>
              <w:left w:val="nil"/>
              <w:bottom w:val="single" w:sz="4" w:space="0" w:color="auto"/>
              <w:right w:val="single" w:sz="4" w:space="0" w:color="auto"/>
            </w:tcBorders>
            <w:vAlign w:val="center"/>
          </w:tcPr>
          <w:p>
            <w:pPr>
              <w:jc w:val="center"/>
              <w:rPr>
                <w:rFonts w:ascii="仿宋_GB2312" w:eastAsia="仿宋_GB2312" w:hAnsi="仿宋_GB2312" w:hint="eastAsia"/>
              </w:rPr>
            </w:pPr>
            <w:r>
              <w:rPr>
                <w:rFonts w:ascii="仿宋_GB2312" w:eastAsia="仿宋_GB2312" w:hAnsi="仿宋_GB2312" w:hint="eastAsia"/>
              </w:rPr>
              <w:t>《CIM高精细地图和地址要素_数据库标准》</w:t>
            </w:r>
          </w:p>
        </w:tc>
      </w:tr>
      <w:tr>
        <w:tblPrEx>
          <w:tblW w:w="5000" w:type="pct"/>
          <w:tblInd w:w="0" w:type="dxa"/>
          <w:tblCellMar>
            <w:top w:w="0" w:type="dxa"/>
            <w:left w:w="108" w:type="dxa"/>
            <w:bottom w:w="0" w:type="dxa"/>
            <w:right w:w="108" w:type="dxa"/>
          </w:tblCellMar>
        </w:tblPrEx>
        <w:trPr>
          <w:trHeight w:val="275"/>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34</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vAlign w:val="center"/>
          </w:tcPr>
          <w:p>
            <w:pPr>
              <w:jc w:val="center"/>
              <w:rPr>
                <w:rFonts w:ascii="仿宋_GB2312" w:eastAsia="仿宋_GB2312" w:hAnsi="仿宋_GB2312" w:hint="eastAsia"/>
              </w:rPr>
            </w:pPr>
            <w:r>
              <w:rPr>
                <w:rFonts w:ascii="仿宋_GB2312" w:eastAsia="仿宋_GB2312" w:hAnsi="仿宋_GB2312" w:hint="eastAsia"/>
              </w:rPr>
              <w:t>《CIM二三维地图制图表达_标准规范》</w:t>
            </w:r>
          </w:p>
        </w:tc>
      </w:tr>
      <w:tr>
        <w:tblPrEx>
          <w:tblW w:w="5000" w:type="pct"/>
          <w:tblInd w:w="0" w:type="dxa"/>
          <w:tblCellMar>
            <w:top w:w="0" w:type="dxa"/>
            <w:left w:w="108" w:type="dxa"/>
            <w:bottom w:w="0" w:type="dxa"/>
            <w:right w:w="108" w:type="dxa"/>
          </w:tblCellMar>
        </w:tblPrEx>
        <w:trPr>
          <w:trHeight w:val="364"/>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35</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vAlign w:val="center"/>
          </w:tcPr>
          <w:p>
            <w:pPr>
              <w:jc w:val="center"/>
              <w:rPr>
                <w:rFonts w:ascii="仿宋_GB2312" w:eastAsia="仿宋_GB2312" w:hAnsi="仿宋_GB2312" w:hint="eastAsia"/>
              </w:rPr>
            </w:pPr>
            <w:r>
              <w:rPr>
                <w:rFonts w:ascii="仿宋_GB2312" w:eastAsia="仿宋_GB2312" w:hAnsi="仿宋_GB2312" w:hint="eastAsia"/>
              </w:rPr>
              <w:t>《宝安区既有建筑BIM技术标准》</w:t>
            </w:r>
          </w:p>
        </w:tc>
      </w:tr>
      <w:tr>
        <w:tblPrEx>
          <w:tblW w:w="5000" w:type="pct"/>
          <w:tblInd w:w="0" w:type="dxa"/>
          <w:tblCellMar>
            <w:top w:w="0" w:type="dxa"/>
            <w:left w:w="108" w:type="dxa"/>
            <w:bottom w:w="0" w:type="dxa"/>
            <w:right w:w="108" w:type="dxa"/>
          </w:tblCellMar>
        </w:tblPrEx>
        <w:trPr>
          <w:trHeight w:val="271"/>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36</w:t>
            </w:r>
          </w:p>
        </w:tc>
        <w:tc>
          <w:tcPr>
            <w:tcW w:w="1617" w:type="pct"/>
            <w:vMerge w:val="restart"/>
            <w:tcBorders>
              <w:top w:val="nil"/>
              <w:left w:val="single" w:sz="4" w:space="0" w:color="auto"/>
              <w:bottom w:val="single" w:sz="4" w:space="0" w:color="auto"/>
              <w:right w:val="single" w:sz="4" w:space="0" w:color="auto"/>
            </w:tcBorders>
            <w:vAlign w:val="center"/>
          </w:tcPr>
          <w:p>
            <w:pPr>
              <w:jc w:val="center"/>
              <w:rPr>
                <w:rFonts w:ascii="仿宋_GB2312" w:eastAsia="仿宋_GB2312" w:hAnsi="仿宋_GB2312" w:hint="eastAsia"/>
              </w:rPr>
            </w:pPr>
            <w:r>
              <w:rPr>
                <w:rFonts w:ascii="仿宋_GB2312" w:eastAsia="仿宋_GB2312" w:hAnsi="仿宋_GB2312" w:hint="eastAsia"/>
              </w:rPr>
              <w:t>CIM平台及应用类标准规范</w:t>
            </w:r>
          </w:p>
        </w:tc>
        <w:tc>
          <w:tcPr>
            <w:tcW w:w="2580" w:type="pct"/>
            <w:tcBorders>
              <w:top w:val="nil"/>
              <w:left w:val="nil"/>
              <w:bottom w:val="single" w:sz="4" w:space="0" w:color="auto"/>
              <w:right w:val="single" w:sz="4" w:space="0" w:color="auto"/>
            </w:tcBorders>
            <w:vAlign w:val="center"/>
          </w:tcPr>
          <w:p>
            <w:pPr>
              <w:jc w:val="center"/>
              <w:rPr>
                <w:rFonts w:ascii="仿宋_GB2312" w:eastAsia="仿宋_GB2312" w:hAnsi="仿宋_GB2312" w:hint="eastAsia"/>
              </w:rPr>
            </w:pPr>
            <w:r>
              <w:rPr>
                <w:rFonts w:ascii="仿宋_GB2312" w:eastAsia="仿宋_GB2312" w:hAnsi="仿宋_GB2312" w:hint="eastAsia"/>
              </w:rPr>
              <w:t>《CIM软件项目管理与流程管理规范》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37</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vAlign w:val="center"/>
          </w:tcPr>
          <w:p>
            <w:pPr>
              <w:jc w:val="center"/>
              <w:rPr>
                <w:rFonts w:ascii="仿宋_GB2312" w:eastAsia="仿宋_GB2312" w:hAnsi="仿宋_GB2312" w:hint="eastAsia"/>
              </w:rPr>
            </w:pPr>
            <w:r>
              <w:rPr>
                <w:rFonts w:ascii="仿宋_GB2312" w:eastAsia="仿宋_GB2312" w:hAnsi="仿宋_GB2312" w:hint="eastAsia"/>
              </w:rPr>
              <w:t>《CIM元数据管理规范》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38</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《CIM数据字典管理规范》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39</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《CIM汇聚数据质量评估规范》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40</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《CIM汇聚数据开发作业规范》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41</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《CIM架构设计规范》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42</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《CIM角色权限规范》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43</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《CIM数据库设计规范》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44</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《CIM前端开发规范》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45</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《CIM后端开发规范》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46</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《CIM数据库开发规范》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47</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《CIM平台SDK开发规范》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48</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《CIM数据服务上架管理规范》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49</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《CIM数据服务使用管理规范》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50</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《CIM质量管理规范》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51</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《CIM基础架构通用规范》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52</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《CIM部署管理规范》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53</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《CIM应用数据设计规范》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54</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《CIM应用测试规范》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55</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《CIM应用部署管理规范》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56</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《CIM应用联动规范》</w:t>
            </w:r>
          </w:p>
        </w:tc>
      </w:tr>
      <w:tr>
        <w:tblPrEx>
          <w:tblW w:w="5000" w:type="pct"/>
          <w:tblInd w:w="0" w:type="dxa"/>
          <w:tblCellMar>
            <w:top w:w="0" w:type="dxa"/>
            <w:left w:w="108" w:type="dxa"/>
            <w:bottom w:w="0" w:type="dxa"/>
            <w:right w:w="108" w:type="dxa"/>
          </w:tblCellMar>
        </w:tblPrEx>
        <w:trPr>
          <w:trHeight w:val="320"/>
        </w:trPr>
        <w:tc>
          <w:tcPr>
            <w:tcW w:w="802" w:type="pct"/>
            <w:tcBorders>
              <w:top w:val="nil"/>
              <w:left w:val="single" w:sz="4" w:space="0" w:color="auto"/>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57</w:t>
            </w:r>
          </w:p>
        </w:tc>
        <w:tc>
          <w:tcPr>
            <w:tcW w:w="1617" w:type="pct"/>
            <w:vMerge/>
            <w:tcBorders>
              <w:top w:val="nil"/>
              <w:left w:val="single" w:sz="4" w:space="0" w:color="auto"/>
              <w:bottom w:val="single" w:sz="4" w:space="0" w:color="auto"/>
              <w:right w:val="single" w:sz="4" w:space="0" w:color="auto"/>
            </w:tcBorders>
            <w:vAlign w:val="center"/>
          </w:tcPr>
          <w:p>
            <w:pPr>
              <w:rPr>
                <w:rFonts w:ascii="仿宋_GB2312" w:eastAsia="仿宋_GB2312" w:hAnsi="仿宋_GB2312" w:hint="eastAsia"/>
              </w:rPr>
            </w:pPr>
          </w:p>
        </w:tc>
        <w:tc>
          <w:tcPr>
            <w:tcW w:w="2580" w:type="pct"/>
            <w:tcBorders>
              <w:top w:val="nil"/>
              <w:left w:val="nil"/>
              <w:bottom w:val="single" w:sz="4" w:space="0" w:color="auto"/>
              <w:right w:val="single" w:sz="4" w:space="0" w:color="auto"/>
            </w:tcBorders>
            <w:noWrap/>
            <w:vAlign w:val="center"/>
          </w:tcPr>
          <w:p>
            <w:pPr>
              <w:jc w:val="center"/>
              <w:rPr>
                <w:rFonts w:ascii="仿宋_GB2312" w:eastAsia="仿宋_GB2312" w:hAnsi="仿宋_GB2312" w:hint="eastAsia"/>
              </w:rPr>
            </w:pPr>
            <w:r>
              <w:rPr>
                <w:rFonts w:ascii="仿宋_GB2312" w:eastAsia="仿宋_GB2312" w:hAnsi="仿宋_GB2312" w:hint="eastAsia"/>
              </w:rPr>
              <w:t>《CIM应用小屏版UI标准规范》</w:t>
            </w:r>
          </w:p>
        </w:tc>
      </w:tr>
    </w:tbl>
    <w:p>
      <w:pPr>
        <w:numPr>
          <w:ilvl w:val="0"/>
          <w:numId w:val="32"/>
        </w:numPr>
        <w:tabs>
          <w:tab w:val="left" w:pos="312"/>
        </w:tabs>
        <w:spacing w:line="520" w:lineRule="exact"/>
        <w:rPr>
          <w:rFonts w:ascii="仿宋_GB2312" w:eastAsia="仿宋_GB2312" w:hAnsi="华文仿宋" w:hint="eastAsia"/>
          <w:sz w:val="28"/>
          <w:szCs w:val="28"/>
        </w:rPr>
      </w:pPr>
      <w:r>
        <w:rPr>
          <w:rFonts w:ascii="仿宋_GB2312" w:eastAsia="仿宋_GB2312" w:hAnsi="华文仿宋" w:hint="eastAsia"/>
          <w:sz w:val="28"/>
          <w:szCs w:val="28"/>
        </w:rPr>
        <w:t>技术标准</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89"/>
        <w:gridCol w:w="1921"/>
        <w:gridCol w:w="581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17" w:type="dxa"/>
            <w:shd w:val="clear" w:color="auto" w:fill="D9D9D9"/>
            <w:vAlign w:val="center"/>
          </w:tcPr>
          <w:p>
            <w:pPr>
              <w:spacing w:line="360" w:lineRule="auto"/>
              <w:rPr>
                <w:rFonts w:ascii="仿宋_GB2312" w:eastAsia="仿宋_GB2312" w:hAnsi="仿宋_GB2312" w:hint="eastAsia"/>
                <w:b/>
                <w:bCs/>
                <w:szCs w:val="21"/>
              </w:rPr>
            </w:pPr>
            <w:r>
              <w:rPr>
                <w:rFonts w:ascii="仿宋_GB2312" w:eastAsia="仿宋_GB2312" w:hAnsi="仿宋_GB2312" w:hint="eastAsia"/>
                <w:b/>
                <w:bCs/>
                <w:szCs w:val="21"/>
              </w:rPr>
              <w:t>序号</w:t>
            </w:r>
          </w:p>
        </w:tc>
        <w:tc>
          <w:tcPr>
            <w:tcW w:w="1985" w:type="dxa"/>
            <w:shd w:val="clear" w:color="auto" w:fill="D9D9D9"/>
            <w:vAlign w:val="center"/>
          </w:tcPr>
          <w:p>
            <w:pPr>
              <w:spacing w:line="360" w:lineRule="auto"/>
              <w:ind w:firstLine="653"/>
              <w:jc w:val="center"/>
              <w:rPr>
                <w:rFonts w:ascii="仿宋_GB2312" w:eastAsia="仿宋_GB2312" w:hAnsi="仿宋_GB2312" w:hint="eastAsia"/>
                <w:b/>
                <w:bCs/>
                <w:szCs w:val="21"/>
              </w:rPr>
            </w:pPr>
            <w:r>
              <w:rPr>
                <w:rFonts w:ascii="仿宋_GB2312" w:eastAsia="仿宋_GB2312" w:hAnsi="仿宋_GB2312" w:hint="eastAsia"/>
                <w:b/>
                <w:bCs/>
                <w:szCs w:val="21"/>
              </w:rPr>
              <w:t>评审项目</w:t>
            </w:r>
          </w:p>
        </w:tc>
        <w:tc>
          <w:tcPr>
            <w:tcW w:w="6144" w:type="dxa"/>
            <w:shd w:val="clear" w:color="auto" w:fill="D9D9D9"/>
            <w:vAlign w:val="center"/>
          </w:tcPr>
          <w:p>
            <w:pPr>
              <w:spacing w:line="360" w:lineRule="auto"/>
              <w:ind w:firstLine="653"/>
              <w:jc w:val="center"/>
              <w:rPr>
                <w:rFonts w:ascii="仿宋_GB2312" w:eastAsia="仿宋_GB2312" w:hAnsi="仿宋_GB2312" w:hint="eastAsia"/>
                <w:b/>
                <w:bCs/>
                <w:szCs w:val="21"/>
              </w:rPr>
            </w:pPr>
            <w:r>
              <w:rPr>
                <w:rFonts w:ascii="仿宋_GB2312" w:eastAsia="仿宋_GB2312" w:hAnsi="仿宋_GB2312" w:hint="eastAsia"/>
                <w:b/>
                <w:bCs/>
                <w:szCs w:val="21"/>
              </w:rPr>
              <w:t>评审子项与评审标准</w:t>
            </w:r>
          </w:p>
        </w:tc>
      </w:tr>
      <w:tr>
        <w:tblPrEx>
          <w:tblW w:w="0" w:type="auto"/>
          <w:tblInd w:w="0" w:type="dxa"/>
          <w:tblCellMar>
            <w:top w:w="0" w:type="dxa"/>
            <w:left w:w="108" w:type="dxa"/>
            <w:bottom w:w="0" w:type="dxa"/>
            <w:right w:w="108" w:type="dxa"/>
          </w:tblCellMar>
        </w:tblPrEx>
        <w:tc>
          <w:tcPr>
            <w:tcW w:w="817"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1</w:t>
            </w:r>
          </w:p>
        </w:tc>
        <w:tc>
          <w:tcPr>
            <w:tcW w:w="1985" w:type="dxa"/>
            <w:vAlign w:val="center"/>
          </w:tcPr>
          <w:p>
            <w:pPr>
              <w:spacing w:line="360" w:lineRule="auto"/>
              <w:rPr>
                <w:rFonts w:ascii="仿宋_GB2312" w:eastAsia="仿宋_GB2312" w:hAnsi="仿宋_GB2312" w:hint="eastAsia"/>
                <w:szCs w:val="21"/>
              </w:rPr>
            </w:pPr>
            <w:r>
              <w:rPr>
                <w:rFonts w:ascii="仿宋_GB2312" w:eastAsia="仿宋_GB2312" w:hAnsi="仿宋_GB2312"/>
                <w:szCs w:val="21"/>
              </w:rPr>
              <w:t>CIM平台底座</w:t>
            </w:r>
            <w:r>
              <w:rPr>
                <w:rFonts w:ascii="仿宋_GB2312" w:eastAsia="仿宋_GB2312" w:hAnsi="仿宋_GB2312" w:hint="eastAsia"/>
                <w:szCs w:val="21"/>
              </w:rPr>
              <w:t>升级</w:t>
            </w:r>
          </w:p>
        </w:tc>
        <w:tc>
          <w:tcPr>
            <w:tcW w:w="6144" w:type="dxa"/>
            <w:vAlign w:val="center"/>
          </w:tcPr>
          <w:p>
            <w:pPr>
              <w:spacing w:line="360" w:lineRule="auto"/>
              <w:rPr>
                <w:rFonts w:ascii="仿宋_GB2312" w:eastAsia="仿宋_GB2312" w:hAnsi="仿宋_GB2312" w:hint="eastAsia"/>
              </w:rPr>
            </w:pPr>
            <w:r>
              <w:rPr>
                <w:rFonts w:ascii="仿宋_GB2312" w:eastAsia="仿宋_GB2312" w:hAnsi="仿宋_GB2312" w:hint="eastAsia"/>
              </w:rPr>
              <w:t>提供CIM能力升级、CIM基座升级、时空可视化升级、多分辨率适配管理升级、智能搜索引擎升级、CIM数据资源体系升级。</w:t>
            </w:r>
          </w:p>
          <w:p>
            <w:pPr>
              <w:pStyle w:val="16"/>
              <w:numPr>
                <w:ilvl w:val="0"/>
                <w:numId w:val="34"/>
              </w:numPr>
              <w:spacing w:line="360" w:lineRule="auto"/>
              <w:ind w:leftChars="0"/>
              <w:rPr>
                <w:rFonts w:ascii="仿宋_GB2312" w:eastAsia="仿宋_GB2312" w:hAnsi="仿宋_GB2312" w:cs="宋体" w:hint="eastAsia"/>
              </w:rPr>
            </w:pPr>
            <w:r>
              <w:rPr>
                <w:rFonts w:ascii="仿宋_GB2312" w:eastAsia="仿宋_GB2312" w:hAnsi="仿宋_GB2312" w:cs="宋体" w:hint="eastAsia"/>
              </w:rPr>
              <w:t>CIM能力升级：提供CIM 开发能力升级以及CIM微应用管理，降低业务应用场景对接CIM平台门槛。</w:t>
            </w:r>
          </w:p>
          <w:p>
            <w:pPr>
              <w:pStyle w:val="16"/>
              <w:numPr>
                <w:ilvl w:val="0"/>
                <w:numId w:val="35"/>
              </w:numPr>
              <w:spacing w:line="360" w:lineRule="auto"/>
              <w:ind w:leftChars="0"/>
              <w:rPr>
                <w:rFonts w:ascii="仿宋_GB2312" w:eastAsia="仿宋_GB2312" w:hAnsi="仿宋_GB2312" w:hint="eastAsia"/>
              </w:rPr>
            </w:pPr>
            <w:r>
              <w:rPr>
                <w:rFonts w:ascii="仿宋_GB2312" w:eastAsia="仿宋_GB2312" w:hAnsi="仿宋_GB2312" w:hint="eastAsia"/>
              </w:rPr>
              <w:t>CIM开发能力升级旨在提升CIM SDK服务，对外为CIM相关场景应用开发提供常用三维时空数据服务以及CIM基础功能开发服务，减轻业务系统相关定制化开发工作的工作量，包括行政区划服务、实体表达服务、空间要素定位服务、数据上图服务、图层加载服务、虚实同屏服务。</w:t>
            </w:r>
          </w:p>
          <w:p>
            <w:pPr>
              <w:pStyle w:val="16"/>
              <w:numPr>
                <w:ilvl w:val="0"/>
                <w:numId w:val="35"/>
              </w:numPr>
              <w:spacing w:line="360" w:lineRule="auto"/>
              <w:ind w:leftChars="0"/>
              <w:rPr>
                <w:rFonts w:ascii="仿宋_GB2312" w:eastAsia="仿宋_GB2312" w:hAnsi="仿宋_GB2312" w:hint="eastAsia"/>
              </w:rPr>
            </w:pPr>
            <w:r>
              <w:rPr>
                <w:rFonts w:ascii="仿宋_GB2312" w:eastAsia="仿宋_GB2312" w:hAnsi="仿宋_GB2312" w:hint="eastAsia"/>
              </w:rPr>
              <w:t>CIM微应用管理包括子应用管理、子应用注册管理、综合应用对接与运维（将亲清政企平台、块数据平台、民意速办平台等对接到统一集中页面管理）、专题图层对接（支持与网格治理、地铁站线、企业园区、医疗卫生等业务专题图层对接）、实体画像对接（支持对接社区、网格、片区、园区、小区等实体对应画像）。</w:t>
            </w:r>
          </w:p>
          <w:p>
            <w:pPr>
              <w:numPr>
                <w:ilvl w:val="0"/>
                <w:numId w:val="34"/>
              </w:numPr>
              <w:spacing w:line="360" w:lineRule="auto"/>
              <w:rPr>
                <w:rFonts w:ascii="仿宋_GB2312" w:eastAsia="仿宋_GB2312" w:hAnsi="仿宋_GB2312" w:hint="eastAsia"/>
              </w:rPr>
            </w:pPr>
            <w:r>
              <w:rPr>
                <w:rFonts w:ascii="仿宋_GB2312" w:eastAsia="仿宋_GB2312" w:hAnsi="仿宋_GB2312" w:hint="eastAsia"/>
              </w:rPr>
              <w:t>CIM基座升级：提供时空基座管理以及时空基座服务中心升级。</w:t>
            </w:r>
          </w:p>
          <w:p>
            <w:pPr>
              <w:pStyle w:val="16"/>
              <w:numPr>
                <w:ilvl w:val="0"/>
                <w:numId w:val="36"/>
              </w:numPr>
              <w:spacing w:line="360" w:lineRule="auto"/>
              <w:ind w:leftChars="0"/>
              <w:rPr>
                <w:rFonts w:ascii="仿宋_GB2312" w:eastAsia="仿宋_GB2312" w:hAnsi="仿宋_GB2312" w:hint="eastAsia"/>
              </w:rPr>
            </w:pPr>
            <w:r>
              <w:rPr>
                <w:rFonts w:ascii="仿宋_GB2312" w:eastAsia="仿宋_GB2312" w:hAnsi="仿宋_GB2312" w:hint="eastAsia"/>
              </w:rPr>
              <w:t>时空基座管理升级：提供数据汇聚管理能力，包括数据接入、数据融合、数据管理和服务发布等服务。</w:t>
            </w:r>
          </w:p>
          <w:p>
            <w:pPr>
              <w:pStyle w:val="16"/>
              <w:numPr>
                <w:ilvl w:val="0"/>
                <w:numId w:val="36"/>
              </w:numPr>
              <w:spacing w:line="360" w:lineRule="auto"/>
              <w:ind w:leftChars="0"/>
              <w:rPr>
                <w:rFonts w:ascii="仿宋_GB2312" w:eastAsia="仿宋_GB2312" w:hAnsi="仿宋_GB2312" w:hint="eastAsia"/>
              </w:rPr>
            </w:pPr>
            <w:r>
              <w:rPr>
                <w:rFonts w:ascii="仿宋_GB2312" w:eastAsia="仿宋_GB2312" w:hAnsi="仿宋_GB2312" w:hint="eastAsia"/>
              </w:rPr>
              <w:t>时空基座服务中心升级：提供二三维地图可视化能力升级；提供资源中心、</w:t>
            </w:r>
            <w:r>
              <w:rPr>
                <w:rFonts w:ascii="仿宋_GB2312" w:eastAsia="仿宋_GB2312" w:hAnsi="仿宋_GB2312"/>
              </w:rPr>
              <w:t>综合应用展示、要素画像展示</w:t>
            </w:r>
            <w:r>
              <w:rPr>
                <w:rFonts w:ascii="仿宋_GB2312" w:eastAsia="仿宋_GB2312" w:hAnsi="仿宋_GB2312" w:hint="eastAsia"/>
              </w:rPr>
              <w:t>、</w:t>
            </w:r>
            <w:r>
              <w:rPr>
                <w:rFonts w:ascii="仿宋_GB2312" w:eastAsia="仿宋_GB2312" w:hAnsi="仿宋_GB2312"/>
              </w:rPr>
              <w:t>专题图层展示</w:t>
            </w:r>
            <w:r>
              <w:rPr>
                <w:rFonts w:ascii="仿宋_GB2312" w:eastAsia="仿宋_GB2312" w:hAnsi="仿宋_GB2312" w:hint="eastAsia"/>
              </w:rPr>
              <w:t>等能力升级；提供开发支持升级，提供教程管理、示例管理、API管理等能力；对个人中心模块进行升级，支持</w:t>
            </w:r>
            <w:r>
              <w:rPr>
                <w:rFonts w:ascii="仿宋_GB2312" w:eastAsia="仿宋_GB2312" w:hAnsi="仿宋_GB2312"/>
              </w:rPr>
              <w:t>对不同角色进行个人中心的配置</w:t>
            </w:r>
            <w:r>
              <w:rPr>
                <w:rFonts w:ascii="仿宋_GB2312" w:eastAsia="仿宋_GB2312" w:hAnsi="仿宋_GB2312" w:hint="eastAsia"/>
              </w:rPr>
              <w:t>。</w:t>
            </w:r>
          </w:p>
          <w:p>
            <w:pPr>
              <w:pStyle w:val="16"/>
              <w:numPr>
                <w:ilvl w:val="0"/>
                <w:numId w:val="34"/>
              </w:numPr>
              <w:spacing w:line="360" w:lineRule="auto"/>
              <w:ind w:leftChars="0"/>
              <w:rPr>
                <w:rFonts w:ascii="仿宋_GB2312" w:eastAsia="仿宋_GB2312" w:hAnsi="仿宋_GB2312" w:cs="Times New Roman" w:hint="eastAsia"/>
              </w:rPr>
            </w:pPr>
            <w:r>
              <w:rPr>
                <w:rFonts w:ascii="仿宋_GB2312" w:eastAsia="仿宋_GB2312" w:hAnsi="仿宋_GB2312" w:cs="Times New Roman" w:hint="eastAsia"/>
              </w:rPr>
              <w:t>时空可视化升级：提供中控可视化升级、大中小屏三端功能升级、CIM高渲染版本中的BIM模型可视化配置升级、CIM基础版本中的BIM模型可视化配置升级。</w:t>
            </w:r>
          </w:p>
          <w:p>
            <w:pPr>
              <w:pStyle w:val="16"/>
              <w:numPr>
                <w:ilvl w:val="0"/>
                <w:numId w:val="37"/>
              </w:numPr>
              <w:spacing w:line="360" w:lineRule="auto"/>
              <w:ind w:leftChars="0"/>
              <w:rPr>
                <w:rFonts w:ascii="仿宋_GB2312" w:eastAsia="仿宋_GB2312" w:hAnsi="仿宋_GB2312" w:cs="Times New Roman" w:hint="eastAsia"/>
              </w:rPr>
            </w:pPr>
            <w:r>
              <w:rPr>
                <w:rFonts w:ascii="仿宋_GB2312" w:eastAsia="仿宋_GB2312" w:hAnsi="仿宋_GB2312" w:cs="Times New Roman" w:hint="eastAsia"/>
              </w:rPr>
              <w:t>中控可视化升级：重新设计智慧宝安中央控制页面首页；重新设计与开发宝安概况可视化界面内容；重新设计并开发智慧宝安规划页面的目标板块；</w:t>
            </w:r>
          </w:p>
          <w:p>
            <w:pPr>
              <w:pStyle w:val="16"/>
              <w:numPr>
                <w:ilvl w:val="0"/>
                <w:numId w:val="37"/>
              </w:numPr>
              <w:spacing w:line="360" w:lineRule="auto"/>
              <w:ind w:leftChars="0"/>
              <w:rPr>
                <w:rFonts w:ascii="仿宋_GB2312" w:eastAsia="仿宋_GB2312" w:hAnsi="仿宋_GB2312" w:cs="Times New Roman" w:hint="eastAsia"/>
              </w:rPr>
            </w:pPr>
            <w:r>
              <w:rPr>
                <w:rFonts w:ascii="仿宋_GB2312" w:eastAsia="仿宋_GB2312" w:hAnsi="仿宋_GB2312" w:cs="Times New Roman" w:hint="eastAsia"/>
              </w:rPr>
              <w:t>大中小屏三端功能升级：</w:t>
            </w:r>
            <w:r>
              <w:rPr>
                <w:rFonts w:ascii="仿宋_GB2312" w:eastAsia="仿宋_GB2312" w:hAnsi="仿宋_GB2312" w:cs="Times New Roman"/>
              </w:rPr>
              <w:t>为保障大中小屏三端CIM应用一致，支撑三端联动，需全面升级三端可视化效果，使得</w:t>
            </w:r>
            <w:r>
              <w:rPr>
                <w:rFonts w:ascii="仿宋_GB2312" w:eastAsia="仿宋_GB2312" w:hAnsi="仿宋_GB2312" w:cs="Times New Roman" w:hint="eastAsia"/>
              </w:rPr>
              <w:t>CIM功能</w:t>
            </w:r>
            <w:r>
              <w:rPr>
                <w:rFonts w:ascii="仿宋_GB2312" w:eastAsia="仿宋_GB2312" w:hAnsi="仿宋_GB2312" w:cs="Times New Roman"/>
              </w:rPr>
              <w:t>服务适配三端，尽可能消除硬件环境影响</w:t>
            </w:r>
            <w:r>
              <w:rPr>
                <w:rFonts w:ascii="仿宋_GB2312" w:eastAsia="仿宋_GB2312" w:hAnsi="仿宋_GB2312" w:cs="Times New Roman" w:hint="eastAsia"/>
              </w:rPr>
              <w:t>。包括：大屏端CIM高渲染能力、大中屏端CIM三维可视化能力、中屏端CIM二维可视化能力、小屏端CIM可视化能力；</w:t>
            </w:r>
          </w:p>
          <w:p>
            <w:pPr>
              <w:pStyle w:val="16"/>
              <w:numPr>
                <w:ilvl w:val="0"/>
                <w:numId w:val="37"/>
              </w:numPr>
              <w:spacing w:line="360" w:lineRule="auto"/>
              <w:ind w:leftChars="0"/>
              <w:rPr>
                <w:rFonts w:ascii="仿宋_GB2312" w:eastAsia="仿宋_GB2312" w:hAnsi="仿宋_GB2312" w:cs="Times New Roman" w:hint="eastAsia"/>
              </w:rPr>
            </w:pPr>
            <w:r>
              <w:rPr>
                <w:rFonts w:ascii="仿宋_GB2312" w:eastAsia="仿宋_GB2312" w:hAnsi="仿宋_GB2312" w:cs="Times New Roman" w:hint="eastAsia"/>
              </w:rPr>
              <w:t>CIM高渲染版本中的BIM模型可视化配置升级：对高渲染版本CIM平台中的BIM结构树自动生成器、分析工具进行升级；</w:t>
            </w:r>
          </w:p>
          <w:p>
            <w:pPr>
              <w:pStyle w:val="16"/>
              <w:numPr>
                <w:ilvl w:val="0"/>
                <w:numId w:val="37"/>
              </w:numPr>
              <w:spacing w:line="360" w:lineRule="auto"/>
              <w:ind w:leftChars="0"/>
              <w:rPr>
                <w:rFonts w:ascii="仿宋_GB2312" w:eastAsia="仿宋_GB2312" w:hAnsi="仿宋_GB2312" w:cs="Times New Roman" w:hint="eastAsia"/>
              </w:rPr>
            </w:pPr>
            <w:r>
              <w:rPr>
                <w:rFonts w:ascii="仿宋_GB2312" w:eastAsia="仿宋_GB2312" w:hAnsi="仿宋_GB2312" w:cs="Times New Roman" w:hint="eastAsia"/>
              </w:rPr>
              <w:t>CIM基础版本中的BIM模型可视化配置升级：对基础版本CIM平台中的BIM结构树自动生成器、分析工具进行升级。</w:t>
            </w:r>
          </w:p>
          <w:p>
            <w:pPr>
              <w:numPr>
                <w:ilvl w:val="0"/>
                <w:numId w:val="34"/>
              </w:numPr>
              <w:spacing w:line="360" w:lineRule="auto"/>
              <w:rPr>
                <w:rFonts w:ascii="仿宋_GB2312" w:eastAsia="仿宋_GB2312" w:hAnsi="仿宋_GB2312" w:hint="eastAsia"/>
              </w:rPr>
            </w:pPr>
            <w:r>
              <w:rPr>
                <w:rFonts w:ascii="仿宋_GB2312" w:eastAsia="仿宋_GB2312" w:hAnsi="仿宋_GB2312" w:hint="eastAsia"/>
              </w:rPr>
              <w:t>多分辨率适配管理升级：增强</w:t>
            </w:r>
            <w:r>
              <w:rPr>
                <w:rFonts w:ascii="仿宋_GB2312" w:eastAsia="仿宋_GB2312" w:hAnsi="仿宋_GB2312"/>
              </w:rPr>
              <w:t>宝安区CIM平台的可视化屏幕适配能力，</w:t>
            </w:r>
            <w:r>
              <w:rPr>
                <w:rFonts w:ascii="仿宋_GB2312" w:eastAsia="仿宋_GB2312" w:hAnsi="仿宋_GB2312" w:hint="eastAsia"/>
              </w:rPr>
              <w:t>升级二维地图和三维地图服务，</w:t>
            </w:r>
            <w:r>
              <w:rPr>
                <w:rFonts w:ascii="仿宋_GB2312" w:eastAsia="仿宋_GB2312" w:hAnsi="仿宋_GB2312"/>
              </w:rPr>
              <w:t>在</w:t>
            </w:r>
            <w:r>
              <w:rPr>
                <w:rFonts w:ascii="仿宋_GB2312" w:eastAsia="仿宋_GB2312" w:hAnsi="仿宋_GB2312" w:hint="eastAsia"/>
              </w:rPr>
              <w:t>可视化</w:t>
            </w:r>
            <w:r>
              <w:rPr>
                <w:rFonts w:ascii="仿宋_GB2312" w:eastAsia="仿宋_GB2312" w:hAnsi="仿宋_GB2312"/>
              </w:rPr>
              <w:t>屏幕端</w:t>
            </w:r>
            <w:r>
              <w:rPr>
                <w:rFonts w:ascii="仿宋_GB2312" w:eastAsia="仿宋_GB2312" w:hAnsi="仿宋_GB2312" w:hint="eastAsia"/>
              </w:rPr>
              <w:t>同时</w:t>
            </w:r>
            <w:r>
              <w:rPr>
                <w:rFonts w:ascii="仿宋_GB2312" w:eastAsia="仿宋_GB2312" w:hAnsi="仿宋_GB2312"/>
              </w:rPr>
              <w:t>支持</w:t>
            </w:r>
            <w:r>
              <w:rPr>
                <w:rFonts w:ascii="仿宋_GB2312" w:eastAsia="仿宋_GB2312" w:hAnsi="仿宋_GB2312" w:hint="eastAsia"/>
              </w:rPr>
              <w:t>多种</w:t>
            </w:r>
            <w:r>
              <w:rPr>
                <w:rFonts w:ascii="仿宋_GB2312" w:eastAsia="仿宋_GB2312" w:hAnsi="仿宋_GB2312"/>
              </w:rPr>
              <w:t>屏幕分辨率</w:t>
            </w:r>
            <w:r>
              <w:rPr>
                <w:rFonts w:ascii="仿宋_GB2312" w:eastAsia="仿宋_GB2312" w:hAnsi="仿宋_GB2312" w:hint="eastAsia"/>
              </w:rPr>
              <w:t>。</w:t>
            </w:r>
          </w:p>
          <w:p>
            <w:pPr>
              <w:pStyle w:val="16"/>
              <w:numPr>
                <w:ilvl w:val="0"/>
                <w:numId w:val="34"/>
              </w:numPr>
              <w:spacing w:line="360" w:lineRule="auto"/>
              <w:ind w:leftChars="0"/>
              <w:rPr>
                <w:rFonts w:ascii="仿宋_GB2312" w:eastAsia="仿宋_GB2312" w:hAnsi="仿宋_GB2312" w:cs="Times New Roman" w:hint="eastAsia"/>
              </w:rPr>
            </w:pPr>
            <w:r>
              <w:rPr>
                <w:rFonts w:ascii="仿宋_GB2312" w:eastAsia="仿宋_GB2312" w:hAnsi="仿宋_GB2312" w:cs="Times New Roman" w:hint="eastAsia"/>
              </w:rPr>
              <w:t>智能搜索引擎升级：提供搜索管理、</w:t>
            </w:r>
            <w:r>
              <w:rPr>
                <w:rFonts w:ascii="仿宋_GB2312" w:eastAsia="仿宋_GB2312" w:hAnsi="仿宋_GB2312" w:cs="Times New Roman"/>
              </w:rPr>
              <w:t>综合搜索、智能搜索和</w:t>
            </w:r>
            <w:r>
              <w:rPr>
                <w:rFonts w:ascii="仿宋_GB2312" w:eastAsia="仿宋_GB2312" w:hAnsi="仿宋_GB2312" w:cs="Times New Roman" w:hint="eastAsia"/>
              </w:rPr>
              <w:t>搜索服务管理等能力</w:t>
            </w:r>
            <w:r>
              <w:rPr>
                <w:rFonts w:ascii="仿宋_GB2312" w:eastAsia="仿宋_GB2312" w:hAnsi="仿宋_GB2312" w:cs="Times New Roman"/>
              </w:rPr>
              <w:t>。</w:t>
            </w:r>
            <w:r>
              <w:rPr>
                <w:rFonts w:ascii="仿宋_GB2312" w:eastAsia="仿宋_GB2312" w:hAnsi="仿宋_GB2312" w:cs="Times New Roman" w:hint="eastAsia"/>
              </w:rPr>
              <w:t>搜索管理是</w:t>
            </w:r>
            <w:r>
              <w:rPr>
                <w:rFonts w:ascii="仿宋_GB2312" w:eastAsia="仿宋_GB2312" w:hAnsi="仿宋_GB2312" w:cs="Times New Roman"/>
              </w:rPr>
              <w:t>智能搜索引擎的核心能力，主要包括词汇管理、召回管理、排序管理以及后置管理等功能板块</w:t>
            </w:r>
            <w:r>
              <w:rPr>
                <w:rFonts w:ascii="仿宋_GB2312" w:eastAsia="仿宋_GB2312" w:hAnsi="仿宋_GB2312" w:cs="Times New Roman" w:hint="eastAsia"/>
              </w:rPr>
              <w:t>；</w:t>
            </w:r>
            <w:r>
              <w:rPr>
                <w:rFonts w:ascii="仿宋_GB2312" w:eastAsia="仿宋_GB2312" w:hAnsi="仿宋_GB2312" w:cs="Times New Roman"/>
              </w:rPr>
              <w:t>综合搜索</w:t>
            </w:r>
            <w:r>
              <w:rPr>
                <w:rFonts w:ascii="仿宋_GB2312" w:eastAsia="仿宋_GB2312" w:hAnsi="仿宋_GB2312" w:cs="Times New Roman" w:hint="eastAsia"/>
              </w:rPr>
              <w:t>可实现</w:t>
            </w:r>
            <w:r>
              <w:rPr>
                <w:rFonts w:ascii="仿宋_GB2312" w:eastAsia="仿宋_GB2312" w:hAnsi="仿宋_GB2312" w:cs="Times New Roman"/>
              </w:rPr>
              <w:t>人口搜索、企业搜索、事件搜索、地名地址搜索、物联设备搜索、楼房搜索、公共设施搜索</w:t>
            </w:r>
            <w:r>
              <w:rPr>
                <w:rFonts w:ascii="仿宋_GB2312" w:eastAsia="仿宋_GB2312" w:hAnsi="仿宋_GB2312" w:cs="Times New Roman" w:hint="eastAsia"/>
              </w:rPr>
              <w:t>等搜索能力</w:t>
            </w:r>
            <w:r>
              <w:rPr>
                <w:rFonts w:ascii="仿宋_GB2312" w:eastAsia="仿宋_GB2312" w:hAnsi="仿宋_GB2312" w:cs="Times New Roman"/>
              </w:rPr>
              <w:t>；智能搜索</w:t>
            </w:r>
            <w:r>
              <w:rPr>
                <w:rFonts w:ascii="仿宋_GB2312" w:eastAsia="仿宋_GB2312" w:hAnsi="仿宋_GB2312" w:cs="Times New Roman" w:hint="eastAsia"/>
              </w:rPr>
              <w:t>可提供</w:t>
            </w:r>
            <w:r>
              <w:rPr>
                <w:rFonts w:ascii="仿宋_GB2312" w:eastAsia="仿宋_GB2312" w:hAnsi="仿宋_GB2312" w:cs="Times New Roman"/>
              </w:rPr>
              <w:t>模糊搜索、关键词搜索、标签搜索、周边搜索</w:t>
            </w:r>
            <w:r>
              <w:rPr>
                <w:rFonts w:ascii="仿宋_GB2312" w:eastAsia="仿宋_GB2312" w:hAnsi="仿宋_GB2312" w:cs="Times New Roman" w:hint="eastAsia"/>
              </w:rPr>
              <w:t>、对话搜索（语音搜索）</w:t>
            </w:r>
            <w:r>
              <w:rPr>
                <w:rFonts w:ascii="仿宋_GB2312" w:eastAsia="仿宋_GB2312" w:hAnsi="仿宋_GB2312" w:cs="Times New Roman"/>
              </w:rPr>
              <w:t>等</w:t>
            </w:r>
            <w:r>
              <w:rPr>
                <w:rFonts w:ascii="仿宋_GB2312" w:eastAsia="仿宋_GB2312" w:hAnsi="仿宋_GB2312" w:cs="Times New Roman" w:hint="eastAsia"/>
              </w:rPr>
              <w:t>能力，对话搜索可针对特定区域（一个社区范围）和特定场景（应急场景），实现语音输入、对话问答、地图交互、实体高亮、语音答复。</w:t>
            </w:r>
          </w:p>
          <w:p>
            <w:pPr>
              <w:numPr>
                <w:ilvl w:val="0"/>
                <w:numId w:val="34"/>
              </w:numPr>
              <w:spacing w:line="360" w:lineRule="auto"/>
              <w:rPr>
                <w:rFonts w:ascii="仿宋_GB2312" w:eastAsia="仿宋_GB2312" w:hAnsi="仿宋_GB2312" w:hint="eastAsia"/>
              </w:rPr>
            </w:pPr>
            <w:r>
              <w:rPr>
                <w:rFonts w:ascii="仿宋_GB2312" w:eastAsia="仿宋_GB2312" w:hAnsi="仿宋_GB2312" w:hint="eastAsia"/>
              </w:rPr>
              <w:t>CIM数据资源体系升级：包括实体数据处理和数据服务管理。</w:t>
            </w:r>
          </w:p>
          <w:p>
            <w:pPr>
              <w:pStyle w:val="16"/>
              <w:numPr>
                <w:ilvl w:val="0"/>
                <w:numId w:val="38"/>
              </w:numPr>
              <w:spacing w:line="360" w:lineRule="auto"/>
              <w:ind w:leftChars="0"/>
              <w:rPr>
                <w:rFonts w:ascii="仿宋_GB2312" w:eastAsia="仿宋_GB2312" w:hAnsi="仿宋_GB2312" w:cs="Times New Roman" w:hint="eastAsia"/>
              </w:rPr>
            </w:pPr>
            <w:r>
              <w:rPr>
                <w:rFonts w:ascii="仿宋_GB2312" w:eastAsia="仿宋_GB2312" w:hAnsi="仿宋_GB2312" w:cs="Times New Roman" w:hint="eastAsia"/>
              </w:rPr>
              <w:t>实体数据处理：</w:t>
            </w:r>
            <w:r>
              <w:rPr>
                <w:rFonts w:ascii="仿宋_GB2312" w:eastAsia="仿宋_GB2312" w:hAnsi="仿宋_GB2312" w:hint="eastAsia"/>
              </w:rPr>
              <w:t>对实体数据进行数据处理，对接汇聚宝安区大数据资源平台或块数据平台中等实体数据，对汇聚的实体数据进行</w:t>
            </w:r>
            <w:r>
              <w:rPr>
                <w:rFonts w:ascii="仿宋_GB2312" w:eastAsia="仿宋_GB2312" w:hAnsi="仿宋_GB2312"/>
              </w:rPr>
              <w:t>数据治理、数据入库、数据发布、数据服务共享</w:t>
            </w:r>
            <w:r>
              <w:rPr>
                <w:rFonts w:ascii="仿宋_GB2312" w:eastAsia="仿宋_GB2312" w:hAnsi="仿宋_GB2312" w:hint="eastAsia"/>
              </w:rPr>
              <w:t>等处理；梳理大数据或块数据平台缺少的实体数据开展数据生产工作，例如片区实体数据、地铁站实体数据。实体数据包括：</w:t>
            </w:r>
            <w:r>
              <w:rPr>
                <w:rFonts w:ascii="仿宋_GB2312" w:eastAsia="仿宋_GB2312" w:hAnsi="仿宋_GB2312" w:cs="Times New Roman" w:hint="eastAsia"/>
              </w:rPr>
              <w:t>园区实体数据、片区实体数据、交通附属设施实体数据、社区村落实体数据、水系实体数据、企业实体数据、学校实体数据、医院实体数据、政务机构实体数据、公共设施实体等。</w:t>
            </w:r>
          </w:p>
          <w:p>
            <w:pPr>
              <w:pStyle w:val="16"/>
              <w:numPr>
                <w:ilvl w:val="0"/>
                <w:numId w:val="38"/>
              </w:numPr>
              <w:spacing w:line="360" w:lineRule="auto"/>
              <w:ind w:leftChars="0"/>
              <w:rPr>
                <w:rFonts w:ascii="仿宋_GB2312" w:eastAsia="仿宋_GB2312" w:hAnsi="仿宋_GB2312" w:hint="eastAsia"/>
              </w:rPr>
            </w:pPr>
            <w:r>
              <w:rPr>
                <w:rFonts w:ascii="仿宋_GB2312" w:eastAsia="仿宋_GB2312" w:hAnsi="仿宋_GB2312" w:cs="Times New Roman" w:hint="eastAsia"/>
              </w:rPr>
              <w:t>数据服务管理：</w:t>
            </w:r>
            <w:r>
              <w:rPr>
                <w:rFonts w:ascii="仿宋_GB2312" w:eastAsia="仿宋_GB2312" w:hAnsi="仿宋_GB2312" w:hint="eastAsia"/>
              </w:rPr>
              <w:t>C</w:t>
            </w:r>
            <w:r>
              <w:rPr>
                <w:rFonts w:ascii="仿宋_GB2312" w:eastAsia="仿宋_GB2312" w:hAnsi="仿宋_GB2312"/>
              </w:rPr>
              <w:t>IM平台实体数据经关联融合处理后，以地理实体为最小单元封装成服务</w:t>
            </w:r>
            <w:r>
              <w:rPr>
                <w:rFonts w:ascii="仿宋_GB2312" w:eastAsia="仿宋_GB2312" w:hAnsi="仿宋_GB2312" w:hint="eastAsia"/>
              </w:rPr>
              <w:t>，支持基础数据服务管理与集成数据服务管理</w:t>
            </w:r>
            <w:r>
              <w:rPr>
                <w:rFonts w:ascii="仿宋_GB2312" w:eastAsia="仿宋_GB2312" w:hAnsi="仿宋_GB2312" w:cs="Times New Roman" w:hint="eastAsia"/>
              </w:rPr>
              <w:t>。</w:t>
            </w:r>
          </w:p>
        </w:tc>
      </w:tr>
      <w:tr>
        <w:tblPrEx>
          <w:tblW w:w="0" w:type="auto"/>
          <w:tblInd w:w="0" w:type="dxa"/>
          <w:tblCellMar>
            <w:top w:w="0" w:type="dxa"/>
            <w:left w:w="108" w:type="dxa"/>
            <w:bottom w:w="0" w:type="dxa"/>
            <w:right w:w="108" w:type="dxa"/>
          </w:tblCellMar>
        </w:tblPrEx>
        <w:tc>
          <w:tcPr>
            <w:tcW w:w="817"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2</w:t>
            </w:r>
          </w:p>
        </w:tc>
        <w:tc>
          <w:tcPr>
            <w:tcW w:w="1985" w:type="dxa"/>
            <w:vAlign w:val="center"/>
          </w:tcPr>
          <w:p>
            <w:pPr>
              <w:spacing w:line="360" w:lineRule="auto"/>
              <w:rPr>
                <w:rFonts w:ascii="仿宋_GB2312" w:eastAsia="仿宋_GB2312" w:hAnsi="仿宋_GB2312" w:hint="eastAsia"/>
                <w:szCs w:val="21"/>
              </w:rPr>
            </w:pPr>
            <w:r>
              <w:rPr>
                <w:rFonts w:ascii="仿宋_GB2312" w:eastAsia="仿宋_GB2312" w:hAnsi="仿宋_GB2312"/>
                <w:szCs w:val="21"/>
              </w:rPr>
              <w:t>块数据协同应用</w:t>
            </w:r>
          </w:p>
        </w:tc>
        <w:tc>
          <w:tcPr>
            <w:tcW w:w="6144"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对块数据应用能力进行升级建设，强化块数据的协同能力、监测能力，丰富地理实体数据资源，促进数据合规高效流通使用，以综合应用的方式进行赋能。包括升级</w:t>
            </w:r>
            <w:r>
              <w:rPr>
                <w:rFonts w:ascii="仿宋_GB2312" w:eastAsia="仿宋_GB2312" w:hAnsi="仿宋_GB2312"/>
                <w:szCs w:val="21"/>
              </w:rPr>
              <w:t>统一地理实体采集平台</w:t>
            </w:r>
            <w:r>
              <w:rPr>
                <w:rFonts w:ascii="仿宋_GB2312" w:eastAsia="仿宋_GB2312" w:hAnsi="仿宋_GB2312" w:hint="eastAsia"/>
                <w:szCs w:val="21"/>
              </w:rPr>
              <w:t>、新增块数据监测应用、升级统一地址预赋码协同应用、新增</w:t>
            </w:r>
            <w:r>
              <w:rPr>
                <w:rFonts w:ascii="仿宋_GB2312" w:eastAsia="仿宋_GB2312" w:hAnsi="仿宋_GB2312"/>
                <w:szCs w:val="21"/>
              </w:rPr>
              <w:t>统一网格区划管理应用</w:t>
            </w:r>
            <w:r>
              <w:rPr>
                <w:rFonts w:ascii="仿宋_GB2312" w:eastAsia="仿宋_GB2312" w:hAnsi="仿宋_GB2312" w:hint="eastAsia"/>
                <w:szCs w:val="21"/>
              </w:rPr>
              <w:t>、新增块数据服务接入业务服务网关，并编制</w:t>
            </w:r>
            <w:r>
              <w:rPr>
                <w:rFonts w:ascii="仿宋_GB2312" w:eastAsia="仿宋_GB2312" w:hAnsi="仿宋_GB2312"/>
                <w:szCs w:val="21"/>
              </w:rPr>
              <w:t>《宝安地理实体</w:t>
            </w:r>
            <w:r>
              <w:rPr>
                <w:rFonts w:ascii="仿宋_GB2312" w:eastAsia="仿宋_GB2312" w:hAnsi="仿宋_GB2312" w:hint="eastAsia"/>
                <w:szCs w:val="21"/>
              </w:rPr>
              <w:t>数据全流程管理规范</w:t>
            </w:r>
            <w:r>
              <w:rPr>
                <w:rFonts w:ascii="仿宋_GB2312" w:eastAsia="仿宋_GB2312" w:hAnsi="仿宋_GB2312"/>
                <w:szCs w:val="21"/>
              </w:rPr>
              <w:t>》</w:t>
            </w:r>
            <w:r>
              <w:rPr>
                <w:rFonts w:ascii="仿宋_GB2312" w:eastAsia="仿宋_GB2312" w:hAnsi="仿宋_GB2312" w:hint="eastAsia"/>
                <w:szCs w:val="21"/>
              </w:rPr>
              <w:t>。</w:t>
            </w:r>
          </w:p>
          <w:p>
            <w:pPr>
              <w:pStyle w:val="16"/>
              <w:numPr>
                <w:ilvl w:val="0"/>
                <w:numId w:val="39"/>
              </w:numPr>
              <w:spacing w:line="360" w:lineRule="auto"/>
              <w:ind w:leftChars="0"/>
              <w:rPr>
                <w:rFonts w:ascii="仿宋_GB2312" w:eastAsia="仿宋_GB2312" w:hAnsi="仿宋_GB2312" w:hint="eastAsia"/>
                <w:szCs w:val="21"/>
              </w:rPr>
            </w:pPr>
            <w:r>
              <w:rPr>
                <w:rFonts w:ascii="仿宋_GB2312" w:eastAsia="仿宋_GB2312" w:hAnsi="仿宋_GB2312" w:hint="eastAsia"/>
                <w:szCs w:val="21"/>
              </w:rPr>
              <w:t>升级</w:t>
            </w:r>
            <w:r>
              <w:rPr>
                <w:rFonts w:ascii="仿宋_GB2312" w:eastAsia="仿宋_GB2312" w:hAnsi="仿宋_GB2312"/>
                <w:szCs w:val="21"/>
              </w:rPr>
              <w:t>统一地理实体采集平台</w:t>
            </w:r>
            <w:r>
              <w:rPr>
                <w:rFonts w:ascii="仿宋_GB2312" w:eastAsia="仿宋_GB2312" w:hAnsi="仿宋_GB2312" w:hint="eastAsia"/>
                <w:szCs w:val="21"/>
              </w:rPr>
              <w:t>：</w:t>
            </w:r>
            <w:r>
              <w:rPr>
                <w:rFonts w:ascii="仿宋_GB2312" w:eastAsia="仿宋_GB2312" w:hAnsi="仿宋_GB2312" w:hint="eastAsia"/>
              </w:rPr>
              <w:t>提供对存量地理实体空间面信息进行精细化调整，及按相关标准规范对属性数据进行治理；新增学校、医院、公园、高空视频监控点、易涝点等实体的地理实体图谱关系查询功能；升级新型地理实体采集端功能，即：增加数据批量导入采集功能，以及新增重叠检查、压盖检查功能；新增支撑地理实体运营的工具包，包括任务领取、审核统计、审核排名、更新提醒等功能。</w:t>
            </w:r>
          </w:p>
          <w:p>
            <w:pPr>
              <w:numPr>
                <w:ilvl w:val="0"/>
                <w:numId w:val="39"/>
              </w:numPr>
              <w:spacing w:line="360" w:lineRule="auto"/>
              <w:rPr>
                <w:rFonts w:ascii="仿宋_GB2312" w:eastAsia="仿宋_GB2312" w:hAnsi="仿宋_GB2312" w:hint="eastAsia"/>
                <w:szCs w:val="21"/>
              </w:rPr>
            </w:pPr>
            <w:r>
              <w:rPr>
                <w:rFonts w:ascii="仿宋_GB2312" w:eastAsia="仿宋_GB2312" w:hAnsi="仿宋_GB2312" w:hint="eastAsia"/>
                <w:szCs w:val="21"/>
              </w:rPr>
              <w:t>新增</w:t>
            </w:r>
            <w:r>
              <w:rPr>
                <w:rFonts w:ascii="仿宋_GB2312" w:eastAsia="仿宋_GB2312" w:hAnsi="仿宋_GB2312"/>
                <w:szCs w:val="21"/>
              </w:rPr>
              <w:t>块数据监测应用</w:t>
            </w:r>
            <w:r>
              <w:rPr>
                <w:rFonts w:ascii="仿宋_GB2312" w:eastAsia="仿宋_GB2312" w:hAnsi="仿宋_GB2312" w:hint="eastAsia"/>
                <w:szCs w:val="21"/>
              </w:rPr>
              <w:t>：</w:t>
            </w:r>
            <w:r>
              <w:rPr>
                <w:rFonts w:ascii="仿宋_GB2312" w:eastAsia="仿宋_GB2312" w:hAnsi="仿宋_GB2312" w:hint="eastAsia"/>
              </w:rPr>
              <w:t>新增基础块数据库的</w:t>
            </w:r>
            <w:r>
              <w:rPr>
                <w:rFonts w:ascii="仿宋_GB2312" w:eastAsia="仿宋_GB2312" w:hAnsi="仿宋_GB2312"/>
              </w:rPr>
              <w:t>人口</w:t>
            </w:r>
            <w:r>
              <w:rPr>
                <w:rFonts w:ascii="仿宋_GB2312" w:eastAsia="仿宋_GB2312" w:hAnsi="仿宋_GB2312" w:hint="eastAsia"/>
              </w:rPr>
              <w:t>、</w:t>
            </w:r>
            <w:r>
              <w:rPr>
                <w:rFonts w:ascii="仿宋_GB2312" w:eastAsia="仿宋_GB2312" w:hAnsi="仿宋_GB2312"/>
              </w:rPr>
              <w:t>法人</w:t>
            </w:r>
            <w:r>
              <w:rPr>
                <w:rFonts w:ascii="仿宋_GB2312" w:eastAsia="仿宋_GB2312" w:hAnsi="仿宋_GB2312" w:hint="eastAsia"/>
              </w:rPr>
              <w:t>、楼栋、</w:t>
            </w:r>
            <w:r>
              <w:rPr>
                <w:rFonts w:ascii="仿宋_GB2312" w:eastAsia="仿宋_GB2312" w:hAnsi="仿宋_GB2312"/>
              </w:rPr>
              <w:t>房屋</w:t>
            </w:r>
            <w:r>
              <w:rPr>
                <w:rFonts w:ascii="仿宋_GB2312" w:eastAsia="仿宋_GB2312" w:hAnsi="仿宋_GB2312" w:hint="eastAsia"/>
              </w:rPr>
              <w:t>等各关键节点的自动监测功能；新增空间块数据库的</w:t>
            </w:r>
            <w:r>
              <w:rPr>
                <w:rFonts w:ascii="仿宋_GB2312" w:eastAsia="仿宋_GB2312" w:hAnsi="仿宋_GB2312"/>
              </w:rPr>
              <w:t>产业经济实体</w:t>
            </w:r>
            <w:r>
              <w:rPr>
                <w:rFonts w:ascii="仿宋_GB2312" w:eastAsia="仿宋_GB2312" w:hAnsi="仿宋_GB2312" w:hint="eastAsia"/>
              </w:rPr>
              <w:t>、</w:t>
            </w:r>
            <w:r>
              <w:rPr>
                <w:rFonts w:ascii="仿宋_GB2312" w:eastAsia="仿宋_GB2312" w:hAnsi="仿宋_GB2312"/>
              </w:rPr>
              <w:t>城市建设实体</w:t>
            </w:r>
            <w:r>
              <w:rPr>
                <w:rFonts w:ascii="仿宋_GB2312" w:eastAsia="仿宋_GB2312" w:hAnsi="仿宋_GB2312" w:hint="eastAsia"/>
              </w:rPr>
              <w:t>、</w:t>
            </w:r>
            <w:r>
              <w:rPr>
                <w:rFonts w:ascii="仿宋_GB2312" w:eastAsia="仿宋_GB2312" w:hAnsi="仿宋_GB2312"/>
              </w:rPr>
              <w:t>城市生态实体</w:t>
            </w:r>
            <w:r>
              <w:rPr>
                <w:rFonts w:ascii="仿宋_GB2312" w:eastAsia="仿宋_GB2312" w:hAnsi="仿宋_GB2312" w:hint="eastAsia"/>
              </w:rPr>
              <w:t>、</w:t>
            </w:r>
            <w:r>
              <w:rPr>
                <w:rFonts w:ascii="仿宋_GB2312" w:eastAsia="仿宋_GB2312" w:hAnsi="仿宋_GB2312"/>
              </w:rPr>
              <w:t>交通设施实体</w:t>
            </w:r>
            <w:r>
              <w:rPr>
                <w:rFonts w:ascii="仿宋_GB2312" w:eastAsia="仿宋_GB2312" w:hAnsi="仿宋_GB2312" w:hint="eastAsia"/>
              </w:rPr>
              <w:t>等1</w:t>
            </w:r>
            <w:r>
              <w:rPr>
                <w:rFonts w:ascii="仿宋_GB2312" w:eastAsia="仿宋_GB2312" w:hAnsi="仿宋_GB2312"/>
              </w:rPr>
              <w:t>0</w:t>
            </w:r>
            <w:r>
              <w:rPr>
                <w:rFonts w:ascii="仿宋_GB2312" w:eastAsia="仿宋_GB2312" w:hAnsi="仿宋_GB2312" w:hint="eastAsia"/>
              </w:rPr>
              <w:t>大类实体的自动监测功能，直观了解各类实体数据的采集、更新和使用情况。</w:t>
            </w:r>
          </w:p>
          <w:p>
            <w:pPr>
              <w:pStyle w:val="16"/>
              <w:numPr>
                <w:ilvl w:val="0"/>
                <w:numId w:val="39"/>
              </w:numPr>
              <w:spacing w:line="360" w:lineRule="auto"/>
              <w:ind w:leftChars="0"/>
              <w:rPr>
                <w:rFonts w:ascii="仿宋_GB2312" w:eastAsia="仿宋_GB2312" w:hAnsi="仿宋_GB2312" w:hint="eastAsia"/>
                <w:szCs w:val="21"/>
              </w:rPr>
            </w:pPr>
            <w:r>
              <w:rPr>
                <w:rFonts w:ascii="仿宋_GB2312" w:eastAsia="仿宋_GB2312" w:hAnsi="仿宋_GB2312" w:hint="eastAsia"/>
                <w:szCs w:val="21"/>
              </w:rPr>
              <w:t>升级</w:t>
            </w:r>
            <w:r>
              <w:rPr>
                <w:rFonts w:ascii="仿宋_GB2312" w:eastAsia="仿宋_GB2312" w:hAnsi="仿宋_GB2312"/>
                <w:szCs w:val="21"/>
              </w:rPr>
              <w:t>统一地址预赋码协同应用</w:t>
            </w:r>
            <w:r>
              <w:rPr>
                <w:rFonts w:ascii="仿宋_GB2312" w:eastAsia="仿宋_GB2312" w:hAnsi="仿宋_GB2312" w:hint="eastAsia"/>
                <w:szCs w:val="21"/>
              </w:rPr>
              <w:t>：</w:t>
            </w:r>
            <w:r>
              <w:rPr>
                <w:rFonts w:ascii="仿宋_GB2312" w:eastAsia="仿宋_GB2312" w:hAnsi="仿宋_GB2312" w:hint="eastAsia"/>
              </w:rPr>
              <w:t>对存量统一地址库进行更新完善，包括将</w:t>
            </w:r>
            <w:r>
              <w:rPr>
                <w:rFonts w:ascii="仿宋_GB2312" w:eastAsia="仿宋_GB2312" w:hAnsi="仿宋_GB2312"/>
              </w:rPr>
              <w:t>市规自POI数据更新到统一地址库</w:t>
            </w:r>
            <w:r>
              <w:rPr>
                <w:rFonts w:ascii="仿宋_GB2312" w:eastAsia="仿宋_GB2312" w:hAnsi="仿宋_GB2312" w:hint="eastAsia"/>
              </w:rPr>
              <w:t>，将</w:t>
            </w:r>
            <w:r>
              <w:rPr>
                <w:rFonts w:ascii="仿宋_GB2312" w:eastAsia="仿宋_GB2312" w:hAnsi="仿宋_GB2312"/>
              </w:rPr>
              <w:t>重点企业数据更新到统一地址库</w:t>
            </w:r>
            <w:r>
              <w:rPr>
                <w:rFonts w:ascii="仿宋_GB2312" w:eastAsia="仿宋_GB2312" w:hAnsi="仿宋_GB2312" w:hint="eastAsia"/>
              </w:rPr>
              <w:t>，以及从</w:t>
            </w:r>
            <w:r>
              <w:rPr>
                <w:rFonts w:ascii="仿宋_GB2312" w:eastAsia="仿宋_GB2312" w:hAnsi="仿宋_GB2312"/>
              </w:rPr>
              <w:t>互联网</w:t>
            </w:r>
            <w:r>
              <w:rPr>
                <w:rFonts w:ascii="仿宋_GB2312" w:eastAsia="仿宋_GB2312" w:hAnsi="仿宋_GB2312" w:hint="eastAsia"/>
              </w:rPr>
              <w:t>获取有关宝安区的</w:t>
            </w:r>
            <w:r>
              <w:rPr>
                <w:rFonts w:ascii="仿宋_GB2312" w:eastAsia="仿宋_GB2312" w:hAnsi="仿宋_GB2312"/>
              </w:rPr>
              <w:t>地址数据更新到统一地址库</w:t>
            </w:r>
            <w:r>
              <w:rPr>
                <w:rFonts w:ascii="仿宋_GB2312" w:eastAsia="仿宋_GB2312" w:hAnsi="仿宋_GB2312" w:hint="eastAsia"/>
              </w:rPr>
              <w:t>；新增地址预编码管理、地址协同更新管理、统一地址控件等功能。</w:t>
            </w:r>
          </w:p>
          <w:p>
            <w:pPr>
              <w:numPr>
                <w:ilvl w:val="0"/>
                <w:numId w:val="39"/>
              </w:numPr>
              <w:spacing w:line="360" w:lineRule="auto"/>
              <w:rPr>
                <w:rFonts w:ascii="仿宋_GB2312" w:eastAsia="仿宋_GB2312" w:hAnsi="仿宋_GB2312" w:hint="eastAsia"/>
              </w:rPr>
            </w:pPr>
            <w:r>
              <w:rPr>
                <w:rFonts w:ascii="仿宋_GB2312" w:eastAsia="仿宋_GB2312" w:hAnsi="仿宋_GB2312" w:hint="eastAsia"/>
                <w:szCs w:val="21"/>
              </w:rPr>
              <w:t>新增</w:t>
            </w:r>
            <w:r>
              <w:rPr>
                <w:rFonts w:ascii="仿宋_GB2312" w:eastAsia="仿宋_GB2312" w:hAnsi="仿宋_GB2312"/>
                <w:szCs w:val="21"/>
              </w:rPr>
              <w:t>统一网格区划管理应用</w:t>
            </w:r>
            <w:r>
              <w:rPr>
                <w:rFonts w:ascii="仿宋_GB2312" w:eastAsia="仿宋_GB2312" w:hAnsi="仿宋_GB2312" w:hint="eastAsia"/>
                <w:szCs w:val="21"/>
              </w:rPr>
              <w:t>：</w:t>
            </w:r>
            <w:r>
              <w:rPr>
                <w:rFonts w:ascii="仿宋_GB2312" w:eastAsia="仿宋_GB2312" w:hAnsi="仿宋_GB2312" w:hint="eastAsia"/>
              </w:rPr>
              <w:t>新增将管辖地域划分成若干网格状单元，并对每一网格进行动态管理的能力，包括：</w:t>
            </w:r>
            <w:r>
              <w:rPr>
                <w:rFonts w:ascii="仿宋_GB2312" w:eastAsia="仿宋_GB2312" w:hAnsi="仿宋_GB2312" w:hint="eastAsia"/>
                <w:szCs w:val="21"/>
              </w:rPr>
              <w:t>首页、办件箱、网格调整、区划管理、“员格”绑定、网格调整流程管理等功能</w:t>
            </w:r>
            <w:r>
              <w:rPr>
                <w:rFonts w:ascii="仿宋_GB2312" w:eastAsia="仿宋_GB2312" w:hAnsi="仿宋_GB2312" w:hint="eastAsia"/>
              </w:rPr>
              <w:t>模块。</w:t>
            </w:r>
          </w:p>
          <w:p>
            <w:pPr>
              <w:numPr>
                <w:ilvl w:val="0"/>
                <w:numId w:val="39"/>
              </w:numPr>
              <w:spacing w:line="360" w:lineRule="auto"/>
              <w:rPr>
                <w:rFonts w:ascii="仿宋_GB2312" w:eastAsia="仿宋_GB2312" w:hAnsi="仿宋_GB2312" w:hint="eastAsia"/>
              </w:rPr>
            </w:pPr>
            <w:r>
              <w:rPr>
                <w:rFonts w:ascii="仿宋_GB2312" w:eastAsia="仿宋_GB2312" w:hAnsi="仿宋_GB2312" w:hint="eastAsia"/>
                <w:szCs w:val="21"/>
              </w:rPr>
              <w:t>新增块数据服务接入业务服务网关：将块数据服务注册接入到业务服务网关，统一对外部系统提供服务，实现块数据服务的集中接入管理</w:t>
            </w:r>
            <w:r>
              <w:rPr>
                <w:rFonts w:ascii="仿宋_GB2312" w:eastAsia="仿宋_GB2312" w:hAnsi="仿宋_GB2312" w:hint="eastAsia"/>
              </w:rPr>
              <w:t>。</w:t>
            </w:r>
          </w:p>
          <w:p>
            <w:pPr>
              <w:numPr>
                <w:ilvl w:val="0"/>
                <w:numId w:val="39"/>
              </w:numPr>
              <w:spacing w:line="360" w:lineRule="auto"/>
              <w:rPr>
                <w:rFonts w:ascii="仿宋_GB2312" w:eastAsia="仿宋_GB2312" w:hAnsi="仿宋_GB2312" w:hint="eastAsia"/>
              </w:rPr>
            </w:pPr>
            <w:r>
              <w:rPr>
                <w:rFonts w:ascii="仿宋_GB2312" w:eastAsia="仿宋_GB2312" w:hAnsi="仿宋_GB2312"/>
                <w:szCs w:val="21"/>
              </w:rPr>
              <w:t>《宝安地理实体</w:t>
            </w:r>
            <w:r>
              <w:rPr>
                <w:rFonts w:ascii="仿宋_GB2312" w:eastAsia="仿宋_GB2312" w:hAnsi="仿宋_GB2312" w:hint="eastAsia"/>
                <w:szCs w:val="21"/>
              </w:rPr>
              <w:t>数据全流程管理规范</w:t>
            </w:r>
            <w:r>
              <w:rPr>
                <w:rFonts w:ascii="仿宋_GB2312" w:eastAsia="仿宋_GB2312" w:hAnsi="仿宋_GB2312"/>
                <w:szCs w:val="21"/>
              </w:rPr>
              <w:t>》</w:t>
            </w:r>
            <w:r>
              <w:rPr>
                <w:rFonts w:ascii="仿宋_GB2312" w:eastAsia="仿宋_GB2312" w:hAnsi="仿宋_GB2312" w:hint="eastAsia"/>
                <w:szCs w:val="21"/>
              </w:rPr>
              <w:t>：将宝安区地理实体的采集、审核、应用、数据关联全流程工作要求编制成标准规范，形成地理实体一条线，规范化宝安区地理实体数据全流程管理。</w:t>
            </w:r>
          </w:p>
        </w:tc>
      </w:tr>
      <w:tr>
        <w:tblPrEx>
          <w:tblW w:w="0" w:type="auto"/>
          <w:tblInd w:w="0" w:type="dxa"/>
          <w:tblCellMar>
            <w:top w:w="0" w:type="dxa"/>
            <w:left w:w="108" w:type="dxa"/>
            <w:bottom w:w="0" w:type="dxa"/>
            <w:right w:w="108" w:type="dxa"/>
          </w:tblCellMar>
        </w:tblPrEx>
        <w:tc>
          <w:tcPr>
            <w:tcW w:w="817"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3</w:t>
            </w:r>
          </w:p>
        </w:tc>
        <w:tc>
          <w:tcPr>
            <w:tcW w:w="1985" w:type="dxa"/>
            <w:vAlign w:val="center"/>
          </w:tcPr>
          <w:p>
            <w:pPr>
              <w:spacing w:line="360" w:lineRule="auto"/>
              <w:rPr>
                <w:rFonts w:ascii="仿宋_GB2312" w:eastAsia="仿宋_GB2312" w:hAnsi="仿宋_GB2312" w:hint="eastAsia"/>
                <w:szCs w:val="21"/>
              </w:rPr>
            </w:pPr>
            <w:r>
              <w:rPr>
                <w:rFonts w:ascii="仿宋_GB2312" w:eastAsia="仿宋_GB2312" w:hAnsi="仿宋_GB2312"/>
                <w:szCs w:val="21"/>
              </w:rPr>
              <w:t>数据资产全景图</w:t>
            </w:r>
          </w:p>
        </w:tc>
        <w:tc>
          <w:tcPr>
            <w:tcW w:w="6144"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对政务数据进行全面梳理摸底，打造宝安区数据资产全景图，从多个手段实现政务数据的全景监测，以保证政务数据标准、质量，以及数据的鲜活性。从数据生产、数据归集、数据治理、数据共享服务等数据全生命周期进行监测，利用数据可视化技术、联网技术、多维度数据分析技术等手段，透过图表、数字等多种呈现形式对数据各项指标进行直观展示。系统建设内容包括监控概览展示模块、数据源展示、数据归集展示、数据治理展示、数据服务展示、主题库元数据图谱展示、兼容性调试等；同时提供数据资产全景图治理服务，包括对数据资产全景图指标梳理、数据资产全景图模型设计、监控运维服务等；对数据资产全景图的一系列指标进行数据接口的设计，输出接口设计方案，包括：接口数据开发、接口数据清洗融合、接口数据更新调度等。</w:t>
            </w:r>
          </w:p>
          <w:p>
            <w:pPr>
              <w:pStyle w:val="16"/>
              <w:numPr>
                <w:ilvl w:val="0"/>
                <w:numId w:val="40"/>
              </w:numPr>
              <w:spacing w:line="360" w:lineRule="auto"/>
              <w:ind w:leftChars="0"/>
              <w:rPr>
                <w:rFonts w:ascii="仿宋_GB2312" w:eastAsia="仿宋_GB2312" w:hAnsi="仿宋_GB2312" w:hint="eastAsia"/>
              </w:rPr>
            </w:pPr>
            <w:r>
              <w:rPr>
                <w:rFonts w:ascii="仿宋_GB2312" w:eastAsia="仿宋_GB2312" w:hAnsi="仿宋_GB2312"/>
              </w:rPr>
              <w:t>监控概览展示模块</w:t>
            </w:r>
            <w:r>
              <w:rPr>
                <w:rFonts w:ascii="仿宋_GB2312" w:eastAsia="仿宋_GB2312" w:hAnsi="仿宋_GB2312" w:hint="eastAsia"/>
              </w:rPr>
              <w:t>：提供运行情况展示、重要业务数据监测、监控预警管理等模块。</w:t>
            </w:r>
          </w:p>
          <w:p>
            <w:pPr>
              <w:numPr>
                <w:ilvl w:val="0"/>
                <w:numId w:val="40"/>
              </w:numPr>
              <w:spacing w:line="360" w:lineRule="auto"/>
              <w:rPr>
                <w:rFonts w:ascii="仿宋_GB2312" w:eastAsia="仿宋_GB2312" w:hAnsi="仿宋_GB2312" w:hint="eastAsia"/>
                <w:szCs w:val="21"/>
              </w:rPr>
            </w:pPr>
            <w:r>
              <w:rPr>
                <w:rFonts w:ascii="仿宋_GB2312" w:eastAsia="仿宋_GB2312" w:hAnsi="仿宋_GB2312"/>
                <w:szCs w:val="21"/>
              </w:rPr>
              <w:t>数据源展示</w:t>
            </w:r>
            <w:r>
              <w:rPr>
                <w:rFonts w:ascii="仿宋_GB2312" w:eastAsia="仿宋_GB2312" w:hAnsi="仿宋_GB2312" w:hint="eastAsia"/>
                <w:szCs w:val="21"/>
              </w:rPr>
              <w:t>：提供数据目录概览、数据订阅概览、数据概览、资源目录数据趋势、目录编制分布、目录订阅分布、数据共享分布等模块。</w:t>
            </w:r>
          </w:p>
          <w:p>
            <w:pPr>
              <w:pStyle w:val="16"/>
              <w:numPr>
                <w:ilvl w:val="0"/>
                <w:numId w:val="40"/>
              </w:numPr>
              <w:spacing w:line="360" w:lineRule="auto"/>
              <w:ind w:leftChars="0"/>
              <w:rPr>
                <w:rFonts w:ascii="仿宋_GB2312" w:eastAsia="仿宋_GB2312" w:hAnsi="仿宋_GB2312" w:hint="eastAsia"/>
              </w:rPr>
            </w:pPr>
            <w:r>
              <w:rPr>
                <w:rFonts w:ascii="仿宋_GB2312" w:eastAsia="仿宋_GB2312" w:hAnsi="仿宋_GB2312"/>
              </w:rPr>
              <w:t>数据归集展示</w:t>
            </w:r>
            <w:r>
              <w:rPr>
                <w:rFonts w:ascii="仿宋_GB2312" w:eastAsia="仿宋_GB2312" w:hAnsi="仿宋_GB2312" w:hint="eastAsia"/>
              </w:rPr>
              <w:t>：提供数据归集概览、当期更新数据表、数据归集趋势、归集监控、单位一本帐情况、结构化数据归集、非结构化数据归集、数据流归集等模块。</w:t>
            </w:r>
          </w:p>
          <w:p>
            <w:pPr>
              <w:numPr>
                <w:ilvl w:val="0"/>
                <w:numId w:val="40"/>
              </w:numPr>
              <w:spacing w:line="360" w:lineRule="auto"/>
              <w:rPr>
                <w:rFonts w:ascii="仿宋_GB2312" w:eastAsia="仿宋_GB2312" w:hAnsi="仿宋_GB2312" w:hint="eastAsia"/>
                <w:szCs w:val="21"/>
              </w:rPr>
            </w:pPr>
            <w:r>
              <w:rPr>
                <w:rFonts w:ascii="仿宋_GB2312" w:eastAsia="仿宋_GB2312" w:hAnsi="仿宋_GB2312"/>
                <w:szCs w:val="21"/>
              </w:rPr>
              <w:t>数据治理展示</w:t>
            </w:r>
            <w:r>
              <w:rPr>
                <w:rFonts w:ascii="仿宋_GB2312" w:eastAsia="仿宋_GB2312" w:hAnsi="仿宋_GB2312" w:hint="eastAsia"/>
                <w:szCs w:val="21"/>
              </w:rPr>
              <w:t>：提供数据治理结果展示、各部门数据治理情况分析、数据治理趋势、数据治理监控、贴源层表接口监控、整合层表接口监控、汇总层表接口监控、主题层表接口监控、数据标准概览、数据质量过程情况概览等模块。</w:t>
            </w:r>
          </w:p>
          <w:p>
            <w:pPr>
              <w:pStyle w:val="16"/>
              <w:numPr>
                <w:ilvl w:val="0"/>
                <w:numId w:val="40"/>
              </w:numPr>
              <w:spacing w:line="360" w:lineRule="auto"/>
              <w:ind w:leftChars="0"/>
              <w:rPr>
                <w:rFonts w:ascii="仿宋_GB2312" w:eastAsia="仿宋_GB2312" w:hAnsi="仿宋_GB2312" w:hint="eastAsia"/>
              </w:rPr>
            </w:pPr>
            <w:r>
              <w:rPr>
                <w:rFonts w:ascii="仿宋_GB2312" w:eastAsia="仿宋_GB2312" w:hAnsi="仿宋_GB2312" w:hint="eastAsia"/>
              </w:rPr>
              <w:t>数据服务展示：提供数据服务总数接口对接、服务调用总数接口对接、服务调用趋势分析、数据服务发布、应用调用T</w:t>
            </w:r>
            <w:r>
              <w:rPr>
                <w:rFonts w:ascii="仿宋_GB2312" w:eastAsia="仿宋_GB2312" w:hAnsi="仿宋_GB2312"/>
              </w:rPr>
              <w:t>OP5</w:t>
            </w:r>
            <w:r>
              <w:rPr>
                <w:rFonts w:ascii="仿宋_GB2312" w:eastAsia="仿宋_GB2312" w:hAnsi="仿宋_GB2312" w:hint="eastAsia"/>
              </w:rPr>
              <w:t>、局委办调用T</w:t>
            </w:r>
            <w:r>
              <w:rPr>
                <w:rFonts w:ascii="仿宋_GB2312" w:eastAsia="仿宋_GB2312" w:hAnsi="仿宋_GB2312"/>
              </w:rPr>
              <w:t>OP5</w:t>
            </w:r>
            <w:r>
              <w:rPr>
                <w:rFonts w:ascii="仿宋_GB2312" w:eastAsia="仿宋_GB2312" w:hAnsi="仿宋_GB2312" w:hint="eastAsia"/>
              </w:rPr>
              <w:t>等模块。</w:t>
            </w:r>
          </w:p>
          <w:p>
            <w:pPr>
              <w:pStyle w:val="16"/>
              <w:numPr>
                <w:ilvl w:val="0"/>
                <w:numId w:val="40"/>
              </w:numPr>
              <w:spacing w:line="360" w:lineRule="auto"/>
              <w:ind w:leftChars="0"/>
              <w:rPr>
                <w:rFonts w:ascii="仿宋_GB2312" w:eastAsia="仿宋_GB2312" w:hAnsi="仿宋_GB2312" w:hint="eastAsia"/>
              </w:rPr>
            </w:pPr>
            <w:r>
              <w:rPr>
                <w:rFonts w:ascii="仿宋_GB2312" w:eastAsia="仿宋_GB2312" w:hAnsi="仿宋_GB2312"/>
              </w:rPr>
              <w:t>主题库元数据图谱展示</w:t>
            </w:r>
            <w:r>
              <w:rPr>
                <w:rFonts w:ascii="仿宋_GB2312" w:eastAsia="仿宋_GB2312" w:hAnsi="仿宋_GB2312" w:hint="eastAsia"/>
              </w:rPr>
              <w:t>：为了能真正地看到整个数据中心的主题数据库、主题库数据表以及相关元数据的整体架构、全貌，能看到每个库的数据源从哪里来（是否正常，即连接状态），提供了哪些服务，再供使用方展示，将分析数据的血缘关系和进行库表的溯源，全新建设主题库元数据图谱展示大屏。建设内容包括数据来源单位图谱、服务对象图谱、资源库统计、来源系统表数量统计、数据使用方图谱、源数据清洗E</w:t>
            </w:r>
            <w:r>
              <w:rPr>
                <w:rFonts w:ascii="仿宋_GB2312" w:eastAsia="仿宋_GB2312" w:hAnsi="仿宋_GB2312"/>
              </w:rPr>
              <w:t>TL</w:t>
            </w:r>
            <w:r>
              <w:rPr>
                <w:rFonts w:ascii="仿宋_GB2312" w:eastAsia="仿宋_GB2312" w:hAnsi="仿宋_GB2312" w:hint="eastAsia"/>
              </w:rPr>
              <w:t>等模块。</w:t>
            </w:r>
          </w:p>
          <w:p>
            <w:pPr>
              <w:numPr>
                <w:ilvl w:val="0"/>
                <w:numId w:val="40"/>
              </w:numPr>
              <w:spacing w:line="360" w:lineRule="auto"/>
              <w:rPr>
                <w:rFonts w:ascii="仿宋_GB2312" w:eastAsia="仿宋_GB2312" w:hAnsi="仿宋_GB2312" w:hint="eastAsia"/>
              </w:rPr>
            </w:pPr>
            <w:r>
              <w:rPr>
                <w:rFonts w:ascii="仿宋_GB2312" w:eastAsia="仿宋_GB2312" w:hAnsi="仿宋_GB2312"/>
                <w:szCs w:val="21"/>
              </w:rPr>
              <w:t>兼容性调试</w:t>
            </w:r>
            <w:r>
              <w:rPr>
                <w:rFonts w:ascii="仿宋_GB2312" w:eastAsia="仿宋_GB2312" w:hAnsi="仿宋_GB2312" w:hint="eastAsia"/>
                <w:szCs w:val="21"/>
              </w:rPr>
              <w:t>：</w:t>
            </w:r>
            <w:r>
              <w:rPr>
                <w:rFonts w:ascii="仿宋_GB2312" w:eastAsia="仿宋_GB2312" w:hAnsi="仿宋_GB2312" w:hint="eastAsia"/>
              </w:rPr>
              <w:t>资产全景图需在大屏端、中屏端、手机端分别进行呈现，按照不用终端的呈现方式和用户阅读系统进行兼容性调整，包括U</w:t>
            </w:r>
            <w:r>
              <w:rPr>
                <w:rFonts w:ascii="仿宋_GB2312" w:eastAsia="仿宋_GB2312" w:hAnsi="仿宋_GB2312"/>
              </w:rPr>
              <w:t>I</w:t>
            </w:r>
            <w:r>
              <w:rPr>
                <w:rFonts w:ascii="仿宋_GB2312" w:eastAsia="仿宋_GB2312" w:hAnsi="仿宋_GB2312" w:hint="eastAsia"/>
              </w:rPr>
              <w:t>调整、样式调整和页面交互方式调整等。</w:t>
            </w:r>
          </w:p>
          <w:p>
            <w:pPr>
              <w:numPr>
                <w:ilvl w:val="0"/>
                <w:numId w:val="40"/>
              </w:numPr>
              <w:spacing w:line="360" w:lineRule="auto"/>
              <w:rPr>
                <w:rFonts w:ascii="仿宋_GB2312" w:eastAsia="仿宋_GB2312" w:hAnsi="仿宋_GB2312" w:hint="eastAsia"/>
                <w:szCs w:val="21"/>
              </w:rPr>
            </w:pPr>
            <w:r>
              <w:rPr>
                <w:rFonts w:ascii="仿宋_GB2312" w:eastAsia="仿宋_GB2312" w:hAnsi="仿宋_GB2312" w:hint="eastAsia"/>
                <w:szCs w:val="21"/>
              </w:rPr>
              <w:t>据资产全景图治理服务：主要包含数据资产全景图指标梳理、数据资产全景图模型设计、监控运维服务。</w:t>
            </w:r>
          </w:p>
          <w:p>
            <w:pPr>
              <w:numPr>
                <w:ilvl w:val="0"/>
                <w:numId w:val="40"/>
              </w:numPr>
              <w:spacing w:line="360" w:lineRule="auto"/>
              <w:rPr>
                <w:rFonts w:ascii="仿宋_GB2312" w:eastAsia="仿宋_GB2312" w:hAnsi="仿宋_GB2312" w:hint="eastAsia"/>
                <w:szCs w:val="21"/>
              </w:rPr>
            </w:pPr>
            <w:r>
              <w:rPr>
                <w:rFonts w:ascii="仿宋_GB2312" w:eastAsia="仿宋_GB2312" w:hAnsi="仿宋_GB2312" w:hint="eastAsia"/>
                <w:szCs w:val="21"/>
              </w:rPr>
              <w:t>接口设计：后端主要针对数据资产全景图的一系列指标进行数据接口的设计，输出接口设计方案，主要包含：接口需求梳理、接口数据开发、接口数据清洗融合、接口数据更新调度。</w:t>
            </w:r>
          </w:p>
        </w:tc>
      </w:tr>
      <w:tr>
        <w:tblPrEx>
          <w:tblW w:w="0" w:type="auto"/>
          <w:tblInd w:w="0" w:type="dxa"/>
          <w:tblCellMar>
            <w:top w:w="0" w:type="dxa"/>
            <w:left w:w="108" w:type="dxa"/>
            <w:bottom w:w="0" w:type="dxa"/>
            <w:right w:w="108" w:type="dxa"/>
          </w:tblCellMar>
        </w:tblPrEx>
        <w:tc>
          <w:tcPr>
            <w:tcW w:w="817"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4</w:t>
            </w:r>
          </w:p>
        </w:tc>
        <w:tc>
          <w:tcPr>
            <w:tcW w:w="1985" w:type="dxa"/>
            <w:vAlign w:val="center"/>
          </w:tcPr>
          <w:p>
            <w:pPr>
              <w:spacing w:line="360" w:lineRule="auto"/>
              <w:rPr>
                <w:rFonts w:ascii="仿宋_GB2312" w:eastAsia="仿宋_GB2312" w:hAnsi="仿宋_GB2312" w:hint="eastAsia"/>
                <w:szCs w:val="21"/>
              </w:rPr>
            </w:pPr>
            <w:r>
              <w:rPr>
                <w:rFonts w:ascii="仿宋_GB2312" w:eastAsia="仿宋_GB2312" w:hAnsi="仿宋_GB2312"/>
                <w:szCs w:val="21"/>
              </w:rPr>
              <w:t>业务服务网关</w:t>
            </w:r>
          </w:p>
        </w:tc>
        <w:tc>
          <w:tcPr>
            <w:tcW w:w="6144"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提供</w:t>
            </w:r>
            <w:r>
              <w:rPr>
                <w:rFonts w:ascii="仿宋_GB2312" w:eastAsia="仿宋_GB2312" w:hAnsi="仿宋_GB2312"/>
                <w:szCs w:val="21"/>
              </w:rPr>
              <w:t>接入网关</w:t>
            </w:r>
            <w:r>
              <w:rPr>
                <w:rFonts w:ascii="仿宋_GB2312" w:eastAsia="仿宋_GB2312" w:hAnsi="仿宋_GB2312" w:hint="eastAsia"/>
                <w:szCs w:val="21"/>
              </w:rPr>
              <w:t>、</w:t>
            </w:r>
            <w:r>
              <w:rPr>
                <w:rFonts w:ascii="仿宋_GB2312" w:eastAsia="仿宋_GB2312" w:hAnsi="仿宋_GB2312"/>
                <w:szCs w:val="21"/>
              </w:rPr>
              <w:t>准入网关</w:t>
            </w:r>
            <w:r>
              <w:rPr>
                <w:rFonts w:ascii="仿宋_GB2312" w:eastAsia="仿宋_GB2312" w:hAnsi="仿宋_GB2312" w:hint="eastAsia"/>
                <w:szCs w:val="21"/>
              </w:rPr>
              <w:t>、</w:t>
            </w:r>
            <w:r>
              <w:rPr>
                <w:rFonts w:ascii="仿宋_GB2312" w:eastAsia="仿宋_GB2312" w:hAnsi="仿宋_GB2312"/>
                <w:szCs w:val="21"/>
              </w:rPr>
              <w:t>API网关</w:t>
            </w:r>
            <w:r>
              <w:rPr>
                <w:rFonts w:ascii="仿宋_GB2312" w:eastAsia="仿宋_GB2312" w:hAnsi="仿宋_GB2312" w:hint="eastAsia"/>
                <w:szCs w:val="21"/>
              </w:rPr>
              <w:t>、</w:t>
            </w:r>
            <w:r>
              <w:rPr>
                <w:rFonts w:ascii="仿宋_GB2312" w:eastAsia="仿宋_GB2312" w:hAnsi="仿宋_GB2312"/>
                <w:szCs w:val="21"/>
              </w:rPr>
              <w:t>边界网关</w:t>
            </w:r>
            <w:r>
              <w:rPr>
                <w:rFonts w:ascii="仿宋_GB2312" w:eastAsia="仿宋_GB2312" w:hAnsi="仿宋_GB2312" w:hint="eastAsia"/>
                <w:szCs w:val="21"/>
              </w:rPr>
              <w:t>、</w:t>
            </w:r>
            <w:r>
              <w:rPr>
                <w:rFonts w:ascii="仿宋_GB2312" w:eastAsia="仿宋_GB2312" w:hAnsi="仿宋_GB2312"/>
                <w:szCs w:val="21"/>
              </w:rPr>
              <w:t>运营监测</w:t>
            </w:r>
            <w:r>
              <w:rPr>
                <w:rFonts w:ascii="仿宋_GB2312" w:eastAsia="仿宋_GB2312" w:hAnsi="仿宋_GB2312" w:hint="eastAsia"/>
                <w:szCs w:val="21"/>
              </w:rPr>
              <w:t>、</w:t>
            </w:r>
            <w:r>
              <w:rPr>
                <w:rFonts w:ascii="仿宋_GB2312" w:eastAsia="仿宋_GB2312" w:hAnsi="仿宋_GB2312"/>
                <w:szCs w:val="21"/>
              </w:rPr>
              <w:t>应用管理</w:t>
            </w:r>
            <w:r>
              <w:rPr>
                <w:rFonts w:ascii="仿宋_GB2312" w:eastAsia="仿宋_GB2312" w:hAnsi="仿宋_GB2312" w:hint="eastAsia"/>
                <w:szCs w:val="21"/>
              </w:rPr>
              <w:t>、</w:t>
            </w:r>
            <w:r>
              <w:rPr>
                <w:rFonts w:ascii="仿宋_GB2312" w:eastAsia="仿宋_GB2312" w:hAnsi="仿宋_GB2312"/>
                <w:szCs w:val="21"/>
              </w:rPr>
              <w:t>区域和策略管理</w:t>
            </w:r>
            <w:r>
              <w:rPr>
                <w:rFonts w:ascii="仿宋_GB2312" w:eastAsia="仿宋_GB2312" w:hAnsi="仿宋_GB2312" w:hint="eastAsia"/>
                <w:szCs w:val="21"/>
              </w:rPr>
              <w:t>、</w:t>
            </w:r>
            <w:r>
              <w:rPr>
                <w:rFonts w:ascii="仿宋_GB2312" w:eastAsia="仿宋_GB2312" w:hAnsi="仿宋_GB2312"/>
                <w:szCs w:val="21"/>
              </w:rPr>
              <w:t>自定义设置</w:t>
            </w:r>
            <w:r>
              <w:rPr>
                <w:rFonts w:ascii="仿宋_GB2312" w:eastAsia="仿宋_GB2312" w:hAnsi="仿宋_GB2312" w:hint="eastAsia"/>
                <w:szCs w:val="21"/>
              </w:rPr>
              <w:t>等能力。</w:t>
            </w:r>
          </w:p>
          <w:p>
            <w:pPr>
              <w:pStyle w:val="16"/>
              <w:numPr>
                <w:ilvl w:val="0"/>
                <w:numId w:val="41"/>
              </w:numPr>
              <w:spacing w:line="360" w:lineRule="auto"/>
              <w:ind w:leftChars="0"/>
              <w:rPr>
                <w:rFonts w:ascii="仿宋_GB2312" w:eastAsia="仿宋_GB2312" w:hAnsi="仿宋_GB2312" w:hint="eastAsia"/>
                <w:szCs w:val="21"/>
              </w:rPr>
            </w:pPr>
            <w:r>
              <w:rPr>
                <w:rFonts w:ascii="仿宋_GB2312" w:eastAsia="仿宋_GB2312" w:hAnsi="仿宋_GB2312"/>
                <w:szCs w:val="21"/>
              </w:rPr>
              <w:t>接入网关</w:t>
            </w:r>
            <w:r>
              <w:rPr>
                <w:rFonts w:ascii="仿宋_GB2312" w:eastAsia="仿宋_GB2312" w:hAnsi="仿宋_GB2312" w:hint="eastAsia"/>
                <w:szCs w:val="21"/>
              </w:rPr>
              <w:t>：</w:t>
            </w:r>
            <w:r>
              <w:rPr>
                <w:rFonts w:ascii="仿宋_GB2312" w:eastAsia="仿宋_GB2312" w:hAnsi="仿宋_GB2312" w:hint="eastAsia"/>
              </w:rPr>
              <w:t>接入网关实现公网到内网的集中引流，集中安全策略配置，隐藏后端服务地址等功能，支持客户端的准入校验，可针对安卓、苹果、</w:t>
            </w:r>
            <w:r>
              <w:rPr>
                <w:rFonts w:ascii="仿宋_GB2312" w:eastAsia="仿宋_GB2312" w:hAnsi="仿宋_GB2312"/>
              </w:rPr>
              <w:t>DOS、Unix、windows、Google浏览器、搜狗浏览器、360浏览器、企业微信工作台等主流客户端及主流浏览器的请求进行过</w:t>
            </w:r>
            <w:r>
              <w:rPr>
                <w:rFonts w:ascii="仿宋_GB2312" w:eastAsia="仿宋_GB2312" w:hAnsi="仿宋_GB2312" w:hint="eastAsia"/>
              </w:rPr>
              <w:t>。支持https传输加密，对客户端到接入网关的传输进行数据加密。支持网关负载均衡，可对后端准入网关进行负载均衡。支持会话保持，可对后端准入网关做会话保持。</w:t>
            </w:r>
          </w:p>
          <w:p>
            <w:pPr>
              <w:numPr>
                <w:ilvl w:val="0"/>
                <w:numId w:val="41"/>
              </w:numPr>
              <w:spacing w:line="360" w:lineRule="auto"/>
              <w:rPr>
                <w:rFonts w:ascii="仿宋_GB2312" w:eastAsia="仿宋_GB2312" w:hAnsi="仿宋_GB2312" w:hint="eastAsia"/>
                <w:szCs w:val="21"/>
              </w:rPr>
            </w:pPr>
            <w:r>
              <w:rPr>
                <w:rFonts w:ascii="仿宋_GB2312" w:eastAsia="仿宋_GB2312" w:hAnsi="仿宋_GB2312"/>
                <w:szCs w:val="21"/>
              </w:rPr>
              <w:t>准入网关</w:t>
            </w:r>
            <w:r>
              <w:rPr>
                <w:rFonts w:ascii="仿宋_GB2312" w:eastAsia="仿宋_GB2312" w:hAnsi="仿宋_GB2312" w:hint="eastAsia"/>
                <w:szCs w:val="21"/>
              </w:rPr>
              <w:t>：包括站点基础管理、站点发布审批、</w:t>
            </w:r>
            <w:r>
              <w:rPr>
                <w:rFonts w:ascii="仿宋_GB2312" w:eastAsia="仿宋_GB2312" w:hAnsi="仿宋_GB2312" w:hint="eastAsia"/>
              </w:rPr>
              <w:t>站点SSL管理、访问站点数据流、WEB站点高级配置等模块。</w:t>
            </w:r>
          </w:p>
          <w:p>
            <w:pPr>
              <w:pStyle w:val="16"/>
              <w:numPr>
                <w:ilvl w:val="0"/>
                <w:numId w:val="41"/>
              </w:numPr>
              <w:spacing w:line="360" w:lineRule="auto"/>
              <w:ind w:leftChars="0"/>
              <w:rPr>
                <w:rFonts w:ascii="仿宋_GB2312" w:eastAsia="仿宋_GB2312" w:hAnsi="仿宋_GB2312" w:hint="eastAsia"/>
                <w:szCs w:val="21"/>
              </w:rPr>
            </w:pPr>
            <w:r>
              <w:rPr>
                <w:rFonts w:ascii="仿宋_GB2312" w:eastAsia="仿宋_GB2312" w:hAnsi="仿宋_GB2312"/>
                <w:szCs w:val="21"/>
              </w:rPr>
              <w:t>API网关</w:t>
            </w:r>
            <w:r>
              <w:rPr>
                <w:rFonts w:ascii="仿宋_GB2312" w:eastAsia="仿宋_GB2312" w:hAnsi="仿宋_GB2312" w:hint="eastAsia"/>
                <w:szCs w:val="21"/>
              </w:rPr>
              <w:t>：</w:t>
            </w:r>
            <w:r>
              <w:rPr>
                <w:rFonts w:ascii="仿宋_GB2312" w:eastAsia="仿宋_GB2312" w:hAnsi="仿宋_GB2312" w:hint="eastAsia"/>
              </w:rPr>
              <w:t>API网关实现API集中治理，统一鉴权，安全对外发布API服务。提供API服务的完整生命周期管理功能。</w:t>
            </w:r>
          </w:p>
          <w:p>
            <w:pPr>
              <w:numPr>
                <w:ilvl w:val="0"/>
                <w:numId w:val="41"/>
              </w:numPr>
              <w:spacing w:line="360" w:lineRule="auto"/>
              <w:rPr>
                <w:rFonts w:ascii="仿宋_GB2312" w:eastAsia="仿宋_GB2312" w:hAnsi="仿宋_GB2312" w:hint="eastAsia"/>
                <w:szCs w:val="21"/>
              </w:rPr>
            </w:pPr>
            <w:r>
              <w:rPr>
                <w:rFonts w:ascii="仿宋_GB2312" w:eastAsia="仿宋_GB2312" w:hAnsi="仿宋_GB2312"/>
                <w:szCs w:val="21"/>
              </w:rPr>
              <w:t>边界网关</w:t>
            </w:r>
            <w:r>
              <w:rPr>
                <w:rFonts w:ascii="仿宋_GB2312" w:eastAsia="仿宋_GB2312" w:hAnsi="仿宋_GB2312" w:hint="eastAsia"/>
                <w:szCs w:val="21"/>
              </w:rPr>
              <w:t>：提供文件双向通信方式、</w:t>
            </w:r>
            <w:r>
              <w:rPr>
                <w:rFonts w:ascii="仿宋_GB2312" w:eastAsia="仿宋_GB2312" w:hAnsi="仿宋_GB2312"/>
              </w:rPr>
              <w:t>TCP</w:t>
            </w:r>
            <w:r>
              <w:rPr>
                <w:rFonts w:ascii="仿宋_GB2312" w:eastAsia="仿宋_GB2312" w:hAnsi="仿宋_GB2312" w:hint="eastAsia"/>
              </w:rPr>
              <w:t>双向通信方式、</w:t>
            </w:r>
            <w:r>
              <w:rPr>
                <w:rFonts w:ascii="仿宋_GB2312" w:eastAsia="仿宋_GB2312" w:hAnsi="仿宋_GB2312"/>
              </w:rPr>
              <w:t>HTTP</w:t>
            </w:r>
            <w:r>
              <w:rPr>
                <w:rFonts w:ascii="仿宋_GB2312" w:eastAsia="仿宋_GB2312" w:hAnsi="仿宋_GB2312" w:hint="eastAsia"/>
              </w:rPr>
              <w:t>双向通信方式、数据库双向通信方式等模块。</w:t>
            </w:r>
          </w:p>
          <w:p>
            <w:pPr>
              <w:pStyle w:val="16"/>
              <w:numPr>
                <w:ilvl w:val="0"/>
                <w:numId w:val="41"/>
              </w:numPr>
              <w:spacing w:line="360" w:lineRule="auto"/>
              <w:ind w:leftChars="0"/>
              <w:rPr>
                <w:rFonts w:ascii="仿宋_GB2312" w:eastAsia="仿宋_GB2312" w:hAnsi="仿宋_GB2312" w:hint="eastAsia"/>
                <w:szCs w:val="21"/>
              </w:rPr>
            </w:pPr>
            <w:r>
              <w:rPr>
                <w:rFonts w:ascii="仿宋_GB2312" w:eastAsia="仿宋_GB2312" w:hAnsi="仿宋_GB2312"/>
                <w:szCs w:val="21"/>
              </w:rPr>
              <w:t>运营监测</w:t>
            </w:r>
            <w:r>
              <w:rPr>
                <w:rFonts w:ascii="仿宋_GB2312" w:eastAsia="仿宋_GB2312" w:hAnsi="仿宋_GB2312" w:hint="eastAsia"/>
                <w:szCs w:val="21"/>
              </w:rPr>
              <w:t>：</w:t>
            </w:r>
            <w:r>
              <w:rPr>
                <w:rFonts w:ascii="仿宋_GB2312" w:eastAsia="仿宋_GB2312" w:hAnsi="仿宋_GB2312" w:hint="eastAsia"/>
              </w:rPr>
              <w:t>为用户提供可视化的日志数据，包括服务和站点的日志。</w:t>
            </w:r>
          </w:p>
          <w:p>
            <w:pPr>
              <w:numPr>
                <w:ilvl w:val="0"/>
                <w:numId w:val="41"/>
              </w:numPr>
              <w:spacing w:line="360" w:lineRule="auto"/>
              <w:rPr>
                <w:rFonts w:ascii="仿宋_GB2312" w:eastAsia="仿宋_GB2312" w:hAnsi="仿宋_GB2312" w:hint="eastAsia"/>
                <w:szCs w:val="21"/>
              </w:rPr>
            </w:pPr>
            <w:r>
              <w:rPr>
                <w:rFonts w:ascii="仿宋_GB2312" w:eastAsia="仿宋_GB2312" w:hAnsi="仿宋_GB2312"/>
                <w:szCs w:val="21"/>
              </w:rPr>
              <w:t>应用管理</w:t>
            </w:r>
            <w:r>
              <w:rPr>
                <w:rFonts w:ascii="仿宋_GB2312" w:eastAsia="仿宋_GB2312" w:hAnsi="仿宋_GB2312" w:hint="eastAsia"/>
                <w:szCs w:val="21"/>
              </w:rPr>
              <w:t>：</w:t>
            </w:r>
            <w:r>
              <w:rPr>
                <w:rFonts w:ascii="仿宋_GB2312" w:eastAsia="仿宋_GB2312" w:hAnsi="仿宋_GB2312"/>
              </w:rPr>
              <w:t>通过调用不同的应用，平台内各个应用根据每个用户使用特点的不同，授予相应的角色，形成个性化的应用界面，实现企业内部不同部门、不同机构、不同供应商的功能隔离</w:t>
            </w:r>
            <w:r>
              <w:rPr>
                <w:rFonts w:ascii="仿宋_GB2312" w:eastAsia="仿宋_GB2312" w:hAnsi="仿宋_GB2312" w:hint="eastAsia"/>
              </w:rPr>
              <w:t>。</w:t>
            </w:r>
          </w:p>
          <w:p>
            <w:pPr>
              <w:pStyle w:val="16"/>
              <w:numPr>
                <w:ilvl w:val="0"/>
                <w:numId w:val="41"/>
              </w:numPr>
              <w:spacing w:line="360" w:lineRule="auto"/>
              <w:ind w:leftChars="0"/>
              <w:rPr>
                <w:rFonts w:ascii="仿宋_GB2312" w:eastAsia="仿宋_GB2312" w:hAnsi="仿宋_GB2312" w:hint="eastAsia"/>
                <w:szCs w:val="21"/>
              </w:rPr>
            </w:pPr>
            <w:r>
              <w:rPr>
                <w:rFonts w:ascii="仿宋_GB2312" w:eastAsia="仿宋_GB2312" w:hAnsi="仿宋_GB2312"/>
                <w:szCs w:val="21"/>
              </w:rPr>
              <w:t>区域和策略管理</w:t>
            </w:r>
            <w:r>
              <w:rPr>
                <w:rFonts w:ascii="仿宋_GB2312" w:eastAsia="仿宋_GB2312" w:hAnsi="仿宋_GB2312" w:hint="eastAsia"/>
                <w:szCs w:val="21"/>
              </w:rPr>
              <w:t>：</w:t>
            </w:r>
            <w:r>
              <w:rPr>
                <w:rFonts w:ascii="仿宋_GB2312" w:eastAsia="仿宋_GB2312" w:hAnsi="仿宋_GB2312"/>
              </w:rPr>
              <w:t>借助</w:t>
            </w:r>
            <w:r>
              <w:rPr>
                <w:rFonts w:ascii="仿宋_GB2312" w:eastAsia="仿宋_GB2312" w:hAnsi="仿宋_GB2312" w:hint="eastAsia"/>
              </w:rPr>
              <w:t>智能网关</w:t>
            </w:r>
            <w:r>
              <w:rPr>
                <w:rFonts w:ascii="仿宋_GB2312" w:eastAsia="仿宋_GB2312" w:hAnsi="仿宋_GB2312"/>
              </w:rPr>
              <w:t>的区域和网络策略管理可以在透明管控的基础上建立安全的通信隧道，让服务相互访问更加方便、安全和快捷</w:t>
            </w:r>
            <w:r>
              <w:rPr>
                <w:rFonts w:ascii="仿宋_GB2312" w:eastAsia="仿宋_GB2312" w:hAnsi="仿宋_GB2312" w:hint="eastAsia"/>
              </w:rPr>
              <w:t>。</w:t>
            </w:r>
          </w:p>
          <w:p>
            <w:pPr>
              <w:spacing w:line="360" w:lineRule="auto"/>
              <w:ind w:left="440"/>
              <w:rPr>
                <w:rFonts w:ascii="仿宋_GB2312" w:eastAsia="仿宋_GB2312" w:hAnsi="仿宋_GB2312" w:hint="eastAsia"/>
              </w:rPr>
            </w:pPr>
            <w:r>
              <w:rPr>
                <w:rFonts w:ascii="仿宋_GB2312" w:eastAsia="仿宋_GB2312" w:hAnsi="仿宋_GB2312"/>
                <w:szCs w:val="21"/>
              </w:rPr>
              <w:t>自定义设置</w:t>
            </w:r>
            <w:r>
              <w:rPr>
                <w:rFonts w:ascii="仿宋_GB2312" w:eastAsia="仿宋_GB2312" w:hAnsi="仿宋_GB2312" w:hint="eastAsia"/>
                <w:szCs w:val="21"/>
              </w:rPr>
              <w:t>：</w:t>
            </w:r>
            <w:r>
              <w:rPr>
                <w:rFonts w:ascii="仿宋_GB2312" w:eastAsia="仿宋_GB2312" w:hAnsi="仿宋_GB2312"/>
              </w:rPr>
              <w:t>自定义设置功能是智能网关为满足项目中需要根据客户要求进行UI、内容应用审批流程进行客户定制化需求而设计的开放功能</w:t>
            </w:r>
            <w:r>
              <w:rPr>
                <w:rFonts w:ascii="仿宋_GB2312" w:eastAsia="仿宋_GB2312" w:hAnsi="仿宋_GB2312" w:hint="eastAsia"/>
              </w:rPr>
              <w:t>。</w:t>
            </w:r>
          </w:p>
        </w:tc>
      </w:tr>
      <w:tr>
        <w:tblPrEx>
          <w:tblW w:w="0" w:type="auto"/>
          <w:tblInd w:w="0" w:type="dxa"/>
          <w:tblCellMar>
            <w:top w:w="0" w:type="dxa"/>
            <w:left w:w="108" w:type="dxa"/>
            <w:bottom w:w="0" w:type="dxa"/>
            <w:right w:w="108" w:type="dxa"/>
          </w:tblCellMar>
        </w:tblPrEx>
        <w:tc>
          <w:tcPr>
            <w:tcW w:w="817"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5</w:t>
            </w:r>
          </w:p>
        </w:tc>
        <w:tc>
          <w:tcPr>
            <w:tcW w:w="1985" w:type="dxa"/>
            <w:vAlign w:val="center"/>
          </w:tcPr>
          <w:p>
            <w:pPr>
              <w:spacing w:line="360" w:lineRule="auto"/>
              <w:rPr>
                <w:rFonts w:ascii="仿宋_GB2312" w:eastAsia="仿宋_GB2312" w:hAnsi="仿宋_GB2312" w:hint="eastAsia"/>
                <w:szCs w:val="21"/>
              </w:rPr>
            </w:pPr>
            <w:r>
              <w:rPr>
                <w:rFonts w:ascii="仿宋_GB2312" w:eastAsia="仿宋_GB2312" w:hAnsi="仿宋_GB2312"/>
                <w:szCs w:val="21"/>
              </w:rPr>
              <w:t>大数据中心应用风险监测</w:t>
            </w:r>
          </w:p>
        </w:tc>
        <w:tc>
          <w:tcPr>
            <w:tcW w:w="6144"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大数据中心应用风险监控系统提供</w:t>
            </w:r>
            <w:r>
              <w:rPr>
                <w:rFonts w:ascii="仿宋_GB2312" w:eastAsia="仿宋_GB2312" w:hAnsi="仿宋_GB2312"/>
                <w:szCs w:val="21"/>
              </w:rPr>
              <w:t>应用风险监测系统</w:t>
            </w:r>
            <w:r>
              <w:rPr>
                <w:rFonts w:ascii="仿宋_GB2312" w:eastAsia="仿宋_GB2312" w:hAnsi="仿宋_GB2312" w:hint="eastAsia"/>
                <w:szCs w:val="21"/>
              </w:rPr>
              <w:t>、</w:t>
            </w:r>
            <w:r>
              <w:rPr>
                <w:rFonts w:ascii="仿宋_GB2312" w:eastAsia="仿宋_GB2312" w:hAnsi="仿宋_GB2312"/>
                <w:szCs w:val="21"/>
              </w:rPr>
              <w:t>应用数据安全监测探针</w:t>
            </w:r>
            <w:r>
              <w:rPr>
                <w:rFonts w:ascii="仿宋_GB2312" w:eastAsia="仿宋_GB2312" w:hAnsi="仿宋_GB2312" w:hint="eastAsia"/>
                <w:szCs w:val="21"/>
              </w:rPr>
              <w:t>、以及配套的</w:t>
            </w:r>
            <w:r>
              <w:rPr>
                <w:rFonts w:ascii="仿宋_GB2312" w:eastAsia="仿宋_GB2312" w:hAnsi="仿宋_GB2312"/>
                <w:szCs w:val="21"/>
              </w:rPr>
              <w:t>系统</w:t>
            </w:r>
            <w:r>
              <w:rPr>
                <w:rFonts w:ascii="仿宋_GB2312" w:eastAsia="仿宋_GB2312" w:hAnsi="仿宋_GB2312" w:hint="eastAsia"/>
                <w:szCs w:val="21"/>
              </w:rPr>
              <w:t>安全</w:t>
            </w:r>
            <w:r>
              <w:rPr>
                <w:rFonts w:ascii="仿宋_GB2312" w:eastAsia="仿宋_GB2312" w:hAnsi="仿宋_GB2312"/>
                <w:szCs w:val="21"/>
              </w:rPr>
              <w:t>服务</w:t>
            </w:r>
            <w:r>
              <w:rPr>
                <w:rFonts w:ascii="仿宋_GB2312" w:eastAsia="仿宋_GB2312" w:hAnsi="仿宋_GB2312" w:hint="eastAsia"/>
                <w:szCs w:val="21"/>
              </w:rPr>
              <w:t>，该系统以API网关日志、应用访问日志、流量日志为输入，通过大数据分析与处理平台，利用规则检测、基线学习、无监督检测等多种技术手段，感知应用和接口风险，提供的主要能力如下：</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szCs w:val="21"/>
              </w:rPr>
              <w:t>应用资产管理：</w:t>
            </w:r>
            <w:r>
              <w:rPr>
                <w:rFonts w:ascii="仿宋_GB2312" w:eastAsia="仿宋_GB2312" w:hAnsi="仿宋_GB2312" w:hint="eastAsia"/>
              </w:rPr>
              <w:t>通过流量采集和分析，实现对网络中的应用系统、API接口、账号、客户端IP资产进行自动识别，并归类分组添加到各自的资产列表中，只需简单的配置，即可实现应用、接口、账号、客户端IP等资产的审计。</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rPr>
              <w:t>应用安全暴露面管理：包括账号弱口令、弱密码监测和应用数据安全暴露面监测，支持WebAPI接口敏感数据监测，支持自定义敏感数据的识别规则</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szCs w:val="21"/>
              </w:rPr>
              <w:t>账号行为风险监测：通过应用接口访问日志、用户访问行为、接口调用行为等进行建模，结合多种安全检测场景规则进行风险监测，及时检出应用的越权风险、业务异常访问风险、数据泄露等行为的发生。提升对应用访问风险的监测和感知能力。</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szCs w:val="21"/>
              </w:rPr>
              <w:t>数据共享安全风险监测：</w:t>
            </w:r>
            <w:r>
              <w:rPr>
                <w:rFonts w:ascii="仿宋_GB2312" w:eastAsia="仿宋_GB2312" w:hAnsi="仿宋_GB2312" w:hint="eastAsia"/>
              </w:rPr>
              <w:t>建立敏感数据共享交换安全规则、行为基线等，针对个人信息泄露（包括身份证、手机号、银行卡、用户ID）、越权访问、短时间内获取大量数据、敏感数据批量下载行为风险、接口返回数据量多大(行列数过多)、数据库删表等数据安全共享交换安全风险进行监测及预警。</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szCs w:val="21"/>
              </w:rPr>
              <w:t>应用安全风险监测：提供应用安全风险总览的功能，它能够让安全人员查看关于应用安全态势的关键指标，例如近24h/7天/30天的应用总数、接口总数、访问来源IP总数、风险应用总数、风险接口总数、风险账号数、风险总数、访问趋势、活跃情况、风险情况等。</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szCs w:val="21"/>
              </w:rPr>
              <w:t>安全告警管理：包含告警列表和告警策略管理功能，告警策略生成的告警，在告警列表中可见。支持对告警数据进行管理和分析，包括对告警的搜索、告警关键属性的聚合统计、导出到本地、变更处置状态、添加标签和下一步响应动作。</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szCs w:val="21"/>
              </w:rPr>
              <w:t>安全日志检索：提供告警日志等全量数据信息的复杂查询检索，为威胁溯源、日志研判提供支撑。包含快捷搜索模式、高级搜索模式，提供帮助文档在线查询功能，提高检索效率和精准度。</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szCs w:val="21"/>
              </w:rPr>
              <w:t>日志采集模块：</w:t>
            </w:r>
            <w:r>
              <w:rPr>
                <w:rFonts w:ascii="仿宋_GB2312" w:eastAsia="仿宋_GB2312" w:hAnsi="仿宋_GB2312"/>
                <w:szCs w:val="21"/>
              </w:rPr>
              <w:t>接入多种接入方式，包括：udp、tcp、syslog、kafka、nsq、jdbc、ES、beats等方式。支持用户对应用日志解析，自定义解析策略和策略组，并自定义归一化字段及名称。</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szCs w:val="21"/>
              </w:rPr>
              <w:t>应用数据安全</w:t>
            </w:r>
            <w:r>
              <w:rPr>
                <w:rFonts w:ascii="仿宋_GB2312" w:eastAsia="仿宋_GB2312" w:hAnsi="仿宋_GB2312"/>
                <w:szCs w:val="21"/>
              </w:rPr>
              <w:t>监测探针</w:t>
            </w:r>
            <w:r>
              <w:rPr>
                <w:rFonts w:ascii="仿宋_GB2312" w:eastAsia="仿宋_GB2312" w:hAnsi="仿宋_GB2312" w:hint="eastAsia"/>
                <w:szCs w:val="21"/>
              </w:rPr>
              <w:t>：提供</w:t>
            </w:r>
            <w:r>
              <w:rPr>
                <w:rFonts w:ascii="仿宋_GB2312" w:eastAsia="仿宋_GB2312" w:hAnsi="仿宋_GB2312"/>
                <w:szCs w:val="21"/>
              </w:rPr>
              <w:t>应用流量及数据资产识别</w:t>
            </w:r>
            <w:r>
              <w:rPr>
                <w:rFonts w:ascii="仿宋_GB2312" w:eastAsia="仿宋_GB2312" w:hAnsi="仿宋_GB2312" w:hint="eastAsia"/>
                <w:szCs w:val="21"/>
              </w:rPr>
              <w:t>、</w:t>
            </w:r>
            <w:r>
              <w:rPr>
                <w:rFonts w:ascii="仿宋_GB2312" w:eastAsia="仿宋_GB2312" w:hAnsi="仿宋_GB2312"/>
                <w:szCs w:val="21"/>
              </w:rPr>
              <w:t>应用流量风险检测</w:t>
            </w:r>
            <w:r>
              <w:rPr>
                <w:rFonts w:ascii="仿宋_GB2312" w:eastAsia="仿宋_GB2312" w:hAnsi="仿宋_GB2312" w:hint="eastAsia"/>
                <w:szCs w:val="21"/>
              </w:rPr>
              <w:t>、</w:t>
            </w:r>
            <w:r>
              <w:rPr>
                <w:rFonts w:ascii="仿宋_GB2312" w:eastAsia="仿宋_GB2312" w:hAnsi="仿宋_GB2312"/>
                <w:szCs w:val="21"/>
              </w:rPr>
              <w:t>自定义IP段流量采集</w:t>
            </w:r>
            <w:r>
              <w:rPr>
                <w:rFonts w:ascii="仿宋_GB2312" w:eastAsia="仿宋_GB2312" w:hAnsi="仿宋_GB2312" w:hint="eastAsia"/>
                <w:szCs w:val="21"/>
              </w:rPr>
              <w:t>等能力。</w:t>
            </w:r>
          </w:p>
          <w:p>
            <w:pPr>
              <w:numPr>
                <w:ilvl w:val="0"/>
                <w:numId w:val="42"/>
              </w:numPr>
              <w:spacing w:line="360" w:lineRule="auto"/>
              <w:rPr>
                <w:rFonts w:ascii="仿宋_GB2312" w:eastAsia="仿宋_GB2312" w:hAnsi="仿宋_GB2312" w:hint="eastAsia"/>
                <w:szCs w:val="21"/>
              </w:rPr>
            </w:pPr>
            <w:r>
              <w:rPr>
                <w:rFonts w:ascii="仿宋_GB2312" w:eastAsia="仿宋_GB2312" w:hAnsi="仿宋_GB2312" w:hint="eastAsia"/>
                <w:szCs w:val="21"/>
              </w:rPr>
              <w:t>应用风险监测系统服务：提供</w:t>
            </w:r>
            <w:r>
              <w:rPr>
                <w:rFonts w:ascii="仿宋_GB2312" w:eastAsia="仿宋_GB2312" w:hAnsi="仿宋_GB2312"/>
                <w:szCs w:val="21"/>
              </w:rPr>
              <w:t>资产梳理与安全风险监测服务</w:t>
            </w:r>
            <w:r>
              <w:rPr>
                <w:rFonts w:ascii="仿宋_GB2312" w:eastAsia="仿宋_GB2312" w:hAnsi="仿宋_GB2312" w:hint="eastAsia"/>
                <w:szCs w:val="21"/>
              </w:rPr>
              <w:t>、</w:t>
            </w:r>
            <w:r>
              <w:rPr>
                <w:rFonts w:ascii="仿宋_GB2312" w:eastAsia="仿宋_GB2312" w:hAnsi="仿宋_GB2312"/>
                <w:szCs w:val="21"/>
              </w:rPr>
              <w:t>安全告警策略规划及优化</w:t>
            </w:r>
            <w:r>
              <w:rPr>
                <w:rFonts w:ascii="仿宋_GB2312" w:eastAsia="仿宋_GB2312" w:hAnsi="仿宋_GB2312" w:hint="eastAsia"/>
                <w:szCs w:val="21"/>
              </w:rPr>
              <w:t>等模块。</w:t>
            </w:r>
          </w:p>
        </w:tc>
      </w:tr>
      <w:tr>
        <w:tblPrEx>
          <w:tblW w:w="0" w:type="auto"/>
          <w:tblInd w:w="0" w:type="dxa"/>
          <w:tblCellMar>
            <w:top w:w="0" w:type="dxa"/>
            <w:left w:w="108" w:type="dxa"/>
            <w:bottom w:w="0" w:type="dxa"/>
            <w:right w:w="108" w:type="dxa"/>
          </w:tblCellMar>
        </w:tblPrEx>
        <w:tc>
          <w:tcPr>
            <w:tcW w:w="817"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6</w:t>
            </w:r>
          </w:p>
        </w:tc>
        <w:tc>
          <w:tcPr>
            <w:tcW w:w="1985" w:type="dxa"/>
            <w:vAlign w:val="center"/>
          </w:tcPr>
          <w:p>
            <w:pPr>
              <w:spacing w:line="360" w:lineRule="auto"/>
              <w:rPr>
                <w:rFonts w:ascii="仿宋_GB2312" w:eastAsia="仿宋_GB2312" w:hAnsi="仿宋_GB2312" w:hint="eastAsia"/>
                <w:szCs w:val="21"/>
              </w:rPr>
            </w:pPr>
            <w:r>
              <w:rPr>
                <w:rFonts w:ascii="仿宋_GB2312" w:eastAsia="仿宋_GB2312" w:hAnsi="仿宋_GB2312"/>
                <w:szCs w:val="21"/>
              </w:rPr>
              <w:t>CIM数据类标准规范</w:t>
            </w:r>
          </w:p>
        </w:tc>
        <w:tc>
          <w:tcPr>
            <w:tcW w:w="6144"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提供</w:t>
            </w:r>
            <w:r>
              <w:rPr>
                <w:rFonts w:ascii="仿宋_GB2312" w:eastAsia="仿宋_GB2312" w:hAnsi="仿宋_GB2312"/>
                <w:szCs w:val="21"/>
              </w:rPr>
              <w:t>《</w:t>
            </w:r>
            <w:r>
              <w:rPr>
                <w:rFonts w:ascii="仿宋_GB2312" w:eastAsia="仿宋_GB2312" w:hAnsi="仿宋_GB2312" w:hint="eastAsia"/>
                <w:szCs w:val="21"/>
              </w:rPr>
              <w:t>宝安区高精细地图和地址要素</w:t>
            </w:r>
            <w:r>
              <w:rPr>
                <w:rFonts w:ascii="仿宋_GB2312" w:eastAsia="仿宋_GB2312" w:hAnsi="仿宋_GB2312"/>
                <w:szCs w:val="21"/>
              </w:rPr>
              <w:t>_</w:t>
            </w:r>
            <w:r>
              <w:rPr>
                <w:rFonts w:ascii="仿宋_GB2312" w:eastAsia="仿宋_GB2312" w:hAnsi="仿宋_GB2312" w:hint="eastAsia"/>
                <w:szCs w:val="21"/>
              </w:rPr>
              <w:t>数据库标准</w:t>
            </w:r>
            <w:r>
              <w:rPr>
                <w:rFonts w:ascii="仿宋_GB2312" w:eastAsia="仿宋_GB2312" w:hAnsi="仿宋_GB2312"/>
                <w:szCs w:val="21"/>
              </w:rPr>
              <w:t>》</w:t>
            </w:r>
            <w:r>
              <w:rPr>
                <w:rFonts w:ascii="仿宋_GB2312" w:eastAsia="仿宋_GB2312" w:hAnsi="仿宋_GB2312" w:hint="eastAsia"/>
                <w:szCs w:val="21"/>
              </w:rPr>
              <w:t>、</w:t>
            </w:r>
            <w:r>
              <w:rPr>
                <w:rFonts w:ascii="仿宋_GB2312" w:eastAsia="仿宋_GB2312" w:hAnsi="仿宋_GB2312"/>
                <w:szCs w:val="21"/>
              </w:rPr>
              <w:t>《</w:t>
            </w:r>
            <w:r>
              <w:rPr>
                <w:rFonts w:ascii="仿宋_GB2312" w:eastAsia="仿宋_GB2312" w:hAnsi="仿宋_GB2312" w:hint="eastAsia"/>
                <w:szCs w:val="21"/>
              </w:rPr>
              <w:t>C</w:t>
            </w:r>
            <w:r>
              <w:rPr>
                <w:rFonts w:ascii="仿宋_GB2312" w:eastAsia="仿宋_GB2312" w:hAnsi="仿宋_GB2312"/>
                <w:szCs w:val="21"/>
              </w:rPr>
              <w:t>IM二三维地图制图表达_标准规范》</w:t>
            </w:r>
            <w:r>
              <w:rPr>
                <w:rFonts w:ascii="仿宋_GB2312" w:eastAsia="仿宋_GB2312" w:hAnsi="仿宋_GB2312" w:hint="eastAsia"/>
                <w:szCs w:val="21"/>
              </w:rPr>
              <w:t>、</w:t>
            </w:r>
            <w:r>
              <w:rPr>
                <w:rFonts w:ascii="仿宋_GB2312" w:eastAsia="仿宋_GB2312" w:hAnsi="仿宋_GB2312"/>
                <w:szCs w:val="21"/>
              </w:rPr>
              <w:t>《</w:t>
            </w:r>
            <w:r>
              <w:rPr>
                <w:rFonts w:ascii="仿宋_GB2312" w:eastAsia="仿宋_GB2312" w:hAnsi="仿宋_GB2312" w:hint="eastAsia"/>
                <w:szCs w:val="21"/>
              </w:rPr>
              <w:t>宝安区既有建筑BIM技术标准</w:t>
            </w:r>
            <w:r>
              <w:rPr>
                <w:rFonts w:ascii="仿宋_GB2312" w:eastAsia="仿宋_GB2312" w:hAnsi="仿宋_GB2312"/>
                <w:szCs w:val="21"/>
              </w:rPr>
              <w:t>》</w:t>
            </w:r>
            <w:r>
              <w:rPr>
                <w:rFonts w:ascii="仿宋_GB2312" w:eastAsia="仿宋_GB2312" w:hAnsi="仿宋_GB2312" w:hint="eastAsia"/>
                <w:szCs w:val="21"/>
              </w:rPr>
              <w:t>：</w:t>
            </w:r>
          </w:p>
          <w:p>
            <w:pPr>
              <w:numPr>
                <w:ilvl w:val="0"/>
                <w:numId w:val="43"/>
              </w:numPr>
              <w:spacing w:line="360" w:lineRule="auto"/>
              <w:rPr>
                <w:rFonts w:ascii="仿宋_GB2312" w:eastAsia="仿宋_GB2312" w:hAnsi="仿宋_GB2312" w:hint="eastAsia"/>
                <w:szCs w:val="21"/>
              </w:rPr>
            </w:pPr>
            <w:r>
              <w:rPr>
                <w:rFonts w:ascii="仿宋_GB2312" w:eastAsia="仿宋_GB2312" w:hAnsi="仿宋_GB2312"/>
                <w:szCs w:val="21"/>
              </w:rPr>
              <w:t>《</w:t>
            </w:r>
            <w:r>
              <w:rPr>
                <w:rFonts w:ascii="仿宋_GB2312" w:eastAsia="仿宋_GB2312" w:hAnsi="仿宋_GB2312" w:hint="eastAsia"/>
                <w:szCs w:val="21"/>
              </w:rPr>
              <w:t>宝安区高精细地图和地址要素</w:t>
            </w:r>
            <w:r>
              <w:rPr>
                <w:rFonts w:ascii="仿宋_GB2312" w:eastAsia="仿宋_GB2312" w:hAnsi="仿宋_GB2312"/>
                <w:szCs w:val="21"/>
              </w:rPr>
              <w:t>_</w:t>
            </w:r>
            <w:r>
              <w:rPr>
                <w:rFonts w:ascii="仿宋_GB2312" w:eastAsia="仿宋_GB2312" w:hAnsi="仿宋_GB2312" w:hint="eastAsia"/>
                <w:szCs w:val="21"/>
              </w:rPr>
              <w:t>数据库标准</w:t>
            </w:r>
            <w:r>
              <w:rPr>
                <w:rFonts w:ascii="仿宋_GB2312" w:eastAsia="仿宋_GB2312" w:hAnsi="仿宋_GB2312"/>
                <w:szCs w:val="21"/>
              </w:rPr>
              <w:t>》</w:t>
            </w:r>
            <w:r>
              <w:rPr>
                <w:rFonts w:ascii="仿宋_GB2312" w:eastAsia="仿宋_GB2312" w:hAnsi="仿宋_GB2312" w:hint="eastAsia"/>
                <w:szCs w:val="21"/>
              </w:rPr>
              <w:t>：编写宝安区高精细地图和地址要素数据库标准规范，</w:t>
            </w:r>
            <w:r>
              <w:rPr>
                <w:rFonts w:ascii="仿宋_GB2312" w:eastAsia="仿宋_GB2312" w:hAnsi="仿宋_GB2312"/>
                <w:szCs w:val="21"/>
              </w:rPr>
              <w:t>对二维高精细以及地址融合的行政区划、水系、绿地、建筑物、道路、POI和地址的定义、图形和属性指标、单元划分规则、编码规则、分类规则等技术要求进行规定</w:t>
            </w:r>
            <w:r>
              <w:rPr>
                <w:rFonts w:ascii="仿宋_GB2312" w:eastAsia="仿宋_GB2312" w:hAnsi="仿宋_GB2312" w:hint="eastAsia"/>
                <w:szCs w:val="21"/>
              </w:rPr>
              <w:t>。</w:t>
            </w:r>
          </w:p>
          <w:p>
            <w:pPr>
              <w:numPr>
                <w:ilvl w:val="0"/>
                <w:numId w:val="43"/>
              </w:numPr>
              <w:spacing w:line="360" w:lineRule="auto"/>
              <w:rPr>
                <w:rFonts w:ascii="仿宋_GB2312" w:eastAsia="仿宋_GB2312" w:hAnsi="仿宋_GB2312" w:hint="eastAsia"/>
                <w:szCs w:val="21"/>
              </w:rPr>
            </w:pPr>
            <w:r>
              <w:rPr>
                <w:rFonts w:ascii="仿宋_GB2312" w:eastAsia="仿宋_GB2312" w:hAnsi="仿宋_GB2312"/>
                <w:szCs w:val="21"/>
              </w:rPr>
              <w:t>《</w:t>
            </w:r>
            <w:r>
              <w:rPr>
                <w:rFonts w:ascii="仿宋_GB2312" w:eastAsia="仿宋_GB2312" w:hAnsi="仿宋_GB2312" w:hint="eastAsia"/>
                <w:szCs w:val="21"/>
              </w:rPr>
              <w:t>C</w:t>
            </w:r>
            <w:r>
              <w:rPr>
                <w:rFonts w:ascii="仿宋_GB2312" w:eastAsia="仿宋_GB2312" w:hAnsi="仿宋_GB2312"/>
                <w:szCs w:val="21"/>
              </w:rPr>
              <w:t>IM二三维地图制图表达_标准规范》</w:t>
            </w:r>
            <w:r>
              <w:rPr>
                <w:rFonts w:ascii="仿宋_GB2312" w:eastAsia="仿宋_GB2312" w:hAnsi="仿宋_GB2312" w:hint="eastAsia"/>
                <w:szCs w:val="21"/>
              </w:rPr>
              <w:t>：</w:t>
            </w:r>
            <w:r>
              <w:rPr>
                <w:rFonts w:ascii="仿宋_GB2312" w:eastAsia="仿宋_GB2312" w:hAnsi="仿宋_GB2312"/>
                <w:szCs w:val="21"/>
              </w:rPr>
              <w:t>本规范结合地图审图规范与测绘局制图要求，明确了二三维电子地图配图规范</w:t>
            </w:r>
            <w:r>
              <w:rPr>
                <w:rFonts w:ascii="仿宋_GB2312" w:eastAsia="仿宋_GB2312" w:hAnsi="仿宋_GB2312" w:hint="eastAsia"/>
                <w:szCs w:val="21"/>
              </w:rPr>
              <w:t>。</w:t>
            </w:r>
          </w:p>
          <w:p>
            <w:pPr>
              <w:numPr>
                <w:ilvl w:val="0"/>
                <w:numId w:val="43"/>
              </w:numPr>
              <w:spacing w:line="360" w:lineRule="auto"/>
              <w:rPr>
                <w:rFonts w:ascii="仿宋_GB2312" w:eastAsia="仿宋_GB2312" w:hAnsi="仿宋_GB2312" w:hint="eastAsia"/>
                <w:szCs w:val="21"/>
              </w:rPr>
            </w:pPr>
            <w:r>
              <w:rPr>
                <w:rFonts w:ascii="仿宋_GB2312" w:eastAsia="仿宋_GB2312" w:hAnsi="仿宋_GB2312"/>
                <w:szCs w:val="21"/>
              </w:rPr>
              <w:t>《</w:t>
            </w:r>
            <w:r>
              <w:rPr>
                <w:rFonts w:ascii="仿宋_GB2312" w:eastAsia="仿宋_GB2312" w:hAnsi="仿宋_GB2312" w:hint="eastAsia"/>
                <w:szCs w:val="21"/>
              </w:rPr>
              <w:t>宝安区既有建筑BIM技术标准</w:t>
            </w:r>
            <w:r>
              <w:rPr>
                <w:rFonts w:ascii="仿宋_GB2312" w:eastAsia="仿宋_GB2312" w:hAnsi="仿宋_GB2312"/>
                <w:szCs w:val="21"/>
              </w:rPr>
              <w:t>》</w:t>
            </w:r>
            <w:r>
              <w:rPr>
                <w:rFonts w:ascii="仿宋_GB2312" w:eastAsia="仿宋_GB2312" w:hAnsi="仿宋_GB2312" w:hint="eastAsia"/>
                <w:szCs w:val="21"/>
              </w:rPr>
              <w:t>：编写宝安区既有建筑BIM技术标准规范，对</w:t>
            </w:r>
            <w:r>
              <w:rPr>
                <w:rFonts w:ascii="仿宋_GB2312" w:eastAsia="仿宋_GB2312" w:hAnsi="仿宋_GB2312"/>
                <w:szCs w:val="21"/>
              </w:rPr>
              <w:t>BIM模型的建立、交付、存档维护进行专业化、标准化管理</w:t>
            </w:r>
            <w:r>
              <w:rPr>
                <w:rFonts w:ascii="仿宋_GB2312" w:eastAsia="仿宋_GB2312" w:hAnsi="仿宋_GB2312" w:hint="eastAsia"/>
                <w:szCs w:val="21"/>
              </w:rPr>
              <w:t>。</w:t>
            </w:r>
          </w:p>
        </w:tc>
      </w:tr>
      <w:tr>
        <w:tblPrEx>
          <w:tblW w:w="0" w:type="auto"/>
          <w:tblInd w:w="0" w:type="dxa"/>
          <w:tblCellMar>
            <w:top w:w="0" w:type="dxa"/>
            <w:left w:w="108" w:type="dxa"/>
            <w:bottom w:w="0" w:type="dxa"/>
            <w:right w:w="108" w:type="dxa"/>
          </w:tblCellMar>
        </w:tblPrEx>
        <w:tc>
          <w:tcPr>
            <w:tcW w:w="817"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7</w:t>
            </w:r>
          </w:p>
        </w:tc>
        <w:tc>
          <w:tcPr>
            <w:tcW w:w="1985" w:type="dxa"/>
            <w:vAlign w:val="center"/>
          </w:tcPr>
          <w:p>
            <w:pPr>
              <w:spacing w:line="360" w:lineRule="auto"/>
              <w:rPr>
                <w:rFonts w:ascii="仿宋_GB2312" w:eastAsia="仿宋_GB2312" w:hAnsi="仿宋_GB2312" w:hint="eastAsia"/>
                <w:szCs w:val="21"/>
              </w:rPr>
            </w:pPr>
            <w:r>
              <w:rPr>
                <w:rFonts w:ascii="仿宋_GB2312" w:eastAsia="仿宋_GB2312" w:hAnsi="仿宋_GB2312" w:hint="eastAsia"/>
                <w:szCs w:val="21"/>
              </w:rPr>
              <w:t>CIM平台及应用类标准规范</w:t>
            </w:r>
          </w:p>
        </w:tc>
        <w:tc>
          <w:tcPr>
            <w:tcW w:w="6144" w:type="dxa"/>
            <w:vAlign w:val="center"/>
          </w:tcPr>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《CIM软件项目管理与流程管理规范》</w:t>
            </w:r>
            <w:r>
              <w:rPr>
                <w:rFonts w:ascii="仿宋_GB2312" w:eastAsia="仿宋_GB2312" w:hAnsi="仿宋_GB2312" w:hint="eastAsia"/>
                <w:szCs w:val="21"/>
              </w:rPr>
              <w:t>：该标准规范</w:t>
            </w:r>
            <w:r>
              <w:rPr>
                <w:rFonts w:ascii="仿宋_GB2312" w:eastAsia="仿宋_GB2312" w:hAnsi="仿宋_GB2312"/>
              </w:rPr>
              <w:t>规定了软件开发管理过程中需遵循的重要工作流程、管理基本要求和技术基本要求</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《CIM元数据管理规范》</w:t>
            </w:r>
            <w:r>
              <w:rPr>
                <w:rFonts w:ascii="仿宋_GB2312" w:eastAsia="仿宋_GB2312" w:hAnsi="仿宋_GB2312" w:hint="eastAsia"/>
                <w:szCs w:val="21"/>
              </w:rPr>
              <w:t>：</w:t>
            </w:r>
            <w:r>
              <w:rPr>
                <w:rFonts w:ascii="仿宋_GB2312" w:eastAsia="仿宋_GB2312" w:hAnsi="仿宋_GB2312" w:hint="eastAsia"/>
              </w:rPr>
              <w:t>该标准适用于数字线划图、数字正射影像图、数字高程模型、数字表面模型的生产、建库、分发及应用。</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《CIM数据字典管理规范》</w:t>
            </w:r>
            <w:r>
              <w:rPr>
                <w:rFonts w:ascii="仿宋_GB2312" w:eastAsia="仿宋_GB2312" w:hAnsi="仿宋_GB2312" w:hint="eastAsia"/>
                <w:szCs w:val="21"/>
              </w:rPr>
              <w:t>：</w:t>
            </w:r>
            <w:r>
              <w:rPr>
                <w:rFonts w:ascii="仿宋_GB2312" w:eastAsia="仿宋_GB2312" w:hAnsi="仿宋_GB2312"/>
              </w:rPr>
              <w:t>本标准规定了公共信用信息数据字典维护机构的构成与职责、数据字典的维护、管理、共享以及评价改进</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《CIM汇聚数据质量评估规范》</w:t>
            </w:r>
            <w:r>
              <w:rPr>
                <w:rFonts w:ascii="仿宋_GB2312" w:eastAsia="仿宋_GB2312" w:hAnsi="仿宋_GB2312" w:hint="eastAsia"/>
                <w:szCs w:val="21"/>
              </w:rPr>
              <w:t>：</w:t>
            </w:r>
            <w:r>
              <w:rPr>
                <w:rFonts w:ascii="仿宋_GB2312" w:eastAsia="仿宋_GB2312" w:hAnsi="仿宋_GB2312"/>
              </w:rPr>
              <w:t>本标准规定了数据质量评价指标的框架和说明</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《CIM汇聚数据开发作业规范》</w:t>
            </w:r>
            <w:r>
              <w:rPr>
                <w:rFonts w:ascii="仿宋_GB2312" w:eastAsia="仿宋_GB2312" w:hAnsi="仿宋_GB2312" w:hint="eastAsia"/>
                <w:szCs w:val="21"/>
              </w:rPr>
              <w:t>：本标准规划包括代码书写规范以及数据融合平台具体操作规范。</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《CIM架构设计规范》</w:t>
            </w:r>
            <w:r>
              <w:rPr>
                <w:rFonts w:ascii="仿宋_GB2312" w:eastAsia="仿宋_GB2312" w:hAnsi="仿宋_GB2312" w:hint="eastAsia"/>
                <w:szCs w:val="21"/>
              </w:rPr>
              <w:t>：</w:t>
            </w:r>
            <w:r>
              <w:rPr>
                <w:rFonts w:ascii="仿宋_GB2312" w:eastAsia="仿宋_GB2312" w:hAnsi="仿宋_GB2312" w:hint="eastAsia"/>
              </w:rPr>
              <w:t>包括业务机构、应用架构、技术架构、数据架构、部署架构等架构的设计规范化表达等。</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《CIM角色权限规范》</w:t>
            </w:r>
            <w:r>
              <w:rPr>
                <w:rFonts w:ascii="仿宋_GB2312" w:eastAsia="仿宋_GB2312" w:hAnsi="仿宋_GB2312" w:hint="eastAsia"/>
                <w:szCs w:val="21"/>
              </w:rPr>
              <w:t>：</w:t>
            </w:r>
            <w:r>
              <w:rPr>
                <w:rFonts w:ascii="仿宋_GB2312" w:eastAsia="仿宋_GB2312" w:hAnsi="仿宋_GB2312"/>
              </w:rPr>
              <w:t>对于内部系统需采用权限管理平台进行管理/认证，或按照下列规则设计权限许可和用户授权</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《CIM数据库设计规范》</w:t>
            </w:r>
            <w:r>
              <w:rPr>
                <w:rFonts w:ascii="仿宋_GB2312" w:eastAsia="仿宋_GB2312" w:hAnsi="仿宋_GB2312" w:hint="eastAsia"/>
                <w:szCs w:val="21"/>
              </w:rPr>
              <w:t>：对数据库表</w:t>
            </w:r>
            <w:r>
              <w:rPr>
                <w:rFonts w:ascii="仿宋_GB2312" w:eastAsia="仿宋_GB2312" w:hAnsi="仿宋_GB2312"/>
              </w:rPr>
              <w:t>给定的应用环境，建立数据库及其应用系统</w:t>
            </w:r>
            <w:r>
              <w:rPr>
                <w:rFonts w:ascii="仿宋_GB2312" w:eastAsia="仿宋_GB2312" w:hAnsi="仿宋_GB2312" w:hint="eastAsia"/>
              </w:rPr>
              <w:t>等设计标准规范。</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《CIM前端开发规范》</w:t>
            </w:r>
            <w:r>
              <w:rPr>
                <w:rFonts w:ascii="仿宋_GB2312" w:eastAsia="仿宋_GB2312" w:hAnsi="仿宋_GB2312" w:hint="eastAsia"/>
                <w:szCs w:val="21"/>
              </w:rPr>
              <w:t>：</w:t>
            </w:r>
            <w:r>
              <w:rPr>
                <w:rFonts w:ascii="仿宋_GB2312" w:eastAsia="仿宋_GB2312" w:hAnsi="仿宋_GB2312"/>
              </w:rPr>
              <w:t>该规范主要规定了前端开发过程中所使用到的相关技术进行一个统一的规范</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《CIM后端开发规范》</w:t>
            </w:r>
            <w:r>
              <w:rPr>
                <w:rFonts w:ascii="仿宋_GB2312" w:eastAsia="仿宋_GB2312" w:hAnsi="仿宋_GB2312" w:hint="eastAsia"/>
                <w:szCs w:val="21"/>
              </w:rPr>
              <w:t>：</w:t>
            </w:r>
            <w:r>
              <w:rPr>
                <w:rFonts w:ascii="仿宋_GB2312" w:eastAsia="仿宋_GB2312" w:hAnsi="仿宋_GB2312"/>
              </w:rPr>
              <w:t>本规范对软件设计过程、设计方法、设计工具</w:t>
            </w:r>
            <w:r>
              <w:rPr>
                <w:rFonts w:ascii="仿宋_GB2312" w:eastAsia="仿宋_GB2312" w:hAnsi="仿宋_GB2312" w:hint="eastAsia"/>
              </w:rPr>
              <w:t>等</w:t>
            </w:r>
            <w:r>
              <w:rPr>
                <w:rFonts w:ascii="仿宋_GB2312" w:eastAsia="仿宋_GB2312" w:hAnsi="仿宋_GB2312"/>
              </w:rPr>
              <w:t>进行了规定</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《CIM数据库开发规范》</w:t>
            </w:r>
            <w:r>
              <w:rPr>
                <w:rFonts w:ascii="仿宋_GB2312" w:eastAsia="仿宋_GB2312" w:hAnsi="仿宋_GB2312" w:hint="eastAsia"/>
                <w:szCs w:val="21"/>
              </w:rPr>
              <w:t>：包括命名设计规范、数据库设计规范、SQL设计规范等。</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《平台SDK开发规范》</w:t>
            </w:r>
            <w:r>
              <w:rPr>
                <w:rFonts w:ascii="仿宋_GB2312" w:eastAsia="仿宋_GB2312" w:hAnsi="仿宋_GB2312" w:hint="eastAsia"/>
                <w:szCs w:val="21"/>
              </w:rPr>
              <w:t>：</w:t>
            </w:r>
            <w:r>
              <w:rPr>
                <w:rFonts w:ascii="仿宋_GB2312" w:eastAsia="仿宋_GB2312" w:hAnsi="仿宋_GB2312" w:hint="eastAsia"/>
              </w:rPr>
              <w:t>包括SDK、数据服务、WebGL、高渲染等术语进行定义。</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《CIM数据服务上架管理规范》</w:t>
            </w:r>
            <w:r>
              <w:rPr>
                <w:rFonts w:ascii="仿宋_GB2312" w:eastAsia="仿宋_GB2312" w:hAnsi="仿宋_GB2312" w:hint="eastAsia"/>
                <w:szCs w:val="21"/>
              </w:rPr>
              <w:t>：</w:t>
            </w:r>
            <w:r>
              <w:rPr>
                <w:rFonts w:ascii="仿宋_GB2312" w:eastAsia="仿宋_GB2312" w:hAnsi="仿宋_GB2312"/>
              </w:rPr>
              <w:t>本标准规定了宝安区全时空新型地理信息服务平台数据服务应用程序接口的设计、开发、鉴权、上架等规范</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《CIM数据服务使用管理规范》</w:t>
            </w:r>
            <w:r>
              <w:rPr>
                <w:rFonts w:ascii="仿宋_GB2312" w:eastAsia="仿宋_GB2312" w:hAnsi="仿宋_GB2312" w:hint="eastAsia"/>
                <w:szCs w:val="21"/>
              </w:rPr>
              <w:t>：</w:t>
            </w:r>
            <w:r>
              <w:rPr>
                <w:rFonts w:ascii="仿宋_GB2312" w:eastAsia="仿宋_GB2312" w:hAnsi="仿宋_GB2312"/>
              </w:rPr>
              <w:t>规定了宝安区全时空新型地理信息服务平台数据服务应用程序接口的订阅申请方式、调用方式、返回结果与数据安全管理等服务使用管理规范</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《CIM质量管理规范》</w:t>
            </w:r>
            <w:r>
              <w:rPr>
                <w:rFonts w:ascii="仿宋_GB2312" w:eastAsia="仿宋_GB2312" w:hAnsi="仿宋_GB2312" w:hint="eastAsia"/>
                <w:szCs w:val="21"/>
              </w:rPr>
              <w:t>：</w:t>
            </w:r>
            <w:r>
              <w:rPr>
                <w:rFonts w:ascii="仿宋_GB2312" w:eastAsia="仿宋_GB2312" w:hAnsi="仿宋_GB2312"/>
              </w:rPr>
              <w:t>用于规范和指导</w:t>
            </w:r>
            <w:r>
              <w:rPr>
                <w:rFonts w:ascii="仿宋_GB2312" w:eastAsia="仿宋_GB2312" w:hAnsi="仿宋_GB2312" w:hint="eastAsia"/>
              </w:rPr>
              <w:t>宝安区</w:t>
            </w:r>
            <w:r>
              <w:rPr>
                <w:rFonts w:ascii="仿宋_GB2312" w:eastAsia="仿宋_GB2312" w:hAnsi="仿宋_GB2312"/>
              </w:rPr>
              <w:t>信息化系统的开发、测试、部署、运维、维护和升级等全生命周期的活动</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《CIM基础架构通用规范》</w:t>
            </w:r>
            <w:r>
              <w:rPr>
                <w:rFonts w:ascii="仿宋_GB2312" w:eastAsia="仿宋_GB2312" w:hAnsi="仿宋_GB2312" w:hint="eastAsia"/>
                <w:szCs w:val="21"/>
              </w:rPr>
              <w:t>：</w:t>
            </w:r>
            <w:r>
              <w:rPr>
                <w:rFonts w:ascii="仿宋_GB2312" w:eastAsia="仿宋_GB2312" w:hAnsi="仿宋_GB2312"/>
              </w:rPr>
              <w:t>本规范规定了在基础架构设计应该遵循的统一的基本要求</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《CIM部署管理规范》</w:t>
            </w:r>
            <w:r>
              <w:rPr>
                <w:rFonts w:ascii="仿宋_GB2312" w:eastAsia="仿宋_GB2312" w:hAnsi="仿宋_GB2312" w:hint="eastAsia"/>
                <w:szCs w:val="21"/>
              </w:rPr>
              <w:t>：</w:t>
            </w:r>
            <w:r>
              <w:rPr>
                <w:rFonts w:ascii="仿宋_GB2312" w:eastAsia="仿宋_GB2312" w:hAnsi="仿宋_GB2312"/>
              </w:rPr>
              <w:t>根据系统开发流程和实际运行环境的要求，建立和完善系统部署管理的标准和规范</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《CIM应用数据设计规范》</w:t>
            </w:r>
            <w:r>
              <w:rPr>
                <w:rFonts w:ascii="仿宋_GB2312" w:eastAsia="仿宋_GB2312" w:hAnsi="仿宋_GB2312" w:hint="eastAsia"/>
                <w:szCs w:val="21"/>
              </w:rPr>
              <w:t>：</w:t>
            </w:r>
            <w:r>
              <w:rPr>
                <w:rFonts w:ascii="仿宋_GB2312" w:eastAsia="仿宋_GB2312" w:hAnsi="仿宋_GB2312"/>
              </w:rPr>
              <w:t>主要包括数据结构的设计、存储、访问和更新等方面的规范，以确保应用程序数据的可靠性、高效性和安全性</w:t>
            </w:r>
            <w:r>
              <w:rPr>
                <w:rFonts w:ascii="仿宋_GB2312" w:eastAsia="仿宋_GB2312" w:hAnsi="仿宋_GB2312" w:hint="eastAsia"/>
              </w:rPr>
              <w:t>等规范。</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《CIM应用测试规范》</w:t>
            </w:r>
            <w:r>
              <w:rPr>
                <w:rFonts w:ascii="仿宋_GB2312" w:eastAsia="仿宋_GB2312" w:hAnsi="仿宋_GB2312" w:hint="eastAsia"/>
                <w:szCs w:val="21"/>
              </w:rPr>
              <w:t>：</w:t>
            </w:r>
            <w:r>
              <w:rPr>
                <w:rFonts w:ascii="仿宋_GB2312" w:eastAsia="仿宋_GB2312" w:hAnsi="仿宋_GB2312" w:hint="eastAsia"/>
              </w:rPr>
              <w:t>本规范主要内容应涉及范围、术语和定义、测试目的、测试职责、测试工作流程、编制测试文档、缺陷管理等板块。</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《CIM应用部署管理规范》</w:t>
            </w:r>
            <w:r>
              <w:rPr>
                <w:rFonts w:ascii="仿宋_GB2312" w:eastAsia="仿宋_GB2312" w:hAnsi="仿宋_GB2312" w:hint="eastAsia"/>
                <w:szCs w:val="21"/>
              </w:rPr>
              <w:t>：</w:t>
            </w:r>
            <w:r>
              <w:rPr>
                <w:rFonts w:ascii="仿宋_GB2312" w:eastAsia="仿宋_GB2312" w:hAnsi="仿宋_GB2312" w:hint="eastAsia"/>
              </w:rPr>
              <w:t>本标准规定宝安区CIM应用系统分级部署的概念、依据、设计、实施等相关规范。</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w:t>
            </w:r>
            <w:r>
              <w:rPr>
                <w:rFonts w:ascii="仿宋_GB2312" w:eastAsia="仿宋_GB2312" w:hAnsi="仿宋_GB2312" w:hint="eastAsia"/>
                <w:szCs w:val="21"/>
              </w:rPr>
              <w:t>CIM</w:t>
            </w:r>
            <w:r>
              <w:rPr>
                <w:rFonts w:ascii="仿宋_GB2312" w:eastAsia="仿宋_GB2312" w:hAnsi="仿宋_GB2312"/>
                <w:szCs w:val="21"/>
              </w:rPr>
              <w:t>应用联动规范》</w:t>
            </w:r>
            <w:r>
              <w:rPr>
                <w:rFonts w:ascii="仿宋_GB2312" w:eastAsia="仿宋_GB2312" w:hAnsi="仿宋_GB2312" w:hint="eastAsia"/>
                <w:szCs w:val="21"/>
              </w:rPr>
              <w:t>：</w:t>
            </w:r>
            <w:r>
              <w:rPr>
                <w:rFonts w:ascii="仿宋_GB2312" w:eastAsia="仿宋_GB2312" w:hAnsi="仿宋_GB2312"/>
              </w:rPr>
              <w:t>为了确保不同应用系统之间协同工作，以实现城市信息管理的一致性、高效性和互操作性而制定的一系列规则和准则</w:t>
            </w:r>
            <w:r>
              <w:rPr>
                <w:rFonts w:ascii="仿宋_GB2312" w:eastAsia="仿宋_GB2312" w:hAnsi="仿宋_GB2312" w:hint="eastAsia"/>
              </w:rPr>
              <w:t>。</w:t>
            </w:r>
          </w:p>
          <w:p>
            <w:pPr>
              <w:numPr>
                <w:ilvl w:val="0"/>
                <w:numId w:val="44"/>
              </w:numPr>
              <w:spacing w:line="360" w:lineRule="auto"/>
              <w:rPr>
                <w:rFonts w:ascii="仿宋_GB2312" w:eastAsia="仿宋_GB2312" w:hAnsi="仿宋_GB2312" w:hint="eastAsia"/>
                <w:szCs w:val="21"/>
              </w:rPr>
            </w:pPr>
            <w:r>
              <w:rPr>
                <w:rFonts w:ascii="仿宋_GB2312" w:eastAsia="仿宋_GB2312" w:hAnsi="仿宋_GB2312"/>
                <w:szCs w:val="21"/>
              </w:rPr>
              <w:t>《</w:t>
            </w:r>
            <w:r>
              <w:rPr>
                <w:rFonts w:ascii="仿宋_GB2312" w:eastAsia="仿宋_GB2312" w:hAnsi="仿宋_GB2312" w:hint="eastAsia"/>
                <w:szCs w:val="21"/>
              </w:rPr>
              <w:t>CIM</w:t>
            </w:r>
            <w:r>
              <w:rPr>
                <w:rFonts w:ascii="仿宋_GB2312" w:eastAsia="仿宋_GB2312" w:hAnsi="仿宋_GB2312"/>
                <w:szCs w:val="21"/>
              </w:rPr>
              <w:t>应用小屏版UI标准规范》</w:t>
            </w:r>
            <w:r>
              <w:rPr>
                <w:rFonts w:ascii="仿宋_GB2312" w:eastAsia="仿宋_GB2312" w:hAnsi="仿宋_GB2312" w:hint="eastAsia"/>
                <w:szCs w:val="21"/>
              </w:rPr>
              <w:t>：</w:t>
            </w:r>
            <w:r>
              <w:rPr>
                <w:rFonts w:ascii="仿宋_GB2312" w:eastAsia="仿宋_GB2312" w:hAnsi="仿宋_GB2312"/>
              </w:rPr>
              <w:t>为了在移动端开发中确保应用程序的用户界面设计达到一定的质量和规范性</w:t>
            </w:r>
            <w:r>
              <w:rPr>
                <w:rFonts w:ascii="仿宋_GB2312" w:eastAsia="仿宋_GB2312" w:hAnsi="仿宋_GB2312" w:hint="eastAsia"/>
              </w:rPr>
              <w:t>。</w:t>
            </w:r>
          </w:p>
        </w:tc>
      </w:tr>
    </w:tbl>
    <w:p>
      <w:pPr>
        <w:pStyle w:val="16"/>
        <w:ind w:left="0" w:leftChars="0"/>
        <w:jc w:val="center"/>
      </w:pPr>
    </w:p>
    <w:p>
      <w:pPr>
        <w:numPr>
          <w:ilvl w:val="0"/>
          <w:numId w:val="32"/>
        </w:numPr>
        <w:tabs>
          <w:tab w:val="left" w:pos="312"/>
        </w:tabs>
        <w:spacing w:line="520" w:lineRule="exact"/>
        <w:rPr>
          <w:rFonts w:ascii="仿宋_GB2312" w:eastAsia="仿宋_GB2312" w:hAnsi="华文仿宋" w:hint="eastAsia"/>
          <w:sz w:val="28"/>
          <w:szCs w:val="28"/>
        </w:rPr>
      </w:pPr>
      <w:r>
        <w:rPr>
          <w:rFonts w:ascii="仿宋_GB2312" w:eastAsia="仿宋_GB2312" w:hAnsi="华文仿宋" w:hint="eastAsia"/>
          <w:sz w:val="28"/>
          <w:szCs w:val="28"/>
        </w:rPr>
        <w:t>工作质量要求</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项目的成果质量必须符合国家、深圳市相关规定和本合同约定的质量相关要求。</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与本项目有关的法律法规、国家强制性标准、行业标准及相关规定中的标准及要求发生变化更新的，以最新要求为准；相关法律法规标准存在冲突的，以较高标准为准。</w:t>
      </w:r>
    </w:p>
    <w:p>
      <w:pPr>
        <w:spacing w:line="520" w:lineRule="exact"/>
        <w:ind w:firstLine="420" w:firstLineChars="200"/>
        <w:rPr>
          <w:rFonts w:ascii="仿宋_GB2312" w:eastAsia="仿宋_GB2312" w:hAnsi="华文仿宋" w:hint="eastAsia"/>
          <w:sz w:val="28"/>
          <w:szCs w:val="28"/>
        </w:rPr>
      </w:pPr>
      <w:r>
        <w:rPr>
          <w:rFonts w:ascii="仿宋_GB2312" w:eastAsia="仿宋_GB2312" w:hAnsi="仿宋_GB2312" w:hint="eastAsia"/>
          <w:sz w:val="28"/>
          <w:szCs w:val="28"/>
        </w:rPr>
        <w:t>在合同履行过程中，采购方可以依据相关要求，对最终成果的质量标准进行调整。采购方如需中标方增加提高成果的质量，应与中标方协商一致后进行相应质量标准的变更。</w:t>
      </w:r>
    </w:p>
    <w:p>
      <w:pPr>
        <w:numPr>
          <w:ilvl w:val="0"/>
          <w:numId w:val="31"/>
        </w:numPr>
        <w:spacing w:line="52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人员要求（岗位要求、数量）；</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根据项目的规模及特点，配备不少于13人的项目团队（含现场派驻人员），按采购方要求完成服务内容：</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1）项目负责人：指派1名项目负责人，负责整体项目的质量、进度、任务分派等工作，在项目计划、组织、协调中做好领导工作，项目负责人是项目的总策划、执行总负责人。需具备信息化专业知识，具备沟通技巧，了解团队人员的构成，能对团队进行合理分工。</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（2）项目团队成员：团队人员不少于12人（含12人，含现场派驻人员，项目负责人除外）。</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（3）现场派驻：指派6名实施人员在采购方指定的场所提供驻场服务。派驻人员的服务费包含在项目费中，不另行计算支付。</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（4）人员变更</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本项目的项目负责人必须具体负责项目的实施，在系统建设期内，承诺的项目负责人和项目实施的主要人员未经用户同意不得调整；如中途更换项目负责人和主要技术人员，必须征得用户同意。</w:t>
      </w:r>
    </w:p>
    <w:p>
      <w:pPr>
        <w:numPr>
          <w:ilvl w:val="0"/>
          <w:numId w:val="31"/>
        </w:numPr>
        <w:spacing w:line="52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后续服务要求；</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（1）售后服务期限</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本项目最终验收完成即进入售后服务期，要求由中标单位提供2年的免费售后服务。</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（2）售后服务内容</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系统日常运维，应包括应用软件维护和升级服务、故障处理、故障修复、应急服务等内容，并在售后服务期内应提供客户方所需的质保和技术支持服务，若发生紧急故障，需能及时响应，必要时需要派技术人员到现场进行故障问题解决。</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sz w:val="28"/>
          <w:szCs w:val="28"/>
        </w:rPr>
        <w:t>（3）售后服务要求</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1</w:t>
      </w:r>
      <w:r>
        <w:rPr>
          <w:rFonts w:ascii="仿宋_GB2312" w:eastAsia="仿宋_GB2312" w:hAnsi="仿宋_GB2312"/>
          <w:sz w:val="28"/>
          <w:szCs w:val="28"/>
        </w:rPr>
        <w:t>）安排专人负责售后技术支持，并提供其联系手机、电话、传真、Email；如人员需要调整应及时通知采购人；</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2</w:t>
      </w:r>
      <w:r>
        <w:rPr>
          <w:rFonts w:ascii="仿宋_GB2312" w:eastAsia="仿宋_GB2312" w:hAnsi="仿宋_GB2312"/>
          <w:sz w:val="28"/>
          <w:szCs w:val="28"/>
        </w:rPr>
        <w:t>）用户培训需涵盖区/街道/部门领导、系统管理人员、系统操作人员等，培训地点根据实际需要选择宝安区各街道/部门，培训频率不低于4次。</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3</w:t>
      </w:r>
      <w:r>
        <w:rPr>
          <w:rFonts w:ascii="仿宋_GB2312" w:eastAsia="仿宋_GB2312" w:hAnsi="仿宋_GB2312"/>
          <w:sz w:val="28"/>
          <w:szCs w:val="28"/>
        </w:rPr>
        <w:t>）按采购人要求完成售后服务。</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（4）项目审核要求</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乙方应配合甲方提供相关部门审核所需资料，并遵循项目事后审核结果，包括立项方案审核、预算审核、初验、试运行、终验、竣工验收、符合性审查、项目备案、结（决）算（如有）等。如项目审定金额低于合同约定金额，则以审定结果为准，乙方应在甲方指定期限内配合退还已支付的资金差额。合同款项尚未支付的，甲方有权在未支付的款项中予以扣除，尚未支付的款项不足以扣除的，乙方应在甲方要求时间内补足；如项目审定金额高于合同约定金额的，则按合同约定金额履行。</w:t>
      </w:r>
    </w:p>
    <w:p>
      <w:pPr>
        <w:numPr>
          <w:ilvl w:val="0"/>
          <w:numId w:val="31"/>
        </w:numPr>
        <w:spacing w:line="52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考核办法/验收方式；</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（1）中标人完成项目的全部工作，提交规定的工作成果后，由采购方组织开展项目验收工作。</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（2）中标人在完成约定建设的内容后，经采购方验收确认后，视为验收通过并签署验收报告。</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（3）提交的成果包括项目建设的数据成果和开发的软件系统，以及配套的相关文档资料。</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（4）其它交付成果参见成果技术标准。</w:t>
      </w:r>
    </w:p>
    <w:p>
      <w:pPr>
        <w:numPr>
          <w:ilvl w:val="0"/>
          <w:numId w:val="31"/>
        </w:numPr>
        <w:spacing w:line="52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报价要求；</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（1）项目报价不得超过最高限额。</w:t>
      </w:r>
    </w:p>
    <w:p>
      <w:p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（2）投标报价中应包含本项目所有建设内容所需费用以及国家规定的各项税费等所有项目相关费用。项目执行过程中中标方不得增加费用，因中标商考虑不周而造成费用增加，由中标商承担该部分费用。</w:t>
      </w:r>
    </w:p>
    <w:p>
      <w:pPr>
        <w:numPr>
          <w:ilvl w:val="0"/>
          <w:numId w:val="31"/>
        </w:numPr>
        <w:spacing w:line="52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付款方式；</w:t>
      </w:r>
    </w:p>
    <w:p>
      <w:pPr>
        <w:pStyle w:val="16"/>
        <w:spacing w:line="520" w:lineRule="exact"/>
        <w:ind w:left="0" w:firstLine="420" w:leftChars="0" w:firstLineChars="200"/>
      </w:pPr>
      <w:r>
        <w:rPr>
          <w:rFonts w:ascii="仿宋_GB2312" w:eastAsia="仿宋_GB2312" w:hAnsi="仿宋_GB2312" w:hint="eastAsia"/>
          <w:sz w:val="28"/>
          <w:szCs w:val="28"/>
        </w:rPr>
        <w:t>项目分为四期支付，财政资金到位后根据合同约定支付，首付款为合同金额的30%；第二笔款（初验款）为合同金额的30%；第三笔款（终验款）为合同金额的30%；尾款（质保金）为合同金额的10%，其中第二笔款至第四笔款根据履约评价结果支付相应的款项。具体以合同约定为准。</w:t>
      </w:r>
    </w:p>
    <w:p>
      <w:pPr>
        <w:numPr>
          <w:ilvl w:val="0"/>
          <w:numId w:val="31"/>
        </w:numPr>
        <w:spacing w:line="520" w:lineRule="exact"/>
        <w:ind w:firstLine="420" w:firstLineChars="200"/>
        <w:rPr>
          <w:rFonts w:ascii="仿宋_GB2312" w:eastAsia="仿宋_GB2312" w:hAnsi="仿宋_GB2312" w:hint="eastAsia"/>
          <w:sz w:val="28"/>
          <w:szCs w:val="28"/>
        </w:rPr>
      </w:pPr>
      <w:r>
        <w:rPr>
          <w:rFonts w:ascii="仿宋_GB2312" w:eastAsia="仿宋_GB2312" w:hAnsi="仿宋_GB2312" w:hint="eastAsia"/>
          <w:sz w:val="28"/>
          <w:szCs w:val="28"/>
        </w:rPr>
        <w:t>服务成果要求；</w:t>
      </w:r>
    </w:p>
    <w:p>
      <w:pPr>
        <w:pStyle w:val="Heading2"/>
        <w:numPr>
          <w:ilvl w:val="0"/>
          <w:numId w:val="45"/>
        </w:numPr>
        <w:tabs>
          <w:tab w:val="left" w:pos="1440"/>
        </w:tabs>
        <w:spacing w:line="520" w:lineRule="exact"/>
        <w:ind w:firstLine="640"/>
        <w:rPr>
          <w:rFonts w:ascii="仿宋_GB2312" w:eastAsia="仿宋_GB2312" w:hAnsi="仿宋_GB2312" w:cs="黑体" w:hint="eastAsia"/>
          <w:sz w:val="28"/>
          <w:szCs w:val="28"/>
        </w:rPr>
      </w:pPr>
      <w:r>
        <w:rPr>
          <w:rFonts w:ascii="仿宋_GB2312" w:eastAsia="仿宋_GB2312" w:hAnsi="仿宋_GB2312" w:cs="黑体" w:hint="eastAsia"/>
          <w:sz w:val="28"/>
          <w:szCs w:val="28"/>
        </w:rPr>
        <w:t>项目所产生的所有代码、数据和相关文档等资料归采购人所有。</w:t>
      </w:r>
    </w:p>
    <w:p>
      <w:pPr>
        <w:pStyle w:val="Heading2"/>
        <w:numPr>
          <w:ilvl w:val="0"/>
          <w:numId w:val="45"/>
        </w:numPr>
        <w:tabs>
          <w:tab w:val="left" w:pos="1440"/>
        </w:tabs>
        <w:spacing w:line="520" w:lineRule="exact"/>
        <w:ind w:firstLine="640"/>
        <w:rPr>
          <w:rFonts w:ascii="仿宋_GB2312" w:eastAsia="仿宋_GB2312" w:hAnsi="仿宋_GB2312" w:cs="黑体" w:hint="eastAsia"/>
          <w:sz w:val="28"/>
          <w:szCs w:val="28"/>
        </w:rPr>
      </w:pPr>
      <w:r>
        <w:rPr>
          <w:rFonts w:ascii="仿宋_GB2312" w:eastAsia="仿宋_GB2312" w:hAnsi="仿宋_GB2312" w:cs="黑体" w:hint="eastAsia"/>
          <w:sz w:val="28"/>
          <w:szCs w:val="28"/>
        </w:rPr>
        <w:t>未经采购人同意，中标人不能以采购人的名义或易引起他人误以为是甲方的方式从事与本项目无关的活动。</w:t>
      </w:r>
    </w:p>
    <w:p>
      <w:pPr>
        <w:pStyle w:val="Heading2"/>
        <w:numPr>
          <w:ilvl w:val="0"/>
          <w:numId w:val="45"/>
        </w:numPr>
        <w:tabs>
          <w:tab w:val="left" w:pos="1440"/>
        </w:tabs>
        <w:spacing w:line="520" w:lineRule="exact"/>
        <w:ind w:firstLine="640"/>
        <w:rPr>
          <w:rFonts w:ascii="仿宋_GB2312" w:eastAsia="仿宋_GB2312" w:hAnsi="仿宋_GB2312" w:cs="黑体" w:hint="eastAsia"/>
          <w:sz w:val="28"/>
          <w:szCs w:val="28"/>
        </w:rPr>
      </w:pPr>
      <w:r>
        <w:rPr>
          <w:rFonts w:ascii="仿宋_GB2312" w:eastAsia="仿宋_GB2312" w:hAnsi="仿宋_GB2312" w:cs="黑体" w:hint="eastAsia"/>
          <w:sz w:val="28"/>
          <w:szCs w:val="28"/>
        </w:rPr>
        <w:t>非双方约定或未经对方书面同意，非知识产权所有方不得以任何方式向第三方披露、转让或许可使用本项目有关的软件成果、专利技术、技术秘密等。</w:t>
      </w:r>
    </w:p>
    <w:p>
      <w:pPr>
        <w:numPr>
          <w:ilvl w:val="0"/>
          <w:numId w:val="31"/>
        </w:numPr>
        <w:spacing w:line="52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供应商履约评价</w:t>
      </w:r>
    </w:p>
    <w:p>
      <w:pPr>
        <w:tabs>
          <w:tab w:val="left" w:pos="312"/>
        </w:tabs>
        <w:spacing w:line="520" w:lineRule="exact"/>
        <w:ind w:firstLine="420"/>
        <w:textAlignment w:val="center"/>
        <w:rPr>
          <w:rFonts w:ascii="仿宋_GB2312" w:eastAsia="仿宋_GB2312"/>
          <w:bCs/>
          <w:sz w:val="28"/>
          <w:szCs w:val="28"/>
        </w:rPr>
      </w:pPr>
      <w:r>
        <w:rPr>
          <w:rFonts w:ascii="仿宋_GB2312" w:eastAsia="仿宋_GB2312" w:hint="eastAsia"/>
          <w:bCs/>
          <w:sz w:val="28"/>
          <w:szCs w:val="28"/>
        </w:rPr>
        <w:t>履约评价表参照附件样表设置，具体以实际情况为准。满分设置为100分，“评价标准”、“评价指标”以及“分值”项目负责人可根据项目要求自行设定。评价共分为4个级别，评分为90分（含）以上为“优”；评分为80（含）至90分之间的，评价为“良”；评分为60（含）至80分之间的为“中”；评分为60分以下的为“差”。项目单位每年对服务单位进行履约评价，除首期款预付之外，其他款项根据对应阶段履约评价结果进行该阶段支付，评价为“优”的，则该阶段支付不做扣款处理；评价为“良”扣除该阶段款项的30%；评价为“中”的，扣除该阶段款项金额的50%；评价为“差”的，该阶段款项不予支付，且项目单位有权终止合同，因服务单位行为给项目单位造成损失的服务单位应当承担赔偿责任。服务期间如乙方评价为“良”及以下，甲方有权要求乙方进行整改，如乙方整改未达到甲方要求或乙方连续两次被评级为“中”或服务器内累计扣款金额达到合同金额的30%，甲方有权解除合同。</w:t>
      </w:r>
    </w:p>
    <w:p>
      <w:pPr>
        <w:numPr>
          <w:ilvl w:val="0"/>
          <w:numId w:val="31"/>
        </w:numPr>
        <w:spacing w:line="52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用户满意度</w:t>
      </w:r>
    </w:p>
    <w:p>
      <w:pPr>
        <w:spacing w:line="520" w:lineRule="exact"/>
        <w:ind w:firstLine="525" w:firstLineChars="250"/>
        <w:textAlignment w:val="center"/>
        <w:rPr>
          <w:rFonts w:ascii="仿宋_GB2312" w:eastAsia="仿宋_GB2312"/>
          <w:bCs/>
          <w:sz w:val="28"/>
          <w:szCs w:val="28"/>
        </w:rPr>
      </w:pPr>
      <w:r>
        <w:rPr>
          <w:rFonts w:ascii="仿宋_GB2312" w:eastAsia="仿宋_GB2312" w:hint="eastAsia"/>
          <w:bCs/>
          <w:sz w:val="28"/>
          <w:szCs w:val="28"/>
        </w:rPr>
        <w:t>从项目成果的“使用者—用户”的角度出发建立满意度评估模型，服务期满时，针对项目服务对象选取3-4家开展满意度调查，用户满意度等级标准如下：</w:t>
      </w:r>
    </w:p>
    <w:tbl>
      <w:tblPr>
        <w:tblStyle w:val="TableNormal"/>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6"/>
        <w:gridCol w:w="1696"/>
        <w:gridCol w:w="1698"/>
        <w:gridCol w:w="1698"/>
        <w:gridCol w:w="1628"/>
      </w:tblGrid>
      <w:tr>
        <w:tblPrEx>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88" w:type="dxa"/>
            <w:tcBorders>
              <w:top w:val="single" w:sz="4" w:space="0" w:color="auto"/>
              <w:left w:val="single" w:sz="4" w:space="0" w:color="auto"/>
              <w:bottom w:val="single" w:sz="4" w:space="0" w:color="auto"/>
              <w:right w:val="single" w:sz="4" w:space="0" w:color="auto"/>
            </w:tcBorders>
          </w:tcPr>
          <w:p>
            <w:pPr>
              <w:spacing w:line="520" w:lineRule="exact"/>
              <w:ind w:firstLine="560"/>
              <w:jc w:val="center"/>
              <w:rPr>
                <w:rFonts w:ascii="仿宋_GB2312" w:eastAsia="仿宋_GB2312" w:hAnsi="仿宋_GB2312" w:hint="eastAsia"/>
                <w:sz w:val="28"/>
                <w:szCs w:val="28"/>
              </w:rPr>
            </w:pPr>
            <w:r>
              <w:rPr>
                <w:rFonts w:ascii="仿宋_GB2312" w:eastAsia="仿宋_GB2312" w:hAnsi="仿宋_GB2312" w:hint="eastAsia"/>
                <w:sz w:val="28"/>
                <w:szCs w:val="28"/>
              </w:rPr>
              <w:t>很满意</w:t>
            </w:r>
          </w:p>
        </w:tc>
        <w:tc>
          <w:tcPr>
            <w:tcW w:w="1788" w:type="dxa"/>
            <w:tcBorders>
              <w:top w:val="single" w:sz="4" w:space="0" w:color="auto"/>
              <w:left w:val="single" w:sz="4" w:space="0" w:color="auto"/>
              <w:bottom w:val="single" w:sz="4" w:space="0" w:color="auto"/>
              <w:right w:val="single" w:sz="4" w:space="0" w:color="auto"/>
            </w:tcBorders>
          </w:tcPr>
          <w:p>
            <w:pPr>
              <w:spacing w:line="520" w:lineRule="exact"/>
              <w:ind w:firstLine="560"/>
              <w:jc w:val="center"/>
              <w:rPr>
                <w:rFonts w:ascii="仿宋_GB2312" w:eastAsia="仿宋_GB2312" w:hAnsi="仿宋_GB2312" w:hint="eastAsia"/>
                <w:sz w:val="28"/>
                <w:szCs w:val="28"/>
              </w:rPr>
            </w:pPr>
            <w:r>
              <w:rPr>
                <w:rFonts w:ascii="仿宋_GB2312" w:eastAsia="仿宋_GB2312" w:hAnsi="仿宋_GB2312" w:hint="eastAsia"/>
                <w:sz w:val="28"/>
                <w:szCs w:val="28"/>
              </w:rPr>
              <w:t>满意</w:t>
            </w:r>
          </w:p>
        </w:tc>
        <w:tc>
          <w:tcPr>
            <w:tcW w:w="1789" w:type="dxa"/>
            <w:tcBorders>
              <w:top w:val="single" w:sz="4" w:space="0" w:color="auto"/>
              <w:left w:val="single" w:sz="4" w:space="0" w:color="auto"/>
              <w:bottom w:val="single" w:sz="4" w:space="0" w:color="auto"/>
              <w:right w:val="single" w:sz="4" w:space="0" w:color="auto"/>
            </w:tcBorders>
          </w:tcPr>
          <w:p>
            <w:pPr>
              <w:spacing w:line="520" w:lineRule="exact"/>
              <w:ind w:firstLine="560"/>
              <w:jc w:val="center"/>
              <w:rPr>
                <w:rFonts w:ascii="仿宋_GB2312" w:eastAsia="仿宋_GB2312" w:hAnsi="仿宋_GB2312" w:hint="eastAsia"/>
                <w:sz w:val="28"/>
                <w:szCs w:val="28"/>
              </w:rPr>
            </w:pPr>
            <w:r>
              <w:rPr>
                <w:rFonts w:ascii="仿宋_GB2312" w:eastAsia="仿宋_GB2312" w:hAnsi="仿宋_GB2312" w:hint="eastAsia"/>
                <w:sz w:val="28"/>
                <w:szCs w:val="28"/>
              </w:rPr>
              <w:t>一般</w:t>
            </w:r>
          </w:p>
        </w:tc>
        <w:tc>
          <w:tcPr>
            <w:tcW w:w="1789" w:type="dxa"/>
            <w:tcBorders>
              <w:top w:val="single" w:sz="4" w:space="0" w:color="auto"/>
              <w:left w:val="single" w:sz="4" w:space="0" w:color="auto"/>
              <w:bottom w:val="single" w:sz="4" w:space="0" w:color="auto"/>
              <w:right w:val="single" w:sz="4" w:space="0" w:color="auto"/>
            </w:tcBorders>
          </w:tcPr>
          <w:p>
            <w:pPr>
              <w:spacing w:line="520" w:lineRule="exact"/>
              <w:ind w:firstLine="560"/>
              <w:jc w:val="center"/>
              <w:rPr>
                <w:rFonts w:ascii="仿宋_GB2312" w:eastAsia="仿宋_GB2312" w:hAnsi="仿宋_GB2312" w:hint="eastAsia"/>
                <w:sz w:val="28"/>
                <w:szCs w:val="28"/>
              </w:rPr>
            </w:pPr>
            <w:r>
              <w:rPr>
                <w:rFonts w:ascii="仿宋_GB2312" w:eastAsia="仿宋_GB2312" w:hAnsi="仿宋_GB2312" w:hint="eastAsia"/>
                <w:sz w:val="28"/>
                <w:szCs w:val="28"/>
              </w:rPr>
              <w:t>不满意</w:t>
            </w:r>
          </w:p>
        </w:tc>
        <w:tc>
          <w:tcPr>
            <w:tcW w:w="1789" w:type="dxa"/>
            <w:tcBorders>
              <w:top w:val="single" w:sz="4" w:space="0" w:color="auto"/>
              <w:left w:val="single" w:sz="4" w:space="0" w:color="auto"/>
              <w:bottom w:val="single" w:sz="4" w:space="0" w:color="auto"/>
              <w:right w:val="single" w:sz="4" w:space="0" w:color="auto"/>
            </w:tcBorders>
          </w:tcPr>
          <w:p>
            <w:pPr>
              <w:spacing w:line="520" w:lineRule="exact"/>
              <w:rPr>
                <w:rFonts w:ascii="仿宋_GB2312" w:eastAsia="仿宋_GB2312" w:hAnsi="仿宋_GB2312" w:hint="eastAsia"/>
                <w:sz w:val="28"/>
                <w:szCs w:val="28"/>
              </w:rPr>
            </w:pPr>
            <w:r>
              <w:rPr>
                <w:rFonts w:ascii="仿宋_GB2312" w:eastAsia="仿宋_GB2312" w:hAnsi="仿宋_GB2312" w:hint="eastAsia"/>
                <w:sz w:val="28"/>
                <w:szCs w:val="28"/>
              </w:rPr>
              <w:t>很不满意</w:t>
            </w:r>
          </w:p>
        </w:tc>
      </w:tr>
      <w:tr>
        <w:tblPrEx>
          <w:tblW w:w="0" w:type="auto"/>
          <w:tblInd w:w="113" w:type="dxa"/>
          <w:tblCellMar>
            <w:top w:w="0" w:type="dxa"/>
            <w:left w:w="108" w:type="dxa"/>
            <w:bottom w:w="0" w:type="dxa"/>
            <w:right w:w="108" w:type="dxa"/>
          </w:tblCellMar>
        </w:tblPrEx>
        <w:tc>
          <w:tcPr>
            <w:tcW w:w="1788" w:type="dxa"/>
            <w:tcBorders>
              <w:top w:val="single" w:sz="4" w:space="0" w:color="auto"/>
              <w:left w:val="single" w:sz="4" w:space="0" w:color="auto"/>
              <w:bottom w:val="single" w:sz="4" w:space="0" w:color="auto"/>
              <w:right w:val="single" w:sz="4" w:space="0" w:color="auto"/>
            </w:tcBorders>
          </w:tcPr>
          <w:p>
            <w:pPr>
              <w:spacing w:line="520" w:lineRule="exact"/>
              <w:jc w:val="center"/>
              <w:rPr>
                <w:rFonts w:ascii="仿宋_GB2312" w:eastAsia="仿宋_GB2312" w:hAnsi="仿宋_GB2312" w:hint="eastAsia"/>
                <w:sz w:val="28"/>
                <w:szCs w:val="28"/>
              </w:rPr>
            </w:pPr>
            <w:r>
              <w:rPr>
                <w:rFonts w:ascii="仿宋_GB2312" w:eastAsia="仿宋_GB2312" w:hAnsi="仿宋_GB2312" w:hint="eastAsia"/>
                <w:sz w:val="28"/>
                <w:szCs w:val="28"/>
              </w:rPr>
              <w:t>85分以上</w:t>
            </w:r>
          </w:p>
        </w:tc>
        <w:tc>
          <w:tcPr>
            <w:tcW w:w="1788" w:type="dxa"/>
            <w:tcBorders>
              <w:top w:val="single" w:sz="4" w:space="0" w:color="auto"/>
              <w:left w:val="single" w:sz="4" w:space="0" w:color="auto"/>
              <w:bottom w:val="single" w:sz="4" w:space="0" w:color="auto"/>
              <w:right w:val="single" w:sz="4" w:space="0" w:color="auto"/>
            </w:tcBorders>
          </w:tcPr>
          <w:p>
            <w:pPr>
              <w:spacing w:line="520" w:lineRule="exact"/>
              <w:jc w:val="center"/>
              <w:rPr>
                <w:rFonts w:ascii="仿宋_GB2312" w:eastAsia="仿宋_GB2312" w:hAnsi="仿宋_GB2312" w:hint="eastAsia"/>
                <w:sz w:val="28"/>
                <w:szCs w:val="28"/>
              </w:rPr>
            </w:pPr>
            <w:r>
              <w:rPr>
                <w:rFonts w:ascii="仿宋_GB2312" w:eastAsia="仿宋_GB2312" w:hAnsi="仿宋_GB2312" w:hint="eastAsia"/>
                <w:sz w:val="28"/>
                <w:szCs w:val="28"/>
              </w:rPr>
              <w:t>70-85分</w:t>
            </w:r>
          </w:p>
        </w:tc>
        <w:tc>
          <w:tcPr>
            <w:tcW w:w="1789" w:type="dxa"/>
            <w:tcBorders>
              <w:top w:val="single" w:sz="4" w:space="0" w:color="auto"/>
              <w:left w:val="single" w:sz="4" w:space="0" w:color="auto"/>
              <w:bottom w:val="single" w:sz="4" w:space="0" w:color="auto"/>
              <w:right w:val="single" w:sz="4" w:space="0" w:color="auto"/>
            </w:tcBorders>
          </w:tcPr>
          <w:p>
            <w:pPr>
              <w:spacing w:line="520" w:lineRule="exact"/>
              <w:jc w:val="center"/>
              <w:rPr>
                <w:rFonts w:ascii="仿宋_GB2312" w:eastAsia="仿宋_GB2312" w:hAnsi="仿宋_GB2312" w:hint="eastAsia"/>
                <w:sz w:val="28"/>
                <w:szCs w:val="28"/>
              </w:rPr>
            </w:pPr>
            <w:r>
              <w:rPr>
                <w:rFonts w:ascii="仿宋_GB2312" w:eastAsia="仿宋_GB2312" w:hAnsi="仿宋_GB2312" w:hint="eastAsia"/>
                <w:sz w:val="28"/>
                <w:szCs w:val="28"/>
              </w:rPr>
              <w:t>60-70分</w:t>
            </w:r>
          </w:p>
        </w:tc>
        <w:tc>
          <w:tcPr>
            <w:tcW w:w="1789" w:type="dxa"/>
            <w:tcBorders>
              <w:top w:val="single" w:sz="4" w:space="0" w:color="auto"/>
              <w:left w:val="single" w:sz="4" w:space="0" w:color="auto"/>
              <w:bottom w:val="single" w:sz="4" w:space="0" w:color="auto"/>
              <w:right w:val="single" w:sz="4" w:space="0" w:color="auto"/>
            </w:tcBorders>
          </w:tcPr>
          <w:p>
            <w:pPr>
              <w:spacing w:line="520" w:lineRule="exact"/>
              <w:jc w:val="center"/>
              <w:rPr>
                <w:rFonts w:ascii="仿宋_GB2312" w:eastAsia="仿宋_GB2312" w:hAnsi="仿宋_GB2312" w:hint="eastAsia"/>
                <w:sz w:val="28"/>
                <w:szCs w:val="28"/>
              </w:rPr>
            </w:pPr>
            <w:r>
              <w:rPr>
                <w:rFonts w:ascii="仿宋_GB2312" w:eastAsia="仿宋_GB2312" w:hAnsi="仿宋_GB2312" w:hint="eastAsia"/>
                <w:sz w:val="28"/>
                <w:szCs w:val="28"/>
              </w:rPr>
              <w:t>50-60分</w:t>
            </w:r>
          </w:p>
        </w:tc>
        <w:tc>
          <w:tcPr>
            <w:tcW w:w="1789" w:type="dxa"/>
            <w:tcBorders>
              <w:top w:val="single" w:sz="4" w:space="0" w:color="auto"/>
              <w:left w:val="single" w:sz="4" w:space="0" w:color="auto"/>
              <w:bottom w:val="single" w:sz="4" w:space="0" w:color="auto"/>
              <w:right w:val="single" w:sz="4" w:space="0" w:color="auto"/>
            </w:tcBorders>
          </w:tcPr>
          <w:p>
            <w:pPr>
              <w:keepNext/>
              <w:spacing w:line="520" w:lineRule="exact"/>
              <w:jc w:val="center"/>
              <w:rPr>
                <w:rFonts w:ascii="仿宋_GB2312" w:eastAsia="仿宋_GB2312" w:hAnsi="仿宋_GB2312" w:hint="eastAsia"/>
                <w:sz w:val="28"/>
                <w:szCs w:val="28"/>
              </w:rPr>
            </w:pPr>
            <w:r>
              <w:rPr>
                <w:rFonts w:ascii="仿宋_GB2312" w:eastAsia="仿宋_GB2312" w:hAnsi="仿宋_GB2312" w:hint="eastAsia"/>
                <w:sz w:val="28"/>
                <w:szCs w:val="28"/>
              </w:rPr>
              <w:t>50分以下</w:t>
            </w:r>
          </w:p>
        </w:tc>
      </w:tr>
    </w:tbl>
    <w:p>
      <w:pPr>
        <w:spacing w:line="520" w:lineRule="exact"/>
        <w:ind w:firstLine="525" w:firstLineChars="250"/>
        <w:textAlignment w:val="center"/>
        <w:rPr>
          <w:rFonts w:ascii="仿宋_GB2312" w:eastAsia="仿宋_GB2312"/>
          <w:bCs/>
          <w:sz w:val="28"/>
          <w:szCs w:val="28"/>
        </w:rPr>
      </w:pPr>
      <w:r>
        <w:rPr>
          <w:rFonts w:ascii="仿宋_GB2312" w:eastAsia="仿宋_GB2312" w:hint="eastAsia"/>
          <w:bCs/>
          <w:sz w:val="28"/>
          <w:szCs w:val="28"/>
        </w:rPr>
        <w:t>对调查的结果数据进行分析处理，开展各满意度指标的改进因素分析，针对不满意的因素进行整改，直至用户满意。满意度调查结果将作为项目验收条件之一，若满意度不达标，项目尾款不予支付。通过结果的反馈和处理，达到供需双方在项目生命周期里的及时沟通和交流，使得项目效益达到最大。</w:t>
      </w:r>
    </w:p>
    <w:p>
      <w:pPr>
        <w:numPr>
          <w:ilvl w:val="0"/>
          <w:numId w:val="31"/>
        </w:numPr>
        <w:spacing w:line="520" w:lineRule="exact"/>
        <w:ind w:firstLine="420" w:firstLineChars="200"/>
        <w:rPr>
          <w:rFonts w:ascii="仿宋_GB2312" w:eastAsia="仿宋_GB2312" w:hAnsi="华文仿宋" w:hint="eastAsia"/>
          <w:sz w:val="28"/>
          <w:szCs w:val="28"/>
        </w:rPr>
      </w:pPr>
      <w:r>
        <w:rPr>
          <w:rFonts w:ascii="仿宋_GB2312" w:eastAsia="仿宋_GB2312" w:hAnsi="华文仿宋" w:hint="eastAsia"/>
          <w:sz w:val="28"/>
          <w:szCs w:val="28"/>
        </w:rPr>
        <w:t>其他需说明事项</w:t>
      </w:r>
    </w:p>
    <w:p>
      <w:pPr>
        <w:ind w:firstLine="420" w:firstLineChars="200"/>
      </w:pPr>
      <w:r>
        <w:rPr>
          <w:rFonts w:ascii="仿宋_GB2312" w:eastAsia="仿宋_GB2312" w:hAnsi="仿宋_GB2312" w:hint="eastAsia"/>
          <w:sz w:val="28"/>
          <w:szCs w:val="28"/>
        </w:rPr>
        <w:t>投标人应对投标内容所涉及的一切专利等知识产权承担责任，并负有保护招标人的利益不受任何损害。一切由于文字、商标和技术专利等侵权引起的法律诉讼和裁决等均由投标人负责，与招标人无关。</w:t>
      </w: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pStyle w:val="Heading2"/>
        <w:spacing w:before="120" w:beforeLines="50" w:after="120" w:afterLines="50"/>
      </w:pPr>
      <w:r>
        <w:rPr>
          <w:rFonts w:hint="eastAsia"/>
          <w:b/>
          <w:bCs/>
        </w:rPr>
        <w:t>六</w:t>
      </w:r>
      <w:r>
        <w:rPr>
          <w:rFonts w:ascii="宋体" w:hAnsi="宋体" w:hint="eastAsia"/>
          <w:b/>
          <w:bCs/>
        </w:rPr>
        <w:t>、</w:t>
      </w:r>
      <w:r>
        <w:rPr>
          <w:rFonts w:hint="eastAsia"/>
          <w:szCs w:val="24"/>
        </w:rPr>
        <w:t>演示要求</w:t>
      </w:r>
    </w:p>
    <w:p>
      <w:pPr>
        <w:ind w:firstLine="420" w:firstLineChars="200"/>
        <w:rPr>
          <w:rFonts w:ascii="宋体" w:hAnsi="宋体" w:cs="宋体" w:hint="eastAsia"/>
          <w:szCs w:val="21"/>
        </w:rPr>
      </w:pPr>
      <w:r>
        <w:rPr>
          <w:rFonts w:ascii="宋体" w:hAnsi="宋体" w:cs="宋体" w:hint="eastAsia"/>
          <w:szCs w:val="21"/>
        </w:rPr>
        <w:t>（一）总体要求：</w:t>
      </w:r>
    </w:p>
    <w:p>
      <w:pPr>
        <w:ind w:firstLine="420" w:firstLineChars="200"/>
        <w:rPr>
          <w:rFonts w:ascii="宋体" w:hAnsi="宋体" w:cs="宋体" w:hint="eastAsia"/>
          <w:szCs w:val="21"/>
        </w:rPr>
      </w:pPr>
      <w:r>
        <w:rPr>
          <w:rFonts w:ascii="宋体" w:hAnsi="宋体" w:cs="宋体" w:hint="eastAsia"/>
          <w:szCs w:val="21"/>
        </w:rPr>
        <w:t>1、投标（谈判）供应商授权委托人请于</w:t>
      </w:r>
      <w:r>
        <w:rPr>
          <w:rFonts w:ascii="宋体" w:hAnsi="宋体" w:cs="宋体" w:hint="eastAsia"/>
          <w:b/>
          <w:bCs/>
          <w:color w:val="FF0000"/>
          <w:szCs w:val="21"/>
        </w:rPr>
        <w:t>本项目开标时间起60分钟内到达深圳交易集团有限公司宝安分公司（深圳市宝安区2区湖滨东路40号）1楼服务大厅按现场工作人员指引填写《现场演示签到表》，迟到或缺席将会导致演示及答辩相关评分项得0分。</w:t>
      </w:r>
    </w:p>
    <w:p>
      <w:pPr>
        <w:ind w:firstLine="420" w:firstLineChars="200"/>
        <w:rPr>
          <w:rFonts w:ascii="宋体" w:hAnsi="宋体" w:cs="宋体" w:hint="eastAsia"/>
          <w:szCs w:val="21"/>
        </w:rPr>
      </w:pPr>
      <w:r>
        <w:rPr>
          <w:rFonts w:ascii="宋体" w:hAnsi="宋体" w:cs="宋体" w:hint="eastAsia"/>
          <w:szCs w:val="21"/>
        </w:rPr>
        <w:t>2、现场演示（方案讲解）地点提供大屏幕投影设备，可外接笔记本电脑和投影机，外接设备由投标公司自备。由于场地有限，建议不携带过大设备。</w:t>
      </w:r>
    </w:p>
    <w:p>
      <w:pPr>
        <w:ind w:firstLine="420" w:firstLineChars="200"/>
        <w:rPr>
          <w:rFonts w:ascii="宋体" w:hAnsi="宋体" w:cs="宋体" w:hint="eastAsia"/>
          <w:szCs w:val="21"/>
        </w:rPr>
      </w:pPr>
      <w:r>
        <w:rPr>
          <w:rFonts w:ascii="宋体" w:hAnsi="宋体" w:cs="宋体" w:hint="eastAsia"/>
          <w:szCs w:val="21"/>
        </w:rPr>
        <w:t>3、每个投标（谈判）供应商演示及答辩时间不超过</w:t>
      </w:r>
      <w:r>
        <w:rPr>
          <w:rFonts w:ascii="宋体" w:hAnsi="宋体" w:cs="宋体" w:hint="eastAsia"/>
          <w:szCs w:val="21"/>
          <w:highlight w:val="yellow"/>
        </w:rPr>
        <w:t>20</w:t>
      </w:r>
      <w:r>
        <w:rPr>
          <w:rFonts w:ascii="宋体" w:hAnsi="宋体" w:cs="宋体" w:hint="eastAsia"/>
          <w:szCs w:val="21"/>
        </w:rPr>
        <w:t>分钟，其中演示时间不超过</w:t>
      </w:r>
      <w:r>
        <w:rPr>
          <w:rFonts w:ascii="宋体" w:hAnsi="宋体" w:cs="宋体" w:hint="eastAsia"/>
          <w:szCs w:val="21"/>
          <w:highlight w:val="yellow"/>
        </w:rPr>
        <w:t>15</w:t>
      </w:r>
      <w:r>
        <w:rPr>
          <w:rFonts w:ascii="宋体" w:hAnsi="宋体" w:cs="宋体" w:hint="eastAsia"/>
          <w:szCs w:val="21"/>
        </w:rPr>
        <w:t>分钟（期间评委可能会进行提问，并有权酌情延长时间）。现场演示人员一般不得超过</w:t>
      </w:r>
      <w:r>
        <w:rPr>
          <w:rFonts w:ascii="宋体" w:hAnsi="宋体" w:cs="宋体" w:hint="eastAsia"/>
          <w:b/>
          <w:bCs/>
          <w:szCs w:val="21"/>
        </w:rPr>
        <w:t>2</w:t>
      </w:r>
      <w:r>
        <w:rPr>
          <w:rFonts w:ascii="宋体" w:hAnsi="宋体" w:cs="宋体" w:hint="eastAsia"/>
          <w:szCs w:val="21"/>
        </w:rPr>
        <w:t>人。</w:t>
      </w:r>
    </w:p>
    <w:p>
      <w:pPr>
        <w:ind w:firstLine="420" w:firstLineChars="200"/>
        <w:rPr>
          <w:rFonts w:ascii="宋体" w:hAnsi="宋体" w:cs="宋体" w:hint="eastAsia"/>
          <w:szCs w:val="21"/>
        </w:rPr>
      </w:pPr>
      <w:r>
        <w:rPr>
          <w:rFonts w:ascii="宋体" w:hAnsi="宋体" w:cs="宋体" w:hint="eastAsia"/>
          <w:szCs w:val="21"/>
        </w:rPr>
        <w:t>（二）具体程序：</w:t>
      </w:r>
    </w:p>
    <w:p>
      <w:pPr>
        <w:ind w:firstLine="420" w:firstLineChars="200"/>
        <w:rPr>
          <w:rFonts w:ascii="宋体" w:hAnsi="宋体" w:cs="宋体" w:hint="eastAsia"/>
          <w:bCs/>
          <w:szCs w:val="21"/>
        </w:rPr>
      </w:pPr>
      <w:r>
        <w:rPr>
          <w:rFonts w:ascii="宋体" w:hAnsi="宋体" w:cs="宋体" w:hint="eastAsia"/>
          <w:szCs w:val="21"/>
        </w:rPr>
        <w:t>1、投标（谈判）供应商授权委托人</w:t>
      </w:r>
      <w:r>
        <w:rPr>
          <w:rFonts w:ascii="宋体" w:hAnsi="宋体" w:cs="宋体" w:hint="eastAsia"/>
          <w:bCs/>
          <w:szCs w:val="21"/>
        </w:rPr>
        <w:t>需在</w:t>
      </w:r>
      <w:r>
        <w:rPr>
          <w:rFonts w:ascii="宋体" w:hAnsi="宋体" w:cs="宋体" w:hint="eastAsia"/>
          <w:b/>
          <w:bCs/>
          <w:szCs w:val="21"/>
        </w:rPr>
        <w:t>现场演示签到截止时间前</w:t>
      </w:r>
      <w:r>
        <w:rPr>
          <w:rFonts w:ascii="宋体" w:hAnsi="宋体" w:cs="宋体" w:hint="eastAsia"/>
          <w:bCs/>
          <w:szCs w:val="21"/>
        </w:rPr>
        <w:t>，提供法定代表人（负责人）授权委托书（加盖公章）、授权委托人身份证（港澳台居民可提供来往通行证；非中国国籍管辖范围人员，可提供公安部门认可的身份证明材料，下同）原件，到</w:t>
      </w:r>
      <w:r>
        <w:rPr>
          <w:rFonts w:ascii="宋体" w:hAnsi="宋体" w:cs="宋体" w:hint="eastAsia"/>
          <w:b/>
          <w:szCs w:val="21"/>
        </w:rPr>
        <w:t>政府集中采购机构指定签到地点</w:t>
      </w:r>
      <w:r>
        <w:rPr>
          <w:rFonts w:ascii="宋体" w:hAnsi="宋体" w:cs="宋体" w:hint="eastAsia"/>
          <w:bCs/>
          <w:szCs w:val="21"/>
        </w:rPr>
        <w:t>按现场工作人员指引填写《</w:t>
      </w:r>
      <w:r>
        <w:rPr>
          <w:rFonts w:ascii="宋体" w:hAnsi="宋体" w:cs="宋体" w:hint="eastAsia"/>
          <w:szCs w:val="21"/>
        </w:rPr>
        <w:t>现场演示</w:t>
      </w:r>
      <w:r>
        <w:rPr>
          <w:rFonts w:ascii="宋体" w:hAnsi="宋体" w:cs="宋体" w:hint="eastAsia"/>
          <w:bCs/>
          <w:szCs w:val="21"/>
        </w:rPr>
        <w:t>签到表》。</w:t>
      </w:r>
    </w:p>
    <w:p>
      <w:pPr>
        <w:ind w:firstLine="420" w:firstLineChars="200"/>
        <w:rPr>
          <w:rFonts w:ascii="宋体" w:hAnsi="宋体" w:cs="宋体" w:hint="eastAsia"/>
          <w:bCs/>
          <w:szCs w:val="21"/>
        </w:rPr>
      </w:pPr>
      <w:r>
        <w:rPr>
          <w:rFonts w:ascii="宋体" w:hAnsi="宋体" w:cs="宋体" w:hint="eastAsia"/>
          <w:bCs/>
          <w:szCs w:val="21"/>
        </w:rPr>
        <w:t>特别注意事项：（1）资料提供不齐全的，不予签到；（2）招标文件规定的演示时间后，不再受理签到；（3）未进行签到的人员，不能参与</w:t>
      </w:r>
      <w:r>
        <w:rPr>
          <w:rFonts w:ascii="宋体" w:hAnsi="宋体" w:cs="宋体" w:hint="eastAsia"/>
          <w:b/>
          <w:bCs/>
          <w:szCs w:val="21"/>
        </w:rPr>
        <w:t>现场演示</w:t>
      </w:r>
      <w:r>
        <w:rPr>
          <w:rFonts w:ascii="宋体" w:hAnsi="宋体" w:cs="宋体" w:hint="eastAsia"/>
          <w:bCs/>
          <w:szCs w:val="21"/>
        </w:rPr>
        <w:t>；</w:t>
      </w:r>
    </w:p>
    <w:p>
      <w:pPr>
        <w:ind w:firstLine="420" w:firstLineChars="200"/>
        <w:rPr>
          <w:rFonts w:ascii="宋体" w:hAnsi="宋体" w:cs="宋体" w:hint="eastAsia"/>
          <w:kern w:val="0"/>
          <w:szCs w:val="21"/>
        </w:rPr>
      </w:pPr>
      <w:r>
        <w:rPr>
          <w:rFonts w:ascii="宋体" w:hAnsi="宋体" w:cs="宋体" w:hint="eastAsia"/>
          <w:szCs w:val="21"/>
        </w:rPr>
        <w:t>2、</w:t>
      </w:r>
      <w:r>
        <w:rPr>
          <w:rFonts w:ascii="宋体" w:hAnsi="宋体" w:cs="宋体" w:hint="eastAsia"/>
          <w:bCs/>
          <w:szCs w:val="21"/>
        </w:rPr>
        <w:t>签到截止时间</w:t>
      </w:r>
      <w:r>
        <w:rPr>
          <w:rFonts w:ascii="宋体" w:hAnsi="宋体" w:cs="宋体" w:hint="eastAsia"/>
          <w:kern w:val="0"/>
          <w:szCs w:val="21"/>
        </w:rPr>
        <w:t>后正式进行</w:t>
      </w:r>
      <w:r>
        <w:rPr>
          <w:rFonts w:ascii="宋体" w:hAnsi="宋体" w:cs="宋体" w:hint="eastAsia"/>
          <w:b/>
          <w:bCs/>
          <w:szCs w:val="21"/>
        </w:rPr>
        <w:t>现场演示</w:t>
      </w:r>
      <w:r>
        <w:rPr>
          <w:rFonts w:ascii="宋体" w:hAnsi="宋体" w:cs="宋体" w:hint="eastAsia"/>
          <w:kern w:val="0"/>
          <w:szCs w:val="21"/>
        </w:rPr>
        <w:t>。</w:t>
      </w:r>
      <w:r>
        <w:rPr>
          <w:rFonts w:ascii="宋体" w:hAnsi="宋体" w:cs="宋体" w:hint="eastAsia"/>
          <w:b/>
          <w:bCs/>
          <w:szCs w:val="21"/>
        </w:rPr>
        <w:t>现场演示</w:t>
      </w:r>
      <w:r>
        <w:rPr>
          <w:rFonts w:ascii="宋体" w:hAnsi="宋体" w:cs="宋体" w:hint="eastAsia"/>
          <w:kern w:val="0"/>
          <w:szCs w:val="21"/>
        </w:rPr>
        <w:t>正式开始前将进行身份核对；核对内容为</w:t>
      </w:r>
      <w:r>
        <w:rPr>
          <w:rFonts w:ascii="宋体" w:hAnsi="宋体" w:cs="宋体" w:hint="eastAsia"/>
          <w:b/>
          <w:bCs/>
          <w:szCs w:val="21"/>
        </w:rPr>
        <w:t>现场演示</w:t>
      </w:r>
      <w:r>
        <w:rPr>
          <w:rFonts w:ascii="宋体" w:hAnsi="宋体" w:cs="宋体" w:hint="eastAsia"/>
          <w:kern w:val="0"/>
          <w:szCs w:val="21"/>
        </w:rPr>
        <w:t>人员提供的“</w:t>
      </w:r>
      <w:r>
        <w:rPr>
          <w:rFonts w:ascii="宋体" w:hAnsi="宋体" w:cs="宋体" w:hint="eastAsia"/>
          <w:bCs/>
          <w:szCs w:val="21"/>
        </w:rPr>
        <w:t>法定代表人（负责人）授权委托书（加盖公章）、授权委托人身份证原件</w:t>
      </w:r>
      <w:r>
        <w:rPr>
          <w:rFonts w:ascii="宋体" w:hAnsi="宋体" w:cs="宋体" w:hint="eastAsia"/>
          <w:kern w:val="0"/>
          <w:szCs w:val="21"/>
        </w:rPr>
        <w:t>”。资料不齐全的人员，不得参与</w:t>
      </w:r>
      <w:r>
        <w:rPr>
          <w:rFonts w:ascii="宋体" w:hAnsi="宋体" w:cs="宋体" w:hint="eastAsia"/>
          <w:b/>
          <w:bCs/>
          <w:szCs w:val="21"/>
        </w:rPr>
        <w:t>现场演示</w:t>
      </w:r>
      <w:r>
        <w:rPr>
          <w:rFonts w:ascii="宋体" w:hAnsi="宋体" w:cs="宋体" w:hint="eastAsia"/>
          <w:kern w:val="0"/>
          <w:szCs w:val="21"/>
        </w:rPr>
        <w:t>。</w:t>
      </w:r>
    </w:p>
    <w:p>
      <w:pPr>
        <w:ind w:firstLine="420" w:firstLineChars="200"/>
        <w:rPr>
          <w:rFonts w:ascii="宋体" w:hAnsi="宋体" w:cs="宋体" w:hint="eastAsia"/>
          <w:szCs w:val="21"/>
        </w:rPr>
      </w:pPr>
      <w:r>
        <w:rPr>
          <w:rFonts w:ascii="宋体" w:hAnsi="宋体" w:cs="宋体" w:hint="eastAsia"/>
          <w:szCs w:val="21"/>
        </w:rPr>
        <w:t>（三）其他现场演示规则：</w:t>
      </w:r>
    </w:p>
    <w:p>
      <w:pPr>
        <w:ind w:firstLine="393" w:firstLineChars="187"/>
        <w:rPr>
          <w:rFonts w:ascii="宋体" w:hAnsi="宋体" w:cs="宋体" w:hint="eastAsia"/>
          <w:szCs w:val="21"/>
        </w:rPr>
      </w:pPr>
      <w:r>
        <w:rPr>
          <w:rFonts w:ascii="宋体" w:hAnsi="宋体" w:cs="宋体" w:hint="eastAsia"/>
          <w:szCs w:val="21"/>
        </w:rPr>
        <w:t>A.参加本次</w:t>
      </w:r>
      <w:r>
        <w:rPr>
          <w:rFonts w:ascii="宋体" w:hAnsi="宋体" w:cs="宋体" w:hint="eastAsia"/>
          <w:b/>
          <w:bCs/>
          <w:szCs w:val="21"/>
        </w:rPr>
        <w:t>现场演示</w:t>
      </w:r>
      <w:r>
        <w:rPr>
          <w:rFonts w:ascii="宋体" w:hAnsi="宋体" w:cs="宋体" w:hint="eastAsia"/>
          <w:szCs w:val="21"/>
        </w:rPr>
        <w:t>的各投标（谈判）供应商，均认为本次</w:t>
      </w:r>
      <w:r>
        <w:rPr>
          <w:rFonts w:ascii="宋体" w:hAnsi="宋体" w:cs="宋体" w:hint="eastAsia"/>
          <w:b/>
          <w:bCs/>
          <w:szCs w:val="21"/>
        </w:rPr>
        <w:t>现场演示</w:t>
      </w:r>
      <w:r>
        <w:rPr>
          <w:rFonts w:ascii="宋体" w:hAnsi="宋体" w:cs="宋体" w:hint="eastAsia"/>
          <w:szCs w:val="21"/>
        </w:rPr>
        <w:t>的程序和环境能够满足</w:t>
      </w:r>
      <w:r>
        <w:rPr>
          <w:rFonts w:ascii="宋体" w:hAnsi="宋体" w:cs="宋体" w:hint="eastAsia"/>
          <w:b/>
          <w:bCs/>
          <w:szCs w:val="21"/>
        </w:rPr>
        <w:t>现场演示</w:t>
      </w:r>
      <w:r>
        <w:rPr>
          <w:rFonts w:ascii="宋体" w:hAnsi="宋体" w:cs="宋体" w:hint="eastAsia"/>
          <w:szCs w:val="21"/>
        </w:rPr>
        <w:t>基本条件，并对本</w:t>
      </w:r>
      <w:r>
        <w:rPr>
          <w:rFonts w:ascii="宋体" w:hAnsi="宋体" w:cs="宋体" w:hint="eastAsia"/>
          <w:b/>
          <w:bCs/>
          <w:szCs w:val="21"/>
        </w:rPr>
        <w:t>现场演示</w:t>
      </w:r>
      <w:r>
        <w:rPr>
          <w:rFonts w:ascii="宋体" w:hAnsi="宋体" w:cs="宋体" w:hint="eastAsia"/>
          <w:szCs w:val="21"/>
        </w:rPr>
        <w:t>方案要求内的各项规定不做事后异议，且能够严格遵守相关规定。</w:t>
      </w:r>
    </w:p>
    <w:p>
      <w:pPr>
        <w:ind w:firstLine="393" w:firstLineChars="187"/>
        <w:rPr>
          <w:rFonts w:ascii="宋体" w:hAnsi="宋体" w:cs="宋体" w:hint="eastAsia"/>
          <w:szCs w:val="21"/>
        </w:rPr>
      </w:pPr>
      <w:r>
        <w:rPr>
          <w:rFonts w:ascii="宋体" w:hAnsi="宋体" w:cs="宋体" w:hint="eastAsia"/>
          <w:szCs w:val="21"/>
        </w:rPr>
        <w:t>B.</w:t>
      </w:r>
      <w:r>
        <w:rPr>
          <w:rFonts w:ascii="宋体" w:hAnsi="宋体" w:cs="宋体" w:hint="eastAsia"/>
          <w:b/>
          <w:bCs/>
          <w:szCs w:val="21"/>
        </w:rPr>
        <w:t>现场演示可以</w:t>
      </w:r>
      <w:r>
        <w:rPr>
          <w:rFonts w:ascii="宋体" w:hAnsi="宋体" w:cs="宋体" w:hint="eastAsia"/>
          <w:szCs w:val="21"/>
        </w:rPr>
        <w:t>在评审前进行。</w:t>
      </w:r>
      <w:r>
        <w:rPr>
          <w:rFonts w:ascii="宋体" w:hAnsi="宋体" w:cs="宋体" w:hint="eastAsia"/>
          <w:b/>
          <w:bCs/>
          <w:szCs w:val="21"/>
        </w:rPr>
        <w:t>现场演示</w:t>
      </w:r>
      <w:r>
        <w:rPr>
          <w:rFonts w:ascii="宋体" w:hAnsi="宋体" w:cs="宋体" w:hint="eastAsia"/>
          <w:szCs w:val="21"/>
        </w:rPr>
        <w:t>原则上</w:t>
      </w:r>
      <w:r>
        <w:rPr>
          <w:rFonts w:ascii="宋体" w:hAnsi="宋体" w:cs="宋体" w:hint="eastAsia"/>
          <w:b/>
          <w:bCs/>
          <w:szCs w:val="21"/>
        </w:rPr>
        <w:t>按签到顺序</w:t>
      </w:r>
      <w:r>
        <w:rPr>
          <w:rFonts w:ascii="宋体" w:hAnsi="宋体" w:cs="宋体" w:hint="eastAsia"/>
          <w:szCs w:val="21"/>
        </w:rPr>
        <w:t>依次进行（经评委同意，可以酌情进行调整）。一个供应商一次性</w:t>
      </w:r>
      <w:r>
        <w:rPr>
          <w:rFonts w:ascii="宋体" w:hAnsi="宋体" w:cs="宋体" w:hint="eastAsia"/>
          <w:b/>
          <w:bCs/>
          <w:szCs w:val="21"/>
        </w:rPr>
        <w:t>现场演示</w:t>
      </w:r>
      <w:r>
        <w:rPr>
          <w:rFonts w:ascii="宋体" w:hAnsi="宋体" w:cs="宋体" w:hint="eastAsia"/>
          <w:szCs w:val="21"/>
        </w:rPr>
        <w:t>完毕。一个供应商在进行</w:t>
      </w:r>
      <w:r>
        <w:rPr>
          <w:rFonts w:ascii="宋体" w:hAnsi="宋体" w:cs="宋体" w:hint="eastAsia"/>
          <w:b/>
          <w:bCs/>
          <w:szCs w:val="21"/>
        </w:rPr>
        <w:t>现场演示</w:t>
      </w:r>
      <w:r>
        <w:rPr>
          <w:rFonts w:ascii="宋体" w:hAnsi="宋体" w:cs="宋体" w:hint="eastAsia"/>
          <w:szCs w:val="21"/>
        </w:rPr>
        <w:t>时，其他供应商不得进入现场。</w:t>
      </w:r>
      <w:r>
        <w:rPr>
          <w:rFonts w:ascii="宋体" w:hAnsi="宋体" w:cs="宋体" w:hint="eastAsia"/>
          <w:b/>
          <w:bCs/>
          <w:szCs w:val="21"/>
        </w:rPr>
        <w:t>现场演示</w:t>
      </w:r>
      <w:r>
        <w:rPr>
          <w:rFonts w:ascii="宋体" w:hAnsi="宋体" w:cs="宋体" w:hint="eastAsia"/>
          <w:szCs w:val="21"/>
        </w:rPr>
        <w:t>期间，评委可视情况对讲解人员进行提问。</w:t>
      </w:r>
    </w:p>
    <w:p>
      <w:pPr>
        <w:ind w:firstLine="393" w:firstLineChars="187"/>
        <w:rPr>
          <w:rFonts w:ascii="宋体" w:hAnsi="宋体" w:cs="宋体" w:hint="eastAsia"/>
          <w:szCs w:val="21"/>
        </w:rPr>
      </w:pPr>
      <w:r>
        <w:rPr>
          <w:rFonts w:ascii="宋体" w:hAnsi="宋体" w:cs="宋体" w:hint="eastAsia"/>
          <w:szCs w:val="21"/>
        </w:rPr>
        <w:t>C.投标人对本次</w:t>
      </w:r>
      <w:r>
        <w:rPr>
          <w:rFonts w:ascii="宋体" w:hAnsi="宋体" w:cs="宋体" w:hint="eastAsia"/>
          <w:b/>
          <w:bCs/>
          <w:szCs w:val="21"/>
        </w:rPr>
        <w:t>现场演示</w:t>
      </w:r>
      <w:r>
        <w:rPr>
          <w:rFonts w:ascii="宋体" w:hAnsi="宋体" w:cs="宋体" w:hint="eastAsia"/>
          <w:szCs w:val="21"/>
        </w:rPr>
        <w:t>条件的不确定性疑虑应在开始前做书面表达，若所有疑虑不能完全消除，并认为</w:t>
      </w:r>
      <w:r>
        <w:rPr>
          <w:rFonts w:ascii="宋体" w:hAnsi="宋体" w:cs="宋体" w:hint="eastAsia"/>
          <w:b/>
          <w:bCs/>
          <w:szCs w:val="21"/>
        </w:rPr>
        <w:t>现场演示</w:t>
      </w:r>
      <w:r>
        <w:rPr>
          <w:rFonts w:ascii="宋体" w:hAnsi="宋体" w:cs="宋体" w:hint="eastAsia"/>
          <w:szCs w:val="21"/>
        </w:rPr>
        <w:t>结果仍会产生误判，则可以退出</w:t>
      </w:r>
      <w:r>
        <w:rPr>
          <w:rFonts w:ascii="宋体" w:hAnsi="宋体" w:cs="宋体" w:hint="eastAsia"/>
          <w:b/>
          <w:bCs/>
          <w:szCs w:val="21"/>
        </w:rPr>
        <w:t>现场演示</w:t>
      </w:r>
      <w:r>
        <w:rPr>
          <w:rFonts w:ascii="宋体" w:hAnsi="宋体" w:cs="宋体" w:hint="eastAsia"/>
          <w:szCs w:val="21"/>
        </w:rPr>
        <w:t>。</w:t>
      </w:r>
    </w:p>
    <w:p>
      <w:pPr>
        <w:ind w:firstLine="393" w:firstLineChars="187"/>
        <w:rPr>
          <w:rFonts w:ascii="宋体" w:hAnsi="宋体" w:cs="宋体" w:hint="eastAsia"/>
          <w:szCs w:val="21"/>
        </w:rPr>
      </w:pPr>
      <w:r>
        <w:rPr>
          <w:rFonts w:ascii="宋体" w:hAnsi="宋体" w:cs="宋体" w:hint="eastAsia"/>
          <w:szCs w:val="21"/>
        </w:rPr>
        <w:t>D.由于</w:t>
      </w:r>
      <w:r>
        <w:rPr>
          <w:rFonts w:ascii="宋体" w:hAnsi="宋体" w:cs="宋体" w:hint="eastAsia"/>
          <w:b/>
          <w:bCs/>
          <w:szCs w:val="21"/>
        </w:rPr>
        <w:t>现场演示</w:t>
      </w:r>
      <w:r>
        <w:rPr>
          <w:rFonts w:ascii="宋体" w:hAnsi="宋体" w:cs="宋体" w:hint="eastAsia"/>
          <w:szCs w:val="21"/>
        </w:rPr>
        <w:t>时间有限，投标人同意承担其现场演示结果不确定性的风险，即同意专家以方案讲解情况的判定结论。</w:t>
      </w:r>
    </w:p>
    <w:p>
      <w:pPr>
        <w:ind w:firstLine="393" w:firstLineChars="187"/>
        <w:rPr>
          <w:rFonts w:ascii="宋体" w:hAnsi="宋体" w:cs="宋体" w:hint="eastAsia"/>
          <w:szCs w:val="21"/>
        </w:rPr>
      </w:pPr>
      <w:r>
        <w:rPr>
          <w:rFonts w:ascii="宋体" w:hAnsi="宋体" w:cs="宋体" w:hint="eastAsia"/>
          <w:szCs w:val="21"/>
        </w:rPr>
        <w:t>E.本次</w:t>
      </w:r>
      <w:r>
        <w:rPr>
          <w:rFonts w:ascii="宋体" w:hAnsi="宋体" w:cs="宋体" w:hint="eastAsia"/>
          <w:b/>
          <w:bCs/>
          <w:szCs w:val="21"/>
        </w:rPr>
        <w:t>现场演示</w:t>
      </w:r>
      <w:r>
        <w:rPr>
          <w:rFonts w:ascii="宋体" w:hAnsi="宋体" w:cs="宋体" w:hint="eastAsia"/>
          <w:szCs w:val="21"/>
        </w:rPr>
        <w:t>的结果，仅对本项目评审委员会（谈判小组）负责，无义务向其余各方出具方案讲解结果。</w:t>
      </w:r>
    </w:p>
    <w:p>
      <w:pPr>
        <w:ind w:firstLine="420" w:firstLineChars="200"/>
        <w:rPr>
          <w:rFonts w:ascii="宋体" w:hAnsi="宋体" w:cs="宋体" w:hint="eastAsia"/>
          <w:szCs w:val="21"/>
        </w:rPr>
      </w:pPr>
      <w:r>
        <w:rPr>
          <w:rFonts w:ascii="宋体" w:hAnsi="宋体" w:cs="宋体" w:hint="eastAsia"/>
          <w:szCs w:val="21"/>
        </w:rPr>
        <w:t>F.风险及费用说明：各项费用由供应商自理、风险自负。</w:t>
      </w:r>
    </w:p>
    <w:p>
      <w:pPr>
        <w:ind w:firstLine="420" w:firstLineChars="200"/>
        <w:rPr>
          <w:rFonts w:ascii="宋体" w:hAnsi="宋体" w:cs="宋体" w:hint="eastAsia"/>
          <w:szCs w:val="21"/>
        </w:rPr>
      </w:pPr>
      <w:r>
        <w:rPr>
          <w:rFonts w:ascii="宋体" w:hAnsi="宋体" w:cs="宋体" w:hint="eastAsia"/>
          <w:szCs w:val="21"/>
        </w:rPr>
        <w:t>（四）演示内容及要求表：</w:t>
      </w:r>
    </w:p>
    <w:tbl>
      <w:tblPr>
        <w:tblStyle w:val="TableNormal"/>
        <w:tblpPr w:leftFromText="180" w:rightFromText="180" w:vertAnchor="text" w:horzAnchor="page" w:tblpX="2111" w:tblpY="59"/>
        <w:tblOverlap w:val="never"/>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2336"/>
        <w:gridCol w:w="2787"/>
        <w:gridCol w:w="2161"/>
      </w:tblGrid>
      <w:tr>
        <w:tblPrEx>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75"/>
        </w:trPr>
        <w:tc>
          <w:tcPr>
            <w:tcW w:w="674" w:type="dxa"/>
            <w:vAlign w:val="center"/>
          </w:tcPr>
          <w:p>
            <w:pPr>
              <w:jc w:val="center"/>
              <w:rPr>
                <w:rFonts w:ascii="宋体" w:hAnsi="宋体" w:cs="宋体" w:hint="eastAsia"/>
                <w:b/>
                <w:szCs w:val="21"/>
              </w:rPr>
            </w:pPr>
            <w:r>
              <w:rPr>
                <w:rFonts w:ascii="宋体" w:hAnsi="宋体" w:cs="宋体" w:hint="eastAsia"/>
                <w:b/>
                <w:szCs w:val="21"/>
              </w:rPr>
              <w:t>序号</w:t>
            </w:r>
          </w:p>
        </w:tc>
        <w:tc>
          <w:tcPr>
            <w:tcW w:w="2336" w:type="dxa"/>
            <w:vAlign w:val="center"/>
          </w:tcPr>
          <w:p>
            <w:pPr>
              <w:jc w:val="center"/>
              <w:rPr>
                <w:rFonts w:ascii="宋体" w:hAnsi="宋体" w:cs="宋体" w:hint="eastAsia"/>
                <w:b/>
                <w:szCs w:val="21"/>
              </w:rPr>
            </w:pPr>
            <w:r>
              <w:rPr>
                <w:rFonts w:ascii="宋体" w:hAnsi="宋体" w:cs="宋体" w:hint="eastAsia"/>
                <w:b/>
                <w:szCs w:val="21"/>
              </w:rPr>
              <w:t>演示项目</w:t>
            </w:r>
          </w:p>
        </w:tc>
        <w:tc>
          <w:tcPr>
            <w:tcW w:w="2787" w:type="dxa"/>
            <w:vAlign w:val="center"/>
          </w:tcPr>
          <w:p>
            <w:pPr>
              <w:jc w:val="center"/>
              <w:rPr>
                <w:rFonts w:ascii="宋体" w:hAnsi="宋体" w:cs="宋体" w:hint="eastAsia"/>
                <w:b/>
                <w:szCs w:val="21"/>
              </w:rPr>
            </w:pPr>
            <w:r>
              <w:rPr>
                <w:rFonts w:ascii="宋体" w:hAnsi="宋体" w:cs="宋体" w:hint="eastAsia"/>
                <w:b/>
                <w:szCs w:val="21"/>
              </w:rPr>
              <w:t>演示形式要求</w:t>
            </w:r>
          </w:p>
        </w:tc>
        <w:tc>
          <w:tcPr>
            <w:tcW w:w="2161" w:type="dxa"/>
            <w:vAlign w:val="center"/>
          </w:tcPr>
          <w:p>
            <w:pPr>
              <w:jc w:val="center"/>
              <w:rPr>
                <w:rFonts w:ascii="宋体" w:hAnsi="宋体" w:cs="宋体" w:hint="eastAsia"/>
                <w:b/>
                <w:szCs w:val="21"/>
              </w:rPr>
            </w:pPr>
            <w:r>
              <w:rPr>
                <w:rFonts w:ascii="宋体" w:hAnsi="宋体" w:cs="宋体" w:hint="eastAsia"/>
                <w:b/>
                <w:szCs w:val="21"/>
              </w:rPr>
              <w:t>演示具体内容要求</w:t>
            </w:r>
          </w:p>
        </w:tc>
      </w:tr>
      <w:tr>
        <w:tblPrEx>
          <w:tblW w:w="7958" w:type="dxa"/>
          <w:tblInd w:w="0" w:type="dxa"/>
          <w:tblLayout w:type="fixed"/>
          <w:tblCellMar>
            <w:top w:w="0" w:type="dxa"/>
            <w:left w:w="108" w:type="dxa"/>
            <w:bottom w:w="0" w:type="dxa"/>
            <w:right w:w="108" w:type="dxa"/>
          </w:tblCellMar>
        </w:tblPrEx>
        <w:trPr>
          <w:trHeight w:val="1476"/>
        </w:trPr>
        <w:tc>
          <w:tcPr>
            <w:tcW w:w="674" w:type="dxa"/>
            <w:vAlign w:val="center"/>
          </w:tcPr>
          <w:p>
            <w:pPr>
              <w:jc w:val="center"/>
              <w:rPr>
                <w:rFonts w:ascii="宋体" w:hAnsi="宋体" w:cs="宋体" w:hint="eastAsia"/>
                <w:szCs w:val="21"/>
              </w:rPr>
            </w:pPr>
            <w:r>
              <w:rPr>
                <w:rFonts w:ascii="宋体" w:hAnsi="宋体" w:cs="宋体" w:hint="eastAsia"/>
                <w:szCs w:val="21"/>
              </w:rPr>
              <w:t>1</w:t>
            </w:r>
          </w:p>
        </w:tc>
        <w:tc>
          <w:tcPr>
            <w:tcW w:w="2336" w:type="dxa"/>
            <w:vAlign w:val="center"/>
          </w:tcPr>
          <w:p>
            <w:pPr>
              <w:jc w:val="center"/>
              <w:rPr>
                <w:szCs w:val="21"/>
                <w:highlight w:val="yellow"/>
              </w:rPr>
            </w:pPr>
            <w:r>
              <w:rPr>
                <w:rFonts w:hint="eastAsia"/>
                <w:highlight w:val="yellow"/>
              </w:rPr>
              <w:t>详见招标文件评分项</w:t>
            </w:r>
            <w:r>
              <w:rPr>
                <w:highlight w:val="yellow"/>
              </w:rPr>
              <w:t>”</w:t>
            </w:r>
            <w:r>
              <w:rPr>
                <w:rFonts w:hint="eastAsia"/>
                <w:szCs w:val="21"/>
                <w:highlight w:val="yellow"/>
              </w:rPr>
              <w:t>时空数据演示</w:t>
            </w:r>
            <w:r>
              <w:rPr>
                <w:szCs w:val="21"/>
                <w:highlight w:val="yellow"/>
              </w:rPr>
              <w:t>”</w:t>
            </w:r>
          </w:p>
        </w:tc>
        <w:tc>
          <w:tcPr>
            <w:tcW w:w="2787" w:type="dxa"/>
            <w:vAlign w:val="center"/>
          </w:tcPr>
          <w:p>
            <w:pPr>
              <w:jc w:val="center"/>
              <w:rPr>
                <w:rFonts w:ascii="宋体" w:hAnsi="宋体" w:cs="宋体" w:hint="eastAsia"/>
                <w:szCs w:val="21"/>
              </w:rPr>
            </w:pPr>
            <w:r>
              <w:rPr>
                <w:szCs w:val="21"/>
              </w:rPr>
              <w:t>投标人使用</w:t>
            </w:r>
            <w:r>
              <w:rPr>
                <w:rFonts w:hint="eastAsia"/>
                <w:szCs w:val="21"/>
              </w:rPr>
              <w:t>可运行展示系统、</w:t>
            </w:r>
            <w:r>
              <w:rPr>
                <w:szCs w:val="21"/>
              </w:rPr>
              <w:t>系统原型、PPT或Flash或视频等方式进行现场演示</w:t>
            </w:r>
          </w:p>
        </w:tc>
        <w:tc>
          <w:tcPr>
            <w:tcW w:w="2161" w:type="dxa"/>
            <w:vAlign w:val="center"/>
          </w:tcPr>
          <w:p>
            <w:pPr>
              <w:jc w:val="center"/>
              <w:rPr>
                <w:rFonts w:ascii="宋体" w:hAnsi="宋体" w:cs="宋体" w:hint="eastAsia"/>
                <w:szCs w:val="21"/>
              </w:rPr>
            </w:pPr>
            <w:r>
              <w:rPr>
                <w:rFonts w:ascii="宋体" w:hAnsi="宋体" w:cs="宋体" w:hint="eastAsia"/>
                <w:szCs w:val="21"/>
              </w:rPr>
              <w:t>具体演示内容详见评标信息“</w:t>
            </w:r>
            <w:r>
              <w:rPr>
                <w:rFonts w:hint="eastAsia"/>
                <w:szCs w:val="21"/>
                <w:highlight w:val="yellow"/>
              </w:rPr>
              <w:t>时空数据演示</w:t>
            </w:r>
            <w:r>
              <w:rPr>
                <w:rFonts w:ascii="宋体" w:hAnsi="宋体" w:cs="宋体" w:hint="eastAsia"/>
                <w:szCs w:val="21"/>
              </w:rPr>
              <w:t>”中的“评分准则”</w:t>
            </w:r>
          </w:p>
        </w:tc>
      </w:tr>
      <w:tr>
        <w:tblPrEx>
          <w:tblW w:w="7958" w:type="dxa"/>
          <w:tblInd w:w="0" w:type="dxa"/>
          <w:tblLayout w:type="fixed"/>
          <w:tblCellMar>
            <w:top w:w="0" w:type="dxa"/>
            <w:left w:w="108" w:type="dxa"/>
            <w:bottom w:w="0" w:type="dxa"/>
            <w:right w:w="108" w:type="dxa"/>
          </w:tblCellMar>
        </w:tblPrEx>
        <w:trPr>
          <w:trHeight w:val="1476"/>
        </w:trPr>
        <w:tc>
          <w:tcPr>
            <w:tcW w:w="674" w:type="dxa"/>
            <w:vAlign w:val="center"/>
          </w:tcPr>
          <w:p>
            <w:pPr>
              <w:jc w:val="center"/>
              <w:rPr>
                <w:rFonts w:ascii="宋体" w:hAnsi="宋体" w:cs="宋体" w:hint="eastAsia"/>
                <w:szCs w:val="21"/>
              </w:rPr>
            </w:pPr>
            <w:r>
              <w:rPr>
                <w:rFonts w:ascii="宋体" w:hAnsi="宋体" w:cs="宋体" w:hint="eastAsia"/>
                <w:szCs w:val="21"/>
              </w:rPr>
              <w:t>2</w:t>
            </w:r>
          </w:p>
        </w:tc>
        <w:tc>
          <w:tcPr>
            <w:tcW w:w="2336" w:type="dxa"/>
            <w:vAlign w:val="center"/>
          </w:tcPr>
          <w:p>
            <w:pPr>
              <w:jc w:val="center"/>
              <w:rPr>
                <w:szCs w:val="21"/>
                <w:highlight w:val="yellow"/>
              </w:rPr>
            </w:pPr>
            <w:r>
              <w:rPr>
                <w:rFonts w:hint="eastAsia"/>
                <w:highlight w:val="yellow"/>
              </w:rPr>
              <w:t>详见招标文件评分项</w:t>
            </w:r>
            <w:r>
              <w:rPr>
                <w:highlight w:val="yellow"/>
              </w:rPr>
              <w:t>”CIM基座能力演示</w:t>
            </w:r>
            <w:r>
              <w:rPr>
                <w:szCs w:val="21"/>
                <w:highlight w:val="yellow"/>
              </w:rPr>
              <w:t>”</w:t>
            </w:r>
          </w:p>
        </w:tc>
        <w:tc>
          <w:tcPr>
            <w:tcW w:w="2787" w:type="dxa"/>
            <w:vAlign w:val="center"/>
          </w:tcPr>
          <w:p>
            <w:pPr>
              <w:jc w:val="center"/>
              <w:rPr>
                <w:rFonts w:ascii="宋体" w:hAnsi="宋体" w:cs="宋体" w:hint="eastAsia"/>
                <w:szCs w:val="21"/>
              </w:rPr>
            </w:pPr>
            <w:r>
              <w:rPr>
                <w:szCs w:val="21"/>
              </w:rPr>
              <w:t>投标人使用</w:t>
            </w:r>
            <w:r>
              <w:rPr>
                <w:rFonts w:hint="eastAsia"/>
                <w:szCs w:val="21"/>
              </w:rPr>
              <w:t>可运行展示系统、</w:t>
            </w:r>
            <w:r>
              <w:rPr>
                <w:szCs w:val="21"/>
              </w:rPr>
              <w:t>系统原型、PPT或Flash或视频等方式进行现场演示</w:t>
            </w:r>
          </w:p>
        </w:tc>
        <w:tc>
          <w:tcPr>
            <w:tcW w:w="2161" w:type="dxa"/>
            <w:vAlign w:val="center"/>
          </w:tcPr>
          <w:p>
            <w:pPr>
              <w:jc w:val="center"/>
              <w:rPr>
                <w:rFonts w:ascii="宋体" w:hAnsi="宋体" w:cs="宋体" w:hint="eastAsia"/>
                <w:szCs w:val="21"/>
              </w:rPr>
            </w:pPr>
            <w:r>
              <w:rPr>
                <w:rFonts w:ascii="宋体" w:hAnsi="宋体" w:cs="宋体" w:hint="eastAsia"/>
                <w:szCs w:val="21"/>
              </w:rPr>
              <w:t>具体演示内容详见评标信息“</w:t>
            </w:r>
            <w:r>
              <w:rPr>
                <w:highlight w:val="yellow"/>
              </w:rPr>
              <w:t>CIM基座能力演示</w:t>
            </w:r>
            <w:r>
              <w:rPr>
                <w:rFonts w:ascii="宋体" w:hAnsi="宋体" w:cs="宋体" w:hint="eastAsia"/>
                <w:szCs w:val="21"/>
              </w:rPr>
              <w:t>”中的“评分准则”</w:t>
            </w:r>
          </w:p>
        </w:tc>
      </w:tr>
    </w:tbl>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hint="eastAsia"/>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rPr>
        <w:t>4、除政府采购合同继续履行将损害国家利益和社会公共利益外，双方当事人不得擅自变更、中止或者终止合同。</w:t>
      </w:r>
    </w:p>
    <w:p>
      <w:pPr>
        <w:ind w:firstLine="420" w:firstLineChars="200"/>
        <w:rPr>
          <w:bCs/>
          <w:szCs w:val="21"/>
        </w:rPr>
      </w:pPr>
      <w:r>
        <w:rPr>
          <w:rFonts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pPr>
        <w:pStyle w:val="NormalIndent"/>
        <w:spacing w:before="60" w:beforeLines="25" w:after="60" w:afterLines="25"/>
        <w:ind w:firstLine="393" w:firstLineChars="187"/>
        <w:rPr>
          <w:rFonts w:ascii="宋体" w:hAnsi="宋体" w:hint="eastAsia"/>
          <w:szCs w:val="21"/>
        </w:rPr>
      </w:pPr>
    </w:p>
    <w:p>
      <w:pPr>
        <w:pStyle w:val="NormalIndent"/>
        <w:spacing w:before="60" w:beforeLines="25" w:after="60" w:afterLines="25"/>
        <w:ind w:firstLine="393" w:firstLineChars="187"/>
        <w:rPr>
          <w:rFonts w:ascii="宋体" w:hAnsi="宋体" w:hint="eastAsia"/>
          <w:szCs w:val="21"/>
        </w:rPr>
      </w:pPr>
    </w:p>
    <w:p>
      <w:pPr>
        <w:pStyle w:val="NormalIndent"/>
        <w:spacing w:before="60" w:beforeLines="25" w:after="60" w:afterLines="25"/>
        <w:ind w:firstLine="393" w:firstLineChars="187"/>
        <w:rPr>
          <w:rFonts w:ascii="宋体" w:hAnsi="宋体" w:hint="eastAsia"/>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hint="eastAsia"/>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hint="eastAsia"/>
          <w:b/>
          <w:sz w:val="24"/>
        </w:rPr>
      </w:pPr>
    </w:p>
    <w:p>
      <w:pPr>
        <w:rPr>
          <w:rFonts w:ascii="宋体" w:hAnsi="宋体" w:hint="eastAsia"/>
          <w:sz w:val="24"/>
        </w:rPr>
      </w:pPr>
      <w:r>
        <w:rPr>
          <w:rFonts w:ascii="宋体" w:hAnsi="宋体" w:hint="eastAsia"/>
          <w:sz w:val="24"/>
        </w:rPr>
        <w:t>投标文件组成：</w:t>
      </w:r>
    </w:p>
    <w:p>
      <w:pPr>
        <w:ind w:firstLine="1050" w:firstLineChars="500"/>
        <w:rPr>
          <w:rFonts w:ascii="宋体" w:hAnsi="宋体" w:hint="eastAsia"/>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2" w:name="_Hlk72070784"/>
      <w:r>
        <w:rPr>
          <w:rFonts w:hint="eastAsia"/>
          <w:szCs w:val="21"/>
        </w:rPr>
        <w:t>投标函</w:t>
      </w:r>
      <w:bookmarkEnd w:id="32"/>
      <w:r>
        <w:rPr>
          <w:rFonts w:hint="eastAsia"/>
          <w:szCs w:val="21"/>
        </w:rPr>
        <w:t>；</w:t>
      </w:r>
    </w:p>
    <w:p>
      <w:pPr>
        <w:ind w:left="718" w:firstLine="1418" w:leftChars="342" w:firstLineChars="675"/>
        <w:rPr>
          <w:szCs w:val="21"/>
        </w:rPr>
      </w:pPr>
      <w:r>
        <w:rPr>
          <w:rFonts w:hint="eastAsia"/>
          <w:szCs w:val="21"/>
        </w:rPr>
        <w:t>（2）</w:t>
      </w:r>
      <w:bookmarkStart w:id="33" w:name="_Hlk72062521"/>
      <w:r>
        <w:rPr>
          <w:rFonts w:hint="eastAsia"/>
          <w:szCs w:val="21"/>
        </w:rPr>
        <w:t>政府采购投标及履约承诺函</w:t>
      </w:r>
      <w:bookmarkEnd w:id="33"/>
      <w:r>
        <w:rPr>
          <w:rFonts w:hint="eastAsia"/>
          <w:szCs w:val="21"/>
        </w:rPr>
        <w:t>；</w:t>
      </w:r>
    </w:p>
    <w:p>
      <w:pPr>
        <w:ind w:left="718" w:firstLine="1418" w:leftChars="342" w:firstLineChars="675"/>
        <w:rPr>
          <w:szCs w:val="21"/>
        </w:rPr>
      </w:pPr>
      <w:r>
        <w:rPr>
          <w:rFonts w:hint="eastAsia"/>
          <w:szCs w:val="21"/>
        </w:rPr>
        <w:t>（3）投标人情况及资格证明文件；</w:t>
      </w:r>
    </w:p>
    <w:p>
      <w:pPr>
        <w:ind w:left="718" w:firstLine="1418" w:leftChars="342" w:firstLineChars="675"/>
        <w:rPr>
          <w:szCs w:val="21"/>
        </w:rPr>
      </w:pPr>
      <w:bookmarkStart w:id="34" w:name="_Hlk72257201"/>
      <w:r>
        <w:rPr>
          <w:rFonts w:hint="eastAsia"/>
          <w:szCs w:val="21"/>
        </w:rPr>
        <w:t>（4）</w:t>
      </w:r>
      <w:bookmarkEnd w:id="34"/>
      <w:r>
        <w:rPr>
          <w:rFonts w:hint="eastAsia"/>
          <w:szCs w:val="21"/>
        </w:rPr>
        <w:t>项目详细报价；</w:t>
      </w:r>
    </w:p>
    <w:p>
      <w:pPr>
        <w:ind w:left="718" w:firstLine="1418" w:leftChars="342" w:firstLineChars="675"/>
        <w:rPr>
          <w:szCs w:val="21"/>
        </w:rPr>
      </w:pPr>
      <w:r>
        <w:rPr>
          <w:rFonts w:hint="eastAsia"/>
          <w:szCs w:val="21"/>
        </w:rPr>
        <w:t>（5）投标人相关认证情况评价；</w:t>
      </w:r>
    </w:p>
    <w:p>
      <w:pPr>
        <w:ind w:left="718" w:firstLine="1418" w:leftChars="342" w:firstLineChars="675"/>
        <w:rPr>
          <w:szCs w:val="21"/>
        </w:rPr>
      </w:pPr>
      <w:r>
        <w:rPr>
          <w:rFonts w:hint="eastAsia"/>
          <w:szCs w:val="21"/>
        </w:rPr>
        <w:t>（6）投标人项目经验情况评价；</w:t>
      </w:r>
    </w:p>
    <w:p>
      <w:pPr>
        <w:ind w:left="718" w:firstLine="1418" w:leftChars="342" w:firstLineChars="675"/>
        <w:rPr>
          <w:szCs w:val="21"/>
        </w:rPr>
      </w:pPr>
      <w:r>
        <w:rPr>
          <w:szCs w:val="21"/>
        </w:rPr>
        <w:t>（7）投标人自主知识产权产品（创新、设计）情况</w:t>
      </w:r>
      <w:r>
        <w:rPr>
          <w:rFonts w:hint="eastAsia"/>
          <w:szCs w:val="21"/>
        </w:rPr>
        <w:t>;</w:t>
      </w:r>
    </w:p>
    <w:p>
      <w:pPr>
        <w:ind w:firstLine="1050" w:firstLineChars="500"/>
        <w:rPr>
          <w:rFonts w:ascii="宋体" w:hAnsi="宋体" w:hint="eastAsia"/>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r>
        <w:rPr>
          <w:rFonts w:hint="eastAsia"/>
          <w:szCs w:val="21"/>
        </w:rPr>
        <w:t>；</w:t>
      </w:r>
    </w:p>
    <w:p>
      <w:pPr>
        <w:ind w:left="718" w:firstLine="1418" w:leftChars="342" w:firstLineChars="675"/>
        <w:rPr>
          <w:szCs w:val="21"/>
        </w:rPr>
      </w:pPr>
      <w:r>
        <w:rPr>
          <w:rFonts w:hint="eastAsia"/>
          <w:szCs w:val="21"/>
        </w:rPr>
        <w:t>（4）实施方案评价；</w:t>
      </w:r>
    </w:p>
    <w:p>
      <w:pPr>
        <w:ind w:left="718" w:firstLine="1418" w:leftChars="342" w:firstLineChars="675"/>
        <w:rPr>
          <w:szCs w:val="21"/>
        </w:rPr>
      </w:pPr>
      <w:r>
        <w:rPr>
          <w:rFonts w:hint="eastAsia"/>
          <w:szCs w:val="21"/>
        </w:rPr>
        <w:t>（5）项目重点难点分析、应对措施及相关的合理化建议评价；</w:t>
      </w:r>
    </w:p>
    <w:p>
      <w:pPr>
        <w:ind w:left="718" w:firstLine="1418" w:leftChars="342" w:firstLineChars="675"/>
        <w:rPr>
          <w:szCs w:val="21"/>
        </w:rPr>
      </w:pPr>
      <w:r>
        <w:rPr>
          <w:rFonts w:hint="eastAsia"/>
          <w:szCs w:val="21"/>
        </w:rPr>
        <w:t>（6）质量（完成时间、安全、环保）保障措施及方案评价;</w:t>
      </w:r>
    </w:p>
    <w:p>
      <w:pPr>
        <w:ind w:left="718" w:firstLine="1418" w:leftChars="342" w:firstLineChars="675"/>
        <w:rPr>
          <w:szCs w:val="21"/>
        </w:rPr>
      </w:pPr>
      <w:r>
        <w:rPr>
          <w:rFonts w:hint="eastAsia"/>
          <w:szCs w:val="21"/>
        </w:rPr>
        <w:t>（7）售后服务及培训方案评价;</w:t>
      </w:r>
    </w:p>
    <w:p>
      <w:pPr>
        <w:ind w:left="718" w:firstLine="1418" w:leftChars="342" w:firstLineChars="675"/>
        <w:rPr>
          <w:szCs w:val="21"/>
        </w:rPr>
      </w:pPr>
      <w:r>
        <w:rPr>
          <w:rFonts w:hint="eastAsia"/>
          <w:szCs w:val="21"/>
        </w:rPr>
        <w:t>（8）CIM平台底座升级方案评价；</w:t>
      </w:r>
    </w:p>
    <w:p>
      <w:pPr>
        <w:ind w:left="718" w:firstLine="1418" w:leftChars="342" w:firstLineChars="675"/>
        <w:rPr>
          <w:szCs w:val="21"/>
        </w:rPr>
      </w:pPr>
      <w:r>
        <w:rPr>
          <w:rFonts w:hint="eastAsia"/>
          <w:szCs w:val="21"/>
        </w:rPr>
        <w:t>（9）块数据协同应用方案评价；</w:t>
      </w:r>
    </w:p>
    <w:p>
      <w:pPr>
        <w:ind w:left="718" w:firstLine="1418" w:leftChars="342" w:firstLineChars="675"/>
        <w:rPr>
          <w:szCs w:val="21"/>
        </w:rPr>
      </w:pPr>
      <w:r>
        <w:rPr>
          <w:rFonts w:hint="eastAsia"/>
          <w:szCs w:val="21"/>
        </w:rPr>
        <w:t>（10）拟安排项目负责人情况（仅限一人，项目团队成员除外）；</w:t>
      </w:r>
    </w:p>
    <w:p>
      <w:pPr>
        <w:ind w:left="718" w:firstLine="1418" w:leftChars="342" w:firstLineChars="675"/>
        <w:rPr>
          <w:szCs w:val="21"/>
        </w:rPr>
      </w:pPr>
      <w:r>
        <w:rPr>
          <w:rFonts w:hint="eastAsia"/>
          <w:szCs w:val="21"/>
        </w:rPr>
        <w:t>（11）拟安排的项目团队成员（项目负责人除外）；</w:t>
      </w:r>
    </w:p>
    <w:p>
      <w:pPr>
        <w:ind w:left="718" w:firstLine="1418" w:leftChars="342" w:firstLineChars="675"/>
        <w:rPr>
          <w:szCs w:val="21"/>
        </w:rPr>
      </w:pPr>
      <w:r>
        <w:rPr>
          <w:rFonts w:hint="eastAsia"/>
          <w:szCs w:val="21"/>
        </w:rPr>
        <w:t>（12）违约承诺；</w:t>
      </w:r>
    </w:p>
    <w:p>
      <w:pPr>
        <w:ind w:left="718" w:firstLine="1418" w:leftChars="342" w:firstLineChars="675"/>
        <w:rPr>
          <w:szCs w:val="21"/>
        </w:rPr>
      </w:pPr>
      <w:r>
        <w:rPr>
          <w:rFonts w:hint="eastAsia"/>
          <w:szCs w:val="21"/>
        </w:rPr>
        <w:t>（13）投标人认为需要加以说明的其他内容；</w:t>
      </w:r>
    </w:p>
    <w:p>
      <w:pPr>
        <w:rPr>
          <w:rFonts w:ascii="仿宋_GB2312" w:eastAsia="仿宋_GB2312"/>
          <w:sz w:val="24"/>
        </w:rPr>
      </w:pPr>
    </w:p>
    <w:p>
      <w:pPr>
        <w:ind w:firstLine="424" w:firstLineChars="202"/>
        <w:rPr>
          <w:rFonts w:ascii="宋体" w:hAnsi="宋体" w:hint="eastAsia"/>
          <w:b/>
          <w:szCs w:val="21"/>
        </w:rPr>
      </w:pPr>
      <w:r>
        <w:rPr>
          <w:rFonts w:ascii="宋体" w:hAnsi="宋体" w:hint="eastAsia"/>
          <w:b/>
          <w:szCs w:val="21"/>
        </w:rPr>
        <w:t>备注：</w:t>
      </w:r>
    </w:p>
    <w:p>
      <w:pPr>
        <w:ind w:firstLine="424" w:firstLineChars="202"/>
        <w:rPr>
          <w:rFonts w:ascii="宋体" w:hAnsi="宋体" w:hint="eastAsia"/>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hint="eastAsia"/>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hint="eastAsia"/>
          <w:b/>
          <w:szCs w:val="21"/>
        </w:rPr>
      </w:pPr>
    </w:p>
    <w:p>
      <w:pPr>
        <w:rPr>
          <w:rFonts w:ascii="宋体" w:hAnsi="宋体" w:hint="eastAsia"/>
          <w:b/>
          <w:szCs w:val="21"/>
        </w:rPr>
      </w:pPr>
    </w:p>
    <w:p>
      <w:pPr>
        <w:jc w:val="left"/>
        <w:rPr>
          <w:rFonts w:ascii="宋体" w:hAnsi="宋体" w:hint="eastAsia"/>
          <w:b/>
          <w:color w:val="FF0000"/>
          <w:sz w:val="36"/>
          <w:szCs w:val="36"/>
        </w:rPr>
      </w:pPr>
      <w:r>
        <w:rPr>
          <w:rFonts w:ascii="宋体" w:hAnsi="宋体" w:hint="eastAsia"/>
          <w:b/>
          <w:color w:val="FF0000"/>
          <w:sz w:val="36"/>
          <w:szCs w:val="36"/>
        </w:rPr>
        <w:br w:type="page"/>
      </w:r>
    </w:p>
    <w:p>
      <w:pPr>
        <w:outlineLvl w:val="1"/>
        <w:rPr>
          <w:rFonts w:ascii="宋体" w:hAnsi="宋体" w:hint="eastAsia"/>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hint="eastAsia"/>
          <w:kern w:val="0"/>
          <w:sz w:val="24"/>
        </w:rPr>
      </w:pPr>
      <w:r>
        <w:rPr>
          <w:rFonts w:ascii="黑体" w:eastAsia="黑体" w:hint="eastAsia"/>
          <w:kern w:val="0"/>
          <w:sz w:val="24"/>
        </w:rPr>
        <w:t>一、投标函</w:t>
      </w:r>
    </w:p>
    <w:p>
      <w:pPr>
        <w:spacing w:line="360" w:lineRule="auto"/>
        <w:rPr>
          <w:rFonts w:ascii="宋体" w:hAnsi="宋体" w:hint="eastAsia"/>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hint="eastAsia"/>
          <w:szCs w:val="21"/>
        </w:rPr>
      </w:pPr>
      <w:bookmarkStart w:id="35" w:name="_Hlk73818812"/>
      <w:r>
        <w:rPr>
          <w:rFonts w:hint="eastAsia"/>
          <w:szCs w:val="21"/>
        </w:rPr>
        <w:t>1、根据已收到贵单位的项目编号为</w:t>
      </w:r>
      <w:r>
        <w:rPr>
          <w:rFonts w:hint="eastAsia"/>
          <w:szCs w:val="21"/>
          <w:u w:val="thick"/>
        </w:rPr>
        <w:t xml:space="preserve">    BACG2024000547    </w:t>
      </w:r>
      <w:r>
        <w:rPr>
          <w:rFonts w:hint="eastAsia"/>
          <w:szCs w:val="21"/>
        </w:rPr>
        <w:t>的</w:t>
      </w:r>
      <w:r>
        <w:rPr>
          <w:rFonts w:hint="eastAsia"/>
          <w:szCs w:val="21"/>
          <w:u w:val="thick"/>
        </w:rPr>
        <w:t xml:space="preserve">     深圳市宝安区信息中心宝安区“一网统管”建设项目（软件部分B包）        </w:t>
      </w:r>
      <w:r>
        <w:rPr>
          <w:rFonts w:hint="eastAsia"/>
          <w:szCs w:val="21"/>
        </w:rPr>
        <w:t>项目的招标文件，遵照《深圳经济特区政府采购条例》和《深圳网上政府采购管理暂行办法》等有关规定，我单位经研究上述招标文件的专用条款及通用条款后，</w:t>
      </w:r>
      <w:bookmarkStart w:id="36" w:name="_Hlk72263588"/>
      <w:r>
        <w:rPr>
          <w:rFonts w:hint="eastAsia"/>
          <w:szCs w:val="21"/>
        </w:rPr>
        <w:t>愿意按照招标文件要求承包上述项目并修补其任何缺陷。</w:t>
      </w:r>
      <w:bookmarkEnd w:id="36"/>
    </w:p>
    <w:p>
      <w:pPr>
        <w:ind w:firstLine="420" w:firstLineChars="200"/>
        <w:rPr>
          <w:rFonts w:ascii="宋体" w:hAnsi="宋体" w:hint="eastAsia"/>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hint="eastAsia"/>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hint="eastAsia"/>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hint="eastAsia"/>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35"/>
    </w:p>
    <w:p>
      <w:pPr>
        <w:ind w:left="420" w:leftChars="200"/>
        <w:rPr>
          <w:rFonts w:ascii="宋体" w:hAnsi="宋体" w:hint="eastAsia"/>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  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hint="eastAsia"/>
        </w:rPr>
      </w:pPr>
    </w:p>
    <w:p>
      <w:pPr>
        <w:rPr>
          <w:rFonts w:ascii="宋体" w:hAnsi="宋体" w:hint="eastAsia"/>
          <w:szCs w:val="21"/>
        </w:rPr>
      </w:pPr>
    </w:p>
    <w:p>
      <w:pPr>
        <w:pStyle w:val="Heading3"/>
        <w:jc w:val="center"/>
        <w:rPr>
          <w:rFonts w:ascii="黑体" w:eastAsia="黑体" w:hint="eastAsia"/>
          <w:kern w:val="0"/>
          <w:sz w:val="24"/>
        </w:rPr>
      </w:pPr>
      <w:r>
        <w:rPr>
          <w:rFonts w:ascii="黑体" w:eastAsia="黑体" w:hint="eastAsia"/>
          <w:kern w:val="0"/>
          <w:sz w:val="24"/>
        </w:rPr>
        <w:t>二、政府采购投标及履约承诺函</w:t>
      </w:r>
    </w:p>
    <w:p>
      <w:pPr>
        <w:rPr>
          <w:rFonts w:ascii="宋体" w:hAnsi="宋体" w:hint="eastAsia"/>
          <w:sz w:val="24"/>
        </w:rPr>
      </w:pPr>
    </w:p>
    <w:p>
      <w:pPr>
        <w:rPr>
          <w:rFonts w:ascii="宋体" w:hAnsi="宋体" w:hint="eastAsia"/>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hint="eastAsia"/>
          <w:szCs w:val="21"/>
        </w:rPr>
      </w:pPr>
      <w:r>
        <w:rPr>
          <w:rFonts w:ascii="宋体" w:hAnsi="宋体" w:hint="eastAsia"/>
          <w:szCs w:val="21"/>
        </w:rPr>
        <w:t>我单位承诺：</w:t>
      </w:r>
    </w:p>
    <w:p>
      <w:pPr>
        <w:ind w:firstLine="420" w:firstLineChars="200"/>
        <w:rPr>
          <w:rFonts w:ascii="宋体" w:hAnsi="宋体" w:hint="eastAsia"/>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hint="eastAsia"/>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hint="eastAsia"/>
          <w:szCs w:val="21"/>
        </w:rPr>
      </w:pPr>
      <w:r>
        <w:rPr>
          <w:rFonts w:ascii="宋体" w:hAnsi="宋体" w:hint="eastAsia"/>
          <w:szCs w:val="21"/>
        </w:rPr>
        <w:t>3.我单位具备《中华人民共和国政府采购法》第二十二条第一款规定的六项条件。</w:t>
      </w:r>
    </w:p>
    <w:p>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pPr>
      <w:r>
        <w:rPr>
          <w:rFonts w:hint="eastAsia"/>
          <w:color w:val="FF0000"/>
        </w:rPr>
        <w:t>5.我单位不存在《深圳市财政局政府采购供应商信用信息管理办法》（深财规〔2023〕3号）列明的严重违法失信行为。</w:t>
      </w:r>
    </w:p>
    <w:p>
      <w:pPr>
        <w:ind w:firstLine="420" w:firstLineChars="200"/>
        <w:rPr>
          <w:rFonts w:ascii="宋体" w:hAnsi="宋体" w:hint="eastAsia"/>
          <w:szCs w:val="21"/>
        </w:rPr>
      </w:pPr>
      <w:r>
        <w:rPr>
          <w:rFonts w:ascii="宋体" w:hAnsi="宋体" w:hint="eastAsia"/>
          <w:szCs w:val="21"/>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hint="eastAsia"/>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hint="eastAsia"/>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hint="eastAsia"/>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hint="eastAsia"/>
          <w:szCs w:val="21"/>
        </w:rPr>
      </w:pPr>
      <w:r>
        <w:rPr>
          <w:rFonts w:ascii="宋体" w:hAnsi="宋体" w:hint="eastAsia"/>
          <w:szCs w:val="21"/>
        </w:rPr>
        <w:t>9.我单位承诺中标后项目不转包，未经采购人同意不进行分包。</w:t>
      </w:r>
    </w:p>
    <w:p>
      <w:pPr>
        <w:ind w:firstLine="420" w:firstLineChars="200"/>
        <w:rPr>
          <w:rFonts w:ascii="宋体" w:hAnsi="宋体" w:hint="eastAsia"/>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hint="eastAsia"/>
          <w:b/>
          <w:kern w:val="0"/>
          <w:szCs w:val="21"/>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 生态环境部 工业和信息化部关于印发&lt;绿色数据中心政府采购需求标准（试行）&gt;的通知》（财库〔2023〕7号）要求。若所投产品涉及国家强制性标准的，所投产品应符合国家强制性标准相关要求。</w:t>
      </w:r>
    </w:p>
    <w:p>
      <w:pPr>
        <w:ind w:firstLine="420" w:firstLineChars="200"/>
        <w:rPr>
          <w:rFonts w:ascii="宋体" w:hAnsi="宋体" w:hint="eastAsia"/>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pPr>
        <w:ind w:firstLine="420" w:firstLineChars="200"/>
        <w:rPr>
          <w:rFonts w:ascii="宋体" w:hAnsi="宋体" w:hint="eastAsia"/>
          <w:bCs/>
        </w:rPr>
      </w:pPr>
      <w:r>
        <w:rPr>
          <w:rFonts w:ascii="宋体" w:hAnsi="宋体" w:hint="eastAsia"/>
          <w:bCs/>
        </w:rPr>
        <w:t>13.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pPr>
        <w:ind w:firstLine="420" w:firstLineChars="200"/>
        <w:rPr>
          <w:rFonts w:ascii="宋体" w:hAnsi="宋体" w:hint="eastAsia"/>
          <w:b/>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hint="eastAsia"/>
        </w:rPr>
      </w:pPr>
      <w:r>
        <w:rPr>
          <w:rFonts w:ascii="宋体" w:hAnsi="宋体" w:hint="eastAsia"/>
          <w:bCs/>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rPr>
      </w:pPr>
    </w:p>
    <w:p>
      <w:pPr>
        <w:ind w:firstLine="420" w:firstLineChars="200"/>
        <w:rPr>
          <w:rFonts w:ascii="宋体" w:hAnsi="宋体" w:hint="eastAsia"/>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hint="eastAsia"/>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hint="eastAsia"/>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hint="eastAsia"/>
          <w:szCs w:val="21"/>
        </w:rPr>
      </w:pPr>
    </w:p>
    <w:p>
      <w:pPr>
        <w:rPr>
          <w:rFonts w:ascii="宋体" w:hAnsi="宋体" w:hint="eastAsia"/>
          <w:szCs w:val="21"/>
        </w:rPr>
      </w:pPr>
    </w:p>
    <w:p/>
    <w:p/>
    <w:p>
      <w:pPr>
        <w:pStyle w:val="Heading3"/>
        <w:spacing w:before="120" w:after="120"/>
        <w:jc w:val="center"/>
        <w:rPr>
          <w:rFonts w:ascii="黑体" w:eastAsia="黑体" w:hint="eastAsia"/>
          <w:kern w:val="0"/>
          <w:sz w:val="24"/>
        </w:rPr>
      </w:pPr>
      <w:r>
        <w:rPr>
          <w:rFonts w:ascii="黑体" w:eastAsia="黑体" w:hint="eastAsia"/>
          <w:kern w:val="0"/>
          <w:sz w:val="24"/>
        </w:rPr>
        <w:t>三、投标人情况及资格证明文件</w:t>
      </w:r>
    </w:p>
    <w:p>
      <w:pPr>
        <w:ind w:firstLine="2310" w:firstLineChars="1100"/>
        <w:outlineLvl w:val="3"/>
        <w:rPr>
          <w:rFonts w:ascii="黑体" w:eastAsia="黑体" w:hAnsi="宋体" w:hint="eastAsia"/>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pPr>
        <w:ind w:firstLine="420" w:firstLineChars="200"/>
        <w:rPr>
          <w:b/>
          <w:sz w:val="24"/>
        </w:rPr>
      </w:pPr>
    </w:p>
    <w:p>
      <w:pPr>
        <w:ind w:firstLine="420" w:firstLineChars="200"/>
        <w:outlineLvl w:val="3"/>
        <w:rPr>
          <w:rFonts w:ascii="黑体" w:eastAsia="黑体" w:hAnsi="宋体" w:hint="eastAsia"/>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rPr>
          <w:rFonts w:ascii="黑体" w:eastAsia="黑体" w:hAnsi="宋体" w:hint="eastAsia"/>
          <w:bCs/>
          <w:kern w:val="0"/>
          <w:sz w:val="24"/>
          <w:szCs w:val="32"/>
        </w:rPr>
      </w:pP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填写指引：</w:t>
      </w:r>
    </w:p>
    <w:p>
      <w:pPr>
        <w:ind w:firstLine="420" w:firstLineChars="200"/>
        <w:rPr>
          <w:rFonts w:ascii="黑体" w:eastAsia="黑体" w:hAnsi="黑体" w:hint="eastAsia"/>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rPr>
          <w:rFonts w:ascii="黑体" w:eastAsia="黑体" w:hAnsi="黑体" w:hint="eastAsia"/>
          <w:color w:val="FF0000"/>
          <w:szCs w:val="21"/>
        </w:rPr>
      </w:pPr>
      <w:r>
        <w:rPr>
          <w:rFonts w:ascii="黑体" w:eastAsia="黑体" w:hAnsi="黑体" w:hint="eastAsia"/>
          <w:color w:val="FF0000"/>
          <w:szCs w:val="21"/>
        </w:rPr>
        <w:t>2、该部分内容填写需要参考的相关文件：</w:t>
      </w:r>
    </w:p>
    <w:p>
      <w:pPr>
        <w:ind w:firstLine="420" w:firstLineChars="200"/>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37"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37"/>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rPr>
          <w:rFonts w:ascii="黑体" w:eastAsia="黑体" w:hAnsi="黑体" w:hint="eastAsia"/>
          <w:color w:val="FF0000"/>
          <w:szCs w:val="21"/>
        </w:rPr>
      </w:pPr>
      <w:r>
        <w:rPr>
          <w:rFonts w:ascii="黑体" w:eastAsia="黑体" w:hAnsi="黑体" w:hint="eastAsia"/>
          <w:color w:val="FF0000"/>
          <w:szCs w:val="21"/>
        </w:rPr>
        <w:t>(3)《统计上大中小微型企业划分办法(2017)》（国统字〔2017〕213 号）</w:t>
      </w:r>
    </w:p>
    <w:p>
      <w:pPr>
        <w:ind w:firstLine="420" w:firstLineChars="200"/>
        <w:rPr>
          <w:rFonts w:ascii="黑体" w:eastAsia="黑体" w:hAnsi="黑体" w:hint="eastAsia"/>
          <w:color w:val="FF0000"/>
          <w:szCs w:val="21"/>
        </w:rPr>
      </w:pPr>
      <w:r>
        <w:rPr>
          <w:rFonts w:ascii="黑体" w:eastAsia="黑体" w:hAnsi="黑体" w:hint="eastAsia"/>
          <w:color w:val="FF0000"/>
          <w:szCs w:val="21"/>
        </w:rPr>
        <w:t>(4)《关于促进残疾人就业政府采购政策的通知》（财库〔2017〕141号）</w:t>
      </w:r>
    </w:p>
    <w:p>
      <w:pPr>
        <w:ind w:firstLine="420" w:firstLineChars="200"/>
        <w:rPr>
          <w:rFonts w:ascii="黑体" w:eastAsia="黑体" w:hAnsi="黑体" w:hint="eastAsia"/>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4、声明函具体填写要求：</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第三处，在“标的名称”下划线处填写所采购服务（标的）的具体名称（</w:t>
      </w:r>
      <w:r>
        <w:rPr>
          <w:rFonts w:ascii="黑体" w:eastAsia="黑体" w:hAnsi="宋体" w:hint="eastAsia"/>
          <w:bCs/>
          <w:color w:val="0000FF"/>
          <w:kern w:val="0"/>
          <w:szCs w:val="21"/>
        </w:rPr>
        <w:t>以招标文件第一册第三章用户需求书“服务需求明细”的“服务需求名称”一栏为准</w:t>
      </w:r>
      <w:r>
        <w:rPr>
          <w:rFonts w:ascii="黑体" w:eastAsia="黑体" w:hAnsi="宋体" w:hint="eastAsia"/>
          <w:bCs/>
          <w:color w:val="FF0000"/>
          <w:kern w:val="0"/>
          <w:szCs w:val="21"/>
        </w:rPr>
        <w:t>）；如果涉及多项服务（标的）为同一企业制造，“标的名称”下划线处可以如实填写多项服务；</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00FF"/>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供应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p>
    <w:p>
      <w:pPr>
        <w:numPr>
          <w:ilvl w:val="0"/>
          <w:numId w:val="46"/>
        </w:numPr>
        <w:jc w:val="center"/>
        <w:rPr>
          <w:b/>
          <w:sz w:val="24"/>
        </w:rPr>
      </w:pPr>
      <w:r>
        <w:rPr>
          <w:b/>
          <w:sz w:val="24"/>
        </w:rPr>
        <w:t>中小企业声明函（</w:t>
      </w:r>
      <w:r>
        <w:rPr>
          <w:rFonts w:hint="eastAsia"/>
          <w:b/>
          <w:sz w:val="24"/>
        </w:rPr>
        <w:t>服务</w:t>
      </w:r>
      <w:r>
        <w:rPr>
          <w:b/>
          <w:sz w:val="24"/>
        </w:rPr>
        <w:t>）</w:t>
      </w:r>
    </w:p>
    <w:p>
      <w:pPr>
        <w:pStyle w:val="BodyText"/>
      </w:pP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采购活动，服务全部由符合政策要求的中小企业承接。相关企业（含联合体中的中小企业、签订分包意向协议的中小企业）的具体情况如下：</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b/>
          <w:bCs/>
          <w:i/>
          <w:iCs/>
          <w:szCs w:val="21"/>
          <w:u w:val="single"/>
        </w:rPr>
        <w:t xml:space="preserve">    （标的名称）     </w:t>
      </w:r>
      <w:r>
        <w:rPr>
          <w:rFonts w:asciiTheme="minorEastAsia" w:eastAsiaTheme="minorEastAsia" w:hAnsiTheme="minorEastAsia" w:cstheme="minorEastAsia" w:hint="eastAsia"/>
          <w:szCs w:val="21"/>
        </w:rPr>
        <w:t>，属于</w:t>
      </w:r>
      <w:r>
        <w:rPr>
          <w:rFonts w:asciiTheme="minorEastAsia" w:eastAsiaTheme="minorEastAsia" w:hAnsiTheme="minorEastAsia" w:cstheme="minorEastAsia" w:hint="eastAsia"/>
          <w:b/>
          <w:bCs/>
          <w:i/>
          <w:iCs/>
          <w:szCs w:val="21"/>
          <w:u w:val="single"/>
        </w:rPr>
        <w:t xml:space="preserve">    （采购文件中明确的所属行业）    </w:t>
      </w:r>
      <w:r>
        <w:rPr>
          <w:rFonts w:asciiTheme="minorEastAsia" w:eastAsiaTheme="minorEastAsia" w:hAnsiTheme="minorEastAsia" w:cstheme="minorEastAsia" w:hint="eastAsia"/>
          <w:szCs w:val="21"/>
        </w:rPr>
        <w:t>行业；承接企业为</w:t>
      </w:r>
      <w:r>
        <w:rPr>
          <w:rFonts w:asciiTheme="minorEastAsia" w:eastAsiaTheme="minorEastAsia" w:hAnsiTheme="minorEastAsia" w:cstheme="minorEastAsia" w:hint="eastAsia"/>
          <w:b/>
          <w:bCs/>
          <w:i/>
          <w:iCs/>
          <w:szCs w:val="21"/>
          <w:u w:val="single"/>
        </w:rPr>
        <w:t xml:space="preserve">    （企业名称，要求承接企业本身所属行业应当与招标文件要求的行业相一致）    </w:t>
      </w:r>
      <w:r>
        <w:rPr>
          <w:rFonts w:asciiTheme="minorEastAsia" w:eastAsiaTheme="minorEastAsia" w:hAnsiTheme="minorEastAsia" w:cstheme="minorEastAsia" w:hint="eastAsia"/>
          <w:szCs w:val="21"/>
        </w:rPr>
        <w:t>，从业人员</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人，营业收入为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万元，资产总额为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万元，属于</w:t>
      </w:r>
      <w:r>
        <w:rPr>
          <w:rFonts w:asciiTheme="minorEastAsia" w:eastAsiaTheme="minorEastAsia" w:hAnsiTheme="minorEastAsia" w:cstheme="minorEastAsia" w:hint="eastAsia"/>
          <w:b/>
          <w:bCs/>
          <w:i/>
          <w:iCs/>
          <w:szCs w:val="21"/>
          <w:u w:val="single"/>
        </w:rPr>
        <w:t xml:space="preserve">    （中型企业、小型企业、微型企业）    </w:t>
      </w: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r>
        <w:rPr>
          <w:rFonts w:asciiTheme="minorEastAsia" w:eastAsiaTheme="minorEastAsia" w:hAnsiTheme="minorEastAsia" w:cstheme="minorEastAsia" w:hint="eastAsia"/>
          <w:b/>
          <w:bCs/>
          <w:i/>
          <w:iCs/>
          <w:szCs w:val="21"/>
          <w:u w:val="single"/>
        </w:rPr>
        <w:t xml:space="preserve">    （标的名称）     </w:t>
      </w:r>
      <w:r>
        <w:rPr>
          <w:rFonts w:asciiTheme="minorEastAsia" w:eastAsiaTheme="minorEastAsia" w:hAnsiTheme="minorEastAsia" w:cstheme="minorEastAsia" w:hint="eastAsia"/>
          <w:szCs w:val="21"/>
        </w:rPr>
        <w:t>，属于</w:t>
      </w:r>
      <w:r>
        <w:rPr>
          <w:rFonts w:asciiTheme="minorEastAsia" w:eastAsiaTheme="minorEastAsia" w:hAnsiTheme="minorEastAsia" w:cstheme="minorEastAsia" w:hint="eastAsia"/>
          <w:b/>
          <w:bCs/>
          <w:i/>
          <w:iCs/>
          <w:szCs w:val="21"/>
          <w:u w:val="single"/>
        </w:rPr>
        <w:t xml:space="preserve">    （采购文件中明确的所属行业）    </w:t>
      </w:r>
      <w:r>
        <w:rPr>
          <w:rFonts w:asciiTheme="minorEastAsia" w:eastAsiaTheme="minorEastAsia" w:hAnsiTheme="minorEastAsia" w:cstheme="minorEastAsia" w:hint="eastAsia"/>
          <w:szCs w:val="21"/>
        </w:rPr>
        <w:t>行业；承接企业为</w:t>
      </w:r>
      <w:r>
        <w:rPr>
          <w:rFonts w:asciiTheme="minorEastAsia" w:eastAsiaTheme="minorEastAsia" w:hAnsiTheme="minorEastAsia" w:cstheme="minorEastAsia" w:hint="eastAsia"/>
          <w:b/>
          <w:bCs/>
          <w:i/>
          <w:iCs/>
          <w:szCs w:val="21"/>
          <w:u w:val="single"/>
        </w:rPr>
        <w:t xml:space="preserve">    （企业名称，要求承接企业本身所属行业应当与招标文件要求的行业相一致）    </w:t>
      </w:r>
      <w:r>
        <w:rPr>
          <w:rFonts w:asciiTheme="minorEastAsia" w:eastAsiaTheme="minorEastAsia" w:hAnsiTheme="minorEastAsia" w:cstheme="minorEastAsia" w:hint="eastAsia"/>
          <w:szCs w:val="21"/>
        </w:rPr>
        <w:t>，从业人员</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人，营业收入为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万元，资产总额为</w:t>
      </w:r>
      <w:r>
        <w:rPr>
          <w:rFonts w:asciiTheme="minorEastAsia" w:eastAsiaTheme="minorEastAsia" w:hAnsiTheme="minorEastAsia" w:cstheme="minorEastAsia" w:hint="eastAsia"/>
          <w:b/>
          <w:bCs/>
          <w:i/>
          <w:iCs/>
          <w:szCs w:val="21"/>
          <w:u w:val="single"/>
        </w:rPr>
        <w:t xml:space="preserve">        </w:t>
      </w:r>
      <w:r>
        <w:rPr>
          <w:rFonts w:asciiTheme="minorEastAsia" w:eastAsiaTheme="minorEastAsia" w:hAnsiTheme="minorEastAsia" w:cstheme="minorEastAsia" w:hint="eastAsia"/>
          <w:szCs w:val="21"/>
        </w:rPr>
        <w:t>万元，属于</w:t>
      </w:r>
      <w:r>
        <w:rPr>
          <w:rFonts w:asciiTheme="minorEastAsia" w:eastAsiaTheme="minorEastAsia" w:hAnsiTheme="minorEastAsia" w:cstheme="minorEastAsia" w:hint="eastAsia"/>
          <w:b/>
          <w:bCs/>
          <w:i/>
          <w:iCs/>
          <w:szCs w:val="21"/>
          <w:u w:val="single"/>
        </w:rPr>
        <w:t xml:space="preserve">    （中型企业、小型企业、微型企业）    </w:t>
      </w: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本企业对上述声明内容的真实性负责。如有虚假，将依法承担相应责任。</w:t>
      </w:r>
    </w:p>
    <w:p>
      <w:pPr>
        <w:spacing w:line="360" w:lineRule="auto"/>
        <w:ind w:firstLine="420" w:firstLineChars="200"/>
        <w:rPr>
          <w:rFonts w:asciiTheme="minorEastAsia" w:eastAsiaTheme="minorEastAsia" w:hAnsiTheme="minorEastAsia" w:cstheme="minorEastAsia" w:hint="eastAsia"/>
          <w:szCs w:val="21"/>
        </w:rPr>
      </w:pPr>
      <w:bookmarkStart w:id="38" w:name="_Hlk73562275"/>
      <w:r>
        <w:rPr>
          <w:rFonts w:asciiTheme="minorEastAsia" w:eastAsiaTheme="minorEastAsia" w:hAnsiTheme="minorEastAsia" w:cstheme="minorEastAsia" w:hint="eastAsia"/>
          <w:szCs w:val="21"/>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38"/>
    </w:p>
    <w:p>
      <w:pPr>
        <w:ind w:firstLine="420" w:firstLineChars="200"/>
      </w:pPr>
    </w:p>
    <w:p>
      <w:pPr>
        <w:jc w:val="center"/>
        <w:rPr>
          <w:b/>
          <w:sz w:val="24"/>
        </w:rPr>
      </w:pPr>
      <w:r>
        <w:rPr>
          <w:rFonts w:hint="eastAsia"/>
          <w:b/>
          <w:sz w:val="24"/>
        </w:rPr>
        <w:t>2、残疾人福利性单位声明函（服务类）</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项目采购活动由本单位提供服务。</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本单位对上述声明的真实性负责。如有虚假，将依法承担相应责任。</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hint="eastAsia"/>
          <w:szCs w:val="21"/>
        </w:rPr>
      </w:pPr>
    </w:p>
    <w:p>
      <w:pPr>
        <w:ind w:firstLine="420" w:firstLineChars="200"/>
        <w:rPr>
          <w:rFonts w:ascii="宋体" w:hAnsi="宋体" w:hint="eastAsia"/>
          <w:szCs w:val="21"/>
        </w:rPr>
      </w:pPr>
    </w:p>
    <w:p>
      <w:pPr>
        <w:ind w:firstLine="420" w:firstLineChars="200"/>
        <w:rPr>
          <w:rFonts w:ascii="宋体" w:hAnsi="宋体" w:hint="eastAsia"/>
          <w:szCs w:val="21"/>
        </w:rPr>
      </w:pPr>
    </w:p>
    <w:p>
      <w:pPr>
        <w:jc w:val="center"/>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hint="eastAsia"/>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hint="eastAsia"/>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hint="eastAsia"/>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rPr>
          <w:rFonts w:ascii="宋体" w:hAnsi="宋体" w:hint="eastAsia"/>
          <w:szCs w:val="21"/>
        </w:rPr>
      </w:pPr>
      <w:r>
        <w:rPr>
          <w:rFonts w:ascii="宋体" w:hAnsi="宋体"/>
          <w:szCs w:val="21"/>
        </w:rPr>
        <w:t xml:space="preserve">…… </w:t>
      </w:r>
    </w:p>
    <w:p>
      <w:pPr>
        <w:ind w:firstLine="420" w:firstLineChars="200"/>
        <w:rPr>
          <w:rFonts w:ascii="宋体" w:hAnsi="宋体" w:hint="eastAsia"/>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hint="eastAsia"/>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hint="eastAsia"/>
          <w:sz w:val="24"/>
          <w:szCs w:val="24"/>
        </w:rPr>
      </w:pPr>
      <w:r>
        <w:rPr>
          <w:rFonts w:ascii="黑体" w:eastAsia="黑体" w:hint="eastAsia"/>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hint="eastAsia"/>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hint="eastAsia"/>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hint="eastAsia"/>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hint="eastAsia"/>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hint="eastAsia"/>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hint="eastAsia"/>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hint="eastAsia"/>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hint="eastAsia"/>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hint="eastAsia"/>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hint="eastAsia"/>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hint="eastAsia"/>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hint="eastAsia"/>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hint="eastAsia"/>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hint="eastAsia"/>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hint="eastAsia"/>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hint="eastAsia"/>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hint="eastAsia"/>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hint="eastAsia"/>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hint="eastAsia"/>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hint="eastAsia"/>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hint="eastAsia"/>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hint="eastAsia"/>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hint="eastAsia"/>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hint="eastAsia"/>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hint="eastAsia"/>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hint="eastAsia"/>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hint="eastAsia"/>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hint="eastAsia"/>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hint="eastAsia"/>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hint="eastAsia"/>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hint="eastAsia"/>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hint="eastAsia"/>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hint="eastAsia"/>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hint="eastAsia"/>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hint="eastAsia"/>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hint="eastAsia"/>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hint="eastAsia"/>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hint="eastAsia"/>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hint="eastAsia"/>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hint="eastAsia"/>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hint="eastAsia"/>
                <w:kern w:val="0"/>
                <w:sz w:val="20"/>
                <w:szCs w:val="20"/>
              </w:rPr>
            </w:pPr>
            <w:r>
              <w:rPr>
                <w:rFonts w:ascii="宋体" w:hAnsi="宋体" w:cs="宋体" w:hint="eastAsia"/>
                <w:kern w:val="0"/>
                <w:sz w:val="20"/>
                <w:szCs w:val="20"/>
              </w:rPr>
              <w:t>　以上各项之和</w:t>
            </w:r>
          </w:p>
        </w:tc>
      </w:tr>
    </w:tbl>
    <w:p>
      <w:pPr>
        <w:rPr>
          <w:rFonts w:asciiTheme="minorEastAsia" w:eastAsiaTheme="minorEastAsia" w:hAnsiTheme="minorEastAsia" w:cstheme="minorEastAsia" w:hint="eastAsia"/>
          <w:sz w:val="20"/>
          <w:szCs w:val="20"/>
        </w:rPr>
      </w:pPr>
      <w:r>
        <w:rPr>
          <w:rFonts w:asciiTheme="minorEastAsia" w:eastAsiaTheme="minorEastAsia" w:hAnsiTheme="minorEastAsia" w:cstheme="minorEastAsia" w:hint="eastAsia"/>
          <w:sz w:val="20"/>
          <w:szCs w:val="20"/>
        </w:rPr>
        <w:t>注：</w:t>
      </w:r>
    </w:p>
    <w:p>
      <w:pPr>
        <w:rPr>
          <w:rFonts w:asciiTheme="minorEastAsia" w:eastAsiaTheme="minorEastAsia" w:hAnsiTheme="minorEastAsia" w:cstheme="minorEastAsia" w:hint="eastAsia"/>
          <w:sz w:val="20"/>
          <w:szCs w:val="20"/>
        </w:rPr>
      </w:pPr>
      <w:r>
        <w:rPr>
          <w:rFonts w:asciiTheme="minorEastAsia" w:eastAsiaTheme="minorEastAsia" w:hAnsiTheme="minorEastAsia" w:cstheme="minorEastAsia" w:hint="eastAsia"/>
          <w:sz w:val="20"/>
          <w:szCs w:val="20"/>
        </w:rPr>
        <w:t>1、此表可延长，各投标人根据本项目实际涉及的所有支出项情况修改后填写。本表如有缺漏项，由投标人自行承担。</w:t>
      </w:r>
    </w:p>
    <w:p>
      <w:pPr>
        <w:rPr>
          <w:rFonts w:asciiTheme="minorEastAsia" w:eastAsiaTheme="minorEastAsia" w:hAnsiTheme="minorEastAsia" w:cstheme="minorEastAsia" w:hint="eastAsia"/>
          <w:sz w:val="20"/>
          <w:szCs w:val="20"/>
        </w:rPr>
      </w:pPr>
      <w:r>
        <w:rPr>
          <w:rFonts w:asciiTheme="minorEastAsia" w:eastAsiaTheme="minorEastAsia" w:hAnsiTheme="minorEastAsia" w:cstheme="minorEastAsia" w:hint="eastAsia"/>
          <w:sz w:val="20"/>
          <w:szCs w:val="20"/>
        </w:rPr>
        <w:t>2、中标人签订合同前将详细的《分项报价表》递交采购单位，经采购单位审核同意后方可实施。</w:t>
      </w:r>
    </w:p>
    <w:p>
      <w:pPr>
        <w:pStyle w:val="BodyText"/>
        <w:rPr>
          <w:rFonts w:asciiTheme="minorEastAsia" w:eastAsiaTheme="minorEastAsia" w:hAnsiTheme="minorEastAsia" w:cstheme="minorEastAsia" w:hint="eastAsia"/>
          <w:b w:val="0"/>
          <w:bCs w:val="0"/>
          <w:sz w:val="20"/>
          <w:szCs w:val="20"/>
        </w:rPr>
      </w:pPr>
      <w:r>
        <w:rPr>
          <w:rFonts w:asciiTheme="minorEastAsia" w:eastAsiaTheme="minorEastAsia" w:hAnsiTheme="minorEastAsia" w:cstheme="minorEastAsia" w:hint="eastAsia"/>
          <w:b w:val="0"/>
          <w:bCs w:val="0"/>
          <w:sz w:val="20"/>
          <w:szCs w:val="20"/>
        </w:rPr>
        <w:t>3、投标人的投标报价不得超过预算金额，否则将导致投标无效。</w:t>
      </w:r>
    </w:p>
    <w:p>
      <w:pPr>
        <w:tabs>
          <w:tab w:val="left" w:pos="720"/>
        </w:tabs>
        <w:jc w:val="center"/>
        <w:rPr>
          <w:b/>
          <w:sz w:val="24"/>
        </w:rPr>
      </w:pPr>
      <w:r>
        <w:rPr>
          <w:rFonts w:hint="eastAsia"/>
          <w:b/>
          <w:sz w:val="24"/>
        </w:rPr>
        <w:t>（二）</w:t>
      </w:r>
      <w:bookmarkStart w:id="39" w:name="_Hlk72073235"/>
      <w:r>
        <w:rPr>
          <w:rFonts w:hint="eastAsia"/>
          <w:b/>
          <w:sz w:val="24"/>
        </w:rPr>
        <w:t>投标人认为需要涉及的其他内容报价清单</w:t>
      </w:r>
      <w:bookmarkEnd w:id="39"/>
    </w:p>
    <w:p>
      <w:pPr>
        <w:rPr>
          <w:b/>
          <w:bCs/>
        </w:rPr>
      </w:pPr>
    </w:p>
    <w:p/>
    <w:p>
      <w:pPr>
        <w:pStyle w:val="Heading3"/>
        <w:jc w:val="center"/>
        <w:rPr>
          <w:rFonts w:ascii="黑体" w:eastAsia="黑体" w:hint="eastAsia"/>
          <w:sz w:val="24"/>
          <w:szCs w:val="24"/>
        </w:rPr>
      </w:pPr>
      <w:r>
        <w:rPr>
          <w:rFonts w:ascii="黑体" w:eastAsia="黑体" w:hint="eastAsia"/>
          <w:sz w:val="24"/>
          <w:szCs w:val="24"/>
        </w:rPr>
        <w:t>五、投标人相关认证情况评价；</w:t>
      </w:r>
    </w:p>
    <w:p>
      <w:pPr>
        <w:pStyle w:val="Heading3"/>
        <w:jc w:val="center"/>
        <w:rPr>
          <w:rFonts w:ascii="黑体" w:eastAsia="黑体" w:hint="eastAsia"/>
          <w:sz w:val="24"/>
          <w:szCs w:val="24"/>
        </w:rPr>
      </w:pPr>
      <w:r>
        <w:rPr>
          <w:rFonts w:ascii="黑体" w:eastAsia="黑体" w:hint="eastAsia"/>
          <w:sz w:val="24"/>
          <w:szCs w:val="24"/>
        </w:rPr>
        <w:t>六、投标人项目经验情况评价；</w:t>
      </w:r>
    </w:p>
    <w:p>
      <w:pPr>
        <w:pStyle w:val="Heading3"/>
        <w:jc w:val="center"/>
        <w:rPr>
          <w:rFonts w:ascii="黑体" w:eastAsia="黑体" w:hint="eastAsia"/>
          <w:sz w:val="24"/>
          <w:szCs w:val="24"/>
        </w:rPr>
      </w:pPr>
      <w:r>
        <w:rPr>
          <w:rFonts w:ascii="黑体" w:eastAsia="黑体" w:hint="eastAsia"/>
          <w:sz w:val="24"/>
          <w:szCs w:val="24"/>
        </w:rPr>
        <w:t>七、投标人自主知识产权产品（创新、设计）情况</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hint="eastAsia"/>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hint="eastAsia"/>
          <w:sz w:val="24"/>
        </w:rPr>
      </w:pPr>
      <w:r>
        <w:rPr>
          <w:rFonts w:ascii="黑体" w:eastAsia="黑体" w:hint="eastAsia"/>
          <w:sz w:val="24"/>
        </w:rPr>
        <w:t>一、</w:t>
      </w:r>
      <w:bookmarkStart w:id="40" w:name="_Hlk72092499"/>
      <w:r>
        <w:rPr>
          <w:rFonts w:ascii="黑体" w:eastAsia="黑体" w:hint="eastAsia"/>
          <w:sz w:val="24"/>
        </w:rPr>
        <w:t>法定代表人（负责人）证明书</w:t>
      </w:r>
      <w:bookmarkEnd w:id="40"/>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特此证明。</w:t>
      </w:r>
    </w:p>
    <w:p>
      <w:pPr>
        <w:spacing w:line="360" w:lineRule="auto"/>
        <w:ind w:firstLine="420" w:firstLineChars="200"/>
        <w:rPr>
          <w:szCs w:val="21"/>
        </w:rPr>
      </w:pPr>
      <w:r>
        <w:rPr>
          <w:rFonts w:hint="eastAsia"/>
          <w:szCs w:val="21"/>
        </w:rPr>
        <w:t>说明：1、法定代表人为投标人（企业事业单位、国家机关、社会团体）的主要行政负责人。</w:t>
      </w:r>
    </w:p>
    <w:p>
      <w:pPr>
        <w:numPr>
          <w:ilvl w:val="0"/>
          <w:numId w:val="47"/>
        </w:numPr>
        <w:spacing w:line="360" w:lineRule="auto"/>
        <w:ind w:firstLine="420" w:firstLineChars="200"/>
        <w:rPr>
          <w:szCs w:val="21"/>
        </w:rPr>
      </w:pPr>
      <w:r>
        <w:rPr>
          <w:rFonts w:hint="eastAsia"/>
          <w:szCs w:val="21"/>
        </w:rPr>
        <w:t>本证明书要供法定代表人（负责人）</w:t>
      </w:r>
      <w:r>
        <w:rPr>
          <w:rFonts w:hint="eastAsia"/>
          <w:szCs w:val="21"/>
        </w:rPr>
        <w:t>相关身份证明文件：身份证扫描件（正反两面）；港澳台居民可提供来往通行证扫描件；非中国国籍管辖范围人员，可提供公安部门认可的身份证明材料扫描件。</w:t>
      </w:r>
    </w:p>
    <w:p>
      <w:pPr>
        <w:numPr>
          <w:ilvl w:val="0"/>
          <w:numId w:val="47"/>
        </w:numPr>
        <w:spacing w:line="360" w:lineRule="auto"/>
        <w:ind w:firstLine="420" w:firstLineChars="200"/>
        <w:rPr>
          <w:szCs w:val="21"/>
        </w:rPr>
      </w:pPr>
      <w:r>
        <w:rPr>
          <w:rFonts w:hint="eastAsia"/>
          <w:szCs w:val="21"/>
        </w:rPr>
        <w:t>本项目投标授权代表为法定代表人（负责人）的，无需提供</w:t>
      </w:r>
      <w:r>
        <w:rPr>
          <w:rFonts w:hint="eastAsia"/>
          <w:szCs w:val="21"/>
        </w:rPr>
        <w:t>《投标文件签署授权委托书》</w:t>
      </w:r>
      <w:r>
        <w:rPr>
          <w:rFonts w:hint="eastAsia"/>
          <w:szCs w:val="21"/>
        </w:rPr>
        <w:t>。</w:t>
      </w:r>
    </w:p>
    <w:p>
      <w:pPr>
        <w:numPr>
          <w:ilvl w:val="0"/>
          <w:numId w:val="47"/>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jc w:val="center"/>
            </w:pPr>
            <w:r>
              <w:rPr>
                <w:rFonts w:hint="eastAsia"/>
              </w:rPr>
              <w:t xml:space="preserve"> </w:t>
            </w:r>
          </w:p>
          <w:p>
            <w:pPr>
              <w:pStyle w:val="BodyText2"/>
            </w:pPr>
          </w:p>
          <w:p>
            <w:pPr>
              <w:pStyle w:val="BodyText2"/>
            </w:pPr>
          </w:p>
          <w:p>
            <w:pPr>
              <w:pStyle w:val="BodyText2"/>
            </w:pPr>
          </w:p>
          <w:p>
            <w:pPr>
              <w:pStyle w:val="BodyText2"/>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sz w:val="24"/>
        </w:rPr>
      </w:pPr>
    </w:p>
    <w:p>
      <w:pPr>
        <w:pStyle w:val="Heading3"/>
        <w:spacing w:before="120" w:after="120"/>
        <w:jc w:val="center"/>
        <w:rPr>
          <w:rFonts w:ascii="黑体" w:eastAsia="黑体" w:hint="eastAsia"/>
          <w:sz w:val="24"/>
        </w:rPr>
      </w:pPr>
      <w:r>
        <w:rPr>
          <w:rFonts w:ascii="黑体" w:eastAsia="黑体" w:hint="eastAsia"/>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rPr>
      </w:pPr>
      <w:r>
        <w:rPr>
          <w:rFonts w:hint="eastAsia"/>
          <w:szCs w:val="21"/>
        </w:rPr>
        <w:t>代理人无转委托权，特此委托。</w:t>
      </w:r>
    </w:p>
    <w:p>
      <w:pPr>
        <w:spacing w:line="360" w:lineRule="auto"/>
        <w:ind w:firstLine="420" w:firstLineChars="200"/>
        <w:rPr>
          <w:szCs w:val="21"/>
        </w:rPr>
      </w:pPr>
    </w:p>
    <w:p>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150"/>
        </w:trPr>
        <w:tc>
          <w:tcPr>
            <w:tcW w:w="4264" w:type="dxa"/>
          </w:tcPr>
          <w:p>
            <w:pPr>
              <w:jc w:val="center"/>
            </w:pPr>
            <w:r>
              <w:rPr>
                <w:rFonts w:hint="eastAsia"/>
              </w:rPr>
              <w:t>证件扫描件正面</w:t>
            </w:r>
          </w:p>
          <w:p>
            <w:pPr>
              <w:pStyle w:val="BodyText"/>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pStyle w:val="Heading3"/>
        <w:jc w:val="center"/>
        <w:rPr>
          <w:rFonts w:ascii="黑体" w:eastAsia="黑体" w:hint="eastAsia"/>
          <w:kern w:val="0"/>
          <w:sz w:val="24"/>
          <w:szCs w:val="24"/>
        </w:rPr>
      </w:pPr>
      <w:r>
        <w:rPr>
          <w:rFonts w:ascii="黑体" w:eastAsia="黑体" w:hint="eastAsia"/>
          <w:kern w:val="0"/>
          <w:sz w:val="24"/>
          <w:szCs w:val="24"/>
        </w:rPr>
        <w:t>三、</w:t>
      </w:r>
      <w:bookmarkStart w:id="41" w:name="_Hlk72092634"/>
      <w:r>
        <w:rPr>
          <w:rFonts w:ascii="黑体" w:eastAsia="黑体" w:hint="eastAsia"/>
          <w:kern w:val="0"/>
          <w:sz w:val="24"/>
          <w:szCs w:val="24"/>
        </w:rPr>
        <w:t>实质性条款响应情况表</w:t>
      </w:r>
      <w:bookmarkEnd w:id="41"/>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883"/>
        <w:gridCol w:w="1660"/>
        <w:gridCol w:w="1551"/>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hint="eastAsia"/>
                <w:kern w:val="0"/>
                <w:szCs w:val="21"/>
              </w:rPr>
            </w:pPr>
            <w:bookmarkStart w:id="42" w:name="_Hlk72092651"/>
            <w:r>
              <w:rPr>
                <w:rFonts w:ascii="宋体" w:hAnsi="宋体" w:hint="eastAsia"/>
                <w:kern w:val="0"/>
                <w:szCs w:val="21"/>
              </w:rPr>
              <w:t>序号</w:t>
            </w:r>
          </w:p>
        </w:tc>
        <w:tc>
          <w:tcPr>
            <w:tcW w:w="2883"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c>
          <w:tcPr>
            <w:tcW w:w="1660" w:type="dxa"/>
            <w:vAlign w:val="center"/>
          </w:tcPr>
          <w:p>
            <w:pPr>
              <w:adjustRightInd w:val="0"/>
              <w:snapToGrid w:val="0"/>
              <w:spacing w:line="360" w:lineRule="auto"/>
              <w:jc w:val="center"/>
              <w:rPr>
                <w:rFonts w:ascii="宋体" w:hAnsi="宋体" w:hint="eastAsia"/>
                <w:kern w:val="0"/>
                <w:szCs w:val="21"/>
              </w:rPr>
            </w:pPr>
            <w:r>
              <w:rPr>
                <w:rFonts w:hint="eastAsia"/>
              </w:rPr>
              <w:t>投标响应</w:t>
            </w:r>
          </w:p>
        </w:tc>
        <w:tc>
          <w:tcPr>
            <w:tcW w:w="1551" w:type="dxa"/>
            <w:vAlign w:val="center"/>
          </w:tcPr>
          <w:p>
            <w:pPr>
              <w:adjustRightInd w:val="0"/>
              <w:snapToGrid w:val="0"/>
              <w:spacing w:line="360" w:lineRule="auto"/>
              <w:jc w:val="center"/>
              <w:rPr>
                <w:rFonts w:ascii="宋体" w:hAnsi="宋体" w:hint="eastAsia"/>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hint="eastAsia"/>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hint="eastAsia"/>
                <w:kern w:val="0"/>
                <w:szCs w:val="21"/>
              </w:rPr>
            </w:pPr>
            <w:bookmarkEnd w:id="42"/>
            <w:r>
              <w:rPr>
                <w:rFonts w:ascii="宋体" w:hAnsi="宋体" w:hint="eastAsia"/>
                <w:kern w:val="0"/>
                <w:szCs w:val="21"/>
              </w:rPr>
              <w:t>1</w:t>
            </w:r>
          </w:p>
        </w:tc>
        <w:tc>
          <w:tcPr>
            <w:tcW w:w="2883" w:type="dxa"/>
            <w:vAlign w:val="center"/>
          </w:tcPr>
          <w:p>
            <w:pPr>
              <w:adjustRightInd w:val="0"/>
              <w:snapToGrid w:val="0"/>
              <w:spacing w:line="360" w:lineRule="auto"/>
              <w:jc w:val="center"/>
              <w:rPr>
                <w:rFonts w:hAnsi="宋体" w:hint="eastAsia"/>
                <w:kern w:val="0"/>
                <w:szCs w:val="21"/>
              </w:rPr>
            </w:pPr>
            <w:r>
              <w:rPr>
                <w:rFonts w:ascii="宋体" w:hAnsi="宋体" w:hint="eastAsia"/>
                <w:color w:val="FF0000"/>
                <w:kern w:val="0"/>
                <w:szCs w:val="21"/>
              </w:rPr>
              <w:t>满足本项目标★的条款要求</w:t>
            </w:r>
          </w:p>
        </w:tc>
        <w:tc>
          <w:tcPr>
            <w:tcW w:w="1660" w:type="dxa"/>
          </w:tcPr>
          <w:p>
            <w:pPr>
              <w:adjustRightInd w:val="0"/>
              <w:snapToGrid w:val="0"/>
              <w:spacing w:line="360" w:lineRule="auto"/>
              <w:rPr>
                <w:rFonts w:ascii="宋体" w:hAnsi="宋体" w:hint="eastAsia"/>
                <w:kern w:val="0"/>
                <w:szCs w:val="21"/>
              </w:rPr>
            </w:pPr>
          </w:p>
        </w:tc>
        <w:tc>
          <w:tcPr>
            <w:tcW w:w="1551" w:type="dxa"/>
          </w:tcPr>
          <w:p>
            <w:pPr>
              <w:adjustRightInd w:val="0"/>
              <w:snapToGrid w:val="0"/>
              <w:spacing w:line="360" w:lineRule="auto"/>
              <w:rPr>
                <w:rFonts w:ascii="宋体" w:hAnsi="宋体" w:hint="eastAsia"/>
                <w:kern w:val="0"/>
                <w:szCs w:val="21"/>
              </w:rPr>
            </w:pPr>
          </w:p>
        </w:tc>
        <w:tc>
          <w:tcPr>
            <w:tcW w:w="1418" w:type="dxa"/>
          </w:tcPr>
          <w:p>
            <w:pPr>
              <w:adjustRightInd w:val="0"/>
              <w:snapToGrid w:val="0"/>
              <w:spacing w:line="360" w:lineRule="auto"/>
              <w:rPr>
                <w:rFonts w:ascii="宋体" w:hAnsi="宋体" w:hint="eastAsia"/>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Heading3"/>
        <w:jc w:val="center"/>
        <w:rPr>
          <w:rFonts w:ascii="黑体" w:eastAsia="黑体" w:hint="eastAsia"/>
          <w:sz w:val="24"/>
          <w:szCs w:val="20"/>
        </w:rPr>
      </w:pPr>
      <w:r>
        <w:rPr>
          <w:rFonts w:ascii="黑体" w:eastAsia="黑体" w:hint="eastAsia"/>
          <w:sz w:val="24"/>
          <w:szCs w:val="20"/>
        </w:rPr>
        <w:t>四、实施方案评价；</w:t>
      </w:r>
    </w:p>
    <w:p>
      <w:pPr>
        <w:pStyle w:val="Heading3"/>
        <w:jc w:val="center"/>
        <w:rPr>
          <w:rFonts w:ascii="黑体" w:eastAsia="黑体" w:hint="eastAsia"/>
          <w:sz w:val="24"/>
          <w:szCs w:val="20"/>
        </w:rPr>
      </w:pPr>
      <w:r>
        <w:rPr>
          <w:rFonts w:ascii="黑体" w:eastAsia="黑体" w:hint="eastAsia"/>
          <w:sz w:val="24"/>
          <w:szCs w:val="20"/>
        </w:rPr>
        <w:t>五、项目重点难点分析、应对措施及相关的合理化建议评价</w:t>
      </w:r>
    </w:p>
    <w:p>
      <w:pPr>
        <w:pStyle w:val="Heading3"/>
        <w:jc w:val="center"/>
        <w:rPr>
          <w:rFonts w:ascii="黑体" w:eastAsia="黑体" w:hint="eastAsia"/>
          <w:sz w:val="24"/>
          <w:szCs w:val="20"/>
        </w:rPr>
      </w:pPr>
      <w:r>
        <w:rPr>
          <w:rFonts w:ascii="黑体" w:eastAsia="黑体" w:hint="eastAsia"/>
          <w:sz w:val="24"/>
          <w:szCs w:val="20"/>
        </w:rPr>
        <w:t>六、质量（完成时间、安全、环保）保障措施及方案评价</w:t>
      </w:r>
    </w:p>
    <w:p>
      <w:pPr>
        <w:pStyle w:val="Heading3"/>
        <w:jc w:val="center"/>
        <w:rPr>
          <w:rFonts w:ascii="黑体" w:eastAsia="黑体" w:hint="eastAsia"/>
          <w:sz w:val="24"/>
          <w:szCs w:val="20"/>
        </w:rPr>
      </w:pPr>
      <w:r>
        <w:rPr>
          <w:rFonts w:ascii="黑体" w:eastAsia="黑体" w:hint="eastAsia"/>
          <w:sz w:val="24"/>
          <w:szCs w:val="20"/>
        </w:rPr>
        <w:t>七、售后服务及培训方案评价</w:t>
      </w:r>
    </w:p>
    <w:p>
      <w:pPr>
        <w:pStyle w:val="Heading3"/>
        <w:jc w:val="center"/>
        <w:rPr>
          <w:rFonts w:ascii="黑体" w:eastAsia="黑体" w:hint="eastAsia"/>
          <w:sz w:val="24"/>
          <w:szCs w:val="20"/>
        </w:rPr>
      </w:pPr>
      <w:r>
        <w:rPr>
          <w:rFonts w:ascii="黑体" w:eastAsia="黑体" w:hint="eastAsia"/>
          <w:sz w:val="24"/>
          <w:szCs w:val="20"/>
        </w:rPr>
        <w:t>八、CIM平台底座升级方案评价</w:t>
      </w:r>
    </w:p>
    <w:p>
      <w:pPr>
        <w:pStyle w:val="Heading3"/>
        <w:jc w:val="center"/>
        <w:rPr>
          <w:rFonts w:ascii="黑体" w:eastAsia="黑体" w:hint="eastAsia"/>
          <w:sz w:val="24"/>
          <w:szCs w:val="20"/>
        </w:rPr>
      </w:pPr>
      <w:r>
        <w:rPr>
          <w:rFonts w:ascii="黑体" w:eastAsia="黑体" w:hint="eastAsia"/>
          <w:sz w:val="24"/>
          <w:szCs w:val="20"/>
        </w:rPr>
        <w:t>九、块数据协同应用方案评价</w:t>
      </w:r>
    </w:p>
    <w:p>
      <w:pPr>
        <w:pStyle w:val="Heading3"/>
        <w:jc w:val="center"/>
        <w:rPr>
          <w:rFonts w:ascii="黑体" w:eastAsia="黑体" w:hint="eastAsia"/>
          <w:sz w:val="24"/>
          <w:szCs w:val="20"/>
        </w:rPr>
      </w:pPr>
      <w:r>
        <w:rPr>
          <w:rFonts w:ascii="黑体" w:eastAsia="黑体" w:hint="eastAsia"/>
          <w:sz w:val="24"/>
          <w:szCs w:val="20"/>
        </w:rPr>
        <w:t>十、拟安排项目负责人情况（仅限一人，项目团队成员除外）</w:t>
      </w:r>
    </w:p>
    <w:p>
      <w:pPr>
        <w:pStyle w:val="Heading3"/>
        <w:jc w:val="center"/>
        <w:rPr>
          <w:rFonts w:ascii="黑体" w:eastAsia="黑体" w:hint="eastAsia"/>
          <w:sz w:val="24"/>
          <w:szCs w:val="20"/>
        </w:rPr>
      </w:pPr>
      <w:r>
        <w:rPr>
          <w:rFonts w:ascii="黑体" w:eastAsia="黑体" w:hint="eastAsia"/>
          <w:sz w:val="24"/>
          <w:szCs w:val="20"/>
        </w:rPr>
        <w:t>十一、拟安排的项目团队成员（项目负责人除外）</w:t>
      </w:r>
    </w:p>
    <w:p>
      <w:pPr>
        <w:pStyle w:val="Heading3"/>
        <w:jc w:val="center"/>
        <w:rPr>
          <w:rFonts w:ascii="黑体" w:eastAsia="黑体" w:hint="eastAsia"/>
          <w:sz w:val="24"/>
          <w:szCs w:val="20"/>
        </w:rPr>
      </w:pPr>
      <w:r>
        <w:rPr>
          <w:rFonts w:ascii="黑体" w:eastAsia="黑体" w:hint="eastAsia"/>
          <w:sz w:val="24"/>
          <w:szCs w:val="20"/>
        </w:rPr>
        <w:t>十二、违约承诺</w:t>
      </w:r>
    </w:p>
    <w:p>
      <w:pPr>
        <w:pStyle w:val="Heading3"/>
        <w:jc w:val="center"/>
        <w:rPr>
          <w:rFonts w:ascii="黑体" w:eastAsia="黑体" w:hint="eastAsia"/>
          <w:sz w:val="24"/>
          <w:szCs w:val="20"/>
        </w:rPr>
      </w:pPr>
      <w:r>
        <w:rPr>
          <w:rFonts w:ascii="黑体" w:eastAsia="黑体" w:hint="eastAsia"/>
          <w:sz w:val="24"/>
          <w:szCs w:val="20"/>
        </w:rPr>
        <w:t>十三、投标人认为需要加以说明的其他内容</w:t>
      </w:r>
    </w:p>
    <w:p>
      <w:pPr>
        <w:widowControl/>
        <w:jc w:val="center"/>
        <w:rPr>
          <w:rFonts w:ascii="黑体" w:eastAsia="黑体" w:hAnsi="宋体" w:hint="eastAsia"/>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hint="eastAsia"/>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5"/>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hint="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hint="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hint="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hint="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hint="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hint="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hint="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sz w:val="24"/>
          <w:szCs w:val="20"/>
        </w:rPr>
      </w:pPr>
      <w:r>
        <w:rPr>
          <w:rFonts w:ascii="黑体" w:eastAsia="黑体" w:hint="eastAsia"/>
          <w:sz w:val="24"/>
          <w:szCs w:val="20"/>
        </w:rPr>
        <w:t>（二）订单融资情况</w:t>
      </w:r>
    </w:p>
    <w:p>
      <w:pPr>
        <w:ind w:firstLine="420" w:firstLineChars="200"/>
        <w:rPr>
          <w:rFonts w:ascii="宋体" w:hAnsi="宋体" w:cs="宋体" w:hint="eastAsia"/>
          <w:b/>
          <w:bCs/>
        </w:rPr>
      </w:pPr>
      <w:r>
        <w:rPr>
          <w:rFonts w:ascii="宋体" w:hAnsi="宋体" w:cs="宋体" w:hint="eastAsia"/>
          <w:b/>
          <w:bCs/>
        </w:rPr>
        <w:t>1、关于政府采购订单融资政策</w:t>
      </w:r>
    </w:p>
    <w:p>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hint="eastAsia"/>
          <w:b/>
          <w:bCs/>
        </w:rPr>
      </w:pPr>
      <w:r>
        <w:rPr>
          <w:rFonts w:ascii="宋体" w:hAnsi="宋体" w:cs="宋体" w:hint="eastAsia"/>
          <w:b/>
          <w:bCs/>
        </w:rPr>
        <w:t>2、供应商账户信息</w:t>
      </w:r>
    </w:p>
    <w:p>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 xml:space="preserve">；  </w:t>
      </w:r>
    </w:p>
    <w:p>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hint="eastAsia"/>
          <w:kern w:val="0"/>
          <w:sz w:val="24"/>
          <w:szCs w:val="20"/>
        </w:rPr>
      </w:pPr>
      <w:r>
        <w:rPr>
          <w:rFonts w:ascii="黑体" w:eastAsia="黑体" w:hAnsi="宋体" w:hint="eastAsia"/>
          <w:kern w:val="0"/>
          <w:sz w:val="24"/>
          <w:szCs w:val="20"/>
        </w:rPr>
        <w:t>（三）投标人认为需要加以说明的其他内容（格式自定）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rPr>
          <w:rFonts w:ascii="宋体" w:hAnsi="宋体" w:hint="eastAsia"/>
          <w:b/>
          <w:bCs/>
          <w:szCs w:val="21"/>
        </w:rPr>
      </w:pPr>
      <w:r>
        <w:rPr>
          <w:rFonts w:ascii="宋体" w:hAnsi="宋体" w:hint="eastAsia"/>
          <w:b/>
          <w:bCs/>
          <w:szCs w:val="21"/>
        </w:rPr>
        <w:t>甲方：</w:t>
      </w:r>
    </w:p>
    <w:p>
      <w:pPr>
        <w:rPr>
          <w:rFonts w:ascii="宋体" w:hAnsi="宋体" w:hint="eastAsia"/>
          <w:szCs w:val="21"/>
        </w:rPr>
      </w:pPr>
      <w:r>
        <w:rPr>
          <w:rFonts w:ascii="宋体" w:hAnsi="宋体" w:hint="eastAsia"/>
          <w:szCs w:val="21"/>
        </w:rPr>
        <w:t>地址：</w:t>
      </w:r>
    </w:p>
    <w:p>
      <w:pPr>
        <w:rPr>
          <w:rFonts w:ascii="宋体" w:hAnsi="宋体" w:hint="eastAsia"/>
          <w:szCs w:val="21"/>
        </w:rPr>
      </w:pPr>
      <w:r>
        <w:rPr>
          <w:rFonts w:ascii="宋体" w:hAnsi="宋体" w:hint="eastAsia"/>
          <w:szCs w:val="21"/>
        </w:rPr>
        <w:t>联系人：</w:t>
      </w:r>
      <w:r>
        <w:rPr>
          <w:rFonts w:ascii="宋体" w:hAnsi="宋体"/>
          <w:szCs w:val="21"/>
        </w:rPr>
        <w:t xml:space="preserve">                          </w:t>
      </w:r>
    </w:p>
    <w:p>
      <w:pPr>
        <w:rPr>
          <w:rFonts w:ascii="宋体" w:hAnsi="宋体" w:hint="eastAsia"/>
          <w:b/>
          <w:bCs/>
          <w:szCs w:val="21"/>
        </w:rPr>
      </w:pPr>
      <w:r>
        <w:rPr>
          <w:rFonts w:ascii="宋体" w:hAnsi="宋体" w:hint="eastAsia"/>
          <w:szCs w:val="21"/>
        </w:rPr>
        <w:t>联系电话：</w:t>
      </w:r>
    </w:p>
    <w:p>
      <w:pPr>
        <w:rPr>
          <w:rFonts w:ascii="宋体" w:hAnsi="宋体" w:hint="eastAsia"/>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hint="eastAsia"/>
          <w:b/>
          <w:bCs/>
          <w:szCs w:val="21"/>
        </w:rPr>
      </w:pPr>
      <w:r>
        <w:rPr>
          <w:rFonts w:ascii="宋体" w:hAnsi="宋体" w:hint="eastAsia"/>
          <w:b/>
          <w:bCs/>
          <w:szCs w:val="21"/>
        </w:rPr>
        <w:t>乙方：</w:t>
      </w:r>
    </w:p>
    <w:p>
      <w:pPr>
        <w:rPr>
          <w:rFonts w:ascii="宋体" w:hAnsi="宋体" w:hint="eastAsia"/>
          <w:szCs w:val="21"/>
        </w:rPr>
      </w:pPr>
      <w:r>
        <w:rPr>
          <w:rFonts w:ascii="宋体" w:hAnsi="宋体" w:hint="eastAsia"/>
          <w:szCs w:val="21"/>
        </w:rPr>
        <w:t>地址：</w:t>
      </w:r>
    </w:p>
    <w:p>
      <w:pPr>
        <w:rPr>
          <w:rFonts w:ascii="宋体" w:hAnsi="宋体" w:hint="eastAsia"/>
          <w:szCs w:val="21"/>
        </w:rPr>
      </w:pPr>
      <w:r>
        <w:rPr>
          <w:rFonts w:ascii="宋体" w:hAnsi="宋体" w:hint="eastAsia"/>
          <w:szCs w:val="21"/>
        </w:rPr>
        <w:t>联系人：</w:t>
      </w:r>
      <w:r>
        <w:rPr>
          <w:rFonts w:ascii="宋体" w:hAnsi="宋体"/>
          <w:szCs w:val="21"/>
        </w:rPr>
        <w:t xml:space="preserve">                          </w:t>
      </w:r>
    </w:p>
    <w:p>
      <w:pPr>
        <w:rPr>
          <w:rFonts w:ascii="宋体" w:hAnsi="宋体" w:hint="eastAsia"/>
          <w:b/>
          <w:bCs/>
          <w:szCs w:val="21"/>
        </w:rPr>
      </w:pPr>
      <w:r>
        <w:rPr>
          <w:rFonts w:ascii="宋体" w:hAnsi="宋体" w:hint="eastAsia"/>
          <w:szCs w:val="21"/>
        </w:rPr>
        <w:t>联系电话：</w:t>
      </w:r>
    </w:p>
    <w:p>
      <w:pPr>
        <w:rPr>
          <w:rFonts w:ascii="宋体" w:hAnsi="宋体" w:hint="eastAsia"/>
          <w:szCs w:val="21"/>
        </w:rPr>
      </w:pPr>
      <w:r>
        <w:rPr>
          <w:rFonts w:ascii="宋体" w:hAnsi="宋体"/>
          <w:b/>
          <w:bCs/>
          <w:szCs w:val="21"/>
        </w:rPr>
        <w:t xml:space="preserve">            </w:t>
      </w:r>
      <w:r>
        <w:rPr>
          <w:rFonts w:ascii="宋体" w:hAnsi="宋体" w:hint="eastAsia"/>
          <w:b/>
          <w:bCs/>
          <w:szCs w:val="21"/>
        </w:rPr>
        <w:t xml:space="preserve">          </w:t>
      </w:r>
    </w:p>
    <w:p>
      <w:pPr>
        <w:rPr>
          <w:rFonts w:ascii="宋体" w:hAnsi="宋体" w:hint="eastAsia"/>
          <w:szCs w:val="21"/>
        </w:rPr>
      </w:pPr>
    </w:p>
    <w:p>
      <w:pPr>
        <w:ind w:firstLine="420" w:firstLineChars="200"/>
        <w:rPr>
          <w:rFonts w:ascii="宋体" w:hAnsi="宋体" w:hint="eastAsia"/>
          <w:szCs w:val="21"/>
        </w:rPr>
      </w:pPr>
      <w:r>
        <w:rPr>
          <w:rFonts w:ascii="宋体" w:hAnsi="宋体" w:hint="eastAsia"/>
          <w:szCs w:val="21"/>
        </w:rPr>
        <w:t>根据深圳公共资源交易中心（深圳交易集团有限公司宝安分公司）*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hint="eastAsia"/>
          <w:b/>
          <w:bCs/>
          <w:szCs w:val="21"/>
        </w:rPr>
      </w:pPr>
      <w:r>
        <w:rPr>
          <w:rFonts w:ascii="宋体" w:hAnsi="宋体" w:hint="eastAsia"/>
          <w:b/>
          <w:bCs/>
          <w:szCs w:val="21"/>
        </w:rPr>
        <w:t>第一条　项目概况</w:t>
      </w:r>
    </w:p>
    <w:p>
      <w:pPr>
        <w:ind w:firstLine="420" w:firstLineChars="200"/>
        <w:rPr>
          <w:rFonts w:ascii="宋体" w:hAnsi="宋体" w:hint="eastAsia"/>
          <w:szCs w:val="21"/>
        </w:rPr>
      </w:pPr>
      <w:r>
        <w:rPr>
          <w:rFonts w:ascii="宋体" w:hAnsi="宋体" w:hint="eastAsia"/>
          <w:szCs w:val="21"/>
        </w:rPr>
        <w:t xml:space="preserve">项目名称： </w:t>
      </w:r>
    </w:p>
    <w:p>
      <w:pPr>
        <w:ind w:firstLine="420" w:firstLineChars="200"/>
        <w:rPr>
          <w:rFonts w:ascii="宋体" w:hAnsi="宋体" w:hint="eastAsia"/>
          <w:szCs w:val="21"/>
        </w:rPr>
      </w:pPr>
      <w:r>
        <w:rPr>
          <w:rFonts w:ascii="宋体" w:hAnsi="宋体" w:hint="eastAsia"/>
          <w:szCs w:val="21"/>
        </w:rPr>
        <w:t xml:space="preserve">项目内容： </w:t>
      </w:r>
    </w:p>
    <w:p>
      <w:pPr>
        <w:ind w:firstLine="420" w:firstLineChars="200"/>
        <w:rPr>
          <w:rFonts w:ascii="宋体" w:hAnsi="宋体" w:hint="eastAsia"/>
          <w:szCs w:val="21"/>
        </w:rPr>
      </w:pPr>
      <w:r>
        <w:rPr>
          <w:rFonts w:ascii="宋体" w:hAnsi="宋体" w:hint="eastAsia"/>
          <w:szCs w:val="21"/>
        </w:rPr>
        <w:t xml:space="preserve">服务时间： </w:t>
      </w:r>
    </w:p>
    <w:p>
      <w:pPr>
        <w:ind w:firstLine="420" w:firstLineChars="200"/>
        <w:rPr>
          <w:rFonts w:ascii="宋体" w:hAnsi="宋体" w:hint="eastAsia"/>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hint="eastAsia"/>
          <w:szCs w:val="21"/>
        </w:rPr>
      </w:pPr>
      <w:r>
        <w:rPr>
          <w:rFonts w:ascii="宋体" w:hAnsi="宋体" w:hint="eastAsia"/>
          <w:szCs w:val="21"/>
        </w:rPr>
        <w:t>支付方式：分期支付。</w:t>
      </w:r>
    </w:p>
    <w:p>
      <w:pPr>
        <w:ind w:firstLine="420" w:firstLineChars="200"/>
        <w:rPr>
          <w:rFonts w:ascii="宋体" w:hAnsi="宋体" w:hint="eastAsia"/>
          <w:b/>
          <w:bCs/>
          <w:szCs w:val="21"/>
        </w:rPr>
      </w:pPr>
      <w:r>
        <w:rPr>
          <w:rFonts w:ascii="宋体" w:hAnsi="宋体" w:hint="eastAsia"/>
          <w:b/>
          <w:bCs/>
          <w:szCs w:val="21"/>
        </w:rPr>
        <w:t>第二条  服务范围</w:t>
      </w:r>
    </w:p>
    <w:p>
      <w:pPr>
        <w:ind w:firstLine="420" w:firstLineChars="200"/>
        <w:rPr>
          <w:rFonts w:ascii="宋体" w:hAnsi="宋体" w:hint="eastAsia"/>
          <w:szCs w:val="21"/>
        </w:rPr>
      </w:pPr>
      <w:r>
        <w:rPr>
          <w:rFonts w:ascii="宋体" w:hAnsi="宋体" w:hint="eastAsia"/>
          <w:szCs w:val="21"/>
        </w:rPr>
        <w:t xml:space="preserve">1、  </w:t>
      </w:r>
    </w:p>
    <w:p>
      <w:pPr>
        <w:ind w:firstLine="420" w:firstLineChars="200"/>
        <w:rPr>
          <w:rFonts w:ascii="宋体" w:hAnsi="宋体" w:hint="eastAsia"/>
          <w:szCs w:val="21"/>
        </w:rPr>
      </w:pPr>
      <w:r>
        <w:rPr>
          <w:rFonts w:ascii="宋体" w:hAnsi="宋体" w:hint="eastAsia"/>
          <w:szCs w:val="21"/>
        </w:rPr>
        <w:t xml:space="preserve">2、  </w:t>
      </w:r>
    </w:p>
    <w:p>
      <w:pPr>
        <w:ind w:firstLine="420" w:firstLineChars="200"/>
        <w:rPr>
          <w:rFonts w:ascii="宋体" w:hAnsi="宋体" w:hint="eastAsia"/>
          <w:szCs w:val="21"/>
        </w:rPr>
      </w:pPr>
      <w:r>
        <w:rPr>
          <w:rFonts w:ascii="宋体" w:hAnsi="宋体" w:hint="eastAsia"/>
          <w:szCs w:val="21"/>
        </w:rPr>
        <w:t xml:space="preserve">3、  </w:t>
      </w:r>
    </w:p>
    <w:p>
      <w:pPr>
        <w:ind w:firstLine="420" w:firstLineChars="200"/>
        <w:rPr>
          <w:rFonts w:ascii="宋体" w:hAnsi="宋体" w:hint="eastAsia"/>
          <w:szCs w:val="21"/>
        </w:rPr>
      </w:pPr>
      <w:r>
        <w:rPr>
          <w:rFonts w:ascii="宋体" w:hAnsi="宋体" w:hint="eastAsia"/>
          <w:szCs w:val="21"/>
        </w:rPr>
        <w:t>4、 其他合同未明示的相关工作。</w:t>
      </w:r>
    </w:p>
    <w:p>
      <w:pPr>
        <w:ind w:firstLine="420" w:firstLineChars="200"/>
        <w:rPr>
          <w:rFonts w:ascii="宋体" w:hAnsi="宋体" w:hint="eastAsia"/>
          <w:b/>
          <w:bCs/>
          <w:szCs w:val="21"/>
        </w:rPr>
      </w:pPr>
      <w:r>
        <w:rPr>
          <w:rFonts w:ascii="宋体" w:hAnsi="宋体" w:hint="eastAsia"/>
          <w:b/>
          <w:bCs/>
          <w:szCs w:val="21"/>
        </w:rPr>
        <w:t>第三条  时间要求及阶段成果</w:t>
      </w:r>
    </w:p>
    <w:p>
      <w:pPr>
        <w:ind w:firstLine="420" w:firstLineChars="200"/>
        <w:rPr>
          <w:rFonts w:ascii="宋体" w:hAnsi="宋体" w:hint="eastAsia"/>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hint="eastAsia"/>
          <w:szCs w:val="21"/>
        </w:rPr>
      </w:pPr>
      <w:r>
        <w:rPr>
          <w:rFonts w:ascii="宋体" w:hAnsi="宋体" w:hint="eastAsia"/>
          <w:szCs w:val="21"/>
        </w:rPr>
        <w:t xml:space="preserve">2、 </w:t>
      </w:r>
    </w:p>
    <w:p>
      <w:pPr>
        <w:ind w:firstLine="420" w:firstLineChars="200"/>
        <w:rPr>
          <w:rFonts w:ascii="宋体" w:hAnsi="宋体" w:hint="eastAsia"/>
          <w:szCs w:val="21"/>
        </w:rPr>
      </w:pPr>
      <w:r>
        <w:rPr>
          <w:rFonts w:ascii="宋体" w:hAnsi="宋体" w:hint="eastAsia"/>
          <w:szCs w:val="21"/>
        </w:rPr>
        <w:t>3、</w:t>
      </w:r>
    </w:p>
    <w:p>
      <w:pPr>
        <w:ind w:firstLine="420" w:firstLineChars="200"/>
        <w:rPr>
          <w:rFonts w:ascii="宋体" w:hAnsi="宋体" w:hint="eastAsia"/>
          <w:szCs w:val="21"/>
        </w:rPr>
      </w:pPr>
      <w:r>
        <w:rPr>
          <w:rFonts w:ascii="宋体" w:hAnsi="宋体" w:hint="eastAsia"/>
          <w:szCs w:val="21"/>
        </w:rPr>
        <w:t>4、</w:t>
      </w:r>
    </w:p>
    <w:p>
      <w:pPr>
        <w:ind w:firstLine="420" w:firstLineChars="200"/>
        <w:rPr>
          <w:rFonts w:ascii="宋体" w:hAnsi="宋体" w:hint="eastAsia"/>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hint="eastAsia"/>
          <w:b/>
          <w:bCs/>
          <w:szCs w:val="21"/>
        </w:rPr>
      </w:pPr>
      <w:r>
        <w:rPr>
          <w:rFonts w:ascii="宋体" w:hAnsi="宋体" w:hint="eastAsia"/>
          <w:b/>
          <w:bCs/>
          <w:szCs w:val="21"/>
        </w:rPr>
        <w:t>第五条  甲方的义务</w:t>
      </w:r>
    </w:p>
    <w:p>
      <w:pPr>
        <w:ind w:firstLine="420" w:firstLineChars="200"/>
        <w:rPr>
          <w:rFonts w:ascii="宋体" w:hAnsi="宋体" w:hint="eastAsia"/>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hint="eastAsia"/>
          <w:szCs w:val="21"/>
        </w:rPr>
      </w:pPr>
      <w:r>
        <w:rPr>
          <w:rFonts w:ascii="宋体" w:hAnsi="宋体" w:hint="eastAsia"/>
          <w:szCs w:val="21"/>
        </w:rPr>
        <w:t>2、向乙方提供与本项目服务工作有关的资料。</w:t>
      </w:r>
    </w:p>
    <w:p>
      <w:pPr>
        <w:ind w:firstLine="420" w:firstLineChars="200"/>
        <w:rPr>
          <w:rFonts w:ascii="宋体" w:hAnsi="宋体" w:hint="eastAsia"/>
          <w:szCs w:val="21"/>
        </w:rPr>
      </w:pPr>
      <w:r>
        <w:rPr>
          <w:rFonts w:ascii="宋体" w:hAnsi="宋体" w:hint="eastAsia"/>
          <w:szCs w:val="21"/>
        </w:rPr>
        <w:t>3、负责组织有关专家对项目试验成果评估报告的评审。</w:t>
      </w:r>
    </w:p>
    <w:p>
      <w:pPr>
        <w:ind w:firstLine="420" w:firstLineChars="200"/>
        <w:rPr>
          <w:rFonts w:ascii="宋体" w:hAnsi="宋体" w:hint="eastAsia"/>
          <w:b/>
          <w:bCs/>
          <w:szCs w:val="21"/>
        </w:rPr>
      </w:pPr>
      <w:r>
        <w:rPr>
          <w:rFonts w:ascii="宋体" w:hAnsi="宋体" w:hint="eastAsia"/>
          <w:b/>
          <w:bCs/>
          <w:szCs w:val="21"/>
        </w:rPr>
        <w:t>第六条　乙方的义务</w:t>
      </w:r>
    </w:p>
    <w:p>
      <w:pPr>
        <w:ind w:firstLine="420" w:firstLineChars="200"/>
        <w:rPr>
          <w:rFonts w:ascii="宋体" w:hAnsi="宋体" w:hint="eastAsia"/>
          <w:szCs w:val="21"/>
        </w:rPr>
      </w:pPr>
      <w:r>
        <w:rPr>
          <w:rFonts w:ascii="宋体" w:hAnsi="宋体" w:hint="eastAsia"/>
          <w:szCs w:val="21"/>
        </w:rPr>
        <w:t>１、应按照招标文件、投标文件要求按期完成本项目服务工作。</w:t>
      </w:r>
    </w:p>
    <w:p>
      <w:pPr>
        <w:ind w:firstLine="420" w:firstLineChars="200"/>
        <w:rPr>
          <w:rFonts w:ascii="宋体" w:hAnsi="宋体" w:hint="eastAsia"/>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hint="eastAsia"/>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hint="eastAsia"/>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hint="eastAsia"/>
          <w:b/>
          <w:bCs/>
          <w:szCs w:val="21"/>
        </w:rPr>
      </w:pPr>
      <w:r>
        <w:rPr>
          <w:rFonts w:ascii="宋体" w:hAnsi="宋体" w:hint="eastAsia"/>
          <w:b/>
          <w:bCs/>
          <w:szCs w:val="21"/>
        </w:rPr>
        <w:t>第七条  甲方的权利</w:t>
      </w:r>
    </w:p>
    <w:p>
      <w:pPr>
        <w:ind w:firstLine="420" w:firstLineChars="200"/>
        <w:rPr>
          <w:rFonts w:ascii="宋体" w:hAnsi="宋体" w:hint="eastAsia"/>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hint="eastAsia"/>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hint="eastAsia"/>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hint="eastAsia"/>
          <w:b/>
          <w:bCs/>
          <w:szCs w:val="21"/>
        </w:rPr>
      </w:pPr>
      <w:r>
        <w:rPr>
          <w:rFonts w:ascii="宋体" w:hAnsi="宋体" w:hint="eastAsia"/>
          <w:b/>
          <w:bCs/>
          <w:szCs w:val="21"/>
        </w:rPr>
        <w:t>第八条  乙方的权利</w:t>
      </w:r>
    </w:p>
    <w:p>
      <w:pPr>
        <w:ind w:firstLine="420" w:firstLineChars="200"/>
        <w:rPr>
          <w:rFonts w:ascii="宋体" w:hAnsi="宋体" w:hint="eastAsia"/>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hint="eastAsia"/>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hint="eastAsia"/>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hint="eastAsia"/>
          <w:b/>
          <w:bCs/>
          <w:szCs w:val="21"/>
        </w:rPr>
      </w:pPr>
      <w:r>
        <w:rPr>
          <w:rFonts w:ascii="宋体" w:hAnsi="宋体" w:hint="eastAsia"/>
          <w:b/>
          <w:bCs/>
          <w:szCs w:val="21"/>
        </w:rPr>
        <w:t>第九条  甲方的责任</w:t>
      </w:r>
    </w:p>
    <w:p>
      <w:pPr>
        <w:ind w:firstLine="420" w:firstLineChars="200"/>
        <w:rPr>
          <w:rFonts w:ascii="宋体" w:hAnsi="宋体" w:hint="eastAsia"/>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hint="eastAsia"/>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hint="eastAsia"/>
          <w:b/>
          <w:bCs/>
          <w:szCs w:val="21"/>
        </w:rPr>
      </w:pPr>
      <w:r>
        <w:rPr>
          <w:rFonts w:ascii="宋体" w:hAnsi="宋体" w:hint="eastAsia"/>
          <w:b/>
          <w:bCs/>
          <w:szCs w:val="21"/>
        </w:rPr>
        <w:t>第十条  乙方的责任</w:t>
      </w:r>
    </w:p>
    <w:p>
      <w:pPr>
        <w:ind w:firstLine="420" w:firstLineChars="200"/>
        <w:rPr>
          <w:rFonts w:ascii="宋体" w:hAnsi="宋体" w:hint="eastAsia"/>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hint="eastAsia"/>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hint="eastAsia"/>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hint="eastAsia"/>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hint="eastAsia"/>
          <w:b/>
          <w:bCs/>
          <w:szCs w:val="21"/>
        </w:rPr>
      </w:pPr>
      <w:r>
        <w:rPr>
          <w:rFonts w:ascii="宋体" w:hAnsi="宋体" w:hint="eastAsia"/>
          <w:b/>
          <w:bCs/>
          <w:szCs w:val="21"/>
        </w:rPr>
        <w:t>第十一条  人员要求</w:t>
      </w:r>
    </w:p>
    <w:p>
      <w:pPr>
        <w:ind w:firstLine="420" w:firstLineChars="200"/>
        <w:rPr>
          <w:rFonts w:ascii="宋体" w:hAnsi="宋体" w:hint="eastAsia"/>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hint="eastAsia"/>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hint="eastAsia"/>
          <w:szCs w:val="21"/>
        </w:rPr>
      </w:pPr>
      <w:r>
        <w:rPr>
          <w:rFonts w:ascii="宋体" w:hAnsi="宋体" w:hint="eastAsia"/>
          <w:szCs w:val="21"/>
        </w:rPr>
        <w:t>3、必须以直属试验人员参与本项目服务，不得使用挂靠队伍。</w:t>
      </w:r>
    </w:p>
    <w:p>
      <w:pPr>
        <w:ind w:firstLine="420" w:firstLineChars="200"/>
        <w:rPr>
          <w:rFonts w:ascii="宋体" w:hAnsi="宋体" w:hint="eastAsia"/>
          <w:b/>
          <w:bCs/>
          <w:szCs w:val="21"/>
        </w:rPr>
      </w:pPr>
      <w:r>
        <w:rPr>
          <w:rFonts w:ascii="宋体" w:hAnsi="宋体" w:hint="eastAsia"/>
          <w:b/>
          <w:bCs/>
          <w:szCs w:val="21"/>
        </w:rPr>
        <w:t>第十二条  乙方服务工具要求</w:t>
      </w:r>
    </w:p>
    <w:p>
      <w:pPr>
        <w:ind w:firstLine="420" w:firstLineChars="200"/>
        <w:rPr>
          <w:rFonts w:ascii="宋体" w:hAnsi="宋体" w:hint="eastAsia"/>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hint="eastAsia"/>
          <w:szCs w:val="21"/>
        </w:rPr>
      </w:pPr>
      <w:r>
        <w:rPr>
          <w:rFonts w:ascii="宋体" w:hAnsi="宋体" w:hint="eastAsia"/>
          <w:szCs w:val="21"/>
        </w:rPr>
        <w:t>2、乙方在提供服务过程中应自备车辆。</w:t>
      </w:r>
    </w:p>
    <w:p>
      <w:pPr>
        <w:ind w:firstLine="420" w:firstLineChars="200"/>
        <w:rPr>
          <w:rFonts w:ascii="宋体" w:hAnsi="宋体" w:hint="eastAsia"/>
          <w:b/>
          <w:bCs/>
          <w:szCs w:val="21"/>
        </w:rPr>
      </w:pPr>
      <w:r>
        <w:rPr>
          <w:rFonts w:ascii="宋体" w:hAnsi="宋体" w:hint="eastAsia"/>
          <w:b/>
          <w:bCs/>
          <w:szCs w:val="21"/>
        </w:rPr>
        <w:t>第十三条  保密要求</w:t>
      </w:r>
    </w:p>
    <w:p>
      <w:pPr>
        <w:ind w:firstLine="420" w:firstLineChars="200"/>
        <w:rPr>
          <w:rFonts w:ascii="宋体" w:hAnsi="宋体" w:hint="eastAsia"/>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hint="eastAsia"/>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hint="eastAsia"/>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hint="eastAsia"/>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hint="eastAsia"/>
          <w:b/>
          <w:bCs/>
          <w:szCs w:val="21"/>
        </w:rPr>
      </w:pPr>
      <w:r>
        <w:rPr>
          <w:rFonts w:ascii="宋体" w:hAnsi="宋体" w:hint="eastAsia"/>
          <w:b/>
          <w:bCs/>
          <w:szCs w:val="21"/>
        </w:rPr>
        <w:t xml:space="preserve">第十四条  验收     </w:t>
      </w:r>
    </w:p>
    <w:p>
      <w:pPr>
        <w:ind w:firstLine="420" w:firstLineChars="200"/>
        <w:rPr>
          <w:rFonts w:ascii="宋体" w:hAnsi="宋体" w:hint="eastAsia"/>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hint="eastAsia"/>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hint="eastAsia"/>
          <w:szCs w:val="21"/>
        </w:rPr>
      </w:pPr>
      <w:r>
        <w:rPr>
          <w:rFonts w:ascii="宋体" w:hAnsi="宋体" w:hint="eastAsia"/>
          <w:szCs w:val="21"/>
        </w:rPr>
        <w:t>3、验收依据为招标文件、投标文件，国家和行业有关规范、规程和标准。</w:t>
      </w:r>
    </w:p>
    <w:p>
      <w:pPr>
        <w:ind w:firstLine="420" w:firstLineChars="200"/>
        <w:rPr>
          <w:rFonts w:ascii="宋体" w:hAnsi="宋体" w:hint="eastAsia"/>
          <w:b/>
          <w:bCs/>
          <w:szCs w:val="21"/>
        </w:rPr>
      </w:pPr>
      <w:r>
        <w:rPr>
          <w:rFonts w:ascii="宋体" w:hAnsi="宋体" w:hint="eastAsia"/>
          <w:b/>
          <w:bCs/>
          <w:szCs w:val="21"/>
        </w:rPr>
        <w:t>第十五条  付款方式</w:t>
      </w:r>
    </w:p>
    <w:p>
      <w:pPr>
        <w:ind w:firstLine="420" w:firstLineChars="200"/>
        <w:rPr>
          <w:rFonts w:ascii="宋体" w:hAnsi="宋体" w:hint="eastAsia"/>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hint="eastAsia"/>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hint="eastAsia"/>
          <w:szCs w:val="21"/>
        </w:rPr>
      </w:pPr>
      <w:r>
        <w:rPr>
          <w:rFonts w:ascii="宋体" w:hAnsi="宋体" w:hint="eastAsia"/>
          <w:szCs w:val="21"/>
        </w:rPr>
        <w:t>3、报告通过专家评审后，甲方向乙方支付合同总价%的款项。</w:t>
      </w:r>
    </w:p>
    <w:p>
      <w:pPr>
        <w:ind w:firstLine="420" w:firstLineChars="200"/>
        <w:rPr>
          <w:rFonts w:ascii="宋体" w:hAnsi="宋体" w:hint="eastAsia"/>
          <w:b/>
          <w:bCs/>
          <w:szCs w:val="21"/>
        </w:rPr>
      </w:pPr>
      <w:r>
        <w:rPr>
          <w:rFonts w:ascii="宋体" w:hAnsi="宋体" w:hint="eastAsia"/>
          <w:b/>
          <w:bCs/>
          <w:szCs w:val="21"/>
        </w:rPr>
        <w:t>第十六条  争议解决办法</w:t>
      </w:r>
    </w:p>
    <w:p>
      <w:pPr>
        <w:ind w:firstLine="420" w:firstLineChars="200"/>
        <w:rPr>
          <w:rFonts w:ascii="宋体" w:hAnsi="宋体" w:hint="eastAsia"/>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hint="eastAsia"/>
          <w:b/>
          <w:bCs/>
          <w:szCs w:val="21"/>
        </w:rPr>
      </w:pPr>
      <w:r>
        <w:rPr>
          <w:rFonts w:ascii="宋体" w:hAnsi="宋体" w:hint="eastAsia"/>
          <w:b/>
          <w:bCs/>
          <w:szCs w:val="21"/>
        </w:rPr>
        <w:t>第十七条  风险责任</w:t>
      </w:r>
    </w:p>
    <w:p>
      <w:pPr>
        <w:ind w:firstLine="420" w:firstLineChars="200"/>
        <w:rPr>
          <w:rFonts w:ascii="宋体" w:hAnsi="宋体" w:hint="eastAsia"/>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hint="eastAsia"/>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hint="eastAsia"/>
          <w:b/>
          <w:bCs/>
          <w:szCs w:val="21"/>
        </w:rPr>
      </w:pPr>
      <w:r>
        <w:rPr>
          <w:rFonts w:ascii="宋体" w:hAnsi="宋体" w:hint="eastAsia"/>
          <w:b/>
          <w:bCs/>
          <w:szCs w:val="21"/>
        </w:rPr>
        <w:t>第十八条  违约责任</w:t>
      </w:r>
    </w:p>
    <w:p>
      <w:pPr>
        <w:pStyle w:val="BodyTextIndent"/>
        <w:spacing w:line="240" w:lineRule="auto"/>
        <w:rPr>
          <w:rFonts w:ascii="宋体" w:hAnsi="宋体" w:hint="eastAsia"/>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hint="eastAsia"/>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hint="eastAsia"/>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hint="eastAsia"/>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hint="eastAsia"/>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hint="eastAsia"/>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hint="eastAsia"/>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hint="eastAsia"/>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hint="eastAsia"/>
          <w:szCs w:val="21"/>
        </w:rPr>
      </w:pPr>
      <w:r>
        <w:rPr>
          <w:rFonts w:ascii="宋体" w:hAnsi="宋体" w:hint="eastAsia"/>
          <w:szCs w:val="21"/>
        </w:rPr>
        <w:t>2、下列文件均为本合同的组成部分：</w:t>
      </w:r>
    </w:p>
    <w:p>
      <w:pPr>
        <w:ind w:firstLine="420" w:firstLineChars="200"/>
        <w:rPr>
          <w:rFonts w:ascii="宋体" w:hAnsi="宋体" w:hint="eastAsia"/>
          <w:szCs w:val="21"/>
        </w:rPr>
      </w:pPr>
      <w:r>
        <w:rPr>
          <w:rFonts w:ascii="宋体" w:hAnsi="宋体" w:hint="eastAsia"/>
          <w:szCs w:val="21"/>
        </w:rPr>
        <w:t>（1）号招标文件、答疑及补充通知；</w:t>
      </w:r>
    </w:p>
    <w:p>
      <w:pPr>
        <w:ind w:firstLine="420" w:firstLineChars="200"/>
        <w:rPr>
          <w:rFonts w:ascii="宋体" w:hAnsi="宋体" w:hint="eastAsia"/>
          <w:szCs w:val="21"/>
        </w:rPr>
      </w:pPr>
      <w:r>
        <w:rPr>
          <w:rFonts w:ascii="宋体" w:hAnsi="宋体" w:hint="eastAsia"/>
          <w:szCs w:val="21"/>
        </w:rPr>
        <w:t>（2）投标文件；</w:t>
      </w:r>
    </w:p>
    <w:p>
      <w:pPr>
        <w:ind w:firstLine="420" w:firstLineChars="200"/>
        <w:rPr>
          <w:rFonts w:ascii="宋体" w:hAnsi="宋体" w:hint="eastAsia"/>
          <w:szCs w:val="21"/>
        </w:rPr>
      </w:pPr>
      <w:r>
        <w:rPr>
          <w:rFonts w:ascii="宋体" w:hAnsi="宋体" w:hint="eastAsia"/>
          <w:szCs w:val="21"/>
        </w:rPr>
        <w:t>（3）本合同执行中共同签署的补充与修正文件。</w:t>
      </w:r>
    </w:p>
    <w:p>
      <w:pPr>
        <w:ind w:firstLine="420" w:firstLineChars="200"/>
        <w:rPr>
          <w:rFonts w:ascii="宋体" w:hAnsi="宋体" w:hint="eastAsia"/>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hint="eastAsia"/>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hint="eastAsia"/>
          <w:szCs w:val="21"/>
        </w:rPr>
      </w:pPr>
    </w:p>
    <w:p>
      <w:pPr>
        <w:ind w:firstLine="420" w:firstLineChars="200"/>
        <w:rPr>
          <w:rFonts w:ascii="宋体" w:hAnsi="宋体" w:hint="eastAsia"/>
          <w:szCs w:val="21"/>
        </w:rPr>
      </w:pPr>
    </w:p>
    <w:p>
      <w:pPr>
        <w:spacing w:line="360" w:lineRule="auto"/>
        <w:ind w:firstLine="560"/>
        <w:jc w:val="left"/>
        <w:rPr>
          <w:rFonts w:ascii="宋体" w:hAnsi="宋体" w:hint="eastAsia"/>
          <w:szCs w:val="21"/>
        </w:rPr>
      </w:pPr>
      <w:r>
        <w:rPr>
          <w:rFonts w:ascii="宋体" w:hAnsi="宋体" w:hint="eastAsia"/>
          <w:szCs w:val="21"/>
        </w:rPr>
        <w:t>甲方（采购人）：   （盖章）       乙方（供应商）：    （盖章）</w:t>
      </w:r>
    </w:p>
    <w:p>
      <w:pPr>
        <w:spacing w:line="360" w:lineRule="auto"/>
        <w:ind w:firstLine="560"/>
        <w:jc w:val="left"/>
        <w:rPr>
          <w:rFonts w:ascii="宋体" w:hAnsi="宋体" w:hint="eastAsia"/>
          <w:szCs w:val="21"/>
        </w:rPr>
      </w:pPr>
      <w:r>
        <w:rPr>
          <w:rFonts w:ascii="宋体" w:hAnsi="宋体" w:hint="eastAsia"/>
          <w:szCs w:val="21"/>
        </w:rPr>
        <w:t xml:space="preserve">法定代表人：                     法定代表人： </w:t>
      </w:r>
    </w:p>
    <w:p>
      <w:pPr>
        <w:spacing w:line="360" w:lineRule="auto"/>
        <w:ind w:firstLine="560"/>
        <w:jc w:val="left"/>
        <w:rPr>
          <w:rFonts w:ascii="宋体" w:hAnsi="宋体" w:hint="eastAsia"/>
          <w:szCs w:val="21"/>
        </w:rPr>
      </w:pPr>
      <w:r>
        <w:rPr>
          <w:rFonts w:ascii="宋体" w:hAnsi="宋体" w:hint="eastAsia"/>
          <w:szCs w:val="21"/>
        </w:rPr>
        <w:t>委托代理人：                     委托代理人：</w:t>
      </w:r>
    </w:p>
    <w:p>
      <w:pPr>
        <w:ind w:firstLine="420" w:firstLineChars="200"/>
        <w:rPr>
          <w:rFonts w:ascii="宋体" w:hAnsi="宋体" w:hint="eastAsia"/>
          <w:szCs w:val="21"/>
        </w:rPr>
      </w:pPr>
      <w:r>
        <w:rPr>
          <w:rFonts w:ascii="宋体" w:hAnsi="宋体" w:hint="eastAsia"/>
          <w:szCs w:val="21"/>
        </w:rPr>
        <w:t>日期：   年     月    日         日期：   年     月    日</w:t>
      </w:r>
    </w:p>
    <w:p>
      <w:pPr>
        <w:ind w:firstLine="420" w:firstLineChars="200"/>
        <w:rPr>
          <w:rFonts w:ascii="宋体" w:hAnsi="宋体" w:hint="eastAsia"/>
          <w:szCs w:val="21"/>
        </w:rPr>
      </w:pPr>
    </w:p>
    <w:p>
      <w:pPr>
        <w:ind w:firstLine="420" w:firstLineChars="200"/>
        <w:rPr>
          <w:rFonts w:ascii="宋体" w:hAnsi="宋体" w:hint="eastAsia"/>
          <w:szCs w:val="21"/>
        </w:rPr>
      </w:pPr>
    </w:p>
    <w:p>
      <w:pPr>
        <w:ind w:firstLine="420" w:firstLineChars="200"/>
        <w:rPr>
          <w:rFonts w:ascii="宋体" w:hAnsi="宋体" w:hint="eastAsia"/>
          <w:szCs w:val="21"/>
        </w:rPr>
      </w:pPr>
    </w:p>
    <w:p>
      <w:pPr>
        <w:ind w:firstLine="420" w:firstLineChars="200"/>
        <w:rPr>
          <w:rFonts w:ascii="宋体" w:hAnsi="宋体" w:hint="eastAsia"/>
          <w:szCs w:val="21"/>
        </w:rPr>
      </w:pPr>
    </w:p>
    <w:p>
      <w:pPr>
        <w:ind w:firstLine="420" w:firstLineChars="200"/>
        <w:rPr>
          <w:rFonts w:ascii="宋体" w:hAnsi="宋体" w:hint="eastAsia"/>
          <w:szCs w:val="21"/>
        </w:rPr>
      </w:pPr>
    </w:p>
    <w:p>
      <w:pPr>
        <w:widowControl/>
        <w:jc w:val="left"/>
        <w:rPr>
          <w:rFonts w:ascii="宋体" w:hAnsi="宋体" w:hint="eastAsia"/>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48"/>
        </w:numPr>
        <w:spacing w:before="120" w:beforeLines="50" w:after="120" w:afterLines="50"/>
        <w:ind w:left="562" w:hanging="562"/>
        <w:rPr>
          <w:sz w:val="28"/>
          <w:szCs w:val="28"/>
        </w:rPr>
      </w:pPr>
      <w:bookmarkStart w:id="43" w:name="_Hlk72399513"/>
      <w:r>
        <w:rPr>
          <w:rFonts w:hint="eastAsia"/>
          <w:sz w:val="28"/>
          <w:szCs w:val="28"/>
        </w:rPr>
        <w:t>总则</w:t>
      </w:r>
    </w:p>
    <w:p>
      <w:pPr>
        <w:rPr>
          <w:rFonts w:ascii="黑体" w:eastAsia="黑体" w:hAnsi="宋体" w:hint="eastAsia"/>
          <w:sz w:val="24"/>
        </w:rPr>
      </w:pPr>
      <w:bookmarkEnd w:id="43"/>
      <w:r>
        <w:rPr>
          <w:rFonts w:ascii="黑体" w:eastAsia="黑体" w:hAnsi="宋体" w:hint="eastAsia"/>
          <w:sz w:val="24"/>
        </w:rPr>
        <w:t>1. 通用条款说明</w:t>
      </w:r>
    </w:p>
    <w:p>
      <w:pPr>
        <w:ind w:firstLine="412" w:firstLineChars="196"/>
        <w:rPr>
          <w:rFonts w:ascii="宋体" w:hAnsi="宋体" w:hint="eastAsia"/>
          <w:szCs w:val="21"/>
        </w:rPr>
      </w:pPr>
      <w:r>
        <w:rPr>
          <w:rFonts w:ascii="宋体" w:hAnsi="宋体" w:hint="eastAsia"/>
          <w:szCs w:val="21"/>
        </w:rPr>
        <w:t>1.1政府集中采购机构发出招标文件通用条款版本，列出深圳市政府采购项目进行招标采购所适用的通用条款内容。</w:t>
      </w:r>
      <w:bookmarkStart w:id="44" w:name="_Hlk72399729"/>
      <w:r>
        <w:rPr>
          <w:rFonts w:ascii="宋体" w:hAnsi="宋体" w:hint="eastAsia"/>
          <w:szCs w:val="21"/>
        </w:rPr>
        <w:t>如有需要，政府集中采购机构可以对通用条款的内容进行补充。</w:t>
      </w:r>
      <w:bookmarkEnd w:id="44"/>
    </w:p>
    <w:p>
      <w:pPr>
        <w:ind w:firstLine="412" w:firstLineChars="196"/>
        <w:rPr>
          <w:rFonts w:ascii="宋体" w:hAnsi="宋体" w:hint="eastAsia"/>
          <w:szCs w:val="21"/>
        </w:rPr>
      </w:pPr>
      <w:r>
        <w:rPr>
          <w:rFonts w:ascii="宋体" w:hAnsi="宋体" w:hint="eastAsia"/>
          <w:szCs w:val="21"/>
        </w:rPr>
        <w:t>1.2招标文件分为第一册“专用条款”和第二册“通用条款”。</w:t>
      </w:r>
    </w:p>
    <w:p>
      <w:pPr>
        <w:ind w:firstLine="412" w:firstLineChars="196"/>
        <w:rPr>
          <w:rFonts w:ascii="宋体" w:hAnsi="宋体" w:hint="eastAsia"/>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hint="eastAsia"/>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hint="eastAsia"/>
          <w:szCs w:val="21"/>
        </w:rPr>
      </w:pPr>
      <w:r>
        <w:rPr>
          <w:rFonts w:ascii="宋体" w:hAnsi="宋体" w:hint="eastAsia"/>
          <w:szCs w:val="21"/>
        </w:rPr>
        <w:t>1.5 “专用条款”和“通用条款”表述不一致或有冲突时，以“专用条款”为准。</w:t>
      </w:r>
    </w:p>
    <w:p>
      <w:pPr>
        <w:rPr>
          <w:rFonts w:ascii="黑体" w:eastAsia="黑体" w:hAnsi="宋体" w:hint="eastAsia"/>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hint="eastAsia"/>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hint="eastAsia"/>
          <w:sz w:val="24"/>
        </w:rPr>
      </w:pPr>
      <w:r>
        <w:rPr>
          <w:rFonts w:ascii="黑体" w:eastAsia="黑体" w:hAnsi="宋体" w:hint="eastAsia"/>
          <w:sz w:val="24"/>
        </w:rPr>
        <w:t>3．定义</w:t>
      </w:r>
    </w:p>
    <w:p>
      <w:pPr>
        <w:ind w:firstLine="420" w:firstLineChars="200"/>
        <w:rPr>
          <w:rFonts w:ascii="宋体" w:hAnsi="宋体" w:hint="eastAsia"/>
          <w:szCs w:val="21"/>
        </w:rPr>
      </w:pPr>
      <w:r>
        <w:rPr>
          <w:rFonts w:ascii="宋体" w:hAnsi="宋体"/>
          <w:szCs w:val="21"/>
        </w:rPr>
        <w:t>招标文件中下列术语应解释为：</w:t>
      </w:r>
    </w:p>
    <w:p>
      <w:pPr>
        <w:ind w:firstLine="412" w:firstLineChars="196"/>
        <w:rPr>
          <w:rFonts w:ascii="宋体" w:hAnsi="宋体" w:hint="eastAsia"/>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hint="eastAsia"/>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hint="eastAsia"/>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hint="eastAsia"/>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hint="eastAsia"/>
          <w:szCs w:val="21"/>
        </w:rPr>
      </w:pPr>
      <w:r>
        <w:rPr>
          <w:rFonts w:ascii="宋体" w:hAnsi="宋体" w:hint="eastAsia"/>
          <w:szCs w:val="21"/>
        </w:rPr>
        <w:t>3.6“合同”指由本次招标所产生的合同或合约文件；</w:t>
      </w:r>
    </w:p>
    <w:p>
      <w:pPr>
        <w:ind w:firstLine="412" w:firstLineChars="196"/>
        <w:rPr>
          <w:rFonts w:ascii="宋体" w:hAnsi="宋体" w:hint="eastAsia"/>
          <w:szCs w:val="21"/>
        </w:rPr>
      </w:pPr>
      <w:r>
        <w:rPr>
          <w:rFonts w:ascii="宋体" w:hAnsi="宋体" w:hint="eastAsia"/>
          <w:szCs w:val="21"/>
        </w:rPr>
        <w:t>3.7“电子投标文件”指利用</w:t>
      </w:r>
      <w:r>
        <w:rPr>
          <w:rFonts w:ascii="宋体" w:hAnsi="宋体" w:hint="eastAsia"/>
          <w:b/>
          <w:bCs/>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5" w:name="_Hlk72398581"/>
      <w:r>
        <w:rPr>
          <w:rFonts w:ascii="宋体" w:hAnsi="宋体" w:hint="eastAsia"/>
          <w:szCs w:val="21"/>
        </w:rPr>
        <w:t>；</w:t>
      </w:r>
      <w:bookmarkEnd w:id="45"/>
    </w:p>
    <w:p>
      <w:pPr>
        <w:ind w:firstLine="412" w:firstLineChars="196"/>
        <w:rPr>
          <w:rFonts w:ascii="宋体" w:hAnsi="宋体" w:hint="eastAsia"/>
          <w:szCs w:val="21"/>
        </w:rPr>
      </w:pPr>
      <w:r>
        <w:rPr>
          <w:rFonts w:ascii="宋体" w:hAnsi="宋体" w:hint="eastAsia"/>
          <w:szCs w:val="21"/>
        </w:rPr>
        <w:t>3.8“网上投标”指通过</w:t>
      </w:r>
      <w:r>
        <w:rPr>
          <w:rFonts w:ascii="宋体" w:hAnsi="宋体" w:hint="eastAsia"/>
          <w:b/>
          <w:bCs/>
          <w:szCs w:val="21"/>
        </w:rPr>
        <w:t>深圳公共资源交易中心（深圳交易集团有限公司宝安分公司）</w:t>
      </w:r>
      <w:r>
        <w:rPr>
          <w:rFonts w:ascii="宋体" w:hAnsi="宋体" w:hint="eastAsia"/>
          <w:szCs w:val="21"/>
        </w:rPr>
        <w:t>网站上传电子投标文件；</w:t>
      </w:r>
    </w:p>
    <w:p>
      <w:pPr>
        <w:ind w:firstLine="412" w:firstLineChars="196"/>
        <w:rPr>
          <w:rFonts w:ascii="宋体" w:hAnsi="宋体" w:hint="eastAsia"/>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hint="eastAsia"/>
          <w:sz w:val="24"/>
        </w:rPr>
      </w:pPr>
      <w:r>
        <w:rPr>
          <w:rFonts w:ascii="黑体" w:eastAsia="黑体" w:hAnsi="宋体" w:hint="eastAsia"/>
          <w:sz w:val="24"/>
        </w:rPr>
        <w:t xml:space="preserve">4. </w:t>
      </w:r>
      <w:bookmarkStart w:id="46" w:name="_Hlk72398643"/>
      <w:r>
        <w:rPr>
          <w:rFonts w:ascii="黑体" w:eastAsia="黑体" w:hAnsi="宋体" w:hint="eastAsia"/>
          <w:sz w:val="24"/>
        </w:rPr>
        <w:t>政府采购供应商责任</w:t>
      </w:r>
    </w:p>
    <w:p>
      <w:pPr>
        <w:ind w:firstLine="412" w:firstLineChars="196"/>
        <w:rPr>
          <w:rFonts w:ascii="宋体" w:hAnsi="宋体" w:hint="eastAsia"/>
          <w:szCs w:val="21"/>
        </w:rPr>
      </w:pPr>
      <w:r>
        <w:rPr>
          <w:rFonts w:ascii="宋体" w:hAnsi="宋体" w:hint="eastAsia"/>
          <w:szCs w:val="21"/>
        </w:rPr>
        <w:t>4.1欢迎诚信、有实力和有社会责任心的供应商参与政府采购事业。</w:t>
      </w:r>
    </w:p>
    <w:p>
      <w:pPr>
        <w:ind w:firstLine="412" w:firstLineChars="196"/>
        <w:rPr>
          <w:rFonts w:ascii="宋体" w:hAnsi="宋体" w:hint="eastAsia"/>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hint="eastAsia"/>
          <w:sz w:val="24"/>
        </w:rPr>
      </w:pPr>
      <w:r>
        <w:rPr>
          <w:rFonts w:ascii="黑体" w:eastAsia="黑体" w:hAnsi="宋体" w:hint="eastAsia"/>
          <w:sz w:val="24"/>
        </w:rPr>
        <w:t>5．投标人参加政府采购的条件</w:t>
      </w:r>
    </w:p>
    <w:p>
      <w:pPr>
        <w:ind w:firstLine="412" w:firstLineChars="196"/>
        <w:rPr>
          <w:rFonts w:ascii="宋体" w:hAnsi="宋体" w:hint="eastAsia"/>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hint="eastAsia"/>
          <w:szCs w:val="21"/>
        </w:rPr>
      </w:pPr>
      <w:r>
        <w:rPr>
          <w:rFonts w:ascii="宋体" w:hAnsi="宋体" w:hint="eastAsia"/>
          <w:szCs w:val="21"/>
        </w:rPr>
        <w:t>5.2投标人资格要求</w:t>
      </w:r>
    </w:p>
    <w:p>
      <w:pPr>
        <w:ind w:firstLine="412" w:firstLineChars="196"/>
        <w:rPr>
          <w:rFonts w:ascii="宋体" w:hAnsi="宋体" w:hint="eastAsia"/>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hint="eastAsia"/>
          <w:szCs w:val="21"/>
        </w:rPr>
      </w:pPr>
      <w:r>
        <w:rPr>
          <w:rFonts w:ascii="宋体" w:hAnsi="宋体" w:hint="eastAsia"/>
          <w:szCs w:val="21"/>
        </w:rPr>
        <w:t>5.3联合体投标</w:t>
      </w:r>
    </w:p>
    <w:p>
      <w:pPr>
        <w:ind w:firstLine="412" w:firstLineChars="196"/>
        <w:rPr>
          <w:rFonts w:ascii="宋体" w:hAnsi="宋体" w:hint="eastAsia"/>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hint="eastAsia"/>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hint="eastAsia"/>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hint="eastAsia"/>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hint="eastAsia"/>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hint="eastAsia"/>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hint="eastAsia"/>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hint="eastAsia"/>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hint="eastAsia"/>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hint="eastAsia"/>
        </w:rPr>
      </w:pPr>
      <w:r>
        <w:rPr>
          <w:rFonts w:ascii="宋体" w:hAnsi="宋体" w:hint="eastAsia"/>
        </w:rPr>
        <w:t>（2）在投标截止前，投标联合体各方均应注册成政府集中采购机构供应商；</w:t>
      </w:r>
    </w:p>
    <w:p>
      <w:pPr>
        <w:ind w:firstLine="412" w:firstLineChars="196"/>
        <w:rPr>
          <w:rFonts w:ascii="宋体" w:hAnsi="宋体" w:hint="eastAsia"/>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hint="eastAsia"/>
        </w:rPr>
      </w:pPr>
      <w:r>
        <w:rPr>
          <w:rFonts w:ascii="宋体" w:hAnsi="宋体" w:hint="eastAsia"/>
        </w:rPr>
        <w:t>（5）投标人的投标文件及中标后签署的合同协议对联合体各方均具法律约束力；</w:t>
      </w:r>
    </w:p>
    <w:p>
      <w:pPr>
        <w:ind w:firstLine="412" w:firstLineChars="196"/>
        <w:rPr>
          <w:rFonts w:ascii="宋体" w:hAnsi="宋体" w:hint="eastAsia"/>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hint="eastAsia"/>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hint="eastAsia"/>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hint="eastAsia"/>
          <w:szCs w:val="21"/>
        </w:rPr>
      </w:pPr>
      <w:r>
        <w:rPr>
          <w:rFonts w:ascii="宋体" w:hAnsi="宋体" w:hint="eastAsia"/>
        </w:rPr>
        <w:t>（9）本通用条款中“投标人”一词亦指联合体各方，专用条款另有规定或说明的除外。</w:t>
      </w:r>
    </w:p>
    <w:p>
      <w:pPr>
        <w:rPr>
          <w:rFonts w:ascii="黑体" w:eastAsia="黑体" w:hAnsi="宋体" w:hint="eastAsia"/>
          <w:sz w:val="24"/>
        </w:rPr>
      </w:pPr>
      <w:r>
        <w:rPr>
          <w:rFonts w:ascii="黑体" w:eastAsia="黑体" w:hAnsi="宋体" w:hint="eastAsia"/>
          <w:sz w:val="24"/>
        </w:rPr>
        <w:t>6．政策导向</w:t>
      </w:r>
    </w:p>
    <w:p>
      <w:pPr>
        <w:ind w:firstLine="412" w:firstLineChars="196"/>
        <w:rPr>
          <w:rFonts w:ascii="宋体" w:hAnsi="宋体" w:hint="eastAsia"/>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hint="eastAsia"/>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hint="eastAsia"/>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hint="eastAsia"/>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7"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7"/>
    </w:p>
    <w:p>
      <w:pPr>
        <w:ind w:firstLine="412" w:firstLineChars="196"/>
        <w:rPr>
          <w:rFonts w:ascii="宋体" w:hAnsi="宋体" w:hint="eastAsia"/>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hint="eastAsia"/>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hint="eastAsia"/>
        </w:rPr>
      </w:pPr>
      <w:r>
        <w:rPr>
          <w:rFonts w:ascii="宋体" w:hAnsi="宋体" w:hint="eastAsia"/>
        </w:rPr>
        <w:t>7.7  投标人必须承担的设备运输、安装调试、验收检测和提供设备操作说明书、图纸等其他相关及类似的义务。</w:t>
      </w:r>
    </w:p>
    <w:p>
      <w:pPr>
        <w:rPr>
          <w:rFonts w:ascii="黑体" w:eastAsia="黑体" w:hAnsi="宋体" w:hint="eastAsia"/>
          <w:sz w:val="24"/>
        </w:rPr>
      </w:pPr>
      <w:r>
        <w:rPr>
          <w:rFonts w:ascii="黑体" w:eastAsia="黑体" w:hAnsi="宋体" w:hint="eastAsia"/>
          <w:sz w:val="24"/>
        </w:rPr>
        <w:t>8．投标费用</w:t>
      </w:r>
    </w:p>
    <w:p>
      <w:pPr>
        <w:ind w:firstLine="412" w:firstLineChars="196"/>
        <w:rPr>
          <w:rFonts w:ascii="宋体" w:hAnsi="宋体" w:hint="eastAsia"/>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hint="eastAsia"/>
          <w:sz w:val="24"/>
        </w:rPr>
      </w:pPr>
      <w:r>
        <w:rPr>
          <w:rFonts w:ascii="黑体" w:eastAsia="黑体" w:hAnsi="宋体" w:hint="eastAsia"/>
          <w:sz w:val="24"/>
        </w:rPr>
        <w:t>9．踏勘现场</w:t>
      </w:r>
    </w:p>
    <w:p>
      <w:pPr>
        <w:ind w:firstLine="412" w:firstLineChars="196"/>
        <w:rPr>
          <w:rFonts w:ascii="宋体" w:hAnsi="宋体" w:hint="eastAsia"/>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hint="eastAsia"/>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hint="eastAsia"/>
        </w:rPr>
      </w:pPr>
      <w:r>
        <w:rPr>
          <w:rFonts w:ascii="宋体" w:hAnsi="宋体" w:hint="eastAsia"/>
        </w:rPr>
        <w:t>9.3采购人应当通过政府集中采购机构向投标人提供有关现场的书面资料和数据。</w:t>
      </w:r>
    </w:p>
    <w:p>
      <w:pPr>
        <w:ind w:firstLine="412" w:firstLineChars="196"/>
        <w:rPr>
          <w:rFonts w:ascii="宋体" w:hAnsi="宋体" w:hint="eastAsia"/>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hint="eastAsia"/>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hint="eastAsia"/>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hint="eastAsia"/>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hint="eastAsia"/>
        </w:rPr>
      </w:pPr>
      <w:bookmarkEnd w:id="46"/>
    </w:p>
    <w:p>
      <w:pPr>
        <w:pStyle w:val="Heading2"/>
        <w:numPr>
          <w:ilvl w:val="0"/>
          <w:numId w:val="48"/>
        </w:numPr>
        <w:spacing w:before="120" w:beforeLines="50" w:after="120" w:afterLines="50"/>
        <w:ind w:left="562" w:hanging="562"/>
        <w:rPr>
          <w:sz w:val="28"/>
          <w:szCs w:val="28"/>
        </w:rPr>
      </w:pPr>
      <w:r>
        <w:rPr>
          <w:rFonts w:hint="eastAsia"/>
          <w:sz w:val="28"/>
          <w:szCs w:val="28"/>
        </w:rPr>
        <w:t>招标文件</w:t>
      </w:r>
    </w:p>
    <w:p>
      <w:pPr>
        <w:rPr>
          <w:rFonts w:ascii="黑体" w:eastAsia="黑体" w:hAnsi="宋体" w:hint="eastAsia"/>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8" w:name="_Hlk72399819"/>
      <w:r>
        <w:rPr>
          <w:rFonts w:ascii="黑体" w:eastAsia="黑体" w:hAnsi="宋体" w:hint="eastAsia"/>
          <w:sz w:val="24"/>
        </w:rPr>
        <w:t>招标文件的编制与组成</w:t>
      </w:r>
    </w:p>
    <w:p>
      <w:pPr>
        <w:snapToGrid w:val="0"/>
        <w:ind w:firstLine="420" w:firstLineChars="200"/>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hint="eastAsia"/>
          <w:szCs w:val="21"/>
        </w:rPr>
      </w:pPr>
      <w:r>
        <w:rPr>
          <w:rFonts w:ascii="宋体" w:hAnsi="宋体" w:hint="eastAsia"/>
          <w:szCs w:val="21"/>
        </w:rPr>
        <w:t>招标文件包括下列内容：</w:t>
      </w:r>
    </w:p>
    <w:p>
      <w:pPr>
        <w:ind w:left="420" w:firstLine="412" w:leftChars="200" w:firstLineChars="196"/>
        <w:rPr>
          <w:rFonts w:ascii="宋体" w:hAnsi="宋体" w:hint="eastAsia"/>
          <w:b/>
          <w:szCs w:val="21"/>
        </w:rPr>
      </w:pPr>
      <w:r>
        <w:rPr>
          <w:rFonts w:ascii="宋体" w:hAnsi="宋体" w:hint="eastAsia"/>
          <w:b/>
          <w:szCs w:val="21"/>
        </w:rPr>
        <w:t>第一册  专用条款</w:t>
      </w:r>
    </w:p>
    <w:p>
      <w:pPr>
        <w:ind w:left="1079" w:leftChars="514"/>
        <w:rPr>
          <w:rFonts w:ascii="宋体" w:hAnsi="宋体" w:hint="eastAsia"/>
          <w:b/>
          <w:szCs w:val="21"/>
        </w:rPr>
      </w:pPr>
      <w:r>
        <w:rPr>
          <w:rFonts w:ascii="宋体" w:hAnsi="宋体" w:hint="eastAsia"/>
          <w:b/>
          <w:szCs w:val="21"/>
        </w:rPr>
        <w:t>关键信息</w:t>
      </w:r>
    </w:p>
    <w:p>
      <w:pPr>
        <w:ind w:left="630" w:firstLine="412" w:leftChars="300" w:firstLineChars="196"/>
        <w:rPr>
          <w:rFonts w:ascii="宋体" w:hAnsi="宋体" w:hint="eastAsia"/>
          <w:szCs w:val="21"/>
        </w:rPr>
      </w:pPr>
      <w:r>
        <w:rPr>
          <w:rFonts w:ascii="宋体" w:hAnsi="宋体" w:hint="eastAsia"/>
          <w:szCs w:val="21"/>
        </w:rPr>
        <w:t>第一章  招标公告</w:t>
      </w:r>
    </w:p>
    <w:p>
      <w:pPr>
        <w:ind w:left="630" w:firstLine="412" w:leftChars="300" w:firstLineChars="196"/>
        <w:rPr>
          <w:rFonts w:ascii="宋体" w:hAnsi="宋体" w:hint="eastAsia"/>
          <w:szCs w:val="21"/>
        </w:rPr>
      </w:pPr>
      <w:r>
        <w:rPr>
          <w:rFonts w:ascii="宋体" w:hAnsi="宋体" w:hint="eastAsia"/>
          <w:szCs w:val="21"/>
        </w:rPr>
        <w:t>第二章  对通用条款的补充内容及其他关键信息</w:t>
      </w:r>
    </w:p>
    <w:p>
      <w:pPr>
        <w:ind w:left="630" w:firstLine="412" w:leftChars="300" w:firstLineChars="196"/>
        <w:rPr>
          <w:rFonts w:ascii="宋体" w:hAnsi="宋体" w:hint="eastAsia"/>
          <w:szCs w:val="21"/>
        </w:rPr>
      </w:pPr>
      <w:r>
        <w:rPr>
          <w:rFonts w:ascii="宋体" w:hAnsi="宋体" w:hint="eastAsia"/>
          <w:szCs w:val="21"/>
        </w:rPr>
        <w:t>第三章  用户需求书</w:t>
      </w:r>
    </w:p>
    <w:p>
      <w:pPr>
        <w:ind w:left="630" w:firstLine="412" w:leftChars="300" w:firstLineChars="196"/>
        <w:rPr>
          <w:rFonts w:ascii="宋体" w:hAnsi="宋体" w:hint="eastAsia"/>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hint="eastAsia"/>
          <w:szCs w:val="21"/>
        </w:rPr>
      </w:pPr>
      <w:r>
        <w:rPr>
          <w:rFonts w:ascii="宋体" w:hAnsi="宋体" w:hint="eastAsia"/>
          <w:szCs w:val="21"/>
        </w:rPr>
        <w:t>第五章  合同条款及格式</w:t>
      </w:r>
    </w:p>
    <w:p>
      <w:pPr>
        <w:ind w:left="420" w:firstLine="412" w:leftChars="200" w:firstLineChars="196"/>
        <w:rPr>
          <w:rFonts w:ascii="宋体" w:hAnsi="宋体" w:hint="eastAsia"/>
          <w:b/>
          <w:szCs w:val="21"/>
        </w:rPr>
      </w:pPr>
      <w:r>
        <w:rPr>
          <w:rFonts w:ascii="宋体" w:hAnsi="宋体" w:hint="eastAsia"/>
          <w:b/>
          <w:szCs w:val="21"/>
        </w:rPr>
        <w:t>第二册  通用条款</w:t>
      </w:r>
    </w:p>
    <w:p>
      <w:pPr>
        <w:ind w:left="630" w:firstLine="412" w:leftChars="300" w:firstLineChars="196"/>
        <w:rPr>
          <w:rFonts w:ascii="宋体" w:hAnsi="宋体" w:hint="eastAsia"/>
          <w:szCs w:val="21"/>
        </w:rPr>
      </w:pPr>
      <w:r>
        <w:rPr>
          <w:rFonts w:ascii="宋体" w:hAnsi="宋体" w:hint="eastAsia"/>
          <w:szCs w:val="21"/>
        </w:rPr>
        <w:t>第一章  总则</w:t>
      </w:r>
    </w:p>
    <w:p>
      <w:pPr>
        <w:ind w:left="630" w:firstLine="412" w:leftChars="300" w:firstLineChars="196"/>
        <w:rPr>
          <w:rFonts w:ascii="宋体" w:hAnsi="宋体" w:hint="eastAsia"/>
          <w:szCs w:val="21"/>
        </w:rPr>
      </w:pPr>
      <w:r>
        <w:rPr>
          <w:rFonts w:ascii="宋体" w:hAnsi="宋体" w:hint="eastAsia"/>
          <w:szCs w:val="21"/>
        </w:rPr>
        <w:t>第二章  招标文件</w:t>
      </w:r>
    </w:p>
    <w:p>
      <w:pPr>
        <w:ind w:left="630" w:firstLine="412" w:leftChars="300" w:firstLineChars="196"/>
        <w:rPr>
          <w:rFonts w:ascii="宋体" w:hAnsi="宋体" w:hint="eastAsia"/>
          <w:szCs w:val="21"/>
        </w:rPr>
      </w:pPr>
      <w:r>
        <w:rPr>
          <w:rFonts w:ascii="宋体" w:hAnsi="宋体" w:hint="eastAsia"/>
          <w:szCs w:val="21"/>
        </w:rPr>
        <w:t>第三章  投标文件的编制</w:t>
      </w:r>
    </w:p>
    <w:p>
      <w:pPr>
        <w:ind w:left="630" w:firstLine="412" w:leftChars="300" w:firstLineChars="196"/>
        <w:rPr>
          <w:rFonts w:ascii="宋体" w:hAnsi="宋体" w:hint="eastAsia"/>
          <w:szCs w:val="21"/>
        </w:rPr>
      </w:pPr>
      <w:r>
        <w:rPr>
          <w:rFonts w:ascii="宋体" w:hAnsi="宋体" w:hint="eastAsia"/>
          <w:szCs w:val="21"/>
        </w:rPr>
        <w:t>第四章  投标文件的递交</w:t>
      </w:r>
    </w:p>
    <w:p>
      <w:pPr>
        <w:ind w:left="630" w:firstLine="412" w:leftChars="300" w:firstLineChars="196"/>
        <w:rPr>
          <w:rFonts w:ascii="宋体" w:hAnsi="宋体" w:hint="eastAsia"/>
          <w:szCs w:val="21"/>
        </w:rPr>
      </w:pPr>
      <w:r>
        <w:rPr>
          <w:rFonts w:ascii="宋体" w:hAnsi="宋体" w:hint="eastAsia"/>
          <w:szCs w:val="21"/>
        </w:rPr>
        <w:t>第五章  开标</w:t>
      </w:r>
    </w:p>
    <w:p>
      <w:pPr>
        <w:ind w:left="630" w:firstLine="412" w:leftChars="300" w:firstLineChars="196"/>
        <w:rPr>
          <w:rFonts w:ascii="宋体" w:hAnsi="宋体" w:hint="eastAsia"/>
          <w:szCs w:val="21"/>
        </w:rPr>
      </w:pPr>
      <w:r>
        <w:rPr>
          <w:rFonts w:ascii="宋体" w:hAnsi="宋体" w:hint="eastAsia"/>
          <w:szCs w:val="21"/>
        </w:rPr>
        <w:t>第六章  评审要求</w:t>
      </w:r>
    </w:p>
    <w:p>
      <w:pPr>
        <w:ind w:left="630" w:firstLine="412" w:leftChars="300" w:firstLineChars="196"/>
        <w:rPr>
          <w:rFonts w:ascii="宋体" w:hAnsi="宋体" w:hint="eastAsia"/>
          <w:szCs w:val="21"/>
        </w:rPr>
      </w:pPr>
      <w:r>
        <w:rPr>
          <w:rFonts w:ascii="宋体" w:hAnsi="宋体" w:hint="eastAsia"/>
          <w:szCs w:val="21"/>
        </w:rPr>
        <w:t>第七章  评审程序及评审方法</w:t>
      </w:r>
    </w:p>
    <w:p>
      <w:pPr>
        <w:ind w:left="630" w:firstLine="412" w:leftChars="300" w:firstLineChars="196"/>
        <w:rPr>
          <w:rFonts w:ascii="宋体" w:hAnsi="宋体" w:hint="eastAsia"/>
          <w:szCs w:val="21"/>
        </w:rPr>
      </w:pPr>
      <w:r>
        <w:rPr>
          <w:rFonts w:ascii="宋体" w:hAnsi="宋体" w:hint="eastAsia"/>
          <w:szCs w:val="21"/>
        </w:rPr>
        <w:t>第八章  定标及公示</w:t>
      </w:r>
    </w:p>
    <w:p>
      <w:pPr>
        <w:ind w:left="630" w:firstLine="412" w:leftChars="300" w:firstLineChars="196"/>
        <w:rPr>
          <w:rFonts w:ascii="宋体" w:hAnsi="宋体" w:hint="eastAsia"/>
          <w:szCs w:val="21"/>
        </w:rPr>
      </w:pPr>
      <w:r>
        <w:rPr>
          <w:rFonts w:ascii="宋体" w:hAnsi="宋体" w:hint="eastAsia"/>
          <w:szCs w:val="21"/>
        </w:rPr>
        <w:t>第九章  公开招标失败的后续处理</w:t>
      </w:r>
    </w:p>
    <w:p>
      <w:pPr>
        <w:ind w:left="630" w:firstLine="412" w:leftChars="300" w:firstLineChars="196"/>
        <w:rPr>
          <w:rFonts w:ascii="宋体" w:hAnsi="宋体" w:hint="eastAsia"/>
          <w:szCs w:val="21"/>
        </w:rPr>
      </w:pPr>
      <w:r>
        <w:rPr>
          <w:rFonts w:ascii="宋体" w:hAnsi="宋体" w:hint="eastAsia"/>
          <w:szCs w:val="21"/>
        </w:rPr>
        <w:t>第十章  合同的授予与备案</w:t>
      </w:r>
    </w:p>
    <w:p>
      <w:pPr>
        <w:ind w:left="630" w:firstLine="412" w:leftChars="300" w:firstLineChars="196"/>
        <w:rPr>
          <w:rFonts w:ascii="宋体" w:hAnsi="宋体" w:hint="eastAsia"/>
          <w:szCs w:val="21"/>
        </w:rPr>
      </w:pPr>
      <w:r>
        <w:rPr>
          <w:rFonts w:ascii="宋体" w:hAnsi="宋体" w:hint="eastAsia"/>
          <w:szCs w:val="21"/>
        </w:rPr>
        <w:t>第十一章  质疑处理</w:t>
      </w:r>
    </w:p>
    <w:p>
      <w:pPr>
        <w:ind w:firstLine="412" w:firstLineChars="196"/>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hAnsi="宋体" w:hint="eastAsia"/>
          <w:b w:val="0"/>
          <w:bCs w:val="0"/>
          <w:sz w:val="21"/>
        </w:rPr>
        <w:t>11.4招标文件所称“原件备查”，是指在项目产生质疑、投诉等阶段，主管部门、采购人、代理机构、评审委员会等可以要求供应商提供原件进行核查。</w:t>
      </w:r>
    </w:p>
    <w:p>
      <w:pPr>
        <w:rPr>
          <w:rFonts w:ascii="黑体" w:eastAsia="黑体" w:hAnsi="宋体" w:hint="eastAsia"/>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hint="eastAsia"/>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hint="eastAsia"/>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hint="eastAsia"/>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hint="eastAsia"/>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hint="eastAsia"/>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8"/>
    </w:p>
    <w:p>
      <w:pPr>
        <w:rPr>
          <w:rFonts w:ascii="宋体" w:hAnsi="宋体" w:hint="eastAsia"/>
          <w:szCs w:val="21"/>
        </w:rPr>
      </w:pPr>
    </w:p>
    <w:p>
      <w:pPr>
        <w:pStyle w:val="Heading2"/>
        <w:numPr>
          <w:ilvl w:val="0"/>
          <w:numId w:val="48"/>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hint="eastAsia"/>
          <w:sz w:val="24"/>
        </w:rPr>
      </w:pPr>
      <w:r>
        <w:rPr>
          <w:rFonts w:ascii="黑体" w:eastAsia="黑体" w:hAnsi="宋体" w:hint="eastAsia"/>
          <w:sz w:val="24"/>
        </w:rPr>
        <w:t>14．</w:t>
      </w:r>
      <w:bookmarkStart w:id="49" w:name="_Hlk72400236"/>
      <w:r>
        <w:rPr>
          <w:rFonts w:ascii="黑体" w:eastAsia="黑体" w:hAnsi="宋体" w:hint="eastAsia"/>
          <w:sz w:val="24"/>
        </w:rPr>
        <w:t>投标文件的语言及度量单位</w:t>
      </w:r>
    </w:p>
    <w:p>
      <w:pPr>
        <w:ind w:firstLine="412" w:firstLineChars="196"/>
        <w:rPr>
          <w:rFonts w:ascii="宋体" w:hAnsi="宋体" w:hint="eastAsia"/>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hint="eastAsia"/>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hint="eastAsia"/>
          <w:sz w:val="24"/>
        </w:rPr>
      </w:pPr>
      <w:bookmarkEnd w:id="49"/>
      <w:r>
        <w:rPr>
          <w:rFonts w:ascii="黑体" w:eastAsia="黑体" w:hAnsi="宋体" w:hint="eastAsia"/>
          <w:sz w:val="24"/>
        </w:rPr>
        <w:t>15．</w:t>
      </w:r>
      <w:bookmarkStart w:id="50" w:name="_Hlk72401567"/>
      <w:r>
        <w:rPr>
          <w:rFonts w:ascii="黑体" w:eastAsia="黑体" w:hAnsi="宋体" w:hint="eastAsia"/>
          <w:sz w:val="24"/>
        </w:rPr>
        <w:t>投标文件的组成</w:t>
      </w:r>
    </w:p>
    <w:p>
      <w:pPr>
        <w:ind w:firstLine="412" w:firstLineChars="196"/>
        <w:rPr>
          <w:rFonts w:ascii="宋体" w:hAnsi="宋体" w:hint="eastAsia"/>
          <w:szCs w:val="21"/>
        </w:rPr>
      </w:pPr>
      <w:r>
        <w:rPr>
          <w:rFonts w:ascii="宋体" w:hAnsi="宋体" w:hint="eastAsia"/>
          <w:szCs w:val="21"/>
        </w:rPr>
        <w:t>具体内容在招标文件专用条款中进行规定。</w:t>
      </w:r>
    </w:p>
    <w:p>
      <w:pPr>
        <w:rPr>
          <w:rFonts w:ascii="黑体" w:eastAsia="黑体" w:hAnsi="宋体" w:hint="eastAsia"/>
          <w:sz w:val="24"/>
        </w:rPr>
      </w:pPr>
      <w:r>
        <w:rPr>
          <w:rFonts w:ascii="黑体" w:eastAsia="黑体" w:hAnsi="宋体"/>
          <w:sz w:val="24"/>
        </w:rPr>
        <w:t>16．投标文件格式</w:t>
      </w:r>
    </w:p>
    <w:p>
      <w:pPr>
        <w:ind w:firstLine="412" w:firstLineChars="196"/>
        <w:rPr>
          <w:rFonts w:ascii="宋体" w:hAnsi="宋体" w:hint="eastAsia"/>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hint="eastAsia"/>
          <w:sz w:val="24"/>
        </w:rPr>
      </w:pPr>
      <w:r>
        <w:rPr>
          <w:rFonts w:ascii="黑体" w:eastAsia="黑体" w:hAnsi="宋体" w:hint="eastAsia"/>
          <w:sz w:val="24"/>
        </w:rPr>
        <w:t>17．投标货币</w:t>
      </w:r>
    </w:p>
    <w:p>
      <w:pPr>
        <w:ind w:firstLine="412" w:firstLineChars="196"/>
        <w:rPr>
          <w:rFonts w:ascii="宋体" w:hAnsi="宋体" w:hint="eastAsia"/>
          <w:szCs w:val="21"/>
        </w:rPr>
      </w:pPr>
      <w:r>
        <w:rPr>
          <w:rFonts w:ascii="宋体" w:hAnsi="宋体" w:hint="eastAsia"/>
          <w:szCs w:val="21"/>
        </w:rPr>
        <w:t>本项目的投标报价应以人民币计。</w:t>
      </w:r>
    </w:p>
    <w:p>
      <w:pPr>
        <w:rPr>
          <w:rFonts w:ascii="黑体" w:eastAsia="黑体" w:hAnsi="宋体" w:hint="eastAsia"/>
          <w:sz w:val="24"/>
        </w:rPr>
      </w:pPr>
      <w:bookmarkEnd w:id="50"/>
      <w:r>
        <w:rPr>
          <w:rFonts w:ascii="黑体" w:eastAsia="黑体" w:hAnsi="宋体" w:hint="eastAsia"/>
          <w:sz w:val="24"/>
        </w:rPr>
        <w:t>18．</w:t>
      </w:r>
      <w:bookmarkStart w:id="51"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hint="eastAsia"/>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hint="eastAsia"/>
          <w:szCs w:val="21"/>
        </w:rPr>
      </w:pPr>
      <w:r>
        <w:rPr>
          <w:rFonts w:ascii="宋体" w:hAnsi="宋体" w:hint="eastAsia"/>
          <w:szCs w:val="21"/>
        </w:rPr>
        <w:t>18.2.1主要技术指标和性能的详细说明。</w:t>
      </w:r>
    </w:p>
    <w:p>
      <w:pPr>
        <w:ind w:firstLine="412" w:firstLineChars="196"/>
        <w:rPr>
          <w:rFonts w:ascii="宋体" w:hAnsi="宋体" w:hint="eastAsia"/>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hint="eastAsia"/>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hint="eastAsia"/>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hint="eastAsia"/>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hint="eastAsia"/>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hint="eastAsia"/>
          <w:sz w:val="24"/>
        </w:rPr>
      </w:pPr>
      <w:bookmarkEnd w:id="51"/>
      <w:r>
        <w:rPr>
          <w:rFonts w:ascii="黑体" w:eastAsia="黑体" w:hAnsi="宋体" w:hint="eastAsia"/>
          <w:sz w:val="24"/>
        </w:rPr>
        <w:t>19．</w:t>
      </w:r>
      <w:bookmarkStart w:id="52" w:name="_Hlk72402034"/>
      <w:r>
        <w:rPr>
          <w:rFonts w:ascii="黑体" w:eastAsia="黑体" w:hAnsi="宋体" w:hint="eastAsia"/>
          <w:sz w:val="24"/>
        </w:rPr>
        <w:t>投标文件其他证明文件的要求</w:t>
      </w:r>
    </w:p>
    <w:p>
      <w:pPr>
        <w:rPr>
          <w:rFonts w:ascii="宋体" w:hAnsi="宋体" w:hint="eastAsia"/>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3" w:name="_Hlk71407299"/>
      <w:r>
        <w:rPr>
          <w:rFonts w:ascii="宋体" w:hAnsi="宋体" w:hint="eastAsia"/>
          <w:szCs w:val="21"/>
        </w:rPr>
        <w:t>若投标人未按要求提供证明材料或提供的是部分证明材料或提供不清晰的扫描件（或照片）的，采购人、代理机构以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hint="eastAsia"/>
          <w:szCs w:val="21"/>
        </w:rPr>
      </w:pPr>
      <w:bookmarkEnd w:id="53"/>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hint="eastAsia"/>
          <w:sz w:val="24"/>
        </w:rPr>
      </w:pPr>
      <w:r>
        <w:rPr>
          <w:rFonts w:ascii="黑体" w:eastAsia="黑体" w:hAnsi="宋体" w:hint="eastAsia"/>
          <w:sz w:val="24"/>
        </w:rPr>
        <w:t>20．投标有效期</w:t>
      </w:r>
    </w:p>
    <w:p>
      <w:pPr>
        <w:ind w:firstLine="412" w:firstLineChars="196"/>
        <w:rPr>
          <w:rFonts w:ascii="宋体" w:hAnsi="宋体" w:hint="eastAsia"/>
          <w:szCs w:val="21"/>
        </w:rPr>
      </w:pPr>
      <w:bookmarkEnd w:id="52"/>
      <w:bookmarkStart w:id="54"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hint="eastAsia"/>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hint="eastAsia"/>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hint="eastAsia"/>
          <w:sz w:val="24"/>
        </w:rPr>
      </w:pPr>
      <w:bookmarkEnd w:id="54"/>
      <w:r>
        <w:rPr>
          <w:rFonts w:ascii="黑体" w:eastAsia="黑体" w:hAnsi="宋体" w:hint="eastAsia"/>
          <w:sz w:val="24"/>
        </w:rPr>
        <w:t>21．</w:t>
      </w:r>
      <w:bookmarkStart w:id="55" w:name="_Hlk72402325"/>
      <w:r>
        <w:rPr>
          <w:rFonts w:ascii="黑体" w:eastAsia="黑体" w:hAnsi="宋体" w:hint="eastAsia"/>
          <w:sz w:val="24"/>
        </w:rPr>
        <w:t xml:space="preserve">关于投标保证金 </w:t>
      </w:r>
    </w:p>
    <w:p>
      <w:pPr>
        <w:rPr>
          <w:rFonts w:ascii="宋体" w:hAnsi="宋体" w:hint="eastAsia"/>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hint="eastAsia"/>
          <w:sz w:val="24"/>
        </w:rPr>
      </w:pPr>
      <w:r>
        <w:rPr>
          <w:rFonts w:ascii="黑体" w:eastAsia="黑体" w:hAnsi="宋体" w:hint="eastAsia"/>
          <w:sz w:val="24"/>
        </w:rPr>
        <w:t>22．投标人的替代方案</w:t>
      </w:r>
    </w:p>
    <w:p>
      <w:pPr>
        <w:ind w:firstLine="412" w:firstLineChars="196"/>
        <w:rPr>
          <w:rFonts w:ascii="宋体" w:hAnsi="宋体" w:hint="eastAsia"/>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hint="eastAsia"/>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hint="eastAsia"/>
          <w:sz w:val="24"/>
        </w:rPr>
      </w:pPr>
      <w:bookmarkEnd w:id="55"/>
      <w:r>
        <w:rPr>
          <w:rFonts w:ascii="黑体" w:eastAsia="黑体" w:hAnsi="宋体" w:hint="eastAsia"/>
          <w:sz w:val="24"/>
        </w:rPr>
        <w:t>23．</w:t>
      </w:r>
      <w:bookmarkStart w:id="56"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hint="eastAsia"/>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hint="eastAsia"/>
        </w:rPr>
      </w:pPr>
      <w:r>
        <w:rPr>
          <w:rFonts w:ascii="宋体" w:hAnsi="宋体" w:hint="eastAsia"/>
        </w:rPr>
        <w:t>23.2投标人在使用《投标书编制软件》编制投标书时须注意：</w:t>
      </w:r>
    </w:p>
    <w:p>
      <w:pPr>
        <w:ind w:firstLine="412" w:firstLineChars="196"/>
        <w:rPr>
          <w:rFonts w:ascii="宋体" w:hAnsi="宋体" w:hint="eastAsia"/>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hint="eastAsia"/>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hint="eastAsia"/>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hint="eastAsia"/>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hint="eastAsia"/>
        </w:rPr>
      </w:pPr>
      <w:r>
        <w:rPr>
          <w:rFonts w:ascii="宋体" w:hAnsi="宋体" w:hint="eastAsia"/>
        </w:rPr>
        <w:t>23.2.5完整填写“投标关键信息”，如下图所示：</w:t>
      </w:r>
    </w:p>
    <w:p>
      <w:pPr>
        <w:ind w:firstLine="412" w:firstLineChars="196"/>
        <w:rPr>
          <w:rFonts w:ascii="宋体" w:hAnsi="宋体" w:hint="eastAsia"/>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hint="eastAsia"/>
          <w:kern w:val="0"/>
          <w:sz w:val="24"/>
        </w:rPr>
      </w:pPr>
    </w:p>
    <w:p>
      <w:pPr>
        <w:ind w:firstLine="412" w:firstLineChars="196"/>
        <w:rPr>
          <w:rFonts w:ascii="宋体" w:hAnsi="宋体" w:hint="eastAsia"/>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hint="eastAsia"/>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hint="eastAsia"/>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hint="eastAsia"/>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hint="eastAsia"/>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hint="eastAsia"/>
        </w:rPr>
      </w:pPr>
      <w:r>
        <w:rPr>
          <w:rFonts w:ascii="宋体" w:hAnsi="宋体" w:hint="eastAsia"/>
        </w:rPr>
        <w:t>23.3电报、电话、传真形式的投标概不接受。</w:t>
      </w:r>
    </w:p>
    <w:p>
      <w:pPr>
        <w:ind w:firstLine="412" w:firstLineChars="196"/>
        <w:rPr>
          <w:rFonts w:ascii="宋体" w:hAnsi="宋体" w:hint="eastAsia"/>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hint="eastAsia"/>
        </w:rPr>
      </w:pPr>
      <w:r>
        <w:rPr>
          <w:rFonts w:ascii="宋体" w:hAnsi="宋体" w:hint="eastAsia"/>
          <w:b/>
        </w:rPr>
        <w:t>23.5</w:t>
      </w:r>
      <w:r>
        <w:rPr>
          <w:rFonts w:ascii="宋体" w:hAnsi="宋体" w:hint="eastAsia"/>
        </w:rPr>
        <w:t xml:space="preserve"> 各类资格（资质）文件提供扫描件，专用条款另有要求的除外。</w:t>
      </w:r>
      <w:bookmarkEnd w:id="56"/>
    </w:p>
    <w:p>
      <w:pPr>
        <w:ind w:firstLine="412" w:firstLineChars="196"/>
        <w:rPr>
          <w:rFonts w:ascii="宋体" w:hAnsi="宋体" w:hint="eastAsia"/>
          <w:szCs w:val="21"/>
        </w:rPr>
      </w:pPr>
    </w:p>
    <w:p>
      <w:pPr>
        <w:pStyle w:val="Heading2"/>
        <w:numPr>
          <w:ilvl w:val="0"/>
          <w:numId w:val="48"/>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hint="eastAsia"/>
          <w:sz w:val="24"/>
        </w:rPr>
      </w:pPr>
      <w:bookmarkStart w:id="57" w:name="_Hlk72405459"/>
      <w:r>
        <w:rPr>
          <w:rFonts w:ascii="黑体" w:eastAsia="黑体" w:hAnsi="宋体" w:hint="eastAsia"/>
          <w:sz w:val="24"/>
        </w:rPr>
        <w:t>24．投标文件的保密</w:t>
      </w:r>
    </w:p>
    <w:p>
      <w:pPr>
        <w:ind w:firstLine="412" w:firstLineChars="196"/>
        <w:rPr>
          <w:rFonts w:ascii="宋体" w:hAnsi="宋体" w:hint="eastAsia"/>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hint="eastAsia"/>
        </w:rPr>
      </w:pPr>
    </w:p>
    <w:p>
      <w:pPr>
        <w:ind w:firstLine="412" w:firstLineChars="196"/>
        <w:rPr>
          <w:rFonts w:ascii="宋体" w:hAnsi="宋体" w:hint="eastAsia"/>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hint="eastAsia"/>
        </w:rPr>
      </w:pPr>
    </w:p>
    <w:p>
      <w:pPr>
        <w:ind w:firstLine="412" w:firstLineChars="196"/>
        <w:rPr>
          <w:rFonts w:ascii="宋体" w:hAnsi="宋体" w:hint="eastAsia"/>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hint="eastAsia"/>
        </w:rPr>
      </w:pPr>
    </w:p>
    <w:p>
      <w:pPr>
        <w:widowControl/>
        <w:jc w:val="left"/>
        <w:rPr>
          <w:sz w:val="24"/>
        </w:rPr>
      </w:pPr>
    </w:p>
    <w:p>
      <w:pPr>
        <w:rPr>
          <w:rFonts w:ascii="宋体" w:hAnsi="宋体" w:hint="eastAsia"/>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hint="eastAsia"/>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hint="eastAsia"/>
          <w:sz w:val="24"/>
        </w:rPr>
      </w:pPr>
      <w:r>
        <w:rPr>
          <w:rFonts w:ascii="黑体" w:eastAsia="黑体" w:hAnsi="宋体" w:hint="eastAsia"/>
          <w:sz w:val="24"/>
        </w:rPr>
        <w:t>25．上传投标文件及投标截止日期</w:t>
      </w:r>
    </w:p>
    <w:p>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hint="eastAsia"/>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hint="eastAsia"/>
        </w:rPr>
      </w:pPr>
    </w:p>
    <w:p>
      <w:pPr>
        <w:rPr>
          <w:rFonts w:ascii="黑体" w:eastAsia="黑体" w:hAnsi="宋体" w:hint="eastAsia"/>
          <w:sz w:val="24"/>
        </w:rPr>
      </w:pPr>
      <w:bookmarkEnd w:id="57"/>
      <w:r>
        <w:rPr>
          <w:rFonts w:ascii="黑体" w:eastAsia="黑体" w:hAnsi="宋体" w:hint="eastAsia"/>
          <w:sz w:val="24"/>
        </w:rPr>
        <w:t>26. 样品、现场演示、方案讲解</w:t>
      </w:r>
    </w:p>
    <w:p>
      <w:pPr>
        <w:ind w:firstLine="412" w:firstLineChars="196"/>
        <w:rPr>
          <w:rFonts w:ascii="宋体" w:hAnsi="宋体" w:hint="eastAsia"/>
          <w:szCs w:val="21"/>
        </w:rPr>
      </w:pPr>
      <w:r>
        <w:rPr>
          <w:rFonts w:ascii="宋体" w:hAnsi="宋体" w:hint="eastAsia"/>
          <w:szCs w:val="21"/>
        </w:rPr>
        <w:t>26.1 样品、现场演示、方案讲解等事项在招标文件专用条款中进行规定。</w:t>
      </w:r>
    </w:p>
    <w:p>
      <w:pPr>
        <w:rPr>
          <w:rFonts w:ascii="黑体" w:eastAsia="黑体" w:hAnsi="宋体" w:hint="eastAsia"/>
          <w:sz w:val="24"/>
        </w:rPr>
      </w:pPr>
      <w:bookmarkStart w:id="58"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hint="eastAsia"/>
          <w:szCs w:val="21"/>
        </w:rPr>
      </w:pPr>
      <w:r>
        <w:rPr>
          <w:rFonts w:ascii="宋体" w:hAnsi="宋体" w:hint="eastAsia"/>
          <w:szCs w:val="21"/>
        </w:rPr>
        <w:t>27.4政府集中采购机构不退还投标文件，专用条款另有规定的除外。</w:t>
      </w:r>
    </w:p>
    <w:p>
      <w:pPr>
        <w:pStyle w:val="Heading2"/>
        <w:numPr>
          <w:ilvl w:val="0"/>
          <w:numId w:val="48"/>
        </w:numPr>
        <w:spacing w:before="120" w:beforeLines="50" w:after="120" w:afterLines="50"/>
        <w:ind w:left="562" w:hanging="562"/>
        <w:rPr>
          <w:sz w:val="28"/>
          <w:szCs w:val="28"/>
        </w:rPr>
      </w:pPr>
      <w:bookmarkEnd w:id="58"/>
      <w:r>
        <w:rPr>
          <w:rFonts w:hint="eastAsia"/>
          <w:sz w:val="28"/>
          <w:szCs w:val="28"/>
        </w:rPr>
        <w:t>开标</w:t>
      </w:r>
    </w:p>
    <w:p>
      <w:pPr>
        <w:rPr>
          <w:rFonts w:ascii="黑体" w:eastAsia="黑体" w:hAnsi="宋体" w:hint="eastAsia"/>
          <w:sz w:val="24"/>
        </w:rPr>
      </w:pPr>
      <w:r>
        <w:rPr>
          <w:rFonts w:ascii="黑体" w:eastAsia="黑体" w:hAnsi="宋体" w:hint="eastAsia"/>
          <w:sz w:val="24"/>
        </w:rPr>
        <w:t>28．开标</w:t>
      </w:r>
    </w:p>
    <w:p>
      <w:pPr>
        <w:ind w:firstLine="315" w:firstLineChars="150"/>
        <w:rPr>
          <w:rFonts w:ascii="宋体" w:hAnsi="宋体" w:hint="eastAsia"/>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hint="eastAsia"/>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hint="eastAsia"/>
          <w:szCs w:val="21"/>
        </w:rPr>
      </w:pPr>
    </w:p>
    <w:p>
      <w:pPr>
        <w:pStyle w:val="Heading2"/>
        <w:numPr>
          <w:ilvl w:val="0"/>
          <w:numId w:val="48"/>
        </w:numPr>
        <w:spacing w:before="120" w:beforeLines="50" w:after="120" w:afterLines="50"/>
        <w:ind w:left="562" w:hanging="562"/>
        <w:rPr>
          <w:sz w:val="28"/>
          <w:szCs w:val="28"/>
        </w:rPr>
      </w:pPr>
      <w:r>
        <w:rPr>
          <w:rFonts w:hint="eastAsia"/>
          <w:sz w:val="28"/>
          <w:szCs w:val="28"/>
        </w:rPr>
        <w:t>评审要求</w:t>
      </w:r>
    </w:p>
    <w:p>
      <w:pPr>
        <w:rPr>
          <w:rFonts w:ascii="黑体" w:eastAsia="黑体" w:hAnsi="宋体" w:hint="eastAsia"/>
          <w:sz w:val="24"/>
        </w:rPr>
      </w:pPr>
      <w:r>
        <w:rPr>
          <w:rFonts w:ascii="黑体" w:eastAsia="黑体" w:hAnsi="宋体" w:hint="eastAsia"/>
          <w:sz w:val="24"/>
        </w:rPr>
        <w:t>29．评审委员会组成</w:t>
      </w:r>
    </w:p>
    <w:p>
      <w:pPr>
        <w:ind w:firstLine="412" w:firstLineChars="196"/>
        <w:rPr>
          <w:rFonts w:ascii="宋体" w:hAnsi="宋体" w:hint="eastAsia"/>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59"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59"/>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hint="eastAsia"/>
        </w:rPr>
      </w:pPr>
      <w:r>
        <w:rPr>
          <w:rFonts w:ascii="宋体" w:hAnsi="宋体" w:hint="eastAsia"/>
        </w:rPr>
        <w:t>29.2评审定标应当遵循公平、公正、科学、择优的原则。</w:t>
      </w:r>
    </w:p>
    <w:p>
      <w:pPr>
        <w:ind w:firstLine="412" w:firstLineChars="196"/>
        <w:rPr>
          <w:rFonts w:ascii="宋体" w:hAnsi="宋体" w:hint="eastAsia"/>
        </w:rPr>
      </w:pPr>
      <w:r>
        <w:rPr>
          <w:rFonts w:ascii="宋体" w:hAnsi="宋体" w:hint="eastAsia"/>
        </w:rPr>
        <w:t>29.3评审活动依法进行，任何单位和个人不得非法干预评标过程和结果。</w:t>
      </w:r>
    </w:p>
    <w:p>
      <w:pPr>
        <w:ind w:firstLine="412" w:firstLineChars="196"/>
        <w:rPr>
          <w:rFonts w:ascii="宋体" w:hAnsi="宋体" w:hint="eastAsia"/>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hint="eastAsia"/>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hint="eastAsia"/>
          <w:sz w:val="24"/>
        </w:rPr>
      </w:pPr>
      <w:r>
        <w:rPr>
          <w:rFonts w:ascii="黑体" w:eastAsia="黑体" w:hAnsi="宋体" w:hint="eastAsia"/>
          <w:sz w:val="24"/>
        </w:rPr>
        <w:t>30．向评审委员会提供的资料</w:t>
      </w:r>
    </w:p>
    <w:p>
      <w:pPr>
        <w:ind w:firstLine="412" w:firstLineChars="196"/>
        <w:rPr>
          <w:rFonts w:ascii="宋体" w:hAnsi="宋体" w:hint="eastAsia"/>
        </w:rPr>
      </w:pPr>
      <w:r>
        <w:rPr>
          <w:rFonts w:ascii="宋体" w:hAnsi="宋体" w:hint="eastAsia"/>
        </w:rPr>
        <w:t>30.1公开发布的招标文件，包括图纸、服务清单、答疑文件等；</w:t>
      </w:r>
    </w:p>
    <w:p>
      <w:pPr>
        <w:ind w:firstLine="412" w:firstLineChars="196"/>
        <w:rPr>
          <w:rFonts w:ascii="宋体" w:hAnsi="宋体" w:hint="eastAsia"/>
        </w:rPr>
      </w:pPr>
      <w:r>
        <w:rPr>
          <w:rFonts w:ascii="宋体" w:hAnsi="宋体" w:hint="eastAsia"/>
        </w:rPr>
        <w:t>30.2其他评标必须的资料。</w:t>
      </w:r>
    </w:p>
    <w:p>
      <w:pPr>
        <w:ind w:firstLine="412" w:firstLineChars="196"/>
        <w:rPr>
          <w:rFonts w:ascii="宋体" w:hAnsi="宋体" w:hint="eastAsia"/>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hint="eastAsia"/>
        </w:rPr>
      </w:pPr>
      <w:r>
        <w:rPr>
          <w:rFonts w:ascii="宋体" w:hAnsi="宋体" w:hint="eastAsia"/>
        </w:rPr>
        <w:t>（1）招标的目的；</w:t>
      </w:r>
    </w:p>
    <w:p>
      <w:pPr>
        <w:ind w:firstLine="412" w:firstLineChars="196"/>
        <w:rPr>
          <w:rFonts w:ascii="宋体" w:hAnsi="宋体" w:hint="eastAsia"/>
        </w:rPr>
      </w:pPr>
      <w:r>
        <w:rPr>
          <w:rFonts w:ascii="宋体" w:hAnsi="宋体" w:hint="eastAsia"/>
        </w:rPr>
        <w:t>（2）招标项目需求的范围和性质；</w:t>
      </w:r>
    </w:p>
    <w:p>
      <w:pPr>
        <w:ind w:firstLine="412" w:firstLineChars="196"/>
        <w:rPr>
          <w:rFonts w:ascii="宋体" w:hAnsi="宋体" w:hint="eastAsia"/>
        </w:rPr>
      </w:pPr>
      <w:r>
        <w:rPr>
          <w:rFonts w:ascii="宋体" w:hAnsi="宋体" w:hint="eastAsia"/>
        </w:rPr>
        <w:t>（3）招标文件规定的投标人的资格、财政预算限额、商务条款；</w:t>
      </w:r>
    </w:p>
    <w:p>
      <w:pPr>
        <w:ind w:firstLine="412" w:firstLineChars="196"/>
        <w:rPr>
          <w:rFonts w:ascii="宋体" w:hAnsi="宋体" w:hint="eastAsia"/>
        </w:rPr>
      </w:pPr>
      <w:r>
        <w:rPr>
          <w:rFonts w:ascii="宋体" w:hAnsi="宋体" w:hint="eastAsia"/>
        </w:rPr>
        <w:t>（4）招标文件规定的评标程序、评标方法和评标因素；</w:t>
      </w:r>
    </w:p>
    <w:p>
      <w:pPr>
        <w:ind w:firstLine="412" w:firstLineChars="196"/>
        <w:rPr>
          <w:rFonts w:ascii="宋体" w:hAnsi="宋体" w:hint="eastAsia"/>
        </w:rPr>
      </w:pPr>
      <w:r>
        <w:rPr>
          <w:rFonts w:ascii="宋体" w:hAnsi="宋体" w:hint="eastAsia"/>
        </w:rPr>
        <w:t>（5）招标文件所列示的资格性审查表及符合性审查表。</w:t>
      </w:r>
    </w:p>
    <w:p>
      <w:pPr>
        <w:rPr>
          <w:rFonts w:ascii="黑体" w:eastAsia="黑体" w:hAnsi="宋体" w:hint="eastAsia"/>
          <w:sz w:val="24"/>
        </w:rPr>
      </w:pPr>
      <w:r>
        <w:rPr>
          <w:rFonts w:ascii="黑体" w:eastAsia="黑体" w:hAnsi="宋体" w:hint="eastAsia"/>
          <w:sz w:val="24"/>
        </w:rPr>
        <w:t>31．独立评审</w:t>
      </w:r>
    </w:p>
    <w:p>
      <w:pPr>
        <w:ind w:firstLine="412" w:firstLineChars="196"/>
        <w:rPr>
          <w:rFonts w:ascii="宋体" w:hAnsi="宋体" w:hint="eastAsia"/>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hint="eastAsia"/>
          <w:bCs/>
          <w:szCs w:val="21"/>
        </w:rPr>
      </w:pPr>
    </w:p>
    <w:p>
      <w:pPr>
        <w:pStyle w:val="Heading2"/>
        <w:numPr>
          <w:ilvl w:val="0"/>
          <w:numId w:val="48"/>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hint="eastAsia"/>
          <w:sz w:val="24"/>
        </w:rPr>
      </w:pPr>
      <w:r>
        <w:rPr>
          <w:rFonts w:ascii="黑体" w:eastAsia="黑体" w:hAnsi="宋体" w:hint="eastAsia"/>
          <w:sz w:val="24"/>
        </w:rPr>
        <w:t>32．投标文件初审</w:t>
      </w:r>
    </w:p>
    <w:p>
      <w:pPr>
        <w:ind w:firstLine="412" w:firstLineChars="196"/>
        <w:rPr>
          <w:rFonts w:ascii="宋体" w:hAnsi="宋体" w:hint="eastAsia"/>
        </w:rPr>
      </w:pPr>
      <w:r>
        <w:rPr>
          <w:rFonts w:ascii="宋体" w:hAnsi="宋体" w:hint="eastAsia"/>
        </w:rPr>
        <w:t>32.1投标文件初审包括资格性审查和符合性审查。</w:t>
      </w:r>
    </w:p>
    <w:p>
      <w:pPr>
        <w:ind w:firstLine="412" w:firstLineChars="196"/>
        <w:rPr>
          <w:rFonts w:ascii="宋体" w:hAnsi="宋体" w:hint="eastAsia"/>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hint="eastAsia"/>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hint="eastAsia"/>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hint="eastAsia"/>
          <w:bCs/>
        </w:rPr>
      </w:pPr>
      <w:r>
        <w:rPr>
          <w:rFonts w:ascii="宋体" w:hAnsi="宋体" w:hint="eastAsia"/>
          <w:bCs/>
        </w:rPr>
        <w:t>32.3 投标文件初审中关于供应商家数的计算:</w:t>
      </w:r>
    </w:p>
    <w:p>
      <w:pPr>
        <w:ind w:firstLine="412" w:firstLineChars="196"/>
        <w:rPr>
          <w:rFonts w:ascii="宋体" w:hAnsi="宋体" w:hint="eastAsia"/>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hint="eastAsia"/>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hint="eastAsia"/>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hint="eastAsia"/>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hint="eastAsia"/>
        </w:rPr>
      </w:pPr>
      <w:r>
        <w:rPr>
          <w:rFonts w:ascii="宋体" w:hAnsi="宋体" w:hint="eastAsia"/>
        </w:rPr>
        <w:t>32.4.3不同投标人的投标文件载明的项目管理成员或者联系人员为同一人；</w:t>
      </w:r>
    </w:p>
    <w:p>
      <w:pPr>
        <w:ind w:firstLine="412" w:firstLineChars="196"/>
        <w:rPr>
          <w:rFonts w:ascii="宋体" w:hAnsi="宋体" w:hint="eastAsia"/>
        </w:rPr>
      </w:pPr>
      <w:r>
        <w:rPr>
          <w:rFonts w:ascii="宋体" w:hAnsi="宋体" w:hint="eastAsia"/>
        </w:rPr>
        <w:t>32.4.4不同投标人的投标文件异常一致或者投标报价呈规律性差异；</w:t>
      </w:r>
    </w:p>
    <w:p>
      <w:pPr>
        <w:ind w:firstLine="412" w:firstLineChars="196"/>
        <w:rPr>
          <w:rFonts w:ascii="宋体" w:hAnsi="宋体" w:hint="eastAsia"/>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hint="eastAsia"/>
        </w:rPr>
      </w:pPr>
      <w:r>
        <w:rPr>
          <w:rFonts w:ascii="宋体" w:hAnsi="宋体" w:hint="eastAsia"/>
        </w:rPr>
        <w:t>32.4.6投标供应商之间相互约定给予未中标的供应商利益补偿；</w:t>
      </w:r>
    </w:p>
    <w:p>
      <w:pPr>
        <w:ind w:firstLine="412" w:firstLineChars="196"/>
        <w:rPr>
          <w:rFonts w:ascii="宋体" w:hAnsi="宋体" w:hint="eastAsia"/>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hint="eastAsia"/>
        </w:rPr>
      </w:pPr>
      <w:r>
        <w:rPr>
          <w:rFonts w:ascii="宋体" w:hAnsi="宋体" w:hint="eastAsia"/>
        </w:rPr>
        <w:t>32.4.8不同投标供应商的投标文件内容存在非正常一致；</w:t>
      </w:r>
    </w:p>
    <w:p>
      <w:pPr>
        <w:ind w:firstLine="412" w:firstLineChars="196"/>
        <w:rPr>
          <w:rFonts w:ascii="宋体" w:hAnsi="宋体" w:hint="eastAsia"/>
        </w:rPr>
      </w:pPr>
      <w:r>
        <w:rPr>
          <w:rFonts w:ascii="宋体" w:hAnsi="宋体" w:hint="eastAsia"/>
        </w:rPr>
        <w:t>32.4.9在同一单位工作人员为两家以上（含两家）供应商进行同一项投标活动；</w:t>
      </w:r>
    </w:p>
    <w:p>
      <w:pPr>
        <w:ind w:firstLine="412" w:firstLineChars="196"/>
        <w:rPr>
          <w:rFonts w:ascii="宋体" w:hAnsi="宋体" w:hint="eastAsia"/>
        </w:rPr>
      </w:pPr>
      <w:r>
        <w:rPr>
          <w:rFonts w:ascii="宋体" w:hAnsi="宋体" w:hint="eastAsia"/>
        </w:rPr>
        <w:t>32.4.10主管部门依照法律、法规认定的其他情形。</w:t>
      </w:r>
    </w:p>
    <w:p>
      <w:pPr>
        <w:ind w:firstLine="412" w:firstLineChars="196"/>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hint="eastAsia"/>
          <w:sz w:val="24"/>
        </w:rPr>
      </w:pPr>
      <w:r>
        <w:rPr>
          <w:rFonts w:ascii="黑体" w:eastAsia="黑体" w:hAnsi="宋体" w:hint="eastAsia"/>
          <w:sz w:val="24"/>
        </w:rPr>
        <w:t>33．澄清有关问题</w:t>
      </w:r>
    </w:p>
    <w:p>
      <w:pPr>
        <w:ind w:firstLine="412" w:firstLineChars="196"/>
        <w:rPr>
          <w:rFonts w:ascii="宋体" w:hAnsi="宋体" w:hint="eastAsia"/>
        </w:rPr>
      </w:pPr>
      <w:bookmarkStart w:id="60"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0"/>
    </w:p>
    <w:p>
      <w:pPr>
        <w:ind w:firstLine="412" w:firstLineChars="196"/>
        <w:rPr>
          <w:rFonts w:ascii="宋体" w:hAnsi="宋体" w:hint="eastAsia"/>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hint="eastAsia"/>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hint="eastAsia"/>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hint="eastAsia"/>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hint="eastAsia"/>
          <w:sz w:val="24"/>
        </w:rPr>
      </w:pPr>
      <w:bookmarkStart w:id="61" w:name="_Toc73521669"/>
      <w:bookmarkStart w:id="62" w:name="_Toc73518151"/>
      <w:bookmarkStart w:id="63" w:name="_Toc73521581"/>
      <w:bookmarkStart w:id="64" w:name="_Toc100052400"/>
      <w:bookmarkStart w:id="65" w:name="_Toc73517673"/>
      <w:r>
        <w:rPr>
          <w:rFonts w:ascii="黑体" w:eastAsia="黑体" w:hAnsi="宋体" w:hint="eastAsia"/>
          <w:sz w:val="24"/>
        </w:rPr>
        <w:t>34．错误的修正</w:t>
      </w:r>
      <w:bookmarkEnd w:id="61"/>
      <w:bookmarkEnd w:id="62"/>
      <w:bookmarkEnd w:id="63"/>
      <w:bookmarkEnd w:id="64"/>
      <w:bookmarkEnd w:id="65"/>
    </w:p>
    <w:p>
      <w:pPr>
        <w:ind w:firstLine="412" w:firstLineChars="196"/>
        <w:rPr>
          <w:rFonts w:ascii="宋体" w:hAnsi="宋体" w:hint="eastAsia"/>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hint="eastAsia"/>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hint="eastAsia"/>
          <w:szCs w:val="21"/>
        </w:rPr>
      </w:pPr>
      <w:r>
        <w:rPr>
          <w:rFonts w:ascii="宋体" w:hAnsi="宋体" w:hint="eastAsia"/>
          <w:szCs w:val="21"/>
        </w:rPr>
        <w:t>34.2大写金额和小写金额不一致的，以大写金额为准；</w:t>
      </w:r>
    </w:p>
    <w:p>
      <w:pPr>
        <w:ind w:firstLine="412" w:firstLineChars="196"/>
        <w:rPr>
          <w:rFonts w:ascii="宋体" w:hAnsi="宋体" w:hint="eastAsia"/>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hint="eastAsia"/>
          <w:szCs w:val="21"/>
        </w:rPr>
      </w:pPr>
      <w:r>
        <w:rPr>
          <w:rFonts w:ascii="宋体" w:hAnsi="宋体" w:hint="eastAsia"/>
          <w:szCs w:val="21"/>
        </w:rPr>
        <w:t>34.4总价金额与按单价汇总金额不一致的，以单价金额计算结果为准。</w:t>
      </w:r>
    </w:p>
    <w:p>
      <w:pPr>
        <w:ind w:firstLine="412" w:firstLineChars="196"/>
        <w:rPr>
          <w:rFonts w:ascii="宋体" w:hAnsi="宋体" w:hint="eastAsia"/>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hint="eastAsia"/>
          <w:sz w:val="24"/>
        </w:rPr>
      </w:pPr>
      <w:r>
        <w:rPr>
          <w:rFonts w:ascii="黑体" w:eastAsia="黑体" w:hAnsi="宋体" w:hint="eastAsia"/>
          <w:sz w:val="24"/>
        </w:rPr>
        <w:t>35．投标文件的比较与评价</w:t>
      </w:r>
    </w:p>
    <w:p>
      <w:pPr>
        <w:ind w:firstLine="412" w:firstLineChars="196"/>
        <w:rPr>
          <w:rFonts w:ascii="宋体" w:hAnsi="宋体" w:hint="eastAsia"/>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hint="eastAsia"/>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hint="eastAsia"/>
          <w:sz w:val="24"/>
        </w:rPr>
      </w:pPr>
      <w:r>
        <w:rPr>
          <w:rFonts w:ascii="黑体" w:eastAsia="黑体" w:hAnsi="宋体" w:hint="eastAsia"/>
          <w:sz w:val="24"/>
        </w:rPr>
        <w:t>36. 实地考察</w:t>
      </w:r>
    </w:p>
    <w:p>
      <w:pPr>
        <w:ind w:firstLine="412" w:firstLineChars="196"/>
        <w:rPr>
          <w:rFonts w:ascii="宋体" w:hAnsi="宋体" w:hint="eastAsia"/>
          <w:szCs w:val="21"/>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p>
    <w:p>
      <w:pPr>
        <w:rPr>
          <w:rFonts w:ascii="黑体" w:eastAsia="黑体" w:hAnsi="宋体" w:hint="eastAsia"/>
          <w:sz w:val="24"/>
        </w:rPr>
      </w:pPr>
      <w:r>
        <w:rPr>
          <w:rFonts w:ascii="黑体" w:eastAsia="黑体" w:hAnsi="宋体" w:hint="eastAsia"/>
          <w:sz w:val="24"/>
        </w:rPr>
        <w:t>37．评审方法</w:t>
      </w:r>
    </w:p>
    <w:p>
      <w:pPr>
        <w:ind w:firstLine="412" w:firstLineChars="196"/>
        <w:rPr>
          <w:rFonts w:ascii="宋体" w:hAnsi="宋体" w:hint="eastAsia"/>
          <w:b/>
          <w:bCs/>
          <w:szCs w:val="21"/>
        </w:rPr>
      </w:pPr>
      <w:r>
        <w:rPr>
          <w:rFonts w:ascii="宋体" w:hAnsi="宋体" w:hint="eastAsia"/>
          <w:b/>
          <w:bCs/>
          <w:szCs w:val="21"/>
        </w:rPr>
        <w:t>37.1.1最低价法</w:t>
      </w:r>
    </w:p>
    <w:p>
      <w:pPr>
        <w:ind w:firstLine="412" w:firstLineChars="196"/>
        <w:rPr>
          <w:rFonts w:ascii="ˎ̥" w:hAnsi="ˎ̥" w:hint="eastAsia"/>
        </w:rPr>
      </w:pPr>
      <w:bookmarkStart w:id="66"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hint="eastAsia"/>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6"/>
    </w:p>
    <w:p>
      <w:pPr>
        <w:ind w:firstLine="412" w:firstLineChars="196"/>
        <w:rPr>
          <w:rFonts w:ascii="宋体" w:hAnsi="宋体" w:hint="eastAsia"/>
          <w:b/>
          <w:bCs/>
          <w:szCs w:val="21"/>
        </w:rPr>
      </w:pPr>
      <w:r>
        <w:rPr>
          <w:rFonts w:ascii="ˎ̥" w:hAnsi="ˎ̥" w:hint="eastAsia"/>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hint="eastAsia"/>
          <w:b/>
          <w:bCs/>
          <w:szCs w:val="21"/>
        </w:rPr>
      </w:pPr>
      <w:r>
        <w:rPr>
          <w:rFonts w:ascii="宋体" w:hAnsi="宋体" w:hint="eastAsia"/>
          <w:b/>
          <w:bCs/>
          <w:szCs w:val="21"/>
        </w:rPr>
        <w:t>37.3重新评审的情形</w:t>
      </w:r>
    </w:p>
    <w:p>
      <w:pPr>
        <w:ind w:firstLine="412" w:firstLineChars="196"/>
        <w:rPr>
          <w:rFonts w:ascii="宋体" w:hAnsi="宋体" w:hint="eastAsia"/>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hint="eastAsia"/>
          <w:kern w:val="0"/>
          <w:szCs w:val="21"/>
        </w:rPr>
      </w:pPr>
      <w:r>
        <w:rPr>
          <w:rFonts w:ascii="宋体" w:hAnsi="宋体" w:cs="宋体" w:hint="eastAsia"/>
          <w:kern w:val="0"/>
          <w:szCs w:val="21"/>
        </w:rPr>
        <w:t>37.3.1分值汇总计算错误的；</w:t>
      </w:r>
    </w:p>
    <w:p>
      <w:pPr>
        <w:ind w:firstLine="412" w:firstLineChars="196"/>
        <w:rPr>
          <w:rFonts w:ascii="宋体" w:hAnsi="宋体" w:cs="宋体" w:hint="eastAsia"/>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hint="eastAsia"/>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hint="eastAsia"/>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hint="eastAsia"/>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hint="eastAsia"/>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hint="eastAsia"/>
          <w:b/>
          <w:bCs/>
          <w:szCs w:val="21"/>
        </w:rPr>
      </w:pPr>
      <w:r>
        <w:rPr>
          <w:rFonts w:ascii="宋体" w:hAnsi="宋体" w:hint="eastAsia"/>
          <w:b/>
          <w:bCs/>
          <w:szCs w:val="21"/>
        </w:rPr>
        <w:t>37.4重新组建评审委员会的情形</w:t>
      </w:r>
    </w:p>
    <w:p>
      <w:pPr>
        <w:ind w:firstLine="412" w:firstLineChars="196"/>
        <w:rPr>
          <w:rFonts w:ascii="宋体" w:hAnsi="宋体" w:cs="宋体" w:hint="eastAsia"/>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hint="eastAsia"/>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hint="eastAsia"/>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hint="eastAsia"/>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hint="eastAsia"/>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hint="eastAsia"/>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hint="eastAsia"/>
          <w:szCs w:val="21"/>
        </w:rPr>
      </w:pPr>
    </w:p>
    <w:p>
      <w:pPr>
        <w:pStyle w:val="Heading2"/>
        <w:numPr>
          <w:ilvl w:val="0"/>
          <w:numId w:val="48"/>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hint="eastAsia"/>
          <w:sz w:val="24"/>
        </w:rPr>
      </w:pPr>
      <w:r>
        <w:rPr>
          <w:rFonts w:ascii="黑体" w:eastAsia="黑体" w:hAnsi="宋体" w:hint="eastAsia"/>
          <w:sz w:val="24"/>
        </w:rPr>
        <w:t>38．定标方法</w:t>
      </w:r>
    </w:p>
    <w:p>
      <w:pPr>
        <w:ind w:firstLine="412" w:firstLineChars="196"/>
        <w:rPr>
          <w:rFonts w:ascii="宋体" w:hAnsi="宋体" w:hint="eastAsia"/>
          <w:szCs w:val="21"/>
        </w:rPr>
      </w:pPr>
      <w:r>
        <w:rPr>
          <w:rFonts w:ascii="宋体" w:hAnsi="宋体" w:hint="eastAsia"/>
          <w:szCs w:val="21"/>
        </w:rPr>
        <w:t>38.1非评定分离项目定标方法</w:t>
      </w:r>
    </w:p>
    <w:p>
      <w:pPr>
        <w:ind w:firstLine="412" w:firstLineChars="196"/>
        <w:rPr>
          <w:rFonts w:ascii="宋体" w:hAnsi="宋体" w:hint="eastAsia"/>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hint="eastAsia"/>
          <w:szCs w:val="21"/>
        </w:rPr>
      </w:pPr>
      <w:r>
        <w:rPr>
          <w:rFonts w:ascii="宋体" w:hAnsi="宋体" w:hint="eastAsia"/>
          <w:szCs w:val="21"/>
        </w:rPr>
        <w:t>38.2评定分离项目定标方法</w:t>
      </w:r>
    </w:p>
    <w:p>
      <w:pPr>
        <w:ind w:firstLine="412" w:firstLineChars="196"/>
        <w:rPr>
          <w:rFonts w:ascii="宋体" w:hAnsi="宋体" w:hint="eastAsia"/>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hint="eastAsia"/>
          <w:szCs w:val="21"/>
        </w:rPr>
      </w:pPr>
      <w:r>
        <w:rPr>
          <w:rFonts w:ascii="宋体" w:hAnsi="宋体" w:hint="eastAsia"/>
          <w:szCs w:val="21"/>
        </w:rPr>
        <w:t>38.2.3</w:t>
      </w:r>
      <w:bookmarkStart w:id="6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7"/>
      <w:bookmarkEnd w:id="68"/>
    </w:p>
    <w:p>
      <w:pPr>
        <w:ind w:firstLine="412" w:firstLineChars="196"/>
        <w:rPr>
          <w:rFonts w:ascii="宋体" w:hAnsi="宋体" w:hint="eastAsia"/>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政府集中采购机构。具体定标程序及相关要求以按照《深圳市财政局关于&lt;深圳市政府采购评标定标分离管理办法&gt;续期的通知》（深财规〔2023〕1号）执行。</w:t>
      </w:r>
    </w:p>
    <w:p>
      <w:pPr>
        <w:ind w:firstLine="412" w:firstLineChars="196"/>
        <w:rPr>
          <w:rFonts w:ascii="宋体" w:hAnsi="宋体" w:hint="eastAsia"/>
          <w:szCs w:val="21"/>
        </w:rPr>
      </w:pPr>
      <w:r>
        <w:rPr>
          <w:rFonts w:ascii="宋体" w:hAnsi="宋体" w:hint="eastAsia"/>
          <w:szCs w:val="21"/>
        </w:rPr>
        <w:t>说明：采购人及投标供应商应按照上述方法提前做好相关准备。</w:t>
      </w:r>
    </w:p>
    <w:p>
      <w:pPr>
        <w:ind w:firstLine="412" w:firstLineChars="196"/>
        <w:rPr>
          <w:rFonts w:ascii="宋体" w:hAnsi="宋体" w:hint="eastAsia"/>
          <w:szCs w:val="21"/>
        </w:rPr>
      </w:pPr>
      <w:r>
        <w:rPr>
          <w:rFonts w:ascii="宋体" w:hAnsi="宋体" w:hint="eastAsia"/>
          <w:szCs w:val="21"/>
        </w:rPr>
        <w:t>38.3专用条款另有规定的，按专用条款相关要求定标。</w:t>
      </w:r>
    </w:p>
    <w:p>
      <w:pPr>
        <w:rPr>
          <w:rFonts w:ascii="黑体" w:eastAsia="黑体" w:hAnsi="宋体" w:hint="eastAsia"/>
          <w:sz w:val="24"/>
        </w:rPr>
      </w:pPr>
      <w:r>
        <w:rPr>
          <w:rFonts w:ascii="黑体" w:eastAsia="黑体" w:hAnsi="宋体" w:hint="eastAsia"/>
          <w:sz w:val="24"/>
        </w:rPr>
        <w:t>39．编写评审报告</w:t>
      </w:r>
    </w:p>
    <w:p>
      <w:pPr>
        <w:ind w:firstLine="412" w:firstLineChars="196"/>
        <w:rPr>
          <w:rFonts w:ascii="宋体" w:hAnsi="宋体" w:hint="eastAsia"/>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hint="eastAsia"/>
          <w:sz w:val="24"/>
        </w:rPr>
      </w:pPr>
      <w:r>
        <w:rPr>
          <w:rFonts w:ascii="黑体" w:eastAsia="黑体" w:hAnsi="宋体" w:hint="eastAsia"/>
          <w:sz w:val="24"/>
        </w:rPr>
        <w:t>40．中标公告</w:t>
      </w:r>
    </w:p>
    <w:p>
      <w:pPr>
        <w:ind w:firstLine="412" w:firstLineChars="196"/>
        <w:rPr>
          <w:rFonts w:ascii="宋体" w:hAnsi="宋体" w:hint="eastAsia"/>
          <w:szCs w:val="21"/>
        </w:rPr>
      </w:pPr>
      <w:r>
        <w:rPr>
          <w:rFonts w:ascii="宋体" w:hAnsi="宋体" w:hint="eastAsia"/>
          <w:szCs w:val="21"/>
        </w:rPr>
        <w:t>40.1</w:t>
      </w:r>
      <w:bookmarkStart w:id="69"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69"/>
      <w:bookmarkStart w:id="70"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hint="eastAsia"/>
          <w:szCs w:val="21"/>
        </w:rPr>
      </w:pPr>
      <w:bookmarkEnd w:id="70"/>
      <w:r>
        <w:rPr>
          <w:rFonts w:ascii="宋体" w:hAnsi="宋体" w:hint="eastAsia"/>
          <w:szCs w:val="21"/>
        </w:rPr>
        <w:t>40.2质疑、投诉供应商应保证质疑、投诉内容的真实性和可靠性，并承担相应的法律责任。</w:t>
      </w:r>
    </w:p>
    <w:p>
      <w:pPr>
        <w:rPr>
          <w:rFonts w:ascii="黑体" w:eastAsia="黑体" w:hAnsi="宋体" w:hint="eastAsia"/>
          <w:sz w:val="24"/>
        </w:rPr>
      </w:pPr>
      <w:r>
        <w:rPr>
          <w:rFonts w:ascii="黑体" w:eastAsia="黑体" w:hAnsi="宋体" w:hint="eastAsia"/>
          <w:sz w:val="24"/>
        </w:rPr>
        <w:t>41．中标通知书</w:t>
      </w:r>
    </w:p>
    <w:p>
      <w:pPr>
        <w:ind w:firstLine="412" w:firstLineChars="196"/>
        <w:rPr>
          <w:rFonts w:ascii="宋体" w:hAnsi="宋体" w:hint="eastAsia"/>
          <w:szCs w:val="21"/>
        </w:rPr>
      </w:pPr>
      <w:r>
        <w:rPr>
          <w:rFonts w:ascii="宋体" w:hAnsi="宋体" w:hint="eastAsia"/>
          <w:szCs w:val="21"/>
        </w:rPr>
        <w:t>41</w:t>
      </w:r>
      <w:r>
        <w:rPr>
          <w:rFonts w:ascii="宋体" w:hAnsi="宋体"/>
          <w:szCs w:val="21"/>
        </w:rPr>
        <w:t>.</w:t>
      </w:r>
      <w:r>
        <w:rPr>
          <w:rFonts w:ascii="宋体" w:hAnsi="宋体" w:hint="eastAsia"/>
          <w:szCs w:val="21"/>
        </w:rPr>
        <w:t>1</w:t>
      </w:r>
      <w:bookmarkStart w:id="71"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1"/>
    </w:p>
    <w:p>
      <w:pPr>
        <w:ind w:firstLine="412" w:firstLineChars="196"/>
        <w:rPr>
          <w:rFonts w:ascii="宋体" w:hAnsi="宋体" w:hint="eastAsia"/>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hint="eastAsia"/>
          <w:szCs w:val="21"/>
        </w:rPr>
      </w:pPr>
      <w:bookmarkStart w:id="72"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hint="eastAsia"/>
          <w:szCs w:val="21"/>
        </w:rPr>
      </w:pPr>
      <w:bookmarkEnd w:id="72"/>
    </w:p>
    <w:p>
      <w:pPr>
        <w:pStyle w:val="Heading2"/>
        <w:numPr>
          <w:ilvl w:val="0"/>
          <w:numId w:val="48"/>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hint="eastAsia"/>
          <w:sz w:val="24"/>
        </w:rPr>
      </w:pPr>
      <w:r>
        <w:rPr>
          <w:rFonts w:ascii="黑体" w:eastAsia="黑体" w:hAnsi="宋体" w:hint="eastAsia"/>
          <w:sz w:val="24"/>
        </w:rPr>
        <w:t>42．公开招标失败的处理</w:t>
      </w:r>
    </w:p>
    <w:p>
      <w:pPr>
        <w:ind w:firstLine="412" w:firstLineChars="196"/>
        <w:rPr>
          <w:rFonts w:ascii="宋体" w:hAnsi="宋体" w:hint="eastAsia"/>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hint="eastAsia"/>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hint="eastAsia"/>
          <w:szCs w:val="21"/>
        </w:rPr>
      </w:pPr>
      <w:r>
        <w:rPr>
          <w:rFonts w:ascii="宋体" w:hAnsi="宋体" w:hint="eastAsia"/>
          <w:szCs w:val="21"/>
        </w:rPr>
        <w:t>42.3重新组织采购有以下两种组织形式：</w:t>
      </w:r>
    </w:p>
    <w:p>
      <w:pPr>
        <w:ind w:firstLine="412" w:firstLineChars="196"/>
        <w:rPr>
          <w:rFonts w:ascii="宋体" w:hAnsi="宋体" w:hint="eastAsia"/>
        </w:rPr>
      </w:pPr>
      <w:r>
        <w:rPr>
          <w:rFonts w:ascii="宋体" w:hAnsi="宋体" w:hint="eastAsia"/>
        </w:rPr>
        <w:t>（1）由政府集中采购机构重新组织公开招标；</w:t>
      </w:r>
    </w:p>
    <w:p>
      <w:pPr>
        <w:ind w:firstLine="412" w:firstLineChars="196"/>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pPr>
        <w:rPr>
          <w:rFonts w:ascii="宋体" w:hAnsi="宋体" w:hint="eastAsia"/>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hint="eastAsia"/>
          <w:sz w:val="24"/>
        </w:rPr>
      </w:pPr>
    </w:p>
    <w:p>
      <w:pPr>
        <w:pStyle w:val="Heading2"/>
        <w:numPr>
          <w:ilvl w:val="0"/>
          <w:numId w:val="48"/>
        </w:numPr>
        <w:spacing w:before="120" w:beforeLines="50" w:after="120" w:afterLines="50"/>
        <w:ind w:left="562" w:hanging="562"/>
        <w:rPr>
          <w:sz w:val="28"/>
          <w:szCs w:val="28"/>
        </w:rPr>
      </w:pPr>
      <w:bookmarkStart w:id="73" w:name="_Hlk72439043"/>
      <w:r>
        <w:rPr>
          <w:rFonts w:hint="eastAsia"/>
          <w:sz w:val="28"/>
          <w:szCs w:val="28"/>
        </w:rPr>
        <w:t>合同的授予与备案</w:t>
      </w:r>
      <w:bookmarkEnd w:id="73"/>
    </w:p>
    <w:p>
      <w:pPr>
        <w:rPr>
          <w:rFonts w:ascii="黑体" w:eastAsia="黑体" w:hAnsi="宋体" w:hint="eastAsia"/>
          <w:sz w:val="24"/>
        </w:rPr>
      </w:pPr>
      <w:bookmarkStart w:id="74" w:name="_Toc100052408"/>
      <w:bookmarkStart w:id="75" w:name="_Toc73518157"/>
      <w:bookmarkStart w:id="76" w:name="_Toc73521586"/>
      <w:bookmarkStart w:id="77" w:name="_Toc73521674"/>
      <w:bookmarkStart w:id="78" w:name="_Toc73517679"/>
      <w:bookmarkStart w:id="79" w:name="_Hlk72439088"/>
      <w:r>
        <w:rPr>
          <w:rFonts w:ascii="黑体" w:eastAsia="黑体" w:hAnsi="宋体" w:hint="eastAsia"/>
          <w:sz w:val="24"/>
        </w:rPr>
        <w:t>43．合同授予标准</w:t>
      </w:r>
      <w:bookmarkEnd w:id="74"/>
      <w:bookmarkEnd w:id="75"/>
      <w:bookmarkEnd w:id="76"/>
      <w:bookmarkEnd w:id="77"/>
      <w:bookmarkEnd w:id="78"/>
    </w:p>
    <w:p>
      <w:pPr>
        <w:ind w:firstLine="412" w:firstLineChars="196"/>
        <w:rPr>
          <w:rFonts w:ascii="宋体" w:hAnsi="宋体" w:hint="eastAsia"/>
          <w:szCs w:val="21"/>
        </w:rPr>
      </w:pPr>
      <w:r>
        <w:rPr>
          <w:rFonts w:ascii="宋体" w:hAnsi="宋体" w:hint="eastAsia"/>
          <w:szCs w:val="21"/>
        </w:rPr>
        <w:t>本项目的合同将授予经本招标文件规定评审确定的中标供应商。</w:t>
      </w:r>
    </w:p>
    <w:p>
      <w:pPr>
        <w:rPr>
          <w:rFonts w:ascii="黑体" w:eastAsia="黑体" w:hAnsi="宋体" w:hint="eastAsia"/>
          <w:sz w:val="24"/>
        </w:rPr>
      </w:pPr>
      <w:bookmarkStart w:id="80" w:name="_Toc73518158"/>
      <w:bookmarkStart w:id="81" w:name="_Toc73521587"/>
      <w:bookmarkStart w:id="82" w:name="_Toc73521675"/>
      <w:bookmarkStart w:id="83" w:name="_Toc73517680"/>
      <w:bookmarkStart w:id="84" w:name="_Toc100052409"/>
      <w:r>
        <w:rPr>
          <w:rFonts w:ascii="黑体" w:eastAsia="黑体" w:hAnsi="宋体" w:hint="eastAsia"/>
          <w:sz w:val="24"/>
        </w:rPr>
        <w:t>44．</w:t>
      </w:r>
      <w:bookmarkEnd w:id="80"/>
      <w:bookmarkEnd w:id="81"/>
      <w:bookmarkEnd w:id="82"/>
      <w:bookmarkEnd w:id="83"/>
      <w:bookmarkEnd w:id="84"/>
      <w:r>
        <w:rPr>
          <w:rFonts w:ascii="黑体" w:eastAsia="黑体" w:hAnsi="宋体" w:hint="eastAsia"/>
          <w:sz w:val="24"/>
        </w:rPr>
        <w:t>接受和拒绝任何或所有投标的权力</w:t>
      </w:r>
    </w:p>
    <w:p>
      <w:pPr>
        <w:ind w:firstLine="412" w:firstLineChars="196"/>
        <w:rPr>
          <w:rFonts w:ascii="宋体" w:hAnsi="宋体" w:hint="eastAsia"/>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hint="eastAsia"/>
          <w:sz w:val="24"/>
        </w:rPr>
      </w:pPr>
      <w:bookmarkStart w:id="85" w:name="_Toc73517682"/>
      <w:bookmarkStart w:id="86" w:name="_Toc73521589"/>
      <w:bookmarkStart w:id="87" w:name="_Toc73518160"/>
      <w:bookmarkStart w:id="88" w:name="_Toc100052410"/>
      <w:bookmarkStart w:id="89" w:name="_Toc73521677"/>
      <w:r>
        <w:rPr>
          <w:rFonts w:ascii="黑体" w:eastAsia="黑体" w:hAnsi="宋体" w:hint="eastAsia"/>
          <w:sz w:val="24"/>
        </w:rPr>
        <w:t>45．合同的签订</w:t>
      </w:r>
      <w:bookmarkEnd w:id="85"/>
      <w:bookmarkEnd w:id="86"/>
      <w:bookmarkEnd w:id="87"/>
      <w:bookmarkEnd w:id="88"/>
      <w:bookmarkEnd w:id="89"/>
    </w:p>
    <w:p>
      <w:pPr>
        <w:ind w:firstLine="412" w:firstLineChars="196"/>
        <w:rPr>
          <w:rFonts w:ascii="宋体" w:hAnsi="宋体" w:hint="eastAsia"/>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hint="eastAsia"/>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hint="eastAsia"/>
          <w:sz w:val="24"/>
        </w:rPr>
      </w:pPr>
      <w:bookmarkStart w:id="90" w:name="_Toc73521590"/>
      <w:bookmarkStart w:id="91" w:name="_Toc73518161"/>
      <w:bookmarkStart w:id="92" w:name="_Toc73517683"/>
      <w:bookmarkStart w:id="93" w:name="_Toc100052411"/>
      <w:bookmarkStart w:id="94" w:name="_Toc73521678"/>
      <w:r>
        <w:rPr>
          <w:rFonts w:ascii="黑体" w:eastAsia="黑体" w:hAnsi="宋体" w:hint="eastAsia"/>
          <w:sz w:val="24"/>
        </w:rPr>
        <w:t>46．履约担保</w:t>
      </w:r>
      <w:bookmarkEnd w:id="90"/>
      <w:bookmarkEnd w:id="91"/>
      <w:bookmarkEnd w:id="92"/>
      <w:bookmarkEnd w:id="93"/>
      <w:bookmarkEnd w:id="94"/>
    </w:p>
    <w:p>
      <w:pPr>
        <w:ind w:firstLine="412" w:firstLineChars="196"/>
        <w:rPr>
          <w:rFonts w:ascii="宋体" w:hAnsi="宋体" w:hint="eastAsia"/>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hint="eastAsia"/>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hint="eastAsia"/>
          <w:sz w:val="24"/>
        </w:rPr>
      </w:pPr>
      <w:r>
        <w:rPr>
          <w:rFonts w:ascii="黑体" w:eastAsia="黑体" w:hAnsi="宋体" w:hint="eastAsia"/>
          <w:sz w:val="24"/>
        </w:rPr>
        <w:t>47. 合同备案</w:t>
      </w:r>
    </w:p>
    <w:p>
      <w:pPr>
        <w:ind w:firstLine="412" w:firstLineChars="196"/>
        <w:rPr>
          <w:rFonts w:ascii="宋体" w:hAnsi="宋体" w:hint="eastAsia"/>
          <w:szCs w:val="21"/>
        </w:rPr>
      </w:pPr>
      <w:r>
        <w:rPr>
          <w:rFonts w:ascii="宋体" w:hAnsi="宋体" w:hint="eastAsia"/>
          <w:szCs w:val="21"/>
        </w:rPr>
        <w:t>采购人与中标供应商自中标通知书发出之日起10个工作日内签订政府采购合同，</w:t>
      </w:r>
      <w:r>
        <w:rPr>
          <w:rFonts w:ascii="宋体" w:hAnsi="宋体" w:hint="eastAsia"/>
          <w:szCs w:val="21"/>
        </w:rPr>
        <w:t>并按财政部门规定提交备案。</w:t>
      </w:r>
    </w:p>
    <w:p>
      <w:pPr>
        <w:rPr>
          <w:rFonts w:ascii="黑体" w:eastAsia="黑体" w:hAnsi="宋体" w:hint="eastAsia"/>
          <w:sz w:val="24"/>
        </w:rPr>
      </w:pPr>
      <w:r>
        <w:rPr>
          <w:rFonts w:ascii="黑体" w:eastAsia="黑体" w:hAnsi="宋体" w:hint="eastAsia"/>
          <w:sz w:val="24"/>
        </w:rPr>
        <w:t>48. 合同变更</w:t>
      </w:r>
    </w:p>
    <w:p>
      <w:pPr>
        <w:ind w:firstLine="412" w:firstLineChars="196"/>
        <w:rPr>
          <w:rFonts w:ascii="宋体" w:hAnsi="宋体" w:hint="eastAsia"/>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hint="eastAsia"/>
          <w:sz w:val="24"/>
        </w:rPr>
      </w:pPr>
      <w:r>
        <w:rPr>
          <w:rFonts w:ascii="黑体" w:eastAsia="黑体" w:hAnsi="宋体" w:hint="eastAsia"/>
          <w:sz w:val="24"/>
        </w:rPr>
        <w:t>49. 项目验收</w:t>
      </w:r>
    </w:p>
    <w:p>
      <w:pPr>
        <w:widowControl/>
        <w:ind w:right="176" w:firstLine="420"/>
        <w:jc w:val="left"/>
        <w:rPr>
          <w:rFonts w:ascii="宋体" w:hAnsi="宋体" w:hint="eastAsia"/>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hint="eastAsia"/>
          <w:sz w:val="24"/>
        </w:rPr>
      </w:pPr>
      <w:r>
        <w:rPr>
          <w:rFonts w:ascii="黑体" w:eastAsia="黑体" w:hAnsi="宋体" w:hint="eastAsia"/>
          <w:sz w:val="24"/>
        </w:rPr>
        <w:t>50. 宣传</w:t>
      </w:r>
    </w:p>
    <w:p>
      <w:pPr>
        <w:ind w:left="210" w:firstLine="412" w:leftChars="100" w:firstLineChars="196"/>
        <w:rPr>
          <w:rFonts w:ascii="宋体" w:hAnsi="宋体" w:hint="eastAsia"/>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hint="eastAsia"/>
        </w:rPr>
      </w:pPr>
      <w:r>
        <w:rPr>
          <w:rFonts w:ascii="宋体" w:hAnsi="宋体"/>
        </w:rPr>
        <w:t>a.名片、宣传册、广告标语等；</w:t>
      </w:r>
    </w:p>
    <w:p>
      <w:pPr>
        <w:ind w:left="210" w:firstLine="412" w:leftChars="100" w:firstLineChars="196"/>
        <w:rPr>
          <w:rFonts w:ascii="宋体" w:hAnsi="宋体" w:hint="eastAsia"/>
        </w:rPr>
      </w:pPr>
      <w:r>
        <w:rPr>
          <w:rFonts w:ascii="宋体" w:hAnsi="宋体"/>
        </w:rPr>
        <w:t>b.案例介绍、推广等；</w:t>
      </w:r>
    </w:p>
    <w:p>
      <w:pPr>
        <w:ind w:left="210" w:firstLine="412" w:leftChars="100" w:firstLineChars="196"/>
        <w:rPr>
          <w:rFonts w:ascii="宋体" w:hAnsi="宋体" w:hint="eastAsia"/>
        </w:rPr>
      </w:pPr>
      <w:r>
        <w:rPr>
          <w:rFonts w:ascii="宋体" w:hAnsi="宋体" w:hint="eastAsia"/>
        </w:rPr>
        <w:t>c.工作</w:t>
      </w:r>
      <w:r>
        <w:rPr>
          <w:rFonts w:ascii="宋体" w:hAnsi="宋体"/>
        </w:rPr>
        <w:t>人员向其他消费群体宣传。</w:t>
      </w:r>
    </w:p>
    <w:p>
      <w:pPr>
        <w:rPr>
          <w:rFonts w:ascii="黑体" w:eastAsia="黑体" w:hAnsi="宋体" w:hint="eastAsia"/>
          <w:sz w:val="24"/>
        </w:rPr>
      </w:pPr>
      <w:r>
        <w:rPr>
          <w:rFonts w:ascii="黑体" w:eastAsia="黑体" w:hAnsi="宋体" w:hint="eastAsia"/>
          <w:sz w:val="24"/>
        </w:rPr>
        <w:t>51. 供应商违法责任</w:t>
      </w:r>
    </w:p>
    <w:p>
      <w:pPr>
        <w:ind w:firstLine="412" w:firstLineChars="196"/>
        <w:rPr>
          <w:rFonts w:ascii="宋体" w:hAnsi="宋体" w:hint="eastAsia"/>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hint="eastAsia"/>
          <w:szCs w:val="21"/>
        </w:rPr>
      </w:pPr>
      <w:r>
        <w:rPr>
          <w:rFonts w:ascii="宋体" w:hAnsi="宋体" w:hint="eastAsia"/>
          <w:szCs w:val="21"/>
        </w:rPr>
        <w:t>（1）在采购活动中应当回避而未回避的；</w:t>
      </w:r>
    </w:p>
    <w:p>
      <w:pPr>
        <w:ind w:firstLine="412" w:firstLineChars="196"/>
        <w:rPr>
          <w:rFonts w:ascii="宋体" w:hAnsi="宋体" w:hint="eastAsia"/>
          <w:szCs w:val="21"/>
        </w:rPr>
      </w:pPr>
      <w:r>
        <w:rPr>
          <w:rFonts w:ascii="宋体" w:hAnsi="宋体" w:hint="eastAsia"/>
          <w:szCs w:val="21"/>
        </w:rPr>
        <w:t>（2）未按本条例规定签订、履行采购合同，造成严重后果的；</w:t>
      </w:r>
    </w:p>
    <w:p>
      <w:pPr>
        <w:ind w:firstLine="412" w:firstLineChars="196"/>
        <w:rPr>
          <w:rFonts w:ascii="宋体" w:hAnsi="宋体" w:hint="eastAsia"/>
          <w:szCs w:val="21"/>
        </w:rPr>
      </w:pPr>
      <w:r>
        <w:rPr>
          <w:rFonts w:ascii="宋体" w:hAnsi="宋体" w:hint="eastAsia"/>
          <w:szCs w:val="21"/>
        </w:rPr>
        <w:t>（3）隐瞒真实情况，提供虚假资料的；</w:t>
      </w:r>
    </w:p>
    <w:p>
      <w:pPr>
        <w:ind w:firstLine="412" w:firstLineChars="196"/>
        <w:rPr>
          <w:rFonts w:ascii="宋体" w:hAnsi="宋体" w:hint="eastAsia"/>
          <w:szCs w:val="21"/>
        </w:rPr>
      </w:pPr>
      <w:r>
        <w:rPr>
          <w:rFonts w:ascii="宋体" w:hAnsi="宋体" w:hint="eastAsia"/>
          <w:szCs w:val="21"/>
        </w:rPr>
        <w:t>（4）以非法手段排斥其他供应商参与竞争的；</w:t>
      </w:r>
    </w:p>
    <w:p>
      <w:pPr>
        <w:ind w:firstLine="412" w:firstLineChars="196"/>
        <w:rPr>
          <w:rFonts w:ascii="宋体" w:hAnsi="宋体" w:hint="eastAsia"/>
          <w:szCs w:val="21"/>
        </w:rPr>
      </w:pPr>
      <w:r>
        <w:rPr>
          <w:rFonts w:ascii="宋体" w:hAnsi="宋体" w:hint="eastAsia"/>
          <w:szCs w:val="21"/>
        </w:rPr>
        <w:t>（5）与其他采购参加人串通投标的；</w:t>
      </w:r>
    </w:p>
    <w:p>
      <w:pPr>
        <w:ind w:firstLine="412" w:firstLineChars="196"/>
        <w:rPr>
          <w:rFonts w:ascii="宋体" w:hAnsi="宋体" w:hint="eastAsia"/>
          <w:szCs w:val="21"/>
        </w:rPr>
      </w:pPr>
      <w:r>
        <w:rPr>
          <w:rFonts w:ascii="宋体" w:hAnsi="宋体" w:hint="eastAsia"/>
          <w:szCs w:val="21"/>
        </w:rPr>
        <w:t>（6）恶意投诉的；</w:t>
      </w:r>
    </w:p>
    <w:p>
      <w:pPr>
        <w:ind w:firstLine="412" w:firstLineChars="196"/>
        <w:rPr>
          <w:rFonts w:ascii="宋体" w:hAnsi="宋体" w:hint="eastAsia"/>
          <w:szCs w:val="21"/>
        </w:rPr>
      </w:pPr>
      <w:r>
        <w:rPr>
          <w:rFonts w:ascii="宋体" w:hAnsi="宋体" w:hint="eastAsia"/>
          <w:szCs w:val="21"/>
        </w:rPr>
        <w:t>（7）向采购项目相关人行贿或者提供其他不当利益的；</w:t>
      </w:r>
    </w:p>
    <w:p>
      <w:pPr>
        <w:ind w:firstLine="412" w:firstLineChars="196"/>
        <w:rPr>
          <w:rFonts w:ascii="宋体" w:hAnsi="宋体" w:hint="eastAsia"/>
          <w:szCs w:val="21"/>
        </w:rPr>
      </w:pPr>
      <w:r>
        <w:rPr>
          <w:rFonts w:ascii="宋体" w:hAnsi="宋体" w:hint="eastAsia"/>
          <w:szCs w:val="21"/>
        </w:rPr>
        <w:t>（8）阻碍、抗拒主管部门监督检查的；</w:t>
      </w:r>
    </w:p>
    <w:p>
      <w:pPr>
        <w:ind w:firstLine="412" w:firstLineChars="196"/>
        <w:rPr>
          <w:rFonts w:ascii="宋体" w:hAnsi="宋体" w:hint="eastAsia"/>
          <w:szCs w:val="21"/>
        </w:rPr>
      </w:pPr>
      <w:r>
        <w:rPr>
          <w:rFonts w:ascii="宋体" w:hAnsi="宋体" w:hint="eastAsia"/>
          <w:szCs w:val="21"/>
        </w:rPr>
        <w:t>（9）其他违反本条例规定的行为。</w:t>
      </w:r>
    </w:p>
    <w:p>
      <w:pPr>
        <w:ind w:firstLine="412" w:firstLineChars="196"/>
        <w:rPr>
          <w:rFonts w:ascii="宋体" w:hAnsi="宋体" w:hint="eastAsia"/>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95" w:name="_Hlk72440769"/>
      <w:r>
        <w:rPr>
          <w:rFonts w:ascii="宋体" w:hAnsi="宋体" w:hint="eastAsia"/>
          <w:szCs w:val="21"/>
        </w:rPr>
        <w:t>政府集中采购机构或采购人不予退还其交纳的谈判保证金，情节严重的，并由主管部门</w:t>
      </w:r>
      <w:bookmarkEnd w:id="95"/>
      <w:r>
        <w:rPr>
          <w:rFonts w:ascii="宋体" w:hAnsi="宋体" w:hint="eastAsia"/>
          <w:szCs w:val="21"/>
        </w:rPr>
        <w:t>记入供应商诚信档案，予以通报：</w:t>
      </w:r>
    </w:p>
    <w:p>
      <w:pPr>
        <w:ind w:firstLine="412" w:firstLineChars="196"/>
        <w:rPr>
          <w:rFonts w:ascii="宋体" w:hAnsi="宋体" w:hint="eastAsia"/>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hint="eastAsia"/>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hint="eastAsia"/>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48"/>
        </w:numPr>
        <w:spacing w:before="120" w:beforeLines="50" w:after="120" w:afterLines="50"/>
        <w:ind w:left="562" w:hanging="562"/>
        <w:rPr>
          <w:sz w:val="28"/>
          <w:szCs w:val="28"/>
        </w:rPr>
      </w:pPr>
      <w:bookmarkEnd w:id="79"/>
      <w:r>
        <w:rPr>
          <w:rFonts w:hint="eastAsia"/>
          <w:sz w:val="28"/>
          <w:szCs w:val="28"/>
        </w:rPr>
        <w:t>质疑处理</w:t>
      </w:r>
    </w:p>
    <w:p>
      <w:pPr>
        <w:rPr>
          <w:rFonts w:ascii="黑体" w:eastAsia="黑体" w:hAnsi="宋体" w:hint="eastAsia"/>
          <w:sz w:val="24"/>
        </w:rPr>
      </w:pPr>
      <w:bookmarkStart w:id="96" w:name="_Hlk72439706"/>
      <w:r>
        <w:rPr>
          <w:rFonts w:ascii="黑体" w:eastAsia="黑体" w:hAnsi="宋体" w:hint="eastAsia"/>
          <w:sz w:val="24"/>
        </w:rPr>
        <w:t>52.质疑提出与答复</w:t>
      </w:r>
    </w:p>
    <w:p>
      <w:pPr>
        <w:rPr>
          <w:rFonts w:ascii="宋体" w:hAnsi="宋体" w:hint="eastAsia"/>
          <w:szCs w:val="21"/>
        </w:rPr>
      </w:pPr>
      <w:r>
        <w:rPr>
          <w:rFonts w:ascii="宋体" w:hAnsi="宋体" w:hint="eastAsia"/>
          <w:szCs w:val="21"/>
        </w:rPr>
        <w:t xml:space="preserve">    52.1提出质疑</w:t>
      </w:r>
    </w:p>
    <w:p>
      <w:pPr>
        <w:rPr>
          <w:rFonts w:ascii="宋体" w:hAnsi="宋体" w:hint="eastAsia"/>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hint="eastAsia"/>
          <w:szCs w:val="21"/>
        </w:rPr>
      </w:pPr>
      <w:r>
        <w:rPr>
          <w:rFonts w:ascii="宋体" w:hAnsi="宋体" w:hint="eastAsia"/>
          <w:szCs w:val="21"/>
        </w:rPr>
        <w:t xml:space="preserve">    52.2</w:t>
      </w:r>
      <w:r>
        <w:rPr>
          <w:rFonts w:ascii="宋体" w:hAnsi="宋体"/>
          <w:szCs w:val="21"/>
        </w:rPr>
        <w:t>法律依据</w:t>
      </w:r>
    </w:p>
    <w:p>
      <w:pPr>
        <w:rPr>
          <w:rFonts w:ascii="宋体" w:hAnsi="宋体" w:hint="eastAsia"/>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hint="eastAsia"/>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hint="eastAsia"/>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hint="eastAsia"/>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hint="eastAsia"/>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hint="eastAsia"/>
          <w:szCs w:val="21"/>
        </w:rPr>
      </w:pPr>
      <w:r>
        <w:rPr>
          <w:rFonts w:ascii="宋体" w:hAnsi="宋体" w:hint="eastAsia"/>
          <w:szCs w:val="21"/>
        </w:rPr>
        <w:t>（1）供应商的名称（或者姓名）、地址、邮编、邮箱、联系人及联系电话；</w:t>
      </w:r>
    </w:p>
    <w:p>
      <w:pPr>
        <w:ind w:firstLine="420" w:firstLineChars="200"/>
        <w:rPr>
          <w:rFonts w:ascii="宋体" w:hAnsi="宋体" w:hint="eastAsia"/>
          <w:szCs w:val="21"/>
        </w:rPr>
      </w:pPr>
      <w:r>
        <w:rPr>
          <w:rFonts w:ascii="宋体" w:hAnsi="宋体" w:hint="eastAsia"/>
          <w:szCs w:val="21"/>
        </w:rPr>
        <w:t>（2）质疑项目的名称、编号；</w:t>
      </w:r>
    </w:p>
    <w:p>
      <w:pPr>
        <w:ind w:firstLine="420" w:firstLineChars="200"/>
        <w:rPr>
          <w:rFonts w:ascii="宋体" w:hAnsi="宋体" w:hint="eastAsia"/>
          <w:szCs w:val="21"/>
        </w:rPr>
      </w:pPr>
      <w:r>
        <w:rPr>
          <w:rFonts w:ascii="宋体" w:hAnsi="宋体" w:hint="eastAsia"/>
          <w:szCs w:val="21"/>
        </w:rPr>
        <w:t>（3）具体、明确的质疑对象、质疑事项和质疑请求；</w:t>
      </w:r>
    </w:p>
    <w:p>
      <w:pPr>
        <w:ind w:firstLine="420" w:firstLineChars="200"/>
        <w:rPr>
          <w:rFonts w:ascii="宋体" w:hAnsi="宋体" w:hint="eastAsia"/>
          <w:szCs w:val="21"/>
        </w:rPr>
      </w:pPr>
      <w:r>
        <w:rPr>
          <w:rFonts w:ascii="宋体" w:hAnsi="宋体" w:hint="eastAsia"/>
          <w:szCs w:val="21"/>
        </w:rPr>
        <w:t>（4）因质疑事项而受损害的权益；</w:t>
      </w:r>
    </w:p>
    <w:p>
      <w:pPr>
        <w:ind w:firstLine="420" w:firstLineChars="200"/>
        <w:rPr>
          <w:rFonts w:ascii="宋体" w:hAnsi="宋体" w:hint="eastAsia"/>
          <w:szCs w:val="21"/>
        </w:rPr>
      </w:pPr>
      <w:r>
        <w:rPr>
          <w:rFonts w:ascii="宋体" w:hAnsi="宋体" w:hint="eastAsia"/>
          <w:szCs w:val="21"/>
        </w:rPr>
        <w:t>（5）事实依据；</w:t>
      </w:r>
    </w:p>
    <w:p>
      <w:pPr>
        <w:ind w:firstLine="420" w:firstLineChars="200"/>
        <w:rPr>
          <w:rFonts w:ascii="宋体" w:hAnsi="宋体" w:hint="eastAsia"/>
          <w:szCs w:val="21"/>
        </w:rPr>
      </w:pPr>
      <w:r>
        <w:rPr>
          <w:rFonts w:ascii="宋体" w:hAnsi="宋体" w:hint="eastAsia"/>
          <w:szCs w:val="21"/>
        </w:rPr>
        <w:t>（6）必要的法律依据；</w:t>
      </w:r>
    </w:p>
    <w:p>
      <w:pPr>
        <w:ind w:firstLine="420" w:firstLineChars="200"/>
        <w:rPr>
          <w:rFonts w:ascii="宋体" w:hAnsi="宋体" w:hint="eastAsia"/>
          <w:szCs w:val="21"/>
        </w:rPr>
      </w:pPr>
      <w:r>
        <w:rPr>
          <w:rFonts w:ascii="宋体" w:hAnsi="宋体" w:hint="eastAsia"/>
          <w:szCs w:val="21"/>
        </w:rPr>
        <w:t>（7）提出质疑的日期。</w:t>
      </w:r>
    </w:p>
    <w:p>
      <w:pPr>
        <w:ind w:firstLine="420" w:firstLineChars="200"/>
        <w:rPr>
          <w:rFonts w:ascii="宋体" w:hAnsi="宋体" w:hint="eastAsia"/>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hint="eastAsia"/>
          <w:szCs w:val="21"/>
        </w:rPr>
      </w:pPr>
      <w:r>
        <w:rPr>
          <w:rFonts w:ascii="宋体" w:hAnsi="宋体" w:hint="eastAsia"/>
          <w:szCs w:val="21"/>
        </w:rPr>
        <w:t>52.4提交</w:t>
      </w:r>
      <w:r>
        <w:rPr>
          <w:rFonts w:ascii="宋体" w:hAnsi="宋体"/>
          <w:szCs w:val="21"/>
        </w:rPr>
        <w:t>材料</w:t>
      </w:r>
    </w:p>
    <w:p>
      <w:pPr>
        <w:ind w:firstLine="420" w:firstLineChars="200"/>
        <w:rPr>
          <w:rFonts w:ascii="宋体" w:hAnsi="宋体" w:hint="eastAsia"/>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hint="eastAsia"/>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hint="eastAsia"/>
          <w:szCs w:val="21"/>
        </w:rPr>
      </w:pPr>
      <w:r>
        <w:rPr>
          <w:rFonts w:ascii="宋体" w:hAnsi="宋体" w:hint="eastAsia"/>
          <w:szCs w:val="21"/>
        </w:rPr>
        <w:t>52.5收文地点</w:t>
      </w:r>
    </w:p>
    <w:p>
      <w:pPr>
        <w:ind w:firstLine="420" w:firstLineChars="200"/>
        <w:rPr>
          <w:rFonts w:ascii="宋体" w:hAnsi="宋体" w:hint="eastAsia"/>
          <w:b/>
          <w:bCs/>
          <w:szCs w:val="21"/>
        </w:rPr>
      </w:pPr>
      <w:r>
        <w:rPr>
          <w:rFonts w:ascii="宋体" w:hAnsi="宋体" w:hint="eastAsia"/>
          <w:b/>
          <w:bCs/>
          <w:szCs w:val="21"/>
        </w:rPr>
        <w:t>地址：深圳公共资源交易中心（深圳交易集团有限公司宝安分公司）一楼服务大厅，质疑咨询电话：0755-27758331。</w:t>
      </w:r>
    </w:p>
    <w:p>
      <w:pPr>
        <w:ind w:firstLine="420" w:firstLineChars="200"/>
        <w:rPr>
          <w:rFonts w:ascii="宋体" w:hAnsi="宋体" w:hint="eastAsia"/>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hint="eastAsia"/>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hint="eastAsia"/>
          <w:sz w:val="28"/>
          <w:szCs w:val="28"/>
        </w:rPr>
      </w:pPr>
      <w:r>
        <w:rPr>
          <w:rFonts w:ascii="宋体" w:hAnsi="宋体" w:hint="eastAsia"/>
          <w:szCs w:val="21"/>
        </w:rPr>
        <w:t>52.6.2供应商提交的质疑材料不符合质疑条件的，视情况处理：</w:t>
      </w:r>
    </w:p>
    <w:p>
      <w:pPr>
        <w:ind w:firstLine="420" w:firstLineChars="200"/>
        <w:rPr>
          <w:rFonts w:ascii="宋体" w:hAnsi="宋体" w:hint="eastAsia"/>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hint="eastAsia"/>
          <w:szCs w:val="21"/>
        </w:rPr>
      </w:pPr>
      <w:r>
        <w:rPr>
          <w:rFonts w:ascii="宋体" w:hAnsi="宋体" w:hint="eastAsia"/>
          <w:szCs w:val="21"/>
        </w:rPr>
        <w:t>供应商提交的质疑存在下列情形之一的，不予受理：</w:t>
      </w:r>
    </w:p>
    <w:p>
      <w:pPr>
        <w:ind w:firstLine="420" w:firstLineChars="200"/>
        <w:rPr>
          <w:rFonts w:ascii="宋体" w:hAnsi="宋体" w:hint="eastAsia"/>
          <w:szCs w:val="21"/>
        </w:rPr>
      </w:pPr>
      <w:r>
        <w:rPr>
          <w:rFonts w:ascii="宋体" w:hAnsi="宋体" w:hint="eastAsia"/>
          <w:szCs w:val="21"/>
        </w:rPr>
        <w:t>（1）质疑主体不满足要求的；</w:t>
      </w:r>
    </w:p>
    <w:p>
      <w:pPr>
        <w:ind w:firstLine="420" w:firstLineChars="200"/>
        <w:rPr>
          <w:rFonts w:ascii="宋体" w:hAnsi="宋体" w:hint="eastAsia"/>
          <w:szCs w:val="21"/>
        </w:rPr>
      </w:pPr>
      <w:r>
        <w:rPr>
          <w:rFonts w:ascii="宋体" w:hAnsi="宋体" w:hint="eastAsia"/>
          <w:szCs w:val="21"/>
        </w:rPr>
        <w:t>（2）供应商自身权益未受到损害的；</w:t>
      </w:r>
    </w:p>
    <w:p>
      <w:pPr>
        <w:ind w:firstLine="420" w:firstLineChars="200"/>
        <w:rPr>
          <w:rFonts w:ascii="宋体" w:hAnsi="宋体" w:hint="eastAsia"/>
          <w:szCs w:val="21"/>
        </w:rPr>
      </w:pPr>
      <w:r>
        <w:rPr>
          <w:rFonts w:ascii="宋体" w:hAnsi="宋体" w:hint="eastAsia"/>
          <w:szCs w:val="21"/>
        </w:rPr>
        <w:t>（3）供应商未在法定质疑期限内提出质疑的；</w:t>
      </w:r>
    </w:p>
    <w:p>
      <w:pPr>
        <w:ind w:firstLine="420" w:firstLineChars="200"/>
        <w:rPr>
          <w:rFonts w:ascii="宋体" w:hAnsi="宋体" w:hint="eastAsia"/>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hint="eastAsia"/>
          <w:szCs w:val="21"/>
        </w:rPr>
      </w:pPr>
      <w:r>
        <w:rPr>
          <w:rFonts w:ascii="宋体" w:hAnsi="宋体" w:hint="eastAsia"/>
          <w:szCs w:val="21"/>
        </w:rPr>
        <w:t>（5）其他不符合受理条件情形的。</w:t>
      </w:r>
    </w:p>
    <w:p>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pPr>
        <w:rPr>
          <w:rFonts w:ascii="宋体" w:hAnsi="宋体" w:hint="eastAsia"/>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hint="eastAsia"/>
          <w:szCs w:val="21"/>
        </w:rPr>
      </w:pPr>
      <w:r>
        <w:rPr>
          <w:rFonts w:ascii="宋体" w:hAnsi="宋体" w:hint="eastAsia"/>
          <w:szCs w:val="21"/>
        </w:rPr>
        <w:t xml:space="preserve">    自收文之日起七个工作日内。</w:t>
      </w:r>
    </w:p>
    <w:p>
      <w:pPr>
        <w:rPr>
          <w:rFonts w:ascii="宋体" w:hAnsi="宋体" w:hint="eastAsia"/>
          <w:szCs w:val="21"/>
        </w:rPr>
      </w:pPr>
      <w:r>
        <w:rPr>
          <w:rFonts w:ascii="宋体" w:hAnsi="宋体" w:hint="eastAsia"/>
          <w:szCs w:val="21"/>
        </w:rPr>
        <w:t xml:space="preserve">    52.8投诉</w:t>
      </w:r>
    </w:p>
    <w:p>
      <w:pPr>
        <w:rPr>
          <w:rFonts w:ascii="宋体" w:hAnsi="宋体" w:hint="eastAsia"/>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hint="eastAsia"/>
          <w:sz w:val="24"/>
        </w:rPr>
      </w:pPr>
      <w:r>
        <w:rPr>
          <w:rFonts w:ascii="黑体" w:eastAsia="黑体" w:hAnsi="宋体" w:hint="eastAsia"/>
          <w:sz w:val="24"/>
        </w:rPr>
        <w:t>53. 质疑后续处理</w:t>
      </w:r>
    </w:p>
    <w:p>
      <w:pPr>
        <w:rPr>
          <w:rFonts w:ascii="宋体" w:hAnsi="宋体" w:hint="eastAsia"/>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hint="eastAsia"/>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96"/>
    </w:p>
    <w:p>
      <w:pPr>
        <w:ind w:firstLine="420" w:firstLineChars="200"/>
        <w:rPr>
          <w:rFonts w:ascii="宋体" w:hAnsi="宋体" w:hint="eastAsia"/>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ActionIcon ! importan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58</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3">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4">
    <w:nsid w:val="033A753C"/>
    <w:multiLevelType w:val="multilevel"/>
    <w:tmpl w:val="033A753C"/>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nsid w:val="03921E1C"/>
    <w:multiLevelType w:val="multilevel"/>
    <w:tmpl w:val="03921E1C"/>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nsid w:val="07C5364F"/>
    <w:multiLevelType w:val="multilevel"/>
    <w:tmpl w:val="07C5364F"/>
    <w:lvl w:ilvl="0">
      <w:start w:val="1"/>
      <w:numFmt w:val="decimal"/>
      <w:lvlText w:val="（%1）"/>
      <w:lvlJc w:val="left"/>
      <w:pPr>
        <w:ind w:left="720" w:hanging="72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nsid w:val="08153ECB"/>
    <w:multiLevelType w:val="multilevel"/>
    <w:tmpl w:val="08153EC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0CB35EEE"/>
    <w:multiLevelType w:val="multilevel"/>
    <w:tmpl w:val="0CB35EEE"/>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nsid w:val="0CCC253B"/>
    <w:multiLevelType w:val="multilevel"/>
    <w:tmpl w:val="0CCC253B"/>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4886B37"/>
    <w:multiLevelType w:val="multilevel"/>
    <w:tmpl w:val="14886B37"/>
    <w:lvl w:ilvl="0">
      <w:start w:val="1"/>
      <w:numFmt w:val="decimal"/>
      <w:lvlText w:val="%1)"/>
      <w:lvlJc w:val="left"/>
      <w:pPr>
        <w:ind w:left="1440" w:hanging="440"/>
      </w:pPr>
    </w:lvl>
    <w:lvl w:ilvl="1">
      <w:start w:val="1"/>
      <w:numFmt w:val="lowerLetter"/>
      <w:lvlText w:val="%2)"/>
      <w:lvlJc w:val="left"/>
      <w:pPr>
        <w:ind w:left="1880" w:hanging="440"/>
      </w:pPr>
    </w:lvl>
    <w:lvl w:ilvl="2">
      <w:start w:val="1"/>
      <w:numFmt w:val="lowerRoman"/>
      <w:lvlText w:val="%3."/>
      <w:lvlJc w:val="right"/>
      <w:pPr>
        <w:ind w:left="2320" w:hanging="440"/>
      </w:pPr>
    </w:lvl>
    <w:lvl w:ilvl="3">
      <w:start w:val="1"/>
      <w:numFmt w:val="decimal"/>
      <w:lvlText w:val="%4."/>
      <w:lvlJc w:val="left"/>
      <w:pPr>
        <w:ind w:left="2760" w:hanging="440"/>
      </w:pPr>
    </w:lvl>
    <w:lvl w:ilvl="4">
      <w:start w:val="1"/>
      <w:numFmt w:val="lowerLetter"/>
      <w:lvlText w:val="%5)"/>
      <w:lvlJc w:val="left"/>
      <w:pPr>
        <w:ind w:left="3200" w:hanging="440"/>
      </w:pPr>
    </w:lvl>
    <w:lvl w:ilvl="5">
      <w:start w:val="1"/>
      <w:numFmt w:val="lowerRoman"/>
      <w:lvlText w:val="%6."/>
      <w:lvlJc w:val="right"/>
      <w:pPr>
        <w:ind w:left="3640" w:hanging="440"/>
      </w:pPr>
    </w:lvl>
    <w:lvl w:ilvl="6">
      <w:start w:val="1"/>
      <w:numFmt w:val="decimal"/>
      <w:lvlText w:val="%7."/>
      <w:lvlJc w:val="left"/>
      <w:pPr>
        <w:ind w:left="4080" w:hanging="440"/>
      </w:pPr>
    </w:lvl>
    <w:lvl w:ilvl="7">
      <w:start w:val="1"/>
      <w:numFmt w:val="lowerLetter"/>
      <w:lvlText w:val="%8)"/>
      <w:lvlJc w:val="left"/>
      <w:pPr>
        <w:ind w:left="4520" w:hanging="440"/>
      </w:pPr>
    </w:lvl>
    <w:lvl w:ilvl="8">
      <w:start w:val="1"/>
      <w:numFmt w:val="lowerRoman"/>
      <w:lvlText w:val="%9."/>
      <w:lvlJc w:val="right"/>
      <w:pPr>
        <w:ind w:left="4960" w:hanging="440"/>
      </w:pPr>
    </w:lvl>
  </w:abstractNum>
  <w:abstractNum w:abstractNumId="13">
    <w:nsid w:val="150D4ECA"/>
    <w:multiLevelType w:val="multilevel"/>
    <w:tmpl w:val="150D4ECA"/>
    <w:lvl w:ilvl="0">
      <w:start w:val="1"/>
      <w:numFmt w:val="lowerLetter"/>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5">
    <w:nsid w:val="199A5583"/>
    <w:multiLevelType w:val="multilevel"/>
    <w:tmpl w:val="199A5583"/>
    <w:lvl w:ilvl="0">
      <w:start w:val="1"/>
      <w:numFmt w:val="lowerLetter"/>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6">
    <w:nsid w:val="19E471B2"/>
    <w:multiLevelType w:val="multilevel"/>
    <w:tmpl w:val="19E471B2"/>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7">
    <w:nsid w:val="1A0031E1"/>
    <w:multiLevelType w:val="multilevel"/>
    <w:tmpl w:val="1A0031E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nsid w:val="1E7B791A"/>
    <w:multiLevelType w:val="multilevel"/>
    <w:tmpl w:val="1E7B791A"/>
    <w:lvl w:ilvl="0">
      <w:start w:val="1"/>
      <w:numFmt w:val="decimal"/>
      <w:lvlText w:val="%1、"/>
      <w:lvlJc w:val="left"/>
      <w:pPr>
        <w:ind w:left="360" w:hanging="360"/>
      </w:pPr>
      <w:rPr>
        <w:rFonts w:ascii="宋体" w:eastAsia="宋体" w:hAnsi="宋体" w:hint="default"/>
        <w:b w:val="0"/>
        <w:bCs w:val="0"/>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nsid w:val="21142619"/>
    <w:multiLevelType w:val="multilevel"/>
    <w:tmpl w:val="21142619"/>
    <w:lvl w:ilvl="0">
      <w:start w:val="1"/>
      <w:numFmt w:val="chineseCountingThousand"/>
      <w:lvlText w:val="(%1)"/>
      <w:lvlJc w:val="left"/>
      <w:pPr>
        <w:tabs>
          <w:tab w:val="left" w:pos="680"/>
        </w:tabs>
        <w:ind w:left="-10" w:firstLine="680"/>
      </w:pPr>
      <w:rPr>
        <w:rFonts w:hint="eastAsia"/>
      </w:rPr>
    </w:lvl>
    <w:lvl w:ilvl="1">
      <w:start w:val="1"/>
      <w:numFmt w:val="lowerLetter"/>
      <w:lvlText w:val="%2)"/>
      <w:lvlJc w:val="left"/>
      <w:pPr>
        <w:tabs>
          <w:tab w:val="left" w:pos="840"/>
        </w:tabs>
        <w:ind w:left="830" w:hanging="420"/>
      </w:pPr>
    </w:lvl>
    <w:lvl w:ilvl="2">
      <w:start w:val="1"/>
      <w:numFmt w:val="lowerRoman"/>
      <w:lvlText w:val="%3."/>
      <w:lvlJc w:val="right"/>
      <w:pPr>
        <w:tabs>
          <w:tab w:val="left" w:pos="1260"/>
        </w:tabs>
        <w:ind w:left="1250" w:hanging="420"/>
      </w:pPr>
    </w:lvl>
    <w:lvl w:ilvl="3">
      <w:start w:val="1"/>
      <w:numFmt w:val="decimal"/>
      <w:lvlText w:val="%4."/>
      <w:lvlJc w:val="left"/>
      <w:pPr>
        <w:tabs>
          <w:tab w:val="left" w:pos="1680"/>
        </w:tabs>
        <w:ind w:left="1670" w:hanging="420"/>
      </w:pPr>
    </w:lvl>
    <w:lvl w:ilvl="4">
      <w:start w:val="1"/>
      <w:numFmt w:val="lowerLetter"/>
      <w:lvlText w:val="%5)"/>
      <w:lvlJc w:val="left"/>
      <w:pPr>
        <w:tabs>
          <w:tab w:val="left" w:pos="2100"/>
        </w:tabs>
        <w:ind w:left="2090" w:hanging="420"/>
      </w:pPr>
    </w:lvl>
    <w:lvl w:ilvl="5">
      <w:start w:val="1"/>
      <w:numFmt w:val="lowerRoman"/>
      <w:lvlText w:val="%6."/>
      <w:lvlJc w:val="right"/>
      <w:pPr>
        <w:tabs>
          <w:tab w:val="left" w:pos="2520"/>
        </w:tabs>
        <w:ind w:left="2510" w:hanging="420"/>
      </w:pPr>
    </w:lvl>
    <w:lvl w:ilvl="6">
      <w:start w:val="1"/>
      <w:numFmt w:val="decimal"/>
      <w:lvlText w:val="%7."/>
      <w:lvlJc w:val="left"/>
      <w:pPr>
        <w:tabs>
          <w:tab w:val="left" w:pos="2940"/>
        </w:tabs>
        <w:ind w:left="2930" w:hanging="420"/>
      </w:pPr>
    </w:lvl>
    <w:lvl w:ilvl="7">
      <w:start w:val="1"/>
      <w:numFmt w:val="lowerLetter"/>
      <w:lvlText w:val="%8)"/>
      <w:lvlJc w:val="left"/>
      <w:pPr>
        <w:tabs>
          <w:tab w:val="left" w:pos="3360"/>
        </w:tabs>
        <w:ind w:left="3350" w:hanging="420"/>
      </w:pPr>
    </w:lvl>
    <w:lvl w:ilvl="8">
      <w:start w:val="1"/>
      <w:numFmt w:val="lowerRoman"/>
      <w:lvlText w:val="%9."/>
      <w:lvlJc w:val="right"/>
      <w:pPr>
        <w:tabs>
          <w:tab w:val="left" w:pos="3780"/>
        </w:tabs>
        <w:ind w:left="3770" w:hanging="420"/>
      </w:pPr>
    </w:lvl>
  </w:abstractNum>
  <w:abstractNum w:abstractNumId="20">
    <w:nsid w:val="24E22CF5"/>
    <w:multiLevelType w:val="multilevel"/>
    <w:tmpl w:val="24E22CF5"/>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nsid w:val="2B150F58"/>
    <w:multiLevelType w:val="multilevel"/>
    <w:tmpl w:val="2B150F58"/>
    <w:lvl w:ilvl="0">
      <w:start w:val="1"/>
      <w:numFmt w:val="decimal"/>
      <w:lvlText w:val="%1、"/>
      <w:lvlJc w:val="left"/>
      <w:pPr>
        <w:ind w:left="360" w:hanging="360"/>
      </w:pPr>
      <w:rPr>
        <w:rFonts w:ascii="宋体" w:eastAsia="宋体" w:hAnsi="宋体" w:hint="default"/>
        <w:b w:val="0"/>
        <w:bCs w:val="0"/>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3">
    <w:nsid w:val="34961304"/>
    <w:multiLevelType w:val="multilevel"/>
    <w:tmpl w:val="34961304"/>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nsid w:val="3AC847A4"/>
    <w:multiLevelType w:val="multilevel"/>
    <w:tmpl w:val="3AC847A4"/>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nsid w:val="3FF4336A"/>
    <w:multiLevelType w:val="multilevel"/>
    <w:tmpl w:val="3FF4336A"/>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nsid w:val="421E3D3C"/>
    <w:multiLevelType w:val="multilevel"/>
    <w:tmpl w:val="421E3D3C"/>
    <w:lvl w:ilvl="0">
      <w:start w:val="1"/>
      <w:numFmt w:val="lowerLetter"/>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7">
    <w:nsid w:val="448B5D22"/>
    <w:multiLevelType w:val="multilevel"/>
    <w:tmpl w:val="448B5D22"/>
    <w:lvl w:ilvl="0">
      <w:start w:val="1"/>
      <w:numFmt w:val="decimal"/>
      <w:lvlText w:val="（%1）"/>
      <w:lvlJc w:val="left"/>
      <w:pPr>
        <w:ind w:left="720" w:hanging="72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nsid w:val="45D30288"/>
    <w:multiLevelType w:val="multilevel"/>
    <w:tmpl w:val="45D3028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nsid w:val="48C61F5E"/>
    <w:multiLevelType w:val="multilevel"/>
    <w:tmpl w:val="48C61F5E"/>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nsid w:val="49E35164"/>
    <w:multiLevelType w:val="multilevel"/>
    <w:tmpl w:val="49E35164"/>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nsid w:val="511B4615"/>
    <w:multiLevelType w:val="multilevel"/>
    <w:tmpl w:val="511B4615"/>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2">
    <w:nsid w:val="541285ED"/>
    <w:multiLevelType w:val="singleLevel"/>
    <w:tmpl w:val="541285ED"/>
    <w:lvl w:ilvl="0">
      <w:start w:val="1"/>
      <w:numFmt w:val="decimal"/>
      <w:lvlText w:val="%1."/>
      <w:lvlJc w:val="left"/>
      <w:pPr>
        <w:tabs>
          <w:tab w:val="left" w:pos="312"/>
        </w:tabs>
      </w:pPr>
    </w:lvl>
  </w:abstractNum>
  <w:abstractNum w:abstractNumId="33">
    <w:nsid w:val="58626F27"/>
    <w:multiLevelType w:val="multilevel"/>
    <w:tmpl w:val="58626F27"/>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nsid w:val="5EE077CA"/>
    <w:multiLevelType w:val="multilevel"/>
    <w:tmpl w:val="5EE077CA"/>
    <w:lvl w:ilvl="0">
      <w:start w:val="1"/>
      <w:numFmt w:val="decimal"/>
      <w:lvlText w:val="%1、"/>
      <w:lvlJc w:val="left"/>
      <w:pPr>
        <w:ind w:left="360" w:hanging="360"/>
      </w:pPr>
      <w:rPr>
        <w:rFonts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5">
    <w:nsid w:val="6127603F"/>
    <w:multiLevelType w:val="multilevel"/>
    <w:tmpl w:val="6127603F"/>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6">
    <w:nsid w:val="656401AA"/>
    <w:multiLevelType w:val="multilevel"/>
    <w:tmpl w:val="656401AA"/>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7">
    <w:nsid w:val="67237078"/>
    <w:multiLevelType w:val="multilevel"/>
    <w:tmpl w:val="67237078"/>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nsid w:val="6A087CA3"/>
    <w:multiLevelType w:val="multilevel"/>
    <w:tmpl w:val="6A087CA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9">
    <w:nsid w:val="6BF31CE4"/>
    <w:multiLevelType w:val="multilevel"/>
    <w:tmpl w:val="6BF31CE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0">
    <w:nsid w:val="6DF77D29"/>
    <w:multiLevelType w:val="multilevel"/>
    <w:tmpl w:val="6DF77D29"/>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1">
    <w:nsid w:val="6F682AD8"/>
    <w:multiLevelType w:val="multilevel"/>
    <w:tmpl w:val="6F682AD8"/>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2">
    <w:nsid w:val="7055350F"/>
    <w:multiLevelType w:val="multilevel"/>
    <w:tmpl w:val="7055350F"/>
    <w:lvl w:ilvl="0">
      <w:start w:val="1"/>
      <w:numFmt w:val="decimal"/>
      <w:lvlText w:val="%1、"/>
      <w:lvlJc w:val="left"/>
      <w:pPr>
        <w:ind w:left="360" w:hanging="360"/>
      </w:pPr>
      <w:rPr>
        <w:rFonts w:ascii="宋体" w:eastAsia="宋体" w:hAnsi="宋体"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3">
    <w:nsid w:val="723C3B5D"/>
    <w:multiLevelType w:val="multilevel"/>
    <w:tmpl w:val="723C3B5D"/>
    <w:lvl w:ilvl="0">
      <w:start w:val="1"/>
      <w:numFmt w:val="lowerLetter"/>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4">
    <w:nsid w:val="75725FB2"/>
    <w:multiLevelType w:val="multilevel"/>
    <w:tmpl w:val="75725FB2"/>
    <w:lvl w:ilvl="0">
      <w:start w:val="1"/>
      <w:numFmt w:val="decimal"/>
      <w:lvlText w:val="（%1）"/>
      <w:lvlJc w:val="left"/>
      <w:pPr>
        <w:ind w:left="862"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5">
    <w:nsid w:val="77633216"/>
    <w:multiLevelType w:val="multilevel"/>
    <w:tmpl w:val="77633216"/>
    <w:lvl w:ilvl="0">
      <w:start w:val="1"/>
      <w:numFmt w:val="decimal"/>
      <w:lvlText w:val="（%1）"/>
      <w:lvlJc w:val="left"/>
      <w:pPr>
        <w:tabs>
          <w:tab w:val="num" w:pos="440"/>
        </w:tabs>
        <w:ind w:left="440" w:hanging="440"/>
      </w:pPr>
    </w:lvl>
    <w:lvl w:ilvl="1">
      <w:start w:val="1"/>
      <w:numFmt w:val="lowerLetter"/>
      <w:lvlText w:val="%2)"/>
      <w:legacy w:legacy="1" w:legacySpace="0" w:legacyIndent="440"/>
      <w:lvlJc w:val="left"/>
      <w:pPr>
        <w:ind w:left="880" w:hanging="440"/>
      </w:pPr>
    </w:lvl>
    <w:lvl w:ilvl="2">
      <w:start w:val="1"/>
      <w:numFmt w:val="lowerRoman"/>
      <w:lvlText w:val="%3."/>
      <w:legacy w:legacy="1" w:legacySpace="0" w:legacyIndent="440"/>
      <w:lvlJc w:val="right"/>
      <w:pPr>
        <w:ind w:left="1320" w:hanging="440"/>
      </w:pPr>
    </w:lvl>
    <w:lvl w:ilvl="3">
      <w:start w:val="1"/>
      <w:numFmt w:val="decimal"/>
      <w:lvlText w:val="%4."/>
      <w:legacy w:legacy="1" w:legacySpace="0" w:legacyIndent="440"/>
      <w:lvlJc w:val="left"/>
      <w:pPr>
        <w:ind w:left="1760" w:hanging="440"/>
      </w:pPr>
    </w:lvl>
    <w:lvl w:ilvl="4">
      <w:start w:val="1"/>
      <w:numFmt w:val="lowerLetter"/>
      <w:lvlText w:val="%5)"/>
      <w:legacy w:legacy="1" w:legacySpace="0" w:legacyIndent="440"/>
      <w:lvlJc w:val="left"/>
      <w:pPr>
        <w:ind w:left="2200" w:hanging="440"/>
      </w:pPr>
    </w:lvl>
    <w:lvl w:ilvl="5">
      <w:start w:val="1"/>
      <w:numFmt w:val="lowerRoman"/>
      <w:lvlText w:val="%6."/>
      <w:legacy w:legacy="1" w:legacySpace="0" w:legacyIndent="440"/>
      <w:lvlJc w:val="right"/>
      <w:pPr>
        <w:ind w:left="2640" w:hanging="440"/>
      </w:pPr>
    </w:lvl>
    <w:lvl w:ilvl="6">
      <w:start w:val="1"/>
      <w:numFmt w:val="decimal"/>
      <w:lvlText w:val="%7."/>
      <w:legacy w:legacy="1" w:legacySpace="0" w:legacyIndent="440"/>
      <w:lvlJc w:val="left"/>
      <w:pPr>
        <w:ind w:left="3080" w:hanging="440"/>
      </w:pPr>
    </w:lvl>
    <w:lvl w:ilvl="7">
      <w:start w:val="1"/>
      <w:numFmt w:val="lowerLetter"/>
      <w:lvlText w:val="%8)"/>
      <w:legacy w:legacy="1" w:legacySpace="0" w:legacyIndent="440"/>
      <w:lvlJc w:val="left"/>
      <w:pPr>
        <w:ind w:left="3520" w:hanging="440"/>
      </w:pPr>
    </w:lvl>
    <w:lvl w:ilvl="8">
      <w:start w:val="1"/>
      <w:numFmt w:val="lowerRoman"/>
      <w:lvlText w:val="%9."/>
      <w:legacy w:legacy="1" w:legacySpace="0" w:legacyIndent="440"/>
      <w:lvlJc w:val="right"/>
      <w:pPr>
        <w:ind w:left="3960" w:hanging="440"/>
      </w:pPr>
    </w:lvl>
  </w:abstractNum>
  <w:abstractNum w:abstractNumId="46">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7">
    <w:nsid w:val="7F8A385A"/>
    <w:multiLevelType w:val="multilevel"/>
    <w:tmpl w:val="7F8A385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2"/>
  </w:num>
  <w:num w:numId="3">
    <w:abstractNumId w:val="14"/>
  </w:num>
  <w:num w:numId="4">
    <w:abstractNumId w:val="11"/>
  </w:num>
  <w:num w:numId="5">
    <w:abstractNumId w:val="46"/>
  </w:num>
  <w:num w:numId="6">
    <w:abstractNumId w:val="22"/>
  </w:num>
  <w:num w:numId="7">
    <w:abstractNumId w:val="34"/>
  </w:num>
  <w:num w:numId="8">
    <w:abstractNumId w:val="24"/>
  </w:num>
  <w:num w:numId="9">
    <w:abstractNumId w:val="4"/>
  </w:num>
  <w:num w:numId="10">
    <w:abstractNumId w:val="36"/>
  </w:num>
  <w:num w:numId="11">
    <w:abstractNumId w:val="23"/>
  </w:num>
  <w:num w:numId="12">
    <w:abstractNumId w:val="30"/>
  </w:num>
  <w:num w:numId="13">
    <w:abstractNumId w:val="41"/>
  </w:num>
  <w:num w:numId="14">
    <w:abstractNumId w:val="35"/>
  </w:num>
  <w:num w:numId="15">
    <w:abstractNumId w:val="18"/>
  </w:num>
  <w:num w:numId="16">
    <w:abstractNumId w:val="42"/>
  </w:num>
  <w:num w:numId="17">
    <w:abstractNumId w:val="21"/>
  </w:num>
  <w:num w:numId="18">
    <w:abstractNumId w:val="20"/>
  </w:num>
  <w:num w:numId="19">
    <w:abstractNumId w:val="29"/>
  </w:num>
  <w:num w:numId="20">
    <w:abstractNumId w:val="25"/>
  </w:num>
  <w:num w:numId="21">
    <w:abstractNumId w:val="40"/>
  </w:num>
  <w:num w:numId="22">
    <w:abstractNumId w:val="10"/>
  </w:num>
  <w:num w:numId="23">
    <w:abstractNumId w:val="37"/>
  </w:num>
  <w:num w:numId="24">
    <w:abstractNumId w:val="31"/>
  </w:num>
  <w:num w:numId="25">
    <w:abstractNumId w:val="33"/>
  </w:num>
  <w:num w:numId="26">
    <w:abstractNumId w:val="5"/>
  </w:num>
  <w:num w:numId="27">
    <w:abstractNumId w:val="9"/>
  </w:num>
  <w:num w:numId="28">
    <w:abstractNumId w:val="39"/>
  </w:num>
  <w:num w:numId="29">
    <w:abstractNumId w:val="7"/>
  </w:num>
  <w:num w:numId="30">
    <w:abstractNumId w:val="38"/>
  </w:num>
  <w:num w:numId="31">
    <w:abstractNumId w:val="32"/>
  </w:num>
  <w:num w:numId="32">
    <w:abstractNumId w:val="16"/>
  </w:num>
  <w:num w:numId="33">
    <w:abstractNumId w:val="12"/>
  </w:num>
  <w:num w:numId="34">
    <w:abstractNumId w:val="44"/>
  </w:num>
  <w:num w:numId="35">
    <w:abstractNumId w:val="26"/>
  </w:num>
  <w:num w:numId="36">
    <w:abstractNumId w:val="13"/>
  </w:num>
  <w:num w:numId="37">
    <w:abstractNumId w:val="43"/>
  </w:num>
  <w:num w:numId="38">
    <w:abstractNumId w:val="15"/>
  </w:num>
  <w:num w:numId="39">
    <w:abstractNumId w:val="27"/>
  </w:num>
  <w:num w:numId="40">
    <w:abstractNumId w:val="6"/>
  </w:num>
  <w:num w:numId="41">
    <w:abstractNumId w:val="45"/>
  </w:num>
  <w:num w:numId="42">
    <w:abstractNumId w:val="28"/>
  </w:num>
  <w:num w:numId="43">
    <w:abstractNumId w:val="47"/>
  </w:num>
  <w:num w:numId="44">
    <w:abstractNumId w:val="17"/>
  </w:num>
  <w:num w:numId="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num>
  <w:num w:numId="47">
    <w:abstractNumId w:val="1"/>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bordersDoNotSurroundHeader/>
  <w:bordersDoNotSurroundFooter/>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0ZDhmOTgzNWU2NGM4YzU2NjlhMmU2ZTI3MWU4N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Heading3"/>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
    <w:qFormat/>
    <w:pPr>
      <w:adjustRightInd w:val="0"/>
      <w:jc w:val="center"/>
      <w:textAlignment w:val="baseline"/>
      <w:outlineLvl w:val="1"/>
    </w:pPr>
    <w:rPr>
      <w:kern w:val="0"/>
      <w:sz w:val="24"/>
      <w:szCs w:val="20"/>
    </w:rPr>
  </w:style>
  <w:style w:type="paragraph" w:styleId="Heading3">
    <w:name w:val="heading 3"/>
    <w:basedOn w:val="Normal"/>
    <w:next w:val="Normal"/>
    <w:link w:val="3"/>
    <w:uiPriority w:val="9"/>
    <w:qFormat/>
    <w:pPr>
      <w:spacing w:before="260" w:after="260"/>
      <w:outlineLvl w:val="2"/>
    </w:pPr>
    <w:rPr>
      <w:rFonts w:ascii="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
    <w:name w:val="Body Text"/>
    <w:basedOn w:val="Normal"/>
    <w:next w:val="BodyText2"/>
    <w:link w:val="a9"/>
    <w:qFormat/>
    <w:pPr>
      <w:spacing w:line="360" w:lineRule="auto"/>
    </w:pPr>
    <w:rPr>
      <w:b/>
      <w:bCs/>
      <w:sz w:val="24"/>
    </w:rPr>
  </w:style>
  <w:style w:type="paragraph" w:styleId="BodyText2">
    <w:name w:val="Body Text 2"/>
    <w:basedOn w:val="Normal"/>
    <w:link w:val="21"/>
    <w:qFormat/>
    <w:pPr>
      <w:spacing w:line="360" w:lineRule="auto"/>
    </w:pPr>
    <w:rPr>
      <w:sz w:val="24"/>
    </w:rPr>
  </w:style>
  <w:style w:type="paragraph" w:styleId="BodyTextIndent">
    <w:name w:val="Body Text Indent"/>
    <w:basedOn w:val="Normal"/>
    <w:link w:val="a5"/>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a31"/>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rPr>
      <w:color w:val="D6D6D6"/>
    </w:rPr>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rPr>
      <w:rFonts w:ascii="ActionIcon ! important" w:eastAsia="ActionIcon ! important" w:hAnsi="ActionIcon ! important" w:cs="ActionIcon ! important"/>
      <w:sz w:val="16"/>
      <w:szCs w:val="16"/>
    </w:rPr>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1">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2">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a31">
    <w:name w:val="普通(网站) 字符"/>
    <w:link w:val="NormalWeb"/>
    <w:qFormat/>
    <w:rPr>
      <w:kern w:val="2"/>
      <w:sz w:val="24"/>
      <w:szCs w:val="24"/>
    </w:rPr>
  </w:style>
  <w:style w:type="character" w:customStyle="1" w:styleId="Char12">
    <w:name w:val="批注文字 Char1"/>
    <w:uiPriority w:val="99"/>
    <w:qFormat/>
    <w:rPr>
      <w:rFonts w:ascii="宋体"/>
      <w:sz w:val="34"/>
    </w:rPr>
  </w:style>
  <w:style w:type="character" w:customStyle="1" w:styleId="Char13">
    <w:name w:val="正文缩进 Char1"/>
    <w:qFormat/>
    <w:rPr>
      <w:rFonts w:eastAsia="宋体"/>
      <w:kern w:val="2"/>
      <w:sz w:val="21"/>
      <w:lang w:val="en-US" w:eastAsia="zh-CN" w:bidi="ar-SA"/>
    </w:rPr>
  </w:style>
  <w:style w:type="table" w:customStyle="1" w:styleId="15">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unhideWhenUsed/>
    <w:qFormat/>
    <w:rPr>
      <w:rFonts w:ascii="Times New Roman" w:eastAsia="宋体" w:hAnsi="Times New Roman" w:cs="Times New Roman"/>
      <w:kern w:val="2"/>
      <w:sz w:val="21"/>
      <w:szCs w:val="24"/>
      <w:lang w:val="en-US" w:eastAsia="zh-CN" w:bidi="ar-SA"/>
    </w:rPr>
  </w:style>
  <w:style w:type="paragraph" w:customStyle="1" w:styleId="16">
    <w:name w:val="引文目录1"/>
    <w:basedOn w:val="Normal"/>
    <w:next w:val="Normal"/>
    <w:qFormat/>
    <w:pPr>
      <w:ind w:left="420" w:leftChars="200"/>
    </w:pPr>
    <w:rPr>
      <w:rFonts w:cs="黑体"/>
    </w:rPr>
  </w:style>
  <w:style w:type="character" w:customStyle="1" w:styleId="hover">
    <w:name w:val="hover"/>
    <w:basedOn w:val="DefaultParagraphFont"/>
    <w:qFormat/>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rPr>
  </w:style>
  <w:style w:type="character" w:customStyle="1" w:styleId="hover3">
    <w:name w:val="hover3"/>
    <w:basedOn w:val="DefaultParagraphFont"/>
    <w:qFormat/>
    <w:rPr>
      <w:color w:val="2590EB"/>
      <w:shd w:val="clear" w:color="auto" w:fill="E9F4FD"/>
    </w:r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31</TotalTime>
  <Pages>58</Pages>
  <Words>16966</Words>
  <Characters>17922</Characters>
  <Application>Microsoft Office Word</Application>
  <DocSecurity>0</DocSecurity>
  <Lines>447</Lines>
  <Paragraphs>125</Paragraphs>
  <ScaleCrop>false</ScaleCrop>
  <Company>Microsoft</Company>
  <LinksUpToDate>false</LinksUpToDate>
  <CharactersWithSpaces>18006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青山绿水</cp:lastModifiedBy>
  <cp:revision>88</cp:revision>
  <cp:lastPrinted>2024-12-06T04:38:00Z</cp:lastPrinted>
  <dcterms:created xsi:type="dcterms:W3CDTF">2021-04-19T08:29:00Z</dcterms:created>
  <dcterms:modified xsi:type="dcterms:W3CDTF">2024-12-06T12:06:50Z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450F75F3907340C8B701618546E3ECB6_13</vt:lpwstr>
  </property>
  <property fmtid="{D5CDD505-2E9C-101B-9397-08002B2CF9AE}" pid="3" name="KSOProductBuildVer">
    <vt:lpwstr>2052-12.1.0.15990</vt:lpwstr>
  </property>
</Properties>
</file>