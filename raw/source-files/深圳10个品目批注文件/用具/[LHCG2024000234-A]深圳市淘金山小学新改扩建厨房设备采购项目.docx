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000000">
      <w:pPr>
        <w:pStyle w:val="NormalWeb"/>
        <w:widowControl/>
        <w:jc w:val="center"/>
        <w:outlineLvl w:val="1"/>
        <w:rPr>
          <w:rFonts w:ascii="黑体" w:eastAsia="黑体" w:hAnsi="宋体" w:cs="黑体"/>
          <w:sz w:val="40"/>
          <w:szCs w:val="40"/>
        </w:rPr>
      </w:pPr>
      <w:bookmarkStart w:id="0" w:name="_Hlk71456902"/>
    </w:p>
    <w:p w:rsidR="00000000">
      <w:pPr>
        <w:pStyle w:val="NormalWeb"/>
        <w:widowControl/>
        <w:jc w:val="center"/>
        <w:outlineLvl w:val="1"/>
        <w:rPr>
          <w:rFonts w:ascii="黑体" w:eastAsia="黑体" w:hAnsi="宋体" w:cs="黑体"/>
          <w:sz w:val="40"/>
          <w:szCs w:val="40"/>
        </w:rPr>
      </w:pPr>
    </w:p>
    <w:p w:rsidR="00000000">
      <w:pPr>
        <w:pStyle w:val="NormalWeb"/>
        <w:widowControl/>
        <w:jc w:val="center"/>
        <w:outlineLvl w:val="1"/>
        <w:rPr>
          <w:rFonts w:ascii="黑体" w:eastAsia="黑体" w:hAnsi="宋体" w:cs="黑体"/>
          <w:sz w:val="40"/>
          <w:szCs w:val="40"/>
        </w:rPr>
      </w:pPr>
    </w:p>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000000">
            <w:pPr>
              <w:widowControl/>
              <w:jc w:val="left"/>
              <w:rPr>
                <w:sz w:val="30"/>
                <w:szCs w:val="30"/>
              </w:rPr>
            </w:pPr>
            <w:r w:rsidRPr="00F152AB">
              <w:rPr>
                <w:rFonts w:ascii="宋体" w:hAnsi="宋体" w:cs="宋体"/>
                <w:kern w:val="0"/>
                <w:sz w:val="30"/>
                <w:szCs w:val="30"/>
              </w:rPr>
              <w:t>LHCG2024000234</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000000">
            <w:pPr>
              <w:widowControl/>
              <w:jc w:val="left"/>
              <w:rPr>
                <w:sz w:val="30"/>
                <w:szCs w:val="30"/>
              </w:rPr>
            </w:pPr>
            <w:r>
              <w:rPr>
                <w:rFonts w:ascii="宋体" w:hAnsi="宋体" w:cs="宋体" w:hint="eastAsia"/>
                <w:kern w:val="0"/>
                <w:sz w:val="30"/>
                <w:szCs w:val="30"/>
              </w:rPr>
              <w:t>深圳市淘金山小学新改扩建厨房设备采购项目</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000000">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000000">
            <w:pPr>
              <w:widowControl/>
              <w:jc w:val="left"/>
              <w:rPr>
                <w:sz w:val="30"/>
                <w:szCs w:val="30"/>
              </w:rPr>
            </w:pPr>
            <w:r>
              <w:rPr>
                <w:rFonts w:ascii="宋体" w:hAnsi="宋体" w:cs="宋体"/>
                <w:kern w:val="0"/>
                <w:sz w:val="30"/>
                <w:szCs w:val="30"/>
              </w:rPr>
              <w:t>综合评分法</w:t>
            </w:r>
          </w:p>
        </w:tc>
      </w:tr>
    </w:tbl>
    <w:p w:rsidR="00000000">
      <w:pPr>
        <w:pStyle w:val="NormalWeb"/>
        <w:widowControl/>
        <w:jc w:val="center"/>
        <w:outlineLvl w:val="1"/>
        <w:rPr>
          <w:rFonts w:ascii="黑体" w:eastAsia="黑体" w:hAnsi="宋体" w:cs="黑体"/>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0"/>
    </w:p>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000000">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color w:val="0000FF"/>
              </w:rPr>
              <w:t>若招标文件未设置实质性条款，不得据此做投标无效处理）；</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color w:val="0000FF"/>
              </w:rPr>
              <w:t>采购标的</w:t>
            </w:r>
            <w:r>
              <w:rPr>
                <w:rFonts w:hint="eastAsia"/>
                <w:color w:val="0000FF"/>
              </w:rPr>
              <w:t>/</w:t>
            </w:r>
            <w:r>
              <w:rPr>
                <w:rFonts w:hint="eastAsia"/>
                <w:color w:val="0000FF"/>
              </w:rPr>
              <w:t>所投产品</w:t>
            </w:r>
            <w:r>
              <w:rPr>
                <w:rFonts w:hint="eastAsia"/>
                <w:color w:val="0000FF"/>
              </w:rPr>
              <w:t>/</w:t>
            </w:r>
            <w:r>
              <w:rPr>
                <w:rFonts w:hint="eastAsia"/>
                <w:color w:val="0000FF"/>
              </w:rPr>
              <w:t>货物清单</w:t>
            </w:r>
            <w:r>
              <w:rPr>
                <w:rFonts w:hint="eastAsia"/>
                <w:color w:val="0000FF"/>
              </w:rPr>
              <w:t>/</w:t>
            </w:r>
            <w:r>
              <w:rPr>
                <w:rFonts w:hint="eastAsia"/>
                <w:color w:val="0000FF"/>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textAlignment w:val="top"/>
              <w:rPr>
                <w:szCs w:val="21"/>
              </w:rPr>
            </w:pPr>
            <w:r>
              <w:rPr>
                <w:rFonts w:hint="eastAsia"/>
              </w:rPr>
              <w:t>法律、法规、规章、规范性文件规定的其他情形。</w:t>
            </w:r>
          </w:p>
        </w:tc>
      </w:tr>
    </w:tbl>
    <w:p w:rsidR="00000000">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000000">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000000">
            <w:pPr>
              <w:jc w:val="left"/>
              <w:rPr>
                <w:rFonts w:ascii="宋体"/>
                <w:b/>
                <w:bCs/>
                <w:sz w:val="24"/>
              </w:rPr>
            </w:pPr>
            <w:r>
              <w:rPr>
                <w:b/>
                <w:bCs/>
              </w:rPr>
              <w:t>评标方法：</w:t>
            </w:r>
            <w:r>
              <w:rPr>
                <w:rFonts w:hint="eastAsia"/>
                <w:b/>
                <w:bCs/>
              </w:rPr>
              <w:t>最低价法</w:t>
            </w:r>
            <w:r>
              <w:rPr>
                <w:b/>
                <w:bCs/>
              </w:rPr>
              <w:t>/</w:t>
            </w:r>
            <w:r>
              <w:rPr>
                <w:b/>
                <w:bCs/>
              </w:rPr>
              <w:t>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000000">
            <w:pPr>
              <w:ind w:firstLine="420"/>
              <w:rPr>
                <w:color w:val="0000FF"/>
                <w:szCs w:val="21"/>
              </w:rPr>
            </w:pPr>
            <w:r>
              <w:rPr>
                <w:color w:val="0000FF"/>
                <w:szCs w:val="21"/>
              </w:rPr>
              <w:t>综合评分法，</w:t>
            </w:r>
            <w:r>
              <w:rPr>
                <w:rFonts w:hint="eastAsia"/>
                <w:color w:val="0000FF"/>
                <w:szCs w:val="21"/>
              </w:rPr>
              <w:t>是指投标文件满足招标文件全部实质性要求，且按照评审因素的量化指标评审得分排名前列</w:t>
            </w:r>
            <w:r>
              <w:rPr>
                <w:color w:val="0000FF"/>
                <w:szCs w:val="21"/>
              </w:rPr>
              <w:t>的投标人为中标候选人的评标方法。</w:t>
            </w:r>
            <w:r>
              <w:rPr>
                <w:rFonts w:hint="eastAsia"/>
                <w:color w:val="0000FF"/>
                <w:szCs w:val="21"/>
              </w:rPr>
              <w:t>（适用于中标候选人为</w:t>
            </w:r>
            <w:r>
              <w:rPr>
                <w:rFonts w:hint="eastAsia"/>
                <w:color w:val="0000FF"/>
                <w:szCs w:val="21"/>
              </w:rPr>
              <w:t>2</w:t>
            </w:r>
            <w:r>
              <w:rPr>
                <w:rFonts w:hint="eastAsia"/>
                <w:color w:val="0000FF"/>
                <w:szCs w:val="21"/>
              </w:rPr>
              <w:t>家或以上的情形）</w:t>
            </w:r>
          </w:p>
          <w:p w:rsidR="00000000">
            <w:pPr>
              <w:ind w:firstLine="420"/>
              <w:rPr>
                <w:color w:val="0000FF"/>
              </w:rPr>
            </w:pPr>
          </w:p>
          <w:p w:rsidR="00000000">
            <w:pPr>
              <w:ind w:firstLine="420"/>
              <w:rPr>
                <w:szCs w:val="21"/>
              </w:rPr>
            </w:pPr>
            <w:r>
              <w:rPr>
                <w:szCs w:val="21"/>
              </w:rPr>
              <w:t>价格分计算方法：</w:t>
            </w:r>
          </w:p>
          <w:p w:rsidR="00000000">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p>
          <w:p w:rsidR="00000000">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000000">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Fn×An</w:t>
            </w:r>
          </w:p>
          <w:p w:rsidR="00000000">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p>
          <w:p w:rsidR="00000000">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p>
          <w:p w:rsidR="00000000">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000000">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000000">
            <w:pPr>
              <w:pStyle w:val="NormalWeb"/>
              <w:widowControl/>
              <w:spacing w:beforeAutospacing="0" w:afterAutospacing="0"/>
              <w:ind w:left="420"/>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4</w:t>
            </w:r>
            <w:r>
              <w:rPr>
                <w:b/>
                <w:bCs/>
                <w:color w:val="0000FF"/>
                <w:sz w:val="24"/>
              </w:rPr>
              <w:t>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rPr>
                <w:color w:val="000000"/>
              </w:rPr>
            </w:pPr>
            <w:r>
              <w:rPr>
                <w:rFonts w:hint="eastAsia"/>
                <w:color w:val="000000"/>
              </w:rPr>
              <w:t>技术要求符合性评价</w:t>
            </w:r>
          </w:p>
          <w:p w:rsidR="00000000">
            <w:pPr>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szCs w:val="21"/>
              </w:rPr>
              <w:t>40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r>
              <w:rPr>
                <w:rFonts w:hint="eastAsia"/>
              </w:rPr>
              <w:t>（一）评分内容：</w:t>
            </w:r>
          </w:p>
          <w:p w:rsidR="00000000">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b/>
                <w:bCs/>
                <w:color w:val="0000FF"/>
                <w:kern w:val="0"/>
                <w:szCs w:val="21"/>
              </w:rPr>
              <w:t>0.14</w:t>
            </w:r>
            <w:r>
              <w:rPr>
                <w:rFonts w:ascii="宋体" w:hAnsi="宋体" w:cs="宋体" w:hint="eastAsia"/>
                <w:b/>
                <w:bCs/>
                <w:color w:val="0000FF"/>
                <w:kern w:val="0"/>
                <w:szCs w:val="21"/>
              </w:rPr>
              <w:t>分</w:t>
            </w:r>
            <w:r>
              <w:rPr>
                <w:rFonts w:hint="eastAsia"/>
                <w:color w:val="000000"/>
              </w:rPr>
              <w:t>，最高扣</w:t>
            </w:r>
            <w:r>
              <w:rPr>
                <w:color w:val="000000"/>
              </w:rPr>
              <w:t>20</w:t>
            </w:r>
            <w:r>
              <w:rPr>
                <w:rFonts w:hint="eastAsia"/>
                <w:color w:val="000000"/>
              </w:rPr>
              <w:t>分；“▲”重要技术参数每项负偏离扣</w:t>
            </w:r>
            <w:r>
              <w:rPr>
                <w:rFonts w:ascii="宋体" w:hAnsi="宋体" w:cs="宋体" w:hint="eastAsia"/>
                <w:b/>
                <w:bCs/>
                <w:color w:val="0000FF"/>
                <w:kern w:val="0"/>
                <w:szCs w:val="21"/>
              </w:rPr>
              <w:t>5</w:t>
            </w:r>
            <w:r>
              <w:rPr>
                <w:rFonts w:ascii="宋体" w:hAnsi="宋体" w:cs="宋体"/>
                <w:b/>
                <w:bCs/>
                <w:color w:val="0000FF"/>
                <w:kern w:val="0"/>
                <w:szCs w:val="21"/>
              </w:rPr>
              <w:t>.</w:t>
            </w:r>
            <w:r>
              <w:rPr>
                <w:rFonts w:ascii="宋体" w:hAnsi="宋体" w:cs="宋体" w:hint="eastAsia"/>
                <w:b/>
                <w:bCs/>
                <w:color w:val="0000FF"/>
                <w:kern w:val="0"/>
                <w:szCs w:val="21"/>
              </w:rPr>
              <w:t>33分</w:t>
            </w:r>
            <w:r>
              <w:rPr>
                <w:rFonts w:hint="eastAsia"/>
                <w:color w:val="000000"/>
              </w:rPr>
              <w:t>，最高扣</w:t>
            </w:r>
            <w:r>
              <w:rPr>
                <w:color w:val="000000"/>
              </w:rPr>
              <w:t>80</w:t>
            </w:r>
            <w:r>
              <w:rPr>
                <w:rFonts w:hint="eastAsia"/>
                <w:color w:val="000000"/>
              </w:rPr>
              <w:t>分，扣完为止。</w:t>
            </w:r>
          </w:p>
          <w:p w:rsidR="00000000">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ind w:firstLine="210" w:firstLineChars="100"/>
              <w:jc w:val="left"/>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Cs w:val="21"/>
              </w:rPr>
              <w:t>12</w:t>
            </w:r>
            <w:r>
              <w:rPr>
                <w:rFonts w:ascii="宋体" w:hAnsi="宋体" w:cs="宋体" w:hint="eastAsia"/>
                <w:b/>
                <w:bCs/>
                <w:color w:val="0000FF"/>
                <w:kern w:val="0"/>
                <w:szCs w:val="21"/>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left"/>
              <w:textAlignment w:val="top"/>
              <w:rPr>
                <w:szCs w:val="21"/>
              </w:rPr>
            </w:pPr>
            <w:r>
              <w:rPr>
                <w:rFonts w:hint="eastAsia"/>
                <w:szCs w:val="21"/>
              </w:rPr>
              <w:t>免费保修期</w:t>
            </w:r>
            <w:r>
              <w:rPr>
                <w:rFonts w:hint="eastAsia"/>
                <w:color w:val="FF0000"/>
                <w:szCs w:val="21"/>
              </w:rPr>
              <w:t>外</w:t>
            </w:r>
            <w:r>
              <w:rPr>
                <w:rFonts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cs="宋体" w:hint="eastAsia"/>
                <w:szCs w:val="21"/>
              </w:rPr>
              <w:t>投标人应如实填写《商务要求偏离表》（二）免费保修期外售后服务要求，评审委员会根据响应情况进行打分，全部满足要求的得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Cs w:val="21"/>
              </w:rPr>
              <w:t>34</w:t>
            </w:r>
            <w:r>
              <w:rPr>
                <w:rFonts w:ascii="宋体" w:hAnsi="宋体" w:cs="宋体" w:hint="eastAsia"/>
                <w:b/>
                <w:bCs/>
                <w:color w:val="0000FF"/>
                <w:kern w:val="0"/>
                <w:szCs w:val="21"/>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wordWrap w:val="0"/>
              <w:jc w:val="center"/>
              <w:textAlignment w:val="top"/>
              <w:rPr>
                <w:szCs w:val="21"/>
              </w:rPr>
            </w:pPr>
            <w:r>
              <w:rPr>
                <w:rFonts w:ascii="宋体" w:hAnsi="宋体" w:cs="宋体" w:hint="eastAsia"/>
                <w:szCs w:val="21"/>
              </w:rPr>
              <w:t>1</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b/>
                <w:bCs/>
                <w:color w:val="0000FF"/>
                <w:kern w:val="0"/>
                <w:sz w:val="22"/>
              </w:rPr>
              <w:t>12</w:t>
            </w:r>
            <w:r>
              <w:rPr>
                <w:rFonts w:ascii="宋体" w:hAnsi="宋体" w:cs="宋体" w:hint="eastAsia"/>
                <w:b/>
                <w:bCs/>
                <w:color w:val="0000FF"/>
                <w:kern w:val="0"/>
                <w:sz w:val="22"/>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22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rFonts w:ascii="宋体" w:hAnsi="宋体"/>
                <w:color w:val="FF0000"/>
              </w:rPr>
            </w:pPr>
            <w:r>
              <w:rPr>
                <w:rFonts w:hint="eastAsia"/>
              </w:rPr>
              <w:t>专利情况</w:t>
            </w:r>
          </w:p>
          <w:p w:rsidR="00000000">
            <w:pPr>
              <w:wordWrap w:val="0"/>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center"/>
              <w:rPr>
                <w:szCs w:val="21"/>
              </w:rPr>
            </w:pPr>
            <w:r>
              <w:rPr>
                <w:rFonts w:hint="eastAsia"/>
                <w:szCs w:val="21"/>
              </w:rPr>
              <w:t>8</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rPr>
                <w:b/>
              </w:rPr>
            </w:pPr>
            <w:r>
              <w:rPr>
                <w:rFonts w:hint="eastAsia"/>
                <w:b/>
              </w:rPr>
              <w:t>（一）评分内容：</w:t>
            </w:r>
          </w:p>
          <w:p w:rsidR="00000000">
            <w:r>
              <w:rPr>
                <w:rFonts w:hint="eastAsia"/>
              </w:rPr>
              <w:t>1</w:t>
            </w:r>
            <w:r>
              <w:rPr>
                <w:rFonts w:hint="eastAsia"/>
              </w:rPr>
              <w:t>、投标人</w:t>
            </w:r>
            <w:r>
              <w:t>或投标产品制造商</w:t>
            </w:r>
            <w:r>
              <w:rPr>
                <w:rFonts w:hint="eastAsia"/>
              </w:rPr>
              <w:t>具有应用于所投燃气炉具产品的风气联动相关的发明或实用新型专利证书（含应用证明，包括但不限于含有该专利名称的炉具检测报告），得</w:t>
            </w:r>
            <w:r>
              <w:rPr>
                <w:rFonts w:hint="eastAsia"/>
              </w:rPr>
              <w:t>30</w:t>
            </w:r>
            <w:r>
              <w:rPr>
                <w:rFonts w:hint="eastAsia"/>
              </w:rPr>
              <w:t>分</w:t>
            </w:r>
            <w:r>
              <w:rPr>
                <w:rFonts w:hint="eastAsia"/>
              </w:rPr>
              <w:t>;</w:t>
            </w:r>
          </w:p>
          <w:p w:rsidR="00000000">
            <w:r>
              <w:rPr>
                <w:rFonts w:hint="eastAsia"/>
              </w:rPr>
              <w:t>2</w:t>
            </w:r>
            <w:r>
              <w:rPr>
                <w:rFonts w:hint="eastAsia"/>
              </w:rPr>
              <w:t>、投标人</w:t>
            </w:r>
            <w:r>
              <w:t>或投标产品制造商</w:t>
            </w:r>
            <w:r>
              <w:rPr>
                <w:rFonts w:hint="eastAsia"/>
              </w:rPr>
              <w:t>具有应用于所投燃气炉具产品的变频控制相关的发明或实用新型专利证书（含应用证明，包括但不限于含有该专利名称的炉具检测报告），得</w:t>
            </w:r>
            <w:r>
              <w:rPr>
                <w:rFonts w:hint="eastAsia"/>
              </w:rPr>
              <w:t>40</w:t>
            </w:r>
            <w:r>
              <w:rPr>
                <w:rFonts w:hint="eastAsia"/>
              </w:rPr>
              <w:t>分</w:t>
            </w:r>
          </w:p>
          <w:p w:rsidR="00000000">
            <w:r>
              <w:rPr>
                <w:rFonts w:hint="eastAsia"/>
              </w:rPr>
              <w:t>3</w:t>
            </w:r>
            <w:r>
              <w:rPr>
                <w:rFonts w:hint="eastAsia"/>
              </w:rPr>
              <w:t>、投标人</w:t>
            </w:r>
            <w:r>
              <w:t>或投标产品制造商</w:t>
            </w:r>
            <w:r>
              <w:rPr>
                <w:rFonts w:hint="eastAsia"/>
              </w:rPr>
              <w:t>具有应用于所投燃气炉具产品的自动调节相关的发明或实用新型专利证书（含应用证明，包括但不限于含有该专利名称的炉具检测报告），得</w:t>
            </w:r>
            <w:r>
              <w:rPr>
                <w:rFonts w:hint="eastAsia"/>
              </w:rPr>
              <w:t>30</w:t>
            </w:r>
            <w:r>
              <w:rPr>
                <w:rFonts w:hint="eastAsia"/>
              </w:rPr>
              <w:t>分。</w:t>
            </w:r>
          </w:p>
          <w:p w:rsidR="00000000">
            <w:r>
              <w:rPr>
                <w:rFonts w:hint="eastAsia"/>
              </w:rPr>
              <w:t>以上合计满分得</w:t>
            </w:r>
            <w:r>
              <w:rPr>
                <w:rFonts w:hint="eastAsia"/>
              </w:rPr>
              <w:t xml:space="preserve"> 100</w:t>
            </w:r>
            <w:r>
              <w:rPr>
                <w:rFonts w:hint="eastAsia"/>
              </w:rPr>
              <w:t>分。</w:t>
            </w:r>
          </w:p>
          <w:p w:rsidR="00000000">
            <w:pPr>
              <w:rPr>
                <w:b/>
              </w:rPr>
            </w:pPr>
            <w:r>
              <w:rPr>
                <w:rFonts w:hint="eastAsia"/>
                <w:b/>
              </w:rPr>
              <w:t>（二）评分依据：</w:t>
            </w:r>
          </w:p>
          <w:p w:rsidR="00000000">
            <w:r>
              <w:rPr>
                <w:rFonts w:hint="eastAsia"/>
              </w:rPr>
              <w:t>提供有效的证书、证明文件扫描件作为得分依据，原件备查。</w:t>
            </w:r>
          </w:p>
          <w:p w:rsidR="00000000">
            <w:pPr>
              <w:rPr>
                <w:szCs w:val="21"/>
              </w:rPr>
            </w:pPr>
            <w:r>
              <w:rPr>
                <w:rFonts w:hint="eastAsia"/>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ascii="宋体" w:hAnsi="宋体" w:hint="eastAsia"/>
                <w:szCs w:val="21"/>
              </w:rPr>
              <w:t>体系认证及知识产权情况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idowControl/>
              <w:jc w:val="left"/>
              <w:rPr>
                <w:szCs w:val="21"/>
              </w:rPr>
            </w:pPr>
            <w:r>
              <w:rPr>
                <w:rFonts w:hint="eastAsia"/>
                <w:szCs w:val="21"/>
              </w:rPr>
              <w:t>10</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rPr>
                <w:b/>
              </w:rPr>
            </w:pPr>
            <w:r>
              <w:rPr>
                <w:rFonts w:hint="eastAsia"/>
                <w:b/>
              </w:rPr>
              <w:t>（一）评分内容：</w:t>
            </w:r>
          </w:p>
          <w:p w:rsidR="00000000">
            <w:r>
              <w:rPr>
                <w:rFonts w:hint="eastAsia"/>
              </w:rPr>
              <w:t>1</w:t>
            </w:r>
            <w:r>
              <w:rPr>
                <w:rFonts w:hint="eastAsia"/>
              </w:rPr>
              <w:t>、投标人获得知识产权管理体系认证证书，得</w:t>
            </w:r>
            <w:r>
              <w:rPr>
                <w:rFonts w:hint="eastAsia"/>
              </w:rPr>
              <w:t xml:space="preserve"> 50 </w:t>
            </w:r>
            <w:r>
              <w:rPr>
                <w:rFonts w:hint="eastAsia"/>
              </w:rPr>
              <w:t>分；</w:t>
            </w:r>
          </w:p>
          <w:p w:rsidR="00000000">
            <w:r>
              <w:rPr>
                <w:rFonts w:hint="eastAsia"/>
              </w:rPr>
              <w:t>2</w:t>
            </w:r>
            <w:r>
              <w:rPr>
                <w:rFonts w:hint="eastAsia"/>
              </w:rPr>
              <w:t>、投标人具有食品接触产品卫生认证证书（认证范围需至少包含层架类、不锈钢餐盘类、不锈钢留样盒类、消毒柜类、电蒸炉类五种产品）的（认证范围中的产品名字不要求一致，为同一产品即可），得</w:t>
            </w:r>
            <w:r>
              <w:rPr>
                <w:rFonts w:hint="eastAsia"/>
              </w:rPr>
              <w:t xml:space="preserve">25 </w:t>
            </w:r>
            <w:r>
              <w:rPr>
                <w:rFonts w:hint="eastAsia"/>
              </w:rPr>
              <w:t>分；</w:t>
            </w:r>
          </w:p>
          <w:p w:rsidR="00000000">
            <w:r>
              <w:rPr>
                <w:rFonts w:hint="eastAsia"/>
              </w:rPr>
              <w:t>3</w:t>
            </w:r>
            <w:r>
              <w:rPr>
                <w:rFonts w:hint="eastAsia"/>
              </w:rPr>
              <w:t>、投标人具有食品接触产品安全认证证书（认证范围需至少包含层架类、不锈钢餐盘类、不锈钢留样盒类、消毒柜类、电蒸炉类五种产品）的（认证范围中的产品名字不要求一致，为同一产品即可），得</w:t>
            </w:r>
            <w:r>
              <w:rPr>
                <w:rFonts w:hint="eastAsia"/>
              </w:rPr>
              <w:t xml:space="preserve">25 </w:t>
            </w:r>
            <w:r>
              <w:rPr>
                <w:rFonts w:hint="eastAsia"/>
              </w:rPr>
              <w:t>分；</w:t>
            </w:r>
          </w:p>
          <w:p w:rsidR="00000000">
            <w:r>
              <w:rPr>
                <w:rFonts w:hint="eastAsia"/>
              </w:rPr>
              <w:t>以上</w:t>
            </w:r>
            <w:r>
              <w:rPr>
                <w:rFonts w:ascii="宋体" w:hAnsi="宋体" w:cs="宋体"/>
                <w:b/>
                <w:bCs/>
                <w:color w:val="0000FF"/>
                <w:kern w:val="0"/>
                <w:szCs w:val="21"/>
                <w:u w:val="single"/>
              </w:rPr>
              <w:t>3</w:t>
            </w:r>
            <w:r>
              <w:rPr>
                <w:rFonts w:hint="eastAsia"/>
                <w:u w:val="single"/>
              </w:rPr>
              <w:t>项</w:t>
            </w:r>
            <w:r>
              <w:rPr>
                <w:rFonts w:hint="eastAsia"/>
              </w:rPr>
              <w:t>累加计分，最高得</w:t>
            </w:r>
            <w:r>
              <w:rPr>
                <w:rFonts w:hint="eastAsia"/>
              </w:rPr>
              <w:t>100</w:t>
            </w:r>
            <w:r>
              <w:rPr>
                <w:rFonts w:hint="eastAsia"/>
              </w:rPr>
              <w:t>分。</w:t>
            </w:r>
          </w:p>
          <w:p w:rsidR="00000000">
            <w:pPr>
              <w:rPr>
                <w:b/>
              </w:rPr>
            </w:pPr>
            <w:r>
              <w:rPr>
                <w:rFonts w:hint="eastAsia"/>
                <w:b/>
              </w:rPr>
              <w:t>（二）评分依据：</w:t>
            </w:r>
          </w:p>
          <w:p w:rsidR="00000000">
            <w:r>
              <w:rPr>
                <w:rFonts w:hint="eastAsia"/>
              </w:rPr>
              <w:t>须同时提供有效的认证证书扫描件，及认证证书在全国认证认可信息公共服务平台（认</w:t>
            </w:r>
            <w:r>
              <w:rPr>
                <w:rFonts w:hint="eastAsia"/>
              </w:rPr>
              <w:t>e</w:t>
            </w:r>
            <w:r>
              <w:rPr>
                <w:rFonts w:hint="eastAsia"/>
              </w:rPr>
              <w:t>云）查询有效的截图（</w:t>
            </w:r>
            <w:r>
              <w:rPr>
                <w:rFonts w:hint="eastAsia"/>
              </w:rPr>
              <w:t>http://cx.cnca.cn</w:t>
            </w:r>
            <w:r>
              <w:rPr>
                <w:rFonts w:hint="eastAsia"/>
              </w:rPr>
              <w:t>）。</w:t>
            </w:r>
          </w:p>
          <w:p w:rsidR="00000000">
            <w:pPr>
              <w:rPr>
                <w:szCs w:val="21"/>
              </w:rPr>
            </w:pPr>
            <w:r>
              <w:rPr>
                <w:rFonts w:hint="eastAsia"/>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ascii="宋体" w:hAnsi="宋体" w:cs="宋体"/>
                <w:szCs w:val="21"/>
              </w:rPr>
              <w:t>3</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rPr>
                <w:szCs w:val="21"/>
              </w:rPr>
            </w:pPr>
            <w:r>
              <w:rPr>
                <w:rFonts w:ascii="宋体" w:hAnsi="宋体" w:hint="eastAsia"/>
                <w:color w:val="000000"/>
              </w:rPr>
              <w:t>荣誉情况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000000">
            <w:pPr>
              <w:wordWrap w:val="0"/>
              <w:jc w:val="center"/>
              <w:rPr>
                <w:szCs w:val="21"/>
              </w:rPr>
            </w:pPr>
            <w:r>
              <w:rPr>
                <w:rFonts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rPr>
                <w:b/>
              </w:rPr>
            </w:pPr>
            <w:r>
              <w:rPr>
                <w:rFonts w:hint="eastAsia"/>
                <w:b/>
              </w:rPr>
              <w:t>（一）评分内容：</w:t>
            </w:r>
          </w:p>
          <w:p w:rsidR="00000000">
            <w:r>
              <w:rPr>
                <w:rFonts w:hint="eastAsia"/>
              </w:rPr>
              <w:t>投标人或所提供的燃气灶具产品，提供</w:t>
            </w:r>
            <w:r>
              <w:rPr>
                <w:rFonts w:hint="eastAsia"/>
              </w:rPr>
              <w:t xml:space="preserve"> 2017 </w:t>
            </w:r>
            <w:r>
              <w:rPr>
                <w:rFonts w:hint="eastAsia"/>
              </w:rPr>
              <w:t>年</w:t>
            </w:r>
            <w:r>
              <w:rPr>
                <w:rFonts w:hint="eastAsia"/>
              </w:rPr>
              <w:t xml:space="preserve"> 1 </w:t>
            </w:r>
            <w:r>
              <w:rPr>
                <w:rFonts w:hint="eastAsia"/>
              </w:rPr>
              <w:t>月</w:t>
            </w:r>
            <w:r>
              <w:rPr>
                <w:rFonts w:hint="eastAsia"/>
              </w:rPr>
              <w:t xml:space="preserve"> 1 </w:t>
            </w:r>
            <w:r>
              <w:rPr>
                <w:rFonts w:hint="eastAsia"/>
              </w:rPr>
              <w:t>日至本项目投标截止日止，曾获得过得省级或以上政府部门或事业单位颁发的荣誉证书的，得</w:t>
            </w:r>
            <w:r>
              <w:rPr>
                <w:rFonts w:hint="eastAsia"/>
              </w:rPr>
              <w:t xml:space="preserve"> 100 </w:t>
            </w:r>
            <w:r>
              <w:rPr>
                <w:rFonts w:hint="eastAsia"/>
              </w:rPr>
              <w:t>分，最高可得</w:t>
            </w:r>
            <w:r>
              <w:rPr>
                <w:rFonts w:hint="eastAsia"/>
              </w:rPr>
              <w:t xml:space="preserve"> 100 </w:t>
            </w:r>
            <w:r>
              <w:rPr>
                <w:rFonts w:hint="eastAsia"/>
              </w:rPr>
              <w:t>分。</w:t>
            </w:r>
          </w:p>
          <w:p w:rsidR="00000000">
            <w:r>
              <w:rPr>
                <w:rFonts w:hint="eastAsia"/>
              </w:rPr>
              <w:t>曾获得过得副省级或以下政府部门或事业单位颁发的荣誉证书的，得</w:t>
            </w:r>
            <w:r>
              <w:rPr>
                <w:rFonts w:hint="eastAsia"/>
              </w:rPr>
              <w:t xml:space="preserve"> 40 </w:t>
            </w:r>
            <w:r>
              <w:rPr>
                <w:rFonts w:hint="eastAsia"/>
              </w:rPr>
              <w:t>分，最高可得</w:t>
            </w:r>
            <w:r>
              <w:rPr>
                <w:rFonts w:hint="eastAsia"/>
              </w:rPr>
              <w:t xml:space="preserve"> 40 </w:t>
            </w:r>
            <w:r>
              <w:rPr>
                <w:rFonts w:hint="eastAsia"/>
              </w:rPr>
              <w:t>分。</w:t>
            </w:r>
          </w:p>
          <w:p w:rsidR="00000000">
            <w:pPr>
              <w:rPr>
                <w:b/>
              </w:rPr>
            </w:pPr>
            <w:r>
              <w:rPr>
                <w:rFonts w:hint="eastAsia"/>
                <w:b/>
              </w:rPr>
              <w:t>（二）评分依据：</w:t>
            </w:r>
          </w:p>
          <w:p w:rsidR="00000000">
            <w:pPr>
              <w:wordWrap w:val="0"/>
            </w:pPr>
            <w:r>
              <w:rPr>
                <w:rFonts w:hint="eastAsia"/>
              </w:rPr>
              <w:t>1.</w:t>
            </w:r>
            <w:r>
              <w:rPr>
                <w:rFonts w:hint="eastAsia"/>
              </w:rPr>
              <w:t>提供</w:t>
            </w:r>
            <w:r>
              <w:rPr>
                <w:rFonts w:ascii="宋体" w:hAnsi="宋体" w:hint="eastAsia"/>
                <w:szCs w:val="21"/>
              </w:rPr>
              <w:t>奖项照片或获奖（荣誉）证书</w:t>
            </w:r>
            <w:r>
              <w:rPr>
                <w:rFonts w:hint="eastAsia"/>
              </w:rPr>
              <w:t>扫描件作为得分依据；</w:t>
            </w:r>
          </w:p>
          <w:p w:rsidR="00000000">
            <w:pPr>
              <w:wordWrap w:val="0"/>
              <w:rPr>
                <w:szCs w:val="21"/>
              </w:rPr>
            </w:pPr>
            <w:r>
              <w:rPr>
                <w:rFonts w:hint="eastAsia"/>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000000">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000000">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权重(%)</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000000">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pPr>
            <w:r>
              <w:rPr>
                <w:rFonts w:hint="eastAsia"/>
              </w:rPr>
              <w:t>诚信情况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000000">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000000">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rsidR="00000000">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rsidR="00000000">
      <w:bookmarkEnd w:id="2"/>
    </w:p>
    <w:p w:rsidR="00000000">
      <w:pPr>
        <w:pStyle w:val="BodyText2"/>
        <w:rPr>
          <w:ins w:id="3" w:author="苏艺" w:date="2024-05-12T09:35:00Z"/>
        </w:rPr>
      </w:pPr>
    </w:p>
    <w:p w:rsidR="00000000">
      <w:pPr>
        <w:sectPr>
          <w:pgSz w:w="11907" w:h="16840"/>
          <w:pgMar w:top="1440" w:right="1418" w:bottom="1440" w:left="1418" w:header="851" w:footer="992" w:gutter="0"/>
          <w:cols w:space="425"/>
          <w:titlePg/>
          <w:docGrid w:linePitch="462"/>
        </w:sectPr>
      </w:pPr>
    </w:p>
    <w:p w:rsidR="00000000">
      <w:pPr>
        <w:jc w:val="center"/>
        <w:rPr>
          <w:b/>
          <w:sz w:val="84"/>
          <w:szCs w:val="84"/>
        </w:rPr>
      </w:pPr>
    </w:p>
    <w:p w:rsidR="00000000">
      <w:pPr>
        <w:jc w:val="center"/>
        <w:rPr>
          <w:b/>
          <w:sz w:val="84"/>
          <w:szCs w:val="84"/>
        </w:rPr>
      </w:pPr>
    </w:p>
    <w:p w:rsidR="00000000">
      <w:pPr>
        <w:jc w:val="center"/>
        <w:rPr>
          <w:b/>
          <w:sz w:val="84"/>
          <w:szCs w:val="84"/>
        </w:rPr>
      </w:pPr>
    </w:p>
    <w:p w:rsidR="00000000">
      <w:pPr>
        <w:jc w:val="center"/>
        <w:rPr>
          <w:b/>
          <w:sz w:val="120"/>
          <w:szCs w:val="120"/>
        </w:rPr>
      </w:pPr>
      <w:r>
        <w:rPr>
          <w:rFonts w:hint="eastAsia"/>
          <w:b/>
          <w:sz w:val="120"/>
          <w:szCs w:val="120"/>
        </w:rPr>
        <w:t>政府采购</w:t>
      </w:r>
    </w:p>
    <w:p w:rsidR="00000000">
      <w:pPr>
        <w:jc w:val="center"/>
        <w:rPr>
          <w:b/>
          <w:sz w:val="120"/>
          <w:szCs w:val="120"/>
        </w:rPr>
      </w:pPr>
      <w:r>
        <w:rPr>
          <w:rFonts w:hint="eastAsia"/>
          <w:b/>
          <w:sz w:val="120"/>
          <w:szCs w:val="120"/>
        </w:rPr>
        <w:t>招标文件</w:t>
      </w:r>
    </w:p>
    <w:p w:rsidR="00000000">
      <w:pPr>
        <w:jc w:val="center"/>
        <w:rPr>
          <w:b/>
          <w:sz w:val="52"/>
          <w:szCs w:val="52"/>
        </w:rPr>
      </w:pPr>
      <w:r>
        <w:rPr>
          <w:rFonts w:hint="eastAsia"/>
          <w:b/>
          <w:sz w:val="52"/>
          <w:szCs w:val="52"/>
        </w:rPr>
        <w:t>（货物类）</w:t>
      </w:r>
    </w:p>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 w:rsidR="00000000">
      <w:pPr>
        <w:jc w:val="center"/>
        <w:rPr>
          <w:b/>
          <w:sz w:val="44"/>
          <w:szCs w:val="44"/>
        </w:rPr>
      </w:pPr>
      <w:bookmarkStart w:id="4" w:name="_Hlk71465316"/>
      <w:r>
        <w:rPr>
          <w:rFonts w:hint="eastAsia"/>
          <w:b/>
          <w:sz w:val="44"/>
          <w:szCs w:val="44"/>
        </w:rPr>
        <w:t>深圳公共资源交易中心</w:t>
      </w:r>
    </w:p>
    <w:p w:rsidR="00000000">
      <w:pPr>
        <w:jc w:val="center"/>
        <w:rPr>
          <w:b/>
          <w:sz w:val="44"/>
          <w:szCs w:val="44"/>
        </w:rPr>
      </w:pPr>
      <w:r>
        <w:rPr>
          <w:rFonts w:hint="eastAsia"/>
          <w:b/>
          <w:sz w:val="44"/>
          <w:szCs w:val="44"/>
        </w:rPr>
        <w:t>（</w:t>
      </w:r>
      <w:r>
        <w:rPr>
          <w:b/>
          <w:sz w:val="44"/>
          <w:szCs w:val="44"/>
        </w:rPr>
        <w:t>20</w:t>
      </w:r>
      <w:r>
        <w:rPr>
          <w:rFonts w:hint="eastAsia"/>
          <w:b/>
          <w:sz w:val="44"/>
          <w:szCs w:val="44"/>
        </w:rPr>
        <w:t>24</w:t>
      </w:r>
      <w:r>
        <w:rPr>
          <w:rFonts w:hint="eastAsia"/>
          <w:b/>
          <w:sz w:val="44"/>
          <w:szCs w:val="44"/>
        </w:rPr>
        <w:t>）</w:t>
      </w:r>
    </w:p>
    <w:p w:rsidR="00000000">
      <w:pPr>
        <w:widowControl/>
        <w:jc w:val="center"/>
      </w:pPr>
      <w:bookmarkEnd w:id="4"/>
    </w:p>
    <w:p w:rsidR="00000000">
      <w:pPr>
        <w:widowControl/>
        <w:jc w:val="center"/>
      </w:pPr>
      <w:r>
        <w:br w:type="page"/>
      </w:r>
    </w:p>
    <w:p w:rsidR="00000000">
      <w:pPr>
        <w:ind w:firstLine="2730" w:firstLineChars="1300"/>
        <w:rPr>
          <w:rFonts w:ascii="宋体" w:hAnsi="宋体"/>
          <w:color w:val="FF0000"/>
          <w:szCs w:val="21"/>
        </w:rPr>
      </w:pPr>
      <w:bookmarkStart w:id="5" w:name="_Hlk73564573"/>
      <w:r>
        <w:rPr>
          <w:rFonts w:ascii="宋体" w:eastAsia="黑体" w:hAnsi="宋体" w:hint="eastAsia"/>
          <w:b/>
          <w:bCs/>
          <w:color w:val="FF0000"/>
          <w:kern w:val="44"/>
          <w:sz w:val="28"/>
          <w:szCs w:val="44"/>
        </w:rPr>
        <w:t>警示条款</w:t>
      </w:r>
    </w:p>
    <w:p w:rsidR="00000000">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000000">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000000">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000000">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000000">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rsidR="00000000">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000000">
      <w:pPr>
        <w:ind w:firstLine="420" w:firstLineChars="200"/>
        <w:rPr>
          <w:rFonts w:ascii="宋体" w:hAnsi="宋体"/>
          <w:color w:val="FF0000"/>
          <w:sz w:val="20"/>
          <w:szCs w:val="20"/>
        </w:rPr>
      </w:pPr>
      <w:r>
        <w:rPr>
          <w:rFonts w:ascii="宋体" w:hAnsi="宋体" w:hint="eastAsia"/>
          <w:color w:val="FF0000"/>
          <w:sz w:val="20"/>
          <w:szCs w:val="20"/>
        </w:rPr>
        <w:t>（六）恶意投诉的；</w:t>
      </w:r>
    </w:p>
    <w:p w:rsidR="00000000">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000000">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000000">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000000">
      <w:pPr>
        <w:ind w:firstLine="420" w:firstLineChars="200"/>
        <w:rPr>
          <w:rFonts w:ascii="宋体" w:hAnsi="宋体"/>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000000">
      <w:pPr>
        <w:ind w:firstLine="420" w:firstLineChars="200"/>
        <w:rPr>
          <w:rFonts w:ascii="宋体" w:hAnsi="宋体"/>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000000">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000000">
      <w:pPr>
        <w:ind w:firstLine="420" w:firstLineChars="200"/>
        <w:rPr>
          <w:b/>
          <w:color w:val="FF0000"/>
        </w:rPr>
      </w:pPr>
      <w:bookmarkEnd w:id="5"/>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（内容详见“投标文件附件（信息不公开部分）”中节点“投标人认为需要加以说明的其他内容（格式自定）”），并经各投标供应商负责人或投标授权代表签字</w:t>
      </w:r>
      <w:r>
        <w:rPr>
          <w:rFonts w:hint="eastAsia"/>
          <w:b/>
          <w:color w:val="FF0000"/>
          <w:highlight w:val="yellow"/>
        </w:rPr>
        <w:t>并加盖单位公章后</w:t>
      </w:r>
      <w:r>
        <w:rPr>
          <w:rFonts w:hint="eastAsia"/>
          <w:b/>
          <w:color w:val="FF0000"/>
        </w:rPr>
        <w:t>，扫描上传至投标文件一并提交。注：该风险知悉确认书用于对供应商违法行为的警示，不作为供应商资格性审查及符合性审查条件。</w:t>
      </w:r>
    </w:p>
    <w:p w:rsidR="00000000">
      <w:pPr>
        <w:ind w:firstLine="420" w:firstLineChars="200"/>
        <w:rPr>
          <w:bCs/>
          <w:color w:val="FF0000"/>
          <w:sz w:val="20"/>
          <w:szCs w:val="20"/>
        </w:rPr>
      </w:pPr>
      <w:r>
        <w:rPr>
          <w:rFonts w:hint="eastAsia"/>
          <w:bCs/>
          <w:color w:val="FF0000"/>
          <w:sz w:val="20"/>
          <w:szCs w:val="20"/>
        </w:rPr>
        <w:t>五、供应商在使用深圳政府采购智慧平台的投标文件制作工具创建投标文件时，该工具将自动在投标文件中记录文件创建标识码，同时提取投标文件制作电脑的网卡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000000">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000000">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000000">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000000" w:rsidP="00C056E6">
      <w:pPr>
        <w:spacing w:before="240" w:beforeLines="100" w:after="240" w:afterLines="100"/>
        <w:jc w:val="center"/>
        <w:rPr>
          <w:rFonts w:ascii="黑体" w:eastAsia="黑体" w:hAnsi="黑体" w:cs="黑体"/>
          <w:b/>
          <w:bCs/>
          <w:sz w:val="28"/>
          <w:szCs w:val="36"/>
        </w:rPr>
      </w:pPr>
      <w:bookmarkStart w:id="6" w:name="_Hlk72218009"/>
      <w:r>
        <w:rPr>
          <w:rFonts w:ascii="黑体" w:eastAsia="黑体" w:hAnsi="黑体" w:cs="黑体" w:hint="eastAsia"/>
          <w:b/>
          <w:bCs/>
          <w:sz w:val="28"/>
          <w:szCs w:val="36"/>
        </w:rPr>
        <w:t>目   录</w:t>
      </w:r>
    </w:p>
    <w:p w:rsidR="00000000">
      <w:pPr>
        <w:outlineLvl w:val="0"/>
        <w:rPr>
          <w:b/>
          <w:sz w:val="24"/>
        </w:rPr>
      </w:pPr>
      <w:r>
        <w:rPr>
          <w:rFonts w:hint="eastAsia"/>
          <w:b/>
          <w:sz w:val="24"/>
        </w:rPr>
        <w:t>第一册专用条款</w:t>
      </w:r>
    </w:p>
    <w:p w:rsidR="00000000">
      <w:pPr>
        <w:ind w:firstLine="840" w:firstLineChars="400"/>
        <w:rPr>
          <w:sz w:val="24"/>
        </w:rPr>
      </w:pPr>
      <w:r>
        <w:rPr>
          <w:rFonts w:hint="eastAsia"/>
          <w:sz w:val="24"/>
        </w:rPr>
        <w:t>关键信息</w:t>
      </w:r>
    </w:p>
    <w:p w:rsidR="00000000">
      <w:pPr>
        <w:ind w:left="630" w:firstLine="630" w:leftChars="300" w:firstLineChars="300"/>
        <w:rPr>
          <w:rFonts w:ascii="宋体" w:hAnsi="宋体"/>
          <w:szCs w:val="21"/>
        </w:rPr>
      </w:pPr>
      <w:r>
        <w:rPr>
          <w:rFonts w:ascii="宋体" w:hAnsi="宋体" w:hint="eastAsia"/>
          <w:szCs w:val="21"/>
        </w:rPr>
        <w:t>第一章  招标公告</w:t>
      </w:r>
    </w:p>
    <w:p w:rsidR="00000000">
      <w:pPr>
        <w:ind w:left="630" w:firstLine="630" w:leftChars="300" w:firstLineChars="300"/>
        <w:rPr>
          <w:rFonts w:ascii="宋体" w:hAnsi="宋体"/>
          <w:szCs w:val="21"/>
        </w:rPr>
      </w:pPr>
      <w:r>
        <w:rPr>
          <w:rFonts w:ascii="宋体" w:hAnsi="宋体" w:hint="eastAsia"/>
          <w:szCs w:val="21"/>
        </w:rPr>
        <w:t xml:space="preserve">第二章  </w:t>
      </w:r>
      <w:bookmarkStart w:id="7" w:name="_Hlk71994379"/>
      <w:r>
        <w:rPr>
          <w:rFonts w:ascii="宋体" w:hAnsi="宋体" w:hint="eastAsia"/>
          <w:szCs w:val="21"/>
        </w:rPr>
        <w:t>对通用条款的补充内容及其他关键信息</w:t>
      </w:r>
      <w:bookmarkEnd w:id="7"/>
    </w:p>
    <w:p w:rsidR="00000000">
      <w:pPr>
        <w:ind w:left="630" w:firstLine="630" w:leftChars="300" w:firstLineChars="300"/>
        <w:rPr>
          <w:rFonts w:ascii="宋体" w:hAnsi="宋体"/>
          <w:szCs w:val="21"/>
        </w:rPr>
      </w:pPr>
      <w:r>
        <w:rPr>
          <w:rFonts w:ascii="宋体" w:hAnsi="宋体" w:hint="eastAsia"/>
          <w:szCs w:val="21"/>
        </w:rPr>
        <w:t>第三章 用户需求书</w:t>
      </w:r>
    </w:p>
    <w:p w:rsidR="00000000">
      <w:pPr>
        <w:ind w:left="630" w:firstLine="630" w:leftChars="300" w:firstLineChars="300"/>
        <w:rPr>
          <w:rFonts w:ascii="宋体" w:hAnsi="宋体"/>
          <w:szCs w:val="21"/>
        </w:rPr>
      </w:pPr>
      <w:r>
        <w:rPr>
          <w:rFonts w:ascii="宋体" w:hAnsi="宋体" w:hint="eastAsia"/>
          <w:szCs w:val="21"/>
        </w:rPr>
        <w:t>第四章 投标文件组成要求及格式</w:t>
      </w:r>
    </w:p>
    <w:p w:rsidR="00000000">
      <w:pPr>
        <w:ind w:left="630" w:firstLine="630" w:leftChars="300" w:firstLineChars="300"/>
        <w:rPr>
          <w:rFonts w:ascii="宋体" w:hAnsi="宋体"/>
          <w:szCs w:val="21"/>
        </w:rPr>
      </w:pPr>
      <w:r>
        <w:rPr>
          <w:rFonts w:ascii="宋体" w:hAnsi="宋体" w:hint="eastAsia"/>
          <w:szCs w:val="21"/>
        </w:rPr>
        <w:t>第五章  合同条款及格式</w:t>
      </w:r>
    </w:p>
    <w:p w:rsidR="00000000">
      <w:pPr>
        <w:rPr>
          <w:b/>
          <w:sz w:val="24"/>
        </w:rPr>
      </w:pPr>
    </w:p>
    <w:p w:rsidR="00000000">
      <w:pPr>
        <w:outlineLvl w:val="0"/>
        <w:rPr>
          <w:b/>
          <w:sz w:val="24"/>
        </w:rPr>
      </w:pPr>
      <w:r>
        <w:rPr>
          <w:rFonts w:hint="eastAsia"/>
          <w:b/>
          <w:sz w:val="24"/>
        </w:rPr>
        <w:t>第二册通用条款</w:t>
      </w:r>
    </w:p>
    <w:p w:rsidR="00000000">
      <w:pPr>
        <w:ind w:left="630" w:firstLine="412" w:leftChars="300" w:firstLineChars="196"/>
        <w:rPr>
          <w:rFonts w:ascii="宋体" w:hAnsi="宋体"/>
          <w:szCs w:val="21"/>
        </w:rPr>
      </w:pPr>
      <w:r>
        <w:rPr>
          <w:rFonts w:ascii="宋体" w:hAnsi="宋体" w:hint="eastAsia"/>
          <w:szCs w:val="21"/>
        </w:rPr>
        <w:t>第一章  总则</w:t>
      </w:r>
    </w:p>
    <w:p w:rsidR="00000000">
      <w:pPr>
        <w:ind w:left="630" w:firstLine="412" w:leftChars="300" w:firstLineChars="196"/>
        <w:rPr>
          <w:rFonts w:ascii="宋体" w:hAnsi="宋体"/>
          <w:szCs w:val="21"/>
        </w:rPr>
      </w:pPr>
      <w:r>
        <w:rPr>
          <w:rFonts w:ascii="宋体" w:hAnsi="宋体" w:hint="eastAsia"/>
          <w:szCs w:val="21"/>
        </w:rPr>
        <w:t>第二章  招标文件</w:t>
      </w:r>
    </w:p>
    <w:p w:rsidR="00000000">
      <w:pPr>
        <w:ind w:left="630" w:firstLine="412" w:leftChars="300" w:firstLineChars="196"/>
        <w:rPr>
          <w:rFonts w:ascii="宋体" w:hAnsi="宋体"/>
          <w:szCs w:val="21"/>
        </w:rPr>
      </w:pPr>
      <w:r>
        <w:rPr>
          <w:rFonts w:ascii="宋体" w:hAnsi="宋体" w:hint="eastAsia"/>
          <w:szCs w:val="21"/>
        </w:rPr>
        <w:t>第三章  投标文件的编制</w:t>
      </w:r>
    </w:p>
    <w:p w:rsidR="00000000">
      <w:pPr>
        <w:ind w:left="630" w:firstLine="412" w:leftChars="300" w:firstLineChars="196"/>
        <w:rPr>
          <w:rFonts w:ascii="宋体" w:hAnsi="宋体"/>
          <w:szCs w:val="21"/>
        </w:rPr>
      </w:pPr>
      <w:r>
        <w:rPr>
          <w:rFonts w:ascii="宋体" w:hAnsi="宋体" w:hint="eastAsia"/>
          <w:szCs w:val="21"/>
        </w:rPr>
        <w:t>第四章  投标文件的递交</w:t>
      </w:r>
    </w:p>
    <w:p w:rsidR="00000000">
      <w:pPr>
        <w:ind w:left="630" w:firstLine="412" w:leftChars="300" w:firstLineChars="196"/>
        <w:rPr>
          <w:rFonts w:ascii="宋体" w:hAnsi="宋体"/>
          <w:szCs w:val="21"/>
        </w:rPr>
      </w:pPr>
      <w:r>
        <w:rPr>
          <w:rFonts w:ascii="宋体" w:hAnsi="宋体" w:hint="eastAsia"/>
          <w:szCs w:val="21"/>
        </w:rPr>
        <w:t>第五章  开标</w:t>
      </w:r>
    </w:p>
    <w:p w:rsidR="00000000">
      <w:pPr>
        <w:ind w:left="630" w:firstLine="412" w:leftChars="300" w:firstLineChars="196"/>
        <w:rPr>
          <w:rFonts w:ascii="宋体" w:hAnsi="宋体"/>
          <w:szCs w:val="21"/>
        </w:rPr>
      </w:pPr>
      <w:r>
        <w:rPr>
          <w:rFonts w:ascii="宋体" w:hAnsi="宋体" w:hint="eastAsia"/>
          <w:szCs w:val="21"/>
        </w:rPr>
        <w:t>第六章  评审要求</w:t>
      </w:r>
    </w:p>
    <w:p w:rsidR="00000000">
      <w:pPr>
        <w:ind w:left="630" w:firstLine="412" w:leftChars="300" w:firstLineChars="196"/>
        <w:rPr>
          <w:rFonts w:ascii="宋体" w:hAnsi="宋体"/>
          <w:szCs w:val="21"/>
        </w:rPr>
      </w:pPr>
      <w:r>
        <w:rPr>
          <w:rFonts w:ascii="宋体" w:hAnsi="宋体" w:hint="eastAsia"/>
          <w:szCs w:val="21"/>
        </w:rPr>
        <w:t>第七章  评审程序及评审方法</w:t>
      </w:r>
    </w:p>
    <w:p w:rsidR="00000000">
      <w:pPr>
        <w:ind w:left="630" w:firstLine="412" w:leftChars="300" w:firstLineChars="196"/>
        <w:rPr>
          <w:rFonts w:ascii="宋体" w:hAnsi="宋体"/>
          <w:szCs w:val="21"/>
        </w:rPr>
      </w:pPr>
      <w:r>
        <w:rPr>
          <w:rFonts w:ascii="宋体" w:hAnsi="宋体" w:hint="eastAsia"/>
          <w:szCs w:val="21"/>
        </w:rPr>
        <w:t>第八章  定标及公示</w:t>
      </w:r>
    </w:p>
    <w:p w:rsidR="00000000">
      <w:pPr>
        <w:ind w:left="630" w:firstLine="412" w:leftChars="300" w:firstLineChars="196"/>
        <w:rPr>
          <w:rFonts w:ascii="宋体" w:hAnsi="宋体"/>
          <w:szCs w:val="21"/>
        </w:rPr>
      </w:pPr>
      <w:r>
        <w:rPr>
          <w:rFonts w:ascii="宋体" w:hAnsi="宋体" w:hint="eastAsia"/>
          <w:szCs w:val="21"/>
        </w:rPr>
        <w:t>第九章  公开招标失败的后续处理</w:t>
      </w:r>
    </w:p>
    <w:p w:rsidR="00000000">
      <w:pPr>
        <w:ind w:left="630" w:firstLine="412" w:leftChars="300" w:firstLineChars="196"/>
        <w:rPr>
          <w:rFonts w:ascii="宋体" w:hAnsi="宋体"/>
          <w:szCs w:val="21"/>
        </w:rPr>
      </w:pPr>
      <w:r>
        <w:rPr>
          <w:rFonts w:ascii="宋体" w:hAnsi="宋体" w:hint="eastAsia"/>
          <w:szCs w:val="21"/>
        </w:rPr>
        <w:t>第十章  合同的授予与备案</w:t>
      </w:r>
    </w:p>
    <w:p w:rsidR="00000000">
      <w:pPr>
        <w:ind w:firstLine="1050" w:firstLineChars="500"/>
      </w:pPr>
      <w:r>
        <w:rPr>
          <w:rFonts w:hint="eastAsia"/>
        </w:rPr>
        <w:t>第十一章质疑处理</w:t>
      </w:r>
    </w:p>
    <w:p w:rsidR="00000000">
      <w:pPr>
        <w:pStyle w:val="BodyText"/>
      </w:pPr>
    </w:p>
    <w:p w:rsidR="00000000">
      <w:pPr>
        <w:pStyle w:val="BodyText2"/>
      </w:pPr>
    </w:p>
    <w:p w:rsidR="00000000">
      <w:pPr>
        <w:pStyle w:val="BodyText2"/>
      </w:pPr>
    </w:p>
    <w:p w:rsidR="00000000">
      <w:pPr>
        <w:pStyle w:val="BodyText"/>
        <w:sectPr>
          <w:pgSz w:w="11907" w:h="16840"/>
          <w:pgMar w:top="1440" w:right="1797" w:bottom="1440" w:left="1797" w:header="851" w:footer="992" w:gutter="0"/>
          <w:cols w:space="425"/>
          <w:titlePg/>
          <w:docGrid w:linePitch="462"/>
        </w:sectPr>
      </w:pPr>
    </w:p>
    <w:p w:rsidR="00000000">
      <w:pPr>
        <w:pStyle w:val="Heading1"/>
        <w:rPr>
          <w:color w:val="FF0000"/>
          <w:sz w:val="24"/>
        </w:rPr>
      </w:pPr>
      <w:bookmarkStart w:id="8" w:name="bt投标函"/>
      <w:bookmarkStart w:id="9" w:name="bt投标人情况介绍"/>
      <w:bookmarkStart w:id="10" w:name="bt合同格式"/>
      <w:bookmarkStart w:id="11" w:name="bt技术标投标文件格式"/>
      <w:bookmarkStart w:id="12" w:name="bt投标文件签署授权委托书"/>
      <w:bookmarkStart w:id="13" w:name="bt项目管理班子配备情况"/>
      <w:bookmarkStart w:id="14" w:name="bt商务标投标文件格式"/>
      <w:bookmarkStart w:id="15" w:name="bt投标报价汇总表"/>
      <w:bookmarkStart w:id="16" w:name="bt投标人须知"/>
      <w:bookmarkStart w:id="17" w:name="bt开标一览表"/>
      <w:bookmarkStart w:id="18" w:name="bt合同条款及格式"/>
      <w:bookmarkStart w:id="19" w:name="bt其他资料由投标人自定"/>
      <w:bookmarkStart w:id="20" w:name="bt合同条款"/>
      <w:bookmarkStart w:id="21" w:name="bt本工程承诺书"/>
      <w:bookmarkStart w:id="22" w:name="bt说明"/>
      <w:bookmarkStart w:id="23" w:name="合同格式"/>
      <w:bookmarkStart w:id="24" w:name="bt其他资料2"/>
      <w:bookmarkEnd w:id="6"/>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hint="eastAsia"/>
        </w:rPr>
        <w:t>第一册专用条款</w:t>
      </w:r>
    </w:p>
    <w:p w:rsidR="00000000">
      <w:pPr>
        <w:pStyle w:val="Heading2"/>
        <w:rPr>
          <w:sz w:val="28"/>
          <w:szCs w:val="28"/>
        </w:rPr>
      </w:pPr>
      <w:r>
        <w:rPr>
          <w:rFonts w:hint="eastAsia"/>
          <w:sz w:val="28"/>
          <w:szCs w:val="28"/>
        </w:rPr>
        <w:t>第一章  招标公告</w:t>
      </w:r>
    </w:p>
    <w:p w:rsidR="00000000">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000000">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5"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5"/>
      <w:r>
        <w:rPr>
          <w:rFonts w:hint="eastAsia"/>
        </w:rPr>
        <w:t>；</w:t>
      </w:r>
    </w:p>
    <w:p w:rsidR="00000000">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w:t>
      </w:r>
    </w:p>
    <w:p w:rsidR="00000000">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000000">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000000">
      <w:pPr>
        <w:ind w:firstLine="630" w:firstLineChars="300"/>
        <w:rPr>
          <w:rFonts w:ascii="宋体" w:hAnsi="宋体" w:cs="宋体"/>
          <w:kern w:val="0"/>
          <w:szCs w:val="21"/>
        </w:rPr>
      </w:pPr>
      <w:r>
        <w:rPr>
          <w:rFonts w:ascii="宋体" w:hAnsi="宋体" w:cs="宋体" w:hint="eastAsia"/>
          <w:kern w:val="0"/>
          <w:szCs w:val="21"/>
        </w:rPr>
        <w:t>8.本项目是（否）专门面向中小企业采购：否。</w:t>
      </w:r>
    </w:p>
    <w:p w:rsidR="00000000">
      <w:pPr>
        <w:ind w:firstLine="630" w:firstLineChars="300"/>
        <w:rPr>
          <w:rFonts w:ascii="宋体" w:hAnsi="宋体" w:cs="宋体"/>
          <w:b/>
          <w:bCs/>
          <w:kern w:val="0"/>
          <w:szCs w:val="21"/>
        </w:rPr>
      </w:pPr>
      <w:r>
        <w:rPr>
          <w:rFonts w:ascii="宋体" w:hAnsi="宋体" w:cs="宋体" w:hint="eastAsia"/>
          <w:kern w:val="0"/>
          <w:szCs w:val="21"/>
        </w:rPr>
        <w:t>9</w:t>
      </w:r>
      <w:r>
        <w:rPr>
          <w:rFonts w:ascii="宋体" w:hAnsi="宋体" w:cs="宋体"/>
          <w:kern w:val="0"/>
          <w:szCs w:val="21"/>
        </w:rPr>
        <w:t>.</w:t>
      </w:r>
      <w:r>
        <w:rPr>
          <w:rFonts w:ascii="宋体" w:hAnsi="宋体" w:cs="宋体" w:hint="eastAsia"/>
          <w:color w:val="FF0000"/>
          <w:kern w:val="0"/>
          <w:szCs w:val="21"/>
        </w:rPr>
        <w:t>具有《建筑业企业资质证书（资质等级：燃气器具安装维修）》，提供证书扫描件，原件备查；</w:t>
      </w:r>
    </w:p>
    <w:p w:rsidR="00000000">
      <w:pPr>
        <w:wordWrap w:val="0"/>
        <w:ind w:firstLine="420" w:firstLineChars="2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rsidR="00000000">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rsidR="00000000">
      <w:pPr>
        <w:ind w:firstLine="420" w:firstLineChars="200"/>
        <w:rPr>
          <w:rFonts w:ascii="宋体" w:hAnsi="宋体"/>
        </w:rPr>
      </w:pPr>
    </w:p>
    <w:p w:rsidR="00000000">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000000">
      <w:pPr>
        <w:ind w:firstLine="420" w:firstLineChars="200"/>
        <w:rPr>
          <w:b/>
        </w:rPr>
      </w:pPr>
    </w:p>
    <w:p w:rsidR="00000000">
      <w:pPr>
        <w:rPr>
          <w:sz w:val="24"/>
        </w:rPr>
        <w:sectPr>
          <w:pgSz w:w="11907" w:h="16840"/>
          <w:pgMar w:top="1440" w:right="1797" w:bottom="1440" w:left="1797" w:header="851" w:footer="992" w:gutter="0"/>
          <w:cols w:space="425"/>
          <w:titlePg/>
          <w:docGrid w:linePitch="462"/>
        </w:sectPr>
      </w:pPr>
    </w:p>
    <w:p w:rsidR="00000000">
      <w:pPr>
        <w:pStyle w:val="Heading2"/>
        <w:rPr>
          <w:sz w:val="28"/>
          <w:szCs w:val="28"/>
        </w:rPr>
      </w:pPr>
      <w:r>
        <w:rPr>
          <w:rFonts w:hint="eastAsia"/>
          <w:sz w:val="28"/>
          <w:szCs w:val="28"/>
        </w:rPr>
        <w:t xml:space="preserve">第二章 </w:t>
      </w:r>
      <w:bookmarkStart w:id="26" w:name="_Hlk71926094"/>
      <w:r>
        <w:rPr>
          <w:rFonts w:hint="eastAsia"/>
          <w:sz w:val="28"/>
          <w:szCs w:val="28"/>
        </w:rPr>
        <w:t>对通用条款的补充内容及其他关键信息</w:t>
      </w:r>
      <w:bookmarkEnd w:id="26"/>
    </w:p>
    <w:p w:rsidR="00000000" w:rsidP="00C056E6">
      <w:pPr>
        <w:pStyle w:val="Heading2"/>
        <w:spacing w:before="120" w:beforeLines="50" w:after="120" w:afterLines="50"/>
        <w:rPr>
          <w:szCs w:val="24"/>
        </w:rPr>
      </w:pPr>
      <w:bookmarkStart w:id="27" w:name="_Toc73517639"/>
      <w:bookmarkStart w:id="28" w:name="_Toc100052364"/>
      <w:bookmarkStart w:id="29" w:name="_Toc73521547"/>
      <w:bookmarkStart w:id="30" w:name="_Toc101074876"/>
      <w:bookmarkStart w:id="31" w:name="_Toc73521635"/>
      <w:bookmarkStart w:id="32" w:name="_Toc60631620"/>
      <w:bookmarkStart w:id="33" w:name="_Toc60560625"/>
      <w:bookmarkStart w:id="34" w:name="_Toc7351811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000000">
            <w:pPr>
              <w:jc w:val="center"/>
              <w:rPr>
                <w:rFonts w:ascii="宋体" w:hAnsi="宋体"/>
                <w:b/>
                <w:bCs/>
              </w:rPr>
            </w:pPr>
            <w:bookmarkStart w:id="35" w:name="_Hlk72218097"/>
            <w:bookmarkEnd w:id="27"/>
            <w:bookmarkEnd w:id="28"/>
            <w:bookmarkEnd w:id="29"/>
            <w:bookmarkEnd w:id="30"/>
            <w:bookmarkEnd w:id="31"/>
            <w:bookmarkEnd w:id="32"/>
            <w:bookmarkEnd w:id="33"/>
            <w:bookmarkEnd w:id="34"/>
            <w:r>
              <w:rPr>
                <w:rFonts w:ascii="宋体" w:hAnsi="宋体" w:hint="eastAsia"/>
                <w:b/>
                <w:bCs/>
              </w:rPr>
              <w:t>通用条款序号</w:t>
            </w:r>
          </w:p>
        </w:tc>
        <w:tc>
          <w:tcPr>
            <w:tcW w:w="2409" w:type="dxa"/>
            <w:vAlign w:val="center"/>
          </w:tcPr>
          <w:p w:rsidR="00000000">
            <w:pPr>
              <w:jc w:val="center"/>
              <w:rPr>
                <w:rFonts w:ascii="宋体" w:hAnsi="宋体"/>
                <w:b/>
                <w:bCs/>
              </w:rPr>
            </w:pPr>
            <w:r>
              <w:rPr>
                <w:rFonts w:ascii="宋体" w:hAnsi="宋体" w:hint="eastAsia"/>
                <w:b/>
                <w:bCs/>
              </w:rPr>
              <w:t>涉及事项</w:t>
            </w:r>
          </w:p>
        </w:tc>
        <w:tc>
          <w:tcPr>
            <w:tcW w:w="4980" w:type="dxa"/>
            <w:vAlign w:val="center"/>
          </w:tcPr>
          <w:p w:rsidR="00000000">
            <w:pPr>
              <w:jc w:val="center"/>
              <w:rPr>
                <w:rFonts w:ascii="宋体" w:hAnsi="宋体"/>
                <w:b/>
                <w:bCs/>
              </w:rPr>
            </w:pPr>
            <w:r>
              <w:rPr>
                <w:rFonts w:ascii="宋体" w:hAnsi="宋体" w:hint="eastAsia"/>
                <w:b/>
                <w:bCs/>
              </w:rPr>
              <w:t>具 体 补 充 内 容</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.1</w:t>
            </w:r>
          </w:p>
        </w:tc>
        <w:tc>
          <w:tcPr>
            <w:tcW w:w="2409" w:type="dxa"/>
            <w:vAlign w:val="center"/>
          </w:tcPr>
          <w:p w:rsidR="00000000">
            <w:pPr>
              <w:jc w:val="center"/>
            </w:pPr>
            <w:r>
              <w:rPr>
                <w:rFonts w:hint="eastAsia"/>
              </w:rPr>
              <w:t>采购人</w:t>
            </w:r>
          </w:p>
        </w:tc>
        <w:tc>
          <w:tcPr>
            <w:tcW w:w="4980" w:type="dxa"/>
            <w:vAlign w:val="center"/>
          </w:tcPr>
          <w:p w:rsidR="00000000">
            <w:pPr>
              <w:jc w:val="left"/>
              <w:rPr>
                <w:rFonts w:ascii="宋体" w:hAnsi="宋体"/>
              </w:rPr>
            </w:pPr>
            <w:r>
              <w:rPr>
                <w:rFonts w:ascii="宋体" w:hAnsi="宋体" w:hint="eastAsia"/>
                <w:color w:val="0000FF"/>
              </w:rPr>
              <w:t>深圳市淘金山小学</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.2</w:t>
            </w:r>
          </w:p>
        </w:tc>
        <w:tc>
          <w:tcPr>
            <w:tcW w:w="2409" w:type="dxa"/>
            <w:vAlign w:val="center"/>
          </w:tcPr>
          <w:p w:rsidR="00000000">
            <w:pPr>
              <w:jc w:val="center"/>
              <w:rPr>
                <w:rFonts w:ascii="宋体" w:hAnsi="宋体"/>
              </w:rPr>
            </w:pPr>
            <w:r>
              <w:rPr>
                <w:rFonts w:ascii="宋体" w:hAnsi="宋体" w:hint="eastAsia"/>
              </w:rPr>
              <w:t>政府集中采购机构</w:t>
            </w:r>
          </w:p>
        </w:tc>
        <w:tc>
          <w:tcPr>
            <w:tcW w:w="4980" w:type="dxa"/>
            <w:vAlign w:val="center"/>
          </w:tcPr>
          <w:p w:rsidR="00000000">
            <w:pPr>
              <w:jc w:val="left"/>
              <w:rPr>
                <w:rFonts w:ascii="宋体" w:hAnsi="宋体" w:cs="宋体"/>
                <w:kern w:val="0"/>
                <w:szCs w:val="21"/>
              </w:rPr>
            </w:pPr>
            <w:r>
              <w:rPr>
                <w:rFonts w:ascii="宋体" w:hAnsi="宋体" w:cs="宋体" w:hint="eastAsia"/>
                <w:kern w:val="0"/>
                <w:szCs w:val="21"/>
              </w:rPr>
              <w:t>深圳公共资源交易中心</w:t>
            </w:r>
          </w:p>
          <w:p w:rsidR="00000000">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5</w:t>
            </w:r>
            <w:r>
              <w:rPr>
                <w:rFonts w:ascii="宋体" w:hAnsi="宋体"/>
              </w:rPr>
              <w:t>.3</w:t>
            </w:r>
          </w:p>
        </w:tc>
        <w:tc>
          <w:tcPr>
            <w:tcW w:w="2409" w:type="dxa"/>
            <w:vAlign w:val="center"/>
          </w:tcPr>
          <w:p w:rsidR="00000000">
            <w:pPr>
              <w:jc w:val="center"/>
              <w:rPr>
                <w:rFonts w:ascii="宋体" w:hAnsi="宋体"/>
              </w:rPr>
            </w:pPr>
            <w:r>
              <w:rPr>
                <w:rFonts w:ascii="宋体" w:hAnsi="宋体" w:hint="eastAsia"/>
              </w:rPr>
              <w:t>联合体投标</w:t>
            </w:r>
          </w:p>
        </w:tc>
        <w:tc>
          <w:tcPr>
            <w:tcW w:w="4980" w:type="dxa"/>
            <w:vAlign w:val="center"/>
          </w:tcPr>
          <w:p w:rsidR="00000000">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9</w:t>
            </w:r>
          </w:p>
        </w:tc>
        <w:tc>
          <w:tcPr>
            <w:tcW w:w="2409" w:type="dxa"/>
            <w:vAlign w:val="center"/>
          </w:tcPr>
          <w:p w:rsidR="00000000">
            <w:pPr>
              <w:jc w:val="center"/>
              <w:rPr>
                <w:rFonts w:ascii="宋体" w:hAnsi="宋体"/>
              </w:rPr>
            </w:pPr>
            <w:r>
              <w:rPr>
                <w:rFonts w:ascii="宋体" w:hAnsi="宋体" w:hint="eastAsia"/>
              </w:rPr>
              <w:t>踏勘现场</w:t>
            </w:r>
          </w:p>
        </w:tc>
        <w:tc>
          <w:tcPr>
            <w:tcW w:w="4980" w:type="dxa"/>
            <w:vAlign w:val="center"/>
          </w:tcPr>
          <w:p w:rsidR="00000000">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1</w:t>
            </w:r>
            <w:r>
              <w:rPr>
                <w:rFonts w:ascii="宋体" w:hAnsi="宋体"/>
              </w:rPr>
              <w:t>0</w:t>
            </w:r>
          </w:p>
        </w:tc>
        <w:tc>
          <w:tcPr>
            <w:tcW w:w="2409" w:type="dxa"/>
            <w:vAlign w:val="center"/>
          </w:tcPr>
          <w:p w:rsidR="00000000">
            <w:pPr>
              <w:jc w:val="center"/>
              <w:rPr>
                <w:rFonts w:ascii="宋体" w:hAnsi="宋体"/>
              </w:rPr>
            </w:pPr>
            <w:r>
              <w:rPr>
                <w:rFonts w:ascii="宋体" w:hAnsi="宋体" w:hint="eastAsia"/>
              </w:rPr>
              <w:t>标前会议</w:t>
            </w:r>
          </w:p>
        </w:tc>
        <w:tc>
          <w:tcPr>
            <w:tcW w:w="4980" w:type="dxa"/>
            <w:vAlign w:val="center"/>
          </w:tcPr>
          <w:p w:rsidR="00000000">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000000">
            <w:pPr>
              <w:jc w:val="center"/>
              <w:rPr>
                <w:rFonts w:ascii="宋体" w:hAnsi="宋体"/>
              </w:rPr>
            </w:pPr>
            <w:r>
              <w:rPr>
                <w:rFonts w:ascii="宋体" w:hAnsi="宋体" w:hint="eastAsia"/>
              </w:rPr>
              <w:t>招标文件的澄清和修改</w:t>
            </w:r>
          </w:p>
        </w:tc>
        <w:tc>
          <w:tcPr>
            <w:tcW w:w="4980" w:type="dxa"/>
            <w:vAlign w:val="center"/>
          </w:tcPr>
          <w:p w:rsidR="00000000">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0</w:t>
            </w:r>
          </w:p>
        </w:tc>
        <w:tc>
          <w:tcPr>
            <w:tcW w:w="2409" w:type="dxa"/>
            <w:vAlign w:val="center"/>
          </w:tcPr>
          <w:p w:rsidR="00000000">
            <w:pPr>
              <w:jc w:val="center"/>
              <w:rPr>
                <w:rFonts w:ascii="宋体" w:hAnsi="宋体"/>
              </w:rPr>
            </w:pPr>
            <w:r>
              <w:rPr>
                <w:rFonts w:ascii="宋体" w:hAnsi="宋体" w:hint="eastAsia"/>
              </w:rPr>
              <w:t>投标有效期</w:t>
            </w:r>
          </w:p>
        </w:tc>
        <w:tc>
          <w:tcPr>
            <w:tcW w:w="4980" w:type="dxa"/>
            <w:vAlign w:val="center"/>
          </w:tcPr>
          <w:p w:rsidR="00000000">
            <w:pPr>
              <w:jc w:val="left"/>
              <w:rPr>
                <w:rFonts w:ascii="宋体" w:hAnsi="宋体"/>
              </w:rPr>
            </w:pPr>
            <w:r>
              <w:rPr>
                <w:rFonts w:ascii="宋体" w:hAnsi="宋体" w:hint="eastAsia"/>
              </w:rPr>
              <w:t>120个日历日</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2</w:t>
            </w:r>
          </w:p>
        </w:tc>
        <w:tc>
          <w:tcPr>
            <w:tcW w:w="2409" w:type="dxa"/>
            <w:vAlign w:val="center"/>
          </w:tcPr>
          <w:p w:rsidR="00000000">
            <w:pPr>
              <w:jc w:val="center"/>
              <w:rPr>
                <w:rFonts w:ascii="宋体" w:hAnsi="宋体"/>
              </w:rPr>
            </w:pPr>
            <w:r>
              <w:rPr>
                <w:rFonts w:ascii="宋体" w:hAnsi="宋体" w:hint="eastAsia"/>
              </w:rPr>
              <w:t>投标人的替代方案</w:t>
            </w:r>
          </w:p>
        </w:tc>
        <w:tc>
          <w:tcPr>
            <w:tcW w:w="4980" w:type="dxa"/>
            <w:vAlign w:val="center"/>
          </w:tcPr>
          <w:p w:rsidR="00000000">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5</w:t>
            </w:r>
          </w:p>
        </w:tc>
        <w:tc>
          <w:tcPr>
            <w:tcW w:w="2409" w:type="dxa"/>
            <w:vAlign w:val="center"/>
          </w:tcPr>
          <w:p w:rsidR="00000000">
            <w:pPr>
              <w:jc w:val="center"/>
              <w:rPr>
                <w:rFonts w:ascii="宋体" w:hAnsi="宋体"/>
              </w:rPr>
            </w:pPr>
            <w:r>
              <w:rPr>
                <w:rFonts w:ascii="宋体" w:hAnsi="宋体" w:hint="eastAsia"/>
              </w:rPr>
              <w:t>投标文件的大小</w:t>
            </w:r>
          </w:p>
        </w:tc>
        <w:tc>
          <w:tcPr>
            <w:tcW w:w="4980" w:type="dxa"/>
            <w:vAlign w:val="center"/>
          </w:tcPr>
          <w:p w:rsidR="00000000">
            <w:pPr>
              <w:jc w:val="left"/>
              <w:rPr>
                <w:rFonts w:ascii="宋体" w:hAnsi="宋体"/>
              </w:rPr>
            </w:pPr>
            <w:r>
              <w:rPr>
                <w:rFonts w:ascii="宋体" w:hAnsi="宋体" w:hint="eastAsia"/>
              </w:rPr>
              <w:t>投标文件大小不得超过100MB</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2</w:t>
            </w:r>
            <w:r>
              <w:rPr>
                <w:rFonts w:ascii="宋体" w:hAnsi="宋体"/>
              </w:rPr>
              <w:t>6</w:t>
            </w:r>
          </w:p>
        </w:tc>
        <w:tc>
          <w:tcPr>
            <w:tcW w:w="2409" w:type="dxa"/>
            <w:vAlign w:val="center"/>
          </w:tcPr>
          <w:p w:rsidR="00000000">
            <w:pPr>
              <w:jc w:val="center"/>
              <w:rPr>
                <w:rFonts w:ascii="宋体" w:hAnsi="宋体"/>
              </w:rPr>
            </w:pPr>
            <w:bookmarkStart w:id="36" w:name="_Hlk71664860"/>
            <w:r>
              <w:rPr>
                <w:rFonts w:ascii="宋体" w:hAnsi="宋体" w:hint="eastAsia"/>
              </w:rPr>
              <w:t>样品、现场演示、方案讲解</w:t>
            </w:r>
            <w:bookmarkEnd w:id="36"/>
          </w:p>
        </w:tc>
        <w:tc>
          <w:tcPr>
            <w:tcW w:w="4980" w:type="dxa"/>
            <w:vAlign w:val="center"/>
          </w:tcPr>
          <w:p w:rsidR="00000000">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7</w:t>
            </w:r>
          </w:p>
        </w:tc>
        <w:tc>
          <w:tcPr>
            <w:tcW w:w="2409" w:type="dxa"/>
            <w:vAlign w:val="center"/>
          </w:tcPr>
          <w:p w:rsidR="00000000">
            <w:pPr>
              <w:jc w:val="center"/>
              <w:rPr>
                <w:rFonts w:ascii="宋体" w:hAnsi="宋体"/>
              </w:rPr>
            </w:pPr>
            <w:r>
              <w:rPr>
                <w:rFonts w:ascii="宋体" w:hAnsi="宋体" w:hint="eastAsia"/>
              </w:rPr>
              <w:t>评审方法</w:t>
            </w:r>
          </w:p>
        </w:tc>
        <w:tc>
          <w:tcPr>
            <w:tcW w:w="4980" w:type="dxa"/>
            <w:vAlign w:val="center"/>
          </w:tcPr>
          <w:p w:rsidR="00000000">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3</w:t>
            </w:r>
            <w:r>
              <w:rPr>
                <w:rFonts w:ascii="宋体" w:hAnsi="宋体"/>
              </w:rPr>
              <w:t>8</w:t>
            </w:r>
          </w:p>
        </w:tc>
        <w:tc>
          <w:tcPr>
            <w:tcW w:w="2409" w:type="dxa"/>
            <w:vAlign w:val="center"/>
          </w:tcPr>
          <w:p w:rsidR="00000000">
            <w:pPr>
              <w:jc w:val="center"/>
              <w:rPr>
                <w:rFonts w:ascii="宋体" w:hAnsi="宋体"/>
              </w:rPr>
            </w:pPr>
            <w:r>
              <w:rPr>
                <w:rFonts w:ascii="宋体" w:hAnsi="宋体" w:hint="eastAsia"/>
              </w:rPr>
              <w:t>定标方法</w:t>
            </w:r>
          </w:p>
        </w:tc>
        <w:tc>
          <w:tcPr>
            <w:tcW w:w="4980" w:type="dxa"/>
            <w:vAlign w:val="center"/>
          </w:tcPr>
          <w:p w:rsidR="00000000">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000000">
            <w:pPr>
              <w:jc w:val="center"/>
              <w:rPr>
                <w:rFonts w:ascii="宋体" w:hAnsi="宋体"/>
              </w:rPr>
            </w:pPr>
            <w:r>
              <w:rPr>
                <w:rFonts w:ascii="宋体" w:hAnsi="宋体" w:hint="eastAsia"/>
              </w:rPr>
              <w:t>4</w:t>
            </w:r>
            <w:r>
              <w:rPr>
                <w:rFonts w:ascii="宋体" w:hAnsi="宋体"/>
              </w:rPr>
              <w:t>6</w:t>
            </w:r>
          </w:p>
        </w:tc>
        <w:tc>
          <w:tcPr>
            <w:tcW w:w="2409" w:type="dxa"/>
            <w:vAlign w:val="center"/>
          </w:tcPr>
          <w:p w:rsidR="00000000">
            <w:pPr>
              <w:jc w:val="center"/>
              <w:rPr>
                <w:rFonts w:ascii="宋体" w:hAnsi="宋体"/>
              </w:rPr>
            </w:pPr>
            <w:r>
              <w:rPr>
                <w:rFonts w:ascii="宋体" w:hAnsi="宋体" w:hint="eastAsia"/>
              </w:rPr>
              <w:t>履约担保</w:t>
            </w:r>
          </w:p>
        </w:tc>
        <w:tc>
          <w:tcPr>
            <w:tcW w:w="4980" w:type="dxa"/>
            <w:vAlign w:val="center"/>
          </w:tcPr>
          <w:p w:rsidR="00000000">
            <w:pPr>
              <w:jc w:val="left"/>
              <w:rPr>
                <w:rFonts w:ascii="宋体" w:hAnsi="宋体"/>
                <w:color w:val="0000FF"/>
              </w:rPr>
            </w:pPr>
            <w:r>
              <w:rPr>
                <w:rFonts w:ascii="宋体" w:hAnsi="宋体" w:hint="eastAsia"/>
                <w:color w:val="0000FF"/>
              </w:rPr>
              <w:t>本项目无需提供履约保证金。</w:t>
            </w:r>
          </w:p>
        </w:tc>
      </w:tr>
    </w:tbl>
    <w:p w:rsidR="00000000">
      <w:pPr>
        <w:rPr>
          <w:b/>
        </w:rPr>
      </w:pPr>
      <w:r>
        <w:rPr>
          <w:rFonts w:hint="eastAsia"/>
          <w:szCs w:val="21"/>
        </w:rPr>
        <w:t>备注：本表是通用条款相关条款的补充和明确，如与通用条款内容相冲突的，以本表为准。</w:t>
      </w:r>
    </w:p>
    <w:p w:rsidR="00000000" w:rsidP="00C056E6">
      <w:pPr>
        <w:pStyle w:val="Heading2"/>
        <w:spacing w:before="120" w:beforeLines="50" w:after="120" w:afterLines="50"/>
        <w:rPr>
          <w:szCs w:val="24"/>
        </w:rPr>
      </w:pPr>
      <w:bookmarkStart w:id="37" w:name="_Hlk72218117"/>
      <w:bookmarkEnd w:id="35"/>
      <w:r>
        <w:rPr>
          <w:rFonts w:hint="eastAsia"/>
          <w:szCs w:val="24"/>
        </w:rPr>
        <w:t>二、其他关键信息</w:t>
      </w:r>
    </w:p>
    <w:p w:rsidR="00000000">
      <w:pPr>
        <w:ind w:firstLine="420" w:firstLineChars="200"/>
        <w:rPr>
          <w:b/>
          <w:bCs/>
        </w:rPr>
      </w:pPr>
      <w:bookmarkStart w:id="38" w:name="_Hlk72579427"/>
      <w:r>
        <w:rPr>
          <w:rFonts w:hint="eastAsia"/>
          <w:b/>
          <w:bCs/>
        </w:rPr>
        <w:t>（一）与“对通用条款的补充内容”章节相关的事项</w:t>
      </w:r>
    </w:p>
    <w:p w:rsidR="00000000">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1、评标定标信息</w:t>
      </w:r>
    </w:p>
    <w:p w:rsidR="00000000">
      <w:pPr>
        <w:jc w:val="center"/>
      </w:pPr>
      <w:r>
        <w:rPr>
          <w:rFonts w:hint="eastAsia"/>
          <w:b/>
        </w:rPr>
        <w:t>非评定分离项目</w:t>
      </w:r>
    </w:p>
    <w:tbl>
      <w:tblPr>
        <w:tblStyle w:val="TableGrid"/>
        <w:tblW w:w="8472" w:type="dxa"/>
        <w:tblLayout w:type="fixed"/>
        <w:tblLook w:val="04A0"/>
      </w:tblPr>
      <w:tblGrid>
        <w:gridCol w:w="4219"/>
        <w:gridCol w:w="4253"/>
      </w:tblGrid>
      <w:tr>
        <w:tblPrEx>
          <w:tblW w:w="8472" w:type="dxa"/>
          <w:tblLayout w:type="fixed"/>
          <w:tblLook w:val="04A0"/>
        </w:tblPrEx>
        <w:tc>
          <w:tcPr>
            <w:tcW w:w="4219" w:type="dxa"/>
          </w:tcPr>
          <w:p w:rsidR="00000000">
            <w:pPr>
              <w:jc w:val="center"/>
            </w:pPr>
            <w:r>
              <w:rPr>
                <w:rFonts w:hint="eastAsia"/>
              </w:rPr>
              <w:t>评标方法</w:t>
            </w:r>
          </w:p>
        </w:tc>
        <w:tc>
          <w:tcPr>
            <w:tcW w:w="4253" w:type="dxa"/>
          </w:tcPr>
          <w:p w:rsidR="00000000">
            <w:pPr>
              <w:jc w:val="center"/>
            </w:pPr>
            <w:r>
              <w:rPr>
                <w:rFonts w:hint="eastAsia"/>
              </w:rPr>
              <w:t>综合评分法</w:t>
            </w:r>
          </w:p>
        </w:tc>
      </w:tr>
      <w:tr>
        <w:tblPrEx>
          <w:tblW w:w="8472" w:type="dxa"/>
          <w:tblLayout w:type="fixed"/>
          <w:tblLook w:val="04A0"/>
        </w:tblPrEx>
        <w:tc>
          <w:tcPr>
            <w:tcW w:w="4219" w:type="dxa"/>
          </w:tcPr>
          <w:p w:rsidR="00000000">
            <w:pPr>
              <w:jc w:val="center"/>
            </w:pPr>
            <w:r>
              <w:rPr>
                <w:rFonts w:hint="eastAsia"/>
              </w:rPr>
              <w:t>候选中标供应商家数</w:t>
            </w:r>
          </w:p>
        </w:tc>
        <w:tc>
          <w:tcPr>
            <w:tcW w:w="4253" w:type="dxa"/>
          </w:tcPr>
          <w:p w:rsidR="00000000">
            <w:pPr>
              <w:jc w:val="center"/>
            </w:pPr>
            <w:r>
              <w:t>3</w:t>
            </w:r>
          </w:p>
        </w:tc>
      </w:tr>
      <w:tr>
        <w:tblPrEx>
          <w:tblW w:w="8472" w:type="dxa"/>
          <w:tblLayout w:type="fixed"/>
          <w:tblLook w:val="04A0"/>
        </w:tblPrEx>
        <w:tc>
          <w:tcPr>
            <w:tcW w:w="4219" w:type="dxa"/>
          </w:tcPr>
          <w:p w:rsidR="00000000">
            <w:pPr>
              <w:jc w:val="center"/>
            </w:pPr>
            <w:r>
              <w:rPr>
                <w:rFonts w:hint="eastAsia"/>
              </w:rPr>
              <w:t>中标供应商家数</w:t>
            </w:r>
          </w:p>
        </w:tc>
        <w:tc>
          <w:tcPr>
            <w:tcW w:w="4253" w:type="dxa"/>
          </w:tcPr>
          <w:p w:rsidR="00000000">
            <w:pPr>
              <w:jc w:val="center"/>
            </w:pPr>
            <w:r>
              <w:rPr>
                <w:rFonts w:hint="eastAsia"/>
              </w:rPr>
              <w:t>1</w:t>
            </w:r>
          </w:p>
        </w:tc>
      </w:tr>
    </w:tbl>
    <w:p w:rsidR="00000000">
      <w:pPr>
        <w:pStyle w:val="BodyText2"/>
      </w:pPr>
    </w:p>
    <w:p w:rsidR="00000000">
      <w:pPr>
        <w:ind w:firstLine="420" w:firstLineChars="200"/>
        <w:rPr>
          <w:b/>
        </w:rPr>
      </w:pPr>
      <w:r>
        <w:rPr>
          <w:rFonts w:hint="eastAsia"/>
          <w:b/>
        </w:rPr>
        <w:t>（二）其他事项</w:t>
      </w:r>
      <w:bookmarkEnd w:id="38"/>
    </w:p>
    <w:p w:rsidR="00000000">
      <w:pPr>
        <w:ind w:firstLine="420" w:firstLineChars="200"/>
        <w:rPr>
          <w:b/>
          <w:bCs/>
        </w:rPr>
      </w:pPr>
      <w:r>
        <w:rPr>
          <w:b/>
          <w:bCs/>
        </w:rPr>
        <w:t>1</w:t>
      </w:r>
      <w:r>
        <w:rPr>
          <w:rFonts w:hint="eastAsia"/>
          <w:b/>
          <w:bCs/>
        </w:rPr>
        <w:t>、关于享受优惠政策的主体、价格扣除比例及采购标的所属行业</w:t>
      </w:r>
    </w:p>
    <w:p w:rsidR="00000000">
      <w:pPr>
        <w:ind w:firstLine="420" w:firstLineChars="200"/>
      </w:pPr>
      <w:r>
        <w:rPr>
          <w:rFonts w:hint="eastAsia"/>
        </w:rPr>
        <w:t>（</w:t>
      </w:r>
      <w:r>
        <w:rPr>
          <w:rFonts w:hint="eastAsia"/>
        </w:rPr>
        <w:t>1</w:t>
      </w:r>
      <w:r>
        <w:rPr>
          <w:rFonts w:hint="eastAsia"/>
        </w:rPr>
        <w:t>）专门面向中小企业采购的项目，不再执行价格扣除比例。</w:t>
      </w:r>
    </w:p>
    <w:p w:rsidR="00000000">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10</w:t>
      </w:r>
      <w:r>
        <w:rPr>
          <w:color w:val="FF0000"/>
        </w:rPr>
        <w:t>%</w:t>
      </w:r>
      <w:r>
        <w:rPr>
          <w:rFonts w:hint="eastAsia"/>
        </w:rPr>
        <w:t>的扣除，用扣除后的价格参与评审。满足多项优惠政策的供应商，不重复享受多项价格扣除政策。</w:t>
      </w:r>
    </w:p>
    <w:p w:rsidR="00000000">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优惠主体制造是指货物由优惠主体生产且使用该优惠主体商号或者注册商标；投标人提供的货物既有优惠主体制造货物，又有非优惠主体制造货物的，不给予价格扣除。</w:t>
      </w:r>
    </w:p>
    <w:p w:rsidR="00000000">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（3）</w:t>
      </w:r>
      <w:bookmarkStart w:id="39"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Theme="minorEastAsia" w:eastAsiaTheme="minorEastAsia" w:hAnsiTheme="minorEastAsia" w:cstheme="minorEastAsia" w:hint="eastAsia"/>
          <w:b/>
          <w:bCs/>
          <w:color w:val="FF0000"/>
          <w:szCs w:val="21"/>
        </w:rPr>
        <w:t>《中小企业声明函》中相关企业所属行业应当与采购标的所属行业相一致。</w:t>
      </w:r>
      <w:r>
        <w:rPr>
          <w:rFonts w:asciiTheme="minorEastAsia" w:eastAsiaTheme="minorEastAsia" w:hAnsiTheme="minorEastAsia" w:cstheme="minorEastAsia" w:hint="eastAsia"/>
          <w:szCs w:val="21"/>
        </w:rPr>
        <w:t>本项目采购标的（货物）对应的中小企业划分标准所属行业为</w:t>
      </w:r>
      <w:r>
        <w:rPr>
          <w:rFonts w:asciiTheme="minorEastAsia" w:eastAsiaTheme="minorEastAsia" w:hAnsiTheme="minorEastAsia" w:cstheme="minorEastAsia" w:hint="eastAsia"/>
          <w:color w:val="FF0000"/>
          <w:szCs w:val="21"/>
          <w:u w:val="single"/>
        </w:rPr>
        <w:t>工</w:t>
      </w:r>
      <w:r>
        <w:rPr>
          <w:rFonts w:asciiTheme="minorEastAsia" w:eastAsiaTheme="minorEastAsia" w:hAnsiTheme="minorEastAsia" w:cstheme="minorEastAsia" w:hint="eastAsia"/>
          <w:szCs w:val="21"/>
        </w:rPr>
        <w:t>业。</w:t>
      </w:r>
      <w:bookmarkEnd w:id="39"/>
    </w:p>
    <w:p w:rsidR="00000000">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000000">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000000">
      <w:pPr>
        <w:ind w:firstLine="420" w:firstLineChars="200"/>
      </w:pPr>
    </w:p>
    <w:p w:rsidR="00000000">
      <w:pPr>
        <w:ind w:firstLine="420" w:firstLineChars="200"/>
        <w:rPr>
          <w:b/>
        </w:rPr>
      </w:pPr>
      <w:r>
        <w:rPr>
          <w:rFonts w:hint="eastAsia"/>
          <w:b/>
        </w:rPr>
        <w:t>2</w:t>
      </w:r>
      <w:r>
        <w:rPr>
          <w:rFonts w:hint="eastAsia"/>
          <w:b/>
        </w:rPr>
        <w:t>、关于政府采购订单融资政策</w:t>
      </w:r>
    </w:p>
    <w:p w:rsidR="00000000">
      <w:pPr>
        <w:wordWrap w:val="0"/>
        <w:ind w:firstLine="420" w:firstLineChars="200"/>
        <w:rPr>
          <w:color w:val="FF0000"/>
        </w:rPr>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color w:val="FF0000"/>
        </w:rPr>
        <w:t>(https://finance.szexgrp.com/gtm/web/guarantee/#/)</w:t>
      </w:r>
      <w:r>
        <w:rPr>
          <w:rFonts w:hint="eastAsia"/>
          <w:color w:val="FF0000"/>
        </w:rPr>
        <w:t>，相关政策法规参阅深圳市政府采购监管网（</w:t>
      </w:r>
      <w:r>
        <w:rPr>
          <w:rFonts w:hint="eastAsia"/>
          <w:color w:val="FF0000"/>
        </w:rPr>
        <w:t>http://zfcg.sz.gov.cn/</w:t>
      </w:r>
      <w:r>
        <w:rPr>
          <w:rFonts w:hint="eastAsia"/>
          <w:color w:val="FF0000"/>
        </w:rPr>
        <w:t>）信息公开栏目。</w:t>
      </w:r>
    </w:p>
    <w:p w:rsidR="00000000">
      <w:pPr>
        <w:ind w:firstLine="420" w:firstLineChars="200"/>
        <w:rPr>
          <w:color w:val="FF0000"/>
        </w:rPr>
      </w:pPr>
      <w:r>
        <w:rPr>
          <w:rFonts w:hint="eastAsia"/>
          <w:b/>
        </w:rPr>
        <w:t>3</w:t>
      </w:r>
      <w:r>
        <w:rPr>
          <w:rFonts w:hint="eastAsia"/>
          <w:b/>
        </w:rPr>
        <w:t>、本项目不向中标（成交）供应商收取代理服务费。</w:t>
      </w:r>
    </w:p>
    <w:p w:rsidR="00000000">
      <w:pPr>
        <w:pStyle w:val="BodyText2"/>
        <w:rPr>
          <w:b/>
        </w:rPr>
        <w:sectPr>
          <w:pgSz w:w="11907" w:h="16840"/>
          <w:pgMar w:top="1440" w:right="1797" w:bottom="1440" w:left="1797" w:header="851" w:footer="992" w:gutter="0"/>
          <w:cols w:space="425"/>
          <w:titlePg/>
          <w:docGrid w:linePitch="462"/>
        </w:sectPr>
      </w:pPr>
    </w:p>
    <w:p w:rsidR="00000000">
      <w:pPr>
        <w:pStyle w:val="Heading2"/>
        <w:rPr>
          <w:sz w:val="28"/>
          <w:szCs w:val="28"/>
        </w:rPr>
      </w:pPr>
      <w:bookmarkEnd w:id="37"/>
      <w:r>
        <w:rPr>
          <w:rFonts w:hint="eastAsia"/>
          <w:sz w:val="28"/>
          <w:szCs w:val="28"/>
        </w:rPr>
        <w:t>第三章 用户需求书</w:t>
      </w:r>
    </w:p>
    <w:p w:rsidR="00000000" w:rsidP="00C056E6">
      <w:pPr>
        <w:pStyle w:val="Heading2"/>
        <w:spacing w:before="120" w:beforeLines="50" w:after="120" w:afterLines="50"/>
        <w:rPr>
          <w:szCs w:val="24"/>
        </w:rPr>
      </w:pPr>
      <w:r>
        <w:rPr>
          <w:rFonts w:hint="eastAsia"/>
          <w:szCs w:val="24"/>
        </w:rPr>
        <w:t>一、项目基本信息</w:t>
      </w:r>
    </w:p>
    <w:p w:rsidR="00000000">
      <w:pPr>
        <w:rPr>
          <w:rFonts w:ascii="宋体" w:hAnsi="宋体"/>
          <w:b/>
          <w:color w:val="FF0000"/>
          <w:szCs w:val="21"/>
        </w:rPr>
      </w:pP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413" w:type="dxa"/>
            <w:vAlign w:val="center"/>
          </w:tcPr>
          <w:p w:rsidR="00000000">
            <w:pPr>
              <w:jc w:val="center"/>
              <w:rPr>
                <w:bCs/>
                <w:szCs w:val="21"/>
              </w:rPr>
            </w:pPr>
            <w:r>
              <w:rPr>
                <w:rFonts w:hint="eastAsia"/>
                <w:bCs/>
                <w:szCs w:val="21"/>
              </w:rPr>
              <w:t>序号</w:t>
            </w:r>
          </w:p>
        </w:tc>
        <w:tc>
          <w:tcPr>
            <w:tcW w:w="2603" w:type="dxa"/>
            <w:vAlign w:val="center"/>
          </w:tcPr>
          <w:p w:rsidR="00000000">
            <w:pPr>
              <w:jc w:val="center"/>
              <w:rPr>
                <w:bCs/>
                <w:szCs w:val="21"/>
              </w:rPr>
            </w:pPr>
            <w:r>
              <w:rPr>
                <w:rFonts w:hint="eastAsia"/>
                <w:szCs w:val="21"/>
              </w:rPr>
              <w:t>采购计划编号</w:t>
            </w:r>
          </w:p>
        </w:tc>
        <w:tc>
          <w:tcPr>
            <w:tcW w:w="3158" w:type="dxa"/>
            <w:vAlign w:val="center"/>
          </w:tcPr>
          <w:p w:rsidR="00000000">
            <w:pPr>
              <w:jc w:val="center"/>
              <w:rPr>
                <w:bCs/>
                <w:szCs w:val="21"/>
              </w:rPr>
            </w:pPr>
            <w:r>
              <w:rPr>
                <w:rFonts w:hint="eastAsia"/>
                <w:bCs/>
                <w:szCs w:val="21"/>
              </w:rPr>
              <w:t>采购项目名称</w:t>
            </w:r>
          </w:p>
        </w:tc>
        <w:tc>
          <w:tcPr>
            <w:tcW w:w="2355" w:type="dxa"/>
            <w:vAlign w:val="center"/>
          </w:tcPr>
          <w:p w:rsidR="00000000">
            <w:pPr>
              <w:jc w:val="center"/>
              <w:rPr>
                <w:b/>
                <w:bCs/>
                <w:color w:val="FF0000"/>
                <w:szCs w:val="21"/>
              </w:rPr>
            </w:pPr>
            <w:r>
              <w:rPr>
                <w:rFonts w:hint="eastAsia"/>
                <w:b/>
                <w:bCs/>
                <w:color w:val="FF0000"/>
                <w:szCs w:val="21"/>
              </w:rPr>
              <w:t>财政预算限额（元）</w:t>
            </w:r>
          </w:p>
        </w:tc>
      </w:tr>
      <w:tr>
        <w:tblPrEx>
          <w:tblW w:w="8529" w:type="dxa"/>
          <w:jc w:val="center"/>
          <w:tblLayout w:type="fixed"/>
          <w:tblLook w:val="04A0"/>
        </w:tblPrEx>
        <w:trPr>
          <w:jc w:val="center"/>
        </w:trPr>
        <w:tc>
          <w:tcPr>
            <w:tcW w:w="413" w:type="dxa"/>
            <w:vAlign w:val="center"/>
          </w:tcPr>
          <w:p w:rsidR="00000000">
            <w:pPr>
              <w:jc w:val="center"/>
              <w:rPr>
                <w:bCs/>
                <w:color w:val="FF0000"/>
                <w:szCs w:val="21"/>
              </w:rPr>
            </w:pPr>
            <w:r>
              <w:rPr>
                <w:rFonts w:hint="eastAsia"/>
                <w:bCs/>
                <w:color w:val="FF0000"/>
                <w:szCs w:val="21"/>
              </w:rPr>
              <w:t>1</w:t>
            </w:r>
          </w:p>
        </w:tc>
        <w:tc>
          <w:tcPr>
            <w:tcW w:w="2603" w:type="dxa"/>
            <w:vAlign w:val="center"/>
          </w:tcPr>
          <w:p w:rsidR="00000000">
            <w:pPr>
              <w:jc w:val="center"/>
              <w:rPr>
                <w:bCs/>
                <w:color w:val="FF0000"/>
                <w:szCs w:val="21"/>
              </w:rPr>
            </w:pPr>
            <w:r w:rsidRPr="00C16977">
              <w:rPr>
                <w:bCs/>
                <w:color w:val="FF0000"/>
                <w:szCs w:val="21"/>
              </w:rPr>
              <w:t>PLAN-2024-440303000-132237-07976</w:t>
            </w:r>
          </w:p>
        </w:tc>
        <w:tc>
          <w:tcPr>
            <w:tcW w:w="3158" w:type="dxa"/>
            <w:vMerge w:val="restart"/>
            <w:vAlign w:val="center"/>
          </w:tcPr>
          <w:p w:rsidR="00000000">
            <w:pPr>
              <w:jc w:val="center"/>
              <w:rPr>
                <w:b/>
                <w:bCs/>
                <w:color w:val="FF0000"/>
                <w:szCs w:val="21"/>
              </w:rPr>
            </w:pPr>
            <w:r w:rsidRPr="00C16977">
              <w:rPr>
                <w:rFonts w:hint="eastAsia"/>
                <w:b/>
                <w:bCs/>
                <w:color w:val="FF0000"/>
                <w:szCs w:val="21"/>
              </w:rPr>
              <w:t>深圳市淘金山小学新改扩建厨房设备采购项目</w:t>
            </w:r>
          </w:p>
        </w:tc>
        <w:tc>
          <w:tcPr>
            <w:tcW w:w="2355" w:type="dxa"/>
            <w:vAlign w:val="center"/>
          </w:tcPr>
          <w:p w:rsidR="00000000" w:rsidP="00C16977">
            <w:pPr>
              <w:jc w:val="center"/>
              <w:rPr>
                <w:bCs/>
                <w:color w:val="FF0000"/>
                <w:szCs w:val="21"/>
              </w:rPr>
            </w:pPr>
            <w:r w:rsidRPr="00C16977">
              <w:rPr>
                <w:bCs/>
                <w:color w:val="FF0000"/>
                <w:szCs w:val="21"/>
              </w:rPr>
              <w:t>1053400.00</w:t>
            </w:r>
          </w:p>
        </w:tc>
      </w:tr>
      <w:tr>
        <w:tblPrEx>
          <w:tblW w:w="8529" w:type="dxa"/>
          <w:jc w:val="center"/>
          <w:tblLayout w:type="fixed"/>
          <w:tblLook w:val="04A0"/>
        </w:tblPrEx>
        <w:trPr>
          <w:jc w:val="center"/>
        </w:trPr>
        <w:tc>
          <w:tcPr>
            <w:tcW w:w="413" w:type="dxa"/>
            <w:vAlign w:val="center"/>
          </w:tcPr>
          <w:p w:rsidR="00000000">
            <w:pPr>
              <w:jc w:val="center"/>
              <w:rPr>
                <w:bCs/>
                <w:color w:val="FF0000"/>
                <w:szCs w:val="21"/>
              </w:rPr>
            </w:pPr>
            <w:r>
              <w:rPr>
                <w:rFonts w:hint="eastAsia"/>
                <w:bCs/>
                <w:color w:val="FF0000"/>
                <w:szCs w:val="21"/>
              </w:rPr>
              <w:t>2</w:t>
            </w:r>
          </w:p>
        </w:tc>
        <w:tc>
          <w:tcPr>
            <w:tcW w:w="2603" w:type="dxa"/>
            <w:vAlign w:val="center"/>
          </w:tcPr>
          <w:p w:rsidR="00000000">
            <w:pPr>
              <w:jc w:val="center"/>
              <w:rPr>
                <w:bCs/>
                <w:color w:val="FF0000"/>
                <w:szCs w:val="21"/>
              </w:rPr>
            </w:pPr>
            <w:r w:rsidRPr="00C16977">
              <w:rPr>
                <w:bCs/>
                <w:color w:val="FF0000"/>
                <w:szCs w:val="21"/>
              </w:rPr>
              <w:t>PLAN-2024-440303000-132237-07977</w:t>
            </w:r>
          </w:p>
        </w:tc>
        <w:tc>
          <w:tcPr>
            <w:tcW w:w="3158" w:type="dxa"/>
            <w:vMerge/>
            <w:vAlign w:val="center"/>
          </w:tcPr>
          <w:p w:rsidR="00000000">
            <w:pPr>
              <w:jc w:val="center"/>
              <w:rPr>
                <w:b/>
                <w:bCs/>
                <w:color w:val="FF0000"/>
                <w:szCs w:val="21"/>
              </w:rPr>
            </w:pPr>
          </w:p>
        </w:tc>
        <w:tc>
          <w:tcPr>
            <w:tcW w:w="2355" w:type="dxa"/>
            <w:vAlign w:val="center"/>
          </w:tcPr>
          <w:p w:rsidR="00000000" w:rsidP="00C16977">
            <w:pPr>
              <w:jc w:val="center"/>
              <w:rPr>
                <w:bCs/>
                <w:color w:val="FF0000"/>
                <w:szCs w:val="21"/>
              </w:rPr>
            </w:pPr>
            <w:r w:rsidRPr="00C16977">
              <w:rPr>
                <w:bCs/>
                <w:color w:val="FF0000"/>
                <w:szCs w:val="21"/>
              </w:rPr>
              <w:t>538400.00</w:t>
            </w:r>
          </w:p>
        </w:tc>
      </w:tr>
      <w:tr>
        <w:tblPrEx>
          <w:tblW w:w="8529" w:type="dxa"/>
          <w:jc w:val="center"/>
          <w:tblLayout w:type="fixed"/>
          <w:tblLook w:val="04A0"/>
        </w:tblPrEx>
        <w:trPr>
          <w:jc w:val="center"/>
        </w:trPr>
        <w:tc>
          <w:tcPr>
            <w:tcW w:w="413" w:type="dxa"/>
            <w:vAlign w:val="center"/>
          </w:tcPr>
          <w:p w:rsidR="00000000">
            <w:pPr>
              <w:jc w:val="center"/>
              <w:rPr>
                <w:bCs/>
                <w:color w:val="FF0000"/>
                <w:szCs w:val="21"/>
              </w:rPr>
            </w:pPr>
            <w:r>
              <w:rPr>
                <w:bCs/>
                <w:color w:val="FF0000"/>
                <w:szCs w:val="21"/>
              </w:rPr>
              <w:t>3</w:t>
            </w:r>
          </w:p>
        </w:tc>
        <w:tc>
          <w:tcPr>
            <w:tcW w:w="2603" w:type="dxa"/>
            <w:vAlign w:val="center"/>
          </w:tcPr>
          <w:p w:rsidR="00000000">
            <w:pPr>
              <w:jc w:val="center"/>
              <w:rPr>
                <w:bCs/>
                <w:color w:val="FF0000"/>
                <w:szCs w:val="21"/>
              </w:rPr>
            </w:pPr>
            <w:r w:rsidRPr="00C16977">
              <w:rPr>
                <w:bCs/>
                <w:color w:val="FF0000"/>
                <w:szCs w:val="21"/>
              </w:rPr>
              <w:t>PLAN-2024-440303000-132237-07978</w:t>
            </w:r>
          </w:p>
        </w:tc>
        <w:tc>
          <w:tcPr>
            <w:tcW w:w="3158" w:type="dxa"/>
            <w:vMerge/>
            <w:vAlign w:val="center"/>
          </w:tcPr>
          <w:p w:rsidR="00000000">
            <w:pPr>
              <w:jc w:val="center"/>
              <w:rPr>
                <w:b/>
                <w:bCs/>
                <w:color w:val="FF0000"/>
                <w:szCs w:val="21"/>
              </w:rPr>
            </w:pPr>
          </w:p>
        </w:tc>
        <w:tc>
          <w:tcPr>
            <w:tcW w:w="2355" w:type="dxa"/>
            <w:vAlign w:val="center"/>
          </w:tcPr>
          <w:p w:rsidR="00000000">
            <w:pPr>
              <w:jc w:val="center"/>
              <w:rPr>
                <w:bCs/>
                <w:color w:val="FF0000"/>
                <w:szCs w:val="21"/>
              </w:rPr>
            </w:pPr>
            <w:r w:rsidRPr="00C16977">
              <w:rPr>
                <w:bCs/>
                <w:color w:val="FF0000"/>
                <w:szCs w:val="21"/>
              </w:rPr>
              <w:t>197640.00</w:t>
            </w:r>
          </w:p>
        </w:tc>
      </w:tr>
      <w:tr>
        <w:tblPrEx>
          <w:tblW w:w="8529" w:type="dxa"/>
          <w:jc w:val="center"/>
          <w:tblLayout w:type="fixed"/>
          <w:tblLook w:val="04A0"/>
        </w:tblPrEx>
        <w:trPr>
          <w:jc w:val="center"/>
        </w:trPr>
        <w:tc>
          <w:tcPr>
            <w:tcW w:w="6174" w:type="dxa"/>
            <w:gridSpan w:val="3"/>
            <w:vAlign w:val="center"/>
          </w:tcPr>
          <w:p w:rsidR="00000000">
            <w:pPr>
              <w:jc w:val="center"/>
              <w:rPr>
                <w:b/>
                <w:bCs/>
                <w:color w:val="FF0000"/>
                <w:szCs w:val="21"/>
              </w:rPr>
            </w:pPr>
            <w:r>
              <w:rPr>
                <w:b/>
                <w:bCs/>
                <w:color w:val="FF0000"/>
                <w:szCs w:val="21"/>
              </w:rPr>
              <w:t>合计</w:t>
            </w:r>
          </w:p>
        </w:tc>
        <w:tc>
          <w:tcPr>
            <w:tcW w:w="2355" w:type="dxa"/>
            <w:vAlign w:val="center"/>
          </w:tcPr>
          <w:p w:rsidR="00000000">
            <w:pPr>
              <w:jc w:val="center"/>
              <w:rPr>
                <w:bCs/>
                <w:color w:val="FF0000"/>
                <w:szCs w:val="21"/>
              </w:rPr>
            </w:pPr>
            <w:r>
              <w:rPr>
                <w:rFonts w:hint="eastAsia"/>
                <w:bCs/>
                <w:color w:val="FF0000"/>
                <w:szCs w:val="21"/>
              </w:rPr>
              <w:t>1</w:t>
            </w:r>
            <w:r>
              <w:rPr>
                <w:bCs/>
                <w:color w:val="FF0000"/>
                <w:szCs w:val="21"/>
              </w:rPr>
              <w:t>789440</w:t>
            </w:r>
            <w:r>
              <w:rPr>
                <w:bCs/>
                <w:color w:val="FF0000"/>
                <w:szCs w:val="21"/>
              </w:rPr>
              <w:t>.00</w:t>
            </w:r>
          </w:p>
        </w:tc>
      </w:tr>
    </w:tbl>
    <w:p w:rsidR="00000000">
      <w:pPr>
        <w:rPr>
          <w:rFonts w:ascii="宋体" w:hAnsi="宋体"/>
          <w:b/>
          <w:color w:val="FF0000"/>
          <w:szCs w:val="21"/>
        </w:rPr>
      </w:pPr>
    </w:p>
    <w:p w:rsidR="00000000">
      <w:pPr>
        <w:rPr>
          <w:rFonts w:ascii="宋体" w:hAnsi="宋体"/>
          <w:b/>
          <w:color w:val="FF0000"/>
          <w:szCs w:val="21"/>
        </w:rPr>
      </w:pPr>
    </w:p>
    <w:p w:rsidR="00000000" w:rsidP="00C056E6">
      <w:pPr>
        <w:pStyle w:val="Heading2"/>
        <w:spacing w:before="120" w:beforeLines="50" w:after="120" w:afterLines="50"/>
        <w:rPr>
          <w:szCs w:val="24"/>
        </w:rPr>
      </w:pPr>
      <w:bookmarkStart w:id="40" w:name="_Hlk72258617"/>
      <w:r>
        <w:rPr>
          <w:rFonts w:hint="eastAsia"/>
          <w:szCs w:val="24"/>
        </w:rPr>
        <w:t>二、</w:t>
      </w:r>
      <w:bookmarkStart w:id="41" w:name="_Hlk72073432"/>
      <w:r>
        <w:rPr>
          <w:rFonts w:hint="eastAsia"/>
          <w:szCs w:val="24"/>
        </w:rPr>
        <w:t>货物需求明细</w:t>
      </w:r>
      <w:bookmarkEnd w:id="41"/>
    </w:p>
    <w:tbl>
      <w:tblPr>
        <w:tblW w:w="7616" w:type="dxa"/>
        <w:tblInd w:w="99" w:type="dxa"/>
        <w:tblLook w:val="04A0"/>
      </w:tblPr>
      <w:tblGrid>
        <w:gridCol w:w="720"/>
        <w:gridCol w:w="1216"/>
        <w:gridCol w:w="2727"/>
        <w:gridCol w:w="600"/>
        <w:gridCol w:w="580"/>
        <w:gridCol w:w="1020"/>
        <w:gridCol w:w="1120"/>
      </w:tblGrid>
      <w:tr w:rsidTr="00C16977">
        <w:tblPrEx>
          <w:tblW w:w="7616" w:type="dxa"/>
          <w:tblInd w:w="99" w:type="dxa"/>
          <w:tblLook w:val="04A0"/>
        </w:tblPrEx>
        <w:trPr>
          <w:trHeight w:val="27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序号</w:t>
            </w:r>
          </w:p>
        </w:tc>
        <w:tc>
          <w:tcPr>
            <w:tcW w:w="849" w:type="dxa"/>
            <w:tcBorders>
              <w:top w:val="single" w:sz="4" w:space="0" w:color="auto"/>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采购计划编号</w:t>
            </w:r>
          </w:p>
        </w:tc>
        <w:tc>
          <w:tcPr>
            <w:tcW w:w="2727" w:type="dxa"/>
            <w:tcBorders>
              <w:top w:val="single" w:sz="4" w:space="0" w:color="auto"/>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r>
              <w:rPr>
                <w:rFonts w:hint="eastAsia"/>
                <w:bCs/>
                <w:szCs w:val="21"/>
              </w:rPr>
              <w:t>（标的名称）</w:t>
            </w:r>
          </w:p>
        </w:tc>
        <w:tc>
          <w:tcPr>
            <w:tcW w:w="600" w:type="dxa"/>
            <w:tcBorders>
              <w:top w:val="single" w:sz="4" w:space="0" w:color="auto"/>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数量</w:t>
            </w:r>
          </w:p>
        </w:tc>
        <w:tc>
          <w:tcPr>
            <w:tcW w:w="580" w:type="dxa"/>
            <w:tcBorders>
              <w:top w:val="single" w:sz="4" w:space="0" w:color="auto"/>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单位</w:t>
            </w:r>
          </w:p>
        </w:tc>
        <w:tc>
          <w:tcPr>
            <w:tcW w:w="1020" w:type="dxa"/>
            <w:tcBorders>
              <w:top w:val="single" w:sz="4" w:space="0" w:color="auto"/>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备注</w:t>
            </w:r>
          </w:p>
        </w:tc>
        <w:tc>
          <w:tcPr>
            <w:tcW w:w="1120" w:type="dxa"/>
            <w:tcBorders>
              <w:top w:val="single" w:sz="4" w:space="0" w:color="auto"/>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所属行业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849" w:type="dxa"/>
            <w:vMerge w:val="restart"/>
            <w:tcBorders>
              <w:top w:val="nil"/>
              <w:left w:val="nil"/>
              <w:right w:val="single" w:sz="4" w:space="0" w:color="auto"/>
            </w:tcBorders>
            <w:shd w:val="clear" w:color="auto" w:fill="auto"/>
            <w:noWrap/>
            <w:vAlign w:val="center"/>
          </w:tcPr>
          <w:p w:rsidR="00000000" w:rsidP="00C16977">
            <w:pPr>
              <w:widowControl/>
              <w:jc w:val="left"/>
              <w:rPr>
                <w:rFonts w:ascii="宋体" w:hAnsi="宋体" w:cs="宋体"/>
                <w:color w:val="000000"/>
                <w:kern w:val="0"/>
                <w:sz w:val="20"/>
                <w:szCs w:val="20"/>
              </w:rPr>
            </w:pPr>
            <w:r w:rsidRPr="00C16977">
              <w:rPr>
                <w:rFonts w:ascii="宋体" w:hAnsi="宋体" w:cs="宋体"/>
                <w:color w:val="000000"/>
                <w:kern w:val="0"/>
                <w:sz w:val="20"/>
                <w:szCs w:val="20"/>
              </w:rPr>
              <w:t>PLAN-2024-440303000-132237-07976</w:t>
            </w:r>
            <w:r>
              <w:rPr>
                <w:rFonts w:ascii="宋体" w:hAnsi="宋体" w:cs="宋体" w:hint="eastAsia"/>
                <w:color w:val="000000"/>
                <w:kern w:val="0"/>
                <w:sz w:val="20"/>
                <w:szCs w:val="20"/>
              </w:rPr>
              <w:t>、</w:t>
            </w:r>
            <w:r w:rsidRPr="00C16977">
              <w:rPr>
                <w:rFonts w:ascii="宋体" w:hAnsi="宋体" w:cs="宋体"/>
                <w:color w:val="000000"/>
                <w:kern w:val="0"/>
                <w:sz w:val="20"/>
                <w:szCs w:val="20"/>
              </w:rPr>
              <w:t>PLAN-2024-440303000-132237-07977</w:t>
            </w:r>
            <w:r>
              <w:rPr>
                <w:rFonts w:ascii="宋体" w:hAnsi="宋体" w:cs="宋体" w:hint="eastAsia"/>
                <w:color w:val="000000"/>
                <w:kern w:val="0"/>
                <w:sz w:val="20"/>
                <w:szCs w:val="20"/>
              </w:rPr>
              <w:t>、</w:t>
            </w:r>
            <w:r w:rsidRPr="00C16977">
              <w:rPr>
                <w:rFonts w:ascii="宋体" w:hAnsi="宋体" w:cs="宋体"/>
                <w:color w:val="000000"/>
                <w:kern w:val="0"/>
                <w:sz w:val="20"/>
                <w:szCs w:val="20"/>
              </w:rPr>
              <w:t>PLAN-2024-440303000-132237-07978</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　</w:t>
            </w:r>
          </w:p>
          <w:p w:rsidR="00000000" w:rsidP="00D81BD2">
            <w:pPr>
              <w:jc w:val="center"/>
              <w:rPr>
                <w:rFonts w:ascii="宋体" w:hAnsi="宋体" w:cs="宋体"/>
                <w:color w:val="000000"/>
                <w:kern w:val="0"/>
                <w:sz w:val="20"/>
                <w:szCs w:val="20"/>
              </w:rPr>
            </w:pPr>
            <w:r>
              <w:rPr>
                <w:rFonts w:ascii="宋体" w:hAnsi="宋体" w:cs="宋体" w:hint="eastAsia"/>
                <w:color w:val="000000"/>
                <w:kern w:val="0"/>
                <w:sz w:val="20"/>
                <w:szCs w:val="20"/>
              </w:rPr>
              <w:t>　</w:t>
            </w: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感应式洗手盆连围身</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拖把挂架连拖把卡槽</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5</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紫外线杀菌灯连吊装支架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51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粘捕式灭蝇灯</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四层层架连不锈钢支架1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四层层架连不锈钢支架2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7</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米面架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6</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kern w:val="0"/>
                <w:sz w:val="20"/>
                <w:szCs w:val="20"/>
              </w:rPr>
            </w:pPr>
            <w:r>
              <w:rPr>
                <w:rFonts w:ascii="宋体" w:hAnsi="宋体" w:cs="宋体" w:hint="eastAsia"/>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带靠背星盆工作台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订制四层层架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水果刀具保洁柜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双层斩台工作台4</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双层斩台工作台5</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双层斩台工作台6</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三星盆台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挂墙式开水器</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多功能切菜机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绞切肉机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绞肉机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砧板刀具消毒柜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单星工作台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高压冲洗装置</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烟罩灭火系统（灭火装置）</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变频式风机连不锈钢罩总成</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炉拼板</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电磁一体式蒸炉</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电蒸气不粘锅</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蒸饭车</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72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不锈钢蒸汽发生器连隔热棉（蒸汽发生器）</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不锈钢蒸汽发生器2</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四门高身冷藏雪柜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不锈钢和面台</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面粉车</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多功能搅拌机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多层饼盆车</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中温消毒保洁柜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家用冰箱</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双门高身玻璃门雪柜（留样）</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保温售菜台</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电保温饭汤桶车连加固不锈钢底座</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三格洗碗池</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长龙洗碗连烘干机（洗碗机）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烟罩一体抽气罩</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双门热风循环餐具高温消毒柜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双门高温消毒柜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不锈钢餐盘框</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不锈钢自助餐炉</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收污台柜</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收碟工作台</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不锈钢加厚冲孔式蒸包盘</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不锈钢餐盘（份数盆）</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60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烘手机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套</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风机减震器</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风机降压启动控制箱</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抽风管（加厚）</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360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低噪音鲜风柜（离心风机）</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台</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330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m2</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2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849" w:type="dxa"/>
            <w:vMerge/>
            <w:tcBorders>
              <w:left w:val="nil"/>
              <w:right w:val="single" w:sz="4" w:space="0" w:color="auto"/>
            </w:tcBorders>
            <w:shd w:val="clear" w:color="auto" w:fill="auto"/>
            <w:noWrap/>
            <w:vAlign w:val="center"/>
          </w:tcPr>
          <w:p w:rsidR="00000000" w:rsidP="00D81BD2">
            <w:pPr>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个</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849" w:type="dxa"/>
            <w:vMerge/>
            <w:tcBorders>
              <w:left w:val="nil"/>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727"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60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nil"/>
              <w:left w:val="nil"/>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849" w:type="dxa"/>
            <w:vMerge/>
            <w:tcBorders>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727"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厨房内电源接驳</w:t>
            </w:r>
          </w:p>
        </w:tc>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r w:rsidTr="00C16977">
        <w:tblPrEx>
          <w:tblW w:w="7616" w:type="dxa"/>
          <w:tblInd w:w="99" w:type="dxa"/>
          <w:tblLook w:val="04A0"/>
        </w:tblPrEx>
        <w:trPr>
          <w:trHeight w:val="480"/>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849" w:type="dxa"/>
            <w:vMerge/>
            <w:tcBorders>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727"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厨房内气源接驳</w:t>
            </w:r>
          </w:p>
        </w:tc>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项</w:t>
            </w:r>
          </w:p>
        </w:tc>
        <w:tc>
          <w:tcPr>
            <w:tcW w:w="10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拒绝进口</w:t>
            </w:r>
          </w:p>
        </w:tc>
        <w:tc>
          <w:tcPr>
            <w:tcW w:w="11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工业</w:t>
            </w:r>
          </w:p>
        </w:tc>
      </w:tr>
    </w:tbl>
    <w:p w:rsidR="00000000"/>
    <w:p w:rsidR="00000000">
      <w:pPr>
        <w:ind w:firstLine="420" w:firstLineChars="200"/>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000000">
      <w:pPr>
        <w:numPr>
          <w:ilvl w:val="0"/>
          <w:numId w:val="1"/>
        </w:numPr>
        <w:ind w:firstLine="420" w:firstLineChars="200"/>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000000">
      <w:pPr>
        <w:widowControl/>
        <w:ind w:firstLine="420" w:firstLineChars="200"/>
        <w:jc w:val="left"/>
        <w:rPr>
          <w:rFonts w:ascii="宋体" w:hAnsi="宋体"/>
          <w:b/>
          <w:color w:val="FF0000"/>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000000">
      <w:pPr>
        <w:ind w:firstLine="412" w:firstLineChars="196"/>
        <w:rPr>
          <w:rFonts w:ascii="宋体" w:hAnsi="宋体"/>
          <w:color w:val="FF0000"/>
          <w:szCs w:val="21"/>
        </w:rPr>
      </w:pPr>
      <w:r>
        <w:rPr>
          <w:rFonts w:ascii="宋体" w:hAnsi="宋体" w:hint="eastAsia"/>
          <w:b/>
          <w:color w:val="FF0000"/>
          <w:szCs w:val="21"/>
        </w:rPr>
        <w:t>3、本项目核心产品为：</w:t>
      </w:r>
      <w:r>
        <w:rPr>
          <w:rFonts w:ascii="宋体" w:hAnsi="宋体" w:hint="eastAsia"/>
          <w:b/>
          <w:color w:val="FF0000"/>
          <w:szCs w:val="21"/>
          <w:u w:val="single"/>
        </w:rPr>
        <w:t>序号50.燃气节能环保变频控制式小炒炉</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的情况，将由评审委员会根据《政府采购货物和服务招标投标管理办法》（财政部令第87号）第三十一条的规定进行处理。</w:t>
      </w:r>
    </w:p>
    <w:p w:rsidR="00000000">
      <w:pPr>
        <w:pStyle w:val="BodyText"/>
      </w:pPr>
      <w:bookmarkEnd w:id="40"/>
    </w:p>
    <w:p w:rsidR="00000000" w:rsidP="00C056E6">
      <w:pPr>
        <w:pStyle w:val="Heading2"/>
        <w:spacing w:before="120" w:beforeLines="50" w:after="120" w:afterLines="50"/>
        <w:rPr>
          <w:sz w:val="28"/>
          <w:szCs w:val="28"/>
        </w:rPr>
      </w:pPr>
      <w:bookmarkStart w:id="42"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000000">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000000">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000000">
            <w:pPr>
              <w:rPr>
                <w:color w:val="FF0000"/>
                <w:szCs w:val="21"/>
              </w:rPr>
            </w:pPr>
            <w:r>
              <w:rPr>
                <w:rFonts w:hint="eastAsia"/>
                <w:color w:val="FF0000"/>
              </w:rPr>
              <w:t>★投标文件载明的免费保修期不低于招标文件规定的期限</w:t>
            </w:r>
          </w:p>
        </w:tc>
      </w:tr>
    </w:tbl>
    <w:p w:rsidR="00000000">
      <w:pPr>
        <w:rPr>
          <w:b/>
        </w:rPr>
      </w:pPr>
      <w:r>
        <w:rPr>
          <w:rFonts w:hint="eastAsia"/>
          <w:b/>
        </w:rPr>
        <w:t>注：上表所列内容为不可负偏离条款</w:t>
      </w:r>
      <w:bookmarkEnd w:id="42"/>
      <w:r>
        <w:rPr>
          <w:rFonts w:hint="eastAsia"/>
          <w:b/>
        </w:rPr>
        <w:t>，负偏离将视为未实质性满足招标文件要求作投标无效处理。</w:t>
      </w:r>
    </w:p>
    <w:p w:rsidR="00000000">
      <w:pPr>
        <w:rPr>
          <w:b/>
          <w:szCs w:val="21"/>
        </w:rPr>
      </w:pPr>
    </w:p>
    <w:p w:rsidR="00000000">
      <w:pPr>
        <w:pStyle w:val="BodyText"/>
      </w:pPr>
    </w:p>
    <w:p w:rsidR="00000000" w:rsidP="00C056E6">
      <w:pPr>
        <w:pStyle w:val="Heading2"/>
        <w:spacing w:before="120" w:beforeLines="50" w:after="120" w:afterLines="50"/>
        <w:rPr>
          <w:sz w:val="28"/>
          <w:szCs w:val="28"/>
        </w:rPr>
      </w:pPr>
      <w:r>
        <w:rPr>
          <w:rFonts w:hint="eastAsia"/>
          <w:sz w:val="28"/>
          <w:szCs w:val="28"/>
        </w:rPr>
        <w:t>四、技术要求</w:t>
      </w:r>
    </w:p>
    <w:p w:rsidR="00000000">
      <w:pPr>
        <w:ind w:firstLine="420" w:firstLineChars="200"/>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rsidR="00000000">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”指标项为重要参数条款，负偏离时依相关评分准则内容作重点扣分处理。</w:t>
      </w:r>
    </w:p>
    <w:p w:rsidR="00000000">
      <w:pPr>
        <w:ind w:firstLine="420" w:firstLineChars="200"/>
        <w:rPr>
          <w:b/>
          <w:szCs w:val="21"/>
        </w:rPr>
      </w:pPr>
      <w:r>
        <w:rPr>
          <w:b/>
          <w:szCs w:val="21"/>
        </w:rPr>
        <w:t>3</w:t>
      </w:r>
      <w:r>
        <w:rPr>
          <w:rFonts w:hint="eastAsia"/>
          <w:b/>
          <w:szCs w:val="21"/>
        </w:rPr>
        <w:t>、</w:t>
      </w:r>
      <w:bookmarkStart w:id="43" w:name="_Hlk72585069"/>
      <w:r>
        <w:rPr>
          <w:rFonts w:hint="eastAsia"/>
          <w:b/>
          <w:szCs w:val="21"/>
        </w:rPr>
        <w:t>招标技术要求中，用红色加粗字体标注的指标项均要求提供证明资料，</w:t>
      </w:r>
      <w:r>
        <w:rPr>
          <w:rFonts w:hint="eastAsia"/>
          <w:b/>
          <w:color w:val="FF0000"/>
          <w:szCs w:val="21"/>
        </w:rPr>
        <w:t>共</w:t>
      </w:r>
      <w:r>
        <w:rPr>
          <w:b/>
          <w:color w:val="FF0000"/>
          <w:szCs w:val="21"/>
        </w:rPr>
        <w:t>1</w:t>
      </w:r>
      <w:r>
        <w:rPr>
          <w:rFonts w:hint="eastAsia"/>
          <w:b/>
          <w:color w:val="FF0000"/>
          <w:szCs w:val="21"/>
        </w:rPr>
        <w:t>5</w:t>
      </w:r>
      <w:r>
        <w:rPr>
          <w:rFonts w:hint="eastAsia"/>
          <w:b/>
          <w:color w:val="FF0000"/>
          <w:szCs w:val="21"/>
        </w:rPr>
        <w:t>项</w:t>
      </w:r>
      <w:r>
        <w:rPr>
          <w:rFonts w:hint="eastAsia"/>
          <w:b/>
          <w:szCs w:val="21"/>
        </w:rPr>
        <w:t>；其余指标项未要求提供证明资料，无需提供相关证明资料。</w:t>
      </w:r>
    </w:p>
    <w:p w:rsidR="00000000">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、招标技术要求出现“不少于”“不低于”“不大于”“不超过”“至少”“至多”要求的，均包含本数，“大于”“小于”“低于”“超过”不含本数。</w:t>
      </w:r>
    </w:p>
    <w:tbl>
      <w:tblPr>
        <w:tblW w:w="8089" w:type="dxa"/>
        <w:tblInd w:w="99" w:type="dxa"/>
        <w:tblLook w:val="04A0"/>
      </w:tblPr>
      <w:tblGrid>
        <w:gridCol w:w="720"/>
        <w:gridCol w:w="2618"/>
        <w:gridCol w:w="4751"/>
      </w:tblGrid>
      <w:tr>
        <w:tblPrEx>
          <w:tblW w:w="8089" w:type="dxa"/>
          <w:tblInd w:w="99" w:type="dxa"/>
          <w:tblLook w:val="04A0"/>
        </w:tblPrEx>
        <w:trPr>
          <w:trHeight w:val="7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bookmarkEnd w:id="43"/>
            <w:r>
              <w:rPr>
                <w:rFonts w:ascii="宋体" w:hAnsi="宋体" w:cs="宋体" w:hint="eastAsia"/>
                <w:color w:val="000000"/>
                <w:kern w:val="0"/>
                <w:sz w:val="20"/>
                <w:szCs w:val="20"/>
              </w:rPr>
              <w:t>序号</w:t>
            </w:r>
          </w:p>
        </w:tc>
        <w:tc>
          <w:tcPr>
            <w:tcW w:w="2618" w:type="dxa"/>
            <w:tcBorders>
              <w:top w:val="single" w:sz="4" w:space="0" w:color="auto"/>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p>
        </w:tc>
        <w:tc>
          <w:tcPr>
            <w:tcW w:w="4751" w:type="dxa"/>
            <w:tcBorders>
              <w:top w:val="single" w:sz="4" w:space="0" w:color="auto"/>
              <w:left w:val="nil"/>
              <w:bottom w:val="single" w:sz="4" w:space="0" w:color="auto"/>
              <w:right w:val="single" w:sz="4" w:space="0" w:color="auto"/>
            </w:tcBorders>
            <w:shd w:val="clear" w:color="auto" w:fill="auto"/>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招标技术要求</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感应式洗手盆连围身</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2、采用304#不锈钢板，面板厚1.2mm(±0.2mm)，围身厚0.9mm(±0.1mm)                                    3、洗手盆采用不锈钢厚0.7mm(±0.1mm)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1、900*420*1800mm(±10%)                  </w:t>
            </w:r>
          </w:p>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2、采用冷轧钢板外壳，六门，带锁</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1、1000*500*500mm(±10%)                      2、采用304#不锈钢板，面板厚1.2mm(±0.2mm)，星盆厚1.0mm(±0.1mm)                                                3、采用不锈钢支架，配可调脚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拖把挂架连拖把卡槽</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1、长1000*H1000mm(±10%)                      2、采用不锈钢支架，带拖把卡槽</w:t>
            </w:r>
          </w:p>
        </w:tc>
      </w:tr>
      <w:tr>
        <w:tblPrEx>
          <w:tblW w:w="8089" w:type="dxa"/>
          <w:tblInd w:w="99" w:type="dxa"/>
          <w:tblLook w:val="04A0"/>
        </w:tblPrEx>
        <w:trPr>
          <w:trHeight w:val="1302"/>
        </w:trPr>
        <w:tc>
          <w:tcPr>
            <w:tcW w:w="720" w:type="dxa"/>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2618" w:type="dxa"/>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 xml:space="preserve">1、长度10m(±10%)  </w:t>
            </w:r>
            <w:r>
              <w:rPr>
                <w:rFonts w:ascii="宋体" w:hAnsi="宋体" w:cs="宋体" w:hint="eastAsia"/>
                <w:kern w:val="0"/>
                <w:sz w:val="20"/>
                <w:szCs w:val="20"/>
              </w:rPr>
              <w:br/>
              <w:t>2、挂墙式冲地花洒，带伸缩管，配喷淋花洒头</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 xml:space="preserve">1、长度10m(±10%)  </w:t>
            </w:r>
            <w:r>
              <w:rPr>
                <w:rFonts w:ascii="宋体" w:hAnsi="宋体" w:cs="宋体" w:hint="eastAsia"/>
                <w:kern w:val="0"/>
                <w:sz w:val="20"/>
                <w:szCs w:val="20"/>
              </w:rPr>
              <w:br/>
              <w:t>2、利旧设备，搬迁安装</w:t>
            </w:r>
          </w:p>
        </w:tc>
      </w:tr>
      <w:tr>
        <w:tblPrEx>
          <w:tblW w:w="8089" w:type="dxa"/>
          <w:tblInd w:w="99" w:type="dxa"/>
          <w:tblLook w:val="04A0"/>
        </w:tblPrEx>
        <w:trPr>
          <w:trHeight w:val="533"/>
        </w:trPr>
        <w:tc>
          <w:tcPr>
            <w:tcW w:w="720" w:type="dxa"/>
            <w:vMerge w:val="restart"/>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2618" w:type="dxa"/>
            <w:vMerge w:val="restart"/>
            <w:tcBorders>
              <w:top w:val="nil"/>
              <w:left w:val="nil"/>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紫外线杀菌灯连吊装支架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 xml:space="preserve">1、长1200mm(±10%) </w:t>
            </w:r>
          </w:p>
        </w:tc>
      </w:tr>
      <w:tr>
        <w:tblPrEx>
          <w:tblW w:w="8089" w:type="dxa"/>
          <w:tblInd w:w="99" w:type="dxa"/>
          <w:tblLook w:val="04A0"/>
        </w:tblPrEx>
        <w:trPr>
          <w:trHeight w:val="41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2、配紫外线灯管，带吊装支架</w:t>
            </w:r>
          </w:p>
        </w:tc>
      </w:tr>
      <w:tr>
        <w:tblPrEx>
          <w:tblW w:w="8089" w:type="dxa"/>
          <w:tblInd w:w="99" w:type="dxa"/>
          <w:tblLook w:val="04A0"/>
        </w:tblPrEx>
        <w:trPr>
          <w:trHeight w:val="419"/>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2618"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粘捕式灭蝇灯</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w:t>
            </w:r>
          </w:p>
        </w:tc>
      </w:tr>
      <w:tr>
        <w:tblPrEx>
          <w:tblW w:w="8089" w:type="dxa"/>
          <w:tblInd w:w="99" w:type="dxa"/>
          <w:tblLook w:val="04A0"/>
        </w:tblPrEx>
        <w:trPr>
          <w:trHeight w:val="411"/>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000000"/>
                <w:kern w:val="0"/>
                <w:sz w:val="20"/>
                <w:szCs w:val="20"/>
              </w:rPr>
              <w:t>2、粘捕式灭蝇灯，带悬挂支架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2、采用304#不锈钢板，面板厚1.2mm(±0.2mm)，星盆厚1.0mm(±0.1mm)，配不锈钢马仔，配大星斗                                                3、38mm(±10%)不锈钢支架，带可调子弹脚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1、1500*800*810mm(±10%)                      2、采用304#不锈钢板，面板厚1.2mm(±0.2mm)，星盆厚1.0mm(±0.1mm)，配不锈钢马仔，配大星斗                                                3、38mm(±10%)不锈钢支架，带可调子弹脚                                      4、其中一台侧面进水，带进水阀</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1、620*590*1920mm(±10%)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四层层架连不锈钢支架1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1、1200*500*1500mm(±10%)                    2、采用304#不锈钢冲孔层板厚1.0mm(±0.1mm)，配不锈钢马仔                                                 3、采用不锈钢支架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四层层架连不锈钢支架2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1、1500*500*1500mm(±10%)                    2、采用304#不锈钢冲孔层板厚1.0mm(±0.1mm)，配不锈钢马仔                                                 3、采用不锈钢支架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米面架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1、1000*600*150mm(±10%)                    2、采用304#不锈钢冲孔层板厚1.0mm(±0.1mm)，配不锈钢马仔                                                 3、不锈钢30*30mm(±10%)方通支架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1、1220*760*1940mm(±10%)                                 2、温度模式：冷藏，直冷</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1、1220*760*1940mm(±10%)                                 2、温度模式：冷冻，直冷</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四门高身雪柜3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kern w:val="0"/>
                <w:sz w:val="20"/>
                <w:szCs w:val="20"/>
              </w:rPr>
            </w:pPr>
            <w:r>
              <w:rPr>
                <w:rFonts w:ascii="宋体" w:hAnsi="宋体" w:cs="宋体" w:hint="eastAsia"/>
                <w:kern w:val="0"/>
                <w:sz w:val="20"/>
                <w:szCs w:val="20"/>
              </w:rPr>
              <w:t>1、1220*760*1940mm(±10%)                                 2、温度模式：冷藏、冷冻各一台，直冷</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1、1200*500mm(±10%)                              2、采用不锈钢挡鼠板，二侧带不锈钢滑轨</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1、1800*500mm(±10%)                              2、采用不锈钢挡鼠板，二侧带不锈钢滑轨</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2、贯流式，风速11m/s(±10%)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1、长1500mm(±10%)                                  2、贯流式，风速11m/s(±10%)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带靠背星盆工作台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订制四层层架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水果刀具保洁柜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1、400*190*590mm(±10%)   </w:t>
            </w:r>
            <w:r>
              <w:rPr>
                <w:rFonts w:ascii="宋体" w:hAnsi="宋体" w:cs="宋体" w:hint="eastAsia"/>
                <w:color w:val="000000"/>
                <w:kern w:val="0"/>
                <w:sz w:val="20"/>
                <w:szCs w:val="20"/>
              </w:rPr>
              <w:br/>
              <w:t>2、采用不锈钢外壳，可放6把刀具</w:t>
            </w:r>
          </w:p>
        </w:tc>
      </w:tr>
      <w:tr>
        <w:tblPrEx>
          <w:tblW w:w="8089" w:type="dxa"/>
          <w:tblInd w:w="99" w:type="dxa"/>
          <w:tblLook w:val="04A0"/>
        </w:tblPrEx>
        <w:trPr>
          <w:trHeight w:val="154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5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45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53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双层斩台工作台4</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1、1200*700*810mm(±10%)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44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双层斩台工作台5</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1、700*700*810mm(±10%)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56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双层斩台工作台6</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1、900*700*810mm(±10%)                               2、采用304#不锈钢板，面板厚1.2mm(±0.2mm)，层板厚0.9mm(±0.1mm)                                       3、面底加木板支撑，并覆防潮板，配不锈钢马仔                                               4、38mm(±10%)不锈钢支架，带可调子弹脚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1、1200*800*810mm(±10%)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三星盆台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挂墙式开水器</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9KW/380V(±10%)</w:t>
            </w:r>
            <w:r>
              <w:rPr>
                <w:rFonts w:ascii="宋体" w:hAnsi="宋体" w:cs="宋体" w:hint="eastAsia"/>
                <w:color w:val="000000"/>
                <w:kern w:val="0"/>
                <w:sz w:val="20"/>
                <w:szCs w:val="20"/>
              </w:rPr>
              <w:t xml:space="preserve">                             2、采用304#不锈钢制造，带双出水口</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1、长460*H200mm(±10%)                                 2、采用304#不锈钢挂架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多功能切菜机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1、800*500*930mm(±10%)                      2、最大产量：500KG/HR(±10%)。功率：0.75KW/220V(±10%)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绞切肉机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1、566*520*927mm(±10%)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绞肉机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1、566*520*927mm(±10%)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砧板刀具消毒柜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1、1200*600*1230mm(±10%)                             2、采用紫外线消毒，可放砧板、刀具</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单星工作台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2、采用304#不锈钢板，面板厚1.2mm(±0.2mm)，星盆厚1.0mm(±0.1mm)，配不锈钢马仔                                                3、38mm不锈钢支架，带可调子弹脚</w:t>
            </w:r>
          </w:p>
        </w:tc>
      </w:tr>
      <w:tr>
        <w:tblPrEx>
          <w:tblW w:w="8089" w:type="dxa"/>
          <w:tblInd w:w="99" w:type="dxa"/>
          <w:tblLook w:val="04A0"/>
        </w:tblPrEx>
        <w:trPr>
          <w:trHeight w:val="85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高压冲洗装置</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1、嵌台式，带喷淋花洒头</w:t>
            </w:r>
          </w:p>
        </w:tc>
      </w:tr>
      <w:tr>
        <w:tblPrEx>
          <w:tblW w:w="8089" w:type="dxa"/>
          <w:tblInd w:w="99" w:type="dxa"/>
          <w:tblLook w:val="04A0"/>
        </w:tblPrEx>
        <w:trPr>
          <w:trHeight w:val="8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2、利旧设备，搬迁安装</w:t>
            </w:r>
          </w:p>
        </w:tc>
      </w:tr>
      <w:tr>
        <w:tblPrEx>
          <w:tblW w:w="8089" w:type="dxa"/>
          <w:tblInd w:w="99" w:type="dxa"/>
          <w:tblLook w:val="04A0"/>
        </w:tblPrEx>
        <w:trPr>
          <w:trHeight w:val="144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2、采用304#不锈钢板，面板厚1.2mm(±0.2mm)，柜身及层板厚0.9mm(±0.1mm)                                       3、配四扇推拉门，面底加木板支撑，并覆防潮板，配不锈钢马仔及门加强撑                                               4、≥38mm不锈钢支架，带可调子弹脚</w:t>
            </w:r>
          </w:p>
        </w:tc>
      </w:tr>
      <w:tr>
        <w:tblPrEx>
          <w:tblW w:w="8089" w:type="dxa"/>
          <w:tblInd w:w="99" w:type="dxa"/>
          <w:tblLook w:val="04A0"/>
        </w:tblPrEx>
        <w:trPr>
          <w:trHeight w:val="172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4751" w:type="dxa"/>
            <w:tcBorders>
              <w:top w:val="nil"/>
              <w:left w:val="nil"/>
              <w:bottom w:val="single" w:sz="4" w:space="0" w:color="auto"/>
              <w:right w:val="single" w:sz="4" w:space="0" w:color="auto"/>
            </w:tcBorders>
            <w:shd w:val="clear" w:color="auto" w:fill="auto"/>
            <w:vAlign w:val="center"/>
          </w:tcPr>
          <w:p w:rsidR="00000000" w:rsidRPr="003C56B0" w:rsidP="003C56B0">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2、采用304#不锈钢板，面板厚1.2mm(±0.2mm)，围板厚0.9mm(±0.1mm)。反热幅射炉膛内胆，采用高效隔热耐火材料                                           3、采用一键启动，带熄火保护装置；配有预防误操作的电子传感器，熄火灯光显示报警，配摇摆龙头                                        4、功能要求：变频控制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1、300*1250mm(±10%)                               2、采用304#不锈钢板，台面厚1.2mm(±0.2mm)，前封及背板厚0.9mm(±0.1mm)</w:t>
            </w:r>
          </w:p>
        </w:tc>
      </w:tr>
      <w:tr>
        <w:tblPrEx>
          <w:tblW w:w="8089" w:type="dxa"/>
          <w:tblInd w:w="99" w:type="dxa"/>
          <w:tblLook w:val="04A0"/>
        </w:tblPrEx>
        <w:trPr>
          <w:trHeight w:val="223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4751" w:type="dxa"/>
            <w:tcBorders>
              <w:top w:val="nil"/>
              <w:left w:val="nil"/>
              <w:bottom w:val="single" w:sz="4" w:space="0" w:color="auto"/>
              <w:right w:val="single" w:sz="4" w:space="0" w:color="auto"/>
            </w:tcBorders>
            <w:shd w:val="clear" w:color="auto" w:fill="auto"/>
            <w:vAlign w:val="center"/>
          </w:tcPr>
          <w:p w:rsidR="00000000" w:rsidP="003C56B0">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2、采用304#不锈钢板，面板厚1.2mm(±0.2mm)，围板厚0.9mm(±0.1mm)。反热幅射炉膛内胆，采用高效隔热耐火材料                                            3、采用一键启动，带熄火保护装置；配有预防误操作的电子传感器，熄火灯光显示报警，配摇摆龙头                                                       4、功能要求：风气联动</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1、9500*1300*610mm(±10%)                               2、采用304#不锈钢板，烟罩板厚0.9mm(±0.1mm)，侧板厚0.9mm(±0.1mm)                                    3、面板开孔，配接油杯及不锈钢吊架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1、2400*1200*610mm(±10%)                               2、采用304#不锈钢板，烟罩板厚0.9mm(±0.1mm)，封板厚0.9mm(±0.1mm)                                    3、面板开孔，配接油杯及不锈钢吊架</w:t>
            </w:r>
          </w:p>
        </w:tc>
      </w:tr>
      <w:tr>
        <w:tblPrEx>
          <w:tblW w:w="8089" w:type="dxa"/>
          <w:tblInd w:w="99" w:type="dxa"/>
          <w:tblLook w:val="04A0"/>
        </w:tblPrEx>
        <w:trPr>
          <w:trHeight w:val="118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2618"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烟罩灭火系统（灭火装置）</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4</w:t>
            </w:r>
            <w:r>
              <w:rPr>
                <w:rFonts w:ascii="宋体" w:hAnsi="宋体" w:cs="宋体" w:hint="eastAsia"/>
                <w:color w:val="000000"/>
                <w:kern w:val="0"/>
                <w:sz w:val="20"/>
                <w:szCs w:val="20"/>
              </w:rPr>
              <w:t>8</w:t>
            </w:r>
            <w:r>
              <w:rPr>
                <w:rFonts w:ascii="宋体" w:hAnsi="宋体" w:cs="宋体"/>
                <w:color w:val="000000"/>
                <w:kern w:val="0"/>
                <w:sz w:val="20"/>
                <w:szCs w:val="20"/>
              </w:rPr>
              <w:t>0*2</w:t>
            </w:r>
            <w:r>
              <w:rPr>
                <w:rFonts w:ascii="宋体" w:hAnsi="宋体" w:cs="宋体" w:hint="eastAsia"/>
                <w:color w:val="000000"/>
                <w:kern w:val="0"/>
                <w:sz w:val="20"/>
                <w:szCs w:val="20"/>
              </w:rPr>
              <w:t>4</w:t>
            </w:r>
            <w:r>
              <w:rPr>
                <w:rFonts w:ascii="宋体" w:hAnsi="宋体" w:cs="宋体"/>
                <w:color w:val="000000"/>
                <w:kern w:val="0"/>
                <w:sz w:val="20"/>
                <w:szCs w:val="20"/>
              </w:rPr>
              <w:t>5*6</w:t>
            </w:r>
            <w:r>
              <w:rPr>
                <w:rFonts w:ascii="宋体" w:hAnsi="宋体" w:cs="宋体" w:hint="eastAsia"/>
                <w:color w:val="000000"/>
                <w:kern w:val="0"/>
                <w:sz w:val="20"/>
                <w:szCs w:val="20"/>
              </w:rPr>
              <w:t>0</w:t>
            </w:r>
            <w:r>
              <w:rPr>
                <w:rFonts w:ascii="宋体" w:hAnsi="宋体" w:cs="宋体"/>
                <w:color w:val="000000"/>
                <w:kern w:val="0"/>
                <w:sz w:val="20"/>
                <w:szCs w:val="20"/>
              </w:rPr>
              <w:t>0mm</w:t>
            </w:r>
            <w:r>
              <w:rPr>
                <w:rFonts w:ascii="宋体" w:hAnsi="宋体" w:cs="宋体" w:hint="eastAsia"/>
                <w:color w:val="000000"/>
                <w:kern w:val="0"/>
                <w:sz w:val="20"/>
                <w:szCs w:val="20"/>
              </w:rPr>
              <w:t xml:space="preserve"> (±10%)   </w:t>
            </w:r>
            <w:r>
              <w:rPr>
                <w:rFonts w:ascii="宋体" w:hAnsi="宋体" w:cs="宋体" w:hint="eastAsia"/>
                <w:color w:val="000000"/>
                <w:kern w:val="0"/>
                <w:sz w:val="20"/>
                <w:szCs w:val="20"/>
              </w:rPr>
              <w:br/>
              <w:t>2、启动方式：自动启动、手动启动和机械应急启动</w:t>
            </w:r>
          </w:p>
        </w:tc>
      </w:tr>
      <w:tr>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感温支架：灭火装置核心组件“感温支架”具有依据GB/T20123-2006、YB/T4396-2014、GB/T223.11-2008出具的感温支架检测报告（检测项目：C、Si、Mn、P、S、Cr、Ni共7项），提供第三方检测机构出具的至少带CMA标识的检测报告扫描件，原件备查。</w:t>
            </w:r>
          </w:p>
        </w:tc>
      </w:tr>
      <w:tr>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4.▲氮气容器阀：灭火装置核心组件“氮气容器阀”具有依据GB/T5121.1-2008、GB/T5121.27-2008出具的氮气容器阀检测报告（检测项目：Cu、Fe、pb共3项），提供第三方检测机构出具的至少带CMA标识的检测报告扫描件，原件备查。</w:t>
            </w:r>
          </w:p>
        </w:tc>
      </w:tr>
      <w:tr>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5.▲所投产品灭火剂管道组件（灭火剂管道、三通、弯头、旋转喷头）具有检测报告，并符合 GB/T 9978.1-2008《建筑构件耐火试验方法 第 1 部分：通用要求》检测依据，耐火性能试验（60min 耐火试验）合格，试验后灭火剂管道、三通、旋转喷头与管道连接处、弯头均未破坏；报告中需体现所检测样品图片，提供第三方检测机构出具的至少带CMA标识的检测报告扫描件，原件备查。</w:t>
            </w:r>
          </w:p>
        </w:tc>
      </w:tr>
      <w:tr>
        <w:tblPrEx>
          <w:tblW w:w="8089" w:type="dxa"/>
          <w:tblInd w:w="99" w:type="dxa"/>
          <w:tblLook w:val="04A0"/>
        </w:tblPrEx>
        <w:trPr>
          <w:trHeight w:val="1635"/>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6.▲所投产品核心组件药剂瓶头虹吸管具有检测报告，符合GB/T 10125-2021《人造气氛腐蚀试验盐雾试验》检测依据，在耐中性盐雾试验中，经不低于 200 小时中性盐雾试验，试件表面未出现锈蚀现象，提供第三方检测机构出具的至少带CMA标识的检测报告扫描件，原件备查。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1、700*800*570mm(±10%)                                   2、采用304#不锈钢板，面板厚1.5mm(±0.3mm)，围板厚1.0mm(±0.1mm)。带熄火保护装置，容量≤200L（桶由校方自购）</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变频式风机连不锈钢罩总成</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1、235*300*240mm(±10%)</w:t>
            </w:r>
            <w:r>
              <w:rPr>
                <w:rFonts w:ascii="宋体" w:hAnsi="宋体" w:cs="宋体" w:hint="eastAsia"/>
                <w:color w:val="000000"/>
                <w:kern w:val="0"/>
                <w:sz w:val="20"/>
                <w:szCs w:val="20"/>
              </w:rPr>
              <w:br/>
              <w:t>2、外壳采用不锈钢，四周冲孔，配变频式风机</w:t>
            </w:r>
            <w:r>
              <w:rPr>
                <w:rFonts w:ascii="宋体" w:hAnsi="宋体" w:cs="宋体" w:hint="eastAsia"/>
                <w:color w:val="000000"/>
                <w:kern w:val="0"/>
                <w:sz w:val="20"/>
                <w:szCs w:val="20"/>
              </w:rPr>
              <w:br/>
              <w:t>3、内衬空气滤清棉，不锈钢夹板</w:t>
            </w:r>
            <w:r>
              <w:rPr>
                <w:rFonts w:ascii="宋体" w:hAnsi="宋体" w:cs="宋体" w:hint="eastAsia"/>
                <w:color w:val="000000"/>
                <w:kern w:val="0"/>
                <w:sz w:val="20"/>
                <w:szCs w:val="20"/>
              </w:rPr>
              <w:br/>
              <w:t>4、不锈钢加厚定位码仔，不锈钢火种配风口，不锈钢调频支架，不锈钢电源和工作指示灯微调支架，紧固件采用不锈钢螺丝和拉丁</w:t>
            </w:r>
            <w:r>
              <w:rPr>
                <w:rFonts w:ascii="宋体" w:hAnsi="宋体" w:cs="宋体" w:hint="eastAsia"/>
                <w:color w:val="000000"/>
                <w:kern w:val="0"/>
                <w:sz w:val="20"/>
                <w:szCs w:val="20"/>
              </w:rPr>
              <w:br/>
              <w:t>5、配打火控制器，过线胶套</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炉拼板</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1、700*300mm(±10%)                                   2、采用304#不锈钢板，面板厚1.2mm(±0.2mm)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电磁一体式蒸炉</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1、1100*1200*1200mm(±10%)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电蒸气不粘锅</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1、600*600*930mm(±10%)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蒸饭车</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1、24盘(±10%)                                    2、利旧设备，搬迁安装</w:t>
            </w:r>
          </w:p>
        </w:tc>
      </w:tr>
      <w:tr>
        <w:tblPrEx>
          <w:tblW w:w="8089" w:type="dxa"/>
          <w:tblInd w:w="99" w:type="dxa"/>
          <w:tblLook w:val="04A0"/>
        </w:tblPrEx>
        <w:trPr>
          <w:trHeight w:val="124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2618"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1、1150*820*1850mm (±10%)                         2、采用304#不锈钢板，柜身上侧板厚1.2mm(±0.2mm)，内胆层板厚1.0mm(±0.2mm)，柜身下围板厚1.0mm(±0.2mm)</w:t>
            </w:r>
          </w:p>
        </w:tc>
      </w:tr>
      <w:tr>
        <w:tblPrEx>
          <w:tblW w:w="8089" w:type="dxa"/>
          <w:tblInd w:w="99" w:type="dxa"/>
          <w:tblLook w:val="04A0"/>
        </w:tblPrEx>
        <w:trPr>
          <w:trHeight w:val="1245"/>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3、▲功能要求：整机功率18KW/380V(±1KW)，投标人具有“商用电蒸柜”检测报告（检测功率须与功能要求一致）。提供第三方检测机构出具的至少带CMA标识的检测报告关键页扫描件，原件备查。</w:t>
            </w:r>
          </w:p>
        </w:tc>
      </w:tr>
      <w:tr>
        <w:tblPrEx>
          <w:tblW w:w="8089" w:type="dxa"/>
          <w:tblInd w:w="99" w:type="dxa"/>
          <w:tblLook w:val="04A0"/>
        </w:tblPrEx>
        <w:trPr>
          <w:trHeight w:val="12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1、1150*970*1850mm(±10%)                        2、采用304#不锈钢板，柜身上侧板厚1.2mm(±0.2mm)，内胆层板厚1.0mm(±0.2mm)，柜身下围板厚1.0mm(±0.2mm)                                                   3、配置带熄火保护装置                                                  4、配置多功能控制器，蒸煮时间定时可调，可通过调时间选择蒸饭、面、菜多种模式</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1、9500*1300*610mm(±10%)                               2、采用304#不锈钢板，烟罩板厚0.9mm(±0.1mm)，侧板厚0.9mm(±0.1mm)                                    3、面板开孔，配接油杯及不锈钢吊架</w:t>
            </w:r>
          </w:p>
        </w:tc>
      </w:tr>
      <w:tr>
        <w:tblPrEx>
          <w:tblW w:w="8089" w:type="dxa"/>
          <w:tblInd w:w="99" w:type="dxa"/>
          <w:tblLook w:val="04A0"/>
        </w:tblPrEx>
        <w:trPr>
          <w:trHeight w:val="133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2618" w:type="dxa"/>
            <w:vMerge w:val="restart"/>
            <w:tcBorders>
              <w:top w:val="nil"/>
              <w:left w:val="single" w:sz="4" w:space="0" w:color="auto"/>
              <w:bottom w:val="single" w:sz="4" w:space="0" w:color="000000"/>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不锈钢蒸汽发生器连隔热棉（蒸汽发生器）</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1、410*370*470mm(±10%)</w:t>
            </w:r>
            <w:r>
              <w:rPr>
                <w:rFonts w:ascii="宋体" w:hAnsi="宋体" w:cs="宋体" w:hint="eastAsia"/>
                <w:color w:val="000000"/>
                <w:kern w:val="0"/>
                <w:sz w:val="20"/>
                <w:szCs w:val="20"/>
              </w:rPr>
              <w:br/>
              <w:t>2、采用304#不锈钢面板厚1.5mm(±0.3mm)，满焊，功率9KW(±0.5KW)，四周包隔热棉</w:t>
            </w:r>
          </w:p>
        </w:tc>
      </w:tr>
      <w:tr>
        <w:tblPrEx>
          <w:tblW w:w="8089" w:type="dxa"/>
          <w:tblInd w:w="99" w:type="dxa"/>
          <w:tblLook w:val="04A0"/>
        </w:tblPrEx>
        <w:trPr>
          <w:trHeight w:val="1335"/>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3、▲功能要求：蒸汽发生器功率 9KW(±0.5KW)，投标人具有“蒸汽发生器”检测报告（检测功率须与功能要求一致）。提供第三方检测机构出具的至少带CMA标识的检测报告关键页扫描件，原件备查。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1、580*540*460mm(±10%)</w:t>
            </w:r>
            <w:r>
              <w:rPr>
                <w:rFonts w:ascii="宋体" w:hAnsi="宋体" w:cs="宋体" w:hint="eastAsia"/>
                <w:color w:val="000000"/>
                <w:kern w:val="0"/>
                <w:sz w:val="20"/>
                <w:szCs w:val="20"/>
              </w:rPr>
              <w:br/>
              <w:t>2、采用304#不锈钢面板厚1.2mm(±0.2mm)，满焊</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1、350*145*290mm(±10%)                                          2、采用304#不锈钢板，面板厚1.0mm(±0.1mm)，满焊，产生喷射式蒸汽                                                      3、含浮球阀、水位探针</w:t>
            </w:r>
          </w:p>
        </w:tc>
      </w:tr>
      <w:tr>
        <w:tblPrEx>
          <w:tblW w:w="8089" w:type="dxa"/>
          <w:tblInd w:w="99" w:type="dxa"/>
          <w:tblLook w:val="04A0"/>
        </w:tblPrEx>
        <w:trPr>
          <w:trHeight w:val="12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2、采用不锈钢柜身，可放大盆大锅等。功率4120W/220V(±10%)，最大可放直径500mm(±10%)的汤桶                                           3、采用智能控制系统，调温、调时功能，带风机延时功能，语音提示功能，热风循环系统，独立风道设计，层板可校随意调高低</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四门高身冷藏雪柜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1、1220*760*1950mm(±10%)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1、1200*350*600mm(±10%)                               2、采用304#不锈钢板，柜身厚0.9mm，配不锈钢马仔 </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不锈钢和面台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2、采用304#不锈钢板，面板厚1.2mm(±0.2mm)，面底加木板支撑，并覆防潮板，配不锈钢马仔                                               3、50mm(±10%)不锈钢加固型支架，带可调子弹脚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面粉车</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1、500*500*600mm(±10%)                                    2、采用不锈钢制造，配万向活动轮</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多功能搅拌机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1、容量30L (±10%)   </w:t>
            </w:r>
            <w:r>
              <w:rPr>
                <w:rFonts w:ascii="宋体" w:hAnsi="宋体" w:cs="宋体" w:hint="eastAsia"/>
                <w:color w:val="000000"/>
                <w:kern w:val="0"/>
                <w:sz w:val="20"/>
                <w:szCs w:val="20"/>
              </w:rPr>
              <w:br/>
              <w:t>2、功率1.1KW/380V(±10%)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1、容量40L (±10%)   </w:t>
            </w:r>
            <w:r>
              <w:rPr>
                <w:rFonts w:ascii="宋体" w:hAnsi="宋体" w:cs="宋体" w:hint="eastAsia"/>
                <w:color w:val="000000"/>
                <w:kern w:val="0"/>
                <w:sz w:val="20"/>
                <w:szCs w:val="20"/>
              </w:rPr>
              <w:br/>
              <w:t>2、功率≤1.8KW</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450*300*800mm</w:t>
            </w:r>
            <w:r>
              <w:rPr>
                <w:rFonts w:ascii="宋体" w:hAnsi="宋体" w:cs="宋体" w:hint="eastAsia"/>
                <w:color w:val="000000"/>
                <w:kern w:val="0"/>
                <w:sz w:val="20"/>
                <w:szCs w:val="20"/>
              </w:rPr>
              <w:t>（±10%)                                        2、压面滚筒长度280mm（±10%)，功率1.5KW(±10%)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多层饼盆车</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1、470*620*1730mm(±10%)                                       2、采用不锈钢层板，采用不锈钢方通支架                                                        3、配万向活动轮</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中温消毒保洁柜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1、1120*518*1640mm(±10%)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家用冰箱</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1、500*500*1600mm(±10%)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1、500*770*1900mm(±10%)                           2、功率2.5KW/220V(±10%)，不锈钢柜身</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1、1220*860*1530mm(±10%)   </w:t>
            </w:r>
            <w:r>
              <w:rPr>
                <w:rFonts w:ascii="宋体" w:hAnsi="宋体" w:cs="宋体" w:hint="eastAsia"/>
                <w:color w:val="000000"/>
                <w:kern w:val="0"/>
                <w:sz w:val="20"/>
                <w:szCs w:val="20"/>
              </w:rPr>
              <w:br/>
              <w:t>2、烤盘层数:三层六盘，功率：19.8KW(±10%)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1、640*790*780mm(±10%)                   2、落地式，功率4.5KW(±10%)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1、540*700*1800mm(±10%)                  2、采用304#不锈钢板，柜身厚0.9mm(±0.1mm)，门内层板厚0.9mm(±0.1mm)，配不锈钢马仔                                          3、38mm(±10%)不锈钢支架，带可调子弹脚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双门高身玻璃门雪柜（留样）</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1、630*760*1940mm(±10%)                     2、温度：冷藏，直冷，玻璃门，带锁</w:t>
            </w:r>
          </w:p>
        </w:tc>
      </w:tr>
      <w:tr>
        <w:tblPrEx>
          <w:tblW w:w="8089" w:type="dxa"/>
          <w:tblInd w:w="99" w:type="dxa"/>
          <w:tblLook w:val="04A0"/>
        </w:tblPrEx>
        <w:trPr>
          <w:trHeight w:val="1245"/>
        </w:trPr>
        <w:tc>
          <w:tcPr>
            <w:tcW w:w="720" w:type="dxa"/>
            <w:vMerge w:val="restart"/>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2618" w:type="dxa"/>
            <w:vMerge w:val="restart"/>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1、1500*700*810mm(±10%)                                          2、采用304#不锈钢板，面板厚1.2mm(±0.2mm)，柜身及层板厚0.9mm(±0.1mm)，配不锈钢马仔                                                      3、38mm(±10%)不锈钢支架，带可调子弹脚 </w:t>
            </w:r>
          </w:p>
        </w:tc>
      </w:tr>
      <w:tr>
        <w:tblPrEx>
          <w:tblW w:w="8089" w:type="dxa"/>
          <w:tblInd w:w="99" w:type="dxa"/>
          <w:tblLook w:val="04A0"/>
        </w:tblPrEx>
        <w:trPr>
          <w:trHeight w:val="1245"/>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4、▲功能要求：自动清洗、蒸汽保温。投标人具有“电热汤池柜”的合格检验报告，提供第三方检测机构出具的至少带 CMA 标识的检测报告扫描件，同时提供国家知识产权部门颁发的投标人获得的与“自动清洗、蒸汽保温”相关的实用新型专利证书以示佐证，提供扫描件，原件备查。不具有以上检测报告或专利的均不得分</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保温售菜台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电保温饭汤桶车连加固不锈钢底座</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1、外径500*850mm(±10%)                                   2、采用不锈钢桶身，内置饭汤桶                                                 3、配万向活动轮</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2618" w:type="dxa"/>
            <w:tcBorders>
              <w:top w:val="nil"/>
              <w:left w:val="nil"/>
              <w:bottom w:val="single" w:sz="4" w:space="0" w:color="auto"/>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三格洗碗池</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r>
      <w:tr>
        <w:tblPrEx>
          <w:tblW w:w="8089" w:type="dxa"/>
          <w:tblInd w:w="99" w:type="dxa"/>
          <w:tblLook w:val="04A0"/>
        </w:tblPrEx>
        <w:trPr>
          <w:trHeight w:val="1302"/>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2618"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长龙洗碗连烘干机（洗碗机）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1、4200*1018*2113mm(±10%)                                                                                              2、洗涤量3000件/小时(±10%)，带烘干功能，功率62KW(±10%)</w:t>
            </w:r>
          </w:p>
        </w:tc>
      </w:tr>
      <w:tr>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3、▲所投洗碗机产品须提供检测机构出具的:洗碗机在高低温试验下（高温：50℃±5% /低温：-5℃±5%）2h，外观无异常，电气设备无异常，通电运行正常的检测报告(所检温度须符合以上温度参数要求）,提供第三方检测机构出具的至少带 CMA 标识的检测报告扫描件，原件备查。</w:t>
            </w:r>
          </w:p>
        </w:tc>
      </w:tr>
      <w:tr>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4、▲所投洗碗机产品须提供所排废水的检测报告，报告内容包含：①洗碗机所排水质 PH 值达到 HJ 1147-2020 标准，PH 值测定以电极法为依据，所测 PH 值为合格 （6.5-8.5）②洗碗机排水中悬浮物：悬浮物测定以重量法为依据，悬浮物≤4mg/H③洗碗机排水中生化需氧量：生化需氧量测定以稀释与接种法为依据,生化需氧量≤5.1mg/H。提供第三方检测机构出具的至少带 CMA 标识的检测报告扫描件，原件备查。</w:t>
            </w:r>
          </w:p>
        </w:tc>
      </w:tr>
      <w:tr>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5、▲所投洗碗机产品的不锈钢板材须提供第三方检测机构出具的检测报告：①依据 QB/T3827-1999《轻工产品金属镀层和化学处理层的耐腐蚀试验方法乙酸盐雾试验（ASS）法》、QB/T3832-1999《轻工产品金属镀层腐蚀试验结果的评论》标准，进行乙酸盐雾试验、金属喷漆（塑）涂层理化性能（硬度、冲击强度、耐腐蚀、附着力）等检测，检测结果均为合格；②依据 GB/T2423.16-2022《电工电子产品环境试验 第2 部分：长霉》标准，进行霉菌实验，试验方法：湿度≥95%RH，温度 28℃的试验条件下，试验菌种：黑曲霉、球毛壳霉、树脂子囊菌、宛氏拟青霉、绿色木霉，长霉等级达到 0 级，严酷等级 2，并通过防霉性能认证，最终检测结果均为合格。提供第三方检测机构出具的至少带 CMA 标识的检测报告扫描件，原件备查。</w:t>
            </w:r>
          </w:p>
        </w:tc>
      </w:tr>
      <w:tr>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2618" w:type="dxa"/>
            <w:vMerge/>
            <w:tcBorders>
              <w:top w:val="nil"/>
              <w:left w:val="single" w:sz="4" w:space="0" w:color="auto"/>
              <w:bottom w:val="single" w:sz="4" w:space="0" w:color="000000"/>
              <w:right w:val="single" w:sz="4" w:space="0" w:color="auto"/>
            </w:tcBorders>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FF0000"/>
                <w:kern w:val="0"/>
                <w:sz w:val="20"/>
                <w:szCs w:val="20"/>
              </w:rPr>
            </w:pPr>
            <w:r>
              <w:rPr>
                <w:rFonts w:ascii="宋体" w:hAnsi="宋体" w:cs="宋体" w:hint="eastAsia"/>
                <w:color w:val="FF0000"/>
                <w:kern w:val="0"/>
                <w:sz w:val="20"/>
                <w:szCs w:val="20"/>
              </w:rPr>
              <w:t>6、▲所投洗碗机产品具有第三方检测机构出具的核心组件“漂洗加热桶”的检测报告：依据GB/T 20290-2016《家用电动洗碗机  性能测试方法》 、GB/T 2423.38-2008《电工电子产品环境试验 第2 部分试验方法 试验R：水试验方法和导则》，进行跌落试验、耐压力试验、渗漏试验（在16-22℃ 温度 、 50-55%RH 相对湿度 、 86-100Kpa 气压条件下），检测结果均为合格。提供第三方检测机构出具的至少带CMA标识的检测报告扫描件，原件备查。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烟罩一体抽气罩</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1、780*250*250mm(±10%)                            2、采用304#不锈钢板，面板0.9mm(±0.1mm)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双门热风循环餐具高温消毒柜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1、1440*670*1940mm(±10%)                    2、采用不锈钢柜身，功率4120W/220V(±10%)，高温热风循环，温度、时间可调</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双门高温消毒柜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1、1192*553*1660mm(±10%)                    2、利旧设备，搬迁安装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1、600*430*1360mm(±10%)                    2、采用不锈钢支架，四层，每层可放餐盘蓝框</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不锈钢餐盘框</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1、采用不锈钢圆支焊接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不锈钢自助餐炉</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1、GN1/1(±10%)                                  2、配标准GN盆，采用不锈钢炉身，带翻盖</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1、容量10L(±10%)                                   2、采用不锈钢制造，带盖</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收污台柜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1、700*650*900mm(±10%)                               2、采用304#不锈钢板，面板厚1.2mm(±0.2mm)，柜身厚0.9mm(±0.1mm) ，配塑料活动垃圾桶车                                    3、面板配方孔不锈钢收污斜槽</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收碟工作台</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1、1200*650*500mm(±10%)                               2、采用304#不锈钢板，面板厚1.2mm(±0.2mm)                                       3、面底加木板支撑，并覆防潮板，配不锈钢马仔                                               4、38mm(±10%)不锈钢支架，带可调子弹脚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不锈钢加厚冲孔式蒸包盘</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不锈钢餐盘（份数盆）</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1、530*320*100mm(±10%)                               </w:t>
            </w:r>
            <w:r>
              <w:rPr>
                <w:rFonts w:ascii="宋体" w:hAnsi="宋体" w:cs="宋体" w:hint="eastAsia"/>
                <w:color w:val="000000"/>
                <w:kern w:val="0"/>
                <w:sz w:val="20"/>
                <w:szCs w:val="20"/>
              </w:rPr>
              <w:br/>
              <w:t>2、采用304#不锈钢一次冲压成型，加厚</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1、250ml(±10%)                               </w:t>
            </w:r>
            <w:r>
              <w:rPr>
                <w:rFonts w:ascii="宋体" w:hAnsi="宋体" w:cs="宋体" w:hint="eastAsia"/>
                <w:color w:val="000000"/>
                <w:kern w:val="0"/>
                <w:sz w:val="20"/>
                <w:szCs w:val="20"/>
              </w:rPr>
              <w:br/>
              <w:t>2、采用304#不锈钢，带盖</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1、530*320mm(±10%)                               </w:t>
            </w:r>
            <w:r>
              <w:rPr>
                <w:rFonts w:ascii="宋体" w:hAnsi="宋体" w:cs="宋体" w:hint="eastAsia"/>
                <w:color w:val="000000"/>
                <w:kern w:val="0"/>
                <w:sz w:val="20"/>
                <w:szCs w:val="20"/>
              </w:rPr>
              <w:br/>
              <w:t>2、采用304#不锈钢一次冲压成型</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1、直径850mm(±10%)                               2、采用翻边大炒锅，四周附防水材料，玻璃胶密封，有效阻止水漏进炉膛</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1、11000*800mm(±10%)                               </w:t>
            </w:r>
            <w:r>
              <w:rPr>
                <w:rFonts w:ascii="宋体" w:hAnsi="宋体" w:cs="宋体" w:hint="eastAsia"/>
                <w:color w:val="000000"/>
                <w:kern w:val="0"/>
                <w:sz w:val="20"/>
                <w:szCs w:val="20"/>
              </w:rPr>
              <w:br/>
              <w:t>2、采用304#不锈钢面板厚0.9mm(±0.1mm)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1、2400*1300mm(±10%)                               </w:t>
            </w:r>
            <w:r>
              <w:rPr>
                <w:rFonts w:ascii="宋体" w:hAnsi="宋体" w:cs="宋体" w:hint="eastAsia"/>
                <w:color w:val="000000"/>
                <w:kern w:val="0"/>
                <w:sz w:val="20"/>
                <w:szCs w:val="20"/>
              </w:rPr>
              <w:br/>
              <w:t>2、采用304#不锈钢面板厚0.9mm(±0.1mm)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1、201#不锈钢板1.05mm(±10%)</w:t>
            </w:r>
            <w:r>
              <w:rPr>
                <w:rFonts w:ascii="宋体" w:hAnsi="宋体" w:cs="宋体" w:hint="eastAsia"/>
                <w:color w:val="000000"/>
                <w:kern w:val="0"/>
                <w:sz w:val="20"/>
                <w:szCs w:val="20"/>
              </w:rPr>
              <w:br/>
              <w:t>2、弯头、三通、扩口按2倍直管计算，满焊处理</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1、30*30mm(±10%)</w:t>
            </w:r>
            <w:r>
              <w:rPr>
                <w:rFonts w:ascii="宋体" w:hAnsi="宋体" w:cs="宋体" w:hint="eastAsia"/>
                <w:color w:val="000000"/>
                <w:kern w:val="0"/>
                <w:sz w:val="20"/>
                <w:szCs w:val="20"/>
              </w:rPr>
              <w:br/>
              <w:t>2、采用镀锌角铁法兰，圆支吊码</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烘手机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1、240*230*240mm(±10%)</w:t>
            </w:r>
            <w:r>
              <w:rPr>
                <w:rFonts w:ascii="宋体" w:hAnsi="宋体" w:cs="宋体" w:hint="eastAsia"/>
                <w:color w:val="000000"/>
                <w:kern w:val="0"/>
                <w:sz w:val="20"/>
                <w:szCs w:val="20"/>
              </w:rPr>
              <w:br/>
              <w:t>2、功率≤2KW</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1、200*80*100mm(±10%)                               </w:t>
            </w:r>
            <w:r>
              <w:rPr>
                <w:rFonts w:ascii="宋体" w:hAnsi="宋体" w:cs="宋体" w:hint="eastAsia"/>
                <w:color w:val="000000"/>
                <w:kern w:val="0"/>
                <w:sz w:val="20"/>
                <w:szCs w:val="20"/>
              </w:rPr>
              <w:br/>
              <w:t>2、采用304#不锈钢面板厚0.9mm(±0.1mm)</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1、外径250mm(±10%)                               </w:t>
            </w:r>
            <w:r>
              <w:rPr>
                <w:rFonts w:ascii="宋体" w:hAnsi="宋体" w:cs="宋体" w:hint="eastAsia"/>
                <w:color w:val="000000"/>
                <w:kern w:val="0"/>
                <w:sz w:val="20"/>
                <w:szCs w:val="20"/>
              </w:rPr>
              <w:br/>
              <w:t>2、采用304#不锈钢面板厚1.25mm(±0.2mm)，与炉背焊接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1、外径330*180mm(±10%)</w:t>
            </w:r>
            <w:r>
              <w:rPr>
                <w:rFonts w:ascii="宋体" w:hAnsi="宋体" w:cs="宋体" w:hint="eastAsia"/>
                <w:color w:val="000000"/>
                <w:kern w:val="0"/>
                <w:sz w:val="20"/>
                <w:szCs w:val="20"/>
              </w:rPr>
              <w:br/>
              <w:t>2、采用不锈钢汤撑式圆桶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1、500*500mm(±10%)</w:t>
            </w:r>
            <w:r>
              <w:rPr>
                <w:rFonts w:ascii="宋体" w:hAnsi="宋体" w:cs="宋体" w:hint="eastAsia"/>
                <w:color w:val="000000"/>
                <w:kern w:val="0"/>
                <w:sz w:val="20"/>
                <w:szCs w:val="20"/>
              </w:rPr>
              <w:br/>
              <w:t>2、采用不锈钢板厚≤0.9mm，双层，带导流槽</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1、206*137*570mm(±10%)</w:t>
            </w:r>
            <w:r>
              <w:rPr>
                <w:rFonts w:ascii="宋体" w:hAnsi="宋体" w:cs="宋体" w:hint="eastAsia"/>
                <w:color w:val="000000"/>
                <w:kern w:val="0"/>
                <w:sz w:val="20"/>
                <w:szCs w:val="20"/>
              </w:rPr>
              <w:br/>
              <w:t>2、处理水量：4升/分钟(±10%)，含前后给水安装</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1、长600mm(±10%)                               </w:t>
            </w:r>
            <w:r>
              <w:rPr>
                <w:rFonts w:ascii="宋体" w:hAnsi="宋体" w:cs="宋体" w:hint="eastAsia"/>
                <w:color w:val="000000"/>
                <w:kern w:val="0"/>
                <w:sz w:val="20"/>
                <w:szCs w:val="20"/>
              </w:rPr>
              <w:br/>
              <w:t>2、采用304#不锈钢板，灯箱厚≤0.9mm，配烟罩灯</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1、DN50mm(±10%)                               </w:t>
            </w:r>
            <w:r>
              <w:rPr>
                <w:rFonts w:ascii="宋体" w:hAnsi="宋体" w:cs="宋体" w:hint="eastAsia"/>
                <w:color w:val="000000"/>
                <w:kern w:val="0"/>
                <w:sz w:val="20"/>
                <w:szCs w:val="20"/>
              </w:rPr>
              <w:br/>
              <w:t>2、采用不锈钢排渣提栏，PVC排水管</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1、950*500*950mm(±10%)                                    2、采用不锈钢制造，配万向活动轮，二层</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1、900*590*970mm(±10%)                   </w:t>
            </w:r>
            <w:r>
              <w:rPr>
                <w:rFonts w:ascii="宋体" w:hAnsi="宋体" w:cs="宋体"/>
                <w:color w:val="000000"/>
                <w:kern w:val="0"/>
                <w:sz w:val="20"/>
                <w:szCs w:val="20"/>
              </w:rPr>
              <w:t xml:space="preserve"> </w:t>
            </w:r>
            <w:r>
              <w:rPr>
                <w:rFonts w:ascii="宋体" w:hAnsi="宋体" w:cs="宋体" w:hint="eastAsia"/>
                <w:color w:val="000000"/>
                <w:kern w:val="0"/>
                <w:sz w:val="20"/>
                <w:szCs w:val="20"/>
              </w:rPr>
              <w:t>2、采用不锈钢层板，不锈钢圆管把手，单层</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1、风量31520m3/h(±10%)                              2、功率18.5KW(±10%)，全压1206Pa(±10%)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1、风量25057m3/h(±10%)                              2、功率15KW(±10%)，全压1532Pa(±10%)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8089" w:type="dxa"/>
          <w:tblInd w:w="99" w:type="dxa"/>
          <w:tblLook w:val="04A0"/>
        </w:tblPrEx>
        <w:trPr>
          <w:trHeight w:val="1302"/>
        </w:trPr>
        <w:tc>
          <w:tcPr>
            <w:tcW w:w="720" w:type="dxa"/>
            <w:vMerge w:val="restart"/>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2618" w:type="dxa"/>
            <w:vMerge w:val="restart"/>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风机减震器</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r>
      <w:tr>
        <w:tblPrEx>
          <w:tblW w:w="8089" w:type="dxa"/>
          <w:tblInd w:w="99" w:type="dxa"/>
          <w:tblLook w:val="04A0"/>
        </w:tblPrEx>
        <w:trPr>
          <w:trHeight w:val="130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rsidP="003C56B0">
            <w:pPr>
              <w:widowControl/>
              <w:jc w:val="left"/>
              <w:rPr>
                <w:rFonts w:ascii="宋体" w:hAnsi="宋体" w:cs="宋体"/>
                <w:color w:val="FF0000"/>
                <w:kern w:val="0"/>
                <w:sz w:val="20"/>
                <w:szCs w:val="20"/>
              </w:rPr>
            </w:pPr>
            <w:r>
              <w:rPr>
                <w:rFonts w:ascii="宋体" w:hAnsi="宋体" w:cs="宋体" w:hint="eastAsia"/>
                <w:color w:val="000000"/>
                <w:kern w:val="0"/>
                <w:sz w:val="20"/>
                <w:szCs w:val="20"/>
              </w:rPr>
              <w:t>3、</w:t>
            </w:r>
            <w:r>
              <w:rPr>
                <w:rFonts w:ascii="宋体" w:hAnsi="宋体" w:cs="宋体" w:hint="eastAsia"/>
                <w:color w:val="FF0000"/>
                <w:kern w:val="0"/>
                <w:sz w:val="20"/>
                <w:szCs w:val="20"/>
              </w:rPr>
              <w:t>▲所投减震器符合HJ/T 381-2007 环境保护产品技术要求，额定载荷下的变形量≤0.1mm，轴向静刚度试验≤0.1N/mm。提供第三方检测机构出具的至少带CMA标识的检测报告扫描件，原件备查</w:t>
            </w:r>
            <w:r>
              <w:rPr>
                <w:rFonts w:ascii="宋体" w:hAnsi="宋体" w:cs="宋体" w:hint="eastAsia"/>
                <w:color w:val="FF0000"/>
                <w:kern w:val="0"/>
                <w:sz w:val="20"/>
                <w:szCs w:val="20"/>
              </w:rPr>
              <w:t>。</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风机降压启动控制箱</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1、规格：配抽风机</w:t>
            </w:r>
            <w:r>
              <w:rPr>
                <w:rFonts w:ascii="宋体" w:hAnsi="宋体" w:cs="宋体" w:hint="eastAsia"/>
                <w:color w:val="000000"/>
                <w:kern w:val="0"/>
                <w:sz w:val="20"/>
                <w:szCs w:val="20"/>
              </w:rPr>
              <w:br/>
              <w:t>2、含开关、开关箱</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抽风管（加厚）</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1、201#不锈钢板1.05mm(±0.1mm)</w:t>
            </w:r>
            <w:r>
              <w:rPr>
                <w:rFonts w:ascii="宋体" w:hAnsi="宋体" w:cs="宋体" w:hint="eastAsia"/>
                <w:color w:val="000000"/>
                <w:kern w:val="0"/>
                <w:sz w:val="20"/>
                <w:szCs w:val="20"/>
              </w:rPr>
              <w:br/>
              <w:t>2、弯头、三通、扩口按2倍直管计算</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1、规格：≤1000X700mm      </w:t>
            </w:r>
            <w:r>
              <w:rPr>
                <w:rFonts w:ascii="宋体" w:hAnsi="宋体" w:cs="宋体" w:hint="eastAsia"/>
                <w:color w:val="000000"/>
                <w:kern w:val="0"/>
                <w:sz w:val="20"/>
                <w:szCs w:val="20"/>
              </w:rPr>
              <w:br/>
              <w:t>2、镀锌板外壳</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1、规格：≤1000X600mm      </w:t>
            </w:r>
            <w:r>
              <w:rPr>
                <w:rFonts w:ascii="宋体" w:hAnsi="宋体" w:cs="宋体" w:hint="eastAsia"/>
                <w:color w:val="000000"/>
                <w:kern w:val="0"/>
                <w:sz w:val="20"/>
                <w:szCs w:val="20"/>
              </w:rPr>
              <w:br/>
              <w:t>2、镀锌板外壳</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1、规格：35000m3/h(±10%)                                           </w:t>
            </w:r>
            <w:r>
              <w:rPr>
                <w:rFonts w:ascii="宋体" w:hAnsi="宋体" w:cs="宋体" w:hint="eastAsia"/>
                <w:color w:val="000000"/>
                <w:kern w:val="0"/>
                <w:sz w:val="20"/>
                <w:szCs w:val="20"/>
              </w:rPr>
              <w:br/>
              <w:t>2、高空排放</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1、15"(±10%)                                           </w:t>
            </w:r>
            <w:r>
              <w:rPr>
                <w:rFonts w:ascii="宋体" w:hAnsi="宋体" w:cs="宋体" w:hint="eastAsia"/>
                <w:color w:val="000000"/>
                <w:kern w:val="0"/>
                <w:sz w:val="20"/>
                <w:szCs w:val="20"/>
              </w:rPr>
              <w:br/>
              <w:t>2、功率3KW(±10%)</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2、磁力开关</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1、201#不锈钢板0.7mm(±0.1mm)</w:t>
            </w:r>
            <w:r>
              <w:rPr>
                <w:rFonts w:ascii="宋体" w:hAnsi="宋体" w:cs="宋体" w:hint="eastAsia"/>
                <w:color w:val="000000"/>
                <w:kern w:val="0"/>
                <w:sz w:val="20"/>
                <w:szCs w:val="20"/>
              </w:rPr>
              <w:br/>
              <w:t>2、弯头、三通、扩口按2倍直管计算</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r>
      <w:tr>
        <w:tblPrEx>
          <w:tblW w:w="8089" w:type="dxa"/>
          <w:tblInd w:w="99" w:type="dxa"/>
          <w:tblLook w:val="04A0"/>
        </w:tblPrEx>
        <w:trPr>
          <w:trHeight w:val="1302"/>
        </w:trPr>
        <w:tc>
          <w:tcPr>
            <w:tcW w:w="720" w:type="dxa"/>
            <w:vMerge w:val="restart"/>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2618" w:type="dxa"/>
            <w:vMerge w:val="restart"/>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低噪音鲜风柜（离心风机）</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1、27"(±10%)                                           </w:t>
            </w:r>
            <w:r>
              <w:rPr>
                <w:rFonts w:ascii="宋体" w:hAnsi="宋体" w:cs="宋体" w:hint="eastAsia"/>
                <w:color w:val="000000"/>
                <w:kern w:val="0"/>
                <w:sz w:val="20"/>
                <w:szCs w:val="20"/>
              </w:rPr>
              <w:br/>
              <w:t>2、功率15KW(±10%)</w:t>
            </w:r>
          </w:p>
        </w:tc>
      </w:tr>
      <w:tr>
        <w:tblPrEx>
          <w:tblW w:w="8089" w:type="dxa"/>
          <w:tblInd w:w="99" w:type="dxa"/>
          <w:tblLook w:val="04A0"/>
        </w:tblPrEx>
        <w:trPr>
          <w:trHeight w:val="1302"/>
        </w:trPr>
        <w:tc>
          <w:tcPr>
            <w:tcW w:w="720" w:type="dxa"/>
            <w:vMerge/>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rsidP="003C56B0">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3、▲所投风机品牌制造商所制造的电机，依据《电动机能效限定值及能效等级》检测，能源效率为1级。提供第三方检测机构出具的至少带CMA标识的检测报告扫描件</w:t>
            </w:r>
            <w:r>
              <w:rPr>
                <w:rFonts w:ascii="宋体" w:hAnsi="宋体" w:cs="宋体" w:hint="eastAsia"/>
                <w:color w:val="FF0000"/>
                <w:kern w:val="0"/>
                <w:sz w:val="20"/>
                <w:szCs w:val="20"/>
              </w:rPr>
              <w:t>，原件备查</w:t>
            </w:r>
          </w:p>
        </w:tc>
      </w:tr>
      <w:tr>
        <w:tblPrEx>
          <w:tblW w:w="8089" w:type="dxa"/>
          <w:tblInd w:w="99" w:type="dxa"/>
          <w:tblLook w:val="04A0"/>
        </w:tblPrEx>
        <w:trPr>
          <w:trHeight w:val="1302"/>
        </w:trPr>
        <w:tc>
          <w:tcPr>
            <w:tcW w:w="720" w:type="dxa"/>
            <w:vMerge/>
            <w:tcBorders>
              <w:top w:val="nil"/>
              <w:left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top w:val="nil"/>
              <w:left w:val="nil"/>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rsidP="003C56B0">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风机核心部件叶轮符合JB/T6445-2017通风机叶轮超速试验，叶轮的轮盖进口内径和叶轮外径的尺寸变形量≤0.03%。着色渗透检测符合NB/T47013.5的规定。提供第三方检测机构出具的至少带CMA标识的检测报告扫描件，原件备查</w:t>
            </w:r>
          </w:p>
        </w:tc>
      </w:tr>
      <w:tr>
        <w:tblPrEx>
          <w:tblW w:w="8089" w:type="dxa"/>
          <w:tblInd w:w="99" w:type="dxa"/>
          <w:tblLook w:val="04A0"/>
        </w:tblPrEx>
        <w:trPr>
          <w:trHeight w:val="130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p>
        </w:tc>
        <w:tc>
          <w:tcPr>
            <w:tcW w:w="2618" w:type="dxa"/>
            <w:vMerge/>
            <w:tcBorders>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p>
        </w:tc>
        <w:tc>
          <w:tcPr>
            <w:tcW w:w="4751" w:type="dxa"/>
            <w:tcBorders>
              <w:top w:val="nil"/>
              <w:left w:val="nil"/>
              <w:bottom w:val="single" w:sz="4" w:space="0" w:color="auto"/>
              <w:right w:val="single" w:sz="4" w:space="0" w:color="auto"/>
            </w:tcBorders>
            <w:shd w:val="clear" w:color="auto" w:fill="auto"/>
            <w:vAlign w:val="center"/>
          </w:tcPr>
          <w:p w:rsidR="00000000" w:rsidP="003C56B0">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5、▲所投风机核心部件轴承符合GB/T 10125-2012，以及GB/T6461-2002。通过铜乙酸加速盐雾试验，试验时间不小于96小时，达到10级标准。提供第三方检测机构出具的至少带CMA标识的检测报告扫描件，原件备查</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1、规格：可调节</w:t>
            </w:r>
          </w:p>
        </w:tc>
      </w:tr>
      <w:tr>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2618"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4751" w:type="dxa"/>
            <w:tcBorders>
              <w:top w:val="nil"/>
              <w:left w:val="nil"/>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8089" w:type="dxa"/>
          <w:tblInd w:w="99" w:type="dxa"/>
          <w:tblLook w:val="04A0"/>
        </w:tblPrEx>
        <w:trPr>
          <w:trHeight w:val="13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261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4751"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r>
        <w:tblPrEx>
          <w:tblW w:w="8089" w:type="dxa"/>
          <w:tblInd w:w="99" w:type="dxa"/>
          <w:tblLook w:val="04A0"/>
        </w:tblPrEx>
        <w:trPr>
          <w:trHeight w:val="13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2618"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4751" w:type="dxa"/>
            <w:tcBorders>
              <w:top w:val="single" w:sz="4" w:space="0" w:color="auto"/>
              <w:left w:val="single" w:sz="4" w:space="0" w:color="auto"/>
              <w:bottom w:val="single" w:sz="4" w:space="0" w:color="auto"/>
              <w:right w:val="single" w:sz="4" w:space="0" w:color="auto"/>
            </w:tcBorders>
            <w:shd w:val="clear" w:color="auto" w:fill="auto"/>
            <w:vAlign w:val="center"/>
          </w:tcPr>
          <w:p w:rsidR="00000000">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r>
    </w:tbl>
    <w:p w:rsidR="00000000">
      <w:pPr>
        <w:rPr>
          <w:b/>
          <w:szCs w:val="21"/>
        </w:rPr>
      </w:pPr>
    </w:p>
    <w:p w:rsidR="00000000">
      <w:pPr>
        <w:rPr>
          <w:b/>
          <w:szCs w:val="21"/>
        </w:rPr>
      </w:pPr>
    </w:p>
    <w:p w:rsidR="00000000" w:rsidP="00C056E6">
      <w:pPr>
        <w:pStyle w:val="Heading2"/>
        <w:spacing w:before="120" w:beforeLines="50" w:after="120" w:afterLines="50"/>
        <w:rPr>
          <w:sz w:val="28"/>
          <w:szCs w:val="28"/>
        </w:rPr>
      </w:pPr>
      <w:r>
        <w:rPr>
          <w:rFonts w:hint="eastAsia"/>
          <w:sz w:val="28"/>
          <w:szCs w:val="28"/>
        </w:rPr>
        <w:t>五、商务要求</w:t>
      </w:r>
    </w:p>
    <w:p w:rsidR="00000000">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000000">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trPr>
        <w:tc>
          <w:tcPr>
            <w:tcW w:w="840" w:type="dxa"/>
            <w:vAlign w:val="center"/>
          </w:tcPr>
          <w:p w:rsidR="00000000">
            <w:pPr>
              <w:jc w:val="center"/>
              <w:rPr>
                <w:b/>
              </w:rPr>
            </w:pPr>
            <w:r>
              <w:rPr>
                <w:rFonts w:hint="eastAsia"/>
                <w:b/>
              </w:rPr>
              <w:t>序号</w:t>
            </w:r>
          </w:p>
        </w:tc>
        <w:tc>
          <w:tcPr>
            <w:tcW w:w="1457" w:type="dxa"/>
            <w:vAlign w:val="center"/>
          </w:tcPr>
          <w:p w:rsidR="00000000">
            <w:pPr>
              <w:jc w:val="center"/>
              <w:rPr>
                <w:b/>
              </w:rPr>
            </w:pPr>
            <w:r>
              <w:rPr>
                <w:rFonts w:hint="eastAsia"/>
                <w:b/>
              </w:rPr>
              <w:t>商务需求项</w:t>
            </w:r>
          </w:p>
        </w:tc>
        <w:tc>
          <w:tcPr>
            <w:tcW w:w="6523" w:type="dxa"/>
            <w:vAlign w:val="center"/>
          </w:tcPr>
          <w:p w:rsidR="00000000">
            <w:pPr>
              <w:jc w:val="center"/>
              <w:rPr>
                <w:b/>
              </w:rPr>
            </w:pPr>
            <w:r>
              <w:rPr>
                <w:rFonts w:hint="eastAsia"/>
                <w:b/>
              </w:rPr>
              <w:t>招标商务要求</w:t>
            </w:r>
          </w:p>
        </w:tc>
      </w:tr>
      <w:tr>
        <w:tblPrEx>
          <w:tblW w:w="8820" w:type="dxa"/>
          <w:tblInd w:w="108" w:type="dxa"/>
          <w:tblLayout w:type="fixed"/>
          <w:tblLook w:val="04A0"/>
        </w:tblPrEx>
        <w:trPr>
          <w:trHeight w:val="280"/>
        </w:trPr>
        <w:tc>
          <w:tcPr>
            <w:tcW w:w="8820" w:type="dxa"/>
            <w:gridSpan w:val="3"/>
          </w:tcPr>
          <w:p w:rsidR="00000000">
            <w:pPr>
              <w:rPr>
                <w:b/>
              </w:rPr>
            </w:pPr>
            <w:r>
              <w:rPr>
                <w:rFonts w:hint="eastAsia"/>
                <w:b/>
              </w:rPr>
              <w:t>（一）免费保修期内售后服务要求</w:t>
            </w:r>
          </w:p>
        </w:tc>
      </w:tr>
      <w:tr>
        <w:tblPrEx>
          <w:tblW w:w="8820" w:type="dxa"/>
          <w:tblInd w:w="108" w:type="dxa"/>
          <w:tblLayout w:type="fixed"/>
          <w:tblLook w:val="04A0"/>
        </w:tblPrEx>
        <w:trPr>
          <w:trHeight w:val="320"/>
        </w:trPr>
        <w:tc>
          <w:tcPr>
            <w:tcW w:w="840" w:type="dxa"/>
            <w:vAlign w:val="center"/>
          </w:tcPr>
          <w:p w:rsidR="00000000">
            <w:pPr>
              <w:jc w:val="center"/>
              <w:rPr>
                <w:bCs/>
              </w:rPr>
            </w:pPr>
            <w:r>
              <w:rPr>
                <w:rFonts w:hint="eastAsia"/>
                <w:bCs/>
              </w:rPr>
              <w:t>1</w:t>
            </w:r>
          </w:p>
        </w:tc>
        <w:tc>
          <w:tcPr>
            <w:tcW w:w="1457" w:type="dxa"/>
          </w:tcPr>
          <w:p w:rsidR="00000000">
            <w:pPr>
              <w:jc w:val="center"/>
            </w:pPr>
            <w:r>
              <w:rPr>
                <w:rFonts w:hint="eastAsia"/>
              </w:rPr>
              <w:t>维修响应及故障解决时间</w:t>
            </w:r>
          </w:p>
        </w:tc>
        <w:tc>
          <w:tcPr>
            <w:tcW w:w="6523" w:type="dxa"/>
          </w:tcPr>
          <w:p w:rsidR="00000000">
            <w:pPr>
              <w:rPr>
                <w:b/>
              </w:rPr>
            </w:pPr>
            <w:r>
              <w:rPr>
                <w:rFonts w:hint="eastAsia"/>
                <w:bCs/>
                <w:szCs w:val="21"/>
              </w:rPr>
              <w:t>在免费保修期内，一旦发生质量问题，中标人保证在接到通知</w:t>
            </w:r>
            <w:r>
              <w:rPr>
                <w:bCs/>
                <w:szCs w:val="21"/>
              </w:rPr>
              <w:t>24</w:t>
            </w:r>
            <w:r>
              <w:rPr>
                <w:rFonts w:hint="eastAsia"/>
                <w:bCs/>
                <w:szCs w:val="21"/>
              </w:rPr>
              <w:t>小时内赶到现场进行修理或更换。</w:t>
            </w:r>
          </w:p>
        </w:tc>
      </w:tr>
      <w:tr>
        <w:tblPrEx>
          <w:tblW w:w="8820" w:type="dxa"/>
          <w:tblInd w:w="108" w:type="dxa"/>
          <w:tblLayout w:type="fixed"/>
          <w:tblLook w:val="04A0"/>
        </w:tblPrEx>
        <w:trPr>
          <w:trHeight w:val="320"/>
        </w:trPr>
        <w:tc>
          <w:tcPr>
            <w:tcW w:w="840" w:type="dxa"/>
            <w:vMerge w:val="restart"/>
            <w:vAlign w:val="center"/>
          </w:tcPr>
          <w:p w:rsidR="00000000">
            <w:pPr>
              <w:jc w:val="center"/>
              <w:rPr>
                <w:szCs w:val="21"/>
              </w:rPr>
            </w:pPr>
            <w:r>
              <w:rPr>
                <w:rFonts w:hint="eastAsia"/>
                <w:szCs w:val="21"/>
              </w:rPr>
              <w:t>2</w:t>
            </w:r>
          </w:p>
        </w:tc>
        <w:tc>
          <w:tcPr>
            <w:tcW w:w="1457" w:type="dxa"/>
            <w:vMerge w:val="restart"/>
            <w:vAlign w:val="center"/>
          </w:tcPr>
          <w:p w:rsidR="00000000">
            <w:pPr>
              <w:jc w:val="center"/>
              <w:rPr>
                <w:szCs w:val="21"/>
              </w:rPr>
            </w:pPr>
            <w:r>
              <w:rPr>
                <w:rFonts w:hint="eastAsia"/>
                <w:szCs w:val="21"/>
              </w:rPr>
              <w:t>免费保修期</w:t>
            </w:r>
          </w:p>
        </w:tc>
        <w:tc>
          <w:tcPr>
            <w:tcW w:w="6523" w:type="dxa"/>
          </w:tcPr>
          <w:p w:rsidR="00000000">
            <w:pPr>
              <w:rPr>
                <w:b/>
                <w:color w:val="FF0000"/>
                <w:szCs w:val="21"/>
              </w:rP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3  </w:t>
            </w:r>
            <w:r>
              <w:rPr>
                <w:rFonts w:hint="eastAsia"/>
                <w:bCs/>
                <w:color w:val="FF0000"/>
                <w:szCs w:val="21"/>
              </w:rPr>
              <w:t>年，时间自最终验收合格并交付使用之日起计算。</w:t>
            </w:r>
          </w:p>
        </w:tc>
      </w:tr>
      <w:tr>
        <w:tblPrEx>
          <w:tblW w:w="8820" w:type="dxa"/>
          <w:tblInd w:w="108" w:type="dxa"/>
          <w:tblLayout w:type="fixed"/>
          <w:tblLook w:val="04A0"/>
        </w:tblPrEx>
        <w:trPr>
          <w:trHeight w:val="523"/>
        </w:trPr>
        <w:tc>
          <w:tcPr>
            <w:tcW w:w="840" w:type="dxa"/>
            <w:vMerge/>
            <w:vAlign w:val="center"/>
          </w:tcPr>
          <w:p w:rsidR="00000000">
            <w:pPr>
              <w:jc w:val="center"/>
              <w:rPr>
                <w:b/>
              </w:rPr>
            </w:pPr>
          </w:p>
        </w:tc>
        <w:tc>
          <w:tcPr>
            <w:tcW w:w="1457" w:type="dxa"/>
            <w:vMerge/>
            <w:vAlign w:val="center"/>
          </w:tcPr>
          <w:p w:rsidR="00000000"/>
        </w:tc>
        <w:tc>
          <w:tcPr>
            <w:tcW w:w="6523" w:type="dxa"/>
            <w:vAlign w:val="center"/>
          </w:tcPr>
          <w:p w:rsidR="00000000">
            <w:pPr>
              <w:rPr>
                <w:bCs/>
                <w:color w:val="FF0000"/>
                <w:szCs w:val="21"/>
              </w:rP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r>
      <w:tr>
        <w:tblPrEx>
          <w:tblW w:w="8820" w:type="dxa"/>
          <w:tblInd w:w="108" w:type="dxa"/>
          <w:tblLayout w:type="fixed"/>
          <w:tblLook w:val="04A0"/>
        </w:tblPrEx>
        <w:trPr>
          <w:trHeight w:val="523"/>
        </w:trPr>
        <w:tc>
          <w:tcPr>
            <w:tcW w:w="840" w:type="dxa"/>
            <w:vAlign w:val="center"/>
          </w:tcPr>
          <w:p w:rsidR="00000000">
            <w:pPr>
              <w:jc w:val="center"/>
              <w:rPr>
                <w:b/>
              </w:rPr>
            </w:pPr>
            <w:r>
              <w:rPr>
                <w:rFonts w:hint="eastAsia"/>
                <w:szCs w:val="21"/>
              </w:rPr>
              <w:t>3</w:t>
            </w:r>
          </w:p>
        </w:tc>
        <w:tc>
          <w:tcPr>
            <w:tcW w:w="1457" w:type="dxa"/>
            <w:vAlign w:val="center"/>
          </w:tcPr>
          <w:p w:rsidR="00000000">
            <w:pPr>
              <w:jc w:val="center"/>
              <w:rPr>
                <w:b/>
              </w:rPr>
            </w:pPr>
            <w:r>
              <w:rPr>
                <w:rFonts w:hint="eastAsia"/>
                <w:szCs w:val="21"/>
              </w:rPr>
              <w:t>技术文件</w:t>
            </w:r>
          </w:p>
        </w:tc>
        <w:tc>
          <w:tcPr>
            <w:tcW w:w="6523" w:type="dxa"/>
            <w:vAlign w:val="center"/>
          </w:tcPr>
          <w:p w:rsidR="00000000">
            <w:pPr>
              <w:rPr>
                <w:bCs/>
              </w:rPr>
            </w:pPr>
            <w:r>
              <w:rPr>
                <w:rFonts w:hint="eastAsia"/>
                <w:bCs/>
              </w:rPr>
              <w:t>供应商应提供全套、完整的书面技术资料，包括仪器说明书、操作手册、简单维修说明、图纸等。</w:t>
            </w:r>
          </w:p>
        </w:tc>
      </w:tr>
      <w:tr>
        <w:tblPrEx>
          <w:tblW w:w="8820" w:type="dxa"/>
          <w:tblInd w:w="108" w:type="dxa"/>
          <w:tblLayout w:type="fixed"/>
          <w:tblLook w:val="04A0"/>
        </w:tblPrEx>
        <w:trPr>
          <w:trHeight w:val="523"/>
        </w:trPr>
        <w:tc>
          <w:tcPr>
            <w:tcW w:w="840" w:type="dxa"/>
            <w:vAlign w:val="center"/>
          </w:tcPr>
          <w:p w:rsidR="00000000">
            <w:pPr>
              <w:jc w:val="center"/>
              <w:rPr>
                <w:bCs/>
              </w:rPr>
            </w:pPr>
            <w:r>
              <w:rPr>
                <w:rFonts w:hint="eastAsia"/>
                <w:bCs/>
              </w:rPr>
              <w:t>4</w:t>
            </w:r>
          </w:p>
        </w:tc>
        <w:tc>
          <w:tcPr>
            <w:tcW w:w="1457" w:type="dxa"/>
            <w:vAlign w:val="center"/>
          </w:tcPr>
          <w:p w:rsidR="00000000">
            <w:pPr>
              <w:jc w:val="center"/>
              <w:rPr>
                <w:bCs/>
              </w:rPr>
            </w:pPr>
            <w:r>
              <w:rPr>
                <w:rFonts w:hint="eastAsia"/>
                <w:szCs w:val="21"/>
              </w:rPr>
              <w:t>安装调试</w:t>
            </w:r>
          </w:p>
        </w:tc>
        <w:tc>
          <w:tcPr>
            <w:tcW w:w="6523" w:type="dxa"/>
            <w:vAlign w:val="center"/>
          </w:tcPr>
          <w:p w:rsidR="00000000">
            <w:pPr>
              <w:rPr>
                <w:bCs/>
                <w:szCs w:val="21"/>
              </w:rPr>
            </w:pPr>
            <w:r>
              <w:rPr>
                <w:rFonts w:hint="eastAsia"/>
                <w:bCs/>
                <w:szCs w:val="21"/>
              </w:rPr>
              <w:t>中标人在合同生效后应向采购人（用户）提供详细的安装要求并提供技术咨询；</w:t>
            </w:r>
          </w:p>
        </w:tc>
      </w:tr>
      <w:tr>
        <w:tblPrEx>
          <w:tblW w:w="8820" w:type="dxa"/>
          <w:jc w:val="center"/>
          <w:tblInd w:w="0" w:type="dxa"/>
          <w:tblLayout w:type="fixed"/>
          <w:tblLook w:val="04A0"/>
        </w:tblPrEx>
        <w:trPr>
          <w:trHeight w:val="454"/>
          <w:jc w:val="center"/>
        </w:trPr>
        <w:tc>
          <w:tcPr>
            <w:tcW w:w="8820" w:type="dxa"/>
            <w:gridSpan w:val="3"/>
            <w:vAlign w:val="center"/>
          </w:tcPr>
          <w:p w:rsidR="00000000">
            <w:pPr>
              <w:rPr>
                <w:rFonts w:ascii="宋体" w:hAnsi="宋体"/>
                <w:b/>
              </w:rPr>
            </w:pPr>
            <w:r>
              <w:rPr>
                <w:rFonts w:ascii="宋体" w:hAnsi="宋体" w:hint="eastAsia"/>
                <w:b/>
              </w:rPr>
              <w:t>（二）免费保修期外售后服务要求</w:t>
            </w:r>
          </w:p>
        </w:tc>
      </w:tr>
      <w:tr>
        <w:tblPrEx>
          <w:tblW w:w="8820" w:type="dxa"/>
          <w:jc w:val="center"/>
          <w:tblInd w:w="0" w:type="dxa"/>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000000">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6523" w:type="dxa"/>
            <w:vAlign w:val="center"/>
          </w:tcPr>
          <w:p w:rsidR="00000000">
            <w:pPr>
              <w:rPr>
                <w:rFonts w:ascii="宋体" w:hAnsi="宋体"/>
                <w:b/>
                <w:color w:val="000000"/>
                <w:szCs w:val="21"/>
              </w:rPr>
            </w:pPr>
            <w:r>
              <w:rPr>
                <w:rFonts w:ascii="宋体" w:hAnsi="宋体" w:cs="宋体" w:hint="eastAsia"/>
                <w:color w:val="000000"/>
                <w:szCs w:val="21"/>
              </w:rPr>
              <w:t>1.1由设备制造商提供售后服务，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小时维修到位，并在48小时内消除故障（不可抗力情况除外）。消耗品和零配件供应及时，特殊情况下可提供备用机。在境内有相对应的零配件保税库，于中标后出具证明文件。</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rPr>
            </w:pPr>
          </w:p>
        </w:tc>
        <w:tc>
          <w:tcPr>
            <w:tcW w:w="1457" w:type="dxa"/>
            <w:vMerge/>
            <w:vAlign w:val="center"/>
          </w:tcPr>
          <w:p w:rsidR="00000000">
            <w:pPr>
              <w:spacing w:line="360" w:lineRule="exact"/>
              <w:rPr>
                <w:rStyle w:val="Strong"/>
                <w:rFonts w:ascii="宋体" w:hAnsi="宋体" w:cs="宋体"/>
                <w:color w:val="000000"/>
                <w:sz w:val="20"/>
                <w:szCs w:val="20"/>
              </w:rPr>
            </w:pPr>
          </w:p>
        </w:tc>
        <w:tc>
          <w:tcPr>
            <w:tcW w:w="6523" w:type="dxa"/>
            <w:vAlign w:val="center"/>
          </w:tcPr>
          <w:p w:rsidR="00000000">
            <w:pPr>
              <w:rPr>
                <w:rFonts w:ascii="宋体" w:hAnsi="宋体"/>
                <w:b/>
                <w:color w:val="000000"/>
                <w:szCs w:val="21"/>
              </w:rPr>
            </w:pPr>
            <w:r>
              <w:rPr>
                <w:rFonts w:ascii="宋体" w:hAnsi="宋体" w:cs="宋体" w:hint="eastAsia"/>
                <w:color w:val="000000"/>
                <w:szCs w:val="21"/>
              </w:rPr>
              <w:t>1.2中标人及货物制造商不得以任何理由不按时进行维修，不得要求采购人购买所谓“保修服务”（即：不论货物有无故障先买保修服务），不得在货物中嵌设任何不利于采购人使用与维修货物的障碍。</w:t>
            </w:r>
          </w:p>
        </w:tc>
      </w:tr>
      <w:tr>
        <w:tblPrEx>
          <w:tblW w:w="8820" w:type="dxa"/>
          <w:jc w:val="center"/>
          <w:tblInd w:w="0" w:type="dxa"/>
          <w:tblLayout w:type="fixed"/>
          <w:tblLook w:val="04A0"/>
        </w:tblPrEx>
        <w:trPr>
          <w:trHeight w:val="454"/>
          <w:jc w:val="center"/>
        </w:trPr>
        <w:tc>
          <w:tcPr>
            <w:tcW w:w="8820" w:type="dxa"/>
            <w:gridSpan w:val="3"/>
            <w:vAlign w:val="center"/>
          </w:tcPr>
          <w:p w:rsidR="00000000">
            <w:pPr>
              <w:rPr>
                <w:rFonts w:ascii="宋体" w:hAnsi="宋体"/>
                <w:b/>
              </w:rPr>
            </w:pPr>
            <w:r>
              <w:rPr>
                <w:rFonts w:ascii="宋体" w:hAnsi="宋体" w:hint="eastAsia"/>
                <w:b/>
              </w:rPr>
              <w:t>（三）其他商务要求</w:t>
            </w:r>
          </w:p>
        </w:tc>
      </w:tr>
      <w:tr>
        <w:tblPrEx>
          <w:tblW w:w="8820" w:type="dxa"/>
          <w:jc w:val="center"/>
          <w:tblInd w:w="0" w:type="dxa"/>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000000">
            <w:pPr>
              <w:rPr>
                <w:rFonts w:ascii="宋体" w:hAnsi="宋体" w:cs="宋体"/>
                <w:color w:val="000000"/>
                <w:sz w:val="20"/>
                <w:szCs w:val="20"/>
              </w:rPr>
            </w:pPr>
            <w:r>
              <w:rPr>
                <w:rFonts w:ascii="宋体" w:hAnsi="宋体" w:hint="eastAsia"/>
                <w:szCs w:val="21"/>
              </w:rPr>
              <w:t>1.1中标人不能交货的，需偿付不能交货部分货款的</w:t>
            </w:r>
            <w:r>
              <w:rPr>
                <w:rFonts w:ascii="宋体" w:hAnsi="宋体" w:hint="eastAsia"/>
                <w:color w:val="FF0000"/>
                <w:szCs w:val="21"/>
                <w:u w:val="single"/>
              </w:rPr>
              <w:t xml:space="preserve">  千分之十 </w:t>
            </w:r>
            <w:r>
              <w:rPr>
                <w:rFonts w:ascii="宋体" w:hAnsi="宋体" w:hint="eastAsia"/>
                <w:szCs w:val="21"/>
              </w:rPr>
              <w:t>的违约金并按主管部门相关规定处理。</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rPr>
                <w:rFonts w:ascii="宋体" w:hAnsi="宋体"/>
                <w:szCs w:val="21"/>
              </w:rPr>
            </w:pPr>
            <w:r>
              <w:rPr>
                <w:rFonts w:ascii="宋体" w:hAnsi="宋体" w:hint="eastAsia"/>
                <w:szCs w:val="21"/>
              </w:rPr>
              <w:t>1.2中标人逾期交货的，应当承担继续履行、采取补救措施或者赔偿损失等违约责任。</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rPr>
                <w:rFonts w:ascii="宋体" w:hAnsi="宋体"/>
                <w:szCs w:val="21"/>
              </w:rPr>
            </w:pPr>
            <w:r>
              <w:rPr>
                <w:rFonts w:ascii="宋体" w:hAnsi="宋体" w:hint="eastAsia"/>
                <w:szCs w:val="21"/>
              </w:rPr>
              <w:t>1.3中标人所交付产品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jc w:val="center"/>
          <w:tblInd w:w="0" w:type="dxa"/>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bookmarkStart w:id="44" w:name="_Hlk72260973"/>
            <w:r>
              <w:rPr>
                <w:rFonts w:ascii="宋体" w:hAnsi="宋体" w:hint="eastAsia"/>
                <w:b/>
                <w:sz w:val="20"/>
                <w:szCs w:val="20"/>
              </w:rPr>
              <w:t>2</w:t>
            </w:r>
          </w:p>
        </w:tc>
        <w:tc>
          <w:tcPr>
            <w:tcW w:w="1457"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交货及付款要求</w:t>
            </w:r>
          </w:p>
        </w:tc>
        <w:tc>
          <w:tcPr>
            <w:tcW w:w="6523" w:type="dxa"/>
            <w:vAlign w:val="center"/>
          </w:tcPr>
          <w:p w:rsidR="00000000">
            <w:r>
              <w:rPr>
                <w:rFonts w:hint="eastAsia"/>
                <w:color w:val="FF0000"/>
              </w:rPr>
              <w:t>★</w:t>
            </w:r>
            <w:r>
              <w:rPr>
                <w:rFonts w:hint="eastAsia"/>
                <w:color w:val="FF0000"/>
              </w:rPr>
              <w:t>2.1</w:t>
            </w:r>
            <w:r>
              <w:rPr>
                <w:rFonts w:hint="eastAsia"/>
                <w:color w:val="FF0000"/>
              </w:rPr>
              <w:t>履约时间和地点：投标供应商在签订合同之日起</w:t>
            </w:r>
            <w:r>
              <w:rPr>
                <w:color w:val="FF0000"/>
                <w:u w:val="single"/>
              </w:rPr>
              <w:t>45</w:t>
            </w:r>
            <w:r>
              <w:rPr>
                <w:rFonts w:hint="eastAsia"/>
                <w:color w:val="FF0000"/>
              </w:rPr>
              <w:t>天内交货，交货地点为</w:t>
            </w:r>
            <w:r>
              <w:rPr>
                <w:rFonts w:hint="eastAsia"/>
                <w:color w:val="FF0000"/>
                <w:u w:val="single"/>
              </w:rPr>
              <w:t>采购人指定地点</w:t>
            </w:r>
            <w:r>
              <w:rPr>
                <w:rFonts w:hint="eastAsia"/>
                <w:color w:val="FF0000"/>
              </w:rPr>
              <w:t>。</w:t>
            </w:r>
          </w:p>
        </w:tc>
      </w:tr>
      <w:tr>
        <w:tblPrEx>
          <w:tblW w:w="8820" w:type="dxa"/>
          <w:jc w:val="center"/>
          <w:tblInd w:w="0" w:type="dxa"/>
          <w:tblLayout w:type="fixed"/>
          <w:tblLook w:val="04A0"/>
        </w:tblPrEx>
        <w:trPr>
          <w:trHeight w:val="90"/>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jc w:val="center"/>
              <w:rPr>
                <w:rFonts w:ascii="宋体" w:hAnsi="宋体"/>
                <w:b/>
                <w:sz w:val="20"/>
                <w:szCs w:val="20"/>
              </w:rPr>
            </w:pPr>
          </w:p>
        </w:tc>
        <w:tc>
          <w:tcPr>
            <w:tcW w:w="6523" w:type="dxa"/>
            <w:vAlign w:val="center"/>
          </w:tcPr>
          <w:p w:rsidR="00000000">
            <w:r>
              <w:rPr>
                <w:rFonts w:hint="eastAsia"/>
              </w:rPr>
              <w:t>2</w:t>
            </w:r>
            <w:r>
              <w:t>.2</w:t>
            </w:r>
            <w:r>
              <w:rPr>
                <w:rFonts w:hint="eastAsia"/>
              </w:rPr>
              <w:t>付款期限和方式：</w:t>
            </w:r>
            <w:r>
              <w:rPr>
                <w:rFonts w:ascii="宋体" w:hAnsi="宋体" w:hint="eastAsia"/>
              </w:rPr>
              <w:t>合同签订后</w:t>
            </w:r>
            <w:r>
              <w:rPr>
                <w:rFonts w:ascii="宋体" w:hAnsi="宋体" w:hint="eastAsia"/>
                <w:u w:val="single"/>
              </w:rPr>
              <w:t>15</w:t>
            </w:r>
            <w:r>
              <w:rPr>
                <w:rFonts w:ascii="宋体" w:hAnsi="宋体" w:hint="eastAsia"/>
                <w:color w:val="0000FF"/>
                <w:u w:val="single"/>
              </w:rPr>
              <w:t xml:space="preserve"> 日</w:t>
            </w:r>
            <w:r>
              <w:rPr>
                <w:rFonts w:ascii="宋体" w:hAnsi="宋体" w:hint="eastAsia"/>
              </w:rPr>
              <w:t>内，采购人向</w:t>
            </w:r>
            <w:r>
              <w:rPr>
                <w:rFonts w:ascii="宋体" w:hAnsi="宋体" w:hint="eastAsia"/>
                <w:szCs w:val="21"/>
              </w:rPr>
              <w:t>中标人</w:t>
            </w:r>
            <w:r>
              <w:rPr>
                <w:rFonts w:ascii="宋体" w:hAnsi="宋体" w:hint="eastAsia"/>
              </w:rPr>
              <w:t>支付合同总价3</w:t>
            </w:r>
            <w:r>
              <w:rPr>
                <w:rFonts w:ascii="宋体" w:hAnsi="宋体"/>
                <w:color w:val="0000FF"/>
                <w:u w:val="single"/>
              </w:rPr>
              <w:t>0</w:t>
            </w:r>
            <w:r>
              <w:rPr>
                <w:rFonts w:ascii="宋体" w:hAnsi="宋体" w:hint="eastAsia"/>
                <w:color w:val="0000FF"/>
                <w:u w:val="single"/>
              </w:rPr>
              <w:t xml:space="preserve"> %</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7</w:t>
            </w:r>
            <w:r>
              <w:rPr>
                <w:rFonts w:ascii="宋体" w:hAnsi="宋体"/>
                <w:color w:val="0000FF"/>
                <w:u w:val="single"/>
              </w:rPr>
              <w:t>0</w:t>
            </w:r>
            <w:r>
              <w:rPr>
                <w:rFonts w:ascii="宋体" w:hAnsi="宋体" w:hint="eastAsia"/>
                <w:color w:val="0000FF"/>
                <w:u w:val="single"/>
              </w:rPr>
              <w:t xml:space="preserve"> %</w:t>
            </w:r>
            <w:r>
              <w:rPr>
                <w:rFonts w:ascii="宋体" w:hAnsi="宋体" w:hint="eastAsia"/>
              </w:rPr>
              <w:t>的款项。</w:t>
            </w:r>
          </w:p>
        </w:tc>
      </w:tr>
      <w:tr>
        <w:tblPrEx>
          <w:tblW w:w="8820" w:type="dxa"/>
          <w:jc w:val="center"/>
          <w:tblInd w:w="0" w:type="dxa"/>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000000">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验收条件</w:t>
            </w:r>
          </w:p>
        </w:tc>
        <w:tc>
          <w:tcPr>
            <w:tcW w:w="6523" w:type="dxa"/>
            <w:vAlign w:val="center"/>
          </w:tcPr>
          <w:p w:rsidR="00000000">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p w:rsidR="00000000">
            <w:pPr>
              <w:rPr>
                <w:rFonts w:ascii="宋体" w:hAnsi="宋体"/>
                <w:szCs w:val="21"/>
              </w:rPr>
            </w:pPr>
            <w:r>
              <w:rPr>
                <w:rFonts w:ascii="宋体" w:hAnsi="宋体" w:hint="eastAsia"/>
                <w:szCs w:val="21"/>
              </w:rPr>
              <w:t>当满足以下条件时，采购人才向中标人签发货物验收报告：</w:t>
            </w:r>
          </w:p>
          <w:p w:rsidR="00000000">
            <w:pPr>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000000">
            <w:pPr>
              <w:rPr>
                <w:rFonts w:ascii="宋体" w:hAnsi="宋体"/>
                <w:szCs w:val="21"/>
              </w:rPr>
            </w:pPr>
            <w:r>
              <w:rPr>
                <w:rFonts w:ascii="宋体" w:hAnsi="宋体" w:hint="eastAsia"/>
                <w:szCs w:val="21"/>
              </w:rPr>
              <w:t>b、货物符合招标文件技术规格书的要求，性能满足要求。</w:t>
            </w:r>
          </w:p>
          <w:p w:rsidR="00000000">
            <w:pPr>
              <w:rPr>
                <w:rFonts w:ascii="宋体" w:hAnsi="宋体"/>
                <w:szCs w:val="21"/>
              </w:rPr>
            </w:pPr>
            <w:r>
              <w:rPr>
                <w:rFonts w:ascii="宋体" w:hAnsi="宋体" w:hint="eastAsia"/>
                <w:szCs w:val="21"/>
              </w:rPr>
              <w:t>c、货物具备产品合格证。</w:t>
            </w:r>
          </w:p>
          <w:p w:rsidR="00000000">
            <w:pPr>
              <w:rPr>
                <w:rFonts w:ascii="宋体" w:hAnsi="宋体"/>
                <w:spacing w:val="-3"/>
                <w:szCs w:val="21"/>
              </w:rPr>
            </w:pPr>
            <w:r>
              <w:rPr>
                <w:rFonts w:ascii="宋体" w:hAnsi="宋体" w:hint="eastAsia"/>
                <w:szCs w:val="21"/>
              </w:rPr>
              <w:t>d、货物</w:t>
            </w:r>
            <w:r>
              <w:rPr>
                <w:rFonts w:ascii="宋体" w:hAnsi="宋体" w:hint="eastAsia"/>
                <w:spacing w:val="-3"/>
                <w:szCs w:val="21"/>
              </w:rPr>
              <w:t>如需计量检定的应提供相关计量检定部门出具的合法检定报告。</w:t>
            </w:r>
          </w:p>
          <w:p w:rsidR="00000000">
            <w:pPr>
              <w:rPr>
                <w:rFonts w:ascii="宋体" w:hAnsi="宋体"/>
                <w:szCs w:val="21"/>
              </w:rPr>
            </w:pPr>
            <w:r>
              <w:rPr>
                <w:rFonts w:ascii="宋体" w:hAnsi="宋体" w:hint="eastAsia"/>
                <w:spacing w:val="-3"/>
                <w:szCs w:val="21"/>
              </w:rPr>
              <w:t>e、</w:t>
            </w:r>
            <w:r>
              <w:rPr>
                <w:rFonts w:ascii="宋体" w:hAnsi="宋体" w:hint="eastAsia"/>
                <w:szCs w:val="21"/>
              </w:rPr>
              <w:t>中标人负责将货物安全无损运抵采购人指定地点,并承担包括但不限于货物的包装、运输、保险、装卸、安装调试、培训、商检及计量检测、关税、增值税和进口代理等费用。</w:t>
            </w:r>
          </w:p>
          <w:p w:rsidR="00000000">
            <w:pPr>
              <w:rPr>
                <w:rFonts w:ascii="宋体" w:hAnsi="宋体"/>
                <w:szCs w:val="21"/>
              </w:rPr>
            </w:pPr>
            <w:r>
              <w:rPr>
                <w:rFonts w:ascii="宋体" w:hAnsi="宋体" w:hint="eastAsia"/>
                <w:spacing w:val="-3"/>
                <w:szCs w:val="21"/>
              </w:rPr>
              <w:t>f、</w:t>
            </w:r>
            <w:r>
              <w:rPr>
                <w:rFonts w:ascii="宋体" w:hAnsi="宋体" w:hint="eastAsia"/>
                <w:szCs w:val="21"/>
              </w:rPr>
              <w:t>货物安装调试完毕，能正常运行。</w:t>
            </w:r>
          </w:p>
          <w:p w:rsidR="00000000">
            <w:pPr>
              <w:rPr>
                <w:rFonts w:ascii="宋体" w:hAnsi="宋体"/>
                <w:szCs w:val="21"/>
              </w:rPr>
            </w:pPr>
            <w:r>
              <w:rPr>
                <w:rFonts w:ascii="宋体" w:hAnsi="宋体" w:hint="eastAsia"/>
                <w:szCs w:val="21"/>
              </w:rPr>
              <w:t>g、采购人可委托第三方进行检测验收，相关费用中标人承担。</w:t>
            </w:r>
          </w:p>
        </w:tc>
      </w:tr>
      <w:tr>
        <w:tblPrEx>
          <w:tblW w:w="8820" w:type="dxa"/>
          <w:jc w:val="center"/>
          <w:tblInd w:w="0" w:type="dxa"/>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000000">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争议解决方法</w:t>
            </w:r>
          </w:p>
        </w:tc>
        <w:tc>
          <w:tcPr>
            <w:tcW w:w="6523" w:type="dxa"/>
            <w:vAlign w:val="center"/>
          </w:tcPr>
          <w:p w:rsidR="00000000">
            <w:pPr>
              <w:rPr>
                <w:rFonts w:ascii="宋体" w:hAnsi="宋体"/>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000000">
            <w:pPr>
              <w:rPr>
                <w:rFonts w:ascii="宋体" w:hAnsi="宋体" w:cs="宋体"/>
                <w:color w:val="000000"/>
                <w:sz w:val="20"/>
                <w:szCs w:val="20"/>
              </w:rP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Ind w:w="0" w:type="dxa"/>
          <w:tblLayout w:type="fixed"/>
          <w:tblLook w:val="04A0"/>
        </w:tblPrEx>
        <w:trPr>
          <w:trHeight w:val="454"/>
          <w:jc w:val="center"/>
        </w:trPr>
        <w:tc>
          <w:tcPr>
            <w:tcW w:w="840" w:type="dxa"/>
            <w:vAlign w:val="center"/>
          </w:tcPr>
          <w:p w:rsidR="00000000">
            <w:pPr>
              <w:spacing w:line="360" w:lineRule="exact"/>
              <w:jc w:val="center"/>
              <w:rPr>
                <w:rFonts w:ascii="宋体" w:hAnsi="宋体"/>
                <w:b/>
                <w:sz w:val="20"/>
                <w:szCs w:val="20"/>
              </w:rPr>
            </w:pPr>
            <w:bookmarkEnd w:id="44"/>
            <w:r>
              <w:rPr>
                <w:rFonts w:ascii="宋体" w:hAnsi="宋体" w:hint="eastAsia"/>
                <w:b/>
                <w:sz w:val="20"/>
                <w:szCs w:val="20"/>
              </w:rPr>
              <w:t>5</w:t>
            </w:r>
          </w:p>
        </w:tc>
        <w:tc>
          <w:tcPr>
            <w:tcW w:w="1457" w:type="dxa"/>
            <w:vAlign w:val="center"/>
          </w:tcPr>
          <w:p w:rsidR="00000000">
            <w:pPr>
              <w:spacing w:line="360" w:lineRule="exact"/>
              <w:jc w:val="center"/>
              <w:rPr>
                <w:rFonts w:ascii="宋体" w:hAnsi="宋体"/>
                <w:color w:val="000000"/>
                <w:sz w:val="20"/>
                <w:szCs w:val="20"/>
              </w:rPr>
            </w:pPr>
            <w:r>
              <w:rPr>
                <w:rStyle w:val="Strong"/>
                <w:rFonts w:ascii="宋体" w:hAnsi="宋体" w:cs="宋体" w:hint="eastAsia"/>
                <w:color w:val="000000"/>
                <w:sz w:val="20"/>
                <w:szCs w:val="20"/>
              </w:rPr>
              <w:t>运输、安装条件</w:t>
            </w:r>
          </w:p>
        </w:tc>
        <w:tc>
          <w:tcPr>
            <w:tcW w:w="6523" w:type="dxa"/>
            <w:vAlign w:val="center"/>
          </w:tcPr>
          <w:p w:rsidR="00000000">
            <w:pPr>
              <w:rPr>
                <w:rFonts w:ascii="宋体" w:hAnsi="宋体"/>
                <w:szCs w:val="21"/>
              </w:rPr>
            </w:pPr>
            <w:r>
              <w:rPr>
                <w:rFonts w:ascii="宋体" w:hAnsi="宋体" w:hint="eastAsia"/>
                <w:szCs w:val="21"/>
              </w:rPr>
              <w:t>投标供应商须在签订合同之日起 3天内向采购人提供设备的运行、安装、使用环境要求。</w:t>
            </w:r>
          </w:p>
        </w:tc>
      </w:tr>
      <w:tr>
        <w:tblPrEx>
          <w:tblW w:w="8820" w:type="dxa"/>
          <w:jc w:val="center"/>
          <w:tblInd w:w="0" w:type="dxa"/>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000000">
            <w:pPr>
              <w:spacing w:line="360" w:lineRule="exact"/>
              <w:jc w:val="center"/>
              <w:rPr>
                <w:rFonts w:ascii="宋体" w:hAnsi="宋体"/>
                <w:b/>
                <w:sz w:val="20"/>
                <w:szCs w:val="20"/>
              </w:rPr>
            </w:pPr>
            <w:r>
              <w:rPr>
                <w:rFonts w:ascii="宋体" w:hAnsi="宋体"/>
                <w:b/>
                <w:sz w:val="20"/>
                <w:szCs w:val="20"/>
              </w:rPr>
              <w:t>培训</w:t>
            </w:r>
          </w:p>
        </w:tc>
        <w:tc>
          <w:tcPr>
            <w:tcW w:w="6523" w:type="dxa"/>
          </w:tcPr>
          <w:p w:rsidR="00000000">
            <w:pPr>
              <w:rPr>
                <w:rFonts w:ascii="宋体" w:hAnsi="宋体"/>
                <w:szCs w:val="21"/>
              </w:rPr>
            </w:pPr>
            <w:r>
              <w:rPr>
                <w:rFonts w:ascii="宋体" w:hAnsi="宋体" w:hint="eastAsia"/>
                <w:szCs w:val="21"/>
              </w:rPr>
              <w:t>投标供应商应派专业技术人员免费对采购单位指定人员进行定期培训及指导，直至其完全掌握设备的基本故障处理技术。</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p>
        </w:tc>
        <w:tc>
          <w:tcPr>
            <w:tcW w:w="1457" w:type="dxa"/>
            <w:vMerge/>
            <w:vAlign w:val="center"/>
          </w:tcPr>
          <w:p w:rsidR="00000000">
            <w:pPr>
              <w:spacing w:line="360" w:lineRule="exact"/>
              <w:rPr>
                <w:rFonts w:ascii="宋体" w:hAnsi="宋体"/>
                <w:b/>
                <w:sz w:val="20"/>
                <w:szCs w:val="20"/>
              </w:rPr>
            </w:pPr>
          </w:p>
        </w:tc>
        <w:tc>
          <w:tcPr>
            <w:tcW w:w="6523" w:type="dxa"/>
          </w:tcPr>
          <w:p w:rsidR="00000000">
            <w:pPr>
              <w:rPr>
                <w:rFonts w:ascii="宋体" w:hAnsi="宋体"/>
                <w:szCs w:val="21"/>
              </w:rPr>
            </w:pPr>
            <w:r>
              <w:rPr>
                <w:rFonts w:ascii="宋体" w:hAnsi="宋体" w:hint="eastAsia"/>
                <w:szCs w:val="21"/>
              </w:rPr>
              <w:t>现场培训：投标供应商应提供现场技术培训，保证使用人员正常操作设备的各种功能。</w:t>
            </w:r>
          </w:p>
        </w:tc>
      </w:tr>
      <w:tr>
        <w:tblPrEx>
          <w:tblW w:w="8820" w:type="dxa"/>
          <w:jc w:val="center"/>
          <w:tblInd w:w="0" w:type="dxa"/>
          <w:tblLayout w:type="fixed"/>
          <w:tblLook w:val="04A0"/>
        </w:tblPrEx>
        <w:trPr>
          <w:trHeight w:val="454"/>
          <w:jc w:val="center"/>
        </w:trPr>
        <w:tc>
          <w:tcPr>
            <w:tcW w:w="840" w:type="dxa"/>
            <w:vMerge w:val="restart"/>
            <w:vAlign w:val="center"/>
          </w:tcPr>
          <w:p w:rsidR="00000000">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000000">
            <w:pPr>
              <w:spacing w:line="360" w:lineRule="exact"/>
              <w:jc w:val="center"/>
              <w:rPr>
                <w:rFonts w:ascii="宋体" w:hAnsi="宋体"/>
                <w:b/>
                <w:sz w:val="20"/>
                <w:szCs w:val="20"/>
              </w:rPr>
            </w:pPr>
            <w:r>
              <w:rPr>
                <w:rFonts w:ascii="宋体" w:hAnsi="宋体"/>
                <w:b/>
                <w:sz w:val="20"/>
                <w:szCs w:val="20"/>
              </w:rPr>
              <w:t>知识产权</w:t>
            </w:r>
          </w:p>
        </w:tc>
        <w:tc>
          <w:tcPr>
            <w:tcW w:w="6523" w:type="dxa"/>
          </w:tcPr>
          <w:p w:rsidR="00000000">
            <w:pPr>
              <w:rPr>
                <w:rFonts w:ascii="宋体" w:hAnsi="宋体"/>
                <w:szCs w:val="21"/>
              </w:rPr>
            </w:pPr>
            <w:r>
              <w:rPr>
                <w:rFonts w:ascii="宋体" w:hAnsi="宋体" w:hint="eastAsia"/>
                <w:szCs w:val="21"/>
              </w:rPr>
              <w:t>中标人提供的货物必须是合法厂家生产和经销的原包装产品（包括零配件），必须具备生产日期、厂家、厂址、产品合格证。</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sz w:val="20"/>
                <w:szCs w:val="20"/>
              </w:rPr>
            </w:pP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1457" w:type="dxa"/>
            <w:vMerge/>
            <w:vAlign w:val="center"/>
          </w:tcPr>
          <w:p w:rsidR="00000000">
            <w:pPr>
              <w:spacing w:line="360" w:lineRule="exact"/>
              <w:jc w:val="center"/>
              <w:rPr>
                <w:rFonts w:ascii="宋体" w:hAnsi="宋体"/>
                <w:b/>
                <w:sz w:val="20"/>
                <w:szCs w:val="20"/>
              </w:rPr>
            </w:pPr>
          </w:p>
        </w:tc>
        <w:tc>
          <w:tcPr>
            <w:tcW w:w="6523" w:type="dxa"/>
          </w:tcPr>
          <w:p w:rsidR="00000000">
            <w:pPr>
              <w:rPr>
                <w:rFonts w:ascii="宋体" w:hAnsi="宋体"/>
                <w:szCs w:val="21"/>
              </w:rP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tblPrEx>
          <w:tblW w:w="8820" w:type="dxa"/>
          <w:jc w:val="center"/>
          <w:tblInd w:w="0" w:type="dxa"/>
          <w:tblLayout w:type="fixed"/>
          <w:tblLook w:val="04A0"/>
        </w:tblPrEx>
        <w:trPr>
          <w:trHeight w:val="454"/>
          <w:jc w:val="center"/>
        </w:trPr>
        <w:tc>
          <w:tcPr>
            <w:tcW w:w="840" w:type="dxa"/>
            <w:vMerge/>
            <w:vAlign w:val="center"/>
          </w:tcPr>
          <w:p w:rsidR="00000000">
            <w:pPr>
              <w:spacing w:line="360" w:lineRule="exact"/>
              <w:jc w:val="center"/>
              <w:rPr>
                <w:rFonts w:ascii="宋体" w:hAnsi="宋体"/>
                <w:b/>
              </w:rPr>
            </w:pPr>
          </w:p>
        </w:tc>
        <w:tc>
          <w:tcPr>
            <w:tcW w:w="1457" w:type="dxa"/>
            <w:vMerge/>
            <w:vAlign w:val="center"/>
          </w:tcPr>
          <w:p w:rsidR="00000000">
            <w:pPr>
              <w:spacing w:line="360" w:lineRule="exact"/>
              <w:rPr>
                <w:rFonts w:ascii="宋体" w:hAnsi="宋体"/>
                <w:b/>
              </w:rPr>
            </w:pPr>
          </w:p>
        </w:tc>
        <w:tc>
          <w:tcPr>
            <w:tcW w:w="6523" w:type="dxa"/>
          </w:tcPr>
          <w:p w:rsidR="00000000">
            <w:pPr>
              <w:rPr>
                <w:rFonts w:ascii="宋体" w:hAnsi="宋体"/>
                <w:szCs w:val="21"/>
              </w:rPr>
            </w:pPr>
            <w:r>
              <w:rPr>
                <w:rFonts w:ascii="宋体" w:hAnsi="宋体" w:hint="eastAsia"/>
                <w:szCs w:val="21"/>
              </w:rPr>
              <w:t>采购人购买产品后，有权对该产品与其他设备进行配套、整合或适当改进，而免受侵犯专利权的起诉。</w:t>
            </w:r>
          </w:p>
        </w:tc>
      </w:tr>
      <w:tr>
        <w:tblPrEx>
          <w:tblW w:w="8820" w:type="dxa"/>
          <w:jc w:val="center"/>
          <w:tblInd w:w="0" w:type="dxa"/>
          <w:tblLayout w:type="fixed"/>
          <w:tblLook w:val="04A0"/>
        </w:tblPrEx>
        <w:trPr>
          <w:trHeight w:val="454"/>
          <w:jc w:val="center"/>
        </w:trPr>
        <w:tc>
          <w:tcPr>
            <w:tcW w:w="840" w:type="dxa"/>
            <w:vAlign w:val="center"/>
          </w:tcPr>
          <w:p w:rsidR="00000000">
            <w:pPr>
              <w:spacing w:line="360" w:lineRule="exact"/>
              <w:jc w:val="center"/>
              <w:rPr>
                <w:rFonts w:ascii="宋体" w:hAnsi="宋体"/>
                <w:b/>
              </w:rPr>
            </w:pPr>
            <w:r>
              <w:rPr>
                <w:rFonts w:hint="eastAsia"/>
                <w:b/>
              </w:rPr>
              <w:t>8</w:t>
            </w:r>
          </w:p>
        </w:tc>
        <w:tc>
          <w:tcPr>
            <w:tcW w:w="1457" w:type="dxa"/>
            <w:vAlign w:val="center"/>
          </w:tcPr>
          <w:p w:rsidR="00000000">
            <w:pPr>
              <w:spacing w:line="360" w:lineRule="exact"/>
              <w:jc w:val="center"/>
              <w:rPr>
                <w:rFonts w:ascii="宋体" w:hAnsi="宋体"/>
                <w:b/>
              </w:rPr>
            </w:pPr>
            <w:r>
              <w:rPr>
                <w:rFonts w:ascii="宋体" w:hAnsi="宋体"/>
                <w:b/>
                <w:color w:val="000000"/>
                <w:sz w:val="20"/>
                <w:szCs w:val="20"/>
              </w:rPr>
              <w:t>其他</w:t>
            </w:r>
          </w:p>
        </w:tc>
        <w:tc>
          <w:tcPr>
            <w:tcW w:w="6523" w:type="dxa"/>
          </w:tcPr>
          <w:p w:rsidR="00000000">
            <w:pPr>
              <w:rPr>
                <w:rFonts w:ascii="宋体" w:hAnsi="宋体"/>
                <w:szCs w:val="21"/>
              </w:rPr>
            </w:pPr>
            <w:r>
              <w:rPr>
                <w:rFonts w:ascii="宋体" w:hAnsi="宋体" w:hint="eastAsia"/>
                <w:szCs w:val="21"/>
              </w:rPr>
              <w:t>投标供应商应按其投标文件中的承诺，进行其他售后服务工作。</w:t>
            </w:r>
          </w:p>
        </w:tc>
      </w:tr>
    </w:tbl>
    <w:p w:rsidR="00000000">
      <w:pPr>
        <w:rPr>
          <w:b/>
        </w:rPr>
      </w:pPr>
    </w:p>
    <w:p w:rsidR="00000000" w:rsidP="00C056E6">
      <w:pPr>
        <w:pStyle w:val="NormalIndent"/>
        <w:spacing w:before="60" w:beforeLines="25" w:after="60" w:afterLines="25"/>
        <w:ind w:firstLine="0"/>
        <w:rPr>
          <w:rFonts w:ascii="宋体" w:hAnsi="宋体"/>
          <w:szCs w:val="21"/>
        </w:rPr>
      </w:pPr>
    </w:p>
    <w:p w:rsidR="00000000" w:rsidP="00C056E6">
      <w:pPr>
        <w:pStyle w:val="Heading2"/>
        <w:spacing w:before="120" w:beforeLines="50" w:after="120" w:afterLines="50"/>
        <w:rPr>
          <w:sz w:val="28"/>
          <w:szCs w:val="28"/>
        </w:rPr>
      </w:pPr>
      <w:r>
        <w:rPr>
          <w:rFonts w:hint="eastAsia"/>
          <w:sz w:val="28"/>
          <w:szCs w:val="28"/>
        </w:rPr>
        <w:t>六、其他重要条款</w:t>
      </w:r>
    </w:p>
    <w:p w:rsidR="00000000">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000000" w:rsidP="00C056E6">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000000">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000000">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000000">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000000">
      <w:pPr>
        <w:ind w:firstLine="420" w:firstLineChars="200"/>
        <w:rPr>
          <w:bCs/>
          <w:szCs w:val="21"/>
        </w:rPr>
      </w:pPr>
      <w:r>
        <w:rPr>
          <w:rFonts w:hint="eastAsia"/>
          <w:bCs/>
          <w:szCs w:val="21"/>
        </w:rPr>
        <w:t>6</w:t>
      </w:r>
      <w:r>
        <w:rPr>
          <w:rFonts w:hint="eastAsia"/>
          <w:bCs/>
          <w:szCs w:val="21"/>
        </w:rPr>
        <w:t>、供应商提供报价合理性、澄清、说明、补正或者错误的修正的方式，包括但不限于现场提交（地址：深圳市罗湖区深南东路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000000">
      <w:pPr>
        <w:ind w:firstLine="420" w:firstLineChars="200"/>
        <w:rPr>
          <w:bCs/>
          <w:szCs w:val="21"/>
        </w:rPr>
      </w:pPr>
    </w:p>
    <w:p w:rsidR="00000000">
      <w:pPr>
        <w:rPr>
          <w:rFonts w:ascii="宋体" w:hAnsi="宋体"/>
        </w:rPr>
      </w:pPr>
    </w:p>
    <w:p w:rsidR="00000000">
      <w:pPr>
        <w:pStyle w:val="BodyText"/>
        <w:rPr>
          <w:rFonts w:ascii="宋体" w:hAnsi="宋体"/>
        </w:rPr>
        <w:sectPr>
          <w:pgSz w:w="11907" w:h="16840"/>
          <w:pgMar w:top="1440" w:right="1797" w:bottom="1440" w:left="1797" w:header="851" w:footer="992" w:gutter="0"/>
          <w:cols w:space="425"/>
          <w:titlePg/>
          <w:docGrid w:linePitch="462"/>
        </w:sectPr>
      </w:pPr>
    </w:p>
    <w:p w:rsidR="00000000">
      <w:pPr>
        <w:pStyle w:val="Heading2"/>
        <w:rPr>
          <w:kern w:val="2"/>
        </w:rPr>
      </w:pPr>
      <w:r>
        <w:rPr>
          <w:rFonts w:hint="eastAsia"/>
          <w:kern w:val="2"/>
        </w:rPr>
        <w:t>第四章 投标文件组成要求及格式</w:t>
      </w:r>
    </w:p>
    <w:p w:rsidR="00000000">
      <w:pPr>
        <w:rPr>
          <w:rStyle w:val="3Char"/>
          <w:sz w:val="24"/>
        </w:rPr>
      </w:pPr>
      <w:r>
        <w:rPr>
          <w:rStyle w:val="3Char"/>
          <w:rFonts w:hint="eastAsia"/>
          <w:sz w:val="24"/>
        </w:rPr>
        <w:t>特别提醒：</w:t>
      </w:r>
    </w:p>
    <w:p w:rsidR="00000000">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000000">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rsidR="00000000">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000000">
      <w:pPr>
        <w:ind w:firstLine="420" w:firstLineChars="200"/>
        <w:rPr>
          <w:rFonts w:ascii="仿宋_GB2312" w:eastAsia="仿宋_GB2312"/>
          <w:sz w:val="24"/>
        </w:rPr>
      </w:pPr>
      <w:bookmarkStart w:id="45"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000000">
      <w:pPr>
        <w:ind w:firstLine="420" w:firstLineChars="200"/>
        <w:rPr>
          <w:rFonts w:ascii="宋体" w:hAnsi="宋体"/>
          <w:szCs w:val="21"/>
        </w:rPr>
      </w:pPr>
      <w:bookmarkEnd w:id="45"/>
    </w:p>
    <w:p w:rsidR="00000000">
      <w:pPr>
        <w:ind w:firstLine="420" w:firstLineChars="200"/>
        <w:rPr>
          <w:rFonts w:ascii="仿宋_GB2312" w:eastAsia="仿宋_GB2312"/>
          <w:sz w:val="24"/>
        </w:rPr>
      </w:pPr>
    </w:p>
    <w:p w:rsidR="00000000">
      <w:pPr>
        <w:rPr>
          <w:rFonts w:ascii="仿宋_GB2312" w:eastAsia="仿宋_GB2312"/>
          <w:sz w:val="24"/>
        </w:rPr>
      </w:pPr>
    </w:p>
    <w:p w:rsidR="00000000">
      <w:pPr>
        <w:outlineLvl w:val="0"/>
        <w:rPr>
          <w:rStyle w:val="3Char"/>
          <w:sz w:val="28"/>
          <w:szCs w:val="28"/>
        </w:rPr>
      </w:pPr>
      <w:r>
        <w:rPr>
          <w:rStyle w:val="3Char"/>
          <w:rFonts w:hint="eastAsia"/>
          <w:sz w:val="28"/>
          <w:szCs w:val="28"/>
        </w:rPr>
        <w:t>投标文件组成：</w:t>
      </w:r>
    </w:p>
    <w:p w:rsidR="00000000">
      <w:pPr>
        <w:ind w:firstLine="1050" w:firstLineChars="500"/>
        <w:outlineLvl w:val="0"/>
        <w:rPr>
          <w:rFonts w:ascii="宋体" w:hAnsi="宋体"/>
          <w:sz w:val="24"/>
        </w:rPr>
      </w:pPr>
      <w:bookmarkStart w:id="46"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000000">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7" w:name="_Hlk72070784"/>
      <w:r>
        <w:rPr>
          <w:rFonts w:hint="eastAsia"/>
          <w:szCs w:val="21"/>
        </w:rPr>
        <w:t>投标函</w:t>
      </w:r>
      <w:bookmarkEnd w:id="47"/>
    </w:p>
    <w:p w:rsidR="00000000">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48" w:name="_Hlk72062521"/>
      <w:r>
        <w:rPr>
          <w:rFonts w:hint="eastAsia"/>
          <w:szCs w:val="21"/>
        </w:rPr>
        <w:t>政府采购投标及履约承诺函</w:t>
      </w:r>
      <w:bookmarkEnd w:id="48"/>
    </w:p>
    <w:p w:rsidR="00000000">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000000">
      <w:pPr>
        <w:ind w:left="718" w:firstLine="1418" w:leftChars="342" w:firstLineChars="675"/>
        <w:rPr>
          <w:szCs w:val="21"/>
        </w:rPr>
      </w:pPr>
      <w:bookmarkStart w:id="49" w:name="_Hlk72257201"/>
      <w:r>
        <w:rPr>
          <w:rFonts w:hint="eastAsia"/>
          <w:szCs w:val="21"/>
        </w:rPr>
        <w:t>（</w:t>
      </w:r>
      <w:r>
        <w:rPr>
          <w:szCs w:val="21"/>
        </w:rPr>
        <w:t>4</w:t>
      </w:r>
      <w:r>
        <w:rPr>
          <w:rFonts w:hint="eastAsia"/>
          <w:szCs w:val="21"/>
        </w:rPr>
        <w:t>）项目详细报价</w:t>
      </w:r>
    </w:p>
    <w:p w:rsidR="00000000">
      <w:pPr>
        <w:ind w:left="718" w:firstLine="1418" w:leftChars="342" w:firstLineChars="675"/>
        <w:rPr>
          <w:szCs w:val="21"/>
        </w:rPr>
      </w:pPr>
      <w:bookmarkEnd w:id="49"/>
      <w:r>
        <w:rPr>
          <w:rFonts w:hint="eastAsia"/>
          <w:szCs w:val="21"/>
        </w:rPr>
        <w:t>（</w:t>
      </w:r>
      <w:r>
        <w:rPr>
          <w:rFonts w:hint="eastAsia"/>
          <w:szCs w:val="21"/>
        </w:rPr>
        <w:t>5</w:t>
      </w:r>
      <w:r>
        <w:rPr>
          <w:rFonts w:hint="eastAsia"/>
          <w:szCs w:val="21"/>
        </w:rPr>
        <w:t>）专利情况</w:t>
      </w:r>
    </w:p>
    <w:p w:rsidR="00000000">
      <w:pPr>
        <w:ind w:left="718" w:firstLine="1418" w:leftChars="342" w:firstLineChars="675"/>
        <w:rPr>
          <w:szCs w:val="21"/>
        </w:rPr>
      </w:pPr>
      <w:r>
        <w:rPr>
          <w:rFonts w:hint="eastAsia"/>
          <w:szCs w:val="21"/>
        </w:rPr>
        <w:t>（</w:t>
      </w:r>
      <w:r>
        <w:rPr>
          <w:rFonts w:hint="eastAsia"/>
          <w:szCs w:val="21"/>
        </w:rPr>
        <w:t>6</w:t>
      </w:r>
      <w:r>
        <w:rPr>
          <w:rFonts w:hint="eastAsia"/>
          <w:szCs w:val="21"/>
        </w:rPr>
        <w:t>）</w:t>
      </w:r>
      <w:r>
        <w:rPr>
          <w:rFonts w:ascii="宋体" w:hAnsi="宋体" w:hint="eastAsia"/>
          <w:szCs w:val="21"/>
        </w:rPr>
        <w:t>体系认证及知识产权情况</w:t>
      </w:r>
    </w:p>
    <w:p w:rsidR="00000000">
      <w:pPr>
        <w:ind w:left="718" w:firstLine="1418" w:leftChars="342" w:firstLineChars="675"/>
        <w:rPr>
          <w:szCs w:val="21"/>
        </w:rPr>
      </w:pPr>
      <w:r>
        <w:rPr>
          <w:rFonts w:hint="eastAsia"/>
          <w:szCs w:val="21"/>
        </w:rPr>
        <w:t>（</w:t>
      </w:r>
      <w:r>
        <w:rPr>
          <w:rFonts w:hint="eastAsia"/>
          <w:szCs w:val="21"/>
        </w:rPr>
        <w:t>7</w:t>
      </w:r>
      <w:r>
        <w:rPr>
          <w:rFonts w:hint="eastAsia"/>
          <w:szCs w:val="21"/>
        </w:rPr>
        <w:t>）</w:t>
      </w:r>
      <w:r>
        <w:rPr>
          <w:rFonts w:ascii="宋体" w:hAnsi="宋体" w:hint="eastAsia"/>
          <w:szCs w:val="21"/>
        </w:rPr>
        <w:t>荣誉情况</w:t>
      </w:r>
    </w:p>
    <w:p w:rsidR="00000000">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000000">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000000">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000000">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000000">
      <w:pPr>
        <w:ind w:left="718" w:firstLine="1418" w:leftChars="342" w:firstLineChars="675"/>
        <w:rPr>
          <w:szCs w:val="21"/>
        </w:rPr>
      </w:pPr>
      <w:r>
        <w:rPr>
          <w:rFonts w:hint="eastAsia"/>
          <w:szCs w:val="21"/>
        </w:rPr>
        <w:t>（</w:t>
      </w:r>
      <w:r>
        <w:rPr>
          <w:szCs w:val="21"/>
        </w:rPr>
        <w:t>4</w:t>
      </w:r>
      <w:r>
        <w:rPr>
          <w:rFonts w:hint="eastAsia"/>
          <w:szCs w:val="21"/>
        </w:rPr>
        <w:t>）技术要求偏离表</w:t>
      </w:r>
    </w:p>
    <w:p w:rsidR="00000000">
      <w:pPr>
        <w:ind w:left="718" w:firstLine="1418" w:leftChars="342" w:firstLineChars="675"/>
        <w:rPr>
          <w:szCs w:val="21"/>
        </w:rPr>
      </w:pPr>
      <w:r>
        <w:rPr>
          <w:rFonts w:hint="eastAsia"/>
          <w:szCs w:val="21"/>
        </w:rPr>
        <w:t>（</w:t>
      </w:r>
      <w:r>
        <w:rPr>
          <w:szCs w:val="21"/>
        </w:rPr>
        <w:t>5</w:t>
      </w:r>
      <w:r>
        <w:rPr>
          <w:rFonts w:hint="eastAsia"/>
          <w:szCs w:val="21"/>
        </w:rPr>
        <w:t>）商务要求偏离表</w:t>
      </w:r>
    </w:p>
    <w:p w:rsidR="00000000">
      <w:pPr>
        <w:ind w:left="718" w:firstLine="1418" w:leftChars="342" w:firstLineChars="675"/>
        <w:rPr>
          <w:szCs w:val="21"/>
        </w:rPr>
      </w:pPr>
      <w:r>
        <w:rPr>
          <w:rFonts w:hint="eastAsia"/>
          <w:szCs w:val="21"/>
        </w:rPr>
        <w:t>（</w:t>
      </w:r>
      <w:r>
        <w:rPr>
          <w:rFonts w:hint="eastAsia"/>
          <w:szCs w:val="21"/>
        </w:rPr>
        <w:t>6</w:t>
      </w:r>
      <w:r>
        <w:rPr>
          <w:rFonts w:hint="eastAsia"/>
          <w:szCs w:val="21"/>
        </w:rPr>
        <w:t>）投标人认为需要加以说明的其他内容</w:t>
      </w:r>
    </w:p>
    <w:p w:rsidR="00000000">
      <w:pPr>
        <w:pStyle w:val="BodyText"/>
      </w:pPr>
    </w:p>
    <w:p w:rsidR="00000000">
      <w:pPr>
        <w:ind w:left="718" w:firstLine="1418" w:leftChars="342" w:firstLineChars="675"/>
        <w:rPr>
          <w:szCs w:val="21"/>
        </w:rPr>
      </w:pPr>
      <w:bookmarkEnd w:id="46"/>
    </w:p>
    <w:p w:rsidR="00000000">
      <w:pPr>
        <w:ind w:firstLine="424" w:firstLineChars="202"/>
        <w:rPr>
          <w:rFonts w:ascii="宋体" w:hAnsi="宋体"/>
          <w:b/>
          <w:szCs w:val="21"/>
        </w:rPr>
      </w:pPr>
      <w:bookmarkStart w:id="50" w:name="_Hlk72257771"/>
      <w:r>
        <w:rPr>
          <w:rFonts w:ascii="宋体" w:hAnsi="宋体" w:hint="eastAsia"/>
          <w:b/>
          <w:szCs w:val="21"/>
        </w:rPr>
        <w:t>备注：</w:t>
      </w:r>
    </w:p>
    <w:p w:rsidR="00000000">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rsidR="00000000">
      <w:pPr>
        <w:ind w:firstLine="420" w:firstLineChars="200"/>
        <w:rPr>
          <w:rFonts w:ascii="宋体" w:hAnsi="宋体"/>
          <w:color w:val="FF0000"/>
          <w:sz w:val="24"/>
        </w:rPr>
      </w:pPr>
      <w:bookmarkStart w:id="51" w:name="_Hlk72263559"/>
      <w:r>
        <w:rPr>
          <w:rFonts w:ascii="宋体" w:hAnsi="宋体" w:hint="eastAsia"/>
          <w:b/>
          <w:szCs w:val="21"/>
        </w:rPr>
        <w:t>2.关于填写“开标一览表”的说明：“开标一览表”中除“投标总价”外，其他信息不作评审依据。</w:t>
      </w:r>
      <w:bookmarkEnd w:id="50"/>
      <w:bookmarkEnd w:id="51"/>
    </w:p>
    <w:p w:rsidR="00000000">
      <w:pPr>
        <w:rPr>
          <w:rFonts w:ascii="宋体" w:hAnsi="宋体"/>
          <w:color w:val="FF0000"/>
          <w:sz w:val="24"/>
        </w:rPr>
      </w:pPr>
    </w:p>
    <w:p w:rsidR="00000000">
      <w:pPr>
        <w:rPr>
          <w:rFonts w:ascii="宋体" w:hAnsi="宋体"/>
          <w:color w:val="FF0000"/>
          <w:sz w:val="24"/>
        </w:rPr>
      </w:pPr>
    </w:p>
    <w:p w:rsidR="00000000">
      <w:pPr>
        <w:rPr>
          <w:rFonts w:ascii="宋体" w:hAnsi="宋体"/>
          <w:color w:val="FF0000"/>
          <w:sz w:val="24"/>
        </w:rPr>
      </w:pPr>
    </w:p>
    <w:p w:rsidR="00000000">
      <w:pPr>
        <w:rPr>
          <w:rFonts w:ascii="宋体" w:hAnsi="宋体"/>
          <w:color w:val="FF0000"/>
          <w:sz w:val="24"/>
        </w:rPr>
        <w:sectPr>
          <w:pgSz w:w="11907" w:h="16840"/>
          <w:pgMar w:top="1440" w:right="1797" w:bottom="1440" w:left="1797" w:header="851" w:footer="992" w:gutter="0"/>
          <w:cols w:space="425"/>
          <w:titlePg/>
          <w:docGrid w:linePitch="462"/>
        </w:sectPr>
      </w:pPr>
    </w:p>
    <w:p w:rsidR="00000000" w:rsidRPr="00B46272" w:rsidP="00B46272">
      <w:pPr>
        <w:outlineLvl w:val="1"/>
        <w:rPr>
          <w:rFonts w:ascii="宋体" w:hAnsi="宋体"/>
          <w:b/>
          <w:color w:val="FF0000"/>
          <w:sz w:val="28"/>
          <w:szCs w:val="28"/>
        </w:rPr>
      </w:pPr>
      <w:r w:rsidRPr="00B46272">
        <w:rPr>
          <w:rFonts w:ascii="宋体" w:hAnsi="宋体" w:hint="eastAsia"/>
          <w:b/>
          <w:color w:val="FF0000"/>
          <w:sz w:val="28"/>
          <w:szCs w:val="28"/>
        </w:rPr>
        <w:t>投标文件正文（信息公开部分）</w:t>
      </w:r>
    </w:p>
    <w:p w:rsidR="00000000" w:rsidRPr="00B46272" w:rsidP="00B46272">
      <w:pPr>
        <w:keepNext/>
        <w:keepLines/>
        <w:spacing w:before="260" w:after="260"/>
        <w:jc w:val="center"/>
        <w:outlineLvl w:val="2"/>
        <w:rPr>
          <w:rFonts w:ascii="黑体" w:eastAsia="黑体" w:hAnsi="宋体"/>
          <w:bCs/>
          <w:sz w:val="24"/>
          <w:szCs w:val="32"/>
        </w:rPr>
      </w:pPr>
      <w:r w:rsidRPr="00B46272">
        <w:rPr>
          <w:rFonts w:ascii="黑体" w:eastAsia="黑体" w:hAnsi="宋体" w:hint="eastAsia"/>
          <w:bCs/>
          <w:sz w:val="24"/>
          <w:szCs w:val="32"/>
        </w:rPr>
        <w:t>一、投标函</w:t>
      </w:r>
    </w:p>
    <w:p w:rsidR="00000000" w:rsidRPr="00B46272" w:rsidP="00B46272">
      <w:pPr>
        <w:spacing w:line="360" w:lineRule="auto"/>
        <w:rPr>
          <w:rFonts w:ascii="宋体" w:hAnsi="宋体"/>
          <w:color w:val="FF0000"/>
          <w:szCs w:val="21"/>
        </w:rPr>
      </w:pPr>
      <w:bookmarkStart w:id="52" w:name="_Hlk72257506"/>
      <w:r w:rsidRPr="00B46272">
        <w:rPr>
          <w:rFonts w:ascii="宋体" w:hAnsi="宋体" w:hint="eastAsia"/>
          <w:color w:val="FF0000"/>
          <w:szCs w:val="21"/>
        </w:rPr>
        <w:t>致：</w:t>
      </w:r>
      <w:r w:rsidRPr="00B46272">
        <w:rPr>
          <w:rFonts w:ascii="宋体" w:hAnsi="宋体" w:hint="eastAsia"/>
          <w:color w:val="FF0000"/>
          <w:szCs w:val="21"/>
          <w:u w:val="single"/>
        </w:rPr>
        <w:t xml:space="preserve">  深圳公共资源交易中心  </w:t>
      </w:r>
    </w:p>
    <w:p w:rsidR="00000000" w:rsidRPr="00B46272" w:rsidP="00B46272">
      <w:pPr>
        <w:ind w:firstLine="420" w:firstLineChars="200"/>
        <w:rPr>
          <w:rFonts w:ascii="宋体" w:hAnsi="宋体"/>
          <w:szCs w:val="21"/>
        </w:rPr>
      </w:pPr>
      <w:bookmarkStart w:id="53" w:name="_Hlk73818812"/>
      <w:r w:rsidRPr="00B46272">
        <w:rPr>
          <w:rFonts w:hint="eastAsia"/>
          <w:szCs w:val="21"/>
        </w:rPr>
        <w:t>1</w:t>
      </w:r>
      <w:r w:rsidRPr="00B46272">
        <w:rPr>
          <w:rFonts w:hint="eastAsia"/>
          <w:szCs w:val="21"/>
        </w:rPr>
        <w:t>、根据已收到贵单位的</w:t>
      </w:r>
      <w:r w:rsidRPr="00B46272">
        <w:rPr>
          <w:rFonts w:hint="eastAsia"/>
          <w:color w:val="FF0000"/>
          <w:szCs w:val="21"/>
        </w:rPr>
        <w:t>项目编号为</w:t>
      </w:r>
      <w:r w:rsidRPr="00B46272">
        <w:rPr>
          <w:rFonts w:hint="eastAsia"/>
          <w:color w:val="FF0000"/>
          <w:szCs w:val="21"/>
          <w:u w:val="thick"/>
        </w:rPr>
        <w:t xml:space="preserve">    </w:t>
      </w:r>
      <w:r w:rsidRPr="00F152AB">
        <w:rPr>
          <w:color w:val="FF0000"/>
          <w:szCs w:val="21"/>
          <w:u w:val="thick"/>
        </w:rPr>
        <w:t>LHCG2024000234</w:t>
      </w:r>
      <w:r w:rsidRPr="00B46272">
        <w:rPr>
          <w:rFonts w:hint="eastAsia"/>
          <w:color w:val="FF0000"/>
          <w:szCs w:val="21"/>
          <w:u w:val="thick"/>
        </w:rPr>
        <w:t xml:space="preserve">  </w:t>
      </w:r>
      <w:r w:rsidRPr="00B46272">
        <w:rPr>
          <w:rFonts w:hint="eastAsia"/>
          <w:color w:val="FF0000"/>
          <w:szCs w:val="21"/>
        </w:rPr>
        <w:t>的</w:t>
      </w:r>
      <w:r w:rsidRPr="00B46272">
        <w:rPr>
          <w:rFonts w:hint="eastAsia"/>
          <w:color w:val="FF0000"/>
          <w:szCs w:val="21"/>
          <w:u w:val="thick"/>
        </w:rPr>
        <w:t xml:space="preserve">     </w:t>
      </w:r>
      <w:r w:rsidRPr="00F152AB">
        <w:rPr>
          <w:rFonts w:hint="eastAsia"/>
          <w:color w:val="FF0000"/>
          <w:szCs w:val="21"/>
          <w:u w:val="thick"/>
        </w:rPr>
        <w:t>深圳市淘金山小学新改扩建厨房设备采购项目</w:t>
      </w:r>
      <w:r w:rsidRPr="00B46272">
        <w:rPr>
          <w:rFonts w:hint="eastAsia"/>
          <w:color w:val="FF0000"/>
          <w:szCs w:val="21"/>
          <w:u w:val="thick"/>
        </w:rPr>
        <w:t xml:space="preserve">  </w:t>
      </w:r>
      <w:r w:rsidRPr="00B46272">
        <w:rPr>
          <w:rFonts w:hint="eastAsia"/>
          <w:color w:val="FF0000"/>
          <w:szCs w:val="21"/>
        </w:rPr>
        <w:t>项目的</w:t>
      </w:r>
      <w:r w:rsidRPr="00B46272">
        <w:rPr>
          <w:rFonts w:hint="eastAsia"/>
          <w:szCs w:val="21"/>
        </w:rPr>
        <w:t>招标文件，遵照《深圳经济特区政府采购条例》和《深圳网上政府采购管理暂行办法》等有关规定，我单位经研究上述招标文件的专用条款及通用条款后，</w:t>
      </w:r>
      <w:bookmarkStart w:id="54" w:name="_Hlk72263588"/>
      <w:r w:rsidRPr="00B46272">
        <w:rPr>
          <w:rFonts w:hint="eastAsia"/>
          <w:szCs w:val="21"/>
        </w:rPr>
        <w:t>愿意按照招标文件要求承包上述项目并修补其任何缺陷。</w:t>
      </w:r>
      <w:bookmarkEnd w:id="54"/>
    </w:p>
    <w:p w:rsidR="00000000" w:rsidRPr="00B46272" w:rsidP="00B46272">
      <w:pPr>
        <w:ind w:firstLine="420" w:firstLineChars="200"/>
        <w:rPr>
          <w:rFonts w:ascii="宋体" w:hAnsi="宋体"/>
          <w:szCs w:val="21"/>
        </w:rPr>
      </w:pPr>
      <w:r w:rsidRPr="00B46272">
        <w:rPr>
          <w:rFonts w:ascii="宋体" w:hAnsi="宋体"/>
          <w:szCs w:val="21"/>
        </w:rPr>
        <w:t>2</w:t>
      </w:r>
      <w:r w:rsidRPr="00B46272">
        <w:rPr>
          <w:rFonts w:ascii="宋体" w:hAnsi="宋体" w:hint="eastAsia"/>
          <w:szCs w:val="21"/>
        </w:rPr>
        <w:t>、</w:t>
      </w:r>
      <w:bookmarkStart w:id="55" w:name="_Hlk73819847"/>
      <w:r w:rsidRPr="00B46272">
        <w:rPr>
          <w:rFonts w:ascii="宋体" w:hAnsi="宋体" w:hint="eastAsia"/>
          <w:szCs w:val="21"/>
        </w:rPr>
        <w:t>投标价格见</w:t>
      </w:r>
      <w:r w:rsidRPr="00B46272">
        <w:rPr>
          <w:rFonts w:hint="eastAsia"/>
          <w:szCs w:val="21"/>
        </w:rPr>
        <w:t>投标书编制软件中《开标一览表》中填写的投标总价。</w:t>
      </w:r>
      <w:bookmarkEnd w:id="55"/>
    </w:p>
    <w:p w:rsidR="00000000" w:rsidRPr="00B46272" w:rsidP="00B46272">
      <w:pPr>
        <w:ind w:firstLine="420" w:firstLineChars="200"/>
        <w:rPr>
          <w:rFonts w:ascii="宋体" w:hAnsi="宋体"/>
          <w:szCs w:val="21"/>
        </w:rPr>
      </w:pPr>
      <w:r w:rsidRPr="00B46272">
        <w:rPr>
          <w:rFonts w:ascii="宋体" w:hAnsi="宋体" w:hint="eastAsia"/>
          <w:szCs w:val="21"/>
        </w:rPr>
        <w:t>3、如果我单位中标，我单位将按照招标文件的要求足额提交履约担保。</w:t>
      </w:r>
    </w:p>
    <w:p w:rsidR="00000000" w:rsidRPr="00B46272" w:rsidP="00B46272">
      <w:pPr>
        <w:ind w:firstLine="420" w:firstLineChars="200"/>
        <w:rPr>
          <w:rFonts w:ascii="宋体" w:hAnsi="宋体"/>
          <w:szCs w:val="21"/>
        </w:rPr>
      </w:pPr>
      <w:r w:rsidRPr="00B46272">
        <w:rPr>
          <w:rFonts w:ascii="宋体" w:hAnsi="宋体" w:hint="eastAsia"/>
          <w:szCs w:val="21"/>
        </w:rPr>
        <w:t>4、我单位同意所递交的投标文件在“对通用条款的补充内容”中明确的投标有效期内有效，在此期间内我单位的投标有可能中标，我方将受此约束。</w:t>
      </w:r>
    </w:p>
    <w:p w:rsidR="00000000" w:rsidRPr="00B46272" w:rsidP="00B46272">
      <w:pPr>
        <w:ind w:firstLine="420" w:firstLineChars="200"/>
        <w:rPr>
          <w:rFonts w:ascii="宋体" w:hAnsi="宋体"/>
          <w:szCs w:val="21"/>
        </w:rPr>
      </w:pPr>
      <w:r w:rsidRPr="00B46272">
        <w:rPr>
          <w:rFonts w:ascii="宋体" w:hAnsi="宋体" w:hint="eastAsia"/>
          <w:szCs w:val="21"/>
        </w:rPr>
        <w:t>5、除非另外达成协议并生效，贵单位的中标通知书和本投标文件将构成合同的重要内容。</w:t>
      </w:r>
    </w:p>
    <w:p w:rsidR="00000000" w:rsidRPr="00B46272" w:rsidP="00B46272">
      <w:pPr>
        <w:ind w:left="420" w:leftChars="200"/>
        <w:rPr>
          <w:rFonts w:ascii="宋体" w:hAnsi="宋体"/>
          <w:b/>
          <w:szCs w:val="21"/>
        </w:rPr>
      </w:pPr>
      <w:r w:rsidRPr="00B46272">
        <w:rPr>
          <w:rFonts w:ascii="宋体" w:hAnsi="宋体" w:hint="eastAsia"/>
          <w:szCs w:val="21"/>
        </w:rPr>
        <w:t>6、我单位理解贵单位将不受必须接受所收到的最低报价或其它任何投标文件的约束。</w:t>
      </w:r>
      <w:bookmarkEnd w:id="53"/>
      <w:r w:rsidRPr="00B46272">
        <w:rPr>
          <w:rFonts w:ascii="宋体" w:hAnsi="宋体" w:hint="eastAsia"/>
          <w:b/>
          <w:szCs w:val="21"/>
        </w:rPr>
        <w:t>7</w:t>
      </w:r>
      <w:r w:rsidRPr="00B46272">
        <w:rPr>
          <w:rFonts w:ascii="宋体" w:hAnsi="宋体"/>
          <w:b/>
          <w:szCs w:val="21"/>
        </w:rPr>
        <w:t>、如我单位提交样品，且未在规定时间内取回样品的，视同放弃取回，同意深圳公共资源交易中心对我单位提交的样品进行清理。</w:t>
      </w:r>
    </w:p>
    <w:p w:rsidR="00000000" w:rsidRPr="00B46272" w:rsidP="00B46272">
      <w:pPr>
        <w:ind w:left="420" w:firstLine="210" w:leftChars="200" w:firstLineChars="100"/>
        <w:rPr>
          <w:color w:val="FF0000"/>
          <w:szCs w:val="21"/>
        </w:rPr>
      </w:pPr>
      <w:r w:rsidRPr="00B46272">
        <w:rPr>
          <w:rFonts w:hint="eastAsia"/>
          <w:color w:val="FF0000"/>
          <w:szCs w:val="21"/>
        </w:rPr>
        <w:t>投标人：</w:t>
      </w:r>
      <w:r w:rsidRPr="00B46272">
        <w:rPr>
          <w:rFonts w:hint="eastAsia"/>
          <w:color w:val="FF0000"/>
          <w:szCs w:val="21"/>
          <w:u w:val="thick"/>
        </w:rPr>
        <w:t xml:space="preserve">       </w:t>
      </w:r>
      <w:r w:rsidRPr="00B46272">
        <w:rPr>
          <w:rFonts w:hint="eastAsia"/>
          <w:color w:val="FF0000"/>
          <w:szCs w:val="21"/>
        </w:rPr>
        <w:t>；</w:t>
      </w:r>
      <w:r w:rsidRPr="00B46272">
        <w:rPr>
          <w:rFonts w:hint="eastAsia"/>
          <w:color w:val="FF0000"/>
          <w:szCs w:val="21"/>
        </w:rPr>
        <w:t xml:space="preserve">  </w:t>
      </w:r>
      <w:r w:rsidRPr="00B46272">
        <w:rPr>
          <w:rFonts w:hint="eastAsia"/>
          <w:color w:val="FF0000"/>
          <w:szCs w:val="21"/>
        </w:rPr>
        <w:t>单位地址：</w:t>
      </w:r>
      <w:r w:rsidRPr="00B46272">
        <w:rPr>
          <w:rFonts w:hint="eastAsia"/>
          <w:color w:val="FF0000"/>
          <w:szCs w:val="21"/>
          <w:u w:val="thick"/>
        </w:rPr>
        <w:t xml:space="preserve">                    </w:t>
      </w:r>
      <w:r w:rsidRPr="00B46272">
        <w:rPr>
          <w:rFonts w:hint="eastAsia"/>
          <w:color w:val="FF0000"/>
          <w:szCs w:val="21"/>
        </w:rPr>
        <w:t>；</w:t>
      </w:r>
    </w:p>
    <w:p w:rsidR="00000000" w:rsidRPr="00B46272" w:rsidP="00B46272">
      <w:pPr>
        <w:ind w:left="420" w:firstLine="210" w:leftChars="200" w:firstLineChars="100"/>
        <w:rPr>
          <w:color w:val="FF0000"/>
          <w:szCs w:val="21"/>
        </w:rPr>
      </w:pPr>
      <w:r w:rsidRPr="00B46272">
        <w:rPr>
          <w:rFonts w:hint="eastAsia"/>
          <w:color w:val="FF0000"/>
          <w:szCs w:val="21"/>
        </w:rPr>
        <w:t>法定代表人（负责人）或其授权委托代理人：</w:t>
      </w:r>
      <w:r w:rsidRPr="00B46272">
        <w:rPr>
          <w:rFonts w:hint="eastAsia"/>
          <w:color w:val="FF0000"/>
          <w:szCs w:val="21"/>
          <w:u w:val="thick"/>
        </w:rPr>
        <w:t xml:space="preserve">         </w:t>
      </w:r>
      <w:r w:rsidRPr="00B46272">
        <w:rPr>
          <w:rFonts w:hint="eastAsia"/>
          <w:color w:val="FF0000"/>
          <w:szCs w:val="21"/>
        </w:rPr>
        <w:t>；</w:t>
      </w:r>
    </w:p>
    <w:p w:rsidR="00000000" w:rsidRPr="00B46272" w:rsidP="00B46272">
      <w:pPr>
        <w:ind w:left="420" w:firstLine="210" w:leftChars="200" w:firstLineChars="100"/>
        <w:rPr>
          <w:color w:val="FF0000"/>
          <w:szCs w:val="21"/>
        </w:rPr>
      </w:pPr>
      <w:r w:rsidRPr="00B46272">
        <w:rPr>
          <w:rFonts w:hint="eastAsia"/>
          <w:color w:val="FF0000"/>
          <w:szCs w:val="21"/>
        </w:rPr>
        <w:t>开户银行名称：</w:t>
      </w:r>
      <w:r w:rsidRPr="00B46272">
        <w:rPr>
          <w:rFonts w:hint="eastAsia"/>
          <w:color w:val="FF0000"/>
          <w:szCs w:val="21"/>
          <w:u w:val="thick"/>
        </w:rPr>
        <w:t xml:space="preserve">                        </w:t>
      </w:r>
      <w:r w:rsidRPr="00B46272">
        <w:rPr>
          <w:rFonts w:hint="eastAsia"/>
          <w:color w:val="FF0000"/>
          <w:szCs w:val="21"/>
        </w:rPr>
        <w:t>；</w:t>
      </w:r>
    </w:p>
    <w:p w:rsidR="00000000" w:rsidRPr="00B46272" w:rsidP="00B46272">
      <w:pPr>
        <w:ind w:left="420" w:firstLine="210" w:leftChars="200" w:firstLineChars="100"/>
        <w:rPr>
          <w:color w:val="FF0000"/>
          <w:szCs w:val="21"/>
        </w:rPr>
      </w:pPr>
      <w:r w:rsidRPr="00B46272">
        <w:rPr>
          <w:rFonts w:hint="eastAsia"/>
          <w:color w:val="FF0000"/>
          <w:szCs w:val="21"/>
        </w:rPr>
        <w:t>开户银行账号：</w:t>
      </w:r>
      <w:r w:rsidRPr="00B46272">
        <w:rPr>
          <w:rFonts w:hint="eastAsia"/>
          <w:color w:val="FF0000"/>
          <w:szCs w:val="21"/>
          <w:u w:val="thick"/>
        </w:rPr>
        <w:t xml:space="preserve">                        </w:t>
      </w:r>
      <w:r w:rsidRPr="00B46272">
        <w:rPr>
          <w:rFonts w:hint="eastAsia"/>
          <w:color w:val="FF0000"/>
          <w:szCs w:val="21"/>
        </w:rPr>
        <w:t>；</w:t>
      </w:r>
    </w:p>
    <w:p w:rsidR="00000000" w:rsidRPr="00B46272" w:rsidP="00B46272">
      <w:pPr>
        <w:ind w:left="420" w:firstLine="210" w:leftChars="200" w:firstLineChars="100"/>
        <w:rPr>
          <w:szCs w:val="21"/>
        </w:rPr>
      </w:pPr>
      <w:r w:rsidRPr="00B46272">
        <w:rPr>
          <w:rFonts w:hint="eastAsia"/>
          <w:szCs w:val="21"/>
        </w:rPr>
        <w:t>邮政编码：</w:t>
      </w:r>
      <w:r w:rsidRPr="00B46272">
        <w:rPr>
          <w:rFonts w:hint="eastAsia"/>
          <w:szCs w:val="21"/>
          <w:u w:val="thick"/>
        </w:rPr>
        <w:t xml:space="preserve">          </w:t>
      </w:r>
      <w:r w:rsidRPr="00B46272">
        <w:rPr>
          <w:rFonts w:hint="eastAsia"/>
          <w:szCs w:val="21"/>
        </w:rPr>
        <w:t xml:space="preserve"> </w:t>
      </w:r>
      <w:r w:rsidRPr="00B46272">
        <w:rPr>
          <w:rFonts w:hint="eastAsia"/>
          <w:color w:val="FF0000"/>
          <w:szCs w:val="21"/>
        </w:rPr>
        <w:t xml:space="preserve"> </w:t>
      </w:r>
      <w:r w:rsidRPr="00B46272">
        <w:rPr>
          <w:rFonts w:hint="eastAsia"/>
          <w:color w:val="FF0000"/>
          <w:szCs w:val="21"/>
        </w:rPr>
        <w:t>电话：</w:t>
      </w:r>
      <w:r w:rsidRPr="00B46272">
        <w:rPr>
          <w:rFonts w:hint="eastAsia"/>
          <w:color w:val="FF0000"/>
          <w:szCs w:val="21"/>
          <w:u w:val="thick"/>
        </w:rPr>
        <w:t xml:space="preserve">         </w:t>
      </w:r>
      <w:r w:rsidRPr="00B46272">
        <w:rPr>
          <w:rFonts w:hint="eastAsia"/>
          <w:color w:val="FF0000"/>
          <w:szCs w:val="21"/>
        </w:rPr>
        <w:t xml:space="preserve"> </w:t>
      </w:r>
      <w:r w:rsidRPr="00B46272">
        <w:rPr>
          <w:rFonts w:hint="eastAsia"/>
          <w:szCs w:val="21"/>
        </w:rPr>
        <w:t>传真：</w:t>
      </w:r>
      <w:r w:rsidRPr="00B46272">
        <w:rPr>
          <w:rFonts w:hint="eastAsia"/>
          <w:szCs w:val="21"/>
          <w:u w:val="thick"/>
        </w:rPr>
        <w:t xml:space="preserve">     </w:t>
      </w:r>
      <w:r w:rsidRPr="00B46272">
        <w:rPr>
          <w:rFonts w:hint="eastAsia"/>
          <w:szCs w:val="21"/>
        </w:rPr>
        <w:t>；</w:t>
      </w:r>
      <w:r w:rsidRPr="00B46272">
        <w:rPr>
          <w:rFonts w:hint="eastAsia"/>
          <w:szCs w:val="21"/>
        </w:rPr>
        <w:t xml:space="preserve">     </w:t>
      </w:r>
    </w:p>
    <w:p w:rsidR="00000000" w:rsidRPr="00B46272" w:rsidP="00B46272">
      <w:pPr>
        <w:ind w:left="420" w:firstLine="210" w:leftChars="200" w:firstLineChars="100"/>
        <w:rPr>
          <w:color w:val="FF0000"/>
          <w:szCs w:val="21"/>
        </w:rPr>
      </w:pPr>
    </w:p>
    <w:p w:rsidR="00000000" w:rsidRPr="00B46272" w:rsidP="00B46272">
      <w:pPr>
        <w:ind w:left="420" w:firstLine="210" w:leftChars="200" w:firstLineChars="100"/>
        <w:rPr>
          <w:sz w:val="24"/>
        </w:rPr>
      </w:pPr>
      <w:r w:rsidRPr="00B46272">
        <w:rPr>
          <w:rFonts w:ascii="宋体" w:hAnsi="宋体" w:hint="eastAsia"/>
          <w:color w:val="FF0000"/>
          <w:szCs w:val="21"/>
        </w:rPr>
        <w:t>日期：</w:t>
      </w:r>
      <w:r w:rsidRPr="00B46272">
        <w:rPr>
          <w:rFonts w:ascii="宋体" w:hAnsi="宋体" w:hint="eastAsia"/>
          <w:color w:val="FF0000"/>
          <w:szCs w:val="21"/>
          <w:u w:val="thick"/>
        </w:rPr>
        <w:t xml:space="preserve">       </w:t>
      </w:r>
      <w:r w:rsidRPr="00B46272">
        <w:rPr>
          <w:rFonts w:ascii="宋体" w:hAnsi="宋体" w:hint="eastAsia"/>
          <w:color w:val="FF0000"/>
          <w:szCs w:val="21"/>
        </w:rPr>
        <w:t>年</w:t>
      </w:r>
      <w:r w:rsidRPr="00B46272">
        <w:rPr>
          <w:rFonts w:ascii="宋体" w:hAnsi="宋体" w:hint="eastAsia"/>
          <w:color w:val="FF0000"/>
          <w:szCs w:val="21"/>
          <w:u w:val="thick"/>
        </w:rPr>
        <w:t xml:space="preserve">     </w:t>
      </w:r>
      <w:r w:rsidRPr="00B46272">
        <w:rPr>
          <w:rFonts w:ascii="宋体" w:hAnsi="宋体" w:hint="eastAsia"/>
          <w:color w:val="FF0000"/>
          <w:szCs w:val="21"/>
        </w:rPr>
        <w:t>月</w:t>
      </w:r>
      <w:r w:rsidRPr="00B46272">
        <w:rPr>
          <w:rFonts w:ascii="宋体" w:hAnsi="宋体" w:hint="eastAsia"/>
          <w:color w:val="FF0000"/>
          <w:szCs w:val="21"/>
          <w:u w:val="thick"/>
        </w:rPr>
        <w:t xml:space="preserve">    </w:t>
      </w:r>
      <w:r w:rsidRPr="00B46272">
        <w:rPr>
          <w:rFonts w:ascii="宋体" w:hAnsi="宋体" w:hint="eastAsia"/>
          <w:color w:val="FF0000"/>
          <w:szCs w:val="21"/>
        </w:rPr>
        <w:t>日</w:t>
      </w:r>
      <w:r w:rsidRPr="00B46272">
        <w:rPr>
          <w:rFonts w:hint="eastAsia"/>
          <w:color w:val="FF0000"/>
          <w:sz w:val="24"/>
        </w:rPr>
        <w:t xml:space="preserve">       </w:t>
      </w:r>
      <w:r w:rsidRPr="00B46272">
        <w:rPr>
          <w:rFonts w:hint="eastAsia"/>
          <w:sz w:val="24"/>
        </w:rPr>
        <w:t xml:space="preserve">                         </w:t>
      </w:r>
    </w:p>
    <w:p w:rsidR="00000000" w:rsidRPr="00B46272" w:rsidP="00B46272">
      <w:pPr>
        <w:ind w:left="420" w:leftChars="200"/>
        <w:rPr>
          <w:rFonts w:ascii="黑体" w:eastAsia="黑体" w:hAnsi="宋体"/>
        </w:rPr>
      </w:pPr>
      <w:r w:rsidRPr="00B46272">
        <w:rPr>
          <w:rFonts w:hint="eastAsia"/>
          <w:sz w:val="24"/>
        </w:rPr>
        <w:t xml:space="preserve">        </w:t>
      </w:r>
      <w:r w:rsidRPr="00B46272">
        <w:rPr>
          <w:rFonts w:ascii="黑体" w:eastAsia="黑体" w:hAnsi="宋体" w:hint="eastAsia"/>
        </w:rPr>
        <w:t xml:space="preserve"> </w:t>
      </w:r>
    </w:p>
    <w:p w:rsidR="00000000" w:rsidRPr="00B46272" w:rsidP="00B46272">
      <w:pPr>
        <w:ind w:left="420" w:firstLine="210" w:leftChars="200" w:firstLineChars="100"/>
        <w:rPr>
          <w:sz w:val="24"/>
        </w:rPr>
      </w:pPr>
      <w:r w:rsidRPr="00B46272">
        <w:rPr>
          <w:rFonts w:ascii="黑体" w:eastAsia="黑体" w:hAnsi="宋体" w:hint="eastAsia"/>
        </w:rPr>
        <w:t>（红色为必填项，其他为可选填项）</w:t>
      </w:r>
      <w:r w:rsidRPr="00B46272">
        <w:rPr>
          <w:rFonts w:hint="eastAsia"/>
          <w:sz w:val="24"/>
        </w:rPr>
        <w:t xml:space="preserve">                                  </w:t>
      </w:r>
    </w:p>
    <w:p w:rsidR="00000000" w:rsidRPr="00B46272" w:rsidP="00B46272">
      <w:pPr>
        <w:rPr>
          <w:rFonts w:ascii="黑体" w:eastAsia="黑体" w:hAnsi="宋体"/>
        </w:rPr>
      </w:pPr>
    </w:p>
    <w:p w:rsidR="00000000" w:rsidRPr="00B46272" w:rsidP="00B46272">
      <w:pPr>
        <w:rPr>
          <w:rFonts w:ascii="黑体" w:eastAsia="黑体" w:hAnsi="宋体"/>
        </w:rPr>
      </w:pPr>
    </w:p>
    <w:p w:rsidR="00000000" w:rsidRPr="00B46272" w:rsidP="00B46272">
      <w:pPr>
        <w:keepNext/>
        <w:keepLines/>
        <w:spacing w:before="260" w:after="260"/>
        <w:jc w:val="center"/>
        <w:outlineLvl w:val="2"/>
        <w:rPr>
          <w:rFonts w:ascii="黑体" w:eastAsia="黑体" w:hAnsi="宋体"/>
          <w:bCs/>
          <w:sz w:val="24"/>
          <w:szCs w:val="32"/>
        </w:rPr>
      </w:pPr>
      <w:bookmarkEnd w:id="52"/>
      <w:r w:rsidRPr="00B46272">
        <w:rPr>
          <w:rFonts w:ascii="黑体" w:eastAsia="黑体" w:hAnsi="宋体" w:hint="eastAsia"/>
          <w:bCs/>
          <w:sz w:val="24"/>
          <w:szCs w:val="32"/>
        </w:rPr>
        <w:t>二、政府采购投标及履约承诺函</w:t>
      </w:r>
    </w:p>
    <w:p w:rsidR="00000000" w:rsidRPr="00B46272" w:rsidP="00B46272">
      <w:pPr>
        <w:rPr>
          <w:rFonts w:ascii="宋体" w:hAnsi="宋体"/>
          <w:color w:val="FF0000"/>
          <w:szCs w:val="21"/>
        </w:rPr>
      </w:pPr>
      <w:bookmarkStart w:id="56" w:name="_Hlk72257530"/>
      <w:r w:rsidRPr="00B46272">
        <w:rPr>
          <w:rFonts w:ascii="宋体" w:hAnsi="宋体" w:hint="eastAsia"/>
          <w:color w:val="FF0000"/>
          <w:szCs w:val="21"/>
        </w:rPr>
        <w:t>致：</w:t>
      </w:r>
      <w:r w:rsidRPr="00B46272">
        <w:rPr>
          <w:rFonts w:ascii="宋体" w:hAnsi="宋体" w:hint="eastAsia"/>
          <w:color w:val="FF0000"/>
          <w:szCs w:val="21"/>
          <w:u w:val="single"/>
        </w:rPr>
        <w:t>深圳公共资源交易中心</w:t>
      </w:r>
    </w:p>
    <w:p w:rsidR="00000000" w:rsidRPr="00B46272" w:rsidP="00B46272">
      <w:pPr>
        <w:ind w:right="-815" w:firstLine="420" w:firstLineChars="200"/>
        <w:rPr>
          <w:rFonts w:ascii="宋体" w:hAnsi="宋体"/>
          <w:szCs w:val="21"/>
        </w:rPr>
      </w:pPr>
      <w:r w:rsidRPr="00B46272">
        <w:rPr>
          <w:rFonts w:ascii="宋体" w:hAnsi="宋体" w:hint="eastAsia"/>
          <w:szCs w:val="21"/>
        </w:rPr>
        <w:t>我单位承诺：</w:t>
      </w:r>
    </w:p>
    <w:p w:rsidR="00000000" w:rsidRPr="00B46272" w:rsidP="00B46272">
      <w:pPr>
        <w:ind w:firstLine="420" w:firstLineChars="200"/>
        <w:rPr>
          <w:rFonts w:ascii="宋体" w:hAnsi="宋体"/>
          <w:b/>
          <w:szCs w:val="21"/>
        </w:rPr>
      </w:pPr>
      <w:r w:rsidRPr="00B46272">
        <w:rPr>
          <w:rFonts w:ascii="宋体" w:hAnsi="宋体" w:hint="eastAsia"/>
          <w:bCs/>
          <w:szCs w:val="21"/>
        </w:rPr>
        <w:t>1.我单位参与本项目所投标（响应）的货物、工程或服务，不存在侵犯知识产权的情况。</w:t>
      </w:r>
    </w:p>
    <w:p w:rsidR="00000000" w:rsidRPr="00B46272" w:rsidP="00B46272">
      <w:pPr>
        <w:ind w:firstLine="420" w:firstLineChars="200"/>
        <w:rPr>
          <w:rFonts w:ascii="宋体" w:hAnsi="宋体"/>
          <w:szCs w:val="21"/>
        </w:rPr>
      </w:pPr>
      <w:r w:rsidRPr="00B46272">
        <w:rPr>
          <w:rFonts w:ascii="宋体" w:hAnsi="宋体" w:hint="eastAsia"/>
          <w:szCs w:val="21"/>
        </w:rPr>
        <w:t>2.我单位参与本项目</w:t>
      </w:r>
      <w:r w:rsidRPr="00B46272">
        <w:rPr>
          <w:rFonts w:hint="eastAsia"/>
        </w:rPr>
        <w:t>政府采购活动时不存在被有关部门禁止参与政府采购活动且在有效期内的情况。</w:t>
      </w:r>
    </w:p>
    <w:p w:rsidR="00000000" w:rsidRPr="00B46272" w:rsidP="00B46272">
      <w:pPr>
        <w:ind w:firstLine="420" w:firstLineChars="200"/>
        <w:rPr>
          <w:rFonts w:ascii="宋体" w:hAnsi="宋体"/>
          <w:szCs w:val="21"/>
        </w:rPr>
      </w:pPr>
      <w:r w:rsidRPr="00B46272">
        <w:rPr>
          <w:rFonts w:ascii="宋体" w:hAnsi="宋体" w:hint="eastAsia"/>
          <w:szCs w:val="21"/>
        </w:rPr>
        <w:t>3.我单位具备《中华人民共和国政府采购法》第二十二条第一款规定的六项条件。</w:t>
      </w:r>
    </w:p>
    <w:p w:rsidR="00000000" w:rsidRPr="00B46272" w:rsidP="00B46272">
      <w:pPr>
        <w:ind w:firstLine="420" w:firstLineChars="200"/>
      </w:pPr>
      <w:r w:rsidRPr="00B46272">
        <w:rPr>
          <w:rFonts w:ascii="宋体" w:hAnsi="宋体" w:hint="eastAsia"/>
          <w:szCs w:val="21"/>
        </w:rPr>
        <w:t>4.我单位</w:t>
      </w:r>
      <w:r w:rsidRPr="00B46272">
        <w:rPr>
          <w:rFonts w:hint="eastAsia"/>
        </w:rPr>
        <w:t>未被列入失信被执行人、重大税收违法案件当事人名单、政府采购严重违法失信行为记录名单。</w:t>
      </w:r>
    </w:p>
    <w:p w:rsidR="00000000" w:rsidRPr="00B46272" w:rsidP="00B46272">
      <w:pPr>
        <w:ind w:firstLine="420" w:firstLineChars="200"/>
        <w:rPr>
          <w:color w:val="FF0000"/>
        </w:rPr>
      </w:pPr>
      <w:r w:rsidRPr="00B46272">
        <w:rPr>
          <w:rFonts w:hint="eastAsia"/>
          <w:color w:val="FF0000"/>
        </w:rPr>
        <w:t>5.</w:t>
      </w:r>
      <w:r w:rsidRPr="00B46272">
        <w:rPr>
          <w:rFonts w:hint="eastAsia"/>
          <w:color w:val="FF0000"/>
        </w:rPr>
        <w:t>我单位不存在《深圳市财政局政府采购供应商信用信息管理办法》（深财规〔</w:t>
      </w:r>
      <w:r w:rsidRPr="00B46272">
        <w:rPr>
          <w:rFonts w:hint="eastAsia"/>
          <w:color w:val="FF0000"/>
        </w:rPr>
        <w:t>2023</w:t>
      </w:r>
      <w:r w:rsidRPr="00B46272">
        <w:rPr>
          <w:rFonts w:hint="eastAsia"/>
          <w:color w:val="FF0000"/>
        </w:rPr>
        <w:t>〕</w:t>
      </w:r>
      <w:r w:rsidRPr="00B46272">
        <w:rPr>
          <w:rFonts w:hint="eastAsia"/>
          <w:color w:val="FF0000"/>
        </w:rPr>
        <w:t>3</w:t>
      </w:r>
      <w:r w:rsidRPr="00B46272">
        <w:rPr>
          <w:rFonts w:hint="eastAsia"/>
          <w:color w:val="FF0000"/>
        </w:rPr>
        <w:t>号）列明的严重违法失信行为。</w:t>
      </w:r>
    </w:p>
    <w:p w:rsidR="00000000" w:rsidRPr="00B46272" w:rsidP="00B46272">
      <w:pPr>
        <w:ind w:firstLine="420" w:firstLineChars="200"/>
        <w:rPr>
          <w:rFonts w:ascii="宋体" w:hAnsi="宋体"/>
          <w:szCs w:val="21"/>
        </w:rPr>
      </w:pPr>
      <w:r w:rsidRPr="00B46272">
        <w:rPr>
          <w:rFonts w:ascii="宋体" w:hAnsi="宋体" w:hint="eastAsia"/>
          <w:szCs w:val="21"/>
        </w:rPr>
        <w:t>6.</w:t>
      </w:r>
      <w:bookmarkStart w:id="57" w:name="_Hlk72587269"/>
      <w:bookmarkStart w:id="58" w:name="_Hlk72587299"/>
      <w:r w:rsidRPr="00B46272">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7"/>
      <w:r w:rsidRPr="00B46272">
        <w:rPr>
          <w:rFonts w:ascii="宋体" w:hAnsi="宋体" w:hint="eastAsia"/>
          <w:szCs w:val="21"/>
        </w:rPr>
        <w:t>。</w:t>
      </w:r>
    </w:p>
    <w:p w:rsidR="00000000" w:rsidRPr="00B46272" w:rsidP="00B46272">
      <w:pPr>
        <w:ind w:firstLine="420" w:firstLineChars="200"/>
        <w:rPr>
          <w:rFonts w:ascii="宋体" w:hAnsi="宋体"/>
          <w:szCs w:val="21"/>
        </w:rPr>
      </w:pPr>
      <w:bookmarkEnd w:id="58"/>
      <w:r w:rsidRPr="00B46272">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000000" w:rsidRPr="00B46272" w:rsidP="00B46272">
      <w:pPr>
        <w:ind w:firstLine="420" w:firstLineChars="200"/>
        <w:rPr>
          <w:rFonts w:ascii="宋体" w:hAnsi="宋体"/>
          <w:szCs w:val="21"/>
        </w:rPr>
      </w:pPr>
      <w:r w:rsidRPr="00B46272">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000000" w:rsidRPr="00B46272" w:rsidP="00B46272">
      <w:pPr>
        <w:ind w:firstLine="420" w:firstLineChars="200"/>
        <w:rPr>
          <w:rFonts w:ascii="宋体" w:hAnsi="宋体"/>
          <w:szCs w:val="21"/>
        </w:rPr>
      </w:pPr>
      <w:r w:rsidRPr="00B46272">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000000" w:rsidRPr="00B46272" w:rsidP="00B46272">
      <w:pPr>
        <w:ind w:firstLine="420" w:firstLineChars="200"/>
        <w:rPr>
          <w:rFonts w:ascii="宋体" w:hAnsi="宋体"/>
          <w:szCs w:val="21"/>
        </w:rPr>
      </w:pPr>
      <w:r w:rsidRPr="00B46272">
        <w:rPr>
          <w:rFonts w:ascii="宋体" w:hAnsi="宋体" w:hint="eastAsia"/>
          <w:szCs w:val="21"/>
        </w:rPr>
        <w:t>9.我单位承诺中标后项目不转包，未经采购人同意不进行分包。</w:t>
      </w:r>
    </w:p>
    <w:p w:rsidR="00000000" w:rsidRPr="00B46272" w:rsidP="00B46272">
      <w:pPr>
        <w:ind w:firstLine="420" w:firstLineChars="200"/>
        <w:rPr>
          <w:rFonts w:ascii="宋体" w:hAnsi="宋体"/>
        </w:rPr>
      </w:pPr>
      <w:r w:rsidRPr="00B46272">
        <w:rPr>
          <w:rFonts w:ascii="宋体" w:hAnsi="宋体" w:hint="eastAsia"/>
          <w:szCs w:val="21"/>
        </w:rPr>
        <w:t>10</w:t>
      </w:r>
      <w:r w:rsidRPr="00B46272">
        <w:rPr>
          <w:rFonts w:ascii="宋体" w:hAnsi="宋体"/>
          <w:szCs w:val="21"/>
        </w:rPr>
        <w:t>.</w:t>
      </w:r>
      <w:r w:rsidRPr="00B46272">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000000" w:rsidRPr="00B46272" w:rsidP="00B46272">
      <w:pPr>
        <w:ind w:firstLine="420" w:firstLineChars="200"/>
        <w:rPr>
          <w:rFonts w:ascii="宋体" w:hAnsi="宋体"/>
        </w:rPr>
      </w:pPr>
      <w:r w:rsidRPr="00B46272">
        <w:rPr>
          <w:rFonts w:ascii="宋体" w:hAnsi="宋体" w:hint="eastAsia"/>
        </w:rPr>
        <w:t>11</w:t>
      </w:r>
      <w:r w:rsidRPr="00B46272">
        <w:rPr>
          <w:rFonts w:ascii="宋体" w:hAnsi="宋体"/>
        </w:rPr>
        <w:t>.</w:t>
      </w:r>
      <w:r w:rsidRPr="00B46272">
        <w:rPr>
          <w:rFonts w:ascii="宋体" w:hAnsi="宋体" w:hint="eastAsia"/>
        </w:rPr>
        <w:t>我单位保证，若所投货物涉及</w:t>
      </w:r>
      <w:r w:rsidRPr="00B46272">
        <w:rPr>
          <w:rFonts w:ascii="宋体" w:hAnsi="宋体"/>
        </w:rPr>
        <w:t>《</w:t>
      </w:r>
      <w:r w:rsidRPr="00B46272">
        <w:rPr>
          <w:rFonts w:ascii="宋体" w:hAnsi="宋体" w:hint="eastAsia"/>
        </w:rPr>
        <w:t>财政部生态环境部关于印发节能产品政府采购品目清单的通知》（财库〔20</w:t>
      </w:r>
      <w:r w:rsidRPr="00B46272">
        <w:rPr>
          <w:rFonts w:ascii="宋体" w:hAnsi="宋体"/>
        </w:rPr>
        <w:t>19</w:t>
      </w:r>
      <w:r w:rsidRPr="00B46272">
        <w:rPr>
          <w:rFonts w:ascii="宋体" w:hAnsi="宋体" w:hint="eastAsia"/>
        </w:rPr>
        <w:t>〕</w:t>
      </w:r>
      <w:r w:rsidRPr="00B46272">
        <w:rPr>
          <w:rFonts w:ascii="宋体" w:hAnsi="宋体"/>
        </w:rPr>
        <w:t>19</w:t>
      </w:r>
      <w:r w:rsidRPr="00B46272">
        <w:rPr>
          <w:rFonts w:ascii="宋体" w:hAnsi="宋体" w:hint="eastAsia"/>
        </w:rPr>
        <w:t>号）列明的政府采购强制产品，则所投该产品符合节能产品的认证要求。若所投产品包括数据中心相关设备的，应满足</w:t>
      </w:r>
      <w:r w:rsidRPr="00B46272">
        <w:rPr>
          <w:rFonts w:hint="eastAsia"/>
        </w:rPr>
        <w:t>《财政部</w:t>
      </w:r>
      <w:r w:rsidRPr="00B46272">
        <w:rPr>
          <w:rFonts w:hint="eastAsia"/>
        </w:rPr>
        <w:t xml:space="preserve"> </w:t>
      </w:r>
      <w:r w:rsidRPr="00B46272">
        <w:rPr>
          <w:rFonts w:hint="eastAsia"/>
        </w:rPr>
        <w:t>生态环境部</w:t>
      </w:r>
      <w:r w:rsidRPr="00B46272">
        <w:rPr>
          <w:rFonts w:hint="eastAsia"/>
        </w:rPr>
        <w:t xml:space="preserve"> </w:t>
      </w:r>
      <w:r w:rsidRPr="00B46272">
        <w:rPr>
          <w:rFonts w:hint="eastAsia"/>
        </w:rPr>
        <w:t>工业和信息化部关于印发</w:t>
      </w:r>
      <w:r w:rsidRPr="00B46272">
        <w:rPr>
          <w:rFonts w:hint="eastAsia"/>
        </w:rPr>
        <w:t>&lt;</w:t>
      </w:r>
      <w:r w:rsidRPr="00B46272">
        <w:rPr>
          <w:rFonts w:hint="eastAsia"/>
        </w:rPr>
        <w:t>绿色数据中心政府采购需求标准（试行）</w:t>
      </w:r>
      <w:r w:rsidRPr="00B46272">
        <w:rPr>
          <w:rFonts w:hint="eastAsia"/>
        </w:rPr>
        <w:t>&gt;</w:t>
      </w:r>
      <w:r w:rsidRPr="00B46272">
        <w:rPr>
          <w:rFonts w:hint="eastAsia"/>
        </w:rPr>
        <w:t>的通知》（财库〔</w:t>
      </w:r>
      <w:r w:rsidRPr="00B46272">
        <w:rPr>
          <w:rFonts w:hint="eastAsia"/>
        </w:rPr>
        <w:t>2023</w:t>
      </w:r>
      <w:r w:rsidRPr="00B46272">
        <w:rPr>
          <w:rFonts w:hint="eastAsia"/>
        </w:rPr>
        <w:t>〕</w:t>
      </w:r>
      <w:r w:rsidRPr="00B46272">
        <w:rPr>
          <w:rFonts w:hint="eastAsia"/>
        </w:rPr>
        <w:t>7</w:t>
      </w:r>
      <w:r w:rsidRPr="00B46272">
        <w:rPr>
          <w:rFonts w:hint="eastAsia"/>
        </w:rPr>
        <w:t>号）要求。若所投产品涉及国家强制性标准的，所投产品应符合国家强制性标准相关要求。</w:t>
      </w:r>
    </w:p>
    <w:p w:rsidR="00000000" w:rsidRPr="00B46272" w:rsidP="00B46272">
      <w:pPr>
        <w:ind w:firstLine="420" w:firstLineChars="200"/>
        <w:rPr>
          <w:rFonts w:ascii="宋体" w:hAnsi="宋体"/>
          <w:bCs/>
        </w:rPr>
      </w:pPr>
      <w:r w:rsidRPr="00B46272">
        <w:rPr>
          <w:rFonts w:ascii="宋体" w:hAnsi="宋体" w:cs="宋体" w:hint="eastAsia"/>
          <w:bCs/>
          <w:kern w:val="0"/>
          <w:szCs w:val="21"/>
        </w:rPr>
        <w:t>12.</w:t>
      </w:r>
      <w:r w:rsidRPr="00B46272">
        <w:rPr>
          <w:rFonts w:ascii="宋体" w:hAnsi="宋体" w:hint="eastAsia"/>
          <w:bCs/>
        </w:rPr>
        <w:t>我单位已知悉并同意中标（成交）结果信息公示（公开）的内容。</w:t>
      </w:r>
    </w:p>
    <w:p w:rsidR="00000000" w:rsidRPr="00B46272" w:rsidP="00B46272">
      <w:pPr>
        <w:ind w:firstLine="420" w:firstLineChars="200"/>
        <w:rPr>
          <w:rFonts w:ascii="宋体" w:hAnsi="宋体" w:cs="宋体"/>
          <w:b/>
          <w:color w:val="FF0000"/>
          <w:kern w:val="0"/>
          <w:szCs w:val="21"/>
        </w:rPr>
      </w:pPr>
      <w:r w:rsidRPr="00B46272">
        <w:rPr>
          <w:rFonts w:ascii="宋体" w:hAnsi="宋体" w:hint="eastAsia"/>
          <w:bCs/>
        </w:rPr>
        <w:t>13</w:t>
      </w:r>
      <w:r w:rsidRPr="00B46272">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sidRPr="00B46272">
        <w:rPr>
          <w:rFonts w:ascii="宋体" w:hAnsi="宋体" w:hint="eastAsia"/>
          <w:bCs/>
          <w:color w:val="FF0000"/>
        </w:rPr>
        <w:t>若存在“不同供应商的董事、股东或其他高级管理人员为同一人的”情形的，我单位保证不存在串通投标、恶意串通或者视为串通投标的情形。</w:t>
      </w:r>
    </w:p>
    <w:p w:rsidR="00000000" w:rsidRPr="00B46272" w:rsidP="00B46272">
      <w:pPr>
        <w:ind w:firstLine="420" w:firstLineChars="200"/>
        <w:rPr>
          <w:rFonts w:ascii="宋体" w:hAnsi="宋体"/>
          <w:b/>
          <w:szCs w:val="21"/>
        </w:rPr>
      </w:pPr>
      <w:r w:rsidRPr="00B46272">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rsidR="00000000" w:rsidRPr="00B46272" w:rsidP="00B46272">
      <w:pPr>
        <w:ind w:firstLine="420" w:firstLineChars="200"/>
        <w:rPr>
          <w:rFonts w:ascii="宋体" w:hAnsi="宋体"/>
        </w:rPr>
      </w:pPr>
    </w:p>
    <w:p w:rsidR="00000000" w:rsidRPr="00B46272" w:rsidP="00B46272">
      <w:pPr>
        <w:ind w:firstLine="420" w:firstLineChars="200"/>
        <w:rPr>
          <w:rFonts w:ascii="宋体" w:hAnsi="宋体"/>
          <w:szCs w:val="21"/>
        </w:rPr>
      </w:pPr>
      <w:r w:rsidRPr="00B46272">
        <w:rPr>
          <w:rFonts w:ascii="宋体" w:hAnsi="宋体" w:hint="eastAsia"/>
          <w:szCs w:val="21"/>
        </w:rPr>
        <w:t>以上承诺，如有违反，愿依照国家相关法律法规处理，并承担由此给采购人带来的损失。</w:t>
      </w:r>
    </w:p>
    <w:p w:rsidR="00000000" w:rsidRPr="00B46272" w:rsidP="00B46272">
      <w:pPr>
        <w:spacing w:before="60" w:beforeLines="25" w:after="60" w:afterLines="25"/>
        <w:ind w:firstLine="5460" w:firstLineChars="2600"/>
        <w:rPr>
          <w:rFonts w:ascii="宋体" w:hAnsi="宋体"/>
          <w:szCs w:val="21"/>
        </w:rPr>
      </w:pPr>
      <w:r w:rsidRPr="00B46272">
        <w:rPr>
          <w:rFonts w:ascii="宋体" w:hAnsi="宋体" w:hint="eastAsia"/>
          <w:szCs w:val="21"/>
        </w:rPr>
        <w:t xml:space="preserve">                                    </w:t>
      </w:r>
    </w:p>
    <w:p w:rsidR="00000000" w:rsidRPr="00B46272" w:rsidP="00B46272">
      <w:pPr>
        <w:spacing w:before="60" w:beforeLines="25" w:after="60" w:afterLines="25"/>
        <w:ind w:firstLine="5460" w:firstLineChars="2600"/>
        <w:rPr>
          <w:color w:val="FF0000"/>
        </w:rPr>
      </w:pPr>
      <w:bookmarkEnd w:id="56"/>
      <w:r w:rsidRPr="00B46272">
        <w:rPr>
          <w:rFonts w:hint="eastAsia"/>
          <w:color w:val="FF0000"/>
          <w:szCs w:val="21"/>
        </w:rPr>
        <w:t>投标人：</w:t>
      </w:r>
      <w:r w:rsidRPr="00B46272">
        <w:rPr>
          <w:rFonts w:hint="eastAsia"/>
          <w:color w:val="FF0000"/>
          <w:szCs w:val="21"/>
          <w:u w:val="thick"/>
        </w:rPr>
        <w:t xml:space="preserve">                           </w:t>
      </w:r>
      <w:r w:rsidRPr="00B46272">
        <w:rPr>
          <w:rFonts w:hint="eastAsia"/>
          <w:color w:val="FF0000"/>
          <w:szCs w:val="21"/>
        </w:rPr>
        <w:t>.</w:t>
      </w:r>
    </w:p>
    <w:p w:rsidR="00000000" w:rsidRPr="00B46272" w:rsidP="00B46272">
      <w:pPr>
        <w:ind w:firstLine="645"/>
        <w:rPr>
          <w:rFonts w:ascii="宋体" w:hAnsi="宋体"/>
          <w:color w:val="FF0000"/>
          <w:szCs w:val="21"/>
        </w:rPr>
      </w:pPr>
      <w:r w:rsidRPr="00B46272">
        <w:rPr>
          <w:rFonts w:ascii="宋体" w:hAnsi="宋体" w:hint="eastAsia"/>
          <w:color w:val="FF0000"/>
          <w:szCs w:val="21"/>
        </w:rPr>
        <w:t xml:space="preserve">                                              日期：</w:t>
      </w:r>
      <w:r w:rsidRPr="00B46272">
        <w:rPr>
          <w:rFonts w:hint="eastAsia"/>
          <w:color w:val="FF0000"/>
          <w:szCs w:val="21"/>
          <w:u w:val="thick"/>
        </w:rPr>
        <w:t xml:space="preserve">        </w:t>
      </w:r>
      <w:r w:rsidRPr="00B46272">
        <w:rPr>
          <w:rFonts w:ascii="宋体" w:hAnsi="宋体" w:hint="eastAsia"/>
          <w:color w:val="FF0000"/>
          <w:szCs w:val="21"/>
        </w:rPr>
        <w:t>年</w:t>
      </w:r>
      <w:r w:rsidRPr="00B46272">
        <w:rPr>
          <w:rFonts w:hint="eastAsia"/>
          <w:color w:val="FF0000"/>
          <w:szCs w:val="21"/>
          <w:u w:val="thick"/>
        </w:rPr>
        <w:t xml:space="preserve">       </w:t>
      </w:r>
      <w:r w:rsidRPr="00B46272">
        <w:rPr>
          <w:rFonts w:ascii="宋体" w:hAnsi="宋体" w:hint="eastAsia"/>
          <w:color w:val="FF0000"/>
          <w:szCs w:val="21"/>
        </w:rPr>
        <w:t>月</w:t>
      </w:r>
      <w:r w:rsidRPr="00B46272">
        <w:rPr>
          <w:rFonts w:hint="eastAsia"/>
          <w:color w:val="FF0000"/>
          <w:szCs w:val="21"/>
          <w:u w:val="thick"/>
        </w:rPr>
        <w:t xml:space="preserve">       </w:t>
      </w:r>
      <w:r w:rsidRPr="00B46272">
        <w:rPr>
          <w:rFonts w:ascii="宋体" w:hAnsi="宋体" w:hint="eastAsia"/>
          <w:color w:val="FF0000"/>
          <w:szCs w:val="21"/>
        </w:rPr>
        <w:t>日</w:t>
      </w:r>
    </w:p>
    <w:p w:rsidR="00000000" w:rsidRPr="00B46272" w:rsidP="00B46272">
      <w:pPr>
        <w:ind w:firstLine="645"/>
        <w:rPr>
          <w:rFonts w:ascii="宋体" w:hAnsi="宋体"/>
          <w:szCs w:val="21"/>
        </w:rPr>
      </w:pPr>
    </w:p>
    <w:p w:rsidR="00000000" w:rsidRPr="00B46272" w:rsidP="00B46272">
      <w:pPr>
        <w:rPr>
          <w:rFonts w:ascii="宋体"/>
          <w:b/>
          <w:szCs w:val="21"/>
        </w:rPr>
      </w:pPr>
    </w:p>
    <w:p w:rsidR="00000000" w:rsidRPr="00B46272" w:rsidP="00B46272">
      <w:pPr>
        <w:ind w:firstLine="420" w:firstLineChars="200"/>
        <w:jc w:val="center"/>
        <w:rPr>
          <w:rFonts w:hAnsi="宋体"/>
          <w:b/>
          <w:bCs/>
          <w:sz w:val="24"/>
        </w:rPr>
      </w:pPr>
    </w:p>
    <w:p w:rsidR="00000000" w:rsidRPr="00B46272" w:rsidP="00B46272">
      <w:pPr>
        <w:keepNext/>
        <w:keepLines/>
        <w:spacing w:before="260" w:after="260"/>
        <w:jc w:val="center"/>
        <w:outlineLvl w:val="2"/>
        <w:rPr>
          <w:rFonts w:ascii="黑体" w:eastAsia="黑体" w:hAnsi="宋体"/>
          <w:bCs/>
          <w:sz w:val="24"/>
        </w:rPr>
      </w:pPr>
      <w:r w:rsidRPr="00B46272">
        <w:rPr>
          <w:rFonts w:ascii="黑体" w:eastAsia="黑体" w:hAnsi="宋体" w:hint="eastAsia"/>
          <w:bCs/>
          <w:sz w:val="24"/>
        </w:rPr>
        <w:t>三、投标人情况及资格证明文件</w:t>
      </w:r>
    </w:p>
    <w:p w:rsidR="00000000" w:rsidRPr="00B46272" w:rsidP="00B46272">
      <w:pPr>
        <w:rPr>
          <w:b/>
          <w:bCs/>
          <w:sz w:val="24"/>
        </w:rPr>
      </w:pPr>
    </w:p>
    <w:p w:rsidR="00000000" w:rsidRPr="00B46272" w:rsidP="00B46272">
      <w:pPr>
        <w:ind w:firstLine="2310" w:firstLineChars="1100"/>
        <w:outlineLvl w:val="3"/>
        <w:rPr>
          <w:rFonts w:ascii="黑体" w:eastAsia="黑体" w:hAnsi="宋体"/>
          <w:bCs/>
          <w:kern w:val="0"/>
          <w:sz w:val="24"/>
          <w:szCs w:val="32"/>
        </w:rPr>
      </w:pPr>
      <w:bookmarkStart w:id="59" w:name="_Hlk72257590"/>
      <w:r w:rsidRPr="00B46272">
        <w:rPr>
          <w:rFonts w:ascii="黑体" w:eastAsia="黑体" w:hAnsi="宋体" w:hint="eastAsia"/>
          <w:bCs/>
          <w:kern w:val="0"/>
          <w:sz w:val="24"/>
          <w:szCs w:val="32"/>
        </w:rPr>
        <w:t>（一）投标人资格证明文件</w:t>
      </w:r>
    </w:p>
    <w:p w:rsidR="00000000" w:rsidRPr="00B46272" w:rsidP="00B46272">
      <w:pPr>
        <w:spacing w:before="120" w:beforeLines="50"/>
        <w:ind w:firstLine="420" w:firstLineChars="200"/>
        <w:rPr>
          <w:b/>
          <w:bCs/>
          <w:color w:val="FF0000"/>
        </w:rPr>
      </w:pPr>
      <w:r w:rsidRPr="00B46272">
        <w:rPr>
          <w:rFonts w:hint="eastAsia"/>
          <w:b/>
          <w:bCs/>
          <w:color w:val="FF0000"/>
        </w:rPr>
        <w:t>（特别提示：投标人须按本招标文件第一册第一章招标公告</w:t>
      </w:r>
      <w:r w:rsidRPr="00B46272">
        <w:rPr>
          <w:rFonts w:hint="eastAsia"/>
          <w:b/>
          <w:bCs/>
          <w:color w:val="FF0000"/>
        </w:rPr>
        <w:t xml:space="preserve"> </w:t>
      </w:r>
      <w:r w:rsidRPr="00B46272">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rsidR="00000000" w:rsidRPr="00B46272" w:rsidP="00B46272">
      <w:pPr>
        <w:spacing w:before="120" w:beforeLines="50"/>
        <w:ind w:firstLine="420" w:firstLineChars="200"/>
        <w:rPr>
          <w:bCs/>
        </w:rPr>
      </w:pPr>
      <w:r w:rsidRPr="00B46272">
        <w:rPr>
          <w:rFonts w:hint="eastAsia"/>
          <w:b/>
          <w:bCs/>
          <w:color w:val="FF0000"/>
        </w:rPr>
        <w:t>1</w:t>
      </w:r>
      <w:r w:rsidRPr="00B46272">
        <w:rPr>
          <w:rFonts w:hint="eastAsia"/>
          <w:b/>
          <w:bCs/>
          <w:color w:val="FF0000"/>
        </w:rPr>
        <w:t>、资格证明材料：</w:t>
      </w:r>
      <w:r w:rsidRPr="00B46272">
        <w:rPr>
          <w:bCs/>
        </w:rPr>
        <w:t xml:space="preserve"> </w:t>
      </w:r>
    </w:p>
    <w:p w:rsidR="00000000" w:rsidRPr="00B46272" w:rsidP="00B46272">
      <w:pPr>
        <w:rPr>
          <w:b/>
          <w:bCs/>
          <w:sz w:val="24"/>
        </w:rPr>
      </w:pPr>
    </w:p>
    <w:p w:rsidR="00000000" w:rsidRPr="00B46272" w:rsidP="00B46272">
      <w:pPr>
        <w:ind w:firstLine="420" w:firstLineChars="200"/>
        <w:outlineLvl w:val="3"/>
        <w:rPr>
          <w:rFonts w:ascii="黑体" w:eastAsia="黑体" w:hAnsi="宋体"/>
          <w:bCs/>
          <w:kern w:val="0"/>
          <w:sz w:val="24"/>
          <w:szCs w:val="32"/>
        </w:rPr>
      </w:pPr>
      <w:bookmarkStart w:id="60" w:name="_Hlk72257908"/>
      <w:r w:rsidRPr="00B46272">
        <w:rPr>
          <w:rFonts w:ascii="黑体" w:eastAsia="黑体" w:hAnsi="宋体" w:hint="eastAsia"/>
          <w:bCs/>
          <w:kern w:val="0"/>
          <w:sz w:val="24"/>
          <w:szCs w:val="32"/>
        </w:rPr>
        <w:t>（二）中小企业声明函、残疾人福利性单位声明函及监狱企业声明函</w:t>
      </w:r>
    </w:p>
    <w:p w:rsidR="00000000" w:rsidRPr="00B46272" w:rsidP="00B46272">
      <w:bookmarkEnd w:id="59"/>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填写指引：</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宋体" w:hint="eastAsia"/>
          <w:bCs/>
          <w:color w:val="FF0000"/>
          <w:kern w:val="0"/>
          <w:szCs w:val="21"/>
        </w:rPr>
        <w:t>1、该部分内容由投标人根据自身实际情况填写，不符合要求的投标人可以不填写或直接删除相应的声明函。</w:t>
      </w:r>
      <w:r w:rsidRPr="00B46272">
        <w:rPr>
          <w:rFonts w:ascii="黑体" w:eastAsia="黑体" w:hAnsi="黑体" w:hint="eastAsia"/>
          <w:color w:val="FF0000"/>
          <w:szCs w:val="21"/>
        </w:rPr>
        <w:t>投标人提供的声明函不属实的，属于提供虚假资料谋取中标，依照《中华人民共和国政府采购法》等国家有关规定追究相应责任。</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2、该部分内容填写需要参考的相关文件：</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w:t>
      </w:r>
      <w:r w:rsidRPr="00B46272">
        <w:rPr>
          <w:rFonts w:ascii="黑体" w:eastAsia="黑体" w:hAnsi="黑体"/>
          <w:color w:val="FF0000"/>
          <w:szCs w:val="21"/>
        </w:rPr>
        <w:t>1</w:t>
      </w:r>
      <w:r w:rsidRPr="00B46272">
        <w:rPr>
          <w:rFonts w:ascii="黑体" w:eastAsia="黑体" w:hAnsi="黑体" w:hint="eastAsia"/>
          <w:color w:val="FF0000"/>
          <w:szCs w:val="21"/>
        </w:rPr>
        <w:t>)财政部《政府采购促进中小企业发展管理办法》（财库〔2020〕46号）；</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w:t>
      </w:r>
      <w:r w:rsidRPr="00B46272">
        <w:rPr>
          <w:rFonts w:ascii="黑体" w:eastAsia="黑体" w:hAnsi="黑体"/>
          <w:color w:val="FF0000"/>
          <w:szCs w:val="21"/>
        </w:rPr>
        <w:t>2</w:t>
      </w:r>
      <w:r w:rsidRPr="00B46272">
        <w:rPr>
          <w:rFonts w:ascii="黑体" w:eastAsia="黑体" w:hAnsi="黑体" w:hint="eastAsia"/>
          <w:color w:val="FF0000"/>
          <w:szCs w:val="21"/>
        </w:rPr>
        <w:t>)《工业和信息化部、国家统计局、国家发展和改革委员会、财政部关于印发中小企业划型标准规定的通知》（工信部联企业〔2011〕300 号，以下简称3</w:t>
      </w:r>
      <w:r w:rsidRPr="00B46272">
        <w:rPr>
          <w:rFonts w:ascii="黑体" w:eastAsia="黑体" w:hAnsi="黑体"/>
          <w:color w:val="FF0000"/>
          <w:szCs w:val="21"/>
        </w:rPr>
        <w:t>00</w:t>
      </w:r>
      <w:r w:rsidRPr="00B46272">
        <w:rPr>
          <w:rFonts w:ascii="黑体" w:eastAsia="黑体" w:hAnsi="黑体" w:hint="eastAsia"/>
          <w:color w:val="FF0000"/>
          <w:szCs w:val="21"/>
        </w:rPr>
        <w:t>号文）；</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(3)《统计上大中小微型企业划分办法(2017)》（国统字〔2017〕213 号）；</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(4)《关于促进残疾人就业政府采购政策的通知》（财库〔2017〕141号）；</w:t>
      </w:r>
    </w:p>
    <w:p w:rsidR="00000000" w:rsidRPr="00B46272" w:rsidP="00B46272">
      <w:pPr>
        <w:ind w:firstLine="420" w:firstLineChars="200"/>
        <w:outlineLvl w:val="3"/>
        <w:rPr>
          <w:rFonts w:ascii="黑体" w:eastAsia="黑体" w:hAnsi="黑体"/>
          <w:color w:val="FF0000"/>
          <w:szCs w:val="21"/>
        </w:rPr>
      </w:pPr>
      <w:r w:rsidRPr="00B46272">
        <w:rPr>
          <w:rFonts w:ascii="黑体" w:eastAsia="黑体" w:hAnsi="黑体" w:hint="eastAsia"/>
          <w:color w:val="FF0000"/>
          <w:szCs w:val="21"/>
        </w:rPr>
        <w:t>(5)《关于政府采购支持监狱企业发展有关问题的通知》（财库〔2014〕68号）</w:t>
      </w:r>
    </w:p>
    <w:p w:rsidR="00000000" w:rsidRPr="00B46272" w:rsidP="00B46272">
      <w:pPr>
        <w:ind w:firstLine="420" w:firstLineChars="200"/>
        <w:outlineLvl w:val="3"/>
        <w:rPr>
          <w:rFonts w:ascii="黑体" w:eastAsia="黑体" w:hAnsi="宋体"/>
          <w:bCs/>
          <w:color w:val="FF0000"/>
          <w:kern w:val="0"/>
          <w:szCs w:val="21"/>
          <w:highlight w:val="yellow"/>
        </w:rPr>
      </w:pPr>
      <w:r w:rsidRPr="00B46272">
        <w:rPr>
          <w:rFonts w:ascii="黑体" w:eastAsia="黑体" w:hAnsi="宋体" w:hint="eastAsia"/>
          <w:bCs/>
          <w:color w:val="FF0000"/>
          <w:kern w:val="0"/>
          <w:szCs w:val="21"/>
        </w:rPr>
        <w:t>3、请依照提供的格式和内容填写声明函，不要随意变更格式；</w:t>
      </w:r>
      <w:r w:rsidRPr="00B46272">
        <w:rPr>
          <w:rFonts w:ascii="黑体" w:eastAsia="黑体" w:hAnsi="宋体" w:hint="eastAsia"/>
          <w:bCs/>
          <w:color w:val="FF0000"/>
          <w:kern w:val="0"/>
          <w:szCs w:val="21"/>
          <w:highlight w:val="yellow"/>
        </w:rPr>
        <w:t>声明函不需要盖章或签字；</w:t>
      </w:r>
      <w:r w:rsidRPr="00B46272">
        <w:rPr>
          <w:rFonts w:ascii="黑体" w:eastAsia="黑体" w:hAnsi="黑体" w:hint="eastAsia"/>
          <w:color w:val="FF0000"/>
          <w:szCs w:val="21"/>
          <w:highlight w:val="yellow"/>
        </w:rPr>
        <w:t>满足多项优惠政策的投标人，不重复享受多项价格扣除政策。</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4、声明函具体填写要求：</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（1）声明是中小企业须填写《中小企业声明函》的以下内容：</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第二处，在“项目名称”下划线处如实填写采购项目名称；</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第三处，在“标的名称”下划线处填写所采购货物（标的）的具体名称</w:t>
      </w:r>
      <w:r w:rsidRPr="00B46272">
        <w:rPr>
          <w:rFonts w:ascii="黑体" w:eastAsia="黑体" w:hAnsi="宋体" w:hint="eastAsia"/>
          <w:bCs/>
          <w:color w:val="0070C0"/>
          <w:kern w:val="0"/>
          <w:szCs w:val="21"/>
        </w:rPr>
        <w:t>（以招标文件第一册第三章用户需求书“货物清单明细”的“货物名称”一栏为准）</w:t>
      </w:r>
      <w:r w:rsidRPr="00B46272">
        <w:rPr>
          <w:rFonts w:ascii="黑体" w:eastAsia="黑体" w:hAnsi="宋体" w:hint="eastAsia"/>
          <w:bCs/>
          <w:color w:val="FF0000"/>
          <w:kern w:val="0"/>
          <w:szCs w:val="21"/>
        </w:rPr>
        <w:t>；如果涉及多项货物（标的）为同一企业制造，“标的名称”下划线处可以如实填写多项货物；</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第四处，在“招标文件中明确的所属行业”下划线处填写采购标的对应的中小企业划分标准所属行业</w:t>
      </w:r>
      <w:r w:rsidRPr="00B46272">
        <w:rPr>
          <w:rFonts w:ascii="黑体" w:eastAsia="黑体" w:hAnsi="宋体" w:hint="eastAsia"/>
          <w:bCs/>
          <w:color w:val="0070C0"/>
          <w:kern w:val="0"/>
          <w:szCs w:val="21"/>
        </w:rPr>
        <w:t>（所属行业可在招标文件第一册第二章“对通用条款的补充内容及其他关键信息”章节查看）</w:t>
      </w:r>
      <w:r w:rsidRPr="00B46272">
        <w:rPr>
          <w:rFonts w:ascii="黑体" w:eastAsia="黑体" w:hAnsi="宋体" w:hint="eastAsia"/>
          <w:bCs/>
          <w:color w:val="FF0000"/>
          <w:kern w:val="0"/>
          <w:szCs w:val="21"/>
        </w:rPr>
        <w:t>；</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4754-2002），结合《关于印发中小企业划型标准规定的通知》（工信部联企业〔2011〕300号）进行判断。</w:t>
      </w:r>
      <w:r w:rsidRPr="00B46272">
        <w:rPr>
          <w:rFonts w:ascii="黑体" w:eastAsia="黑体" w:hAnsi="宋体" w:hint="eastAsia"/>
          <w:bCs/>
          <w:color w:val="FF0000"/>
          <w:kern w:val="0"/>
          <w:szCs w:val="21"/>
          <w:highlight w:val="yellow"/>
        </w:rPr>
        <w:t>事业单位、社会组织等非企业主体不享受中小企业扶持政策，但事业单位、社会组织等非企业主体提供全部由中小企业制造的货物参加货物采购项目的除外。</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rsidR="00000000" w:rsidRPr="00B46272" w:rsidP="00B46272">
      <w:pPr>
        <w:ind w:firstLine="420" w:firstLineChars="200"/>
        <w:outlineLvl w:val="3"/>
        <w:rPr>
          <w:rFonts w:ascii="黑体" w:eastAsia="黑体" w:hAnsi="宋体"/>
          <w:bCs/>
          <w:color w:val="FF0000"/>
          <w:kern w:val="0"/>
          <w:szCs w:val="21"/>
        </w:rPr>
      </w:pPr>
      <w:r w:rsidRPr="00B46272">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rsidR="00000000" w:rsidRPr="00B46272" w:rsidP="00B46272">
      <w:pPr>
        <w:ind w:firstLine="420" w:firstLineChars="200"/>
      </w:pPr>
      <w:r w:rsidRPr="00B46272">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rsidR="00000000" w:rsidRPr="00B46272" w:rsidP="00B46272">
      <w:pPr>
        <w:ind w:firstLine="420" w:firstLineChars="200"/>
      </w:pPr>
    </w:p>
    <w:p w:rsidR="00000000" w:rsidRPr="00B46272" w:rsidP="00B46272">
      <w:pPr>
        <w:numPr>
          <w:ilvl w:val="0"/>
          <w:numId w:val="2"/>
        </w:numPr>
        <w:jc w:val="center"/>
        <w:outlineLvl w:val="3"/>
        <w:rPr>
          <w:b/>
          <w:sz w:val="24"/>
        </w:rPr>
      </w:pPr>
      <w:r w:rsidRPr="00B46272">
        <w:rPr>
          <w:b/>
          <w:sz w:val="24"/>
        </w:rPr>
        <w:t>中小企业声明函（货物）</w:t>
      </w:r>
    </w:p>
    <w:p w:rsidR="00000000" w:rsidRPr="00B46272" w:rsidP="00B46272">
      <w:pPr>
        <w:spacing w:line="360" w:lineRule="auto"/>
        <w:rPr>
          <w:b/>
          <w:bCs/>
          <w:sz w:val="24"/>
        </w:rPr>
      </w:pP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本公司（联合体）郑重声明，根据《政府采购促进中小企业发展管理办法》（财库﹝2020﹞46号）的规定，本公司（联合体）参加</w:t>
      </w:r>
      <w:r w:rsidRPr="00B46272">
        <w:rPr>
          <w:rFonts w:asciiTheme="minorEastAsia" w:eastAsiaTheme="minorEastAsia" w:hAnsiTheme="minorEastAsia" w:cstheme="minorEastAsia" w:hint="eastAsia"/>
          <w:b/>
          <w:bCs/>
          <w:szCs w:val="21"/>
          <w:u w:val="single"/>
        </w:rPr>
        <w:t xml:space="preserve">    （单位名称）    </w:t>
      </w:r>
      <w:r w:rsidRPr="00B46272">
        <w:rPr>
          <w:rFonts w:asciiTheme="minorEastAsia" w:eastAsiaTheme="minorEastAsia" w:hAnsiTheme="minorEastAsia" w:cstheme="minorEastAsia" w:hint="eastAsia"/>
          <w:szCs w:val="21"/>
        </w:rPr>
        <w:t>的</w:t>
      </w:r>
      <w:r w:rsidRPr="00B46272">
        <w:rPr>
          <w:rFonts w:asciiTheme="minorEastAsia" w:eastAsiaTheme="minorEastAsia" w:hAnsiTheme="minorEastAsia" w:cstheme="minorEastAsia" w:hint="eastAsia"/>
          <w:b/>
          <w:bCs/>
          <w:szCs w:val="21"/>
          <w:u w:val="single"/>
        </w:rPr>
        <w:t xml:space="preserve">    （项目名称）    </w:t>
      </w:r>
      <w:r w:rsidRPr="00B46272">
        <w:rPr>
          <w:rFonts w:asciiTheme="minorEastAsia" w:eastAsiaTheme="minorEastAsia" w:hAnsiTheme="minorEastAsia" w:cstheme="minorEastAsia" w:hint="eastAsia"/>
          <w:szCs w:val="21"/>
        </w:rPr>
        <w:t>采购活动，提供的货物全部由符合政策要求的中小企业制造。相关企业（含联合体中的中小企业、签订分包意向协议的中小企业）的具体情况如下：</w:t>
      </w: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1.</w:t>
      </w:r>
      <w:r w:rsidRPr="00B46272">
        <w:rPr>
          <w:rFonts w:asciiTheme="minorEastAsia" w:eastAsiaTheme="minorEastAsia" w:hAnsiTheme="minorEastAsia" w:cstheme="minorEastAsia" w:hint="eastAsia"/>
          <w:b/>
          <w:bCs/>
          <w:szCs w:val="21"/>
          <w:u w:val="single"/>
        </w:rPr>
        <w:t xml:space="preserve">    （标的名称）     </w:t>
      </w:r>
      <w:r w:rsidRPr="00B46272">
        <w:rPr>
          <w:rFonts w:asciiTheme="minorEastAsia" w:eastAsiaTheme="minorEastAsia" w:hAnsiTheme="minorEastAsia" w:cstheme="minorEastAsia" w:hint="eastAsia"/>
          <w:szCs w:val="21"/>
        </w:rPr>
        <w:t>，属于</w:t>
      </w:r>
      <w:r w:rsidRPr="00B46272">
        <w:rPr>
          <w:rFonts w:asciiTheme="minorEastAsia" w:eastAsiaTheme="minorEastAsia" w:hAnsiTheme="minorEastAsia" w:cstheme="minorEastAsia" w:hint="eastAsia"/>
          <w:b/>
          <w:bCs/>
          <w:szCs w:val="21"/>
          <w:u w:val="single"/>
        </w:rPr>
        <w:t xml:space="preserve">    （采购文件中明确的所属行业）    </w:t>
      </w:r>
      <w:r w:rsidRPr="00B46272">
        <w:rPr>
          <w:rFonts w:asciiTheme="minorEastAsia" w:eastAsiaTheme="minorEastAsia" w:hAnsiTheme="minorEastAsia" w:cstheme="minorEastAsia" w:hint="eastAsia"/>
          <w:szCs w:val="21"/>
        </w:rPr>
        <w:t>行业；制造商为</w:t>
      </w:r>
      <w:r w:rsidRPr="00B46272">
        <w:rPr>
          <w:rFonts w:asciiTheme="minorEastAsia" w:eastAsiaTheme="minorEastAsia" w:hAnsiTheme="minorEastAsia" w:cstheme="minorEastAsia" w:hint="eastAsia"/>
          <w:b/>
          <w:bCs/>
          <w:szCs w:val="21"/>
          <w:u w:val="single"/>
        </w:rPr>
        <w:t xml:space="preserve">    （企业名称，要求制造商本身所属行业应当与招标文件要求的行业相一致）    </w:t>
      </w:r>
      <w:r w:rsidRPr="00B46272">
        <w:rPr>
          <w:rFonts w:asciiTheme="minorEastAsia" w:eastAsiaTheme="minorEastAsia" w:hAnsiTheme="minorEastAsia" w:cstheme="minorEastAsia" w:hint="eastAsia"/>
          <w:szCs w:val="21"/>
        </w:rPr>
        <w:t>，从业人员</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人，营业收入为</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万元，资产总额为</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万元，属于</w:t>
      </w:r>
      <w:r w:rsidRPr="00B46272">
        <w:rPr>
          <w:rFonts w:asciiTheme="minorEastAsia" w:eastAsiaTheme="minorEastAsia" w:hAnsiTheme="minorEastAsia" w:cstheme="minorEastAsia" w:hint="eastAsia"/>
          <w:b/>
          <w:bCs/>
          <w:szCs w:val="21"/>
          <w:u w:val="single"/>
        </w:rPr>
        <w:t xml:space="preserve">    （中型企业、小型企业、微型企业）    </w:t>
      </w:r>
      <w:r w:rsidRPr="00B46272">
        <w:rPr>
          <w:rFonts w:asciiTheme="minorEastAsia" w:eastAsiaTheme="minorEastAsia" w:hAnsiTheme="minorEastAsia" w:cstheme="minorEastAsia" w:hint="eastAsia"/>
          <w:szCs w:val="21"/>
        </w:rPr>
        <w:t>；</w:t>
      </w: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2.</w:t>
      </w:r>
      <w:r w:rsidRPr="00B46272">
        <w:rPr>
          <w:rFonts w:asciiTheme="minorEastAsia" w:eastAsiaTheme="minorEastAsia" w:hAnsiTheme="minorEastAsia" w:cstheme="minorEastAsia" w:hint="eastAsia"/>
          <w:b/>
          <w:bCs/>
          <w:szCs w:val="21"/>
          <w:u w:val="single"/>
        </w:rPr>
        <w:t xml:space="preserve">    （标的名称）     </w:t>
      </w:r>
      <w:r w:rsidRPr="00B46272">
        <w:rPr>
          <w:rFonts w:asciiTheme="minorEastAsia" w:eastAsiaTheme="minorEastAsia" w:hAnsiTheme="minorEastAsia" w:cstheme="minorEastAsia" w:hint="eastAsia"/>
          <w:szCs w:val="21"/>
        </w:rPr>
        <w:t>，属于</w:t>
      </w:r>
      <w:r w:rsidRPr="00B46272">
        <w:rPr>
          <w:rFonts w:asciiTheme="minorEastAsia" w:eastAsiaTheme="minorEastAsia" w:hAnsiTheme="minorEastAsia" w:cstheme="minorEastAsia" w:hint="eastAsia"/>
          <w:b/>
          <w:bCs/>
          <w:szCs w:val="21"/>
          <w:u w:val="single"/>
        </w:rPr>
        <w:t xml:space="preserve">    （采购文件中明确的所属行业）    </w:t>
      </w:r>
      <w:r w:rsidRPr="00B46272">
        <w:rPr>
          <w:rFonts w:asciiTheme="minorEastAsia" w:eastAsiaTheme="minorEastAsia" w:hAnsiTheme="minorEastAsia" w:cstheme="minorEastAsia" w:hint="eastAsia"/>
          <w:szCs w:val="21"/>
        </w:rPr>
        <w:t>行业；制造商为</w:t>
      </w:r>
      <w:r w:rsidRPr="00B46272">
        <w:rPr>
          <w:rFonts w:asciiTheme="minorEastAsia" w:eastAsiaTheme="minorEastAsia" w:hAnsiTheme="minorEastAsia" w:cstheme="minorEastAsia" w:hint="eastAsia"/>
          <w:b/>
          <w:bCs/>
          <w:szCs w:val="21"/>
          <w:u w:val="single"/>
        </w:rPr>
        <w:t xml:space="preserve">    （企业名称，要求制造商本身所属行业应当与招标文件要求的行业相一致）    </w:t>
      </w:r>
      <w:r w:rsidRPr="00B46272">
        <w:rPr>
          <w:rFonts w:asciiTheme="minorEastAsia" w:eastAsiaTheme="minorEastAsia" w:hAnsiTheme="minorEastAsia" w:cstheme="minorEastAsia" w:hint="eastAsia"/>
          <w:szCs w:val="21"/>
        </w:rPr>
        <w:t>，从业人员</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人，营业收入为</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万元，资产总额为</w:t>
      </w:r>
      <w:r w:rsidRPr="00B46272">
        <w:rPr>
          <w:rFonts w:asciiTheme="minorEastAsia" w:eastAsiaTheme="minorEastAsia" w:hAnsiTheme="minorEastAsia" w:cstheme="minorEastAsia" w:hint="eastAsia"/>
          <w:b/>
          <w:bCs/>
          <w:szCs w:val="21"/>
          <w:u w:val="single"/>
        </w:rPr>
        <w:t xml:space="preserve">         </w:t>
      </w:r>
      <w:r w:rsidRPr="00B46272">
        <w:rPr>
          <w:rFonts w:asciiTheme="minorEastAsia" w:eastAsiaTheme="minorEastAsia" w:hAnsiTheme="minorEastAsia" w:cstheme="minorEastAsia" w:hint="eastAsia"/>
          <w:szCs w:val="21"/>
        </w:rPr>
        <w:t>万元，属于</w:t>
      </w:r>
      <w:r w:rsidRPr="00B46272">
        <w:rPr>
          <w:rFonts w:asciiTheme="minorEastAsia" w:eastAsiaTheme="minorEastAsia" w:hAnsiTheme="minorEastAsia" w:cstheme="minorEastAsia" w:hint="eastAsia"/>
          <w:b/>
          <w:bCs/>
          <w:szCs w:val="21"/>
          <w:u w:val="single"/>
        </w:rPr>
        <w:t xml:space="preserve">    （中型企业、小型企业、微型企业）    </w:t>
      </w:r>
      <w:r w:rsidRPr="00B46272">
        <w:rPr>
          <w:rFonts w:asciiTheme="minorEastAsia" w:eastAsiaTheme="minorEastAsia" w:hAnsiTheme="minorEastAsia" w:cstheme="minorEastAsia" w:hint="eastAsia"/>
          <w:szCs w:val="21"/>
        </w:rPr>
        <w:t>；</w:t>
      </w: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w:t>
      </w:r>
    </w:p>
    <w:p w:rsidR="00000000" w:rsidRPr="00B46272" w:rsidP="00B46272">
      <w:pPr>
        <w:ind w:firstLine="420" w:firstLineChars="200"/>
        <w:outlineLvl w:val="3"/>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000000" w:rsidRPr="00B46272" w:rsidP="00B46272">
      <w:pPr>
        <w:ind w:firstLine="420" w:firstLineChars="200"/>
        <w:rPr>
          <w:rFonts w:asciiTheme="minorEastAsia" w:eastAsiaTheme="minorEastAsia" w:hAnsiTheme="minorEastAsia" w:cstheme="minorEastAsia"/>
          <w:szCs w:val="21"/>
        </w:rPr>
      </w:pPr>
      <w:bookmarkStart w:id="61" w:name="_Hlk73562203"/>
      <w:r w:rsidRPr="00B46272">
        <w:rPr>
          <w:rFonts w:asciiTheme="minorEastAsia" w:eastAsiaTheme="minorEastAsia" w:hAnsiTheme="minorEastAsia" w:cstheme="minorEastAsia" w:hint="eastAsia"/>
          <w:szCs w:val="21"/>
        </w:rPr>
        <w:t>本投标人对上述声明内容的真实性负责。如有虚假，将依法承担相应责任。</w:t>
      </w:r>
    </w:p>
    <w:p w:rsidR="00000000" w:rsidRPr="00B46272" w:rsidP="00B46272">
      <w:pPr>
        <w:ind w:firstLine="420" w:firstLineChars="200"/>
        <w:rPr>
          <w:sz w:val="24"/>
        </w:rPr>
      </w:pPr>
      <w:r w:rsidRPr="00B46272">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rsidR="00000000" w:rsidRPr="00B46272" w:rsidP="00B46272"/>
    <w:p w:rsidR="00000000" w:rsidRPr="00B46272" w:rsidP="00B46272"/>
    <w:p w:rsidR="00000000" w:rsidRPr="00B46272" w:rsidP="00B46272">
      <w:pPr>
        <w:ind w:firstLine="420" w:firstLineChars="200"/>
      </w:pPr>
    </w:p>
    <w:p w:rsidR="00000000" w:rsidRPr="00B46272" w:rsidP="00B46272">
      <w:pPr>
        <w:jc w:val="center"/>
        <w:outlineLvl w:val="3"/>
        <w:rPr>
          <w:b/>
          <w:sz w:val="24"/>
        </w:rPr>
      </w:pPr>
      <w:r w:rsidRPr="00B46272">
        <w:rPr>
          <w:rFonts w:hint="eastAsia"/>
          <w:b/>
          <w:sz w:val="24"/>
        </w:rPr>
        <w:t>2</w:t>
      </w:r>
      <w:r w:rsidRPr="00B46272">
        <w:rPr>
          <w:rFonts w:hint="eastAsia"/>
          <w:b/>
          <w:sz w:val="24"/>
        </w:rPr>
        <w:t>、残疾人福利性单位声明函（货物类）</w:t>
      </w:r>
    </w:p>
    <w:p w:rsidR="00000000" w:rsidRPr="00B46272" w:rsidP="00B46272">
      <w:pPr>
        <w:rPr>
          <w:b/>
          <w:bCs/>
        </w:rPr>
      </w:pPr>
    </w:p>
    <w:p w:rsidR="00000000" w:rsidRPr="00B46272" w:rsidP="00B46272">
      <w:pPr>
        <w:ind w:firstLine="420" w:firstLineChars="200"/>
        <w:rPr>
          <w:rFonts w:asciiTheme="minorEastAsia" w:eastAsiaTheme="minorEastAsia" w:hAnsiTheme="minorEastAsia" w:cstheme="minorEastAsia"/>
          <w:szCs w:val="21"/>
        </w:rPr>
      </w:pPr>
      <w:bookmarkStart w:id="62" w:name="_Hlk73562245"/>
      <w:bookmarkStart w:id="63" w:name="_Hlk73562331"/>
      <w:r w:rsidRPr="00B46272">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sidRPr="00B46272">
        <w:rPr>
          <w:rFonts w:asciiTheme="minorEastAsia" w:eastAsiaTheme="minorEastAsia" w:hAnsiTheme="minorEastAsia" w:cstheme="minorEastAsia" w:hint="eastAsia"/>
          <w:b/>
          <w:bCs/>
          <w:szCs w:val="21"/>
          <w:u w:val="single"/>
        </w:rPr>
        <w:t xml:space="preserve">    （单位名称）    </w:t>
      </w:r>
      <w:r w:rsidRPr="00B46272">
        <w:rPr>
          <w:rFonts w:asciiTheme="minorEastAsia" w:eastAsiaTheme="minorEastAsia" w:hAnsiTheme="minorEastAsia" w:cstheme="minorEastAsia" w:hint="eastAsia"/>
          <w:szCs w:val="21"/>
        </w:rPr>
        <w:t>单位的</w:t>
      </w:r>
      <w:r w:rsidRPr="00B46272">
        <w:rPr>
          <w:rFonts w:asciiTheme="minorEastAsia" w:eastAsiaTheme="minorEastAsia" w:hAnsiTheme="minorEastAsia" w:cstheme="minorEastAsia" w:hint="eastAsia"/>
          <w:b/>
          <w:bCs/>
          <w:szCs w:val="21"/>
          <w:u w:val="single"/>
        </w:rPr>
        <w:t xml:space="preserve">    （项目名称）    </w:t>
      </w:r>
      <w:r w:rsidRPr="00B46272">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本单位对上述声明的真实性负责。如有虚假，将依法承担相应责任。</w:t>
      </w:r>
    </w:p>
    <w:p w:rsidR="00000000" w:rsidRPr="00B46272" w:rsidP="00B46272">
      <w:pPr>
        <w:ind w:firstLine="420" w:firstLineChars="200"/>
        <w:rPr>
          <w:rFonts w:asciiTheme="minorEastAsia" w:eastAsiaTheme="minorEastAsia" w:hAnsiTheme="minorEastAsia" w:cstheme="minorEastAsia"/>
          <w:szCs w:val="21"/>
        </w:rPr>
      </w:pPr>
      <w:r w:rsidRPr="00B46272">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bookmarkEnd w:id="63"/>
    </w:p>
    <w:p w:rsidR="00000000" w:rsidRPr="00B46272" w:rsidP="00B46272">
      <w:pPr>
        <w:spacing w:line="360" w:lineRule="auto"/>
        <w:ind w:firstLine="420" w:firstLineChars="200"/>
        <w:rPr>
          <w:rFonts w:asciiTheme="minorEastAsia" w:eastAsiaTheme="minorEastAsia" w:hAnsiTheme="minorEastAsia" w:cstheme="minorEastAsia"/>
          <w:szCs w:val="21"/>
        </w:rPr>
      </w:pPr>
    </w:p>
    <w:p w:rsidR="00000000" w:rsidRPr="00B46272" w:rsidP="00B46272">
      <w:pPr>
        <w:ind w:firstLine="2100" w:firstLineChars="1000"/>
        <w:outlineLvl w:val="3"/>
        <w:rPr>
          <w:b/>
          <w:sz w:val="24"/>
        </w:rPr>
      </w:pPr>
      <w:r w:rsidRPr="00B46272">
        <w:rPr>
          <w:rFonts w:hint="eastAsia"/>
          <w:b/>
          <w:sz w:val="24"/>
        </w:rPr>
        <w:t>3</w:t>
      </w:r>
      <w:r w:rsidRPr="00B46272">
        <w:rPr>
          <w:rFonts w:hint="eastAsia"/>
          <w:b/>
          <w:sz w:val="24"/>
        </w:rPr>
        <w:t>、监狱企业声明函</w:t>
      </w:r>
    </w:p>
    <w:p w:rsidR="00000000" w:rsidRPr="00B46272" w:rsidP="00B46272">
      <w:pPr>
        <w:outlineLvl w:val="3"/>
        <w:rPr>
          <w:b/>
          <w:sz w:val="24"/>
        </w:rPr>
      </w:pPr>
      <w:r w:rsidRPr="00B46272">
        <w:rPr>
          <w:rFonts w:hint="eastAsia"/>
          <w:b/>
          <w:sz w:val="24"/>
        </w:rPr>
        <w:t>【货物类，提供监狱企业货物的供应商如需享受优惠政策，还须另行提供省级以上监狱管理局、戒毒管理局（含新疆生产建设兵团）出具的监狱企业证明文件】</w:t>
      </w:r>
    </w:p>
    <w:p w:rsidR="00000000" w:rsidRPr="00B46272" w:rsidP="00B46272">
      <w:pPr>
        <w:ind w:firstLine="420" w:firstLineChars="200"/>
        <w:rPr>
          <w:rFonts w:ascii="宋体" w:hAnsi="宋体"/>
          <w:szCs w:val="21"/>
        </w:rPr>
      </w:pPr>
      <w:r w:rsidRPr="00B46272">
        <w:rPr>
          <w:rFonts w:ascii="宋体" w:hAnsi="宋体" w:hint="eastAsia"/>
          <w:szCs w:val="21"/>
        </w:rPr>
        <w:t>本投标人郑重声明，根据《财政部司法部关于政府采购支持监狱企业发展有关问题的通知》（财库〔</w:t>
      </w:r>
      <w:r w:rsidRPr="00B46272">
        <w:rPr>
          <w:rFonts w:ascii="宋体" w:hAnsi="宋体"/>
          <w:szCs w:val="21"/>
        </w:rPr>
        <w:t>2014</w:t>
      </w:r>
      <w:r w:rsidRPr="00B46272">
        <w:rPr>
          <w:rFonts w:ascii="宋体" w:hAnsi="宋体" w:hint="eastAsia"/>
          <w:szCs w:val="21"/>
        </w:rPr>
        <w:t>〕</w:t>
      </w:r>
      <w:r w:rsidRPr="00B46272">
        <w:rPr>
          <w:rFonts w:ascii="宋体" w:hAnsi="宋体"/>
          <w:szCs w:val="21"/>
        </w:rPr>
        <w:t>68</w:t>
      </w:r>
      <w:r w:rsidRPr="00B46272">
        <w:rPr>
          <w:rFonts w:ascii="宋体" w:hAnsi="宋体" w:hint="eastAsia"/>
          <w:szCs w:val="21"/>
        </w:rPr>
        <w:t>号）的规定，本投标人</w:t>
      </w:r>
      <w:r w:rsidRPr="00B46272">
        <w:rPr>
          <w:rFonts w:ascii="宋体" w:hAnsi="宋体" w:cstheme="minorBidi"/>
          <w:szCs w:val="21"/>
        </w:rPr>
        <w:t>参加</w:t>
      </w:r>
      <w:r w:rsidRPr="00B46272">
        <w:rPr>
          <w:rFonts w:ascii="宋体" w:hAnsi="宋体"/>
          <w:b/>
          <w:bCs/>
          <w:szCs w:val="21"/>
          <w:u w:val="single"/>
        </w:rPr>
        <w:t>（</w:t>
      </w:r>
      <w:r w:rsidRPr="00B46272">
        <w:rPr>
          <w:rFonts w:ascii="宋体" w:hAnsi="宋体" w:hint="eastAsia"/>
          <w:b/>
          <w:bCs/>
          <w:szCs w:val="21"/>
          <w:u w:val="single"/>
        </w:rPr>
        <w:t>采购人</w:t>
      </w:r>
      <w:r w:rsidRPr="00B46272">
        <w:rPr>
          <w:rFonts w:ascii="宋体" w:hAnsi="宋体"/>
          <w:b/>
          <w:bCs/>
          <w:szCs w:val="21"/>
          <w:u w:val="single"/>
        </w:rPr>
        <w:t>名称）</w:t>
      </w:r>
      <w:r w:rsidRPr="00B46272">
        <w:rPr>
          <w:rFonts w:ascii="宋体" w:hAnsi="宋体"/>
          <w:szCs w:val="21"/>
        </w:rPr>
        <w:t>的</w:t>
      </w:r>
      <w:r w:rsidRPr="00B46272">
        <w:rPr>
          <w:rFonts w:ascii="宋体" w:hAnsi="宋体"/>
          <w:b/>
          <w:bCs/>
          <w:szCs w:val="21"/>
          <w:u w:val="single"/>
        </w:rPr>
        <w:t>（项目名称）</w:t>
      </w:r>
      <w:r w:rsidRPr="00B46272">
        <w:rPr>
          <w:rFonts w:ascii="宋体" w:hAnsi="宋体"/>
          <w:szCs w:val="21"/>
        </w:rPr>
        <w:t>采购活动，提供的货物全部由符合政策要求的</w:t>
      </w:r>
      <w:r w:rsidRPr="00B46272">
        <w:rPr>
          <w:rFonts w:ascii="宋体" w:hAnsi="宋体" w:hint="eastAsia"/>
          <w:szCs w:val="21"/>
        </w:rPr>
        <w:t>监狱企业</w:t>
      </w:r>
      <w:r w:rsidRPr="00B46272">
        <w:rPr>
          <w:rFonts w:ascii="宋体" w:hAnsi="宋体"/>
          <w:szCs w:val="21"/>
        </w:rPr>
        <w:t>制造。相关</w:t>
      </w:r>
      <w:r w:rsidRPr="00B46272">
        <w:rPr>
          <w:rFonts w:ascii="宋体" w:hAnsi="宋体" w:hint="eastAsia"/>
          <w:szCs w:val="21"/>
        </w:rPr>
        <w:t>监狱企业</w:t>
      </w:r>
      <w:r w:rsidRPr="00B46272">
        <w:rPr>
          <w:rFonts w:ascii="宋体" w:hAnsi="宋体"/>
          <w:szCs w:val="21"/>
        </w:rPr>
        <w:t>的具体情况如下：</w:t>
      </w:r>
    </w:p>
    <w:p w:rsidR="00000000" w:rsidRPr="00B46272" w:rsidP="00B46272">
      <w:pPr>
        <w:ind w:firstLine="420" w:firstLineChars="200"/>
        <w:rPr>
          <w:rFonts w:ascii="宋体" w:hAnsi="宋体"/>
          <w:szCs w:val="21"/>
        </w:rPr>
      </w:pPr>
      <w:r w:rsidRPr="00B46272">
        <w:rPr>
          <w:rFonts w:ascii="宋体" w:hAnsi="宋体"/>
          <w:szCs w:val="21"/>
        </w:rPr>
        <w:t>1.</w:t>
      </w:r>
      <w:r w:rsidRPr="00B46272">
        <w:rPr>
          <w:rFonts w:ascii="宋体" w:hAnsi="宋体"/>
          <w:b/>
          <w:bCs/>
          <w:szCs w:val="21"/>
          <w:u w:val="single"/>
        </w:rPr>
        <w:t xml:space="preserve"> </w:t>
      </w:r>
      <w:r w:rsidRPr="00B46272">
        <w:rPr>
          <w:rFonts w:ascii="宋体" w:hAnsi="宋体" w:hint="eastAsia"/>
          <w:b/>
          <w:bCs/>
          <w:szCs w:val="21"/>
          <w:u w:val="single"/>
        </w:rPr>
        <w:t xml:space="preserve">   </w:t>
      </w:r>
      <w:r w:rsidRPr="00B46272">
        <w:rPr>
          <w:rFonts w:ascii="宋体" w:hAnsi="宋体"/>
          <w:b/>
          <w:bCs/>
          <w:szCs w:val="21"/>
          <w:u w:val="single"/>
        </w:rPr>
        <w:t>（标的名称）</w:t>
      </w:r>
      <w:r w:rsidRPr="00B46272">
        <w:rPr>
          <w:rFonts w:ascii="宋体" w:hAnsi="宋体" w:hint="eastAsia"/>
          <w:b/>
          <w:bCs/>
          <w:szCs w:val="21"/>
          <w:u w:val="single"/>
        </w:rPr>
        <w:t xml:space="preserve">    </w:t>
      </w:r>
      <w:r w:rsidRPr="00B46272">
        <w:rPr>
          <w:rFonts w:ascii="宋体" w:hAnsi="宋体" w:hint="eastAsia"/>
          <w:szCs w:val="21"/>
        </w:rPr>
        <w:t>，</w:t>
      </w:r>
      <w:r w:rsidRPr="00B46272">
        <w:rPr>
          <w:rFonts w:ascii="宋体" w:hAnsi="宋体"/>
          <w:szCs w:val="21"/>
        </w:rPr>
        <w:t>制造商为</w:t>
      </w:r>
      <w:r w:rsidRPr="00B46272">
        <w:rPr>
          <w:rFonts w:ascii="宋体" w:hAnsi="宋体" w:hint="eastAsia"/>
          <w:szCs w:val="21"/>
          <w:u w:val="single"/>
        </w:rPr>
        <w:t xml:space="preserve">    </w:t>
      </w:r>
      <w:r w:rsidRPr="00B46272">
        <w:rPr>
          <w:rFonts w:ascii="宋体" w:hAnsi="宋体"/>
          <w:b/>
          <w:bCs/>
          <w:szCs w:val="21"/>
          <w:u w:val="single"/>
        </w:rPr>
        <w:t>（</w:t>
      </w:r>
      <w:r w:rsidRPr="00B46272">
        <w:rPr>
          <w:rFonts w:ascii="宋体" w:hAnsi="宋体" w:hint="eastAsia"/>
          <w:b/>
          <w:bCs/>
          <w:szCs w:val="21"/>
          <w:u w:val="single"/>
        </w:rPr>
        <w:t>企业</w:t>
      </w:r>
      <w:r w:rsidRPr="00B46272">
        <w:rPr>
          <w:rFonts w:ascii="宋体" w:hAnsi="宋体"/>
          <w:b/>
          <w:bCs/>
          <w:szCs w:val="21"/>
          <w:u w:val="single"/>
        </w:rPr>
        <w:t>名称）</w:t>
      </w:r>
      <w:r w:rsidRPr="00B46272">
        <w:rPr>
          <w:rFonts w:ascii="宋体" w:hAnsi="宋体" w:hint="eastAsia"/>
          <w:b/>
          <w:bCs/>
          <w:szCs w:val="21"/>
          <w:u w:val="single"/>
        </w:rPr>
        <w:t xml:space="preserve">    </w:t>
      </w:r>
      <w:r w:rsidRPr="00B46272">
        <w:rPr>
          <w:rFonts w:ascii="宋体" w:hAnsi="宋体"/>
          <w:szCs w:val="21"/>
        </w:rPr>
        <w:t>，属于</w:t>
      </w:r>
      <w:r w:rsidRPr="00B46272">
        <w:rPr>
          <w:rFonts w:ascii="宋体" w:hAnsi="宋体" w:hint="eastAsia"/>
          <w:szCs w:val="21"/>
          <w:u w:val="single"/>
        </w:rPr>
        <w:t xml:space="preserve">  </w:t>
      </w:r>
      <w:r w:rsidRPr="00B46272">
        <w:rPr>
          <w:rFonts w:ascii="宋体" w:hAnsi="宋体" w:hint="eastAsia"/>
          <w:b/>
          <w:bCs/>
          <w:szCs w:val="21"/>
          <w:u w:val="single"/>
        </w:rPr>
        <w:t xml:space="preserve">监狱企业  </w:t>
      </w:r>
      <w:r w:rsidRPr="00B46272">
        <w:rPr>
          <w:rFonts w:ascii="宋体" w:hAnsi="宋体"/>
          <w:szCs w:val="21"/>
        </w:rPr>
        <w:t>；</w:t>
      </w:r>
    </w:p>
    <w:p w:rsidR="00000000" w:rsidRPr="00B46272" w:rsidP="00B46272">
      <w:pPr>
        <w:ind w:firstLine="420" w:firstLineChars="200"/>
        <w:rPr>
          <w:rFonts w:ascii="宋体" w:hAnsi="宋体"/>
          <w:szCs w:val="21"/>
        </w:rPr>
      </w:pPr>
      <w:r w:rsidRPr="00B46272">
        <w:rPr>
          <w:rFonts w:ascii="宋体" w:hAnsi="宋体"/>
          <w:szCs w:val="21"/>
        </w:rPr>
        <w:t>2.</w:t>
      </w:r>
      <w:r w:rsidRPr="00B46272">
        <w:rPr>
          <w:rFonts w:ascii="宋体" w:hAnsi="宋体"/>
          <w:b/>
          <w:bCs/>
          <w:szCs w:val="21"/>
          <w:u w:val="single"/>
        </w:rPr>
        <w:t xml:space="preserve"> </w:t>
      </w:r>
      <w:r w:rsidRPr="00B46272">
        <w:rPr>
          <w:rFonts w:ascii="宋体" w:hAnsi="宋体" w:hint="eastAsia"/>
          <w:b/>
          <w:bCs/>
          <w:szCs w:val="21"/>
          <w:u w:val="single"/>
        </w:rPr>
        <w:t xml:space="preserve">   </w:t>
      </w:r>
      <w:r w:rsidRPr="00B46272">
        <w:rPr>
          <w:rFonts w:ascii="宋体" w:hAnsi="宋体"/>
          <w:b/>
          <w:bCs/>
          <w:szCs w:val="21"/>
          <w:u w:val="single"/>
        </w:rPr>
        <w:t>（标的名称）</w:t>
      </w:r>
      <w:r w:rsidRPr="00B46272">
        <w:rPr>
          <w:rFonts w:ascii="宋体" w:hAnsi="宋体" w:hint="eastAsia"/>
          <w:b/>
          <w:bCs/>
          <w:szCs w:val="21"/>
          <w:u w:val="single"/>
        </w:rPr>
        <w:t xml:space="preserve">    </w:t>
      </w:r>
      <w:r w:rsidRPr="00B46272">
        <w:rPr>
          <w:rFonts w:ascii="宋体" w:hAnsi="宋体" w:hint="eastAsia"/>
          <w:szCs w:val="21"/>
        </w:rPr>
        <w:t>，</w:t>
      </w:r>
      <w:r w:rsidRPr="00B46272">
        <w:rPr>
          <w:rFonts w:ascii="宋体" w:hAnsi="宋体"/>
          <w:szCs w:val="21"/>
        </w:rPr>
        <w:t>制造商为</w:t>
      </w:r>
      <w:r w:rsidRPr="00B46272">
        <w:rPr>
          <w:rFonts w:ascii="宋体" w:hAnsi="宋体" w:hint="eastAsia"/>
          <w:szCs w:val="21"/>
          <w:u w:val="single"/>
        </w:rPr>
        <w:t xml:space="preserve">    </w:t>
      </w:r>
      <w:r w:rsidRPr="00B46272">
        <w:rPr>
          <w:rFonts w:ascii="宋体" w:hAnsi="宋体"/>
          <w:b/>
          <w:bCs/>
          <w:szCs w:val="21"/>
          <w:u w:val="single"/>
        </w:rPr>
        <w:t>（</w:t>
      </w:r>
      <w:r w:rsidRPr="00B46272">
        <w:rPr>
          <w:rFonts w:ascii="宋体" w:hAnsi="宋体" w:hint="eastAsia"/>
          <w:b/>
          <w:bCs/>
          <w:szCs w:val="21"/>
          <w:u w:val="single"/>
        </w:rPr>
        <w:t>企业</w:t>
      </w:r>
      <w:r w:rsidRPr="00B46272">
        <w:rPr>
          <w:rFonts w:ascii="宋体" w:hAnsi="宋体"/>
          <w:b/>
          <w:bCs/>
          <w:szCs w:val="21"/>
          <w:u w:val="single"/>
        </w:rPr>
        <w:t>名称）</w:t>
      </w:r>
      <w:r w:rsidRPr="00B46272">
        <w:rPr>
          <w:rFonts w:ascii="宋体" w:hAnsi="宋体" w:hint="eastAsia"/>
          <w:b/>
          <w:bCs/>
          <w:szCs w:val="21"/>
          <w:u w:val="single"/>
        </w:rPr>
        <w:t xml:space="preserve">    </w:t>
      </w:r>
      <w:r w:rsidRPr="00B46272">
        <w:rPr>
          <w:rFonts w:ascii="宋体" w:hAnsi="宋体"/>
          <w:szCs w:val="21"/>
        </w:rPr>
        <w:t>，属于</w:t>
      </w:r>
      <w:r w:rsidRPr="00B46272">
        <w:rPr>
          <w:rFonts w:ascii="宋体" w:hAnsi="宋体" w:hint="eastAsia"/>
          <w:szCs w:val="21"/>
          <w:u w:val="single"/>
        </w:rPr>
        <w:t xml:space="preserve">  </w:t>
      </w:r>
      <w:r w:rsidRPr="00B46272">
        <w:rPr>
          <w:rFonts w:ascii="宋体" w:hAnsi="宋体" w:hint="eastAsia"/>
          <w:b/>
          <w:bCs/>
          <w:szCs w:val="21"/>
          <w:u w:val="single"/>
        </w:rPr>
        <w:t xml:space="preserve">监狱企业  </w:t>
      </w:r>
      <w:r w:rsidRPr="00B46272">
        <w:rPr>
          <w:rFonts w:ascii="宋体" w:hAnsi="宋体" w:hint="eastAsia"/>
          <w:szCs w:val="21"/>
        </w:rPr>
        <w:t>。</w:t>
      </w:r>
    </w:p>
    <w:p w:rsidR="00000000" w:rsidRPr="00B46272" w:rsidP="00B46272">
      <w:pPr>
        <w:ind w:firstLine="420" w:firstLineChars="200"/>
        <w:outlineLvl w:val="3"/>
        <w:rPr>
          <w:rFonts w:ascii="宋体" w:hAnsi="宋体"/>
          <w:szCs w:val="21"/>
        </w:rPr>
      </w:pPr>
      <w:r w:rsidRPr="00B46272">
        <w:rPr>
          <w:rFonts w:ascii="宋体" w:hAnsi="宋体"/>
          <w:szCs w:val="21"/>
        </w:rPr>
        <w:t xml:space="preserve">…… </w:t>
      </w:r>
    </w:p>
    <w:p w:rsidR="00000000" w:rsidRPr="00B46272" w:rsidP="00B46272">
      <w:pPr>
        <w:ind w:firstLine="420" w:firstLineChars="200"/>
        <w:rPr>
          <w:rFonts w:ascii="宋体" w:hAnsi="宋体"/>
          <w:szCs w:val="21"/>
        </w:rPr>
      </w:pPr>
      <w:r w:rsidRPr="00B46272">
        <w:rPr>
          <w:rFonts w:ascii="宋体" w:hAnsi="宋体" w:cstheme="minorBidi"/>
          <w:szCs w:val="21"/>
        </w:rPr>
        <w:t>本</w:t>
      </w:r>
      <w:r w:rsidRPr="00B46272">
        <w:rPr>
          <w:rFonts w:ascii="宋体" w:hAnsi="宋体" w:cstheme="minorBidi" w:hint="eastAsia"/>
          <w:szCs w:val="21"/>
        </w:rPr>
        <w:t>投标人</w:t>
      </w:r>
      <w:r w:rsidRPr="00B46272">
        <w:rPr>
          <w:rFonts w:ascii="宋体" w:hAnsi="宋体"/>
          <w:szCs w:val="21"/>
        </w:rPr>
        <w:t>对上述声明内容的真实性负责。如有虚假，将依法承担相应责任。</w:t>
      </w:r>
    </w:p>
    <w:p w:rsidR="00000000" w:rsidRPr="00B46272" w:rsidP="00B46272">
      <w:pPr>
        <w:ind w:firstLine="420" w:firstLineChars="200"/>
        <w:rPr>
          <w:b/>
          <w:bCs/>
          <w:color w:val="FF0000"/>
          <w:szCs w:val="21"/>
        </w:rPr>
      </w:pPr>
      <w:r w:rsidRPr="00B46272">
        <w:rPr>
          <w:rFonts w:ascii="宋体" w:hAnsi="宋体" w:hint="eastAsia"/>
          <w:szCs w:val="21"/>
        </w:rPr>
        <w:t>附：省级以上监狱管理局、戒毒管理局（含新疆生产建设兵团）出具的监狱企业证明文件。</w:t>
      </w:r>
      <w:bookmarkEnd w:id="60"/>
    </w:p>
    <w:p w:rsidR="00000000" w:rsidRPr="00B46272" w:rsidP="00B46272">
      <w:pPr>
        <w:keepNext/>
        <w:keepLines/>
        <w:spacing w:before="260" w:after="260"/>
        <w:jc w:val="center"/>
        <w:outlineLvl w:val="2"/>
        <w:rPr>
          <w:rFonts w:ascii="黑体" w:eastAsia="黑体" w:hAnsi="宋体"/>
          <w:bCs/>
          <w:sz w:val="24"/>
        </w:rPr>
      </w:pPr>
      <w:bookmarkStart w:id="64" w:name="_Hlk72259976"/>
      <w:r w:rsidRPr="00B46272">
        <w:rPr>
          <w:rFonts w:ascii="黑体" w:eastAsia="黑体" w:hAnsi="宋体" w:hint="eastAsia"/>
          <w:bCs/>
          <w:sz w:val="24"/>
        </w:rPr>
        <w:t>四、项目详细报价</w:t>
      </w:r>
    </w:p>
    <w:p w:rsidR="00000000" w:rsidRPr="00B46272" w:rsidP="00B46272">
      <w:pPr>
        <w:tabs>
          <w:tab w:val="left" w:pos="720"/>
        </w:tabs>
        <w:ind w:firstLine="2730" w:firstLineChars="1300"/>
        <w:rPr>
          <w:b/>
          <w:sz w:val="24"/>
        </w:rPr>
      </w:pPr>
      <w:r w:rsidRPr="00B46272">
        <w:rPr>
          <w:rFonts w:hint="eastAsia"/>
          <w:b/>
          <w:sz w:val="24"/>
        </w:rPr>
        <w:t>（一）分项报价表</w:t>
      </w:r>
    </w:p>
    <w:tbl>
      <w:tblPr>
        <w:tblpPr w:leftFromText="180" w:rightFromText="180" w:vertAnchor="text" w:tblpY="159"/>
        <w:tblW w:w="5000" w:type="pct"/>
        <w:tblLayout w:type="fixed"/>
        <w:tblLook w:val="04A0"/>
      </w:tblPr>
      <w:tblGrid>
        <w:gridCol w:w="323"/>
        <w:gridCol w:w="1205"/>
        <w:gridCol w:w="2693"/>
        <w:gridCol w:w="566"/>
        <w:gridCol w:w="426"/>
        <w:gridCol w:w="421"/>
        <w:gridCol w:w="566"/>
        <w:gridCol w:w="283"/>
        <w:gridCol w:w="508"/>
        <w:gridCol w:w="345"/>
        <w:gridCol w:w="386"/>
        <w:gridCol w:w="324"/>
        <w:gridCol w:w="483"/>
      </w:tblGrid>
      <w:tr w:rsidTr="00ED5CDD">
        <w:tblPrEx>
          <w:tblW w:w="5000" w:type="pct"/>
          <w:tblLayout w:type="fixed"/>
          <w:tblLook w:val="04A0"/>
        </w:tblPrEx>
        <w:trPr>
          <w:trHeight w:val="588"/>
        </w:trPr>
        <w:tc>
          <w:tcPr>
            <w:tcW w:w="189"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序号</w:t>
            </w:r>
          </w:p>
        </w:tc>
        <w:tc>
          <w:tcPr>
            <w:tcW w:w="706"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采购计划编号</w:t>
            </w:r>
          </w:p>
        </w:tc>
        <w:tc>
          <w:tcPr>
            <w:tcW w:w="1579"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货物名称</w:t>
            </w:r>
          </w:p>
        </w:tc>
        <w:tc>
          <w:tcPr>
            <w:tcW w:w="332"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品牌</w:t>
            </w:r>
          </w:p>
        </w:tc>
        <w:tc>
          <w:tcPr>
            <w:tcW w:w="250"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规格</w:t>
            </w:r>
          </w:p>
        </w:tc>
        <w:tc>
          <w:tcPr>
            <w:tcW w:w="247"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型号</w:t>
            </w:r>
          </w:p>
        </w:tc>
        <w:tc>
          <w:tcPr>
            <w:tcW w:w="332"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原产地</w:t>
            </w:r>
          </w:p>
        </w:tc>
        <w:tc>
          <w:tcPr>
            <w:tcW w:w="166"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制造商名称</w:t>
            </w:r>
          </w:p>
        </w:tc>
        <w:tc>
          <w:tcPr>
            <w:tcW w:w="298"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数量</w:t>
            </w:r>
          </w:p>
        </w:tc>
        <w:tc>
          <w:tcPr>
            <w:tcW w:w="202"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单位</w:t>
            </w:r>
          </w:p>
        </w:tc>
        <w:tc>
          <w:tcPr>
            <w:tcW w:w="226"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单价</w:t>
            </w:r>
            <w:r w:rsidRPr="00521247">
              <w:rPr>
                <w:color w:val="000000"/>
                <w:kern w:val="0"/>
                <w:szCs w:val="21"/>
              </w:rPr>
              <w:t>(</w:t>
            </w:r>
            <w:r w:rsidRPr="00521247">
              <w:rPr>
                <w:rFonts w:ascii="宋体" w:hAnsi="宋体" w:cs="宋体" w:hint="eastAsia"/>
                <w:color w:val="000000"/>
                <w:kern w:val="0"/>
                <w:szCs w:val="21"/>
              </w:rPr>
              <w:t>元</w:t>
            </w:r>
            <w:r w:rsidRPr="00521247">
              <w:rPr>
                <w:color w:val="000000"/>
                <w:kern w:val="0"/>
                <w:szCs w:val="21"/>
              </w:rPr>
              <w:t>)</w:t>
            </w:r>
          </w:p>
        </w:tc>
        <w:tc>
          <w:tcPr>
            <w:tcW w:w="190"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合价</w:t>
            </w:r>
            <w:r w:rsidRPr="00521247">
              <w:rPr>
                <w:color w:val="000000"/>
                <w:kern w:val="0"/>
                <w:szCs w:val="21"/>
              </w:rPr>
              <w:t>(</w:t>
            </w:r>
            <w:r w:rsidRPr="00521247">
              <w:rPr>
                <w:rFonts w:ascii="宋体" w:hAnsi="宋体" w:cs="宋体" w:hint="eastAsia"/>
                <w:color w:val="000000"/>
                <w:kern w:val="0"/>
                <w:szCs w:val="21"/>
              </w:rPr>
              <w:t>元</w:t>
            </w:r>
            <w:r w:rsidRPr="00521247">
              <w:rPr>
                <w:color w:val="000000"/>
                <w:kern w:val="0"/>
                <w:szCs w:val="21"/>
              </w:rPr>
              <w:t>)</w:t>
            </w:r>
          </w:p>
        </w:tc>
        <w:tc>
          <w:tcPr>
            <w:tcW w:w="283" w:type="pct"/>
            <w:tcBorders>
              <w:top w:val="single" w:sz="8" w:space="0" w:color="auto"/>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Cs w:val="21"/>
              </w:rPr>
            </w:pPr>
            <w:r w:rsidRPr="00521247">
              <w:rPr>
                <w:rFonts w:ascii="宋体" w:hAnsi="宋体" w:cs="宋体" w:hint="eastAsia"/>
                <w:color w:val="000000"/>
                <w:kern w:val="0"/>
                <w:szCs w:val="21"/>
              </w:rPr>
              <w:t>预算金额（元）</w:t>
            </w: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706" w:type="pct"/>
            <w:vMerge w:val="restart"/>
            <w:tcBorders>
              <w:top w:val="nil"/>
              <w:left w:val="single" w:sz="8" w:space="0" w:color="auto"/>
              <w:bottom w:val="nil"/>
              <w:right w:val="single" w:sz="8" w:space="0" w:color="auto"/>
            </w:tcBorders>
            <w:shd w:val="clear" w:color="auto" w:fill="auto"/>
            <w:noWrap/>
            <w:vAlign w:val="center"/>
            <w:hideMark/>
          </w:tcPr>
          <w:p w:rsidR="008C5185" w:rsidP="00A83762">
            <w:pPr>
              <w:widowControl/>
              <w:rPr>
                <w:rFonts w:ascii="宋体" w:hAnsi="宋体" w:cs="宋体"/>
                <w:color w:val="000000"/>
                <w:kern w:val="0"/>
                <w:sz w:val="20"/>
                <w:szCs w:val="20"/>
              </w:rPr>
            </w:pPr>
            <w:r w:rsidRPr="00C16977">
              <w:rPr>
                <w:rFonts w:ascii="宋体" w:hAnsi="宋体" w:cs="宋体"/>
                <w:color w:val="000000"/>
                <w:kern w:val="0"/>
                <w:sz w:val="20"/>
                <w:szCs w:val="20"/>
              </w:rPr>
              <w:t>PLAN-2024-440303000-132237-07976</w:t>
            </w:r>
            <w:r>
              <w:rPr>
                <w:rFonts w:ascii="宋体" w:hAnsi="宋体" w:cs="宋体" w:hint="eastAsia"/>
                <w:color w:val="000000"/>
                <w:kern w:val="0"/>
                <w:sz w:val="20"/>
                <w:szCs w:val="20"/>
              </w:rPr>
              <w:t>、</w:t>
            </w:r>
            <w:r w:rsidRPr="00C16977">
              <w:rPr>
                <w:rFonts w:ascii="宋体" w:hAnsi="宋体" w:cs="宋体"/>
                <w:color w:val="000000"/>
                <w:kern w:val="0"/>
                <w:sz w:val="20"/>
                <w:szCs w:val="20"/>
              </w:rPr>
              <w:t>PLAN-2024-440303000-132237-07977</w:t>
            </w:r>
            <w:r>
              <w:rPr>
                <w:rFonts w:ascii="宋体" w:hAnsi="宋体" w:cs="宋体" w:hint="eastAsia"/>
                <w:color w:val="000000"/>
                <w:kern w:val="0"/>
                <w:sz w:val="20"/>
                <w:szCs w:val="20"/>
              </w:rPr>
              <w:t>、</w:t>
            </w:r>
            <w:r w:rsidRPr="00C16977">
              <w:rPr>
                <w:rFonts w:ascii="宋体" w:hAnsi="宋体" w:cs="宋体"/>
                <w:color w:val="000000"/>
                <w:kern w:val="0"/>
                <w:sz w:val="20"/>
                <w:szCs w:val="20"/>
              </w:rPr>
              <w:t>PLAN-2024-440303000-132237-07978</w:t>
            </w:r>
          </w:p>
          <w:p w:rsidR="008C5185" w:rsidRPr="00521247" w:rsidP="00A83762">
            <w:pPr>
              <w:widowControl/>
              <w:jc w:val="center"/>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感应式洗手盆连围身</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val="restart"/>
            <w:tcBorders>
              <w:top w:val="nil"/>
              <w:left w:val="single" w:sz="8" w:space="0" w:color="auto"/>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470B3B">
              <w:rPr>
                <w:rFonts w:ascii="宋体" w:hAnsi="宋体" w:cs="宋体"/>
                <w:color w:val="000000"/>
                <w:kern w:val="0"/>
                <w:sz w:val="20"/>
                <w:szCs w:val="20"/>
              </w:rPr>
              <w:t>1789440.00</w:t>
            </w:r>
            <w:r w:rsidRPr="00521247">
              <w:rPr>
                <w:rFonts w:ascii="宋体" w:hAnsi="宋体" w:cs="宋体" w:hint="eastAsia"/>
                <w:color w:val="000000"/>
                <w:kern w:val="0"/>
                <w:sz w:val="20"/>
                <w:szCs w:val="20"/>
              </w:rPr>
              <w:t>　</w:t>
            </w: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更衣柜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拖把池</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拖把挂架连拖把卡槽</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高压冲地装置</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高压冲地花洒</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紫外线杀菌灯连吊装支架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粘捕式灭蝇灯</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单星盆台</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单星盆台（大星斗）1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单星盆台（大星斗）2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带靠背双层工作台1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带靠背双层工作台2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带靠背双层工作台3</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留样雪柜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四层层架连不锈钢支架1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四层层架连不锈钢支架2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米面架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四门高身雪柜1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四门高身雪柜2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四门高身雪柜3</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挡鼠板连二侧不锈钢滑轨1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挡鼠板连二侧不锈钢滑轨2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挡鼠板连二侧不锈钢滑轨3</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风幕机1</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风幕机2</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带靠背星盆工作台</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订制四层层架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水果刀具保洁柜</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双层斩台工作台3</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双层斩台工作台4</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双层斩台工作台5</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双层斩台工作台6</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双层工作台1</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双层工作台2</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双层工作台3</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三星盆台</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挂墙式开水器</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不锈钢挂墙层板</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多功能切菜机</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绞切肉机</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绞肉机</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砧板刀具消毒柜</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单星工作台</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高压冲洗装置</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双星盆台</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四门斩台工作台柜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燃气节能环保变频控制式小炒炉</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炉面拼台连前封板及背板</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燃气节能环保风气联动式大炒炉</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烟罩一体机1</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烟罩一体机2</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烟罩灭火系统（灭火装置）</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汤锅（燃气）</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变频式风机连不锈钢罩总成</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炉拼板</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电磁一体式蒸炉</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电蒸气不粘锅</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蒸饭车</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商用电蒸柜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燃气节能环保自动调节式双门蒸柜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环保烟罩一体机</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121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不锈钢蒸汽发生器连隔热棉（蒸汽发生器）</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不锈钢蒸汽发生器1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不锈钢蒸汽发生器2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双门热风循环桶类高温消毒柜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四门高身冷藏雪柜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食品添加剂柜（带锁）</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不锈钢和面台</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面粉车</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多功能搅拌机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双动和面机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压面机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多层饼盆车</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中温消毒保洁柜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家用冰箱</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不锈钢发酵柜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三层电烤箱</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烙饼机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纱门饼盆柜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双门高身玻璃门雪柜（留样）</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四格蒸汽保温柜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保温售菜台</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电保温饭汤桶车连加固不锈钢底座</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三格洗碗池</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长龙洗碗连烘干机（洗碗机）</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烟罩一体抽气罩</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四层层架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97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双门热风循环餐具高温消毒柜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双门高温消毒柜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5</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活动四层餐盘架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不锈钢餐盘框</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不锈钢自助餐炉</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电自助餐保温汤炉</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收污台柜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收碟工作台</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99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不锈钢加厚蒸饭盘</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78</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不锈钢加厚冲孔式蒸包盘</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26</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不锈钢餐盘（份数盆）</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不锈钢留样盒</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不锈钢餐盖</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特制大炒锅连防水设施</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6</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炉背封墙钢</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炉背封墙钢（加高）</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烟罩抽风对接管</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m2</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风管法兰及吊码1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风管法兰及吊码2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风管法兰及吊码3</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风管法兰及吊码4</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烘手机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不锈钢锅架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不锈钢炸篱架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不锈钢尾撑</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不锈钢双层环保隔油器</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台下式净水器连水管安装</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不锈钢烟罩灯箱连灯</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7</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119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不锈钢排渣提栏连排水管</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套</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送餐车1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送餐车2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高压抽风机1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高压抽风机2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风机防震架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风机减震器</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19</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风机帆布连接</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风机降压启动控制箱</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抽风管（加厚）</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360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m2</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129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风喉开洞</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风喉防漏1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风喉防漏2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止回阀1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止回阀2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油烟净化箱</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净化箱支架</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低噪音抽风柜</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风柜防震架1</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风柜防震架2</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139</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风柜帆布连接</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140</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风柜开关</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141</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抽风管</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80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m2</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142</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百叶窗</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2</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73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143</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低噪音鲜风柜（离心风机）</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台</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144</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鲜风管</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330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m2</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300"/>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145</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鲜风咀</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40</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个</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146</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厨房内水源接驳</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92"/>
        </w:trPr>
        <w:tc>
          <w:tcPr>
            <w:tcW w:w="189" w:type="pct"/>
            <w:tcBorders>
              <w:top w:val="nil"/>
              <w:left w:val="single" w:sz="8" w:space="0" w:color="auto"/>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147</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厨房内电源接驳</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single" w:sz="8" w:space="0" w:color="auto"/>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single" w:sz="8" w:space="0" w:color="auto"/>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ED5CDD">
        <w:tblPrEx>
          <w:tblW w:w="5000" w:type="pct"/>
          <w:tblLayout w:type="fixed"/>
          <w:tblLook w:val="04A0"/>
        </w:tblPrEx>
        <w:trPr>
          <w:trHeight w:val="480"/>
        </w:trPr>
        <w:tc>
          <w:tcPr>
            <w:tcW w:w="189" w:type="pct"/>
            <w:tcBorders>
              <w:top w:val="nil"/>
              <w:left w:val="single" w:sz="8" w:space="0" w:color="auto"/>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148</w:t>
            </w:r>
          </w:p>
        </w:tc>
        <w:tc>
          <w:tcPr>
            <w:tcW w:w="706"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c>
          <w:tcPr>
            <w:tcW w:w="1579"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厨房内气源接驳</w:t>
            </w:r>
          </w:p>
        </w:tc>
        <w:tc>
          <w:tcPr>
            <w:tcW w:w="332"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50"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47"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332"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66" w:type="pct"/>
            <w:tcBorders>
              <w:top w:val="nil"/>
              <w:left w:val="nil"/>
              <w:bottom w:val="nil"/>
              <w:right w:val="single" w:sz="8" w:space="0" w:color="auto"/>
            </w:tcBorders>
            <w:shd w:val="clear" w:color="auto" w:fill="auto"/>
            <w:vAlign w:val="center"/>
            <w:hideMark/>
          </w:tcPr>
          <w:p w:rsidR="008C5185" w:rsidRPr="00521247" w:rsidP="00A83762">
            <w:pPr>
              <w:widowControl/>
              <w:jc w:val="left"/>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98" w:type="pct"/>
            <w:tcBorders>
              <w:top w:val="nil"/>
              <w:left w:val="nil"/>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1</w:t>
            </w:r>
          </w:p>
        </w:tc>
        <w:tc>
          <w:tcPr>
            <w:tcW w:w="202" w:type="pct"/>
            <w:tcBorders>
              <w:top w:val="nil"/>
              <w:left w:val="nil"/>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项</w:t>
            </w:r>
          </w:p>
        </w:tc>
        <w:tc>
          <w:tcPr>
            <w:tcW w:w="226" w:type="pct"/>
            <w:tcBorders>
              <w:top w:val="nil"/>
              <w:left w:val="nil"/>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190" w:type="pct"/>
            <w:tcBorders>
              <w:top w:val="nil"/>
              <w:left w:val="nil"/>
              <w:bottom w:val="nil"/>
              <w:right w:val="single" w:sz="8" w:space="0" w:color="auto"/>
            </w:tcBorders>
            <w:shd w:val="clear" w:color="auto" w:fill="auto"/>
            <w:noWrap/>
            <w:vAlign w:val="center"/>
            <w:hideMark/>
          </w:tcPr>
          <w:p w:rsidR="008C5185" w:rsidRPr="00521247" w:rsidP="00A83762">
            <w:pPr>
              <w:widowControl/>
              <w:jc w:val="center"/>
              <w:rPr>
                <w:rFonts w:ascii="宋体" w:hAnsi="宋体" w:cs="宋体"/>
                <w:color w:val="000000"/>
                <w:kern w:val="0"/>
                <w:sz w:val="20"/>
                <w:szCs w:val="20"/>
              </w:rPr>
            </w:pPr>
            <w:r w:rsidRPr="00521247">
              <w:rPr>
                <w:rFonts w:ascii="宋体" w:hAnsi="宋体" w:cs="宋体" w:hint="eastAsia"/>
                <w:color w:val="000000"/>
                <w:kern w:val="0"/>
                <w:sz w:val="20"/>
                <w:szCs w:val="20"/>
              </w:rPr>
              <w:t>　</w:t>
            </w:r>
          </w:p>
        </w:tc>
        <w:tc>
          <w:tcPr>
            <w:tcW w:w="283" w:type="pct"/>
            <w:vMerge/>
            <w:tcBorders>
              <w:top w:val="nil"/>
              <w:left w:val="single" w:sz="8" w:space="0" w:color="auto"/>
              <w:bottom w:val="nil"/>
              <w:right w:val="single" w:sz="8" w:space="0" w:color="auto"/>
            </w:tcBorders>
            <w:vAlign w:val="center"/>
            <w:hideMark/>
          </w:tcPr>
          <w:p w:rsidR="008C5185" w:rsidRPr="00521247" w:rsidP="00A83762">
            <w:pPr>
              <w:widowControl/>
              <w:jc w:val="left"/>
              <w:rPr>
                <w:rFonts w:ascii="宋体" w:hAnsi="宋体" w:cs="宋体"/>
                <w:color w:val="000000"/>
                <w:kern w:val="0"/>
                <w:sz w:val="20"/>
                <w:szCs w:val="20"/>
              </w:rPr>
            </w:pPr>
          </w:p>
        </w:tc>
      </w:tr>
      <w:tr w:rsidTr="00A83762">
        <w:tblPrEx>
          <w:tblW w:w="5000" w:type="pct"/>
          <w:tblLayout w:type="fixed"/>
          <w:tblLook w:val="04A0"/>
        </w:tblPrEx>
        <w:trPr>
          <w:trHeight w:val="288"/>
        </w:trPr>
        <w:tc>
          <w:tcPr>
            <w:tcW w:w="189"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C5185" w:rsidRPr="00521247" w:rsidP="00A83762">
            <w:pPr>
              <w:widowControl/>
              <w:jc w:val="left"/>
              <w:rPr>
                <w:rFonts w:ascii="宋体" w:hAnsi="宋体" w:cs="宋体"/>
                <w:b/>
                <w:bCs/>
                <w:color w:val="000000"/>
                <w:kern w:val="0"/>
                <w:sz w:val="22"/>
                <w:szCs w:val="22"/>
              </w:rPr>
            </w:pPr>
            <w:r w:rsidRPr="00521247">
              <w:rPr>
                <w:rFonts w:ascii="宋体" w:hAnsi="宋体" w:cs="宋体" w:hint="eastAsia"/>
                <w:b/>
                <w:bCs/>
                <w:color w:val="000000"/>
                <w:kern w:val="0"/>
                <w:sz w:val="22"/>
                <w:szCs w:val="22"/>
              </w:rPr>
              <w:t>　</w:t>
            </w:r>
          </w:p>
        </w:tc>
        <w:tc>
          <w:tcPr>
            <w:tcW w:w="4811" w:type="pct"/>
            <w:gridSpan w:val="12"/>
            <w:tcBorders>
              <w:top w:val="single" w:sz="4" w:space="0" w:color="auto"/>
              <w:left w:val="nil"/>
              <w:bottom w:val="single" w:sz="4" w:space="0" w:color="auto"/>
              <w:right w:val="single" w:sz="4" w:space="0" w:color="000000"/>
            </w:tcBorders>
            <w:shd w:val="clear" w:color="auto" w:fill="auto"/>
            <w:noWrap/>
            <w:vAlign w:val="bottom"/>
            <w:hideMark/>
          </w:tcPr>
          <w:p w:rsidR="008C5185" w:rsidRPr="00521247" w:rsidP="00A83762">
            <w:pPr>
              <w:widowControl/>
              <w:jc w:val="left"/>
              <w:rPr>
                <w:rFonts w:ascii="宋体" w:hAnsi="宋体" w:cs="宋体"/>
                <w:b/>
                <w:bCs/>
                <w:color w:val="000000"/>
                <w:kern w:val="0"/>
                <w:sz w:val="22"/>
                <w:szCs w:val="22"/>
              </w:rPr>
            </w:pPr>
            <w:r w:rsidRPr="00521247">
              <w:rPr>
                <w:rFonts w:ascii="宋体" w:hAnsi="宋体" w:cs="宋体" w:hint="eastAsia"/>
                <w:b/>
                <w:bCs/>
                <w:color w:val="000000"/>
                <w:kern w:val="0"/>
                <w:sz w:val="22"/>
                <w:szCs w:val="22"/>
              </w:rPr>
              <w:t>合计（即投标总价；币种：人民币；单位：元） 小写：         大写：</w:t>
            </w:r>
          </w:p>
        </w:tc>
      </w:tr>
    </w:tbl>
    <w:p w:rsidR="00000000" w:rsidRPr="00ED5CDD" w:rsidP="00B46272">
      <w:pPr>
        <w:ind w:firstLine="420" w:firstLineChars="200"/>
        <w:rPr>
          <w:rFonts w:ascii="宋体" w:hAnsi="宋体"/>
          <w:b/>
          <w:sz w:val="24"/>
        </w:rPr>
      </w:pPr>
    </w:p>
    <w:p w:rsidR="00000000" w:rsidRPr="00B46272" w:rsidP="00B46272">
      <w:pPr>
        <w:ind w:firstLine="420" w:firstLineChars="200"/>
        <w:rPr>
          <w:rFonts w:ascii="宋体" w:hAnsi="宋体"/>
          <w:b/>
          <w:sz w:val="24"/>
        </w:rPr>
      </w:pPr>
      <w:r w:rsidRPr="00B46272">
        <w:rPr>
          <w:rFonts w:ascii="宋体" w:hAnsi="宋体" w:hint="eastAsia"/>
          <w:b/>
          <w:sz w:val="24"/>
        </w:rPr>
        <w:t>注：1.本表可按同样格式扩展。</w:t>
      </w:r>
    </w:p>
    <w:p w:rsidR="00000000" w:rsidRPr="00B46272" w:rsidP="00B46272">
      <w:pPr>
        <w:ind w:firstLine="412" w:firstLineChars="196"/>
        <w:rPr>
          <w:rFonts w:ascii="宋体" w:hAnsi="宋体"/>
          <w:b/>
          <w:sz w:val="24"/>
        </w:rPr>
      </w:pPr>
      <w:r w:rsidRPr="00B46272">
        <w:rPr>
          <w:rFonts w:ascii="宋体" w:hAnsi="宋体" w:hint="eastAsia"/>
          <w:b/>
          <w:sz w:val="24"/>
        </w:rPr>
        <w:t>2</w:t>
      </w:r>
      <w:r w:rsidRPr="00B46272">
        <w:rPr>
          <w:rFonts w:ascii="宋体" w:hAnsi="宋体"/>
          <w:b/>
          <w:sz w:val="24"/>
        </w:rPr>
        <w:t>.</w:t>
      </w:r>
      <w:r w:rsidRPr="00B46272">
        <w:rPr>
          <w:rFonts w:ascii="宋体" w:hAnsi="宋体" w:hint="eastAsia"/>
          <w:b/>
          <w:sz w:val="24"/>
        </w:rPr>
        <w:t>“品牌”可以与商标一致，也可以填写便于区分其他公司商品的制造商简称或者制造商认可的品牌名称。</w:t>
      </w:r>
    </w:p>
    <w:p w:rsidR="00000000" w:rsidRPr="00B46272" w:rsidP="00B46272">
      <w:pPr>
        <w:ind w:firstLine="412" w:firstLineChars="196"/>
        <w:rPr>
          <w:b/>
          <w:sz w:val="24"/>
        </w:rPr>
      </w:pPr>
      <w:r w:rsidRPr="00B46272">
        <w:rPr>
          <w:rFonts w:ascii="宋体" w:hAnsi="宋体" w:hint="eastAsia"/>
          <w:b/>
          <w:sz w:val="24"/>
        </w:rPr>
        <w:t>3.如所投货物属于定制类的非量产货物或无具体型号的货物，可以在“规格/型号”栏目仅填写规格信息而不填型号信息（型号信息用“定制”描述即可）；</w:t>
      </w:r>
      <w:bookmarkStart w:id="65" w:name="_Hlk73646428"/>
      <w:r w:rsidRPr="00B46272">
        <w:rPr>
          <w:rFonts w:ascii="宋体" w:hAnsi="宋体" w:hint="eastAsia"/>
          <w:b/>
          <w:sz w:val="24"/>
        </w:rPr>
        <w:t>此类填写错误或缺漏（所投货物为定制类的非量产货物但供应商却错误填报了型号）的不利后果</w:t>
      </w:r>
      <w:r w:rsidRPr="00B46272">
        <w:rPr>
          <w:rFonts w:hint="eastAsia"/>
          <w:b/>
          <w:sz w:val="24"/>
        </w:rPr>
        <w:t>由供应商承担。经评审委员会认定，在使用综合评分法的项目中一项此类填写错误或缺漏将按照一项普通招标技术要求（一般参数</w:t>
      </w:r>
      <w:r w:rsidRPr="00B46272">
        <w:rPr>
          <w:rFonts w:hint="eastAsia"/>
          <w:b/>
          <w:sz w:val="24"/>
        </w:rPr>
        <w:t>/</w:t>
      </w:r>
      <w:r w:rsidRPr="00B46272">
        <w:rPr>
          <w:rFonts w:hint="eastAsia"/>
          <w:b/>
          <w:sz w:val="24"/>
        </w:rPr>
        <w:t>普通参数）负偏离扣分处理。</w:t>
      </w:r>
      <w:bookmarkEnd w:id="65"/>
    </w:p>
    <w:p w:rsidR="00000000" w:rsidRPr="00B46272" w:rsidP="00B46272">
      <w:pPr>
        <w:ind w:firstLine="412" w:firstLineChars="196"/>
        <w:rPr>
          <w:rFonts w:ascii="宋体" w:hAnsi="宋体"/>
          <w:b/>
          <w:sz w:val="24"/>
        </w:rPr>
      </w:pPr>
      <w:r w:rsidRPr="00B46272">
        <w:rPr>
          <w:rFonts w:ascii="宋体" w:hAnsi="宋体"/>
          <w:b/>
          <w:sz w:val="24"/>
        </w:rPr>
        <w:t>3</w:t>
      </w:r>
      <w:r w:rsidRPr="00B46272">
        <w:rPr>
          <w:rFonts w:ascii="宋体" w:hAnsi="宋体" w:hint="eastAsia"/>
          <w:b/>
          <w:sz w:val="24"/>
        </w:rPr>
        <w:t>.“原产地”是指货物的实际生产加工地，非品牌所在地</w:t>
      </w:r>
    </w:p>
    <w:p w:rsidR="00000000" w:rsidRPr="00B46272" w:rsidP="00B46272">
      <w:pPr>
        <w:ind w:firstLine="412" w:firstLineChars="196"/>
        <w:rPr>
          <w:rFonts w:ascii="宋体" w:hAnsi="宋体"/>
          <w:b/>
          <w:sz w:val="24"/>
        </w:rPr>
      </w:pPr>
      <w:r w:rsidRPr="00B46272">
        <w:rPr>
          <w:rFonts w:ascii="宋体" w:hAnsi="宋体"/>
          <w:b/>
          <w:sz w:val="24"/>
        </w:rPr>
        <w:t>4</w:t>
      </w:r>
      <w:r w:rsidRPr="00B46272">
        <w:rPr>
          <w:rFonts w:ascii="宋体" w:hAnsi="宋体" w:hint="eastAsia"/>
          <w:b/>
          <w:sz w:val="24"/>
        </w:rPr>
        <w:t>.所投货物均应填写制造商名称，“制造商”是指产品品牌厂商，产品代工制造的，应填写接受委托生产制造的制造商。</w:t>
      </w:r>
    </w:p>
    <w:p w:rsidR="00000000" w:rsidRPr="00B46272" w:rsidP="00B46272">
      <w:pPr>
        <w:ind w:firstLine="420" w:firstLineChars="200"/>
        <w:rPr>
          <w:rFonts w:ascii="宋体" w:hAnsi="宋体"/>
          <w:b/>
          <w:sz w:val="24"/>
        </w:rPr>
      </w:pPr>
      <w:r w:rsidRPr="00B46272">
        <w:rPr>
          <w:rFonts w:ascii="宋体" w:hAnsi="宋体"/>
          <w:b/>
          <w:sz w:val="24"/>
        </w:rPr>
        <w:t>5</w:t>
      </w:r>
      <w:r w:rsidRPr="00B46272">
        <w:rPr>
          <w:rFonts w:ascii="宋体" w:hAnsi="宋体" w:hint="eastAsia"/>
          <w:b/>
          <w:sz w:val="24"/>
        </w:rPr>
        <w:t>.以上分项报价表的投标总价应当与开标一览表的投标总价一致。</w:t>
      </w:r>
    </w:p>
    <w:p w:rsidR="00000000" w:rsidRPr="00B46272" w:rsidP="00B46272">
      <w:pPr>
        <w:ind w:firstLine="420" w:firstLineChars="200"/>
        <w:rPr>
          <w:rFonts w:ascii="宋体" w:hAnsi="宋体"/>
          <w:b/>
          <w:sz w:val="24"/>
        </w:rPr>
      </w:pPr>
      <w:r w:rsidRPr="00B46272">
        <w:rPr>
          <w:rFonts w:ascii="宋体" w:hAnsi="宋体"/>
          <w:b/>
          <w:sz w:val="24"/>
        </w:rPr>
        <w:t>6</w:t>
      </w:r>
      <w:r w:rsidRPr="00B46272">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000000" w:rsidRPr="00B46272" w:rsidP="00B46272">
      <w:pPr>
        <w:ind w:firstLine="420" w:firstLineChars="200"/>
        <w:rPr>
          <w:rFonts w:ascii="宋体" w:hAnsi="宋体"/>
          <w:b/>
          <w:sz w:val="24"/>
        </w:rPr>
      </w:pPr>
      <w:r w:rsidRPr="00B46272">
        <w:rPr>
          <w:rFonts w:ascii="宋体" w:hAnsi="宋体"/>
          <w:b/>
          <w:sz w:val="24"/>
        </w:rPr>
        <w:t>7</w:t>
      </w:r>
      <w:r w:rsidRPr="00B46272">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000000" w:rsidRPr="00B46272" w:rsidP="00B46272">
      <w:pPr>
        <w:ind w:firstLine="420" w:firstLineChars="200"/>
        <w:rPr>
          <w:rFonts w:ascii="宋体" w:hAnsi="宋体"/>
          <w:b/>
          <w:color w:val="FF0000"/>
          <w:sz w:val="24"/>
        </w:rPr>
      </w:pPr>
    </w:p>
    <w:p w:rsidR="00000000" w:rsidRPr="00B46272" w:rsidP="00B46272">
      <w:pPr>
        <w:ind w:firstLine="420" w:firstLineChars="200"/>
        <w:rPr>
          <w:rFonts w:ascii="宋体" w:hAnsi="宋体"/>
          <w:b/>
          <w:color w:val="FF0000"/>
          <w:sz w:val="24"/>
        </w:rPr>
      </w:pPr>
    </w:p>
    <w:p w:rsidR="00000000" w:rsidRPr="00B46272" w:rsidP="00B46272">
      <w:pPr>
        <w:tabs>
          <w:tab w:val="left" w:pos="720"/>
        </w:tabs>
        <w:jc w:val="center"/>
        <w:rPr>
          <w:b/>
          <w:sz w:val="24"/>
        </w:rPr>
      </w:pPr>
      <w:r w:rsidRPr="00B46272">
        <w:rPr>
          <w:rFonts w:hint="eastAsia"/>
          <w:b/>
          <w:sz w:val="24"/>
        </w:rPr>
        <w:t>（二）核心产品品牌</w:t>
      </w:r>
    </w:p>
    <w:p w:rsidR="00000000" w:rsidRPr="00B46272" w:rsidP="00B46272">
      <w:pPr>
        <w:ind w:firstLine="420" w:firstLineChars="200"/>
        <w:rPr>
          <w:rFonts w:ascii="宋体" w:hAnsi="宋体"/>
          <w:b/>
          <w:color w:val="FF0000"/>
          <w:sz w:val="24"/>
        </w:rPr>
      </w:pPr>
    </w:p>
    <w:p w:rsidR="00000000" w:rsidRPr="00B46272" w:rsidP="00B46272">
      <w:pPr>
        <w:ind w:firstLine="420" w:firstLineChars="200"/>
        <w:rPr>
          <w:rFonts w:ascii="宋体" w:hAnsi="宋体"/>
          <w:b/>
          <w:sz w:val="24"/>
        </w:rPr>
      </w:pPr>
      <w:r w:rsidRPr="00B46272">
        <w:rPr>
          <w:rFonts w:hint="eastAsia"/>
          <w:b/>
          <w:sz w:val="24"/>
        </w:rPr>
        <w:t>我单位所投核心产品的品牌为：</w:t>
      </w:r>
      <w:r w:rsidRPr="00B46272">
        <w:rPr>
          <w:rFonts w:hint="eastAsia"/>
          <w:b/>
          <w:sz w:val="24"/>
          <w:u w:val="single"/>
        </w:rPr>
        <w:t xml:space="preserve">               </w:t>
      </w:r>
      <w:r w:rsidRPr="00B46272">
        <w:rPr>
          <w:rFonts w:hint="eastAsia"/>
          <w:b/>
          <w:sz w:val="24"/>
        </w:rPr>
        <w:t>。</w:t>
      </w:r>
    </w:p>
    <w:p w:rsidR="00000000" w:rsidRPr="00B46272" w:rsidP="00B46272">
      <w:pPr>
        <w:ind w:firstLine="420" w:firstLineChars="200"/>
        <w:rPr>
          <w:rFonts w:ascii="宋体" w:hAnsi="宋体"/>
          <w:b/>
          <w:color w:val="FF0000"/>
          <w:sz w:val="24"/>
        </w:rPr>
      </w:pPr>
    </w:p>
    <w:p w:rsidR="00000000" w:rsidRPr="00B46272" w:rsidP="00B46272">
      <w:pPr>
        <w:ind w:firstLine="420" w:firstLineChars="200"/>
        <w:rPr>
          <w:rFonts w:ascii="宋体" w:hAnsi="宋体"/>
          <w:sz w:val="24"/>
        </w:rPr>
      </w:pPr>
      <w:r w:rsidRPr="00B46272">
        <w:rPr>
          <w:rFonts w:ascii="宋体" w:hAnsi="宋体" w:hint="eastAsia"/>
          <w:sz w:val="24"/>
        </w:rPr>
        <w:t>备注：单一产品采购项目，核心产品即为该单一产品。</w:t>
      </w:r>
    </w:p>
    <w:p w:rsidR="00000000" w:rsidRPr="00B46272" w:rsidP="00B46272">
      <w:pPr>
        <w:ind w:firstLine="420" w:firstLineChars="200"/>
        <w:rPr>
          <w:rFonts w:ascii="宋体" w:hAnsi="宋体"/>
          <w:b/>
          <w:color w:val="FF0000"/>
          <w:sz w:val="24"/>
        </w:rPr>
      </w:pPr>
    </w:p>
    <w:p w:rsidR="00000000" w:rsidRPr="00B46272" w:rsidP="00B46272">
      <w:pPr>
        <w:ind w:firstLine="420" w:firstLineChars="200"/>
        <w:rPr>
          <w:rFonts w:ascii="宋体" w:hAnsi="宋体"/>
          <w:b/>
          <w:color w:val="FF0000"/>
          <w:sz w:val="24"/>
        </w:rPr>
      </w:pPr>
    </w:p>
    <w:p w:rsidR="00000000" w:rsidRPr="00B46272" w:rsidP="00B46272">
      <w:pPr>
        <w:rPr>
          <w:b/>
          <w:sz w:val="24"/>
        </w:rPr>
      </w:pPr>
    </w:p>
    <w:p w:rsidR="00000000" w:rsidRPr="00B46272" w:rsidP="00B46272">
      <w:pPr>
        <w:tabs>
          <w:tab w:val="left" w:pos="720"/>
        </w:tabs>
        <w:ind w:firstLine="1680" w:firstLineChars="800"/>
        <w:rPr>
          <w:b/>
          <w:sz w:val="24"/>
        </w:rPr>
      </w:pPr>
      <w:r w:rsidRPr="00B46272">
        <w:rPr>
          <w:rFonts w:hint="eastAsia"/>
          <w:b/>
          <w:sz w:val="24"/>
        </w:rPr>
        <w:t>（三）可选配件报价清单（不包括在总报价内）</w:t>
      </w:r>
    </w:p>
    <w:p w:rsidR="00000000" w:rsidRPr="00B46272" w:rsidP="00B46272">
      <w:pPr>
        <w:ind w:firstLine="420" w:firstLineChars="200"/>
        <w:rPr>
          <w:rFonts w:hAnsi="宋体"/>
          <w:b/>
          <w:bCs/>
          <w:szCs w:val="21"/>
        </w:rPr>
      </w:pPr>
      <w:r w:rsidRPr="00B46272">
        <w:rPr>
          <w:rFonts w:hAnsi="宋体" w:hint="eastAsia"/>
          <w:b/>
          <w:bCs/>
          <w:szCs w:val="21"/>
        </w:rPr>
        <w:t>注：格式可以参照《（一）分项报价表》表格，并提供相应的品牌</w:t>
      </w:r>
      <w:r w:rsidRPr="00B46272">
        <w:rPr>
          <w:rFonts w:hAnsi="宋体" w:hint="eastAsia"/>
          <w:b/>
          <w:bCs/>
          <w:szCs w:val="21"/>
        </w:rPr>
        <w:t>/</w:t>
      </w:r>
      <w:r w:rsidRPr="00B46272">
        <w:rPr>
          <w:rFonts w:hAnsi="宋体" w:hint="eastAsia"/>
          <w:b/>
          <w:bCs/>
          <w:szCs w:val="21"/>
        </w:rPr>
        <w:t>规格</w:t>
      </w:r>
      <w:r w:rsidRPr="00B46272">
        <w:rPr>
          <w:rFonts w:hAnsi="宋体" w:hint="eastAsia"/>
          <w:b/>
          <w:bCs/>
          <w:szCs w:val="21"/>
        </w:rPr>
        <w:t>/</w:t>
      </w:r>
      <w:r w:rsidRPr="00B46272">
        <w:rPr>
          <w:rFonts w:hAnsi="宋体" w:hint="eastAsia"/>
          <w:b/>
          <w:bCs/>
          <w:szCs w:val="21"/>
        </w:rPr>
        <w:t>型号、原产地、制造商信息（没有品牌、型号的，用“定制”描述即可）、单价等详细信息</w:t>
      </w:r>
    </w:p>
    <w:p w:rsidR="00000000" w:rsidRPr="00B46272" w:rsidP="00B46272">
      <w:pPr>
        <w:ind w:firstLine="420" w:firstLineChars="200"/>
        <w:rPr>
          <w:rFonts w:hAnsi="宋体"/>
          <w:b/>
          <w:bCs/>
          <w:sz w:val="24"/>
        </w:rPr>
      </w:pPr>
    </w:p>
    <w:p w:rsidR="00000000" w:rsidRPr="00B46272" w:rsidP="00B46272">
      <w:pPr>
        <w:ind w:firstLine="420" w:firstLineChars="200"/>
        <w:rPr>
          <w:rFonts w:hAnsi="宋体"/>
          <w:b/>
          <w:bCs/>
          <w:sz w:val="24"/>
        </w:rPr>
      </w:pPr>
    </w:p>
    <w:p w:rsidR="00000000" w:rsidRPr="00B46272" w:rsidP="00B46272">
      <w:pPr>
        <w:tabs>
          <w:tab w:val="left" w:pos="720"/>
        </w:tabs>
        <w:jc w:val="center"/>
        <w:rPr>
          <w:b/>
          <w:sz w:val="24"/>
        </w:rPr>
      </w:pPr>
      <w:r w:rsidRPr="00B46272">
        <w:rPr>
          <w:rFonts w:hint="eastAsia"/>
          <w:b/>
          <w:sz w:val="24"/>
        </w:rPr>
        <w:t>（四）</w:t>
      </w:r>
      <w:bookmarkStart w:id="66" w:name="_Hlk72073235"/>
      <w:r w:rsidRPr="00B46272">
        <w:rPr>
          <w:rFonts w:hint="eastAsia"/>
          <w:b/>
          <w:sz w:val="24"/>
        </w:rPr>
        <w:t>投标人认为需要涉及的其他内容报价清单</w:t>
      </w:r>
      <w:bookmarkEnd w:id="66"/>
    </w:p>
    <w:p w:rsidR="00000000" w:rsidRPr="00B46272" w:rsidP="00B46272">
      <w:pPr>
        <w:rPr>
          <w:b/>
          <w:bCs/>
        </w:rPr>
      </w:pPr>
    </w:p>
    <w:p w:rsidR="00000000" w:rsidRPr="00B46272" w:rsidP="00B46272"/>
    <w:p w:rsidR="00000000" w:rsidRPr="00B46272" w:rsidP="00B46272">
      <w:pPr>
        <w:rPr>
          <w:b/>
          <w:bCs/>
        </w:rPr>
      </w:pPr>
      <w:r w:rsidRPr="00B46272">
        <w:rPr>
          <w:rFonts w:hint="eastAsia"/>
        </w:rPr>
        <w:t xml:space="preserve"> </w:t>
      </w:r>
      <w:r w:rsidRPr="00B46272">
        <w:t xml:space="preserve">         </w:t>
      </w:r>
      <w:bookmarkStart w:id="67" w:name="_Hlk72260501"/>
      <w:r w:rsidRPr="00B46272">
        <w:t xml:space="preserve">  </w:t>
      </w:r>
      <w:bookmarkEnd w:id="67"/>
    </w:p>
    <w:p w:rsidR="00000000" w:rsidRPr="00B46272" w:rsidP="00B46272">
      <w:pPr>
        <w:keepNext/>
        <w:keepLines/>
        <w:numPr>
          <w:ilvl w:val="0"/>
          <w:numId w:val="3"/>
        </w:numPr>
        <w:spacing w:before="280" w:after="290" w:line="376" w:lineRule="auto"/>
        <w:ind w:left="360" w:hanging="360"/>
        <w:jc w:val="center"/>
        <w:outlineLvl w:val="3"/>
        <w:rPr>
          <w:rFonts w:ascii="黑体" w:eastAsia="黑体" w:hAnsi="Arial"/>
          <w:bCs/>
          <w:sz w:val="24"/>
          <w:szCs w:val="28"/>
        </w:rPr>
      </w:pPr>
      <w:r w:rsidRPr="00B46272">
        <w:rPr>
          <w:rFonts w:ascii="黑体" w:eastAsia="黑体" w:hAnsi="Arial" w:hint="eastAsia"/>
          <w:bCs/>
          <w:sz w:val="24"/>
          <w:szCs w:val="28"/>
        </w:rPr>
        <w:t>专利情况</w:t>
      </w:r>
    </w:p>
    <w:p w:rsidR="00000000" w:rsidRPr="00B46272" w:rsidP="00B46272"/>
    <w:p w:rsidR="00000000" w:rsidRPr="00B46272" w:rsidP="00B46272">
      <w:pPr>
        <w:keepNext/>
        <w:keepLines/>
        <w:numPr>
          <w:ilvl w:val="0"/>
          <w:numId w:val="3"/>
        </w:numPr>
        <w:spacing w:before="280" w:after="290" w:line="376" w:lineRule="auto"/>
        <w:ind w:left="360" w:hanging="360"/>
        <w:jc w:val="center"/>
        <w:outlineLvl w:val="3"/>
        <w:rPr>
          <w:rFonts w:ascii="黑体" w:eastAsia="黑体" w:hAnsi="Arial"/>
          <w:bCs/>
          <w:sz w:val="24"/>
          <w:szCs w:val="28"/>
        </w:rPr>
      </w:pPr>
      <w:r w:rsidRPr="00B46272">
        <w:rPr>
          <w:rFonts w:ascii="黑体" w:eastAsia="黑体" w:hAnsi="Arial" w:hint="eastAsia"/>
          <w:bCs/>
          <w:sz w:val="24"/>
          <w:szCs w:val="28"/>
        </w:rPr>
        <w:t>体系认证及知识产权情况</w:t>
      </w:r>
    </w:p>
    <w:p w:rsidR="00000000" w:rsidRPr="00B46272" w:rsidP="00B46272"/>
    <w:p w:rsidR="00000000" w:rsidRPr="00B46272" w:rsidP="00B46272">
      <w:pPr>
        <w:keepNext/>
        <w:keepLines/>
        <w:spacing w:before="280" w:after="290" w:line="376" w:lineRule="auto"/>
        <w:jc w:val="center"/>
        <w:outlineLvl w:val="3"/>
        <w:rPr>
          <w:rFonts w:ascii="黑体" w:eastAsia="黑体" w:hAnsi="Arial"/>
          <w:bCs/>
          <w:sz w:val="24"/>
          <w:szCs w:val="28"/>
        </w:rPr>
      </w:pPr>
      <w:r w:rsidRPr="00B46272">
        <w:rPr>
          <w:rFonts w:ascii="黑体" w:eastAsia="黑体" w:hAnsi="Arial" w:hint="eastAsia"/>
          <w:bCs/>
          <w:sz w:val="24"/>
          <w:szCs w:val="28"/>
        </w:rPr>
        <w:t>七、荣誉情况</w:t>
      </w:r>
    </w:p>
    <w:p w:rsidR="00000000" w:rsidRPr="00B46272" w:rsidP="00B46272">
      <w:pPr>
        <w:rPr>
          <w:b/>
          <w:color w:val="FF0000"/>
          <w:sz w:val="24"/>
        </w:rPr>
      </w:pPr>
      <w:r w:rsidRPr="00B46272">
        <w:rPr>
          <w:rFonts w:hint="eastAsia"/>
          <w:b/>
          <w:color w:val="FF0000"/>
          <w:sz w:val="24"/>
        </w:rPr>
        <w:t>（信息公开部分的内容到此为止！以下为信息不公开部分。）</w:t>
      </w:r>
    </w:p>
    <w:p w:rsidR="00000000" w:rsidRPr="00B46272" w:rsidP="00B46272">
      <w:bookmarkEnd w:id="64"/>
      <w:r w:rsidRPr="00B46272">
        <w:br w:type="page"/>
      </w:r>
    </w:p>
    <w:p w:rsidR="00000000" w:rsidRPr="00B46272" w:rsidP="00B46272">
      <w:pPr>
        <w:outlineLvl w:val="1"/>
        <w:rPr>
          <w:rFonts w:ascii="宋体" w:hAnsi="宋体"/>
          <w:b/>
          <w:color w:val="FF0000"/>
          <w:sz w:val="28"/>
          <w:szCs w:val="28"/>
        </w:rPr>
      </w:pPr>
      <w:bookmarkStart w:id="68" w:name="_Hlk72260530"/>
      <w:r w:rsidRPr="00B46272">
        <w:rPr>
          <w:rFonts w:ascii="宋体" w:hAnsi="宋体" w:hint="eastAsia"/>
          <w:b/>
          <w:color w:val="FF0000"/>
          <w:sz w:val="28"/>
          <w:szCs w:val="28"/>
        </w:rPr>
        <w:t>投标文件附件（信息不公开部分）</w:t>
      </w:r>
    </w:p>
    <w:p w:rsidR="00000000" w:rsidRPr="00B46272" w:rsidP="00B46272">
      <w:pPr>
        <w:keepNext/>
        <w:keepLines/>
        <w:spacing w:before="260" w:after="260"/>
        <w:jc w:val="center"/>
        <w:outlineLvl w:val="2"/>
        <w:rPr>
          <w:rFonts w:ascii="黑体" w:eastAsia="黑体" w:hAnsi="宋体"/>
          <w:bCs/>
          <w:sz w:val="24"/>
          <w:szCs w:val="32"/>
        </w:rPr>
      </w:pPr>
      <w:r w:rsidRPr="00B46272">
        <w:rPr>
          <w:rFonts w:ascii="黑体" w:eastAsia="黑体" w:hAnsi="宋体" w:hint="eastAsia"/>
          <w:bCs/>
          <w:sz w:val="24"/>
          <w:szCs w:val="32"/>
        </w:rPr>
        <w:t>一、</w:t>
      </w:r>
      <w:bookmarkStart w:id="69" w:name="_Hlk72092499"/>
      <w:r w:rsidRPr="00B46272">
        <w:rPr>
          <w:rFonts w:ascii="黑体" w:eastAsia="黑体" w:hAnsi="宋体" w:hint="eastAsia"/>
          <w:bCs/>
          <w:sz w:val="24"/>
          <w:szCs w:val="32"/>
        </w:rPr>
        <w:t>法定代表人（负责人）证明书</w:t>
      </w:r>
      <w:bookmarkEnd w:id="69"/>
    </w:p>
    <w:p w:rsidR="00000000" w:rsidRPr="00B46272" w:rsidP="00B46272">
      <w:pPr>
        <w:rPr>
          <w:sz w:val="24"/>
        </w:rPr>
      </w:pPr>
    </w:p>
    <w:p w:rsidR="00000000" w:rsidRPr="00B46272" w:rsidP="00B46272">
      <w:pPr>
        <w:spacing w:line="360" w:lineRule="auto"/>
        <w:ind w:firstLine="420" w:firstLineChars="200"/>
        <w:rPr>
          <w:szCs w:val="21"/>
        </w:rPr>
      </w:pPr>
      <w:r w:rsidRPr="00B46272">
        <w:rPr>
          <w:rFonts w:hint="eastAsia"/>
          <w:szCs w:val="21"/>
          <w:u w:val="single"/>
        </w:rPr>
        <w:t xml:space="preserve">                 </w:t>
      </w:r>
      <w:r w:rsidRPr="00B46272">
        <w:rPr>
          <w:rFonts w:hint="eastAsia"/>
          <w:szCs w:val="21"/>
        </w:rPr>
        <w:t>（姓名），现任我单位</w:t>
      </w:r>
      <w:r w:rsidRPr="00B46272">
        <w:rPr>
          <w:rFonts w:hint="eastAsia"/>
          <w:szCs w:val="21"/>
          <w:u w:val="single"/>
        </w:rPr>
        <w:t xml:space="preserve">             </w:t>
      </w:r>
      <w:r w:rsidRPr="00B46272">
        <w:rPr>
          <w:rFonts w:hint="eastAsia"/>
          <w:szCs w:val="21"/>
        </w:rPr>
        <w:t>职务，为法定代表人（负责人），身份证件号为：</w:t>
      </w:r>
      <w:r w:rsidRPr="00B46272">
        <w:rPr>
          <w:rFonts w:hint="eastAsia"/>
          <w:szCs w:val="21"/>
          <w:u w:val="single"/>
        </w:rPr>
        <w:t xml:space="preserve">                                     </w:t>
      </w:r>
      <w:r w:rsidRPr="00B46272">
        <w:rPr>
          <w:rFonts w:hint="eastAsia"/>
          <w:szCs w:val="21"/>
        </w:rPr>
        <w:t>，联系电话：</w:t>
      </w:r>
      <w:r w:rsidRPr="00B46272">
        <w:rPr>
          <w:rFonts w:hint="eastAsia"/>
          <w:szCs w:val="21"/>
          <w:u w:val="single"/>
        </w:rPr>
        <w:t xml:space="preserve">                </w:t>
      </w:r>
      <w:r w:rsidRPr="00B46272">
        <w:rPr>
          <w:rFonts w:hint="eastAsia"/>
          <w:szCs w:val="21"/>
        </w:rPr>
        <w:t>。</w:t>
      </w:r>
    </w:p>
    <w:p w:rsidR="00000000" w:rsidRPr="00B46272" w:rsidP="00B46272">
      <w:pPr>
        <w:spacing w:line="360" w:lineRule="auto"/>
        <w:ind w:firstLine="420" w:firstLineChars="200"/>
        <w:rPr>
          <w:szCs w:val="21"/>
        </w:rPr>
      </w:pPr>
      <w:r w:rsidRPr="00B46272">
        <w:rPr>
          <w:rFonts w:hint="eastAsia"/>
          <w:szCs w:val="21"/>
        </w:rPr>
        <w:t>特此证明。</w:t>
      </w:r>
    </w:p>
    <w:p w:rsidR="00000000" w:rsidRPr="00B46272" w:rsidP="00B46272">
      <w:pPr>
        <w:spacing w:line="360" w:lineRule="auto"/>
        <w:ind w:firstLine="420" w:firstLineChars="200"/>
        <w:rPr>
          <w:szCs w:val="21"/>
        </w:rPr>
      </w:pPr>
      <w:r w:rsidRPr="00B46272">
        <w:rPr>
          <w:rFonts w:hint="eastAsia"/>
          <w:szCs w:val="21"/>
        </w:rPr>
        <w:t>说明：</w:t>
      </w:r>
      <w:r w:rsidRPr="00B46272">
        <w:rPr>
          <w:rFonts w:hint="eastAsia"/>
          <w:szCs w:val="21"/>
        </w:rPr>
        <w:t>1</w:t>
      </w:r>
      <w:r w:rsidRPr="00B46272">
        <w:rPr>
          <w:rFonts w:hint="eastAsia"/>
          <w:szCs w:val="21"/>
        </w:rPr>
        <w:t>、法定代表人为投标人（企业事业单位、国家机关、社会团体）的主要行政负责人。</w:t>
      </w:r>
    </w:p>
    <w:p w:rsidR="00000000" w:rsidRPr="00B46272" w:rsidP="00B46272">
      <w:pPr>
        <w:numPr>
          <w:ilvl w:val="0"/>
          <w:numId w:val="4"/>
        </w:numPr>
        <w:spacing w:line="360" w:lineRule="auto"/>
        <w:ind w:firstLine="420" w:firstLineChars="200"/>
        <w:rPr>
          <w:szCs w:val="21"/>
        </w:rPr>
      </w:pPr>
      <w:r w:rsidRPr="00B46272">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000000" w:rsidRPr="00B46272" w:rsidP="00B46272">
      <w:pPr>
        <w:numPr>
          <w:ilvl w:val="0"/>
          <w:numId w:val="4"/>
        </w:numPr>
        <w:spacing w:line="360" w:lineRule="auto"/>
        <w:ind w:firstLine="420" w:firstLineChars="200"/>
        <w:rPr>
          <w:szCs w:val="21"/>
        </w:rPr>
      </w:pPr>
      <w:r w:rsidRPr="00B46272">
        <w:rPr>
          <w:rFonts w:hint="eastAsia"/>
          <w:szCs w:val="21"/>
        </w:rPr>
        <w:t>本项目投标授权代表为法定代表人（负责人）的，无需提供《投标文件签署授权委托书》。</w:t>
      </w:r>
    </w:p>
    <w:p w:rsidR="00000000" w:rsidRPr="00B46272" w:rsidP="00B46272">
      <w:pPr>
        <w:numPr>
          <w:ilvl w:val="0"/>
          <w:numId w:val="4"/>
        </w:numPr>
        <w:spacing w:line="360" w:lineRule="auto"/>
        <w:ind w:firstLine="420" w:firstLineChars="200"/>
        <w:rPr>
          <w:szCs w:val="21"/>
        </w:rPr>
      </w:pPr>
      <w:r w:rsidRPr="00B46272">
        <w:rPr>
          <w:rFonts w:hint="eastAsia"/>
          <w:szCs w:val="21"/>
        </w:rPr>
        <w:t>内容必须填写真实、清楚，涂改无效，不得转让、买卖。</w:t>
      </w:r>
    </w:p>
    <w:tbl>
      <w:tblPr>
        <w:tblStyle w:val="TableGrid"/>
        <w:tblW w:w="8529" w:type="dxa"/>
        <w:tblLayout w:type="fixed"/>
        <w:tblLook w:val="04A0"/>
      </w:tblPr>
      <w:tblGrid>
        <w:gridCol w:w="4264"/>
        <w:gridCol w:w="4265"/>
      </w:tblGrid>
      <w:tr w:rsidTr="00A83762">
        <w:tblPrEx>
          <w:tblW w:w="8529" w:type="dxa"/>
          <w:tblLayout w:type="fixed"/>
          <w:tblLook w:val="04A0"/>
        </w:tblPrEx>
        <w:tc>
          <w:tcPr>
            <w:tcW w:w="4264" w:type="dxa"/>
          </w:tcPr>
          <w:p w:rsidR="00000000" w:rsidRPr="00B46272" w:rsidP="00B46272">
            <w:pPr>
              <w:jc w:val="center"/>
            </w:pPr>
            <w:r w:rsidRPr="00B46272">
              <w:rPr>
                <w:rFonts w:hint="eastAsia"/>
              </w:rPr>
              <w:t>证件扫描件正面</w:t>
            </w:r>
          </w:p>
          <w:p w:rsidR="00000000" w:rsidRPr="00B46272" w:rsidP="00B46272">
            <w:pPr>
              <w:spacing w:line="360" w:lineRule="auto"/>
              <w:jc w:val="center"/>
              <w:rPr>
                <w:b/>
                <w:bCs/>
                <w:sz w:val="24"/>
              </w:rPr>
            </w:pPr>
          </w:p>
          <w:p w:rsidR="00000000" w:rsidRPr="00B46272" w:rsidP="00B46272">
            <w:pPr>
              <w:spacing w:line="360" w:lineRule="auto"/>
              <w:jc w:val="center"/>
              <w:rPr>
                <w:sz w:val="24"/>
              </w:rPr>
            </w:pPr>
          </w:p>
        </w:tc>
        <w:tc>
          <w:tcPr>
            <w:tcW w:w="4265" w:type="dxa"/>
          </w:tcPr>
          <w:p w:rsidR="00000000" w:rsidRPr="00B46272" w:rsidP="00B46272">
            <w:pPr>
              <w:jc w:val="center"/>
            </w:pPr>
            <w:r w:rsidRPr="00B46272">
              <w:rPr>
                <w:rFonts w:hint="eastAsia"/>
              </w:rPr>
              <w:t>证件扫描件反面</w:t>
            </w:r>
          </w:p>
          <w:p w:rsidR="00000000" w:rsidRPr="00B46272" w:rsidP="00B46272">
            <w:pPr>
              <w:spacing w:line="360" w:lineRule="auto"/>
              <w:jc w:val="center"/>
              <w:rPr>
                <w:b/>
                <w:bCs/>
                <w:sz w:val="24"/>
              </w:rPr>
            </w:pPr>
          </w:p>
          <w:p w:rsidR="00000000" w:rsidRPr="00B46272" w:rsidP="00B46272">
            <w:pPr>
              <w:spacing w:line="360" w:lineRule="auto"/>
              <w:jc w:val="center"/>
              <w:rPr>
                <w:sz w:val="24"/>
              </w:rPr>
            </w:pPr>
          </w:p>
        </w:tc>
      </w:tr>
    </w:tbl>
    <w:p w:rsidR="00000000" w:rsidRPr="00B46272" w:rsidP="00B46272">
      <w:pPr>
        <w:rPr>
          <w:sz w:val="24"/>
        </w:rPr>
      </w:pPr>
    </w:p>
    <w:p w:rsidR="00000000" w:rsidRPr="00B46272" w:rsidP="00B46272">
      <w:pPr>
        <w:keepNext/>
        <w:keepLines/>
        <w:spacing w:before="120" w:after="120"/>
        <w:jc w:val="center"/>
        <w:outlineLvl w:val="2"/>
        <w:rPr>
          <w:rFonts w:ascii="黑体" w:eastAsia="黑体" w:hAnsi="宋体"/>
          <w:bCs/>
          <w:sz w:val="24"/>
          <w:szCs w:val="32"/>
        </w:rPr>
      </w:pPr>
      <w:r w:rsidRPr="00B46272">
        <w:rPr>
          <w:rFonts w:ascii="黑体" w:eastAsia="黑体" w:hAnsi="宋体" w:hint="eastAsia"/>
          <w:bCs/>
          <w:sz w:val="24"/>
          <w:szCs w:val="32"/>
        </w:rPr>
        <w:t>二、投标文件签署授权委托书</w:t>
      </w:r>
    </w:p>
    <w:p w:rsidR="00000000" w:rsidRPr="00B46272" w:rsidP="00B46272">
      <w:pPr>
        <w:spacing w:line="360" w:lineRule="auto"/>
        <w:ind w:firstLine="420" w:firstLineChars="200"/>
        <w:rPr>
          <w:szCs w:val="21"/>
        </w:rPr>
      </w:pPr>
      <w:r w:rsidRPr="00B46272">
        <w:rPr>
          <w:rFonts w:hint="eastAsia"/>
          <w:szCs w:val="21"/>
        </w:rPr>
        <w:t>本授权委托书声明：我</w:t>
      </w:r>
      <w:r w:rsidRPr="00B46272">
        <w:rPr>
          <w:rFonts w:hint="eastAsia"/>
          <w:szCs w:val="21"/>
          <w:u w:val="single"/>
        </w:rPr>
        <w:t xml:space="preserve">           </w:t>
      </w:r>
      <w:r w:rsidRPr="00B46272">
        <w:rPr>
          <w:rFonts w:hint="eastAsia"/>
          <w:szCs w:val="21"/>
        </w:rPr>
        <w:t>（姓名）系</w:t>
      </w:r>
      <w:r w:rsidRPr="00B46272">
        <w:rPr>
          <w:rFonts w:hint="eastAsia"/>
          <w:szCs w:val="21"/>
          <w:u w:val="single"/>
        </w:rPr>
        <w:t xml:space="preserve">             </w:t>
      </w:r>
      <w:r w:rsidRPr="00B46272">
        <w:rPr>
          <w:rFonts w:hint="eastAsia"/>
          <w:szCs w:val="21"/>
        </w:rPr>
        <w:t>（投标人名称）的法定代表人（负责人），现授权委托</w:t>
      </w:r>
      <w:r w:rsidRPr="00B46272">
        <w:rPr>
          <w:rFonts w:hint="eastAsia"/>
          <w:szCs w:val="21"/>
          <w:u w:val="single"/>
        </w:rPr>
        <w:t xml:space="preserve">            </w:t>
      </w:r>
      <w:r w:rsidRPr="00B46272">
        <w:rPr>
          <w:rFonts w:hint="eastAsia"/>
          <w:szCs w:val="21"/>
        </w:rPr>
        <w:t>（姓名）为我单位签署本项目已递交的投标文件的法定代表人（负责人）的授权委托代理人，代理人全权代表我所签署的本项目已递交的投标文件内容我均承认。</w:t>
      </w:r>
    </w:p>
    <w:p w:rsidR="00000000" w:rsidRPr="00B46272" w:rsidP="00B46272">
      <w:pPr>
        <w:spacing w:line="360" w:lineRule="auto"/>
        <w:ind w:firstLine="420" w:firstLineChars="200"/>
        <w:rPr>
          <w:szCs w:val="21"/>
        </w:rPr>
      </w:pPr>
      <w:r w:rsidRPr="00B46272">
        <w:rPr>
          <w:rFonts w:hint="eastAsia"/>
          <w:szCs w:val="21"/>
        </w:rPr>
        <w:t>代理人无转委托权，特此委托。</w:t>
      </w:r>
    </w:p>
    <w:p w:rsidR="00000000" w:rsidRPr="00B46272" w:rsidP="00B46272">
      <w:pPr>
        <w:spacing w:line="360" w:lineRule="auto"/>
        <w:ind w:firstLine="420" w:firstLineChars="200"/>
        <w:rPr>
          <w:szCs w:val="21"/>
        </w:rPr>
      </w:pPr>
    </w:p>
    <w:p w:rsidR="00000000" w:rsidRPr="00B46272" w:rsidP="00B46272">
      <w:pPr>
        <w:spacing w:line="360" w:lineRule="auto"/>
        <w:ind w:firstLine="420" w:firstLineChars="200"/>
        <w:rPr>
          <w:szCs w:val="21"/>
        </w:rPr>
      </w:pPr>
      <w:r w:rsidRPr="00B46272">
        <w:rPr>
          <w:rFonts w:hint="eastAsia"/>
          <w:szCs w:val="21"/>
        </w:rPr>
        <w:t>代理人：</w:t>
      </w:r>
      <w:r w:rsidRPr="00B46272">
        <w:rPr>
          <w:rFonts w:hint="eastAsia"/>
          <w:szCs w:val="21"/>
          <w:u w:val="single"/>
        </w:rPr>
        <w:t xml:space="preserve">              </w:t>
      </w:r>
      <w:r w:rsidRPr="00B46272">
        <w:rPr>
          <w:rFonts w:hint="eastAsia"/>
          <w:szCs w:val="21"/>
        </w:rPr>
        <w:t>；</w:t>
      </w:r>
    </w:p>
    <w:p w:rsidR="00000000" w:rsidRPr="00B46272" w:rsidP="00B46272">
      <w:pPr>
        <w:spacing w:line="360" w:lineRule="auto"/>
        <w:ind w:firstLine="420" w:firstLineChars="200"/>
        <w:rPr>
          <w:szCs w:val="21"/>
        </w:rPr>
      </w:pPr>
      <w:r w:rsidRPr="00B46272">
        <w:rPr>
          <w:rFonts w:hint="eastAsia"/>
          <w:szCs w:val="21"/>
        </w:rPr>
        <w:t>身份证件号：</w:t>
      </w:r>
      <w:r w:rsidRPr="00B46272">
        <w:rPr>
          <w:rFonts w:hint="eastAsia"/>
          <w:szCs w:val="21"/>
          <w:u w:val="single"/>
        </w:rPr>
        <w:t xml:space="preserve">                        </w:t>
      </w:r>
      <w:r w:rsidRPr="00B46272">
        <w:rPr>
          <w:rFonts w:hint="eastAsia"/>
          <w:szCs w:val="21"/>
        </w:rPr>
        <w:t>，职务：</w:t>
      </w:r>
      <w:r w:rsidRPr="00B46272">
        <w:rPr>
          <w:rFonts w:hint="eastAsia"/>
          <w:szCs w:val="21"/>
          <w:u w:val="single"/>
        </w:rPr>
        <w:t xml:space="preserve">                </w:t>
      </w:r>
      <w:r w:rsidRPr="00B46272">
        <w:rPr>
          <w:rFonts w:hint="eastAsia"/>
          <w:szCs w:val="21"/>
        </w:rPr>
        <w:t>；</w:t>
      </w:r>
    </w:p>
    <w:p w:rsidR="00000000" w:rsidRPr="00B46272" w:rsidP="00B46272">
      <w:pPr>
        <w:spacing w:line="360" w:lineRule="auto"/>
        <w:ind w:firstLine="420" w:firstLineChars="200"/>
        <w:rPr>
          <w:szCs w:val="21"/>
        </w:rPr>
      </w:pPr>
      <w:r w:rsidRPr="00B46272">
        <w:rPr>
          <w:rFonts w:hint="eastAsia"/>
          <w:szCs w:val="21"/>
        </w:rPr>
        <w:t>联系电话：</w:t>
      </w:r>
      <w:r w:rsidRPr="00B46272">
        <w:rPr>
          <w:rFonts w:hint="eastAsia"/>
          <w:szCs w:val="21"/>
          <w:u w:val="single"/>
        </w:rPr>
        <w:t xml:space="preserve">            </w:t>
      </w:r>
      <w:r w:rsidRPr="00B46272">
        <w:rPr>
          <w:rFonts w:hint="eastAsia"/>
          <w:szCs w:val="21"/>
        </w:rPr>
        <w:t>，手机：</w:t>
      </w:r>
      <w:r w:rsidRPr="00B46272">
        <w:rPr>
          <w:rFonts w:hint="eastAsia"/>
          <w:szCs w:val="21"/>
          <w:u w:val="single"/>
        </w:rPr>
        <w:t xml:space="preserve">                   </w:t>
      </w:r>
      <w:r w:rsidRPr="00B46272">
        <w:rPr>
          <w:rFonts w:hint="eastAsia"/>
          <w:szCs w:val="21"/>
        </w:rPr>
        <w:t>，电子邮箱：</w:t>
      </w:r>
      <w:r w:rsidRPr="00B46272">
        <w:rPr>
          <w:rFonts w:hint="eastAsia"/>
          <w:szCs w:val="21"/>
          <w:u w:val="single"/>
        </w:rPr>
        <w:t xml:space="preserve">                        </w:t>
      </w:r>
      <w:r w:rsidRPr="00B46272">
        <w:rPr>
          <w:rFonts w:hint="eastAsia"/>
          <w:szCs w:val="21"/>
        </w:rPr>
        <w:t>；</w:t>
      </w:r>
    </w:p>
    <w:p w:rsidR="00000000" w:rsidRPr="00B46272" w:rsidP="00B46272">
      <w:pPr>
        <w:spacing w:line="360" w:lineRule="auto"/>
        <w:ind w:firstLine="420" w:firstLineChars="200"/>
        <w:rPr>
          <w:szCs w:val="21"/>
        </w:rPr>
      </w:pPr>
      <w:r w:rsidRPr="00B46272">
        <w:rPr>
          <w:rFonts w:hint="eastAsia"/>
          <w:szCs w:val="21"/>
        </w:rPr>
        <w:t>授权委托日期：</w:t>
      </w:r>
      <w:r w:rsidRPr="00B46272">
        <w:rPr>
          <w:rFonts w:hint="eastAsia"/>
          <w:szCs w:val="21"/>
          <w:u w:val="single"/>
        </w:rPr>
        <w:t xml:space="preserve">         </w:t>
      </w:r>
      <w:r w:rsidRPr="00B46272">
        <w:rPr>
          <w:rFonts w:hint="eastAsia"/>
          <w:szCs w:val="21"/>
        </w:rPr>
        <w:t>年</w:t>
      </w:r>
      <w:r w:rsidRPr="00B46272">
        <w:rPr>
          <w:rFonts w:hint="eastAsia"/>
          <w:szCs w:val="21"/>
          <w:u w:val="single"/>
        </w:rPr>
        <w:t xml:space="preserve">     </w:t>
      </w:r>
      <w:r w:rsidRPr="00B46272">
        <w:rPr>
          <w:rFonts w:hint="eastAsia"/>
          <w:szCs w:val="21"/>
        </w:rPr>
        <w:t>月</w:t>
      </w:r>
      <w:r w:rsidRPr="00B46272">
        <w:rPr>
          <w:rFonts w:hint="eastAsia"/>
          <w:szCs w:val="21"/>
        </w:rPr>
        <w:t xml:space="preserve"> </w:t>
      </w:r>
      <w:r w:rsidRPr="00B46272">
        <w:rPr>
          <w:rFonts w:hint="eastAsia"/>
          <w:szCs w:val="21"/>
          <w:u w:val="single"/>
        </w:rPr>
        <w:t xml:space="preserve">      </w:t>
      </w:r>
      <w:r w:rsidRPr="00B46272">
        <w:rPr>
          <w:rFonts w:hint="eastAsia"/>
          <w:szCs w:val="21"/>
        </w:rPr>
        <w:t>日。</w:t>
      </w:r>
    </w:p>
    <w:p w:rsidR="00000000" w:rsidRPr="00B46272" w:rsidP="00B46272">
      <w:pPr>
        <w:spacing w:line="360" w:lineRule="auto"/>
        <w:ind w:firstLine="420" w:firstLineChars="200"/>
        <w:rPr>
          <w:b/>
          <w:color w:val="FF0000"/>
          <w:szCs w:val="21"/>
        </w:rPr>
      </w:pPr>
      <w:r w:rsidRPr="00B46272">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rsidTr="00A83762">
        <w:tblPrEx>
          <w:tblW w:w="8529" w:type="dxa"/>
          <w:tblLayout w:type="fixed"/>
          <w:tblLook w:val="04A0"/>
        </w:tblPrEx>
        <w:tc>
          <w:tcPr>
            <w:tcW w:w="4264" w:type="dxa"/>
          </w:tcPr>
          <w:p w:rsidR="00000000" w:rsidRPr="00B46272" w:rsidP="00B46272">
            <w:pPr>
              <w:jc w:val="center"/>
            </w:pPr>
            <w:r w:rsidRPr="00B46272">
              <w:rPr>
                <w:rFonts w:hint="eastAsia"/>
              </w:rPr>
              <w:t>证件扫描件正面</w:t>
            </w:r>
          </w:p>
          <w:p w:rsidR="00000000" w:rsidRPr="00B46272" w:rsidP="00B46272">
            <w:pPr>
              <w:spacing w:line="360" w:lineRule="auto"/>
              <w:jc w:val="center"/>
              <w:rPr>
                <w:b/>
                <w:bCs/>
                <w:sz w:val="24"/>
              </w:rPr>
            </w:pPr>
          </w:p>
          <w:p w:rsidR="00000000" w:rsidRPr="00B46272" w:rsidP="00B46272">
            <w:pPr>
              <w:spacing w:line="360" w:lineRule="auto"/>
              <w:jc w:val="center"/>
              <w:rPr>
                <w:sz w:val="24"/>
              </w:rPr>
            </w:pPr>
          </w:p>
        </w:tc>
        <w:tc>
          <w:tcPr>
            <w:tcW w:w="4265" w:type="dxa"/>
          </w:tcPr>
          <w:p w:rsidR="00000000" w:rsidRPr="00B46272" w:rsidP="00B46272">
            <w:pPr>
              <w:jc w:val="center"/>
            </w:pPr>
            <w:r w:rsidRPr="00B46272">
              <w:rPr>
                <w:rFonts w:hint="eastAsia"/>
              </w:rPr>
              <w:t>证件扫描件反面</w:t>
            </w:r>
          </w:p>
          <w:p w:rsidR="00000000" w:rsidRPr="00B46272" w:rsidP="00B46272">
            <w:pPr>
              <w:spacing w:line="360" w:lineRule="auto"/>
              <w:jc w:val="center"/>
              <w:rPr>
                <w:b/>
                <w:bCs/>
                <w:sz w:val="24"/>
              </w:rPr>
            </w:pPr>
          </w:p>
          <w:p w:rsidR="00000000" w:rsidRPr="00B46272" w:rsidP="00B46272">
            <w:pPr>
              <w:spacing w:line="360" w:lineRule="auto"/>
              <w:jc w:val="center"/>
              <w:rPr>
                <w:sz w:val="24"/>
              </w:rPr>
            </w:pPr>
          </w:p>
        </w:tc>
      </w:tr>
    </w:tbl>
    <w:p w:rsidR="00000000" w:rsidRPr="00B46272" w:rsidP="00B46272">
      <w:pPr>
        <w:keepNext/>
        <w:keepLines/>
        <w:spacing w:before="260" w:after="260"/>
        <w:jc w:val="center"/>
        <w:outlineLvl w:val="2"/>
        <w:rPr>
          <w:rFonts w:ascii="黑体" w:eastAsia="黑体" w:hAnsi="宋体"/>
          <w:bCs/>
          <w:kern w:val="0"/>
          <w:sz w:val="24"/>
        </w:rPr>
      </w:pPr>
      <w:r w:rsidRPr="00B46272">
        <w:rPr>
          <w:rFonts w:ascii="黑体" w:eastAsia="黑体" w:hAnsi="宋体" w:hint="eastAsia"/>
          <w:bCs/>
          <w:kern w:val="0"/>
          <w:sz w:val="24"/>
        </w:rPr>
        <w:t>三、</w:t>
      </w:r>
      <w:bookmarkStart w:id="70" w:name="_Hlk72092634"/>
      <w:r w:rsidRPr="00B46272">
        <w:rPr>
          <w:rFonts w:ascii="黑体" w:eastAsia="黑体" w:hAnsi="宋体" w:hint="eastAsia"/>
          <w:bCs/>
          <w:kern w:val="0"/>
          <w:sz w:val="24"/>
        </w:rPr>
        <w:t>实质性条款响应情况表</w:t>
      </w:r>
      <w:bookmarkEnd w:id="7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2664"/>
        <w:gridCol w:w="1588"/>
        <w:gridCol w:w="1842"/>
        <w:gridCol w:w="1418"/>
      </w:tblGrid>
      <w:tr w:rsidTr="00A83762">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000000" w:rsidRPr="00B46272" w:rsidP="00B46272">
            <w:pPr>
              <w:adjustRightInd w:val="0"/>
              <w:snapToGrid w:val="0"/>
              <w:spacing w:line="360" w:lineRule="auto"/>
              <w:jc w:val="center"/>
              <w:rPr>
                <w:rFonts w:ascii="宋体" w:hAnsi="宋体"/>
                <w:kern w:val="0"/>
                <w:szCs w:val="21"/>
              </w:rPr>
            </w:pPr>
            <w:bookmarkStart w:id="71" w:name="_Hlk72092651"/>
            <w:r w:rsidRPr="00B46272">
              <w:rPr>
                <w:rFonts w:ascii="宋体" w:hAnsi="宋体" w:hint="eastAsia"/>
                <w:kern w:val="0"/>
                <w:szCs w:val="21"/>
              </w:rPr>
              <w:t>序号</w:t>
            </w:r>
          </w:p>
        </w:tc>
        <w:tc>
          <w:tcPr>
            <w:tcW w:w="2664" w:type="dxa"/>
            <w:vAlign w:val="center"/>
          </w:tcPr>
          <w:p w:rsidR="00000000" w:rsidRPr="00B46272" w:rsidP="00B46272">
            <w:pPr>
              <w:adjustRightInd w:val="0"/>
              <w:snapToGrid w:val="0"/>
              <w:spacing w:line="360" w:lineRule="auto"/>
              <w:jc w:val="center"/>
              <w:rPr>
                <w:rFonts w:ascii="宋体" w:hAnsi="宋体"/>
                <w:kern w:val="0"/>
                <w:szCs w:val="21"/>
              </w:rPr>
            </w:pPr>
            <w:r w:rsidRPr="00B46272">
              <w:rPr>
                <w:rFonts w:ascii="宋体" w:hAnsi="宋体" w:hint="eastAsia"/>
                <w:kern w:val="0"/>
                <w:szCs w:val="21"/>
              </w:rPr>
              <w:t>实质性条款具体内容</w:t>
            </w:r>
          </w:p>
        </w:tc>
        <w:tc>
          <w:tcPr>
            <w:tcW w:w="1588" w:type="dxa"/>
            <w:vAlign w:val="center"/>
          </w:tcPr>
          <w:p w:rsidR="00000000" w:rsidRPr="00B46272" w:rsidP="00B46272">
            <w:pPr>
              <w:adjustRightInd w:val="0"/>
              <w:snapToGrid w:val="0"/>
              <w:spacing w:line="360" w:lineRule="auto"/>
              <w:jc w:val="center"/>
              <w:rPr>
                <w:rFonts w:ascii="宋体" w:hAnsi="宋体"/>
                <w:kern w:val="0"/>
                <w:szCs w:val="21"/>
              </w:rPr>
            </w:pPr>
            <w:r w:rsidRPr="00B46272">
              <w:rPr>
                <w:rFonts w:hint="eastAsia"/>
              </w:rPr>
              <w:t>投标响应</w:t>
            </w:r>
          </w:p>
        </w:tc>
        <w:tc>
          <w:tcPr>
            <w:tcW w:w="1842" w:type="dxa"/>
            <w:vAlign w:val="center"/>
          </w:tcPr>
          <w:p w:rsidR="00000000" w:rsidRPr="00B46272" w:rsidP="00B46272">
            <w:pPr>
              <w:adjustRightInd w:val="0"/>
              <w:snapToGrid w:val="0"/>
              <w:spacing w:line="360" w:lineRule="auto"/>
              <w:jc w:val="center"/>
              <w:rPr>
                <w:rFonts w:ascii="宋体" w:hAnsi="宋体"/>
                <w:kern w:val="0"/>
                <w:szCs w:val="21"/>
              </w:rPr>
            </w:pPr>
            <w:r w:rsidRPr="00B46272">
              <w:rPr>
                <w:rFonts w:hint="eastAsia"/>
              </w:rPr>
              <w:t>偏离情况</w:t>
            </w:r>
          </w:p>
        </w:tc>
        <w:tc>
          <w:tcPr>
            <w:tcW w:w="1418" w:type="dxa"/>
            <w:vAlign w:val="center"/>
          </w:tcPr>
          <w:p w:rsidR="00000000" w:rsidRPr="00B46272" w:rsidP="00B46272">
            <w:pPr>
              <w:adjustRightInd w:val="0"/>
              <w:snapToGrid w:val="0"/>
              <w:spacing w:line="360" w:lineRule="auto"/>
              <w:jc w:val="center"/>
              <w:rPr>
                <w:rFonts w:ascii="宋体" w:hAnsi="宋体"/>
                <w:kern w:val="0"/>
                <w:szCs w:val="21"/>
              </w:rPr>
            </w:pPr>
            <w:r w:rsidRPr="00B46272">
              <w:rPr>
                <w:rFonts w:hint="eastAsia"/>
              </w:rPr>
              <w:t>说明</w:t>
            </w:r>
          </w:p>
        </w:tc>
      </w:tr>
      <w:tr w:rsidTr="00A83762">
        <w:tblPrEx>
          <w:tblW w:w="8217" w:type="dxa"/>
          <w:tblLayout w:type="fixed"/>
          <w:tblLook w:val="04A0"/>
        </w:tblPrEx>
        <w:tc>
          <w:tcPr>
            <w:tcW w:w="705" w:type="dxa"/>
          </w:tcPr>
          <w:p w:rsidR="00000000" w:rsidRPr="00B46272" w:rsidP="00B46272">
            <w:pPr>
              <w:adjustRightInd w:val="0"/>
              <w:snapToGrid w:val="0"/>
              <w:spacing w:line="360" w:lineRule="auto"/>
              <w:rPr>
                <w:rFonts w:ascii="宋体" w:hAnsi="宋体"/>
                <w:kern w:val="0"/>
                <w:szCs w:val="21"/>
              </w:rPr>
            </w:pPr>
            <w:bookmarkEnd w:id="71"/>
            <w:r w:rsidRPr="00B46272">
              <w:rPr>
                <w:rFonts w:ascii="宋体" w:hAnsi="宋体" w:hint="eastAsia"/>
                <w:kern w:val="0"/>
                <w:szCs w:val="21"/>
              </w:rPr>
              <w:t>1</w:t>
            </w:r>
          </w:p>
        </w:tc>
        <w:tc>
          <w:tcPr>
            <w:tcW w:w="2664" w:type="dxa"/>
          </w:tcPr>
          <w:p w:rsidR="00000000" w:rsidRPr="00B46272" w:rsidP="00B46272">
            <w:pPr>
              <w:adjustRightInd w:val="0"/>
              <w:snapToGrid w:val="0"/>
              <w:spacing w:line="360" w:lineRule="auto"/>
              <w:rPr>
                <w:rFonts w:hAnsi="宋体"/>
                <w:kern w:val="0"/>
                <w:szCs w:val="21"/>
              </w:rPr>
            </w:pPr>
            <w:r w:rsidRPr="00B46272">
              <w:rPr>
                <w:rFonts w:ascii="宋体" w:hAnsi="宋体" w:hint="eastAsia"/>
                <w:color w:val="0000FF"/>
              </w:rPr>
              <w:t>★投标文件载明的交货期不超过招标文件规定的期限</w:t>
            </w:r>
          </w:p>
        </w:tc>
        <w:tc>
          <w:tcPr>
            <w:tcW w:w="1588" w:type="dxa"/>
          </w:tcPr>
          <w:p w:rsidR="00000000" w:rsidRPr="00B46272" w:rsidP="00B46272">
            <w:pPr>
              <w:adjustRightInd w:val="0"/>
              <w:snapToGrid w:val="0"/>
              <w:spacing w:line="360" w:lineRule="auto"/>
              <w:rPr>
                <w:rFonts w:ascii="宋体" w:hAnsi="宋体"/>
                <w:kern w:val="0"/>
                <w:szCs w:val="21"/>
              </w:rPr>
            </w:pPr>
          </w:p>
        </w:tc>
        <w:tc>
          <w:tcPr>
            <w:tcW w:w="1842" w:type="dxa"/>
          </w:tcPr>
          <w:p w:rsidR="00000000" w:rsidRPr="00B46272" w:rsidP="00B46272">
            <w:pPr>
              <w:adjustRightInd w:val="0"/>
              <w:snapToGrid w:val="0"/>
              <w:spacing w:line="360" w:lineRule="auto"/>
              <w:rPr>
                <w:rFonts w:ascii="宋体" w:hAnsi="宋体"/>
                <w:kern w:val="0"/>
                <w:szCs w:val="21"/>
              </w:rPr>
            </w:pPr>
          </w:p>
        </w:tc>
        <w:tc>
          <w:tcPr>
            <w:tcW w:w="1418" w:type="dxa"/>
          </w:tcPr>
          <w:p w:rsidR="00000000" w:rsidRPr="00B46272" w:rsidP="00B46272">
            <w:pPr>
              <w:adjustRightInd w:val="0"/>
              <w:snapToGrid w:val="0"/>
              <w:spacing w:line="360" w:lineRule="auto"/>
              <w:rPr>
                <w:rFonts w:ascii="宋体" w:hAnsi="宋体"/>
                <w:kern w:val="0"/>
                <w:szCs w:val="21"/>
              </w:rPr>
            </w:pPr>
          </w:p>
        </w:tc>
      </w:tr>
      <w:tr w:rsidTr="00A83762">
        <w:tblPrEx>
          <w:tblW w:w="8217" w:type="dxa"/>
          <w:tblLayout w:type="fixed"/>
          <w:tblLook w:val="04A0"/>
        </w:tblPrEx>
        <w:tc>
          <w:tcPr>
            <w:tcW w:w="705" w:type="dxa"/>
          </w:tcPr>
          <w:p w:rsidR="00000000" w:rsidRPr="00B46272" w:rsidP="00B46272">
            <w:pPr>
              <w:adjustRightInd w:val="0"/>
              <w:snapToGrid w:val="0"/>
              <w:spacing w:line="360" w:lineRule="auto"/>
              <w:rPr>
                <w:rFonts w:ascii="宋体" w:hAnsi="宋体"/>
                <w:kern w:val="0"/>
                <w:szCs w:val="21"/>
              </w:rPr>
            </w:pPr>
            <w:r w:rsidRPr="00B46272">
              <w:rPr>
                <w:rFonts w:ascii="宋体" w:hAnsi="宋体" w:hint="eastAsia"/>
                <w:kern w:val="0"/>
                <w:szCs w:val="21"/>
              </w:rPr>
              <w:t>2</w:t>
            </w:r>
          </w:p>
        </w:tc>
        <w:tc>
          <w:tcPr>
            <w:tcW w:w="2664" w:type="dxa"/>
          </w:tcPr>
          <w:p w:rsidR="00000000" w:rsidRPr="00B46272" w:rsidP="00B46272">
            <w:pPr>
              <w:adjustRightInd w:val="0"/>
              <w:snapToGrid w:val="0"/>
              <w:spacing w:line="360" w:lineRule="auto"/>
              <w:rPr>
                <w:rFonts w:hAnsi="宋体"/>
                <w:kern w:val="0"/>
                <w:szCs w:val="21"/>
              </w:rPr>
            </w:pPr>
            <w:r w:rsidRPr="00B46272">
              <w:rPr>
                <w:rFonts w:ascii="宋体" w:hAnsi="宋体" w:hint="eastAsia"/>
                <w:color w:val="0000FF"/>
              </w:rPr>
              <w:t>★投标文件载明的免费保修期不低于招标文件规定的期限</w:t>
            </w:r>
          </w:p>
        </w:tc>
        <w:tc>
          <w:tcPr>
            <w:tcW w:w="1588" w:type="dxa"/>
          </w:tcPr>
          <w:p w:rsidR="00000000" w:rsidRPr="00B46272" w:rsidP="00B46272">
            <w:pPr>
              <w:adjustRightInd w:val="0"/>
              <w:snapToGrid w:val="0"/>
              <w:spacing w:line="360" w:lineRule="auto"/>
              <w:rPr>
                <w:rFonts w:ascii="宋体" w:hAnsi="宋体"/>
                <w:kern w:val="0"/>
                <w:szCs w:val="21"/>
              </w:rPr>
            </w:pPr>
          </w:p>
        </w:tc>
        <w:tc>
          <w:tcPr>
            <w:tcW w:w="1842" w:type="dxa"/>
          </w:tcPr>
          <w:p w:rsidR="00000000" w:rsidRPr="00B46272" w:rsidP="00B46272">
            <w:pPr>
              <w:adjustRightInd w:val="0"/>
              <w:snapToGrid w:val="0"/>
              <w:spacing w:line="360" w:lineRule="auto"/>
              <w:rPr>
                <w:rFonts w:ascii="宋体" w:hAnsi="宋体"/>
                <w:kern w:val="0"/>
                <w:szCs w:val="21"/>
              </w:rPr>
            </w:pPr>
          </w:p>
        </w:tc>
        <w:tc>
          <w:tcPr>
            <w:tcW w:w="1418" w:type="dxa"/>
          </w:tcPr>
          <w:p w:rsidR="00000000" w:rsidRPr="00B46272" w:rsidP="00B46272">
            <w:pPr>
              <w:adjustRightInd w:val="0"/>
              <w:snapToGrid w:val="0"/>
              <w:spacing w:line="360" w:lineRule="auto"/>
              <w:rPr>
                <w:rFonts w:ascii="宋体" w:hAnsi="宋体"/>
                <w:kern w:val="0"/>
                <w:szCs w:val="21"/>
              </w:rPr>
            </w:pPr>
          </w:p>
        </w:tc>
      </w:tr>
    </w:tbl>
    <w:p w:rsidR="00000000" w:rsidRPr="00B46272" w:rsidP="00B46272">
      <w:pPr>
        <w:ind w:firstLine="420" w:firstLineChars="200"/>
        <w:rPr>
          <w:b/>
          <w:sz w:val="24"/>
          <w:szCs w:val="22"/>
        </w:rPr>
      </w:pPr>
    </w:p>
    <w:p w:rsidR="00000000" w:rsidRPr="00B46272" w:rsidP="00B46272">
      <w:pPr>
        <w:ind w:firstLine="420" w:firstLineChars="200"/>
        <w:rPr>
          <w:b/>
          <w:sz w:val="24"/>
          <w:szCs w:val="22"/>
        </w:rPr>
      </w:pPr>
      <w:r w:rsidRPr="00B46272">
        <w:rPr>
          <w:rFonts w:hint="eastAsia"/>
          <w:b/>
          <w:sz w:val="24"/>
          <w:szCs w:val="22"/>
        </w:rPr>
        <w:t>注：</w:t>
      </w:r>
      <w:r w:rsidRPr="00B46272">
        <w:rPr>
          <w:rFonts w:hint="eastAsia"/>
          <w:b/>
          <w:sz w:val="24"/>
          <w:szCs w:val="22"/>
        </w:rPr>
        <w:t>1.</w:t>
      </w:r>
      <w:r w:rsidRPr="00B46272">
        <w:rPr>
          <w:rFonts w:hint="eastAsia"/>
          <w:b/>
          <w:sz w:val="24"/>
          <w:szCs w:val="22"/>
        </w:rPr>
        <w:t>上表所列各项均为不可负偏离条款。</w:t>
      </w:r>
    </w:p>
    <w:p w:rsidR="00000000" w:rsidRPr="00B46272" w:rsidP="00B46272">
      <w:pPr>
        <w:ind w:firstLine="420" w:firstLineChars="200"/>
        <w:rPr>
          <w:b/>
          <w:sz w:val="24"/>
          <w:szCs w:val="22"/>
        </w:rPr>
      </w:pPr>
      <w:r w:rsidRPr="00B46272">
        <w:rPr>
          <w:rFonts w:hint="eastAsia"/>
          <w:b/>
          <w:sz w:val="24"/>
          <w:szCs w:val="22"/>
        </w:rPr>
        <w:t>2.</w:t>
      </w:r>
      <w:r w:rsidRPr="00B46272">
        <w:rPr>
          <w:rFonts w:hint="eastAsia"/>
          <w:b/>
          <w:sz w:val="24"/>
          <w:szCs w:val="22"/>
        </w:rPr>
        <w:t>“投标响应”一栏应当详细填写投标人自身响应情况，而不能不合理照搬照抄招实质性条款具体内容。</w:t>
      </w:r>
    </w:p>
    <w:p w:rsidR="00000000" w:rsidRPr="00B46272" w:rsidP="00B46272">
      <w:pPr>
        <w:ind w:firstLine="420" w:firstLineChars="200"/>
        <w:rPr>
          <w:b/>
          <w:sz w:val="24"/>
          <w:szCs w:val="22"/>
        </w:rPr>
      </w:pPr>
      <w:r w:rsidRPr="00B46272">
        <w:rPr>
          <w:rFonts w:hint="eastAsia"/>
          <w:b/>
          <w:sz w:val="24"/>
          <w:szCs w:val="22"/>
        </w:rPr>
        <w:t>3</w:t>
      </w:r>
      <w:r w:rsidRPr="00B46272">
        <w:rPr>
          <w:b/>
          <w:sz w:val="24"/>
          <w:szCs w:val="22"/>
        </w:rPr>
        <w:t>.</w:t>
      </w:r>
      <w:r w:rsidRPr="00B46272">
        <w:rPr>
          <w:rFonts w:hint="eastAsia"/>
          <w:b/>
          <w:sz w:val="24"/>
          <w:szCs w:val="22"/>
        </w:rPr>
        <w:t>“偏离情况”一栏应填写“正偏离”、“负偏离”或“无偏离”，</w:t>
      </w:r>
      <w:r w:rsidRPr="00B46272">
        <w:rPr>
          <w:rFonts w:hint="eastAsia"/>
          <w:b/>
          <w:sz w:val="24"/>
        </w:rPr>
        <w:t>“正偏离”表示“投标响应优于实质性条款具体内容要求”，“负偏离”表示“投标响应不满足实质性条款具体内容要求”，“无偏离”表示“投标响应与实质性条款具体内容要求一致”。</w:t>
      </w:r>
    </w:p>
    <w:p w:rsidR="00000000" w:rsidRPr="00B46272" w:rsidP="00B46272">
      <w:pPr>
        <w:ind w:firstLine="420" w:firstLineChars="200"/>
        <w:rPr>
          <w:b/>
          <w:sz w:val="24"/>
        </w:rPr>
      </w:pPr>
      <w:r w:rsidRPr="00B46272">
        <w:rPr>
          <w:b/>
          <w:sz w:val="24"/>
        </w:rPr>
        <w:t>4.</w:t>
      </w:r>
      <w:r w:rsidRPr="00B46272">
        <w:rPr>
          <w:rFonts w:hint="eastAsia"/>
          <w:b/>
          <w:sz w:val="24"/>
        </w:rPr>
        <w:t>评审委员会有权对投标响应情况作出判断（作出评审结论）。</w:t>
      </w:r>
    </w:p>
    <w:p w:rsidR="00000000" w:rsidRPr="00B46272" w:rsidP="00B46272">
      <w:pPr>
        <w:ind w:firstLine="420" w:firstLineChars="200"/>
        <w:rPr>
          <w:b/>
          <w:sz w:val="24"/>
          <w:szCs w:val="22"/>
        </w:rPr>
      </w:pPr>
      <w:r w:rsidRPr="00B46272">
        <w:rPr>
          <w:b/>
          <w:sz w:val="24"/>
          <w:szCs w:val="22"/>
        </w:rPr>
        <w:t>5</w:t>
      </w:r>
      <w:r w:rsidRPr="00B46272">
        <w:rPr>
          <w:rFonts w:hint="eastAsia"/>
          <w:b/>
          <w:sz w:val="24"/>
          <w:szCs w:val="22"/>
        </w:rPr>
        <w:t>.</w:t>
      </w:r>
      <w:r w:rsidRPr="00B46272">
        <w:rPr>
          <w:rFonts w:hint="eastAsia"/>
          <w:b/>
          <w:sz w:val="24"/>
          <w:szCs w:val="22"/>
        </w:rPr>
        <w:t>实质性响应条款“投标响应情况”与投标文件其它内容冲突的，以实质性响应条款“投标响应情况”为准。</w:t>
      </w:r>
      <w:bookmarkEnd w:id="68"/>
    </w:p>
    <w:p w:rsidR="00000000" w:rsidRPr="00B46272" w:rsidP="00B46272">
      <w:pPr>
        <w:ind w:firstLine="420" w:firstLineChars="200"/>
        <w:rPr>
          <w:b/>
          <w:sz w:val="24"/>
          <w:szCs w:val="22"/>
        </w:rPr>
      </w:pPr>
      <w:r w:rsidRPr="00B46272">
        <w:rPr>
          <w:rFonts w:hint="eastAsia"/>
          <w:b/>
          <w:sz w:val="24"/>
          <w:szCs w:val="22"/>
        </w:rPr>
        <w:t>6.</w:t>
      </w:r>
      <w:r w:rsidRPr="00B46272">
        <w:rPr>
          <w:rFonts w:hint="eastAsia"/>
          <w:b/>
          <w:sz w:val="24"/>
          <w:szCs w:val="22"/>
        </w:rPr>
        <w:t>要求提供证明资料，在“说明”一栏中列明证明资料的位置</w:t>
      </w:r>
      <w:r w:rsidRPr="00B46272">
        <w:rPr>
          <w:rFonts w:hint="eastAsia"/>
          <w:b/>
          <w:sz w:val="24"/>
          <w:szCs w:val="22"/>
        </w:rPr>
        <w:t>,</w:t>
      </w:r>
      <w:r w:rsidRPr="00B46272">
        <w:rPr>
          <w:rFonts w:hint="eastAsia"/>
          <w:b/>
          <w:sz w:val="24"/>
          <w:szCs w:val="22"/>
        </w:rPr>
        <w:t>以便评审；未要求提供证明材料的，投标人可以不提供。</w:t>
      </w:r>
    </w:p>
    <w:p w:rsidR="00000000" w:rsidRPr="00B46272" w:rsidP="00B46272"/>
    <w:p w:rsidR="00000000" w:rsidRPr="00B46272" w:rsidP="00B46272"/>
    <w:p w:rsidR="00000000" w:rsidRPr="00B46272" w:rsidP="00B46272">
      <w:pPr>
        <w:keepNext/>
        <w:keepLines/>
        <w:spacing w:before="260" w:after="260"/>
        <w:jc w:val="center"/>
        <w:outlineLvl w:val="2"/>
        <w:rPr>
          <w:rFonts w:ascii="宋体" w:hAnsi="宋体"/>
          <w:b/>
          <w:bCs/>
          <w:sz w:val="24"/>
          <w:szCs w:val="32"/>
        </w:rPr>
      </w:pPr>
      <w:r w:rsidRPr="00B46272">
        <w:rPr>
          <w:rFonts w:ascii="黑体" w:eastAsia="黑体" w:hAnsi="宋体" w:hint="eastAsia"/>
          <w:bCs/>
          <w:sz w:val="24"/>
        </w:rPr>
        <w:t>四、技术要求偏离表</w:t>
      </w:r>
    </w:p>
    <w:tbl>
      <w:tblPr>
        <w:tblW w:w="8089" w:type="dxa"/>
        <w:tblInd w:w="99" w:type="dxa"/>
        <w:tblLook w:val="04A0"/>
      </w:tblPr>
      <w:tblGrid>
        <w:gridCol w:w="720"/>
        <w:gridCol w:w="1274"/>
        <w:gridCol w:w="3118"/>
        <w:gridCol w:w="1701"/>
        <w:gridCol w:w="709"/>
        <w:gridCol w:w="567"/>
      </w:tblGrid>
      <w:tr w:rsidTr="0024150B">
        <w:tblPrEx>
          <w:tblW w:w="8089" w:type="dxa"/>
          <w:tblInd w:w="99" w:type="dxa"/>
          <w:tblLook w:val="04A0"/>
        </w:tblPrEx>
        <w:trPr>
          <w:trHeight w:val="7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序号</w:t>
            </w:r>
          </w:p>
        </w:tc>
        <w:tc>
          <w:tcPr>
            <w:tcW w:w="1274" w:type="dxa"/>
            <w:tcBorders>
              <w:top w:val="single" w:sz="4" w:space="0" w:color="auto"/>
              <w:left w:val="nil"/>
              <w:bottom w:val="single" w:sz="4" w:space="0" w:color="auto"/>
              <w:right w:val="single" w:sz="4" w:space="0" w:color="auto"/>
            </w:tcBorders>
            <w:shd w:val="clear" w:color="auto" w:fill="auto"/>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货物名称</w:t>
            </w:r>
          </w:p>
        </w:tc>
        <w:tc>
          <w:tcPr>
            <w:tcW w:w="3118" w:type="dxa"/>
            <w:tcBorders>
              <w:top w:val="single" w:sz="4" w:space="0" w:color="auto"/>
              <w:left w:val="nil"/>
              <w:bottom w:val="single" w:sz="4" w:space="0" w:color="auto"/>
              <w:right w:val="single" w:sz="4" w:space="0" w:color="auto"/>
            </w:tcBorders>
            <w:shd w:val="clear" w:color="auto" w:fill="auto"/>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招标技术要求</w:t>
            </w:r>
          </w:p>
        </w:tc>
        <w:tc>
          <w:tcPr>
            <w:tcW w:w="1701" w:type="dxa"/>
            <w:tcBorders>
              <w:top w:val="single" w:sz="4" w:space="0" w:color="auto"/>
              <w:left w:val="nil"/>
              <w:bottom w:val="single" w:sz="4" w:space="0" w:color="auto"/>
              <w:right w:val="single" w:sz="4" w:space="0" w:color="auto"/>
            </w:tcBorders>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投标技术响应</w:t>
            </w:r>
          </w:p>
        </w:tc>
        <w:tc>
          <w:tcPr>
            <w:tcW w:w="709" w:type="dxa"/>
            <w:tcBorders>
              <w:top w:val="single" w:sz="4" w:space="0" w:color="auto"/>
              <w:left w:val="nil"/>
              <w:bottom w:val="single" w:sz="4" w:space="0" w:color="auto"/>
              <w:right w:val="single" w:sz="4" w:space="0" w:color="auto"/>
            </w:tcBorders>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偏离情况</w:t>
            </w:r>
          </w:p>
        </w:tc>
        <w:tc>
          <w:tcPr>
            <w:tcW w:w="567" w:type="dxa"/>
            <w:tcBorders>
              <w:top w:val="single" w:sz="4" w:space="0" w:color="auto"/>
              <w:left w:val="nil"/>
              <w:bottom w:val="single" w:sz="4" w:space="0" w:color="auto"/>
              <w:right w:val="single" w:sz="4" w:space="0" w:color="auto"/>
            </w:tcBorders>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说明</w:t>
            </w: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感应式洗手盆连围身</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1、460*445*255mm(±10%)                              2、采用304#不锈钢板，面板厚1.2mm(±0.2mm)，围身厚0.9mm(±0.1mm)                                    3、洗手盆采用不锈钢厚0.7mm(±0.1mm)</w:t>
            </w:r>
          </w:p>
        </w:tc>
        <w:tc>
          <w:tcPr>
            <w:tcW w:w="1701" w:type="dxa"/>
            <w:tcBorders>
              <w:top w:val="nil"/>
              <w:left w:val="nil"/>
              <w:bottom w:val="single" w:sz="4" w:space="0" w:color="auto"/>
              <w:right w:val="single" w:sz="4" w:space="0" w:color="auto"/>
            </w:tcBorders>
          </w:tcPr>
          <w:p w:rsidR="00000000" w:rsidP="0024150B">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24150B">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RPr="0024150B" w:rsidP="0024150B">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更衣柜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1、900*420*1800mm(±10%)                  </w:t>
            </w:r>
          </w:p>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2、采用冷轧钢板外壳，六门，带锁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拖把池</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1、1000*500*500mm(±10%)                      2、采用304#不锈钢板，面板厚1.2mm(±0.2mm)，星盆厚1.0mm(±0.1mm)                                                3、采用不锈钢支架，配可调脚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拖把挂架连拖把卡槽</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1、长1000*H1000mm(±10%)                      2、采用不锈钢支架，带拖把卡槽</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w:t>
            </w:r>
          </w:p>
        </w:tc>
        <w:tc>
          <w:tcPr>
            <w:tcW w:w="1274" w:type="dxa"/>
            <w:tcBorders>
              <w:top w:val="nil"/>
              <w:left w:val="single" w:sz="4" w:space="0" w:color="auto"/>
              <w:bottom w:val="single" w:sz="4" w:space="0" w:color="000000"/>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高压冲地装置</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 xml:space="preserve">1、长度10m(±10%)  </w:t>
            </w:r>
            <w:r>
              <w:rPr>
                <w:rFonts w:ascii="宋体" w:hAnsi="宋体" w:cs="宋体" w:hint="eastAsia"/>
                <w:kern w:val="0"/>
                <w:sz w:val="20"/>
                <w:szCs w:val="20"/>
              </w:rPr>
              <w:br/>
              <w:t>2、挂墙式冲地花洒，带伸缩管，配喷淋花洒头</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高压冲地花洒</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 xml:space="preserve">1、长度10m(±10%)  </w:t>
            </w:r>
            <w:r>
              <w:rPr>
                <w:rFonts w:ascii="宋体" w:hAnsi="宋体" w:cs="宋体" w:hint="eastAsia"/>
                <w:kern w:val="0"/>
                <w:sz w:val="20"/>
                <w:szCs w:val="20"/>
              </w:rPr>
              <w:br/>
              <w:t>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533"/>
        </w:trPr>
        <w:tc>
          <w:tcPr>
            <w:tcW w:w="720" w:type="dxa"/>
            <w:vMerge w:val="restart"/>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w:t>
            </w:r>
          </w:p>
        </w:tc>
        <w:tc>
          <w:tcPr>
            <w:tcW w:w="1274" w:type="dxa"/>
            <w:vMerge w:val="restart"/>
            <w:tcBorders>
              <w:top w:val="nil"/>
              <w:left w:val="nil"/>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紫外线杀菌灯连吊装支架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 xml:space="preserve">1、长1200mm(±10%) </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41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2、配紫外线灯管，带吊装支架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419"/>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w:t>
            </w:r>
          </w:p>
        </w:tc>
        <w:tc>
          <w:tcPr>
            <w:tcW w:w="1274" w:type="dxa"/>
            <w:vMerge w:val="restart"/>
            <w:tcBorders>
              <w:top w:val="nil"/>
              <w:left w:val="single" w:sz="4" w:space="0" w:color="auto"/>
              <w:bottom w:val="single" w:sz="4" w:space="0" w:color="000000"/>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粘捕式灭蝇灯</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1、395*120*290mm(±10%)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411"/>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000000"/>
                <w:kern w:val="0"/>
                <w:sz w:val="20"/>
                <w:szCs w:val="20"/>
              </w:rPr>
              <w:t>2、粘捕式灭蝇灯，带悬挂支架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2、采用304#不锈钢板，面板厚1.2mm(±0.2mm)，星盆厚1.0mm(±0.1mm)，配不锈钢马仔，配大星斗                                                3、38mm(±10%)不锈钢支架，带可调子弹脚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单星盆台（大星斗）2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1、1500*800*810mm(±10%)                      2、采用304#不锈钢板，面板厚1.2mm(±0.2mm)，星盆厚1.0mm(±0.1mm)，配不锈钢马仔，配大星斗                                                3、38mm(±10%)不锈钢支架，带可调子弹脚                                      4、其中一台侧面进水，带进水阀</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带靠背双层工作台3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留样雪柜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1、620*590*1920mm(±10%)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四层层架连不锈钢支架1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1、1200*500*1500mm(±10%)                    2、采用304#不锈钢冲孔层板厚1.0mm(±0.1mm)，配不锈钢马仔                                                 3、采用不锈钢支架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四层层架连不锈钢支架2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1、1500*500*1500mm(±10%)                    2、采用304#不锈钢冲孔层板厚1.0mm(±0.1mm)，配不锈钢马仔                                                 3、采用不锈钢支架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米面架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1、1000*600*150mm(±10%)                    2、采用304#不锈钢冲孔层板厚1.0mm(±0.1mm)，配不锈钢马仔                                                 3、不锈钢30*30mm(±10%)方通支架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四门高身雪柜1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1、1220*760*1940mm(±10%)                                 2、温度模式：冷藏，直冷</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四门高身雪柜2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1、1220*760*1940mm(±10%)                                 2、温度模式：冷冻，直冷</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四门高身雪柜3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kern w:val="0"/>
                <w:sz w:val="20"/>
                <w:szCs w:val="20"/>
              </w:rPr>
            </w:pPr>
            <w:r>
              <w:rPr>
                <w:rFonts w:ascii="宋体" w:hAnsi="宋体" w:cs="宋体" w:hint="eastAsia"/>
                <w:kern w:val="0"/>
                <w:sz w:val="20"/>
                <w:szCs w:val="20"/>
              </w:rPr>
              <w:t>1、1220*760*1940mm(±10%)                                 2、温度模式：冷藏、冷冻各一台，直冷</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1、1200*500mm(±10%)                              2、采用不锈钢挡鼠板，二侧带不锈钢滑轨</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1、1500*500mm(±10%)                              2、采用不锈钢挡鼠板，二侧带不锈钢滑轨</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挡鼠板连二侧不锈钢滑轨3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1、1800*500mm(±10%)                              2、采用不锈钢挡鼠板，二侧带不锈钢滑轨</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25</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1、长1200mm(±10%)                                  2、贯流式，风速11m/s(±10%)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26</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风幕机2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1、长1500mm(±10%)                                  2、贯流式，风速11m/s(±10%)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带靠背星盆工作台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订制四层层架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29</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水果刀具保洁柜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1、400*190*590mm(±10%)   </w:t>
            </w:r>
            <w:r>
              <w:rPr>
                <w:rFonts w:ascii="宋体" w:hAnsi="宋体" w:cs="宋体" w:hint="eastAsia"/>
                <w:color w:val="000000"/>
                <w:kern w:val="0"/>
                <w:sz w:val="20"/>
                <w:szCs w:val="20"/>
              </w:rPr>
              <w:br/>
              <w:t>2、采用不锈钢外壳，可放6把刀具</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54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1、1000*760*810mm(±10%)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5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45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53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双层斩台工作台4</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1、1200*700*810mm(±10%)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44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双层斩台工作台5</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1、700*700*810mm(±10%)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56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双层斩台工作台6</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1、900*700*810mm(±10%)                               2、采用304#不锈钢板，面板厚1.2mm(±0.2mm)，层板厚0.9mm(±0.1mm)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36</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37</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1、1400*760*810mm(±10%)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38</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双层工作台3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1、1200*800*810mm(±10%)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39</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三星盆台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40</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挂墙式开水器</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9KW/380V(±10%)</w:t>
            </w:r>
            <w:r>
              <w:rPr>
                <w:rFonts w:ascii="宋体" w:hAnsi="宋体" w:cs="宋体" w:hint="eastAsia"/>
                <w:color w:val="000000"/>
                <w:kern w:val="0"/>
                <w:sz w:val="20"/>
                <w:szCs w:val="20"/>
              </w:rPr>
              <w:t xml:space="preserve">                             2、采用304#不锈钢制造，带双出水口</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不锈钢挂墙层板</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1、长460*H200mm(±10%)                                 2、采用304#不锈钢挂架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42</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多功能切菜机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1、800*500*930mm(±10%)                      2、最大产量：500KG/HR(±10%)。功率：0.75KW/220V(±10%)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43</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绞切肉机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1、566*520*927mm(±10%)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44</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绞肉机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1、566*520*927mm(±10%)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45</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砧板刀具消毒柜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1、1200*600*1230mm(±10%)                             2、采用紫外线消毒，可放砧板、刀具</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46</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单星工作台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1、1500*760*810mm(±10%)                      2、采用304#不锈钢板，面板厚1.2mm(±0.2mm)，星盆厚1.0mm(±0.1mm)，配不锈钢马仔                                                3、38mm不锈钢支架，带可调子弹脚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85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47</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高压冲洗装置</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1、嵌台式，带喷淋花洒头</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87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48</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双星盆台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44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49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四门斩台工作台柜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1、1800*800*810mm(±10%)                               2、采用304#不锈钢板，面板厚1.2mm(±0.2mm)，柜身及层板厚0.9mm(±0.1mm)                                       3、配四扇推拉门，面底加木板支撑，并覆防潮板，配不锈钢马仔及门加强撑                                               4、≥38mm不锈钢支架，带可调子弹脚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72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燃气节能环保变频控制式小炒炉</w:t>
            </w:r>
          </w:p>
        </w:tc>
        <w:tc>
          <w:tcPr>
            <w:tcW w:w="3118" w:type="dxa"/>
            <w:tcBorders>
              <w:top w:val="nil"/>
              <w:left w:val="nil"/>
              <w:bottom w:val="single" w:sz="4" w:space="0" w:color="auto"/>
              <w:right w:val="single" w:sz="4" w:space="0" w:color="auto"/>
            </w:tcBorders>
            <w:shd w:val="clear" w:color="auto" w:fill="auto"/>
            <w:vAlign w:val="center"/>
          </w:tcPr>
          <w:p w:rsidR="00000000" w:rsidRPr="003C56B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2、采用304#不锈钢板，面板厚1.2mm(±0.2mm)，围板厚0.9mm(±0.1mm)。反热幅射炉膛内胆，采用高效隔热耐火材料                                           3、采用一键启动，带熄火保护装置；配有预防误操作的电子传感器，熄火灯光显示报警，配摇摆龙头                                        4、功能要求：变频控制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炉面拼台连前封板及背板</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1、300*1250mm(±10%)                               2、采用304#不锈钢板，台面厚1.2mm(±0.2mm)，前封及背板厚0.9mm(±0.1mm)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2235"/>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燃气节能环保风气联动式大炒炉</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1、2200*1250*810mm(±10%)                                   2、采用304#不锈钢板，面板厚1.2mm(±0.2mm)，围板厚0.9mm(±0.1mm)。反热幅射炉膛内胆，采用高效隔热耐火材料                                            3、采用一键启动，带熄火保护装置；配有预防误操作的电子传感器，熄火灯光显示报警，配摇摆龙头                                                       4、功能要求：风气联动</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53</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1、9500*1300*610mm(±10%)                               2、采用304#不锈钢板，烟罩板厚0.9mm(±0.1mm)，侧板厚0.9mm(±0.1mm)                                    3、面板开孔，配接油杯及不锈钢吊架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54</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烟罩一体机2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1、2400*1200*610mm(±10%)                               2、采用304#不锈钢板，烟罩板厚0.9mm(±0.1mm)，封板厚0.9mm(±0.1mm)                                    3、面板开孔，配接油杯及不锈钢吊架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18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55</w:t>
            </w:r>
          </w:p>
        </w:tc>
        <w:tc>
          <w:tcPr>
            <w:tcW w:w="1274" w:type="dxa"/>
            <w:vMerge w:val="restart"/>
            <w:tcBorders>
              <w:top w:val="nil"/>
              <w:left w:val="single" w:sz="4" w:space="0" w:color="auto"/>
              <w:bottom w:val="single" w:sz="4" w:space="0" w:color="000000"/>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烟罩灭火系统（灭火装置）</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4</w:t>
            </w:r>
            <w:r>
              <w:rPr>
                <w:rFonts w:ascii="宋体" w:hAnsi="宋体" w:cs="宋体" w:hint="eastAsia"/>
                <w:color w:val="000000"/>
                <w:kern w:val="0"/>
                <w:sz w:val="20"/>
                <w:szCs w:val="20"/>
              </w:rPr>
              <w:t>8</w:t>
            </w:r>
            <w:r>
              <w:rPr>
                <w:rFonts w:ascii="宋体" w:hAnsi="宋体" w:cs="宋体"/>
                <w:color w:val="000000"/>
                <w:kern w:val="0"/>
                <w:sz w:val="20"/>
                <w:szCs w:val="20"/>
              </w:rPr>
              <w:t>0*2</w:t>
            </w:r>
            <w:r>
              <w:rPr>
                <w:rFonts w:ascii="宋体" w:hAnsi="宋体" w:cs="宋体" w:hint="eastAsia"/>
                <w:color w:val="000000"/>
                <w:kern w:val="0"/>
                <w:sz w:val="20"/>
                <w:szCs w:val="20"/>
              </w:rPr>
              <w:t>4</w:t>
            </w:r>
            <w:r>
              <w:rPr>
                <w:rFonts w:ascii="宋体" w:hAnsi="宋体" w:cs="宋体"/>
                <w:color w:val="000000"/>
                <w:kern w:val="0"/>
                <w:sz w:val="20"/>
                <w:szCs w:val="20"/>
              </w:rPr>
              <w:t>5*6</w:t>
            </w:r>
            <w:r>
              <w:rPr>
                <w:rFonts w:ascii="宋体" w:hAnsi="宋体" w:cs="宋体" w:hint="eastAsia"/>
                <w:color w:val="000000"/>
                <w:kern w:val="0"/>
                <w:sz w:val="20"/>
                <w:szCs w:val="20"/>
              </w:rPr>
              <w:t>0</w:t>
            </w:r>
            <w:r>
              <w:rPr>
                <w:rFonts w:ascii="宋体" w:hAnsi="宋体" w:cs="宋体"/>
                <w:color w:val="000000"/>
                <w:kern w:val="0"/>
                <w:sz w:val="20"/>
                <w:szCs w:val="20"/>
              </w:rPr>
              <w:t>0mm</w:t>
            </w:r>
            <w:r>
              <w:rPr>
                <w:rFonts w:ascii="宋体" w:hAnsi="宋体" w:cs="宋体" w:hint="eastAsia"/>
                <w:color w:val="000000"/>
                <w:kern w:val="0"/>
                <w:sz w:val="20"/>
                <w:szCs w:val="20"/>
              </w:rPr>
              <w:t xml:space="preserve"> (±10%)   </w:t>
            </w:r>
            <w:r>
              <w:rPr>
                <w:rFonts w:ascii="宋体" w:hAnsi="宋体" w:cs="宋体" w:hint="eastAsia"/>
                <w:color w:val="000000"/>
                <w:kern w:val="0"/>
                <w:sz w:val="20"/>
                <w:szCs w:val="20"/>
              </w:rPr>
              <w:br/>
              <w:t>2、启动方式：自动启动、手动启动和机械应急启动</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3、▲感温支架：灭火装置核心组件“感温支架”具有依据GB/T20123-2006、YB/T4396-2014、GB/T223.11-2008出具的感温支架检测报告（检测项目：C、Si、Mn、P、S、Cr、Ni共7项），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4.▲氮气容器阀：灭火装置核心组件“氮气容器阀”具有依据GB/T5121.1-2008、GB/T5121.27-2008出具的氮气容器阀检测报告（检测项目：Cu、Fe、pb共3项），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650"/>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5.▲所投产品灭火剂管道组件（灭火剂管道、三通、弯头、旋转喷头）具有检测报告，并符合 GB/T 9978.1-2008《建筑构件耐火试验方法 第 1 部分：通用要求》检测依据，耐火性能试验（60min 耐火试验）合格，试验后灭火剂管道、三通、旋转喷头与管道连接处、弯头均未破坏；报告中需体现所检测样品图片，提供第三方检测机构出具的至少带CMA标识的检测报告扫描件，原件备查。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635"/>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6.▲所投产品核心组件药剂瓶头虹吸管具有检测报告，符合GB/T 10125-2021《人造气氛腐蚀试验盐雾试验》检测依据，在耐中性盐雾试验中，经不低于 200 小时中性盐雾试验，试件表面未出现锈蚀现象，提供第三方检测机构出具的至少带CMA标识的检测报告扫描件，原件备查。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汤锅（燃气）</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1、700*800*570mm(±10%)                                   2、采用304#不锈钢板，面板厚1.5mm(±0.3mm)，围板厚1.0mm(±0.1mm)。带熄火保护装置，容量≤200L（桶由校方自购）</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变频式风机连不锈钢罩总成</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1、235*300*240mm(±10%)</w:t>
            </w:r>
            <w:r>
              <w:rPr>
                <w:rFonts w:ascii="宋体" w:hAnsi="宋体" w:cs="宋体" w:hint="eastAsia"/>
                <w:color w:val="000000"/>
                <w:kern w:val="0"/>
                <w:sz w:val="20"/>
                <w:szCs w:val="20"/>
              </w:rPr>
              <w:br/>
              <w:t>2、外壳采用不锈钢，四周冲孔，配变频式风机</w:t>
            </w:r>
            <w:r>
              <w:rPr>
                <w:rFonts w:ascii="宋体" w:hAnsi="宋体" w:cs="宋体" w:hint="eastAsia"/>
                <w:color w:val="000000"/>
                <w:kern w:val="0"/>
                <w:sz w:val="20"/>
                <w:szCs w:val="20"/>
              </w:rPr>
              <w:br/>
              <w:t>3、内衬空气滤清棉，不锈钢夹板</w:t>
            </w:r>
            <w:r>
              <w:rPr>
                <w:rFonts w:ascii="宋体" w:hAnsi="宋体" w:cs="宋体" w:hint="eastAsia"/>
                <w:color w:val="000000"/>
                <w:kern w:val="0"/>
                <w:sz w:val="20"/>
                <w:szCs w:val="20"/>
              </w:rPr>
              <w:br/>
              <w:t>4、不锈钢加厚定位码仔，不锈钢火种配风口，不锈钢调频支架，不锈钢电源和工作指示灯微调支架，紧固件采用不锈钢螺丝和拉丁</w:t>
            </w:r>
            <w:r>
              <w:rPr>
                <w:rFonts w:ascii="宋体" w:hAnsi="宋体" w:cs="宋体" w:hint="eastAsia"/>
                <w:color w:val="000000"/>
                <w:kern w:val="0"/>
                <w:sz w:val="20"/>
                <w:szCs w:val="20"/>
              </w:rPr>
              <w:br/>
              <w:t>5、配打火控制器，过线胶套</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炉拼板</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1、700*300mm(±10%)                                   2、采用304#不锈钢板，面板厚1.2mm(±0.2mm)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59</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电磁一体式蒸炉</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1、1100*1200*1200mm(±10%)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60</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电蒸气不粘锅</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1、600*600*930mm(±10%)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61</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蒸饭车</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1、24盘(±10%)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24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62</w:t>
            </w:r>
          </w:p>
        </w:tc>
        <w:tc>
          <w:tcPr>
            <w:tcW w:w="1274" w:type="dxa"/>
            <w:vMerge w:val="restart"/>
            <w:tcBorders>
              <w:top w:val="nil"/>
              <w:left w:val="single" w:sz="4" w:space="0" w:color="auto"/>
              <w:bottom w:val="single" w:sz="4" w:space="0" w:color="000000"/>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商用电蒸柜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1、1150*820*1850mm (±10%)                         2、采用304#不锈钢板，柜身上侧板厚1.2mm(±0.2mm)，内胆层板厚1.0mm(±0.2mm)，柜身下围板厚1.0mm(±0.2mm)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245"/>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3、▲功能要求：整机功率18KW/380V(±1KW)，投标人具有“商用电蒸柜”检测报告（检测功率须与功能要求一致）。提供第三方检测机构出具的至少带CMA标识的检测报告关键页扫描件，原件备查。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2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燃气节能环保自动调节式双门蒸柜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1、1150*970*1850mm(±10%)                        2、采用304#不锈钢板，柜身上侧板厚1.2mm(±0.2mm)，内胆层板厚1.0mm(±0.2mm)，柜身下围板厚1.0mm(±0.2mm)                                                   3、配置带熄火保护装置                                                  4、配置多功能控制器，蒸煮时间定时可调，可通过调时间选择蒸饭、面、菜多种模式</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64</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环保烟罩一体机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1、9500*1300*610mm(±10%)                               2、采用304#不锈钢板，烟罩板厚0.9mm(±0.1mm)，侧板厚0.9mm(±0.1mm)                                    3、面板开孔，配接油杯及不锈钢吊架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35"/>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65</w:t>
            </w:r>
          </w:p>
        </w:tc>
        <w:tc>
          <w:tcPr>
            <w:tcW w:w="1274" w:type="dxa"/>
            <w:vMerge w:val="restart"/>
            <w:tcBorders>
              <w:top w:val="nil"/>
              <w:left w:val="single" w:sz="4" w:space="0" w:color="auto"/>
              <w:bottom w:val="single" w:sz="4" w:space="0" w:color="000000"/>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不锈钢蒸汽发生器连隔热棉（蒸汽发生器）</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1、410*370*470mm(±10%)</w:t>
            </w:r>
            <w:r>
              <w:rPr>
                <w:rFonts w:ascii="宋体" w:hAnsi="宋体" w:cs="宋体" w:hint="eastAsia"/>
                <w:color w:val="000000"/>
                <w:kern w:val="0"/>
                <w:sz w:val="20"/>
                <w:szCs w:val="20"/>
              </w:rPr>
              <w:br/>
              <w:t>2、采用304#不锈钢面板厚1.5mm(±0.3mm)，满焊，功率9KW(±0.5KW)，四周包隔热棉</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35"/>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3、▲功能要求：蒸汽发生器功率 9KW(±0.5KW)，投标人具有“蒸汽发生器”检测报告（检测功率须与功能要求一致）。提供第三方检测机构出具的至少带CMA标识的检测报告关键页扫描件，原件备查。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1、580*540*460mm(±10%)</w:t>
            </w:r>
            <w:r>
              <w:rPr>
                <w:rFonts w:ascii="宋体" w:hAnsi="宋体" w:cs="宋体" w:hint="eastAsia"/>
                <w:color w:val="000000"/>
                <w:kern w:val="0"/>
                <w:sz w:val="20"/>
                <w:szCs w:val="20"/>
              </w:rPr>
              <w:br/>
              <w:t>2、采用304#不锈钢面板厚1.2mm(±0.2mm)，满焊</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不锈钢蒸汽发生器2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1、350*145*290mm(±10%)                                          2、采用304#不锈钢板，面板厚1.0mm(±0.1mm)，满焊，产生喷射式蒸汽                                                      3、含浮球阀、水位探针</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200"/>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双门热风循环桶类高温消毒柜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1、1300*630*1940mm(±10%)                      2、采用不锈钢柜身，可放大盆大锅等。功率4120W/220V(±10%)，最大可放直径500mm(±10%)的汤桶                                           3、采用智能控制系统，调温、调时功能，带风机延时功能，语音提示功能，热风循环系统，独立风道设计，层板可校随意调高低</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69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四门高身冷藏雪柜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1、1220*760*1950mm(±10%)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70</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食品添加剂柜（带锁）</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1、1200*350*600mm(±10%)                               2、采用304#不锈钢板，柜身厚0.9mm，配不锈钢马仔 </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不锈钢和面台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2、采用304#不锈钢板，面板厚1.2mm(±0.2mm)，面底加木板支撑，并覆防潮板，配不锈钢马仔                                               3、50mm(±10%)不锈钢加固型支架，带可调子弹脚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面粉车</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1、500*500*600mm(±10%)                                    2、采用不锈钢制造，配万向活动轮</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多功能搅拌机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1、容量30L (±10%)   </w:t>
            </w:r>
            <w:r>
              <w:rPr>
                <w:rFonts w:ascii="宋体" w:hAnsi="宋体" w:cs="宋体" w:hint="eastAsia"/>
                <w:color w:val="000000"/>
                <w:kern w:val="0"/>
                <w:sz w:val="20"/>
                <w:szCs w:val="20"/>
              </w:rPr>
              <w:br/>
              <w:t>2、功率1.1KW/380V(±10%)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双动和面机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1、容量40L (±10%)   </w:t>
            </w:r>
            <w:r>
              <w:rPr>
                <w:rFonts w:ascii="宋体" w:hAnsi="宋体" w:cs="宋体" w:hint="eastAsia"/>
                <w:color w:val="000000"/>
                <w:kern w:val="0"/>
                <w:sz w:val="20"/>
                <w:szCs w:val="20"/>
              </w:rPr>
              <w:br/>
              <w:t>2、功率≤1.8KW</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压面机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w:t>
            </w:r>
            <w:r>
              <w:rPr>
                <w:rFonts w:ascii="宋体" w:hAnsi="宋体" w:cs="宋体"/>
                <w:color w:val="000000"/>
                <w:kern w:val="0"/>
                <w:sz w:val="20"/>
                <w:szCs w:val="20"/>
              </w:rPr>
              <w:t>450*300*800mm</w:t>
            </w:r>
            <w:r>
              <w:rPr>
                <w:rFonts w:ascii="宋体" w:hAnsi="宋体" w:cs="宋体" w:hint="eastAsia"/>
                <w:color w:val="000000"/>
                <w:kern w:val="0"/>
                <w:sz w:val="20"/>
                <w:szCs w:val="20"/>
              </w:rPr>
              <w:t>（±10%)                                        2、压面滚筒长度280mm（±10%)，功率1.5KW(±10%)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多层饼盆车</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1、470*620*1730mm(±10%)                                       2、采用不锈钢层板，采用不锈钢方通支架                                                        3、配万向活动轮</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中温消毒保洁柜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1、1120*518*1640mm(±10%)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家用冰箱</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1、500*500*1600mm(±10%)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79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不锈钢发酵柜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1、500*770*1900mm(±10%)                           2、功率2.5KW/220V(±10%)，不锈钢柜身</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三层电烤箱</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1、1220*860*1530mm(±10%)   </w:t>
            </w:r>
            <w:r>
              <w:rPr>
                <w:rFonts w:ascii="宋体" w:hAnsi="宋体" w:cs="宋体" w:hint="eastAsia"/>
                <w:color w:val="000000"/>
                <w:kern w:val="0"/>
                <w:sz w:val="20"/>
                <w:szCs w:val="20"/>
              </w:rPr>
              <w:br/>
              <w:t>2、烤盘层数:三层六盘，功率：19.8KW(±10%)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烙饼机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1、640*790*780mm(±10%)                   2、落地式，功率4.5KW(±10%)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纱门饼盆柜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1、540*700*1800mm(±10%)                  2、采用304#不锈钢板，柜身厚0.9mm(±0.1mm)，门内层板厚0.9mm(±0.1mm)，配不锈钢马仔                                          3、38mm(±10%)不锈钢支架，带可调子弹脚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双门高身玻璃门雪柜（留样）</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1、630*760*1940mm(±10%)                     2、温度：冷藏，直冷，玻璃门，带锁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245"/>
        </w:trPr>
        <w:tc>
          <w:tcPr>
            <w:tcW w:w="720" w:type="dxa"/>
            <w:vMerge w:val="restart"/>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84</w:t>
            </w:r>
          </w:p>
        </w:tc>
        <w:tc>
          <w:tcPr>
            <w:tcW w:w="1274" w:type="dxa"/>
            <w:vMerge w:val="restart"/>
            <w:tcBorders>
              <w:top w:val="nil"/>
              <w:left w:val="nil"/>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四格蒸汽保温柜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1、1500*700*810mm(±10%)                                          2、采用304#不锈钢板，面板厚1.2mm(±0.2mm)，柜身及层板厚0.9mm(±0.1mm)，配不锈钢马仔                                                      3、38mm(±10%)不锈钢支架，带可调子弹脚 </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245"/>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4、▲功能要求：自动清洗、蒸汽保温。投标人具有“电热汤池柜”的合格检验报告，提供第三方检测机构出具的至少带 CMA 标识的检测报告扫描件，同时提供国家知识产权部门颁发的投标人获得的与“自动清洗、蒸汽保温”相关的实用新型专利证书以示佐证，提供扫描件，原件备查。不具有以上检测报告或专利的均不得分</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保温售菜台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1、1500*700*810mm(±10%)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电保温饭汤桶车连加固不锈钢底座</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1、外径500*850mm(±10%)                                   2、采用不锈钢桶身，内置饭汤桶                                                 3、配万向活动轮</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87</w:t>
            </w:r>
          </w:p>
        </w:tc>
        <w:tc>
          <w:tcPr>
            <w:tcW w:w="1274" w:type="dxa"/>
            <w:tcBorders>
              <w:top w:val="nil"/>
              <w:left w:val="nil"/>
              <w:bottom w:val="single" w:sz="4" w:space="0" w:color="auto"/>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三格洗碗池</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1、1800*760*810mm(±10%)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88</w:t>
            </w:r>
          </w:p>
        </w:tc>
        <w:tc>
          <w:tcPr>
            <w:tcW w:w="1274" w:type="dxa"/>
            <w:vMerge w:val="restart"/>
            <w:tcBorders>
              <w:top w:val="nil"/>
              <w:left w:val="single" w:sz="4" w:space="0" w:color="auto"/>
              <w:bottom w:val="single" w:sz="4" w:space="0" w:color="000000"/>
              <w:right w:val="single" w:sz="4" w:space="0" w:color="auto"/>
            </w:tcBorders>
            <w:shd w:val="clear" w:color="auto" w:fill="auto"/>
            <w:noWrap/>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长龙洗碗连烘干机（洗碗机）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1、4200*1018*2113mm(±10%)                                                                                              2、洗涤量3000件/小时(±10%)，带烘干功能，功率62KW(±10%)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3、▲所投洗碗机产品须提供检测机构出具的:洗碗机在高低温试验下（高温：50℃±5% /低温：-5℃±5%）2h，外观无异常，电气设备无异常，通电运行正常的检测报告(所检温度须符合以上温度参数要求）,提供第三方检测机构出具的至少带 CMA 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4、▲所投洗碗机产品须提供所排废水的检测报告，报告内容包含：①洗碗机所排水质 PH 值达到 HJ 1147-2020 标准，PH 值测定以电极法为依据，所测 PH 值为合格 （6.5-8.5）②洗碗机排水中悬浮物：悬浮物测定以重量法为依据，悬浮物≤4mg/H③洗碗机排水中生化需氧量：生化需氧量测定以稀释与接种法为依据,生化需氧量≤5.1mg/H。提供第三方检测机构出具的至少带 CMA 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5、▲所投洗碗机产品的不锈钢板材须提供第三方检测机构出具的检测报告：①依据 QB/T3827-1999《轻工产品金属镀层和化学处理层的耐腐蚀试验方法乙酸盐雾试验（ASS）法》、QB/T3832-1999《轻工产品金属镀层腐蚀试验结果的评论》标准，进行乙酸盐雾试验、金属喷漆（塑）涂层理化性能（硬度、冲击强度、耐腐蚀、附着力）等检测，检测结果均为合格；②依据 GB/T2423.16-2022《电工电子产品环境试验 第2 部分：长霉》标准，进行霉菌实验，试验方法：湿度≥95%RH，温度 28℃的试验条件下，试验菌种：黑曲霉、球毛壳霉、树脂子囊菌、宛氏拟青霉、绿色木霉，长霉等级达到 0 级，严酷等级 2，并通过防霉性能认证，最终检测结果均为合格。提供第三方检测机构出具的至少带 CMA 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1274" w:type="dxa"/>
            <w:vMerge/>
            <w:tcBorders>
              <w:top w:val="nil"/>
              <w:left w:val="single" w:sz="4" w:space="0" w:color="auto"/>
              <w:bottom w:val="single" w:sz="4" w:space="0" w:color="000000"/>
              <w:right w:val="single" w:sz="4" w:space="0" w:color="auto"/>
            </w:tcBorders>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6、▲所投洗碗机产品具有第三方检测机构出具的核心组件“漂洗加热桶”的检测报告：依据GB/T 20290-2016《家用电动洗碗机  性能测试方法》 、GB/T 2423.38-2008《电工电子产品环境试验 第2 部分试验方法 试验R：水试验方法和导则》，进行跌落试验、耐压力试验、渗漏试验（在16-22℃ 温度 、 50-55%RH 相对湿度 、 86-100Kpa 气压条件下），检测结果均为合格。提供第三方检测机构出具的至少带CMA标识的检测报告扫描件，原件备查。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89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烟罩一体抽气罩</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1、780*250*250mm(±10%)                            2、采用304#不锈钢板，面板0.9mm(±0.1mm)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四层层架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1、1200*500*1500mm(±10%)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双门热风循环餐具高温消毒柜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1、1440*670*1940mm(±10%)                    2、采用不锈钢柜身，功率4120W/220V(±10%)，高温热风循环，温度、时间可调</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双门高温消毒柜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1、1192*553*1660mm(±10%)                    2、利旧设备，搬迁安装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活动四层餐盘架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1、600*430*1360mm(±10%)                    2、采用不锈钢支架，四层，每层可放餐盘蓝框</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不锈钢餐盘框</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1、采用不锈钢圆支焊接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不锈钢自助餐炉</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1、GN1/1(±10%)                                  2、配标准GN盆，采用不锈钢炉身，带翻盖</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电自助餐保温汤炉</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1、容量10L(±10%)                                   2、采用不锈钢制造，带盖</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收污台柜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1、700*650*900mm(±10%)                               2、采用304#不锈钢板，面板厚1.2mm(±0.2mm)，柜身厚0.9mm(±0.1mm) ，配塑料活动垃圾桶车                                    3、面板配方孔不锈钢收污斜槽</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收碟工作台</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1、1200*650*500mm(±10%)                               2、采用304#不锈钢板，面板厚1.2mm(±0.2mm)                                       3、面底加木板支撑，并覆防潮板，配不锈钢马仔                                               4、38mm(±10%)不锈钢支架，带可调子弹脚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99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不锈钢加厚蒸饭盘</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不锈钢加厚冲孔式蒸包盘</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1、600*400*48mm(±10%)                               </w:t>
            </w:r>
            <w:r>
              <w:rPr>
                <w:rFonts w:ascii="宋体" w:hAnsi="宋体" w:cs="宋体" w:hint="eastAsia"/>
                <w:color w:val="000000"/>
                <w:kern w:val="0"/>
                <w:sz w:val="20"/>
                <w:szCs w:val="20"/>
              </w:rPr>
              <w:br/>
              <w:t>2、采用304#不锈钢冲压成型，加厚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不锈钢餐盘（份数盆）</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1、530*320*100mm(±10%)                               </w:t>
            </w:r>
            <w:r>
              <w:rPr>
                <w:rFonts w:ascii="宋体" w:hAnsi="宋体" w:cs="宋体" w:hint="eastAsia"/>
                <w:color w:val="000000"/>
                <w:kern w:val="0"/>
                <w:sz w:val="20"/>
                <w:szCs w:val="20"/>
              </w:rPr>
              <w:br/>
              <w:t>2、采用304#不锈钢一次冲压成型，加厚</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不锈钢留样盒</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1、250ml(±10%)                               </w:t>
            </w:r>
            <w:r>
              <w:rPr>
                <w:rFonts w:ascii="宋体" w:hAnsi="宋体" w:cs="宋体" w:hint="eastAsia"/>
                <w:color w:val="000000"/>
                <w:kern w:val="0"/>
                <w:sz w:val="20"/>
                <w:szCs w:val="20"/>
              </w:rPr>
              <w:br/>
              <w:t>2、采用304#不锈钢，带盖</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不锈钢餐盖</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1、530*320mm(±10%)                               </w:t>
            </w:r>
            <w:r>
              <w:rPr>
                <w:rFonts w:ascii="宋体" w:hAnsi="宋体" w:cs="宋体" w:hint="eastAsia"/>
                <w:color w:val="000000"/>
                <w:kern w:val="0"/>
                <w:sz w:val="20"/>
                <w:szCs w:val="20"/>
              </w:rPr>
              <w:br/>
              <w:t>2、采用304#不锈钢一次冲压成型</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特制大炒锅连防水设施</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1、直径850mm(±10%)                               2、采用翻边大炒锅，四周附防水材料，玻璃胶密封，有效阻止水漏进炉膛</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1、11000*800mm(±10%)                               </w:t>
            </w:r>
            <w:r>
              <w:rPr>
                <w:rFonts w:ascii="宋体" w:hAnsi="宋体" w:cs="宋体" w:hint="eastAsia"/>
                <w:color w:val="000000"/>
                <w:kern w:val="0"/>
                <w:sz w:val="20"/>
                <w:szCs w:val="20"/>
              </w:rPr>
              <w:br/>
              <w:t>2、采用304#不锈钢面板厚0.9mm(±0.1mm)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炉背封墙钢（加高）</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1、2400*1300mm(±10%)                               </w:t>
            </w:r>
            <w:r>
              <w:rPr>
                <w:rFonts w:ascii="宋体" w:hAnsi="宋体" w:cs="宋体" w:hint="eastAsia"/>
                <w:color w:val="000000"/>
                <w:kern w:val="0"/>
                <w:sz w:val="20"/>
                <w:szCs w:val="20"/>
              </w:rPr>
              <w:br/>
              <w:t>2、采用304#不锈钢面板厚0.9mm(±0.1mm)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烟罩抽风对接管</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1、201#不锈钢板1.05mm(±10%)</w:t>
            </w:r>
            <w:r>
              <w:rPr>
                <w:rFonts w:ascii="宋体" w:hAnsi="宋体" w:cs="宋体" w:hint="eastAsia"/>
                <w:color w:val="000000"/>
                <w:kern w:val="0"/>
                <w:sz w:val="20"/>
                <w:szCs w:val="20"/>
              </w:rPr>
              <w:br/>
              <w:t>2、弯头、三通、扩口按2倍直管计算，满焊处理</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1、30*30mm(±10%)</w:t>
            </w:r>
            <w:r>
              <w:rPr>
                <w:rFonts w:ascii="宋体" w:hAnsi="宋体" w:cs="宋体" w:hint="eastAsia"/>
                <w:color w:val="000000"/>
                <w:kern w:val="0"/>
                <w:sz w:val="20"/>
                <w:szCs w:val="20"/>
              </w:rPr>
              <w:br/>
              <w:t>2、采用镀锌角铁法兰，圆支吊码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109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风管法兰及吊码3</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风管法兰及吊码4</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1、规格：30*30mm(±10%)                                 </w:t>
            </w:r>
            <w:r>
              <w:rPr>
                <w:rFonts w:ascii="宋体" w:hAnsi="宋体" w:cs="宋体" w:hint="eastAsia"/>
                <w:color w:val="000000"/>
                <w:kern w:val="0"/>
                <w:sz w:val="20"/>
                <w:szCs w:val="20"/>
              </w:rPr>
              <w:br/>
              <w:t>2、镀锌角铁</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烘手机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1、240*230*240mm(±10%)</w:t>
            </w:r>
            <w:r>
              <w:rPr>
                <w:rFonts w:ascii="宋体" w:hAnsi="宋体" w:cs="宋体" w:hint="eastAsia"/>
                <w:color w:val="000000"/>
                <w:kern w:val="0"/>
                <w:sz w:val="20"/>
                <w:szCs w:val="20"/>
              </w:rPr>
              <w:br/>
              <w:t>2、功率≤2KW</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不锈钢锅架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1、200*80*100mm(±10%)                               </w:t>
            </w:r>
            <w:r>
              <w:rPr>
                <w:rFonts w:ascii="宋体" w:hAnsi="宋体" w:cs="宋体" w:hint="eastAsia"/>
                <w:color w:val="000000"/>
                <w:kern w:val="0"/>
                <w:sz w:val="20"/>
                <w:szCs w:val="20"/>
              </w:rPr>
              <w:br/>
              <w:t>2、采用304#不锈钢面板厚0.9mm(±0.1mm)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不锈钢炸篱架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1、外径250mm(±10%)                               </w:t>
            </w:r>
            <w:r>
              <w:rPr>
                <w:rFonts w:ascii="宋体" w:hAnsi="宋体" w:cs="宋体" w:hint="eastAsia"/>
                <w:color w:val="000000"/>
                <w:kern w:val="0"/>
                <w:sz w:val="20"/>
                <w:szCs w:val="20"/>
              </w:rPr>
              <w:br/>
              <w:t>2、采用304#不锈钢面板厚1.25mm(±0.2mm)，与炉背焊接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不锈钢尾撑</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1、外径330*180mm(±10%)</w:t>
            </w:r>
            <w:r>
              <w:rPr>
                <w:rFonts w:ascii="宋体" w:hAnsi="宋体" w:cs="宋体" w:hint="eastAsia"/>
                <w:color w:val="000000"/>
                <w:kern w:val="0"/>
                <w:sz w:val="20"/>
                <w:szCs w:val="20"/>
              </w:rPr>
              <w:br/>
              <w:t>2、采用不锈钢汤撑式圆桶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不锈钢双层环保隔油器</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1、500*500mm(±10%)</w:t>
            </w:r>
            <w:r>
              <w:rPr>
                <w:rFonts w:ascii="宋体" w:hAnsi="宋体" w:cs="宋体" w:hint="eastAsia"/>
                <w:color w:val="000000"/>
                <w:kern w:val="0"/>
                <w:sz w:val="20"/>
                <w:szCs w:val="20"/>
              </w:rPr>
              <w:br/>
              <w:t>2、采用不锈钢板厚≤0.9mm，双层，带导流槽</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台下式净水器连水管安装</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1、206*137*570mm(±10%)</w:t>
            </w:r>
            <w:r>
              <w:rPr>
                <w:rFonts w:ascii="宋体" w:hAnsi="宋体" w:cs="宋体" w:hint="eastAsia"/>
                <w:color w:val="000000"/>
                <w:kern w:val="0"/>
                <w:sz w:val="20"/>
                <w:szCs w:val="20"/>
              </w:rPr>
              <w:br/>
              <w:t>2、处理水量：4升/分钟(±10%)，含前后给水安装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不锈钢烟罩灯箱连灯</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1、长600mm(±10%)                               </w:t>
            </w:r>
            <w:r>
              <w:rPr>
                <w:rFonts w:ascii="宋体" w:hAnsi="宋体" w:cs="宋体" w:hint="eastAsia"/>
                <w:color w:val="000000"/>
                <w:kern w:val="0"/>
                <w:sz w:val="20"/>
                <w:szCs w:val="20"/>
              </w:rPr>
              <w:br/>
              <w:t>2、采用304#不锈钢板，灯箱厚≤0.9mm，配烟罩灯</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119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不锈钢排渣提栏连排水管</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1、DN50mm(±10%)                               </w:t>
            </w:r>
            <w:r>
              <w:rPr>
                <w:rFonts w:ascii="宋体" w:hAnsi="宋体" w:cs="宋体" w:hint="eastAsia"/>
                <w:color w:val="000000"/>
                <w:kern w:val="0"/>
                <w:sz w:val="20"/>
                <w:szCs w:val="20"/>
              </w:rPr>
              <w:br/>
              <w:t>2、采用不锈钢排渣提栏，PVC排水管</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1、950*500*950mm(±10%)                                    2、采用不锈钢制造，配万向活动轮，二层</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送餐车2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1、900*590*970mm(±10%)                   </w:t>
            </w:r>
            <w:r>
              <w:rPr>
                <w:rFonts w:ascii="宋体" w:hAnsi="宋体" w:cs="宋体"/>
                <w:color w:val="000000"/>
                <w:kern w:val="0"/>
                <w:sz w:val="20"/>
                <w:szCs w:val="20"/>
              </w:rPr>
              <w:t xml:space="preserve"> </w:t>
            </w:r>
            <w:r>
              <w:rPr>
                <w:rFonts w:ascii="宋体" w:hAnsi="宋体" w:cs="宋体" w:hint="eastAsia"/>
                <w:color w:val="000000"/>
                <w:kern w:val="0"/>
                <w:sz w:val="20"/>
                <w:szCs w:val="20"/>
              </w:rPr>
              <w:t>2、采用不锈钢层板，不锈钢圆管把手，单层</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1、风量31520m3/h(±10%)                              2、功率18.5KW(±10%)，全压1206Pa(±10%)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高压抽风机2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1、风量25057m3/h(±10%)                              2、功率15KW(±10%)，全压1532Pa(±10%)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风机防震架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val="restart"/>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125</w:t>
            </w:r>
          </w:p>
        </w:tc>
        <w:tc>
          <w:tcPr>
            <w:tcW w:w="1274" w:type="dxa"/>
            <w:vMerge w:val="restart"/>
            <w:tcBorders>
              <w:top w:val="nil"/>
              <w:left w:val="nil"/>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风机减震器</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1、规格：200KG(±10%)</w:t>
            </w:r>
            <w:r>
              <w:rPr>
                <w:rFonts w:ascii="宋体" w:hAnsi="宋体" w:cs="宋体" w:hint="eastAsia"/>
                <w:color w:val="000000"/>
                <w:kern w:val="0"/>
                <w:sz w:val="20"/>
                <w:szCs w:val="20"/>
              </w:rPr>
              <w:br/>
              <w:t>2、采用吊式安装，阻尼减震</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000000"/>
                <w:kern w:val="0"/>
                <w:sz w:val="20"/>
                <w:szCs w:val="20"/>
              </w:rPr>
              <w:t>3、</w:t>
            </w:r>
            <w:r>
              <w:rPr>
                <w:rFonts w:ascii="宋体" w:hAnsi="宋体" w:cs="宋体" w:hint="eastAsia"/>
                <w:color w:val="FF0000"/>
                <w:kern w:val="0"/>
                <w:sz w:val="20"/>
                <w:szCs w:val="20"/>
              </w:rPr>
              <w:t>▲所投减震器符合HJ/T 381-2007 环境保护产品技术要求，额定载荷下的变形量≤0.1mm，轴向静刚度试验≤0.1N/mm。提供第三方检测机构出具的至少带CMA标识的检测报告扫描件，原件备查。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风机帆布连接</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风机降压启动控制箱</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1、规格：配抽风机</w:t>
            </w:r>
            <w:r>
              <w:rPr>
                <w:rFonts w:ascii="宋体" w:hAnsi="宋体" w:cs="宋体" w:hint="eastAsia"/>
                <w:color w:val="000000"/>
                <w:kern w:val="0"/>
                <w:sz w:val="20"/>
                <w:szCs w:val="20"/>
              </w:rPr>
              <w:br/>
              <w:t>2、含开关、开关箱</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抽风管（加厚）</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1、201#不锈钢板1.05mm(±0.1mm)</w:t>
            </w:r>
            <w:r>
              <w:rPr>
                <w:rFonts w:ascii="宋体" w:hAnsi="宋体" w:cs="宋体" w:hint="eastAsia"/>
                <w:color w:val="000000"/>
                <w:kern w:val="0"/>
                <w:sz w:val="20"/>
                <w:szCs w:val="20"/>
              </w:rPr>
              <w:br/>
              <w:t>2、弯头、三通、扩口按2倍直管计算</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129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风喉开洞</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1、按规范现场开洞</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风喉防漏2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1、风喉接驳处涂防漏胶</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1、规格：≤1000X700mm      </w:t>
            </w:r>
            <w:r>
              <w:rPr>
                <w:rFonts w:ascii="宋体" w:hAnsi="宋体" w:cs="宋体" w:hint="eastAsia"/>
                <w:color w:val="000000"/>
                <w:kern w:val="0"/>
                <w:sz w:val="20"/>
                <w:szCs w:val="20"/>
              </w:rPr>
              <w:br/>
              <w:t>2、镀锌板外壳</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133</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止回阀2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1、规格：≤1000X600mm      </w:t>
            </w:r>
            <w:r>
              <w:rPr>
                <w:rFonts w:ascii="宋体" w:hAnsi="宋体" w:cs="宋体" w:hint="eastAsia"/>
                <w:color w:val="000000"/>
                <w:kern w:val="0"/>
                <w:sz w:val="20"/>
                <w:szCs w:val="20"/>
              </w:rPr>
              <w:br/>
              <w:t>2、镀锌板外壳</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油烟净化箱</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1、规格：35000m3/h(±10%)                                           </w:t>
            </w:r>
            <w:r>
              <w:rPr>
                <w:rFonts w:ascii="宋体" w:hAnsi="宋体" w:cs="宋体" w:hint="eastAsia"/>
                <w:color w:val="000000"/>
                <w:kern w:val="0"/>
                <w:sz w:val="20"/>
                <w:szCs w:val="20"/>
              </w:rPr>
              <w:br/>
              <w:t>2、高空排放</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净化箱支架</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低噪音抽风柜</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1、15"(±10%)                                           </w:t>
            </w:r>
            <w:r>
              <w:rPr>
                <w:rFonts w:ascii="宋体" w:hAnsi="宋体" w:cs="宋体" w:hint="eastAsia"/>
                <w:color w:val="000000"/>
                <w:kern w:val="0"/>
                <w:sz w:val="20"/>
                <w:szCs w:val="20"/>
              </w:rPr>
              <w:br/>
              <w:t>2、功率3KW(±10%)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137</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风柜防震架1</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138</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风柜防震架2</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1、采用槽钢支架，刷漆二道</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139</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风柜帆布连接</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1、采用防水布</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140</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风柜开关</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1、规格：配15"抽风柜                                           </w:t>
            </w:r>
            <w:r>
              <w:rPr>
                <w:rFonts w:ascii="宋体" w:hAnsi="宋体" w:cs="宋体" w:hint="eastAsia"/>
                <w:color w:val="000000"/>
                <w:kern w:val="0"/>
                <w:sz w:val="20"/>
                <w:szCs w:val="20"/>
              </w:rPr>
              <w:br/>
              <w:t>2、磁力开关</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141</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抽风管</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1、201#不锈钢板0.7mm(±0.1mm)</w:t>
            </w:r>
            <w:r>
              <w:rPr>
                <w:rFonts w:ascii="宋体" w:hAnsi="宋体" w:cs="宋体" w:hint="eastAsia"/>
                <w:color w:val="000000"/>
                <w:kern w:val="0"/>
                <w:sz w:val="20"/>
                <w:szCs w:val="20"/>
              </w:rPr>
              <w:br/>
              <w:t>2、弯头、三通、扩口按2倍直管计算</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142</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百叶窗</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1、规格：按规范安装                                           </w:t>
            </w:r>
            <w:r>
              <w:rPr>
                <w:rFonts w:ascii="宋体" w:hAnsi="宋体" w:cs="宋体" w:hint="eastAsia"/>
                <w:color w:val="000000"/>
                <w:kern w:val="0"/>
                <w:sz w:val="20"/>
                <w:szCs w:val="20"/>
              </w:rPr>
              <w:br/>
              <w:t>2、百叶采用不锈钢板0.7mm(±0.1mm)</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val="restart"/>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143</w:t>
            </w:r>
          </w:p>
        </w:tc>
        <w:tc>
          <w:tcPr>
            <w:tcW w:w="1274" w:type="dxa"/>
            <w:vMerge w:val="restart"/>
            <w:tcBorders>
              <w:top w:val="nil"/>
              <w:left w:val="nil"/>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低噪音鲜风柜（离心风机）</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 xml:space="preserve">1、27"(±10%)                                           </w:t>
            </w:r>
            <w:r>
              <w:rPr>
                <w:rFonts w:ascii="宋体" w:hAnsi="宋体" w:cs="宋体" w:hint="eastAsia"/>
                <w:color w:val="000000"/>
                <w:kern w:val="0"/>
                <w:sz w:val="20"/>
                <w:szCs w:val="20"/>
              </w:rPr>
              <w:br/>
              <w:t>2、功率15KW(±10%)</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top w:val="nil"/>
              <w:left w:val="nil"/>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3、▲所投风机品牌制造商所制造的电机，依据《电动机能效限定值及能效等级》检测，能源效率为1级。提供第三方检测机构出具的至少带CMA标识的检测报告扫描件，原件备查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vMerge/>
            <w:tcBorders>
              <w:top w:val="nil"/>
              <w:left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top w:val="nil"/>
              <w:left w:val="nil"/>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4、▲所投风机核心部件叶轮符合JB/T6445-2017通风机叶轮超速试验，叶轮的轮盖进口内径和叶轮外径的尺寸变形量≤0.03%。着色渗透检测符合NB/T47013.5的规定。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vMerge/>
            <w:tcBorders>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p>
        </w:tc>
        <w:tc>
          <w:tcPr>
            <w:tcW w:w="1274" w:type="dxa"/>
            <w:vMerge/>
            <w:tcBorders>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FF0000"/>
                <w:kern w:val="0"/>
                <w:sz w:val="20"/>
                <w:szCs w:val="20"/>
              </w:rPr>
            </w:pPr>
            <w:r>
              <w:rPr>
                <w:rFonts w:ascii="宋体" w:hAnsi="宋体" w:cs="宋体" w:hint="eastAsia"/>
                <w:color w:val="FF0000"/>
                <w:kern w:val="0"/>
                <w:sz w:val="20"/>
                <w:szCs w:val="20"/>
              </w:rPr>
              <w:t>5、▲所投风机核心部件轴承符合GB/T 10125-2012，以及GB/T6461-2002。通过铜乙酸加速盐雾试验，试验时间不小于96小时，达到10级标准。提供第三方检测机构出具的至少带CMA标识的检测报告扫描件，原件备查</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FF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144</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鲜风管</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1、镀锌板0.7mm(±0.1mm)</w:t>
            </w:r>
            <w:r>
              <w:rPr>
                <w:rFonts w:ascii="宋体" w:hAnsi="宋体" w:cs="宋体" w:hint="eastAsia"/>
                <w:color w:val="000000"/>
                <w:kern w:val="0"/>
                <w:sz w:val="20"/>
                <w:szCs w:val="20"/>
              </w:rPr>
              <w:br/>
              <w:t>2、弯头、三通、扩口按2倍直管计算</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145</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鲜风咀</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1、规格：可调节</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nil"/>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146</w:t>
            </w:r>
          </w:p>
        </w:tc>
        <w:tc>
          <w:tcPr>
            <w:tcW w:w="1274"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3118" w:type="dxa"/>
            <w:tcBorders>
              <w:top w:val="nil"/>
              <w:left w:val="nil"/>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1701"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nil"/>
              <w:left w:val="nil"/>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147</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1701"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r w:rsidTr="0024150B">
        <w:tblPrEx>
          <w:tblW w:w="8089" w:type="dxa"/>
          <w:tblInd w:w="99" w:type="dxa"/>
          <w:tblLook w:val="04A0"/>
        </w:tblPrEx>
        <w:trPr>
          <w:trHeight w:val="1302"/>
        </w:trPr>
        <w:tc>
          <w:tcPr>
            <w:tcW w:w="72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0000" w:rsidP="00A83762">
            <w:pPr>
              <w:widowControl/>
              <w:jc w:val="center"/>
              <w:rPr>
                <w:rFonts w:ascii="宋体" w:hAnsi="宋体" w:cs="宋体"/>
                <w:color w:val="000000"/>
                <w:kern w:val="0"/>
                <w:sz w:val="20"/>
                <w:szCs w:val="20"/>
              </w:rPr>
            </w:pPr>
            <w:r>
              <w:rPr>
                <w:rFonts w:ascii="宋体" w:hAnsi="宋体" w:cs="宋体" w:hint="eastAsia"/>
                <w:color w:val="000000"/>
                <w:kern w:val="0"/>
                <w:sz w:val="20"/>
                <w:szCs w:val="20"/>
              </w:rPr>
              <w:t>148</w:t>
            </w:r>
          </w:p>
        </w:tc>
        <w:tc>
          <w:tcPr>
            <w:tcW w:w="1274"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厨房内水源接驳</w:t>
            </w:r>
          </w:p>
        </w:tc>
        <w:tc>
          <w:tcPr>
            <w:tcW w:w="3118" w:type="dxa"/>
            <w:tcBorders>
              <w:top w:val="single" w:sz="4" w:space="0" w:color="auto"/>
              <w:left w:val="single" w:sz="4" w:space="0" w:color="auto"/>
              <w:bottom w:val="single" w:sz="4" w:space="0" w:color="auto"/>
              <w:right w:val="single" w:sz="4" w:space="0" w:color="auto"/>
            </w:tcBorders>
            <w:shd w:val="clear" w:color="auto" w:fill="auto"/>
            <w:vAlign w:val="center"/>
          </w:tcPr>
          <w:p w:rsidR="00000000" w:rsidP="00A83762">
            <w:pPr>
              <w:widowControl/>
              <w:jc w:val="left"/>
              <w:rPr>
                <w:rFonts w:ascii="宋体" w:hAnsi="宋体" w:cs="宋体"/>
                <w:color w:val="000000"/>
                <w:kern w:val="0"/>
                <w:sz w:val="20"/>
                <w:szCs w:val="20"/>
              </w:rPr>
            </w:pPr>
            <w:r>
              <w:rPr>
                <w:rFonts w:ascii="宋体" w:hAnsi="宋体" w:cs="宋体" w:hint="eastAsia"/>
                <w:color w:val="000000"/>
                <w:kern w:val="0"/>
                <w:sz w:val="20"/>
                <w:szCs w:val="20"/>
              </w:rPr>
              <w:t>设备1米内</w:t>
            </w:r>
          </w:p>
        </w:tc>
        <w:tc>
          <w:tcPr>
            <w:tcW w:w="1701"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709"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c>
          <w:tcPr>
            <w:tcW w:w="567" w:type="dxa"/>
            <w:tcBorders>
              <w:top w:val="single" w:sz="4" w:space="0" w:color="auto"/>
              <w:left w:val="single" w:sz="4" w:space="0" w:color="auto"/>
              <w:bottom w:val="single" w:sz="4" w:space="0" w:color="auto"/>
              <w:right w:val="single" w:sz="4" w:space="0" w:color="auto"/>
            </w:tcBorders>
          </w:tcPr>
          <w:p w:rsidR="00000000" w:rsidP="00A83762">
            <w:pPr>
              <w:widowControl/>
              <w:jc w:val="left"/>
              <w:rPr>
                <w:rFonts w:ascii="宋体" w:hAnsi="宋体" w:cs="宋体"/>
                <w:color w:val="000000"/>
                <w:kern w:val="0"/>
                <w:sz w:val="20"/>
                <w:szCs w:val="20"/>
              </w:rPr>
            </w:pPr>
          </w:p>
        </w:tc>
      </w:tr>
    </w:tbl>
    <w:p w:rsidR="00000000" w:rsidRPr="00B46272" w:rsidP="00B46272">
      <w:pPr>
        <w:rPr>
          <w:sz w:val="24"/>
        </w:rPr>
      </w:pPr>
    </w:p>
    <w:p w:rsidR="00000000" w:rsidRPr="00B46272" w:rsidP="00B46272">
      <w:pPr>
        <w:rPr>
          <w:szCs w:val="21"/>
        </w:rPr>
      </w:pPr>
      <w:bookmarkStart w:id="72" w:name="_Hlk72095977"/>
      <w:r w:rsidRPr="00B46272">
        <w:rPr>
          <w:rFonts w:hint="eastAsia"/>
          <w:szCs w:val="21"/>
        </w:rPr>
        <w:t>证明资料【如有的话，提供的证明资料应统一编号（排序），格式自定】</w:t>
      </w:r>
      <w:bookmarkEnd w:id="72"/>
      <w:r w:rsidRPr="00B46272">
        <w:rPr>
          <w:rFonts w:hint="eastAsia"/>
          <w:szCs w:val="21"/>
        </w:rPr>
        <w:t>：</w:t>
      </w:r>
    </w:p>
    <w:p w:rsidR="00000000" w:rsidRPr="00B46272" w:rsidP="00B46272">
      <w:pPr>
        <w:ind w:firstLine="420" w:firstLineChars="200"/>
        <w:rPr>
          <w:b/>
          <w:szCs w:val="21"/>
        </w:rPr>
      </w:pPr>
    </w:p>
    <w:p w:rsidR="00000000" w:rsidRPr="00B46272" w:rsidP="00B46272">
      <w:pPr>
        <w:ind w:firstLine="420" w:firstLineChars="200"/>
        <w:rPr>
          <w:b/>
          <w:szCs w:val="21"/>
        </w:rPr>
      </w:pPr>
    </w:p>
    <w:p w:rsidR="00000000" w:rsidRPr="00B46272" w:rsidP="00B46272">
      <w:pPr>
        <w:ind w:firstLine="420" w:firstLineChars="200"/>
        <w:rPr>
          <w:bCs/>
          <w:szCs w:val="21"/>
        </w:rPr>
      </w:pPr>
      <w:r w:rsidRPr="00B46272">
        <w:rPr>
          <w:rFonts w:hint="eastAsia"/>
          <w:bCs/>
          <w:szCs w:val="21"/>
        </w:rPr>
        <w:t>《技术要求偏离表》编制指引：</w:t>
      </w:r>
    </w:p>
    <w:p w:rsidR="00000000" w:rsidRPr="00B46272" w:rsidP="00B46272">
      <w:pPr>
        <w:ind w:firstLine="420" w:firstLineChars="200"/>
        <w:rPr>
          <w:bCs/>
          <w:szCs w:val="21"/>
        </w:rPr>
      </w:pPr>
      <w:r w:rsidRPr="00B46272">
        <w:rPr>
          <w:rFonts w:hint="eastAsia"/>
          <w:bCs/>
          <w:szCs w:val="21"/>
        </w:rPr>
        <w:t>1</w:t>
      </w:r>
      <w:r w:rsidRPr="00B46272">
        <w:rPr>
          <w:rFonts w:hint="eastAsia"/>
          <w:bCs/>
          <w:szCs w:val="21"/>
        </w:rPr>
        <w:t>、技术要求偏离表的序号、货物名称、招标技术要求等栏目</w:t>
      </w:r>
      <w:bookmarkStart w:id="73" w:name="_Hlk72094407"/>
      <w:r w:rsidRPr="00B46272">
        <w:rPr>
          <w:rFonts w:hint="eastAsia"/>
          <w:bCs/>
          <w:szCs w:val="21"/>
        </w:rPr>
        <w:t>对应“用户需求书”中的“技术要求”章节</w:t>
      </w:r>
      <w:bookmarkEnd w:id="73"/>
      <w:r w:rsidRPr="00B46272">
        <w:rPr>
          <w:rFonts w:hint="eastAsia"/>
          <w:bCs/>
          <w:szCs w:val="21"/>
        </w:rPr>
        <w:t>相关内容。</w:t>
      </w:r>
    </w:p>
    <w:p w:rsidR="00000000" w:rsidRPr="00B46272" w:rsidP="00B46272">
      <w:pPr>
        <w:widowControl/>
        <w:ind w:firstLine="420" w:firstLineChars="200"/>
        <w:outlineLvl w:val="1"/>
        <w:rPr>
          <w:bCs/>
          <w:color w:val="FF0000"/>
          <w:szCs w:val="21"/>
        </w:rPr>
      </w:pPr>
      <w:r w:rsidRPr="00B46272">
        <w:rPr>
          <w:bCs/>
          <w:kern w:val="0"/>
          <w:szCs w:val="21"/>
        </w:rPr>
        <w:t>2</w:t>
      </w:r>
      <w:r w:rsidRPr="00B46272">
        <w:rPr>
          <w:rFonts w:hint="eastAsia"/>
          <w:bCs/>
          <w:kern w:val="0"/>
          <w:szCs w:val="21"/>
        </w:rPr>
        <w:t>、“投标技术响应”一栏必须一一对照“招标技术要求”，详细填写投标人自身投标货物的具体参数，而不能不合理照搬照抄招标文件的技术要求，以体现具体响应情况。</w:t>
      </w:r>
      <w:r w:rsidRPr="00B46272">
        <w:rPr>
          <w:rFonts w:hint="eastAsia"/>
          <w:bCs/>
          <w:color w:val="FF0000"/>
          <w:szCs w:val="21"/>
        </w:rPr>
        <w:t>“投标技术响应”必须与所投产品客观实际保持一致，响应不实且情节严重的，经查实，将依法记入供应商诚信档案或受到行政处罚。</w:t>
      </w:r>
    </w:p>
    <w:p w:rsidR="00000000" w:rsidRPr="00B46272" w:rsidP="00B46272">
      <w:pPr>
        <w:ind w:firstLine="420" w:firstLineChars="200"/>
        <w:rPr>
          <w:bCs/>
          <w:color w:val="FF0000"/>
          <w:szCs w:val="21"/>
        </w:rPr>
      </w:pPr>
      <w:r w:rsidRPr="00B46272">
        <w:rPr>
          <w:bCs/>
          <w:szCs w:val="21"/>
        </w:rPr>
        <w:t>3</w:t>
      </w:r>
      <w:r w:rsidRPr="00B46272">
        <w:rPr>
          <w:rFonts w:hint="eastAsia"/>
          <w:bCs/>
          <w:szCs w:val="21"/>
        </w:rPr>
        <w:t>、</w:t>
      </w:r>
      <w:bookmarkStart w:id="74" w:name="_Hlk72158270"/>
      <w:r w:rsidRPr="00B46272">
        <w:rPr>
          <w:rFonts w:hint="eastAsia"/>
          <w:bCs/>
          <w:szCs w:val="21"/>
        </w:rPr>
        <w:t>“偏离情况”</w:t>
      </w:r>
      <w:bookmarkEnd w:id="74"/>
      <w:r w:rsidRPr="00B46272">
        <w:rPr>
          <w:rFonts w:hint="eastAsia"/>
          <w:bCs/>
          <w:szCs w:val="21"/>
        </w:rPr>
        <w:t>一栏填写如实填写“正偏离”、“负偏离”或“无偏离”，其中：</w:t>
      </w:r>
      <w:bookmarkStart w:id="75" w:name="_Hlk72093866"/>
      <w:r w:rsidRPr="00B46272">
        <w:rPr>
          <w:rFonts w:hint="eastAsia"/>
          <w:bCs/>
          <w:szCs w:val="21"/>
        </w:rPr>
        <w:t>“正偏离”表示“投标响应优于招标技术要求”，“负偏离”表示“投标响应不满足招标技术要求”，“无偏离”表示“投标响应与招标技术要求一致”</w:t>
      </w:r>
      <w:bookmarkEnd w:id="75"/>
      <w:r w:rsidRPr="00B46272">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sidRPr="00B46272">
        <w:rPr>
          <w:rFonts w:hint="eastAsia"/>
          <w:bCs/>
          <w:color w:val="FF0000"/>
          <w:szCs w:val="21"/>
        </w:rPr>
        <w:t>“偏离情况”必须与所投产品客观实际保持一致，响应不实且情节严重的，经查实，将依法记入供应商诚信档案或受到行政处罚。</w:t>
      </w:r>
    </w:p>
    <w:p w:rsidR="00000000" w:rsidRPr="00B46272" w:rsidP="00B46272">
      <w:pPr>
        <w:ind w:firstLine="420" w:firstLineChars="200"/>
        <w:rPr>
          <w:b/>
          <w:szCs w:val="21"/>
        </w:rPr>
      </w:pPr>
      <w:r w:rsidRPr="00B46272">
        <w:rPr>
          <w:b/>
          <w:szCs w:val="21"/>
        </w:rPr>
        <w:t>4</w:t>
      </w:r>
      <w:r w:rsidRPr="00B46272">
        <w:rPr>
          <w:rFonts w:hint="eastAsia"/>
          <w:b/>
          <w:szCs w:val="21"/>
        </w:rPr>
        <w:t>、未要求提供证明资料的招标技术要求，可以不提供证明资料（如实响应即可）。</w:t>
      </w:r>
    </w:p>
    <w:p w:rsidR="00000000" w:rsidRPr="00B46272" w:rsidP="00B46272">
      <w:pPr>
        <w:ind w:firstLine="420" w:firstLineChars="200"/>
        <w:rPr>
          <w:bCs/>
          <w:szCs w:val="21"/>
        </w:rPr>
      </w:pPr>
      <w:r w:rsidRPr="00B46272">
        <w:rPr>
          <w:rFonts w:hint="eastAsia"/>
          <w:b/>
          <w:szCs w:val="21"/>
        </w:rPr>
        <w:t>5</w:t>
      </w:r>
      <w:r w:rsidRPr="00B46272">
        <w:rPr>
          <w:rFonts w:hint="eastAsia"/>
          <w:b/>
          <w:szCs w:val="21"/>
        </w:rPr>
        <w:t>、</w:t>
      </w:r>
      <w:bookmarkStart w:id="76" w:name="_Hlk72096106"/>
      <w:r w:rsidRPr="00B46272">
        <w:rPr>
          <w:rFonts w:hint="eastAsia"/>
          <w:b/>
          <w:szCs w:val="21"/>
        </w:rPr>
        <w:t>证明资料条款响应要求</w:t>
      </w:r>
      <w:bookmarkEnd w:id="76"/>
      <w:r w:rsidRPr="00B46272">
        <w:rPr>
          <w:rFonts w:hint="eastAsia"/>
          <w:b/>
          <w:szCs w:val="21"/>
        </w:rPr>
        <w:t>：</w:t>
      </w:r>
      <w:r w:rsidRPr="00B46272">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w:t>
      </w:r>
      <w:r w:rsidRPr="00B46272">
        <w:rPr>
          <w:rFonts w:hint="eastAsia"/>
          <w:bCs/>
          <w:szCs w:val="21"/>
        </w:rPr>
        <w:t>,</w:t>
      </w:r>
      <w:r w:rsidRPr="00B46272">
        <w:rPr>
          <w:rFonts w:hint="eastAsia"/>
          <w:bCs/>
          <w:szCs w:val="21"/>
        </w:rPr>
        <w:t>以便评审；</w:t>
      </w:r>
      <w:bookmarkStart w:id="77" w:name="_Hlk73558782"/>
      <w:r w:rsidRPr="00B46272">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sidRPr="00B46272">
        <w:rPr>
          <w:rFonts w:hint="eastAsia"/>
          <w:bCs/>
          <w:szCs w:val="21"/>
        </w:rPr>
        <w:t>且投标人在“偏离情况”一栏响应为“正偏离”或“无偏离”的，经评审委员会认定，将判定为负偏离。</w:t>
      </w:r>
      <w:bookmarkEnd w:id="77"/>
      <w:bookmarkEnd w:id="78"/>
    </w:p>
    <w:p w:rsidR="00000000" w:rsidRPr="00B46272" w:rsidP="00B46272">
      <w:pPr>
        <w:ind w:firstLine="420" w:firstLineChars="200"/>
        <w:rPr>
          <w:bCs/>
          <w:szCs w:val="21"/>
        </w:rPr>
      </w:pPr>
      <w:r w:rsidRPr="00B46272">
        <w:rPr>
          <w:rFonts w:hint="eastAsia"/>
          <w:bCs/>
          <w:szCs w:val="21"/>
        </w:rPr>
        <w:t>6</w:t>
      </w:r>
      <w:r w:rsidRPr="00B46272">
        <w:rPr>
          <w:rFonts w:hint="eastAsia"/>
          <w:bCs/>
          <w:szCs w:val="21"/>
        </w:rPr>
        <w:t>、</w:t>
      </w:r>
      <w:bookmarkStart w:id="79" w:name="_Hlk72096137"/>
      <w:r w:rsidRPr="00B46272">
        <w:rPr>
          <w:rFonts w:hint="eastAsia"/>
          <w:bCs/>
          <w:szCs w:val="21"/>
        </w:rPr>
        <w:t>表后“证明资料”部分内容的编制</w:t>
      </w:r>
      <w:bookmarkEnd w:id="79"/>
      <w:r w:rsidRPr="00B46272">
        <w:rPr>
          <w:rFonts w:hint="eastAsia"/>
          <w:bCs/>
          <w:szCs w:val="21"/>
        </w:rPr>
        <w:t>：提供的所有证明资料应当统一编号（排序），且证明资料的编号（顺序）、数量和名称（形式）均应与“说明”一栏所填内容保持一致（一一对应），以便评审委员会查看。</w:t>
      </w:r>
      <w:bookmarkStart w:id="80" w:name="_Hlk73558180"/>
      <w:r w:rsidRPr="00B46272">
        <w:rPr>
          <w:rFonts w:hint="eastAsia"/>
          <w:bCs/>
          <w:szCs w:val="21"/>
        </w:rPr>
        <w:t>未按照招标文件要求在表后放置证明材料的供应商将承担不利后果，经评审委员会认定，相关技术要求将判定为负偏离。</w:t>
      </w:r>
      <w:bookmarkEnd w:id="80"/>
    </w:p>
    <w:p w:rsidR="00000000" w:rsidRPr="00B46272" w:rsidP="00B46272">
      <w:pPr>
        <w:ind w:firstLine="420" w:firstLineChars="200"/>
        <w:rPr>
          <w:b/>
          <w:szCs w:val="21"/>
        </w:rPr>
      </w:pPr>
      <w:r w:rsidRPr="00B46272">
        <w:rPr>
          <w:rFonts w:hint="eastAsia"/>
          <w:b/>
          <w:szCs w:val="21"/>
        </w:rPr>
        <w:t>7</w:t>
      </w:r>
      <w:r w:rsidRPr="00B46272">
        <w:rPr>
          <w:rFonts w:hint="eastAsia"/>
          <w:b/>
          <w:szCs w:val="21"/>
        </w:rPr>
        <w:t>、</w:t>
      </w:r>
      <w:bookmarkStart w:id="81" w:name="_Hlk72096176"/>
      <w:r w:rsidRPr="00B46272">
        <w:rPr>
          <w:rFonts w:hint="eastAsia"/>
          <w:b/>
          <w:szCs w:val="21"/>
        </w:rPr>
        <w:t>证明资料的形式及其它具体要求</w:t>
      </w:r>
      <w:bookmarkEnd w:id="81"/>
      <w:r w:rsidRPr="00B46272">
        <w:rPr>
          <w:rFonts w:hint="eastAsia"/>
          <w:b/>
          <w:szCs w:val="21"/>
        </w:rPr>
        <w:t>：</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1</w:t>
      </w:r>
      <w:r w:rsidRPr="00B46272">
        <w:rPr>
          <w:rFonts w:hint="eastAsia"/>
          <w:bCs/>
          <w:szCs w:val="21"/>
        </w:rPr>
        <w:t>）除照片、图片（截图）及不需加盖公章的文字说明（技术说明）外，其它证明资料均要求为原件扫描件；</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2</w:t>
      </w:r>
      <w:r w:rsidRPr="00B46272">
        <w:rPr>
          <w:rFonts w:hint="eastAsia"/>
          <w:bCs/>
          <w:szCs w:val="21"/>
        </w:rPr>
        <w:t>）提供证明资料的形式包括但不限于：</w:t>
      </w:r>
      <w:r w:rsidRPr="00B46272">
        <w:rPr>
          <w:rFonts w:hint="eastAsia"/>
          <w:bCs/>
          <w:szCs w:val="21"/>
        </w:rPr>
        <w:t>a.</w:t>
      </w:r>
      <w:r w:rsidRPr="00B46272">
        <w:rPr>
          <w:rFonts w:hint="eastAsia"/>
          <w:bCs/>
          <w:szCs w:val="21"/>
        </w:rPr>
        <w:t>制造商公布（出具）的产品说明书、产品彩页；</w:t>
      </w:r>
      <w:r w:rsidRPr="00B46272">
        <w:rPr>
          <w:rFonts w:hint="eastAsia"/>
          <w:bCs/>
          <w:szCs w:val="21"/>
        </w:rPr>
        <w:t>b.</w:t>
      </w:r>
      <w:r w:rsidRPr="00B46272">
        <w:rPr>
          <w:rFonts w:hint="eastAsia"/>
          <w:bCs/>
          <w:szCs w:val="21"/>
        </w:rPr>
        <w:t>我国政府机构出具的产品检验和核准证件等；</w:t>
      </w:r>
      <w:r w:rsidRPr="00B46272">
        <w:rPr>
          <w:rFonts w:hint="eastAsia"/>
          <w:bCs/>
          <w:szCs w:val="21"/>
        </w:rPr>
        <w:t>c.</w:t>
      </w:r>
      <w:r w:rsidRPr="00B46272">
        <w:rPr>
          <w:rFonts w:hint="eastAsia"/>
          <w:bCs/>
          <w:szCs w:val="21"/>
        </w:rPr>
        <w:t>第三方机构出具的检测（检验、测试）报告、认证证书等；已对证明资料的形式、内容作出具体要求的，必须严格按要求的形式、内容提供证明资料；</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3</w:t>
      </w:r>
      <w:r w:rsidRPr="00B46272">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000000" w:rsidRPr="00B46272" w:rsidP="00B46272">
      <w:pPr>
        <w:ind w:firstLine="420" w:firstLineChars="200"/>
        <w:rPr>
          <w:bCs/>
          <w:szCs w:val="21"/>
        </w:rPr>
      </w:pPr>
      <w:r w:rsidRPr="00B46272">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000000" w:rsidRPr="00B46272" w:rsidP="00B46272">
      <w:pPr>
        <w:ind w:firstLine="420" w:firstLineChars="200"/>
        <w:rPr>
          <w:bCs/>
          <w:szCs w:val="21"/>
        </w:rPr>
      </w:pPr>
      <w:r w:rsidRPr="00B46272">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000000" w:rsidRPr="00B46272" w:rsidP="00B46272">
      <w:pPr>
        <w:ind w:firstLine="420" w:firstLineChars="200"/>
        <w:rPr>
          <w:bCs/>
          <w:szCs w:val="21"/>
        </w:rPr>
      </w:pPr>
      <w:r w:rsidRPr="00B46272">
        <w:rPr>
          <w:rFonts w:hint="eastAsia"/>
          <w:bCs/>
          <w:szCs w:val="21"/>
        </w:rPr>
        <w:t>其它证明资料的形式要求参照以上要求执行；</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4</w:t>
      </w:r>
      <w:r w:rsidRPr="00B46272">
        <w:rPr>
          <w:rFonts w:hint="eastAsia"/>
          <w:bCs/>
          <w:szCs w:val="21"/>
        </w:rPr>
        <w:t>）证明资料均要求原件备查。</w:t>
      </w:r>
    </w:p>
    <w:p w:rsidR="00000000" w:rsidRPr="00B46272" w:rsidP="00B46272">
      <w:pPr>
        <w:ind w:firstLine="420" w:firstLineChars="200"/>
        <w:rPr>
          <w:bCs/>
          <w:szCs w:val="21"/>
        </w:rPr>
      </w:pPr>
      <w:r w:rsidRPr="00B46272">
        <w:rPr>
          <w:rFonts w:hint="eastAsia"/>
          <w:bCs/>
          <w:szCs w:val="21"/>
        </w:rPr>
        <w:t>8</w:t>
      </w:r>
      <w:r w:rsidRPr="00B46272">
        <w:rPr>
          <w:rFonts w:hint="eastAsia"/>
          <w:bCs/>
          <w:szCs w:val="21"/>
        </w:rPr>
        <w:t>、其它注意事项：</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1</w:t>
      </w:r>
      <w:r w:rsidRPr="00B46272">
        <w:rPr>
          <w:rFonts w:hint="eastAsia"/>
          <w:bCs/>
          <w:szCs w:val="21"/>
        </w:rPr>
        <w:t>）评审委员会有权对投标人的响应情况作出判断（评审结论）；</w:t>
      </w:r>
    </w:p>
    <w:p w:rsidR="00000000" w:rsidRPr="00B46272" w:rsidP="00B46272">
      <w:pPr>
        <w:ind w:firstLine="420" w:firstLineChars="200"/>
        <w:rPr>
          <w:bCs/>
          <w:szCs w:val="21"/>
        </w:rPr>
      </w:pPr>
      <w:r w:rsidRPr="00B46272">
        <w:rPr>
          <w:rFonts w:hint="eastAsia"/>
          <w:bCs/>
          <w:szCs w:val="21"/>
        </w:rPr>
        <w:t>（</w:t>
      </w:r>
      <w:r w:rsidRPr="00B46272">
        <w:rPr>
          <w:rFonts w:hint="eastAsia"/>
          <w:bCs/>
          <w:szCs w:val="21"/>
        </w:rPr>
        <w:t>2</w:t>
      </w:r>
      <w:r w:rsidRPr="00B46272">
        <w:rPr>
          <w:rFonts w:hint="eastAsia"/>
          <w:bCs/>
          <w:szCs w:val="21"/>
        </w:rPr>
        <w:t>）</w:t>
      </w:r>
      <w:bookmarkStart w:id="82" w:name="_Hlk72158213"/>
      <w:r w:rsidRPr="00B46272">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82"/>
    </w:p>
    <w:p w:rsidR="00000000" w:rsidRPr="00B46272" w:rsidP="00B46272">
      <w:pPr>
        <w:ind w:firstLine="420" w:firstLineChars="200"/>
        <w:rPr>
          <w:b/>
          <w:sz w:val="24"/>
        </w:rPr>
      </w:pPr>
    </w:p>
    <w:p w:rsidR="00000000" w:rsidRPr="00B46272" w:rsidP="00B46272">
      <w:pPr>
        <w:rPr>
          <w:sz w:val="24"/>
        </w:rPr>
      </w:pPr>
    </w:p>
    <w:p w:rsidR="00000000" w:rsidRPr="00B46272" w:rsidP="00B46272">
      <w:pPr>
        <w:keepNext/>
        <w:keepLines/>
        <w:spacing w:before="260" w:after="260"/>
        <w:jc w:val="center"/>
        <w:outlineLvl w:val="2"/>
        <w:rPr>
          <w:rFonts w:ascii="宋体" w:hAnsi="宋体"/>
          <w:b/>
          <w:bCs/>
          <w:sz w:val="24"/>
          <w:szCs w:val="32"/>
        </w:rPr>
      </w:pPr>
      <w:r w:rsidRPr="00B46272">
        <w:rPr>
          <w:rFonts w:ascii="黑体" w:eastAsia="黑体" w:hAnsi="宋体" w:hint="eastAsia"/>
          <w:sz w:val="24"/>
          <w:szCs w:val="20"/>
        </w:rPr>
        <w:t>五、商务要求偏离表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7"/>
        <w:gridCol w:w="815"/>
        <w:gridCol w:w="2835"/>
        <w:gridCol w:w="2552"/>
        <w:gridCol w:w="1134"/>
        <w:gridCol w:w="766"/>
      </w:tblGrid>
      <w:tr w:rsidTr="00C46520">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97"/>
        </w:trPr>
        <w:tc>
          <w:tcPr>
            <w:tcW w:w="250" w:type="pct"/>
            <w:vAlign w:val="center"/>
          </w:tcPr>
          <w:p w:rsidR="00000000" w:rsidP="00A83762">
            <w:pPr>
              <w:jc w:val="center"/>
              <w:rPr>
                <w:b/>
              </w:rPr>
            </w:pPr>
            <w:r>
              <w:rPr>
                <w:rFonts w:hint="eastAsia"/>
                <w:b/>
              </w:rPr>
              <w:t>序号</w:t>
            </w:r>
          </w:p>
        </w:tc>
        <w:tc>
          <w:tcPr>
            <w:tcW w:w="478" w:type="pct"/>
            <w:vAlign w:val="center"/>
          </w:tcPr>
          <w:p w:rsidR="00000000" w:rsidP="00A83762">
            <w:pPr>
              <w:jc w:val="center"/>
              <w:rPr>
                <w:b/>
              </w:rPr>
            </w:pPr>
            <w:r>
              <w:rPr>
                <w:rFonts w:hint="eastAsia"/>
                <w:b/>
              </w:rPr>
              <w:t>商务需求项</w:t>
            </w:r>
          </w:p>
        </w:tc>
        <w:tc>
          <w:tcPr>
            <w:tcW w:w="1662" w:type="pct"/>
            <w:vAlign w:val="center"/>
          </w:tcPr>
          <w:p w:rsidR="00000000" w:rsidP="00A83762">
            <w:pPr>
              <w:jc w:val="center"/>
              <w:rPr>
                <w:b/>
              </w:rPr>
            </w:pPr>
            <w:r>
              <w:rPr>
                <w:rFonts w:hint="eastAsia"/>
                <w:b/>
              </w:rPr>
              <w:t>招标商务要求</w:t>
            </w:r>
          </w:p>
        </w:tc>
        <w:tc>
          <w:tcPr>
            <w:tcW w:w="1496" w:type="pct"/>
            <w:vAlign w:val="center"/>
          </w:tcPr>
          <w:p w:rsidR="00000000" w:rsidP="00A83762">
            <w:pPr>
              <w:jc w:val="center"/>
              <w:rPr>
                <w:b/>
              </w:rPr>
            </w:pPr>
            <w:r>
              <w:rPr>
                <w:rFonts w:hint="eastAsia"/>
                <w:b/>
              </w:rPr>
              <w:t>投标商务响应</w:t>
            </w:r>
          </w:p>
        </w:tc>
        <w:tc>
          <w:tcPr>
            <w:tcW w:w="665" w:type="pct"/>
            <w:vAlign w:val="center"/>
          </w:tcPr>
          <w:p w:rsidR="00000000" w:rsidP="00A83762">
            <w:pPr>
              <w:jc w:val="center"/>
              <w:rPr>
                <w:b/>
              </w:rPr>
            </w:pPr>
            <w:r>
              <w:rPr>
                <w:rFonts w:hint="eastAsia"/>
                <w:b/>
              </w:rPr>
              <w:t>偏离情况</w:t>
            </w:r>
          </w:p>
        </w:tc>
        <w:tc>
          <w:tcPr>
            <w:tcW w:w="449" w:type="pct"/>
            <w:vAlign w:val="center"/>
          </w:tcPr>
          <w:p w:rsidR="00000000" w:rsidP="00A83762">
            <w:pPr>
              <w:jc w:val="center"/>
              <w:rPr>
                <w:b/>
              </w:rPr>
            </w:pPr>
            <w:r>
              <w:rPr>
                <w:rFonts w:hint="eastAsia"/>
                <w:b/>
              </w:rPr>
              <w:t>说明</w:t>
            </w:r>
          </w:p>
        </w:tc>
      </w:tr>
      <w:tr w:rsidTr="00056BAA">
        <w:tblPrEx>
          <w:tblW w:w="5000" w:type="pct"/>
          <w:tblLook w:val="04A0"/>
        </w:tblPrEx>
        <w:trPr>
          <w:trHeight w:val="280"/>
        </w:trPr>
        <w:tc>
          <w:tcPr>
            <w:tcW w:w="2390" w:type="pct"/>
            <w:gridSpan w:val="3"/>
          </w:tcPr>
          <w:p w:rsidR="00000000" w:rsidP="00A83762">
            <w:pPr>
              <w:rPr>
                <w:b/>
              </w:rPr>
            </w:pPr>
            <w:r>
              <w:rPr>
                <w:rFonts w:hint="eastAsia"/>
                <w:b/>
              </w:rPr>
              <w:t>（一）免费保修期内售后服务要求</w:t>
            </w:r>
          </w:p>
        </w:tc>
        <w:tc>
          <w:tcPr>
            <w:tcW w:w="1496" w:type="pct"/>
          </w:tcPr>
          <w:p w:rsidR="00000000" w:rsidP="00A83762">
            <w:pPr>
              <w:rPr>
                <w:b/>
              </w:rPr>
            </w:pPr>
          </w:p>
        </w:tc>
        <w:tc>
          <w:tcPr>
            <w:tcW w:w="665" w:type="pct"/>
          </w:tcPr>
          <w:p w:rsidR="00000000" w:rsidP="00A83762">
            <w:pPr>
              <w:rPr>
                <w:b/>
              </w:rPr>
            </w:pPr>
          </w:p>
        </w:tc>
        <w:tc>
          <w:tcPr>
            <w:tcW w:w="449" w:type="pct"/>
          </w:tcPr>
          <w:p w:rsidR="00000000" w:rsidP="00A83762">
            <w:pPr>
              <w:rPr>
                <w:b/>
              </w:rPr>
            </w:pPr>
          </w:p>
        </w:tc>
      </w:tr>
      <w:tr w:rsidTr="00C46520">
        <w:tblPrEx>
          <w:tblW w:w="5000" w:type="pct"/>
          <w:tblLook w:val="04A0"/>
        </w:tblPrEx>
        <w:trPr>
          <w:trHeight w:val="320"/>
        </w:trPr>
        <w:tc>
          <w:tcPr>
            <w:tcW w:w="250" w:type="pct"/>
            <w:vAlign w:val="center"/>
          </w:tcPr>
          <w:p w:rsidR="00000000" w:rsidP="00A83762">
            <w:pPr>
              <w:jc w:val="center"/>
              <w:rPr>
                <w:bCs/>
              </w:rPr>
            </w:pPr>
            <w:r>
              <w:rPr>
                <w:rFonts w:hint="eastAsia"/>
                <w:bCs/>
              </w:rPr>
              <w:t>1</w:t>
            </w:r>
          </w:p>
        </w:tc>
        <w:tc>
          <w:tcPr>
            <w:tcW w:w="478" w:type="pct"/>
          </w:tcPr>
          <w:p w:rsidR="00000000" w:rsidP="00A83762">
            <w:pPr>
              <w:jc w:val="center"/>
            </w:pPr>
            <w:r>
              <w:rPr>
                <w:rFonts w:hint="eastAsia"/>
              </w:rPr>
              <w:t>维修响应及故障解决时间</w:t>
            </w:r>
          </w:p>
        </w:tc>
        <w:tc>
          <w:tcPr>
            <w:tcW w:w="1662" w:type="pct"/>
          </w:tcPr>
          <w:p w:rsidR="00000000" w:rsidP="00A83762">
            <w:pPr>
              <w:rPr>
                <w:b/>
              </w:rPr>
            </w:pPr>
            <w:r>
              <w:rPr>
                <w:rFonts w:hint="eastAsia"/>
                <w:bCs/>
                <w:szCs w:val="21"/>
              </w:rPr>
              <w:t>在免费保修期内，一旦发生质量问题，中标人保证在接到通知</w:t>
            </w:r>
            <w:r>
              <w:rPr>
                <w:bCs/>
                <w:szCs w:val="21"/>
              </w:rPr>
              <w:t>24</w:t>
            </w:r>
            <w:r>
              <w:rPr>
                <w:rFonts w:hint="eastAsia"/>
                <w:bCs/>
                <w:szCs w:val="21"/>
              </w:rPr>
              <w:t>小时内赶到现场进行修理或更换。</w:t>
            </w:r>
          </w:p>
        </w:tc>
        <w:tc>
          <w:tcPr>
            <w:tcW w:w="1496" w:type="pct"/>
          </w:tcPr>
          <w:p w:rsidR="00000000" w:rsidP="00A83762">
            <w:pPr>
              <w:rPr>
                <w:bCs/>
                <w:szCs w:val="21"/>
              </w:rPr>
            </w:pPr>
          </w:p>
        </w:tc>
        <w:tc>
          <w:tcPr>
            <w:tcW w:w="665" w:type="pct"/>
          </w:tcPr>
          <w:p w:rsidR="00000000" w:rsidP="00A83762">
            <w:pPr>
              <w:rPr>
                <w:bCs/>
                <w:szCs w:val="21"/>
              </w:rPr>
            </w:pPr>
          </w:p>
        </w:tc>
        <w:tc>
          <w:tcPr>
            <w:tcW w:w="449" w:type="pct"/>
          </w:tcPr>
          <w:p w:rsidR="00000000" w:rsidP="00A83762">
            <w:pPr>
              <w:rPr>
                <w:bCs/>
                <w:szCs w:val="21"/>
              </w:rPr>
            </w:pPr>
          </w:p>
        </w:tc>
      </w:tr>
      <w:tr w:rsidTr="00C46520">
        <w:tblPrEx>
          <w:tblW w:w="5000" w:type="pct"/>
          <w:tblLook w:val="04A0"/>
        </w:tblPrEx>
        <w:trPr>
          <w:trHeight w:val="320"/>
        </w:trPr>
        <w:tc>
          <w:tcPr>
            <w:tcW w:w="250" w:type="pct"/>
            <w:vMerge w:val="restart"/>
            <w:vAlign w:val="center"/>
          </w:tcPr>
          <w:p w:rsidR="00000000" w:rsidP="00A83762">
            <w:pPr>
              <w:jc w:val="center"/>
              <w:rPr>
                <w:szCs w:val="21"/>
              </w:rPr>
            </w:pPr>
            <w:r>
              <w:rPr>
                <w:rFonts w:hint="eastAsia"/>
                <w:szCs w:val="21"/>
              </w:rPr>
              <w:t>2</w:t>
            </w:r>
          </w:p>
        </w:tc>
        <w:tc>
          <w:tcPr>
            <w:tcW w:w="478" w:type="pct"/>
            <w:vMerge w:val="restart"/>
            <w:vAlign w:val="center"/>
          </w:tcPr>
          <w:p w:rsidR="00000000" w:rsidP="00A83762">
            <w:pPr>
              <w:jc w:val="center"/>
              <w:rPr>
                <w:szCs w:val="21"/>
              </w:rPr>
            </w:pPr>
            <w:r>
              <w:rPr>
                <w:rFonts w:hint="eastAsia"/>
                <w:szCs w:val="21"/>
              </w:rPr>
              <w:t>免费保修期</w:t>
            </w:r>
          </w:p>
        </w:tc>
        <w:tc>
          <w:tcPr>
            <w:tcW w:w="1662" w:type="pct"/>
          </w:tcPr>
          <w:p w:rsidR="00000000" w:rsidP="00A83762">
            <w:pPr>
              <w:rPr>
                <w:b/>
                <w:color w:val="FF0000"/>
                <w:szCs w:val="21"/>
              </w:rP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3  </w:t>
            </w:r>
            <w:r>
              <w:rPr>
                <w:rFonts w:hint="eastAsia"/>
                <w:bCs/>
                <w:color w:val="FF0000"/>
                <w:szCs w:val="21"/>
              </w:rPr>
              <w:t>年，时间自最终验收合格并交付使用之日起计算。</w:t>
            </w:r>
          </w:p>
        </w:tc>
        <w:tc>
          <w:tcPr>
            <w:tcW w:w="1496" w:type="pct"/>
          </w:tcPr>
          <w:p w:rsidR="00000000" w:rsidP="00A83762">
            <w:pPr>
              <w:rPr>
                <w:bCs/>
                <w:color w:val="FF0000"/>
                <w:szCs w:val="21"/>
              </w:rPr>
            </w:pPr>
          </w:p>
        </w:tc>
        <w:tc>
          <w:tcPr>
            <w:tcW w:w="665" w:type="pct"/>
          </w:tcPr>
          <w:p w:rsidR="00000000" w:rsidP="00A83762">
            <w:pPr>
              <w:rPr>
                <w:bCs/>
                <w:color w:val="FF0000"/>
                <w:szCs w:val="21"/>
              </w:rPr>
            </w:pPr>
          </w:p>
        </w:tc>
        <w:tc>
          <w:tcPr>
            <w:tcW w:w="449" w:type="pct"/>
          </w:tcPr>
          <w:p w:rsidR="00000000" w:rsidP="00A83762">
            <w:pPr>
              <w:rPr>
                <w:bCs/>
                <w:color w:val="FF0000"/>
                <w:szCs w:val="21"/>
              </w:rPr>
            </w:pPr>
          </w:p>
        </w:tc>
      </w:tr>
      <w:tr w:rsidTr="00C46520">
        <w:tblPrEx>
          <w:tblW w:w="5000" w:type="pct"/>
          <w:tblLook w:val="04A0"/>
        </w:tblPrEx>
        <w:trPr>
          <w:trHeight w:val="523"/>
        </w:trPr>
        <w:tc>
          <w:tcPr>
            <w:tcW w:w="250" w:type="pct"/>
            <w:vMerge/>
            <w:vAlign w:val="center"/>
          </w:tcPr>
          <w:p w:rsidR="00000000" w:rsidP="00A83762">
            <w:pPr>
              <w:jc w:val="center"/>
              <w:rPr>
                <w:b/>
              </w:rPr>
            </w:pPr>
          </w:p>
        </w:tc>
        <w:tc>
          <w:tcPr>
            <w:tcW w:w="478" w:type="pct"/>
            <w:vMerge/>
            <w:vAlign w:val="center"/>
          </w:tcPr>
          <w:p w:rsidR="00000000" w:rsidP="00A83762"/>
        </w:tc>
        <w:tc>
          <w:tcPr>
            <w:tcW w:w="1662" w:type="pct"/>
            <w:vAlign w:val="center"/>
          </w:tcPr>
          <w:p w:rsidR="00000000" w:rsidP="00A83762">
            <w:pPr>
              <w:rPr>
                <w:bCs/>
                <w:color w:val="FF0000"/>
                <w:szCs w:val="21"/>
              </w:rP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c>
          <w:tcPr>
            <w:tcW w:w="1496" w:type="pct"/>
          </w:tcPr>
          <w:p w:rsidR="00000000" w:rsidP="00A83762">
            <w:pPr>
              <w:rPr>
                <w:bCs/>
                <w:color w:val="FF0000"/>
                <w:szCs w:val="21"/>
              </w:rPr>
            </w:pPr>
          </w:p>
        </w:tc>
        <w:tc>
          <w:tcPr>
            <w:tcW w:w="665" w:type="pct"/>
          </w:tcPr>
          <w:p w:rsidR="00000000" w:rsidP="00A83762">
            <w:pPr>
              <w:rPr>
                <w:bCs/>
                <w:color w:val="FF0000"/>
                <w:szCs w:val="21"/>
              </w:rPr>
            </w:pPr>
          </w:p>
        </w:tc>
        <w:tc>
          <w:tcPr>
            <w:tcW w:w="449" w:type="pct"/>
          </w:tcPr>
          <w:p w:rsidR="00000000" w:rsidP="00A83762">
            <w:pPr>
              <w:rPr>
                <w:bCs/>
                <w:color w:val="FF0000"/>
                <w:szCs w:val="21"/>
              </w:rPr>
            </w:pPr>
          </w:p>
        </w:tc>
      </w:tr>
      <w:tr w:rsidTr="00C46520">
        <w:tblPrEx>
          <w:tblW w:w="5000" w:type="pct"/>
          <w:tblLook w:val="04A0"/>
        </w:tblPrEx>
        <w:trPr>
          <w:trHeight w:val="523"/>
        </w:trPr>
        <w:tc>
          <w:tcPr>
            <w:tcW w:w="250" w:type="pct"/>
            <w:vAlign w:val="center"/>
          </w:tcPr>
          <w:p w:rsidR="00000000" w:rsidP="00A83762">
            <w:pPr>
              <w:jc w:val="center"/>
              <w:rPr>
                <w:b/>
              </w:rPr>
            </w:pPr>
            <w:r>
              <w:rPr>
                <w:rFonts w:hint="eastAsia"/>
                <w:szCs w:val="21"/>
              </w:rPr>
              <w:t>3</w:t>
            </w:r>
          </w:p>
        </w:tc>
        <w:tc>
          <w:tcPr>
            <w:tcW w:w="478" w:type="pct"/>
            <w:vAlign w:val="center"/>
          </w:tcPr>
          <w:p w:rsidR="00000000" w:rsidP="00A83762">
            <w:pPr>
              <w:jc w:val="center"/>
              <w:rPr>
                <w:b/>
              </w:rPr>
            </w:pPr>
            <w:r>
              <w:rPr>
                <w:rFonts w:hint="eastAsia"/>
                <w:szCs w:val="21"/>
              </w:rPr>
              <w:t>技术文件</w:t>
            </w:r>
          </w:p>
        </w:tc>
        <w:tc>
          <w:tcPr>
            <w:tcW w:w="1662" w:type="pct"/>
            <w:vAlign w:val="center"/>
          </w:tcPr>
          <w:p w:rsidR="00000000" w:rsidP="00A83762">
            <w:pPr>
              <w:rPr>
                <w:bCs/>
              </w:rPr>
            </w:pPr>
            <w:r>
              <w:rPr>
                <w:rFonts w:hint="eastAsia"/>
                <w:bCs/>
              </w:rPr>
              <w:t>供应商应提供全套、完整的书面技术资料，包括仪器说明书、操作手册、简单维修说明、图纸等。</w:t>
            </w:r>
          </w:p>
        </w:tc>
        <w:tc>
          <w:tcPr>
            <w:tcW w:w="1496" w:type="pct"/>
          </w:tcPr>
          <w:p w:rsidR="00000000" w:rsidP="00A83762">
            <w:pPr>
              <w:rPr>
                <w:bCs/>
              </w:rPr>
            </w:pPr>
          </w:p>
        </w:tc>
        <w:tc>
          <w:tcPr>
            <w:tcW w:w="665" w:type="pct"/>
          </w:tcPr>
          <w:p w:rsidR="00000000" w:rsidP="00A83762">
            <w:pPr>
              <w:rPr>
                <w:bCs/>
              </w:rPr>
            </w:pPr>
          </w:p>
        </w:tc>
        <w:tc>
          <w:tcPr>
            <w:tcW w:w="449" w:type="pct"/>
          </w:tcPr>
          <w:p w:rsidR="00000000" w:rsidP="00A83762">
            <w:pPr>
              <w:rPr>
                <w:bCs/>
              </w:rPr>
            </w:pPr>
          </w:p>
        </w:tc>
      </w:tr>
      <w:tr w:rsidTr="00C46520">
        <w:tblPrEx>
          <w:tblW w:w="5000" w:type="pct"/>
          <w:tblLook w:val="04A0"/>
        </w:tblPrEx>
        <w:trPr>
          <w:trHeight w:val="523"/>
        </w:trPr>
        <w:tc>
          <w:tcPr>
            <w:tcW w:w="250" w:type="pct"/>
            <w:vAlign w:val="center"/>
          </w:tcPr>
          <w:p w:rsidR="00000000" w:rsidP="00A83762">
            <w:pPr>
              <w:jc w:val="center"/>
              <w:rPr>
                <w:bCs/>
              </w:rPr>
            </w:pPr>
            <w:r>
              <w:rPr>
                <w:rFonts w:hint="eastAsia"/>
                <w:bCs/>
              </w:rPr>
              <w:t>4</w:t>
            </w:r>
          </w:p>
        </w:tc>
        <w:tc>
          <w:tcPr>
            <w:tcW w:w="478" w:type="pct"/>
            <w:vAlign w:val="center"/>
          </w:tcPr>
          <w:p w:rsidR="00000000" w:rsidP="00A83762">
            <w:pPr>
              <w:jc w:val="center"/>
              <w:rPr>
                <w:bCs/>
              </w:rPr>
            </w:pPr>
            <w:r>
              <w:rPr>
                <w:rFonts w:hint="eastAsia"/>
                <w:szCs w:val="21"/>
              </w:rPr>
              <w:t>安装调试</w:t>
            </w:r>
          </w:p>
        </w:tc>
        <w:tc>
          <w:tcPr>
            <w:tcW w:w="1662" w:type="pct"/>
            <w:vAlign w:val="center"/>
          </w:tcPr>
          <w:p w:rsidR="00000000" w:rsidP="00A83762">
            <w:pPr>
              <w:rPr>
                <w:bCs/>
                <w:szCs w:val="21"/>
              </w:rPr>
            </w:pPr>
            <w:r>
              <w:rPr>
                <w:rFonts w:hint="eastAsia"/>
                <w:bCs/>
                <w:szCs w:val="21"/>
              </w:rPr>
              <w:t>中标人在合同生效后应向采购人（用户）提供详细的安装要求并提供技术咨询；</w:t>
            </w:r>
          </w:p>
        </w:tc>
        <w:tc>
          <w:tcPr>
            <w:tcW w:w="1496" w:type="pct"/>
          </w:tcPr>
          <w:p w:rsidR="00000000" w:rsidP="00A83762">
            <w:pPr>
              <w:rPr>
                <w:bCs/>
                <w:szCs w:val="21"/>
              </w:rPr>
            </w:pPr>
          </w:p>
        </w:tc>
        <w:tc>
          <w:tcPr>
            <w:tcW w:w="665" w:type="pct"/>
          </w:tcPr>
          <w:p w:rsidR="00000000" w:rsidP="00A83762">
            <w:pPr>
              <w:rPr>
                <w:bCs/>
                <w:szCs w:val="21"/>
              </w:rPr>
            </w:pPr>
          </w:p>
        </w:tc>
        <w:tc>
          <w:tcPr>
            <w:tcW w:w="449" w:type="pct"/>
          </w:tcPr>
          <w:p w:rsidR="00000000" w:rsidP="00A83762">
            <w:pPr>
              <w:rPr>
                <w:bCs/>
                <w:szCs w:val="21"/>
              </w:rPr>
            </w:pPr>
          </w:p>
        </w:tc>
      </w:tr>
      <w:tr w:rsidTr="00056BAA">
        <w:tblPrEx>
          <w:tblW w:w="5000" w:type="pct"/>
          <w:jc w:val="center"/>
          <w:tblLook w:val="04A0"/>
        </w:tblPrEx>
        <w:trPr>
          <w:trHeight w:val="454"/>
          <w:jc w:val="center"/>
        </w:trPr>
        <w:tc>
          <w:tcPr>
            <w:tcW w:w="2390" w:type="pct"/>
            <w:gridSpan w:val="3"/>
            <w:vAlign w:val="center"/>
          </w:tcPr>
          <w:p w:rsidR="00000000" w:rsidP="00A83762">
            <w:pPr>
              <w:rPr>
                <w:rFonts w:ascii="宋体" w:hAnsi="宋体"/>
                <w:b/>
              </w:rPr>
            </w:pPr>
            <w:r>
              <w:rPr>
                <w:rFonts w:ascii="宋体" w:hAnsi="宋体" w:hint="eastAsia"/>
                <w:b/>
              </w:rPr>
              <w:t>（二）免费保修期外售后服务要求</w:t>
            </w:r>
          </w:p>
        </w:tc>
        <w:tc>
          <w:tcPr>
            <w:tcW w:w="1496" w:type="pct"/>
          </w:tcPr>
          <w:p w:rsidR="00000000" w:rsidP="00A83762">
            <w:pPr>
              <w:rPr>
                <w:rFonts w:ascii="宋体" w:hAnsi="宋体"/>
                <w:b/>
              </w:rPr>
            </w:pPr>
          </w:p>
        </w:tc>
        <w:tc>
          <w:tcPr>
            <w:tcW w:w="665" w:type="pct"/>
          </w:tcPr>
          <w:p w:rsidR="00000000" w:rsidP="00A83762">
            <w:pPr>
              <w:rPr>
                <w:rFonts w:ascii="宋体" w:hAnsi="宋体"/>
                <w:b/>
              </w:rPr>
            </w:pPr>
          </w:p>
        </w:tc>
        <w:tc>
          <w:tcPr>
            <w:tcW w:w="449" w:type="pct"/>
          </w:tcPr>
          <w:p w:rsidR="00000000" w:rsidP="00A83762">
            <w:pPr>
              <w:rPr>
                <w:rFonts w:ascii="宋体" w:hAnsi="宋体"/>
                <w:b/>
              </w:rPr>
            </w:pPr>
          </w:p>
        </w:tc>
      </w:tr>
      <w:tr w:rsidTr="00C46520">
        <w:tblPrEx>
          <w:tblW w:w="5000" w:type="pct"/>
          <w:jc w:val="center"/>
          <w:tblLook w:val="04A0"/>
        </w:tblPrEx>
        <w:trPr>
          <w:trHeight w:val="454"/>
          <w:jc w:val="center"/>
        </w:trPr>
        <w:tc>
          <w:tcPr>
            <w:tcW w:w="250"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1</w:t>
            </w:r>
          </w:p>
        </w:tc>
        <w:tc>
          <w:tcPr>
            <w:tcW w:w="478" w:type="pct"/>
            <w:vMerge w:val="restart"/>
            <w:vAlign w:val="center"/>
          </w:tcPr>
          <w:p w:rsidR="00000000" w:rsidP="00A83762">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1662" w:type="pct"/>
            <w:vAlign w:val="center"/>
          </w:tcPr>
          <w:p w:rsidR="00000000" w:rsidP="00A83762">
            <w:pPr>
              <w:rPr>
                <w:rFonts w:ascii="宋体" w:hAnsi="宋体"/>
                <w:b/>
                <w:color w:val="000000"/>
                <w:szCs w:val="21"/>
              </w:rPr>
            </w:pPr>
            <w:r>
              <w:rPr>
                <w:rFonts w:ascii="宋体" w:hAnsi="宋体" w:cs="宋体" w:hint="eastAsia"/>
                <w:color w:val="000000"/>
                <w:szCs w:val="21"/>
              </w:rPr>
              <w:t>1.1由设备制造商提供售后服务，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小时维修到位，并在48小时内消除故障（不可抗力情况除外）。消耗品和零配件供应及时，特殊情况下可提供备用机。在境内有相对应的零配件保税库，于中标后出具证明文件。</w:t>
            </w:r>
          </w:p>
        </w:tc>
        <w:tc>
          <w:tcPr>
            <w:tcW w:w="1496" w:type="pct"/>
          </w:tcPr>
          <w:p w:rsidR="00000000" w:rsidP="00A83762">
            <w:pPr>
              <w:rPr>
                <w:rFonts w:ascii="宋体" w:hAnsi="宋体" w:cs="宋体"/>
                <w:color w:val="000000"/>
                <w:szCs w:val="21"/>
              </w:rPr>
            </w:pPr>
          </w:p>
        </w:tc>
        <w:tc>
          <w:tcPr>
            <w:tcW w:w="665" w:type="pct"/>
          </w:tcPr>
          <w:p w:rsidR="00000000" w:rsidP="00A83762">
            <w:pPr>
              <w:rPr>
                <w:rFonts w:ascii="宋体" w:hAnsi="宋体" w:cs="宋体"/>
                <w:color w:val="000000"/>
                <w:szCs w:val="21"/>
              </w:rPr>
            </w:pPr>
          </w:p>
        </w:tc>
        <w:tc>
          <w:tcPr>
            <w:tcW w:w="449" w:type="pct"/>
          </w:tcPr>
          <w:p w:rsidR="00000000" w:rsidP="00A83762">
            <w:pPr>
              <w:rPr>
                <w:rFonts w:ascii="宋体" w:hAnsi="宋体" w:cs="宋体"/>
                <w:color w:val="000000"/>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rPr>
            </w:pPr>
          </w:p>
        </w:tc>
        <w:tc>
          <w:tcPr>
            <w:tcW w:w="478" w:type="pct"/>
            <w:vMerge/>
            <w:vAlign w:val="center"/>
          </w:tcPr>
          <w:p w:rsidR="00000000" w:rsidP="00A83762">
            <w:pPr>
              <w:spacing w:line="360" w:lineRule="exact"/>
              <w:rPr>
                <w:rStyle w:val="Strong"/>
                <w:rFonts w:ascii="宋体" w:hAnsi="宋体" w:cs="宋体"/>
                <w:color w:val="000000"/>
                <w:sz w:val="20"/>
                <w:szCs w:val="20"/>
              </w:rPr>
            </w:pPr>
          </w:p>
        </w:tc>
        <w:tc>
          <w:tcPr>
            <w:tcW w:w="1662" w:type="pct"/>
            <w:vAlign w:val="center"/>
          </w:tcPr>
          <w:p w:rsidR="00000000" w:rsidP="00A83762">
            <w:pPr>
              <w:rPr>
                <w:rFonts w:ascii="宋体" w:hAnsi="宋体"/>
                <w:b/>
                <w:color w:val="000000"/>
                <w:szCs w:val="21"/>
              </w:rPr>
            </w:pPr>
            <w:r>
              <w:rPr>
                <w:rFonts w:ascii="宋体" w:hAnsi="宋体" w:cs="宋体" w:hint="eastAsia"/>
                <w:color w:val="000000"/>
                <w:szCs w:val="21"/>
              </w:rPr>
              <w:t>1.2中标人及货物制造商不得以任何理由不按时进行维修，不得要求采购人购买所谓“保修服务”（即：不论货物有无故障先买保修服务），不得在货物中嵌设任何不利于采购人使用与维修货物的障碍。</w:t>
            </w:r>
          </w:p>
        </w:tc>
        <w:tc>
          <w:tcPr>
            <w:tcW w:w="1496" w:type="pct"/>
          </w:tcPr>
          <w:p w:rsidR="00000000" w:rsidP="00A83762">
            <w:pPr>
              <w:rPr>
                <w:rFonts w:ascii="宋体" w:hAnsi="宋体" w:cs="宋体"/>
                <w:color w:val="000000"/>
                <w:szCs w:val="21"/>
              </w:rPr>
            </w:pPr>
          </w:p>
        </w:tc>
        <w:tc>
          <w:tcPr>
            <w:tcW w:w="665" w:type="pct"/>
          </w:tcPr>
          <w:p w:rsidR="00000000" w:rsidP="00A83762">
            <w:pPr>
              <w:rPr>
                <w:rFonts w:ascii="宋体" w:hAnsi="宋体" w:cs="宋体"/>
                <w:color w:val="000000"/>
                <w:szCs w:val="21"/>
              </w:rPr>
            </w:pPr>
          </w:p>
        </w:tc>
        <w:tc>
          <w:tcPr>
            <w:tcW w:w="449" w:type="pct"/>
          </w:tcPr>
          <w:p w:rsidR="00000000" w:rsidP="00A83762">
            <w:pPr>
              <w:rPr>
                <w:rFonts w:ascii="宋体" w:hAnsi="宋体" w:cs="宋体"/>
                <w:color w:val="000000"/>
                <w:szCs w:val="21"/>
              </w:rPr>
            </w:pPr>
          </w:p>
        </w:tc>
      </w:tr>
      <w:tr w:rsidTr="00056BAA">
        <w:tblPrEx>
          <w:tblW w:w="5000" w:type="pct"/>
          <w:jc w:val="center"/>
          <w:tblLook w:val="04A0"/>
        </w:tblPrEx>
        <w:trPr>
          <w:trHeight w:val="454"/>
          <w:jc w:val="center"/>
        </w:trPr>
        <w:tc>
          <w:tcPr>
            <w:tcW w:w="2390" w:type="pct"/>
            <w:gridSpan w:val="3"/>
            <w:vAlign w:val="center"/>
          </w:tcPr>
          <w:p w:rsidR="00000000" w:rsidP="00A83762">
            <w:pPr>
              <w:rPr>
                <w:rFonts w:ascii="宋体" w:hAnsi="宋体"/>
                <w:b/>
              </w:rPr>
            </w:pPr>
            <w:r>
              <w:rPr>
                <w:rFonts w:ascii="宋体" w:hAnsi="宋体" w:hint="eastAsia"/>
                <w:b/>
              </w:rPr>
              <w:t>（三）其他商务要求</w:t>
            </w:r>
          </w:p>
        </w:tc>
        <w:tc>
          <w:tcPr>
            <w:tcW w:w="1496" w:type="pct"/>
          </w:tcPr>
          <w:p w:rsidR="00000000" w:rsidP="00A83762">
            <w:pPr>
              <w:rPr>
                <w:rFonts w:ascii="宋体" w:hAnsi="宋体"/>
                <w:b/>
              </w:rPr>
            </w:pPr>
          </w:p>
        </w:tc>
        <w:tc>
          <w:tcPr>
            <w:tcW w:w="665" w:type="pct"/>
          </w:tcPr>
          <w:p w:rsidR="00000000" w:rsidP="00A83762">
            <w:pPr>
              <w:rPr>
                <w:rFonts w:ascii="宋体" w:hAnsi="宋体"/>
                <w:b/>
              </w:rPr>
            </w:pPr>
          </w:p>
        </w:tc>
        <w:tc>
          <w:tcPr>
            <w:tcW w:w="449" w:type="pct"/>
          </w:tcPr>
          <w:p w:rsidR="00000000" w:rsidP="00A83762">
            <w:pPr>
              <w:rPr>
                <w:rFonts w:ascii="宋体" w:hAnsi="宋体"/>
                <w:b/>
              </w:rPr>
            </w:pPr>
          </w:p>
        </w:tc>
      </w:tr>
      <w:tr w:rsidTr="00C46520">
        <w:tblPrEx>
          <w:tblW w:w="5000" w:type="pct"/>
          <w:jc w:val="center"/>
          <w:tblLook w:val="04A0"/>
        </w:tblPrEx>
        <w:trPr>
          <w:trHeight w:val="454"/>
          <w:jc w:val="center"/>
        </w:trPr>
        <w:tc>
          <w:tcPr>
            <w:tcW w:w="250"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1</w:t>
            </w:r>
          </w:p>
        </w:tc>
        <w:tc>
          <w:tcPr>
            <w:tcW w:w="478"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违约责任</w:t>
            </w:r>
          </w:p>
        </w:tc>
        <w:tc>
          <w:tcPr>
            <w:tcW w:w="1662" w:type="pct"/>
          </w:tcPr>
          <w:p w:rsidR="00000000" w:rsidP="00A83762">
            <w:pPr>
              <w:rPr>
                <w:rFonts w:ascii="宋体" w:hAnsi="宋体" w:cs="宋体"/>
                <w:color w:val="000000"/>
                <w:sz w:val="20"/>
                <w:szCs w:val="20"/>
              </w:rPr>
            </w:pPr>
            <w:r>
              <w:rPr>
                <w:rFonts w:ascii="宋体" w:hAnsi="宋体" w:hint="eastAsia"/>
                <w:szCs w:val="21"/>
              </w:rPr>
              <w:t>1.1中标人不能交货的，需偿付不能交货部分货款的</w:t>
            </w:r>
            <w:r>
              <w:rPr>
                <w:rFonts w:ascii="宋体" w:hAnsi="宋体" w:hint="eastAsia"/>
                <w:color w:val="FF0000"/>
                <w:szCs w:val="21"/>
                <w:u w:val="single"/>
              </w:rPr>
              <w:t xml:space="preserve">  千分之十 </w:t>
            </w:r>
            <w:r>
              <w:rPr>
                <w:rFonts w:ascii="宋体" w:hAnsi="宋体" w:hint="eastAsia"/>
                <w:szCs w:val="21"/>
              </w:rPr>
              <w:t>的违约金并按主管部门相关规定处理。</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sz w:val="20"/>
                <w:szCs w:val="20"/>
              </w:rPr>
            </w:pPr>
          </w:p>
        </w:tc>
        <w:tc>
          <w:tcPr>
            <w:tcW w:w="478" w:type="pct"/>
            <w:vMerge/>
            <w:vAlign w:val="center"/>
          </w:tcPr>
          <w:p w:rsidR="00000000" w:rsidP="00A83762">
            <w:pPr>
              <w:spacing w:line="360" w:lineRule="exact"/>
              <w:jc w:val="center"/>
              <w:rPr>
                <w:rFonts w:ascii="宋体" w:hAnsi="宋体"/>
                <w:b/>
                <w:sz w:val="20"/>
                <w:szCs w:val="20"/>
              </w:rPr>
            </w:pPr>
          </w:p>
        </w:tc>
        <w:tc>
          <w:tcPr>
            <w:tcW w:w="1662" w:type="pct"/>
          </w:tcPr>
          <w:p w:rsidR="00000000" w:rsidP="00A83762">
            <w:pPr>
              <w:rPr>
                <w:rFonts w:ascii="宋体" w:hAnsi="宋体"/>
                <w:szCs w:val="21"/>
              </w:rPr>
            </w:pPr>
            <w:r>
              <w:rPr>
                <w:rFonts w:ascii="宋体" w:hAnsi="宋体" w:hint="eastAsia"/>
                <w:szCs w:val="21"/>
              </w:rPr>
              <w:t>1.2中标人逾期交货的，应当承担继续履行、采取补救措施或者赔偿损失等违约责任。</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sz w:val="20"/>
                <w:szCs w:val="20"/>
              </w:rPr>
            </w:pPr>
          </w:p>
        </w:tc>
        <w:tc>
          <w:tcPr>
            <w:tcW w:w="478" w:type="pct"/>
            <w:vMerge/>
            <w:vAlign w:val="center"/>
          </w:tcPr>
          <w:p w:rsidR="00000000" w:rsidP="00A83762">
            <w:pPr>
              <w:spacing w:line="360" w:lineRule="exact"/>
              <w:jc w:val="center"/>
              <w:rPr>
                <w:rFonts w:ascii="宋体" w:hAnsi="宋体"/>
                <w:b/>
                <w:sz w:val="20"/>
                <w:szCs w:val="20"/>
              </w:rPr>
            </w:pPr>
          </w:p>
        </w:tc>
        <w:tc>
          <w:tcPr>
            <w:tcW w:w="1662" w:type="pct"/>
          </w:tcPr>
          <w:p w:rsidR="00000000" w:rsidP="00A83762">
            <w:pPr>
              <w:rPr>
                <w:rFonts w:ascii="宋体" w:hAnsi="宋体"/>
                <w:szCs w:val="21"/>
              </w:rPr>
            </w:pPr>
            <w:r>
              <w:rPr>
                <w:rFonts w:ascii="宋体" w:hAnsi="宋体" w:hint="eastAsia"/>
                <w:szCs w:val="21"/>
              </w:rPr>
              <w:t>1.3中标人所交付产品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2</w:t>
            </w:r>
          </w:p>
        </w:tc>
        <w:tc>
          <w:tcPr>
            <w:tcW w:w="478"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交货及付款要求</w:t>
            </w:r>
          </w:p>
        </w:tc>
        <w:tc>
          <w:tcPr>
            <w:tcW w:w="1662" w:type="pct"/>
            <w:vAlign w:val="center"/>
          </w:tcPr>
          <w:p w:rsidR="00000000" w:rsidP="00A83762">
            <w:r>
              <w:rPr>
                <w:rFonts w:hint="eastAsia"/>
                <w:color w:val="FF0000"/>
              </w:rPr>
              <w:t>★</w:t>
            </w:r>
            <w:r>
              <w:rPr>
                <w:rFonts w:hint="eastAsia"/>
                <w:color w:val="FF0000"/>
              </w:rPr>
              <w:t>2.1</w:t>
            </w:r>
            <w:r>
              <w:rPr>
                <w:rFonts w:hint="eastAsia"/>
                <w:color w:val="FF0000"/>
              </w:rPr>
              <w:t>履约时间和地点：投标供应商在签订合同之日起</w:t>
            </w:r>
            <w:r>
              <w:rPr>
                <w:color w:val="FF0000"/>
                <w:u w:val="single"/>
              </w:rPr>
              <w:t>45</w:t>
            </w:r>
            <w:r>
              <w:rPr>
                <w:rFonts w:hint="eastAsia"/>
                <w:color w:val="FF0000"/>
              </w:rPr>
              <w:t>天内交货，交货地点为</w:t>
            </w:r>
            <w:r>
              <w:rPr>
                <w:rFonts w:hint="eastAsia"/>
                <w:color w:val="FF0000"/>
                <w:u w:val="single"/>
              </w:rPr>
              <w:t>采购人指定地点</w:t>
            </w:r>
            <w:r>
              <w:rPr>
                <w:rFonts w:hint="eastAsia"/>
                <w:color w:val="FF0000"/>
              </w:rPr>
              <w:t>。</w:t>
            </w:r>
          </w:p>
        </w:tc>
        <w:tc>
          <w:tcPr>
            <w:tcW w:w="1496" w:type="pct"/>
          </w:tcPr>
          <w:p w:rsidR="00000000" w:rsidP="00A83762">
            <w:pPr>
              <w:rPr>
                <w:color w:val="FF0000"/>
              </w:rPr>
            </w:pPr>
          </w:p>
        </w:tc>
        <w:tc>
          <w:tcPr>
            <w:tcW w:w="665" w:type="pct"/>
          </w:tcPr>
          <w:p w:rsidR="00000000" w:rsidP="00A83762">
            <w:pPr>
              <w:rPr>
                <w:color w:val="FF0000"/>
              </w:rPr>
            </w:pPr>
          </w:p>
        </w:tc>
        <w:tc>
          <w:tcPr>
            <w:tcW w:w="449" w:type="pct"/>
          </w:tcPr>
          <w:p w:rsidR="00000000" w:rsidP="00A83762">
            <w:pPr>
              <w:rPr>
                <w:color w:val="FF0000"/>
              </w:rPr>
            </w:pPr>
          </w:p>
        </w:tc>
      </w:tr>
      <w:tr w:rsidTr="00C46520">
        <w:tblPrEx>
          <w:tblW w:w="5000" w:type="pct"/>
          <w:jc w:val="center"/>
          <w:tblLook w:val="04A0"/>
        </w:tblPrEx>
        <w:trPr>
          <w:trHeight w:val="90"/>
          <w:jc w:val="center"/>
        </w:trPr>
        <w:tc>
          <w:tcPr>
            <w:tcW w:w="250" w:type="pct"/>
            <w:vMerge/>
            <w:vAlign w:val="center"/>
          </w:tcPr>
          <w:p w:rsidR="00000000" w:rsidP="00A83762">
            <w:pPr>
              <w:spacing w:line="360" w:lineRule="exact"/>
              <w:jc w:val="center"/>
              <w:rPr>
                <w:rFonts w:ascii="宋体" w:hAnsi="宋体"/>
                <w:b/>
                <w:sz w:val="20"/>
                <w:szCs w:val="20"/>
              </w:rPr>
            </w:pPr>
          </w:p>
        </w:tc>
        <w:tc>
          <w:tcPr>
            <w:tcW w:w="478" w:type="pct"/>
            <w:vMerge/>
            <w:vAlign w:val="center"/>
          </w:tcPr>
          <w:p w:rsidR="00000000" w:rsidP="00A83762">
            <w:pPr>
              <w:spacing w:line="360" w:lineRule="exact"/>
              <w:jc w:val="center"/>
              <w:rPr>
                <w:rFonts w:ascii="宋体" w:hAnsi="宋体"/>
                <w:b/>
                <w:sz w:val="20"/>
                <w:szCs w:val="20"/>
              </w:rPr>
            </w:pPr>
          </w:p>
        </w:tc>
        <w:tc>
          <w:tcPr>
            <w:tcW w:w="1662" w:type="pct"/>
            <w:vAlign w:val="center"/>
          </w:tcPr>
          <w:p w:rsidR="00000000" w:rsidP="00A83762">
            <w:r>
              <w:rPr>
                <w:rFonts w:hint="eastAsia"/>
              </w:rPr>
              <w:t>2</w:t>
            </w:r>
            <w:r>
              <w:t>.2</w:t>
            </w:r>
            <w:r>
              <w:rPr>
                <w:rFonts w:hint="eastAsia"/>
              </w:rPr>
              <w:t>付款期限和方式：</w:t>
            </w:r>
            <w:r>
              <w:rPr>
                <w:rFonts w:ascii="宋体" w:hAnsi="宋体" w:hint="eastAsia"/>
              </w:rPr>
              <w:t>合同签订后</w:t>
            </w:r>
            <w:r>
              <w:rPr>
                <w:rFonts w:ascii="宋体" w:hAnsi="宋体" w:hint="eastAsia"/>
                <w:u w:val="single"/>
              </w:rPr>
              <w:t>15</w:t>
            </w:r>
            <w:r>
              <w:rPr>
                <w:rFonts w:ascii="宋体" w:hAnsi="宋体" w:hint="eastAsia"/>
                <w:color w:val="0000FF"/>
                <w:u w:val="single"/>
              </w:rPr>
              <w:t xml:space="preserve"> 日</w:t>
            </w:r>
            <w:r>
              <w:rPr>
                <w:rFonts w:ascii="宋体" w:hAnsi="宋体" w:hint="eastAsia"/>
              </w:rPr>
              <w:t>内，采购人向</w:t>
            </w:r>
            <w:r>
              <w:rPr>
                <w:rFonts w:ascii="宋体" w:hAnsi="宋体" w:hint="eastAsia"/>
                <w:szCs w:val="21"/>
              </w:rPr>
              <w:t>中标人</w:t>
            </w:r>
            <w:r>
              <w:rPr>
                <w:rFonts w:ascii="宋体" w:hAnsi="宋体" w:hint="eastAsia"/>
              </w:rPr>
              <w:t>支付合同总价3</w:t>
            </w:r>
            <w:r>
              <w:rPr>
                <w:rFonts w:ascii="宋体" w:hAnsi="宋体"/>
                <w:color w:val="0000FF"/>
                <w:u w:val="single"/>
              </w:rPr>
              <w:t>0</w:t>
            </w:r>
            <w:r>
              <w:rPr>
                <w:rFonts w:ascii="宋体" w:hAnsi="宋体" w:hint="eastAsia"/>
                <w:color w:val="0000FF"/>
                <w:u w:val="single"/>
              </w:rPr>
              <w:t xml:space="preserve"> %</w:t>
            </w:r>
            <w:r>
              <w:rPr>
                <w:rFonts w:ascii="宋体" w:hAnsi="宋体" w:hint="eastAsia"/>
              </w:rPr>
              <w:t>的款项。货到指定地点、验收合格并提供全额发票后，采购人向</w:t>
            </w:r>
            <w:r>
              <w:rPr>
                <w:rFonts w:ascii="宋体" w:hAnsi="宋体" w:hint="eastAsia"/>
                <w:szCs w:val="21"/>
              </w:rPr>
              <w:t>中标人</w:t>
            </w:r>
            <w:r>
              <w:rPr>
                <w:rFonts w:ascii="宋体" w:hAnsi="宋体" w:hint="eastAsia"/>
              </w:rPr>
              <w:t>支付合同总价</w:t>
            </w:r>
            <w:r>
              <w:rPr>
                <w:rFonts w:ascii="宋体" w:hAnsi="宋体" w:hint="eastAsia"/>
                <w:color w:val="0000FF"/>
                <w:u w:val="single"/>
              </w:rPr>
              <w:t>7</w:t>
            </w:r>
            <w:r>
              <w:rPr>
                <w:rFonts w:ascii="宋体" w:hAnsi="宋体"/>
                <w:color w:val="0000FF"/>
                <w:u w:val="single"/>
              </w:rPr>
              <w:t>0</w:t>
            </w:r>
            <w:r>
              <w:rPr>
                <w:rFonts w:ascii="宋体" w:hAnsi="宋体" w:hint="eastAsia"/>
                <w:color w:val="0000FF"/>
                <w:u w:val="single"/>
              </w:rPr>
              <w:t xml:space="preserve"> %</w:t>
            </w:r>
            <w:r>
              <w:rPr>
                <w:rFonts w:ascii="宋体" w:hAnsi="宋体" w:hint="eastAsia"/>
              </w:rPr>
              <w:t>的款项。</w:t>
            </w:r>
          </w:p>
        </w:tc>
        <w:tc>
          <w:tcPr>
            <w:tcW w:w="1496" w:type="pct"/>
          </w:tcPr>
          <w:p w:rsidR="00000000" w:rsidP="00A83762"/>
        </w:tc>
        <w:tc>
          <w:tcPr>
            <w:tcW w:w="665" w:type="pct"/>
          </w:tcPr>
          <w:p w:rsidR="00000000" w:rsidP="00A83762"/>
        </w:tc>
        <w:tc>
          <w:tcPr>
            <w:tcW w:w="449" w:type="pct"/>
          </w:tcPr>
          <w:p w:rsidR="00000000" w:rsidP="00A83762"/>
        </w:tc>
      </w:tr>
      <w:tr w:rsidTr="00C46520">
        <w:tblPrEx>
          <w:tblW w:w="5000" w:type="pct"/>
          <w:jc w:val="center"/>
          <w:tblLook w:val="04A0"/>
        </w:tblPrEx>
        <w:trPr>
          <w:trHeight w:val="454"/>
          <w:jc w:val="center"/>
        </w:trPr>
        <w:tc>
          <w:tcPr>
            <w:tcW w:w="250" w:type="pct"/>
            <w:vAlign w:val="center"/>
          </w:tcPr>
          <w:p w:rsidR="00000000" w:rsidP="00A83762">
            <w:pPr>
              <w:spacing w:line="360" w:lineRule="exact"/>
              <w:jc w:val="center"/>
              <w:rPr>
                <w:rFonts w:ascii="宋体" w:hAnsi="宋体"/>
                <w:b/>
                <w:sz w:val="20"/>
                <w:szCs w:val="20"/>
              </w:rPr>
            </w:pPr>
            <w:r>
              <w:rPr>
                <w:rFonts w:ascii="宋体" w:hAnsi="宋体" w:hint="eastAsia"/>
                <w:b/>
                <w:sz w:val="20"/>
                <w:szCs w:val="20"/>
              </w:rPr>
              <w:t>3</w:t>
            </w:r>
          </w:p>
        </w:tc>
        <w:tc>
          <w:tcPr>
            <w:tcW w:w="478" w:type="pct"/>
            <w:vAlign w:val="center"/>
          </w:tcPr>
          <w:p w:rsidR="00000000" w:rsidP="00A83762">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验收条件</w:t>
            </w:r>
          </w:p>
        </w:tc>
        <w:tc>
          <w:tcPr>
            <w:tcW w:w="1662" w:type="pct"/>
            <w:vAlign w:val="center"/>
          </w:tcPr>
          <w:p w:rsidR="00000000" w:rsidP="00A83762">
            <w:pPr>
              <w:rPr>
                <w:rFonts w:ascii="宋体" w:hAnsi="宋体"/>
                <w:szCs w:val="21"/>
              </w:rPr>
            </w:pPr>
            <w:r>
              <w:rPr>
                <w:rFonts w:ascii="宋体" w:hAnsi="宋体" w:hint="eastAsia"/>
                <w:szCs w:val="21"/>
              </w:rPr>
              <w:t>3.1中标人货物经过双方检验认可后，签署验收报告，产品保修期自验收合格之日起算，由中标人提供产品保修文件。</w:t>
            </w:r>
          </w:p>
          <w:p w:rsidR="00000000" w:rsidP="00A83762">
            <w:pPr>
              <w:rPr>
                <w:rFonts w:ascii="宋体" w:hAnsi="宋体"/>
                <w:szCs w:val="21"/>
              </w:rPr>
            </w:pPr>
            <w:r>
              <w:rPr>
                <w:rFonts w:ascii="宋体" w:hAnsi="宋体" w:hint="eastAsia"/>
                <w:szCs w:val="21"/>
              </w:rPr>
              <w:t>当满足以下条件时，采购人才向中标人签发货物验收报告：</w:t>
            </w:r>
          </w:p>
          <w:p w:rsidR="00000000" w:rsidP="00A83762">
            <w:pPr>
              <w:rPr>
                <w:rFonts w:ascii="宋体" w:hAnsi="宋体"/>
                <w:szCs w:val="21"/>
              </w:rPr>
            </w:pPr>
            <w:r>
              <w:rPr>
                <w:rFonts w:ascii="宋体" w:hAnsi="宋体" w:hint="eastAsia"/>
                <w:szCs w:val="21"/>
              </w:rPr>
              <w:t>a、中标人已按照合同规定提供了全部产品及完整的技术资料，其中技术资料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000000" w:rsidP="00A83762">
            <w:pPr>
              <w:rPr>
                <w:rFonts w:ascii="宋体" w:hAnsi="宋体"/>
                <w:szCs w:val="21"/>
              </w:rPr>
            </w:pPr>
            <w:r>
              <w:rPr>
                <w:rFonts w:ascii="宋体" w:hAnsi="宋体" w:hint="eastAsia"/>
                <w:szCs w:val="21"/>
              </w:rPr>
              <w:t>b、货物符合招标文件技术规格书的要求，性能满足要求。</w:t>
            </w:r>
          </w:p>
          <w:p w:rsidR="00000000" w:rsidP="00A83762">
            <w:pPr>
              <w:rPr>
                <w:rFonts w:ascii="宋体" w:hAnsi="宋体"/>
                <w:szCs w:val="21"/>
              </w:rPr>
            </w:pPr>
            <w:r>
              <w:rPr>
                <w:rFonts w:ascii="宋体" w:hAnsi="宋体" w:hint="eastAsia"/>
                <w:szCs w:val="21"/>
              </w:rPr>
              <w:t>c、货物具备产品合格证。</w:t>
            </w:r>
          </w:p>
          <w:p w:rsidR="00000000" w:rsidP="00A83762">
            <w:pPr>
              <w:rPr>
                <w:rFonts w:ascii="宋体" w:hAnsi="宋体"/>
                <w:spacing w:val="-3"/>
                <w:szCs w:val="21"/>
              </w:rPr>
            </w:pPr>
            <w:r>
              <w:rPr>
                <w:rFonts w:ascii="宋体" w:hAnsi="宋体" w:hint="eastAsia"/>
                <w:szCs w:val="21"/>
              </w:rPr>
              <w:t>d、货物</w:t>
            </w:r>
            <w:r>
              <w:rPr>
                <w:rFonts w:ascii="宋体" w:hAnsi="宋体" w:hint="eastAsia"/>
                <w:spacing w:val="-3"/>
                <w:szCs w:val="21"/>
              </w:rPr>
              <w:t>如需计量检定的应提供相关计量检定部门出具的合法检定报告。</w:t>
            </w:r>
          </w:p>
          <w:p w:rsidR="00000000" w:rsidP="00A83762">
            <w:pPr>
              <w:rPr>
                <w:rFonts w:ascii="宋体" w:hAnsi="宋体"/>
                <w:szCs w:val="21"/>
              </w:rPr>
            </w:pPr>
            <w:r>
              <w:rPr>
                <w:rFonts w:ascii="宋体" w:hAnsi="宋体" w:hint="eastAsia"/>
                <w:spacing w:val="-3"/>
                <w:szCs w:val="21"/>
              </w:rPr>
              <w:t>e、</w:t>
            </w:r>
            <w:r>
              <w:rPr>
                <w:rFonts w:ascii="宋体" w:hAnsi="宋体" w:hint="eastAsia"/>
                <w:szCs w:val="21"/>
              </w:rPr>
              <w:t>中标人负责将货物安全无损运抵采购人指定地点,并承担包括但不限于货物的包装、运输、保险、装卸、安装调试、培训、商检及计量检测、关税、增值税和进口代理等费用。</w:t>
            </w:r>
          </w:p>
          <w:p w:rsidR="00000000" w:rsidP="00A83762">
            <w:pPr>
              <w:rPr>
                <w:rFonts w:ascii="宋体" w:hAnsi="宋体"/>
                <w:szCs w:val="21"/>
              </w:rPr>
            </w:pPr>
            <w:r>
              <w:rPr>
                <w:rFonts w:ascii="宋体" w:hAnsi="宋体" w:hint="eastAsia"/>
                <w:spacing w:val="-3"/>
                <w:szCs w:val="21"/>
              </w:rPr>
              <w:t>f、</w:t>
            </w:r>
            <w:r>
              <w:rPr>
                <w:rFonts w:ascii="宋体" w:hAnsi="宋体" w:hint="eastAsia"/>
                <w:szCs w:val="21"/>
              </w:rPr>
              <w:t>货物安装调试完毕，能正常运行。</w:t>
            </w:r>
          </w:p>
          <w:p w:rsidR="00000000" w:rsidP="00A83762">
            <w:pPr>
              <w:rPr>
                <w:rFonts w:ascii="宋体" w:hAnsi="宋体"/>
                <w:szCs w:val="21"/>
              </w:rPr>
            </w:pPr>
            <w:r>
              <w:rPr>
                <w:rFonts w:ascii="宋体" w:hAnsi="宋体" w:hint="eastAsia"/>
                <w:szCs w:val="21"/>
              </w:rPr>
              <w:t>g、采购人可委托第三方进行检测验收，相关费用中标人承担。</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Align w:val="center"/>
          </w:tcPr>
          <w:p w:rsidR="00000000" w:rsidP="00A83762">
            <w:pPr>
              <w:spacing w:line="360" w:lineRule="exact"/>
              <w:jc w:val="center"/>
              <w:rPr>
                <w:rFonts w:ascii="宋体" w:hAnsi="宋体"/>
                <w:b/>
                <w:sz w:val="20"/>
                <w:szCs w:val="20"/>
              </w:rPr>
            </w:pPr>
            <w:r>
              <w:rPr>
                <w:rFonts w:ascii="宋体" w:hAnsi="宋体" w:hint="eastAsia"/>
                <w:b/>
                <w:sz w:val="20"/>
                <w:szCs w:val="20"/>
              </w:rPr>
              <w:t>4</w:t>
            </w:r>
          </w:p>
        </w:tc>
        <w:tc>
          <w:tcPr>
            <w:tcW w:w="478" w:type="pct"/>
            <w:vAlign w:val="center"/>
          </w:tcPr>
          <w:p w:rsidR="00000000" w:rsidP="00A83762">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争议解决方法</w:t>
            </w:r>
          </w:p>
        </w:tc>
        <w:tc>
          <w:tcPr>
            <w:tcW w:w="1662" w:type="pct"/>
            <w:vAlign w:val="center"/>
          </w:tcPr>
          <w:p w:rsidR="00000000" w:rsidP="00A83762">
            <w:pPr>
              <w:rPr>
                <w:rFonts w:ascii="宋体" w:hAnsi="宋体"/>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000000" w:rsidP="00A83762">
            <w:pPr>
              <w:rPr>
                <w:rFonts w:ascii="宋体" w:hAnsi="宋体" w:cs="宋体"/>
                <w:color w:val="000000"/>
                <w:sz w:val="20"/>
                <w:szCs w:val="20"/>
              </w:rP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Align w:val="center"/>
          </w:tcPr>
          <w:p w:rsidR="00000000" w:rsidP="00A83762">
            <w:pPr>
              <w:spacing w:line="360" w:lineRule="exact"/>
              <w:jc w:val="center"/>
              <w:rPr>
                <w:rFonts w:ascii="宋体" w:hAnsi="宋体"/>
                <w:b/>
                <w:sz w:val="20"/>
                <w:szCs w:val="20"/>
              </w:rPr>
            </w:pPr>
            <w:r>
              <w:rPr>
                <w:rFonts w:ascii="宋体" w:hAnsi="宋体" w:hint="eastAsia"/>
                <w:b/>
                <w:sz w:val="20"/>
                <w:szCs w:val="20"/>
              </w:rPr>
              <w:t>5</w:t>
            </w:r>
          </w:p>
        </w:tc>
        <w:tc>
          <w:tcPr>
            <w:tcW w:w="478" w:type="pct"/>
            <w:vAlign w:val="center"/>
          </w:tcPr>
          <w:p w:rsidR="00000000" w:rsidP="00A83762">
            <w:pPr>
              <w:spacing w:line="360" w:lineRule="exact"/>
              <w:jc w:val="center"/>
              <w:rPr>
                <w:rFonts w:ascii="宋体" w:hAnsi="宋体"/>
                <w:color w:val="000000"/>
                <w:sz w:val="20"/>
                <w:szCs w:val="20"/>
              </w:rPr>
            </w:pPr>
            <w:r>
              <w:rPr>
                <w:rStyle w:val="Strong"/>
                <w:rFonts w:ascii="宋体" w:hAnsi="宋体" w:cs="宋体" w:hint="eastAsia"/>
                <w:color w:val="000000"/>
                <w:sz w:val="20"/>
                <w:szCs w:val="20"/>
              </w:rPr>
              <w:t>运输、安装条件</w:t>
            </w:r>
          </w:p>
        </w:tc>
        <w:tc>
          <w:tcPr>
            <w:tcW w:w="1662" w:type="pct"/>
            <w:vAlign w:val="center"/>
          </w:tcPr>
          <w:p w:rsidR="00000000" w:rsidP="00A83762">
            <w:pPr>
              <w:rPr>
                <w:rFonts w:ascii="宋体" w:hAnsi="宋体"/>
                <w:szCs w:val="21"/>
              </w:rPr>
            </w:pPr>
            <w:r>
              <w:rPr>
                <w:rFonts w:ascii="宋体" w:hAnsi="宋体" w:hint="eastAsia"/>
                <w:szCs w:val="21"/>
              </w:rPr>
              <w:t>投标供应商须在签订合同之日起 3天内向采购人提供设备的运行、安装、使用环境要求。</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6</w:t>
            </w:r>
          </w:p>
        </w:tc>
        <w:tc>
          <w:tcPr>
            <w:tcW w:w="478" w:type="pct"/>
            <w:vMerge w:val="restart"/>
            <w:vAlign w:val="center"/>
          </w:tcPr>
          <w:p w:rsidR="00000000" w:rsidP="00A83762">
            <w:pPr>
              <w:spacing w:line="360" w:lineRule="exact"/>
              <w:jc w:val="center"/>
              <w:rPr>
                <w:rFonts w:ascii="宋体" w:hAnsi="宋体"/>
                <w:b/>
                <w:sz w:val="20"/>
                <w:szCs w:val="20"/>
              </w:rPr>
            </w:pPr>
            <w:r>
              <w:rPr>
                <w:rFonts w:ascii="宋体" w:hAnsi="宋体"/>
                <w:b/>
                <w:sz w:val="20"/>
                <w:szCs w:val="20"/>
              </w:rPr>
              <w:t>培训</w:t>
            </w:r>
          </w:p>
        </w:tc>
        <w:tc>
          <w:tcPr>
            <w:tcW w:w="1662" w:type="pct"/>
          </w:tcPr>
          <w:p w:rsidR="00000000" w:rsidP="00A83762">
            <w:pPr>
              <w:rPr>
                <w:rFonts w:ascii="宋体" w:hAnsi="宋体"/>
                <w:szCs w:val="21"/>
              </w:rPr>
            </w:pPr>
            <w:r>
              <w:rPr>
                <w:rFonts w:ascii="宋体" w:hAnsi="宋体" w:hint="eastAsia"/>
                <w:szCs w:val="21"/>
              </w:rPr>
              <w:t>投标供应商应派专业技术人员免费对采购单位指定人员进行定期培训及指导，直至其完全掌握设备的基本故障处理技术。</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sz w:val="20"/>
                <w:szCs w:val="20"/>
              </w:rPr>
            </w:pPr>
          </w:p>
        </w:tc>
        <w:tc>
          <w:tcPr>
            <w:tcW w:w="478" w:type="pct"/>
            <w:vMerge/>
            <w:vAlign w:val="center"/>
          </w:tcPr>
          <w:p w:rsidR="00000000" w:rsidP="00A83762">
            <w:pPr>
              <w:spacing w:line="360" w:lineRule="exact"/>
              <w:rPr>
                <w:rFonts w:ascii="宋体" w:hAnsi="宋体"/>
                <w:b/>
                <w:sz w:val="20"/>
                <w:szCs w:val="20"/>
              </w:rPr>
            </w:pPr>
          </w:p>
        </w:tc>
        <w:tc>
          <w:tcPr>
            <w:tcW w:w="1662" w:type="pct"/>
          </w:tcPr>
          <w:p w:rsidR="00000000" w:rsidP="00A83762">
            <w:pPr>
              <w:rPr>
                <w:rFonts w:ascii="宋体" w:hAnsi="宋体"/>
                <w:szCs w:val="21"/>
              </w:rPr>
            </w:pPr>
            <w:r>
              <w:rPr>
                <w:rFonts w:ascii="宋体" w:hAnsi="宋体" w:hint="eastAsia"/>
                <w:szCs w:val="21"/>
              </w:rPr>
              <w:t>现场培训：投标供应商应提供现场技术培训，保证使用人员正常操作设备的各种功能。</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restart"/>
            <w:vAlign w:val="center"/>
          </w:tcPr>
          <w:p w:rsidR="00000000" w:rsidP="00A83762">
            <w:pPr>
              <w:spacing w:line="360" w:lineRule="exact"/>
              <w:jc w:val="center"/>
              <w:rPr>
                <w:rFonts w:ascii="宋体" w:hAnsi="宋体"/>
                <w:b/>
                <w:sz w:val="20"/>
                <w:szCs w:val="20"/>
              </w:rPr>
            </w:pPr>
            <w:r>
              <w:rPr>
                <w:rFonts w:ascii="宋体" w:hAnsi="宋体" w:hint="eastAsia"/>
                <w:b/>
                <w:sz w:val="20"/>
                <w:szCs w:val="20"/>
              </w:rPr>
              <w:t>7</w:t>
            </w:r>
          </w:p>
        </w:tc>
        <w:tc>
          <w:tcPr>
            <w:tcW w:w="478" w:type="pct"/>
            <w:vMerge w:val="restart"/>
            <w:vAlign w:val="center"/>
          </w:tcPr>
          <w:p w:rsidR="00000000" w:rsidP="00A83762">
            <w:pPr>
              <w:spacing w:line="360" w:lineRule="exact"/>
              <w:jc w:val="center"/>
              <w:rPr>
                <w:rFonts w:ascii="宋体" w:hAnsi="宋体"/>
                <w:b/>
                <w:sz w:val="20"/>
                <w:szCs w:val="20"/>
              </w:rPr>
            </w:pPr>
            <w:r>
              <w:rPr>
                <w:rFonts w:ascii="宋体" w:hAnsi="宋体"/>
                <w:b/>
                <w:sz w:val="20"/>
                <w:szCs w:val="20"/>
              </w:rPr>
              <w:t>知识产权</w:t>
            </w:r>
          </w:p>
        </w:tc>
        <w:tc>
          <w:tcPr>
            <w:tcW w:w="1662" w:type="pct"/>
          </w:tcPr>
          <w:p w:rsidR="00000000" w:rsidP="00A83762">
            <w:pPr>
              <w:rPr>
                <w:rFonts w:ascii="宋体" w:hAnsi="宋体"/>
                <w:szCs w:val="21"/>
              </w:rPr>
            </w:pPr>
            <w:r>
              <w:rPr>
                <w:rFonts w:ascii="宋体" w:hAnsi="宋体" w:hint="eastAsia"/>
                <w:szCs w:val="21"/>
              </w:rPr>
              <w:t>中标人提供的货物必须是合法厂家生产和经销的原包装产品（包括零配件），必须具备生产日期、厂家、厂址、产品合格证。</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sz w:val="20"/>
                <w:szCs w:val="20"/>
              </w:rPr>
            </w:pPr>
          </w:p>
        </w:tc>
        <w:tc>
          <w:tcPr>
            <w:tcW w:w="478" w:type="pct"/>
            <w:vMerge/>
            <w:vAlign w:val="center"/>
          </w:tcPr>
          <w:p w:rsidR="00000000" w:rsidP="00A83762">
            <w:pPr>
              <w:spacing w:line="360" w:lineRule="exact"/>
              <w:jc w:val="center"/>
              <w:rPr>
                <w:rFonts w:ascii="宋体" w:hAnsi="宋体"/>
                <w:b/>
                <w:sz w:val="20"/>
                <w:szCs w:val="20"/>
              </w:rPr>
            </w:pPr>
          </w:p>
        </w:tc>
        <w:tc>
          <w:tcPr>
            <w:tcW w:w="1662" w:type="pct"/>
          </w:tcPr>
          <w:p w:rsidR="00000000" w:rsidP="00A83762">
            <w:pPr>
              <w:rPr>
                <w:rFonts w:ascii="宋体" w:hAnsi="宋体"/>
                <w:szCs w:val="21"/>
              </w:rP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Merge/>
            <w:vAlign w:val="center"/>
          </w:tcPr>
          <w:p w:rsidR="00000000" w:rsidP="00A83762">
            <w:pPr>
              <w:spacing w:line="360" w:lineRule="exact"/>
              <w:jc w:val="center"/>
              <w:rPr>
                <w:rFonts w:ascii="宋体" w:hAnsi="宋体"/>
                <w:b/>
              </w:rPr>
            </w:pPr>
          </w:p>
        </w:tc>
        <w:tc>
          <w:tcPr>
            <w:tcW w:w="478" w:type="pct"/>
            <w:vMerge/>
            <w:vAlign w:val="center"/>
          </w:tcPr>
          <w:p w:rsidR="00000000" w:rsidP="00A83762">
            <w:pPr>
              <w:spacing w:line="360" w:lineRule="exact"/>
              <w:rPr>
                <w:rFonts w:ascii="宋体" w:hAnsi="宋体"/>
                <w:b/>
              </w:rPr>
            </w:pPr>
          </w:p>
        </w:tc>
        <w:tc>
          <w:tcPr>
            <w:tcW w:w="1662" w:type="pct"/>
          </w:tcPr>
          <w:p w:rsidR="00000000" w:rsidP="00A83762">
            <w:pPr>
              <w:rPr>
                <w:rFonts w:ascii="宋体" w:hAnsi="宋体"/>
                <w:szCs w:val="21"/>
              </w:rPr>
            </w:pPr>
            <w:r>
              <w:rPr>
                <w:rFonts w:ascii="宋体" w:hAnsi="宋体" w:hint="eastAsia"/>
                <w:szCs w:val="21"/>
              </w:rPr>
              <w:t>采购人购买产品后，有权对该产品与其他设备进行配套、整合或适当改进，而免受侵犯专利权的起诉。</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r w:rsidTr="00C46520">
        <w:tblPrEx>
          <w:tblW w:w="5000" w:type="pct"/>
          <w:jc w:val="center"/>
          <w:tblLook w:val="04A0"/>
        </w:tblPrEx>
        <w:trPr>
          <w:trHeight w:val="454"/>
          <w:jc w:val="center"/>
        </w:trPr>
        <w:tc>
          <w:tcPr>
            <w:tcW w:w="250" w:type="pct"/>
            <w:vAlign w:val="center"/>
          </w:tcPr>
          <w:p w:rsidR="00000000" w:rsidP="00A83762">
            <w:pPr>
              <w:spacing w:line="360" w:lineRule="exact"/>
              <w:jc w:val="center"/>
              <w:rPr>
                <w:rFonts w:ascii="宋体" w:hAnsi="宋体"/>
                <w:b/>
              </w:rPr>
            </w:pPr>
            <w:r>
              <w:rPr>
                <w:rFonts w:hint="eastAsia"/>
                <w:b/>
              </w:rPr>
              <w:t>8</w:t>
            </w:r>
          </w:p>
        </w:tc>
        <w:tc>
          <w:tcPr>
            <w:tcW w:w="478" w:type="pct"/>
            <w:vAlign w:val="center"/>
          </w:tcPr>
          <w:p w:rsidR="00000000" w:rsidP="00A83762">
            <w:pPr>
              <w:spacing w:line="360" w:lineRule="exact"/>
              <w:jc w:val="center"/>
              <w:rPr>
                <w:rFonts w:ascii="宋体" w:hAnsi="宋体"/>
                <w:b/>
              </w:rPr>
            </w:pPr>
            <w:r>
              <w:rPr>
                <w:rFonts w:ascii="宋体" w:hAnsi="宋体"/>
                <w:b/>
                <w:color w:val="000000"/>
                <w:sz w:val="20"/>
                <w:szCs w:val="20"/>
              </w:rPr>
              <w:t>其他</w:t>
            </w:r>
          </w:p>
        </w:tc>
        <w:tc>
          <w:tcPr>
            <w:tcW w:w="1662" w:type="pct"/>
          </w:tcPr>
          <w:p w:rsidR="00000000" w:rsidP="00A83762">
            <w:pPr>
              <w:rPr>
                <w:rFonts w:ascii="宋体" w:hAnsi="宋体"/>
                <w:szCs w:val="21"/>
              </w:rPr>
            </w:pPr>
            <w:r>
              <w:rPr>
                <w:rFonts w:ascii="宋体" w:hAnsi="宋体" w:hint="eastAsia"/>
                <w:szCs w:val="21"/>
              </w:rPr>
              <w:t>投标供应商应按其投标文件中的承诺，进行其他售后服务工作。</w:t>
            </w:r>
          </w:p>
        </w:tc>
        <w:tc>
          <w:tcPr>
            <w:tcW w:w="1496" w:type="pct"/>
          </w:tcPr>
          <w:p w:rsidR="00000000" w:rsidP="00A83762">
            <w:pPr>
              <w:rPr>
                <w:rFonts w:ascii="宋体" w:hAnsi="宋体"/>
                <w:szCs w:val="21"/>
              </w:rPr>
            </w:pPr>
          </w:p>
        </w:tc>
        <w:tc>
          <w:tcPr>
            <w:tcW w:w="665" w:type="pct"/>
          </w:tcPr>
          <w:p w:rsidR="00000000" w:rsidP="00A83762">
            <w:pPr>
              <w:rPr>
                <w:rFonts w:ascii="宋体" w:hAnsi="宋体"/>
                <w:szCs w:val="21"/>
              </w:rPr>
            </w:pPr>
          </w:p>
        </w:tc>
        <w:tc>
          <w:tcPr>
            <w:tcW w:w="449" w:type="pct"/>
          </w:tcPr>
          <w:p w:rsidR="00000000" w:rsidP="00A83762">
            <w:pPr>
              <w:rPr>
                <w:rFonts w:ascii="宋体" w:hAnsi="宋体"/>
                <w:szCs w:val="21"/>
              </w:rPr>
            </w:pPr>
          </w:p>
        </w:tc>
      </w:tr>
    </w:tbl>
    <w:p w:rsidR="00000000" w:rsidRPr="00B46272" w:rsidP="00B46272">
      <w:pPr>
        <w:ind w:firstLine="420" w:firstLineChars="200"/>
        <w:rPr>
          <w:bCs/>
          <w:szCs w:val="21"/>
        </w:rPr>
      </w:pPr>
      <w:r w:rsidRPr="00B46272">
        <w:rPr>
          <w:rFonts w:hint="eastAsia"/>
          <w:bCs/>
          <w:szCs w:val="21"/>
        </w:rPr>
        <w:t>《商务要求偏离表》编制指引：</w:t>
      </w:r>
    </w:p>
    <w:p w:rsidR="00000000" w:rsidRPr="00B46272" w:rsidP="00B46272">
      <w:pPr>
        <w:ind w:firstLine="420" w:firstLineChars="200"/>
        <w:rPr>
          <w:bCs/>
          <w:szCs w:val="21"/>
        </w:rPr>
      </w:pPr>
      <w:r w:rsidRPr="00B46272">
        <w:rPr>
          <w:rFonts w:hint="eastAsia"/>
          <w:bCs/>
          <w:szCs w:val="21"/>
        </w:rPr>
        <w:t>1</w:t>
      </w:r>
      <w:r w:rsidRPr="00B46272">
        <w:rPr>
          <w:rFonts w:hint="eastAsia"/>
          <w:bCs/>
          <w:szCs w:val="21"/>
        </w:rPr>
        <w:t>、商务要求偏离表的序号、商务需求项、招标商务要求等栏目对应“用户需求书”中的“商务要求”章节相关内容。</w:t>
      </w:r>
    </w:p>
    <w:p w:rsidR="00000000" w:rsidRPr="00B46272" w:rsidP="00B46272">
      <w:pPr>
        <w:ind w:firstLine="420" w:firstLineChars="200"/>
        <w:rPr>
          <w:bCs/>
          <w:szCs w:val="21"/>
        </w:rPr>
      </w:pPr>
      <w:r w:rsidRPr="00B46272">
        <w:rPr>
          <w:bCs/>
          <w:szCs w:val="21"/>
        </w:rPr>
        <w:t>2</w:t>
      </w:r>
      <w:r w:rsidRPr="00B46272">
        <w:rPr>
          <w:rFonts w:hint="eastAsia"/>
          <w:bCs/>
          <w:szCs w:val="21"/>
        </w:rPr>
        <w:t>、“投标商务响应”一栏必须一一对照“招标商务要求”，详细填写自身响应情况，而不能不合理照搬照抄招标文件的商务要求，以体现具体响应情况。</w:t>
      </w:r>
    </w:p>
    <w:p w:rsidR="00000000" w:rsidRPr="00B46272" w:rsidP="00B46272">
      <w:pPr>
        <w:ind w:firstLine="420" w:firstLineChars="200"/>
        <w:rPr>
          <w:bCs/>
          <w:color w:val="FF0000"/>
          <w:szCs w:val="21"/>
        </w:rPr>
      </w:pPr>
      <w:r w:rsidRPr="00B46272">
        <w:rPr>
          <w:bCs/>
          <w:szCs w:val="21"/>
        </w:rPr>
        <w:t>3</w:t>
      </w:r>
      <w:r w:rsidRPr="00B46272">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000000" w:rsidRPr="00B46272" w:rsidP="00B46272">
      <w:pPr>
        <w:rPr>
          <w:bCs/>
          <w:szCs w:val="21"/>
        </w:rPr>
      </w:pPr>
      <w:r w:rsidRPr="00B46272">
        <w:rPr>
          <w:rFonts w:hint="eastAsia"/>
          <w:bCs/>
          <w:szCs w:val="21"/>
        </w:rPr>
        <w:t>“投标商务响应”对比“招标商务要求”存在响应不全（包括未响应整项招标商务要求或者未响应一项招标商务要求的部分内容），均视为“负偏离”。</w:t>
      </w:r>
    </w:p>
    <w:p w:rsidR="00000000" w:rsidRPr="00B46272" w:rsidP="00B46272">
      <w:pPr>
        <w:ind w:firstLine="420" w:firstLineChars="200"/>
        <w:rPr>
          <w:bCs/>
          <w:szCs w:val="21"/>
        </w:rPr>
      </w:pPr>
      <w:r w:rsidRPr="00B46272">
        <w:rPr>
          <w:rFonts w:hint="eastAsia"/>
          <w:bCs/>
          <w:szCs w:val="21"/>
        </w:rPr>
        <w:t>4</w:t>
      </w:r>
      <w:r w:rsidRPr="00B46272">
        <w:rPr>
          <w:rFonts w:hint="eastAsia"/>
          <w:bCs/>
          <w:szCs w:val="21"/>
        </w:rPr>
        <w:t>、带★号条款为不可偏离条款，如未响应或出现负偏离的，将作投标无效处理。</w:t>
      </w:r>
    </w:p>
    <w:p w:rsidR="00000000" w:rsidRPr="00B46272" w:rsidP="00B46272">
      <w:pPr>
        <w:rPr>
          <w:sz w:val="24"/>
        </w:rPr>
      </w:pPr>
    </w:p>
    <w:p w:rsidR="00000000" w:rsidRPr="00B46272" w:rsidP="00B46272">
      <w:pPr>
        <w:rPr>
          <w:sz w:val="24"/>
        </w:rPr>
      </w:pPr>
      <w:bookmarkStart w:id="83" w:name="_Hlk72260576"/>
    </w:p>
    <w:p w:rsidR="00000000" w:rsidRPr="00B46272" w:rsidP="00B46272">
      <w:pPr>
        <w:keepNext/>
        <w:keepLines/>
        <w:spacing w:before="260" w:after="260"/>
        <w:jc w:val="center"/>
        <w:outlineLvl w:val="2"/>
        <w:rPr>
          <w:rFonts w:ascii="黑体" w:eastAsia="黑体" w:hAnsi="宋体"/>
          <w:sz w:val="24"/>
          <w:szCs w:val="20"/>
        </w:rPr>
      </w:pPr>
      <w:r w:rsidRPr="00B46272">
        <w:rPr>
          <w:rFonts w:ascii="黑体" w:eastAsia="黑体" w:hAnsi="宋体" w:hint="eastAsia"/>
          <w:sz w:val="24"/>
          <w:szCs w:val="20"/>
        </w:rPr>
        <w:t>六、</w:t>
      </w:r>
      <w:bookmarkStart w:id="84" w:name="_Hlk72062872"/>
      <w:r w:rsidRPr="00B46272">
        <w:rPr>
          <w:rFonts w:ascii="黑体" w:eastAsia="黑体" w:hAnsi="宋体" w:hint="eastAsia"/>
          <w:sz w:val="24"/>
          <w:szCs w:val="20"/>
        </w:rPr>
        <w:t>投标人认为需要加以说明的其他内容</w:t>
      </w:r>
      <w:bookmarkEnd w:id="84"/>
    </w:p>
    <w:p w:rsidR="00000000" w:rsidRPr="00B46272" w:rsidP="00B46272">
      <w:pPr>
        <w:widowControl/>
        <w:jc w:val="center"/>
        <w:rPr>
          <w:rFonts w:ascii="黑体" w:eastAsia="黑体" w:hAnsi="宋体"/>
          <w:kern w:val="0"/>
          <w:sz w:val="24"/>
          <w:szCs w:val="20"/>
        </w:rPr>
      </w:pPr>
      <w:bookmarkEnd w:id="83"/>
      <w:r w:rsidRPr="00B46272">
        <w:rPr>
          <w:rFonts w:ascii="黑体" w:eastAsia="黑体" w:hAnsi="宋体" w:hint="eastAsia"/>
          <w:kern w:val="0"/>
          <w:sz w:val="24"/>
          <w:szCs w:val="20"/>
        </w:rPr>
        <w:t>（一）</w:t>
      </w:r>
      <w:r w:rsidRPr="00B46272">
        <w:rPr>
          <w:rFonts w:ascii="黑体" w:eastAsia="黑体" w:hAnsi="宋体" w:hint="eastAsia"/>
          <w:kern w:val="0"/>
          <w:sz w:val="24"/>
          <w:szCs w:val="20"/>
          <w:highlight w:val="yellow"/>
        </w:rPr>
        <w:t>政府采购违法行为风险知悉确认书</w:t>
      </w:r>
    </w:p>
    <w:p w:rsidR="00000000" w:rsidRPr="00B46272" w:rsidP="00B46272">
      <w:pPr>
        <w:widowControl/>
        <w:jc w:val="center"/>
        <w:rPr>
          <w:rFonts w:ascii="黑体" w:eastAsia="黑体" w:hAnsi="宋体"/>
          <w:kern w:val="0"/>
          <w:sz w:val="24"/>
          <w:szCs w:val="20"/>
        </w:rPr>
      </w:pPr>
    </w:p>
    <w:p w:rsidR="00000000" w:rsidRPr="00B46272" w:rsidP="00B46272">
      <w:pPr>
        <w:ind w:firstLine="420" w:firstLineChars="200"/>
      </w:pPr>
      <w:r w:rsidRPr="00B46272">
        <w:rPr>
          <w:rFonts w:hint="eastAsia"/>
        </w:rPr>
        <w:t>本公司在投标前已充分知悉以下情形为参与政府采购活动时的重大风险事项，并承诺已对下述风险提示事项重点排查，做到严谨、诚信、依法依规参与政府采购活动。</w:t>
      </w:r>
    </w:p>
    <w:p w:rsidR="00000000" w:rsidRPr="00B46272" w:rsidP="00B46272">
      <w:pPr>
        <w:ind w:firstLine="420" w:firstLineChars="200"/>
        <w:rPr>
          <w:b/>
        </w:rPr>
      </w:pPr>
      <w:r w:rsidRPr="00B46272">
        <w:rPr>
          <w:rFonts w:hint="eastAsia"/>
          <w:b/>
        </w:rPr>
        <w:t>一、本公司已充分知悉“隐瞒真实情况，提供虚假资料”的法定情形，相关情形包括但不限于：</w:t>
      </w:r>
    </w:p>
    <w:p w:rsidR="00000000" w:rsidRPr="00B46272" w:rsidP="00B46272">
      <w:pPr>
        <w:ind w:firstLine="420" w:firstLineChars="200"/>
      </w:pPr>
      <w:r w:rsidRPr="00B46272">
        <w:rPr>
          <w:rFonts w:hint="eastAsia"/>
        </w:rPr>
        <w:t>（一）通过转让或者租借等方式从其他单位获取资格或者资质证书投标的。</w:t>
      </w:r>
    </w:p>
    <w:p w:rsidR="00000000" w:rsidRPr="00B46272" w:rsidP="00B46272">
      <w:pPr>
        <w:ind w:firstLine="420" w:firstLineChars="200"/>
      </w:pPr>
      <w:r w:rsidRPr="00B46272">
        <w:rPr>
          <w:rFonts w:hint="eastAsia"/>
        </w:rPr>
        <w:t>（二）由其他单位或者其他单位负责人在投标供应商编制的投标文件上加盖印章或者签字的。</w:t>
      </w:r>
    </w:p>
    <w:p w:rsidR="00000000" w:rsidRPr="00B46272" w:rsidP="00B46272">
      <w:pPr>
        <w:ind w:firstLine="420" w:firstLineChars="200"/>
      </w:pPr>
      <w:r w:rsidRPr="00B46272">
        <w:rPr>
          <w:rFonts w:hint="eastAsia"/>
        </w:rPr>
        <w:t>（三）项目负责人或者主要技术人员不是本单位人员的。</w:t>
      </w:r>
    </w:p>
    <w:p w:rsidR="00000000" w:rsidRPr="00B46272" w:rsidP="00B46272">
      <w:pPr>
        <w:ind w:firstLine="420" w:firstLineChars="200"/>
      </w:pPr>
      <w:r w:rsidRPr="00B46272">
        <w:rPr>
          <w:rFonts w:hint="eastAsia"/>
        </w:rPr>
        <w:t>（四）投标保证金不是从投标供应商基本账户转出的。</w:t>
      </w:r>
    </w:p>
    <w:p w:rsidR="00000000" w:rsidRPr="00B46272" w:rsidP="00B46272">
      <w:pPr>
        <w:ind w:firstLine="420" w:firstLineChars="200"/>
      </w:pPr>
      <w:r w:rsidRPr="00B46272">
        <w:rPr>
          <w:rFonts w:hint="eastAsia"/>
        </w:rPr>
        <w:t>（五）其他隐瞒真实情况、提供虚假资料的行为。</w:t>
      </w:r>
    </w:p>
    <w:p w:rsidR="00000000" w:rsidRPr="00B46272" w:rsidP="00B46272">
      <w:pPr>
        <w:ind w:firstLine="420" w:firstLineChars="200"/>
        <w:rPr>
          <w:b/>
        </w:rPr>
      </w:pPr>
      <w:r w:rsidRPr="00B46272">
        <w:rPr>
          <w:rFonts w:hint="eastAsia"/>
          <w:b/>
        </w:rPr>
        <w:t>二、本公司已充分知悉“与其他采购参加人串通投标”的法定情形，相关情形包括但不限于：</w:t>
      </w:r>
    </w:p>
    <w:p w:rsidR="00000000" w:rsidRPr="00B46272" w:rsidP="00B46272">
      <w:pPr>
        <w:ind w:firstLine="420" w:firstLineChars="200"/>
      </w:pPr>
      <w:r w:rsidRPr="00B46272">
        <w:rPr>
          <w:rFonts w:hint="eastAsia"/>
        </w:rPr>
        <w:t>（一）投标供应商之间相互约定给予未中标的供应商利益补偿。</w:t>
      </w:r>
    </w:p>
    <w:p w:rsidR="00000000" w:rsidRPr="00B46272" w:rsidP="00B46272">
      <w:pPr>
        <w:ind w:firstLine="420" w:firstLineChars="200"/>
      </w:pPr>
      <w:r w:rsidRPr="00B46272">
        <w:rPr>
          <w:rFonts w:hint="eastAsia"/>
        </w:rPr>
        <w:t>（二）不同投标供应商的法定代表人、主要经营负责人、项目投标授权代表人、项目负责人、主要技术人员为同一人、属同一单位或者在同一单位缴纳社会保险。</w:t>
      </w:r>
    </w:p>
    <w:p w:rsidR="00000000" w:rsidRPr="00B46272" w:rsidP="00B46272">
      <w:pPr>
        <w:ind w:firstLine="420" w:firstLineChars="200"/>
      </w:pPr>
      <w:r w:rsidRPr="00B46272">
        <w:rPr>
          <w:rFonts w:hint="eastAsia"/>
        </w:rPr>
        <w:t>（三）不同投标供应商的投标文件由同一单位或者同一人编制，或者由同一人分阶段参与编制的。</w:t>
      </w:r>
    </w:p>
    <w:p w:rsidR="00000000" w:rsidRPr="00B46272" w:rsidP="00B46272">
      <w:pPr>
        <w:ind w:firstLine="420" w:firstLineChars="200"/>
      </w:pPr>
      <w:r w:rsidRPr="00B46272">
        <w:rPr>
          <w:rFonts w:hint="eastAsia"/>
        </w:rPr>
        <w:t>（四）不同投标供应商的投标文件或部分投标文件相互混装。</w:t>
      </w:r>
    </w:p>
    <w:p w:rsidR="00000000" w:rsidRPr="00B46272" w:rsidP="00B46272">
      <w:pPr>
        <w:ind w:firstLine="420" w:firstLineChars="200"/>
      </w:pPr>
      <w:r w:rsidRPr="00B46272">
        <w:rPr>
          <w:rFonts w:hint="eastAsia"/>
        </w:rPr>
        <w:t>（五）不同投标供应商的投标文件内容存在非正常一致。</w:t>
      </w:r>
    </w:p>
    <w:p w:rsidR="00000000" w:rsidRPr="00B46272" w:rsidP="00B46272">
      <w:pPr>
        <w:ind w:firstLine="420" w:firstLineChars="200"/>
      </w:pPr>
      <w:r w:rsidRPr="00B46272">
        <w:rPr>
          <w:rFonts w:hint="eastAsia"/>
        </w:rPr>
        <w:t>（六）由同一单位工作人员为两家以上（含两家）供应商进行同一项投标活动的。</w:t>
      </w:r>
    </w:p>
    <w:p w:rsidR="00000000" w:rsidRPr="00B46272" w:rsidP="00B46272">
      <w:pPr>
        <w:ind w:firstLine="420" w:firstLineChars="200"/>
      </w:pPr>
      <w:r w:rsidRPr="00B46272">
        <w:rPr>
          <w:rFonts w:hint="eastAsia"/>
        </w:rPr>
        <w:t>（七）不同投标人的投标报价呈规律性差异。</w:t>
      </w:r>
    </w:p>
    <w:p w:rsidR="00000000" w:rsidRPr="00B46272" w:rsidP="00B46272">
      <w:pPr>
        <w:ind w:firstLine="420" w:firstLineChars="200"/>
      </w:pPr>
      <w:r w:rsidRPr="00B46272">
        <w:rPr>
          <w:rFonts w:hint="eastAsia"/>
        </w:rPr>
        <w:t>（八）不同投标人的投标保证金从同一单位或者个人的账户转出。</w:t>
      </w:r>
    </w:p>
    <w:p w:rsidR="00000000" w:rsidRPr="00B46272" w:rsidP="00B46272">
      <w:pPr>
        <w:ind w:firstLine="420" w:firstLineChars="200"/>
      </w:pPr>
      <w:r w:rsidRPr="00B46272">
        <w:rPr>
          <w:rFonts w:hint="eastAsia"/>
        </w:rPr>
        <w:t>（九）主管部门依照法律、法规认定的其他情形。</w:t>
      </w:r>
    </w:p>
    <w:p w:rsidR="00000000" w:rsidRPr="00B46272" w:rsidP="00B46272">
      <w:pPr>
        <w:ind w:firstLine="420" w:firstLineChars="200"/>
        <w:rPr>
          <w:b/>
        </w:rPr>
      </w:pPr>
      <w:r w:rsidRPr="00B46272">
        <w:rPr>
          <w:rFonts w:hint="eastAsia"/>
          <w:b/>
        </w:rPr>
        <w:t>三、本公司已充分知悉下列情形所对应的法律风险，并在投标前已对相关风险事项进行排查。</w:t>
      </w:r>
    </w:p>
    <w:p w:rsidR="00000000" w:rsidRPr="00B46272" w:rsidP="00B46272">
      <w:pPr>
        <w:ind w:firstLine="420" w:firstLineChars="200"/>
        <w:rPr>
          <w:b/>
        </w:rPr>
      </w:pPr>
      <w:r w:rsidRPr="00B46272">
        <w:rPr>
          <w:rFonts w:hint="eastAsia"/>
        </w:rPr>
        <w:t>（一）对于从其他主体获取的投标资料，供应商应审慎核查，确保投标资料的真实性。</w:t>
      </w:r>
      <w:r w:rsidRPr="00B46272">
        <w:rPr>
          <w:rFonts w:hint="eastAsia"/>
          <w:b/>
        </w:rPr>
        <w:t>如主管部门查实投标文件中存在虚假资料的，无论相关资料是否由第三方或本公司员工提供，均不影响主管部门对供应商存在“隐瞒真实情况，提供虚假资料”违法行为的认定。</w:t>
      </w:r>
    </w:p>
    <w:p w:rsidR="00000000" w:rsidRPr="00B46272" w:rsidP="00B46272">
      <w:pPr>
        <w:ind w:firstLine="420" w:firstLineChars="200"/>
      </w:pPr>
      <w:r w:rsidRPr="00B46272">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000000" w:rsidRPr="00B46272" w:rsidP="00B46272">
      <w:pPr>
        <w:ind w:firstLine="420" w:firstLineChars="200"/>
      </w:pPr>
      <w:r w:rsidRPr="00B46272">
        <w:rPr>
          <w:rFonts w:hint="eastAsia"/>
        </w:rPr>
        <w:t>（三）对于涉及安全生产、特种作业、抢险救灾、防疫等政府采购项目，供应商实施提供虚假资料、串通投标等违法行为的，主管部门将依法从严处理。</w:t>
      </w:r>
    </w:p>
    <w:p w:rsidR="00000000" w:rsidRPr="00B46272" w:rsidP="00B46272">
      <w:pPr>
        <w:ind w:firstLine="420" w:firstLineChars="200"/>
      </w:pPr>
      <w:r w:rsidRPr="00B46272">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000000" w:rsidRPr="00B46272" w:rsidP="00B46272">
      <w:pPr>
        <w:ind w:firstLine="420" w:firstLineChars="200"/>
      </w:pPr>
      <w:r w:rsidRPr="00B46272">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000000" w:rsidRPr="00B46272" w:rsidP="00B46272">
      <w:pPr>
        <w:ind w:firstLine="420" w:firstLineChars="200"/>
      </w:pPr>
      <w:r w:rsidRPr="00B46272">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000000" w:rsidRPr="00B46272" w:rsidP="00B46272">
      <w:pPr>
        <w:ind w:firstLine="420" w:firstLineChars="200"/>
        <w:rPr>
          <w:b/>
        </w:rPr>
      </w:pPr>
      <w:r w:rsidRPr="00B46272">
        <w:rPr>
          <w:rFonts w:hint="eastAsia"/>
          <w:b/>
        </w:rPr>
        <w:t>四、本公司已充分知悉政府采购违法、违规行为的法律后果。</w:t>
      </w:r>
    </w:p>
    <w:p w:rsidR="00000000" w:rsidRPr="00B46272" w:rsidP="00B46272">
      <w:pPr>
        <w:ind w:firstLine="420" w:firstLineChars="200"/>
      </w:pPr>
      <w:r w:rsidRPr="00B46272">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rsidR="00000000" w:rsidRPr="00B46272" w:rsidP="00B46272">
      <w:pPr>
        <w:ind w:firstLine="420" w:firstLineChars="200"/>
      </w:pPr>
      <w:r w:rsidRPr="00B46272">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3"/>
        <w:tblW w:w="8529" w:type="dxa"/>
        <w:tblBorders>
          <w:top w:val="nil"/>
          <w:left w:val="nil"/>
          <w:right w:val="nil"/>
          <w:insideH w:val="nil"/>
          <w:insideV w:val="nil"/>
        </w:tblBorders>
        <w:tblLayout w:type="fixed"/>
        <w:tblLook w:val="04A0"/>
      </w:tblPr>
      <w:tblGrid>
        <w:gridCol w:w="8529"/>
      </w:tblGrid>
      <w:tr w:rsidTr="00A83762">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000000" w:rsidRPr="00B46272" w:rsidP="00B46272">
            <w:pPr>
              <w:autoSpaceDE w:val="0"/>
              <w:autoSpaceDN w:val="0"/>
              <w:spacing w:line="400" w:lineRule="exact"/>
              <w:ind w:firstLine="1866"/>
              <w:rPr>
                <w:rFonts w:ascii="宋体" w:hAnsi="宋体"/>
                <w:spacing w:val="-4"/>
                <w:kern w:val="0"/>
                <w:szCs w:val="21"/>
              </w:rPr>
            </w:pPr>
          </w:p>
        </w:tc>
      </w:tr>
      <w:tr w:rsidTr="00A83762">
        <w:tblPrEx>
          <w:tblW w:w="8529" w:type="dxa"/>
          <w:tblLayout w:type="fixed"/>
          <w:tblLook w:val="04A0"/>
        </w:tblPrEx>
        <w:tc>
          <w:tcPr>
            <w:tcW w:w="8529" w:type="dxa"/>
            <w:tcBorders>
              <w:top w:val="single" w:sz="8" w:space="0" w:color="000000"/>
              <w:left w:val="nil"/>
              <w:bottom w:val="single" w:sz="8" w:space="0" w:color="000000"/>
              <w:right w:val="nil"/>
            </w:tcBorders>
          </w:tcPr>
          <w:p w:rsidR="00000000" w:rsidRPr="00B46272" w:rsidP="00B46272">
            <w:pPr>
              <w:autoSpaceDE w:val="0"/>
              <w:autoSpaceDN w:val="0"/>
              <w:spacing w:line="400" w:lineRule="exact"/>
              <w:ind w:firstLine="1866"/>
              <w:rPr>
                <w:rFonts w:ascii="宋体" w:hAnsi="宋体"/>
                <w:spacing w:val="-4"/>
                <w:kern w:val="0"/>
                <w:szCs w:val="21"/>
              </w:rPr>
            </w:pPr>
          </w:p>
        </w:tc>
      </w:tr>
      <w:tr w:rsidTr="00A83762">
        <w:tblPrEx>
          <w:tblW w:w="8529" w:type="dxa"/>
          <w:tblLayout w:type="fixed"/>
          <w:tblLook w:val="04A0"/>
        </w:tblPrEx>
        <w:tc>
          <w:tcPr>
            <w:tcW w:w="8529" w:type="dxa"/>
            <w:tcBorders>
              <w:top w:val="single" w:sz="8" w:space="0" w:color="000000"/>
              <w:left w:val="nil"/>
              <w:bottom w:val="single" w:sz="8" w:space="0" w:color="000000"/>
              <w:right w:val="nil"/>
            </w:tcBorders>
          </w:tcPr>
          <w:p w:rsidR="00000000" w:rsidRPr="00B46272" w:rsidP="00B46272">
            <w:pPr>
              <w:autoSpaceDE w:val="0"/>
              <w:autoSpaceDN w:val="0"/>
              <w:spacing w:line="400" w:lineRule="exact"/>
              <w:ind w:firstLine="1866"/>
              <w:rPr>
                <w:rFonts w:ascii="宋体" w:hAnsi="宋体"/>
                <w:spacing w:val="-4"/>
                <w:kern w:val="0"/>
                <w:szCs w:val="21"/>
              </w:rPr>
            </w:pPr>
          </w:p>
        </w:tc>
      </w:tr>
      <w:tr w:rsidTr="00A83762">
        <w:tblPrEx>
          <w:tblW w:w="8529" w:type="dxa"/>
          <w:tblLayout w:type="fixed"/>
          <w:tblLook w:val="04A0"/>
        </w:tblPrEx>
        <w:tc>
          <w:tcPr>
            <w:tcW w:w="8529" w:type="dxa"/>
            <w:tcBorders>
              <w:top w:val="single" w:sz="8" w:space="0" w:color="000000"/>
              <w:left w:val="nil"/>
              <w:bottom w:val="single" w:sz="8" w:space="0" w:color="auto"/>
              <w:right w:val="nil"/>
            </w:tcBorders>
          </w:tcPr>
          <w:p w:rsidR="00000000" w:rsidRPr="00B46272" w:rsidP="00B46272">
            <w:pPr>
              <w:autoSpaceDE w:val="0"/>
              <w:autoSpaceDN w:val="0"/>
              <w:spacing w:line="400" w:lineRule="exact"/>
              <w:ind w:firstLine="1866"/>
              <w:rPr>
                <w:rFonts w:ascii="宋体" w:hAnsi="宋体"/>
                <w:spacing w:val="-4"/>
                <w:kern w:val="0"/>
                <w:szCs w:val="21"/>
              </w:rPr>
            </w:pPr>
          </w:p>
        </w:tc>
      </w:tr>
    </w:tbl>
    <w:p w:rsidR="00000000" w:rsidRPr="00B46272" w:rsidP="00B46272">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sidRPr="00B46272">
        <w:rPr>
          <w:rFonts w:ascii="宋体" w:hAnsi="宋体" w:eastAsiaTheme="minorEastAsia" w:hint="eastAsia"/>
          <w:spacing w:val="-4"/>
          <w:kern w:val="0"/>
          <w:szCs w:val="21"/>
        </w:rPr>
        <w:t>负责人/投标授权代表签名：</w:t>
      </w:r>
      <w:r w:rsidRPr="00B46272">
        <w:rPr>
          <w:rFonts w:ascii="宋体" w:hAnsi="宋体" w:eastAsiaTheme="minorEastAsia" w:hint="eastAsia"/>
          <w:spacing w:val="-4"/>
          <w:kern w:val="0"/>
          <w:szCs w:val="21"/>
          <w:u w:val="single"/>
        </w:rPr>
        <w:t xml:space="preserve">              </w:t>
      </w:r>
    </w:p>
    <w:p w:rsidR="00000000" w:rsidRPr="00B46272" w:rsidP="00B46272">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sidRPr="00B46272">
        <w:rPr>
          <w:rFonts w:ascii="宋体" w:hAnsi="宋体" w:eastAsiaTheme="minorEastAsia" w:hint="eastAsia"/>
          <w:spacing w:val="-4"/>
          <w:kern w:val="0"/>
          <w:szCs w:val="21"/>
        </w:rPr>
        <w:t>知悉人（公章）：</w:t>
      </w:r>
      <w:r w:rsidRPr="00B46272">
        <w:rPr>
          <w:rFonts w:ascii="宋体" w:hAnsi="宋体" w:eastAsiaTheme="minorEastAsia" w:hint="eastAsia"/>
          <w:spacing w:val="-4"/>
          <w:kern w:val="0"/>
          <w:szCs w:val="21"/>
          <w:u w:val="single"/>
        </w:rPr>
        <w:t xml:space="preserve">              </w:t>
      </w:r>
    </w:p>
    <w:p w:rsidR="00000000" w:rsidRPr="00B46272" w:rsidP="00B46272">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sidRPr="00B46272">
        <w:rPr>
          <w:rFonts w:ascii="宋体" w:hAnsi="宋体" w:eastAsiaTheme="minorEastAsia" w:hint="eastAsia"/>
          <w:spacing w:val="-4"/>
          <w:kern w:val="0"/>
          <w:szCs w:val="21"/>
        </w:rPr>
        <w:t xml:space="preserve">     日期：</w:t>
      </w:r>
      <w:r w:rsidRPr="00B46272">
        <w:rPr>
          <w:rFonts w:ascii="宋体" w:hAnsi="宋体" w:eastAsiaTheme="minorEastAsia" w:hint="eastAsia"/>
          <w:spacing w:val="-4"/>
          <w:kern w:val="0"/>
          <w:szCs w:val="21"/>
          <w:u w:val="single"/>
        </w:rPr>
        <w:t xml:space="preserve">              </w:t>
      </w:r>
    </w:p>
    <w:p w:rsidR="00000000" w:rsidRPr="00B46272" w:rsidP="00B46272">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sidRPr="00B46272">
        <w:rPr>
          <w:rFonts w:ascii="宋体" w:hAnsi="宋体" w:eastAsiaTheme="minorEastAsia" w:hint="eastAsia"/>
          <w:spacing w:val="-4"/>
          <w:kern w:val="0"/>
          <w:szCs w:val="21"/>
        </w:rPr>
        <w:t xml:space="preserve">     </w:t>
      </w:r>
    </w:p>
    <w:p w:rsidR="00000000" w:rsidRPr="00B46272" w:rsidP="00B46272">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sidRPr="00B46272">
        <w:rPr>
          <w:rFonts w:ascii="宋体" w:hAnsi="宋体" w:eastAsiaTheme="minorEastAsia" w:hint="eastAsia"/>
          <w:b/>
          <w:bCs/>
          <w:color w:val="FF0000"/>
          <w:spacing w:val="-4"/>
          <w:kern w:val="0"/>
          <w:szCs w:val="21"/>
        </w:rPr>
        <w:t>注：</w:t>
      </w:r>
    </w:p>
    <w:p w:rsidR="00000000" w:rsidRPr="00B46272" w:rsidP="00B46272">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sidRPr="00B46272">
        <w:rPr>
          <w:rFonts w:ascii="宋体" w:hAnsi="宋体" w:eastAsiaTheme="minorEastAsia" w:hint="eastAsia"/>
          <w:b/>
          <w:bCs/>
          <w:color w:val="FF0000"/>
          <w:spacing w:val="-4"/>
          <w:kern w:val="0"/>
          <w:szCs w:val="21"/>
        </w:rPr>
        <w:t>1.</w:t>
      </w:r>
      <w:r w:rsidRPr="00B46272">
        <w:rPr>
          <w:rFonts w:hint="eastAsia"/>
        </w:rPr>
        <w:t xml:space="preserve"> </w:t>
      </w:r>
      <w:r w:rsidRPr="00B46272">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rsidR="00000000" w:rsidRPr="00B46272" w:rsidP="00B46272">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sidRPr="00B46272">
        <w:rPr>
          <w:rFonts w:ascii="宋体" w:hAnsi="宋体" w:eastAsiaTheme="minorEastAsia" w:hint="eastAsia"/>
          <w:b/>
          <w:bCs/>
          <w:color w:val="FF0000"/>
          <w:spacing w:val="-4"/>
          <w:kern w:val="0"/>
          <w:szCs w:val="21"/>
        </w:rPr>
        <w:t>2.投标供应商负责人或投标授权代表签字</w:t>
      </w:r>
      <w:r w:rsidRPr="00B46272">
        <w:rPr>
          <w:rFonts w:ascii="宋体" w:hAnsi="宋体" w:eastAsiaTheme="minorEastAsia" w:hint="eastAsia"/>
          <w:b/>
          <w:bCs/>
          <w:color w:val="FF0000"/>
          <w:spacing w:val="-4"/>
          <w:kern w:val="0"/>
          <w:szCs w:val="21"/>
          <w:highlight w:val="yellow"/>
        </w:rPr>
        <w:t>并加盖单位公章</w:t>
      </w:r>
      <w:r w:rsidRPr="00B46272">
        <w:rPr>
          <w:rFonts w:ascii="宋体" w:hAnsi="宋体" w:eastAsiaTheme="minorEastAsia" w:hint="eastAsia"/>
          <w:b/>
          <w:bCs/>
          <w:color w:val="FF0000"/>
          <w:spacing w:val="-4"/>
          <w:kern w:val="0"/>
          <w:szCs w:val="21"/>
        </w:rPr>
        <w:t>后，扫描上传至投标文件一并提交。</w:t>
      </w:r>
    </w:p>
    <w:p w:rsidR="00000000" w:rsidRPr="00B46272" w:rsidP="00B46272">
      <w:pPr>
        <w:widowControl/>
        <w:autoSpaceDE w:val="0"/>
        <w:autoSpaceDN w:val="0"/>
        <w:spacing w:line="400" w:lineRule="exact"/>
        <w:ind w:right="1414" w:firstLine="420" w:firstLineChars="200"/>
        <w:jc w:val="right"/>
        <w:rPr>
          <w:rFonts w:eastAsiaTheme="minorEastAsia"/>
          <w:kern w:val="0"/>
          <w:sz w:val="24"/>
        </w:rPr>
      </w:pPr>
    </w:p>
    <w:p w:rsidR="00000000" w:rsidRPr="00B46272" w:rsidP="00B46272">
      <w:pPr>
        <w:widowControl/>
        <w:autoSpaceDE w:val="0"/>
        <w:autoSpaceDN w:val="0"/>
        <w:spacing w:line="400" w:lineRule="exact"/>
        <w:ind w:right="1414" w:firstLine="420" w:firstLineChars="200"/>
        <w:jc w:val="right"/>
        <w:rPr>
          <w:rFonts w:eastAsiaTheme="minorEastAsia"/>
          <w:kern w:val="0"/>
          <w:sz w:val="24"/>
        </w:rPr>
      </w:pPr>
    </w:p>
    <w:p w:rsidR="00000000" w:rsidRPr="00B46272" w:rsidP="00B46272">
      <w:pPr>
        <w:rPr>
          <w:sz w:val="24"/>
        </w:rPr>
      </w:pPr>
    </w:p>
    <w:p w:rsidR="00000000" w:rsidRPr="00B46272" w:rsidP="00B46272">
      <w:pPr>
        <w:widowControl/>
        <w:spacing w:line="360" w:lineRule="auto"/>
        <w:jc w:val="left"/>
        <w:rPr>
          <w:rFonts w:eastAsiaTheme="minorEastAsia"/>
          <w:b/>
          <w:bCs/>
          <w:kern w:val="0"/>
          <w:sz w:val="24"/>
        </w:rPr>
      </w:pPr>
    </w:p>
    <w:p w:rsidR="00000000" w:rsidRPr="00B46272" w:rsidP="00B46272">
      <w:pPr>
        <w:widowControl/>
        <w:jc w:val="center"/>
        <w:rPr>
          <w:rFonts w:ascii="黑体" w:eastAsia="黑体" w:hAnsi="宋体"/>
          <w:kern w:val="0"/>
          <w:sz w:val="24"/>
          <w:szCs w:val="20"/>
        </w:rPr>
      </w:pPr>
      <w:r w:rsidRPr="00B46272">
        <w:rPr>
          <w:rFonts w:ascii="黑体" w:eastAsia="黑体" w:hAnsi="宋体" w:hint="eastAsia"/>
          <w:kern w:val="0"/>
          <w:sz w:val="24"/>
          <w:szCs w:val="20"/>
        </w:rPr>
        <w:t>（二）投标人认为需要加以说明的其他内容（格式自定）</w:t>
      </w:r>
    </w:p>
    <w:p w:rsidR="00000000" w:rsidRPr="00B46272" w:rsidP="00B46272">
      <w:pPr>
        <w:jc w:val="center"/>
        <w:rPr>
          <w:b/>
          <w:sz w:val="32"/>
          <w:szCs w:val="32"/>
        </w:rPr>
      </w:pPr>
    </w:p>
    <w:p w:rsidR="00000000" w:rsidRPr="00B46272" w:rsidP="00B46272">
      <w:pPr>
        <w:ind w:firstLine="424" w:firstLineChars="202"/>
        <w:rPr>
          <w:rFonts w:ascii="宋体" w:hAnsi="宋体"/>
          <w:szCs w:val="21"/>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pPr>
    </w:p>
    <w:p w:rsidR="00000000" w:rsidRPr="00B46272" w:rsidP="00B46272">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000000" w:rsidRPr="00B46272" w:rsidP="00B46272">
      <w:pPr>
        <w:keepNext/>
        <w:keepLines/>
        <w:adjustRightInd w:val="0"/>
        <w:spacing w:before="260" w:after="260"/>
        <w:jc w:val="center"/>
        <w:textAlignment w:val="baseline"/>
        <w:outlineLvl w:val="1"/>
        <w:rPr>
          <w:rFonts w:ascii="宋体" w:hAnsi="宋体"/>
          <w:b/>
          <w:bCs/>
          <w:kern w:val="0"/>
          <w:sz w:val="24"/>
          <w:szCs w:val="20"/>
        </w:rPr>
      </w:pPr>
      <w:r w:rsidRPr="00B46272">
        <w:rPr>
          <w:rFonts w:ascii="宋体" w:hAnsi="宋体" w:hint="eastAsia"/>
          <w:b/>
          <w:bCs/>
          <w:kern w:val="0"/>
          <w:sz w:val="24"/>
          <w:szCs w:val="20"/>
        </w:rPr>
        <w:t>第五章  合同条款及格式</w:t>
      </w:r>
    </w:p>
    <w:p w:rsidR="00000000" w:rsidRPr="00B46272" w:rsidP="00B46272"/>
    <w:p w:rsidR="00000000" w:rsidRPr="00B46272" w:rsidP="00B46272">
      <w:pPr>
        <w:jc w:val="center"/>
        <w:outlineLvl w:val="0"/>
      </w:pPr>
      <w:bookmarkStart w:id="85" w:name="_Toc3995"/>
      <w:r w:rsidRPr="00B46272">
        <w:rPr>
          <w:rFonts w:hint="eastAsia"/>
          <w:b/>
          <w:sz w:val="24"/>
        </w:rPr>
        <w:t>（仅供参考，具体以项目需求及采购结果为准）</w:t>
      </w:r>
    </w:p>
    <w:p w:rsidR="00000000" w:rsidRPr="00B46272" w:rsidP="00B46272">
      <w:pPr>
        <w:jc w:val="center"/>
        <w:rPr>
          <w:rFonts w:ascii="宋体" w:hAnsi="宋体" w:cs="宋体"/>
          <w:b/>
          <w:bCs/>
          <w:spacing w:val="-20"/>
          <w:kern w:val="44"/>
          <w:sz w:val="48"/>
          <w:szCs w:val="48"/>
        </w:rPr>
      </w:pPr>
    </w:p>
    <w:p w:rsidR="00000000" w:rsidRPr="00B46272" w:rsidP="00B46272">
      <w:pPr>
        <w:jc w:val="center"/>
        <w:rPr>
          <w:rFonts w:ascii="宋体" w:hAnsi="宋体" w:cs="宋体"/>
          <w:b/>
          <w:bCs/>
          <w:spacing w:val="-20"/>
          <w:kern w:val="44"/>
          <w:sz w:val="48"/>
          <w:szCs w:val="48"/>
        </w:rPr>
      </w:pPr>
    </w:p>
    <w:p w:rsidR="00000000" w:rsidRPr="00B46272" w:rsidP="00B46272">
      <w:pPr>
        <w:spacing w:line="360" w:lineRule="auto"/>
        <w:rPr>
          <w:b/>
          <w:bCs/>
          <w:sz w:val="24"/>
        </w:rPr>
      </w:pPr>
    </w:p>
    <w:p w:rsidR="00000000" w:rsidRPr="00B46272" w:rsidP="00B46272">
      <w:pPr>
        <w:jc w:val="center"/>
        <w:rPr>
          <w:rFonts w:ascii="宋体" w:hAnsi="宋体" w:cs="宋体"/>
          <w:b/>
          <w:bCs/>
          <w:spacing w:val="-20"/>
          <w:kern w:val="44"/>
          <w:sz w:val="48"/>
          <w:szCs w:val="48"/>
        </w:rPr>
      </w:pPr>
      <w:r w:rsidRPr="00B46272">
        <w:rPr>
          <w:rFonts w:ascii="宋体" w:hAnsi="宋体" w:cs="宋体" w:hint="eastAsia"/>
          <w:b/>
          <w:bCs/>
          <w:spacing w:val="-20"/>
          <w:kern w:val="44"/>
          <w:sz w:val="48"/>
          <w:szCs w:val="48"/>
        </w:rPr>
        <w:t>政府采购货物买卖合同</w:t>
      </w:r>
    </w:p>
    <w:p w:rsidR="00000000" w:rsidRPr="00B46272" w:rsidP="00B46272">
      <w:pPr>
        <w:jc w:val="center"/>
        <w:rPr>
          <w:rFonts w:ascii="宋体" w:hAnsi="宋体" w:cs="宋体"/>
          <w:b/>
          <w:bCs/>
          <w:spacing w:val="-20"/>
          <w:kern w:val="44"/>
          <w:sz w:val="48"/>
          <w:szCs w:val="48"/>
        </w:rPr>
      </w:pPr>
      <w:r w:rsidRPr="00B46272">
        <w:rPr>
          <w:rFonts w:ascii="宋体" w:hAnsi="宋体" w:cs="宋体" w:hint="eastAsia"/>
          <w:b/>
          <w:bCs/>
          <w:spacing w:val="-20"/>
          <w:kern w:val="44"/>
          <w:sz w:val="48"/>
          <w:szCs w:val="48"/>
        </w:rPr>
        <w:t>（试行）</w:t>
      </w:r>
    </w:p>
    <w:p w:rsidR="00000000" w:rsidRPr="00B46272" w:rsidP="00B46272">
      <w:pPr>
        <w:rPr>
          <w:rFonts w:ascii="宋体" w:hAnsi="宋体" w:cs="宋体"/>
          <w:b/>
          <w:bCs/>
          <w:spacing w:val="-20"/>
          <w:kern w:val="44"/>
          <w:sz w:val="40"/>
          <w:szCs w:val="40"/>
        </w:rPr>
      </w:pPr>
    </w:p>
    <w:p w:rsidR="00000000" w:rsidRPr="00B46272" w:rsidP="00B46272">
      <w:pPr>
        <w:rPr>
          <w:rFonts w:ascii="宋体" w:hAnsi="宋体" w:cs="宋体"/>
          <w:b/>
          <w:bCs/>
          <w:spacing w:val="-20"/>
          <w:kern w:val="44"/>
          <w:sz w:val="40"/>
          <w:szCs w:val="40"/>
        </w:rPr>
      </w:pPr>
    </w:p>
    <w:p w:rsidR="00000000" w:rsidRPr="00B46272" w:rsidP="00B46272">
      <w:pPr>
        <w:rPr>
          <w:rFonts w:ascii="宋体" w:hAnsi="宋体" w:cs="宋体"/>
          <w:b/>
          <w:bCs/>
          <w:spacing w:val="-20"/>
          <w:kern w:val="44"/>
          <w:sz w:val="40"/>
          <w:szCs w:val="40"/>
        </w:rPr>
      </w:pPr>
    </w:p>
    <w:p w:rsidR="00000000" w:rsidRPr="00B46272" w:rsidP="00B46272">
      <w:pPr>
        <w:spacing w:line="360" w:lineRule="auto"/>
        <w:ind w:left="420" w:leftChars="200"/>
        <w:rPr>
          <w:sz w:val="32"/>
          <w:szCs w:val="32"/>
        </w:rPr>
      </w:pPr>
      <w:r w:rsidRPr="00B46272">
        <w:rPr>
          <w:rFonts w:ascii="宋体" w:hAnsi="宋体" w:cs="宋体" w:hint="eastAsia"/>
          <w:kern w:val="0"/>
          <w:sz w:val="32"/>
          <w:szCs w:val="32"/>
        </w:rPr>
        <w:t>项目名称：</w:t>
      </w:r>
      <w:r w:rsidRPr="00B46272">
        <w:rPr>
          <w:rFonts w:hint="eastAsia"/>
          <w:sz w:val="32"/>
          <w:szCs w:val="32"/>
          <w:u w:val="single"/>
        </w:rPr>
        <w:t xml:space="preserve">                             </w:t>
      </w:r>
    </w:p>
    <w:p w:rsidR="00000000" w:rsidRPr="00B46272" w:rsidP="00B46272">
      <w:pPr>
        <w:spacing w:line="360" w:lineRule="auto"/>
        <w:ind w:left="420" w:leftChars="200"/>
        <w:rPr>
          <w:sz w:val="32"/>
          <w:szCs w:val="32"/>
          <w:u w:val="single"/>
        </w:rPr>
      </w:pPr>
      <w:r w:rsidRPr="00B46272">
        <w:rPr>
          <w:rFonts w:hint="eastAsia"/>
          <w:sz w:val="32"/>
          <w:szCs w:val="32"/>
        </w:rPr>
        <w:t>合同编号：</w:t>
      </w:r>
      <w:r w:rsidRPr="00B46272">
        <w:rPr>
          <w:rFonts w:hint="eastAsia"/>
          <w:sz w:val="32"/>
          <w:szCs w:val="32"/>
          <w:u w:val="single"/>
        </w:rPr>
        <w:t xml:space="preserve">                             </w:t>
      </w:r>
    </w:p>
    <w:p w:rsidR="00000000" w:rsidRPr="00B46272" w:rsidP="00B46272">
      <w:pPr>
        <w:spacing w:line="360" w:lineRule="auto"/>
        <w:ind w:left="420" w:leftChars="200"/>
        <w:rPr>
          <w:sz w:val="32"/>
          <w:szCs w:val="32"/>
        </w:rPr>
      </w:pPr>
      <w:r w:rsidRPr="00B46272">
        <w:rPr>
          <w:rFonts w:hint="eastAsia"/>
          <w:sz w:val="32"/>
          <w:szCs w:val="32"/>
        </w:rPr>
        <w:t>甲</w:t>
      </w:r>
      <w:r w:rsidRPr="00B46272">
        <w:rPr>
          <w:rFonts w:hint="eastAsia"/>
          <w:sz w:val="32"/>
          <w:szCs w:val="32"/>
        </w:rPr>
        <w:t xml:space="preserve">    </w:t>
      </w:r>
      <w:r w:rsidRPr="00B46272">
        <w:rPr>
          <w:rFonts w:hint="eastAsia"/>
          <w:sz w:val="32"/>
          <w:szCs w:val="32"/>
        </w:rPr>
        <w:t>方：</w:t>
      </w:r>
      <w:r w:rsidRPr="00B46272">
        <w:rPr>
          <w:rFonts w:hint="eastAsia"/>
          <w:sz w:val="32"/>
          <w:szCs w:val="32"/>
          <w:u w:val="single"/>
        </w:rPr>
        <w:t xml:space="preserve">                             </w:t>
      </w:r>
    </w:p>
    <w:p w:rsidR="00000000" w:rsidRPr="00B46272" w:rsidP="00B46272">
      <w:pPr>
        <w:spacing w:line="360" w:lineRule="auto"/>
        <w:ind w:left="420" w:leftChars="200"/>
        <w:rPr>
          <w:sz w:val="32"/>
          <w:szCs w:val="32"/>
          <w:u w:val="single"/>
        </w:rPr>
      </w:pPr>
      <w:r w:rsidRPr="00B46272">
        <w:rPr>
          <w:rFonts w:hint="eastAsia"/>
          <w:sz w:val="32"/>
          <w:szCs w:val="32"/>
        </w:rPr>
        <w:t>乙</w:t>
      </w:r>
      <w:r w:rsidRPr="00B46272">
        <w:rPr>
          <w:rFonts w:hint="eastAsia"/>
          <w:sz w:val="32"/>
          <w:szCs w:val="32"/>
        </w:rPr>
        <w:t xml:space="preserve">    </w:t>
      </w:r>
      <w:r w:rsidRPr="00B46272">
        <w:rPr>
          <w:rFonts w:hint="eastAsia"/>
          <w:sz w:val="32"/>
          <w:szCs w:val="32"/>
        </w:rPr>
        <w:t>方：</w:t>
      </w:r>
      <w:r w:rsidRPr="00B46272">
        <w:rPr>
          <w:rFonts w:hint="eastAsia"/>
          <w:sz w:val="32"/>
          <w:szCs w:val="32"/>
          <w:u w:val="single"/>
        </w:rPr>
        <w:t xml:space="preserve">                             </w:t>
      </w:r>
    </w:p>
    <w:p w:rsidR="00000000" w:rsidRPr="00B46272" w:rsidP="00B46272">
      <w:pPr>
        <w:spacing w:line="360" w:lineRule="auto"/>
        <w:ind w:left="420" w:leftChars="200"/>
        <w:rPr>
          <w:sz w:val="32"/>
          <w:szCs w:val="32"/>
        </w:rPr>
      </w:pPr>
      <w:r w:rsidRPr="00B46272">
        <w:rPr>
          <w:rFonts w:hint="eastAsia"/>
          <w:sz w:val="32"/>
          <w:szCs w:val="32"/>
        </w:rPr>
        <w:t>签订时间：</w:t>
      </w:r>
      <w:r w:rsidRPr="00B46272">
        <w:rPr>
          <w:rFonts w:hint="eastAsia"/>
          <w:sz w:val="32"/>
          <w:szCs w:val="32"/>
          <w:u w:val="single"/>
        </w:rPr>
        <w:t xml:space="preserve">      </w:t>
      </w:r>
      <w:r w:rsidRPr="00B46272">
        <w:rPr>
          <w:sz w:val="32"/>
          <w:szCs w:val="32"/>
          <w:u w:val="single"/>
        </w:rPr>
        <w:t xml:space="preserve">           </w:t>
      </w:r>
      <w:r w:rsidRPr="00B46272">
        <w:rPr>
          <w:rFonts w:hint="eastAsia"/>
          <w:sz w:val="32"/>
          <w:szCs w:val="32"/>
          <w:u w:val="single"/>
        </w:rPr>
        <w:t xml:space="preserve">            </w:t>
      </w:r>
    </w:p>
    <w:p w:rsidR="00000000" w:rsidRPr="00B46272" w:rsidP="00B46272"/>
    <w:p w:rsidR="00000000" w:rsidRPr="00B46272" w:rsidP="00B46272">
      <w:pPr>
        <w:rPr>
          <w:rFonts w:eastAsia="黑体"/>
          <w:sz w:val="44"/>
          <w:szCs w:val="44"/>
        </w:rPr>
      </w:pPr>
      <w:r w:rsidRPr="00B46272">
        <w:rPr>
          <w:rFonts w:eastAsia="黑体"/>
          <w:sz w:val="44"/>
          <w:szCs w:val="44"/>
        </w:rPr>
        <w:br w:type="page"/>
      </w:r>
    </w:p>
    <w:p w:rsidR="00000000" w:rsidRPr="00B46272" w:rsidP="00B46272">
      <w:pPr>
        <w:rPr>
          <w:rFonts w:eastAsia="黑体"/>
          <w:sz w:val="44"/>
          <w:szCs w:val="44"/>
        </w:rPr>
      </w:pPr>
    </w:p>
    <w:p w:rsidR="00000000" w:rsidRPr="00B46272" w:rsidP="00B46272">
      <w:pPr>
        <w:rPr>
          <w:rFonts w:eastAsia="黑体"/>
          <w:sz w:val="44"/>
          <w:szCs w:val="44"/>
        </w:rPr>
      </w:pPr>
    </w:p>
    <w:p w:rsidR="00000000" w:rsidRPr="00B46272" w:rsidP="00B46272">
      <w:pPr>
        <w:jc w:val="center"/>
        <w:rPr>
          <w:rFonts w:eastAsia="黑体"/>
          <w:sz w:val="44"/>
          <w:szCs w:val="44"/>
        </w:rPr>
      </w:pPr>
      <w:r w:rsidRPr="00B46272">
        <w:rPr>
          <w:rFonts w:eastAsia="黑体" w:hint="eastAsia"/>
          <w:sz w:val="44"/>
          <w:szCs w:val="44"/>
        </w:rPr>
        <w:t>使</w:t>
      </w:r>
      <w:r w:rsidRPr="00B46272">
        <w:rPr>
          <w:rFonts w:eastAsia="黑体" w:hint="eastAsia"/>
          <w:sz w:val="44"/>
          <w:szCs w:val="44"/>
        </w:rPr>
        <w:t xml:space="preserve"> </w:t>
      </w:r>
      <w:r w:rsidRPr="00B46272">
        <w:rPr>
          <w:rFonts w:eastAsia="黑体" w:hint="eastAsia"/>
          <w:sz w:val="44"/>
          <w:szCs w:val="44"/>
        </w:rPr>
        <w:t>用</w:t>
      </w:r>
      <w:r w:rsidRPr="00B46272">
        <w:rPr>
          <w:rFonts w:eastAsia="黑体" w:hint="eastAsia"/>
          <w:sz w:val="44"/>
          <w:szCs w:val="44"/>
        </w:rPr>
        <w:t xml:space="preserve"> </w:t>
      </w:r>
      <w:r w:rsidRPr="00B46272">
        <w:rPr>
          <w:rFonts w:eastAsia="黑体" w:hint="eastAsia"/>
          <w:sz w:val="44"/>
          <w:szCs w:val="44"/>
        </w:rPr>
        <w:t>说</w:t>
      </w:r>
      <w:r w:rsidRPr="00B46272">
        <w:rPr>
          <w:rFonts w:eastAsia="黑体" w:hint="eastAsia"/>
          <w:sz w:val="44"/>
          <w:szCs w:val="44"/>
        </w:rPr>
        <w:t xml:space="preserve"> </w:t>
      </w:r>
      <w:r w:rsidRPr="00B46272">
        <w:rPr>
          <w:rFonts w:eastAsia="黑体" w:hint="eastAsia"/>
          <w:sz w:val="44"/>
          <w:szCs w:val="44"/>
        </w:rPr>
        <w:t>明</w:t>
      </w:r>
    </w:p>
    <w:p w:rsidR="00000000" w:rsidRPr="00B46272" w:rsidP="00B46272">
      <w:pPr>
        <w:ind w:firstLine="420" w:firstLineChars="200"/>
        <w:rPr>
          <w:rFonts w:ascii="仿宋_GB2312" w:eastAsia="仿宋_GB2312" w:hAnsi="仿宋_GB2312" w:cs="仿宋_GB2312"/>
          <w:sz w:val="32"/>
          <w:szCs w:val="32"/>
        </w:rPr>
      </w:pPr>
    </w:p>
    <w:p w:rsidR="00000000" w:rsidRPr="00B46272" w:rsidP="00B46272">
      <w:pPr>
        <w:ind w:firstLine="420" w:firstLineChars="200"/>
        <w:rPr>
          <w:rFonts w:ascii="仿宋_GB2312" w:eastAsia="仿宋_GB2312" w:hAnsi="仿宋_GB2312" w:cs="仿宋_GB2312"/>
          <w:sz w:val="32"/>
          <w:szCs w:val="32"/>
        </w:rPr>
      </w:pPr>
      <w:r w:rsidRPr="00B46272">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rsidR="00000000" w:rsidRPr="00B46272" w:rsidP="00B46272">
      <w:pPr>
        <w:ind w:firstLine="420" w:firstLineChars="200"/>
        <w:rPr>
          <w:rFonts w:eastAsia="黑体"/>
          <w:sz w:val="44"/>
          <w:szCs w:val="44"/>
        </w:rPr>
      </w:pPr>
      <w:r w:rsidRPr="00B46272">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rsidR="00000000" w:rsidRPr="00B46272" w:rsidP="00B46272">
      <w:pPr>
        <w:ind w:firstLine="420" w:firstLineChars="200"/>
        <w:rPr>
          <w:rFonts w:ascii="仿宋_GB2312" w:eastAsia="仿宋_GB2312" w:hAnsi="仿宋_GB2312" w:cs="仿宋_GB2312"/>
          <w:sz w:val="32"/>
          <w:szCs w:val="32"/>
        </w:rPr>
      </w:pPr>
      <w:r w:rsidRPr="00B46272">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rsidR="00000000" w:rsidRPr="00B46272" w:rsidP="00B46272">
      <w:pPr>
        <w:ind w:firstLine="420" w:firstLineChars="200"/>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000000" w:rsidRPr="00B46272" w:rsidP="00B46272">
      <w:bookmarkStart w:id="86" w:name="_Toc22209"/>
      <w:bookmarkEnd w:id="85"/>
    </w:p>
    <w:p w:rsidR="00000000" w:rsidRPr="00B46272" w:rsidP="00B46272">
      <w:pPr>
        <w:keepNext/>
        <w:keepLines/>
        <w:adjustRightInd w:val="0"/>
        <w:snapToGrid w:val="0"/>
        <w:spacing w:line="400" w:lineRule="exact"/>
        <w:jc w:val="center"/>
        <w:outlineLvl w:val="1"/>
        <w:rPr>
          <w:rFonts w:ascii="黑体" w:eastAsia="黑体" w:hAnsi="华文中宋"/>
          <w:sz w:val="28"/>
          <w:szCs w:val="28"/>
        </w:rPr>
      </w:pPr>
      <w:r w:rsidRPr="00B46272">
        <w:rPr>
          <w:rFonts w:ascii="黑体" w:eastAsia="黑体" w:hAnsi="黑体" w:hint="eastAsia"/>
          <w:sz w:val="28"/>
          <w:szCs w:val="28"/>
        </w:rPr>
        <w:t xml:space="preserve">第一节 </w:t>
      </w:r>
      <w:r w:rsidRPr="00B46272">
        <w:rPr>
          <w:rFonts w:ascii="黑体" w:eastAsia="黑体" w:hAnsi="华文中宋" w:hint="eastAsia"/>
          <w:sz w:val="28"/>
          <w:szCs w:val="28"/>
        </w:rPr>
        <w:t>政府采购合同协议书</w:t>
      </w:r>
      <w:bookmarkEnd w:id="86"/>
    </w:p>
    <w:p w:rsidR="00000000" w:rsidRPr="00B46272" w:rsidP="00B46272"/>
    <w:p w:rsidR="00000000" w:rsidRPr="00B46272" w:rsidP="00B46272">
      <w:pPr>
        <w:adjustRightInd w:val="0"/>
        <w:snapToGrid w:val="0"/>
        <w:spacing w:line="400" w:lineRule="exact"/>
        <w:rPr>
          <w:rFonts w:ascii="宋体" w:hAnsi="宋体"/>
          <w:szCs w:val="21"/>
        </w:rPr>
      </w:pPr>
      <w:r w:rsidRPr="00B46272">
        <w:rPr>
          <w:rFonts w:ascii="宋体" w:hAnsi="宋体" w:hint="eastAsia"/>
          <w:szCs w:val="21"/>
        </w:rPr>
        <w:t>甲方（全称）：</w:t>
      </w:r>
      <w:r w:rsidRPr="00B46272">
        <w:rPr>
          <w:rFonts w:ascii="宋体" w:hAnsi="宋体" w:hint="eastAsia"/>
          <w:szCs w:val="21"/>
          <w:u w:val="single"/>
        </w:rPr>
        <w:t xml:space="preserve">                       </w:t>
      </w:r>
      <w:r w:rsidRPr="00B46272">
        <w:rPr>
          <w:rFonts w:ascii="宋体" w:hAnsi="宋体" w:hint="eastAsia"/>
          <w:szCs w:val="21"/>
        </w:rPr>
        <w:t>（采购人、受采购人委托签订合同的单位或采购</w:t>
      </w:r>
      <w:r w:rsidRPr="00B46272">
        <w:rPr>
          <w:rFonts w:ascii="宋体" w:hAnsi="宋体" w:hint="eastAsia"/>
          <w:szCs w:val="21"/>
        </w:rPr>
        <w:tab/>
        <w:t xml:space="preserve">                                   文件约定的合同甲方）</w:t>
      </w:r>
    </w:p>
    <w:p w:rsidR="00000000" w:rsidRPr="00B46272" w:rsidP="00B46272">
      <w:pPr>
        <w:adjustRightInd w:val="0"/>
        <w:snapToGrid w:val="0"/>
        <w:spacing w:line="400" w:lineRule="exact"/>
        <w:rPr>
          <w:rFonts w:ascii="宋体" w:hAnsi="宋体"/>
          <w:szCs w:val="21"/>
        </w:rPr>
      </w:pPr>
      <w:r w:rsidRPr="00B46272">
        <w:rPr>
          <w:rFonts w:ascii="宋体" w:hAnsi="宋体" w:hint="eastAsia"/>
          <w:szCs w:val="21"/>
        </w:rPr>
        <w:t>乙方1（全称）：</w:t>
      </w:r>
      <w:r w:rsidRPr="00B46272">
        <w:rPr>
          <w:rFonts w:ascii="宋体" w:hAnsi="宋体" w:hint="eastAsia"/>
          <w:szCs w:val="21"/>
          <w:u w:val="single"/>
        </w:rPr>
        <w:t xml:space="preserve">                       </w:t>
      </w:r>
      <w:r w:rsidRPr="00B46272">
        <w:rPr>
          <w:rFonts w:ascii="宋体" w:hAnsi="宋体" w:hint="eastAsia"/>
          <w:szCs w:val="21"/>
        </w:rPr>
        <w:t>（供应商）</w:t>
      </w:r>
    </w:p>
    <w:p w:rsidR="00000000" w:rsidRPr="00B46272" w:rsidP="00B46272">
      <w:pPr>
        <w:adjustRightInd w:val="0"/>
        <w:snapToGrid w:val="0"/>
        <w:spacing w:line="400" w:lineRule="exact"/>
        <w:rPr>
          <w:rFonts w:ascii="宋体" w:hAnsi="宋体"/>
          <w:szCs w:val="21"/>
        </w:rPr>
      </w:pPr>
      <w:r w:rsidRPr="00B46272">
        <w:rPr>
          <w:rFonts w:ascii="宋体" w:hAnsi="宋体" w:hint="eastAsia"/>
          <w:szCs w:val="21"/>
        </w:rPr>
        <w:t>乙方2（全称）：</w:t>
      </w:r>
      <w:r w:rsidRPr="00B46272">
        <w:rPr>
          <w:rFonts w:ascii="宋体" w:hAnsi="宋体" w:hint="eastAsia"/>
          <w:szCs w:val="21"/>
          <w:u w:val="single"/>
        </w:rPr>
        <w:t xml:space="preserve">                        </w:t>
      </w:r>
      <w:r w:rsidRPr="00B46272">
        <w:rPr>
          <w:rFonts w:ascii="宋体" w:hAnsi="宋体" w:hint="eastAsia"/>
          <w:szCs w:val="21"/>
        </w:rPr>
        <w:t>（联合体成员供应商或其他合同主体）（如有）</w:t>
      </w:r>
    </w:p>
    <w:p w:rsidR="00000000" w:rsidRPr="00B46272" w:rsidP="00B46272">
      <w:pPr>
        <w:adjustRightInd w:val="0"/>
        <w:snapToGrid w:val="0"/>
        <w:spacing w:line="400" w:lineRule="exact"/>
        <w:rPr>
          <w:rFonts w:ascii="宋体" w:hAnsi="宋体"/>
          <w:szCs w:val="21"/>
        </w:rPr>
      </w:pPr>
      <w:r w:rsidRPr="00B46272">
        <w:rPr>
          <w:rFonts w:hint="eastAsia"/>
        </w:rPr>
        <w:t>乙方</w:t>
      </w:r>
      <w:r w:rsidRPr="00B46272">
        <w:rPr>
          <w:rFonts w:ascii="宋体" w:hAnsi="宋体" w:hint="eastAsia"/>
          <w:szCs w:val="21"/>
        </w:rPr>
        <w:t>3</w:t>
      </w:r>
      <w:r w:rsidRPr="00B46272">
        <w:rPr>
          <w:rFonts w:hint="eastAsia"/>
        </w:rPr>
        <w:t>（全称）</w:t>
      </w:r>
      <w:r w:rsidRPr="00B46272">
        <w:rPr>
          <w:rFonts w:ascii="宋体" w:hAnsi="宋体" w:hint="eastAsia"/>
          <w:szCs w:val="21"/>
          <w:u w:val="single"/>
        </w:rPr>
        <w:t xml:space="preserve">                          </w:t>
      </w:r>
      <w:r w:rsidRPr="00B46272">
        <w:rPr>
          <w:rFonts w:ascii="宋体" w:hAnsi="宋体" w:hint="eastAsia"/>
          <w:szCs w:val="21"/>
        </w:rPr>
        <w:t>（联合体成员供应商或其他合同主体）（如有）</w:t>
      </w:r>
    </w:p>
    <w:p w:rsidR="00000000" w:rsidRPr="00B46272" w:rsidP="00B46272">
      <w:pPr>
        <w:spacing w:line="400" w:lineRule="exact"/>
      </w:pP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项目信息</w:t>
      </w:r>
    </w:p>
    <w:p w:rsidR="00000000" w:rsidRPr="00B46272" w:rsidP="00B46272">
      <w:pPr>
        <w:numPr>
          <w:ilvl w:val="0"/>
          <w:numId w:val="6"/>
        </w:numPr>
        <w:adjustRightInd w:val="0"/>
        <w:snapToGrid w:val="0"/>
        <w:spacing w:line="400" w:lineRule="exact"/>
        <w:ind w:firstLine="420" w:firstLineChars="200"/>
        <w:rPr>
          <w:rFonts w:ascii="宋体" w:hAnsi="宋体"/>
          <w:szCs w:val="21"/>
          <w:u w:val="single"/>
        </w:rPr>
      </w:pPr>
      <w:r w:rsidRPr="00B46272">
        <w:rPr>
          <w:rFonts w:ascii="宋体" w:hAnsi="宋体" w:hint="eastAsia"/>
          <w:szCs w:val="21"/>
        </w:rPr>
        <w:t>采购项目名称：</w:t>
      </w:r>
      <w:r w:rsidRPr="00B46272">
        <w:rPr>
          <w:rFonts w:ascii="宋体" w:hAnsi="宋体" w:hint="eastAsia"/>
          <w:szCs w:val="21"/>
          <w:u w:val="single"/>
        </w:rPr>
        <w:t xml:space="preserve">                                            </w:t>
      </w:r>
    </w:p>
    <w:p w:rsidR="00000000" w:rsidRPr="00B46272" w:rsidP="00B46272">
      <w:pPr>
        <w:numPr>
          <w:ilvl w:val="255"/>
          <w:numId w:val="0"/>
        </w:numPr>
        <w:tabs>
          <w:tab w:val="left" w:pos="999"/>
        </w:tabs>
        <w:adjustRightInd w:val="0"/>
        <w:snapToGrid w:val="0"/>
        <w:spacing w:line="400" w:lineRule="exact"/>
        <w:rPr>
          <w:rFonts w:ascii="宋体" w:hAnsi="宋体"/>
          <w:szCs w:val="21"/>
        </w:rPr>
      </w:pPr>
      <w:r w:rsidRPr="00B46272">
        <w:rPr>
          <w:rFonts w:ascii="宋体" w:hAnsi="宋体" w:hint="eastAsia"/>
          <w:szCs w:val="21"/>
        </w:rPr>
        <w:t xml:space="preserve">         采购项目编号：</w:t>
      </w:r>
      <w:r w:rsidRPr="00B46272">
        <w:rPr>
          <w:rFonts w:ascii="宋体" w:hAnsi="宋体"/>
          <w:szCs w:val="21"/>
          <w:u w:val="single"/>
        </w:rPr>
        <w:t xml:space="preserve">                                          </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（2）采购计划编号：</w:t>
      </w:r>
      <w:r w:rsidRPr="00B46272">
        <w:rPr>
          <w:rFonts w:ascii="宋体" w:hAnsi="宋体"/>
          <w:szCs w:val="21"/>
          <w:u w:val="single"/>
        </w:rPr>
        <w:t xml:space="preserve">                     </w:t>
      </w:r>
      <w:r w:rsidRPr="00B46272">
        <w:rPr>
          <w:rFonts w:ascii="宋体" w:hAnsi="宋体" w:hint="eastAsia"/>
          <w:szCs w:val="21"/>
          <w:u w:val="single"/>
        </w:rPr>
        <w:t xml:space="preserve">                </w:t>
      </w:r>
      <w:r w:rsidRPr="00B46272">
        <w:rPr>
          <w:rFonts w:ascii="宋体" w:hAnsi="宋体"/>
          <w:szCs w:val="21"/>
          <w:u w:val="single"/>
        </w:rPr>
        <w:t xml:space="preserve">     </w:t>
      </w:r>
      <w:r w:rsidRPr="00B46272">
        <w:rPr>
          <w:rFonts w:ascii="宋体" w:hAnsi="宋体"/>
          <w:szCs w:val="21"/>
        </w:rPr>
        <w:t xml:space="preserve"> </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（3）项目内容：</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 xml:space="preserve">     采购标的及数量（台/套</w:t>
      </w:r>
      <w:r w:rsidRPr="00B46272">
        <w:rPr>
          <w:rFonts w:ascii="宋体" w:hAnsi="宋体"/>
          <w:szCs w:val="21"/>
        </w:rPr>
        <w:t>/</w:t>
      </w:r>
      <w:r w:rsidRPr="00B46272">
        <w:rPr>
          <w:rFonts w:ascii="宋体" w:hAnsi="宋体" w:hint="eastAsia"/>
          <w:szCs w:val="21"/>
        </w:rPr>
        <w:t>个</w:t>
      </w:r>
      <w:r w:rsidRPr="00B46272">
        <w:rPr>
          <w:rFonts w:ascii="宋体" w:hAnsi="宋体"/>
          <w:szCs w:val="21"/>
        </w:rPr>
        <w:t>/</w:t>
      </w:r>
      <w:r w:rsidRPr="00B46272">
        <w:rPr>
          <w:rFonts w:ascii="宋体" w:hAnsi="宋体" w:hint="eastAsia"/>
          <w:szCs w:val="21"/>
        </w:rPr>
        <w:t>架</w:t>
      </w:r>
      <w:r w:rsidRPr="00B46272">
        <w:rPr>
          <w:rFonts w:ascii="宋体" w:hAnsi="宋体"/>
          <w:szCs w:val="21"/>
        </w:rPr>
        <w:t>/</w:t>
      </w:r>
      <w:r w:rsidRPr="00B46272">
        <w:rPr>
          <w:rFonts w:ascii="宋体" w:hAnsi="宋体" w:hint="eastAsia"/>
          <w:szCs w:val="21"/>
        </w:rPr>
        <w:t>组等）：</w:t>
      </w:r>
      <w:r w:rsidRPr="00B46272">
        <w:rPr>
          <w:rFonts w:ascii="宋体" w:hAnsi="宋体" w:hint="eastAsia"/>
          <w:szCs w:val="21"/>
          <w:u w:val="single"/>
        </w:rPr>
        <w:t xml:space="preserve">                       </w:t>
      </w:r>
      <w:r w:rsidRPr="00B46272">
        <w:rPr>
          <w:rFonts w:ascii="宋体" w:hAnsi="宋体" w:hint="eastAsia"/>
          <w:szCs w:val="21"/>
        </w:rPr>
        <w:t xml:space="preserve">            </w:t>
      </w:r>
      <w:r w:rsidRPr="00B46272">
        <w:rPr>
          <w:rFonts w:ascii="宋体" w:hAnsi="宋体" w:hint="eastAsia"/>
          <w:szCs w:val="21"/>
          <w:u w:val="single"/>
        </w:rPr>
        <w:t xml:space="preserve">                  </w:t>
      </w:r>
      <w:r w:rsidRPr="00B46272">
        <w:rPr>
          <w:rFonts w:ascii="宋体" w:hAnsi="宋体" w:hint="eastAsia"/>
          <w:szCs w:val="21"/>
        </w:rPr>
        <w:t xml:space="preserve"> </w:t>
      </w:r>
    </w:p>
    <w:p w:rsidR="00000000" w:rsidRPr="00B46272" w:rsidP="00B46272">
      <w:pPr>
        <w:numPr>
          <w:ilvl w:val="255"/>
          <w:numId w:val="0"/>
        </w:numPr>
        <w:adjustRightInd w:val="0"/>
        <w:snapToGrid w:val="0"/>
        <w:spacing w:line="400" w:lineRule="exact"/>
        <w:ind w:firstLine="420" w:firstLineChars="200"/>
        <w:rPr>
          <w:rFonts w:ascii="宋体" w:hAnsi="宋体" w:cs="宋体"/>
          <w:szCs w:val="21"/>
        </w:rPr>
      </w:pPr>
      <w:r w:rsidRPr="00B46272">
        <w:rPr>
          <w:rFonts w:ascii="宋体" w:hAnsi="宋体" w:hint="eastAsia"/>
          <w:szCs w:val="21"/>
        </w:rPr>
        <w:t xml:space="preserve">     </w:t>
      </w:r>
      <w:r w:rsidRPr="00B46272">
        <w:rPr>
          <w:rFonts w:ascii="宋体" w:hAnsi="宋体" w:cs="宋体" w:hint="eastAsia"/>
          <w:szCs w:val="21"/>
        </w:rPr>
        <w:t>品牌：</w:t>
      </w:r>
      <w:r w:rsidRPr="00B46272">
        <w:rPr>
          <w:rFonts w:ascii="宋体" w:hAnsi="宋体" w:cs="宋体" w:hint="eastAsia"/>
          <w:szCs w:val="21"/>
          <w:u w:val="single"/>
        </w:rPr>
        <w:t xml:space="preserve">      </w:t>
      </w:r>
      <w:r w:rsidRPr="00B46272">
        <w:rPr>
          <w:rFonts w:ascii="宋体" w:hAnsi="宋体" w:cs="宋体"/>
          <w:szCs w:val="21"/>
          <w:u w:val="single"/>
        </w:rPr>
        <w:t xml:space="preserve">   </w:t>
      </w:r>
      <w:r w:rsidRPr="00B46272">
        <w:rPr>
          <w:rFonts w:ascii="宋体" w:hAnsi="宋体" w:cs="宋体" w:hint="eastAsia"/>
          <w:szCs w:val="21"/>
          <w:u w:val="single"/>
        </w:rPr>
        <w:t xml:space="preserve">    </w:t>
      </w:r>
      <w:r w:rsidRPr="00B46272">
        <w:rPr>
          <w:rFonts w:ascii="宋体" w:hAnsi="宋体" w:cs="宋体"/>
          <w:szCs w:val="21"/>
          <w:u w:val="single"/>
        </w:rPr>
        <w:t xml:space="preserve"> </w:t>
      </w:r>
      <w:r w:rsidRPr="00B46272">
        <w:rPr>
          <w:rFonts w:ascii="宋体" w:hAnsi="宋体" w:cs="宋体" w:hint="eastAsia"/>
          <w:szCs w:val="21"/>
          <w:u w:val="single"/>
        </w:rPr>
        <w:t xml:space="preserve"> </w:t>
      </w:r>
      <w:r w:rsidRPr="00B46272">
        <w:rPr>
          <w:rFonts w:ascii="宋体" w:hAnsi="宋体" w:cs="宋体"/>
          <w:szCs w:val="21"/>
        </w:rPr>
        <w:t xml:space="preserve">     </w:t>
      </w:r>
      <w:r w:rsidRPr="00B46272">
        <w:rPr>
          <w:rFonts w:ascii="宋体" w:hAnsi="宋体" w:cs="宋体" w:hint="eastAsia"/>
          <w:szCs w:val="21"/>
        </w:rPr>
        <w:t>规格型号：</w:t>
      </w:r>
      <w:r w:rsidRPr="00B46272">
        <w:rPr>
          <w:rFonts w:ascii="宋体" w:hAnsi="宋体" w:cs="宋体" w:hint="eastAsia"/>
          <w:szCs w:val="21"/>
          <w:u w:val="single"/>
        </w:rPr>
        <w:t xml:space="preserve">   </w:t>
      </w:r>
      <w:r w:rsidRPr="00B46272">
        <w:rPr>
          <w:rFonts w:ascii="宋体" w:hAnsi="宋体" w:cs="宋体"/>
          <w:szCs w:val="21"/>
          <w:u w:val="single"/>
        </w:rPr>
        <w:t xml:space="preserve">  </w:t>
      </w:r>
      <w:r w:rsidRPr="00B46272">
        <w:rPr>
          <w:rFonts w:ascii="宋体" w:hAnsi="宋体" w:cs="宋体" w:hint="eastAsia"/>
          <w:szCs w:val="21"/>
          <w:u w:val="single"/>
        </w:rPr>
        <w:t xml:space="preserve">       </w:t>
      </w:r>
      <w:r w:rsidRPr="00B46272">
        <w:rPr>
          <w:rFonts w:ascii="宋体" w:hAnsi="宋体" w:cs="宋体"/>
          <w:szCs w:val="21"/>
          <w:u w:val="single"/>
        </w:rPr>
        <w:t xml:space="preserve">   </w:t>
      </w:r>
    </w:p>
    <w:p w:rsidR="00000000" w:rsidRPr="00B46272" w:rsidP="00B46272">
      <w:pPr>
        <w:adjustRightInd w:val="0"/>
        <w:snapToGrid w:val="0"/>
        <w:spacing w:line="400" w:lineRule="exact"/>
        <w:ind w:firstLine="945" w:firstLineChars="450"/>
        <w:rPr>
          <w:rFonts w:ascii="宋体" w:hAnsi="宋体"/>
          <w:szCs w:val="21"/>
          <w:u w:val="single"/>
        </w:rPr>
      </w:pPr>
      <w:r w:rsidRPr="00B46272">
        <w:rPr>
          <w:rFonts w:ascii="宋体" w:hAnsi="宋体" w:hint="eastAsia"/>
          <w:szCs w:val="21"/>
        </w:rPr>
        <w:t>采购标的的技术要求、商务要求具体见附件。</w:t>
      </w:r>
    </w:p>
    <w:p w:rsidR="00000000" w:rsidRPr="00B46272" w:rsidP="00B46272">
      <w:pPr>
        <w:numPr>
          <w:ilvl w:val="255"/>
          <w:numId w:val="0"/>
        </w:numPr>
        <w:adjustRightInd w:val="0"/>
        <w:snapToGrid w:val="0"/>
        <w:spacing w:line="400" w:lineRule="exact"/>
        <w:ind w:firstLine="945" w:firstLineChars="450"/>
        <w:rPr>
          <w:rFonts w:ascii="宋体" w:hAnsi="宋体" w:cs="宋体"/>
          <w:szCs w:val="21"/>
        </w:rPr>
      </w:pPr>
      <w:r w:rsidRPr="00B46272">
        <w:rPr>
          <w:rFonts w:ascii="汉仪书宋二S" w:eastAsia="汉仪书宋二S" w:hAnsi="汉仪书宋二S" w:cs="汉仪书宋二S" w:hint="eastAsia"/>
          <w:szCs w:val="21"/>
        </w:rPr>
        <w:t>①</w:t>
      </w:r>
      <w:r w:rsidRPr="00B46272">
        <w:rPr>
          <w:rFonts w:ascii="宋体" w:hAnsi="宋体" w:cs="宋体" w:hint="eastAsia"/>
          <w:szCs w:val="21"/>
        </w:rPr>
        <w:t>涉及信息类产品，请填写该产品关键部件的品牌、型号：</w:t>
      </w:r>
    </w:p>
    <w:p w:rsidR="00000000" w:rsidRPr="00B46272" w:rsidP="00B46272">
      <w:pPr>
        <w:numPr>
          <w:ilvl w:val="255"/>
          <w:numId w:val="0"/>
        </w:numPr>
        <w:adjustRightInd w:val="0"/>
        <w:snapToGrid w:val="0"/>
        <w:spacing w:line="400" w:lineRule="exact"/>
        <w:ind w:firstLine="420" w:firstLineChars="200"/>
        <w:rPr>
          <w:rFonts w:ascii="宋体" w:hAnsi="宋体" w:cs="宋体"/>
          <w:kern w:val="0"/>
          <w:szCs w:val="21"/>
          <w:u w:val="single"/>
        </w:rPr>
      </w:pPr>
      <w:r w:rsidRPr="00B46272">
        <w:rPr>
          <w:rFonts w:ascii="宋体" w:hAnsi="宋体" w:cs="宋体" w:hint="eastAsia"/>
          <w:szCs w:val="21"/>
        </w:rPr>
        <w:t xml:space="preserve">     标的名称：</w:t>
      </w:r>
      <w:r w:rsidRPr="00B46272">
        <w:rPr>
          <w:rFonts w:ascii="宋体" w:hAnsi="宋体" w:cs="宋体" w:hint="eastAsia"/>
          <w:kern w:val="0"/>
          <w:szCs w:val="21"/>
          <w:u w:val="single"/>
        </w:rPr>
        <w:t xml:space="preserve">      </w:t>
      </w:r>
      <w:r w:rsidRPr="00B46272">
        <w:rPr>
          <w:rFonts w:ascii="宋体" w:hAnsi="宋体" w:cs="宋体"/>
          <w:kern w:val="0"/>
          <w:szCs w:val="21"/>
          <w:u w:val="single"/>
        </w:rPr>
        <w:t xml:space="preserve">               </w:t>
      </w:r>
      <w:r w:rsidRPr="00B46272">
        <w:rPr>
          <w:rFonts w:ascii="宋体" w:hAnsi="宋体" w:cs="宋体" w:hint="eastAsia"/>
          <w:kern w:val="0"/>
          <w:szCs w:val="21"/>
          <w:u w:val="single"/>
        </w:rPr>
        <w:t xml:space="preserve">    </w:t>
      </w:r>
    </w:p>
    <w:p w:rsidR="00000000" w:rsidRPr="00B46272" w:rsidP="00B46272">
      <w:pPr>
        <w:numPr>
          <w:ilvl w:val="255"/>
          <w:numId w:val="0"/>
        </w:numPr>
        <w:adjustRightInd w:val="0"/>
        <w:snapToGrid w:val="0"/>
        <w:spacing w:line="400" w:lineRule="exact"/>
        <w:ind w:firstLine="420" w:firstLineChars="200"/>
        <w:rPr>
          <w:rFonts w:ascii="宋体" w:hAnsi="宋体" w:cs="宋体"/>
          <w:szCs w:val="21"/>
        </w:rPr>
      </w:pPr>
      <w:r w:rsidRPr="00B46272">
        <w:rPr>
          <w:rFonts w:ascii="宋体" w:hAnsi="宋体" w:cs="宋体" w:hint="eastAsia"/>
          <w:szCs w:val="21"/>
        </w:rPr>
        <w:t xml:space="preserve">     关键部件：</w:t>
      </w:r>
      <w:r w:rsidRPr="00B46272">
        <w:rPr>
          <w:rFonts w:ascii="宋体" w:hAnsi="宋体" w:cs="宋体" w:hint="eastAsia"/>
          <w:kern w:val="0"/>
          <w:szCs w:val="21"/>
          <w:u w:val="single"/>
        </w:rPr>
        <w:t xml:space="preserve">          </w:t>
      </w:r>
      <w:r w:rsidRPr="00B46272">
        <w:rPr>
          <w:rFonts w:ascii="宋体" w:hAnsi="宋体" w:cs="宋体" w:hint="eastAsia"/>
          <w:kern w:val="0"/>
          <w:szCs w:val="21"/>
        </w:rPr>
        <w:t xml:space="preserve"> </w:t>
      </w:r>
      <w:r w:rsidRPr="00B46272">
        <w:rPr>
          <w:rFonts w:ascii="宋体" w:hAnsi="宋体" w:cs="宋体" w:hint="eastAsia"/>
          <w:szCs w:val="21"/>
        </w:rPr>
        <w:t>品牌：</w:t>
      </w:r>
      <w:r w:rsidRPr="00B46272">
        <w:rPr>
          <w:rFonts w:ascii="宋体" w:hAnsi="宋体" w:cs="宋体" w:hint="eastAsia"/>
          <w:szCs w:val="21"/>
          <w:u w:val="single"/>
        </w:rPr>
        <w:t xml:space="preserve">        </w:t>
      </w:r>
      <w:r w:rsidRPr="00B46272">
        <w:rPr>
          <w:rFonts w:ascii="宋体" w:hAnsi="宋体" w:cs="宋体" w:hint="eastAsia"/>
          <w:szCs w:val="21"/>
        </w:rPr>
        <w:t xml:space="preserve"> 型号：</w:t>
      </w:r>
      <w:r w:rsidRPr="00B46272">
        <w:rPr>
          <w:rFonts w:ascii="宋体" w:hAnsi="宋体" w:cs="宋体" w:hint="eastAsia"/>
          <w:szCs w:val="21"/>
          <w:u w:val="single"/>
        </w:rPr>
        <w:t xml:space="preserve">       </w:t>
      </w:r>
      <w:r w:rsidRPr="00B46272">
        <w:rPr>
          <w:rFonts w:ascii="宋体" w:hAnsi="宋体" w:cs="宋体" w:hint="eastAsia"/>
          <w:szCs w:val="21"/>
        </w:rPr>
        <w:t xml:space="preserve"> </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 xml:space="preserve">     关键部件：</w:t>
      </w:r>
      <w:r w:rsidRPr="00B46272">
        <w:rPr>
          <w:rFonts w:ascii="宋体" w:hAnsi="宋体" w:cs="宋体" w:hint="eastAsia"/>
          <w:szCs w:val="21"/>
          <w:u w:val="single"/>
        </w:rPr>
        <w:t xml:space="preserve">          </w:t>
      </w:r>
      <w:r w:rsidRPr="00B46272">
        <w:rPr>
          <w:rFonts w:ascii="宋体" w:hAnsi="宋体" w:cs="宋体" w:hint="eastAsia"/>
          <w:szCs w:val="21"/>
        </w:rPr>
        <w:t xml:space="preserve"> 品牌：</w:t>
      </w:r>
      <w:r w:rsidRPr="00B46272">
        <w:rPr>
          <w:rFonts w:ascii="宋体" w:hAnsi="宋体" w:cs="宋体" w:hint="eastAsia"/>
          <w:szCs w:val="21"/>
          <w:u w:val="single"/>
        </w:rPr>
        <w:t xml:space="preserve">        </w:t>
      </w:r>
      <w:r w:rsidRPr="00B46272">
        <w:rPr>
          <w:rFonts w:ascii="宋体" w:hAnsi="宋体" w:cs="宋体" w:hint="eastAsia"/>
          <w:szCs w:val="21"/>
        </w:rPr>
        <w:t xml:space="preserve"> 型号：</w:t>
      </w:r>
      <w:r w:rsidRPr="00B46272">
        <w:rPr>
          <w:rFonts w:ascii="宋体" w:hAnsi="宋体" w:cs="宋体" w:hint="eastAsia"/>
          <w:szCs w:val="21"/>
          <w:u w:val="single"/>
        </w:rPr>
        <w:t xml:space="preserve">       </w:t>
      </w:r>
      <w:r w:rsidRPr="00B46272">
        <w:rPr>
          <w:rFonts w:ascii="宋体" w:hAnsi="宋体" w:cs="宋体" w:hint="eastAsia"/>
          <w:szCs w:val="21"/>
        </w:rPr>
        <w:t xml:space="preserve"> </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 xml:space="preserve">     关键部件：</w:t>
      </w:r>
      <w:r w:rsidRPr="00B46272">
        <w:rPr>
          <w:rFonts w:ascii="宋体" w:hAnsi="宋体" w:cs="宋体" w:hint="eastAsia"/>
          <w:szCs w:val="21"/>
          <w:u w:val="single"/>
        </w:rPr>
        <w:t xml:space="preserve">          </w:t>
      </w:r>
      <w:r w:rsidRPr="00B46272">
        <w:rPr>
          <w:rFonts w:ascii="宋体" w:hAnsi="宋体" w:cs="宋体" w:hint="eastAsia"/>
          <w:szCs w:val="21"/>
        </w:rPr>
        <w:t xml:space="preserve"> 品牌：</w:t>
      </w:r>
      <w:r w:rsidRPr="00B46272">
        <w:rPr>
          <w:rFonts w:ascii="宋体" w:hAnsi="宋体" w:cs="宋体" w:hint="eastAsia"/>
          <w:szCs w:val="21"/>
          <w:u w:val="single"/>
        </w:rPr>
        <w:t xml:space="preserve">        </w:t>
      </w:r>
      <w:r w:rsidRPr="00B46272">
        <w:rPr>
          <w:rFonts w:ascii="宋体" w:hAnsi="宋体" w:cs="宋体" w:hint="eastAsia"/>
          <w:szCs w:val="21"/>
        </w:rPr>
        <w:t xml:space="preserve"> 型号：</w:t>
      </w:r>
      <w:r w:rsidRPr="00B46272">
        <w:rPr>
          <w:rFonts w:ascii="宋体" w:hAnsi="宋体" w:cs="宋体" w:hint="eastAsia"/>
          <w:szCs w:val="21"/>
          <w:u w:val="single"/>
        </w:rPr>
        <w:t xml:space="preserve">       </w:t>
      </w:r>
    </w:p>
    <w:p w:rsidR="00000000" w:rsidRPr="00B46272" w:rsidP="00B46272">
      <w:pPr>
        <w:numPr>
          <w:ilvl w:val="255"/>
          <w:numId w:val="0"/>
        </w:numPr>
        <w:autoSpaceDE w:val="0"/>
        <w:autoSpaceDN w:val="0"/>
        <w:adjustRightInd w:val="0"/>
        <w:snapToGrid w:val="0"/>
        <w:spacing w:line="400" w:lineRule="exact"/>
        <w:rPr>
          <w:rFonts w:ascii="宋体" w:hAnsi="宋体" w:cs="宋体"/>
          <w:szCs w:val="21"/>
        </w:rPr>
      </w:pPr>
      <w:r w:rsidRPr="00B46272">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rsidR="00000000" w:rsidRPr="00B46272" w:rsidP="00B46272">
      <w:pPr>
        <w:numPr>
          <w:ilvl w:val="255"/>
          <w:numId w:val="0"/>
        </w:numPr>
        <w:autoSpaceDE w:val="0"/>
        <w:autoSpaceDN w:val="0"/>
        <w:adjustRightInd w:val="0"/>
        <w:snapToGrid w:val="0"/>
        <w:spacing w:line="400" w:lineRule="exact"/>
        <w:rPr>
          <w:rFonts w:ascii="宋体" w:hAnsi="宋体" w:cs="宋体"/>
          <w:szCs w:val="21"/>
        </w:rPr>
      </w:pPr>
      <w:r w:rsidRPr="00B46272">
        <w:rPr>
          <w:rFonts w:ascii="宋体" w:hAnsi="宋体" w:cs="宋体" w:hint="eastAsia"/>
          <w:szCs w:val="21"/>
        </w:rPr>
        <w:t xml:space="preserve">         </w:t>
      </w:r>
      <w:r w:rsidRPr="00B46272">
        <w:rPr>
          <w:rFonts w:ascii="汉仪书宋二S" w:eastAsia="汉仪书宋二S" w:hAnsi="汉仪书宋二S" w:cs="汉仪书宋二S" w:hint="eastAsia"/>
          <w:szCs w:val="21"/>
        </w:rPr>
        <w:t>②</w:t>
      </w:r>
      <w:r w:rsidRPr="00B46272">
        <w:rPr>
          <w:rFonts w:ascii="宋体" w:hAnsi="宋体" w:cs="宋体" w:hint="eastAsia"/>
          <w:szCs w:val="21"/>
        </w:rPr>
        <w:t>涉及车辆采购，请填写是否属于新能源汽车：</w:t>
      </w:r>
    </w:p>
    <w:p w:rsidR="00000000" w:rsidRPr="00B46272" w:rsidP="00B46272">
      <w:pPr>
        <w:numPr>
          <w:ilvl w:val="255"/>
          <w:numId w:val="0"/>
        </w:numPr>
        <w:autoSpaceDE w:val="0"/>
        <w:autoSpaceDN w:val="0"/>
        <w:adjustRightInd w:val="0"/>
        <w:snapToGrid w:val="0"/>
        <w:spacing w:line="400" w:lineRule="exact"/>
        <w:rPr>
          <w:rFonts w:ascii="宋体" w:hAnsi="宋体" w:cs="宋体"/>
          <w:szCs w:val="21"/>
        </w:rPr>
      </w:pPr>
      <w:r w:rsidRPr="00B46272">
        <w:rPr>
          <w:rFonts w:ascii="宋体" w:hAnsi="宋体" w:cs="宋体" w:hint="eastAsia"/>
          <w:szCs w:val="21"/>
        </w:rPr>
        <w:t xml:space="preserve">         </w:t>
      </w:r>
      <w:r w:rsidRPr="00B46272">
        <w:rPr>
          <w:rFonts w:ascii="Wingdings" w:hAnsi="Wingdings" w:cs="宋体" w:hint="eastAsia"/>
          <w:szCs w:val="21"/>
        </w:rPr>
        <w:t>¨</w:t>
      </w:r>
      <w:r w:rsidRPr="00B46272">
        <w:rPr>
          <w:rFonts w:ascii="宋体" w:hAnsi="宋体" w:cs="宋体" w:hint="eastAsia"/>
          <w:szCs w:val="21"/>
        </w:rPr>
        <w:t>是，《政府采购品目分类目录》底级品目名称：</w:t>
      </w:r>
      <w:r w:rsidRPr="00B46272">
        <w:rPr>
          <w:rFonts w:ascii="宋体" w:hAnsi="宋体" w:cs="宋体" w:hint="eastAsia"/>
          <w:szCs w:val="21"/>
          <w:u w:val="single"/>
        </w:rPr>
        <w:t xml:space="preserve">     </w:t>
      </w:r>
      <w:r w:rsidRPr="00B46272">
        <w:rPr>
          <w:rFonts w:ascii="宋体" w:hAnsi="宋体" w:cs="宋体" w:hint="eastAsia"/>
          <w:szCs w:val="21"/>
        </w:rPr>
        <w:t xml:space="preserve"> 数量：</w:t>
      </w:r>
      <w:r w:rsidRPr="00B46272">
        <w:rPr>
          <w:rFonts w:ascii="宋体" w:hAnsi="宋体" w:cs="宋体" w:hint="eastAsia"/>
          <w:szCs w:val="21"/>
          <w:u w:val="single"/>
        </w:rPr>
        <w:t xml:space="preserve">    </w:t>
      </w:r>
      <w:r w:rsidRPr="00B46272">
        <w:rPr>
          <w:rFonts w:ascii="宋体" w:hAnsi="宋体" w:cs="宋体" w:hint="eastAsia"/>
          <w:szCs w:val="21"/>
        </w:rPr>
        <w:t xml:space="preserve"> 金额：</w:t>
      </w:r>
      <w:r w:rsidRPr="00B46272">
        <w:rPr>
          <w:rFonts w:ascii="宋体" w:hAnsi="宋体" w:cs="宋体" w:hint="eastAsia"/>
          <w:szCs w:val="21"/>
          <w:u w:val="single"/>
        </w:rPr>
        <w:t xml:space="preserve">     </w:t>
      </w:r>
      <w:r w:rsidRPr="00B46272">
        <w:rPr>
          <w:rFonts w:ascii="宋体" w:hAnsi="宋体" w:cs="宋体" w:hint="eastAsia"/>
          <w:szCs w:val="21"/>
        </w:rPr>
        <w:t xml:space="preserve"> </w:t>
      </w:r>
    </w:p>
    <w:p w:rsidR="00000000" w:rsidRPr="00B46272" w:rsidP="00B46272">
      <w:pPr>
        <w:numPr>
          <w:ilvl w:val="255"/>
          <w:numId w:val="0"/>
        </w:numPr>
        <w:autoSpaceDE w:val="0"/>
        <w:autoSpaceDN w:val="0"/>
        <w:adjustRightInd w:val="0"/>
        <w:snapToGrid w:val="0"/>
        <w:spacing w:line="400" w:lineRule="exact"/>
        <w:rPr>
          <w:rFonts w:ascii="宋体" w:hAnsi="宋体" w:cs="宋体"/>
          <w:szCs w:val="21"/>
        </w:rPr>
      </w:pPr>
      <w:r w:rsidRPr="00B46272">
        <w:rPr>
          <w:rFonts w:ascii="宋体" w:hAnsi="宋体" w:cs="宋体" w:hint="eastAsia"/>
          <w:szCs w:val="21"/>
        </w:rPr>
        <w:t xml:space="preserve">         </w:t>
      </w:r>
      <w:r w:rsidRPr="00B46272">
        <w:rPr>
          <w:rFonts w:ascii="Wingdings" w:hAnsi="Wingdings" w:cs="宋体" w:hint="eastAsia"/>
          <w:szCs w:val="21"/>
        </w:rPr>
        <w:t>¨</w:t>
      </w:r>
      <w:r w:rsidRPr="00B46272">
        <w:rPr>
          <w:rFonts w:ascii="宋体" w:hAnsi="宋体" w:cs="宋体" w:hint="eastAsia"/>
          <w:szCs w:val="21"/>
        </w:rPr>
        <w:t>否</w:t>
      </w:r>
    </w:p>
    <w:p w:rsidR="00000000" w:rsidRPr="00B46272" w:rsidP="00B46272">
      <w:pPr>
        <w:numPr>
          <w:ilvl w:val="255"/>
          <w:numId w:val="0"/>
        </w:numPr>
        <w:autoSpaceDE w:val="0"/>
        <w:autoSpaceDN w:val="0"/>
        <w:adjustRightInd w:val="0"/>
        <w:snapToGrid w:val="0"/>
        <w:spacing w:line="400" w:lineRule="exact"/>
        <w:rPr>
          <w:rFonts w:ascii="宋体" w:hAnsi="宋体" w:cs="宋体"/>
          <w:szCs w:val="21"/>
        </w:rPr>
      </w:pPr>
      <w:r w:rsidRPr="00B46272">
        <w:rPr>
          <w:rFonts w:ascii="宋体" w:hAnsi="宋体" w:cs="宋体" w:hint="eastAsia"/>
          <w:szCs w:val="21"/>
        </w:rPr>
        <w:t xml:space="preserve">    （</w:t>
      </w:r>
      <w:r w:rsidRPr="00B46272">
        <w:rPr>
          <w:rFonts w:ascii="宋体" w:hAnsi="宋体" w:cs="宋体"/>
          <w:szCs w:val="21"/>
        </w:rPr>
        <w:t>4</w:t>
      </w:r>
      <w:r w:rsidRPr="00B46272">
        <w:rPr>
          <w:rFonts w:ascii="宋体" w:hAnsi="宋体" w:cs="宋体" w:hint="eastAsia"/>
          <w:szCs w:val="21"/>
        </w:rPr>
        <w:t>）政府采购组织形式：</w:t>
      </w:r>
      <w:r w:rsidRPr="00B46272">
        <w:rPr>
          <w:rFonts w:ascii="Wingdings" w:hAnsi="Wingdings" w:cs="宋体" w:hint="eastAsia"/>
          <w:szCs w:val="21"/>
        </w:rPr>
        <w:t>¨</w:t>
      </w:r>
      <w:r w:rsidRPr="00B46272">
        <w:rPr>
          <w:rFonts w:ascii="宋体" w:hAnsi="宋体" w:cs="宋体" w:hint="eastAsia"/>
          <w:szCs w:val="21"/>
        </w:rPr>
        <w:t xml:space="preserve">集中采购    </w:t>
      </w:r>
      <w:r w:rsidRPr="00B46272">
        <w:rPr>
          <w:rFonts w:ascii="Wingdings" w:hAnsi="Wingdings" w:cs="宋体" w:hint="eastAsia"/>
          <w:szCs w:val="21"/>
        </w:rPr>
        <w:t>¨</w:t>
      </w:r>
      <w:r w:rsidRPr="00B46272">
        <w:rPr>
          <w:rFonts w:ascii="宋体" w:hAnsi="宋体" w:cs="宋体" w:hint="eastAsia"/>
          <w:szCs w:val="21"/>
        </w:rPr>
        <w:t>自行采购</w:t>
      </w:r>
    </w:p>
    <w:p w:rsidR="00000000" w:rsidRPr="00B46272" w:rsidP="00B46272">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sidRPr="00B46272">
        <w:rPr>
          <w:rFonts w:ascii="宋体" w:hAnsi="宋体" w:cs="宋体" w:hint="eastAsia"/>
          <w:szCs w:val="21"/>
        </w:rPr>
        <w:t>（</w:t>
      </w:r>
      <w:r w:rsidRPr="00B46272">
        <w:rPr>
          <w:rFonts w:ascii="宋体" w:hAnsi="宋体" w:cs="宋体"/>
          <w:szCs w:val="21"/>
        </w:rPr>
        <w:t>5</w:t>
      </w:r>
      <w:r w:rsidRPr="00B46272">
        <w:rPr>
          <w:rFonts w:ascii="宋体" w:hAnsi="宋体" w:cs="宋体" w:hint="eastAsia"/>
          <w:szCs w:val="21"/>
        </w:rPr>
        <w:t>）政府采购方式：</w:t>
      </w:r>
      <w:r w:rsidRPr="00B46272">
        <w:rPr>
          <w:rFonts w:ascii="Wingdings" w:hAnsi="Wingdings" w:cs="宋体" w:hint="eastAsia"/>
          <w:szCs w:val="21"/>
        </w:rPr>
        <w:t>¨</w:t>
      </w:r>
      <w:r w:rsidRPr="00B46272">
        <w:rPr>
          <w:rFonts w:ascii="宋体" w:hAnsi="宋体" w:cs="宋体" w:hint="eastAsia"/>
          <w:szCs w:val="21"/>
        </w:rPr>
        <w:t xml:space="preserve">公开招标  </w:t>
      </w:r>
      <w:r w:rsidRPr="00B46272">
        <w:rPr>
          <w:rFonts w:ascii="Wingdings" w:hAnsi="Wingdings" w:cs="宋体" w:hint="eastAsia"/>
          <w:szCs w:val="21"/>
        </w:rPr>
        <w:t>¨</w:t>
      </w:r>
      <w:r w:rsidRPr="00B46272">
        <w:rPr>
          <w:rFonts w:ascii="宋体" w:hAnsi="宋体" w:cs="宋体" w:hint="eastAsia"/>
          <w:szCs w:val="21"/>
        </w:rPr>
        <w:t>竞争性谈判</w:t>
      </w:r>
      <w:r w:rsidRPr="00B46272">
        <w:rPr>
          <w:rFonts w:ascii="宋体" w:eastAsia="华文楷体" w:hAnsi="宋体" w:cs="宋体" w:hint="eastAsia"/>
          <w:sz w:val="22"/>
          <w:szCs w:val="21"/>
        </w:rPr>
        <w:t xml:space="preserve">  </w:t>
      </w:r>
      <w:r w:rsidRPr="00B46272">
        <w:rPr>
          <w:rFonts w:ascii="Wingdings" w:hAnsi="Wingdings" w:cs="宋体" w:hint="eastAsia"/>
          <w:szCs w:val="21"/>
        </w:rPr>
        <w:t>¨</w:t>
      </w:r>
      <w:r w:rsidRPr="00B46272">
        <w:rPr>
          <w:rFonts w:ascii="宋体" w:hAnsi="宋体" w:cs="宋体" w:hint="eastAsia"/>
          <w:szCs w:val="21"/>
        </w:rPr>
        <w:t xml:space="preserve">单一来源  </w:t>
      </w:r>
      <w:r w:rsidRPr="00B46272">
        <w:rPr>
          <w:rFonts w:ascii="Wingdings" w:hAnsi="Wingdings" w:cs="宋体" w:hint="eastAsia"/>
          <w:szCs w:val="21"/>
        </w:rPr>
        <w:t>¨</w:t>
      </w:r>
      <w:r w:rsidRPr="00B46272">
        <w:rPr>
          <w:rFonts w:ascii="宋体" w:hAnsi="宋体" w:cs="宋体" w:hint="eastAsia"/>
          <w:szCs w:val="21"/>
        </w:rPr>
        <w:t xml:space="preserve">竞价  </w:t>
      </w:r>
      <w:r w:rsidRPr="00B46272">
        <w:rPr>
          <w:rFonts w:ascii="Wingdings" w:hAnsi="Wingdings" w:cs="宋体" w:hint="eastAsia"/>
          <w:szCs w:val="21"/>
        </w:rPr>
        <w:t>¨</w:t>
      </w:r>
      <w:r w:rsidRPr="00B46272">
        <w:rPr>
          <w:rFonts w:ascii="宋体" w:hAnsi="宋体" w:cs="宋体" w:hint="eastAsia"/>
          <w:szCs w:val="21"/>
        </w:rPr>
        <w:t xml:space="preserve">框架协议 </w:t>
      </w:r>
      <w:r w:rsidRPr="00B46272">
        <w:rPr>
          <w:rFonts w:ascii="Wingdings" w:hAnsi="Wingdings" w:cs="宋体" w:hint="eastAsia"/>
          <w:szCs w:val="21"/>
        </w:rPr>
        <w:t>¨</w:t>
      </w:r>
      <w:r w:rsidRPr="00B46272">
        <w:rPr>
          <w:rFonts w:ascii="宋体" w:hAnsi="宋体" w:cs="宋体" w:hint="eastAsia"/>
          <w:szCs w:val="21"/>
        </w:rPr>
        <w:t>其他：</w:t>
      </w:r>
      <w:r w:rsidRPr="00B46272">
        <w:rPr>
          <w:rFonts w:ascii="宋体" w:hAnsi="宋体" w:cs="宋体" w:hint="eastAsia"/>
          <w:szCs w:val="21"/>
          <w:u w:val="single"/>
        </w:rPr>
        <w:t xml:space="preserve">          </w:t>
      </w:r>
    </w:p>
    <w:p w:rsidR="00000000" w:rsidRPr="00B46272" w:rsidP="00B46272">
      <w:pPr>
        <w:numPr>
          <w:ilvl w:val="255"/>
          <w:numId w:val="0"/>
        </w:numPr>
        <w:autoSpaceDE w:val="0"/>
        <w:autoSpaceDN w:val="0"/>
        <w:adjustRightInd w:val="0"/>
        <w:snapToGrid w:val="0"/>
        <w:spacing w:line="400" w:lineRule="exact"/>
        <w:ind w:firstLine="420"/>
        <w:rPr>
          <w:rFonts w:ascii="宋体" w:hAnsi="宋体" w:cs="宋体"/>
          <w:szCs w:val="21"/>
        </w:rPr>
      </w:pPr>
      <w:r w:rsidRPr="00B46272">
        <w:rPr>
          <w:rFonts w:ascii="宋体" w:hAnsi="宋体" w:cs="宋体" w:hint="eastAsia"/>
          <w:szCs w:val="21"/>
        </w:rPr>
        <w:t>（注：在框架协议采购的第二阶段，可选择使用该合同文本）</w:t>
      </w:r>
    </w:p>
    <w:p w:rsidR="00000000" w:rsidRPr="00B46272" w:rsidP="00B46272">
      <w:pPr>
        <w:numPr>
          <w:ilvl w:val="255"/>
          <w:numId w:val="0"/>
        </w:numPr>
        <w:autoSpaceDE w:val="0"/>
        <w:autoSpaceDN w:val="0"/>
        <w:adjustRightInd w:val="0"/>
        <w:snapToGrid w:val="0"/>
        <w:spacing w:line="400" w:lineRule="exact"/>
        <w:ind w:firstLine="210" w:firstLineChars="100"/>
        <w:rPr>
          <w:rFonts w:ascii="宋体" w:hAnsi="宋体"/>
          <w:szCs w:val="21"/>
        </w:rPr>
      </w:pPr>
      <w:r w:rsidRPr="00B46272">
        <w:rPr>
          <w:rFonts w:ascii="宋体" w:eastAsia="华文楷体" w:hAnsi="宋体" w:cs="华文楷体" w:hint="eastAsia"/>
          <w:sz w:val="22"/>
          <w:szCs w:val="21"/>
        </w:rPr>
        <w:t xml:space="preserve"> </w:t>
      </w:r>
      <w:r w:rsidRPr="00B46272">
        <w:rPr>
          <w:rFonts w:ascii="宋体" w:eastAsia="华文楷体" w:hAnsi="宋体" w:cs="华文楷体" w:hint="eastAsia"/>
          <w:sz w:val="22"/>
          <w:szCs w:val="21"/>
        </w:rPr>
        <w:t>（</w:t>
      </w:r>
      <w:r w:rsidRPr="00B46272">
        <w:rPr>
          <w:rFonts w:ascii="宋体" w:eastAsia="华文楷体" w:hAnsi="宋体" w:cs="华文楷体"/>
          <w:sz w:val="22"/>
          <w:szCs w:val="21"/>
        </w:rPr>
        <w:t>6</w:t>
      </w:r>
      <w:r w:rsidRPr="00B46272">
        <w:rPr>
          <w:rFonts w:ascii="宋体" w:eastAsia="华文楷体" w:hAnsi="宋体" w:cs="华文楷体" w:hint="eastAsia"/>
          <w:sz w:val="22"/>
          <w:szCs w:val="21"/>
        </w:rPr>
        <w:t>）</w:t>
      </w:r>
      <w:r w:rsidRPr="00B46272">
        <w:rPr>
          <w:rFonts w:ascii="宋体" w:hAnsi="宋体" w:hint="eastAsia"/>
          <w:szCs w:val="21"/>
        </w:rPr>
        <w:t>中标（成交）采购标的制造商是否为中小企业：</w:t>
      </w:r>
      <w:r w:rsidRPr="00B46272">
        <w:rPr>
          <w:rFonts w:ascii="Wingdings" w:hAnsi="Wingdings" w:hint="eastAsia"/>
          <w:szCs w:val="21"/>
        </w:rPr>
        <w:t>¨</w:t>
      </w:r>
      <w:r w:rsidRPr="00B46272">
        <w:rPr>
          <w:rFonts w:ascii="宋体" w:hAnsi="宋体" w:hint="eastAsia"/>
          <w:szCs w:val="21"/>
        </w:rPr>
        <w:t xml:space="preserve">是      </w:t>
      </w:r>
      <w:r w:rsidRPr="00B46272">
        <w:rPr>
          <w:rFonts w:ascii="Wingdings" w:hAnsi="Wingdings" w:hint="eastAsia"/>
          <w:szCs w:val="21"/>
        </w:rPr>
        <w:t>¨</w:t>
      </w:r>
      <w:r w:rsidRPr="00B46272">
        <w:rPr>
          <w:rFonts w:ascii="宋体" w:hAnsi="宋体" w:hint="eastAsia"/>
          <w:szCs w:val="21"/>
        </w:rPr>
        <w:t>否</w:t>
      </w:r>
    </w:p>
    <w:p w:rsidR="00000000" w:rsidRPr="00B46272" w:rsidP="00B46272">
      <w:pPr>
        <w:numPr>
          <w:ilvl w:val="255"/>
          <w:numId w:val="0"/>
        </w:numPr>
        <w:adjustRightInd w:val="0"/>
        <w:snapToGrid w:val="0"/>
        <w:spacing w:line="400" w:lineRule="exact"/>
        <w:rPr>
          <w:rFonts w:ascii="宋体" w:hAnsi="宋体"/>
          <w:iCs/>
          <w:szCs w:val="21"/>
        </w:rPr>
      </w:pPr>
      <w:r w:rsidRPr="00B46272">
        <w:rPr>
          <w:rFonts w:ascii="宋体" w:hAnsi="宋体" w:hint="eastAsia"/>
          <w:szCs w:val="21"/>
        </w:rPr>
        <w:t xml:space="preserve">         本合同是否为专门面向中小企业的采购合同（中小企业预留合同）：</w:t>
      </w:r>
      <w:r w:rsidRPr="00B46272">
        <w:rPr>
          <w:rFonts w:ascii="Wingdings" w:hAnsi="Wingdings" w:hint="eastAsia"/>
          <w:iCs/>
          <w:szCs w:val="21"/>
        </w:rPr>
        <w:t>¨</w:t>
      </w:r>
      <w:r w:rsidRPr="00B46272">
        <w:rPr>
          <w:rFonts w:ascii="宋体" w:hAnsi="宋体" w:hint="eastAsia"/>
          <w:iCs/>
          <w:szCs w:val="21"/>
        </w:rPr>
        <w:t xml:space="preserve">是    </w:t>
      </w:r>
      <w:r w:rsidRPr="00B46272">
        <w:rPr>
          <w:rFonts w:ascii="Wingdings" w:hAnsi="Wingdings" w:hint="eastAsia"/>
          <w:iCs/>
          <w:szCs w:val="21"/>
        </w:rPr>
        <w:t>¨</w:t>
      </w:r>
      <w:r w:rsidRPr="00B46272">
        <w:rPr>
          <w:rFonts w:ascii="宋体" w:hAnsi="宋体" w:hint="eastAsia"/>
          <w:iCs/>
          <w:szCs w:val="21"/>
        </w:rPr>
        <w:t>否</w:t>
      </w:r>
    </w:p>
    <w:p w:rsidR="00000000" w:rsidRPr="00B46272" w:rsidP="00B46272">
      <w:pPr>
        <w:numPr>
          <w:ilvl w:val="255"/>
          <w:numId w:val="0"/>
        </w:numPr>
        <w:adjustRightInd w:val="0"/>
        <w:snapToGrid w:val="0"/>
        <w:spacing w:line="400" w:lineRule="exact"/>
        <w:rPr>
          <w:rFonts w:ascii="宋体" w:hAnsi="宋体"/>
          <w:iCs/>
          <w:szCs w:val="21"/>
        </w:rPr>
      </w:pPr>
      <w:r w:rsidRPr="00B46272">
        <w:rPr>
          <w:rFonts w:hint="eastAsia"/>
        </w:rPr>
        <w:t xml:space="preserve">         </w:t>
      </w:r>
      <w:r w:rsidRPr="00B46272">
        <w:rPr>
          <w:rFonts w:hint="eastAsia"/>
        </w:rPr>
        <w:t>若本项目不专门面向中小企业采购，是否给予小微企业评审优惠：</w:t>
      </w:r>
      <w:r w:rsidRPr="00B46272">
        <w:rPr>
          <w:rFonts w:ascii="Wingdings" w:hAnsi="Wingdings" w:hint="eastAsia"/>
          <w:iCs/>
          <w:szCs w:val="21"/>
        </w:rPr>
        <w:t>¨</w:t>
      </w:r>
      <w:r w:rsidRPr="00B46272">
        <w:rPr>
          <w:rFonts w:ascii="宋体" w:hAnsi="宋体" w:hint="eastAsia"/>
          <w:iCs/>
          <w:szCs w:val="21"/>
        </w:rPr>
        <w:t xml:space="preserve">是   </w:t>
      </w:r>
      <w:r w:rsidRPr="00B46272">
        <w:rPr>
          <w:rFonts w:ascii="Wingdings" w:hAnsi="Wingdings" w:hint="eastAsia"/>
          <w:iCs/>
          <w:szCs w:val="21"/>
        </w:rPr>
        <w:t>¨</w:t>
      </w:r>
      <w:r w:rsidRPr="00B46272">
        <w:rPr>
          <w:rFonts w:ascii="宋体" w:hAnsi="宋体" w:hint="eastAsia"/>
          <w:iCs/>
          <w:szCs w:val="21"/>
        </w:rPr>
        <w:t>否</w:t>
      </w:r>
    </w:p>
    <w:p w:rsidR="00000000" w:rsidRPr="00B46272" w:rsidP="00B46272">
      <w:pPr>
        <w:numPr>
          <w:ilvl w:val="255"/>
          <w:numId w:val="0"/>
        </w:numPr>
        <w:adjustRightInd w:val="0"/>
        <w:snapToGrid w:val="0"/>
        <w:spacing w:line="400" w:lineRule="exact"/>
        <w:rPr>
          <w:rFonts w:ascii="宋体" w:hAnsi="宋体"/>
          <w:iCs/>
          <w:szCs w:val="21"/>
        </w:rPr>
      </w:pPr>
      <w:r w:rsidRPr="00B46272">
        <w:rPr>
          <w:rFonts w:hint="eastAsia"/>
        </w:rPr>
        <w:t xml:space="preserve">         </w:t>
      </w:r>
      <w:r w:rsidRPr="00B46272">
        <w:rPr>
          <w:rFonts w:hint="eastAsia"/>
        </w:rPr>
        <w:t>中标（成交）采购标的制造商是否为残疾人福利性单位：</w:t>
      </w:r>
      <w:r w:rsidRPr="00B46272">
        <w:rPr>
          <w:rFonts w:ascii="Wingdings" w:hAnsi="Wingdings" w:hint="eastAsia"/>
          <w:iCs/>
          <w:szCs w:val="21"/>
        </w:rPr>
        <w:t>¨</w:t>
      </w:r>
      <w:r w:rsidRPr="00B46272">
        <w:rPr>
          <w:rFonts w:ascii="宋体" w:hAnsi="宋体" w:hint="eastAsia"/>
          <w:iCs/>
          <w:szCs w:val="21"/>
        </w:rPr>
        <w:t xml:space="preserve">是   </w:t>
      </w:r>
      <w:r w:rsidRPr="00B46272">
        <w:rPr>
          <w:rFonts w:ascii="Wingdings" w:hAnsi="Wingdings" w:hint="eastAsia"/>
          <w:iCs/>
          <w:szCs w:val="21"/>
        </w:rPr>
        <w:t>¨</w:t>
      </w:r>
      <w:r w:rsidRPr="00B46272">
        <w:rPr>
          <w:rFonts w:ascii="宋体" w:hAnsi="宋体" w:hint="eastAsia"/>
          <w:iCs/>
          <w:szCs w:val="21"/>
        </w:rPr>
        <w:t>否</w:t>
      </w:r>
    </w:p>
    <w:p w:rsidR="00000000" w:rsidRPr="00B46272" w:rsidP="00B46272">
      <w:pPr>
        <w:snapToGrid w:val="0"/>
        <w:spacing w:line="400" w:lineRule="exact"/>
      </w:pPr>
      <w:r w:rsidRPr="00B46272">
        <w:rPr>
          <w:rFonts w:hint="eastAsia"/>
        </w:rPr>
        <w:t xml:space="preserve">         </w:t>
      </w:r>
      <w:r w:rsidRPr="00B46272">
        <w:rPr>
          <w:rFonts w:hint="eastAsia"/>
        </w:rPr>
        <w:t>中标（成交）采购标的制造商是否为监狱企业：</w:t>
      </w:r>
      <w:r w:rsidRPr="00B46272">
        <w:rPr>
          <w:rFonts w:ascii="Wingdings" w:hAnsi="Wingdings" w:hint="eastAsia"/>
          <w:iCs/>
          <w:szCs w:val="21"/>
        </w:rPr>
        <w:t>¨</w:t>
      </w:r>
      <w:r w:rsidRPr="00B46272">
        <w:rPr>
          <w:rFonts w:ascii="宋体" w:hAnsi="宋体" w:hint="eastAsia"/>
          <w:iCs/>
          <w:szCs w:val="21"/>
        </w:rPr>
        <w:t xml:space="preserve">是       </w:t>
      </w:r>
      <w:r w:rsidRPr="00B46272">
        <w:rPr>
          <w:rFonts w:ascii="Wingdings" w:hAnsi="Wingdings" w:hint="eastAsia"/>
          <w:iCs/>
          <w:szCs w:val="21"/>
        </w:rPr>
        <w:t>¨</w:t>
      </w:r>
      <w:r w:rsidRPr="00B46272">
        <w:rPr>
          <w:rFonts w:ascii="宋体" w:hAnsi="宋体" w:hint="eastAsia"/>
          <w:iCs/>
          <w:szCs w:val="21"/>
        </w:rPr>
        <w:t>否</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w:t>
      </w:r>
      <w:r w:rsidRPr="00B46272">
        <w:rPr>
          <w:rFonts w:ascii="宋体" w:hAnsi="宋体"/>
          <w:szCs w:val="21"/>
        </w:rPr>
        <w:t>7</w:t>
      </w:r>
      <w:r w:rsidRPr="00B46272">
        <w:rPr>
          <w:rFonts w:ascii="宋体" w:hAnsi="宋体" w:hint="eastAsia"/>
          <w:szCs w:val="21"/>
        </w:rPr>
        <w:t>）合同是否分包：</w:t>
      </w:r>
      <w:r w:rsidRPr="00B46272">
        <w:rPr>
          <w:rFonts w:ascii="Wingdings" w:hAnsi="Wingdings" w:hint="eastAsia"/>
          <w:iCs/>
          <w:szCs w:val="21"/>
        </w:rPr>
        <w:t>¨</w:t>
      </w:r>
      <w:r w:rsidRPr="00B46272">
        <w:rPr>
          <w:rFonts w:ascii="宋体" w:hAnsi="宋体" w:hint="eastAsia"/>
          <w:iCs/>
          <w:szCs w:val="21"/>
        </w:rPr>
        <w:t xml:space="preserve">是       </w:t>
      </w:r>
      <w:r w:rsidRPr="00B46272">
        <w:rPr>
          <w:rFonts w:ascii="Wingdings" w:hAnsi="Wingdings" w:hint="eastAsia"/>
          <w:iCs/>
          <w:szCs w:val="21"/>
        </w:rPr>
        <w:t>¨</w:t>
      </w:r>
      <w:r w:rsidRPr="00B46272">
        <w:rPr>
          <w:rFonts w:ascii="宋体" w:hAnsi="宋体" w:hint="eastAsia"/>
          <w:iCs/>
          <w:szCs w:val="21"/>
        </w:rPr>
        <w:t>否</w:t>
      </w:r>
    </w:p>
    <w:p w:rsidR="00000000" w:rsidRPr="00B46272" w:rsidP="00B46272">
      <w:pPr>
        <w:adjustRightInd w:val="0"/>
        <w:snapToGrid w:val="0"/>
        <w:spacing w:line="400" w:lineRule="exact"/>
        <w:ind w:firstLine="840" w:firstLineChars="400"/>
        <w:rPr>
          <w:rFonts w:ascii="宋体" w:hAnsi="宋体"/>
          <w:szCs w:val="21"/>
          <w:u w:val="single"/>
        </w:rPr>
      </w:pPr>
      <w:r w:rsidRPr="00B46272">
        <w:rPr>
          <w:rFonts w:ascii="宋体" w:hAnsi="宋体" w:hint="eastAsia"/>
          <w:szCs w:val="21"/>
        </w:rPr>
        <w:t xml:space="preserve"> 分包主要内容：</w:t>
      </w:r>
      <w:r w:rsidRPr="00B46272">
        <w:rPr>
          <w:rFonts w:ascii="宋体" w:hAnsi="宋体" w:hint="eastAsia"/>
          <w:szCs w:val="21"/>
          <w:u w:val="single"/>
        </w:rPr>
        <w:t xml:space="preserve">                                            </w:t>
      </w:r>
    </w:p>
    <w:p w:rsidR="00000000" w:rsidRPr="00B46272" w:rsidP="00B46272">
      <w:pPr>
        <w:adjustRightInd w:val="0"/>
        <w:snapToGrid w:val="0"/>
        <w:spacing w:line="400" w:lineRule="exact"/>
        <w:ind w:firstLine="840" w:firstLineChars="400"/>
        <w:rPr>
          <w:rFonts w:ascii="宋体" w:hAnsi="宋体"/>
          <w:szCs w:val="21"/>
        </w:rPr>
      </w:pPr>
      <w:r w:rsidRPr="00B46272">
        <w:rPr>
          <w:rFonts w:ascii="宋体" w:hAnsi="宋体" w:hint="eastAsia"/>
          <w:szCs w:val="21"/>
        </w:rPr>
        <w:t xml:space="preserve"> 分包供应商/制造商名称（如供应商和制造商不同，请分别填写）：</w:t>
      </w:r>
    </w:p>
    <w:p w:rsidR="00000000" w:rsidRPr="00B46272" w:rsidP="00B46272">
      <w:pPr>
        <w:adjustRightInd w:val="0"/>
        <w:snapToGrid w:val="0"/>
        <w:spacing w:line="400" w:lineRule="exact"/>
        <w:ind w:firstLine="840" w:firstLineChars="400"/>
        <w:rPr>
          <w:rFonts w:ascii="宋体" w:hAnsi="宋体"/>
          <w:szCs w:val="21"/>
          <w:u w:val="single"/>
        </w:rPr>
      </w:pPr>
      <w:r w:rsidRPr="00B46272">
        <w:rPr>
          <w:rFonts w:ascii="宋体" w:hAnsi="宋体" w:hint="eastAsia"/>
          <w:szCs w:val="21"/>
        </w:rPr>
        <w:t xml:space="preserve"> </w:t>
      </w:r>
      <w:r w:rsidRPr="00B46272">
        <w:rPr>
          <w:rFonts w:ascii="宋体" w:hAnsi="宋体" w:hint="eastAsia"/>
          <w:szCs w:val="21"/>
          <w:u w:val="single"/>
        </w:rPr>
        <w:t xml:space="preserve">                                                          </w:t>
      </w:r>
    </w:p>
    <w:p w:rsidR="00000000" w:rsidRPr="00B46272" w:rsidP="00B46272">
      <w:pPr>
        <w:adjustRightInd w:val="0"/>
        <w:snapToGrid w:val="0"/>
        <w:spacing w:line="400" w:lineRule="exact"/>
        <w:ind w:firstLine="840" w:firstLineChars="400"/>
        <w:rPr>
          <w:rFonts w:ascii="宋体" w:hAnsi="宋体"/>
          <w:szCs w:val="21"/>
        </w:rPr>
      </w:pPr>
      <w:r w:rsidRPr="00B46272">
        <w:rPr>
          <w:rFonts w:ascii="宋体" w:hAnsi="宋体" w:hint="eastAsia"/>
          <w:szCs w:val="21"/>
        </w:rPr>
        <w:t xml:space="preserve"> 分包供应商/制造商类型（如果供应商和制造商不同，只填写制造商类型）：</w:t>
      </w:r>
    </w:p>
    <w:p w:rsidR="00000000" w:rsidRPr="00B46272" w:rsidP="00B46272">
      <w:pPr>
        <w:adjustRightInd w:val="0"/>
        <w:snapToGrid w:val="0"/>
        <w:spacing w:line="400" w:lineRule="exact"/>
        <w:ind w:firstLine="840" w:firstLineChars="400"/>
        <w:rPr>
          <w:rFonts w:ascii="宋体" w:hAnsi="宋体"/>
          <w:iCs/>
          <w:szCs w:val="21"/>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大型企业  </w:t>
      </w:r>
      <w:r w:rsidRPr="00B46272">
        <w:rPr>
          <w:rFonts w:ascii="Wingdings" w:hAnsi="Wingdings" w:hint="eastAsia"/>
          <w:iCs/>
          <w:szCs w:val="21"/>
        </w:rPr>
        <w:t>¨</w:t>
      </w:r>
      <w:r w:rsidRPr="00B46272">
        <w:rPr>
          <w:rFonts w:ascii="宋体" w:hAnsi="宋体" w:hint="eastAsia"/>
          <w:iCs/>
          <w:szCs w:val="21"/>
        </w:rPr>
        <w:t xml:space="preserve">中型企业  </w:t>
      </w:r>
      <w:r w:rsidRPr="00B46272">
        <w:rPr>
          <w:rFonts w:ascii="Wingdings" w:hAnsi="Wingdings" w:hint="eastAsia"/>
          <w:iCs/>
          <w:szCs w:val="21"/>
        </w:rPr>
        <w:t>¨</w:t>
      </w:r>
      <w:r w:rsidRPr="00B46272">
        <w:rPr>
          <w:rFonts w:ascii="宋体" w:hAnsi="宋体" w:hint="eastAsia"/>
          <w:iCs/>
          <w:szCs w:val="21"/>
        </w:rPr>
        <w:t xml:space="preserve">小微型企业  </w:t>
      </w:r>
    </w:p>
    <w:p w:rsidR="00000000" w:rsidRPr="00B46272" w:rsidP="00B46272">
      <w:pPr>
        <w:adjustRightInd w:val="0"/>
        <w:snapToGrid w:val="0"/>
        <w:spacing w:line="400" w:lineRule="exact"/>
        <w:ind w:firstLine="840" w:firstLineChars="400"/>
        <w:rPr>
          <w:rFonts w:eastAsia="华文楷体"/>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残疾人福利性单位 </w:t>
      </w:r>
      <w:r w:rsidRPr="00B46272">
        <w:rPr>
          <w:rFonts w:ascii="Wingdings" w:hAnsi="Wingdings" w:hint="eastAsia"/>
          <w:iCs/>
          <w:szCs w:val="21"/>
        </w:rPr>
        <w:t>¨</w:t>
      </w:r>
      <w:r w:rsidRPr="00B46272">
        <w:rPr>
          <w:rFonts w:ascii="宋体" w:hAnsi="宋体" w:hint="eastAsia"/>
          <w:iCs/>
          <w:szCs w:val="21"/>
        </w:rPr>
        <w:t xml:space="preserve">监狱企业 </w:t>
      </w:r>
      <w:r w:rsidRPr="00B46272">
        <w:rPr>
          <w:rFonts w:ascii="Wingdings" w:hAnsi="Wingdings" w:hint="eastAsia"/>
          <w:iCs/>
          <w:szCs w:val="21"/>
        </w:rPr>
        <w:t>¨</w:t>
      </w:r>
      <w:r w:rsidRPr="00B46272">
        <w:rPr>
          <w:rFonts w:ascii="宋体" w:hAnsi="宋体" w:hint="eastAsia"/>
          <w:iCs/>
          <w:szCs w:val="21"/>
        </w:rPr>
        <w:t>其他</w:t>
      </w:r>
    </w:p>
    <w:p w:rsidR="00000000" w:rsidRPr="00B46272" w:rsidP="00B46272">
      <w:pPr>
        <w:numPr>
          <w:ilvl w:val="255"/>
          <w:numId w:val="0"/>
        </w:numPr>
        <w:adjustRightInd w:val="0"/>
        <w:snapToGrid w:val="0"/>
        <w:spacing w:line="400" w:lineRule="exact"/>
        <w:rPr>
          <w:rFonts w:ascii="宋体" w:hAnsi="宋体" w:cs="宋体"/>
          <w:iCs/>
          <w:szCs w:val="21"/>
        </w:rPr>
      </w:pPr>
      <w:r w:rsidRPr="00B46272">
        <w:rPr>
          <w:rFonts w:ascii="宋体" w:hAnsi="宋体" w:hint="eastAsia"/>
          <w:szCs w:val="21"/>
        </w:rPr>
        <w:t xml:space="preserve">    </w:t>
      </w:r>
      <w:r w:rsidRPr="00B46272">
        <w:rPr>
          <w:rFonts w:ascii="宋体" w:hAnsi="宋体" w:cs="宋体" w:hint="eastAsia"/>
          <w:szCs w:val="21"/>
        </w:rPr>
        <w:t>（</w:t>
      </w:r>
      <w:r w:rsidRPr="00B46272">
        <w:rPr>
          <w:rFonts w:ascii="宋体" w:hAnsi="宋体" w:cs="宋体"/>
          <w:szCs w:val="21"/>
        </w:rPr>
        <w:t>8</w:t>
      </w:r>
      <w:r w:rsidRPr="00B46272">
        <w:rPr>
          <w:rFonts w:ascii="宋体" w:hAnsi="宋体" w:cs="宋体" w:hint="eastAsia"/>
          <w:szCs w:val="21"/>
        </w:rPr>
        <w:t>）中标（成交）供应商是否为外商投资企业：</w:t>
      </w:r>
      <w:r w:rsidRPr="00B46272">
        <w:rPr>
          <w:rFonts w:ascii="Wingdings" w:hAnsi="Wingdings" w:cs="宋体" w:hint="eastAsia"/>
          <w:iCs/>
          <w:szCs w:val="21"/>
        </w:rPr>
        <w:t>¨</w:t>
      </w:r>
      <w:r w:rsidRPr="00B46272">
        <w:rPr>
          <w:rFonts w:ascii="宋体" w:hAnsi="宋体" w:cs="宋体" w:hint="eastAsia"/>
          <w:iCs/>
          <w:szCs w:val="21"/>
        </w:rPr>
        <w:t xml:space="preserve">是       </w:t>
      </w:r>
      <w:r w:rsidRPr="00B46272">
        <w:rPr>
          <w:rFonts w:ascii="Wingdings" w:hAnsi="Wingdings" w:cs="宋体" w:hint="eastAsia"/>
          <w:iCs/>
          <w:szCs w:val="21"/>
        </w:rPr>
        <w:t>¨</w:t>
      </w:r>
      <w:r w:rsidRPr="00B46272">
        <w:rPr>
          <w:rFonts w:ascii="宋体" w:hAnsi="宋体" w:cs="宋体" w:hint="eastAsia"/>
          <w:iCs/>
          <w:szCs w:val="21"/>
        </w:rPr>
        <w:t>否</w:t>
      </w:r>
    </w:p>
    <w:p w:rsidR="00000000" w:rsidRPr="00B46272" w:rsidP="00B46272">
      <w:pPr>
        <w:tabs>
          <w:tab w:val="left" w:pos="1340"/>
        </w:tabs>
        <w:autoSpaceDE w:val="0"/>
        <w:autoSpaceDN w:val="0"/>
        <w:adjustRightInd w:val="0"/>
        <w:spacing w:line="400" w:lineRule="exact"/>
        <w:ind w:firstLine="420" w:firstLineChars="200"/>
        <w:rPr>
          <w:rFonts w:ascii="宋体" w:hAnsi="宋体" w:cs="宋体"/>
          <w:szCs w:val="21"/>
          <w:u w:val="single"/>
        </w:rPr>
      </w:pPr>
      <w:r w:rsidRPr="00B46272">
        <w:rPr>
          <w:rFonts w:ascii="宋体" w:hAnsi="宋体" w:cs="宋体" w:hint="eastAsia"/>
          <w:szCs w:val="21"/>
        </w:rPr>
        <w:t xml:space="preserve">     外商投资企业类型：</w:t>
      </w:r>
      <w:r w:rsidRPr="00B46272">
        <w:rPr>
          <w:rFonts w:ascii="Wingdings" w:hAnsi="Wingdings" w:cs="宋体" w:hint="eastAsia"/>
          <w:iCs/>
          <w:szCs w:val="21"/>
        </w:rPr>
        <w:t>¨</w:t>
      </w:r>
      <w:r w:rsidRPr="00B46272">
        <w:rPr>
          <w:rFonts w:ascii="宋体" w:hAnsi="宋体" w:cs="宋体" w:hint="eastAsia"/>
          <w:szCs w:val="21"/>
        </w:rPr>
        <w:t xml:space="preserve">全部由外国投资者投资  </w:t>
      </w:r>
      <w:r w:rsidRPr="00B46272">
        <w:rPr>
          <w:rFonts w:ascii="Wingdings" w:hAnsi="Wingdings" w:cs="宋体" w:hint="eastAsia"/>
          <w:iCs/>
          <w:szCs w:val="21"/>
        </w:rPr>
        <w:t>¨</w:t>
      </w:r>
      <w:r w:rsidRPr="00B46272">
        <w:rPr>
          <w:rFonts w:ascii="宋体" w:hAnsi="宋体" w:cs="宋体" w:hint="eastAsia"/>
          <w:iCs/>
          <w:szCs w:val="21"/>
        </w:rPr>
        <w:t>部分由外国投资者投资</w:t>
      </w:r>
    </w:p>
    <w:p w:rsidR="00000000" w:rsidRPr="00B46272" w:rsidP="00B46272">
      <w:pPr>
        <w:numPr>
          <w:ilvl w:val="255"/>
          <w:numId w:val="0"/>
        </w:numPr>
        <w:adjustRightInd w:val="0"/>
        <w:snapToGrid w:val="0"/>
        <w:spacing w:line="400" w:lineRule="exact"/>
        <w:ind w:firstLine="420" w:firstLineChars="200"/>
        <w:rPr>
          <w:rFonts w:ascii="宋体" w:hAnsi="宋体" w:cs="宋体"/>
          <w:szCs w:val="21"/>
        </w:rPr>
      </w:pPr>
      <w:r w:rsidRPr="00B46272">
        <w:rPr>
          <w:rFonts w:ascii="宋体" w:hAnsi="宋体" w:cs="宋体" w:hint="eastAsia"/>
          <w:szCs w:val="21"/>
        </w:rPr>
        <w:t>（</w:t>
      </w:r>
      <w:r w:rsidRPr="00B46272">
        <w:rPr>
          <w:rFonts w:ascii="宋体" w:hAnsi="宋体" w:cs="宋体"/>
          <w:szCs w:val="21"/>
        </w:rPr>
        <w:t>9</w:t>
      </w:r>
      <w:r w:rsidRPr="00B46272">
        <w:rPr>
          <w:rFonts w:ascii="宋体" w:hAnsi="宋体" w:cs="宋体" w:hint="eastAsia"/>
          <w:szCs w:val="21"/>
        </w:rPr>
        <w:t>）是否涉及进口产品：</w:t>
      </w:r>
    </w:p>
    <w:p w:rsidR="00000000" w:rsidRPr="00B46272" w:rsidP="00B46272">
      <w:pPr>
        <w:numPr>
          <w:ilvl w:val="255"/>
          <w:numId w:val="0"/>
        </w:numPr>
        <w:adjustRightInd w:val="0"/>
        <w:snapToGrid w:val="0"/>
        <w:spacing w:line="400" w:lineRule="exact"/>
        <w:ind w:firstLine="840" w:firstLineChars="400"/>
        <w:rPr>
          <w:rFonts w:ascii="宋体" w:hAnsi="宋体" w:cs="宋体"/>
          <w:szCs w:val="21"/>
          <w:u w:val="single"/>
        </w:rPr>
      </w:pPr>
      <w:r w:rsidRPr="00B46272">
        <w:rPr>
          <w:rFonts w:ascii="宋体" w:hAnsi="宋体" w:cs="宋体" w:hint="eastAsia"/>
          <w:szCs w:val="21"/>
        </w:rPr>
        <w:t xml:space="preserve"> </w:t>
      </w:r>
      <w:r w:rsidRPr="00B46272">
        <w:rPr>
          <w:rFonts w:ascii="Wingdings" w:hAnsi="Wingdings" w:cs="宋体" w:hint="eastAsia"/>
          <w:szCs w:val="21"/>
        </w:rPr>
        <w:t>¨</w:t>
      </w:r>
      <w:r w:rsidRPr="00B46272">
        <w:rPr>
          <w:rFonts w:ascii="宋体" w:hAnsi="宋体" w:cs="宋体" w:hint="eastAsia"/>
          <w:szCs w:val="21"/>
        </w:rPr>
        <w:t>是，《政府采购品目分类目录》底级品目名称：</w:t>
      </w:r>
      <w:r w:rsidRPr="00B46272">
        <w:rPr>
          <w:rFonts w:ascii="宋体" w:hAnsi="宋体" w:cs="宋体" w:hint="eastAsia"/>
          <w:szCs w:val="21"/>
          <w:u w:val="single"/>
        </w:rPr>
        <w:t xml:space="preserve">         </w:t>
      </w:r>
      <w:r w:rsidRPr="00B46272">
        <w:rPr>
          <w:rFonts w:ascii="宋体" w:hAnsi="宋体" w:cs="宋体" w:hint="eastAsia"/>
          <w:szCs w:val="21"/>
        </w:rPr>
        <w:t xml:space="preserve"> 金额：</w:t>
      </w:r>
      <w:r w:rsidRPr="00B46272">
        <w:rPr>
          <w:rFonts w:ascii="宋体" w:hAnsi="宋体" w:cs="宋体" w:hint="eastAsia"/>
          <w:szCs w:val="21"/>
          <w:u w:val="single"/>
        </w:rPr>
        <w:t xml:space="preserve">        </w:t>
      </w:r>
    </w:p>
    <w:p w:rsidR="00000000" w:rsidRPr="00B46272" w:rsidP="00B46272">
      <w:pPr>
        <w:numPr>
          <w:ilvl w:val="255"/>
          <w:numId w:val="0"/>
        </w:numPr>
        <w:adjustRightInd w:val="0"/>
        <w:snapToGrid w:val="0"/>
        <w:spacing w:line="400" w:lineRule="exact"/>
        <w:ind w:firstLine="840" w:firstLineChars="400"/>
        <w:rPr>
          <w:rFonts w:ascii="宋体" w:hAnsi="宋体"/>
          <w:szCs w:val="21"/>
        </w:rPr>
      </w:pPr>
      <w:r w:rsidRPr="00B46272">
        <w:rPr>
          <w:rFonts w:ascii="宋体" w:hAnsi="宋体" w:cs="宋体" w:hint="eastAsia"/>
          <w:szCs w:val="21"/>
        </w:rPr>
        <w:t xml:space="preserve">        国别：</w:t>
      </w:r>
      <w:r w:rsidRPr="00B46272">
        <w:rPr>
          <w:rFonts w:ascii="宋体" w:hAnsi="宋体" w:cs="宋体" w:hint="eastAsia"/>
          <w:szCs w:val="21"/>
          <w:u w:val="single"/>
        </w:rPr>
        <w:t xml:space="preserve">        </w:t>
      </w:r>
      <w:r w:rsidRPr="00B46272">
        <w:rPr>
          <w:rFonts w:ascii="宋体" w:hAnsi="宋体" w:cs="宋体" w:hint="eastAsia"/>
          <w:szCs w:val="21"/>
        </w:rPr>
        <w:t xml:space="preserve"> 品牌：</w:t>
      </w:r>
      <w:r w:rsidRPr="00B46272">
        <w:rPr>
          <w:rFonts w:ascii="宋体" w:hAnsi="宋体" w:cs="宋体" w:hint="eastAsia"/>
          <w:szCs w:val="21"/>
          <w:u w:val="single"/>
        </w:rPr>
        <w:t xml:space="preserve">        </w:t>
      </w:r>
      <w:r w:rsidRPr="00B46272">
        <w:rPr>
          <w:rFonts w:ascii="宋体" w:hAnsi="宋体" w:cs="宋体" w:hint="eastAsia"/>
          <w:szCs w:val="21"/>
        </w:rPr>
        <w:t xml:space="preserve"> 规格型号：</w:t>
      </w:r>
      <w:r w:rsidRPr="00B46272">
        <w:rPr>
          <w:rFonts w:ascii="宋体" w:hAnsi="宋体" w:cs="宋体" w:hint="eastAsia"/>
          <w:szCs w:val="21"/>
          <w:u w:val="single"/>
        </w:rPr>
        <w:t xml:space="preserve">        </w:t>
      </w:r>
      <w:r w:rsidRPr="00B46272">
        <w:rPr>
          <w:rFonts w:ascii="宋体" w:hAnsi="宋体" w:hint="eastAsia"/>
          <w:szCs w:val="21"/>
        </w:rPr>
        <w:t xml:space="preserve">      </w:t>
      </w:r>
    </w:p>
    <w:p w:rsidR="00000000" w:rsidRPr="00B46272" w:rsidP="00B46272">
      <w:pPr>
        <w:adjustRightInd w:val="0"/>
        <w:snapToGrid w:val="0"/>
        <w:spacing w:line="400" w:lineRule="exact"/>
        <w:ind w:firstLine="840" w:firstLineChars="400"/>
        <w:rPr>
          <w:rFonts w:ascii="宋体" w:hAnsi="宋体"/>
          <w:szCs w:val="21"/>
        </w:rPr>
      </w:pPr>
      <w:r w:rsidRPr="00B46272">
        <w:rPr>
          <w:rFonts w:ascii="宋体" w:hAnsi="宋体" w:hint="eastAsia"/>
          <w:szCs w:val="21"/>
        </w:rPr>
        <w:t xml:space="preserve"> </w:t>
      </w:r>
      <w:r w:rsidRPr="00B46272">
        <w:rPr>
          <w:rFonts w:ascii="Wingdings" w:hAnsi="Wingdings" w:hint="eastAsia"/>
          <w:szCs w:val="21"/>
        </w:rPr>
        <w:t>¨</w:t>
      </w:r>
      <w:r w:rsidRPr="00B46272">
        <w:rPr>
          <w:rFonts w:ascii="宋体" w:hAnsi="宋体" w:hint="eastAsia"/>
          <w:szCs w:val="21"/>
        </w:rPr>
        <w:t>否</w:t>
      </w:r>
    </w:p>
    <w:p w:rsidR="00000000" w:rsidRPr="00B46272" w:rsidP="00B46272">
      <w:pPr>
        <w:numPr>
          <w:ilvl w:val="255"/>
          <w:numId w:val="0"/>
        </w:numPr>
        <w:tabs>
          <w:tab w:val="left" w:pos="740"/>
        </w:tabs>
        <w:adjustRightInd w:val="0"/>
        <w:snapToGrid w:val="0"/>
        <w:spacing w:line="400" w:lineRule="exact"/>
        <w:rPr>
          <w:rFonts w:ascii="宋体" w:hAnsi="宋体"/>
          <w:szCs w:val="21"/>
        </w:rPr>
      </w:pPr>
      <w:r w:rsidRPr="00B46272">
        <w:rPr>
          <w:rFonts w:ascii="宋体" w:hAnsi="宋体" w:hint="eastAsia"/>
          <w:szCs w:val="21"/>
        </w:rPr>
        <w:t xml:space="preserve">    （1</w:t>
      </w:r>
      <w:r w:rsidRPr="00B46272">
        <w:rPr>
          <w:rFonts w:ascii="宋体" w:hAnsi="宋体"/>
          <w:szCs w:val="21"/>
        </w:rPr>
        <w:t>0</w:t>
      </w:r>
      <w:r w:rsidRPr="00B46272">
        <w:rPr>
          <w:rFonts w:ascii="宋体" w:hAnsi="宋体" w:hint="eastAsia"/>
          <w:szCs w:val="21"/>
        </w:rPr>
        <w:t>）是否涉及节能产品：</w:t>
      </w:r>
    </w:p>
    <w:p w:rsidR="00000000" w:rsidRPr="00B46272" w:rsidP="00B46272">
      <w:pPr>
        <w:numPr>
          <w:ilvl w:val="255"/>
          <w:numId w:val="0"/>
        </w:numPr>
        <w:tabs>
          <w:tab w:val="left" w:pos="740"/>
        </w:tabs>
        <w:adjustRightInd w:val="0"/>
        <w:snapToGrid w:val="0"/>
        <w:spacing w:line="400" w:lineRule="exact"/>
        <w:rPr>
          <w:rFonts w:ascii="宋体" w:hAnsi="宋体"/>
          <w:iCs/>
          <w:szCs w:val="21"/>
        </w:rPr>
      </w:pPr>
      <w:r w:rsidRPr="00B46272">
        <w:rPr>
          <w:rFonts w:ascii="宋体" w:hAnsi="宋体" w:hint="eastAsia"/>
          <w:szCs w:val="21"/>
        </w:rPr>
        <w:t xml:space="preserve">         </w:t>
      </w:r>
      <w:r w:rsidRPr="00B46272">
        <w:rPr>
          <w:rFonts w:ascii="Wingdings" w:hAnsi="Wingdings" w:hint="eastAsia"/>
          <w:szCs w:val="21"/>
        </w:rPr>
        <w:t>¨</w:t>
      </w:r>
      <w:r w:rsidRPr="00B46272">
        <w:rPr>
          <w:rFonts w:ascii="宋体" w:hAnsi="宋体" w:hint="eastAsia"/>
          <w:szCs w:val="21"/>
        </w:rPr>
        <w:t>是，《节能产品政府采购品目清单》的底级品目名称：</w:t>
      </w:r>
      <w:r w:rsidRPr="00B46272">
        <w:rPr>
          <w:rFonts w:ascii="宋体" w:hAnsi="宋体" w:hint="eastAsia"/>
          <w:szCs w:val="21"/>
          <w:u w:val="single"/>
        </w:rPr>
        <w:t xml:space="preserve">         </w:t>
      </w:r>
      <w:r w:rsidRPr="00B46272">
        <w:rPr>
          <w:rFonts w:ascii="宋体" w:hAnsi="宋体" w:hint="eastAsia"/>
          <w:iCs/>
          <w:szCs w:val="21"/>
        </w:rPr>
        <w:t xml:space="preserve">     </w:t>
      </w:r>
    </w:p>
    <w:p w:rsidR="00000000" w:rsidRPr="00B46272" w:rsidP="00B46272">
      <w:pPr>
        <w:numPr>
          <w:ilvl w:val="255"/>
          <w:numId w:val="0"/>
        </w:numPr>
        <w:tabs>
          <w:tab w:val="left" w:pos="740"/>
        </w:tabs>
        <w:adjustRightInd w:val="0"/>
        <w:snapToGrid w:val="0"/>
        <w:spacing w:line="400" w:lineRule="exact"/>
        <w:rPr>
          <w:rFonts w:ascii="宋体" w:hAnsi="宋体"/>
          <w:iCs/>
          <w:szCs w:val="21"/>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强制采购       </w:t>
      </w:r>
      <w:r w:rsidRPr="00B46272">
        <w:rPr>
          <w:rFonts w:ascii="Wingdings" w:hAnsi="Wingdings" w:hint="eastAsia"/>
          <w:iCs/>
          <w:szCs w:val="21"/>
        </w:rPr>
        <w:t>¨</w:t>
      </w:r>
      <w:r w:rsidRPr="00B46272">
        <w:rPr>
          <w:rFonts w:ascii="宋体" w:hAnsi="宋体" w:hint="eastAsia"/>
          <w:iCs/>
          <w:szCs w:val="21"/>
        </w:rPr>
        <w:t xml:space="preserve">优先采购    </w:t>
      </w:r>
    </w:p>
    <w:p w:rsidR="00000000" w:rsidRPr="00B46272" w:rsidP="00B46272">
      <w:pPr>
        <w:numPr>
          <w:ilvl w:val="255"/>
          <w:numId w:val="0"/>
        </w:numPr>
        <w:tabs>
          <w:tab w:val="left" w:pos="740"/>
        </w:tabs>
        <w:adjustRightInd w:val="0"/>
        <w:snapToGrid w:val="0"/>
        <w:spacing w:line="400" w:lineRule="exact"/>
        <w:rPr>
          <w:rFonts w:ascii="宋体" w:hAnsi="宋体"/>
          <w:szCs w:val="21"/>
        </w:rPr>
      </w:pPr>
      <w:r w:rsidRPr="00B46272">
        <w:rPr>
          <w:rFonts w:ascii="宋体" w:hAnsi="宋体" w:hint="eastAsia"/>
          <w:iCs/>
          <w:szCs w:val="21"/>
        </w:rPr>
        <w:t xml:space="preserve">         </w:t>
      </w:r>
      <w:r w:rsidRPr="00B46272">
        <w:rPr>
          <w:rFonts w:ascii="Wingdings" w:hAnsi="Wingdings" w:hint="eastAsia"/>
          <w:szCs w:val="21"/>
        </w:rPr>
        <w:t>¨</w:t>
      </w:r>
      <w:r w:rsidRPr="00B46272">
        <w:rPr>
          <w:rFonts w:ascii="宋体" w:hAnsi="宋体" w:hint="eastAsia"/>
          <w:szCs w:val="21"/>
        </w:rPr>
        <w:t>否</w:t>
      </w:r>
    </w:p>
    <w:p w:rsidR="00000000" w:rsidRPr="00B46272" w:rsidP="00B46272">
      <w:pPr>
        <w:numPr>
          <w:ilvl w:val="255"/>
          <w:numId w:val="0"/>
        </w:numPr>
        <w:tabs>
          <w:tab w:val="left" w:pos="740"/>
        </w:tabs>
        <w:adjustRightInd w:val="0"/>
        <w:snapToGrid w:val="0"/>
        <w:spacing w:line="400" w:lineRule="exact"/>
        <w:rPr>
          <w:rFonts w:ascii="宋体" w:hAnsi="宋体"/>
          <w:szCs w:val="21"/>
        </w:rPr>
      </w:pPr>
      <w:r w:rsidRPr="00B46272">
        <w:rPr>
          <w:rFonts w:ascii="宋体" w:hAnsi="宋体" w:hint="eastAsia"/>
          <w:szCs w:val="21"/>
        </w:rPr>
        <w:t xml:space="preserve">          是否涉及环境标志产品：</w:t>
      </w:r>
    </w:p>
    <w:p w:rsidR="00000000" w:rsidRPr="00B46272" w:rsidP="00B46272">
      <w:pPr>
        <w:numPr>
          <w:ilvl w:val="255"/>
          <w:numId w:val="0"/>
        </w:numPr>
        <w:tabs>
          <w:tab w:val="left" w:pos="740"/>
        </w:tabs>
        <w:adjustRightInd w:val="0"/>
        <w:snapToGrid w:val="0"/>
        <w:spacing w:line="400" w:lineRule="exact"/>
        <w:rPr>
          <w:rFonts w:ascii="宋体" w:hAnsi="宋体"/>
          <w:szCs w:val="21"/>
        </w:rPr>
      </w:pPr>
      <w:r w:rsidRPr="00B46272">
        <w:rPr>
          <w:rFonts w:ascii="宋体" w:hAnsi="宋体" w:hint="eastAsia"/>
          <w:szCs w:val="21"/>
        </w:rPr>
        <w:t xml:space="preserve">         </w:t>
      </w:r>
      <w:r w:rsidRPr="00B46272">
        <w:rPr>
          <w:rFonts w:ascii="Wingdings" w:hAnsi="Wingdings" w:hint="eastAsia"/>
          <w:szCs w:val="21"/>
        </w:rPr>
        <w:t>¨</w:t>
      </w:r>
      <w:r w:rsidRPr="00B46272">
        <w:rPr>
          <w:rFonts w:ascii="宋体" w:hAnsi="宋体" w:hint="eastAsia"/>
          <w:szCs w:val="21"/>
        </w:rPr>
        <w:t>是，《环境标志产品政府采购品目清单》的底级品目名称：</w:t>
      </w:r>
      <w:r w:rsidRPr="00B46272">
        <w:rPr>
          <w:rFonts w:ascii="宋体" w:hAnsi="宋体" w:hint="eastAsia"/>
          <w:szCs w:val="21"/>
          <w:u w:val="single"/>
        </w:rPr>
        <w:t xml:space="preserve">         </w:t>
      </w:r>
      <w:r w:rsidRPr="00B46272">
        <w:rPr>
          <w:rFonts w:ascii="宋体" w:hAnsi="宋体" w:hint="eastAsia"/>
          <w:iCs/>
          <w:szCs w:val="21"/>
        </w:rPr>
        <w:t xml:space="preserve"> </w:t>
      </w:r>
    </w:p>
    <w:p w:rsidR="00000000" w:rsidRPr="00B46272" w:rsidP="00B46272">
      <w:pPr>
        <w:numPr>
          <w:ilvl w:val="255"/>
          <w:numId w:val="0"/>
        </w:numPr>
        <w:tabs>
          <w:tab w:val="left" w:pos="740"/>
        </w:tabs>
        <w:adjustRightInd w:val="0"/>
        <w:snapToGrid w:val="0"/>
        <w:spacing w:line="400" w:lineRule="exact"/>
        <w:rPr>
          <w:rFonts w:ascii="宋体" w:hAnsi="宋体"/>
          <w:iCs/>
          <w:szCs w:val="21"/>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强制采购       </w:t>
      </w:r>
      <w:r w:rsidRPr="00B46272">
        <w:rPr>
          <w:rFonts w:ascii="Wingdings" w:hAnsi="Wingdings" w:hint="eastAsia"/>
          <w:iCs/>
          <w:szCs w:val="21"/>
        </w:rPr>
        <w:t>¨</w:t>
      </w:r>
      <w:r w:rsidRPr="00B46272">
        <w:rPr>
          <w:rFonts w:ascii="宋体" w:hAnsi="宋体" w:hint="eastAsia"/>
          <w:iCs/>
          <w:szCs w:val="21"/>
        </w:rPr>
        <w:t xml:space="preserve">优先采购    </w:t>
      </w:r>
    </w:p>
    <w:p w:rsidR="00000000" w:rsidRPr="00B46272" w:rsidP="00B46272">
      <w:pPr>
        <w:numPr>
          <w:ilvl w:val="255"/>
          <w:numId w:val="0"/>
        </w:numPr>
        <w:tabs>
          <w:tab w:val="left" w:pos="740"/>
        </w:tabs>
        <w:adjustRightInd w:val="0"/>
        <w:snapToGrid w:val="0"/>
        <w:spacing w:line="400" w:lineRule="exact"/>
        <w:rPr>
          <w:rFonts w:ascii="宋体" w:hAnsi="宋体"/>
          <w:szCs w:val="21"/>
        </w:rPr>
      </w:pPr>
      <w:r w:rsidRPr="00B46272">
        <w:rPr>
          <w:rFonts w:ascii="宋体" w:hAnsi="宋体" w:hint="eastAsia"/>
          <w:iCs/>
          <w:szCs w:val="21"/>
        </w:rPr>
        <w:t xml:space="preserve">         </w:t>
      </w:r>
      <w:r w:rsidRPr="00B46272">
        <w:rPr>
          <w:rFonts w:ascii="Wingdings" w:hAnsi="Wingdings" w:hint="eastAsia"/>
          <w:szCs w:val="21"/>
        </w:rPr>
        <w:t>¨</w:t>
      </w:r>
      <w:r w:rsidRPr="00B46272">
        <w:rPr>
          <w:rFonts w:ascii="宋体" w:hAnsi="宋体" w:hint="eastAsia"/>
          <w:szCs w:val="21"/>
        </w:rPr>
        <w:t>否</w:t>
      </w:r>
    </w:p>
    <w:p w:rsidR="00000000" w:rsidRPr="00B46272" w:rsidP="00B46272">
      <w:pPr>
        <w:numPr>
          <w:ilvl w:val="255"/>
          <w:numId w:val="0"/>
        </w:numPr>
        <w:autoSpaceDE w:val="0"/>
        <w:autoSpaceDN w:val="0"/>
        <w:adjustRightInd w:val="0"/>
        <w:snapToGrid w:val="0"/>
        <w:spacing w:line="400" w:lineRule="exact"/>
        <w:rPr>
          <w:rFonts w:ascii="宋体" w:hAnsi="宋体"/>
          <w:szCs w:val="21"/>
        </w:rPr>
      </w:pPr>
      <w:r w:rsidRPr="00B46272">
        <w:rPr>
          <w:rFonts w:ascii="宋体" w:eastAsia="华文楷体" w:hAnsi="宋体" w:cs="华文楷体" w:hint="eastAsia"/>
          <w:szCs w:val="21"/>
        </w:rPr>
        <w:t xml:space="preserve">          </w:t>
      </w:r>
      <w:r w:rsidRPr="00B46272">
        <w:rPr>
          <w:rFonts w:ascii="宋体" w:hAnsi="宋体" w:hint="eastAsia"/>
          <w:szCs w:val="21"/>
        </w:rPr>
        <w:t xml:space="preserve">是否涉及绿色产品： </w:t>
      </w:r>
    </w:p>
    <w:p w:rsidR="00000000" w:rsidRPr="00B46272" w:rsidP="00B46272">
      <w:pPr>
        <w:autoSpaceDE w:val="0"/>
        <w:autoSpaceDN w:val="0"/>
        <w:adjustRightInd w:val="0"/>
        <w:spacing w:line="400" w:lineRule="exact"/>
        <w:ind w:firstLine="420"/>
        <w:rPr>
          <w:rFonts w:ascii="宋体" w:hAnsi="宋体" w:cs="华文楷体"/>
          <w:sz w:val="22"/>
          <w:szCs w:val="21"/>
          <w:u w:val="single"/>
        </w:rPr>
      </w:pPr>
      <w:r w:rsidRPr="00B46272">
        <w:rPr>
          <w:rFonts w:ascii="宋体" w:hAnsi="宋体" w:hint="eastAsia"/>
          <w:szCs w:val="21"/>
        </w:rPr>
        <w:t xml:space="preserve">     </w:t>
      </w:r>
      <w:r w:rsidRPr="00B46272">
        <w:rPr>
          <w:rFonts w:ascii="Wingdings" w:hAnsi="Wingdings" w:hint="eastAsia"/>
          <w:szCs w:val="21"/>
        </w:rPr>
        <w:t>¨</w:t>
      </w:r>
      <w:r w:rsidRPr="00B46272">
        <w:rPr>
          <w:rFonts w:ascii="宋体" w:hAnsi="宋体" w:hint="eastAsia"/>
          <w:szCs w:val="21"/>
        </w:rPr>
        <w:t>是，绿色产品政府采购相关政策确定的底级品目名称：</w:t>
      </w:r>
      <w:r w:rsidRPr="00B46272">
        <w:rPr>
          <w:rFonts w:ascii="宋体" w:hAnsi="宋体" w:cs="华文楷体" w:hint="eastAsia"/>
          <w:sz w:val="22"/>
          <w:szCs w:val="21"/>
          <w:u w:val="single"/>
        </w:rPr>
        <w:t xml:space="preserve">         </w:t>
      </w:r>
    </w:p>
    <w:p w:rsidR="00000000" w:rsidRPr="00B46272" w:rsidP="00B46272">
      <w:pPr>
        <w:numPr>
          <w:ilvl w:val="255"/>
          <w:numId w:val="0"/>
        </w:numPr>
        <w:tabs>
          <w:tab w:val="left" w:pos="740"/>
        </w:tabs>
        <w:adjustRightInd w:val="0"/>
        <w:snapToGrid w:val="0"/>
        <w:spacing w:line="400" w:lineRule="exact"/>
        <w:rPr>
          <w:rFonts w:ascii="宋体" w:hAnsi="宋体"/>
          <w:iCs/>
          <w:szCs w:val="21"/>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强制采购       </w:t>
      </w:r>
      <w:r w:rsidRPr="00B46272">
        <w:rPr>
          <w:rFonts w:ascii="Wingdings" w:hAnsi="Wingdings" w:hint="eastAsia"/>
          <w:iCs/>
          <w:szCs w:val="21"/>
        </w:rPr>
        <w:t>¨</w:t>
      </w:r>
      <w:r w:rsidRPr="00B46272">
        <w:rPr>
          <w:rFonts w:ascii="宋体" w:hAnsi="宋体" w:hint="eastAsia"/>
          <w:iCs/>
          <w:szCs w:val="21"/>
        </w:rPr>
        <w:t xml:space="preserve">优先采购    </w:t>
      </w:r>
    </w:p>
    <w:p w:rsidR="00000000" w:rsidRPr="00B46272" w:rsidP="00B46272">
      <w:pPr>
        <w:autoSpaceDE w:val="0"/>
        <w:autoSpaceDN w:val="0"/>
        <w:adjustRightInd w:val="0"/>
        <w:spacing w:line="400" w:lineRule="exact"/>
        <w:ind w:firstLine="420"/>
        <w:rPr>
          <w:rFonts w:ascii="宋体" w:eastAsia="华文楷体" w:hAnsi="宋体" w:cs="华文楷体"/>
          <w:szCs w:val="21"/>
        </w:rPr>
      </w:pPr>
      <w:r w:rsidRPr="00B46272">
        <w:rPr>
          <w:rFonts w:ascii="宋体" w:hAnsi="宋体" w:hint="eastAsia"/>
          <w:szCs w:val="21"/>
        </w:rPr>
        <w:t xml:space="preserve">     </w:t>
      </w:r>
      <w:r w:rsidRPr="00B46272">
        <w:rPr>
          <w:rFonts w:ascii="Wingdings" w:hAnsi="Wingdings" w:hint="eastAsia"/>
          <w:szCs w:val="21"/>
        </w:rPr>
        <w:t>¨</w:t>
      </w:r>
      <w:r w:rsidRPr="00B46272">
        <w:rPr>
          <w:rFonts w:ascii="宋体" w:hAnsi="宋体" w:hint="eastAsia"/>
          <w:szCs w:val="21"/>
        </w:rPr>
        <w:t>否</w:t>
      </w:r>
    </w:p>
    <w:p w:rsidR="00000000" w:rsidRPr="00B46272" w:rsidP="00B46272">
      <w:pPr>
        <w:numPr>
          <w:ilvl w:val="255"/>
          <w:numId w:val="0"/>
        </w:numPr>
        <w:adjustRightInd w:val="0"/>
        <w:snapToGrid w:val="0"/>
        <w:spacing w:line="400" w:lineRule="exact"/>
        <w:rPr>
          <w:rFonts w:ascii="宋体" w:hAnsi="宋体"/>
          <w:szCs w:val="21"/>
        </w:rPr>
      </w:pPr>
      <w:r w:rsidRPr="00B46272">
        <w:rPr>
          <w:rFonts w:ascii="宋体" w:hAnsi="宋体" w:hint="eastAsia"/>
          <w:szCs w:val="21"/>
        </w:rPr>
        <w:t xml:space="preserve">    （1</w:t>
      </w:r>
      <w:r w:rsidRPr="00B46272">
        <w:rPr>
          <w:rFonts w:ascii="宋体" w:hAnsi="宋体"/>
          <w:szCs w:val="21"/>
        </w:rPr>
        <w:t>1</w:t>
      </w:r>
      <w:r w:rsidRPr="00B46272">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000000" w:rsidRPr="00B46272" w:rsidP="00B46272">
      <w:pPr>
        <w:numPr>
          <w:ilvl w:val="255"/>
          <w:numId w:val="0"/>
        </w:numPr>
        <w:adjustRightInd w:val="0"/>
        <w:snapToGrid w:val="0"/>
        <w:spacing w:line="400" w:lineRule="exact"/>
        <w:ind w:firstLine="840" w:firstLineChars="400"/>
        <w:rPr>
          <w:rFonts w:ascii="宋体" w:hAnsi="宋体"/>
          <w:szCs w:val="21"/>
        </w:rPr>
      </w:pPr>
      <w:r w:rsidRPr="00B46272">
        <w:rPr>
          <w:rFonts w:ascii="Wingdings" w:hAnsi="Wingdings" w:hint="eastAsia"/>
          <w:szCs w:val="21"/>
        </w:rPr>
        <w:t>¨</w:t>
      </w:r>
      <w:r w:rsidRPr="00B46272">
        <w:rPr>
          <w:rFonts w:ascii="宋体" w:hAnsi="宋体" w:hint="eastAsia"/>
          <w:szCs w:val="21"/>
        </w:rPr>
        <w:t xml:space="preserve">是       </w:t>
      </w:r>
      <w:r w:rsidRPr="00B46272">
        <w:rPr>
          <w:rFonts w:ascii="Wingdings" w:hAnsi="Wingdings" w:hint="eastAsia"/>
          <w:szCs w:val="21"/>
        </w:rPr>
        <w:t>¨</w:t>
      </w:r>
      <w:r w:rsidRPr="00B46272">
        <w:rPr>
          <w:rFonts w:ascii="宋体" w:hAnsi="宋体" w:hint="eastAsia"/>
          <w:szCs w:val="21"/>
        </w:rPr>
        <w:t xml:space="preserve">否      </w:t>
      </w:r>
      <w:r w:rsidRPr="00B46272">
        <w:rPr>
          <w:rFonts w:ascii="Wingdings" w:hAnsi="Wingdings" w:hint="eastAsia"/>
          <w:szCs w:val="21"/>
        </w:rPr>
        <w:t>¨</w:t>
      </w:r>
      <w:r w:rsidRPr="00B46272">
        <w:rPr>
          <w:rFonts w:ascii="宋体" w:hAnsi="宋体" w:hint="eastAsia"/>
          <w:szCs w:val="21"/>
        </w:rPr>
        <w:t>不涉及</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合同金额</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（1）合同金额小写：</w:t>
      </w:r>
      <w:r w:rsidRPr="00B46272">
        <w:rPr>
          <w:rFonts w:ascii="宋体" w:hAnsi="宋体" w:hint="eastAsia"/>
          <w:szCs w:val="21"/>
          <w:u w:val="single"/>
        </w:rPr>
        <w:t xml:space="preserve">                           </w:t>
      </w:r>
    </w:p>
    <w:p w:rsidR="00000000" w:rsidRPr="00B46272" w:rsidP="00B46272">
      <w:pPr>
        <w:adjustRightInd w:val="0"/>
        <w:snapToGrid w:val="0"/>
        <w:spacing w:line="400" w:lineRule="exact"/>
        <w:rPr>
          <w:rFonts w:ascii="宋体" w:hAnsi="宋体"/>
          <w:szCs w:val="21"/>
          <w:u w:val="single"/>
        </w:rPr>
      </w:pPr>
      <w:r w:rsidRPr="00B46272">
        <w:rPr>
          <w:rFonts w:ascii="宋体" w:hAnsi="宋体" w:hint="eastAsia"/>
          <w:szCs w:val="21"/>
        </w:rPr>
        <w:t xml:space="preserve">                 大写：</w:t>
      </w:r>
      <w:r w:rsidRPr="00B46272">
        <w:rPr>
          <w:rFonts w:ascii="宋体" w:hAnsi="宋体" w:hint="eastAsia"/>
          <w:szCs w:val="21"/>
          <w:u w:val="single"/>
        </w:rPr>
        <w:t xml:space="preserve">                           </w:t>
      </w:r>
    </w:p>
    <w:p w:rsidR="00000000" w:rsidRPr="00B46272" w:rsidP="00B46272">
      <w:pPr>
        <w:adjustRightInd w:val="0"/>
        <w:snapToGrid w:val="0"/>
        <w:spacing w:line="400" w:lineRule="exact"/>
        <w:rPr>
          <w:rFonts w:ascii="宋体" w:hAnsi="宋体"/>
          <w:szCs w:val="21"/>
        </w:rPr>
      </w:pPr>
      <w:r w:rsidRPr="00B46272">
        <w:rPr>
          <w:rFonts w:ascii="宋体" w:hAnsi="宋体" w:hint="eastAsia"/>
          <w:szCs w:val="21"/>
        </w:rPr>
        <w:t xml:space="preserve">         分包金额（如有）小写：</w:t>
      </w:r>
      <w:r w:rsidRPr="00B46272">
        <w:rPr>
          <w:rFonts w:ascii="宋体" w:hAnsi="宋体" w:hint="eastAsia"/>
          <w:szCs w:val="21"/>
          <w:u w:val="single"/>
        </w:rPr>
        <w:t xml:space="preserve">                   </w:t>
      </w:r>
    </w:p>
    <w:p w:rsidR="00000000" w:rsidRPr="00B46272" w:rsidP="00B46272">
      <w:pPr>
        <w:adjustRightInd w:val="0"/>
        <w:snapToGrid w:val="0"/>
        <w:spacing w:line="400" w:lineRule="exact"/>
        <w:rPr>
          <w:rFonts w:ascii="宋体" w:hAnsi="宋体"/>
          <w:szCs w:val="21"/>
          <w:u w:val="single"/>
        </w:rPr>
      </w:pPr>
      <w:r w:rsidRPr="00B46272">
        <w:rPr>
          <w:rFonts w:ascii="宋体" w:hAnsi="宋体" w:hint="eastAsia"/>
          <w:szCs w:val="21"/>
        </w:rPr>
        <w:t xml:space="preserve">                     大写：</w:t>
      </w:r>
      <w:r w:rsidRPr="00B46272">
        <w:rPr>
          <w:rFonts w:ascii="宋体" w:hAnsi="宋体" w:hint="eastAsia"/>
          <w:szCs w:val="21"/>
          <w:u w:val="single"/>
        </w:rPr>
        <w:t xml:space="preserve">                       </w:t>
      </w:r>
    </w:p>
    <w:p w:rsidR="00000000" w:rsidRPr="00B46272" w:rsidP="00B46272">
      <w:pPr>
        <w:adjustRightInd w:val="0"/>
        <w:snapToGrid w:val="0"/>
        <w:spacing w:line="400" w:lineRule="exact"/>
        <w:rPr>
          <w:rFonts w:ascii="宋体" w:hAnsi="宋体"/>
          <w:szCs w:val="21"/>
        </w:rPr>
      </w:pPr>
      <w:r w:rsidRPr="00B46272">
        <w:rPr>
          <w:rFonts w:ascii="宋体" w:hAnsi="宋体" w:hint="eastAsia"/>
          <w:szCs w:val="21"/>
        </w:rPr>
        <w:t xml:space="preserve">    （注：固定单价合同应填写单价和最高限价）</w:t>
      </w:r>
    </w:p>
    <w:p w:rsidR="00000000" w:rsidRPr="00B46272" w:rsidP="00B46272">
      <w:pPr>
        <w:numPr>
          <w:ilvl w:val="255"/>
          <w:numId w:val="0"/>
        </w:numPr>
        <w:adjustRightInd w:val="0"/>
        <w:snapToGrid w:val="0"/>
        <w:spacing w:line="400" w:lineRule="exact"/>
        <w:rPr>
          <w:rFonts w:ascii="宋体" w:hAnsi="宋体"/>
          <w:szCs w:val="21"/>
        </w:rPr>
      </w:pPr>
      <w:r w:rsidRPr="00B46272">
        <w:rPr>
          <w:rFonts w:ascii="宋体" w:hAnsi="宋体" w:hint="eastAsia"/>
          <w:szCs w:val="21"/>
        </w:rPr>
        <w:t xml:space="preserve">    （2）合同定价方式（采用组合定价方式的，可以勾选多项）：</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iCs/>
          <w:szCs w:val="21"/>
        </w:rPr>
        <w:t xml:space="preserve">  </w:t>
      </w:r>
      <w:r w:rsidRPr="00B46272">
        <w:rPr>
          <w:rFonts w:ascii="Wingdings" w:hAnsi="Wingdings" w:hint="eastAsia"/>
          <w:iCs/>
          <w:szCs w:val="21"/>
        </w:rPr>
        <w:t>¨</w:t>
      </w:r>
      <w:r w:rsidRPr="00B46272">
        <w:rPr>
          <w:rFonts w:ascii="宋体" w:hAnsi="宋体" w:hint="eastAsia"/>
          <w:iCs/>
          <w:szCs w:val="21"/>
        </w:rPr>
        <w:t xml:space="preserve">固定总价 </w:t>
      </w:r>
      <w:r w:rsidRPr="00B46272">
        <w:rPr>
          <w:rFonts w:ascii="Wingdings" w:hAnsi="Wingdings" w:hint="eastAsia"/>
          <w:iCs/>
          <w:szCs w:val="21"/>
        </w:rPr>
        <w:t>¨</w:t>
      </w:r>
      <w:r w:rsidRPr="00B46272">
        <w:rPr>
          <w:rFonts w:ascii="宋体" w:hAnsi="宋体" w:hint="eastAsia"/>
          <w:iCs/>
          <w:szCs w:val="21"/>
        </w:rPr>
        <w:t xml:space="preserve">固定单价 </w:t>
      </w:r>
      <w:r w:rsidRPr="00B46272">
        <w:rPr>
          <w:rFonts w:ascii="Wingdings" w:hAnsi="Wingdings" w:hint="eastAsia"/>
          <w:iCs/>
          <w:szCs w:val="21"/>
        </w:rPr>
        <w:t>¨</w:t>
      </w:r>
      <w:r w:rsidRPr="00B46272">
        <w:rPr>
          <w:rFonts w:ascii="宋体" w:hAnsi="宋体" w:hint="eastAsia"/>
          <w:iCs/>
          <w:szCs w:val="21"/>
        </w:rPr>
        <w:t xml:space="preserve">固定费率 </w:t>
      </w:r>
      <w:r w:rsidRPr="00B46272">
        <w:rPr>
          <w:rFonts w:ascii="Wingdings" w:hAnsi="Wingdings" w:hint="eastAsia"/>
          <w:iCs/>
          <w:szCs w:val="21"/>
        </w:rPr>
        <w:t>¨</w:t>
      </w:r>
      <w:r w:rsidRPr="00B46272">
        <w:rPr>
          <w:rFonts w:ascii="宋体" w:hAnsi="宋体" w:hint="eastAsia"/>
          <w:iCs/>
          <w:szCs w:val="21"/>
        </w:rPr>
        <w:t xml:space="preserve">成本补偿 </w:t>
      </w:r>
      <w:r w:rsidRPr="00B46272">
        <w:rPr>
          <w:rFonts w:ascii="Wingdings" w:hAnsi="Wingdings" w:hint="eastAsia"/>
          <w:iCs/>
          <w:szCs w:val="21"/>
        </w:rPr>
        <w:t>¨</w:t>
      </w:r>
      <w:r w:rsidRPr="00B46272">
        <w:rPr>
          <w:rFonts w:ascii="宋体" w:hAnsi="宋体" w:hint="eastAsia"/>
          <w:iCs/>
          <w:szCs w:val="21"/>
        </w:rPr>
        <w:t xml:space="preserve">绩效激励 </w:t>
      </w:r>
      <w:r w:rsidRPr="00B46272">
        <w:rPr>
          <w:rFonts w:ascii="Wingdings" w:hAnsi="Wingdings" w:hint="eastAsia"/>
          <w:iCs/>
          <w:szCs w:val="21"/>
        </w:rPr>
        <w:t>¨</w:t>
      </w:r>
      <w:r w:rsidRPr="00B46272">
        <w:rPr>
          <w:rFonts w:ascii="宋体" w:hAnsi="宋体" w:hint="eastAsia"/>
          <w:iCs/>
          <w:szCs w:val="21"/>
        </w:rPr>
        <w:t>其他</w:t>
      </w:r>
      <w:r w:rsidRPr="00B46272">
        <w:rPr>
          <w:rFonts w:ascii="宋体" w:hAnsi="宋体" w:hint="eastAsia"/>
          <w:szCs w:val="21"/>
          <w:u w:val="single"/>
        </w:rPr>
        <w:t xml:space="preserve">       </w:t>
      </w:r>
    </w:p>
    <w:p w:rsidR="00000000" w:rsidRPr="00B46272" w:rsidP="00B46272">
      <w:pPr>
        <w:spacing w:line="400" w:lineRule="exact"/>
        <w:ind w:firstLine="420" w:firstLineChars="200"/>
        <w:rPr>
          <w:szCs w:val="21"/>
        </w:rPr>
      </w:pPr>
      <w:r w:rsidRPr="00B46272">
        <w:rPr>
          <w:rFonts w:ascii="宋体" w:hAnsi="宋体" w:hint="eastAsia"/>
          <w:szCs w:val="21"/>
        </w:rPr>
        <w:t>（3）付款方式（按项目实际勾选填写）：</w:t>
      </w:r>
    </w:p>
    <w:p w:rsidR="00000000" w:rsidRPr="00B46272" w:rsidP="00B46272">
      <w:pPr>
        <w:adjustRightInd w:val="0"/>
        <w:snapToGrid w:val="0"/>
        <w:spacing w:line="400" w:lineRule="exact"/>
        <w:ind w:firstLine="630" w:firstLineChars="300"/>
        <w:rPr>
          <w:rFonts w:ascii="宋体" w:hAnsi="宋体"/>
          <w:szCs w:val="21"/>
          <w:u w:val="single"/>
        </w:rPr>
      </w:pPr>
      <w:r w:rsidRPr="00B46272">
        <w:rPr>
          <w:rFonts w:ascii="Wingdings" w:hAnsi="Wingdings" w:hint="eastAsia"/>
          <w:szCs w:val="21"/>
        </w:rPr>
        <w:t>¨</w:t>
      </w:r>
      <w:r w:rsidRPr="00B46272">
        <w:rPr>
          <w:rFonts w:ascii="宋体" w:hAnsi="宋体" w:hint="eastAsia"/>
          <w:szCs w:val="21"/>
        </w:rPr>
        <w:t>全额付款：</w:t>
      </w:r>
      <w:r w:rsidRPr="00B46272">
        <w:rPr>
          <w:rFonts w:ascii="宋体" w:hAnsi="宋体" w:hint="eastAsia"/>
          <w:szCs w:val="21"/>
          <w:u w:val="single"/>
        </w:rPr>
        <w:t xml:space="preserve">     （应明确一次性支付合同款项的条件）                    </w:t>
      </w:r>
    </w:p>
    <w:p w:rsidR="00000000" w:rsidRPr="00B46272" w:rsidP="00B46272">
      <w:pPr>
        <w:snapToGrid w:val="0"/>
        <w:spacing w:line="400" w:lineRule="exact"/>
        <w:ind w:firstLine="630" w:firstLineChars="300"/>
      </w:pPr>
      <w:r w:rsidRPr="00B46272">
        <w:rPr>
          <w:rFonts w:ascii="Wingdings" w:hAnsi="Wingdings" w:hint="eastAsia"/>
          <w:szCs w:val="21"/>
        </w:rPr>
        <w:t>¨</w:t>
      </w:r>
      <w:r w:rsidRPr="00B46272">
        <w:rPr>
          <w:rFonts w:ascii="宋体" w:hAnsi="宋体" w:hint="eastAsia"/>
          <w:szCs w:val="21"/>
        </w:rPr>
        <w:t>分期付款：</w:t>
      </w:r>
      <w:r w:rsidRPr="00B46272">
        <w:rPr>
          <w:rFonts w:ascii="宋体" w:hAnsi="宋体" w:hint="eastAsia"/>
          <w:szCs w:val="21"/>
          <w:u w:val="single"/>
        </w:rPr>
        <w:t xml:space="preserve">  （应明确分期支付合同款项的各期比例和支付条件，各期支付条件应与分期履约验收情况挂钩） </w:t>
      </w:r>
      <w:r w:rsidRPr="00B46272">
        <w:rPr>
          <w:rFonts w:ascii="宋体" w:hAnsi="宋体" w:hint="eastAsia"/>
          <w:szCs w:val="21"/>
        </w:rPr>
        <w:t>，其中涉及预付款的：</w:t>
      </w:r>
      <w:r w:rsidRPr="00B46272">
        <w:rPr>
          <w:rFonts w:ascii="宋体" w:hAnsi="宋体" w:hint="eastAsia"/>
          <w:szCs w:val="21"/>
          <w:u w:val="single"/>
        </w:rPr>
        <w:t xml:space="preserve"> （应明确预付款的支付比例和支付条件） </w:t>
      </w:r>
    </w:p>
    <w:p w:rsidR="00000000" w:rsidRPr="00B46272" w:rsidP="00B46272">
      <w:pPr>
        <w:adjustRightInd w:val="0"/>
        <w:snapToGrid w:val="0"/>
        <w:spacing w:line="400" w:lineRule="exact"/>
        <w:ind w:firstLine="630" w:firstLineChars="300"/>
        <w:rPr>
          <w:rFonts w:ascii="宋体" w:hAnsi="宋体"/>
          <w:szCs w:val="21"/>
          <w:u w:val="single"/>
        </w:rPr>
      </w:pPr>
      <w:r w:rsidRPr="00B46272">
        <w:rPr>
          <w:rFonts w:ascii="Wingdings" w:hAnsi="Wingdings" w:hint="eastAsia"/>
          <w:szCs w:val="21"/>
        </w:rPr>
        <w:t>¨</w:t>
      </w:r>
      <w:r w:rsidRPr="00B46272">
        <w:rPr>
          <w:rFonts w:ascii="宋体" w:hAnsi="宋体" w:hint="eastAsia"/>
          <w:szCs w:val="21"/>
        </w:rPr>
        <w:t>成本补偿：</w:t>
      </w:r>
      <w:r w:rsidRPr="00B46272">
        <w:rPr>
          <w:rFonts w:ascii="宋体" w:hAnsi="宋体" w:hint="eastAsia"/>
          <w:szCs w:val="21"/>
          <w:u w:val="single"/>
        </w:rPr>
        <w:t xml:space="preserve">      （应明确按照成本补偿方式的支付方式和支付条件）   </w:t>
      </w:r>
    </w:p>
    <w:p w:rsidR="00000000" w:rsidRPr="00B46272" w:rsidP="00B46272">
      <w:pPr>
        <w:adjustRightInd w:val="0"/>
        <w:snapToGrid w:val="0"/>
        <w:spacing w:line="400" w:lineRule="exact"/>
        <w:ind w:firstLine="630" w:firstLineChars="300"/>
        <w:rPr>
          <w:rFonts w:ascii="宋体" w:hAnsi="宋体"/>
          <w:szCs w:val="21"/>
        </w:rPr>
      </w:pPr>
      <w:r w:rsidRPr="00B46272">
        <w:rPr>
          <w:rFonts w:ascii="Wingdings" w:hAnsi="Wingdings" w:hint="eastAsia"/>
          <w:szCs w:val="21"/>
        </w:rPr>
        <w:t>¨</w:t>
      </w:r>
      <w:r w:rsidRPr="00B46272">
        <w:rPr>
          <w:rFonts w:ascii="宋体" w:hAnsi="宋体" w:hint="eastAsia"/>
          <w:szCs w:val="21"/>
        </w:rPr>
        <w:t>绩效激励：</w:t>
      </w:r>
      <w:r w:rsidRPr="00B46272">
        <w:rPr>
          <w:rFonts w:ascii="宋体" w:hAnsi="宋体" w:hint="eastAsia"/>
          <w:szCs w:val="21"/>
          <w:u w:val="single"/>
        </w:rPr>
        <w:t xml:space="preserve">      （应明确按照绩效激励方式的支付方式和支付条件）   </w:t>
      </w:r>
    </w:p>
    <w:p w:rsidR="00000000" w:rsidRPr="00B46272" w:rsidP="00B46272">
      <w:pPr>
        <w:numPr>
          <w:ilvl w:val="0"/>
          <w:numId w:val="5"/>
        </w:numPr>
        <w:adjustRightInd w:val="0"/>
        <w:snapToGrid w:val="0"/>
        <w:spacing w:line="400" w:lineRule="exact"/>
        <w:ind w:firstLine="420" w:firstLineChars="200"/>
        <w:rPr>
          <w:rFonts w:ascii="宋体" w:hAnsi="宋体"/>
          <w:b/>
          <w:szCs w:val="21"/>
          <w:u w:val="single"/>
        </w:rPr>
      </w:pPr>
      <w:r w:rsidRPr="00B46272">
        <w:rPr>
          <w:rFonts w:ascii="宋体" w:hAnsi="宋体" w:hint="eastAsia"/>
          <w:b/>
          <w:szCs w:val="21"/>
        </w:rPr>
        <w:t>合同履行</w:t>
      </w:r>
    </w:p>
    <w:p w:rsidR="00000000" w:rsidRPr="00B46272" w:rsidP="00B46272">
      <w:pPr>
        <w:adjustRightInd w:val="0"/>
        <w:snapToGrid w:val="0"/>
        <w:spacing w:line="400" w:lineRule="exact"/>
        <w:ind w:firstLine="420" w:firstLineChars="200"/>
        <w:rPr>
          <w:rFonts w:ascii="宋体" w:hAnsi="宋体" w:cs="宋体"/>
          <w:szCs w:val="21"/>
        </w:rPr>
      </w:pPr>
      <w:r w:rsidRPr="00B46272">
        <w:rPr>
          <w:rFonts w:ascii="宋体" w:hAnsi="宋体" w:cs="宋体" w:hint="eastAsia"/>
          <w:szCs w:val="21"/>
        </w:rPr>
        <w:t>（1）起始日期：</w:t>
      </w:r>
      <w:r w:rsidRPr="00B46272">
        <w:rPr>
          <w:rFonts w:ascii="宋体" w:hAnsi="宋体" w:cs="宋体" w:hint="eastAsia"/>
          <w:szCs w:val="21"/>
          <w:u w:val="single"/>
        </w:rPr>
        <w:t xml:space="preserve">    </w:t>
      </w:r>
      <w:r w:rsidRPr="00B46272">
        <w:rPr>
          <w:rFonts w:ascii="宋体" w:hAnsi="宋体" w:cs="宋体" w:hint="eastAsia"/>
          <w:szCs w:val="21"/>
        </w:rPr>
        <w:t>年</w:t>
      </w:r>
      <w:r w:rsidRPr="00B46272">
        <w:rPr>
          <w:rFonts w:ascii="宋体" w:hAnsi="宋体" w:cs="宋体" w:hint="eastAsia"/>
          <w:szCs w:val="21"/>
          <w:u w:val="single"/>
        </w:rPr>
        <w:t xml:space="preserve">   </w:t>
      </w:r>
      <w:r w:rsidRPr="00B46272">
        <w:rPr>
          <w:rFonts w:ascii="宋体" w:hAnsi="宋体" w:cs="宋体" w:hint="eastAsia"/>
          <w:szCs w:val="21"/>
        </w:rPr>
        <w:t>月</w:t>
      </w:r>
      <w:r w:rsidRPr="00B46272">
        <w:rPr>
          <w:rFonts w:ascii="宋体" w:hAnsi="宋体" w:cs="宋体" w:hint="eastAsia"/>
          <w:szCs w:val="21"/>
          <w:u w:val="single"/>
        </w:rPr>
        <w:t xml:space="preserve">   </w:t>
      </w:r>
      <w:r w:rsidRPr="00B46272">
        <w:rPr>
          <w:rFonts w:ascii="宋体" w:hAnsi="宋体" w:cs="宋体" w:hint="eastAsia"/>
          <w:szCs w:val="21"/>
        </w:rPr>
        <w:t>日，完成日期：</w:t>
      </w:r>
      <w:r w:rsidRPr="00B46272">
        <w:rPr>
          <w:rFonts w:ascii="宋体" w:hAnsi="宋体" w:cs="宋体" w:hint="eastAsia"/>
          <w:szCs w:val="21"/>
          <w:u w:val="single"/>
        </w:rPr>
        <w:t xml:space="preserve">    </w:t>
      </w:r>
      <w:r w:rsidRPr="00B46272">
        <w:rPr>
          <w:rFonts w:ascii="宋体" w:hAnsi="宋体" w:cs="宋体" w:hint="eastAsia"/>
          <w:szCs w:val="21"/>
        </w:rPr>
        <w:t>年</w:t>
      </w:r>
      <w:r w:rsidRPr="00B46272">
        <w:rPr>
          <w:rFonts w:ascii="宋体" w:hAnsi="宋体" w:cs="宋体" w:hint="eastAsia"/>
          <w:szCs w:val="21"/>
          <w:u w:val="single"/>
        </w:rPr>
        <w:t xml:space="preserve">   </w:t>
      </w:r>
      <w:r w:rsidRPr="00B46272">
        <w:rPr>
          <w:rFonts w:ascii="宋体" w:hAnsi="宋体" w:cs="宋体" w:hint="eastAsia"/>
          <w:szCs w:val="21"/>
        </w:rPr>
        <w:t>月</w:t>
      </w:r>
      <w:r w:rsidRPr="00B46272">
        <w:rPr>
          <w:rFonts w:ascii="宋体" w:hAnsi="宋体" w:cs="宋体" w:hint="eastAsia"/>
          <w:szCs w:val="21"/>
          <w:u w:val="single"/>
        </w:rPr>
        <w:t xml:space="preserve">   </w:t>
      </w:r>
      <w:r w:rsidRPr="00B46272">
        <w:rPr>
          <w:rFonts w:ascii="宋体" w:hAnsi="宋体" w:cs="宋体" w:hint="eastAsia"/>
          <w:szCs w:val="21"/>
        </w:rPr>
        <w:t>日。</w:t>
      </w:r>
    </w:p>
    <w:p w:rsidR="00000000" w:rsidRPr="00B46272" w:rsidP="00B46272">
      <w:pPr>
        <w:adjustRightInd w:val="0"/>
        <w:snapToGrid w:val="0"/>
        <w:spacing w:line="400" w:lineRule="exact"/>
        <w:ind w:firstLine="420" w:firstLineChars="200"/>
        <w:rPr>
          <w:rFonts w:ascii="宋体" w:hAnsi="宋体" w:cs="宋体"/>
          <w:szCs w:val="21"/>
          <w:u w:val="single"/>
        </w:rPr>
      </w:pPr>
      <w:r w:rsidRPr="00B46272">
        <w:rPr>
          <w:rFonts w:ascii="宋体" w:hAnsi="宋体" w:cs="宋体" w:hint="eastAsia"/>
          <w:szCs w:val="21"/>
        </w:rPr>
        <w:t>（2）履约地点</w:t>
      </w:r>
      <w:r w:rsidRPr="00B46272">
        <w:rPr>
          <w:rFonts w:ascii="宋体" w:hAnsi="宋体" w:cs="宋体" w:hint="eastAsia"/>
          <w:bCs/>
          <w:szCs w:val="21"/>
        </w:rPr>
        <w:t>：</w:t>
      </w:r>
      <w:r w:rsidRPr="00B46272">
        <w:rPr>
          <w:rFonts w:ascii="宋体" w:hAnsi="宋体" w:cs="宋体" w:hint="eastAsia"/>
          <w:szCs w:val="21"/>
          <w:u w:val="single"/>
        </w:rPr>
        <w:t xml:space="preserve">                             </w:t>
      </w:r>
    </w:p>
    <w:p w:rsidR="00000000" w:rsidRPr="00B46272" w:rsidP="00B46272">
      <w:pPr>
        <w:adjustRightInd w:val="0"/>
        <w:snapToGrid w:val="0"/>
        <w:spacing w:line="400" w:lineRule="exact"/>
        <w:ind w:firstLine="420" w:firstLineChars="200"/>
        <w:rPr>
          <w:rFonts w:ascii="宋体" w:hAnsi="宋体" w:cs="宋体"/>
          <w:szCs w:val="21"/>
        </w:rPr>
      </w:pPr>
      <w:r w:rsidRPr="00B46272">
        <w:rPr>
          <w:rFonts w:ascii="宋体" w:hAnsi="宋体" w:cs="宋体" w:hint="eastAsia"/>
          <w:bCs/>
          <w:szCs w:val="21"/>
        </w:rPr>
        <w:t>（3）履约担保：</w:t>
      </w:r>
      <w:r w:rsidRPr="00B46272">
        <w:rPr>
          <w:rFonts w:ascii="宋体" w:hAnsi="宋体" w:cs="宋体" w:hint="eastAsia"/>
        </w:rPr>
        <w:t>是否收取履约保证金：</w:t>
      </w:r>
      <w:r w:rsidRPr="00B46272">
        <w:rPr>
          <w:rFonts w:ascii="Wingdings" w:hAnsi="Wingdings" w:cs="宋体" w:hint="eastAsia"/>
          <w:szCs w:val="21"/>
        </w:rPr>
        <w:t>¨</w:t>
      </w:r>
      <w:r w:rsidRPr="00B46272">
        <w:rPr>
          <w:rFonts w:ascii="宋体" w:hAnsi="宋体" w:cs="宋体" w:hint="eastAsia"/>
          <w:szCs w:val="21"/>
        </w:rPr>
        <w:t xml:space="preserve">是    </w:t>
      </w:r>
      <w:r w:rsidRPr="00B46272">
        <w:rPr>
          <w:rFonts w:ascii="Wingdings" w:hAnsi="Wingdings" w:cs="宋体" w:hint="eastAsia"/>
          <w:szCs w:val="21"/>
        </w:rPr>
        <w:t>¨</w:t>
      </w:r>
      <w:r w:rsidRPr="00B46272">
        <w:rPr>
          <w:rFonts w:ascii="宋体" w:hAnsi="宋体" w:cs="宋体" w:hint="eastAsia"/>
          <w:szCs w:val="21"/>
        </w:rPr>
        <w:t>否</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eastAsia="华文楷体" w:hAnsi="宋体" w:cs="宋体" w:hint="eastAsia"/>
          <w:bCs/>
          <w:sz w:val="22"/>
          <w:szCs w:val="21"/>
        </w:rPr>
        <w:t xml:space="preserve">  </w:t>
      </w:r>
      <w:r w:rsidRPr="00B46272">
        <w:rPr>
          <w:rFonts w:ascii="宋体" w:hAnsi="宋体" w:cs="宋体" w:hint="eastAsia"/>
          <w:szCs w:val="21"/>
        </w:rPr>
        <w:t xml:space="preserve">  收取履约保证金形式：</w:t>
      </w:r>
      <w:r w:rsidRPr="00B46272">
        <w:rPr>
          <w:rFonts w:ascii="宋体" w:hAnsi="宋体" w:cs="宋体" w:hint="eastAsia"/>
          <w:bCs/>
          <w:szCs w:val="21"/>
          <w:u w:val="single"/>
        </w:rPr>
        <w:t xml:space="preserve">                            </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 xml:space="preserve">    收取履约保证金金额：</w:t>
      </w:r>
      <w:r w:rsidRPr="00B46272">
        <w:rPr>
          <w:rFonts w:ascii="宋体" w:hAnsi="宋体" w:cs="宋体" w:hint="eastAsia"/>
          <w:bCs/>
          <w:szCs w:val="21"/>
          <w:u w:val="single"/>
        </w:rPr>
        <w:t xml:space="preserve">                            </w:t>
      </w:r>
    </w:p>
    <w:p w:rsidR="00000000" w:rsidRPr="00B46272" w:rsidP="00B46272">
      <w:pPr>
        <w:snapToGrid w:val="0"/>
        <w:spacing w:line="400" w:lineRule="exact"/>
        <w:ind w:firstLine="420" w:firstLineChars="200"/>
        <w:rPr>
          <w:rFonts w:ascii="宋体" w:hAnsi="宋体" w:cs="宋体"/>
        </w:rPr>
      </w:pPr>
      <w:r w:rsidRPr="00B46272">
        <w:rPr>
          <w:rFonts w:ascii="宋体" w:hAnsi="宋体" w:cs="宋体" w:hint="eastAsia"/>
          <w:bCs/>
          <w:szCs w:val="21"/>
        </w:rPr>
        <w:t xml:space="preserve">    履约担保期限：</w:t>
      </w:r>
      <w:r w:rsidRPr="00B46272">
        <w:rPr>
          <w:rFonts w:ascii="宋体" w:hAnsi="宋体" w:cs="宋体" w:hint="eastAsia"/>
          <w:bCs/>
          <w:szCs w:val="21"/>
          <w:u w:val="single"/>
        </w:rPr>
        <w:t xml:space="preserve">                                  </w:t>
      </w:r>
    </w:p>
    <w:p w:rsidR="00000000" w:rsidRPr="00B46272" w:rsidP="00B46272">
      <w:pPr>
        <w:adjustRightInd w:val="0"/>
        <w:snapToGrid w:val="0"/>
        <w:spacing w:line="400" w:lineRule="exact"/>
        <w:ind w:firstLine="420" w:firstLineChars="200"/>
        <w:rPr>
          <w:rFonts w:ascii="宋体" w:hAnsi="宋体" w:cs="宋体"/>
          <w:bCs/>
          <w:szCs w:val="21"/>
        </w:rPr>
      </w:pPr>
      <w:r w:rsidRPr="00B46272">
        <w:rPr>
          <w:rFonts w:ascii="宋体" w:hAnsi="宋体" w:cs="宋体" w:hint="eastAsia"/>
          <w:bCs/>
          <w:szCs w:val="21"/>
        </w:rPr>
        <w:t>（4）分期履行要求：</w:t>
      </w:r>
      <w:r w:rsidRPr="00B46272">
        <w:rPr>
          <w:rFonts w:ascii="宋体" w:hAnsi="宋体" w:cs="宋体" w:hint="eastAsia"/>
          <w:bCs/>
          <w:szCs w:val="21"/>
          <w:u w:val="single"/>
        </w:rPr>
        <w:t xml:space="preserve">                                                        </w:t>
      </w:r>
    </w:p>
    <w:p w:rsidR="00000000" w:rsidRPr="00B46272" w:rsidP="00B46272">
      <w:pPr>
        <w:adjustRightInd w:val="0"/>
        <w:snapToGrid w:val="0"/>
        <w:spacing w:line="400" w:lineRule="exact"/>
        <w:ind w:firstLine="420" w:firstLineChars="200"/>
        <w:rPr>
          <w:rFonts w:ascii="宋体" w:hAnsi="宋体" w:cs="宋体"/>
          <w:szCs w:val="21"/>
          <w:u w:val="single"/>
        </w:rPr>
      </w:pPr>
      <w:r w:rsidRPr="00B46272">
        <w:rPr>
          <w:rFonts w:ascii="宋体" w:hAnsi="宋体" w:cs="宋体" w:hint="eastAsia"/>
          <w:bCs/>
          <w:szCs w:val="21"/>
        </w:rPr>
        <w:t>（5）风险处置措施和替代方案：</w:t>
      </w:r>
      <w:r w:rsidRPr="00B46272">
        <w:rPr>
          <w:rFonts w:ascii="宋体" w:hAnsi="宋体" w:cs="宋体" w:hint="eastAsia"/>
          <w:color w:val="0000FF"/>
          <w:szCs w:val="21"/>
          <w:u w:val="single"/>
        </w:rPr>
        <w:t xml:space="preserve"> </w:t>
      </w:r>
      <w:r w:rsidRPr="00B46272">
        <w:rPr>
          <w:rFonts w:ascii="宋体" w:hAnsi="宋体" w:cs="宋体" w:hint="eastAsia"/>
          <w:color w:val="000000"/>
          <w:szCs w:val="21"/>
          <w:u w:val="single"/>
        </w:rPr>
        <w:t xml:space="preserve">              </w:t>
      </w:r>
      <w:r w:rsidRPr="00B46272">
        <w:rPr>
          <w:rFonts w:ascii="宋体" w:hAnsi="宋体" w:cs="宋体" w:hint="eastAsia"/>
          <w:szCs w:val="21"/>
          <w:u w:val="single"/>
        </w:rPr>
        <w:t xml:space="preserve">                                                </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合同验收</w:t>
      </w:r>
    </w:p>
    <w:p w:rsidR="00000000" w:rsidRPr="00B46272" w:rsidP="00B46272">
      <w:pPr>
        <w:numPr>
          <w:ilvl w:val="0"/>
          <w:numId w:val="7"/>
        </w:numPr>
        <w:adjustRightInd w:val="0"/>
        <w:snapToGrid w:val="0"/>
        <w:spacing w:line="400" w:lineRule="exact"/>
        <w:ind w:firstLine="420" w:firstLineChars="200"/>
        <w:rPr>
          <w:rFonts w:ascii="宋体" w:hAnsi="宋体"/>
          <w:bCs/>
          <w:szCs w:val="21"/>
        </w:rPr>
      </w:pPr>
      <w:r w:rsidRPr="00B46272">
        <w:rPr>
          <w:rFonts w:ascii="宋体" w:hAnsi="宋体" w:hint="eastAsia"/>
          <w:bCs/>
          <w:szCs w:val="21"/>
        </w:rPr>
        <w:t>验收组织方式：</w:t>
      </w:r>
      <w:r w:rsidRPr="00B46272">
        <w:rPr>
          <w:rFonts w:ascii="Wingdings" w:hAnsi="Wingdings" w:cs="宋体" w:hint="eastAsia"/>
          <w:szCs w:val="21"/>
        </w:rPr>
        <w:t>¨</w:t>
      </w:r>
      <w:r w:rsidRPr="00B46272">
        <w:rPr>
          <w:rFonts w:ascii="宋体" w:hAnsi="宋体" w:hint="eastAsia"/>
          <w:bCs/>
          <w:szCs w:val="21"/>
        </w:rPr>
        <w:t xml:space="preserve">自行组织 </w:t>
      </w:r>
      <w:r w:rsidRPr="00B46272">
        <w:rPr>
          <w:rFonts w:ascii="Wingdings" w:hAnsi="Wingdings" w:cs="宋体" w:hint="eastAsia"/>
          <w:szCs w:val="21"/>
        </w:rPr>
        <w:t>¨</w:t>
      </w:r>
      <w:r w:rsidRPr="00B46272">
        <w:rPr>
          <w:rFonts w:ascii="宋体" w:hAnsi="宋体" w:hint="eastAsia"/>
          <w:bCs/>
          <w:szCs w:val="21"/>
        </w:rPr>
        <w:t>委托第三方组织</w:t>
      </w:r>
    </w:p>
    <w:p w:rsidR="00000000" w:rsidRPr="00B46272" w:rsidP="00B46272">
      <w:pPr>
        <w:adjustRightInd w:val="0"/>
        <w:snapToGrid w:val="0"/>
        <w:spacing w:line="400" w:lineRule="exact"/>
        <w:rPr>
          <w:rFonts w:ascii="宋体" w:hAnsi="宋体"/>
          <w:bCs/>
          <w:szCs w:val="21"/>
        </w:rPr>
      </w:pPr>
      <w:r w:rsidRPr="00B46272">
        <w:rPr>
          <w:rFonts w:ascii="宋体" w:hAnsi="宋体" w:hint="eastAsia"/>
          <w:bCs/>
          <w:szCs w:val="21"/>
        </w:rPr>
        <w:t xml:space="preserve">         验收主体：</w:t>
      </w:r>
      <w:r w:rsidRPr="00B46272">
        <w:rPr>
          <w:rFonts w:ascii="宋体" w:hAnsi="宋体" w:hint="eastAsia"/>
          <w:bCs/>
          <w:szCs w:val="21"/>
          <w:u w:val="single"/>
        </w:rPr>
        <w:t xml:space="preserve">                  </w:t>
      </w:r>
    </w:p>
    <w:p w:rsidR="00000000" w:rsidRPr="00B46272" w:rsidP="00B46272">
      <w:pPr>
        <w:adjustRightInd w:val="0"/>
        <w:snapToGrid w:val="0"/>
        <w:spacing w:line="400" w:lineRule="exact"/>
        <w:rPr>
          <w:rFonts w:ascii="宋体" w:hAnsi="宋体"/>
          <w:bCs/>
          <w:szCs w:val="21"/>
        </w:rPr>
      </w:pPr>
      <w:r w:rsidRPr="00B46272">
        <w:rPr>
          <w:rFonts w:ascii="宋体" w:hAnsi="宋体" w:hint="eastAsia"/>
          <w:bCs/>
          <w:szCs w:val="21"/>
        </w:rPr>
        <w:t xml:space="preserve">        是否邀请本项目的其他供应商参加验收：</w:t>
      </w:r>
      <w:r w:rsidRPr="00B46272">
        <w:rPr>
          <w:rFonts w:ascii="Wingdings" w:hAnsi="Wingdings" w:cs="宋体" w:hint="eastAsia"/>
          <w:szCs w:val="21"/>
        </w:rPr>
        <w:t>¨</w:t>
      </w:r>
      <w:r w:rsidRPr="00B46272">
        <w:rPr>
          <w:rFonts w:ascii="宋体" w:hAnsi="宋体" w:hint="eastAsia"/>
          <w:bCs/>
          <w:szCs w:val="21"/>
        </w:rPr>
        <w:t xml:space="preserve">是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rPr>
      </w:pPr>
      <w:r w:rsidRPr="00B46272">
        <w:rPr>
          <w:rFonts w:ascii="宋体" w:hAnsi="宋体" w:hint="eastAsia"/>
          <w:bCs/>
          <w:szCs w:val="21"/>
        </w:rPr>
        <w:t>是否邀请专家参加验收：</w:t>
      </w:r>
      <w:r w:rsidRPr="00B46272">
        <w:rPr>
          <w:rFonts w:ascii="Wingdings" w:hAnsi="Wingdings" w:cs="宋体" w:hint="eastAsia"/>
          <w:szCs w:val="21"/>
        </w:rPr>
        <w:t>¨</w:t>
      </w:r>
      <w:r w:rsidRPr="00B46272">
        <w:rPr>
          <w:rFonts w:ascii="宋体" w:hAnsi="宋体" w:hint="eastAsia"/>
          <w:bCs/>
          <w:szCs w:val="21"/>
        </w:rPr>
        <w:t xml:space="preserve">是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rPr>
      </w:pPr>
      <w:r w:rsidRPr="00B46272">
        <w:rPr>
          <w:rFonts w:ascii="宋体" w:hAnsi="宋体" w:hint="eastAsia"/>
          <w:bCs/>
          <w:szCs w:val="21"/>
        </w:rPr>
        <w:t>是否邀请服务对象参加验收：</w:t>
      </w:r>
      <w:r w:rsidRPr="00B46272">
        <w:rPr>
          <w:rFonts w:ascii="Wingdings" w:hAnsi="Wingdings" w:cs="宋体" w:hint="eastAsia"/>
          <w:szCs w:val="21"/>
        </w:rPr>
        <w:t>¨</w:t>
      </w:r>
      <w:r w:rsidRPr="00B46272">
        <w:rPr>
          <w:rFonts w:ascii="宋体" w:hAnsi="宋体" w:hint="eastAsia"/>
          <w:bCs/>
          <w:szCs w:val="21"/>
        </w:rPr>
        <w:t xml:space="preserve">是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rPr>
      </w:pPr>
      <w:r w:rsidRPr="00B46272">
        <w:rPr>
          <w:rFonts w:ascii="宋体" w:hAnsi="宋体" w:hint="eastAsia"/>
          <w:bCs/>
          <w:szCs w:val="21"/>
        </w:rPr>
        <w:t>是否邀请第三方检测机构参加验收：</w:t>
      </w:r>
      <w:r w:rsidRPr="00B46272">
        <w:rPr>
          <w:rFonts w:ascii="Wingdings" w:hAnsi="Wingdings" w:cs="宋体" w:hint="eastAsia"/>
          <w:szCs w:val="21"/>
        </w:rPr>
        <w:t>¨</w:t>
      </w:r>
      <w:r w:rsidRPr="00B46272">
        <w:rPr>
          <w:rFonts w:ascii="宋体" w:hAnsi="宋体" w:hint="eastAsia"/>
          <w:bCs/>
          <w:szCs w:val="21"/>
        </w:rPr>
        <w:t xml:space="preserve">是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rPr>
      </w:pPr>
      <w:r w:rsidRPr="00B46272">
        <w:rPr>
          <w:rFonts w:ascii="宋体" w:hAnsi="宋体" w:hint="eastAsia"/>
          <w:bCs/>
          <w:szCs w:val="21"/>
        </w:rPr>
        <w:t>是否进行抽查检测：</w:t>
      </w:r>
      <w:r w:rsidRPr="00B46272">
        <w:rPr>
          <w:rFonts w:ascii="Wingdings" w:hAnsi="Wingdings" w:cs="宋体" w:hint="eastAsia"/>
          <w:szCs w:val="21"/>
        </w:rPr>
        <w:t>¨</w:t>
      </w:r>
      <w:r w:rsidRPr="00B46272">
        <w:rPr>
          <w:rFonts w:ascii="宋体" w:hAnsi="宋体" w:hint="eastAsia"/>
          <w:bCs/>
          <w:szCs w:val="21"/>
        </w:rPr>
        <w:t>是，抽查比例：</w:t>
      </w:r>
      <w:r w:rsidRPr="00B46272">
        <w:rPr>
          <w:rFonts w:ascii="宋体" w:hAnsi="宋体" w:hint="eastAsia"/>
          <w:bCs/>
          <w:szCs w:val="21"/>
          <w:u w:val="single"/>
        </w:rPr>
        <w:t xml:space="preserve">        </w:t>
      </w:r>
      <w:r w:rsidRPr="00B46272">
        <w:rPr>
          <w:rFonts w:ascii="宋体" w:hAnsi="宋体" w:hint="eastAsia"/>
          <w:bCs/>
          <w:szCs w:val="21"/>
        </w:rPr>
        <w:t xml:space="preserve">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u w:val="single"/>
        </w:rPr>
      </w:pPr>
      <w:r w:rsidRPr="00B46272">
        <w:rPr>
          <w:rFonts w:ascii="宋体" w:hAnsi="宋体" w:hint="eastAsia"/>
          <w:bCs/>
          <w:szCs w:val="21"/>
        </w:rPr>
        <w:t>是否存在破坏性检测：</w:t>
      </w:r>
      <w:r w:rsidRPr="00B46272">
        <w:rPr>
          <w:rFonts w:ascii="Wingdings" w:hAnsi="Wingdings" w:cs="宋体" w:hint="eastAsia"/>
          <w:szCs w:val="21"/>
        </w:rPr>
        <w:t>¨</w:t>
      </w:r>
      <w:r w:rsidRPr="00B46272">
        <w:rPr>
          <w:rFonts w:ascii="宋体" w:hAnsi="宋体" w:hint="eastAsia"/>
          <w:bCs/>
          <w:szCs w:val="21"/>
        </w:rPr>
        <w:t>是，</w:t>
      </w:r>
      <w:r w:rsidRPr="00B46272">
        <w:rPr>
          <w:rFonts w:ascii="宋体" w:hAnsi="宋体" w:hint="eastAsia"/>
          <w:bCs/>
          <w:szCs w:val="21"/>
          <w:u w:val="single"/>
        </w:rPr>
        <w:t>（应明确对被破坏的检测产品的处理方式）</w:t>
      </w:r>
    </w:p>
    <w:p w:rsidR="00000000" w:rsidRPr="00B46272" w:rsidP="00B46272">
      <w:pPr>
        <w:adjustRightInd w:val="0"/>
        <w:snapToGrid w:val="0"/>
        <w:spacing w:line="400" w:lineRule="exact"/>
        <w:ind w:firstLine="840" w:firstLineChars="400"/>
        <w:rPr>
          <w:rFonts w:ascii="宋体" w:hAnsi="宋体"/>
          <w:bCs/>
          <w:szCs w:val="21"/>
        </w:rPr>
      </w:pPr>
      <w:r w:rsidRPr="00B46272">
        <w:rPr>
          <w:rFonts w:ascii="宋体" w:hAnsi="宋体" w:hint="eastAsia"/>
          <w:bCs/>
          <w:szCs w:val="21"/>
        </w:rPr>
        <w:t xml:space="preserve">                    </w:t>
      </w:r>
      <w:r w:rsidRPr="00B46272">
        <w:rPr>
          <w:rFonts w:ascii="Wingdings" w:hAnsi="Wingdings" w:cs="宋体" w:hint="eastAsia"/>
          <w:szCs w:val="21"/>
        </w:rPr>
        <w:t>¨</w:t>
      </w:r>
      <w:r w:rsidRPr="00B46272">
        <w:rPr>
          <w:rFonts w:ascii="宋体" w:hAnsi="宋体" w:hint="eastAsia"/>
          <w:bCs/>
          <w:szCs w:val="21"/>
        </w:rPr>
        <w:t>否</w:t>
      </w:r>
    </w:p>
    <w:p w:rsidR="00000000" w:rsidRPr="00B46272" w:rsidP="00B46272">
      <w:pPr>
        <w:adjustRightInd w:val="0"/>
        <w:snapToGrid w:val="0"/>
        <w:spacing w:line="400" w:lineRule="exact"/>
        <w:ind w:firstLine="840" w:firstLineChars="400"/>
        <w:rPr>
          <w:rFonts w:ascii="宋体" w:hAnsi="宋体"/>
          <w:bCs/>
          <w:szCs w:val="21"/>
          <w:u w:val="single"/>
        </w:rPr>
      </w:pPr>
      <w:r w:rsidRPr="00B46272">
        <w:rPr>
          <w:rFonts w:ascii="宋体" w:hAnsi="宋体" w:hint="eastAsia"/>
          <w:bCs/>
          <w:szCs w:val="21"/>
        </w:rPr>
        <w:t>验收组织的其他事项：</w:t>
      </w:r>
      <w:r w:rsidRPr="00B46272">
        <w:rPr>
          <w:rFonts w:ascii="宋体" w:hAnsi="宋体" w:hint="eastAsia"/>
          <w:bCs/>
          <w:szCs w:val="21"/>
          <w:u w:val="single"/>
        </w:rPr>
        <w:t xml:space="preserve">                </w:t>
      </w:r>
    </w:p>
    <w:p w:rsidR="00000000" w:rsidRPr="00B46272" w:rsidP="00B46272">
      <w:pPr>
        <w:adjustRightInd w:val="0"/>
        <w:snapToGrid w:val="0"/>
        <w:spacing w:line="400" w:lineRule="exact"/>
        <w:ind w:firstLine="420" w:firstLineChars="200"/>
        <w:rPr>
          <w:rFonts w:ascii="宋体" w:hAnsi="宋体"/>
          <w:bCs/>
          <w:szCs w:val="21"/>
          <w:u w:val="single"/>
        </w:rPr>
      </w:pPr>
      <w:r w:rsidRPr="00B46272">
        <w:rPr>
          <w:rFonts w:ascii="宋体" w:hAnsi="宋体" w:hint="eastAsia"/>
          <w:bCs/>
          <w:szCs w:val="21"/>
        </w:rPr>
        <w:t>（2）履约验收时间：</w:t>
      </w:r>
      <w:r w:rsidRPr="00B46272">
        <w:rPr>
          <w:rFonts w:ascii="宋体" w:hAnsi="宋体" w:hint="eastAsia"/>
          <w:bCs/>
          <w:szCs w:val="21"/>
          <w:u w:val="single"/>
        </w:rPr>
        <w:t xml:space="preserve">（计划于何时验收/供应商提出验收申请之日起   日内组织验收） </w:t>
      </w:r>
    </w:p>
    <w:p w:rsidR="00000000" w:rsidRPr="00B46272" w:rsidP="00B46272">
      <w:pPr>
        <w:adjustRightInd w:val="0"/>
        <w:snapToGrid w:val="0"/>
        <w:spacing w:line="400" w:lineRule="exact"/>
        <w:ind w:firstLine="420" w:firstLineChars="200"/>
        <w:rPr>
          <w:rFonts w:ascii="宋体" w:hAnsi="宋体"/>
          <w:bCs/>
          <w:szCs w:val="21"/>
        </w:rPr>
      </w:pPr>
      <w:r w:rsidRPr="00B46272">
        <w:rPr>
          <w:rFonts w:ascii="宋体" w:hAnsi="宋体" w:hint="eastAsia"/>
          <w:bCs/>
          <w:szCs w:val="21"/>
        </w:rPr>
        <w:t>（3）履约验收方式：</w:t>
      </w:r>
      <w:r w:rsidRPr="00B46272">
        <w:rPr>
          <w:rFonts w:ascii="Wingdings" w:hAnsi="Wingdings" w:cs="宋体" w:hint="eastAsia"/>
          <w:szCs w:val="21"/>
        </w:rPr>
        <w:t>¨</w:t>
      </w:r>
      <w:r w:rsidRPr="00B46272">
        <w:rPr>
          <w:rFonts w:ascii="宋体" w:hAnsi="宋体" w:hint="eastAsia"/>
          <w:bCs/>
          <w:szCs w:val="21"/>
        </w:rPr>
        <w:t xml:space="preserve">一次性验收         </w:t>
      </w:r>
    </w:p>
    <w:p w:rsidR="00000000" w:rsidRPr="00B46272" w:rsidP="00B46272">
      <w:pPr>
        <w:adjustRightInd w:val="0"/>
        <w:snapToGrid w:val="0"/>
        <w:spacing w:line="400" w:lineRule="exact"/>
        <w:rPr>
          <w:rFonts w:ascii="宋体" w:hAnsi="宋体"/>
          <w:bCs/>
          <w:szCs w:val="21"/>
        </w:rPr>
      </w:pPr>
      <w:r w:rsidRPr="00B46272">
        <w:rPr>
          <w:rFonts w:ascii="宋体" w:hAnsi="宋体" w:hint="eastAsia"/>
          <w:bCs/>
          <w:szCs w:val="21"/>
        </w:rPr>
        <w:t xml:space="preserve">                       </w:t>
      </w:r>
      <w:r w:rsidRPr="00B46272">
        <w:rPr>
          <w:rFonts w:ascii="Wingdings" w:hAnsi="Wingdings" w:cs="宋体" w:hint="eastAsia"/>
          <w:szCs w:val="21"/>
        </w:rPr>
        <w:t>¨</w:t>
      </w:r>
      <w:r w:rsidRPr="00B46272">
        <w:rPr>
          <w:rFonts w:ascii="宋体" w:hAnsi="宋体" w:hint="eastAsia"/>
          <w:bCs/>
          <w:szCs w:val="21"/>
        </w:rPr>
        <w:t>分期/分项验收：</w:t>
      </w:r>
      <w:r w:rsidRPr="00B46272">
        <w:rPr>
          <w:rFonts w:ascii="宋体" w:hAnsi="宋体" w:hint="eastAsia"/>
          <w:bCs/>
          <w:szCs w:val="21"/>
          <w:u w:val="single"/>
        </w:rPr>
        <w:t xml:space="preserve"> （应明确分期</w:t>
      </w:r>
      <w:r w:rsidRPr="00B46272">
        <w:rPr>
          <w:rFonts w:ascii="宋体" w:hAnsi="宋体"/>
          <w:bCs/>
          <w:szCs w:val="21"/>
          <w:u w:val="single"/>
        </w:rPr>
        <w:t>/</w:t>
      </w:r>
      <w:r w:rsidRPr="00B46272">
        <w:rPr>
          <w:rFonts w:ascii="宋体" w:hAnsi="宋体" w:hint="eastAsia"/>
          <w:bCs/>
          <w:szCs w:val="21"/>
          <w:u w:val="single"/>
        </w:rPr>
        <w:t xml:space="preserve">分项验收的工作安排）  </w:t>
      </w:r>
    </w:p>
    <w:p w:rsidR="00000000" w:rsidRPr="00B46272" w:rsidP="00B46272">
      <w:pPr>
        <w:adjustRightInd w:val="0"/>
        <w:snapToGrid w:val="0"/>
        <w:spacing w:line="400" w:lineRule="exact"/>
        <w:ind w:firstLine="420" w:firstLineChars="200"/>
        <w:rPr>
          <w:rFonts w:ascii="宋体" w:hAnsi="宋体"/>
          <w:bCs/>
          <w:szCs w:val="21"/>
        </w:rPr>
      </w:pPr>
      <w:r w:rsidRPr="00B46272">
        <w:rPr>
          <w:rFonts w:ascii="宋体" w:hAnsi="宋体" w:hint="eastAsia"/>
          <w:bCs/>
          <w:szCs w:val="21"/>
        </w:rPr>
        <w:t>（4）履约验收程序：</w:t>
      </w:r>
      <w:r w:rsidRPr="00B46272">
        <w:rPr>
          <w:rFonts w:ascii="宋体" w:hAnsi="宋体" w:hint="eastAsia"/>
          <w:bCs/>
          <w:szCs w:val="21"/>
          <w:u w:val="single"/>
        </w:rPr>
        <w:t xml:space="preserve">                                         </w:t>
      </w:r>
    </w:p>
    <w:p w:rsidR="00000000" w:rsidRPr="00B46272" w:rsidP="00B46272">
      <w:pPr>
        <w:adjustRightInd w:val="0"/>
        <w:snapToGrid w:val="0"/>
        <w:spacing w:line="400" w:lineRule="exact"/>
        <w:ind w:firstLine="420" w:firstLineChars="200"/>
        <w:rPr>
          <w:rFonts w:ascii="宋体" w:hAnsi="宋体"/>
          <w:bCs/>
          <w:szCs w:val="21"/>
          <w:u w:val="single"/>
        </w:rPr>
      </w:pPr>
      <w:r w:rsidRPr="00B46272">
        <w:rPr>
          <w:rFonts w:ascii="宋体" w:hAnsi="宋体" w:hint="eastAsia"/>
          <w:bCs/>
          <w:szCs w:val="21"/>
        </w:rPr>
        <w:t>（5）履约验收的内容：</w:t>
      </w:r>
      <w:r w:rsidRPr="00B46272">
        <w:rPr>
          <w:rFonts w:ascii="宋体" w:hAnsi="宋体" w:hint="eastAsia"/>
          <w:bCs/>
          <w:szCs w:val="21"/>
          <w:u w:val="single"/>
        </w:rPr>
        <w:t xml:space="preserve"> （应当包括每一项技术和商务要求的履约情况，特别是落实政府采购扶持中小企业，支持绿色发展和乡村振兴等政策情况）                                      </w:t>
      </w:r>
    </w:p>
    <w:p w:rsidR="00000000" w:rsidRPr="00B46272" w:rsidP="00B46272">
      <w:pPr>
        <w:adjustRightInd w:val="0"/>
        <w:snapToGrid w:val="0"/>
        <w:spacing w:line="400" w:lineRule="exact"/>
        <w:ind w:firstLine="420" w:firstLineChars="200"/>
        <w:rPr>
          <w:rFonts w:ascii="宋体" w:hAnsi="宋体"/>
          <w:bCs/>
          <w:szCs w:val="21"/>
          <w:u w:val="single"/>
        </w:rPr>
      </w:pPr>
      <w:r w:rsidRPr="00B46272">
        <w:rPr>
          <w:rFonts w:ascii="宋体" w:hAnsi="宋体" w:hint="eastAsia"/>
          <w:bCs/>
          <w:szCs w:val="21"/>
        </w:rPr>
        <w:t>（6）履约验收标准：</w:t>
      </w:r>
      <w:r w:rsidRPr="00B46272">
        <w:rPr>
          <w:rFonts w:ascii="宋体" w:hAnsi="宋体" w:hint="eastAsia"/>
          <w:bCs/>
          <w:szCs w:val="21"/>
          <w:u w:val="single"/>
        </w:rPr>
        <w:t xml:space="preserve">                                         </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bCs/>
          <w:szCs w:val="21"/>
        </w:rPr>
        <w:t>（7）是否以采购活动中供应商提供的样品作为参考：</w:t>
      </w:r>
      <w:r w:rsidRPr="00B46272">
        <w:rPr>
          <w:rFonts w:ascii="Wingdings" w:hAnsi="Wingdings" w:cs="宋体" w:hint="eastAsia"/>
          <w:szCs w:val="21"/>
        </w:rPr>
        <w:t>¨</w:t>
      </w:r>
      <w:r w:rsidRPr="00B46272">
        <w:rPr>
          <w:rFonts w:ascii="宋体" w:hAnsi="宋体" w:cs="宋体" w:hint="eastAsia"/>
          <w:bCs/>
          <w:szCs w:val="21"/>
        </w:rPr>
        <w:t xml:space="preserve">是  </w:t>
      </w:r>
      <w:r w:rsidRPr="00B46272">
        <w:rPr>
          <w:rFonts w:ascii="Wingdings" w:hAnsi="Wingdings" w:cs="宋体" w:hint="eastAsia"/>
          <w:szCs w:val="21"/>
        </w:rPr>
        <w:t>¨</w:t>
      </w:r>
      <w:r w:rsidRPr="00B46272">
        <w:rPr>
          <w:rFonts w:ascii="宋体" w:hAnsi="宋体" w:cs="宋体" w:hint="eastAsia"/>
          <w:bCs/>
          <w:szCs w:val="21"/>
        </w:rPr>
        <w:t>否</w:t>
      </w:r>
    </w:p>
    <w:p w:rsidR="00000000" w:rsidRPr="00B46272" w:rsidP="00B46272">
      <w:pPr>
        <w:adjustRightInd w:val="0"/>
        <w:snapToGrid w:val="0"/>
        <w:spacing w:line="400" w:lineRule="exact"/>
        <w:ind w:firstLine="420" w:firstLineChars="200"/>
        <w:rPr>
          <w:rFonts w:ascii="宋体" w:hAnsi="宋体" w:cs="宋体"/>
          <w:bCs/>
          <w:szCs w:val="21"/>
          <w:u w:val="single"/>
        </w:rPr>
      </w:pPr>
      <w:r w:rsidRPr="00B46272">
        <w:rPr>
          <w:rFonts w:ascii="宋体" w:hAnsi="宋体" w:cs="宋体" w:hint="eastAsia"/>
          <w:bCs/>
          <w:szCs w:val="21"/>
        </w:rPr>
        <w:t>（8）履约验收其他事项：</w:t>
      </w:r>
      <w:r w:rsidRPr="00B46272">
        <w:rPr>
          <w:rFonts w:ascii="宋体" w:hAnsi="宋体" w:cs="宋体" w:hint="eastAsia"/>
          <w:bCs/>
          <w:szCs w:val="21"/>
          <w:u w:val="single"/>
        </w:rPr>
        <w:t xml:space="preserve">      （产权过户登记等）          </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组成合同的文件</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本协议书与下列文件一起构成合同文件，如下述文件之间有任何抵触、矛盾或歧义，应按以下顺序解释：</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（1）政府采购合同协议书及其变更、补充协议</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（2）政府采购合同专用条款</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（3）政府采购合同通用条款</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（4）中标（成交）通知书</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（5）投标（响应）文件</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（6）采购文件</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（7）有关技术文件，图纸</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（8）</w:t>
      </w:r>
      <w:r w:rsidRPr="00B46272">
        <w:rPr>
          <w:rFonts w:ascii="宋体" w:hAnsi="宋体" w:cs="宋体" w:hint="eastAsia"/>
          <w:color w:val="000000"/>
          <w:szCs w:val="21"/>
        </w:rPr>
        <w:t>国家法律、行政法规和规章制度规定或合同约定的作为合同组成部分的其他文件</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合同生效</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本合同自</w:t>
      </w:r>
      <w:r w:rsidRPr="00B46272">
        <w:rPr>
          <w:rFonts w:ascii="宋体" w:hAnsi="宋体" w:hint="eastAsia"/>
          <w:szCs w:val="21"/>
          <w:u w:val="single"/>
        </w:rPr>
        <w:t xml:space="preserve">                             </w:t>
      </w:r>
      <w:r w:rsidRPr="00B46272">
        <w:rPr>
          <w:rFonts w:ascii="宋体" w:hAnsi="宋体" w:hint="eastAsia"/>
          <w:szCs w:val="21"/>
        </w:rPr>
        <w:t>生效。</w:t>
      </w:r>
    </w:p>
    <w:p w:rsidR="00000000" w:rsidRPr="00B46272" w:rsidP="00B46272">
      <w:pPr>
        <w:numPr>
          <w:ilvl w:val="0"/>
          <w:numId w:val="5"/>
        </w:numPr>
        <w:adjustRightInd w:val="0"/>
        <w:snapToGrid w:val="0"/>
        <w:spacing w:line="400" w:lineRule="exact"/>
        <w:ind w:firstLine="420" w:firstLineChars="200"/>
        <w:rPr>
          <w:rFonts w:ascii="宋体" w:hAnsi="宋体"/>
          <w:b/>
          <w:szCs w:val="21"/>
        </w:rPr>
      </w:pPr>
      <w:r w:rsidRPr="00B46272">
        <w:rPr>
          <w:rFonts w:ascii="宋体" w:hAnsi="宋体" w:hint="eastAsia"/>
          <w:b/>
          <w:szCs w:val="21"/>
        </w:rPr>
        <w:t>合同份数</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本合同一式</w:t>
      </w:r>
      <w:r w:rsidRPr="00B46272">
        <w:rPr>
          <w:rFonts w:ascii="宋体" w:hAnsi="宋体" w:hint="eastAsia"/>
          <w:szCs w:val="21"/>
          <w:u w:val="single"/>
        </w:rPr>
        <w:t xml:space="preserve">    </w:t>
      </w:r>
      <w:r w:rsidRPr="00B46272">
        <w:rPr>
          <w:rFonts w:ascii="宋体" w:hAnsi="宋体" w:hint="eastAsia"/>
          <w:szCs w:val="21"/>
        </w:rPr>
        <w:t>份，甲方执</w:t>
      </w:r>
      <w:r w:rsidRPr="00B46272">
        <w:rPr>
          <w:rFonts w:ascii="宋体" w:hAnsi="宋体" w:hint="eastAsia"/>
          <w:szCs w:val="21"/>
          <w:u w:val="single"/>
        </w:rPr>
        <w:t xml:space="preserve">    </w:t>
      </w:r>
      <w:r w:rsidRPr="00B46272">
        <w:rPr>
          <w:rFonts w:ascii="宋体" w:hAnsi="宋体" w:hint="eastAsia"/>
          <w:szCs w:val="21"/>
        </w:rPr>
        <w:t>份，乙方执</w:t>
      </w:r>
      <w:r w:rsidRPr="00B46272">
        <w:rPr>
          <w:rFonts w:ascii="宋体" w:hAnsi="宋体" w:hint="eastAsia"/>
          <w:szCs w:val="21"/>
          <w:u w:val="single"/>
        </w:rPr>
        <w:t xml:space="preserve">    </w:t>
      </w:r>
      <w:r w:rsidRPr="00B46272">
        <w:rPr>
          <w:rFonts w:ascii="宋体" w:hAnsi="宋体" w:hint="eastAsia"/>
          <w:szCs w:val="21"/>
        </w:rPr>
        <w:t>份，均具有同等法律效力。</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合同订立时间：</w:t>
      </w:r>
      <w:r w:rsidRPr="00B46272">
        <w:rPr>
          <w:rFonts w:ascii="宋体" w:hAnsi="宋体" w:hint="eastAsia"/>
          <w:szCs w:val="21"/>
          <w:u w:val="single"/>
        </w:rPr>
        <w:t xml:space="preserve">         </w:t>
      </w:r>
      <w:r w:rsidRPr="00B46272">
        <w:rPr>
          <w:rFonts w:ascii="宋体" w:hAnsi="宋体" w:hint="eastAsia"/>
          <w:szCs w:val="21"/>
        </w:rPr>
        <w:t>年</w:t>
      </w:r>
      <w:r w:rsidRPr="00B46272">
        <w:rPr>
          <w:rFonts w:ascii="宋体" w:hAnsi="宋体" w:hint="eastAsia"/>
          <w:szCs w:val="21"/>
          <w:u w:val="single"/>
        </w:rPr>
        <w:t xml:space="preserve">      </w:t>
      </w:r>
      <w:r w:rsidRPr="00B46272">
        <w:rPr>
          <w:rFonts w:ascii="宋体" w:hAnsi="宋体" w:hint="eastAsia"/>
          <w:szCs w:val="21"/>
        </w:rPr>
        <w:t>月</w:t>
      </w:r>
      <w:r w:rsidRPr="00B46272">
        <w:rPr>
          <w:rFonts w:ascii="宋体" w:hAnsi="宋体" w:hint="eastAsia"/>
          <w:szCs w:val="21"/>
          <w:u w:val="single"/>
        </w:rPr>
        <w:t xml:space="preserve">      </w:t>
      </w:r>
      <w:r w:rsidRPr="00B46272">
        <w:rPr>
          <w:rFonts w:ascii="宋体" w:hAnsi="宋体" w:hint="eastAsia"/>
          <w:szCs w:val="21"/>
        </w:rPr>
        <w:t>日</w:t>
      </w:r>
    </w:p>
    <w:p w:rsidR="00000000" w:rsidRPr="00B46272" w:rsidP="00B46272">
      <w:pPr>
        <w:adjustRightInd w:val="0"/>
        <w:snapToGrid w:val="0"/>
        <w:spacing w:line="400" w:lineRule="exact"/>
        <w:ind w:firstLine="420" w:firstLineChars="200"/>
        <w:rPr>
          <w:rFonts w:ascii="宋体" w:hAnsi="宋体"/>
          <w:szCs w:val="21"/>
        </w:rPr>
      </w:pPr>
      <w:r w:rsidRPr="00B46272">
        <w:rPr>
          <w:rFonts w:ascii="宋体" w:hAnsi="宋体" w:hint="eastAsia"/>
          <w:szCs w:val="21"/>
        </w:rPr>
        <w:t>合同订立地点：</w:t>
      </w:r>
      <w:r w:rsidRPr="00B46272">
        <w:rPr>
          <w:rFonts w:ascii="宋体" w:hAnsi="宋体" w:hint="eastAsia"/>
          <w:szCs w:val="21"/>
          <w:u w:val="single"/>
        </w:rPr>
        <w:t xml:space="preserve">                           </w:t>
      </w:r>
    </w:p>
    <w:p w:rsidR="00000000" w:rsidRPr="00B46272" w:rsidP="00B46272">
      <w:pPr>
        <w:adjustRightInd w:val="0"/>
        <w:snapToGrid w:val="0"/>
        <w:spacing w:line="400" w:lineRule="exact"/>
        <w:ind w:firstLine="420" w:firstLineChars="200"/>
      </w:pPr>
      <w:r w:rsidRPr="00B46272">
        <w:rPr>
          <w:rFonts w:ascii="宋体" w:hAnsi="宋体" w:hint="eastAsia"/>
          <w:szCs w:val="21"/>
        </w:rPr>
        <w:t>附件：具体标的及其技术要求和商务要求、联合协议、分包意向协议等。</w:t>
      </w:r>
    </w:p>
    <w:p w:rsidR="00000000" w:rsidRPr="00B46272" w:rsidP="00B46272">
      <w:r w:rsidRPr="00B46272">
        <w:rPr>
          <w:rFonts w:hint="eastAsia"/>
        </w:rPr>
        <w:br w:type="page"/>
      </w:r>
    </w:p>
    <w:p w:rsidR="00000000" w:rsidRPr="00B46272" w:rsidP="00B46272">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rsidTr="00A83762">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000000" w:rsidRPr="00B46272" w:rsidP="00B46272">
            <w:pPr>
              <w:adjustRightInd w:val="0"/>
              <w:snapToGrid w:val="0"/>
              <w:spacing w:line="300" w:lineRule="exact"/>
              <w:jc w:val="center"/>
            </w:pPr>
            <w:r w:rsidRPr="00B46272">
              <w:rPr>
                <w:szCs w:val="21"/>
              </w:rPr>
              <w:t>甲方</w:t>
            </w:r>
            <w:r w:rsidRPr="00B46272">
              <w:rPr>
                <w:rFonts w:hint="eastAsia"/>
                <w:szCs w:val="21"/>
              </w:rPr>
              <w:t>（采购人</w:t>
            </w:r>
            <w:r w:rsidRPr="00B46272">
              <w:rPr>
                <w:rFonts w:ascii="宋体" w:hAnsi="宋体" w:hint="eastAsia"/>
                <w:szCs w:val="21"/>
              </w:rPr>
              <w:t>、受采购人委托签订合同的单位或</w:t>
            </w:r>
            <w:r w:rsidRPr="00B46272">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000000" w:rsidRPr="00B46272" w:rsidP="00B46272">
            <w:pPr>
              <w:adjustRightInd w:val="0"/>
              <w:snapToGrid w:val="0"/>
              <w:spacing w:line="300" w:lineRule="exact"/>
              <w:jc w:val="center"/>
            </w:pPr>
            <w:r w:rsidRPr="00B46272">
              <w:rPr>
                <w:szCs w:val="21"/>
              </w:rPr>
              <w:t>乙方</w:t>
            </w:r>
            <w:r w:rsidRPr="00B46272">
              <w:rPr>
                <w:rFonts w:hint="eastAsia"/>
                <w:szCs w:val="21"/>
              </w:rPr>
              <w:t>（供应商）</w:t>
            </w:r>
          </w:p>
        </w:tc>
      </w:tr>
      <w:tr w:rsidTr="00A83762">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单位名称</w:t>
            </w:r>
            <w:r w:rsidRPr="00B46272">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单位名称</w:t>
            </w:r>
            <w:r w:rsidRPr="00B46272">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法定代表人</w:t>
            </w:r>
          </w:p>
          <w:p w:rsidR="00000000" w:rsidRPr="00B46272" w:rsidP="00B46272">
            <w:pPr>
              <w:adjustRightInd w:val="0"/>
              <w:snapToGrid w:val="0"/>
              <w:spacing w:line="300" w:lineRule="exact"/>
              <w:ind w:firstLine="101" w:firstLineChars="48"/>
              <w:jc w:val="center"/>
              <w:rPr>
                <w:szCs w:val="21"/>
              </w:rPr>
            </w:pPr>
            <w:r w:rsidRPr="00B46272">
              <w:rPr>
                <w:rFonts w:hint="eastAsia"/>
                <w:szCs w:val="21"/>
              </w:rPr>
              <w:t>或其</w:t>
            </w:r>
            <w:r w:rsidRPr="00B46272">
              <w:rPr>
                <w:szCs w:val="21"/>
              </w:rPr>
              <w:t>委托代理人</w:t>
            </w:r>
            <w:r w:rsidRPr="00B46272">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法定代表人</w:t>
            </w:r>
          </w:p>
          <w:p w:rsidR="00000000" w:rsidRPr="00B46272" w:rsidP="00B46272">
            <w:pPr>
              <w:adjustRightInd w:val="0"/>
              <w:snapToGrid w:val="0"/>
              <w:spacing w:line="300" w:lineRule="exact"/>
              <w:jc w:val="center"/>
              <w:rPr>
                <w:szCs w:val="21"/>
              </w:rPr>
            </w:pPr>
            <w:r w:rsidRPr="00B46272">
              <w:rPr>
                <w:rFonts w:hint="eastAsia"/>
                <w:szCs w:val="21"/>
              </w:rPr>
              <w:t>或其</w:t>
            </w:r>
            <w:r w:rsidRPr="00B46272">
              <w:rPr>
                <w:szCs w:val="21"/>
              </w:rPr>
              <w:t>委托代理人</w:t>
            </w:r>
            <w:r w:rsidRPr="00B46272">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zCs w:val="21"/>
              </w:rPr>
            </w:pPr>
          </w:p>
        </w:tc>
      </w:tr>
      <w:tr w:rsidTr="00A83762">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住</w:t>
            </w:r>
            <w:r w:rsidRPr="00B46272">
              <w:rPr>
                <w:rFonts w:hint="eastAsia"/>
                <w:szCs w:val="21"/>
              </w:rPr>
              <w:t xml:space="preserve">  </w:t>
            </w:r>
            <w:r w:rsidRPr="00B46272">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住</w:t>
            </w:r>
            <w:r w:rsidRPr="00B46272">
              <w:rPr>
                <w:rFonts w:hint="eastAsia"/>
                <w:szCs w:val="21"/>
              </w:rPr>
              <w:t xml:space="preserve">  </w:t>
            </w:r>
            <w:r w:rsidRPr="00B46272">
              <w:rPr>
                <w:rFonts w:hint="eastAsia"/>
                <w:szCs w:val="21"/>
              </w:rPr>
              <w:t>所</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联</w:t>
            </w:r>
            <w:r w:rsidRPr="00B46272">
              <w:rPr>
                <w:szCs w:val="21"/>
              </w:rPr>
              <w:t xml:space="preserve"> </w:t>
            </w:r>
            <w:r w:rsidRPr="00B46272">
              <w:rPr>
                <w:szCs w:val="21"/>
              </w:rPr>
              <w:t>系</w:t>
            </w:r>
            <w:r w:rsidRPr="00B46272">
              <w:rPr>
                <w:szCs w:val="21"/>
              </w:rPr>
              <w:t xml:space="preserve"> </w:t>
            </w:r>
            <w:r w:rsidRPr="00B46272">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联</w:t>
            </w:r>
            <w:r w:rsidRPr="00B46272">
              <w:rPr>
                <w:szCs w:val="21"/>
              </w:rPr>
              <w:t xml:space="preserve"> </w:t>
            </w:r>
            <w:r w:rsidRPr="00B46272">
              <w:rPr>
                <w:szCs w:val="21"/>
              </w:rPr>
              <w:t>系</w:t>
            </w:r>
            <w:r w:rsidRPr="00B46272">
              <w:rPr>
                <w:szCs w:val="21"/>
              </w:rPr>
              <w:t xml:space="preserve"> </w:t>
            </w:r>
            <w:r w:rsidRPr="00B46272">
              <w:rPr>
                <w:szCs w:val="21"/>
              </w:rPr>
              <w:t>人</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联系电话</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邮政编码</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开户名称</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开户银行</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000000" w:rsidRPr="00B46272" w:rsidP="00B46272">
            <w:pPr>
              <w:adjustRightInd w:val="0"/>
              <w:snapToGrid w:val="0"/>
              <w:spacing w:line="300" w:lineRule="exact"/>
              <w:jc w:val="center"/>
              <w:rPr>
                <w:szCs w:val="21"/>
              </w:rPr>
            </w:pPr>
            <w:r w:rsidRPr="00B46272">
              <w:rPr>
                <w:szCs w:val="21"/>
              </w:rPr>
              <w:t>银行账号</w:t>
            </w:r>
          </w:p>
        </w:tc>
        <w:tc>
          <w:tcPr>
            <w:tcW w:w="2116" w:type="dxa"/>
            <w:tcBorders>
              <w:top w:val="single" w:sz="2" w:space="0" w:color="auto"/>
              <w:left w:val="single" w:sz="2" w:space="0" w:color="auto"/>
              <w:bottom w:val="single" w:sz="2" w:space="0" w:color="auto"/>
            </w:tcBorders>
            <w:vAlign w:val="center"/>
          </w:tcPr>
          <w:p w:rsidR="00000000" w:rsidRPr="00B46272" w:rsidP="00B46272">
            <w:pPr>
              <w:adjustRightInd w:val="0"/>
              <w:snapToGrid w:val="0"/>
              <w:spacing w:line="300" w:lineRule="exact"/>
              <w:jc w:val="center"/>
              <w:rPr>
                <w:spacing w:val="20"/>
                <w:szCs w:val="21"/>
              </w:rPr>
            </w:pPr>
          </w:p>
        </w:tc>
      </w:tr>
      <w:tr w:rsidTr="00A83762">
        <w:tblPrEx>
          <w:tblW w:w="8398" w:type="dxa"/>
          <w:tblLayout w:type="fixed"/>
          <w:tblLook w:val="04A0"/>
        </w:tblPrEx>
        <w:trPr>
          <w:trHeight w:val="586"/>
        </w:trPr>
        <w:tc>
          <w:tcPr>
            <w:tcW w:w="8398" w:type="dxa"/>
            <w:gridSpan w:val="4"/>
            <w:tcBorders>
              <w:top w:val="single" w:sz="2" w:space="0" w:color="auto"/>
            </w:tcBorders>
            <w:vAlign w:val="center"/>
          </w:tcPr>
          <w:p w:rsidR="00000000" w:rsidRPr="00B46272" w:rsidP="00B46272">
            <w:pPr>
              <w:adjustRightInd w:val="0"/>
              <w:snapToGrid w:val="0"/>
              <w:spacing w:before="120" w:beforeLines="50" w:line="360" w:lineRule="auto"/>
              <w:jc w:val="left"/>
              <w:rPr>
                <w:spacing w:val="20"/>
                <w:szCs w:val="21"/>
              </w:rPr>
            </w:pPr>
            <w:r w:rsidRPr="00B46272">
              <w:rPr>
                <w:rFonts w:ascii="宋体" w:hAnsi="宋体" w:hint="eastAsia"/>
                <w:szCs w:val="21"/>
              </w:rPr>
              <w:t>注：涉及联合体或其他合同主体的信息应按上表格式加列。</w:t>
            </w:r>
          </w:p>
        </w:tc>
      </w:tr>
    </w:tbl>
    <w:p w:rsidR="00000000" w:rsidRPr="00B46272" w:rsidP="00B46272">
      <w:pPr>
        <w:keepNext/>
        <w:keepLines/>
        <w:adjustRightInd w:val="0"/>
        <w:snapToGrid w:val="0"/>
        <w:spacing w:before="120" w:beforeLines="50" w:line="360" w:lineRule="auto"/>
        <w:jc w:val="center"/>
        <w:outlineLvl w:val="1"/>
        <w:rPr>
          <w:rFonts w:ascii="黑体" w:eastAsia="黑体" w:hAnsi="黑体"/>
          <w:b/>
          <w:bCs/>
          <w:sz w:val="28"/>
          <w:szCs w:val="28"/>
        </w:rPr>
      </w:pPr>
      <w:r w:rsidRPr="00B46272">
        <w:rPr>
          <w:rFonts w:ascii="宋体" w:hAnsi="宋体"/>
          <w:b/>
          <w:bCs/>
          <w:szCs w:val="21"/>
          <w:u w:val="single"/>
        </w:rPr>
        <w:br w:type="page"/>
      </w:r>
      <w:bookmarkStart w:id="87" w:name="_Toc27624"/>
      <w:r w:rsidRPr="00B46272">
        <w:rPr>
          <w:rFonts w:ascii="黑体" w:eastAsia="黑体" w:hAnsi="黑体" w:hint="eastAsia"/>
          <w:sz w:val="28"/>
          <w:szCs w:val="28"/>
        </w:rPr>
        <w:t>第二节 政府采购合同通用条款</w:t>
      </w:r>
      <w:bookmarkEnd w:id="87"/>
    </w:p>
    <w:p w:rsidR="00000000" w:rsidRPr="00B46272" w:rsidP="00B46272">
      <w:pPr>
        <w:tabs>
          <w:tab w:val="left" w:pos="8820"/>
          <w:tab w:val="left" w:pos="9345"/>
          <w:tab w:val="left" w:pos="9765"/>
        </w:tabs>
        <w:adjustRightInd w:val="0"/>
        <w:snapToGrid w:val="0"/>
        <w:spacing w:line="400" w:lineRule="exact"/>
        <w:jc w:val="left"/>
        <w:rPr>
          <w:rFonts w:ascii="宋体" w:hAnsi="宋体"/>
          <w:b/>
          <w:bCs/>
          <w:sz w:val="24"/>
        </w:rPr>
      </w:pPr>
      <w:r w:rsidRPr="00B46272">
        <w:rPr>
          <w:rFonts w:ascii="宋体" w:hAnsi="宋体" w:hint="eastAsia"/>
          <w:b/>
          <w:sz w:val="24"/>
        </w:rPr>
        <w:t xml:space="preserve">1. </w:t>
      </w:r>
      <w:r w:rsidRPr="00B46272">
        <w:rPr>
          <w:rFonts w:ascii="宋体" w:hAnsi="宋体" w:hint="eastAsia"/>
          <w:b/>
          <w:bCs/>
          <w:sz w:val="24"/>
        </w:rPr>
        <w:t>定义</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1.1合同当事人</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（1）采购人（以下称甲方）是指使用财政性资金，通过政府采购方式向供应商购买货物及其相关服务的国家机关、事业单位、团体组织。</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（2）供应商（以下称乙方）是指参加政府采购活动并且中标（成交），向采购人提供合同约定的货物及其相关服务的法人、非法人组织或者自然人。</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（3）其他合同主体是指除采购人和供应商以外，</w:t>
      </w:r>
      <w:r w:rsidRPr="00B46272">
        <w:rPr>
          <w:rFonts w:ascii="宋体" w:hAnsi="宋体" w:cs="宋体" w:hint="eastAsia"/>
          <w:bCs/>
          <w:color w:val="000000"/>
          <w:szCs w:val="21"/>
        </w:rPr>
        <w:t>依法参与合同缔结或履行，享有权利、承担义务的合同当事人</w:t>
      </w:r>
      <w:r w:rsidRPr="00B46272">
        <w:rPr>
          <w:rFonts w:ascii="宋体" w:hAnsi="宋体" w:hint="eastAsia"/>
          <w:szCs w:val="21"/>
        </w:rPr>
        <w:t>。</w:t>
      </w:r>
    </w:p>
    <w:p w:rsidR="00000000" w:rsidRPr="00B46272" w:rsidP="00B46272">
      <w:pPr>
        <w:tabs>
          <w:tab w:val="left" w:pos="570"/>
          <w:tab w:val="left" w:pos="9240"/>
          <w:tab w:val="left" w:pos="9555"/>
        </w:tabs>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1.2本合同下列术语应解释为：</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（1）“合同”系指</w:t>
      </w:r>
      <w:r w:rsidRPr="00B46272">
        <w:rPr>
          <w:rFonts w:ascii="宋体" w:hAnsi="宋体" w:cs="宋体" w:hint="eastAsia"/>
          <w:bCs/>
          <w:color w:val="000000"/>
          <w:szCs w:val="21"/>
        </w:rPr>
        <w:t>合同当事人意思表示达成一致的任何协议，包括签署的</w:t>
      </w:r>
      <w:r w:rsidRPr="00B46272">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sidRPr="00B46272">
        <w:rPr>
          <w:rFonts w:ascii="宋体" w:hAnsi="宋体" w:cs="宋体" w:hint="eastAsia"/>
          <w:color w:val="000000"/>
          <w:szCs w:val="21"/>
        </w:rPr>
        <w:t>国家法律、行政法规和规章制度规定或合同约定的作为合同组成部分的其他文件</w:t>
      </w:r>
      <w:r w:rsidRPr="00B46272">
        <w:rPr>
          <w:rFonts w:ascii="宋体" w:hAnsi="宋体" w:hint="eastAsia"/>
          <w:szCs w:val="21"/>
        </w:rPr>
        <w:t>。</w:t>
      </w:r>
    </w:p>
    <w:p w:rsidR="00000000" w:rsidRPr="00B46272" w:rsidP="00B46272">
      <w:pPr>
        <w:tabs>
          <w:tab w:val="left" w:pos="570"/>
          <w:tab w:val="left" w:pos="9240"/>
          <w:tab w:val="left" w:pos="9555"/>
        </w:tabs>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（2）“合同价款”系指根据本合同规定乙方在全面履行合同义务后甲方应支付给乙方的价款。</w:t>
      </w:r>
    </w:p>
    <w:p w:rsidR="00000000" w:rsidRPr="00B46272" w:rsidP="00B46272">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sidRPr="00B46272">
        <w:rPr>
          <w:rFonts w:ascii="宋体" w:hAnsi="宋体" w:hint="eastAsia"/>
          <w:szCs w:val="21"/>
        </w:rPr>
        <w:t>（3）“货物”系指乙方根据本合同规定须向甲方提供的各种形态和种类的物品，包括原材料、设备、产品（</w:t>
      </w:r>
      <w:r w:rsidRPr="00B46272">
        <w:rPr>
          <w:rFonts w:ascii="宋体" w:hAnsi="宋体" w:hint="eastAsia"/>
          <w:color w:val="000000"/>
          <w:szCs w:val="21"/>
        </w:rPr>
        <w:t>包括软件）及相关的其备品备件、工具、手册及</w:t>
      </w:r>
      <w:r w:rsidRPr="00B46272">
        <w:rPr>
          <w:rFonts w:ascii="宋体" w:hAnsi="宋体"/>
          <w:color w:val="000000"/>
          <w:szCs w:val="21"/>
        </w:rPr>
        <w:t>其他</w:t>
      </w:r>
      <w:r w:rsidRPr="00B46272">
        <w:rPr>
          <w:rFonts w:ascii="宋体" w:hAnsi="宋体" w:hint="eastAsia"/>
          <w:color w:val="000000"/>
          <w:szCs w:val="21"/>
        </w:rPr>
        <w:t>技术资料和材料等。</w:t>
      </w:r>
    </w:p>
    <w:p w:rsidR="00000000" w:rsidRPr="00B46272" w:rsidP="00B46272">
      <w:pPr>
        <w:adjustRightInd w:val="0"/>
        <w:snapToGrid w:val="0"/>
        <w:spacing w:line="400" w:lineRule="exact"/>
        <w:ind w:firstLine="420" w:firstLineChars="200"/>
        <w:jc w:val="left"/>
        <w:rPr>
          <w:rFonts w:ascii="宋体" w:hAnsi="宋体"/>
          <w:color w:val="000000"/>
          <w:szCs w:val="21"/>
          <w:highlight w:val="yellow"/>
        </w:rPr>
      </w:pPr>
      <w:r w:rsidRPr="00B46272">
        <w:rPr>
          <w:rFonts w:ascii="宋体" w:hAnsi="宋体" w:hint="eastAsia"/>
          <w:color w:val="000000"/>
          <w:szCs w:val="21"/>
        </w:rPr>
        <w:t>（4）“</w:t>
      </w:r>
      <w:r w:rsidRPr="00B46272">
        <w:rPr>
          <w:rFonts w:ascii="宋体" w:hAnsi="宋体" w:hint="eastAsia"/>
          <w:szCs w:val="21"/>
        </w:rPr>
        <w:t>相关</w:t>
      </w:r>
      <w:r w:rsidRPr="00B46272">
        <w:rPr>
          <w:rFonts w:ascii="宋体" w:hAnsi="宋体" w:hint="eastAsia"/>
          <w:color w:val="000000"/>
          <w:szCs w:val="21"/>
        </w:rPr>
        <w:t>服务”系指根据合同规定，乙方应提供的与货物有关的技术、管理和</w:t>
      </w:r>
      <w:r w:rsidRPr="00B46272">
        <w:rPr>
          <w:rFonts w:ascii="宋体" w:hAnsi="宋体"/>
          <w:color w:val="000000"/>
          <w:szCs w:val="21"/>
        </w:rPr>
        <w:t>其他</w:t>
      </w:r>
      <w:r w:rsidRPr="00B46272">
        <w:rPr>
          <w:rFonts w:ascii="宋体" w:hAnsi="宋体" w:hint="eastAsia"/>
          <w:color w:val="000000"/>
          <w:szCs w:val="21"/>
        </w:rPr>
        <w:t>服务，包括但不限于：管理和质量保证、运输、保险、检验、现场准备、安装、集成、调试、培训、维修、废弃处置、技术支持等以及合同中规定乙方应承担的</w:t>
      </w:r>
      <w:r w:rsidRPr="00B46272">
        <w:rPr>
          <w:rFonts w:ascii="宋体" w:hAnsi="宋体"/>
          <w:color w:val="000000"/>
          <w:szCs w:val="21"/>
        </w:rPr>
        <w:t>其他</w:t>
      </w:r>
      <w:r w:rsidRPr="00B46272">
        <w:rPr>
          <w:rFonts w:ascii="宋体" w:hAnsi="宋体" w:hint="eastAsia"/>
          <w:color w:val="000000"/>
          <w:szCs w:val="21"/>
        </w:rPr>
        <w:t>义务。</w:t>
      </w:r>
    </w:p>
    <w:p w:rsidR="00000000" w:rsidRPr="00B46272" w:rsidP="00B46272">
      <w:pPr>
        <w:adjustRightInd w:val="0"/>
        <w:snapToGrid w:val="0"/>
        <w:spacing w:line="400" w:lineRule="exact"/>
        <w:ind w:firstLine="420" w:firstLineChars="200"/>
        <w:jc w:val="left"/>
        <w:rPr>
          <w:rFonts w:ascii="宋体" w:hAnsi="宋体"/>
          <w:color w:val="000000"/>
          <w:szCs w:val="21"/>
          <w:highlight w:val="yellow"/>
        </w:rPr>
      </w:pPr>
      <w:r w:rsidRPr="00B46272">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rsidR="00000000" w:rsidRPr="00B46272" w:rsidP="00B46272">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（6）</w:t>
      </w:r>
      <w:r w:rsidRPr="00B46272">
        <w:rPr>
          <w:rFonts w:ascii="宋体" w:hAnsi="宋体" w:hint="eastAsia"/>
          <w:szCs w:val="21"/>
        </w:rPr>
        <w:t>“联合体”系指由两个以上的自然人、法人或者非法人组织组成，以一个供应商的身份共同参加政府采购的主体</w:t>
      </w:r>
      <w:r w:rsidRPr="00B46272">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sidRPr="00B46272">
        <w:rPr>
          <w:rFonts w:ascii="宋体" w:hAnsi="宋体" w:hint="eastAsia"/>
          <w:b/>
          <w:bCs/>
          <w:color w:val="000000"/>
          <w:szCs w:val="21"/>
        </w:rPr>
        <w:t>政府采购合同专用条款</w:t>
      </w:r>
      <w:r w:rsidRPr="00B46272">
        <w:rPr>
          <w:rFonts w:ascii="宋体" w:hAnsi="宋体" w:hint="eastAsia"/>
          <w:color w:val="000000"/>
          <w:szCs w:val="21"/>
        </w:rPr>
        <w:t>】。</w:t>
      </w:r>
    </w:p>
    <w:p w:rsidR="00000000" w:rsidRPr="00B46272" w:rsidP="00B46272">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（7）其他术语解释，见【</w:t>
      </w:r>
      <w:r w:rsidRPr="00B46272">
        <w:rPr>
          <w:rFonts w:ascii="宋体" w:hAnsi="宋体" w:hint="eastAsia"/>
          <w:b/>
          <w:bCs/>
          <w:color w:val="000000"/>
          <w:szCs w:val="21"/>
        </w:rPr>
        <w:t>政府采购合同专用条款</w:t>
      </w:r>
      <w:r w:rsidRPr="00B46272">
        <w:rPr>
          <w:rFonts w:ascii="宋体" w:hAnsi="宋体" w:hint="eastAsia"/>
          <w:color w:val="000000"/>
          <w:szCs w:val="21"/>
        </w:rPr>
        <w:t>】。</w:t>
      </w:r>
    </w:p>
    <w:p w:rsidR="00000000" w:rsidRPr="00B46272" w:rsidP="00B46272">
      <w:pPr>
        <w:numPr>
          <w:ilvl w:val="0"/>
          <w:numId w:val="8"/>
        </w:numPr>
        <w:autoSpaceDE w:val="0"/>
        <w:autoSpaceDN w:val="0"/>
        <w:adjustRightInd w:val="0"/>
        <w:snapToGrid w:val="0"/>
        <w:spacing w:line="400" w:lineRule="exact"/>
        <w:jc w:val="left"/>
        <w:rPr>
          <w:rFonts w:ascii="宋体" w:hAnsi="宋体"/>
          <w:b/>
          <w:bCs/>
          <w:color w:val="000000"/>
          <w:sz w:val="24"/>
        </w:rPr>
      </w:pPr>
      <w:r w:rsidRPr="00B46272">
        <w:rPr>
          <w:rFonts w:ascii="宋体" w:hAnsi="宋体" w:hint="eastAsia"/>
          <w:b/>
          <w:color w:val="000000"/>
          <w:sz w:val="24"/>
        </w:rPr>
        <w:t>合同标的及金额</w:t>
      </w:r>
    </w:p>
    <w:p w:rsidR="00000000" w:rsidRPr="00B46272" w:rsidP="00B46272">
      <w:pPr>
        <w:autoSpaceDE w:val="0"/>
        <w:autoSpaceDN w:val="0"/>
        <w:adjustRightInd w:val="0"/>
        <w:snapToGrid w:val="0"/>
        <w:spacing w:line="400" w:lineRule="exact"/>
        <w:ind w:firstLine="420" w:firstLineChars="200"/>
        <w:jc w:val="left"/>
        <w:rPr>
          <w:rFonts w:ascii="宋体" w:hAnsi="宋体"/>
          <w:b/>
          <w:bCs/>
          <w:i/>
          <w:iCs/>
          <w:color w:val="000000"/>
          <w:szCs w:val="21"/>
        </w:rPr>
      </w:pPr>
      <w:r w:rsidRPr="00B46272">
        <w:rPr>
          <w:rFonts w:ascii="宋体" w:hAnsi="宋体" w:hint="eastAsia"/>
          <w:color w:val="000000"/>
          <w:szCs w:val="21"/>
        </w:rPr>
        <w:t>2.1 合同标的及金额应与中标（成交）结果一致。乙方为履行本合同而发生的所有费用均应包含在合同价款中，甲方不再另行支付</w:t>
      </w:r>
      <w:r w:rsidRPr="00B46272">
        <w:rPr>
          <w:rFonts w:ascii="宋体" w:hAnsi="宋体"/>
          <w:color w:val="000000"/>
          <w:szCs w:val="21"/>
        </w:rPr>
        <w:t>其他</w:t>
      </w:r>
      <w:r w:rsidRPr="00B46272">
        <w:rPr>
          <w:rFonts w:ascii="宋体" w:hAnsi="宋体" w:hint="eastAsia"/>
          <w:color w:val="000000"/>
          <w:szCs w:val="21"/>
        </w:rPr>
        <w:t>任何费用。</w:t>
      </w:r>
    </w:p>
    <w:p w:rsidR="00000000" w:rsidRPr="00B46272" w:rsidP="00B46272">
      <w:pPr>
        <w:adjustRightInd w:val="0"/>
        <w:snapToGrid w:val="0"/>
        <w:spacing w:line="400" w:lineRule="exact"/>
        <w:jc w:val="left"/>
        <w:rPr>
          <w:rFonts w:ascii="宋体" w:hAnsi="宋体"/>
          <w:b/>
          <w:color w:val="000000"/>
          <w:sz w:val="24"/>
        </w:rPr>
      </w:pPr>
      <w:r w:rsidRPr="00B46272">
        <w:rPr>
          <w:rFonts w:ascii="宋体" w:hAnsi="宋体" w:hint="eastAsia"/>
          <w:b/>
          <w:color w:val="000000"/>
          <w:sz w:val="24"/>
        </w:rPr>
        <w:t>3. 履行合同的时间、地点和方式</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 xml:space="preserve">3.1 </w:t>
      </w:r>
      <w:r w:rsidRPr="00B46272">
        <w:rPr>
          <w:rFonts w:ascii="宋体" w:hAnsi="宋体" w:cs="宋体" w:hint="eastAsia"/>
          <w:szCs w:val="21"/>
        </w:rPr>
        <w:t>乙方应当在约定的时间、地点，按照约定方式履行合同。</w:t>
      </w:r>
    </w:p>
    <w:p w:rsidR="00000000" w:rsidRPr="00B46272" w:rsidP="00B46272">
      <w:pPr>
        <w:autoSpaceDE w:val="0"/>
        <w:autoSpaceDN w:val="0"/>
        <w:adjustRightInd w:val="0"/>
        <w:snapToGrid w:val="0"/>
        <w:spacing w:line="400" w:lineRule="exact"/>
        <w:jc w:val="left"/>
        <w:rPr>
          <w:rFonts w:ascii="宋体" w:hAnsi="宋体"/>
          <w:b/>
          <w:bCs/>
          <w:color w:val="000000"/>
          <w:sz w:val="24"/>
        </w:rPr>
      </w:pPr>
      <w:r w:rsidRPr="00B46272">
        <w:rPr>
          <w:rFonts w:ascii="宋体" w:hAnsi="宋体" w:hint="eastAsia"/>
          <w:b/>
          <w:bCs/>
          <w:color w:val="000000"/>
          <w:sz w:val="24"/>
        </w:rPr>
        <w:t>4. 甲方的权利和义务</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4.1</w:t>
      </w:r>
      <w:r w:rsidRPr="00B46272">
        <w:rPr>
          <w:rFonts w:ascii="宋体" w:hAnsi="宋体"/>
          <w:color w:val="000000"/>
          <w:szCs w:val="21"/>
        </w:rPr>
        <w:t xml:space="preserve"> 签署合同后，甲方</w:t>
      </w:r>
      <w:r w:rsidRPr="00B46272">
        <w:rPr>
          <w:rFonts w:ascii="宋体" w:hAnsi="宋体" w:hint="eastAsia"/>
          <w:color w:val="000000"/>
          <w:szCs w:val="21"/>
        </w:rPr>
        <w:t>应</w:t>
      </w:r>
      <w:r w:rsidRPr="00B46272">
        <w:rPr>
          <w:rFonts w:ascii="宋体" w:hAnsi="宋体"/>
          <w:color w:val="000000"/>
          <w:szCs w:val="21"/>
        </w:rPr>
        <w:t>确定</w:t>
      </w:r>
      <w:r w:rsidRPr="00B46272">
        <w:rPr>
          <w:rFonts w:ascii="宋体" w:hAnsi="宋体" w:hint="eastAsia"/>
          <w:color w:val="000000"/>
          <w:szCs w:val="21"/>
        </w:rPr>
        <w:t>项目负责人（或项目联系人）</w:t>
      </w:r>
      <w:r w:rsidRPr="00B46272">
        <w:rPr>
          <w:rFonts w:ascii="宋体" w:hAnsi="宋体"/>
          <w:color w:val="000000"/>
          <w:szCs w:val="21"/>
        </w:rPr>
        <w:t>，负责与本合同有关的事务。</w:t>
      </w:r>
      <w:r w:rsidRPr="00B46272">
        <w:rPr>
          <w:rFonts w:ascii="宋体" w:hAnsi="宋体" w:hint="eastAsia"/>
          <w:color w:val="000000"/>
          <w:szCs w:val="21"/>
        </w:rPr>
        <w:t>甲方有权对乙方的履约行为进行检查，并</w:t>
      </w:r>
      <w:r w:rsidRPr="00B46272">
        <w:rPr>
          <w:rFonts w:ascii="宋体" w:hAnsi="宋体"/>
          <w:color w:val="000000"/>
          <w:szCs w:val="21"/>
        </w:rPr>
        <w:t>及时确认乙方提交的事项</w:t>
      </w:r>
      <w:r w:rsidRPr="00B46272">
        <w:rPr>
          <w:rFonts w:ascii="宋体" w:hAnsi="宋体" w:hint="eastAsia"/>
          <w:color w:val="000000"/>
          <w:szCs w:val="21"/>
        </w:rPr>
        <w:t>。甲方应当</w:t>
      </w:r>
      <w:r w:rsidRPr="00B46272">
        <w:rPr>
          <w:rFonts w:ascii="宋体" w:hAnsi="宋体"/>
          <w:color w:val="000000"/>
          <w:szCs w:val="21"/>
        </w:rPr>
        <w:t>配合乙方完成</w:t>
      </w:r>
      <w:r w:rsidRPr="00B46272">
        <w:rPr>
          <w:rFonts w:ascii="宋体" w:hAnsi="宋体" w:hint="eastAsia"/>
          <w:color w:val="000000"/>
          <w:szCs w:val="21"/>
        </w:rPr>
        <w:t>相关项目</w:t>
      </w:r>
      <w:r w:rsidRPr="00B46272">
        <w:rPr>
          <w:rFonts w:ascii="宋体" w:hAnsi="宋体"/>
          <w:color w:val="000000"/>
          <w:szCs w:val="21"/>
        </w:rPr>
        <w:t>实施工作。</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 xml:space="preserve">4.2 </w:t>
      </w:r>
      <w:r w:rsidRPr="00B46272">
        <w:rPr>
          <w:rFonts w:ascii="宋体" w:hAnsi="宋体"/>
          <w:color w:val="000000"/>
          <w:szCs w:val="21"/>
        </w:rPr>
        <w:t>甲方有权要求乙方按时提交各阶段有关</w:t>
      </w:r>
      <w:r w:rsidRPr="00B46272">
        <w:rPr>
          <w:rFonts w:ascii="宋体" w:hAnsi="宋体" w:hint="eastAsia"/>
          <w:color w:val="000000"/>
          <w:szCs w:val="21"/>
        </w:rPr>
        <w:t>安排计划</w:t>
      </w:r>
      <w:r w:rsidRPr="00B46272">
        <w:rPr>
          <w:rFonts w:ascii="宋体" w:hAnsi="宋体"/>
          <w:color w:val="000000"/>
          <w:szCs w:val="21"/>
        </w:rPr>
        <w:t>，并有权</w:t>
      </w:r>
      <w:r w:rsidRPr="00B46272">
        <w:rPr>
          <w:rFonts w:ascii="宋体" w:hAnsi="宋体" w:hint="eastAsia"/>
          <w:color w:val="000000"/>
          <w:szCs w:val="21"/>
        </w:rPr>
        <w:t>定期核对乙方提供货物数量、规格、质量等内容。甲方</w:t>
      </w:r>
      <w:r w:rsidRPr="00B46272">
        <w:rPr>
          <w:rFonts w:ascii="宋体" w:hAnsi="宋体"/>
          <w:color w:val="000000"/>
          <w:szCs w:val="21"/>
        </w:rPr>
        <w:t>有权督促乙方工作并要求乙方</w:t>
      </w:r>
      <w:r w:rsidRPr="00B46272">
        <w:rPr>
          <w:rFonts w:ascii="宋体" w:hAnsi="宋体" w:hint="eastAsia"/>
          <w:color w:val="000000"/>
          <w:szCs w:val="21"/>
        </w:rPr>
        <w:t>更</w:t>
      </w:r>
      <w:r w:rsidRPr="00B46272">
        <w:rPr>
          <w:rFonts w:ascii="宋体" w:hAnsi="宋体"/>
          <w:color w:val="000000"/>
          <w:szCs w:val="21"/>
        </w:rPr>
        <w:t>换不符合要求的</w:t>
      </w:r>
      <w:r w:rsidRPr="00B46272">
        <w:rPr>
          <w:rFonts w:ascii="宋体" w:hAnsi="宋体" w:hint="eastAsia"/>
          <w:color w:val="000000"/>
          <w:szCs w:val="21"/>
        </w:rPr>
        <w:t>货物</w:t>
      </w:r>
      <w:r w:rsidRPr="00B46272">
        <w:rPr>
          <w:rFonts w:ascii="宋体" w:hAnsi="宋体"/>
          <w:color w:val="000000"/>
          <w:szCs w:val="21"/>
        </w:rPr>
        <w:t>。</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4.</w:t>
      </w:r>
      <w:r w:rsidRPr="00B46272">
        <w:rPr>
          <w:rFonts w:ascii="宋体" w:hAnsi="宋体"/>
          <w:color w:val="000000"/>
          <w:szCs w:val="21"/>
        </w:rPr>
        <w:t>3</w:t>
      </w:r>
      <w:r w:rsidRPr="00B46272">
        <w:rPr>
          <w:rFonts w:ascii="宋体" w:hAnsi="宋体" w:hint="eastAsia"/>
          <w:color w:val="000000"/>
          <w:szCs w:val="21"/>
        </w:rPr>
        <w:t xml:space="preserve"> </w:t>
      </w:r>
      <w:r w:rsidRPr="00B46272">
        <w:rPr>
          <w:rFonts w:ascii="宋体" w:hAnsi="宋体"/>
          <w:color w:val="000000"/>
          <w:szCs w:val="21"/>
        </w:rPr>
        <w:t>甲方</w:t>
      </w:r>
      <w:r w:rsidRPr="00B46272">
        <w:rPr>
          <w:rFonts w:ascii="宋体" w:hAnsi="宋体" w:hint="eastAsia"/>
          <w:color w:val="000000"/>
          <w:szCs w:val="21"/>
        </w:rPr>
        <w:t>有权要求乙方对缺陷部分予以修复，并按合同约定享有货物保修及其他合同约定的权利。</w:t>
      </w:r>
    </w:p>
    <w:p w:rsidR="00000000" w:rsidRPr="00B46272" w:rsidP="00B46272">
      <w:pPr>
        <w:snapToGrid w:val="0"/>
        <w:spacing w:line="400" w:lineRule="exact"/>
        <w:ind w:firstLine="420" w:firstLineChars="200"/>
        <w:rPr>
          <w:rFonts w:eastAsia="华文楷体"/>
        </w:rPr>
      </w:pPr>
      <w:r w:rsidRPr="00B46272">
        <w:rPr>
          <w:rFonts w:ascii="宋体" w:hAnsi="宋体"/>
          <w:color w:val="000000"/>
          <w:szCs w:val="21"/>
        </w:rPr>
        <w:t>4.4 甲方应当按照合同约定及时对交付的货物进行验收</w:t>
      </w:r>
      <w:r w:rsidRPr="00B46272">
        <w:rPr>
          <w:rFonts w:ascii="宋体" w:hAnsi="宋体" w:hint="eastAsia"/>
          <w:color w:val="000000"/>
          <w:szCs w:val="21"/>
        </w:rPr>
        <w:t>，</w:t>
      </w:r>
      <w:r w:rsidRPr="00B46272">
        <w:rPr>
          <w:rFonts w:ascii="宋体" w:hAnsi="宋体" w:cs="宋体" w:hint="eastAsia"/>
          <w:szCs w:val="21"/>
        </w:rPr>
        <w:t>未</w:t>
      </w:r>
      <w:r w:rsidRPr="00B46272">
        <w:rPr>
          <w:rFonts w:ascii="宋体" w:hAnsi="宋体" w:hint="eastAsia"/>
          <w:color w:val="000000"/>
          <w:szCs w:val="21"/>
        </w:rPr>
        <w:t>在</w:t>
      </w:r>
      <w:r w:rsidRPr="00B46272">
        <w:rPr>
          <w:rFonts w:ascii="宋体" w:hAnsi="宋体" w:cs="宋体" w:hint="eastAsia"/>
          <w:b/>
          <w:bCs/>
          <w:szCs w:val="21"/>
        </w:rPr>
        <w:t>【政府采购合同专用条款】</w:t>
      </w:r>
      <w:r w:rsidRPr="00B46272">
        <w:rPr>
          <w:rFonts w:ascii="宋体" w:hAnsi="宋体" w:cs="宋体" w:hint="eastAsia"/>
          <w:szCs w:val="21"/>
        </w:rPr>
        <w:t>约定的期限内对乙方履约提出任何异议或者向乙方作出任何说明的，</w:t>
      </w:r>
      <w:r w:rsidRPr="00B46272">
        <w:rPr>
          <w:rFonts w:ascii="宋体" w:hAnsi="宋体" w:hint="eastAsia"/>
          <w:color w:val="000000"/>
          <w:szCs w:val="21"/>
        </w:rPr>
        <w:t>视为验收通过。</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color w:val="000000"/>
          <w:szCs w:val="21"/>
        </w:rPr>
        <w:t>4</w:t>
      </w:r>
      <w:r w:rsidRPr="00B46272">
        <w:rPr>
          <w:rFonts w:ascii="宋体" w:hAnsi="宋体" w:hint="eastAsia"/>
          <w:color w:val="000000"/>
          <w:szCs w:val="21"/>
        </w:rPr>
        <w:t>.</w:t>
      </w:r>
      <w:r w:rsidRPr="00B46272">
        <w:rPr>
          <w:rFonts w:ascii="宋体" w:hAnsi="宋体"/>
          <w:color w:val="000000"/>
          <w:szCs w:val="21"/>
        </w:rPr>
        <w:t xml:space="preserve">5 </w:t>
      </w:r>
      <w:r w:rsidRPr="00B46272">
        <w:rPr>
          <w:rFonts w:ascii="宋体" w:hAnsi="宋体" w:hint="eastAsia"/>
          <w:color w:val="000000"/>
          <w:szCs w:val="21"/>
        </w:rPr>
        <w:t>甲方应当根据合同约定及时向乙方支付合同价款</w:t>
      </w:r>
      <w:r w:rsidRPr="00B46272">
        <w:rPr>
          <w:rFonts w:ascii="宋体" w:hAnsi="宋体"/>
          <w:color w:val="000000"/>
          <w:szCs w:val="21"/>
        </w:rPr>
        <w:t>，不得以内部人员变更、履行内部付款流程等为由，拒绝或迟延支付。</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4.6</w:t>
      </w:r>
      <w:r w:rsidRPr="00B46272">
        <w:rPr>
          <w:rFonts w:ascii="宋体" w:hAnsi="宋体"/>
          <w:color w:val="000000"/>
          <w:szCs w:val="21"/>
        </w:rPr>
        <w:t xml:space="preserve"> </w:t>
      </w:r>
      <w:r w:rsidRPr="00B46272">
        <w:rPr>
          <w:rFonts w:ascii="宋体" w:hAnsi="宋体" w:hint="eastAsia"/>
          <w:color w:val="000000"/>
          <w:szCs w:val="21"/>
        </w:rPr>
        <w:t>国家法律法规规定及</w:t>
      </w:r>
      <w:r w:rsidRPr="00B46272">
        <w:rPr>
          <w:rFonts w:ascii="宋体" w:hAnsi="宋体" w:cs="宋体" w:hint="eastAsia"/>
          <w:b/>
          <w:bCs/>
          <w:szCs w:val="21"/>
        </w:rPr>
        <w:t>【政府采购合同专用条款】</w:t>
      </w:r>
      <w:r w:rsidRPr="00B46272">
        <w:rPr>
          <w:rFonts w:ascii="宋体" w:hAnsi="宋体" w:hint="eastAsia"/>
          <w:color w:val="000000"/>
          <w:szCs w:val="21"/>
        </w:rPr>
        <w:t>约定应由甲方承担的其他义务和责任。</w:t>
      </w:r>
    </w:p>
    <w:p w:rsidR="00000000" w:rsidRPr="00B46272" w:rsidP="00B46272">
      <w:pPr>
        <w:autoSpaceDE w:val="0"/>
        <w:autoSpaceDN w:val="0"/>
        <w:adjustRightInd w:val="0"/>
        <w:snapToGrid w:val="0"/>
        <w:spacing w:line="400" w:lineRule="exact"/>
        <w:jc w:val="left"/>
        <w:rPr>
          <w:rFonts w:ascii="宋体" w:hAnsi="宋体"/>
          <w:b/>
          <w:bCs/>
          <w:color w:val="000000"/>
          <w:sz w:val="24"/>
        </w:rPr>
      </w:pPr>
      <w:r w:rsidRPr="00B46272">
        <w:rPr>
          <w:rFonts w:ascii="宋体" w:hAnsi="宋体" w:hint="eastAsia"/>
          <w:b/>
          <w:bCs/>
          <w:color w:val="000000"/>
          <w:sz w:val="24"/>
        </w:rPr>
        <w:t>5. 乙方的权利和义务</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 xml:space="preserve">5.1 </w:t>
      </w:r>
      <w:r w:rsidRPr="00B46272">
        <w:rPr>
          <w:rFonts w:ascii="宋体" w:hAnsi="宋体"/>
          <w:color w:val="000000"/>
          <w:szCs w:val="21"/>
        </w:rPr>
        <w:t>签署合同后，乙方</w:t>
      </w:r>
      <w:r w:rsidRPr="00B46272">
        <w:rPr>
          <w:rFonts w:ascii="宋体" w:hAnsi="宋体" w:hint="eastAsia"/>
          <w:color w:val="000000"/>
          <w:szCs w:val="21"/>
        </w:rPr>
        <w:t>应</w:t>
      </w:r>
      <w:r w:rsidRPr="00B46272">
        <w:rPr>
          <w:rFonts w:ascii="宋体" w:hAnsi="宋体"/>
          <w:color w:val="000000"/>
          <w:szCs w:val="21"/>
        </w:rPr>
        <w:t>确定</w:t>
      </w:r>
      <w:r w:rsidRPr="00B46272">
        <w:rPr>
          <w:rFonts w:ascii="宋体" w:hAnsi="宋体" w:hint="eastAsia"/>
          <w:color w:val="000000"/>
          <w:szCs w:val="21"/>
        </w:rPr>
        <w:t>项目负责人（或项目联系人）</w:t>
      </w:r>
      <w:r w:rsidRPr="00B46272">
        <w:rPr>
          <w:rFonts w:ascii="宋体" w:hAnsi="宋体"/>
          <w:color w:val="000000"/>
          <w:szCs w:val="21"/>
        </w:rPr>
        <w:t>，负责与本合同有关的事务。</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5.</w:t>
      </w:r>
      <w:r w:rsidRPr="00B46272">
        <w:rPr>
          <w:rFonts w:ascii="宋体" w:hAnsi="宋体"/>
          <w:color w:val="000000"/>
          <w:szCs w:val="21"/>
        </w:rPr>
        <w:t>2 乙方应按照合同要求</w:t>
      </w:r>
      <w:r w:rsidRPr="00B46272">
        <w:rPr>
          <w:rFonts w:ascii="宋体" w:hAnsi="宋体" w:hint="eastAsia"/>
          <w:color w:val="000000"/>
          <w:szCs w:val="21"/>
        </w:rPr>
        <w:t>履约</w:t>
      </w:r>
      <w:r w:rsidRPr="00B46272">
        <w:rPr>
          <w:rFonts w:ascii="宋体" w:hAnsi="宋体"/>
          <w:color w:val="000000"/>
          <w:szCs w:val="21"/>
        </w:rPr>
        <w:t>，充分合理安排，确保</w:t>
      </w:r>
      <w:r w:rsidRPr="00B46272">
        <w:rPr>
          <w:rFonts w:ascii="宋体" w:hAnsi="宋体" w:hint="eastAsia"/>
          <w:color w:val="000000"/>
          <w:szCs w:val="21"/>
        </w:rPr>
        <w:t>提供的货物及相关服务符合合同有关</w:t>
      </w:r>
      <w:r w:rsidRPr="00B46272">
        <w:rPr>
          <w:rFonts w:ascii="宋体" w:hAnsi="宋体"/>
          <w:color w:val="000000"/>
          <w:szCs w:val="21"/>
        </w:rPr>
        <w:t>要求</w:t>
      </w:r>
      <w:r w:rsidRPr="00B46272">
        <w:rPr>
          <w:rFonts w:ascii="宋体" w:hAnsi="宋体" w:hint="eastAsia"/>
          <w:color w:val="000000"/>
          <w:szCs w:val="21"/>
        </w:rPr>
        <w:t>。接受项目行业管理部门及政府有关部门的指导，配合甲方的履约检查及验收，并</w:t>
      </w:r>
      <w:r w:rsidRPr="00B46272">
        <w:rPr>
          <w:rFonts w:ascii="宋体" w:hAnsi="宋体"/>
          <w:color w:val="000000"/>
          <w:szCs w:val="21"/>
        </w:rPr>
        <w:t>负责项目实施过程中的所有协调工作。</w:t>
      </w:r>
    </w:p>
    <w:p w:rsidR="00000000" w:rsidRPr="00B46272" w:rsidP="00B46272">
      <w:pPr>
        <w:spacing w:line="400" w:lineRule="exact"/>
        <w:ind w:firstLine="370" w:firstLineChars="176"/>
        <w:rPr>
          <w:rFonts w:ascii="宋体" w:hAnsi="宋体" w:cs="宋体"/>
          <w:color w:val="000000"/>
          <w:szCs w:val="21"/>
        </w:rPr>
      </w:pPr>
      <w:r w:rsidRPr="00B46272">
        <w:rPr>
          <w:rFonts w:ascii="宋体" w:hAnsi="宋体" w:hint="eastAsia"/>
          <w:color w:val="000000"/>
          <w:szCs w:val="21"/>
        </w:rPr>
        <w:t>5.</w:t>
      </w:r>
      <w:r w:rsidRPr="00B46272">
        <w:rPr>
          <w:rFonts w:ascii="宋体" w:hAnsi="宋体"/>
          <w:color w:val="000000"/>
          <w:szCs w:val="21"/>
        </w:rPr>
        <w:t>3</w:t>
      </w:r>
      <w:r w:rsidRPr="00B46272">
        <w:rPr>
          <w:rFonts w:ascii="宋体" w:hAnsi="宋体" w:hint="eastAsia"/>
          <w:color w:val="000000"/>
          <w:szCs w:val="21"/>
        </w:rPr>
        <w:t>乙方有权</w:t>
      </w:r>
      <w:r w:rsidRPr="00B46272">
        <w:rPr>
          <w:rFonts w:ascii="宋体" w:hAnsi="宋体" w:cs="宋体" w:hint="eastAsia"/>
          <w:color w:val="000000"/>
          <w:szCs w:val="21"/>
        </w:rPr>
        <w:t>根据合同约定向甲方收取合同价款。</w:t>
      </w:r>
    </w:p>
    <w:p w:rsidR="00000000" w:rsidRPr="00B46272" w:rsidP="00B46272">
      <w:pPr>
        <w:spacing w:line="400" w:lineRule="exact"/>
        <w:ind w:firstLine="370" w:firstLineChars="176"/>
        <w:rPr>
          <w:rFonts w:ascii="宋体" w:hAnsi="宋体" w:cs="宋体"/>
          <w:color w:val="000000"/>
          <w:szCs w:val="21"/>
        </w:rPr>
      </w:pPr>
      <w:r w:rsidRPr="00B46272">
        <w:rPr>
          <w:rFonts w:ascii="宋体" w:hAnsi="宋体" w:hint="eastAsia"/>
          <w:color w:val="000000"/>
          <w:szCs w:val="21"/>
        </w:rPr>
        <w:t>5.</w:t>
      </w:r>
      <w:r w:rsidRPr="00B46272">
        <w:rPr>
          <w:rFonts w:ascii="宋体" w:hAnsi="宋体"/>
          <w:color w:val="000000"/>
          <w:szCs w:val="21"/>
        </w:rPr>
        <w:t>4</w:t>
      </w:r>
      <w:r w:rsidRPr="00B46272">
        <w:rPr>
          <w:rFonts w:ascii="宋体" w:hAnsi="宋体" w:cs="宋体" w:hint="eastAsia"/>
          <w:color w:val="000000"/>
          <w:szCs w:val="21"/>
        </w:rPr>
        <w:t>国家法律法规规定</w:t>
      </w:r>
      <w:r w:rsidRPr="00B46272">
        <w:rPr>
          <w:rFonts w:ascii="宋体" w:hAnsi="宋体" w:hint="eastAsia"/>
          <w:color w:val="000000"/>
          <w:szCs w:val="21"/>
        </w:rPr>
        <w:t>及</w:t>
      </w:r>
      <w:r w:rsidRPr="00B46272">
        <w:rPr>
          <w:rFonts w:ascii="宋体" w:hAnsi="宋体" w:cs="宋体" w:hint="eastAsia"/>
          <w:b/>
          <w:bCs/>
          <w:szCs w:val="21"/>
        </w:rPr>
        <w:t>【政府采购合同专用条款】</w:t>
      </w:r>
      <w:r w:rsidRPr="00B46272">
        <w:rPr>
          <w:rFonts w:ascii="宋体" w:hAnsi="宋体" w:cs="宋体" w:hint="eastAsia"/>
          <w:szCs w:val="21"/>
        </w:rPr>
        <w:t>约定应</w:t>
      </w:r>
      <w:r w:rsidRPr="00B46272">
        <w:rPr>
          <w:rFonts w:ascii="宋体" w:hAnsi="宋体" w:cs="宋体" w:hint="eastAsia"/>
          <w:color w:val="000000"/>
          <w:szCs w:val="21"/>
        </w:rPr>
        <w:t>由乙方承担的其他义务和责任。</w:t>
      </w:r>
    </w:p>
    <w:p w:rsidR="00000000" w:rsidRPr="00B46272" w:rsidP="00B46272">
      <w:pPr>
        <w:numPr>
          <w:ilvl w:val="0"/>
          <w:numId w:val="9"/>
        </w:numPr>
        <w:autoSpaceDE w:val="0"/>
        <w:autoSpaceDN w:val="0"/>
        <w:adjustRightInd w:val="0"/>
        <w:snapToGrid w:val="0"/>
        <w:spacing w:line="400" w:lineRule="exact"/>
        <w:jc w:val="left"/>
        <w:rPr>
          <w:rFonts w:ascii="宋体" w:hAnsi="宋体"/>
          <w:b/>
          <w:bCs/>
          <w:color w:val="000000"/>
          <w:sz w:val="24"/>
        </w:rPr>
      </w:pPr>
      <w:r w:rsidRPr="00B46272">
        <w:rPr>
          <w:rFonts w:ascii="宋体" w:hAnsi="宋体" w:hint="eastAsia"/>
          <w:b/>
          <w:bCs/>
          <w:color w:val="000000"/>
          <w:sz w:val="24"/>
        </w:rPr>
        <w:t>合同履行</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6.1 甲乙双方应当按照</w:t>
      </w:r>
      <w:r w:rsidRPr="00B46272">
        <w:rPr>
          <w:rFonts w:ascii="宋体" w:hAnsi="宋体" w:cs="宋体" w:hint="eastAsia"/>
          <w:b/>
          <w:bCs/>
          <w:szCs w:val="21"/>
        </w:rPr>
        <w:t>【政府采购合同专用条款】</w:t>
      </w:r>
      <w:r w:rsidRPr="00B46272">
        <w:rPr>
          <w:rFonts w:ascii="宋体" w:hAnsi="宋体" w:hint="eastAsia"/>
          <w:color w:val="000000"/>
          <w:szCs w:val="21"/>
        </w:rPr>
        <w:t>约定顺序履行合同义务；如果没有先后顺序的，应当同时履行。</w:t>
      </w:r>
    </w:p>
    <w:p w:rsidR="00000000" w:rsidRPr="00B46272" w:rsidP="00B46272">
      <w:pPr>
        <w:autoSpaceDE w:val="0"/>
        <w:autoSpaceDN w:val="0"/>
        <w:adjustRightInd w:val="0"/>
        <w:snapToGrid w:val="0"/>
        <w:spacing w:line="400" w:lineRule="exact"/>
        <w:ind w:firstLine="420" w:firstLineChars="200"/>
        <w:jc w:val="left"/>
      </w:pPr>
      <w:r w:rsidRPr="00B46272">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rsidR="00000000" w:rsidRPr="00B46272" w:rsidP="00B46272">
      <w:pPr>
        <w:adjustRightInd w:val="0"/>
        <w:snapToGrid w:val="0"/>
        <w:spacing w:line="400" w:lineRule="exact"/>
        <w:jc w:val="left"/>
        <w:rPr>
          <w:rFonts w:ascii="宋体" w:hAnsi="宋体"/>
          <w:b/>
          <w:bCs/>
          <w:color w:val="000000"/>
          <w:sz w:val="24"/>
        </w:rPr>
      </w:pPr>
      <w:r w:rsidRPr="00B46272">
        <w:rPr>
          <w:rFonts w:ascii="宋体" w:hAnsi="宋体" w:hint="eastAsia"/>
          <w:b/>
          <w:bCs/>
          <w:color w:val="000000"/>
          <w:sz w:val="24"/>
        </w:rPr>
        <w:t>7. 货物包装、运输、保险和交付要求</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7.1 本合同</w:t>
      </w:r>
      <w:r w:rsidRPr="00B46272">
        <w:rPr>
          <w:rFonts w:ascii="宋体" w:hAnsi="宋体" w:hint="eastAsia"/>
          <w:bCs/>
          <w:color w:val="000000"/>
          <w:szCs w:val="21"/>
        </w:rPr>
        <w:t>涉及商品包装、快递包装的，</w:t>
      </w:r>
      <w:r w:rsidRPr="00B46272">
        <w:rPr>
          <w:rFonts w:ascii="宋体" w:hAnsi="宋体" w:hint="eastAsia"/>
          <w:color w:val="000000"/>
          <w:szCs w:val="21"/>
        </w:rPr>
        <w:t>除</w:t>
      </w:r>
      <w:r w:rsidRPr="00B46272">
        <w:rPr>
          <w:rFonts w:ascii="宋体" w:hAnsi="宋体" w:hint="eastAsia"/>
          <w:b/>
          <w:color w:val="000000"/>
          <w:szCs w:val="21"/>
        </w:rPr>
        <w:t>【政府采购合同专用条款】</w:t>
      </w:r>
      <w:r w:rsidRPr="00B46272">
        <w:rPr>
          <w:rFonts w:ascii="宋体" w:hAnsi="宋体" w:hint="eastAsia"/>
          <w:bCs/>
          <w:color w:val="000000"/>
          <w:szCs w:val="21"/>
        </w:rPr>
        <w:t>另有约定外，</w:t>
      </w:r>
      <w:r w:rsidRPr="00B46272">
        <w:rPr>
          <w:rFonts w:ascii="宋体" w:hAnsi="宋体" w:hint="eastAsia"/>
          <w:color w:val="000000"/>
          <w:szCs w:val="21"/>
        </w:rPr>
        <w:t>包装应适应远距离运输、防潮、防震、防锈和防野蛮装卸等要求，确保货物安全无损地运抵</w:t>
      </w:r>
      <w:r w:rsidRPr="00B46272">
        <w:rPr>
          <w:rFonts w:ascii="宋体" w:hAnsi="宋体" w:hint="eastAsia"/>
          <w:b/>
          <w:color w:val="000000"/>
          <w:szCs w:val="21"/>
        </w:rPr>
        <w:t>【政府采购合同专用条款】</w:t>
      </w:r>
      <w:r w:rsidRPr="00B46272">
        <w:rPr>
          <w:rFonts w:ascii="宋体" w:hAnsi="宋体" w:hint="eastAsia"/>
          <w:bCs/>
          <w:color w:val="000000"/>
          <w:szCs w:val="21"/>
        </w:rPr>
        <w:t>约定的</w:t>
      </w:r>
      <w:r w:rsidRPr="00B46272">
        <w:rPr>
          <w:rFonts w:ascii="宋体" w:hAnsi="宋体" w:hint="eastAsia"/>
          <w:color w:val="000000"/>
          <w:szCs w:val="21"/>
        </w:rPr>
        <w:t>指定现场。</w:t>
      </w:r>
    </w:p>
    <w:p w:rsidR="00000000" w:rsidRPr="00B46272" w:rsidP="00B46272">
      <w:pPr>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7.2 除</w:t>
      </w:r>
      <w:r w:rsidRPr="00B46272">
        <w:rPr>
          <w:rFonts w:ascii="宋体" w:hAnsi="宋体" w:hint="eastAsia"/>
          <w:b/>
          <w:color w:val="000000"/>
          <w:szCs w:val="21"/>
        </w:rPr>
        <w:t>【政府采购合同专用条款】</w:t>
      </w:r>
      <w:r w:rsidRPr="00B46272">
        <w:rPr>
          <w:rFonts w:ascii="宋体" w:hAnsi="宋体" w:hint="eastAsia"/>
          <w:bCs/>
          <w:color w:val="000000"/>
          <w:szCs w:val="21"/>
        </w:rPr>
        <w:t>另有约定外，</w:t>
      </w:r>
      <w:r w:rsidRPr="00B46272">
        <w:rPr>
          <w:rFonts w:ascii="宋体" w:hAnsi="宋体" w:hint="eastAsia"/>
          <w:color w:val="000000"/>
          <w:szCs w:val="21"/>
        </w:rPr>
        <w:t>乙方负责办理将货物运抵本合同规定的交货地点，并装卸、交付至甲方的一切运输事项，相关费用应包含在合同价款中。</w:t>
      </w:r>
    </w:p>
    <w:p w:rsidR="00000000" w:rsidRPr="00B46272" w:rsidP="00B46272">
      <w:pPr>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7.3 货物保险要求按</w:t>
      </w:r>
      <w:r w:rsidRPr="00B46272">
        <w:rPr>
          <w:rFonts w:ascii="宋体" w:hAnsi="宋体" w:hint="eastAsia"/>
          <w:b/>
          <w:color w:val="000000"/>
          <w:szCs w:val="21"/>
        </w:rPr>
        <w:t>【政府采购合同专用条款】</w:t>
      </w:r>
      <w:r w:rsidRPr="00B46272">
        <w:rPr>
          <w:rFonts w:ascii="宋体" w:hAnsi="宋体" w:hint="eastAsia"/>
          <w:bCs/>
          <w:color w:val="000000"/>
          <w:szCs w:val="21"/>
        </w:rPr>
        <w:t>规定执行</w:t>
      </w:r>
      <w:r w:rsidRPr="00B46272">
        <w:rPr>
          <w:rFonts w:ascii="宋体" w:hAnsi="宋体" w:hint="eastAsia"/>
          <w:color w:val="000000"/>
          <w:szCs w:val="21"/>
        </w:rPr>
        <w:t>。</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 xml:space="preserve">7.5 </w:t>
      </w:r>
      <w:r w:rsidRPr="00B46272">
        <w:rPr>
          <w:rFonts w:ascii="宋体" w:hAnsi="宋体" w:cs="宋体" w:hint="eastAsia"/>
          <w:color w:val="000000"/>
          <w:szCs w:val="21"/>
        </w:rPr>
        <w:t>乙方在运输到达之前应提前通知甲方，并提示货物运输装卸的注意事项，甲方配合乙方做好货物的接收工作。</w:t>
      </w:r>
    </w:p>
    <w:p w:rsidR="00000000" w:rsidRPr="00B46272" w:rsidP="00B46272">
      <w:pPr>
        <w:autoSpaceDE w:val="0"/>
        <w:autoSpaceDN w:val="0"/>
        <w:adjustRightInd w:val="0"/>
        <w:spacing w:line="400" w:lineRule="exact"/>
        <w:ind w:firstLine="420" w:firstLineChars="200"/>
        <w:rPr>
          <w:rFonts w:ascii="华文楷体" w:eastAsia="华文楷体" w:hAnsi="华文楷体" w:cs="华文楷体"/>
          <w:szCs w:val="21"/>
        </w:rPr>
      </w:pPr>
      <w:r w:rsidRPr="00B46272">
        <w:rPr>
          <w:rFonts w:ascii="宋体" w:hAnsi="宋体" w:hint="eastAsia"/>
          <w:color w:val="000000"/>
          <w:szCs w:val="21"/>
        </w:rPr>
        <w:t>7.6 如因包装、运输问题导致货物损毁、丢失或者品质下降，甲方有权要求降价、换货、拒收部分或整批货物，由此产生的费用和损失，均由乙方承担。</w:t>
      </w:r>
    </w:p>
    <w:p w:rsidR="00000000" w:rsidRPr="00B46272" w:rsidP="00B46272">
      <w:pPr>
        <w:adjustRightInd w:val="0"/>
        <w:snapToGrid w:val="0"/>
        <w:spacing w:line="400" w:lineRule="exact"/>
        <w:jc w:val="left"/>
        <w:rPr>
          <w:rFonts w:ascii="宋体" w:hAnsi="宋体"/>
          <w:b/>
          <w:sz w:val="24"/>
        </w:rPr>
      </w:pPr>
      <w:r w:rsidRPr="00B46272">
        <w:rPr>
          <w:rFonts w:ascii="宋体" w:hAnsi="宋体" w:hint="eastAsia"/>
          <w:b/>
          <w:color w:val="000000"/>
          <w:sz w:val="24"/>
        </w:rPr>
        <w:t xml:space="preserve">8. </w:t>
      </w:r>
      <w:r w:rsidRPr="00B46272">
        <w:rPr>
          <w:rFonts w:ascii="宋体" w:hAnsi="宋体" w:hint="eastAsia"/>
          <w:b/>
          <w:sz w:val="24"/>
        </w:rPr>
        <w:t>质量标准和保证</w:t>
      </w:r>
    </w:p>
    <w:p w:rsidR="00000000" w:rsidRPr="00B46272" w:rsidP="00B46272">
      <w:pPr>
        <w:adjustRightInd w:val="0"/>
        <w:snapToGrid w:val="0"/>
        <w:spacing w:line="400" w:lineRule="exact"/>
        <w:ind w:firstLine="420" w:firstLineChars="200"/>
        <w:jc w:val="left"/>
        <w:rPr>
          <w:rFonts w:ascii="宋体" w:hAnsi="宋体" w:cs="Courier New"/>
          <w:b/>
          <w:szCs w:val="21"/>
        </w:rPr>
      </w:pPr>
      <w:r w:rsidRPr="00B46272">
        <w:rPr>
          <w:rFonts w:ascii="宋体" w:hAnsi="宋体" w:cs="Courier New" w:hint="eastAsia"/>
          <w:szCs w:val="21"/>
        </w:rPr>
        <w:t>8.1 质量标准</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（1）本合同下提供的货物应符合合同</w:t>
      </w:r>
      <w:r w:rsidRPr="00B46272">
        <w:rPr>
          <w:rFonts w:ascii="宋体" w:hAnsi="宋体" w:cs="宋体" w:hint="eastAsia"/>
          <w:color w:val="000000"/>
          <w:szCs w:val="21"/>
        </w:rPr>
        <w:t>约定的</w:t>
      </w:r>
      <w:r w:rsidRPr="00B46272">
        <w:rPr>
          <w:rFonts w:ascii="宋体" w:hAnsi="宋体" w:cs="宋体" w:hint="eastAsia"/>
          <w:szCs w:val="21"/>
        </w:rPr>
        <w:t>品牌、规格型号、技术性能、配置、质量、数量等要求。</w:t>
      </w:r>
      <w:r w:rsidRPr="00B46272">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000000" w:rsidRPr="00B46272" w:rsidP="00B46272">
      <w:pPr>
        <w:adjustRightInd w:val="0"/>
        <w:snapToGrid w:val="0"/>
        <w:spacing w:line="400" w:lineRule="exact"/>
        <w:ind w:firstLine="420" w:firstLineChars="200"/>
        <w:jc w:val="left"/>
        <w:rPr>
          <w:rFonts w:ascii="宋体" w:hAnsi="宋体" w:cs="Courier New"/>
          <w:szCs w:val="21"/>
        </w:rPr>
      </w:pPr>
      <w:r w:rsidRPr="00B46272">
        <w:rPr>
          <w:rFonts w:ascii="宋体" w:hAnsi="宋体" w:cs="Courier New" w:hint="eastAsia"/>
          <w:szCs w:val="21"/>
        </w:rPr>
        <w:t>（2）采用中华人民共和国法定计量单位。</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（3）乙方所提供的货物应符合国家有关安全、环保、卫生的规定。</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8.2 保证</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（1）乙方应保证提供的货物完全符合合同规定的质量、规格和性能要求。乙方应保证货物在正确安装、正常使用和保养条件下，</w:t>
      </w:r>
      <w:r w:rsidRPr="00B46272">
        <w:rPr>
          <w:rFonts w:ascii="宋体" w:hAnsi="宋体" w:cs="宋体" w:hint="eastAsia"/>
          <w:szCs w:val="21"/>
        </w:rPr>
        <w:t>在其使用寿命期内具备合同约定的性能</w:t>
      </w:r>
      <w:r w:rsidRPr="00B46272">
        <w:rPr>
          <w:rFonts w:ascii="宋体" w:hAnsi="宋体" w:hint="eastAsia"/>
          <w:szCs w:val="21"/>
        </w:rPr>
        <w:t>。存在质量保证期的，货物最终交付验收合格后在</w:t>
      </w:r>
      <w:r w:rsidRPr="00B46272">
        <w:rPr>
          <w:rFonts w:ascii="宋体" w:hAnsi="宋体" w:hint="eastAsia"/>
          <w:b/>
          <w:szCs w:val="21"/>
        </w:rPr>
        <w:t>【政府采购合同专用条款】</w:t>
      </w:r>
      <w:r w:rsidRPr="00B46272">
        <w:rPr>
          <w:rFonts w:ascii="宋体" w:hAnsi="宋体" w:hint="eastAsia"/>
          <w:szCs w:val="21"/>
        </w:rPr>
        <w:t>规定或乙方书面承诺（两者以较长的为准）的质量保证期内，本保证保持有效。</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（2）在质量保证期内所发现的缺陷，甲方应尽快以书面形式通知乙方。</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（3）乙方收到通知后，应在</w:t>
      </w:r>
      <w:r w:rsidRPr="00B46272">
        <w:rPr>
          <w:rFonts w:ascii="宋体" w:hAnsi="宋体" w:hint="eastAsia"/>
          <w:b/>
          <w:szCs w:val="21"/>
        </w:rPr>
        <w:t>【政府采购合同专用条款】</w:t>
      </w:r>
      <w:r w:rsidRPr="00B46272">
        <w:rPr>
          <w:rFonts w:ascii="宋体" w:hAnsi="宋体" w:hint="eastAsia"/>
          <w:szCs w:val="21"/>
        </w:rPr>
        <w:t>规定的响应时间内以合理的速度免费维修或更换有缺陷的货物或部件。</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（4）在质量保证期内，如果货物的质量或规格与合同不符，或证实货物是有缺陷的，包括潜在的缺陷或使用不符合要求的材料等，甲方可以根据本合同第1</w:t>
      </w:r>
      <w:r w:rsidRPr="00B46272">
        <w:rPr>
          <w:rFonts w:ascii="宋体" w:hAnsi="宋体" w:hint="eastAsia"/>
          <w:color w:val="000000"/>
          <w:szCs w:val="21"/>
        </w:rPr>
        <w:t>5</w:t>
      </w:r>
      <w:r w:rsidRPr="00B46272">
        <w:rPr>
          <w:rFonts w:ascii="宋体" w:hAnsi="宋体" w:hint="eastAsia"/>
          <w:szCs w:val="21"/>
        </w:rPr>
        <w:t>.1条规定以书面形式</w:t>
      </w:r>
      <w:r w:rsidRPr="00B46272">
        <w:rPr>
          <w:rFonts w:ascii="宋体" w:hAnsi="宋体" w:hint="eastAsia"/>
          <w:color w:val="000000"/>
          <w:szCs w:val="21"/>
        </w:rPr>
        <w:t>追究</w:t>
      </w:r>
      <w:r w:rsidRPr="00B46272">
        <w:rPr>
          <w:rFonts w:ascii="宋体" w:hAnsi="宋体" w:hint="eastAsia"/>
          <w:szCs w:val="21"/>
        </w:rPr>
        <w:t>乙方</w:t>
      </w:r>
      <w:r w:rsidRPr="00B46272">
        <w:rPr>
          <w:rFonts w:ascii="宋体" w:hAnsi="宋体" w:hint="eastAsia"/>
          <w:color w:val="000000"/>
          <w:szCs w:val="21"/>
        </w:rPr>
        <w:t>的违约责任</w:t>
      </w:r>
      <w:r w:rsidRPr="00B46272">
        <w:rPr>
          <w:rFonts w:ascii="宋体" w:hAnsi="宋体" w:hint="eastAsia"/>
          <w:szCs w:val="21"/>
        </w:rPr>
        <w:t>。</w:t>
      </w:r>
    </w:p>
    <w:p w:rsidR="00000000" w:rsidRPr="00B46272" w:rsidP="00B46272">
      <w:pPr>
        <w:adjustRightInd w:val="0"/>
        <w:snapToGrid w:val="0"/>
        <w:spacing w:line="400" w:lineRule="exact"/>
        <w:ind w:firstLine="420" w:firstLineChars="200"/>
        <w:jc w:val="left"/>
      </w:pPr>
      <w:r w:rsidRPr="00B46272">
        <w:rPr>
          <w:rFonts w:ascii="宋体" w:hAnsi="宋体" w:hint="eastAsia"/>
          <w:szCs w:val="21"/>
        </w:rPr>
        <w:t>（5）乙方在约定的时间内未能弥补缺陷，甲方可采取必要的补救措施，但其风险和费用将由乙方承担，甲方根据合同约定对乙方行使的其他权利不受影响。</w:t>
      </w:r>
    </w:p>
    <w:p w:rsidR="00000000" w:rsidRPr="00B46272" w:rsidP="00B46272">
      <w:pPr>
        <w:adjustRightInd w:val="0"/>
        <w:snapToGrid w:val="0"/>
        <w:spacing w:line="400" w:lineRule="exact"/>
        <w:jc w:val="left"/>
        <w:rPr>
          <w:rFonts w:ascii="宋体" w:hAnsi="宋体"/>
          <w:b/>
          <w:bCs/>
          <w:sz w:val="24"/>
        </w:rPr>
      </w:pPr>
      <w:r w:rsidRPr="00B46272">
        <w:rPr>
          <w:rFonts w:ascii="宋体" w:hAnsi="宋体" w:hint="eastAsia"/>
          <w:b/>
          <w:bCs/>
          <w:color w:val="000000"/>
          <w:sz w:val="24"/>
        </w:rPr>
        <w:t>9</w:t>
      </w:r>
      <w:r w:rsidRPr="00B46272">
        <w:rPr>
          <w:rFonts w:ascii="宋体" w:hAnsi="宋体" w:hint="eastAsia"/>
          <w:b/>
          <w:bCs/>
          <w:sz w:val="24"/>
        </w:rPr>
        <w:t>.</w:t>
      </w:r>
      <w:r w:rsidRPr="00B46272">
        <w:rPr>
          <w:rFonts w:ascii="宋体" w:hAnsi="宋体" w:hint="eastAsia"/>
          <w:b/>
          <w:bCs/>
          <w:color w:val="000000"/>
          <w:sz w:val="24"/>
        </w:rPr>
        <w:t xml:space="preserve"> </w:t>
      </w:r>
      <w:r w:rsidRPr="00B46272">
        <w:rPr>
          <w:rFonts w:ascii="宋体" w:hAnsi="宋体" w:hint="eastAsia"/>
          <w:b/>
          <w:bCs/>
          <w:sz w:val="24"/>
        </w:rPr>
        <w:t>权利瑕疵担保</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9.1 乙方保证对其出售的货物享有合法的权利。</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 xml:space="preserve">9.2 </w:t>
      </w:r>
      <w:r w:rsidRPr="00B46272">
        <w:rPr>
          <w:rFonts w:ascii="宋体" w:hAnsi="宋体" w:cs="宋体" w:hint="eastAsia"/>
          <w:szCs w:val="15"/>
        </w:rPr>
        <w:t>乙方保证在交付的货物上不存在抵押权等担保物权。</w:t>
      </w:r>
    </w:p>
    <w:p w:rsidR="00000000" w:rsidRPr="00B46272" w:rsidP="00B46272">
      <w:pPr>
        <w:autoSpaceDE w:val="0"/>
        <w:autoSpaceDN w:val="0"/>
        <w:adjustRightInd w:val="0"/>
        <w:snapToGrid w:val="0"/>
        <w:spacing w:line="400" w:lineRule="exact"/>
        <w:ind w:firstLine="420" w:firstLineChars="200"/>
        <w:jc w:val="left"/>
        <w:rPr>
          <w:rFonts w:ascii="宋体" w:hAnsi="宋体"/>
          <w:color w:val="000000"/>
          <w:szCs w:val="21"/>
        </w:rPr>
      </w:pPr>
      <w:r w:rsidRPr="00B46272">
        <w:rPr>
          <w:rFonts w:ascii="宋体" w:hAnsi="宋体" w:hint="eastAsia"/>
          <w:color w:val="000000"/>
          <w:szCs w:val="21"/>
        </w:rPr>
        <w:t>9.3 如甲方使用上述货物构成对第三人侵权的，则由乙方承担全部责任。</w:t>
      </w:r>
    </w:p>
    <w:p w:rsidR="00000000" w:rsidRPr="00B46272" w:rsidP="00B46272">
      <w:pPr>
        <w:autoSpaceDE w:val="0"/>
        <w:autoSpaceDN w:val="0"/>
        <w:adjustRightInd w:val="0"/>
        <w:snapToGrid w:val="0"/>
        <w:spacing w:line="400" w:lineRule="exact"/>
        <w:jc w:val="left"/>
        <w:rPr>
          <w:rFonts w:ascii="宋体" w:hAnsi="宋体"/>
          <w:b/>
          <w:bCs/>
          <w:color w:val="000000"/>
          <w:sz w:val="24"/>
        </w:rPr>
      </w:pPr>
      <w:r w:rsidRPr="00B46272">
        <w:rPr>
          <w:rFonts w:ascii="宋体" w:hAnsi="宋体" w:hint="eastAsia"/>
          <w:b/>
          <w:bCs/>
          <w:color w:val="000000"/>
          <w:sz w:val="24"/>
        </w:rPr>
        <w:t>10. 知识产权保护</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color w:val="000000"/>
          <w:szCs w:val="21"/>
        </w:rPr>
        <w:t>10.1 乙方对其所销售的货物应当享有知识产权或经权利人合法授权，保证没有侵犯任</w:t>
      </w:r>
      <w:r w:rsidRPr="00B46272">
        <w:rPr>
          <w:rFonts w:ascii="宋体" w:hAnsi="宋体" w:hint="eastAsia"/>
          <w:szCs w:val="21"/>
        </w:rPr>
        <w:t>何第三人的知识产权等权利。</w:t>
      </w:r>
      <w:bookmarkStart w:id="88" w:name="_Hlk163047038"/>
      <w:r w:rsidRPr="00B46272">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8"/>
      <w:r w:rsidRPr="00B46272">
        <w:rPr>
          <w:rFonts w:ascii="宋体" w:hAnsi="宋体" w:hint="eastAsia"/>
          <w:szCs w:val="21"/>
        </w:rPr>
        <w:t>。</w:t>
      </w:r>
    </w:p>
    <w:p w:rsidR="00000000" w:rsidRPr="00B46272" w:rsidP="00B46272">
      <w:pPr>
        <w:autoSpaceDE w:val="0"/>
        <w:autoSpaceDN w:val="0"/>
        <w:adjustRightInd w:val="0"/>
        <w:snapToGrid w:val="0"/>
        <w:spacing w:line="400" w:lineRule="exact"/>
        <w:jc w:val="left"/>
        <w:rPr>
          <w:rFonts w:ascii="宋体" w:hAnsi="宋体"/>
          <w:b/>
          <w:bCs/>
          <w:sz w:val="24"/>
        </w:rPr>
      </w:pPr>
      <w:r w:rsidRPr="00B46272">
        <w:rPr>
          <w:rFonts w:ascii="宋体" w:hAnsi="宋体" w:hint="eastAsia"/>
          <w:b/>
          <w:bCs/>
          <w:sz w:val="24"/>
        </w:rPr>
        <w:t>11. 保密义务</w:t>
      </w:r>
    </w:p>
    <w:p w:rsidR="00000000" w:rsidRPr="00B46272" w:rsidP="00B46272">
      <w:pPr>
        <w:autoSpaceDE w:val="0"/>
        <w:autoSpaceDN w:val="0"/>
        <w:adjustRightInd w:val="0"/>
        <w:snapToGrid w:val="0"/>
        <w:spacing w:line="400" w:lineRule="exact"/>
        <w:ind w:firstLine="420" w:firstLineChars="200"/>
        <w:jc w:val="left"/>
        <w:rPr>
          <w:rFonts w:ascii="宋体" w:hAnsi="宋体" w:cs="宋体"/>
          <w:szCs w:val="15"/>
        </w:rPr>
      </w:pPr>
      <w:r w:rsidRPr="00B46272">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sidRPr="00B46272">
        <w:rPr>
          <w:rFonts w:ascii="宋体" w:hAnsi="宋体" w:cs="宋体" w:hint="eastAsia"/>
          <w:b/>
          <w:bCs/>
          <w:szCs w:val="15"/>
        </w:rPr>
        <w:t>【政府采购合同专用条款】</w:t>
      </w:r>
      <w:r w:rsidRPr="00B46272">
        <w:rPr>
          <w:rFonts w:ascii="宋体" w:hAnsi="宋体" w:cs="宋体" w:hint="eastAsia"/>
          <w:szCs w:val="15"/>
        </w:rPr>
        <w:t>中约定。</w:t>
      </w:r>
    </w:p>
    <w:p w:rsidR="00000000" w:rsidRPr="00B46272" w:rsidP="00B46272">
      <w:pPr>
        <w:autoSpaceDE w:val="0"/>
        <w:autoSpaceDN w:val="0"/>
        <w:adjustRightInd w:val="0"/>
        <w:snapToGrid w:val="0"/>
        <w:spacing w:line="400" w:lineRule="exact"/>
        <w:jc w:val="left"/>
        <w:rPr>
          <w:rFonts w:ascii="宋体" w:hAnsi="宋体"/>
          <w:b/>
          <w:bCs/>
          <w:sz w:val="24"/>
        </w:rPr>
      </w:pPr>
      <w:r w:rsidRPr="00B46272">
        <w:rPr>
          <w:rFonts w:ascii="宋体" w:hAnsi="宋体" w:hint="eastAsia"/>
          <w:b/>
          <w:bCs/>
          <w:sz w:val="24"/>
        </w:rPr>
        <w:t>12. 合同价款支付</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12.1 合同价款支付按照国库集中支付制度及财政管理相关规定执行。</w:t>
      </w:r>
    </w:p>
    <w:p w:rsidR="00000000" w:rsidRPr="00B46272" w:rsidP="00B46272">
      <w:pPr>
        <w:keepNext/>
        <w:keepLines/>
        <w:spacing w:line="400" w:lineRule="exact"/>
        <w:ind w:firstLine="420" w:firstLineChars="200"/>
        <w:outlineLvl w:val="1"/>
        <w:rPr>
          <w:rFonts w:ascii="Arial" w:hAnsi="Arial"/>
          <w:b/>
          <w:bCs/>
          <w:sz w:val="24"/>
          <w:szCs w:val="32"/>
        </w:rPr>
      </w:pPr>
      <w:r w:rsidRPr="00B46272">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sidRPr="00B46272">
        <w:rPr>
          <w:rFonts w:ascii="宋体" w:hAnsi="宋体" w:hint="eastAsia"/>
          <w:b/>
          <w:bCs/>
          <w:szCs w:val="21"/>
        </w:rPr>
        <w:t>政府采购合同专用条款</w:t>
      </w:r>
      <w:r w:rsidRPr="00B46272">
        <w:rPr>
          <w:rFonts w:ascii="宋体" w:hAnsi="宋体" w:hint="eastAsia"/>
          <w:szCs w:val="21"/>
        </w:rPr>
        <w:t>】中约定。</w:t>
      </w:r>
    </w:p>
    <w:p w:rsidR="00000000" w:rsidRPr="00B46272" w:rsidP="00B46272">
      <w:pPr>
        <w:spacing w:line="400" w:lineRule="exact"/>
        <w:rPr>
          <w:rFonts w:ascii="宋体" w:hAnsi="宋体"/>
          <w:b/>
          <w:bCs/>
          <w:sz w:val="24"/>
        </w:rPr>
      </w:pPr>
      <w:r w:rsidRPr="00B46272">
        <w:rPr>
          <w:rFonts w:ascii="宋体" w:hAnsi="宋体" w:hint="eastAsia"/>
          <w:b/>
          <w:bCs/>
          <w:sz w:val="24"/>
        </w:rPr>
        <w:t>13. 履约保证金</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 xml:space="preserve">13.1 </w:t>
      </w:r>
      <w:r w:rsidRPr="00B46272">
        <w:rPr>
          <w:rFonts w:ascii="宋体" w:hAnsi="宋体" w:cs="宋体" w:hint="eastAsia"/>
          <w:szCs w:val="15"/>
        </w:rPr>
        <w:t>乙方应当以支票、汇票、本票或者金融机构、担保机构出具的保函等非现金形式提交。</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13.2 如果乙方出现</w:t>
      </w:r>
      <w:r w:rsidRPr="00B46272">
        <w:rPr>
          <w:rFonts w:ascii="宋体" w:hAnsi="宋体" w:cs="宋体" w:hint="eastAsia"/>
          <w:b/>
          <w:bCs/>
          <w:szCs w:val="15"/>
        </w:rPr>
        <w:t>【政府采购合同专用条款】</w:t>
      </w:r>
      <w:r w:rsidRPr="00B46272">
        <w:rPr>
          <w:rFonts w:ascii="宋体" w:hAnsi="宋体" w:cs="宋体" w:hint="eastAsia"/>
          <w:szCs w:val="15"/>
        </w:rPr>
        <w:t>约定情形的</w:t>
      </w:r>
      <w:r w:rsidRPr="00B46272">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000000" w:rsidRPr="00B46272" w:rsidP="00B46272">
      <w:pPr>
        <w:spacing w:line="400" w:lineRule="exact"/>
        <w:ind w:firstLine="420"/>
      </w:pPr>
      <w:r w:rsidRPr="00B46272">
        <w:rPr>
          <w:rFonts w:ascii="宋体" w:hAnsi="宋体" w:hint="eastAsia"/>
          <w:szCs w:val="21"/>
        </w:rPr>
        <w:t>13.3 甲方在项目通过验收后按照</w:t>
      </w:r>
      <w:r w:rsidRPr="00B46272">
        <w:rPr>
          <w:rFonts w:ascii="宋体" w:hAnsi="宋体" w:hint="eastAsia"/>
          <w:b/>
          <w:szCs w:val="21"/>
        </w:rPr>
        <w:t>【政府采购合同专用条款】</w:t>
      </w:r>
      <w:r w:rsidRPr="00B46272">
        <w:rPr>
          <w:rFonts w:ascii="宋体" w:hAnsi="宋体" w:hint="eastAsia"/>
          <w:szCs w:val="21"/>
        </w:rPr>
        <w:t>规定的时间内将履约保证金退还乙方；逾期退还的，乙方可要求甲方支付违约金，违约金按照</w:t>
      </w:r>
      <w:r w:rsidRPr="00B46272">
        <w:rPr>
          <w:rFonts w:ascii="宋体" w:hAnsi="宋体" w:hint="eastAsia"/>
          <w:b/>
          <w:szCs w:val="21"/>
        </w:rPr>
        <w:t>【政府采购合同专用条款】</w:t>
      </w:r>
      <w:r w:rsidRPr="00B46272">
        <w:rPr>
          <w:rFonts w:ascii="宋体" w:hAnsi="宋体" w:hint="eastAsia"/>
          <w:szCs w:val="21"/>
        </w:rPr>
        <w:t>规定支付。</w:t>
      </w:r>
    </w:p>
    <w:p w:rsidR="00000000" w:rsidRPr="00B46272" w:rsidP="00B46272">
      <w:pPr>
        <w:autoSpaceDE w:val="0"/>
        <w:autoSpaceDN w:val="0"/>
        <w:adjustRightInd w:val="0"/>
        <w:snapToGrid w:val="0"/>
        <w:spacing w:line="400" w:lineRule="exact"/>
        <w:jc w:val="left"/>
        <w:rPr>
          <w:rFonts w:ascii="宋体" w:hAnsi="宋体"/>
          <w:b/>
          <w:sz w:val="24"/>
        </w:rPr>
      </w:pPr>
      <w:r w:rsidRPr="00B46272">
        <w:rPr>
          <w:rFonts w:ascii="宋体" w:hAnsi="宋体" w:hint="eastAsia"/>
          <w:b/>
          <w:bCs/>
          <w:sz w:val="24"/>
        </w:rPr>
        <w:t xml:space="preserve">14. </w:t>
      </w:r>
      <w:r w:rsidRPr="00B46272">
        <w:rPr>
          <w:rFonts w:hint="eastAsia"/>
          <w:b/>
          <w:sz w:val="24"/>
        </w:rPr>
        <w:t>售后</w:t>
      </w:r>
      <w:r w:rsidRPr="00B46272">
        <w:rPr>
          <w:rFonts w:ascii="宋体" w:hAnsi="宋体" w:hint="eastAsia"/>
          <w:b/>
          <w:sz w:val="24"/>
        </w:rPr>
        <w:t>服务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14.1 除项目不涉及或采购活动中明确约定无须承担外，乙方还应提供下列服务：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（1）货物的现场移动、安装、调试、启动监督及技术支持；</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（2）提供货物组装和维修所需的专用工具和辅助材料；</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（3）在</w:t>
      </w:r>
      <w:r w:rsidRPr="00B46272">
        <w:rPr>
          <w:rFonts w:ascii="宋体" w:hAnsi="宋体" w:cs="宋体" w:hint="eastAsia"/>
          <w:b/>
          <w:bCs/>
          <w:szCs w:val="15"/>
        </w:rPr>
        <w:t>【政府采购合同专用条款】</w:t>
      </w:r>
      <w:r w:rsidRPr="00B46272">
        <w:rPr>
          <w:rFonts w:ascii="宋体" w:hAnsi="宋体" w:hint="eastAsia"/>
          <w:szCs w:val="21"/>
        </w:rPr>
        <w:t>约定的期限内对所有的货物实施运行监督、维修，但前提条件是该服务并不能免除乙方在质量保证期内所承担的义务；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（4）在制造商所在地或指定现场就货物的安装、启动、运营、维护、废弃处置等对甲方操作人员进行培训</w:t>
      </w:r>
      <w:r w:rsidRPr="00B46272">
        <w:rPr>
          <w:rFonts w:ascii="宋体" w:hAnsi="宋体" w:cs="宋体" w:hint="eastAsia"/>
          <w:szCs w:val="15"/>
        </w:rPr>
        <w:t>；</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（5）依照法律、行政法规的规定或者按照</w:t>
      </w:r>
      <w:r w:rsidRPr="00B46272">
        <w:rPr>
          <w:rFonts w:ascii="宋体" w:hAnsi="宋体" w:cs="宋体" w:hint="eastAsia"/>
          <w:b/>
          <w:bCs/>
          <w:szCs w:val="21"/>
        </w:rPr>
        <w:t>【政府采购合同专用条款】</w:t>
      </w:r>
      <w:r w:rsidRPr="00B46272">
        <w:rPr>
          <w:rFonts w:ascii="宋体" w:hAnsi="宋体" w:cs="宋体" w:hint="eastAsia"/>
          <w:szCs w:val="21"/>
        </w:rPr>
        <w:t>约定，货物在有效使用年限届满后应予回收的，乙方负有自行或者委托第三人对货物予以回收的义务；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（6）</w:t>
      </w:r>
      <w:r w:rsidRPr="00B46272">
        <w:rPr>
          <w:rFonts w:ascii="宋体" w:hAnsi="宋体" w:hint="eastAsia"/>
          <w:b/>
          <w:szCs w:val="21"/>
        </w:rPr>
        <w:t>【政府采购合同专用条款】</w:t>
      </w:r>
      <w:r w:rsidRPr="00B46272">
        <w:rPr>
          <w:rFonts w:ascii="宋体" w:hAnsi="宋体" w:hint="eastAsia"/>
          <w:szCs w:val="21"/>
        </w:rPr>
        <w:t>规定由乙方提供的其他服务。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14.2 乙方提供的售后服务的费用已包含在合同价款中，甲方不再另行支付。</w:t>
      </w:r>
    </w:p>
    <w:p w:rsidR="00000000" w:rsidRPr="00B46272" w:rsidP="00B46272">
      <w:pPr>
        <w:adjustRightInd w:val="0"/>
        <w:snapToGrid w:val="0"/>
        <w:spacing w:line="400" w:lineRule="exact"/>
        <w:jc w:val="left"/>
        <w:rPr>
          <w:rFonts w:ascii="宋体" w:hAnsi="宋体"/>
          <w:b/>
          <w:bCs/>
          <w:sz w:val="24"/>
        </w:rPr>
      </w:pPr>
      <w:r w:rsidRPr="00B46272">
        <w:rPr>
          <w:rFonts w:ascii="宋体" w:hAnsi="宋体" w:hint="eastAsia"/>
          <w:b/>
          <w:bCs/>
          <w:sz w:val="24"/>
        </w:rPr>
        <w:t>15. 违约责任</w:t>
      </w:r>
    </w:p>
    <w:p w:rsidR="00000000" w:rsidRPr="00B46272" w:rsidP="00B46272">
      <w:pPr>
        <w:adjustRightInd w:val="0"/>
        <w:snapToGrid w:val="0"/>
        <w:spacing w:line="400" w:lineRule="exact"/>
        <w:ind w:firstLine="420" w:firstLineChars="200"/>
        <w:jc w:val="left"/>
        <w:rPr>
          <w:rFonts w:ascii="宋体" w:hAnsi="宋体"/>
          <w:bCs/>
          <w:szCs w:val="21"/>
        </w:rPr>
      </w:pPr>
      <w:r w:rsidRPr="00B46272">
        <w:rPr>
          <w:rFonts w:ascii="宋体" w:hAnsi="宋体" w:hint="eastAsia"/>
          <w:bCs/>
          <w:szCs w:val="21"/>
        </w:rPr>
        <w:t>15.1质量瑕疵的违约责任</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乙方提供的产品不符合合同约定的质量标准或存在产品质量缺陷，甲方有权要求乙方根据</w:t>
      </w:r>
      <w:r w:rsidRPr="00B46272">
        <w:rPr>
          <w:rFonts w:ascii="宋体" w:hAnsi="宋体" w:hint="eastAsia"/>
          <w:b/>
          <w:szCs w:val="21"/>
        </w:rPr>
        <w:t>【政府采购合同专用条款】</w:t>
      </w:r>
      <w:r w:rsidRPr="00B46272">
        <w:rPr>
          <w:rFonts w:ascii="宋体" w:hAnsi="宋体" w:hint="eastAsia"/>
          <w:bCs/>
          <w:szCs w:val="21"/>
        </w:rPr>
        <w:t>要求</w:t>
      </w:r>
      <w:r w:rsidRPr="00B46272">
        <w:rPr>
          <w:rFonts w:ascii="宋体" w:hAnsi="宋体" w:hint="eastAsia"/>
          <w:szCs w:val="21"/>
        </w:rPr>
        <w:t>及时修理、重作、更换，并承担由此给甲方造成的损失。</w:t>
      </w:r>
    </w:p>
    <w:p w:rsidR="00000000" w:rsidRPr="00B46272" w:rsidP="00B46272">
      <w:pPr>
        <w:autoSpaceDE w:val="0"/>
        <w:autoSpaceDN w:val="0"/>
        <w:adjustRightInd w:val="0"/>
        <w:snapToGrid w:val="0"/>
        <w:spacing w:line="400" w:lineRule="exact"/>
        <w:ind w:firstLine="420" w:firstLineChars="200"/>
        <w:jc w:val="left"/>
        <w:rPr>
          <w:rFonts w:ascii="宋体" w:hAnsi="宋体"/>
          <w:bCs/>
          <w:szCs w:val="21"/>
        </w:rPr>
      </w:pPr>
      <w:r w:rsidRPr="00B46272">
        <w:rPr>
          <w:rFonts w:ascii="宋体" w:hAnsi="宋体" w:hint="eastAsia"/>
          <w:bCs/>
          <w:szCs w:val="21"/>
        </w:rPr>
        <w:t>15.2 迟延交货的违约责任</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（2）如果乙方没有按照合同规定的时间交货和提供相关服务，甲方有权从货款中扣除误期赔偿费而不影响合同项下的其他补救方法，赔偿费按</w:t>
      </w:r>
      <w:r w:rsidRPr="00B46272">
        <w:rPr>
          <w:rFonts w:ascii="宋体" w:hAnsi="宋体" w:hint="eastAsia"/>
          <w:b/>
          <w:szCs w:val="21"/>
        </w:rPr>
        <w:t>【政府采购合同专用条款】</w:t>
      </w:r>
      <w:r w:rsidRPr="00B46272">
        <w:rPr>
          <w:rFonts w:ascii="宋体" w:hAnsi="宋体" w:hint="eastAsia"/>
          <w:szCs w:val="21"/>
        </w:rPr>
        <w:t>规定执行。如果涉及公共利益，且赔偿金额无法弥补公共利益损失，甲方可要求继续履行或者采取其他补救措施。</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15.3 迟延支付的违约责任</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甲方存在迟延支付乙方合同款项的，应当承担</w:t>
      </w:r>
      <w:r w:rsidRPr="00B46272">
        <w:rPr>
          <w:rFonts w:ascii="宋体" w:hAnsi="宋体" w:hint="eastAsia"/>
          <w:b/>
          <w:bCs/>
          <w:szCs w:val="21"/>
        </w:rPr>
        <w:t>【政府采购合同专用条款】</w:t>
      </w:r>
      <w:r w:rsidRPr="00B46272">
        <w:rPr>
          <w:rFonts w:ascii="宋体" w:hAnsi="宋体" w:hint="eastAsia"/>
          <w:szCs w:val="21"/>
        </w:rPr>
        <w:t>规定的逾期付款利息。</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bCs/>
          <w:szCs w:val="21"/>
        </w:rPr>
        <w:t>15.4其他违约责任根据项目实际需要按</w:t>
      </w:r>
      <w:r w:rsidRPr="00B46272">
        <w:rPr>
          <w:rFonts w:ascii="宋体" w:hAnsi="宋体" w:hint="eastAsia"/>
          <w:b/>
          <w:bCs/>
          <w:szCs w:val="21"/>
        </w:rPr>
        <w:t>【政府采购合同专用条款】</w:t>
      </w:r>
      <w:r w:rsidRPr="00B46272">
        <w:rPr>
          <w:rFonts w:ascii="宋体" w:hAnsi="宋体" w:hint="eastAsia"/>
          <w:szCs w:val="21"/>
        </w:rPr>
        <w:t>规定执行。</w:t>
      </w:r>
    </w:p>
    <w:p w:rsidR="00000000" w:rsidRPr="00B46272" w:rsidP="00B46272">
      <w:pPr>
        <w:numPr>
          <w:ilvl w:val="0"/>
          <w:numId w:val="10"/>
        </w:numPr>
        <w:autoSpaceDE w:val="0"/>
        <w:autoSpaceDN w:val="0"/>
        <w:adjustRightInd w:val="0"/>
        <w:snapToGrid w:val="0"/>
        <w:spacing w:line="400" w:lineRule="exact"/>
        <w:jc w:val="left"/>
        <w:rPr>
          <w:rFonts w:ascii="宋体" w:hAnsi="宋体"/>
          <w:b/>
          <w:sz w:val="24"/>
        </w:rPr>
      </w:pPr>
      <w:r w:rsidRPr="00B46272">
        <w:rPr>
          <w:rFonts w:ascii="宋体" w:hAnsi="宋体" w:hint="eastAsia"/>
          <w:b/>
          <w:sz w:val="24"/>
        </w:rPr>
        <w:t>合同变更、中止与终止</w:t>
      </w:r>
    </w:p>
    <w:p w:rsidR="00000000" w:rsidRPr="00B46272" w:rsidP="00B46272">
      <w:pPr>
        <w:adjustRightInd w:val="0"/>
        <w:snapToGrid w:val="0"/>
        <w:spacing w:line="400" w:lineRule="exact"/>
        <w:jc w:val="left"/>
        <w:rPr>
          <w:rFonts w:ascii="宋体" w:hAnsi="宋体"/>
          <w:szCs w:val="21"/>
        </w:rPr>
      </w:pPr>
      <w:r w:rsidRPr="00B46272">
        <w:rPr>
          <w:rFonts w:ascii="宋体" w:hAnsi="宋体" w:hint="eastAsia"/>
          <w:szCs w:val="21"/>
        </w:rPr>
        <w:t xml:space="preserve">    16.1合同的变更</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16.2合同的中止</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（1）合同履行过程中因供应商就采购文件、采购过程或结果提起投诉的，甲方认为有必要的，可以中止合同的履行。</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000000" w:rsidRPr="00B46272" w:rsidP="00B46272">
      <w:pPr>
        <w:autoSpaceDE w:val="0"/>
        <w:autoSpaceDN w:val="0"/>
        <w:adjustRightInd w:val="0"/>
        <w:spacing w:line="400" w:lineRule="exact"/>
        <w:ind w:firstLine="420" w:firstLineChars="200"/>
        <w:rPr>
          <w:rFonts w:ascii="华文楷体" w:eastAsia="华文楷体" w:hAnsi="华文楷体" w:cs="华文楷体"/>
          <w:szCs w:val="21"/>
        </w:rPr>
      </w:pPr>
      <w:r w:rsidRPr="00B46272">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rsidR="00000000" w:rsidRPr="00B46272" w:rsidP="00B46272">
      <w:pPr>
        <w:snapToGrid w:val="0"/>
        <w:spacing w:line="400" w:lineRule="exact"/>
        <w:ind w:firstLine="420" w:firstLineChars="200"/>
        <w:jc w:val="left"/>
      </w:pPr>
      <w:r w:rsidRPr="00B46272">
        <w:rPr>
          <w:rFonts w:ascii="宋体" w:hAnsi="宋体" w:hint="eastAsia"/>
          <w:szCs w:val="21"/>
        </w:rPr>
        <w:t>（4）甲方不得以行政区划调整、政府换届、机构或者职能调整以及相关责任人更替为由中止合同。</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16.3合同的终止</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（1）合同因有效期限届满而终止；</w:t>
      </w:r>
    </w:p>
    <w:p w:rsidR="00000000" w:rsidRPr="00B46272" w:rsidP="00B46272">
      <w:pPr>
        <w:snapToGrid w:val="0"/>
        <w:spacing w:line="400" w:lineRule="exact"/>
        <w:ind w:firstLine="420" w:firstLineChars="200"/>
        <w:rPr>
          <w:rFonts w:ascii="宋体" w:hAnsi="宋体" w:cs="宋体"/>
          <w:szCs w:val="21"/>
        </w:rPr>
      </w:pPr>
      <w:r w:rsidRPr="00B46272">
        <w:rPr>
          <w:rFonts w:ascii="宋体" w:hAnsi="宋体" w:hint="eastAsia"/>
          <w:szCs w:val="21"/>
        </w:rPr>
        <w:t>（2）乙方未按合同约定履行，构成根本性违约的，甲方有权终止合同，</w:t>
      </w:r>
      <w:r w:rsidRPr="00B46272">
        <w:rPr>
          <w:rFonts w:ascii="宋体" w:hAnsi="宋体" w:cs="宋体" w:hint="eastAsia"/>
          <w:szCs w:val="21"/>
        </w:rPr>
        <w:t>并追究乙方的违约责任</w:t>
      </w:r>
      <w:r w:rsidRPr="00B46272">
        <w:rPr>
          <w:rFonts w:ascii="宋体" w:hAnsi="宋体" w:hint="eastAsia"/>
          <w:szCs w:val="21"/>
        </w:rPr>
        <w:t>。</w:t>
      </w:r>
    </w:p>
    <w:p w:rsidR="00000000" w:rsidRPr="00B46272" w:rsidP="00B46272">
      <w:pPr>
        <w:autoSpaceDE w:val="0"/>
        <w:autoSpaceDN w:val="0"/>
        <w:adjustRightInd w:val="0"/>
        <w:spacing w:line="400" w:lineRule="exact"/>
        <w:ind w:firstLine="420" w:firstLineChars="200"/>
        <w:rPr>
          <w:rFonts w:ascii="宋体" w:eastAsia="华文楷体" w:hAnsi="宋体" w:cs="华文楷体"/>
          <w:sz w:val="22"/>
          <w:szCs w:val="21"/>
        </w:rPr>
      </w:pPr>
      <w:r w:rsidRPr="00B46272">
        <w:rPr>
          <w:rFonts w:ascii="宋体" w:eastAsia="华文楷体" w:hAnsi="宋体" w:cs="华文楷体" w:hint="eastAsia"/>
          <w:sz w:val="22"/>
          <w:szCs w:val="21"/>
        </w:rPr>
        <w:t xml:space="preserve">16.4 </w:t>
      </w:r>
      <w:r w:rsidRPr="00B46272">
        <w:rPr>
          <w:rFonts w:ascii="宋体" w:hAnsi="宋体" w:hint="eastAsia"/>
          <w:szCs w:val="21"/>
        </w:rPr>
        <w:t>涉及国家利益、社会公共利益的情形</w:t>
      </w:r>
    </w:p>
    <w:p w:rsidR="00000000" w:rsidRPr="00B46272" w:rsidP="00B46272">
      <w:pPr>
        <w:autoSpaceDE w:val="0"/>
        <w:autoSpaceDN w:val="0"/>
        <w:adjustRightInd w:val="0"/>
        <w:spacing w:line="400" w:lineRule="exact"/>
        <w:ind w:firstLine="420" w:firstLineChars="200"/>
        <w:rPr>
          <w:rFonts w:ascii="华文楷体" w:eastAsia="华文楷体" w:hAnsi="华文楷体" w:cs="华文楷体"/>
          <w:szCs w:val="21"/>
        </w:rPr>
      </w:pPr>
      <w:r w:rsidRPr="00B46272">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000000" w:rsidRPr="00B46272" w:rsidP="00B46272">
      <w:pPr>
        <w:autoSpaceDE w:val="0"/>
        <w:autoSpaceDN w:val="0"/>
        <w:adjustRightInd w:val="0"/>
        <w:snapToGrid w:val="0"/>
        <w:spacing w:line="400" w:lineRule="exact"/>
        <w:jc w:val="left"/>
        <w:rPr>
          <w:rFonts w:ascii="宋体" w:hAnsi="宋体"/>
          <w:b/>
          <w:bCs/>
          <w:sz w:val="24"/>
        </w:rPr>
      </w:pPr>
      <w:r w:rsidRPr="00B46272">
        <w:rPr>
          <w:rFonts w:ascii="宋体" w:hAnsi="宋体" w:hint="eastAsia"/>
          <w:b/>
          <w:bCs/>
          <w:sz w:val="24"/>
        </w:rPr>
        <w:t>17. 合同分包</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17.1 乙方不得将合同转包给其他供应商。涉及合同分包的，乙方应根据采购文件和投标（响应）文件规定进行合同分包。</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17.2 乙方执行政府采购政策向中小企业依法分包的，乙方应当按采购文件和投标（响应）文件签订分包意向协议，分包意向协议属于本合同组成部分。</w:t>
      </w:r>
    </w:p>
    <w:p w:rsidR="00000000" w:rsidRPr="00B46272" w:rsidP="00B46272">
      <w:pPr>
        <w:autoSpaceDE w:val="0"/>
        <w:autoSpaceDN w:val="0"/>
        <w:adjustRightInd w:val="0"/>
        <w:snapToGrid w:val="0"/>
        <w:spacing w:line="400" w:lineRule="exact"/>
        <w:jc w:val="left"/>
        <w:rPr>
          <w:rFonts w:ascii="宋体" w:hAnsi="宋体"/>
          <w:b/>
          <w:bCs/>
          <w:sz w:val="24"/>
        </w:rPr>
      </w:pPr>
      <w:r w:rsidRPr="00B46272">
        <w:rPr>
          <w:rFonts w:ascii="宋体" w:hAnsi="宋体" w:hint="eastAsia"/>
          <w:b/>
          <w:bCs/>
          <w:sz w:val="24"/>
        </w:rPr>
        <w:t>18. 不可抗力</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18.1 不可抗力是指合同双方不能预见、不能避免且不能克服的客观情况。</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18.2 任何一方对由于不可抗力造成的部分或全部不能履行合同不承担违约责任。但迟延履行后发生不可抗力的，不能免除责任。</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rsidR="00000000" w:rsidRPr="00B46272" w:rsidP="00B46272">
      <w:pPr>
        <w:autoSpaceDE w:val="0"/>
        <w:autoSpaceDN w:val="0"/>
        <w:adjustRightInd w:val="0"/>
        <w:snapToGrid w:val="0"/>
        <w:spacing w:line="400" w:lineRule="exact"/>
        <w:jc w:val="left"/>
        <w:rPr>
          <w:rFonts w:ascii="宋体" w:hAnsi="宋体"/>
          <w:b/>
          <w:bCs/>
          <w:sz w:val="24"/>
        </w:rPr>
      </w:pPr>
      <w:r w:rsidRPr="00B46272">
        <w:rPr>
          <w:rFonts w:ascii="宋体" w:hAnsi="宋体" w:hint="eastAsia"/>
          <w:b/>
          <w:bCs/>
          <w:sz w:val="24"/>
        </w:rPr>
        <w:t>19. 解决争议的方法</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19.2 选择仲裁的，应在</w:t>
      </w:r>
      <w:r w:rsidRPr="00B46272">
        <w:rPr>
          <w:rFonts w:ascii="宋体" w:hAnsi="宋体" w:cs="宋体" w:hint="eastAsia"/>
          <w:b/>
          <w:bCs/>
          <w:szCs w:val="21"/>
        </w:rPr>
        <w:t>【政府采购合同专用条款】</w:t>
      </w:r>
      <w:r w:rsidRPr="00B46272">
        <w:rPr>
          <w:rFonts w:ascii="宋体" w:hAnsi="宋体" w:cs="宋体" w:hint="eastAsia"/>
          <w:szCs w:val="21"/>
        </w:rPr>
        <w:t>中明确仲裁机构及仲裁地；通过诉讼方式解决的，可以在</w:t>
      </w:r>
      <w:r w:rsidRPr="00B46272">
        <w:rPr>
          <w:rFonts w:ascii="宋体" w:hAnsi="宋体" w:cs="宋体" w:hint="eastAsia"/>
          <w:b/>
          <w:bCs/>
          <w:szCs w:val="21"/>
        </w:rPr>
        <w:t>【政府采购合同专用条款】</w:t>
      </w:r>
      <w:r w:rsidRPr="00B46272">
        <w:rPr>
          <w:rFonts w:ascii="宋体" w:hAnsi="宋体" w:cs="宋体" w:hint="eastAsia"/>
          <w:szCs w:val="21"/>
        </w:rPr>
        <w:t>中进一步约定选择与争议有实际联系的地点的人民法院管辖，但管辖法院的约定不得违反级别管辖和专属管辖的规定。</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19.3 如甲乙双方有争议的事项不影响合同其他部分的履行，在争议解决期间，合同其他部分应当继续履行。</w:t>
      </w:r>
    </w:p>
    <w:p w:rsidR="00000000" w:rsidRPr="00B46272" w:rsidP="00B46272">
      <w:pPr>
        <w:autoSpaceDE w:val="0"/>
        <w:autoSpaceDN w:val="0"/>
        <w:adjustRightInd w:val="0"/>
        <w:snapToGrid w:val="0"/>
        <w:spacing w:line="400" w:lineRule="exact"/>
        <w:jc w:val="left"/>
        <w:rPr>
          <w:rFonts w:ascii="宋体" w:hAnsi="宋体"/>
          <w:sz w:val="24"/>
        </w:rPr>
      </w:pPr>
      <w:r w:rsidRPr="00B46272">
        <w:rPr>
          <w:rFonts w:ascii="宋体" w:hAnsi="宋体" w:hint="eastAsia"/>
          <w:b/>
          <w:sz w:val="24"/>
        </w:rPr>
        <w:t>20. 政府采购政策</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 xml:space="preserve">20.1 </w:t>
      </w:r>
      <w:r w:rsidRPr="00B46272">
        <w:rPr>
          <w:rFonts w:ascii="宋体" w:hAnsi="宋体" w:cs="宋体" w:hint="eastAsia"/>
          <w:lang w:val="en-GB"/>
        </w:rPr>
        <w:t>本合同应当按照规定执行政府采购政策。</w:t>
      </w:r>
    </w:p>
    <w:p w:rsidR="00000000" w:rsidRPr="00B46272" w:rsidP="00B46272">
      <w:pPr>
        <w:autoSpaceDE w:val="0"/>
        <w:autoSpaceDN w:val="0"/>
        <w:adjustRightInd w:val="0"/>
        <w:snapToGrid w:val="0"/>
        <w:spacing w:line="400" w:lineRule="exact"/>
        <w:ind w:firstLine="420" w:firstLineChars="200"/>
        <w:jc w:val="left"/>
        <w:rPr>
          <w:rFonts w:ascii="宋体" w:hAnsi="宋体"/>
          <w:szCs w:val="21"/>
        </w:rPr>
      </w:pPr>
      <w:r w:rsidRPr="00B46272">
        <w:rPr>
          <w:rFonts w:ascii="宋体" w:hAnsi="宋体"/>
          <w:szCs w:val="21"/>
        </w:rPr>
        <w:t>2</w:t>
      </w:r>
      <w:r w:rsidRPr="00B46272">
        <w:rPr>
          <w:rFonts w:ascii="宋体" w:hAnsi="宋体" w:hint="eastAsia"/>
          <w:szCs w:val="21"/>
        </w:rPr>
        <w:t>0.2 本合同依法执行政府采购政策的方式和内容，属于合同履约验收的范围。</w:t>
      </w:r>
      <w:r w:rsidRPr="00B46272">
        <w:rPr>
          <w:rFonts w:ascii="宋体" w:hAnsi="宋体" w:cs="宋体" w:hint="eastAsia"/>
        </w:rPr>
        <w:t>甲乙双方</w:t>
      </w:r>
      <w:r w:rsidRPr="00B46272">
        <w:rPr>
          <w:rFonts w:ascii="宋体" w:hAnsi="宋体" w:cs="宋体" w:hint="eastAsia"/>
          <w:lang w:val="en-GB"/>
        </w:rPr>
        <w:t>未按规定要求执行政府采购政策造成损失的</w:t>
      </w:r>
      <w:r w:rsidRPr="00B46272">
        <w:rPr>
          <w:rFonts w:ascii="宋体" w:hAnsi="宋体" w:hint="eastAsia"/>
          <w:szCs w:val="21"/>
        </w:rPr>
        <w:t>，有过错的一方应当承担赔偿责任，双方都有过错的，各自承担相应的责任。</w:t>
      </w:r>
    </w:p>
    <w:p w:rsidR="00000000" w:rsidRPr="00B46272" w:rsidP="00B46272">
      <w:pPr>
        <w:spacing w:line="400" w:lineRule="exact"/>
        <w:ind w:firstLine="420" w:firstLineChars="200"/>
        <w:rPr>
          <w:rFonts w:ascii="Calibri" w:hAnsi="Calibri"/>
          <w:szCs w:val="22"/>
        </w:rPr>
      </w:pPr>
      <w:r w:rsidRPr="00B46272">
        <w:rPr>
          <w:rFonts w:ascii="宋体" w:hAnsi="宋体"/>
          <w:szCs w:val="21"/>
        </w:rPr>
        <w:t>2</w:t>
      </w:r>
      <w:r w:rsidRPr="00B46272">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000000" w:rsidRPr="00B46272" w:rsidP="00B46272">
      <w:pPr>
        <w:autoSpaceDE w:val="0"/>
        <w:autoSpaceDN w:val="0"/>
        <w:adjustRightInd w:val="0"/>
        <w:snapToGrid w:val="0"/>
        <w:spacing w:line="400" w:lineRule="exact"/>
        <w:jc w:val="left"/>
        <w:rPr>
          <w:rFonts w:ascii="宋体" w:hAnsi="宋体"/>
          <w:b/>
          <w:sz w:val="24"/>
        </w:rPr>
      </w:pPr>
      <w:r w:rsidRPr="00B46272">
        <w:rPr>
          <w:rFonts w:ascii="宋体" w:hAnsi="宋体" w:hint="eastAsia"/>
          <w:b/>
          <w:sz w:val="24"/>
        </w:rPr>
        <w:t>21. 法律适用</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21.1 本合同的订立、生效、解释、履行及与本合同有关的争议解决，均适用法律、行政法规。</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21.2 本合同条款与法律、行政法规的强制性规定不一致的，双方当事人应按照法律、行政法规的强制性规定修改本合同的相关条款。</w:t>
      </w:r>
    </w:p>
    <w:p w:rsidR="00000000" w:rsidRPr="00B46272" w:rsidP="00B46272">
      <w:pPr>
        <w:numPr>
          <w:ilvl w:val="255"/>
          <w:numId w:val="0"/>
        </w:numPr>
        <w:autoSpaceDE w:val="0"/>
        <w:autoSpaceDN w:val="0"/>
        <w:adjustRightInd w:val="0"/>
        <w:snapToGrid w:val="0"/>
        <w:spacing w:line="400" w:lineRule="exact"/>
        <w:jc w:val="left"/>
        <w:rPr>
          <w:rFonts w:ascii="宋体" w:hAnsi="宋体"/>
          <w:b/>
          <w:sz w:val="24"/>
        </w:rPr>
      </w:pPr>
      <w:r w:rsidRPr="00B46272">
        <w:rPr>
          <w:rFonts w:ascii="宋体" w:hAnsi="宋体" w:hint="eastAsia"/>
          <w:b/>
          <w:sz w:val="24"/>
        </w:rPr>
        <w:t>22. 通知</w:t>
      </w:r>
    </w:p>
    <w:p w:rsidR="00000000" w:rsidRPr="00B46272" w:rsidP="00B46272">
      <w:pPr>
        <w:autoSpaceDE w:val="0"/>
        <w:autoSpaceDN w:val="0"/>
        <w:adjustRightInd w:val="0"/>
        <w:spacing w:line="400" w:lineRule="exact"/>
        <w:ind w:firstLine="420" w:firstLineChars="200"/>
        <w:rPr>
          <w:rFonts w:ascii="宋体" w:hAnsi="宋体" w:cs="宋体"/>
          <w:szCs w:val="21"/>
        </w:rPr>
      </w:pPr>
      <w:r w:rsidRPr="00B46272">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rsidR="00000000" w:rsidRPr="00B46272" w:rsidP="00B46272">
      <w:pPr>
        <w:autoSpaceDE w:val="0"/>
        <w:autoSpaceDN w:val="0"/>
        <w:adjustRightInd w:val="0"/>
        <w:spacing w:line="400" w:lineRule="exact"/>
        <w:rPr>
          <w:rFonts w:ascii="华文楷体" w:eastAsia="华文楷体" w:hAnsi="华文楷体" w:cs="华文楷体"/>
          <w:szCs w:val="21"/>
        </w:rPr>
      </w:pPr>
      <w:r w:rsidRPr="00B46272">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22.3本合同一方给另一方的通知均应采用书面形式，传真或快递送到本合同中规定的对方的地址和办理签收手续。</w:t>
      </w:r>
    </w:p>
    <w:p w:rsidR="00000000" w:rsidRPr="00B46272" w:rsidP="00B46272">
      <w:pPr>
        <w:adjustRightInd w:val="0"/>
        <w:snapToGrid w:val="0"/>
        <w:spacing w:line="400" w:lineRule="exact"/>
        <w:ind w:firstLine="420" w:firstLineChars="200"/>
        <w:jc w:val="left"/>
        <w:rPr>
          <w:rFonts w:ascii="宋体" w:hAnsi="宋体"/>
          <w:szCs w:val="21"/>
        </w:rPr>
      </w:pPr>
      <w:r w:rsidRPr="00B46272">
        <w:rPr>
          <w:rFonts w:ascii="宋体" w:hAnsi="宋体" w:hint="eastAsia"/>
          <w:szCs w:val="21"/>
        </w:rPr>
        <w:t>22.4通知以送达之日或通知书中规定的生效之日起生效，两者中以较迟之日为准。</w:t>
      </w:r>
    </w:p>
    <w:p w:rsidR="00000000" w:rsidRPr="00B46272" w:rsidP="00B46272">
      <w:pPr>
        <w:numPr>
          <w:ilvl w:val="0"/>
          <w:numId w:val="11"/>
        </w:numPr>
        <w:adjustRightInd w:val="0"/>
        <w:snapToGrid w:val="0"/>
        <w:spacing w:line="400" w:lineRule="exact"/>
        <w:jc w:val="left"/>
        <w:rPr>
          <w:rFonts w:ascii="宋体" w:hAnsi="宋体"/>
          <w:b/>
          <w:bCs/>
          <w:sz w:val="24"/>
        </w:rPr>
      </w:pPr>
      <w:r w:rsidRPr="00B46272">
        <w:rPr>
          <w:rFonts w:ascii="宋体" w:hAnsi="宋体" w:hint="eastAsia"/>
          <w:b/>
          <w:bCs/>
          <w:sz w:val="24"/>
        </w:rPr>
        <w:t>合同未尽事项</w:t>
      </w:r>
    </w:p>
    <w:p w:rsidR="00000000" w:rsidRPr="00B46272" w:rsidP="00B46272">
      <w:pPr>
        <w:adjustRightInd w:val="0"/>
        <w:snapToGrid w:val="0"/>
        <w:spacing w:line="400" w:lineRule="exact"/>
        <w:ind w:firstLine="420" w:firstLineChars="200"/>
        <w:jc w:val="left"/>
        <w:rPr>
          <w:rFonts w:ascii="宋体" w:hAnsi="宋体"/>
          <w:bCs/>
          <w:szCs w:val="21"/>
        </w:rPr>
      </w:pPr>
      <w:r w:rsidRPr="00B46272">
        <w:rPr>
          <w:rFonts w:ascii="宋体" w:hAnsi="宋体" w:hint="eastAsia"/>
          <w:bCs/>
          <w:szCs w:val="21"/>
        </w:rPr>
        <w:t>23.1合同未尽事项见</w:t>
      </w:r>
      <w:r w:rsidRPr="00B46272">
        <w:rPr>
          <w:rFonts w:ascii="宋体" w:hAnsi="宋体" w:hint="eastAsia"/>
          <w:b/>
          <w:szCs w:val="21"/>
        </w:rPr>
        <w:t>【政府采购合同专用条款】</w:t>
      </w:r>
      <w:r w:rsidRPr="00B46272">
        <w:rPr>
          <w:rFonts w:ascii="宋体" w:hAnsi="宋体" w:hint="eastAsia"/>
          <w:bCs/>
          <w:szCs w:val="21"/>
        </w:rPr>
        <w:t>。</w:t>
      </w:r>
    </w:p>
    <w:p w:rsidR="00000000" w:rsidRPr="00B46272" w:rsidP="00B46272">
      <w:pPr>
        <w:adjustRightInd w:val="0"/>
        <w:snapToGrid w:val="0"/>
        <w:spacing w:line="400" w:lineRule="exact"/>
        <w:jc w:val="left"/>
        <w:rPr>
          <w:rFonts w:ascii="黑体" w:eastAsia="黑体" w:hAnsi="华文中宋"/>
          <w:sz w:val="28"/>
          <w:szCs w:val="28"/>
        </w:rPr>
      </w:pPr>
      <w:r w:rsidRPr="00B46272">
        <w:rPr>
          <w:rFonts w:ascii="宋体" w:hAnsi="宋体" w:hint="eastAsia"/>
          <w:bCs/>
          <w:szCs w:val="21"/>
        </w:rPr>
        <w:t xml:space="preserve">    23.2 合同附件与合同正文具有同等的法律效力。</w:t>
      </w:r>
      <w:bookmarkStart w:id="89" w:name="_Toc20313"/>
    </w:p>
    <w:p w:rsidR="00000000" w:rsidRPr="00B46272" w:rsidP="00B46272">
      <w:pPr>
        <w:adjustRightInd w:val="0"/>
        <w:snapToGrid w:val="0"/>
        <w:jc w:val="center"/>
        <w:rPr>
          <w:rFonts w:ascii="黑体" w:eastAsia="黑体" w:hAnsi="华文中宋"/>
          <w:sz w:val="28"/>
          <w:szCs w:val="28"/>
        </w:rPr>
      </w:pPr>
      <w:r w:rsidRPr="00B46272">
        <w:rPr>
          <w:rFonts w:ascii="黑体" w:eastAsia="黑体" w:hAnsi="华文中宋" w:hint="eastAsia"/>
          <w:sz w:val="28"/>
          <w:szCs w:val="28"/>
        </w:rPr>
        <w:br w:type="page"/>
      </w:r>
    </w:p>
    <w:p w:rsidR="00000000" w:rsidRPr="00B46272" w:rsidP="00B46272">
      <w:pPr>
        <w:keepNext/>
        <w:keepLines/>
        <w:adjustRightInd w:val="0"/>
        <w:snapToGrid w:val="0"/>
        <w:spacing w:line="360" w:lineRule="auto"/>
        <w:jc w:val="center"/>
        <w:outlineLvl w:val="1"/>
        <w:rPr>
          <w:rFonts w:ascii="黑体" w:eastAsia="黑体" w:hAnsi="华文中宋"/>
          <w:sz w:val="28"/>
          <w:szCs w:val="28"/>
        </w:rPr>
      </w:pPr>
      <w:r w:rsidRPr="00B46272">
        <w:rPr>
          <w:rFonts w:ascii="黑体" w:eastAsia="黑体" w:hAnsi="华文中宋" w:hint="eastAsia"/>
          <w:sz w:val="28"/>
          <w:szCs w:val="28"/>
        </w:rPr>
        <w:t>第三节 政府采购合同专用条款</w:t>
      </w:r>
      <w:bookmarkEnd w:id="89"/>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rsidTr="00A83762">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第1.2（6）项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联合体具体要求</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604"/>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第1.2（7）项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其他术语解释</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第4.4款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履约验收中甲方提出异议或作出说明的期限</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第4.6款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约定甲方承担的其他义务和责任</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snapToGrid w:val="0"/>
              <w:jc w:val="center"/>
            </w:pPr>
            <w:r w:rsidRPr="00B46272">
              <w:rPr>
                <w:rFonts w:ascii="宋体" w:hAnsi="宋体" w:hint="eastAsia"/>
                <w:szCs w:val="21"/>
              </w:rPr>
              <w:t>第5.4款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约定乙方承担的其他义务和责任</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snapToGrid w:val="0"/>
              <w:jc w:val="center"/>
              <w:rPr>
                <w:rFonts w:ascii="宋体" w:hAnsi="宋体"/>
                <w:szCs w:val="21"/>
              </w:rPr>
            </w:pPr>
            <w:r w:rsidRPr="00B46272">
              <w:rPr>
                <w:rFonts w:ascii="宋体" w:hAnsi="宋体" w:hint="eastAsia"/>
                <w:szCs w:val="21"/>
              </w:rPr>
              <w:t>第6.1款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履行合同义务的顺序</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667"/>
        </w:trPr>
        <w:tc>
          <w:tcPr>
            <w:tcW w:w="1607" w:type="dxa"/>
            <w:vMerge w:val="restart"/>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第7.1款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包装特殊要求</w:t>
            </w:r>
          </w:p>
        </w:tc>
        <w:tc>
          <w:tcPr>
            <w:tcW w:w="5170" w:type="dxa"/>
            <w:vAlign w:val="center"/>
          </w:tcPr>
          <w:p w:rsidR="00000000" w:rsidRPr="00B46272" w:rsidP="00B46272"/>
        </w:tc>
      </w:tr>
      <w:tr w:rsidTr="00A83762">
        <w:tblPrEx>
          <w:tblW w:w="8519" w:type="dxa"/>
          <w:tblInd w:w="108" w:type="dxa"/>
          <w:tblLayout w:type="fixed"/>
          <w:tblLook w:val="04A0"/>
        </w:tblPrEx>
        <w:trPr>
          <w:trHeight w:val="667"/>
        </w:trPr>
        <w:tc>
          <w:tcPr>
            <w:tcW w:w="1607" w:type="dxa"/>
            <w:vMerge/>
            <w:vAlign w:val="center"/>
          </w:tcPr>
          <w:p w:rsidR="00000000" w:rsidRPr="00B46272" w:rsidP="00B46272">
            <w:pPr>
              <w:adjustRightInd w:val="0"/>
              <w:snapToGrid w:val="0"/>
              <w:jc w:val="center"/>
              <w:rPr>
                <w:rFonts w:ascii="宋体" w:hAnsi="宋体"/>
                <w:szCs w:val="21"/>
              </w:rPr>
            </w:pP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指定现场</w:t>
            </w:r>
          </w:p>
        </w:tc>
        <w:tc>
          <w:tcPr>
            <w:tcW w:w="5170" w:type="dxa"/>
            <w:vAlign w:val="center"/>
          </w:tcPr>
          <w:p w:rsidR="00000000" w:rsidRPr="00B46272" w:rsidP="00B46272"/>
        </w:tc>
      </w:tr>
      <w:tr w:rsidTr="00A83762">
        <w:tblPrEx>
          <w:tblW w:w="8519" w:type="dxa"/>
          <w:tblInd w:w="108" w:type="dxa"/>
          <w:tblLayout w:type="fixed"/>
          <w:tblLook w:val="04A0"/>
        </w:tblPrEx>
        <w:trPr>
          <w:trHeight w:val="772"/>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第7.2款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运输特殊要求</w:t>
            </w:r>
          </w:p>
        </w:tc>
        <w:tc>
          <w:tcPr>
            <w:tcW w:w="5170" w:type="dxa"/>
            <w:vAlign w:val="center"/>
          </w:tcPr>
          <w:p w:rsidR="00000000" w:rsidRPr="00B46272" w:rsidP="00B46272"/>
        </w:tc>
      </w:tr>
      <w:tr w:rsidTr="00A83762">
        <w:tblPrEx>
          <w:tblW w:w="8519" w:type="dxa"/>
          <w:tblInd w:w="108" w:type="dxa"/>
          <w:tblLayout w:type="fixed"/>
          <w:tblLook w:val="04A0"/>
        </w:tblPrEx>
        <w:trPr>
          <w:trHeight w:val="667"/>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第7.3款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保险要求</w:t>
            </w:r>
          </w:p>
        </w:tc>
        <w:tc>
          <w:tcPr>
            <w:tcW w:w="5170" w:type="dxa"/>
            <w:vAlign w:val="center"/>
          </w:tcPr>
          <w:p w:rsidR="00000000" w:rsidRPr="00B46272" w:rsidP="00B46272"/>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第8.2（1）项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质量保证期</w:t>
            </w:r>
          </w:p>
        </w:tc>
        <w:tc>
          <w:tcPr>
            <w:tcW w:w="5170" w:type="dxa"/>
            <w:vAlign w:val="center"/>
          </w:tcPr>
          <w:p w:rsidR="00000000" w:rsidRPr="00B46272" w:rsidP="00B46272">
            <w:pPr>
              <w:autoSpaceDE w:val="0"/>
              <w:autoSpaceDN w:val="0"/>
              <w:adjustRightInd w:val="0"/>
              <w:snapToGrid w:val="0"/>
              <w:ind w:firstLine="420" w:firstLineChars="20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第8.2（3）项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货物质量缺陷</w:t>
            </w:r>
          </w:p>
          <w:p w:rsidR="00000000" w:rsidRPr="00B46272" w:rsidP="00B46272">
            <w:pPr>
              <w:adjustRightInd w:val="0"/>
              <w:snapToGrid w:val="0"/>
              <w:jc w:val="left"/>
              <w:rPr>
                <w:rFonts w:ascii="宋体" w:hAnsi="宋体"/>
                <w:szCs w:val="21"/>
              </w:rPr>
            </w:pPr>
            <w:r w:rsidRPr="00B46272">
              <w:rPr>
                <w:rFonts w:ascii="宋体" w:hAnsi="宋体" w:hint="eastAsia"/>
                <w:szCs w:val="21"/>
              </w:rPr>
              <w:t>响应时间</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snapToGrid w:val="0"/>
              <w:jc w:val="center"/>
              <w:rPr>
                <w:rFonts w:ascii="宋体" w:hAnsi="宋体" w:cs="宋体"/>
                <w:szCs w:val="21"/>
              </w:rPr>
            </w:pPr>
            <w:r w:rsidRPr="00B46272">
              <w:rPr>
                <w:rFonts w:ascii="宋体" w:hAnsi="宋体" w:cs="宋体" w:hint="eastAsia"/>
                <w:szCs w:val="21"/>
              </w:rPr>
              <w:t>第二节</w:t>
            </w:r>
          </w:p>
          <w:p w:rsidR="00000000" w:rsidRPr="00B46272" w:rsidP="00B46272">
            <w:pPr>
              <w:autoSpaceDE w:val="0"/>
              <w:autoSpaceDN w:val="0"/>
              <w:adjustRightInd w:val="0"/>
              <w:spacing w:line="400" w:lineRule="exact"/>
              <w:jc w:val="center"/>
              <w:rPr>
                <w:rFonts w:ascii="华文楷体" w:eastAsia="华文楷体" w:hAnsi="华文楷体" w:cs="华文楷体"/>
                <w:sz w:val="22"/>
                <w:szCs w:val="21"/>
              </w:rPr>
            </w:pPr>
            <w:r w:rsidRPr="00B46272">
              <w:rPr>
                <w:rFonts w:ascii="宋体" w:hAnsi="宋体" w:cs="宋体" w:hint="eastAsia"/>
                <w:sz w:val="22"/>
                <w:szCs w:val="21"/>
              </w:rPr>
              <w:t>第11.1款</w:t>
            </w:r>
          </w:p>
        </w:tc>
        <w:tc>
          <w:tcPr>
            <w:tcW w:w="1742" w:type="dxa"/>
            <w:vAlign w:val="center"/>
          </w:tcPr>
          <w:p w:rsidR="00000000" w:rsidRPr="00B46272" w:rsidP="00B46272">
            <w:pPr>
              <w:adjustRightInd w:val="0"/>
              <w:snapToGrid w:val="0"/>
              <w:rPr>
                <w:rFonts w:ascii="宋体" w:hAnsi="宋体"/>
                <w:szCs w:val="21"/>
              </w:rPr>
            </w:pPr>
            <w:r w:rsidRPr="00B46272">
              <w:rPr>
                <w:rFonts w:ascii="宋体" w:hAnsi="宋体" w:hint="eastAsia"/>
                <w:szCs w:val="21"/>
              </w:rPr>
              <w:t>其他应当保密的信息</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697"/>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第12.2款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合同价款支付时间</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697"/>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第13.2款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履约保证金不予退还的情形</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第13.3款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履约保证金退还时间及逾期退还的违约金</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84"/>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第14.1（3）项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运行监督、维修期限</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84"/>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第14.1（5）项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货物回收的约定</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第14.1（6）项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乙方提供的其他服务</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第15.1款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修理、重作、更换相关具体规定</w:t>
            </w:r>
          </w:p>
        </w:tc>
        <w:tc>
          <w:tcPr>
            <w:tcW w:w="5170" w:type="dxa"/>
            <w:vAlign w:val="center"/>
          </w:tcPr>
          <w:p w:rsidR="00000000" w:rsidRPr="00B46272" w:rsidP="00B46272">
            <w:pPr>
              <w:adjustRightInd w:val="0"/>
              <w:snapToGrid w:val="0"/>
              <w:jc w:val="left"/>
              <w:rPr>
                <w:rFonts w:ascii="宋体" w:hAnsi="宋体"/>
                <w:szCs w:val="21"/>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第15.2（2）项</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迟延交货赔偿费</w:t>
            </w:r>
          </w:p>
        </w:tc>
        <w:tc>
          <w:tcPr>
            <w:tcW w:w="5170" w:type="dxa"/>
            <w:vAlign w:val="center"/>
          </w:tcPr>
          <w:p w:rsidR="00000000" w:rsidRPr="00B46272" w:rsidP="00B46272">
            <w:pPr>
              <w:adjustRightInd w:val="0"/>
              <w:snapToGrid w:val="0"/>
              <w:jc w:val="left"/>
              <w:rPr>
                <w:rFonts w:ascii="宋体" w:hAnsi="宋体"/>
                <w:szCs w:val="21"/>
                <w:u w:val="single"/>
              </w:rPr>
            </w:pPr>
          </w:p>
        </w:tc>
      </w:tr>
      <w:tr w:rsidTr="00A83762">
        <w:tblPrEx>
          <w:tblW w:w="8519" w:type="dxa"/>
          <w:tblInd w:w="108" w:type="dxa"/>
          <w:tblLayout w:type="fixed"/>
          <w:tblLook w:val="04A0"/>
        </w:tblPrEx>
        <w:trPr>
          <w:trHeight w:val="736"/>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第15.3款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逾期付款利息</w:t>
            </w:r>
          </w:p>
        </w:tc>
        <w:tc>
          <w:tcPr>
            <w:tcW w:w="5170" w:type="dxa"/>
            <w:vAlign w:val="center"/>
          </w:tcPr>
          <w:p w:rsidR="00000000" w:rsidRPr="00B46272" w:rsidP="00B46272">
            <w:pPr>
              <w:adjustRightInd w:val="0"/>
              <w:snapToGrid w:val="0"/>
              <w:jc w:val="left"/>
              <w:rPr>
                <w:rFonts w:ascii="宋体" w:hAnsi="宋体"/>
                <w:szCs w:val="21"/>
                <w:u w:val="single"/>
              </w:rPr>
            </w:pPr>
          </w:p>
        </w:tc>
      </w:tr>
      <w:tr w:rsidTr="00A83762">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其他违约责任</w:t>
            </w:r>
          </w:p>
        </w:tc>
        <w:tc>
          <w:tcPr>
            <w:tcW w:w="5170" w:type="dxa"/>
            <w:tcBorders>
              <w:left w:val="single" w:sz="2" w:space="0" w:color="auto"/>
              <w:bottom w:val="single" w:sz="2" w:space="0" w:color="auto"/>
            </w:tcBorders>
            <w:vAlign w:val="center"/>
          </w:tcPr>
          <w:p w:rsidR="00000000" w:rsidRPr="00B46272" w:rsidP="00B46272">
            <w:pPr>
              <w:adjustRightInd w:val="0"/>
              <w:snapToGrid w:val="0"/>
              <w:jc w:val="left"/>
              <w:rPr>
                <w:rFonts w:ascii="宋体" w:hAnsi="宋体"/>
                <w:szCs w:val="21"/>
                <w:u w:val="single"/>
              </w:rPr>
            </w:pPr>
          </w:p>
        </w:tc>
      </w:tr>
      <w:tr w:rsidTr="00A83762">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rsidR="00000000" w:rsidRPr="00B46272" w:rsidP="00B46272">
            <w:pPr>
              <w:adjustRightInd w:val="0"/>
              <w:snapToGrid w:val="0"/>
              <w:jc w:val="left"/>
              <w:rPr>
                <w:rFonts w:ascii="宋体" w:hAnsi="宋体"/>
                <w:szCs w:val="21"/>
              </w:rPr>
            </w:pPr>
            <w:r w:rsidRPr="00B46272">
              <w:rPr>
                <w:rFonts w:ascii="宋体" w:hAnsi="宋体" w:hint="eastAsia"/>
                <w:szCs w:val="21"/>
              </w:rPr>
              <w:t>解决争议的方法</w:t>
            </w:r>
          </w:p>
        </w:tc>
        <w:tc>
          <w:tcPr>
            <w:tcW w:w="5170" w:type="dxa"/>
            <w:tcBorders>
              <w:top w:val="single" w:sz="2" w:space="0" w:color="auto"/>
              <w:left w:val="single" w:sz="2" w:space="0" w:color="auto"/>
            </w:tcBorders>
            <w:vAlign w:val="center"/>
          </w:tcPr>
          <w:p w:rsidR="00000000" w:rsidRPr="00B46272" w:rsidP="00B46272">
            <w:pPr>
              <w:autoSpaceDE w:val="0"/>
              <w:autoSpaceDN w:val="0"/>
              <w:adjustRightInd w:val="0"/>
              <w:snapToGrid w:val="0"/>
              <w:spacing w:line="400" w:lineRule="exact"/>
              <w:jc w:val="left"/>
              <w:rPr>
                <w:rFonts w:ascii="宋体" w:hAnsi="宋体" w:cs="宋体"/>
                <w:iCs/>
                <w:szCs w:val="21"/>
              </w:rPr>
            </w:pPr>
            <w:r w:rsidRPr="00B46272">
              <w:rPr>
                <w:rFonts w:ascii="宋体" w:hAnsi="宋体" w:cs="宋体" w:hint="eastAsia"/>
                <w:iCs/>
                <w:szCs w:val="21"/>
              </w:rPr>
              <w:t>因本合同及合同有关事项发生的争议，按下列第</w:t>
            </w:r>
            <w:r w:rsidRPr="00B46272">
              <w:rPr>
                <w:rFonts w:ascii="宋体" w:hAnsi="宋体" w:cs="宋体" w:hint="eastAsia"/>
                <w:iCs/>
                <w:szCs w:val="21"/>
                <w:u w:val="single"/>
              </w:rPr>
              <w:t xml:space="preserve">   </w:t>
            </w:r>
            <w:r w:rsidRPr="00B46272">
              <w:rPr>
                <w:rFonts w:ascii="宋体" w:hAnsi="宋体" w:cs="宋体" w:hint="eastAsia"/>
                <w:iCs/>
                <w:szCs w:val="21"/>
              </w:rPr>
              <w:t>种方式解决：</w:t>
            </w:r>
          </w:p>
          <w:p w:rsidR="00000000" w:rsidRPr="00B46272" w:rsidP="00B46272">
            <w:pPr>
              <w:autoSpaceDE w:val="0"/>
              <w:autoSpaceDN w:val="0"/>
              <w:adjustRightInd w:val="0"/>
              <w:snapToGrid w:val="0"/>
              <w:spacing w:line="400" w:lineRule="exact"/>
              <w:jc w:val="left"/>
              <w:rPr>
                <w:rFonts w:ascii="宋体" w:hAnsi="宋体" w:cs="宋体"/>
                <w:iCs/>
                <w:szCs w:val="21"/>
              </w:rPr>
            </w:pPr>
            <w:r w:rsidRPr="00B46272">
              <w:rPr>
                <w:rFonts w:ascii="宋体" w:hAnsi="宋体" w:cs="宋体" w:hint="eastAsia"/>
                <w:iCs/>
                <w:szCs w:val="21"/>
              </w:rPr>
              <w:t>（1）向</w:t>
            </w:r>
            <w:r w:rsidRPr="00B46272">
              <w:rPr>
                <w:rFonts w:ascii="宋体" w:hAnsi="宋体" w:cs="宋体" w:hint="eastAsia"/>
                <w:iCs/>
                <w:szCs w:val="21"/>
                <w:u w:val="single"/>
              </w:rPr>
              <w:t xml:space="preserve">                    </w:t>
            </w:r>
            <w:r w:rsidRPr="00B46272">
              <w:rPr>
                <w:rFonts w:ascii="宋体" w:hAnsi="宋体" w:cs="宋体" w:hint="eastAsia"/>
                <w:iCs/>
                <w:szCs w:val="21"/>
              </w:rPr>
              <w:t>仲裁委员会申请仲裁，仲裁地点为</w:t>
            </w:r>
            <w:r w:rsidRPr="00B46272">
              <w:rPr>
                <w:rFonts w:ascii="宋体" w:hAnsi="宋体" w:cs="宋体" w:hint="eastAsia"/>
                <w:iCs/>
                <w:szCs w:val="21"/>
                <w:u w:val="single"/>
              </w:rPr>
              <w:t xml:space="preserve">           </w:t>
            </w:r>
            <w:r w:rsidRPr="00B46272">
              <w:rPr>
                <w:rFonts w:ascii="宋体" w:hAnsi="宋体" w:cs="宋体" w:hint="eastAsia"/>
                <w:iCs/>
                <w:szCs w:val="21"/>
              </w:rPr>
              <w:t>；</w:t>
            </w:r>
          </w:p>
          <w:p w:rsidR="00000000" w:rsidRPr="00B46272" w:rsidP="00B46272">
            <w:pPr>
              <w:adjustRightInd w:val="0"/>
              <w:snapToGrid w:val="0"/>
              <w:jc w:val="left"/>
              <w:rPr>
                <w:rFonts w:ascii="宋体" w:hAnsi="宋体"/>
                <w:szCs w:val="21"/>
                <w:u w:val="single"/>
              </w:rPr>
            </w:pPr>
            <w:r w:rsidRPr="00B46272">
              <w:rPr>
                <w:rFonts w:ascii="宋体" w:hAnsi="宋体" w:cs="宋体" w:hint="eastAsia"/>
                <w:iCs/>
                <w:szCs w:val="21"/>
              </w:rPr>
              <w:t>（2）向</w:t>
            </w:r>
            <w:r w:rsidRPr="00B46272">
              <w:rPr>
                <w:rFonts w:ascii="宋体" w:hAnsi="宋体" w:cs="宋体" w:hint="eastAsia"/>
                <w:iCs/>
                <w:szCs w:val="21"/>
                <w:u w:val="single"/>
              </w:rPr>
              <w:t xml:space="preserve">                    </w:t>
            </w:r>
            <w:r w:rsidRPr="00B46272">
              <w:rPr>
                <w:rFonts w:ascii="宋体" w:hAnsi="宋体" w:cs="宋体" w:hint="eastAsia"/>
                <w:iCs/>
                <w:szCs w:val="21"/>
              </w:rPr>
              <w:t>人民法院起诉。</w:t>
            </w:r>
          </w:p>
        </w:tc>
      </w:tr>
      <w:tr w:rsidTr="00A83762">
        <w:tblPrEx>
          <w:tblW w:w="8519" w:type="dxa"/>
          <w:tblInd w:w="108" w:type="dxa"/>
          <w:tblLayout w:type="fixed"/>
          <w:tblLook w:val="04A0"/>
        </w:tblPrEx>
        <w:trPr>
          <w:trHeight w:val="770"/>
        </w:trPr>
        <w:tc>
          <w:tcPr>
            <w:tcW w:w="1607" w:type="dxa"/>
            <w:vAlign w:val="center"/>
          </w:tcPr>
          <w:p w:rsidR="00000000" w:rsidRPr="00B46272" w:rsidP="00B46272">
            <w:pPr>
              <w:adjustRightInd w:val="0"/>
              <w:snapToGrid w:val="0"/>
              <w:jc w:val="center"/>
              <w:rPr>
                <w:rFonts w:ascii="宋体" w:hAnsi="宋体"/>
                <w:szCs w:val="21"/>
              </w:rPr>
            </w:pPr>
            <w:r w:rsidRPr="00B46272">
              <w:rPr>
                <w:rFonts w:ascii="宋体" w:hAnsi="宋体" w:hint="eastAsia"/>
                <w:szCs w:val="21"/>
              </w:rPr>
              <w:t>第二节</w:t>
            </w:r>
          </w:p>
          <w:p w:rsidR="00000000" w:rsidRPr="00B46272" w:rsidP="00B46272">
            <w:pPr>
              <w:adjustRightInd w:val="0"/>
              <w:snapToGrid w:val="0"/>
              <w:jc w:val="center"/>
              <w:rPr>
                <w:rFonts w:ascii="宋体" w:hAnsi="宋体"/>
                <w:szCs w:val="21"/>
              </w:rPr>
            </w:pPr>
            <w:r w:rsidRPr="00B46272">
              <w:rPr>
                <w:rFonts w:ascii="宋体" w:hAnsi="宋体" w:hint="eastAsia"/>
                <w:szCs w:val="21"/>
              </w:rPr>
              <w:t>第23.1款</w:t>
            </w:r>
          </w:p>
        </w:tc>
        <w:tc>
          <w:tcPr>
            <w:tcW w:w="1742" w:type="dxa"/>
            <w:vAlign w:val="center"/>
          </w:tcPr>
          <w:p w:rsidR="00000000" w:rsidRPr="00B46272" w:rsidP="00B46272">
            <w:pPr>
              <w:adjustRightInd w:val="0"/>
              <w:snapToGrid w:val="0"/>
              <w:jc w:val="left"/>
              <w:rPr>
                <w:rFonts w:ascii="宋体" w:hAnsi="宋体"/>
                <w:szCs w:val="21"/>
              </w:rPr>
            </w:pPr>
            <w:r w:rsidRPr="00B46272">
              <w:rPr>
                <w:rFonts w:ascii="宋体" w:hAnsi="宋体" w:hint="eastAsia"/>
                <w:bCs/>
                <w:szCs w:val="21"/>
              </w:rPr>
              <w:t>其他专用条款</w:t>
            </w:r>
          </w:p>
        </w:tc>
        <w:tc>
          <w:tcPr>
            <w:tcW w:w="5170" w:type="dxa"/>
            <w:vAlign w:val="center"/>
          </w:tcPr>
          <w:p w:rsidR="00000000" w:rsidRPr="00B46272" w:rsidP="00B46272">
            <w:pPr>
              <w:adjustRightInd w:val="0"/>
              <w:snapToGrid w:val="0"/>
              <w:jc w:val="left"/>
              <w:rPr>
                <w:rFonts w:ascii="宋体" w:hAnsi="宋体"/>
                <w:szCs w:val="21"/>
              </w:rPr>
            </w:pPr>
          </w:p>
        </w:tc>
      </w:tr>
    </w:tbl>
    <w:p w:rsidR="00000000" w:rsidRPr="00B46272" w:rsidP="00B46272"/>
    <w:p w:rsidR="00000000" w:rsidRPr="00B46272" w:rsidP="00B46272"/>
    <w:p w:rsidR="00000000" w:rsidRPr="00B46272" w:rsidP="00B46272">
      <w:pPr>
        <w:widowControl/>
        <w:jc w:val="left"/>
        <w:rPr>
          <w:rFonts w:ascii="宋体" w:hAnsi="宋体"/>
          <w:szCs w:val="21"/>
        </w:rPr>
      </w:pPr>
      <w:r w:rsidRPr="00B46272">
        <w:rPr>
          <w:rFonts w:ascii="宋体" w:hAnsi="宋体"/>
          <w:szCs w:val="21"/>
        </w:rPr>
        <w:br w:type="page"/>
      </w:r>
    </w:p>
    <w:p w:rsidR="00000000" w:rsidRPr="00B46272" w:rsidP="00B46272">
      <w:pPr>
        <w:widowControl/>
        <w:jc w:val="left"/>
        <w:rPr>
          <w:rFonts w:ascii="宋体" w:hAnsi="宋体"/>
          <w:szCs w:val="21"/>
        </w:rPr>
      </w:pPr>
    </w:p>
    <w:p w:rsidR="00000000" w:rsidRPr="00B46272" w:rsidP="00B46272">
      <w:pPr>
        <w:keepNext/>
        <w:keepLines/>
        <w:adjustRightInd w:val="0"/>
        <w:spacing w:before="120" w:beforeLines="50" w:after="120" w:afterLines="50"/>
        <w:ind w:left="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第二册  通用条款（公开招标）</w:t>
      </w: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bookmarkStart w:id="90" w:name="_Hlk72399513"/>
      <w:r w:rsidRPr="00B46272">
        <w:rPr>
          <w:rFonts w:ascii="宋体" w:hAnsi="宋体" w:hint="eastAsia"/>
          <w:b/>
          <w:bCs/>
          <w:kern w:val="0"/>
          <w:sz w:val="28"/>
          <w:szCs w:val="28"/>
        </w:rPr>
        <w:t>总则</w:t>
      </w:r>
    </w:p>
    <w:p w:rsidR="00000000" w:rsidRPr="00B46272" w:rsidP="00B46272">
      <w:pPr>
        <w:rPr>
          <w:rFonts w:ascii="黑体" w:eastAsia="黑体" w:hAnsi="宋体"/>
          <w:sz w:val="24"/>
        </w:rPr>
      </w:pPr>
      <w:bookmarkEnd w:id="90"/>
      <w:r w:rsidRPr="00B46272">
        <w:rPr>
          <w:rFonts w:ascii="黑体" w:eastAsia="黑体" w:hAnsi="宋体" w:hint="eastAsia"/>
          <w:sz w:val="24"/>
        </w:rPr>
        <w:t>1. 通用条款说明</w:t>
      </w:r>
    </w:p>
    <w:p w:rsidR="00000000" w:rsidRPr="00B46272" w:rsidP="00B46272">
      <w:pPr>
        <w:ind w:firstLine="412" w:firstLineChars="196"/>
        <w:rPr>
          <w:rFonts w:ascii="宋体" w:hAnsi="宋体"/>
          <w:szCs w:val="21"/>
        </w:rPr>
      </w:pPr>
      <w:r w:rsidRPr="00B46272">
        <w:rPr>
          <w:rFonts w:ascii="宋体" w:hAnsi="宋体" w:hint="eastAsia"/>
          <w:szCs w:val="21"/>
        </w:rPr>
        <w:t>1.1政府集中采购机构发出招标文件通用条款版本，列出深圳市政府采购项目进行招标采购所适用的通用条款内容。</w:t>
      </w:r>
      <w:bookmarkStart w:id="91" w:name="_Hlk72399729"/>
      <w:r w:rsidRPr="00B46272">
        <w:rPr>
          <w:rFonts w:ascii="宋体" w:hAnsi="宋体" w:hint="eastAsia"/>
          <w:szCs w:val="21"/>
        </w:rPr>
        <w:t>如有需要，政府集中采购机构可以对通用条款的内容进行补充。</w:t>
      </w:r>
      <w:bookmarkEnd w:id="91"/>
    </w:p>
    <w:p w:rsidR="00000000" w:rsidRPr="00B46272" w:rsidP="00B46272">
      <w:pPr>
        <w:ind w:firstLine="412" w:firstLineChars="196"/>
        <w:rPr>
          <w:rFonts w:ascii="宋体" w:hAnsi="宋体"/>
          <w:szCs w:val="21"/>
        </w:rPr>
      </w:pPr>
      <w:r w:rsidRPr="00B46272">
        <w:rPr>
          <w:rFonts w:ascii="宋体" w:hAnsi="宋体" w:hint="eastAsia"/>
          <w:szCs w:val="21"/>
        </w:rPr>
        <w:t>1.2招标文件分为第一册“专用条款”和第二册“通用条款”。</w:t>
      </w:r>
    </w:p>
    <w:p w:rsidR="00000000" w:rsidRPr="00B46272" w:rsidP="00B46272">
      <w:pPr>
        <w:ind w:firstLine="412" w:firstLineChars="196"/>
        <w:rPr>
          <w:rFonts w:ascii="宋体" w:hAnsi="宋体"/>
          <w:szCs w:val="21"/>
        </w:rPr>
      </w:pPr>
      <w:r w:rsidRPr="00B46272">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000000" w:rsidRPr="00B46272" w:rsidP="00B46272">
      <w:pPr>
        <w:ind w:firstLine="412" w:firstLineChars="196"/>
        <w:rPr>
          <w:rFonts w:ascii="宋体" w:hAnsi="宋体"/>
          <w:szCs w:val="21"/>
        </w:rPr>
      </w:pPr>
      <w:r w:rsidRPr="00B46272">
        <w:rPr>
          <w:rFonts w:ascii="宋体" w:hAnsi="宋体" w:hint="eastAsia"/>
          <w:szCs w:val="21"/>
        </w:rPr>
        <w:t>1.4“通用条款”是适用于政府采购公开招标项目的基础性条款，具有普遍性和通用性。</w:t>
      </w:r>
    </w:p>
    <w:p w:rsidR="00000000" w:rsidRPr="00B46272" w:rsidP="00B46272">
      <w:pPr>
        <w:ind w:firstLine="412" w:firstLineChars="196"/>
        <w:rPr>
          <w:rFonts w:ascii="宋体" w:hAnsi="宋体"/>
          <w:szCs w:val="21"/>
        </w:rPr>
      </w:pPr>
      <w:r w:rsidRPr="00B46272">
        <w:rPr>
          <w:rFonts w:ascii="宋体" w:hAnsi="宋体" w:hint="eastAsia"/>
          <w:szCs w:val="21"/>
        </w:rPr>
        <w:t>1.5 “专用条款”和“通用条款”表述不一致或有冲突时，以“专用条款”为准。</w:t>
      </w:r>
    </w:p>
    <w:p w:rsidR="00000000" w:rsidRPr="00B46272" w:rsidP="00B46272">
      <w:pPr>
        <w:rPr>
          <w:rFonts w:ascii="黑体" w:eastAsia="黑体" w:hAnsi="宋体"/>
          <w:sz w:val="24"/>
        </w:rPr>
      </w:pPr>
      <w:r w:rsidRPr="00B46272">
        <w:rPr>
          <w:rFonts w:ascii="黑体" w:eastAsia="黑体" w:hAnsi="宋体" w:hint="eastAsia"/>
          <w:sz w:val="24"/>
        </w:rPr>
        <w:t>2</w:t>
      </w:r>
      <w:r w:rsidRPr="00B46272">
        <w:rPr>
          <w:rFonts w:ascii="黑体" w:eastAsia="黑体" w:hAnsi="宋体"/>
          <w:sz w:val="24"/>
        </w:rPr>
        <w:t>．</w:t>
      </w:r>
      <w:r w:rsidRPr="00B46272">
        <w:rPr>
          <w:rFonts w:ascii="黑体" w:eastAsia="黑体" w:hAnsi="宋体" w:hint="eastAsia"/>
          <w:sz w:val="24"/>
        </w:rPr>
        <w:t>招标说明</w:t>
      </w:r>
    </w:p>
    <w:p w:rsidR="00000000" w:rsidRPr="00B46272" w:rsidP="00B46272">
      <w:pPr>
        <w:ind w:firstLine="412" w:firstLineChars="196"/>
        <w:rPr>
          <w:rFonts w:ascii="宋体" w:hAnsi="宋体"/>
          <w:szCs w:val="21"/>
        </w:rPr>
      </w:pPr>
      <w:r w:rsidRPr="00B46272">
        <w:rPr>
          <w:rFonts w:ascii="宋体" w:hAnsi="宋体" w:hint="eastAsia"/>
          <w:szCs w:val="21"/>
        </w:rPr>
        <w:t>本项目按照《深圳经济特区政府采购条例》、《深圳经济特区政府采购条例实施细则》及政府采购其他法律法规，通过公开招标方式确定中标供应商。</w:t>
      </w:r>
    </w:p>
    <w:p w:rsidR="00000000" w:rsidRPr="00B46272" w:rsidP="00B46272">
      <w:pPr>
        <w:rPr>
          <w:rFonts w:ascii="黑体" w:eastAsia="黑体" w:hAnsi="宋体"/>
          <w:sz w:val="24"/>
        </w:rPr>
      </w:pPr>
      <w:r w:rsidRPr="00B46272">
        <w:rPr>
          <w:rFonts w:ascii="黑体" w:eastAsia="黑体" w:hAnsi="宋体" w:hint="eastAsia"/>
          <w:sz w:val="24"/>
        </w:rPr>
        <w:t>3．定义</w:t>
      </w:r>
    </w:p>
    <w:p w:rsidR="00000000" w:rsidRPr="00B46272" w:rsidP="00B46272">
      <w:pPr>
        <w:ind w:firstLine="420" w:firstLineChars="200"/>
        <w:rPr>
          <w:rFonts w:ascii="宋体" w:hAnsi="宋体"/>
          <w:szCs w:val="21"/>
        </w:rPr>
      </w:pPr>
      <w:r w:rsidRPr="00B46272">
        <w:rPr>
          <w:rFonts w:ascii="宋体" w:hAnsi="宋体"/>
          <w:szCs w:val="21"/>
        </w:rPr>
        <w:t>招标文件中下列术语应解释为：</w:t>
      </w:r>
    </w:p>
    <w:p w:rsidR="00000000" w:rsidRPr="00B46272" w:rsidP="00B46272">
      <w:pPr>
        <w:ind w:firstLine="412" w:firstLineChars="196"/>
        <w:rPr>
          <w:rFonts w:ascii="宋体" w:hAnsi="宋体"/>
          <w:szCs w:val="21"/>
        </w:rPr>
      </w:pPr>
      <w:r w:rsidRPr="00B46272">
        <w:rPr>
          <w:rFonts w:ascii="宋体" w:hAnsi="宋体" w:hint="eastAsia"/>
          <w:szCs w:val="21"/>
        </w:rPr>
        <w:t>3.</w:t>
      </w:r>
      <w:r w:rsidRPr="00B46272">
        <w:rPr>
          <w:rFonts w:ascii="宋体" w:hAnsi="宋体"/>
          <w:szCs w:val="21"/>
        </w:rPr>
        <w:t>1</w:t>
      </w:r>
      <w:r w:rsidRPr="00B46272">
        <w:rPr>
          <w:rFonts w:ascii="宋体" w:hAnsi="宋体" w:hint="eastAsia"/>
          <w:szCs w:val="21"/>
        </w:rPr>
        <w:t>“采购人”：指利用财政性资金依法进行政府采购的国家机关、事业单位、团体组织；</w:t>
      </w:r>
      <w:r w:rsidRPr="00B46272">
        <w:rPr>
          <w:rFonts w:ascii="宋体" w:hAnsi="宋体"/>
          <w:szCs w:val="21"/>
        </w:rPr>
        <w:t xml:space="preserve"> </w:t>
      </w:r>
    </w:p>
    <w:p w:rsidR="00000000" w:rsidRPr="00B46272" w:rsidP="00B46272">
      <w:pPr>
        <w:ind w:firstLine="412" w:firstLineChars="196"/>
        <w:rPr>
          <w:rFonts w:ascii="宋体" w:hAnsi="宋体"/>
          <w:szCs w:val="21"/>
        </w:rPr>
      </w:pPr>
      <w:r w:rsidRPr="00B46272">
        <w:rPr>
          <w:rFonts w:ascii="宋体" w:hAnsi="宋体" w:hint="eastAsia"/>
          <w:szCs w:val="21"/>
        </w:rPr>
        <w:t>3.2 “政府集中采购机构”</w:t>
      </w:r>
      <w:r w:rsidRPr="00B46272">
        <w:rPr>
          <w:rFonts w:ascii="Arial" w:hAnsi="Arial" w:cs="Arial" w:hint="eastAsia"/>
          <w:szCs w:val="21"/>
          <w:shd w:val="clear" w:color="auto" w:fill="FFFFFF"/>
        </w:rPr>
        <w:t>是指市政府设立的，组织实施政府采购项目，并对政府采购活动提供服务的专门机构；</w:t>
      </w:r>
      <w:r w:rsidRPr="00B46272">
        <w:rPr>
          <w:rFonts w:ascii="宋体" w:hAnsi="宋体" w:hint="eastAsia"/>
          <w:szCs w:val="21"/>
        </w:rPr>
        <w:t>本文件所述的“政府集中采购机构”</w:t>
      </w:r>
      <w:r w:rsidRPr="00B46272">
        <w:rPr>
          <w:rFonts w:ascii="宋体" w:hAnsi="宋体"/>
          <w:szCs w:val="21"/>
        </w:rPr>
        <w:t>指</w:t>
      </w:r>
      <w:r w:rsidRPr="00B46272">
        <w:rPr>
          <w:rFonts w:ascii="宋体" w:hAnsi="宋体" w:hint="eastAsia"/>
          <w:b/>
          <w:bCs/>
          <w:szCs w:val="21"/>
        </w:rPr>
        <w:t>深圳公共资源交易中心</w:t>
      </w:r>
      <w:r w:rsidRPr="00B46272">
        <w:rPr>
          <w:rFonts w:ascii="宋体" w:hAnsi="宋体" w:hint="eastAsia"/>
          <w:szCs w:val="21"/>
        </w:rPr>
        <w:t>；</w:t>
      </w:r>
    </w:p>
    <w:p w:rsidR="00000000" w:rsidRPr="00B46272" w:rsidP="00B46272">
      <w:pPr>
        <w:ind w:firstLine="412" w:firstLineChars="196"/>
        <w:rPr>
          <w:rFonts w:ascii="宋体" w:hAnsi="宋体"/>
          <w:szCs w:val="21"/>
        </w:rPr>
      </w:pPr>
      <w:r w:rsidRPr="00B46272">
        <w:rPr>
          <w:rFonts w:ascii="宋体" w:hAnsi="宋体" w:hint="eastAsia"/>
          <w:szCs w:val="21"/>
        </w:rPr>
        <w:t>3.3“投标人”，即供应商，指参加投标竞争并愿意按照招标文件要求向采购人提供货物、工程或者服务的依法成立的法人、其他组织或者自然人；</w:t>
      </w:r>
    </w:p>
    <w:p w:rsidR="00000000" w:rsidRPr="00B46272" w:rsidP="00B46272">
      <w:pPr>
        <w:ind w:firstLine="412" w:firstLineChars="196"/>
        <w:rPr>
          <w:rFonts w:ascii="宋体" w:hAnsi="宋体"/>
          <w:szCs w:val="21"/>
        </w:rPr>
      </w:pPr>
      <w:r w:rsidRPr="00B46272">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000000" w:rsidRPr="00B46272" w:rsidP="00B46272">
      <w:pPr>
        <w:ind w:firstLine="412" w:firstLineChars="196"/>
        <w:rPr>
          <w:rFonts w:ascii="宋体" w:hAnsi="宋体"/>
          <w:szCs w:val="21"/>
        </w:rPr>
      </w:pPr>
      <w:r w:rsidRPr="00B46272">
        <w:rPr>
          <w:rFonts w:ascii="宋体" w:hAnsi="宋体" w:hint="eastAsia"/>
          <w:szCs w:val="21"/>
        </w:rPr>
        <w:t>3.5“日期”</w:t>
      </w:r>
      <w:r w:rsidRPr="00B46272">
        <w:rPr>
          <w:rFonts w:ascii="宋体" w:hAnsi="宋体"/>
          <w:szCs w:val="21"/>
        </w:rPr>
        <w:t>指</w:t>
      </w:r>
      <w:r w:rsidRPr="00B46272">
        <w:rPr>
          <w:rFonts w:ascii="宋体" w:hAnsi="宋体" w:hint="eastAsia"/>
          <w:szCs w:val="21"/>
        </w:rPr>
        <w:t>公历日；</w:t>
      </w:r>
    </w:p>
    <w:p w:rsidR="00000000" w:rsidRPr="00B46272" w:rsidP="00B46272">
      <w:pPr>
        <w:ind w:firstLine="412" w:firstLineChars="196"/>
        <w:rPr>
          <w:rFonts w:ascii="宋体" w:hAnsi="宋体"/>
          <w:szCs w:val="21"/>
        </w:rPr>
      </w:pPr>
      <w:r w:rsidRPr="00B46272">
        <w:rPr>
          <w:rFonts w:ascii="宋体" w:hAnsi="宋体" w:hint="eastAsia"/>
          <w:szCs w:val="21"/>
        </w:rPr>
        <w:t>3.6“合同”指由本次招标所产生的合同或合约文件；</w:t>
      </w:r>
    </w:p>
    <w:p w:rsidR="00000000" w:rsidRPr="00B46272" w:rsidP="00B46272">
      <w:pPr>
        <w:ind w:firstLine="412" w:firstLineChars="196"/>
        <w:rPr>
          <w:rFonts w:ascii="宋体" w:hAnsi="宋体"/>
          <w:szCs w:val="21"/>
        </w:rPr>
      </w:pPr>
      <w:r w:rsidRPr="00B46272">
        <w:rPr>
          <w:rFonts w:ascii="宋体" w:hAnsi="宋体" w:hint="eastAsia"/>
          <w:szCs w:val="21"/>
        </w:rPr>
        <w:t>3.7“电子投标文件”指利用</w:t>
      </w:r>
      <w:r w:rsidRPr="00B46272">
        <w:rPr>
          <w:rFonts w:ascii="宋体" w:hAnsi="宋体" w:hint="eastAsia"/>
          <w:b/>
          <w:bCs/>
          <w:szCs w:val="21"/>
        </w:rPr>
        <w:t>深圳公共资源交易中心（深圳交易集团有限公司罗湖</w:t>
      </w:r>
      <w:r w:rsidRPr="00B46272">
        <w:rPr>
          <w:rFonts w:ascii="宋体" w:hAnsi="宋体"/>
          <w:b/>
          <w:bCs/>
          <w:szCs w:val="21"/>
        </w:rPr>
        <w:t>*</w:t>
      </w:r>
      <w:r w:rsidRPr="00B46272">
        <w:rPr>
          <w:rFonts w:ascii="宋体" w:hAnsi="宋体" w:hint="eastAsia"/>
          <w:b/>
          <w:bCs/>
          <w:szCs w:val="21"/>
        </w:rPr>
        <w:t>分公司）</w:t>
      </w:r>
      <w:r w:rsidRPr="00B46272">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000000" w:rsidRPr="00B46272" w:rsidP="00B46272">
      <w:pPr>
        <w:ind w:firstLine="412" w:firstLineChars="196"/>
        <w:rPr>
          <w:rFonts w:ascii="宋体" w:hAnsi="宋体"/>
          <w:szCs w:val="21"/>
        </w:rPr>
      </w:pPr>
      <w:r w:rsidRPr="00B46272">
        <w:rPr>
          <w:rFonts w:ascii="宋体" w:hAnsi="宋体" w:hint="eastAsia"/>
          <w:szCs w:val="21"/>
        </w:rPr>
        <w:t>3.8“网上投标”指通过</w:t>
      </w:r>
      <w:r w:rsidRPr="00B46272">
        <w:rPr>
          <w:rFonts w:ascii="宋体" w:hAnsi="宋体" w:hint="eastAsia"/>
          <w:b/>
          <w:bCs/>
          <w:szCs w:val="21"/>
        </w:rPr>
        <w:t>深圳公共资源交易中心（深圳交易集团有限公司罗湖分公司）</w:t>
      </w:r>
      <w:r w:rsidRPr="00B46272">
        <w:rPr>
          <w:rFonts w:ascii="宋体" w:hAnsi="宋体" w:hint="eastAsia"/>
          <w:szCs w:val="21"/>
        </w:rPr>
        <w:t>网站上传电子投标文件；</w:t>
      </w:r>
    </w:p>
    <w:p w:rsidR="00000000" w:rsidRPr="00B46272" w:rsidP="00B46272">
      <w:pPr>
        <w:ind w:firstLine="412" w:firstLineChars="196"/>
        <w:rPr>
          <w:rFonts w:ascii="宋体" w:hAnsi="宋体"/>
          <w:szCs w:val="21"/>
        </w:rPr>
      </w:pPr>
      <w:r w:rsidRPr="00B46272">
        <w:rPr>
          <w:rFonts w:ascii="宋体" w:hAnsi="宋体" w:hint="eastAsia"/>
          <w:szCs w:val="21"/>
        </w:rPr>
        <w:t>3.9招标文件中的标题或题名仅起引导作用，而不应视为对招标文件内容的理解和解释。</w:t>
      </w:r>
    </w:p>
    <w:p w:rsidR="00000000" w:rsidRPr="00B46272" w:rsidP="00B46272">
      <w:pPr>
        <w:rPr>
          <w:rFonts w:ascii="黑体" w:eastAsia="黑体" w:hAnsi="宋体"/>
          <w:sz w:val="24"/>
        </w:rPr>
      </w:pPr>
      <w:r w:rsidRPr="00B46272">
        <w:rPr>
          <w:rFonts w:ascii="黑体" w:eastAsia="黑体" w:hAnsi="宋体" w:hint="eastAsia"/>
          <w:sz w:val="24"/>
        </w:rPr>
        <w:t xml:space="preserve">4. </w:t>
      </w:r>
      <w:bookmarkStart w:id="92" w:name="_Hlk72398643"/>
      <w:r w:rsidRPr="00B46272">
        <w:rPr>
          <w:rFonts w:ascii="黑体" w:eastAsia="黑体" w:hAnsi="宋体" w:hint="eastAsia"/>
          <w:sz w:val="24"/>
        </w:rPr>
        <w:t>政府采购供应商责任</w:t>
      </w:r>
    </w:p>
    <w:p w:rsidR="00000000" w:rsidRPr="00B46272" w:rsidP="00B46272">
      <w:pPr>
        <w:ind w:firstLine="412" w:firstLineChars="196"/>
        <w:rPr>
          <w:rFonts w:ascii="宋体" w:hAnsi="宋体"/>
          <w:szCs w:val="21"/>
        </w:rPr>
      </w:pPr>
      <w:r w:rsidRPr="00B46272">
        <w:rPr>
          <w:rFonts w:ascii="宋体" w:hAnsi="宋体" w:hint="eastAsia"/>
          <w:szCs w:val="21"/>
        </w:rPr>
        <w:t>4.1欢迎诚信、有实力和有社会责任心的供应商参与政府采购事业。</w:t>
      </w:r>
    </w:p>
    <w:p w:rsidR="00000000" w:rsidRPr="00B46272" w:rsidP="00B46272">
      <w:pPr>
        <w:ind w:firstLine="412" w:firstLineChars="196"/>
        <w:rPr>
          <w:rFonts w:ascii="宋体" w:hAnsi="宋体"/>
          <w:szCs w:val="21"/>
        </w:rPr>
      </w:pPr>
      <w:r w:rsidRPr="00B46272">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000000" w:rsidRPr="00B46272" w:rsidP="00B46272">
      <w:pPr>
        <w:rPr>
          <w:rFonts w:ascii="黑体" w:eastAsia="黑体" w:hAnsi="宋体"/>
          <w:sz w:val="24"/>
        </w:rPr>
      </w:pPr>
      <w:r w:rsidRPr="00B46272">
        <w:rPr>
          <w:rFonts w:ascii="黑体" w:eastAsia="黑体" w:hAnsi="宋体" w:hint="eastAsia"/>
          <w:sz w:val="24"/>
        </w:rPr>
        <w:t>5．投标人参加政府采购的条件</w:t>
      </w:r>
    </w:p>
    <w:p w:rsidR="00000000" w:rsidRPr="00B46272" w:rsidP="00B46272">
      <w:pPr>
        <w:ind w:firstLine="412" w:firstLineChars="196"/>
        <w:jc w:val="left"/>
        <w:rPr>
          <w:rFonts w:ascii="宋体" w:hAnsi="宋体"/>
          <w:szCs w:val="21"/>
        </w:rPr>
      </w:pPr>
      <w:r w:rsidRPr="00B46272">
        <w:rPr>
          <w:rFonts w:ascii="宋体" w:hAnsi="宋体" w:hint="eastAsia"/>
          <w:szCs w:val="21"/>
        </w:rPr>
        <w:t>5.1投标人应在投标前到</w:t>
      </w:r>
      <w:r w:rsidRPr="00B46272">
        <w:rPr>
          <w:rFonts w:ascii="宋体" w:hAnsi="宋体" w:hint="eastAsia"/>
          <w:b/>
          <w:bCs/>
          <w:szCs w:val="21"/>
        </w:rPr>
        <w:t>深圳公共资源交易中心（具体在深圳交易集团有限公司政府采购业务分公司进行办理）</w:t>
      </w:r>
      <w:r w:rsidRPr="00B46272">
        <w:rPr>
          <w:rFonts w:ascii="宋体" w:hAnsi="宋体" w:hint="eastAsia"/>
          <w:szCs w:val="21"/>
        </w:rPr>
        <w:t>进行注册并办理电子密钥。《供应商注册及信息变更指引》详见www.szggzy.com网站“交易服务指南-政府采购”。。</w:t>
      </w:r>
    </w:p>
    <w:p w:rsidR="00000000" w:rsidRPr="00B46272" w:rsidP="00B46272">
      <w:pPr>
        <w:ind w:firstLine="412" w:firstLineChars="196"/>
        <w:rPr>
          <w:rFonts w:ascii="宋体" w:hAnsi="宋体"/>
          <w:szCs w:val="21"/>
        </w:rPr>
      </w:pPr>
      <w:r w:rsidRPr="00B46272">
        <w:rPr>
          <w:rFonts w:ascii="宋体" w:hAnsi="宋体" w:hint="eastAsia"/>
          <w:szCs w:val="21"/>
        </w:rPr>
        <w:t>5.2投标人资格要求</w:t>
      </w:r>
    </w:p>
    <w:p w:rsidR="00000000" w:rsidRPr="00B46272" w:rsidP="00B46272">
      <w:pPr>
        <w:ind w:firstLine="412" w:firstLineChars="196"/>
        <w:rPr>
          <w:rFonts w:ascii="宋体" w:hAnsi="宋体"/>
          <w:szCs w:val="21"/>
        </w:rPr>
      </w:pPr>
      <w:r w:rsidRPr="00B46272">
        <w:rPr>
          <w:rFonts w:ascii="宋体" w:hAnsi="宋体" w:hint="eastAsia"/>
          <w:szCs w:val="21"/>
        </w:rPr>
        <w:t>参加本项目的投标人应具备的资格条件详见本项目招标公告中“投标人资格要求”（即申请人的资格要求）的内容。</w:t>
      </w:r>
    </w:p>
    <w:p w:rsidR="00000000" w:rsidRPr="00B46272" w:rsidP="00B46272">
      <w:pPr>
        <w:ind w:firstLine="412" w:firstLineChars="196"/>
        <w:rPr>
          <w:rFonts w:ascii="宋体" w:hAnsi="宋体"/>
          <w:szCs w:val="21"/>
        </w:rPr>
      </w:pPr>
      <w:r w:rsidRPr="00B46272">
        <w:rPr>
          <w:rFonts w:ascii="宋体" w:hAnsi="宋体" w:hint="eastAsia"/>
          <w:szCs w:val="21"/>
        </w:rPr>
        <w:t>5.3联合体投标</w:t>
      </w:r>
    </w:p>
    <w:p w:rsidR="00000000" w:rsidRPr="00B46272" w:rsidP="00B46272">
      <w:pPr>
        <w:ind w:firstLine="412" w:firstLineChars="196"/>
        <w:rPr>
          <w:rFonts w:ascii="宋体" w:hAnsi="宋体"/>
          <w:szCs w:val="21"/>
        </w:rPr>
      </w:pPr>
      <w:r w:rsidRPr="00B46272">
        <w:rPr>
          <w:rFonts w:ascii="宋体" w:hAnsi="宋体" w:hint="eastAsia"/>
          <w:szCs w:val="21"/>
        </w:rPr>
        <w:t>5.3.1　以下有关联合体投标的条款仅适用于允许投标人组成联合体投标的项目。</w:t>
      </w:r>
    </w:p>
    <w:p w:rsidR="00000000" w:rsidRPr="00B46272" w:rsidP="00B46272">
      <w:pPr>
        <w:ind w:firstLine="412" w:firstLineChars="196"/>
        <w:rPr>
          <w:rFonts w:ascii="宋体" w:hAnsi="宋体"/>
          <w:szCs w:val="21"/>
        </w:rPr>
      </w:pPr>
      <w:r w:rsidRPr="00B46272">
        <w:rPr>
          <w:rFonts w:ascii="宋体" w:hAnsi="宋体" w:hint="eastAsia"/>
          <w:szCs w:val="21"/>
        </w:rPr>
        <w:t>5.3.2  由两个或两个以上的自然人、法人或者其他组织可以组成一个联合体，以一个供应商的身份共同投标时，应符合以下原则：</w:t>
      </w:r>
    </w:p>
    <w:p w:rsidR="00000000" w:rsidRPr="00B46272" w:rsidP="00B46272">
      <w:pPr>
        <w:ind w:firstLine="412" w:firstLineChars="196"/>
        <w:rPr>
          <w:rFonts w:ascii="宋体" w:hAnsi="宋体"/>
        </w:rPr>
      </w:pPr>
      <w:r w:rsidRPr="00B46272">
        <w:rPr>
          <w:rFonts w:ascii="宋体" w:hAnsi="宋体" w:hint="eastAsia"/>
        </w:rPr>
        <w:t>（1）投标联合体各方参加政府采购活动应当具备下列条件：</w:t>
      </w:r>
      <w:r w:rsidRPr="00B46272">
        <w:rPr>
          <w:rFonts w:ascii="宋体" w:hAnsi="宋体"/>
        </w:rPr>
        <w:t xml:space="preserve"> </w:t>
      </w:r>
    </w:p>
    <w:p w:rsidR="00000000" w:rsidRPr="00B46272" w:rsidP="00B46272">
      <w:pPr>
        <w:ind w:left="420" w:firstLine="412" w:leftChars="200" w:firstLineChars="196"/>
        <w:rPr>
          <w:rFonts w:ascii="宋体" w:hAnsi="宋体"/>
        </w:rPr>
      </w:pPr>
      <w:r w:rsidRPr="00B46272">
        <w:rPr>
          <w:rFonts w:ascii="宋体" w:hAnsi="宋体" w:hint="eastAsia"/>
        </w:rPr>
        <w:t>1、具有独立承担民事责任的能力；</w:t>
      </w:r>
      <w:r w:rsidRPr="00B46272">
        <w:rPr>
          <w:rFonts w:ascii="宋体" w:hAnsi="宋体"/>
        </w:rPr>
        <w:t xml:space="preserve"> </w:t>
      </w:r>
    </w:p>
    <w:p w:rsidR="00000000" w:rsidRPr="00B46272" w:rsidP="00B46272">
      <w:pPr>
        <w:ind w:left="420" w:firstLine="412" w:firstLineChars="196"/>
        <w:rPr>
          <w:rFonts w:ascii="宋体" w:hAnsi="宋体"/>
        </w:rPr>
      </w:pPr>
      <w:r w:rsidRPr="00B46272">
        <w:rPr>
          <w:rFonts w:ascii="宋体" w:hAnsi="宋体" w:hint="eastAsia"/>
        </w:rPr>
        <w:t>2、有良好的商业信誉和健全的财务会计制度；</w:t>
      </w:r>
      <w:r w:rsidRPr="00B46272">
        <w:rPr>
          <w:rFonts w:ascii="宋体" w:hAnsi="宋体"/>
        </w:rPr>
        <w:t xml:space="preserve"> </w:t>
      </w:r>
    </w:p>
    <w:p w:rsidR="00000000" w:rsidRPr="00B46272" w:rsidP="00B46272">
      <w:pPr>
        <w:ind w:left="420" w:firstLine="412" w:leftChars="200" w:firstLineChars="196"/>
        <w:rPr>
          <w:rFonts w:ascii="宋体" w:hAnsi="宋体"/>
        </w:rPr>
      </w:pPr>
      <w:r w:rsidRPr="00B46272">
        <w:rPr>
          <w:rFonts w:ascii="宋体" w:hAnsi="宋体" w:hint="eastAsia"/>
        </w:rPr>
        <w:t>3、具有履行合同所必需的设备和专业技术能力；</w:t>
      </w:r>
      <w:r w:rsidRPr="00B46272">
        <w:rPr>
          <w:rFonts w:ascii="宋体" w:hAnsi="宋体"/>
        </w:rPr>
        <w:t xml:space="preserve"> </w:t>
      </w:r>
    </w:p>
    <w:p w:rsidR="00000000" w:rsidRPr="00B46272" w:rsidP="00B46272">
      <w:pPr>
        <w:ind w:left="420" w:firstLine="412" w:leftChars="200" w:firstLineChars="196"/>
        <w:rPr>
          <w:rFonts w:ascii="宋体" w:hAnsi="宋体"/>
        </w:rPr>
      </w:pPr>
      <w:r w:rsidRPr="00B46272">
        <w:rPr>
          <w:rFonts w:ascii="宋体" w:hAnsi="宋体" w:hint="eastAsia"/>
        </w:rPr>
        <w:t>4、有依法缴纳税收和社会保障资金的良好记录；</w:t>
      </w:r>
      <w:r w:rsidRPr="00B46272">
        <w:rPr>
          <w:rFonts w:ascii="宋体" w:hAnsi="宋体"/>
        </w:rPr>
        <w:t xml:space="preserve"> </w:t>
      </w:r>
    </w:p>
    <w:p w:rsidR="00000000" w:rsidRPr="00B46272" w:rsidP="00B46272">
      <w:pPr>
        <w:ind w:left="420" w:firstLine="412" w:leftChars="200" w:firstLineChars="196"/>
        <w:rPr>
          <w:rFonts w:ascii="宋体" w:hAnsi="宋体"/>
        </w:rPr>
      </w:pPr>
      <w:r w:rsidRPr="00B46272">
        <w:rPr>
          <w:rFonts w:ascii="宋体" w:hAnsi="宋体" w:hint="eastAsia"/>
        </w:rPr>
        <w:t>5、参加政府采购活动前三年内，在经营活动中没有重大违法记录；</w:t>
      </w:r>
      <w:r w:rsidRPr="00B46272">
        <w:rPr>
          <w:rFonts w:ascii="宋体" w:hAnsi="宋体"/>
        </w:rPr>
        <w:t xml:space="preserve"> </w:t>
      </w:r>
    </w:p>
    <w:p w:rsidR="00000000" w:rsidRPr="00B46272" w:rsidP="00B46272">
      <w:pPr>
        <w:ind w:left="420" w:firstLine="412" w:leftChars="200" w:firstLineChars="196"/>
        <w:rPr>
          <w:rFonts w:ascii="宋体" w:hAnsi="宋体"/>
        </w:rPr>
      </w:pPr>
      <w:r w:rsidRPr="00B46272">
        <w:rPr>
          <w:rFonts w:ascii="宋体" w:hAnsi="宋体" w:hint="eastAsia"/>
        </w:rPr>
        <w:t>6、法律、行政法规规定的其他条件。</w:t>
      </w:r>
      <w:r w:rsidRPr="00B46272">
        <w:rPr>
          <w:rFonts w:ascii="宋体" w:hAnsi="宋体"/>
        </w:rPr>
        <w:t xml:space="preserve"> </w:t>
      </w:r>
    </w:p>
    <w:p w:rsidR="00000000" w:rsidRPr="00B46272" w:rsidP="00B46272">
      <w:pPr>
        <w:ind w:firstLine="412" w:firstLineChars="196"/>
        <w:rPr>
          <w:rFonts w:ascii="宋体" w:hAnsi="宋体"/>
        </w:rPr>
      </w:pPr>
      <w:r w:rsidRPr="00B46272">
        <w:rPr>
          <w:rFonts w:ascii="宋体" w:hAnsi="宋体" w:hint="eastAsia"/>
        </w:rPr>
        <w:t>（2）在投标截止前，投标联合体各方均应注册成政府集中采购机构供应商；</w:t>
      </w:r>
    </w:p>
    <w:p w:rsidR="00000000" w:rsidRPr="00B46272" w:rsidP="00B46272">
      <w:pPr>
        <w:ind w:firstLine="412" w:firstLineChars="196"/>
        <w:rPr>
          <w:rFonts w:ascii="宋体" w:hAnsi="宋体"/>
        </w:rPr>
      </w:pPr>
      <w:r w:rsidRPr="00B46272">
        <w:rPr>
          <w:rFonts w:ascii="宋体" w:hAnsi="宋体" w:hint="eastAsia"/>
        </w:rPr>
        <w:t>（3）联合体中有同类资质的供应商按照联合体分工承担相同工作的，应当按照资质等级较低的供应商确定资质等级；</w:t>
      </w:r>
    </w:p>
    <w:p w:rsidR="00000000" w:rsidRPr="00B46272" w:rsidP="00B46272">
      <w:pPr>
        <w:ind w:firstLine="412" w:firstLineChars="196"/>
      </w:pPr>
      <w:r w:rsidRPr="00B46272">
        <w:rPr>
          <w:rFonts w:hint="eastAsia"/>
        </w:rPr>
        <w:t>（</w:t>
      </w:r>
      <w:r w:rsidRPr="00B46272">
        <w:rPr>
          <w:rFonts w:hint="eastAsia"/>
        </w:rPr>
        <w:t>4</w:t>
      </w:r>
      <w:r w:rsidRPr="00B46272">
        <w:rPr>
          <w:rFonts w:hint="eastAsia"/>
        </w:rPr>
        <w:t>）是否允许联合体参加投标，应当由采购人和采购代理机构根据项目的实际情况和潜在供应商的数量自主决定，如果决定接受联合体投标则应当在招标公告中明示；</w:t>
      </w:r>
    </w:p>
    <w:p w:rsidR="00000000" w:rsidRPr="00B46272" w:rsidP="00B46272">
      <w:pPr>
        <w:ind w:firstLine="412" w:firstLineChars="196"/>
        <w:rPr>
          <w:rFonts w:ascii="宋体" w:hAnsi="宋体"/>
        </w:rPr>
      </w:pPr>
      <w:r w:rsidRPr="00B46272">
        <w:rPr>
          <w:rFonts w:ascii="宋体" w:hAnsi="宋体" w:hint="eastAsia"/>
        </w:rPr>
        <w:t>（5）投标人的投标文件及中标后签署的合同协议对联合体各方均具法律约束力；</w:t>
      </w:r>
    </w:p>
    <w:p w:rsidR="00000000" w:rsidRPr="00B46272" w:rsidP="00B46272">
      <w:pPr>
        <w:ind w:firstLine="412" w:firstLineChars="196"/>
        <w:rPr>
          <w:rFonts w:ascii="宋体" w:hAnsi="宋体"/>
        </w:rPr>
      </w:pPr>
      <w:r w:rsidRPr="00B46272">
        <w:rPr>
          <w:rFonts w:ascii="宋体" w:hAnsi="宋体" w:hint="eastAsia"/>
        </w:rPr>
        <w:t>（6）联合体各方应当签订联合体投标协议，明确约定各方拟承担的工作和责任，并将该协议随投标文件一并递交给政府集中采购机构；</w:t>
      </w:r>
    </w:p>
    <w:p w:rsidR="00000000" w:rsidRPr="00B46272" w:rsidP="00B46272">
      <w:pPr>
        <w:ind w:firstLine="412" w:firstLineChars="196"/>
        <w:rPr>
          <w:rFonts w:ascii="宋体" w:hAnsi="宋体"/>
        </w:rPr>
      </w:pPr>
      <w:r w:rsidRPr="00B46272">
        <w:rPr>
          <w:rFonts w:ascii="宋体" w:hAnsi="宋体" w:hint="eastAsia"/>
        </w:rPr>
        <w:t>（7）联合体中标后，联合体各方应当共同与采购人签订合同，就中标项目向采购人承担连带责任；</w:t>
      </w:r>
    </w:p>
    <w:p w:rsidR="00000000" w:rsidRPr="00B46272" w:rsidP="00B46272">
      <w:pPr>
        <w:ind w:firstLine="412" w:firstLineChars="196"/>
        <w:rPr>
          <w:rFonts w:ascii="宋体" w:hAnsi="宋体"/>
        </w:rPr>
      </w:pPr>
      <w:r w:rsidRPr="00B46272">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rsidR="00000000" w:rsidRPr="00B46272" w:rsidP="00B46272">
      <w:pPr>
        <w:ind w:firstLine="412" w:firstLineChars="196"/>
        <w:rPr>
          <w:rFonts w:ascii="宋体" w:hAnsi="宋体"/>
          <w:szCs w:val="21"/>
        </w:rPr>
      </w:pPr>
      <w:r w:rsidRPr="00B46272">
        <w:rPr>
          <w:rFonts w:ascii="宋体" w:hAnsi="宋体" w:hint="eastAsia"/>
        </w:rPr>
        <w:t>（9）本通用条款中“投标人”一词亦指联合体各方，专用条款另有规定或说明的除外。</w:t>
      </w:r>
    </w:p>
    <w:p w:rsidR="00000000" w:rsidRPr="00B46272" w:rsidP="00B46272">
      <w:pPr>
        <w:rPr>
          <w:rFonts w:ascii="黑体" w:eastAsia="黑体" w:hAnsi="宋体"/>
          <w:sz w:val="24"/>
        </w:rPr>
      </w:pPr>
      <w:r w:rsidRPr="00B46272">
        <w:rPr>
          <w:rFonts w:ascii="黑体" w:eastAsia="黑体" w:hAnsi="宋体" w:hint="eastAsia"/>
          <w:sz w:val="24"/>
        </w:rPr>
        <w:t>6．政策导向</w:t>
      </w:r>
    </w:p>
    <w:p w:rsidR="00000000" w:rsidRPr="00B46272" w:rsidP="00B46272">
      <w:pPr>
        <w:ind w:firstLine="412" w:firstLineChars="196"/>
        <w:rPr>
          <w:rFonts w:ascii="宋体" w:hAnsi="宋体"/>
        </w:rPr>
      </w:pPr>
      <w:r w:rsidRPr="00B46272">
        <w:rPr>
          <w:rFonts w:ascii="宋体" w:hAnsi="宋体" w:hint="eastAsia"/>
        </w:rPr>
        <w:t>6.1</w:t>
      </w:r>
      <w:r w:rsidRPr="00B46272">
        <w:rPr>
          <w:rFonts w:ascii="宋体" w:hAnsi="宋体"/>
        </w:rPr>
        <w:t xml:space="preserve">  </w:t>
      </w:r>
      <w:r w:rsidRPr="00B46272">
        <w:rPr>
          <w:rFonts w:ascii="宋体" w:hAnsi="宋体" w:hint="eastAsia"/>
        </w:rPr>
        <w:t>政府采购支持本国产品、支持中小企业、监狱企业和残疾人福利性单位发展，支持乡村产业振兴，支持创新、节能减排、绿色环保等。</w:t>
      </w:r>
    </w:p>
    <w:p w:rsidR="00000000" w:rsidRPr="00B46272" w:rsidP="00B46272">
      <w:pPr>
        <w:ind w:firstLine="405"/>
        <w:rPr>
          <w:rFonts w:ascii="宋体" w:hAnsi="宋体"/>
        </w:rPr>
      </w:pPr>
      <w:r w:rsidRPr="00B46272">
        <w:rPr>
          <w:rFonts w:ascii="宋体" w:hAnsi="宋体" w:hint="eastAsia"/>
        </w:rPr>
        <w:t>6.2</w:t>
      </w:r>
      <w:r w:rsidRPr="00B46272">
        <w:rPr>
          <w:rFonts w:ascii="宋体" w:hAnsi="宋体"/>
        </w:rPr>
        <w:t xml:space="preserve">  </w:t>
      </w:r>
      <w:r w:rsidRPr="00B46272">
        <w:rPr>
          <w:rFonts w:ascii="宋体" w:hAnsi="宋体" w:hint="eastAsia"/>
        </w:rPr>
        <w:t>本项目落实深圳市政府采购供应商诚信管理政策要求。</w:t>
      </w:r>
    </w:p>
    <w:p w:rsidR="00000000" w:rsidRPr="00B46272" w:rsidP="00B46272">
      <w:pPr>
        <w:ind w:firstLine="405"/>
      </w:pPr>
      <w:r w:rsidRPr="00B46272">
        <w:rPr>
          <w:rFonts w:ascii="宋体" w:hAnsi="宋体" w:hint="eastAsia"/>
        </w:rPr>
        <w:t>6.3  本项目支持投标人性别平等的相关政策。</w:t>
      </w:r>
    </w:p>
    <w:p w:rsidR="00000000" w:rsidRPr="00B46272" w:rsidP="00B46272">
      <w:pPr>
        <w:rPr>
          <w:rFonts w:ascii="黑体" w:eastAsia="黑体" w:hAnsi="宋体"/>
          <w:sz w:val="24"/>
        </w:rPr>
      </w:pPr>
      <w:r w:rsidRPr="00B46272">
        <w:rPr>
          <w:rFonts w:ascii="黑体" w:eastAsia="黑体" w:hAnsi="宋体" w:hint="eastAsia"/>
          <w:sz w:val="24"/>
        </w:rPr>
        <w:t>7. 本项目若涉及采购货物，则合格的货物及相应服务应满足以下要求：</w:t>
      </w:r>
    </w:p>
    <w:p w:rsidR="00000000" w:rsidRPr="00B46272" w:rsidP="00B46272">
      <w:pPr>
        <w:ind w:firstLine="412" w:firstLineChars="196"/>
        <w:rPr>
          <w:rFonts w:ascii="宋体" w:hAnsi="宋体"/>
        </w:rPr>
      </w:pPr>
      <w:r w:rsidRPr="00B46272">
        <w:rPr>
          <w:rFonts w:ascii="宋体" w:hAnsi="宋体" w:hint="eastAsia"/>
        </w:rPr>
        <w:t>7</w:t>
      </w:r>
      <w:r w:rsidRPr="00B46272">
        <w:rPr>
          <w:rFonts w:ascii="宋体" w:hAnsi="宋体"/>
        </w:rPr>
        <w:t xml:space="preserve">.1  </w:t>
      </w:r>
      <w:r w:rsidRPr="00B46272">
        <w:rPr>
          <w:rFonts w:ascii="宋体" w:hAnsi="宋体" w:hint="eastAsia"/>
        </w:rPr>
        <w:t>必须是全新、未使用过的原装合格正品（包括零部件），如安装或配置了软件的，须为正版软件。</w:t>
      </w:r>
    </w:p>
    <w:p w:rsidR="00000000" w:rsidRPr="00B46272" w:rsidP="00B46272">
      <w:pPr>
        <w:ind w:firstLine="412" w:firstLineChars="196"/>
        <w:rPr>
          <w:rFonts w:ascii="宋体" w:hAnsi="宋体"/>
        </w:rPr>
      </w:pPr>
      <w:r w:rsidRPr="00B46272">
        <w:rPr>
          <w:rFonts w:ascii="宋体" w:hAnsi="宋体" w:hint="eastAsia"/>
        </w:rPr>
        <w:t>7.2  国产的货物及其有关服务必须符合中华人民共和国的设计、制造生产标准及行业标准。招标公告有其他要求的，亦应符合其要求。</w:t>
      </w:r>
    </w:p>
    <w:p w:rsidR="00000000" w:rsidRPr="00B46272" w:rsidP="00B46272">
      <w:pPr>
        <w:ind w:firstLine="412" w:firstLineChars="196"/>
        <w:rPr>
          <w:rFonts w:ascii="宋体" w:hAnsi="宋体"/>
        </w:rPr>
      </w:pPr>
      <w:r w:rsidRPr="00B46272">
        <w:rPr>
          <w:rFonts w:ascii="宋体" w:hAnsi="宋体" w:hint="eastAsia"/>
        </w:rPr>
        <w:t>7</w:t>
      </w:r>
      <w:r w:rsidRPr="00B46272">
        <w:rPr>
          <w:rFonts w:ascii="宋体" w:hAnsi="宋体"/>
        </w:rPr>
        <w:t>.</w:t>
      </w:r>
      <w:r w:rsidRPr="00B46272">
        <w:rPr>
          <w:rFonts w:ascii="宋体" w:hAnsi="宋体" w:hint="eastAsia"/>
        </w:rPr>
        <w:t>3</w:t>
      </w:r>
      <w:r w:rsidRPr="00B46272">
        <w:rPr>
          <w:rFonts w:ascii="宋体" w:hAnsi="宋体"/>
        </w:rPr>
        <w:t xml:space="preserve">  </w:t>
      </w:r>
      <w:r w:rsidRPr="00B46272">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000000" w:rsidRPr="00B46272" w:rsidP="00B46272">
      <w:pPr>
        <w:ind w:firstLine="412" w:firstLineChars="196"/>
        <w:rPr>
          <w:rFonts w:ascii="宋体" w:hAnsi="宋体"/>
        </w:rPr>
      </w:pPr>
      <w:r w:rsidRPr="00B46272">
        <w:rPr>
          <w:rFonts w:ascii="宋体" w:hAnsi="宋体" w:hint="eastAsia"/>
        </w:rPr>
        <w:t>7</w:t>
      </w:r>
      <w:r w:rsidRPr="00B46272">
        <w:rPr>
          <w:rFonts w:ascii="宋体" w:hAnsi="宋体"/>
        </w:rPr>
        <w:t>.</w:t>
      </w:r>
      <w:r w:rsidRPr="00B46272">
        <w:rPr>
          <w:rFonts w:ascii="宋体" w:hAnsi="宋体" w:hint="eastAsia"/>
        </w:rPr>
        <w:t>4</w:t>
      </w:r>
      <w:r w:rsidRPr="00B46272">
        <w:rPr>
          <w:rFonts w:ascii="宋体" w:hAnsi="宋体"/>
        </w:rPr>
        <w:t xml:space="preserve">  </w:t>
      </w:r>
      <w:r w:rsidRPr="00B46272">
        <w:rPr>
          <w:rFonts w:ascii="宋体" w:hAnsi="宋体" w:hint="eastAsia"/>
        </w:rPr>
        <w:t>投标人</w:t>
      </w:r>
      <w:bookmarkStart w:id="93" w:name="_Hlk72152753"/>
      <w:r w:rsidRPr="00B46272">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3"/>
    </w:p>
    <w:p w:rsidR="00000000" w:rsidRPr="00B46272" w:rsidP="00B46272">
      <w:pPr>
        <w:ind w:firstLine="412" w:firstLineChars="196"/>
        <w:rPr>
          <w:rFonts w:ascii="宋体" w:hAnsi="宋体"/>
        </w:rPr>
      </w:pPr>
      <w:r w:rsidRPr="00B46272">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000000" w:rsidRPr="00B46272" w:rsidP="00B46272">
      <w:pPr>
        <w:ind w:firstLine="412" w:firstLineChars="196"/>
        <w:rPr>
          <w:rFonts w:ascii="宋体" w:hAnsi="宋体"/>
        </w:rPr>
      </w:pPr>
      <w:r w:rsidRPr="00B46272">
        <w:rPr>
          <w:rFonts w:ascii="宋体" w:hAnsi="宋体" w:hint="eastAsia"/>
        </w:rPr>
        <w:t>7.6  工期要求：投标人在投标时对其所投项目应提交交货进度、交货计划等，在合同规定的时间内完成项目实施工作。</w:t>
      </w:r>
    </w:p>
    <w:p w:rsidR="00000000" w:rsidRPr="00B46272" w:rsidP="00B46272">
      <w:pPr>
        <w:ind w:firstLine="412" w:firstLineChars="196"/>
        <w:rPr>
          <w:rFonts w:ascii="宋体" w:hAnsi="宋体"/>
        </w:rPr>
      </w:pPr>
      <w:r w:rsidRPr="00B46272">
        <w:rPr>
          <w:rFonts w:ascii="宋体" w:hAnsi="宋体" w:hint="eastAsia"/>
        </w:rPr>
        <w:t>7.7  投标人必须承担的设备运输、安装调试、验收检测和提供设备操作说明书、图纸等其他相关及类似的义务。</w:t>
      </w:r>
    </w:p>
    <w:p w:rsidR="00000000" w:rsidRPr="00B46272" w:rsidP="00B46272">
      <w:pPr>
        <w:rPr>
          <w:rFonts w:ascii="黑体" w:eastAsia="黑体" w:hAnsi="宋体"/>
          <w:sz w:val="24"/>
        </w:rPr>
      </w:pPr>
      <w:r w:rsidRPr="00B46272">
        <w:rPr>
          <w:rFonts w:ascii="黑体" w:eastAsia="黑体" w:hAnsi="宋体" w:hint="eastAsia"/>
          <w:sz w:val="24"/>
        </w:rPr>
        <w:t>8．投标费用</w:t>
      </w:r>
    </w:p>
    <w:p w:rsidR="00000000" w:rsidRPr="00B46272" w:rsidP="00B46272">
      <w:pPr>
        <w:ind w:firstLine="412" w:firstLineChars="196"/>
        <w:rPr>
          <w:rFonts w:ascii="宋体" w:hAnsi="宋体"/>
          <w:szCs w:val="21"/>
        </w:rPr>
      </w:pPr>
      <w:r w:rsidRPr="00B46272">
        <w:rPr>
          <w:rFonts w:ascii="宋体" w:hAnsi="宋体" w:hint="eastAsia"/>
          <w:szCs w:val="21"/>
        </w:rPr>
        <w:t>不论投标结果如何，投标人应承担其编制投标文件与递交投标文件所涉及的一切费用。</w:t>
      </w:r>
    </w:p>
    <w:p w:rsidR="00000000" w:rsidRPr="00B46272" w:rsidP="00B46272">
      <w:pPr>
        <w:rPr>
          <w:rFonts w:ascii="黑体" w:eastAsia="黑体" w:hAnsi="宋体"/>
          <w:sz w:val="24"/>
        </w:rPr>
      </w:pPr>
      <w:r w:rsidRPr="00B46272">
        <w:rPr>
          <w:rFonts w:ascii="黑体" w:eastAsia="黑体" w:hAnsi="宋体" w:hint="eastAsia"/>
          <w:sz w:val="24"/>
        </w:rPr>
        <w:t>9．踏勘现场</w:t>
      </w:r>
    </w:p>
    <w:p w:rsidR="00000000" w:rsidRPr="00B46272" w:rsidP="00B46272">
      <w:pPr>
        <w:ind w:firstLine="412" w:firstLineChars="196"/>
        <w:rPr>
          <w:rFonts w:ascii="宋体" w:hAnsi="宋体"/>
          <w:szCs w:val="21"/>
        </w:rPr>
      </w:pPr>
      <w:r w:rsidRPr="00B46272">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000000" w:rsidRPr="00B46272" w:rsidP="00B46272">
      <w:pPr>
        <w:ind w:firstLine="412" w:firstLineChars="196"/>
        <w:rPr>
          <w:rFonts w:ascii="宋体" w:hAnsi="宋体"/>
        </w:rPr>
      </w:pPr>
      <w:r w:rsidRPr="00B46272">
        <w:rPr>
          <w:rFonts w:ascii="宋体" w:hAnsi="宋体" w:hint="eastAsia"/>
        </w:rPr>
        <w:t>9.2投标人及其人员经过采购人的允许，可以进入采购人的项目现场踏勘。若招标文件要求投标人于统一时间地点踏勘现场的，投标人应当按时前往。</w:t>
      </w:r>
    </w:p>
    <w:p w:rsidR="00000000" w:rsidRPr="00B46272" w:rsidP="00B46272">
      <w:pPr>
        <w:ind w:firstLine="412" w:firstLineChars="196"/>
        <w:rPr>
          <w:rFonts w:ascii="宋体" w:hAnsi="宋体"/>
        </w:rPr>
      </w:pPr>
      <w:r w:rsidRPr="00B46272">
        <w:rPr>
          <w:rFonts w:ascii="宋体" w:hAnsi="宋体" w:hint="eastAsia"/>
        </w:rPr>
        <w:t>9.3采购人应当通过政府集中采购机构向投标人提供有关现场的书面资料和数据。</w:t>
      </w:r>
    </w:p>
    <w:p w:rsidR="00000000" w:rsidRPr="00B46272" w:rsidP="00B46272">
      <w:pPr>
        <w:ind w:firstLine="412" w:firstLineChars="196"/>
        <w:rPr>
          <w:rFonts w:ascii="宋体" w:hAnsi="宋体"/>
        </w:rPr>
      </w:pPr>
      <w:r w:rsidRPr="00B46272">
        <w:rPr>
          <w:rFonts w:ascii="宋体" w:hAnsi="宋体" w:hint="eastAsia"/>
        </w:rPr>
        <w:t>9.4任何人或任何组织在踏勘现场时向投标人提供的任何书面资料或口头承诺，未经政府集中采购机构在网上发布或书面通知，均作无效处理。</w:t>
      </w:r>
    </w:p>
    <w:p w:rsidR="00000000" w:rsidRPr="00B46272" w:rsidP="00B46272">
      <w:pPr>
        <w:ind w:firstLine="412" w:firstLineChars="196"/>
        <w:rPr>
          <w:rFonts w:ascii="宋体" w:hAnsi="宋体"/>
        </w:rPr>
      </w:pPr>
      <w:r w:rsidRPr="00B46272">
        <w:rPr>
          <w:rFonts w:ascii="宋体" w:hAnsi="宋体"/>
          <w:szCs w:val="21"/>
        </w:rPr>
        <w:t>9</w:t>
      </w:r>
      <w:r w:rsidRPr="00B46272">
        <w:rPr>
          <w:rFonts w:ascii="宋体" w:hAnsi="宋体" w:hint="eastAsia"/>
          <w:szCs w:val="21"/>
        </w:rPr>
        <w:t>.</w:t>
      </w:r>
      <w:r w:rsidRPr="00B46272">
        <w:rPr>
          <w:rFonts w:ascii="宋体" w:hAnsi="宋体"/>
          <w:szCs w:val="21"/>
        </w:rPr>
        <w:t>5</w:t>
      </w:r>
      <w:r w:rsidRPr="00B46272">
        <w:rPr>
          <w:rFonts w:ascii="宋体" w:hAnsi="宋体" w:hint="eastAsia"/>
          <w:szCs w:val="21"/>
        </w:rPr>
        <w:t>未参与踏勘现场不作为否定投标人资格的理由。</w:t>
      </w:r>
    </w:p>
    <w:p w:rsidR="00000000" w:rsidRPr="00B46272" w:rsidP="00B46272">
      <w:pPr>
        <w:rPr>
          <w:rFonts w:ascii="宋体" w:hAnsi="宋体"/>
          <w:szCs w:val="21"/>
        </w:rPr>
      </w:pPr>
      <w:r w:rsidRPr="00B46272">
        <w:rPr>
          <w:rFonts w:ascii="黑体" w:eastAsia="黑体" w:hAnsi="宋体" w:hint="eastAsia"/>
          <w:sz w:val="24"/>
        </w:rPr>
        <w:t>1</w:t>
      </w:r>
      <w:r w:rsidRPr="00B46272">
        <w:rPr>
          <w:rFonts w:ascii="黑体" w:eastAsia="黑体" w:hAnsi="宋体"/>
          <w:sz w:val="24"/>
        </w:rPr>
        <w:t>0</w:t>
      </w:r>
      <w:r w:rsidRPr="00B46272">
        <w:rPr>
          <w:rFonts w:ascii="黑体" w:eastAsia="黑体" w:hAnsi="宋体" w:hint="eastAsia"/>
          <w:sz w:val="24"/>
        </w:rPr>
        <w:t>．标前会议</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0</w:t>
      </w:r>
      <w:r w:rsidRPr="00B46272">
        <w:rPr>
          <w:rFonts w:ascii="宋体" w:hAnsi="宋体" w:hint="eastAsia"/>
          <w:szCs w:val="21"/>
        </w:rPr>
        <w:t>.</w:t>
      </w:r>
      <w:r w:rsidRPr="00B46272">
        <w:rPr>
          <w:rFonts w:ascii="宋体" w:hAnsi="宋体"/>
          <w:szCs w:val="21"/>
        </w:rPr>
        <w:t>1</w:t>
      </w:r>
      <w:r w:rsidRPr="00B46272">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000000" w:rsidRPr="00B46272" w:rsidP="00B46272">
      <w:pPr>
        <w:ind w:firstLine="412" w:firstLineChars="196"/>
        <w:rPr>
          <w:rFonts w:ascii="宋体" w:hAnsi="宋体"/>
          <w:szCs w:val="21"/>
        </w:rPr>
      </w:pPr>
      <w:r w:rsidRPr="00B46272">
        <w:rPr>
          <w:rFonts w:ascii="宋体" w:hAnsi="宋体"/>
        </w:rPr>
        <w:t>10</w:t>
      </w:r>
      <w:r w:rsidRPr="00B46272">
        <w:rPr>
          <w:rFonts w:ascii="宋体" w:hAnsi="宋体" w:hint="eastAsia"/>
        </w:rPr>
        <w:t>.</w:t>
      </w:r>
      <w:r w:rsidRPr="00B46272">
        <w:rPr>
          <w:rFonts w:ascii="宋体" w:hAnsi="宋体"/>
        </w:rPr>
        <w:t>2</w:t>
      </w:r>
      <w:r w:rsidRPr="00B46272">
        <w:rPr>
          <w:rFonts w:ascii="宋体" w:hAnsi="宋体" w:hint="eastAsia"/>
        </w:rPr>
        <w:t>任何人或任何组织在标前会议时向投标人提供的任何书面资料或口头承诺，未经政府集中采购机构在网上发布或书面通知，均作无效处理。</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0</w:t>
      </w:r>
      <w:r w:rsidRPr="00B46272">
        <w:rPr>
          <w:rFonts w:ascii="宋体" w:hAnsi="宋体" w:hint="eastAsia"/>
          <w:szCs w:val="21"/>
        </w:rPr>
        <w:t>.</w:t>
      </w:r>
      <w:r w:rsidRPr="00B46272">
        <w:rPr>
          <w:rFonts w:ascii="宋体" w:hAnsi="宋体"/>
          <w:szCs w:val="21"/>
        </w:rPr>
        <w:t>3</w:t>
      </w:r>
      <w:r w:rsidRPr="00B46272">
        <w:rPr>
          <w:rFonts w:ascii="宋体" w:hAnsi="宋体" w:hint="eastAsia"/>
          <w:szCs w:val="21"/>
        </w:rPr>
        <w:t>未参与标前会议不作为否定投标人资格的理由。</w:t>
      </w:r>
    </w:p>
    <w:p w:rsidR="00000000" w:rsidRPr="00B46272" w:rsidP="00B46272">
      <w:pPr>
        <w:ind w:firstLine="412" w:firstLineChars="196"/>
        <w:rPr>
          <w:rFonts w:ascii="宋体" w:hAnsi="宋体"/>
        </w:rPr>
      </w:pPr>
      <w:bookmarkEnd w:id="92"/>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招标文件</w:t>
      </w:r>
    </w:p>
    <w:p w:rsidR="00000000" w:rsidRPr="00B46272" w:rsidP="00B46272">
      <w:pPr>
        <w:rPr>
          <w:rFonts w:ascii="黑体" w:eastAsia="黑体" w:hAnsi="宋体"/>
          <w:sz w:val="24"/>
        </w:rPr>
      </w:pPr>
      <w:r w:rsidRPr="00B46272">
        <w:rPr>
          <w:rFonts w:ascii="黑体" w:eastAsia="黑体" w:hAnsi="宋体" w:hint="eastAsia"/>
          <w:sz w:val="24"/>
        </w:rPr>
        <w:t>1</w:t>
      </w:r>
      <w:r w:rsidRPr="00B46272">
        <w:rPr>
          <w:rFonts w:ascii="黑体" w:eastAsia="黑体" w:hAnsi="宋体"/>
          <w:sz w:val="24"/>
        </w:rPr>
        <w:t>1</w:t>
      </w:r>
      <w:r w:rsidRPr="00B46272">
        <w:rPr>
          <w:rFonts w:ascii="黑体" w:eastAsia="黑体" w:hAnsi="宋体" w:hint="eastAsia"/>
          <w:sz w:val="24"/>
        </w:rPr>
        <w:t>．</w:t>
      </w:r>
      <w:bookmarkStart w:id="94" w:name="_Hlk72399819"/>
      <w:r w:rsidRPr="00B46272">
        <w:rPr>
          <w:rFonts w:ascii="黑体" w:eastAsia="黑体" w:hAnsi="宋体" w:hint="eastAsia"/>
          <w:sz w:val="24"/>
        </w:rPr>
        <w:t>招标文件的编制与组成</w:t>
      </w:r>
    </w:p>
    <w:p w:rsidR="00000000" w:rsidRPr="00B46272" w:rsidP="00B46272">
      <w:pPr>
        <w:snapToGrid w:val="0"/>
        <w:ind w:firstLine="420" w:firstLineChars="200"/>
        <w:rPr>
          <w:rFonts w:ascii="宋体" w:hAnsi="宋体"/>
          <w:szCs w:val="21"/>
        </w:rPr>
      </w:pPr>
      <w:r w:rsidRPr="00B46272">
        <w:rPr>
          <w:rFonts w:ascii="宋体" w:hAnsi="宋体" w:hint="eastAsia"/>
          <w:szCs w:val="21"/>
        </w:rPr>
        <w:t>1</w:t>
      </w:r>
      <w:r w:rsidRPr="00B46272">
        <w:rPr>
          <w:rFonts w:ascii="宋体" w:hAnsi="宋体"/>
          <w:szCs w:val="21"/>
        </w:rPr>
        <w:t>1</w:t>
      </w:r>
      <w:r w:rsidRPr="00B46272">
        <w:rPr>
          <w:rFonts w:ascii="宋体" w:hAnsi="宋体" w:hint="eastAsia"/>
          <w:szCs w:val="21"/>
        </w:rPr>
        <w:t>.1招标文件除以下内容外，政府集中采购机构在招标期间发出的澄清或修改等相关公告或通知内容，均是招标文件的组成部分，对投标人起约束作用；</w:t>
      </w:r>
    </w:p>
    <w:p w:rsidR="00000000" w:rsidRPr="00B46272" w:rsidP="00B46272">
      <w:pPr>
        <w:ind w:firstLine="412" w:firstLineChars="196"/>
        <w:rPr>
          <w:rFonts w:ascii="宋体" w:hAnsi="宋体"/>
          <w:szCs w:val="21"/>
        </w:rPr>
      </w:pPr>
      <w:r w:rsidRPr="00B46272">
        <w:rPr>
          <w:rFonts w:ascii="宋体" w:hAnsi="宋体" w:hint="eastAsia"/>
          <w:szCs w:val="21"/>
        </w:rPr>
        <w:t>招标文件包括下列内容：</w:t>
      </w:r>
    </w:p>
    <w:p w:rsidR="00000000" w:rsidRPr="00B46272" w:rsidP="00B46272">
      <w:pPr>
        <w:ind w:left="420" w:firstLine="412" w:leftChars="200" w:firstLineChars="196"/>
        <w:rPr>
          <w:rFonts w:ascii="宋体" w:hAnsi="宋体"/>
          <w:b/>
          <w:szCs w:val="21"/>
        </w:rPr>
      </w:pPr>
      <w:r w:rsidRPr="00B46272">
        <w:rPr>
          <w:rFonts w:ascii="宋体" w:hAnsi="宋体" w:hint="eastAsia"/>
          <w:b/>
          <w:szCs w:val="21"/>
        </w:rPr>
        <w:t>第一册  专用条款</w:t>
      </w:r>
    </w:p>
    <w:p w:rsidR="00000000" w:rsidRPr="00B46272" w:rsidP="00B46272">
      <w:pPr>
        <w:ind w:left="1079" w:leftChars="514"/>
        <w:rPr>
          <w:rFonts w:ascii="宋体" w:hAnsi="宋体"/>
          <w:b/>
          <w:szCs w:val="21"/>
        </w:rPr>
      </w:pPr>
      <w:r w:rsidRPr="00B46272">
        <w:rPr>
          <w:rFonts w:ascii="宋体" w:hAnsi="宋体" w:hint="eastAsia"/>
          <w:b/>
          <w:szCs w:val="21"/>
        </w:rPr>
        <w:t>关键信息</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第一章  招标公告</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第二章  对通用条款的补充内容及其他关键信息</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第三章  用户需求书</w:t>
      </w:r>
    </w:p>
    <w:p w:rsidR="00000000" w:rsidRPr="00B46272" w:rsidP="00B46272">
      <w:pPr>
        <w:ind w:left="630" w:firstLine="412" w:leftChars="300" w:firstLineChars="196"/>
        <w:rPr>
          <w:rFonts w:ascii="宋体" w:hAnsi="宋体"/>
          <w:szCs w:val="21"/>
        </w:rPr>
      </w:pPr>
      <w:r w:rsidRPr="00B46272">
        <w:rPr>
          <w:rFonts w:hint="eastAsia"/>
        </w:rPr>
        <w:t>第四章</w:t>
      </w:r>
      <w:r w:rsidRPr="00B46272">
        <w:rPr>
          <w:rFonts w:hint="eastAsia"/>
        </w:rPr>
        <w:t xml:space="preserve"> </w:t>
      </w:r>
      <w:r w:rsidRPr="00B46272">
        <w:t xml:space="preserve"> </w:t>
      </w:r>
      <w:r w:rsidRPr="00B46272">
        <w:rPr>
          <w:rFonts w:hint="eastAsia"/>
        </w:rPr>
        <w:t>投标文件格式及附件</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第五章  合同条款及格式</w:t>
      </w:r>
    </w:p>
    <w:p w:rsidR="00000000" w:rsidRPr="00B46272" w:rsidP="00B46272">
      <w:pPr>
        <w:ind w:left="420" w:firstLine="412" w:leftChars="200" w:firstLineChars="196"/>
        <w:rPr>
          <w:rFonts w:ascii="宋体" w:hAnsi="宋体"/>
          <w:b/>
          <w:szCs w:val="21"/>
        </w:rPr>
      </w:pPr>
      <w:r w:rsidRPr="00B46272">
        <w:rPr>
          <w:rFonts w:ascii="宋体" w:hAnsi="宋体" w:hint="eastAsia"/>
          <w:b/>
          <w:szCs w:val="21"/>
        </w:rPr>
        <w:t>第二册  通用条款</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第一章  总则</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第二章  招标文件</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第三章  投标文件的编制</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第四章  投标文件的递交</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第五章  开标</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第六章  评审要求</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第七章  评审程序及评审方法</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第八章  定标及公示</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第九章  公开招标失败的后续处理</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第十章  合同的授予与备案</w:t>
      </w:r>
    </w:p>
    <w:p w:rsidR="00000000" w:rsidRPr="00B46272" w:rsidP="00B46272">
      <w:pPr>
        <w:ind w:left="630" w:firstLine="412" w:leftChars="300" w:firstLineChars="196"/>
        <w:rPr>
          <w:rFonts w:ascii="宋体" w:hAnsi="宋体"/>
          <w:szCs w:val="21"/>
        </w:rPr>
      </w:pPr>
      <w:r w:rsidRPr="00B46272">
        <w:rPr>
          <w:rFonts w:ascii="宋体" w:hAnsi="宋体" w:hint="eastAsia"/>
          <w:szCs w:val="21"/>
        </w:rPr>
        <w:t>第十一章  质疑处理</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1</w:t>
      </w:r>
      <w:r w:rsidRPr="00B46272">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1</w:t>
      </w:r>
      <w:r w:rsidRPr="00B46272">
        <w:rPr>
          <w:rFonts w:ascii="宋体" w:hAnsi="宋体" w:hint="eastAsia"/>
          <w:szCs w:val="21"/>
        </w:rPr>
        <w:t>.3</w:t>
      </w:r>
      <w:r w:rsidRPr="00B46272">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000000" w:rsidRPr="00B46272" w:rsidP="00B46272">
      <w:pPr>
        <w:rPr>
          <w:rFonts w:ascii="黑体" w:eastAsia="黑体" w:hAnsi="宋体"/>
          <w:sz w:val="24"/>
        </w:rPr>
      </w:pPr>
      <w:r w:rsidRPr="00B46272">
        <w:rPr>
          <w:rFonts w:ascii="黑体" w:eastAsia="黑体" w:hAnsi="宋体" w:hint="eastAsia"/>
          <w:sz w:val="24"/>
        </w:rPr>
        <w:t>1</w:t>
      </w:r>
      <w:r w:rsidRPr="00B46272">
        <w:rPr>
          <w:rFonts w:ascii="黑体" w:eastAsia="黑体" w:hAnsi="宋体"/>
          <w:sz w:val="24"/>
        </w:rPr>
        <w:t>2</w:t>
      </w:r>
      <w:r w:rsidRPr="00B46272">
        <w:rPr>
          <w:rFonts w:ascii="黑体" w:eastAsia="黑体" w:hAnsi="宋体" w:hint="eastAsia"/>
          <w:sz w:val="24"/>
        </w:rPr>
        <w:t>．招标文件的澄清</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2</w:t>
      </w:r>
      <w:r w:rsidRPr="00B46272">
        <w:rPr>
          <w:rFonts w:ascii="宋体" w:hAnsi="宋体" w:hint="eastAsia"/>
          <w:szCs w:val="21"/>
        </w:rPr>
        <w:t>.1招标文件澄清的目的是澄清、解答投标人在查阅招标文件后或现场踏勘中可能提出的与投标有关的疑问或询问。</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2</w:t>
      </w:r>
      <w:r w:rsidRPr="00B46272">
        <w:rPr>
          <w:rFonts w:ascii="宋体" w:hAnsi="宋体" w:hint="eastAsia"/>
          <w:szCs w:val="21"/>
        </w:rPr>
        <w:t>.2投标人如对招标文件内容有疑问，应当在招标公告规定的澄清（提问）截止时间前以网上提问的形式通过网上政府采购系统提交政府集中采购机构。</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2</w:t>
      </w:r>
      <w:r w:rsidRPr="00B46272">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sidRPr="00B46272">
        <w:rPr>
          <w:rFonts w:ascii="宋体" w:hAnsi="宋体"/>
          <w:szCs w:val="21"/>
        </w:rPr>
        <w:t>3.3</w:t>
      </w:r>
      <w:r w:rsidRPr="00B46272">
        <w:rPr>
          <w:rFonts w:ascii="宋体" w:hAnsi="宋体" w:hint="eastAsia"/>
          <w:szCs w:val="21"/>
        </w:rPr>
        <w:t>、1</w:t>
      </w:r>
      <w:r w:rsidRPr="00B46272">
        <w:rPr>
          <w:rFonts w:ascii="宋体" w:hAnsi="宋体"/>
          <w:szCs w:val="21"/>
        </w:rPr>
        <w:t>3.4</w:t>
      </w:r>
      <w:r w:rsidRPr="00B46272">
        <w:rPr>
          <w:rFonts w:ascii="宋体" w:hAnsi="宋体" w:hint="eastAsia"/>
          <w:szCs w:val="21"/>
        </w:rPr>
        <w:t>款规定执行。</w:t>
      </w:r>
    </w:p>
    <w:p w:rsidR="00000000" w:rsidRPr="00B46272" w:rsidP="00B46272">
      <w:pPr>
        <w:ind w:firstLine="412" w:firstLineChars="196"/>
        <w:rPr>
          <w:rFonts w:ascii="宋体" w:hAnsi="宋体"/>
          <w:szCs w:val="21"/>
        </w:rPr>
      </w:pPr>
      <w:r w:rsidRPr="00B46272">
        <w:rPr>
          <w:rFonts w:ascii="宋体" w:hAnsi="宋体" w:hint="eastAsia"/>
          <w:b/>
          <w:color w:val="FF0000"/>
          <w:szCs w:val="21"/>
        </w:rPr>
        <w:t>12.4对于没有提出澄清又参与了该项目投标的供应商将被视为完全认同该招标文件（含澄清纪要），投标截止期后不再受理针对招标文件的相关质疑或投诉。</w:t>
      </w:r>
    </w:p>
    <w:p w:rsidR="00000000" w:rsidRPr="00B46272" w:rsidP="00B46272">
      <w:pPr>
        <w:rPr>
          <w:rFonts w:ascii="黑体" w:eastAsia="黑体" w:hAnsi="宋体"/>
          <w:sz w:val="24"/>
        </w:rPr>
      </w:pPr>
      <w:r w:rsidRPr="00B46272">
        <w:rPr>
          <w:rFonts w:ascii="黑体" w:eastAsia="黑体" w:hAnsi="宋体"/>
          <w:sz w:val="24"/>
        </w:rPr>
        <w:t>1</w:t>
      </w:r>
      <w:r w:rsidRPr="00B46272">
        <w:rPr>
          <w:rFonts w:ascii="黑体" w:eastAsia="黑体" w:hAnsi="宋体" w:hint="eastAsia"/>
          <w:sz w:val="24"/>
        </w:rPr>
        <w:t>3．招标文件的修改</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4"/>
    </w:p>
    <w:p w:rsidR="00000000" w:rsidRPr="00B46272" w:rsidP="00B46272">
      <w:pPr>
        <w:rPr>
          <w:rFonts w:ascii="宋体" w:hAnsi="宋体"/>
          <w:szCs w:val="21"/>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投标文件的编制</w:t>
      </w:r>
    </w:p>
    <w:p w:rsidR="00000000" w:rsidRPr="00B46272" w:rsidP="00B46272">
      <w:pPr>
        <w:rPr>
          <w:rFonts w:ascii="黑体" w:eastAsia="黑体" w:hAnsi="宋体"/>
          <w:sz w:val="24"/>
        </w:rPr>
      </w:pPr>
      <w:r w:rsidRPr="00B46272">
        <w:rPr>
          <w:rFonts w:ascii="黑体" w:eastAsia="黑体" w:hAnsi="宋体" w:hint="eastAsia"/>
          <w:sz w:val="24"/>
        </w:rPr>
        <w:t>14．</w:t>
      </w:r>
      <w:bookmarkStart w:id="95" w:name="_Hlk72400236"/>
      <w:r w:rsidRPr="00B46272">
        <w:rPr>
          <w:rFonts w:ascii="黑体" w:eastAsia="黑体" w:hAnsi="宋体" w:hint="eastAsia"/>
          <w:sz w:val="24"/>
        </w:rPr>
        <w:t>投标文件的语言及度量单位</w:t>
      </w:r>
    </w:p>
    <w:p w:rsidR="00000000" w:rsidRPr="00B46272" w:rsidP="00B46272">
      <w:pPr>
        <w:ind w:firstLine="412" w:firstLineChars="196"/>
        <w:rPr>
          <w:rFonts w:ascii="宋体" w:hAnsi="宋体"/>
          <w:szCs w:val="21"/>
        </w:rPr>
      </w:pPr>
      <w:r w:rsidRPr="00B46272">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rsidR="00000000" w:rsidRPr="00B46272" w:rsidP="00B46272">
      <w:pPr>
        <w:ind w:firstLine="412" w:firstLineChars="196"/>
        <w:rPr>
          <w:rFonts w:ascii="宋体" w:hAnsi="宋体"/>
          <w:szCs w:val="21"/>
        </w:rPr>
      </w:pPr>
      <w:r w:rsidRPr="00B46272">
        <w:rPr>
          <w:rFonts w:ascii="宋体" w:hAnsi="宋体" w:hint="eastAsia"/>
          <w:szCs w:val="21"/>
        </w:rPr>
        <w:t>14.2 除技术规范另有规定外，投标文件使用的度量单位，均采用中华人民共和国法定计量单位。</w:t>
      </w:r>
    </w:p>
    <w:p w:rsidR="00000000" w:rsidRPr="00B46272" w:rsidP="00B46272">
      <w:pPr>
        <w:rPr>
          <w:rFonts w:ascii="黑体" w:eastAsia="黑体" w:hAnsi="宋体"/>
          <w:sz w:val="24"/>
        </w:rPr>
      </w:pPr>
      <w:bookmarkEnd w:id="95"/>
      <w:r w:rsidRPr="00B46272">
        <w:rPr>
          <w:rFonts w:ascii="黑体" w:eastAsia="黑体" w:hAnsi="宋体" w:hint="eastAsia"/>
          <w:sz w:val="24"/>
        </w:rPr>
        <w:t>15．</w:t>
      </w:r>
      <w:bookmarkStart w:id="96" w:name="_Hlk72401567"/>
      <w:r w:rsidRPr="00B46272">
        <w:rPr>
          <w:rFonts w:ascii="黑体" w:eastAsia="黑体" w:hAnsi="宋体" w:hint="eastAsia"/>
          <w:sz w:val="24"/>
        </w:rPr>
        <w:t>投标文件的组成</w:t>
      </w:r>
    </w:p>
    <w:p w:rsidR="00000000" w:rsidRPr="00B46272" w:rsidP="00B46272">
      <w:pPr>
        <w:ind w:firstLine="412" w:firstLineChars="196"/>
        <w:rPr>
          <w:rFonts w:ascii="宋体" w:hAnsi="宋体"/>
          <w:szCs w:val="21"/>
        </w:rPr>
      </w:pPr>
      <w:r w:rsidRPr="00B46272">
        <w:rPr>
          <w:rFonts w:ascii="宋体" w:hAnsi="宋体" w:hint="eastAsia"/>
          <w:szCs w:val="21"/>
        </w:rPr>
        <w:t>具体内容在招标文件专用条款中进行规定。</w:t>
      </w:r>
    </w:p>
    <w:p w:rsidR="00000000" w:rsidRPr="00B46272" w:rsidP="00B46272">
      <w:pPr>
        <w:rPr>
          <w:rFonts w:ascii="黑体" w:eastAsia="黑体" w:hAnsi="宋体"/>
          <w:sz w:val="24"/>
        </w:rPr>
      </w:pPr>
      <w:r w:rsidRPr="00B46272">
        <w:rPr>
          <w:rFonts w:ascii="黑体" w:eastAsia="黑体" w:hAnsi="宋体"/>
          <w:sz w:val="24"/>
        </w:rPr>
        <w:t>16．投标文件格式</w:t>
      </w:r>
    </w:p>
    <w:p w:rsidR="00000000" w:rsidRPr="00B46272" w:rsidP="00B46272">
      <w:pPr>
        <w:ind w:firstLine="412" w:firstLineChars="196"/>
        <w:rPr>
          <w:rFonts w:ascii="宋体" w:hAnsi="宋体"/>
          <w:szCs w:val="21"/>
        </w:rPr>
      </w:pPr>
      <w:r w:rsidRPr="00B46272">
        <w:rPr>
          <w:rFonts w:ascii="宋体" w:hAnsi="宋体" w:hint="eastAsia"/>
          <w:szCs w:val="21"/>
        </w:rPr>
        <w:t>投标文件包括本通用条款第</w:t>
      </w:r>
      <w:r w:rsidRPr="00B46272">
        <w:rPr>
          <w:rFonts w:ascii="宋体" w:hAnsi="宋体"/>
          <w:szCs w:val="21"/>
        </w:rPr>
        <w:t>15条中规定的内容。如招标文件提供了投标文件格式，则</w:t>
      </w:r>
      <w:r w:rsidRPr="00B46272">
        <w:rPr>
          <w:rFonts w:ascii="宋体" w:hAnsi="宋体" w:hint="eastAsia"/>
          <w:b/>
          <w:bCs/>
          <w:szCs w:val="21"/>
        </w:rPr>
        <w:t>投标人提交的投标文件应毫无例外地使用招标文件所提供的相应格式</w:t>
      </w:r>
      <w:r w:rsidRPr="00B46272">
        <w:rPr>
          <w:rFonts w:ascii="宋体" w:hAnsi="宋体" w:hint="eastAsia"/>
          <w:szCs w:val="21"/>
        </w:rPr>
        <w:t>（表格均可按同样格式扩展）。</w:t>
      </w:r>
    </w:p>
    <w:p w:rsidR="00000000" w:rsidRPr="00B46272" w:rsidP="00B46272">
      <w:pPr>
        <w:rPr>
          <w:rFonts w:ascii="黑体" w:eastAsia="黑体" w:hAnsi="宋体"/>
          <w:sz w:val="24"/>
        </w:rPr>
      </w:pPr>
      <w:r w:rsidRPr="00B46272">
        <w:rPr>
          <w:rFonts w:ascii="黑体" w:eastAsia="黑体" w:hAnsi="宋体" w:hint="eastAsia"/>
          <w:sz w:val="24"/>
        </w:rPr>
        <w:t>17．投标货币</w:t>
      </w:r>
    </w:p>
    <w:p w:rsidR="00000000" w:rsidRPr="00B46272" w:rsidP="00B46272">
      <w:pPr>
        <w:ind w:firstLine="412" w:firstLineChars="196"/>
        <w:rPr>
          <w:rFonts w:ascii="宋体" w:hAnsi="宋体"/>
          <w:szCs w:val="21"/>
        </w:rPr>
      </w:pPr>
      <w:r w:rsidRPr="00B46272">
        <w:rPr>
          <w:rFonts w:ascii="宋体" w:hAnsi="宋体" w:hint="eastAsia"/>
          <w:szCs w:val="21"/>
        </w:rPr>
        <w:t>本项目的投标报价应以人民币计。</w:t>
      </w:r>
    </w:p>
    <w:p w:rsidR="00000000" w:rsidRPr="00B46272" w:rsidP="00B46272">
      <w:pPr>
        <w:rPr>
          <w:rFonts w:ascii="黑体" w:eastAsia="黑体" w:hAnsi="宋体"/>
          <w:sz w:val="24"/>
        </w:rPr>
      </w:pPr>
      <w:bookmarkEnd w:id="96"/>
      <w:r w:rsidRPr="00B46272">
        <w:rPr>
          <w:rFonts w:ascii="黑体" w:eastAsia="黑体" w:hAnsi="宋体" w:hint="eastAsia"/>
          <w:sz w:val="24"/>
        </w:rPr>
        <w:t>18．</w:t>
      </w:r>
      <w:bookmarkStart w:id="97" w:name="_Hlk72401735"/>
      <w:r w:rsidRPr="00B46272">
        <w:rPr>
          <w:rFonts w:ascii="黑体" w:eastAsia="黑体" w:hAnsi="宋体" w:hint="eastAsia"/>
          <w:sz w:val="24"/>
        </w:rPr>
        <w:t>证明投标文件投标技术方案的合格性和符合招标文件规定的文件要求</w:t>
      </w:r>
    </w:p>
    <w:p w:rsidR="00000000" w:rsidRPr="00B46272" w:rsidP="00B46272">
      <w:pPr>
        <w:ind w:firstLine="412" w:firstLineChars="196"/>
        <w:rPr>
          <w:rFonts w:ascii="宋体" w:hAnsi="宋体"/>
          <w:szCs w:val="21"/>
        </w:rPr>
      </w:pPr>
      <w:r w:rsidRPr="00B46272">
        <w:rPr>
          <w:rFonts w:ascii="宋体" w:hAnsi="宋体" w:hint="eastAsia"/>
          <w:szCs w:val="21"/>
        </w:rPr>
        <w:t>18</w:t>
      </w:r>
      <w:r w:rsidRPr="00B46272">
        <w:rPr>
          <w:rFonts w:ascii="宋体" w:hAnsi="宋体"/>
          <w:szCs w:val="21"/>
        </w:rPr>
        <w:t xml:space="preserve">.1 </w:t>
      </w:r>
      <w:r w:rsidRPr="00B46272">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8</w:t>
      </w:r>
      <w:r w:rsidRPr="00B46272">
        <w:rPr>
          <w:rFonts w:ascii="宋体" w:hAnsi="宋体"/>
          <w:szCs w:val="21"/>
        </w:rPr>
        <w:t xml:space="preserve">.2 </w:t>
      </w:r>
      <w:r w:rsidRPr="00B46272">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000000" w:rsidRPr="00B46272" w:rsidP="00B46272">
      <w:pPr>
        <w:ind w:firstLine="412" w:firstLineChars="196"/>
        <w:rPr>
          <w:rFonts w:ascii="宋体" w:hAnsi="宋体"/>
          <w:szCs w:val="21"/>
        </w:rPr>
      </w:pPr>
      <w:r w:rsidRPr="00B46272">
        <w:rPr>
          <w:rFonts w:ascii="宋体" w:hAnsi="宋体" w:hint="eastAsia"/>
          <w:szCs w:val="21"/>
        </w:rPr>
        <w:t>18.2.1主要技术指标和性能的详细说明。</w:t>
      </w:r>
    </w:p>
    <w:p w:rsidR="00000000" w:rsidRPr="00B46272" w:rsidP="00B46272">
      <w:pPr>
        <w:ind w:firstLine="412" w:firstLineChars="196"/>
        <w:rPr>
          <w:rFonts w:ascii="宋体" w:hAnsi="宋体"/>
          <w:szCs w:val="21"/>
        </w:rPr>
      </w:pPr>
      <w:r w:rsidRPr="00B46272">
        <w:rPr>
          <w:rFonts w:ascii="宋体" w:hAnsi="宋体" w:hint="eastAsia"/>
          <w:szCs w:val="21"/>
        </w:rPr>
        <w:t>18.2.</w:t>
      </w:r>
      <w:r w:rsidRPr="00B46272">
        <w:rPr>
          <w:rFonts w:ascii="宋体" w:hAnsi="宋体"/>
          <w:szCs w:val="21"/>
        </w:rPr>
        <w:t>2</w:t>
      </w:r>
      <w:r w:rsidRPr="00B46272">
        <w:rPr>
          <w:rFonts w:ascii="宋体" w:hAnsi="宋体" w:hint="eastAsia"/>
          <w:szCs w:val="21"/>
        </w:rPr>
        <w:t>投标产品从采购人开始使用至招标文件中规定的周期内正常、连续地使用所必须的备件和专用工具清单，包括备件和专用工具的货源及现行价格。</w:t>
      </w:r>
    </w:p>
    <w:p w:rsidR="00000000" w:rsidRPr="00B46272" w:rsidP="00B46272">
      <w:pPr>
        <w:ind w:firstLine="412" w:firstLineChars="196"/>
        <w:rPr>
          <w:rFonts w:ascii="宋体" w:hAnsi="宋体"/>
          <w:szCs w:val="21"/>
        </w:rPr>
      </w:pPr>
      <w:r w:rsidRPr="00B46272">
        <w:rPr>
          <w:rFonts w:ascii="宋体" w:hAnsi="宋体" w:hint="eastAsia"/>
          <w:szCs w:val="21"/>
        </w:rPr>
        <w:t>18.2.</w:t>
      </w:r>
      <w:r w:rsidRPr="00B46272">
        <w:rPr>
          <w:rFonts w:ascii="宋体" w:hAnsi="宋体"/>
          <w:szCs w:val="21"/>
        </w:rPr>
        <w:t>3</w:t>
      </w:r>
      <w:r w:rsidRPr="00B46272">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000000" w:rsidRPr="00B46272" w:rsidP="00B46272">
      <w:pPr>
        <w:ind w:firstLine="412" w:firstLineChars="196"/>
        <w:rPr>
          <w:rFonts w:ascii="宋体" w:hAnsi="宋体"/>
          <w:szCs w:val="21"/>
        </w:rPr>
      </w:pPr>
      <w:r w:rsidRPr="00B46272">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sidRPr="00B46272">
        <w:rPr>
          <w:rFonts w:hint="eastAsia"/>
        </w:rPr>
        <w:t>清晰度要求能够使用电脑阅读、识别和判断</w:t>
      </w:r>
      <w:r w:rsidRPr="00B46272">
        <w:rPr>
          <w:rFonts w:ascii="宋体" w:hAnsi="宋体" w:hint="eastAsia"/>
          <w:szCs w:val="21"/>
        </w:rPr>
        <w:t>；</w:t>
      </w:r>
    </w:p>
    <w:p w:rsidR="00000000" w:rsidRPr="00B46272" w:rsidP="00B46272">
      <w:pPr>
        <w:ind w:firstLine="412" w:firstLineChars="196"/>
        <w:rPr>
          <w:rFonts w:ascii="宋体" w:hAnsi="宋体"/>
          <w:szCs w:val="21"/>
        </w:rPr>
      </w:pPr>
      <w:r w:rsidRPr="00B46272">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000000" w:rsidRPr="00B46272" w:rsidP="00B46272">
      <w:pPr>
        <w:ind w:firstLine="412" w:firstLineChars="196"/>
        <w:rPr>
          <w:rFonts w:ascii="宋体" w:hAnsi="宋体"/>
          <w:szCs w:val="21"/>
        </w:rPr>
      </w:pPr>
      <w:r w:rsidRPr="00B46272">
        <w:rPr>
          <w:rFonts w:ascii="宋体" w:hAnsi="宋体" w:hint="eastAsia"/>
          <w:szCs w:val="21"/>
        </w:rPr>
        <w:t>18.3相关资料不符合18.2款要求的，评审委员会有权认定为投标技术方案不合格响应，其相关分数予以扣减或作投标无效处理。</w:t>
      </w:r>
    </w:p>
    <w:p w:rsidR="00000000" w:rsidRPr="00B46272" w:rsidP="00B46272">
      <w:pPr>
        <w:ind w:firstLine="412" w:firstLineChars="196"/>
        <w:rPr>
          <w:rFonts w:ascii="宋体" w:hAnsi="宋体"/>
          <w:szCs w:val="21"/>
        </w:rPr>
      </w:pPr>
      <w:r w:rsidRPr="00B46272">
        <w:rPr>
          <w:rFonts w:ascii="宋体" w:hAnsi="宋体"/>
          <w:szCs w:val="21"/>
        </w:rPr>
        <w:t>1</w:t>
      </w:r>
      <w:r w:rsidRPr="00B46272">
        <w:rPr>
          <w:rFonts w:ascii="宋体" w:hAnsi="宋体" w:hint="eastAsia"/>
          <w:szCs w:val="21"/>
        </w:rPr>
        <w:t>8</w:t>
      </w:r>
      <w:r w:rsidRPr="00B46272">
        <w:rPr>
          <w:rFonts w:ascii="宋体" w:hAnsi="宋体"/>
          <w:szCs w:val="21"/>
        </w:rPr>
        <w:t>.</w:t>
      </w:r>
      <w:r w:rsidRPr="00B46272">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sidRPr="00B46272">
        <w:rPr>
          <w:rFonts w:hint="eastAsia"/>
        </w:rPr>
        <w:t>满足要求</w:t>
      </w:r>
      <w:r w:rsidRPr="00B46272">
        <w:rPr>
          <w:rFonts w:ascii="宋体" w:hAnsi="宋体" w:hint="eastAsia"/>
          <w:szCs w:val="21"/>
        </w:rPr>
        <w:t>，由评审委员会来评判。</w:t>
      </w:r>
    </w:p>
    <w:p w:rsidR="00000000" w:rsidRPr="00B46272" w:rsidP="00B46272">
      <w:pPr>
        <w:ind w:firstLine="412" w:firstLineChars="196"/>
        <w:rPr>
          <w:rFonts w:ascii="宋体" w:hAnsi="宋体"/>
          <w:szCs w:val="21"/>
        </w:rPr>
      </w:pPr>
      <w:r w:rsidRPr="00B46272">
        <w:rPr>
          <w:rFonts w:ascii="宋体" w:hAnsi="宋体" w:hint="eastAsia"/>
          <w:szCs w:val="21"/>
        </w:rPr>
        <w:t>18.5除非另有规定或说明，投标人对同一项目投标时，不得同时提供两套或两套以上的投标方案。</w:t>
      </w:r>
    </w:p>
    <w:p w:rsidR="00000000" w:rsidRPr="00B46272" w:rsidP="00B46272">
      <w:pPr>
        <w:rPr>
          <w:rFonts w:ascii="黑体" w:eastAsia="黑体" w:hAnsi="宋体"/>
          <w:sz w:val="24"/>
        </w:rPr>
      </w:pPr>
      <w:bookmarkEnd w:id="97"/>
      <w:r w:rsidRPr="00B46272">
        <w:rPr>
          <w:rFonts w:ascii="黑体" w:eastAsia="黑体" w:hAnsi="宋体" w:hint="eastAsia"/>
          <w:sz w:val="24"/>
        </w:rPr>
        <w:t>19．</w:t>
      </w:r>
      <w:bookmarkStart w:id="98" w:name="_Hlk72402034"/>
      <w:r w:rsidRPr="00B46272">
        <w:rPr>
          <w:rFonts w:ascii="黑体" w:eastAsia="黑体" w:hAnsi="宋体" w:hint="eastAsia"/>
          <w:sz w:val="24"/>
        </w:rPr>
        <w:t>投标文件其他证明文件的要求</w:t>
      </w:r>
    </w:p>
    <w:p w:rsidR="00000000" w:rsidRPr="00B46272" w:rsidP="00B46272">
      <w:pPr>
        <w:rPr>
          <w:rFonts w:ascii="宋体" w:hAnsi="宋体"/>
          <w:color w:val="FF0000"/>
          <w:szCs w:val="21"/>
        </w:rPr>
      </w:pPr>
      <w:r w:rsidRPr="00B46272">
        <w:rPr>
          <w:rFonts w:ascii="黑体" w:eastAsia="黑体" w:hAnsi="宋体" w:hint="eastAsia"/>
          <w:sz w:val="24"/>
        </w:rPr>
        <w:t xml:space="preserve">    </w:t>
      </w:r>
      <w:r w:rsidRPr="00B46272">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9" w:name="_Hlk71407299"/>
      <w:r w:rsidRPr="00B46272">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rsidR="00000000" w:rsidRPr="00B46272" w:rsidP="00B46272">
      <w:pPr>
        <w:ind w:firstLine="412" w:firstLineChars="196"/>
        <w:rPr>
          <w:rFonts w:ascii="宋体" w:hAnsi="宋体"/>
          <w:szCs w:val="21"/>
        </w:rPr>
      </w:pPr>
      <w:bookmarkEnd w:id="99"/>
      <w:r w:rsidRPr="00B46272">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000000" w:rsidRPr="00B46272" w:rsidP="00B46272">
      <w:pPr>
        <w:rPr>
          <w:rFonts w:ascii="黑体" w:eastAsia="黑体" w:hAnsi="宋体"/>
          <w:sz w:val="24"/>
        </w:rPr>
      </w:pPr>
      <w:r w:rsidRPr="00B46272">
        <w:rPr>
          <w:rFonts w:ascii="黑体" w:eastAsia="黑体" w:hAnsi="宋体" w:hint="eastAsia"/>
          <w:sz w:val="24"/>
        </w:rPr>
        <w:t>20．投标有效期</w:t>
      </w:r>
    </w:p>
    <w:p w:rsidR="00000000" w:rsidRPr="00B46272" w:rsidP="00B46272">
      <w:pPr>
        <w:ind w:firstLine="412" w:firstLineChars="196"/>
        <w:rPr>
          <w:rFonts w:ascii="宋体" w:hAnsi="宋体"/>
          <w:szCs w:val="21"/>
        </w:rPr>
      </w:pPr>
      <w:bookmarkStart w:id="100" w:name="_Hlk72402214"/>
      <w:bookmarkEnd w:id="98"/>
      <w:r w:rsidRPr="00B46272">
        <w:rPr>
          <w:rFonts w:ascii="宋体" w:hAnsi="宋体" w:hint="eastAsia"/>
          <w:szCs w:val="21"/>
        </w:rPr>
        <w:t>20.1 投标有效期为</w:t>
      </w:r>
      <w:r w:rsidRPr="00B46272">
        <w:rPr>
          <w:rFonts w:ascii="Arial" w:hAnsi="Arial" w:cs="Arial" w:hint="eastAsia"/>
          <w:szCs w:val="21"/>
        </w:rPr>
        <w:t>从投标截止之日算起的日历天数。</w:t>
      </w:r>
      <w:r w:rsidRPr="00B46272">
        <w:rPr>
          <w:rFonts w:ascii="宋体" w:hAnsi="宋体" w:hint="eastAsia"/>
          <w:szCs w:val="21"/>
        </w:rPr>
        <w:t>在此期限内，所有投标文件均保持有效。</w:t>
      </w:r>
    </w:p>
    <w:p w:rsidR="00000000" w:rsidRPr="00B46272" w:rsidP="00B46272">
      <w:pPr>
        <w:ind w:firstLine="412" w:firstLineChars="196"/>
        <w:rPr>
          <w:rFonts w:ascii="宋体" w:hAnsi="宋体"/>
          <w:szCs w:val="21"/>
        </w:rPr>
      </w:pPr>
      <w:r w:rsidRPr="00B46272">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000000" w:rsidRPr="00B46272" w:rsidP="00B46272">
      <w:pPr>
        <w:ind w:firstLine="412" w:firstLineChars="196"/>
        <w:rPr>
          <w:rFonts w:ascii="宋体" w:hAnsi="宋体"/>
          <w:szCs w:val="21"/>
        </w:rPr>
      </w:pPr>
      <w:r w:rsidRPr="00B46272">
        <w:rPr>
          <w:rFonts w:ascii="宋体" w:hAnsi="宋体" w:hint="eastAsia"/>
          <w:szCs w:val="21"/>
        </w:rPr>
        <w:t>20</w:t>
      </w:r>
      <w:r w:rsidRPr="00B46272">
        <w:rPr>
          <w:rFonts w:ascii="宋体" w:hAnsi="宋体"/>
          <w:szCs w:val="21"/>
        </w:rPr>
        <w:t>.3</w:t>
      </w:r>
      <w:r w:rsidRPr="00B46272">
        <w:rPr>
          <w:rFonts w:ascii="宋体" w:hAnsi="宋体" w:hint="eastAsia"/>
          <w:szCs w:val="21"/>
        </w:rPr>
        <w:t xml:space="preserve"> 中标供应商的投标文件有效期，截止于完成本招标文件规定的全部项目内容，并通过竣工验收及保修期结束。</w:t>
      </w:r>
    </w:p>
    <w:p w:rsidR="00000000" w:rsidRPr="00B46272" w:rsidP="00B46272">
      <w:pPr>
        <w:rPr>
          <w:rFonts w:ascii="黑体" w:eastAsia="黑体" w:hAnsi="宋体"/>
          <w:sz w:val="24"/>
        </w:rPr>
      </w:pPr>
      <w:bookmarkEnd w:id="100"/>
      <w:r w:rsidRPr="00B46272">
        <w:rPr>
          <w:rFonts w:ascii="黑体" w:eastAsia="黑体" w:hAnsi="宋体" w:hint="eastAsia"/>
          <w:sz w:val="24"/>
        </w:rPr>
        <w:t>21．</w:t>
      </w:r>
      <w:bookmarkStart w:id="101" w:name="_Hlk72402325"/>
      <w:r w:rsidRPr="00B46272">
        <w:rPr>
          <w:rFonts w:ascii="黑体" w:eastAsia="黑体" w:hAnsi="宋体" w:hint="eastAsia"/>
          <w:sz w:val="24"/>
        </w:rPr>
        <w:t xml:space="preserve">关于投标保证金 </w:t>
      </w:r>
    </w:p>
    <w:p w:rsidR="00000000" w:rsidRPr="00B46272" w:rsidP="00B46272">
      <w:pPr>
        <w:rPr>
          <w:rFonts w:ascii="宋体" w:hAnsi="宋体"/>
          <w:szCs w:val="21"/>
        </w:rPr>
      </w:pPr>
      <w:r w:rsidRPr="00B46272">
        <w:rPr>
          <w:rFonts w:ascii="宋体" w:hAnsi="宋体" w:hint="eastAsia"/>
          <w:szCs w:val="21"/>
        </w:rPr>
        <w:t xml:space="preserve">    21.1</w:t>
      </w:r>
      <w:r w:rsidRPr="00B46272">
        <w:rPr>
          <w:rFonts w:hint="eastAsia"/>
        </w:rPr>
        <w:t>根据《深圳市财政局关于调整政府采购投标（响应）保证金管理政策的通知》（深财购〔</w:t>
      </w:r>
      <w:r w:rsidRPr="00B46272">
        <w:rPr>
          <w:rFonts w:hint="eastAsia"/>
        </w:rPr>
        <w:t>2021</w:t>
      </w:r>
      <w:r w:rsidRPr="00B46272">
        <w:rPr>
          <w:rFonts w:hint="eastAsia"/>
        </w:rPr>
        <w:t>〕</w:t>
      </w:r>
      <w:r w:rsidRPr="00B46272">
        <w:rPr>
          <w:rFonts w:hint="eastAsia"/>
        </w:rPr>
        <w:t>51</w:t>
      </w:r>
      <w:r w:rsidRPr="00B46272">
        <w:rPr>
          <w:rFonts w:hint="eastAsia"/>
        </w:rPr>
        <w:t>号）文的规定，本项目不收取投标保证金。</w:t>
      </w:r>
    </w:p>
    <w:p w:rsidR="00000000" w:rsidRPr="00B46272" w:rsidP="00B46272">
      <w:pPr>
        <w:rPr>
          <w:rFonts w:ascii="黑体" w:eastAsia="黑体" w:hAnsi="宋体"/>
          <w:sz w:val="24"/>
        </w:rPr>
      </w:pPr>
      <w:r w:rsidRPr="00B46272">
        <w:rPr>
          <w:rFonts w:ascii="黑体" w:eastAsia="黑体" w:hAnsi="宋体" w:hint="eastAsia"/>
          <w:sz w:val="24"/>
        </w:rPr>
        <w:t>22．投标人的替代方案</w:t>
      </w:r>
    </w:p>
    <w:p w:rsidR="00000000" w:rsidRPr="00B46272" w:rsidP="00B46272">
      <w:pPr>
        <w:ind w:firstLine="412" w:firstLineChars="196"/>
        <w:rPr>
          <w:rFonts w:ascii="宋体" w:hAnsi="宋体"/>
          <w:szCs w:val="21"/>
        </w:rPr>
      </w:pPr>
      <w:r w:rsidRPr="00B46272">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000000" w:rsidRPr="00B46272" w:rsidP="00B46272">
      <w:pPr>
        <w:ind w:firstLine="412" w:firstLineChars="196"/>
        <w:rPr>
          <w:rFonts w:ascii="宋体" w:hAnsi="宋体"/>
          <w:szCs w:val="21"/>
        </w:rPr>
      </w:pPr>
      <w:r w:rsidRPr="00B46272">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rsidR="00000000" w:rsidRPr="00B46272" w:rsidP="00B46272">
      <w:pPr>
        <w:rPr>
          <w:rFonts w:ascii="黑体" w:eastAsia="黑体" w:hAnsi="宋体"/>
          <w:sz w:val="24"/>
        </w:rPr>
      </w:pPr>
      <w:bookmarkEnd w:id="101"/>
      <w:r w:rsidRPr="00B46272">
        <w:rPr>
          <w:rFonts w:ascii="黑体" w:eastAsia="黑体" w:hAnsi="宋体" w:hint="eastAsia"/>
          <w:sz w:val="24"/>
        </w:rPr>
        <w:t>23．</w:t>
      </w:r>
      <w:bookmarkStart w:id="102" w:name="_Hlk72402860"/>
      <w:r w:rsidRPr="00B46272">
        <w:rPr>
          <w:rFonts w:ascii="黑体" w:eastAsia="黑体" w:hAnsi="宋体"/>
          <w:sz w:val="24"/>
        </w:rPr>
        <w:t>投标文件的</w:t>
      </w:r>
      <w:r w:rsidRPr="00B46272">
        <w:rPr>
          <w:rFonts w:ascii="黑体" w:eastAsia="黑体" w:hAnsi="宋体" w:hint="eastAsia"/>
          <w:sz w:val="24"/>
        </w:rPr>
        <w:t>制作</w:t>
      </w:r>
      <w:r w:rsidRPr="00B46272">
        <w:rPr>
          <w:rFonts w:ascii="黑体" w:eastAsia="黑体" w:hAnsi="宋体"/>
          <w:sz w:val="24"/>
        </w:rPr>
        <w:t>要求</w:t>
      </w:r>
    </w:p>
    <w:p w:rsidR="00000000" w:rsidRPr="00B46272" w:rsidP="00B46272">
      <w:pPr>
        <w:ind w:firstLine="412" w:firstLineChars="196"/>
        <w:rPr>
          <w:rFonts w:ascii="宋体" w:hAnsi="宋体"/>
        </w:rPr>
      </w:pPr>
      <w:r w:rsidRPr="00B46272">
        <w:rPr>
          <w:rFonts w:ascii="宋体" w:hAnsi="宋体" w:hint="eastAsia"/>
        </w:rPr>
        <w:t>23.1投标人应准备所投项目的电子投标文件一份。此电子投标文件须由投标人根据政府集中采购机构提供的后缀名为.</w:t>
      </w:r>
      <w:r w:rsidRPr="00B46272">
        <w:t xml:space="preserve"> </w:t>
      </w:r>
      <w:r w:rsidRPr="00B46272">
        <w:rPr>
          <w:rFonts w:ascii="宋体" w:hAnsi="宋体"/>
        </w:rPr>
        <w:t>szczf</w:t>
      </w:r>
      <w:r w:rsidRPr="00B46272">
        <w:rPr>
          <w:rFonts w:ascii="宋体" w:hAnsi="宋体" w:hint="eastAsia"/>
        </w:rPr>
        <w:t>的电子招标文件，下载并使用相应的深圳智慧采购平台投标文件制作专用软件打开招标文件（.szczf格式）【下载地址：</w:t>
      </w:r>
      <w:r w:rsidRPr="00B46272">
        <w:rPr>
          <w:rFonts w:ascii="宋体" w:hAnsi="宋体"/>
        </w:rPr>
        <w:t>http://zfcg.szggzy.com:8081/cgxy/013002/list.html</w:t>
      </w:r>
      <w:r w:rsidRPr="00B46272">
        <w:rPr>
          <w:rFonts w:ascii="宋体" w:hAnsi="宋体" w:hint="eastAsia"/>
        </w:rPr>
        <w:t>】。</w:t>
      </w:r>
    </w:p>
    <w:p w:rsidR="00000000" w:rsidRPr="00B46272" w:rsidP="00B46272">
      <w:pPr>
        <w:ind w:firstLine="412" w:firstLineChars="196"/>
        <w:rPr>
          <w:rFonts w:ascii="宋体" w:hAnsi="宋体"/>
        </w:rPr>
      </w:pPr>
      <w:r w:rsidRPr="00B46272">
        <w:rPr>
          <w:rFonts w:ascii="宋体" w:hAnsi="宋体" w:hint="eastAsia"/>
        </w:rPr>
        <w:t>23.2投标人在使用《投标书编制软件》编制投标书时须注意：</w:t>
      </w:r>
    </w:p>
    <w:p w:rsidR="00000000" w:rsidRPr="00B46272" w:rsidP="00B46272">
      <w:pPr>
        <w:ind w:firstLine="412" w:firstLineChars="196"/>
        <w:rPr>
          <w:rFonts w:ascii="宋体" w:hAnsi="宋体"/>
        </w:rPr>
      </w:pPr>
      <w:r w:rsidRPr="00B46272">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rsidR="00000000" w:rsidRPr="00B46272" w:rsidP="00B46272">
      <w:pPr>
        <w:ind w:firstLine="412" w:firstLineChars="196"/>
        <w:rPr>
          <w:rFonts w:ascii="宋体" w:hAnsi="宋体"/>
        </w:rPr>
      </w:pPr>
      <w:r w:rsidRPr="00B46272">
        <w:rPr>
          <w:rFonts w:ascii="宋体" w:hAnsi="宋体" w:hint="eastAsia"/>
        </w:rPr>
        <w:t>23.2.2不能用非本公司的电子密钥加密本公司的投标文件，或者用其它公司的登录用户上传本公司的投标文件。</w:t>
      </w:r>
    </w:p>
    <w:p w:rsidR="00000000" w:rsidRPr="00B46272" w:rsidP="00B46272">
      <w:pPr>
        <w:ind w:firstLine="412" w:firstLineChars="196"/>
        <w:rPr>
          <w:rFonts w:ascii="宋体" w:hAnsi="宋体"/>
        </w:rPr>
      </w:pPr>
      <w:r w:rsidRPr="00B46272">
        <w:rPr>
          <w:rFonts w:ascii="宋体" w:hAnsi="宋体" w:hint="eastAsia"/>
        </w:rPr>
        <w:t>23.2.3要求用《投标书编制软件》编制投标书的包，不能用其它方式编制投标书。编制投标文件时，电脑须连通互联网。</w:t>
      </w:r>
    </w:p>
    <w:p w:rsidR="00000000" w:rsidRPr="00B46272" w:rsidP="00B46272">
      <w:pPr>
        <w:ind w:firstLine="412" w:firstLineChars="196"/>
        <w:rPr>
          <w:rFonts w:ascii="宋体" w:hAnsi="宋体"/>
        </w:rPr>
      </w:pPr>
      <w:r w:rsidRPr="00B46272">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rsidR="00000000" w:rsidRPr="00B46272" w:rsidP="00B46272">
      <w:pPr>
        <w:ind w:firstLine="412" w:firstLineChars="196"/>
        <w:rPr>
          <w:rFonts w:ascii="宋体" w:hAnsi="宋体"/>
        </w:rPr>
      </w:pPr>
      <w:r w:rsidRPr="00B46272">
        <w:rPr>
          <w:rFonts w:ascii="宋体" w:hAnsi="宋体" w:hint="eastAsia"/>
        </w:rPr>
        <w:t>23.2.5完整填写“投标关键信息”，如下图所示：</w:t>
      </w:r>
    </w:p>
    <w:p w:rsidR="00000000" w:rsidRPr="00B46272" w:rsidP="00B46272">
      <w:pPr>
        <w:ind w:firstLine="412" w:firstLineChars="196"/>
        <w:rPr>
          <w:rFonts w:ascii="宋体" w:hAnsi="宋体"/>
        </w:rPr>
      </w:pPr>
      <w:r w:rsidRPr="00B46272">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00000" w:rsidRPr="00B46272" w:rsidP="00B46272">
      <w:pPr>
        <w:ind w:firstLine="412" w:firstLineChars="196"/>
        <w:rPr>
          <w:rFonts w:ascii="宋体" w:hAnsi="宋体"/>
          <w:b/>
        </w:rPr>
      </w:pPr>
    </w:p>
    <w:p w:rsidR="00000000" w:rsidRPr="00B46272" w:rsidP="00B46272">
      <w:pPr>
        <w:ind w:firstLine="412" w:firstLineChars="196"/>
        <w:rPr>
          <w:rFonts w:ascii="宋体" w:hAnsi="宋体"/>
        </w:rPr>
      </w:pPr>
    </w:p>
    <w:p w:rsidR="00000000" w:rsidRPr="00B46272" w:rsidP="00B46272">
      <w:pPr>
        <w:rPr>
          <w:rFonts w:ascii="宋体" w:hAnsi="宋体"/>
        </w:rPr>
      </w:pPr>
    </w:p>
    <w:p w:rsidR="00000000" w:rsidRPr="00B46272" w:rsidP="00B46272">
      <w:pPr>
        <w:widowControl/>
        <w:jc w:val="left"/>
        <w:rPr>
          <w:rFonts w:ascii="宋体" w:hAnsi="宋体" w:cs="宋体"/>
          <w:kern w:val="0"/>
          <w:sz w:val="24"/>
        </w:rPr>
      </w:pPr>
    </w:p>
    <w:p w:rsidR="00000000" w:rsidRPr="00B46272" w:rsidP="00B46272">
      <w:pPr>
        <w:ind w:firstLine="412" w:firstLineChars="196"/>
        <w:rPr>
          <w:rFonts w:ascii="宋体" w:hAnsi="宋体"/>
          <w:b/>
        </w:rPr>
      </w:pPr>
      <w:r w:rsidRPr="00B46272">
        <w:rPr>
          <w:rFonts w:ascii="宋体" w:hAnsi="宋体" w:hint="eastAsia"/>
          <w:b/>
        </w:rPr>
        <w:t>备注：上述“开标一览表”中的“投标报价”将作为价格分计算依据；其它信息仅是对投标文件相关内容的概括性表述，不作为评审依据。</w:t>
      </w:r>
    </w:p>
    <w:p w:rsidR="00000000" w:rsidRPr="00B46272" w:rsidP="00B46272">
      <w:pPr>
        <w:ind w:firstLine="412" w:firstLineChars="196"/>
        <w:rPr>
          <w:rFonts w:ascii="宋体" w:hAnsi="宋体"/>
        </w:rPr>
      </w:pPr>
      <w:r w:rsidRPr="00B46272">
        <w:rPr>
          <w:rFonts w:ascii="宋体" w:hAnsi="宋体" w:hint="eastAsia"/>
        </w:rPr>
        <w:t>23.2.6投标人在编辑投标文件时，</w:t>
      </w:r>
      <w:r w:rsidRPr="00B46272">
        <w:rPr>
          <w:rFonts w:ascii="宋体" w:hAnsi="宋体" w:hint="eastAsia"/>
          <w:b/>
        </w:rPr>
        <w:t>在投标文件目录中属于本节点内容的必须在本节点中填写，填写到其他节点或附件，</w:t>
      </w:r>
      <w:r w:rsidRPr="00B46272">
        <w:rPr>
          <w:rFonts w:ascii="宋体" w:hAnsi="宋体" w:hint="eastAsia"/>
        </w:rPr>
        <w:t>一切后果由供应商自行承担。</w:t>
      </w:r>
    </w:p>
    <w:p w:rsidR="00000000" w:rsidRPr="00B46272" w:rsidP="00B46272">
      <w:pPr>
        <w:ind w:firstLine="412" w:firstLineChars="196"/>
        <w:rPr>
          <w:rFonts w:ascii="宋体" w:hAnsi="宋体"/>
        </w:rPr>
      </w:pPr>
      <w:r w:rsidRPr="00B46272">
        <w:rPr>
          <w:rFonts w:ascii="宋体" w:hAnsi="宋体" w:hint="eastAsia"/>
        </w:rPr>
        <w:t>23.2.7投标文件编写完成后，</w:t>
      </w:r>
      <w:r w:rsidRPr="00B46272">
        <w:rPr>
          <w:rFonts w:ascii="宋体" w:hAnsi="宋体" w:hint="eastAsia"/>
          <w:b/>
        </w:rPr>
        <w:t>必须用属于投标人的电子密钥或电子营业执照进行加密，否则视同未盖公章，将导致投标文件无效。</w:t>
      </w:r>
    </w:p>
    <w:p w:rsidR="00000000" w:rsidRPr="00B46272" w:rsidP="00B46272">
      <w:pPr>
        <w:ind w:firstLine="412" w:firstLineChars="196"/>
        <w:rPr>
          <w:rFonts w:ascii="宋体" w:hAnsi="宋体"/>
        </w:rPr>
      </w:pPr>
      <w:r w:rsidRPr="00B46272">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000000" w:rsidRPr="00B46272" w:rsidP="00B46272">
      <w:pPr>
        <w:ind w:firstLine="412" w:firstLineChars="196"/>
        <w:rPr>
          <w:rFonts w:ascii="宋体" w:hAnsi="宋体"/>
        </w:rPr>
      </w:pPr>
      <w:r w:rsidRPr="00B46272">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rsidR="00000000" w:rsidRPr="00B46272" w:rsidP="00B46272">
      <w:pPr>
        <w:ind w:firstLine="412" w:firstLineChars="196"/>
        <w:rPr>
          <w:rFonts w:ascii="宋体" w:hAnsi="宋体"/>
        </w:rPr>
      </w:pPr>
      <w:r w:rsidRPr="00B46272">
        <w:rPr>
          <w:rFonts w:ascii="宋体" w:hAnsi="宋体" w:hint="eastAsia"/>
        </w:rPr>
        <w:t>23.3电报、电话、传真形式的投标概不接受。</w:t>
      </w:r>
    </w:p>
    <w:p w:rsidR="00000000" w:rsidRPr="00B46272" w:rsidP="00B46272">
      <w:pPr>
        <w:ind w:firstLine="412" w:firstLineChars="196"/>
        <w:rPr>
          <w:rFonts w:ascii="宋体" w:hAnsi="宋体"/>
          <w:b/>
          <w:color w:val="FF0000"/>
        </w:rPr>
      </w:pPr>
      <w:r w:rsidRPr="00B46272">
        <w:rPr>
          <w:rFonts w:ascii="宋体" w:hAnsi="宋体" w:hint="eastAsia"/>
          <w:b/>
          <w:color w:val="FF0000"/>
        </w:rPr>
        <w:t>23.4经投标人电子密钥或电子营业执照加密的投标文件无须盖章或签字，</w:t>
      </w:r>
      <w:r w:rsidRPr="00B46272">
        <w:rPr>
          <w:rFonts w:ascii="宋体" w:hAnsi="宋体" w:hint="eastAsia"/>
          <w:color w:val="FF0000"/>
        </w:rPr>
        <w:t>专用条款另有要求的除外。</w:t>
      </w:r>
    </w:p>
    <w:p w:rsidR="00000000" w:rsidRPr="00B46272" w:rsidP="00B46272">
      <w:pPr>
        <w:ind w:firstLine="412" w:firstLineChars="196"/>
        <w:rPr>
          <w:rFonts w:ascii="宋体" w:hAnsi="宋体"/>
        </w:rPr>
      </w:pPr>
      <w:r w:rsidRPr="00B46272">
        <w:rPr>
          <w:rFonts w:ascii="宋体" w:hAnsi="宋体" w:hint="eastAsia"/>
          <w:b/>
        </w:rPr>
        <w:t>23.5</w:t>
      </w:r>
      <w:r w:rsidRPr="00B46272">
        <w:rPr>
          <w:rFonts w:ascii="宋体" w:hAnsi="宋体" w:hint="eastAsia"/>
        </w:rPr>
        <w:t xml:space="preserve"> 各类资格（资质）文件提供扫描件，专用条款另有要求的除外。</w:t>
      </w:r>
      <w:bookmarkEnd w:id="102"/>
    </w:p>
    <w:p w:rsidR="00000000" w:rsidRPr="00B46272" w:rsidP="00B46272">
      <w:pPr>
        <w:ind w:firstLine="412" w:firstLineChars="196"/>
        <w:rPr>
          <w:rFonts w:ascii="宋体" w:hAnsi="宋体"/>
          <w:szCs w:val="21"/>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投标文件的递交</w:t>
      </w:r>
    </w:p>
    <w:p w:rsidR="00000000" w:rsidRPr="00B46272" w:rsidP="00B46272">
      <w:pPr>
        <w:rPr>
          <w:rFonts w:ascii="黑体" w:eastAsia="黑体" w:hAnsi="宋体"/>
          <w:sz w:val="24"/>
        </w:rPr>
      </w:pPr>
      <w:bookmarkStart w:id="103" w:name="_Hlk72405459"/>
      <w:r w:rsidRPr="00B46272">
        <w:rPr>
          <w:rFonts w:ascii="黑体" w:eastAsia="黑体" w:hAnsi="宋体" w:hint="eastAsia"/>
          <w:sz w:val="24"/>
        </w:rPr>
        <w:t>24．投标文件的保密</w:t>
      </w:r>
    </w:p>
    <w:p w:rsidR="00000000" w:rsidRPr="00B46272" w:rsidP="00B46272">
      <w:pPr>
        <w:ind w:firstLine="412" w:firstLineChars="196"/>
        <w:rPr>
          <w:rFonts w:ascii="宋体" w:hAnsi="宋体"/>
        </w:rPr>
      </w:pPr>
      <w:r w:rsidRPr="00B46272">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000000" w:rsidRPr="00B46272" w:rsidP="00B46272">
      <w:pPr>
        <w:widowControl/>
        <w:jc w:val="left"/>
        <w:rPr>
          <w:rFonts w:ascii="宋体" w:hAnsi="宋体" w:cs="宋体"/>
          <w:kern w:val="0"/>
          <w:sz w:val="24"/>
        </w:rPr>
      </w:pPr>
      <w:r w:rsidRPr="00B46272">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000000" w:rsidRPr="00B46272" w:rsidP="00B46272">
      <w:pPr>
        <w:ind w:firstLine="420" w:firstLineChars="200"/>
        <w:rPr>
          <w:sz w:val="24"/>
        </w:rPr>
      </w:pPr>
    </w:p>
    <w:p w:rsidR="00000000" w:rsidRPr="00B46272" w:rsidP="00B46272">
      <w:pPr>
        <w:rPr>
          <w:sz w:val="24"/>
        </w:rPr>
      </w:pPr>
      <w:r w:rsidRPr="00B46272">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000000" w:rsidRPr="00B46272" w:rsidP="00B46272">
      <w:pPr>
        <w:ind w:firstLine="412" w:firstLineChars="196"/>
        <w:rPr>
          <w:rFonts w:ascii="宋体" w:hAnsi="宋体"/>
        </w:rPr>
      </w:pPr>
    </w:p>
    <w:p w:rsidR="00000000" w:rsidRPr="00B46272" w:rsidP="00B46272">
      <w:pPr>
        <w:rPr>
          <w:rFonts w:ascii="宋体" w:hAnsi="宋体"/>
          <w:b/>
        </w:rPr>
      </w:pPr>
      <w:r w:rsidRPr="00B46272">
        <w:rPr>
          <w:rFonts w:ascii="宋体" w:hAnsi="宋体" w:hint="eastAsia"/>
          <w:b/>
        </w:rPr>
        <w:t>24.2若采购项目出现延期情况：</w:t>
      </w:r>
    </w:p>
    <w:p w:rsidR="00000000" w:rsidRPr="00B46272" w:rsidP="00B46272">
      <w:pPr>
        <w:ind w:firstLine="420" w:firstLineChars="200"/>
        <w:rPr>
          <w:rFonts w:ascii="黑体" w:eastAsia="黑体" w:hAnsi="宋体"/>
          <w:b/>
          <w:sz w:val="24"/>
        </w:rPr>
      </w:pPr>
      <w:r w:rsidRPr="00B46272">
        <w:rPr>
          <w:rFonts w:ascii="宋体" w:hAnsi="宋体" w:hint="eastAsia"/>
          <w:b/>
        </w:rPr>
        <w:t>如果供下载的招标文件（后缀名为.</w:t>
      </w:r>
      <w:r w:rsidRPr="00B46272">
        <w:t xml:space="preserve"> </w:t>
      </w:r>
      <w:r w:rsidRPr="00B46272">
        <w:rPr>
          <w:rFonts w:ascii="宋体" w:hAnsi="宋体"/>
          <w:b/>
        </w:rPr>
        <w:t>szczf</w:t>
      </w:r>
      <w:r w:rsidRPr="00B46272">
        <w:rPr>
          <w:rFonts w:ascii="宋体" w:hAnsi="宋体" w:hint="eastAsia"/>
          <w:b/>
        </w:rPr>
        <w:t>）有更新，投标人必须重新下载招标文件、重新制作投标文件、重新加密投标文件、重新上传投标文件；如果供下载的招标文件（后缀名为.</w:t>
      </w:r>
      <w:r w:rsidRPr="00B46272">
        <w:t xml:space="preserve"> </w:t>
      </w:r>
      <w:r w:rsidRPr="00B46272">
        <w:rPr>
          <w:rFonts w:ascii="宋体" w:hAnsi="宋体"/>
          <w:b/>
        </w:rPr>
        <w:t>szczf</w:t>
      </w:r>
      <w:r w:rsidRPr="00B46272">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000000" w:rsidRPr="00B46272" w:rsidP="00B46272">
      <w:pPr>
        <w:rPr>
          <w:rFonts w:ascii="黑体" w:eastAsia="黑体" w:hAnsi="宋体"/>
          <w:sz w:val="24"/>
        </w:rPr>
      </w:pPr>
      <w:r w:rsidRPr="00B46272">
        <w:rPr>
          <w:rFonts w:ascii="黑体" w:eastAsia="黑体" w:hAnsi="宋体" w:hint="eastAsia"/>
          <w:sz w:val="24"/>
        </w:rPr>
        <w:t>25．上传投标文件及投标截止日期</w:t>
      </w:r>
    </w:p>
    <w:p w:rsidR="00000000" w:rsidRPr="00B46272" w:rsidP="00B46272">
      <w:pPr>
        <w:ind w:firstLine="412" w:firstLineChars="196"/>
        <w:rPr>
          <w:rFonts w:ascii="宋体" w:hAnsi="宋体"/>
        </w:rPr>
      </w:pPr>
      <w:r w:rsidRPr="00B46272">
        <w:rPr>
          <w:rFonts w:ascii="宋体" w:hAnsi="宋体" w:hint="eastAsia"/>
        </w:rPr>
        <w:t>25</w:t>
      </w:r>
      <w:r w:rsidRPr="00B46272">
        <w:rPr>
          <w:rFonts w:ascii="宋体" w:hAnsi="宋体"/>
        </w:rPr>
        <w:t>.</w:t>
      </w:r>
      <w:r w:rsidRPr="00B46272">
        <w:rPr>
          <w:rFonts w:ascii="宋体" w:hAnsi="宋体" w:hint="eastAsia"/>
        </w:rPr>
        <w:t>1实行网上投标，</w:t>
      </w:r>
      <w:r w:rsidRPr="00B46272">
        <w:rPr>
          <w:rFonts w:ascii="宋体" w:hAnsi="宋体"/>
        </w:rPr>
        <w:t>投标人必须</w:t>
      </w:r>
      <w:r w:rsidRPr="00B46272">
        <w:rPr>
          <w:rFonts w:ascii="宋体" w:hAnsi="宋体" w:hint="eastAsia"/>
        </w:rPr>
        <w:t>在招标</w:t>
      </w:r>
      <w:r w:rsidRPr="00B46272">
        <w:rPr>
          <w:rFonts w:ascii="宋体" w:hAnsi="宋体"/>
        </w:rPr>
        <w:t>文件规定的投标截止时间前</w:t>
      </w:r>
      <w:r w:rsidRPr="00B46272">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sidRPr="00B46272">
        <w:rPr>
          <w:rFonts w:ascii="宋体" w:hAnsi="宋体" w:hint="eastAsia"/>
          <w:b/>
          <w:bCs/>
          <w:szCs w:val="21"/>
        </w:rPr>
        <w:t>深圳公共资源交易中心（深圳交易集团有限公司罗湖分公司）</w:t>
      </w:r>
      <w:r w:rsidRPr="00B46272">
        <w:rPr>
          <w:rFonts w:ascii="宋体" w:hAnsi="宋体" w:hint="eastAsia"/>
          <w:b/>
          <w:bCs/>
        </w:rPr>
        <w:t>（地址：深圳市罗湖区黄贝街道凤凰社区深南东路1076号罗湖区党群服务中心4层）</w:t>
      </w:r>
      <w:r w:rsidRPr="00B46272">
        <w:rPr>
          <w:rFonts w:ascii="宋体" w:hAnsi="宋体"/>
          <w:b/>
          <w:bCs/>
        </w:rPr>
        <w:t>协助上传</w:t>
      </w:r>
      <w:r w:rsidRPr="00B46272">
        <w:rPr>
          <w:rFonts w:ascii="宋体" w:hAnsi="宋体" w:hint="eastAsia"/>
          <w:b/>
          <w:bCs/>
        </w:rPr>
        <w:t>，</w:t>
      </w:r>
      <w:r w:rsidRPr="00B46272">
        <w:rPr>
          <w:rFonts w:ascii="宋体" w:hAnsi="宋体"/>
          <w:b/>
          <w:bCs/>
        </w:rPr>
        <w:t>但上传过程</w:t>
      </w:r>
      <w:r w:rsidRPr="00B46272">
        <w:rPr>
          <w:rFonts w:ascii="宋体" w:hAnsi="宋体" w:hint="eastAsia"/>
          <w:b/>
          <w:bCs/>
        </w:rPr>
        <w:t>中</w:t>
      </w:r>
      <w:r w:rsidRPr="00B46272">
        <w:rPr>
          <w:rFonts w:ascii="宋体" w:hAnsi="宋体"/>
          <w:b/>
          <w:bCs/>
        </w:rPr>
        <w:t>投标截止时间到达仍无法上传成功的，由投标人自行负责</w:t>
      </w:r>
      <w:r w:rsidRPr="00B46272">
        <w:rPr>
          <w:rFonts w:ascii="宋体" w:hAnsi="宋体" w:hint="eastAsia"/>
        </w:rPr>
        <w:t>。</w:t>
      </w:r>
    </w:p>
    <w:p w:rsidR="00000000" w:rsidRPr="00B46272" w:rsidP="00B46272">
      <w:pPr>
        <w:ind w:firstLine="412" w:firstLineChars="196"/>
        <w:rPr>
          <w:rFonts w:ascii="宋体" w:hAnsi="宋体"/>
        </w:rPr>
      </w:pPr>
      <w:r w:rsidRPr="00B46272">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000000" w:rsidRPr="00B46272" w:rsidP="00B46272">
      <w:pPr>
        <w:ind w:firstLine="412" w:firstLineChars="196"/>
        <w:rPr>
          <w:rFonts w:ascii="宋体" w:hAnsi="宋体"/>
        </w:rPr>
      </w:pPr>
      <w:r w:rsidRPr="00B46272">
        <w:rPr>
          <w:rFonts w:ascii="宋体" w:hAnsi="宋体" w:hint="eastAsia"/>
        </w:rPr>
        <w:t>25</w:t>
      </w:r>
      <w:r w:rsidRPr="00B46272">
        <w:rPr>
          <w:rFonts w:ascii="宋体" w:hAnsi="宋体"/>
        </w:rPr>
        <w:t>.</w:t>
      </w:r>
      <w:r w:rsidRPr="00B46272">
        <w:rPr>
          <w:rFonts w:ascii="宋体" w:hAnsi="宋体" w:hint="eastAsia"/>
        </w:rPr>
        <w:t>3投标截止时间以后不得上传投标文件。</w:t>
      </w:r>
    </w:p>
    <w:p w:rsidR="00000000" w:rsidRPr="00B46272" w:rsidP="00B46272">
      <w:pPr>
        <w:ind w:firstLine="412" w:firstLineChars="196"/>
        <w:rPr>
          <w:rFonts w:ascii="宋体" w:hAnsi="宋体"/>
        </w:rPr>
      </w:pPr>
    </w:p>
    <w:p w:rsidR="00000000" w:rsidRPr="00B46272" w:rsidP="00B46272">
      <w:pPr>
        <w:ind w:firstLine="412" w:firstLineChars="196"/>
        <w:rPr>
          <w:rFonts w:ascii="宋体" w:hAnsi="宋体"/>
        </w:rPr>
      </w:pPr>
    </w:p>
    <w:p w:rsidR="00000000" w:rsidRPr="00B46272" w:rsidP="00B46272">
      <w:pPr>
        <w:rPr>
          <w:rFonts w:ascii="黑体" w:eastAsia="黑体" w:hAnsi="宋体"/>
          <w:sz w:val="24"/>
        </w:rPr>
      </w:pPr>
      <w:bookmarkEnd w:id="103"/>
      <w:r w:rsidRPr="00B46272">
        <w:rPr>
          <w:rFonts w:ascii="黑体" w:eastAsia="黑体" w:hAnsi="宋体" w:hint="eastAsia"/>
          <w:sz w:val="24"/>
        </w:rPr>
        <w:t>26. 样品、现场演示、方案讲解</w:t>
      </w:r>
    </w:p>
    <w:p w:rsidR="00000000" w:rsidRPr="00B46272" w:rsidP="00B46272">
      <w:pPr>
        <w:ind w:firstLine="412" w:firstLineChars="196"/>
        <w:rPr>
          <w:rFonts w:ascii="宋体" w:hAnsi="宋体"/>
          <w:szCs w:val="21"/>
        </w:rPr>
      </w:pPr>
      <w:r w:rsidRPr="00B46272">
        <w:rPr>
          <w:rFonts w:ascii="宋体" w:hAnsi="宋体" w:hint="eastAsia"/>
          <w:szCs w:val="21"/>
        </w:rPr>
        <w:t>26.1 样品、现场演示、方案讲解等事项在招标文件专用条款中进行规定。</w:t>
      </w:r>
    </w:p>
    <w:p w:rsidR="00000000" w:rsidRPr="00B46272" w:rsidP="00B46272">
      <w:pPr>
        <w:rPr>
          <w:rFonts w:ascii="黑体" w:eastAsia="黑体" w:hAnsi="宋体"/>
          <w:sz w:val="24"/>
        </w:rPr>
      </w:pPr>
      <w:bookmarkStart w:id="104" w:name="_Hlk72428346"/>
      <w:r w:rsidRPr="00B46272">
        <w:rPr>
          <w:rFonts w:ascii="黑体" w:eastAsia="黑体" w:hAnsi="宋体"/>
          <w:sz w:val="24"/>
        </w:rPr>
        <w:t>2</w:t>
      </w:r>
      <w:r w:rsidRPr="00B46272">
        <w:rPr>
          <w:rFonts w:ascii="黑体" w:eastAsia="黑体" w:hAnsi="宋体" w:hint="eastAsia"/>
          <w:sz w:val="24"/>
        </w:rPr>
        <w:t>7．</w:t>
      </w:r>
      <w:r w:rsidRPr="00B46272">
        <w:rPr>
          <w:rFonts w:ascii="黑体" w:eastAsia="黑体" w:hAnsi="宋体"/>
          <w:sz w:val="24"/>
        </w:rPr>
        <w:t>投标文件的修改和撤销</w:t>
      </w:r>
    </w:p>
    <w:p w:rsidR="00000000" w:rsidRPr="00B46272" w:rsidP="00B46272">
      <w:pPr>
        <w:ind w:firstLine="412" w:firstLineChars="196"/>
        <w:rPr>
          <w:rFonts w:ascii="宋体" w:hAnsi="宋体"/>
        </w:rPr>
      </w:pPr>
      <w:r w:rsidRPr="00B46272">
        <w:rPr>
          <w:rFonts w:ascii="宋体" w:hAnsi="宋体"/>
        </w:rPr>
        <w:t>2</w:t>
      </w:r>
      <w:r w:rsidRPr="00B46272">
        <w:rPr>
          <w:rFonts w:ascii="宋体" w:hAnsi="宋体" w:hint="eastAsia"/>
        </w:rPr>
        <w:t>7</w:t>
      </w:r>
      <w:r w:rsidRPr="00B46272">
        <w:rPr>
          <w:rFonts w:ascii="宋体" w:hAnsi="宋体"/>
        </w:rPr>
        <w:t>.</w:t>
      </w:r>
      <w:r w:rsidRPr="00B46272">
        <w:rPr>
          <w:rFonts w:ascii="宋体" w:hAnsi="宋体" w:hint="eastAsia"/>
        </w:rPr>
        <w:t>1</w:t>
      </w:r>
      <w:r w:rsidRPr="00B46272">
        <w:rPr>
          <w:rFonts w:ascii="宋体" w:hAnsi="宋体"/>
        </w:rPr>
        <w:t>投标方在提交投标文件后可对其投标文件进行修改</w:t>
      </w:r>
      <w:r w:rsidRPr="00B46272">
        <w:rPr>
          <w:rFonts w:ascii="宋体" w:hAnsi="宋体" w:hint="eastAsia"/>
        </w:rPr>
        <w:t>并重新上传投标文件</w:t>
      </w:r>
      <w:r w:rsidRPr="00B46272">
        <w:rPr>
          <w:rFonts w:ascii="宋体" w:hAnsi="宋体"/>
        </w:rPr>
        <w:t>或</w:t>
      </w:r>
      <w:r w:rsidRPr="00B46272">
        <w:rPr>
          <w:rFonts w:ascii="宋体" w:hAnsi="宋体" w:hint="eastAsia"/>
        </w:rPr>
        <w:t>在网上进行</w:t>
      </w:r>
      <w:r w:rsidRPr="00B46272">
        <w:rPr>
          <w:rFonts w:ascii="宋体" w:hAnsi="宋体"/>
        </w:rPr>
        <w:t>撤销</w:t>
      </w:r>
      <w:r w:rsidRPr="00B46272">
        <w:rPr>
          <w:rFonts w:ascii="宋体" w:hAnsi="宋体" w:hint="eastAsia"/>
        </w:rPr>
        <w:t>投标的操作</w:t>
      </w:r>
      <w:r w:rsidRPr="00B46272">
        <w:rPr>
          <w:rFonts w:ascii="宋体" w:hAnsi="宋体"/>
        </w:rPr>
        <w:t>。</w:t>
      </w:r>
    </w:p>
    <w:p w:rsidR="00000000" w:rsidRPr="00B46272" w:rsidP="00B46272">
      <w:pPr>
        <w:ind w:firstLine="412" w:firstLineChars="196"/>
        <w:rPr>
          <w:rFonts w:ascii="宋体" w:hAnsi="宋体"/>
        </w:rPr>
      </w:pPr>
      <w:r w:rsidRPr="00B46272">
        <w:rPr>
          <w:rFonts w:ascii="宋体" w:hAnsi="宋体"/>
        </w:rPr>
        <w:t>2</w:t>
      </w:r>
      <w:r w:rsidRPr="00B46272">
        <w:rPr>
          <w:rFonts w:ascii="宋体" w:hAnsi="宋体" w:hint="eastAsia"/>
        </w:rPr>
        <w:t>7</w:t>
      </w:r>
      <w:r w:rsidRPr="00B46272">
        <w:rPr>
          <w:rFonts w:ascii="宋体" w:hAnsi="宋体"/>
        </w:rPr>
        <w:t>.</w:t>
      </w:r>
      <w:r w:rsidRPr="00B46272">
        <w:rPr>
          <w:rFonts w:ascii="宋体" w:hAnsi="宋体" w:hint="eastAsia"/>
        </w:rPr>
        <w:t>2</w:t>
      </w:r>
      <w:r w:rsidRPr="00B46272">
        <w:rPr>
          <w:rFonts w:ascii="宋体" w:hAnsi="宋体"/>
        </w:rPr>
        <w:t>投标截止时间以后不得修改投标文件。</w:t>
      </w:r>
    </w:p>
    <w:p w:rsidR="00000000" w:rsidRPr="00B46272" w:rsidP="00B46272">
      <w:pPr>
        <w:ind w:firstLine="412" w:firstLineChars="196"/>
        <w:rPr>
          <w:rFonts w:ascii="宋体" w:hAnsi="宋体"/>
        </w:rPr>
      </w:pPr>
      <w:r w:rsidRPr="00B46272">
        <w:rPr>
          <w:rFonts w:ascii="宋体" w:hAnsi="宋体"/>
        </w:rPr>
        <w:t>2</w:t>
      </w:r>
      <w:r w:rsidRPr="00B46272">
        <w:rPr>
          <w:rFonts w:ascii="宋体" w:hAnsi="宋体" w:hint="eastAsia"/>
        </w:rPr>
        <w:t>7</w:t>
      </w:r>
      <w:r w:rsidRPr="00B46272">
        <w:rPr>
          <w:rFonts w:ascii="宋体" w:hAnsi="宋体"/>
        </w:rPr>
        <w:t>.</w:t>
      </w:r>
      <w:r w:rsidRPr="00B46272">
        <w:rPr>
          <w:rFonts w:ascii="宋体" w:hAnsi="宋体" w:hint="eastAsia"/>
        </w:rPr>
        <w:t>3从投标截止期至投标人在投标文件中确定的投标有效期之间的这段时间内，投标人不得撤回其投标。</w:t>
      </w:r>
    </w:p>
    <w:p w:rsidR="00000000" w:rsidRPr="00B46272" w:rsidP="00B46272">
      <w:pPr>
        <w:ind w:firstLine="412" w:firstLineChars="196"/>
        <w:rPr>
          <w:rFonts w:ascii="宋体" w:hAnsi="宋体"/>
          <w:szCs w:val="21"/>
        </w:rPr>
      </w:pPr>
      <w:r w:rsidRPr="00B46272">
        <w:rPr>
          <w:rFonts w:ascii="宋体" w:hAnsi="宋体" w:hint="eastAsia"/>
          <w:szCs w:val="21"/>
        </w:rPr>
        <w:t>27.4政府集中采购机构不退还投标文件，专用条款另有规定的除外。</w:t>
      </w: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bookmarkEnd w:id="104"/>
      <w:r w:rsidRPr="00B46272">
        <w:rPr>
          <w:rFonts w:ascii="宋体" w:hAnsi="宋体" w:hint="eastAsia"/>
          <w:b/>
          <w:bCs/>
          <w:kern w:val="0"/>
          <w:sz w:val="28"/>
          <w:szCs w:val="28"/>
        </w:rPr>
        <w:t>开标</w:t>
      </w:r>
    </w:p>
    <w:p w:rsidR="00000000" w:rsidRPr="00B46272" w:rsidP="00B46272">
      <w:pPr>
        <w:rPr>
          <w:rFonts w:ascii="黑体" w:eastAsia="黑体" w:hAnsi="宋体"/>
          <w:sz w:val="24"/>
        </w:rPr>
      </w:pPr>
      <w:r w:rsidRPr="00B46272">
        <w:rPr>
          <w:rFonts w:ascii="黑体" w:eastAsia="黑体" w:hAnsi="宋体" w:hint="eastAsia"/>
          <w:sz w:val="24"/>
        </w:rPr>
        <w:t>28．开标</w:t>
      </w:r>
    </w:p>
    <w:p w:rsidR="00000000" w:rsidRPr="00B46272" w:rsidP="00B46272">
      <w:pPr>
        <w:ind w:firstLine="359" w:firstLineChars="171"/>
        <w:rPr>
          <w:rFonts w:ascii="宋体" w:hAnsi="宋体"/>
          <w:szCs w:val="21"/>
        </w:rPr>
      </w:pPr>
      <w:r w:rsidRPr="00B46272">
        <w:rPr>
          <w:rFonts w:ascii="宋体" w:hAnsi="宋体"/>
          <w:szCs w:val="21"/>
        </w:rPr>
        <w:t>2</w:t>
      </w:r>
      <w:r w:rsidRPr="00B46272">
        <w:rPr>
          <w:rFonts w:ascii="宋体" w:hAnsi="宋体" w:hint="eastAsia"/>
          <w:szCs w:val="21"/>
        </w:rPr>
        <w:t>8</w:t>
      </w:r>
      <w:r w:rsidRPr="00B46272">
        <w:rPr>
          <w:rFonts w:ascii="宋体" w:hAnsi="宋体"/>
          <w:szCs w:val="21"/>
        </w:rPr>
        <w:t>.</w:t>
      </w:r>
      <w:r w:rsidRPr="00B46272">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000000" w:rsidRPr="00B46272" w:rsidP="00B46272">
      <w:pPr>
        <w:ind w:firstLine="315" w:firstLineChars="150"/>
        <w:rPr>
          <w:rFonts w:ascii="宋体" w:hAnsi="宋体"/>
          <w:szCs w:val="21"/>
        </w:rPr>
      </w:pPr>
      <w:r w:rsidRPr="00B46272">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000000" w:rsidRPr="00B46272" w:rsidP="00B46272">
      <w:pPr>
        <w:ind w:firstLine="315" w:firstLineChars="150"/>
        <w:rPr>
          <w:rFonts w:ascii="宋体" w:hAnsi="宋体"/>
          <w:szCs w:val="21"/>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评审要求</w:t>
      </w:r>
    </w:p>
    <w:p w:rsidR="00000000" w:rsidRPr="00B46272" w:rsidP="00B46272">
      <w:pPr>
        <w:rPr>
          <w:rFonts w:ascii="黑体" w:eastAsia="黑体" w:hAnsi="宋体"/>
          <w:sz w:val="24"/>
        </w:rPr>
      </w:pPr>
      <w:r w:rsidRPr="00B46272">
        <w:rPr>
          <w:rFonts w:ascii="黑体" w:eastAsia="黑体" w:hAnsi="宋体" w:hint="eastAsia"/>
          <w:sz w:val="24"/>
        </w:rPr>
        <w:t>29．评审委员会组成</w:t>
      </w:r>
    </w:p>
    <w:p w:rsidR="00000000" w:rsidRPr="00B46272" w:rsidP="00B46272">
      <w:pPr>
        <w:ind w:firstLine="412" w:firstLineChars="196"/>
        <w:rPr>
          <w:rFonts w:ascii="宋体" w:hAnsi="宋体"/>
        </w:rPr>
      </w:pPr>
      <w:r w:rsidRPr="00B46272">
        <w:rPr>
          <w:rFonts w:ascii="宋体" w:hAnsi="宋体" w:hint="eastAsia"/>
        </w:rPr>
        <w:t>29.1网上开标结束后召开评审会议，</w:t>
      </w:r>
      <w:r w:rsidRPr="00B46272">
        <w:rPr>
          <w:rFonts w:ascii="宋体" w:hAnsi="宋体" w:hint="eastAsia"/>
          <w:szCs w:val="21"/>
        </w:rPr>
        <w:t>评审委员会</w:t>
      </w:r>
      <w:r w:rsidRPr="00B46272">
        <w:rPr>
          <w:rFonts w:ascii="宋体" w:hAnsi="宋体" w:hint="eastAsia"/>
        </w:rPr>
        <w:t>由政府集中采购机构依法组建，负责评审活动。</w:t>
      </w:r>
    </w:p>
    <w:p w:rsidR="00000000" w:rsidRPr="00B46272" w:rsidP="00B46272">
      <w:pPr>
        <w:ind w:firstLine="412" w:firstLineChars="196"/>
        <w:rPr>
          <w:rFonts w:ascii="宋体" w:hAnsi="宋体"/>
        </w:rPr>
      </w:pPr>
      <w:bookmarkStart w:id="105" w:name="_Hlk72436580"/>
      <w:r w:rsidRPr="00B46272">
        <w:rPr>
          <w:rFonts w:ascii="宋体" w:hAnsi="宋体" w:hint="eastAsia"/>
        </w:rPr>
        <w:t>评审委员会由采购人代表和评审专家组成，成员人数应当为5人以上单数（部分条件下为7人以上单数），其中评审专家不得少于成员总数的三分之二。</w:t>
      </w:r>
      <w:bookmarkEnd w:id="105"/>
      <w:r w:rsidRPr="00B46272">
        <w:rPr>
          <w:rFonts w:ascii="宋体" w:hAnsi="宋体" w:hint="eastAsia"/>
        </w:rPr>
        <w:t>评定</w:t>
      </w:r>
      <w:r w:rsidRPr="00B46272">
        <w:rPr>
          <w:rFonts w:hint="eastAsia"/>
        </w:rPr>
        <w:t>分离项目</w:t>
      </w:r>
      <w:r w:rsidRPr="00B46272">
        <w:t>评审专家</w:t>
      </w:r>
      <w:r w:rsidRPr="00B46272">
        <w:rPr>
          <w:rFonts w:hint="eastAsia"/>
        </w:rPr>
        <w:t>均</w:t>
      </w:r>
      <w:r w:rsidRPr="00B46272">
        <w:t>由</w:t>
      </w:r>
      <w:r w:rsidRPr="00B46272">
        <w:rPr>
          <w:rFonts w:hint="eastAsia"/>
        </w:rPr>
        <w:t>评审专家组成。</w:t>
      </w:r>
      <w:r w:rsidRPr="00B46272">
        <w:rPr>
          <w:rFonts w:ascii="宋体" w:hAnsi="宋体" w:hint="eastAsia"/>
          <w:szCs w:val="21"/>
        </w:rPr>
        <w:t>评审专家一般是</w:t>
      </w:r>
      <w:r w:rsidRPr="00B46272">
        <w:rPr>
          <w:rFonts w:ascii="宋体" w:hAnsi="宋体" w:hint="eastAsia"/>
        </w:rPr>
        <w:t>从深圳市政府采购评审专家库中随机抽取。采购人代表须持本单位签发的《评审授权书》参加评审。</w:t>
      </w:r>
    </w:p>
    <w:p w:rsidR="00000000" w:rsidRPr="00B46272" w:rsidP="00B46272">
      <w:pPr>
        <w:ind w:firstLine="412" w:firstLineChars="196"/>
        <w:rPr>
          <w:rFonts w:ascii="宋体" w:hAnsi="宋体"/>
        </w:rPr>
      </w:pPr>
      <w:r w:rsidRPr="00B46272">
        <w:rPr>
          <w:rFonts w:ascii="宋体" w:hAnsi="宋体" w:hint="eastAsia"/>
        </w:rPr>
        <w:t>29.2评审定标应当遵循公平、公正、科学、择优的原则。</w:t>
      </w:r>
    </w:p>
    <w:p w:rsidR="00000000" w:rsidRPr="00B46272" w:rsidP="00B46272">
      <w:pPr>
        <w:ind w:firstLine="412" w:firstLineChars="196"/>
        <w:rPr>
          <w:rFonts w:ascii="宋体" w:hAnsi="宋体"/>
        </w:rPr>
      </w:pPr>
      <w:r w:rsidRPr="00B46272">
        <w:rPr>
          <w:rFonts w:ascii="宋体" w:hAnsi="宋体" w:hint="eastAsia"/>
        </w:rPr>
        <w:t>29.3评审活动依法进行，任何单位和个人不得非法干预评标过程和结果。</w:t>
      </w:r>
    </w:p>
    <w:p w:rsidR="00000000" w:rsidRPr="00B46272" w:rsidP="00B46272">
      <w:pPr>
        <w:ind w:firstLine="412" w:firstLineChars="196"/>
        <w:rPr>
          <w:rFonts w:ascii="宋体" w:hAnsi="宋体"/>
        </w:rPr>
      </w:pPr>
      <w:r w:rsidRPr="00B46272">
        <w:rPr>
          <w:rFonts w:ascii="宋体" w:hAnsi="宋体" w:hint="eastAsia"/>
        </w:rPr>
        <w:t>29.4评审过程中不允许违背评标程序或采用招标文件未载明的评标方法或评标因素进行评标。</w:t>
      </w:r>
    </w:p>
    <w:p w:rsidR="00000000" w:rsidRPr="00B46272" w:rsidP="00B46272">
      <w:pPr>
        <w:ind w:firstLine="412" w:firstLineChars="196"/>
        <w:rPr>
          <w:rFonts w:ascii="宋体" w:hAnsi="宋体"/>
          <w:bCs/>
        </w:rPr>
      </w:pPr>
      <w:r w:rsidRPr="00B46272">
        <w:rPr>
          <w:rFonts w:ascii="宋体" w:hAnsi="宋体" w:hint="eastAsia"/>
          <w:bCs/>
        </w:rPr>
        <w:t>29.5 开标后，直到签订合同为止，凡属于对投标文件的审查、澄清、评价和比较的有关资料以及中标候选人的推荐情况、与评审有关的其他任何情况均严格保密（</w:t>
      </w:r>
      <w:r w:rsidRPr="00B46272">
        <w:rPr>
          <w:rFonts w:hint="eastAsia"/>
        </w:rPr>
        <w:t>信息公开的内容除外</w:t>
      </w:r>
      <w:r w:rsidRPr="00B46272">
        <w:rPr>
          <w:rFonts w:ascii="宋体" w:hAnsi="宋体" w:hint="eastAsia"/>
          <w:bCs/>
        </w:rPr>
        <w:t>）。</w:t>
      </w:r>
    </w:p>
    <w:p w:rsidR="00000000" w:rsidRPr="00B46272" w:rsidP="00B46272">
      <w:pPr>
        <w:rPr>
          <w:rFonts w:ascii="黑体" w:eastAsia="黑体" w:hAnsi="宋体"/>
          <w:sz w:val="24"/>
        </w:rPr>
      </w:pPr>
      <w:r w:rsidRPr="00B46272">
        <w:rPr>
          <w:rFonts w:ascii="黑体" w:eastAsia="黑体" w:hAnsi="宋体" w:hint="eastAsia"/>
          <w:sz w:val="24"/>
        </w:rPr>
        <w:t>30．向评审委员会提供的资料</w:t>
      </w:r>
    </w:p>
    <w:p w:rsidR="00000000" w:rsidRPr="00B46272" w:rsidP="00B46272">
      <w:pPr>
        <w:ind w:firstLine="412" w:firstLineChars="196"/>
        <w:rPr>
          <w:rFonts w:ascii="宋体" w:hAnsi="宋体"/>
        </w:rPr>
      </w:pPr>
      <w:r w:rsidRPr="00B46272">
        <w:rPr>
          <w:rFonts w:ascii="宋体" w:hAnsi="宋体" w:hint="eastAsia"/>
        </w:rPr>
        <w:t>30.1公开发布的招标文件，包括图纸、服务清单、答疑文件等；</w:t>
      </w:r>
    </w:p>
    <w:p w:rsidR="00000000" w:rsidRPr="00B46272" w:rsidP="00B46272">
      <w:pPr>
        <w:ind w:firstLine="412" w:firstLineChars="196"/>
        <w:rPr>
          <w:rFonts w:ascii="宋体" w:hAnsi="宋体"/>
        </w:rPr>
      </w:pPr>
      <w:r w:rsidRPr="00B46272">
        <w:rPr>
          <w:rFonts w:ascii="宋体" w:hAnsi="宋体" w:hint="eastAsia"/>
        </w:rPr>
        <w:t>30.2其他评标必须的资料。</w:t>
      </w:r>
    </w:p>
    <w:p w:rsidR="00000000" w:rsidRPr="00B46272" w:rsidP="00B46272">
      <w:pPr>
        <w:ind w:firstLine="412" w:firstLineChars="196"/>
        <w:rPr>
          <w:rFonts w:ascii="宋体" w:hAnsi="宋体"/>
        </w:rPr>
      </w:pPr>
      <w:r w:rsidRPr="00B46272">
        <w:rPr>
          <w:rFonts w:ascii="宋体" w:hAnsi="宋体" w:hint="eastAsia"/>
        </w:rPr>
        <w:t>30.3</w:t>
      </w:r>
      <w:r w:rsidRPr="00B46272">
        <w:rPr>
          <w:rFonts w:ascii="宋体" w:hAnsi="宋体" w:hint="eastAsia"/>
          <w:szCs w:val="21"/>
        </w:rPr>
        <w:t>评审委员会</w:t>
      </w:r>
      <w:r w:rsidRPr="00B46272">
        <w:rPr>
          <w:rFonts w:ascii="宋体" w:hAnsi="宋体" w:hint="eastAsia"/>
        </w:rPr>
        <w:t>应当认真研究招标文件，至少应了解熟悉以下内容：</w:t>
      </w:r>
    </w:p>
    <w:p w:rsidR="00000000" w:rsidRPr="00B46272" w:rsidP="00B46272">
      <w:pPr>
        <w:ind w:firstLine="412" w:firstLineChars="196"/>
        <w:rPr>
          <w:rFonts w:ascii="宋体" w:hAnsi="宋体"/>
        </w:rPr>
      </w:pPr>
      <w:r w:rsidRPr="00B46272">
        <w:rPr>
          <w:rFonts w:ascii="宋体" w:hAnsi="宋体" w:hint="eastAsia"/>
        </w:rPr>
        <w:t>（1）招标的目的；</w:t>
      </w:r>
    </w:p>
    <w:p w:rsidR="00000000" w:rsidRPr="00B46272" w:rsidP="00B46272">
      <w:pPr>
        <w:ind w:firstLine="412" w:firstLineChars="196"/>
        <w:rPr>
          <w:rFonts w:ascii="宋体" w:hAnsi="宋体"/>
        </w:rPr>
      </w:pPr>
      <w:r w:rsidRPr="00B46272">
        <w:rPr>
          <w:rFonts w:ascii="宋体" w:hAnsi="宋体" w:hint="eastAsia"/>
        </w:rPr>
        <w:t>（2）招标项目需求的范围和性质；</w:t>
      </w:r>
    </w:p>
    <w:p w:rsidR="00000000" w:rsidRPr="00B46272" w:rsidP="00B46272">
      <w:pPr>
        <w:ind w:firstLine="412" w:firstLineChars="196"/>
        <w:rPr>
          <w:rFonts w:ascii="宋体" w:hAnsi="宋体"/>
        </w:rPr>
      </w:pPr>
      <w:r w:rsidRPr="00B46272">
        <w:rPr>
          <w:rFonts w:ascii="宋体" w:hAnsi="宋体" w:hint="eastAsia"/>
        </w:rPr>
        <w:t>（3）招标文件规定的投标人的资格、财政预算限额、商务条款；</w:t>
      </w:r>
    </w:p>
    <w:p w:rsidR="00000000" w:rsidRPr="00B46272" w:rsidP="00B46272">
      <w:pPr>
        <w:ind w:firstLine="412" w:firstLineChars="196"/>
        <w:rPr>
          <w:rFonts w:ascii="宋体" w:hAnsi="宋体"/>
        </w:rPr>
      </w:pPr>
      <w:r w:rsidRPr="00B46272">
        <w:rPr>
          <w:rFonts w:ascii="宋体" w:hAnsi="宋体" w:hint="eastAsia"/>
        </w:rPr>
        <w:t>（4）招标文件规定的评标程序、评标方法和评标因素；</w:t>
      </w:r>
    </w:p>
    <w:p w:rsidR="00000000" w:rsidRPr="00B46272" w:rsidP="00B46272">
      <w:pPr>
        <w:ind w:firstLine="412" w:firstLineChars="196"/>
        <w:rPr>
          <w:rFonts w:ascii="宋体" w:hAnsi="宋体"/>
        </w:rPr>
      </w:pPr>
      <w:r w:rsidRPr="00B46272">
        <w:rPr>
          <w:rFonts w:ascii="宋体" w:hAnsi="宋体" w:hint="eastAsia"/>
        </w:rPr>
        <w:t>（5）招标文件所列示的资格性审查表及符合性审查表。</w:t>
      </w:r>
    </w:p>
    <w:p w:rsidR="00000000" w:rsidRPr="00B46272" w:rsidP="00B46272">
      <w:pPr>
        <w:rPr>
          <w:rFonts w:ascii="黑体" w:eastAsia="黑体" w:hAnsi="宋体"/>
          <w:sz w:val="24"/>
        </w:rPr>
      </w:pPr>
      <w:r w:rsidRPr="00B46272">
        <w:rPr>
          <w:rFonts w:ascii="黑体" w:eastAsia="黑体" w:hAnsi="宋体" w:hint="eastAsia"/>
          <w:sz w:val="24"/>
        </w:rPr>
        <w:t>31．独立评审</w:t>
      </w:r>
    </w:p>
    <w:p w:rsidR="00000000" w:rsidRPr="00B46272" w:rsidP="00B46272">
      <w:pPr>
        <w:ind w:firstLine="412" w:firstLineChars="196"/>
        <w:rPr>
          <w:rFonts w:ascii="宋体" w:hAnsi="宋体"/>
          <w:bCs/>
        </w:rPr>
      </w:pPr>
      <w:r w:rsidRPr="00B46272">
        <w:rPr>
          <w:rFonts w:ascii="宋体" w:hAnsi="宋体" w:hint="eastAsia"/>
          <w:bCs/>
        </w:rPr>
        <w:t>3</w:t>
      </w:r>
      <w:r w:rsidRPr="00B46272">
        <w:rPr>
          <w:rFonts w:ascii="宋体" w:hAnsi="宋体"/>
          <w:bCs/>
        </w:rPr>
        <w:t>1</w:t>
      </w:r>
      <w:r w:rsidRPr="00B46272">
        <w:rPr>
          <w:rFonts w:ascii="宋体" w:hAnsi="宋体" w:hint="eastAsia"/>
          <w:bCs/>
        </w:rPr>
        <w:t>.1</w:t>
      </w:r>
      <w:r w:rsidRPr="00B46272">
        <w:rPr>
          <w:rFonts w:ascii="宋体" w:hAnsi="宋体" w:hint="eastAsia"/>
          <w:szCs w:val="21"/>
        </w:rPr>
        <w:t>评审委员会</w:t>
      </w:r>
      <w:r w:rsidRPr="00B46272">
        <w:rPr>
          <w:rFonts w:ascii="宋体" w:hAnsi="宋体" w:hint="eastAsia"/>
          <w:bCs/>
        </w:rPr>
        <w:t>成员的评标活动应当独立进行，并应遵循投标文件初审、澄清有关问题、比较与评价、确定中标供应商、编写评审报告的工作程序。</w:t>
      </w:r>
    </w:p>
    <w:p w:rsidR="00000000" w:rsidRPr="00B46272" w:rsidP="00B46272">
      <w:pPr>
        <w:ind w:firstLine="412" w:firstLineChars="196"/>
        <w:rPr>
          <w:rFonts w:ascii="宋体" w:hAnsi="宋体"/>
          <w:bCs/>
          <w:szCs w:val="21"/>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评审程序及评审方法</w:t>
      </w:r>
    </w:p>
    <w:p w:rsidR="00000000" w:rsidRPr="00B46272" w:rsidP="00B46272">
      <w:pPr>
        <w:rPr>
          <w:rFonts w:ascii="黑体" w:eastAsia="黑体" w:hAnsi="宋体"/>
          <w:sz w:val="24"/>
        </w:rPr>
      </w:pPr>
      <w:r w:rsidRPr="00B46272">
        <w:rPr>
          <w:rFonts w:ascii="黑体" w:eastAsia="黑体" w:hAnsi="宋体" w:hint="eastAsia"/>
          <w:sz w:val="24"/>
        </w:rPr>
        <w:t>32．投标文件初审</w:t>
      </w:r>
    </w:p>
    <w:p w:rsidR="00000000" w:rsidRPr="00B46272" w:rsidP="00B46272">
      <w:pPr>
        <w:ind w:firstLine="412" w:firstLineChars="196"/>
        <w:rPr>
          <w:rFonts w:ascii="宋体" w:hAnsi="宋体"/>
        </w:rPr>
      </w:pPr>
      <w:r w:rsidRPr="00B46272">
        <w:rPr>
          <w:rFonts w:ascii="宋体" w:hAnsi="宋体" w:hint="eastAsia"/>
        </w:rPr>
        <w:t>32.1投标文件初审包括资格性审查和符合性审查。</w:t>
      </w:r>
    </w:p>
    <w:p w:rsidR="00000000" w:rsidRPr="00B46272" w:rsidP="00B46272">
      <w:pPr>
        <w:ind w:firstLine="412" w:firstLineChars="196"/>
        <w:rPr>
          <w:rFonts w:ascii="宋体" w:hAnsi="宋体"/>
        </w:rPr>
      </w:pPr>
      <w:r w:rsidRPr="00B46272">
        <w:rPr>
          <w:rFonts w:ascii="宋体" w:hAnsi="宋体" w:hint="eastAsia"/>
        </w:rPr>
        <w:t>资格性审查：依据法律法规和招标文件的规定，对投标文件中的资格证明等进行审查，以确定投标供应商是否具备投标资格。</w:t>
      </w:r>
    </w:p>
    <w:p w:rsidR="00000000" w:rsidRPr="00B46272" w:rsidP="00B46272">
      <w:pPr>
        <w:ind w:firstLine="412" w:firstLineChars="196"/>
        <w:rPr>
          <w:rFonts w:ascii="宋体" w:hAnsi="宋体"/>
        </w:rPr>
      </w:pPr>
      <w:r w:rsidRPr="00B46272">
        <w:rPr>
          <w:rFonts w:ascii="宋体" w:hAnsi="宋体" w:hint="eastAsia"/>
        </w:rPr>
        <w:t>符合性审查：依据招标文件的规定，对投标文件的有效性、完整性和对招标文件的响应程度进行审查，以确定是否满足符合性审查的要求。</w:t>
      </w:r>
    </w:p>
    <w:p w:rsidR="00000000" w:rsidRPr="00B46272" w:rsidP="00B46272">
      <w:pPr>
        <w:ind w:firstLine="412" w:firstLineChars="196"/>
        <w:rPr>
          <w:rFonts w:ascii="宋体" w:hAnsi="宋体"/>
        </w:rPr>
      </w:pPr>
      <w:r w:rsidRPr="00B46272">
        <w:rPr>
          <w:rFonts w:ascii="宋体" w:hAnsi="宋体" w:hint="eastAsia"/>
        </w:rPr>
        <w:t>32.2 投标文件初审内容请详见《资格性审查表》和《符合性审查表》部分。投标人若有一条审查不通过则按投标无效处理。</w:t>
      </w:r>
    </w:p>
    <w:p w:rsidR="00000000" w:rsidRPr="00B46272" w:rsidP="00B46272">
      <w:pPr>
        <w:ind w:firstLine="412" w:firstLineChars="196"/>
        <w:rPr>
          <w:rFonts w:ascii="宋体" w:hAnsi="宋体"/>
          <w:bCs/>
        </w:rPr>
      </w:pPr>
      <w:r w:rsidRPr="00B46272">
        <w:rPr>
          <w:rFonts w:ascii="宋体" w:hAnsi="宋体" w:hint="eastAsia"/>
          <w:bCs/>
        </w:rPr>
        <w:t>32.3 投标文件初审中关于供应商家数的计算:</w:t>
      </w:r>
    </w:p>
    <w:p w:rsidR="00000000" w:rsidRPr="00B46272" w:rsidP="00B46272">
      <w:pPr>
        <w:ind w:firstLine="412" w:firstLineChars="196"/>
        <w:rPr>
          <w:rFonts w:ascii="宋体" w:hAnsi="宋体"/>
          <w:bCs/>
        </w:rPr>
      </w:pPr>
      <w:r w:rsidRPr="00B46272">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000000" w:rsidRPr="00B46272" w:rsidP="00B46272">
      <w:pPr>
        <w:ind w:firstLine="412" w:firstLineChars="196"/>
        <w:rPr>
          <w:rFonts w:ascii="宋体" w:hAnsi="宋体"/>
          <w:bCs/>
        </w:rPr>
      </w:pPr>
      <w:r w:rsidRPr="00B46272">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sidRPr="00B46272">
        <w:rPr>
          <w:rFonts w:ascii="宋体" w:hAnsi="宋体" w:hint="eastAsia"/>
          <w:bCs/>
          <w:szCs w:val="21"/>
        </w:rPr>
        <w:t>评审委员会</w:t>
      </w:r>
      <w:r w:rsidRPr="00B46272">
        <w:rPr>
          <w:rFonts w:ascii="宋体" w:hAnsi="宋体" w:hint="eastAsia"/>
          <w:bCs/>
        </w:rPr>
        <w:t>按照招标文件规定的方式确定一个投标人获得中标人推荐资格，招标文件未规定的采取随机抽取方式确定，其他同品牌投标人不作为中标候选人。</w:t>
      </w:r>
    </w:p>
    <w:p w:rsidR="00000000" w:rsidRPr="00B46272" w:rsidP="00B46272">
      <w:pPr>
        <w:ind w:firstLine="412" w:firstLineChars="196"/>
        <w:rPr>
          <w:rFonts w:ascii="宋体" w:hAnsi="宋体"/>
          <w:bCs/>
        </w:rPr>
      </w:pPr>
      <w:r w:rsidRPr="00B46272">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000000" w:rsidRPr="00B46272" w:rsidP="00B46272">
      <w:pPr>
        <w:ind w:firstLine="412" w:firstLineChars="196"/>
        <w:rPr>
          <w:rFonts w:ascii="宋体" w:hAnsi="宋体"/>
        </w:rPr>
      </w:pPr>
      <w:r w:rsidRPr="00B46272">
        <w:rPr>
          <w:rFonts w:ascii="宋体" w:hAnsi="宋体" w:hint="eastAsia"/>
        </w:rPr>
        <w:t>32.4投标人投标文件作无效处理的情形，具体包括但不限于以下：</w:t>
      </w:r>
    </w:p>
    <w:p w:rsidR="00000000" w:rsidRPr="00B46272" w:rsidP="00B46272">
      <w:pPr>
        <w:ind w:firstLine="412" w:firstLineChars="196"/>
      </w:pPr>
      <w:r w:rsidRPr="00B46272">
        <w:rPr>
          <w:rFonts w:ascii="宋体" w:hAnsi="宋体" w:hint="eastAsia"/>
        </w:rPr>
        <w:t>32.4.1</w:t>
      </w:r>
      <w:r w:rsidRPr="00B46272">
        <w:rPr>
          <w:rFonts w:hint="eastAsia"/>
        </w:rPr>
        <w:t>不同投标人的投标文件由同一单位或者同一个人编制，或者由同一个人分阶段参与编制；</w:t>
      </w:r>
    </w:p>
    <w:p w:rsidR="00000000" w:rsidRPr="00B46272" w:rsidP="00B46272">
      <w:pPr>
        <w:ind w:firstLine="412" w:firstLineChars="196"/>
      </w:pPr>
      <w:r w:rsidRPr="00B46272">
        <w:rPr>
          <w:rFonts w:ascii="宋体" w:hAnsi="宋体"/>
        </w:rPr>
        <w:t>32.4.</w:t>
      </w:r>
      <w:r w:rsidRPr="00B46272">
        <w:rPr>
          <w:rFonts w:ascii="宋体" w:hAnsi="宋体" w:hint="eastAsia"/>
        </w:rPr>
        <w:t>2</w:t>
      </w:r>
      <w:r w:rsidRPr="00B46272">
        <w:rPr>
          <w:rFonts w:hint="eastAsia"/>
        </w:rPr>
        <w:t>不同投标人委托同一单位或者个人办理投标事宜；</w:t>
      </w:r>
    </w:p>
    <w:p w:rsidR="00000000" w:rsidRPr="00B46272" w:rsidP="00B46272">
      <w:pPr>
        <w:ind w:firstLine="412" w:firstLineChars="196"/>
        <w:rPr>
          <w:rFonts w:ascii="宋体" w:hAnsi="宋体"/>
        </w:rPr>
      </w:pPr>
      <w:r w:rsidRPr="00B46272">
        <w:rPr>
          <w:rFonts w:ascii="宋体" w:hAnsi="宋体" w:hint="eastAsia"/>
        </w:rPr>
        <w:t>32.4.3不同投标人的投标文件载明的项目管理成员或者联系人员为同一人；</w:t>
      </w:r>
    </w:p>
    <w:p w:rsidR="00000000" w:rsidRPr="00B46272" w:rsidP="00B46272">
      <w:pPr>
        <w:ind w:firstLine="412" w:firstLineChars="196"/>
        <w:rPr>
          <w:rFonts w:ascii="宋体" w:hAnsi="宋体"/>
        </w:rPr>
      </w:pPr>
      <w:r w:rsidRPr="00B46272">
        <w:rPr>
          <w:rFonts w:ascii="宋体" w:hAnsi="宋体" w:hint="eastAsia"/>
        </w:rPr>
        <w:t>32.4.4不同投标人的投标文件异常一致或者投标报价呈规律性差异；</w:t>
      </w:r>
    </w:p>
    <w:p w:rsidR="00000000" w:rsidRPr="00B46272" w:rsidP="00B46272">
      <w:pPr>
        <w:ind w:firstLine="412" w:firstLineChars="196"/>
        <w:rPr>
          <w:rFonts w:ascii="宋体" w:hAnsi="宋体"/>
        </w:rPr>
      </w:pPr>
      <w:r w:rsidRPr="00B46272">
        <w:rPr>
          <w:rFonts w:ascii="宋体" w:hAnsi="宋体" w:hint="eastAsia"/>
        </w:rPr>
        <w:t>32.4.5</w:t>
      </w:r>
      <w:r w:rsidRPr="00B46272">
        <w:rPr>
          <w:rFonts w:ascii="宋体" w:hAnsi="宋体"/>
        </w:rPr>
        <w:t>不同投标供应商的投标文件或部分投标文件相互混装</w:t>
      </w:r>
      <w:r w:rsidRPr="00B46272">
        <w:rPr>
          <w:rFonts w:ascii="宋体" w:hAnsi="宋体" w:hint="eastAsia"/>
        </w:rPr>
        <w:t>；</w:t>
      </w:r>
    </w:p>
    <w:p w:rsidR="00000000" w:rsidRPr="00B46272" w:rsidP="00B46272">
      <w:pPr>
        <w:ind w:firstLine="412" w:firstLineChars="196"/>
        <w:rPr>
          <w:rFonts w:ascii="宋体" w:hAnsi="宋体"/>
        </w:rPr>
      </w:pPr>
      <w:r w:rsidRPr="00B46272">
        <w:rPr>
          <w:rFonts w:ascii="宋体" w:hAnsi="宋体" w:hint="eastAsia"/>
        </w:rPr>
        <w:t>32.4.6投标供应商之间相互约定给予未中标的供应商利益补偿；</w:t>
      </w:r>
    </w:p>
    <w:p w:rsidR="00000000" w:rsidRPr="00B46272" w:rsidP="00B46272">
      <w:pPr>
        <w:ind w:firstLine="412" w:firstLineChars="196"/>
        <w:rPr>
          <w:rFonts w:ascii="宋体" w:hAnsi="宋体"/>
        </w:rPr>
      </w:pPr>
      <w:r w:rsidRPr="00B46272">
        <w:rPr>
          <w:rFonts w:ascii="宋体" w:hAnsi="宋体" w:hint="eastAsia"/>
        </w:rPr>
        <w:t>32.4.7不同投标供应商的法定代表人、主要经营负责人、项目投标授权代表人、项目负责人、主要技术人员为同一人、属同一单位或者同一单位缴纳社会保险；</w:t>
      </w:r>
    </w:p>
    <w:p w:rsidR="00000000" w:rsidRPr="00B46272" w:rsidP="00B46272">
      <w:pPr>
        <w:ind w:firstLine="412" w:firstLineChars="196"/>
        <w:rPr>
          <w:rFonts w:ascii="宋体" w:hAnsi="宋体"/>
        </w:rPr>
      </w:pPr>
      <w:r w:rsidRPr="00B46272">
        <w:rPr>
          <w:rFonts w:ascii="宋体" w:hAnsi="宋体" w:hint="eastAsia"/>
        </w:rPr>
        <w:t>32.4.8不同投标供应商的投标文件内容存在非正常一致；</w:t>
      </w:r>
    </w:p>
    <w:p w:rsidR="00000000" w:rsidRPr="00B46272" w:rsidP="00B46272">
      <w:pPr>
        <w:ind w:firstLine="412" w:firstLineChars="196"/>
        <w:rPr>
          <w:rFonts w:ascii="宋体" w:hAnsi="宋体"/>
        </w:rPr>
      </w:pPr>
      <w:r w:rsidRPr="00B46272">
        <w:rPr>
          <w:rFonts w:ascii="宋体" w:hAnsi="宋体" w:hint="eastAsia"/>
        </w:rPr>
        <w:t>32.4.9在同一单位工作人员为两家以上（含两家）供应商进行同一项投标活动；</w:t>
      </w:r>
    </w:p>
    <w:p w:rsidR="00000000" w:rsidRPr="00B46272" w:rsidP="00B46272">
      <w:pPr>
        <w:ind w:firstLine="412" w:firstLineChars="196"/>
        <w:rPr>
          <w:rFonts w:ascii="宋体" w:hAnsi="宋体"/>
        </w:rPr>
      </w:pPr>
      <w:r w:rsidRPr="00B46272">
        <w:rPr>
          <w:rFonts w:ascii="宋体" w:hAnsi="宋体" w:hint="eastAsia"/>
        </w:rPr>
        <w:t>32.4.10主管部门依照法律、法规认定的其他情形。</w:t>
      </w:r>
    </w:p>
    <w:p w:rsidR="00000000" w:rsidRPr="00B46272" w:rsidP="00B46272">
      <w:pPr>
        <w:rPr>
          <w:rFonts w:ascii="宋体" w:hAnsi="宋体"/>
        </w:rPr>
      </w:pPr>
      <w:r w:rsidRPr="00B46272">
        <w:rPr>
          <w:rFonts w:ascii="宋体" w:hAnsi="宋体" w:hint="eastAsia"/>
        </w:rPr>
        <w:t>32.5对不属于《资格性审查表》和《符合性审查表》所列的其他情形，除专用条款另有规定和32.4条款所列情形外，不得作为投标无效的理由。</w:t>
      </w:r>
    </w:p>
    <w:p w:rsidR="00000000" w:rsidRPr="00B46272" w:rsidP="00B46272">
      <w:pPr>
        <w:rPr>
          <w:rFonts w:ascii="黑体" w:eastAsia="黑体" w:hAnsi="宋体"/>
          <w:sz w:val="24"/>
        </w:rPr>
      </w:pPr>
      <w:r w:rsidRPr="00B46272">
        <w:rPr>
          <w:rFonts w:ascii="黑体" w:eastAsia="黑体" w:hAnsi="宋体" w:hint="eastAsia"/>
          <w:sz w:val="24"/>
        </w:rPr>
        <w:t>33．澄清有关问题</w:t>
      </w:r>
    </w:p>
    <w:p w:rsidR="00000000" w:rsidRPr="00B46272" w:rsidP="00B46272">
      <w:pPr>
        <w:ind w:firstLine="412" w:firstLineChars="196"/>
        <w:rPr>
          <w:rFonts w:ascii="宋体" w:hAnsi="宋体"/>
        </w:rPr>
      </w:pPr>
      <w:bookmarkStart w:id="106" w:name="_Hlk71407321"/>
      <w:r w:rsidRPr="00B46272">
        <w:rPr>
          <w:rFonts w:ascii="宋体" w:hAnsi="宋体" w:hint="eastAsia"/>
        </w:rPr>
        <w:t>3</w:t>
      </w:r>
      <w:r w:rsidRPr="00B46272">
        <w:rPr>
          <w:rFonts w:ascii="宋体" w:hAnsi="宋体"/>
        </w:rPr>
        <w:t>3.1</w:t>
      </w:r>
      <w:r w:rsidRPr="00B46272">
        <w:rPr>
          <w:rFonts w:ascii="宋体" w:hAnsi="宋体" w:hint="eastAsia"/>
        </w:rPr>
        <w:t>对招标文件中描述有歧义或前后不一致的地方（不含</w:t>
      </w:r>
      <w:r w:rsidRPr="00B46272">
        <w:rPr>
          <w:szCs w:val="21"/>
        </w:rPr>
        <w:t>招标文件存在歧义、重大缺陷导致评</w:t>
      </w:r>
      <w:r w:rsidRPr="00B46272">
        <w:rPr>
          <w:rFonts w:hint="eastAsia"/>
          <w:szCs w:val="21"/>
        </w:rPr>
        <w:t>审</w:t>
      </w:r>
      <w:r w:rsidRPr="00B46272">
        <w:rPr>
          <w:szCs w:val="21"/>
        </w:rPr>
        <w:t>工作无法进行</w:t>
      </w:r>
      <w:r w:rsidRPr="00B46272">
        <w:rPr>
          <w:rFonts w:hint="eastAsia"/>
          <w:szCs w:val="21"/>
        </w:rPr>
        <w:t>的情况）</w:t>
      </w:r>
      <w:r w:rsidRPr="00B46272">
        <w:rPr>
          <w:rFonts w:ascii="宋体" w:hAnsi="宋体" w:hint="eastAsia"/>
        </w:rPr>
        <w:t>，评审委员会有权进行评判，但对同一条款的评判应适用于每个投标人。</w:t>
      </w:r>
      <w:bookmarkEnd w:id="106"/>
    </w:p>
    <w:p w:rsidR="00000000" w:rsidRPr="00B46272" w:rsidP="00B46272">
      <w:pPr>
        <w:ind w:firstLine="412" w:firstLineChars="196"/>
        <w:rPr>
          <w:rFonts w:ascii="宋体" w:hAnsi="宋体"/>
        </w:rPr>
      </w:pPr>
      <w:r w:rsidRPr="00B46272">
        <w:rPr>
          <w:rFonts w:ascii="宋体" w:hAnsi="宋体" w:hint="eastAsia"/>
        </w:rPr>
        <w:t>3</w:t>
      </w:r>
      <w:r w:rsidRPr="00B46272">
        <w:rPr>
          <w:rFonts w:ascii="宋体" w:hAnsi="宋体"/>
        </w:rPr>
        <w:t>3.2</w:t>
      </w:r>
      <w:r w:rsidRPr="00B46272">
        <w:rPr>
          <w:szCs w:val="21"/>
        </w:rPr>
        <w:t>评</w:t>
      </w:r>
      <w:r w:rsidRPr="00B46272">
        <w:rPr>
          <w:rFonts w:hint="eastAsia"/>
          <w:szCs w:val="21"/>
        </w:rPr>
        <w:t>审</w:t>
      </w:r>
      <w:r w:rsidRPr="00B46272">
        <w:rPr>
          <w:szCs w:val="21"/>
        </w:rPr>
        <w:t>委员会发现招标文件存在歧义、重大缺陷导致评</w:t>
      </w:r>
      <w:r w:rsidRPr="00B46272">
        <w:rPr>
          <w:rFonts w:hint="eastAsia"/>
          <w:szCs w:val="21"/>
        </w:rPr>
        <w:t>审</w:t>
      </w:r>
      <w:r w:rsidRPr="00B46272">
        <w:rPr>
          <w:szCs w:val="21"/>
        </w:rPr>
        <w:t>工作无法进行，或者招标文件内容违反国家有关强制性规定的，应当停止评</w:t>
      </w:r>
      <w:r w:rsidRPr="00B46272">
        <w:rPr>
          <w:rFonts w:hint="eastAsia"/>
          <w:szCs w:val="21"/>
        </w:rPr>
        <w:t>审</w:t>
      </w:r>
      <w:r w:rsidRPr="00B46272">
        <w:rPr>
          <w:szCs w:val="21"/>
        </w:rPr>
        <w:t>工作，与</w:t>
      </w:r>
      <w:r w:rsidRPr="00B46272">
        <w:rPr>
          <w:rFonts w:hint="eastAsia"/>
          <w:szCs w:val="21"/>
        </w:rPr>
        <w:t>政府集中采购机构</w:t>
      </w:r>
      <w:r w:rsidRPr="00B46272">
        <w:rPr>
          <w:szCs w:val="21"/>
        </w:rPr>
        <w:t>沟通并作书面记录。</w:t>
      </w:r>
      <w:r w:rsidRPr="00B46272">
        <w:rPr>
          <w:rFonts w:hint="eastAsia"/>
          <w:szCs w:val="21"/>
        </w:rPr>
        <w:t>经</w:t>
      </w:r>
      <w:r w:rsidRPr="00B46272">
        <w:rPr>
          <w:szCs w:val="21"/>
        </w:rPr>
        <w:t>确认后，</w:t>
      </w:r>
      <w:r w:rsidRPr="00B46272">
        <w:rPr>
          <w:rFonts w:hint="eastAsia"/>
          <w:szCs w:val="21"/>
        </w:rPr>
        <w:t>项目</w:t>
      </w:r>
      <w:r w:rsidRPr="00B46272">
        <w:rPr>
          <w:szCs w:val="21"/>
        </w:rPr>
        <w:t>应当修改招标文件，重新组织采购活动。</w:t>
      </w:r>
    </w:p>
    <w:p w:rsidR="00000000" w:rsidRPr="00B46272" w:rsidP="00B46272">
      <w:pPr>
        <w:ind w:firstLine="412" w:firstLineChars="196"/>
        <w:rPr>
          <w:rFonts w:ascii="宋体" w:hAnsi="宋体"/>
          <w:color w:val="FF0000"/>
          <w:highlight w:val="yellow"/>
        </w:rPr>
      </w:pPr>
      <w:r w:rsidRPr="00B46272">
        <w:rPr>
          <w:rFonts w:ascii="宋体" w:hAnsi="宋体"/>
          <w:color w:val="FF0000"/>
          <w:highlight w:val="yellow"/>
        </w:rPr>
        <w:t>33.3</w:t>
      </w:r>
      <w:r w:rsidRPr="00B46272">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000000" w:rsidRPr="00B46272" w:rsidP="00B46272">
      <w:pPr>
        <w:ind w:firstLine="412" w:firstLineChars="196"/>
        <w:rPr>
          <w:rFonts w:ascii="宋体" w:hAnsi="宋体"/>
        </w:rPr>
      </w:pPr>
      <w:r w:rsidRPr="00B46272">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000000" w:rsidRPr="00B46272" w:rsidP="00B46272">
      <w:pPr>
        <w:ind w:firstLine="412" w:firstLineChars="196"/>
        <w:rPr>
          <w:rFonts w:ascii="宋体" w:hAnsi="宋体"/>
          <w:szCs w:val="21"/>
        </w:rPr>
      </w:pPr>
      <w:r w:rsidRPr="00B46272">
        <w:rPr>
          <w:rFonts w:ascii="宋体" w:hAnsi="宋体" w:hint="eastAsia"/>
          <w:szCs w:val="21"/>
        </w:rPr>
        <w:t>根据本通用条款第34条，凡属于评审委员会在评审中发现的算术错误进行核实的修改不在此列。</w:t>
      </w:r>
    </w:p>
    <w:p w:rsidR="00000000" w:rsidRPr="00B46272" w:rsidP="00B46272">
      <w:pPr>
        <w:rPr>
          <w:rFonts w:ascii="黑体" w:eastAsia="黑体" w:hAnsi="宋体"/>
          <w:sz w:val="24"/>
        </w:rPr>
      </w:pPr>
      <w:bookmarkStart w:id="107" w:name="_Toc73517673"/>
      <w:bookmarkStart w:id="108" w:name="_Toc73521581"/>
      <w:bookmarkStart w:id="109" w:name="_Toc73518151"/>
      <w:bookmarkStart w:id="110" w:name="_Toc73521669"/>
      <w:bookmarkStart w:id="111" w:name="_Toc100052400"/>
      <w:r w:rsidRPr="00B46272">
        <w:rPr>
          <w:rFonts w:ascii="黑体" w:eastAsia="黑体" w:hAnsi="宋体" w:hint="eastAsia"/>
          <w:sz w:val="24"/>
        </w:rPr>
        <w:t>34．错误的修正</w:t>
      </w:r>
      <w:bookmarkEnd w:id="107"/>
      <w:bookmarkEnd w:id="108"/>
      <w:bookmarkEnd w:id="109"/>
      <w:bookmarkEnd w:id="110"/>
      <w:bookmarkEnd w:id="111"/>
    </w:p>
    <w:p w:rsidR="00000000" w:rsidRPr="00B46272" w:rsidP="00B46272">
      <w:pPr>
        <w:ind w:firstLine="412" w:firstLineChars="196"/>
        <w:rPr>
          <w:rFonts w:ascii="宋体" w:hAnsi="宋体"/>
          <w:szCs w:val="21"/>
        </w:rPr>
      </w:pPr>
      <w:r w:rsidRPr="00B46272">
        <w:rPr>
          <w:rFonts w:ascii="宋体" w:hAnsi="宋体" w:hint="eastAsia"/>
          <w:szCs w:val="21"/>
        </w:rPr>
        <w:t>投标文件报价出现前后不一致的，除专用条款另有规定外，按照下列规定修正：</w:t>
      </w:r>
    </w:p>
    <w:p w:rsidR="00000000" w:rsidRPr="00B46272" w:rsidP="00B46272">
      <w:pPr>
        <w:ind w:firstLine="412" w:firstLineChars="196"/>
        <w:rPr>
          <w:rFonts w:ascii="宋体" w:hAnsi="宋体"/>
          <w:szCs w:val="21"/>
        </w:rPr>
      </w:pPr>
      <w:r w:rsidRPr="00B46272">
        <w:rPr>
          <w:rFonts w:ascii="宋体" w:hAnsi="宋体" w:hint="eastAsia"/>
          <w:szCs w:val="21"/>
        </w:rPr>
        <w:t>34.1投标文件中开标一览表投标报价内容与投标文件中投标报价相应内容不一致的，以开标一览表为准；</w:t>
      </w:r>
    </w:p>
    <w:p w:rsidR="00000000" w:rsidRPr="00B46272" w:rsidP="00B46272">
      <w:pPr>
        <w:ind w:firstLine="412" w:firstLineChars="196"/>
        <w:rPr>
          <w:rFonts w:ascii="宋体" w:hAnsi="宋体"/>
          <w:szCs w:val="21"/>
        </w:rPr>
      </w:pPr>
      <w:r w:rsidRPr="00B46272">
        <w:rPr>
          <w:rFonts w:ascii="宋体" w:hAnsi="宋体" w:hint="eastAsia"/>
          <w:szCs w:val="21"/>
        </w:rPr>
        <w:t>34.2大写金额和小写金额不一致的，以大写金额为准；</w:t>
      </w:r>
    </w:p>
    <w:p w:rsidR="00000000" w:rsidRPr="00B46272" w:rsidP="00B46272">
      <w:pPr>
        <w:ind w:firstLine="412" w:firstLineChars="196"/>
        <w:rPr>
          <w:rFonts w:ascii="宋体" w:hAnsi="宋体"/>
          <w:szCs w:val="21"/>
        </w:rPr>
      </w:pPr>
      <w:r w:rsidRPr="00B46272">
        <w:rPr>
          <w:rFonts w:ascii="宋体" w:hAnsi="宋体" w:hint="eastAsia"/>
          <w:szCs w:val="21"/>
        </w:rPr>
        <w:t>34.3单价金额小数点或者百分比有明显错位，以开标一览表的总价为准，并修改单价；</w:t>
      </w:r>
    </w:p>
    <w:p w:rsidR="00000000" w:rsidRPr="00B46272" w:rsidP="00B46272">
      <w:pPr>
        <w:ind w:firstLine="412" w:firstLineChars="196"/>
        <w:rPr>
          <w:rFonts w:ascii="宋体" w:hAnsi="宋体"/>
          <w:szCs w:val="21"/>
        </w:rPr>
      </w:pPr>
      <w:r w:rsidRPr="00B46272">
        <w:rPr>
          <w:rFonts w:ascii="宋体" w:hAnsi="宋体" w:hint="eastAsia"/>
          <w:szCs w:val="21"/>
        </w:rPr>
        <w:t>34.4总价金额与按单价汇总金额不一致的，以单价金额计算结果为准。</w:t>
      </w:r>
    </w:p>
    <w:p w:rsidR="00000000" w:rsidRPr="00B46272" w:rsidP="00B46272">
      <w:pPr>
        <w:ind w:firstLine="412" w:firstLineChars="196"/>
        <w:rPr>
          <w:rFonts w:ascii="宋体" w:hAnsi="宋体"/>
          <w:szCs w:val="21"/>
        </w:rPr>
      </w:pPr>
      <w:r w:rsidRPr="00B46272">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000000" w:rsidRPr="00B46272" w:rsidP="00B46272">
      <w:pPr>
        <w:rPr>
          <w:rFonts w:ascii="黑体" w:eastAsia="黑体" w:hAnsi="宋体"/>
          <w:sz w:val="24"/>
        </w:rPr>
      </w:pPr>
      <w:r w:rsidRPr="00B46272">
        <w:rPr>
          <w:rFonts w:ascii="黑体" w:eastAsia="黑体" w:hAnsi="宋体" w:hint="eastAsia"/>
          <w:sz w:val="24"/>
        </w:rPr>
        <w:t>35．投标文件的比较与评价</w:t>
      </w:r>
    </w:p>
    <w:p w:rsidR="00000000" w:rsidRPr="00B46272" w:rsidP="00B46272">
      <w:pPr>
        <w:ind w:firstLine="412" w:firstLineChars="196"/>
        <w:rPr>
          <w:rFonts w:ascii="宋体" w:hAnsi="宋体"/>
          <w:szCs w:val="21"/>
        </w:rPr>
      </w:pPr>
      <w:r w:rsidRPr="00B46272">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000000" w:rsidRPr="00B46272" w:rsidP="00B46272">
      <w:pPr>
        <w:ind w:firstLine="412" w:firstLineChars="196"/>
        <w:rPr>
          <w:rFonts w:ascii="宋体" w:hAnsi="宋体"/>
          <w:b/>
          <w:bCs/>
          <w:szCs w:val="21"/>
        </w:rPr>
      </w:pPr>
      <w:r w:rsidRPr="00B46272">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000000" w:rsidRPr="00B46272" w:rsidP="00B46272">
      <w:pPr>
        <w:rPr>
          <w:rFonts w:ascii="黑体" w:eastAsia="黑体" w:hAnsi="宋体"/>
          <w:sz w:val="24"/>
        </w:rPr>
      </w:pPr>
      <w:r w:rsidRPr="00B46272">
        <w:rPr>
          <w:rFonts w:ascii="黑体" w:eastAsia="黑体" w:hAnsi="宋体" w:hint="eastAsia"/>
          <w:sz w:val="24"/>
        </w:rPr>
        <w:t>36. 实地考察或资料查验</w:t>
      </w:r>
    </w:p>
    <w:p w:rsidR="00000000" w:rsidRPr="00B46272" w:rsidP="00B46272">
      <w:pPr>
        <w:ind w:firstLine="412" w:firstLineChars="196"/>
        <w:rPr>
          <w:rFonts w:ascii="宋体" w:hAnsi="宋体"/>
          <w:szCs w:val="21"/>
        </w:rPr>
      </w:pPr>
      <w:r w:rsidRPr="00B46272">
        <w:rPr>
          <w:rFonts w:ascii="宋体" w:hAnsi="宋体" w:hint="eastAsia"/>
          <w:szCs w:val="21"/>
        </w:rPr>
        <w:t>36.1在评审过程中，评审委员会有权决定是否对本项目投标人进行实地考察或资料查验（原件）。投标人应随时做好接受实地考察或资料查验的准备。</w:t>
      </w:r>
    </w:p>
    <w:p w:rsidR="00000000" w:rsidRPr="00B46272" w:rsidP="00B46272">
      <w:pPr>
        <w:rPr>
          <w:rFonts w:ascii="黑体" w:eastAsia="黑体" w:hAnsi="宋体"/>
          <w:sz w:val="24"/>
        </w:rPr>
      </w:pPr>
      <w:r w:rsidRPr="00B46272">
        <w:rPr>
          <w:rFonts w:ascii="黑体" w:eastAsia="黑体" w:hAnsi="宋体" w:hint="eastAsia"/>
          <w:sz w:val="24"/>
        </w:rPr>
        <w:t>37．评审方法</w:t>
      </w:r>
    </w:p>
    <w:p w:rsidR="00000000" w:rsidRPr="00B46272" w:rsidP="00B46272">
      <w:pPr>
        <w:ind w:firstLine="412" w:firstLineChars="196"/>
        <w:rPr>
          <w:rFonts w:ascii="宋体" w:hAnsi="宋体"/>
          <w:b/>
          <w:bCs/>
          <w:szCs w:val="21"/>
        </w:rPr>
      </w:pPr>
      <w:r w:rsidRPr="00B46272">
        <w:rPr>
          <w:rFonts w:ascii="宋体" w:hAnsi="宋体" w:hint="eastAsia"/>
          <w:b/>
          <w:bCs/>
          <w:szCs w:val="21"/>
        </w:rPr>
        <w:t>37.1.1最低价法</w:t>
      </w:r>
    </w:p>
    <w:p w:rsidR="00000000" w:rsidRPr="00B46272" w:rsidP="00B46272">
      <w:pPr>
        <w:ind w:firstLine="412" w:firstLineChars="196"/>
        <w:rPr>
          <w:rFonts w:ascii="ˎ̥" w:hAnsi="ˎ̥"/>
        </w:rPr>
      </w:pPr>
      <w:bookmarkStart w:id="112" w:name="_Hlk72438142"/>
      <w:r w:rsidRPr="00B46272">
        <w:rPr>
          <w:rFonts w:ascii="ˎ̥" w:hAnsi="ˎ̥"/>
        </w:rPr>
        <w:t>最低价法，</w:t>
      </w:r>
      <w:r w:rsidRPr="00B46272">
        <w:rPr>
          <w:rFonts w:ascii="ˎ̥" w:hAnsi="ˎ̥" w:hint="eastAsia"/>
        </w:rPr>
        <w:t>是指投标文件满足招标文件全部实质性要求，且投标报价最低的投标人为中标候选人的评标方法。</w:t>
      </w:r>
    </w:p>
    <w:p w:rsidR="00000000" w:rsidRPr="00B46272" w:rsidP="00B46272">
      <w:pPr>
        <w:ind w:firstLine="412" w:firstLineChars="196"/>
        <w:rPr>
          <w:rFonts w:ascii="ˎ̥" w:hAnsi="ˎ̥"/>
        </w:rPr>
      </w:pPr>
      <w:r w:rsidRPr="00B46272">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000000" w:rsidRPr="00B46272" w:rsidP="00B46272">
      <w:pPr>
        <w:ind w:firstLine="412" w:firstLineChars="196"/>
        <w:rPr>
          <w:rFonts w:ascii="宋体" w:hAnsi="宋体"/>
          <w:b/>
          <w:bCs/>
          <w:szCs w:val="21"/>
        </w:rPr>
      </w:pPr>
      <w:r w:rsidRPr="00B46272">
        <w:rPr>
          <w:rFonts w:ascii="宋体" w:hAnsi="宋体" w:hint="eastAsia"/>
          <w:b/>
          <w:bCs/>
          <w:szCs w:val="21"/>
        </w:rPr>
        <w:t>37.1.2综合评分法</w:t>
      </w:r>
    </w:p>
    <w:p w:rsidR="00000000" w:rsidRPr="00B46272" w:rsidP="00B46272">
      <w:pPr>
        <w:ind w:firstLine="412" w:firstLineChars="196"/>
        <w:rPr>
          <w:rFonts w:ascii="ˎ̥" w:hAnsi="ˎ̥"/>
        </w:rPr>
      </w:pPr>
      <w:r w:rsidRPr="00B46272">
        <w:rPr>
          <w:rFonts w:ascii="ˎ̥" w:hAnsi="ˎ̥"/>
        </w:rPr>
        <w:t>综合评分法，是指</w:t>
      </w:r>
      <w:r w:rsidRPr="00B46272">
        <w:rPr>
          <w:rFonts w:ascii="ˎ̥" w:hAnsi="ˎ̥" w:hint="eastAsia"/>
        </w:rPr>
        <w:t>在</w:t>
      </w:r>
      <w:r w:rsidRPr="00B46272">
        <w:rPr>
          <w:rFonts w:ascii="ˎ̥" w:hAnsi="ˎ̥"/>
        </w:rPr>
        <w:t>满足招标文件全部实质性要求</w:t>
      </w:r>
      <w:r w:rsidRPr="00B46272">
        <w:rPr>
          <w:rFonts w:ascii="ˎ̥" w:hAnsi="ˎ̥" w:hint="eastAsia"/>
        </w:rPr>
        <w:t>的前提下</w:t>
      </w:r>
      <w:r w:rsidRPr="00B46272">
        <w:rPr>
          <w:rFonts w:ascii="ˎ̥" w:hAnsi="ˎ̥"/>
        </w:rPr>
        <w:t>，</w:t>
      </w:r>
      <w:r w:rsidRPr="00B46272">
        <w:rPr>
          <w:rFonts w:ascii="ˎ̥" w:hAnsi="ˎ̥" w:hint="eastAsia"/>
        </w:rPr>
        <w:t>按照招标文件中规定的各项因素进行综合评审，评审总得分排名前列的投标人，作为推荐的候选中标供应商</w:t>
      </w:r>
      <w:bookmarkEnd w:id="112"/>
      <w:r w:rsidRPr="00B46272">
        <w:rPr>
          <w:rFonts w:ascii="ˎ̥" w:hAnsi="ˎ̥" w:hint="eastAsia"/>
        </w:rPr>
        <w:t>。</w:t>
      </w:r>
    </w:p>
    <w:p w:rsidR="00000000" w:rsidRPr="00B46272" w:rsidP="00B46272">
      <w:pPr>
        <w:ind w:firstLine="412" w:firstLineChars="196"/>
        <w:rPr>
          <w:rFonts w:ascii="ˎ̥" w:hAnsi="ˎ̥"/>
        </w:rPr>
      </w:pPr>
      <w:r w:rsidRPr="00B46272">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000000" w:rsidRPr="00B46272" w:rsidP="00B46272">
      <w:pPr>
        <w:ind w:firstLine="412" w:firstLineChars="196"/>
        <w:rPr>
          <w:rFonts w:ascii="宋体" w:hAnsi="宋体"/>
          <w:b/>
          <w:bCs/>
          <w:szCs w:val="21"/>
        </w:rPr>
      </w:pPr>
      <w:r w:rsidRPr="00B46272">
        <w:rPr>
          <w:rFonts w:ascii="宋体" w:hAnsi="宋体" w:hint="eastAsia"/>
          <w:b/>
          <w:bCs/>
          <w:szCs w:val="21"/>
        </w:rPr>
        <w:t>37.2本项目采用的评审方法见本项目招标文件第一册“专用条款”的相关内容。</w:t>
      </w:r>
    </w:p>
    <w:p w:rsidR="00000000" w:rsidRPr="00B46272" w:rsidP="00B46272">
      <w:pPr>
        <w:ind w:firstLine="412" w:firstLineChars="196"/>
        <w:rPr>
          <w:rFonts w:ascii="宋体" w:hAnsi="宋体"/>
          <w:b/>
          <w:bCs/>
          <w:szCs w:val="21"/>
        </w:rPr>
      </w:pPr>
      <w:r w:rsidRPr="00B46272">
        <w:rPr>
          <w:rFonts w:ascii="宋体" w:hAnsi="宋体" w:hint="eastAsia"/>
          <w:b/>
          <w:bCs/>
          <w:szCs w:val="21"/>
        </w:rPr>
        <w:t>37.3重新评审的情形</w:t>
      </w:r>
    </w:p>
    <w:p w:rsidR="00000000" w:rsidRPr="00B46272" w:rsidP="00B46272">
      <w:pPr>
        <w:ind w:firstLine="412" w:firstLineChars="196"/>
        <w:rPr>
          <w:rFonts w:ascii="宋体" w:hAnsi="宋体"/>
          <w:b/>
          <w:bCs/>
          <w:szCs w:val="21"/>
        </w:rPr>
      </w:pPr>
      <w:r w:rsidRPr="00B46272">
        <w:rPr>
          <w:rFonts w:ascii="宋体" w:hAnsi="宋体" w:cs="宋体" w:hint="eastAsia"/>
          <w:kern w:val="0"/>
          <w:szCs w:val="21"/>
        </w:rPr>
        <w:t>评审结果汇总完成后，除下列情形外，任何人不得修改评审结果：</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37.3.1分值汇总计算错误的；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37.3.2分项评分超出评分标准范围的；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37.3.3评审委员会成员对客观评审因素评分不一致的；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37.3.4经评审委员会认定评分畸高、畸低的。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000000" w:rsidRPr="00B46272" w:rsidP="00B46272">
      <w:pPr>
        <w:ind w:firstLine="412" w:firstLineChars="196"/>
        <w:rPr>
          <w:rFonts w:ascii="宋体" w:hAnsi="宋体"/>
          <w:b/>
          <w:bCs/>
          <w:szCs w:val="21"/>
        </w:rPr>
      </w:pPr>
      <w:r w:rsidRPr="00B46272">
        <w:rPr>
          <w:rFonts w:ascii="宋体" w:hAnsi="宋体" w:hint="eastAsia"/>
          <w:b/>
          <w:bCs/>
          <w:szCs w:val="21"/>
        </w:rPr>
        <w:t>37.4重新组建评审委员会的情形</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评审委员会或者其成员存在下列情形导致评审结果无效的，重新组建评审委员会进行评标，并书面报告本级财政部门：</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37.4.1评审委员会组成不符合《政府采购货物和服务招标投标管理办法》规定的；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37.4.2有《政府采购货物和服务招标投标管理办法》第六十二条第一至五项情形的；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37.4.3评审委员会及其成员独立评标受到非法干预的；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37.4.4有政府采购法实施条例第七十五条规定的违法行为的。</w:t>
      </w:r>
    </w:p>
    <w:p w:rsidR="00000000" w:rsidRPr="00B46272" w:rsidP="00B46272">
      <w:pPr>
        <w:ind w:firstLine="412" w:firstLineChars="196"/>
        <w:rPr>
          <w:rFonts w:ascii="宋体" w:hAnsi="宋体" w:cs="宋体"/>
          <w:kern w:val="0"/>
          <w:szCs w:val="21"/>
        </w:rPr>
      </w:pPr>
      <w:r w:rsidRPr="00B46272">
        <w:rPr>
          <w:rFonts w:ascii="宋体" w:hAnsi="宋体" w:cs="宋体" w:hint="eastAsia"/>
          <w:kern w:val="0"/>
          <w:szCs w:val="21"/>
        </w:rPr>
        <w:t>有违法违规行为的原评审委员会成员不得参加重新组建的评审委员会。</w:t>
      </w:r>
    </w:p>
    <w:p w:rsidR="00000000" w:rsidRPr="00B46272" w:rsidP="00B46272">
      <w:pPr>
        <w:ind w:firstLine="412" w:firstLineChars="196"/>
        <w:rPr>
          <w:rFonts w:ascii="宋体" w:hAnsi="宋体"/>
          <w:szCs w:val="21"/>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定标及公示</w:t>
      </w:r>
    </w:p>
    <w:p w:rsidR="00000000" w:rsidRPr="00B46272" w:rsidP="00B46272">
      <w:pPr>
        <w:rPr>
          <w:rFonts w:ascii="黑体" w:eastAsia="黑体" w:hAnsi="宋体"/>
          <w:sz w:val="24"/>
        </w:rPr>
      </w:pPr>
      <w:r w:rsidRPr="00B46272">
        <w:rPr>
          <w:rFonts w:ascii="黑体" w:eastAsia="黑体" w:hAnsi="宋体" w:hint="eastAsia"/>
          <w:sz w:val="24"/>
        </w:rPr>
        <w:t>38．定标方法</w:t>
      </w:r>
    </w:p>
    <w:p w:rsidR="00000000" w:rsidRPr="00B46272" w:rsidP="00B46272">
      <w:pPr>
        <w:ind w:firstLine="412" w:firstLineChars="196"/>
        <w:rPr>
          <w:rFonts w:ascii="宋体" w:hAnsi="宋体"/>
          <w:b/>
          <w:bCs/>
          <w:szCs w:val="21"/>
        </w:rPr>
      </w:pPr>
      <w:bookmarkStart w:id="113" w:name="_Hlk73782795"/>
      <w:r w:rsidRPr="00B46272">
        <w:rPr>
          <w:rFonts w:ascii="宋体" w:hAnsi="宋体" w:hint="eastAsia"/>
          <w:b/>
          <w:bCs/>
          <w:szCs w:val="21"/>
        </w:rPr>
        <w:t>38.1非评定分离项目定标方法</w:t>
      </w:r>
    </w:p>
    <w:p w:rsidR="00000000" w:rsidRPr="00B46272" w:rsidP="00B46272">
      <w:pPr>
        <w:ind w:firstLine="412" w:firstLineChars="196"/>
        <w:rPr>
          <w:rFonts w:ascii="宋体" w:hAnsi="宋体"/>
          <w:szCs w:val="21"/>
        </w:rPr>
      </w:pPr>
      <w:r w:rsidRPr="00B46272">
        <w:rPr>
          <w:rFonts w:ascii="宋体" w:hAnsi="宋体" w:hint="eastAsia"/>
          <w:szCs w:val="21"/>
        </w:rPr>
        <w:t>38</w:t>
      </w:r>
      <w:r w:rsidRPr="00B46272">
        <w:rPr>
          <w:rFonts w:ascii="宋体" w:hAnsi="宋体"/>
          <w:szCs w:val="21"/>
        </w:rPr>
        <w:t>.</w:t>
      </w:r>
      <w:r w:rsidRPr="00B46272">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rsidR="00000000" w:rsidRPr="00B46272" w:rsidP="00B46272">
      <w:pPr>
        <w:ind w:firstLine="412" w:firstLineChars="196"/>
        <w:rPr>
          <w:rFonts w:ascii="ˎ̥" w:hAnsi="ˎ̥"/>
        </w:rPr>
      </w:pPr>
      <w:r w:rsidRPr="00B46272">
        <w:rPr>
          <w:rFonts w:ascii="宋体" w:hAnsi="宋体" w:hint="eastAsia"/>
          <w:szCs w:val="21"/>
        </w:rPr>
        <w:t>38</w:t>
      </w:r>
      <w:r w:rsidRPr="00B46272">
        <w:rPr>
          <w:rFonts w:ascii="宋体" w:hAnsi="宋体"/>
          <w:szCs w:val="21"/>
        </w:rPr>
        <w:t>.</w:t>
      </w:r>
      <w:r w:rsidRPr="00B46272">
        <w:rPr>
          <w:rFonts w:ascii="宋体" w:hAnsi="宋体" w:hint="eastAsia"/>
          <w:szCs w:val="21"/>
        </w:rPr>
        <w:t>1.2</w:t>
      </w:r>
      <w:r w:rsidRPr="00B46272">
        <w:rPr>
          <w:rFonts w:ascii="ˎ̥" w:hAnsi="ˎ̥"/>
        </w:rPr>
        <w:t>采用最低价法的，评</w:t>
      </w:r>
      <w:r w:rsidRPr="00B46272">
        <w:rPr>
          <w:rFonts w:ascii="ˎ̥" w:hAnsi="ˎ̥" w:hint="eastAsia"/>
        </w:rPr>
        <w:t>审</w:t>
      </w:r>
      <w:r w:rsidRPr="00B46272">
        <w:rPr>
          <w:rFonts w:ascii="ˎ̥" w:hAnsi="ˎ̥"/>
        </w:rPr>
        <w:t>结果按投标报价由低到高顺序排列。投标报价相同的并列。投标文件满足招标文件全部实质性要求且投标报价最低的</w:t>
      </w:r>
      <w:r w:rsidRPr="00B46272">
        <w:rPr>
          <w:rFonts w:ascii="ˎ̥" w:hAnsi="ˎ̥" w:hint="eastAsia"/>
        </w:rPr>
        <w:t>投标人为</w:t>
      </w:r>
      <w:bookmarkStart w:id="114" w:name="_Hlk73821177"/>
      <w:r w:rsidRPr="00B46272">
        <w:rPr>
          <w:rFonts w:ascii="ˎ̥" w:hAnsi="ˎ̥" w:hint="eastAsia"/>
        </w:rPr>
        <w:t>中标供应商</w:t>
      </w:r>
      <w:r w:rsidRPr="00B46272">
        <w:rPr>
          <w:rFonts w:ascii="ˎ̥" w:hAnsi="ˎ̥"/>
        </w:rPr>
        <w:t>（</w:t>
      </w:r>
      <w:r w:rsidRPr="00B46272">
        <w:rPr>
          <w:rFonts w:ascii="ˎ̥" w:hAnsi="ˎ̥" w:hint="eastAsia"/>
        </w:rPr>
        <w:t>排名</w:t>
      </w:r>
      <w:r w:rsidRPr="00B46272">
        <w:rPr>
          <w:rFonts w:ascii="ˎ̥" w:hAnsi="ˎ̥"/>
        </w:rPr>
        <w:t>第二</w:t>
      </w:r>
      <w:r w:rsidRPr="00B46272">
        <w:rPr>
          <w:rFonts w:ascii="ˎ̥" w:hAnsi="ˎ̥" w:hint="eastAsia"/>
        </w:rPr>
        <w:t>的投标人为第一替补中标候选人、排名</w:t>
      </w:r>
      <w:r w:rsidRPr="00B46272">
        <w:rPr>
          <w:rFonts w:ascii="ˎ̥" w:hAnsi="ˎ̥"/>
        </w:rPr>
        <w:t>第</w:t>
      </w:r>
      <w:r w:rsidRPr="00B46272">
        <w:rPr>
          <w:rFonts w:ascii="ˎ̥" w:hAnsi="ˎ̥" w:hint="eastAsia"/>
        </w:rPr>
        <w:t>三的投标人为第二替补中标候选人</w:t>
      </w:r>
      <w:bookmarkEnd w:id="114"/>
      <w:r w:rsidRPr="00B46272">
        <w:rPr>
          <w:rFonts w:ascii="ˎ̥" w:hAnsi="ˎ̥"/>
        </w:rPr>
        <w:t>）。</w:t>
      </w:r>
    </w:p>
    <w:p w:rsidR="00000000" w:rsidRPr="00B46272" w:rsidP="00B46272">
      <w:pPr>
        <w:ind w:firstLine="210" w:firstLineChars="100"/>
        <w:rPr>
          <w:rFonts w:ascii="ˎ̥" w:hAnsi="ˎ̥"/>
        </w:rPr>
      </w:pPr>
      <w:r w:rsidRPr="00B46272">
        <w:rPr>
          <w:rFonts w:ascii="宋体" w:hAnsi="宋体" w:hint="eastAsia"/>
          <w:szCs w:val="21"/>
        </w:rPr>
        <w:t>38</w:t>
      </w:r>
      <w:r w:rsidRPr="00B46272">
        <w:rPr>
          <w:rFonts w:ascii="宋体" w:hAnsi="宋体"/>
          <w:szCs w:val="21"/>
        </w:rPr>
        <w:t>.</w:t>
      </w:r>
      <w:r w:rsidRPr="00B46272">
        <w:rPr>
          <w:rFonts w:ascii="宋体" w:hAnsi="宋体" w:hint="eastAsia"/>
          <w:szCs w:val="21"/>
        </w:rPr>
        <w:t>1.3</w:t>
      </w:r>
      <w:r w:rsidRPr="00B46272">
        <w:rPr>
          <w:rFonts w:ascii="宋体" w:hAnsi="宋体"/>
          <w:szCs w:val="21"/>
        </w:rPr>
        <w:t>采</w:t>
      </w:r>
      <w:r w:rsidRPr="00B46272">
        <w:rPr>
          <w:rFonts w:ascii="ˎ̥" w:hAnsi="ˎ̥"/>
        </w:rPr>
        <w:t>用综合评分法的，评标结果按评审后得分由高到低顺序排列。得分相同的，按投标报价由低到高顺序排列。得分且投标报价相同的并列。</w:t>
      </w:r>
    </w:p>
    <w:p w:rsidR="00000000" w:rsidRPr="00B46272" w:rsidP="00B46272">
      <w:pPr>
        <w:ind w:firstLine="210" w:firstLineChars="100"/>
        <w:rPr>
          <w:rFonts w:ascii="ˎ̥" w:hAnsi="ˎ̥"/>
        </w:rPr>
      </w:pPr>
      <w:r w:rsidRPr="00B46272">
        <w:rPr>
          <w:rFonts w:ascii="ˎ̥" w:hAnsi="ˎ̥"/>
        </w:rPr>
        <w:t>投标文件满足招标文件全部实质性要求，且按照评审因素的量化指标评审得分最高的投标人</w:t>
      </w:r>
      <w:r w:rsidRPr="00B46272">
        <w:rPr>
          <w:rFonts w:ascii="ˎ̥" w:hAnsi="ˎ̥" w:hint="eastAsia"/>
        </w:rPr>
        <w:t>为中标供应商</w:t>
      </w:r>
      <w:r w:rsidRPr="00B46272">
        <w:rPr>
          <w:rFonts w:ascii="ˎ̥" w:hAnsi="ˎ̥"/>
        </w:rPr>
        <w:t>（</w:t>
      </w:r>
      <w:r w:rsidRPr="00B46272">
        <w:rPr>
          <w:rFonts w:ascii="ˎ̥" w:hAnsi="ˎ̥" w:hint="eastAsia"/>
        </w:rPr>
        <w:t>排名</w:t>
      </w:r>
      <w:r w:rsidRPr="00B46272">
        <w:rPr>
          <w:rFonts w:ascii="ˎ̥" w:hAnsi="ˎ̥"/>
        </w:rPr>
        <w:t>第二</w:t>
      </w:r>
      <w:r w:rsidRPr="00B46272">
        <w:rPr>
          <w:rFonts w:ascii="ˎ̥" w:hAnsi="ˎ̥" w:hint="eastAsia"/>
        </w:rPr>
        <w:t>的投标人为第一替补中标候选人、排名</w:t>
      </w:r>
      <w:r w:rsidRPr="00B46272">
        <w:rPr>
          <w:rFonts w:ascii="ˎ̥" w:hAnsi="ˎ̥"/>
        </w:rPr>
        <w:t>第</w:t>
      </w:r>
      <w:r w:rsidRPr="00B46272">
        <w:rPr>
          <w:rFonts w:ascii="ˎ̥" w:hAnsi="ˎ̥" w:hint="eastAsia"/>
        </w:rPr>
        <w:t>三的投标人为第二替补中标候选人</w:t>
      </w:r>
      <w:r w:rsidRPr="00B46272">
        <w:rPr>
          <w:rFonts w:ascii="ˎ̥" w:hAnsi="ˎ̥"/>
        </w:rPr>
        <w:t>）。</w:t>
      </w:r>
      <w:r w:rsidRPr="00B46272">
        <w:rPr>
          <w:rFonts w:ascii="ˎ̥" w:hAnsi="ˎ̥" w:hint="eastAsia"/>
        </w:rPr>
        <w:t>出现</w:t>
      </w:r>
      <w:r w:rsidRPr="00B46272">
        <w:rPr>
          <w:rFonts w:ascii="ˎ̥" w:hAnsi="ˎ̥"/>
        </w:rPr>
        <w:t>得分且投标报价相同的并列</w:t>
      </w:r>
      <w:r w:rsidRPr="00B46272">
        <w:rPr>
          <w:rFonts w:ascii="ˎ̥" w:hAnsi="ˎ̥" w:hint="eastAsia"/>
        </w:rPr>
        <w:t>情况时，采取随机抽取的方式确定，具体操作办法及流程由评审委员会确定。</w:t>
      </w:r>
      <w:r w:rsidRPr="00B46272">
        <w:rPr>
          <w:rFonts w:hint="eastAsia"/>
          <w:b/>
          <w:bCs/>
        </w:rPr>
        <w:t>如排名第一的中标候选人被认定投标或中标无效，符合法定情形时，依法顺次替补；合格供应商不符合法定数量时，应当重新开展采购活动。</w:t>
      </w:r>
    </w:p>
    <w:p w:rsidR="00000000" w:rsidRPr="00B46272" w:rsidP="00B46272">
      <w:pPr>
        <w:ind w:firstLine="412" w:firstLineChars="196"/>
        <w:rPr>
          <w:rFonts w:ascii="宋体" w:hAnsi="宋体"/>
          <w:b/>
          <w:bCs/>
          <w:szCs w:val="21"/>
        </w:rPr>
      </w:pPr>
      <w:r w:rsidRPr="00B46272">
        <w:rPr>
          <w:rFonts w:ascii="宋体" w:hAnsi="宋体" w:hint="eastAsia"/>
          <w:b/>
          <w:bCs/>
          <w:szCs w:val="21"/>
        </w:rPr>
        <w:t>38.2评定分离项目定标方法</w:t>
      </w:r>
    </w:p>
    <w:p w:rsidR="00000000" w:rsidRPr="00B46272" w:rsidP="00B46272">
      <w:pPr>
        <w:ind w:firstLine="412" w:firstLineChars="196"/>
        <w:rPr>
          <w:rFonts w:ascii="宋体" w:hAnsi="宋体"/>
          <w:szCs w:val="21"/>
        </w:rPr>
      </w:pPr>
      <w:r w:rsidRPr="00B46272">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000000" w:rsidRPr="00B46272" w:rsidP="00B46272">
      <w:pPr>
        <w:ind w:firstLine="412" w:firstLineChars="196"/>
      </w:pPr>
      <w:r w:rsidRPr="00B46272">
        <w:rPr>
          <w:rFonts w:ascii="宋体" w:hAnsi="宋体"/>
          <w:szCs w:val="21"/>
        </w:rPr>
        <w:t xml:space="preserve">38.2.2 </w:t>
      </w:r>
      <w:bookmarkStart w:id="115" w:name="_Hlk71469733"/>
      <w:r w:rsidRPr="00B46272">
        <w:t>适用评定分离的政府采购项目，采用综合评分法评</w:t>
      </w:r>
      <w:r w:rsidRPr="00B46272">
        <w:rPr>
          <w:rFonts w:hint="eastAsia"/>
        </w:rPr>
        <w:t>审。</w:t>
      </w:r>
      <w:r w:rsidRPr="00B46272">
        <w:rPr>
          <w:rFonts w:ascii="宋体" w:hAnsi="宋体" w:hint="eastAsia"/>
          <w:szCs w:val="21"/>
        </w:rPr>
        <w:t>评审委员会按照评审结果，推荐</w:t>
      </w:r>
      <w:r w:rsidRPr="00B46272">
        <w:t>三个合格的候选中标供应商。</w:t>
      </w:r>
    </w:p>
    <w:p w:rsidR="00000000" w:rsidRPr="00B46272" w:rsidP="00B46272">
      <w:pPr>
        <w:ind w:firstLine="412" w:firstLineChars="196"/>
        <w:rPr>
          <w:rFonts w:ascii="宋体" w:hAnsi="宋体"/>
          <w:szCs w:val="21"/>
        </w:rPr>
      </w:pPr>
      <w:r w:rsidRPr="00B46272">
        <w:rPr>
          <w:rFonts w:ascii="宋体" w:hAnsi="宋体" w:hint="eastAsia"/>
          <w:szCs w:val="21"/>
        </w:rPr>
        <w:t>38.2.3</w:t>
      </w:r>
      <w:bookmarkStart w:id="116" w:name="_Hlk71469688"/>
      <w:r w:rsidRPr="00B46272">
        <w:t>适用评定分离的政府采购项目，</w:t>
      </w:r>
      <w:r w:rsidRPr="00B46272">
        <w:rPr>
          <w:rFonts w:ascii="宋体" w:hAnsi="宋体" w:hint="eastAsia"/>
          <w:szCs w:val="21"/>
        </w:rPr>
        <w:t>按照自定法确定中标供应商：自定法是指采购人组织定标委员会，由定标委员会在三家候选中标供应商中确定中标供应商。</w:t>
      </w:r>
      <w:bookmarkEnd w:id="115"/>
      <w:bookmarkEnd w:id="116"/>
    </w:p>
    <w:p w:rsidR="00000000" w:rsidRPr="00B46272" w:rsidP="00B46272">
      <w:pPr>
        <w:ind w:firstLine="412" w:firstLineChars="196"/>
        <w:rPr>
          <w:rFonts w:ascii="宋体" w:hAnsi="宋体"/>
          <w:szCs w:val="21"/>
        </w:rPr>
      </w:pPr>
      <w:r w:rsidRPr="00B46272">
        <w:rPr>
          <w:rFonts w:ascii="宋体" w:hAnsi="宋体"/>
          <w:szCs w:val="21"/>
        </w:rPr>
        <w:t>38.2.4</w:t>
      </w:r>
      <w:r w:rsidRPr="00B46272">
        <w:rPr>
          <w:rFonts w:ascii="宋体" w:hAnsi="宋体" w:hint="eastAsia"/>
          <w:szCs w:val="21"/>
        </w:rPr>
        <w:t>政府集中采购机构</w:t>
      </w:r>
      <w:r w:rsidRPr="00B46272">
        <w:t>应当自评审结束之日起两个工作日内将候选中标供应商名单及其投标文件、评审报告送交采购人</w:t>
      </w:r>
      <w:r w:rsidRPr="00B46272">
        <w:rPr>
          <w:rFonts w:ascii="宋体" w:hAnsi="宋体" w:hint="eastAsia"/>
          <w:szCs w:val="21"/>
        </w:rPr>
        <w:t>。</w:t>
      </w:r>
      <w:r w:rsidRPr="00B46272">
        <w:t>采购人应当安排专人对定标过程进行书面记录，形成定标报告，作为采购文件的组成部分存档，并及时将定标结果反馈</w:t>
      </w:r>
      <w:r w:rsidRPr="00B46272">
        <w:rPr>
          <w:rFonts w:hint="eastAsia"/>
        </w:rPr>
        <w:t>政府集中采购机构。具体定标程序及相关要求以按照《深圳市财政局关于</w:t>
      </w:r>
      <w:r w:rsidRPr="00B46272">
        <w:rPr>
          <w:rFonts w:hint="eastAsia"/>
        </w:rPr>
        <w:t>&lt;</w:t>
      </w:r>
      <w:r w:rsidRPr="00B46272">
        <w:rPr>
          <w:rFonts w:hint="eastAsia"/>
        </w:rPr>
        <w:t>深圳市政府采购评标定标分离管理办法</w:t>
      </w:r>
      <w:r w:rsidRPr="00B46272">
        <w:rPr>
          <w:rFonts w:hint="eastAsia"/>
        </w:rPr>
        <w:t>&gt;</w:t>
      </w:r>
      <w:r w:rsidRPr="00B46272">
        <w:rPr>
          <w:rFonts w:hint="eastAsia"/>
        </w:rPr>
        <w:t>续期的通知》（深财规〔</w:t>
      </w:r>
      <w:r w:rsidRPr="00B46272">
        <w:rPr>
          <w:rFonts w:hint="eastAsia"/>
        </w:rPr>
        <w:t>2023</w:t>
      </w:r>
      <w:r w:rsidRPr="00B46272">
        <w:rPr>
          <w:rFonts w:hint="eastAsia"/>
        </w:rPr>
        <w:t>〕</w:t>
      </w:r>
      <w:r w:rsidRPr="00B46272">
        <w:rPr>
          <w:rFonts w:hint="eastAsia"/>
        </w:rPr>
        <w:t>1</w:t>
      </w:r>
      <w:r w:rsidRPr="00B46272">
        <w:rPr>
          <w:rFonts w:hint="eastAsia"/>
        </w:rPr>
        <w:t>号）执行。</w:t>
      </w:r>
    </w:p>
    <w:p w:rsidR="00000000" w:rsidRPr="00B46272" w:rsidP="00B46272">
      <w:pPr>
        <w:ind w:firstLine="412" w:firstLineChars="196"/>
        <w:rPr>
          <w:rFonts w:ascii="宋体" w:hAnsi="宋体"/>
          <w:szCs w:val="21"/>
        </w:rPr>
      </w:pPr>
      <w:r w:rsidRPr="00B46272">
        <w:rPr>
          <w:rFonts w:ascii="宋体" w:hAnsi="宋体" w:hint="eastAsia"/>
          <w:szCs w:val="21"/>
        </w:rPr>
        <w:t>说明：采购人及投标供应商应按照上述方法提前做好相关准备。</w:t>
      </w:r>
    </w:p>
    <w:p w:rsidR="00000000" w:rsidRPr="00B46272" w:rsidP="00B46272">
      <w:pPr>
        <w:ind w:firstLine="412" w:firstLineChars="196"/>
        <w:rPr>
          <w:rFonts w:ascii="宋体" w:hAnsi="宋体"/>
          <w:szCs w:val="21"/>
        </w:rPr>
      </w:pPr>
      <w:r w:rsidRPr="00B46272">
        <w:rPr>
          <w:rFonts w:ascii="宋体" w:hAnsi="宋体" w:hint="eastAsia"/>
          <w:szCs w:val="21"/>
        </w:rPr>
        <w:t>38.3专用条款另有规定的，按专用条款相关要求定标。</w:t>
      </w:r>
      <w:bookmarkEnd w:id="113"/>
    </w:p>
    <w:p w:rsidR="00000000" w:rsidRPr="00B46272" w:rsidP="00B46272">
      <w:pPr>
        <w:rPr>
          <w:rFonts w:ascii="黑体" w:eastAsia="黑体" w:hAnsi="宋体"/>
          <w:sz w:val="24"/>
        </w:rPr>
      </w:pPr>
      <w:r w:rsidRPr="00B46272">
        <w:rPr>
          <w:rFonts w:ascii="黑体" w:eastAsia="黑体" w:hAnsi="宋体" w:hint="eastAsia"/>
          <w:sz w:val="24"/>
        </w:rPr>
        <w:t>39．编写评审报告</w:t>
      </w:r>
    </w:p>
    <w:p w:rsidR="00000000" w:rsidRPr="00B46272" w:rsidP="00B46272">
      <w:pPr>
        <w:ind w:firstLine="412" w:firstLineChars="196"/>
        <w:rPr>
          <w:rFonts w:ascii="宋体" w:hAnsi="宋体"/>
          <w:szCs w:val="21"/>
        </w:rPr>
      </w:pPr>
      <w:r w:rsidRPr="00B46272">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rsidR="00000000" w:rsidRPr="00B46272" w:rsidP="00B46272">
      <w:pPr>
        <w:rPr>
          <w:rFonts w:ascii="黑体" w:eastAsia="黑体" w:hAnsi="宋体"/>
          <w:sz w:val="24"/>
        </w:rPr>
      </w:pPr>
      <w:r w:rsidRPr="00B46272">
        <w:rPr>
          <w:rFonts w:ascii="黑体" w:eastAsia="黑体" w:hAnsi="宋体" w:hint="eastAsia"/>
          <w:sz w:val="24"/>
        </w:rPr>
        <w:t>40．中标公告</w:t>
      </w:r>
    </w:p>
    <w:p w:rsidR="00000000" w:rsidRPr="00B46272" w:rsidP="00B46272">
      <w:pPr>
        <w:ind w:firstLine="412" w:firstLineChars="196"/>
        <w:rPr>
          <w:rFonts w:ascii="宋体" w:hAnsi="宋体"/>
          <w:szCs w:val="21"/>
        </w:rPr>
      </w:pPr>
      <w:r w:rsidRPr="00B46272">
        <w:rPr>
          <w:rFonts w:ascii="宋体" w:hAnsi="宋体" w:hint="eastAsia"/>
          <w:szCs w:val="21"/>
        </w:rPr>
        <w:t>40.1</w:t>
      </w:r>
      <w:bookmarkStart w:id="117" w:name="_Hlk72438709"/>
      <w:r w:rsidRPr="00B46272">
        <w:rPr>
          <w:rFonts w:ascii="宋体" w:hAnsi="宋体" w:hint="eastAsia"/>
          <w:szCs w:val="21"/>
        </w:rPr>
        <w:t>为体现“公开、公平、公正”的原则，评审结束后经采购人确认（确定）评审结果，政府集中采购机构将在</w:t>
      </w:r>
      <w:r w:rsidRPr="00B46272">
        <w:rPr>
          <w:rFonts w:ascii="宋体" w:hAnsi="宋体" w:hint="eastAsia"/>
          <w:b/>
          <w:bCs/>
          <w:szCs w:val="21"/>
        </w:rPr>
        <w:t>深圳公共资源交易网（https://szggzy.com/）</w:t>
      </w:r>
      <w:r w:rsidRPr="00B46272">
        <w:rPr>
          <w:rFonts w:ascii="宋体" w:hAnsi="宋体" w:hint="eastAsia"/>
          <w:szCs w:val="21"/>
        </w:rPr>
        <w:t>上发布中标结果公告。</w:t>
      </w:r>
      <w:bookmarkStart w:id="118" w:name="_Hlk72438751"/>
      <w:bookmarkEnd w:id="117"/>
      <w:r w:rsidRPr="00B46272">
        <w:rPr>
          <w:rFonts w:ascii="宋体" w:hAnsi="宋体" w:hint="eastAsia"/>
          <w:szCs w:val="21"/>
        </w:rPr>
        <w:t>供应商如对评审结果有异议，</w:t>
      </w:r>
      <w:r w:rsidRPr="00B46272">
        <w:rPr>
          <w:rFonts w:ascii="宋体" w:hAnsi="宋体"/>
          <w:szCs w:val="21"/>
        </w:rPr>
        <w:t>可在发布公示日期起</w:t>
      </w:r>
      <w:r w:rsidRPr="00B46272">
        <w:rPr>
          <w:rFonts w:ascii="宋体" w:hAnsi="宋体" w:hint="eastAsia"/>
          <w:szCs w:val="21"/>
        </w:rPr>
        <w:t>七</w:t>
      </w:r>
      <w:r w:rsidRPr="00B46272">
        <w:rPr>
          <w:rFonts w:ascii="宋体" w:hAnsi="宋体"/>
          <w:szCs w:val="21"/>
        </w:rPr>
        <w:t>个工作日内向</w:t>
      </w:r>
      <w:r w:rsidRPr="00B46272">
        <w:rPr>
          <w:rFonts w:ascii="宋体" w:hAnsi="宋体" w:hint="eastAsia"/>
          <w:szCs w:val="21"/>
        </w:rPr>
        <w:t>政府集中采购机构</w:t>
      </w:r>
      <w:r w:rsidRPr="00B46272">
        <w:rPr>
          <w:rFonts w:ascii="宋体" w:hAnsi="宋体"/>
          <w:szCs w:val="21"/>
        </w:rPr>
        <w:t>提出。</w:t>
      </w:r>
      <w:r w:rsidRPr="00B46272">
        <w:rPr>
          <w:rFonts w:ascii="宋体" w:hAnsi="宋体" w:hint="eastAsia"/>
          <w:szCs w:val="21"/>
        </w:rPr>
        <w:t>若在公示期内未提出质疑，则视为认同该评审结果。</w:t>
      </w:r>
    </w:p>
    <w:p w:rsidR="00000000" w:rsidRPr="00B46272" w:rsidP="00B46272">
      <w:pPr>
        <w:ind w:firstLine="412" w:firstLineChars="196"/>
        <w:rPr>
          <w:rFonts w:ascii="宋体" w:hAnsi="宋体"/>
          <w:szCs w:val="21"/>
        </w:rPr>
      </w:pPr>
      <w:bookmarkEnd w:id="118"/>
      <w:r w:rsidRPr="00B46272">
        <w:rPr>
          <w:rFonts w:ascii="宋体" w:hAnsi="宋体" w:hint="eastAsia"/>
          <w:szCs w:val="21"/>
        </w:rPr>
        <w:t>40.2质疑、投诉供应商应保证质疑、投诉内容的真实性和可靠性，并承担相应的法律责任。</w:t>
      </w:r>
    </w:p>
    <w:p w:rsidR="00000000" w:rsidRPr="00B46272" w:rsidP="00B46272">
      <w:pPr>
        <w:rPr>
          <w:rFonts w:ascii="黑体" w:eastAsia="黑体" w:hAnsi="宋体"/>
          <w:sz w:val="24"/>
        </w:rPr>
      </w:pPr>
      <w:r w:rsidRPr="00B46272">
        <w:rPr>
          <w:rFonts w:ascii="黑体" w:eastAsia="黑体" w:hAnsi="宋体" w:hint="eastAsia"/>
          <w:sz w:val="24"/>
        </w:rPr>
        <w:t>41．中标通知书</w:t>
      </w:r>
    </w:p>
    <w:p w:rsidR="00000000" w:rsidRPr="00B46272" w:rsidP="00B46272">
      <w:pPr>
        <w:ind w:firstLine="412" w:firstLineChars="196"/>
        <w:rPr>
          <w:rFonts w:ascii="宋体" w:hAnsi="宋体"/>
          <w:szCs w:val="21"/>
        </w:rPr>
      </w:pPr>
      <w:r w:rsidRPr="00B46272">
        <w:rPr>
          <w:rFonts w:ascii="宋体" w:hAnsi="宋体" w:hint="eastAsia"/>
          <w:szCs w:val="21"/>
        </w:rPr>
        <w:t>41</w:t>
      </w:r>
      <w:r w:rsidRPr="00B46272">
        <w:rPr>
          <w:rFonts w:ascii="宋体" w:hAnsi="宋体"/>
          <w:szCs w:val="21"/>
        </w:rPr>
        <w:t>.</w:t>
      </w:r>
      <w:r w:rsidRPr="00B46272">
        <w:rPr>
          <w:rFonts w:ascii="宋体" w:hAnsi="宋体" w:hint="eastAsia"/>
          <w:szCs w:val="21"/>
        </w:rPr>
        <w:t>1</w:t>
      </w:r>
      <w:bookmarkStart w:id="119" w:name="_Hlk72438863"/>
      <w:r w:rsidRPr="00B46272">
        <w:rPr>
          <w:rFonts w:ascii="宋体" w:hAnsi="宋体" w:hint="eastAsia"/>
          <w:szCs w:val="21"/>
        </w:rPr>
        <w:t>中标公告公布以后无异常的情况下,中标供应商和采购人可自行在</w:t>
      </w:r>
      <w:r w:rsidRPr="00B46272">
        <w:rPr>
          <w:rFonts w:ascii="宋体" w:hAnsi="宋体" w:hint="eastAsia"/>
          <w:b/>
          <w:bCs/>
          <w:szCs w:val="21"/>
        </w:rPr>
        <w:t>“深圳政府采购智慧平台（http://zfcg.szggzy.com/）”</w:t>
      </w:r>
      <w:r w:rsidRPr="00B46272">
        <w:rPr>
          <w:rFonts w:ascii="宋体" w:hAnsi="宋体" w:hint="eastAsia"/>
          <w:szCs w:val="21"/>
        </w:rPr>
        <w:t>上打印</w:t>
      </w:r>
      <w:r w:rsidRPr="00B46272">
        <w:rPr>
          <w:rFonts w:ascii="宋体" w:hAnsi="宋体" w:hint="eastAsia"/>
          <w:b/>
          <w:szCs w:val="21"/>
        </w:rPr>
        <w:t>《数字中标通知书》</w:t>
      </w:r>
      <w:r w:rsidRPr="00B46272">
        <w:rPr>
          <w:rFonts w:ascii="宋体" w:hAnsi="宋体" w:hint="eastAsia"/>
          <w:szCs w:val="21"/>
        </w:rPr>
        <w:t>。</w:t>
      </w:r>
      <w:bookmarkEnd w:id="119"/>
    </w:p>
    <w:p w:rsidR="00000000" w:rsidRPr="00B46272" w:rsidP="00B46272">
      <w:pPr>
        <w:ind w:firstLine="412" w:firstLineChars="196"/>
        <w:rPr>
          <w:rFonts w:ascii="宋体" w:hAnsi="宋体"/>
          <w:szCs w:val="21"/>
        </w:rPr>
      </w:pPr>
      <w:r w:rsidRPr="00B46272">
        <w:rPr>
          <w:rFonts w:ascii="宋体" w:hAnsi="宋体" w:hint="eastAsia"/>
          <w:szCs w:val="21"/>
        </w:rPr>
        <w:t>41</w:t>
      </w:r>
      <w:r w:rsidRPr="00B46272">
        <w:rPr>
          <w:rFonts w:ascii="宋体" w:hAnsi="宋体"/>
          <w:szCs w:val="21"/>
        </w:rPr>
        <w:t>.2</w:t>
      </w:r>
      <w:r w:rsidRPr="00B46272">
        <w:rPr>
          <w:rFonts w:ascii="宋体" w:hAnsi="宋体" w:hint="eastAsia"/>
          <w:szCs w:val="21"/>
        </w:rPr>
        <w:t>中标通知书是合同的重要组成部分。</w:t>
      </w:r>
    </w:p>
    <w:p w:rsidR="00000000" w:rsidRPr="00B46272" w:rsidP="00B46272">
      <w:pPr>
        <w:ind w:firstLine="412" w:firstLineChars="196"/>
        <w:rPr>
          <w:rFonts w:ascii="宋体" w:hAnsi="宋体"/>
          <w:szCs w:val="21"/>
        </w:rPr>
      </w:pPr>
      <w:bookmarkStart w:id="120" w:name="_Hlk71407340"/>
      <w:r w:rsidRPr="00B46272">
        <w:rPr>
          <w:rFonts w:ascii="宋体" w:hAnsi="宋体" w:hint="eastAsia"/>
          <w:szCs w:val="21"/>
        </w:rPr>
        <w:t>41.3因质疑投诉或其它原因导致项目结果变更或采购终止的，政府集中采购机构有权吊销中标通知书。</w:t>
      </w:r>
    </w:p>
    <w:p w:rsidR="00000000" w:rsidRPr="00B46272" w:rsidP="00B46272">
      <w:pPr>
        <w:ind w:firstLine="412" w:firstLineChars="196"/>
        <w:rPr>
          <w:rFonts w:ascii="宋体" w:hAnsi="宋体"/>
          <w:szCs w:val="21"/>
        </w:rPr>
      </w:pPr>
      <w:bookmarkEnd w:id="120"/>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r w:rsidRPr="00B46272">
        <w:rPr>
          <w:rFonts w:ascii="宋体" w:hAnsi="宋体" w:hint="eastAsia"/>
          <w:b/>
          <w:bCs/>
          <w:kern w:val="0"/>
          <w:sz w:val="28"/>
          <w:szCs w:val="28"/>
        </w:rPr>
        <w:t>公开招标失败的后续处理</w:t>
      </w:r>
    </w:p>
    <w:p w:rsidR="00000000" w:rsidRPr="00B46272" w:rsidP="00B46272">
      <w:pPr>
        <w:rPr>
          <w:rFonts w:ascii="黑体" w:eastAsia="黑体" w:hAnsi="宋体"/>
          <w:sz w:val="24"/>
        </w:rPr>
      </w:pPr>
      <w:r w:rsidRPr="00B46272">
        <w:rPr>
          <w:rFonts w:ascii="黑体" w:eastAsia="黑体" w:hAnsi="宋体" w:hint="eastAsia"/>
          <w:sz w:val="24"/>
        </w:rPr>
        <w:t>42．公开招标失败的处理</w:t>
      </w:r>
    </w:p>
    <w:p w:rsidR="00000000" w:rsidRPr="00B46272" w:rsidP="00B46272">
      <w:pPr>
        <w:ind w:firstLine="412" w:firstLineChars="196"/>
        <w:rPr>
          <w:rFonts w:ascii="宋体" w:hAnsi="宋体"/>
        </w:rPr>
      </w:pPr>
      <w:r w:rsidRPr="00B46272">
        <w:rPr>
          <w:rFonts w:ascii="宋体" w:hAnsi="宋体" w:hint="eastAsia"/>
          <w:szCs w:val="21"/>
        </w:rPr>
        <w:t>42.1本项目公开招标过程中若由于投标截止后</w:t>
      </w:r>
      <w:r w:rsidRPr="00B46272">
        <w:rPr>
          <w:rFonts w:ascii="宋体" w:hAnsi="宋体" w:hint="eastAsia"/>
        </w:rPr>
        <w:t>实际递交</w:t>
      </w:r>
      <w:r w:rsidRPr="00B46272">
        <w:rPr>
          <w:rFonts w:ascii="宋体" w:hAnsi="宋体"/>
        </w:rPr>
        <w:t>投标</w:t>
      </w:r>
      <w:r w:rsidRPr="00B46272">
        <w:rPr>
          <w:rFonts w:ascii="宋体" w:hAnsi="宋体" w:hint="eastAsia"/>
        </w:rPr>
        <w:t>文件的供应商数量不足、经</w:t>
      </w:r>
      <w:r w:rsidRPr="00B46272">
        <w:rPr>
          <w:rFonts w:ascii="宋体" w:hAnsi="宋体" w:hint="eastAsia"/>
          <w:szCs w:val="21"/>
        </w:rPr>
        <w:t>评审委员会</w:t>
      </w:r>
      <w:r w:rsidRPr="00B46272">
        <w:rPr>
          <w:rFonts w:ascii="宋体" w:hAnsi="宋体" w:hint="eastAsia"/>
        </w:rPr>
        <w:t>评审对招标文件作实质响应的供应商不足等原因造成公开招标失败，可由</w:t>
      </w:r>
      <w:r w:rsidRPr="00B46272">
        <w:rPr>
          <w:rFonts w:ascii="宋体" w:hAnsi="宋体" w:cs="宋体" w:hint="eastAsia"/>
        </w:rPr>
        <w:t>政府集中采购机构</w:t>
      </w:r>
      <w:r w:rsidRPr="00B46272">
        <w:rPr>
          <w:rFonts w:ascii="宋体" w:hAnsi="宋体" w:hint="eastAsia"/>
        </w:rPr>
        <w:t>重新组织采购。</w:t>
      </w:r>
    </w:p>
    <w:p w:rsidR="00000000" w:rsidRPr="00B46272" w:rsidP="00B46272">
      <w:pPr>
        <w:ind w:firstLine="412" w:firstLineChars="196"/>
        <w:rPr>
          <w:rFonts w:ascii="宋体" w:hAnsi="宋体"/>
          <w:szCs w:val="21"/>
        </w:rPr>
      </w:pPr>
      <w:r w:rsidRPr="00B46272">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000000" w:rsidRPr="00B46272" w:rsidP="00B46272">
      <w:pPr>
        <w:ind w:firstLine="412" w:firstLineChars="196"/>
        <w:rPr>
          <w:rFonts w:ascii="宋体" w:hAnsi="宋体"/>
          <w:szCs w:val="21"/>
        </w:rPr>
      </w:pPr>
      <w:r w:rsidRPr="00B46272">
        <w:rPr>
          <w:rFonts w:ascii="宋体" w:hAnsi="宋体" w:hint="eastAsia"/>
          <w:szCs w:val="21"/>
        </w:rPr>
        <w:t>42.3重新组织采购有以下两种组织形式：</w:t>
      </w:r>
    </w:p>
    <w:p w:rsidR="00000000" w:rsidRPr="00B46272" w:rsidP="00B46272">
      <w:pPr>
        <w:ind w:firstLine="412" w:firstLineChars="196"/>
        <w:rPr>
          <w:rFonts w:ascii="宋体" w:hAnsi="宋体"/>
        </w:rPr>
      </w:pPr>
      <w:r w:rsidRPr="00B46272">
        <w:rPr>
          <w:rFonts w:ascii="宋体" w:hAnsi="宋体" w:hint="eastAsia"/>
        </w:rPr>
        <w:t>（1）由政府集中采购机构重新组织公开招标；</w:t>
      </w:r>
    </w:p>
    <w:p w:rsidR="00000000" w:rsidRPr="00B46272" w:rsidP="00B46272">
      <w:pPr>
        <w:ind w:firstLine="412" w:firstLineChars="196"/>
        <w:rPr>
          <w:rFonts w:ascii="宋体" w:hAnsi="宋体"/>
        </w:rPr>
      </w:pPr>
      <w:r w:rsidRPr="00B46272">
        <w:rPr>
          <w:rFonts w:ascii="宋体" w:hAnsi="宋体" w:hint="eastAsia"/>
        </w:rPr>
        <w:t>（2）根据实际情况需要向同级财政部门提出非公开招标方式申请，经同级财政部门批准，公开招标失败采购项目可转为竞争性谈判或单一来源谈判方式采购。</w:t>
      </w:r>
    </w:p>
    <w:p w:rsidR="00000000" w:rsidRPr="00B46272" w:rsidP="00B46272">
      <w:pPr>
        <w:ind w:firstLine="412" w:firstLineChars="196"/>
        <w:rPr>
          <w:rFonts w:ascii="宋体" w:hAnsi="宋体"/>
        </w:rPr>
      </w:pPr>
      <w:r w:rsidRPr="00B46272">
        <w:rPr>
          <w:rFonts w:ascii="宋体" w:hAnsi="宋体" w:hint="eastAsia"/>
        </w:rPr>
        <w:t>42.4公开招标失败的采购项目重新组织公开招标，由政府集中采购机构重新按公开招标流程组织采购活动。</w:t>
      </w:r>
    </w:p>
    <w:p w:rsidR="00000000" w:rsidRPr="00B46272" w:rsidP="00B46272">
      <w:pPr>
        <w:rPr>
          <w:rFonts w:ascii="宋体" w:hAnsi="宋体"/>
        </w:rPr>
      </w:pPr>
      <w:r w:rsidRPr="00B46272">
        <w:rPr>
          <w:rFonts w:ascii="黑体" w:eastAsia="黑体" w:hAnsi="宋体" w:hint="eastAsia"/>
          <w:sz w:val="24"/>
        </w:rPr>
        <w:t xml:space="preserve">    </w:t>
      </w:r>
      <w:r w:rsidRPr="00B46272">
        <w:rPr>
          <w:rFonts w:ascii="宋体" w:hAnsi="宋体" w:hint="eastAsia"/>
        </w:rPr>
        <w:t>42.5公开招标失败的采购项目经同级财政部门批准转为竞争性谈判或单一来源谈判方式采购的，按规定要求组织政府采购工作。</w:t>
      </w:r>
    </w:p>
    <w:p w:rsidR="00000000" w:rsidRPr="00B46272" w:rsidP="00B46272">
      <w:pPr>
        <w:rPr>
          <w:rFonts w:ascii="黑体" w:eastAsia="黑体" w:hAnsi="宋体"/>
          <w:sz w:val="24"/>
        </w:rPr>
      </w:pP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bookmarkStart w:id="121" w:name="_Hlk72439043"/>
      <w:r w:rsidRPr="00B46272">
        <w:rPr>
          <w:rFonts w:ascii="宋体" w:hAnsi="宋体" w:hint="eastAsia"/>
          <w:b/>
          <w:bCs/>
          <w:kern w:val="0"/>
          <w:sz w:val="28"/>
          <w:szCs w:val="28"/>
        </w:rPr>
        <w:t>合同的授予与备案</w:t>
      </w:r>
      <w:bookmarkEnd w:id="121"/>
    </w:p>
    <w:p w:rsidR="00000000" w:rsidRPr="00B46272" w:rsidP="00B46272">
      <w:pPr>
        <w:rPr>
          <w:rFonts w:ascii="黑体" w:eastAsia="黑体" w:hAnsi="宋体"/>
          <w:sz w:val="24"/>
        </w:rPr>
      </w:pPr>
      <w:bookmarkStart w:id="122" w:name="_Toc100052408"/>
      <w:bookmarkStart w:id="123" w:name="_Toc73521674"/>
      <w:bookmarkStart w:id="124" w:name="_Toc73521586"/>
      <w:bookmarkStart w:id="125" w:name="_Toc73517679"/>
      <w:bookmarkStart w:id="126" w:name="_Toc73518157"/>
      <w:bookmarkStart w:id="127" w:name="_Hlk72439088"/>
      <w:r w:rsidRPr="00B46272">
        <w:rPr>
          <w:rFonts w:ascii="黑体" w:eastAsia="黑体" w:hAnsi="宋体" w:hint="eastAsia"/>
          <w:sz w:val="24"/>
        </w:rPr>
        <w:t>43．合同授予标准</w:t>
      </w:r>
      <w:bookmarkEnd w:id="122"/>
      <w:bookmarkEnd w:id="123"/>
      <w:bookmarkEnd w:id="124"/>
      <w:bookmarkEnd w:id="125"/>
      <w:bookmarkEnd w:id="126"/>
    </w:p>
    <w:p w:rsidR="00000000" w:rsidRPr="00B46272" w:rsidP="00B46272">
      <w:pPr>
        <w:ind w:firstLine="412" w:firstLineChars="196"/>
        <w:rPr>
          <w:rFonts w:ascii="宋体" w:hAnsi="宋体"/>
          <w:szCs w:val="21"/>
        </w:rPr>
      </w:pPr>
      <w:r w:rsidRPr="00B46272">
        <w:rPr>
          <w:rFonts w:ascii="宋体" w:hAnsi="宋体" w:hint="eastAsia"/>
          <w:szCs w:val="21"/>
        </w:rPr>
        <w:t>本项目的合同将授予经本招标文件规定评审确定的中标供应商。</w:t>
      </w:r>
    </w:p>
    <w:p w:rsidR="00000000" w:rsidRPr="00B46272" w:rsidP="00B46272">
      <w:pPr>
        <w:rPr>
          <w:rFonts w:ascii="黑体" w:eastAsia="黑体" w:hAnsi="宋体"/>
          <w:sz w:val="24"/>
        </w:rPr>
      </w:pPr>
      <w:bookmarkStart w:id="128" w:name="_Toc73521587"/>
      <w:bookmarkStart w:id="129" w:name="_Toc73517680"/>
      <w:bookmarkStart w:id="130" w:name="_Toc73518158"/>
      <w:bookmarkStart w:id="131" w:name="_Toc100052409"/>
      <w:bookmarkStart w:id="132" w:name="_Toc73521675"/>
      <w:r w:rsidRPr="00B46272">
        <w:rPr>
          <w:rFonts w:ascii="黑体" w:eastAsia="黑体" w:hAnsi="宋体" w:hint="eastAsia"/>
          <w:sz w:val="24"/>
        </w:rPr>
        <w:t>44．</w:t>
      </w:r>
      <w:bookmarkEnd w:id="128"/>
      <w:bookmarkEnd w:id="129"/>
      <w:bookmarkEnd w:id="130"/>
      <w:bookmarkEnd w:id="131"/>
      <w:bookmarkEnd w:id="132"/>
      <w:r w:rsidRPr="00B46272">
        <w:rPr>
          <w:rFonts w:ascii="黑体" w:eastAsia="黑体" w:hAnsi="宋体" w:hint="eastAsia"/>
          <w:sz w:val="24"/>
        </w:rPr>
        <w:t>接受和拒绝任何或所有投标的权力</w:t>
      </w:r>
    </w:p>
    <w:p w:rsidR="00000000" w:rsidRPr="00B46272" w:rsidP="00B46272">
      <w:pPr>
        <w:ind w:firstLine="412" w:firstLineChars="196"/>
        <w:rPr>
          <w:rFonts w:ascii="宋体" w:hAnsi="宋体"/>
          <w:szCs w:val="21"/>
        </w:rPr>
      </w:pPr>
      <w:r w:rsidRPr="00B46272">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000000" w:rsidRPr="00B46272" w:rsidP="00B46272">
      <w:pPr>
        <w:rPr>
          <w:rFonts w:ascii="黑体" w:eastAsia="黑体" w:hAnsi="宋体"/>
          <w:sz w:val="24"/>
        </w:rPr>
      </w:pPr>
      <w:bookmarkStart w:id="133" w:name="_Toc73517682"/>
      <w:bookmarkStart w:id="134" w:name="_Toc73518160"/>
      <w:bookmarkStart w:id="135" w:name="_Toc73521589"/>
      <w:bookmarkStart w:id="136" w:name="_Toc73521677"/>
      <w:bookmarkStart w:id="137" w:name="_Toc100052410"/>
      <w:r w:rsidRPr="00B46272">
        <w:rPr>
          <w:rFonts w:ascii="黑体" w:eastAsia="黑体" w:hAnsi="宋体" w:hint="eastAsia"/>
          <w:sz w:val="24"/>
        </w:rPr>
        <w:t>45．合同的签订</w:t>
      </w:r>
      <w:bookmarkEnd w:id="133"/>
      <w:bookmarkEnd w:id="134"/>
      <w:bookmarkEnd w:id="135"/>
      <w:bookmarkEnd w:id="136"/>
      <w:bookmarkEnd w:id="137"/>
    </w:p>
    <w:p w:rsidR="00000000" w:rsidRPr="00B46272" w:rsidP="00B46272">
      <w:pPr>
        <w:ind w:firstLine="412" w:firstLineChars="196"/>
        <w:rPr>
          <w:rFonts w:ascii="宋体" w:hAnsi="宋体"/>
          <w:szCs w:val="21"/>
        </w:rPr>
      </w:pPr>
      <w:r w:rsidRPr="00B46272">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000000" w:rsidRPr="00B46272" w:rsidP="00B46272">
      <w:pPr>
        <w:ind w:firstLine="412" w:firstLineChars="196"/>
        <w:rPr>
          <w:rFonts w:ascii="宋体" w:hAnsi="宋体"/>
          <w:szCs w:val="21"/>
        </w:rPr>
      </w:pPr>
      <w:r w:rsidRPr="00B46272">
        <w:rPr>
          <w:rFonts w:ascii="宋体" w:hAnsi="宋体" w:hint="eastAsia"/>
          <w:szCs w:val="21"/>
        </w:rPr>
        <w:t>45.2中标人如不按本通用条款第45</w:t>
      </w:r>
      <w:r w:rsidRPr="00B46272">
        <w:rPr>
          <w:rFonts w:ascii="宋体" w:hAnsi="宋体"/>
          <w:szCs w:val="21"/>
        </w:rPr>
        <w:t>.1</w:t>
      </w:r>
      <w:r w:rsidRPr="00B46272">
        <w:rPr>
          <w:rFonts w:ascii="宋体" w:hAnsi="宋体" w:hint="eastAsia"/>
          <w:szCs w:val="21"/>
        </w:rPr>
        <w:t>款的规定与采购人签订合同，</w:t>
      </w:r>
      <w:r w:rsidRPr="00B46272">
        <w:rPr>
          <w:rFonts w:ascii="宋体" w:hAnsi="宋体" w:cs="宋体"/>
          <w:kern w:val="0"/>
          <w:szCs w:val="21"/>
        </w:rPr>
        <w:t>情节严重的，由</w:t>
      </w:r>
      <w:r w:rsidRPr="00B46272">
        <w:rPr>
          <w:rFonts w:ascii="宋体" w:hAnsi="宋体" w:cs="宋体" w:hint="eastAsia"/>
          <w:kern w:val="0"/>
          <w:szCs w:val="21"/>
        </w:rPr>
        <w:t>同级财政</w:t>
      </w:r>
      <w:r w:rsidRPr="00B46272">
        <w:rPr>
          <w:rFonts w:ascii="宋体" w:hAnsi="宋体" w:cs="宋体"/>
          <w:kern w:val="0"/>
          <w:szCs w:val="21"/>
        </w:rPr>
        <w:t>部门记入供应商诚信档案，予以通报</w:t>
      </w:r>
      <w:r w:rsidRPr="00B46272">
        <w:rPr>
          <w:rFonts w:ascii="宋体" w:hAnsi="宋体" w:hint="eastAsia"/>
          <w:szCs w:val="21"/>
        </w:rPr>
        <w:t>；</w:t>
      </w:r>
    </w:p>
    <w:p w:rsidR="00000000" w:rsidRPr="00B46272" w:rsidP="00B46272">
      <w:pPr>
        <w:ind w:firstLine="412" w:firstLineChars="196"/>
        <w:rPr>
          <w:rFonts w:ascii="宋体" w:hAnsi="宋体"/>
          <w:szCs w:val="21"/>
        </w:rPr>
      </w:pPr>
      <w:r w:rsidRPr="00B46272">
        <w:rPr>
          <w:rFonts w:ascii="宋体" w:hAnsi="宋体" w:hint="eastAsia"/>
          <w:szCs w:val="21"/>
        </w:rPr>
        <w:t>45.3中标人应当按照合同约定履行义务，完成中标项目，不得将中标项目转让（转包）给他人。</w:t>
      </w:r>
    </w:p>
    <w:p w:rsidR="00000000" w:rsidRPr="00B46272" w:rsidP="00B46272">
      <w:pPr>
        <w:rPr>
          <w:rFonts w:ascii="黑体" w:eastAsia="黑体" w:hAnsi="宋体"/>
          <w:sz w:val="24"/>
        </w:rPr>
      </w:pPr>
      <w:bookmarkStart w:id="138" w:name="_Toc100052411"/>
      <w:bookmarkStart w:id="139" w:name="_Toc73521590"/>
      <w:bookmarkStart w:id="140" w:name="_Toc73517683"/>
      <w:bookmarkStart w:id="141" w:name="_Toc73521678"/>
      <w:bookmarkStart w:id="142" w:name="_Toc73518161"/>
      <w:r w:rsidRPr="00B46272">
        <w:rPr>
          <w:rFonts w:ascii="黑体" w:eastAsia="黑体" w:hAnsi="宋体" w:hint="eastAsia"/>
          <w:sz w:val="24"/>
        </w:rPr>
        <w:t>46．履约担保</w:t>
      </w:r>
      <w:bookmarkEnd w:id="138"/>
      <w:bookmarkEnd w:id="139"/>
      <w:bookmarkEnd w:id="140"/>
      <w:bookmarkEnd w:id="141"/>
      <w:bookmarkEnd w:id="142"/>
    </w:p>
    <w:p w:rsidR="00000000" w:rsidRPr="00B46272" w:rsidP="00B46272">
      <w:pPr>
        <w:ind w:firstLine="412" w:firstLineChars="196"/>
        <w:rPr>
          <w:rFonts w:ascii="宋体" w:hAnsi="宋体"/>
          <w:szCs w:val="21"/>
        </w:rPr>
      </w:pPr>
      <w:r w:rsidRPr="00B46272">
        <w:rPr>
          <w:rFonts w:ascii="宋体" w:hAnsi="宋体" w:hint="eastAsia"/>
          <w:szCs w:val="21"/>
        </w:rPr>
        <w:t>46.1在签订项目合同的同时，中标人应按“对通用条款的补充内容”中规定的金额向采购人提交履约担保；</w:t>
      </w:r>
    </w:p>
    <w:p w:rsidR="00000000" w:rsidRPr="00B46272" w:rsidP="00B46272">
      <w:pPr>
        <w:ind w:firstLine="412" w:firstLineChars="196"/>
        <w:rPr>
          <w:rFonts w:ascii="宋体" w:hAnsi="宋体"/>
          <w:szCs w:val="21"/>
        </w:rPr>
      </w:pPr>
      <w:r w:rsidRPr="00B46272">
        <w:rPr>
          <w:rFonts w:ascii="宋体" w:hAnsi="宋体" w:hint="eastAsia"/>
          <w:szCs w:val="21"/>
        </w:rPr>
        <w:t>46.2，允许供应商自主选择以支票、汇票、本票、保函等非现金方式提交履约担保；</w:t>
      </w:r>
      <w:r w:rsidRPr="00B46272">
        <w:t>中标</w:t>
      </w:r>
      <w:r w:rsidRPr="00B46272">
        <w:rPr>
          <w:rFonts w:hint="eastAsia"/>
        </w:rPr>
        <w:t>人</w:t>
      </w:r>
      <w:r w:rsidRPr="00B46272">
        <w:t>提交履约</w:t>
      </w:r>
      <w:r w:rsidRPr="00B46272">
        <w:rPr>
          <w:rFonts w:hint="eastAsia"/>
        </w:rPr>
        <w:t>担保不是</w:t>
      </w:r>
      <w:r w:rsidRPr="00B46272">
        <w:t>合同签订的</w:t>
      </w:r>
      <w:r w:rsidRPr="00B46272">
        <w:rPr>
          <w:rFonts w:hint="eastAsia"/>
        </w:rPr>
        <w:t>前提</w:t>
      </w:r>
      <w:r w:rsidRPr="00B46272">
        <w:t>条件，不要求中标</w:t>
      </w:r>
      <w:r w:rsidRPr="00B46272">
        <w:rPr>
          <w:rFonts w:hint="eastAsia"/>
        </w:rPr>
        <w:t>人</w:t>
      </w:r>
      <w:r w:rsidRPr="00B46272">
        <w:t>提供除法律、法规明确规定外的其他担保</w:t>
      </w:r>
      <w:r w:rsidRPr="00B46272">
        <w:rPr>
          <w:rFonts w:hint="eastAsia"/>
        </w:rPr>
        <w:t>。</w:t>
      </w:r>
    </w:p>
    <w:p w:rsidR="00000000" w:rsidRPr="00B46272" w:rsidP="00B46272">
      <w:pPr>
        <w:rPr>
          <w:rFonts w:ascii="黑体" w:eastAsia="黑体" w:hAnsi="宋体"/>
          <w:sz w:val="24"/>
        </w:rPr>
      </w:pPr>
      <w:r w:rsidRPr="00B46272">
        <w:rPr>
          <w:rFonts w:ascii="黑体" w:eastAsia="黑体" w:hAnsi="宋体" w:hint="eastAsia"/>
          <w:sz w:val="24"/>
        </w:rPr>
        <w:t>47. 合同备案</w:t>
      </w:r>
    </w:p>
    <w:p w:rsidR="00000000" w:rsidRPr="00B46272" w:rsidP="00B46272">
      <w:pPr>
        <w:ind w:firstLine="420" w:firstLineChars="200"/>
        <w:rPr>
          <w:rFonts w:ascii="宋体" w:hAnsi="宋体"/>
          <w:szCs w:val="21"/>
        </w:rPr>
      </w:pPr>
      <w:r w:rsidRPr="00B46272">
        <w:rPr>
          <w:rFonts w:ascii="宋体" w:hAnsi="宋体" w:hint="eastAsia"/>
          <w:szCs w:val="21"/>
        </w:rPr>
        <w:t>采购人与中标供应商自中标通知书发出之日起10个工作日内签订政府采购合同，并按财政部门规定提交备案。</w:t>
      </w:r>
    </w:p>
    <w:p w:rsidR="00000000" w:rsidRPr="00B46272" w:rsidP="00B46272">
      <w:pPr>
        <w:rPr>
          <w:rFonts w:ascii="黑体" w:eastAsia="黑体" w:hAnsi="宋体"/>
          <w:sz w:val="24"/>
        </w:rPr>
      </w:pPr>
      <w:r w:rsidRPr="00B46272">
        <w:rPr>
          <w:rFonts w:ascii="黑体" w:eastAsia="黑体" w:hAnsi="宋体" w:hint="eastAsia"/>
          <w:sz w:val="24"/>
        </w:rPr>
        <w:t>48. 合同变更</w:t>
      </w:r>
    </w:p>
    <w:p w:rsidR="00000000" w:rsidRPr="00B46272" w:rsidP="00B46272">
      <w:pPr>
        <w:ind w:firstLine="412" w:firstLineChars="196"/>
        <w:rPr>
          <w:rFonts w:ascii="宋体" w:hAnsi="宋体"/>
          <w:szCs w:val="21"/>
        </w:rPr>
      </w:pPr>
      <w:r w:rsidRPr="00B46272">
        <w:rPr>
          <w:rFonts w:ascii="宋体" w:hAnsi="宋体" w:hint="eastAsia"/>
          <w:szCs w:val="21"/>
        </w:rPr>
        <w:t>合同变更事宜按《深圳市财政局关于优化政府采购合同备案的通知》（深财发保〔2022〕2号）相关规定执行。</w:t>
      </w:r>
    </w:p>
    <w:p w:rsidR="00000000" w:rsidRPr="00B46272" w:rsidP="00B46272">
      <w:pPr>
        <w:rPr>
          <w:rFonts w:ascii="黑体" w:eastAsia="黑体" w:hAnsi="宋体"/>
          <w:sz w:val="24"/>
        </w:rPr>
      </w:pPr>
      <w:r w:rsidRPr="00B46272">
        <w:rPr>
          <w:rFonts w:ascii="黑体" w:eastAsia="黑体" w:hAnsi="宋体" w:hint="eastAsia"/>
          <w:sz w:val="24"/>
        </w:rPr>
        <w:t>49. 项目验收</w:t>
      </w:r>
    </w:p>
    <w:p w:rsidR="00000000" w:rsidRPr="00B46272" w:rsidP="00B46272">
      <w:pPr>
        <w:widowControl/>
        <w:ind w:right="176" w:firstLine="420"/>
        <w:jc w:val="left"/>
        <w:rPr>
          <w:rFonts w:ascii="宋体" w:hAnsi="宋体"/>
        </w:rPr>
      </w:pPr>
      <w:r w:rsidRPr="00B46272">
        <w:rPr>
          <w:rFonts w:ascii="宋体" w:hAnsi="宋体" w:hint="eastAsia"/>
        </w:rPr>
        <w:t>49.1采购人应当按照招标文件和合同规定的标准和方法，及时组织验收。</w:t>
      </w:r>
      <w:r w:rsidRPr="00B46272">
        <w:rPr>
          <w:rFonts w:ascii="宋体" w:hAnsi="宋体"/>
        </w:rPr>
        <w:t xml:space="preserve"> </w:t>
      </w:r>
    </w:p>
    <w:p w:rsidR="00000000" w:rsidRPr="00B46272" w:rsidP="00B46272">
      <w:pPr>
        <w:rPr>
          <w:rFonts w:ascii="黑体" w:eastAsia="黑体" w:hAnsi="宋体"/>
          <w:sz w:val="24"/>
        </w:rPr>
      </w:pPr>
      <w:r w:rsidRPr="00B46272">
        <w:rPr>
          <w:rFonts w:ascii="黑体" w:eastAsia="黑体" w:hAnsi="宋体" w:hint="eastAsia"/>
          <w:sz w:val="24"/>
        </w:rPr>
        <w:t>50. 宣传</w:t>
      </w:r>
    </w:p>
    <w:p w:rsidR="00000000" w:rsidRPr="00B46272" w:rsidP="00B46272">
      <w:pPr>
        <w:ind w:left="210" w:firstLine="412" w:leftChars="100" w:firstLineChars="196"/>
        <w:rPr>
          <w:rFonts w:ascii="宋体" w:hAnsi="宋体"/>
        </w:rPr>
      </w:pPr>
      <w:r w:rsidRPr="00B46272">
        <w:rPr>
          <w:rFonts w:ascii="宋体" w:hAnsi="宋体" w:hint="eastAsia"/>
        </w:rPr>
        <w:t>凡与政府采购活动有关的宣传或广告，若当中提及政府采购，</w:t>
      </w:r>
      <w:r w:rsidRPr="00B46272">
        <w:rPr>
          <w:rFonts w:ascii="宋体" w:hAnsi="宋体"/>
        </w:rPr>
        <w:t>必须事先将具体对外宣传方案报</w:t>
      </w:r>
      <w:r w:rsidRPr="00B46272">
        <w:rPr>
          <w:rFonts w:ascii="宋体" w:hAnsi="宋体" w:hint="eastAsia"/>
        </w:rPr>
        <w:t>同级财政部门</w:t>
      </w:r>
      <w:r w:rsidRPr="00B46272">
        <w:rPr>
          <w:rFonts w:ascii="宋体" w:hAnsi="宋体"/>
        </w:rPr>
        <w:t>和</w:t>
      </w:r>
      <w:r w:rsidRPr="00B46272">
        <w:rPr>
          <w:rFonts w:ascii="宋体" w:hAnsi="宋体" w:hint="eastAsia"/>
        </w:rPr>
        <w:t>政府集中采购机构</w:t>
      </w:r>
      <w:r w:rsidRPr="00B46272">
        <w:rPr>
          <w:rFonts w:ascii="宋体" w:hAnsi="宋体"/>
        </w:rPr>
        <w:t>，并征得其同意。对外市场宣传包括但不限于以下形式：</w:t>
      </w:r>
    </w:p>
    <w:p w:rsidR="00000000" w:rsidRPr="00B46272" w:rsidP="00B46272">
      <w:pPr>
        <w:ind w:left="210" w:firstLine="412" w:leftChars="100" w:firstLineChars="196"/>
        <w:rPr>
          <w:rFonts w:ascii="宋体" w:hAnsi="宋体"/>
        </w:rPr>
      </w:pPr>
      <w:r w:rsidRPr="00B46272">
        <w:rPr>
          <w:rFonts w:ascii="宋体" w:hAnsi="宋体"/>
        </w:rPr>
        <w:t>a.名片、宣传册、广告标语等；</w:t>
      </w:r>
    </w:p>
    <w:p w:rsidR="00000000" w:rsidRPr="00B46272" w:rsidP="00B46272">
      <w:pPr>
        <w:ind w:left="210" w:firstLine="412" w:leftChars="100" w:firstLineChars="196"/>
        <w:rPr>
          <w:rFonts w:ascii="宋体" w:hAnsi="宋体"/>
        </w:rPr>
      </w:pPr>
      <w:r w:rsidRPr="00B46272">
        <w:rPr>
          <w:rFonts w:ascii="宋体" w:hAnsi="宋体"/>
        </w:rPr>
        <w:t>b.案例介绍、推广等；</w:t>
      </w:r>
    </w:p>
    <w:p w:rsidR="00000000" w:rsidRPr="00B46272" w:rsidP="00B46272">
      <w:pPr>
        <w:ind w:left="210" w:firstLine="412" w:leftChars="100" w:firstLineChars="196"/>
        <w:rPr>
          <w:rFonts w:ascii="宋体" w:hAnsi="宋体"/>
        </w:rPr>
      </w:pPr>
      <w:r w:rsidRPr="00B46272">
        <w:rPr>
          <w:rFonts w:ascii="宋体" w:hAnsi="宋体" w:hint="eastAsia"/>
        </w:rPr>
        <w:t>c.工作</w:t>
      </w:r>
      <w:r w:rsidRPr="00B46272">
        <w:rPr>
          <w:rFonts w:ascii="宋体" w:hAnsi="宋体"/>
        </w:rPr>
        <w:t>人员向其他消费群体宣传。</w:t>
      </w:r>
    </w:p>
    <w:p w:rsidR="00000000" w:rsidRPr="00B46272" w:rsidP="00B46272">
      <w:pPr>
        <w:rPr>
          <w:rFonts w:ascii="黑体" w:eastAsia="黑体" w:hAnsi="宋体"/>
          <w:sz w:val="24"/>
        </w:rPr>
      </w:pPr>
      <w:r w:rsidRPr="00B46272">
        <w:rPr>
          <w:rFonts w:ascii="黑体" w:eastAsia="黑体" w:hAnsi="宋体" w:hint="eastAsia"/>
          <w:sz w:val="24"/>
        </w:rPr>
        <w:t>51. 供应商违法责任</w:t>
      </w:r>
    </w:p>
    <w:p w:rsidR="00000000" w:rsidRPr="00B46272" w:rsidP="00B46272">
      <w:pPr>
        <w:ind w:firstLine="412" w:firstLineChars="196"/>
        <w:rPr>
          <w:rFonts w:ascii="宋体" w:hAnsi="宋体"/>
          <w:szCs w:val="21"/>
        </w:rPr>
      </w:pPr>
      <w:r w:rsidRPr="00B46272">
        <w:rPr>
          <w:rFonts w:ascii="宋体" w:hAnsi="宋体" w:hint="eastAsia"/>
          <w:szCs w:val="21"/>
        </w:rPr>
        <w:t>5</w:t>
      </w:r>
      <w:r w:rsidRPr="00B46272">
        <w:rPr>
          <w:rFonts w:ascii="宋体" w:hAnsi="宋体"/>
          <w:szCs w:val="21"/>
        </w:rPr>
        <w:t>1.1</w:t>
      </w:r>
      <w:r w:rsidRPr="00B46272">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000000" w:rsidRPr="00B46272" w:rsidP="00B46272">
      <w:pPr>
        <w:ind w:firstLine="412" w:firstLineChars="196"/>
        <w:rPr>
          <w:rFonts w:ascii="宋体" w:hAnsi="宋体"/>
          <w:szCs w:val="21"/>
        </w:rPr>
      </w:pPr>
      <w:r w:rsidRPr="00B46272">
        <w:rPr>
          <w:rFonts w:ascii="宋体" w:hAnsi="宋体" w:hint="eastAsia"/>
          <w:szCs w:val="21"/>
        </w:rPr>
        <w:t>（1）在采购活动中应当回避而未回避的；</w:t>
      </w:r>
    </w:p>
    <w:p w:rsidR="00000000" w:rsidRPr="00B46272" w:rsidP="00B46272">
      <w:pPr>
        <w:ind w:firstLine="412" w:firstLineChars="196"/>
        <w:rPr>
          <w:rFonts w:ascii="宋体" w:hAnsi="宋体"/>
          <w:szCs w:val="21"/>
        </w:rPr>
      </w:pPr>
      <w:r w:rsidRPr="00B46272">
        <w:rPr>
          <w:rFonts w:ascii="宋体" w:hAnsi="宋体" w:hint="eastAsia"/>
          <w:szCs w:val="21"/>
        </w:rPr>
        <w:t>（2）未按本条例规定签订、履行采购合同，造成严重后果的；</w:t>
      </w:r>
    </w:p>
    <w:p w:rsidR="00000000" w:rsidRPr="00B46272" w:rsidP="00B46272">
      <w:pPr>
        <w:ind w:firstLine="412" w:firstLineChars="196"/>
        <w:rPr>
          <w:rFonts w:ascii="宋体" w:hAnsi="宋体"/>
          <w:szCs w:val="21"/>
        </w:rPr>
      </w:pPr>
      <w:r w:rsidRPr="00B46272">
        <w:rPr>
          <w:rFonts w:ascii="宋体" w:hAnsi="宋体" w:hint="eastAsia"/>
          <w:szCs w:val="21"/>
        </w:rPr>
        <w:t>（3）隐瞒真实情况，提供虚假资料的；</w:t>
      </w:r>
    </w:p>
    <w:p w:rsidR="00000000" w:rsidRPr="00B46272" w:rsidP="00B46272">
      <w:pPr>
        <w:ind w:firstLine="412" w:firstLineChars="196"/>
        <w:rPr>
          <w:rFonts w:ascii="宋体" w:hAnsi="宋体"/>
          <w:szCs w:val="21"/>
        </w:rPr>
      </w:pPr>
      <w:r w:rsidRPr="00B46272">
        <w:rPr>
          <w:rFonts w:ascii="宋体" w:hAnsi="宋体" w:hint="eastAsia"/>
          <w:szCs w:val="21"/>
        </w:rPr>
        <w:t>（4）以非法手段排斥其他供应商参与竞争的；</w:t>
      </w:r>
    </w:p>
    <w:p w:rsidR="00000000" w:rsidRPr="00B46272" w:rsidP="00B46272">
      <w:pPr>
        <w:ind w:firstLine="412" w:firstLineChars="196"/>
        <w:rPr>
          <w:rFonts w:ascii="宋体" w:hAnsi="宋体"/>
          <w:szCs w:val="21"/>
        </w:rPr>
      </w:pPr>
      <w:r w:rsidRPr="00B46272">
        <w:rPr>
          <w:rFonts w:ascii="宋体" w:hAnsi="宋体" w:hint="eastAsia"/>
          <w:szCs w:val="21"/>
        </w:rPr>
        <w:t>（5）与其他采购参加人串通投标的；</w:t>
      </w:r>
    </w:p>
    <w:p w:rsidR="00000000" w:rsidRPr="00B46272" w:rsidP="00B46272">
      <w:pPr>
        <w:ind w:firstLine="412" w:firstLineChars="196"/>
        <w:rPr>
          <w:rFonts w:ascii="宋体" w:hAnsi="宋体"/>
          <w:szCs w:val="21"/>
        </w:rPr>
      </w:pPr>
      <w:r w:rsidRPr="00B46272">
        <w:rPr>
          <w:rFonts w:ascii="宋体" w:hAnsi="宋体" w:hint="eastAsia"/>
          <w:szCs w:val="21"/>
        </w:rPr>
        <w:t>（6）恶意投诉的；</w:t>
      </w:r>
    </w:p>
    <w:p w:rsidR="00000000" w:rsidRPr="00B46272" w:rsidP="00B46272">
      <w:pPr>
        <w:ind w:firstLine="412" w:firstLineChars="196"/>
        <w:rPr>
          <w:rFonts w:ascii="宋体" w:hAnsi="宋体"/>
          <w:szCs w:val="21"/>
        </w:rPr>
      </w:pPr>
      <w:r w:rsidRPr="00B46272">
        <w:rPr>
          <w:rFonts w:ascii="宋体" w:hAnsi="宋体" w:hint="eastAsia"/>
          <w:szCs w:val="21"/>
        </w:rPr>
        <w:t>（7）向采购项目相关人行贿或者提供其他不当利益的；</w:t>
      </w:r>
    </w:p>
    <w:p w:rsidR="00000000" w:rsidRPr="00B46272" w:rsidP="00B46272">
      <w:pPr>
        <w:ind w:firstLine="412" w:firstLineChars="196"/>
        <w:rPr>
          <w:rFonts w:ascii="宋体" w:hAnsi="宋体"/>
          <w:szCs w:val="21"/>
        </w:rPr>
      </w:pPr>
      <w:r w:rsidRPr="00B46272">
        <w:rPr>
          <w:rFonts w:ascii="宋体" w:hAnsi="宋体" w:hint="eastAsia"/>
          <w:szCs w:val="21"/>
        </w:rPr>
        <w:t>（8）阻碍、抗拒主管部门监督检查的；</w:t>
      </w:r>
    </w:p>
    <w:p w:rsidR="00000000" w:rsidRPr="00B46272" w:rsidP="00B46272">
      <w:pPr>
        <w:ind w:firstLine="412" w:firstLineChars="196"/>
        <w:rPr>
          <w:rFonts w:ascii="宋体" w:hAnsi="宋体"/>
          <w:szCs w:val="21"/>
        </w:rPr>
      </w:pPr>
      <w:r w:rsidRPr="00B46272">
        <w:rPr>
          <w:rFonts w:ascii="宋体" w:hAnsi="宋体" w:hint="eastAsia"/>
          <w:szCs w:val="21"/>
        </w:rPr>
        <w:t>（9）其他违反本条例规定的行为。</w:t>
      </w:r>
    </w:p>
    <w:p w:rsidR="00000000" w:rsidRPr="00B46272" w:rsidP="00B46272">
      <w:pPr>
        <w:ind w:firstLine="412" w:firstLineChars="196"/>
        <w:rPr>
          <w:rFonts w:ascii="宋体" w:hAnsi="宋体"/>
          <w:szCs w:val="21"/>
        </w:rPr>
      </w:pPr>
      <w:r w:rsidRPr="00B46272">
        <w:rPr>
          <w:rFonts w:ascii="宋体" w:hAnsi="宋体" w:hint="eastAsia"/>
          <w:szCs w:val="21"/>
        </w:rPr>
        <w:t>5</w:t>
      </w:r>
      <w:r w:rsidRPr="00B46272">
        <w:rPr>
          <w:rFonts w:ascii="宋体" w:hAnsi="宋体"/>
          <w:szCs w:val="21"/>
        </w:rPr>
        <w:t xml:space="preserve">1.2 </w:t>
      </w:r>
      <w:r w:rsidRPr="00B46272">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43" w:name="_Hlk72440769"/>
      <w:r w:rsidRPr="00B46272">
        <w:rPr>
          <w:rFonts w:ascii="宋体" w:hAnsi="宋体" w:hint="eastAsia"/>
          <w:szCs w:val="21"/>
        </w:rPr>
        <w:t>政府集中采购机构或采购人不予退还其交纳的谈判保证金，情节严重的，并由主管部门</w:t>
      </w:r>
      <w:bookmarkEnd w:id="143"/>
      <w:r w:rsidRPr="00B46272">
        <w:rPr>
          <w:rFonts w:ascii="宋体" w:hAnsi="宋体" w:hint="eastAsia"/>
          <w:szCs w:val="21"/>
        </w:rPr>
        <w:t>记入供应商诚信档案，予以通报：</w:t>
      </w:r>
    </w:p>
    <w:p w:rsidR="00000000" w:rsidRPr="00B46272" w:rsidP="00B46272">
      <w:pPr>
        <w:ind w:firstLine="412" w:firstLineChars="196"/>
        <w:rPr>
          <w:rFonts w:ascii="宋体" w:hAnsi="宋体"/>
          <w:szCs w:val="21"/>
        </w:rPr>
      </w:pPr>
      <w:r w:rsidRPr="00B46272">
        <w:rPr>
          <w:rFonts w:ascii="宋体" w:hAnsi="宋体" w:hint="eastAsia"/>
          <w:szCs w:val="21"/>
        </w:rPr>
        <w:t>（1</w:t>
      </w:r>
      <w:r w:rsidRPr="00B46272">
        <w:rPr>
          <w:rFonts w:ascii="宋体" w:hAnsi="宋体"/>
          <w:szCs w:val="21"/>
        </w:rPr>
        <w:t>）投标截止后，撤销投标的；</w:t>
      </w:r>
    </w:p>
    <w:p w:rsidR="00000000" w:rsidRPr="00B46272" w:rsidP="00B46272">
      <w:pPr>
        <w:ind w:firstLine="412" w:firstLineChars="196"/>
        <w:rPr>
          <w:rFonts w:ascii="宋体" w:hAnsi="宋体"/>
          <w:szCs w:val="21"/>
        </w:rPr>
      </w:pPr>
      <w:r w:rsidRPr="00B46272">
        <w:rPr>
          <w:rFonts w:ascii="宋体" w:hAnsi="宋体"/>
          <w:szCs w:val="21"/>
        </w:rPr>
        <w:t>（</w:t>
      </w:r>
      <w:r w:rsidRPr="00B46272">
        <w:rPr>
          <w:rFonts w:ascii="宋体" w:hAnsi="宋体" w:hint="eastAsia"/>
          <w:szCs w:val="21"/>
        </w:rPr>
        <w:t>2</w:t>
      </w:r>
      <w:r w:rsidRPr="00B46272">
        <w:rPr>
          <w:rFonts w:ascii="宋体" w:hAnsi="宋体"/>
          <w:szCs w:val="21"/>
        </w:rPr>
        <w:t>）中标后无正当理由未在规定期限内签订合同的；</w:t>
      </w:r>
    </w:p>
    <w:p w:rsidR="00000000" w:rsidRPr="00B46272" w:rsidP="00B46272">
      <w:pPr>
        <w:ind w:firstLine="412" w:firstLineChars="196"/>
        <w:rPr>
          <w:rFonts w:ascii="宋体" w:hAnsi="宋体"/>
          <w:szCs w:val="21"/>
        </w:rPr>
      </w:pPr>
      <w:r w:rsidRPr="00B46272">
        <w:rPr>
          <w:rFonts w:ascii="宋体" w:hAnsi="宋体"/>
          <w:szCs w:val="21"/>
        </w:rPr>
        <w:t>（</w:t>
      </w:r>
      <w:r w:rsidRPr="00B46272">
        <w:rPr>
          <w:rFonts w:ascii="宋体" w:hAnsi="宋体" w:hint="eastAsia"/>
          <w:szCs w:val="21"/>
        </w:rPr>
        <w:t>3</w:t>
      </w:r>
      <w:r w:rsidRPr="00B46272">
        <w:rPr>
          <w:rFonts w:ascii="宋体" w:hAnsi="宋体"/>
          <w:szCs w:val="21"/>
        </w:rPr>
        <w:t>）将中标项目转让给他人、或者在投标文件中未说明且未经采购人、采购招标机构同意，将中标项目分包给他人的；</w:t>
      </w:r>
    </w:p>
    <w:p w:rsidR="00000000" w:rsidRPr="00B46272" w:rsidP="00B46272">
      <w:pPr>
        <w:ind w:firstLine="412" w:firstLineChars="196"/>
        <w:rPr>
          <w:rFonts w:ascii="宋体" w:hAnsi="宋体"/>
          <w:szCs w:val="21"/>
        </w:rPr>
      </w:pPr>
      <w:r w:rsidRPr="00B46272">
        <w:rPr>
          <w:rFonts w:ascii="宋体" w:hAnsi="宋体"/>
          <w:szCs w:val="21"/>
        </w:rPr>
        <w:t>（</w:t>
      </w:r>
      <w:r w:rsidRPr="00B46272">
        <w:rPr>
          <w:rFonts w:ascii="宋体" w:hAnsi="宋体" w:hint="eastAsia"/>
          <w:szCs w:val="21"/>
        </w:rPr>
        <w:t>4</w:t>
      </w:r>
      <w:r w:rsidRPr="00B46272">
        <w:rPr>
          <w:rFonts w:ascii="宋体" w:hAnsi="宋体"/>
          <w:szCs w:val="21"/>
        </w:rPr>
        <w:t>）拒绝履行合同义务的</w:t>
      </w:r>
      <w:r w:rsidRPr="00B46272">
        <w:rPr>
          <w:rFonts w:ascii="宋体" w:hAnsi="宋体" w:hint="eastAsia"/>
          <w:szCs w:val="21"/>
        </w:rPr>
        <w:t>。</w:t>
      </w:r>
    </w:p>
    <w:p w:rsidR="00000000" w:rsidRPr="00B46272" w:rsidP="00B46272">
      <w:pPr>
        <w:keepNext/>
        <w:keepLines/>
        <w:numPr>
          <w:ilvl w:val="0"/>
          <w:numId w:val="12"/>
        </w:numPr>
        <w:adjustRightInd w:val="0"/>
        <w:spacing w:before="120" w:beforeLines="50" w:after="120" w:afterLines="50"/>
        <w:ind w:left="562" w:hanging="562"/>
        <w:jc w:val="center"/>
        <w:textAlignment w:val="baseline"/>
        <w:outlineLvl w:val="1"/>
        <w:rPr>
          <w:rFonts w:ascii="宋体" w:hAnsi="宋体"/>
          <w:b/>
          <w:bCs/>
          <w:kern w:val="0"/>
          <w:sz w:val="28"/>
          <w:szCs w:val="28"/>
        </w:rPr>
      </w:pPr>
      <w:bookmarkEnd w:id="127"/>
      <w:r w:rsidRPr="00B46272">
        <w:rPr>
          <w:rFonts w:ascii="宋体" w:hAnsi="宋体" w:hint="eastAsia"/>
          <w:b/>
          <w:bCs/>
          <w:kern w:val="0"/>
          <w:sz w:val="28"/>
          <w:szCs w:val="28"/>
        </w:rPr>
        <w:t>质疑处理</w:t>
      </w:r>
    </w:p>
    <w:p w:rsidR="00000000" w:rsidRPr="00B46272" w:rsidP="00B46272">
      <w:pPr>
        <w:rPr>
          <w:rFonts w:ascii="黑体" w:eastAsia="黑体" w:hAnsi="宋体"/>
          <w:sz w:val="24"/>
        </w:rPr>
      </w:pPr>
      <w:bookmarkStart w:id="144" w:name="_Hlk72439706"/>
      <w:r w:rsidRPr="00B46272">
        <w:rPr>
          <w:rFonts w:ascii="黑体" w:eastAsia="黑体" w:hAnsi="宋体" w:hint="eastAsia"/>
          <w:sz w:val="24"/>
        </w:rPr>
        <w:t>52.质疑提出与答复</w:t>
      </w:r>
    </w:p>
    <w:p w:rsidR="00000000" w:rsidRPr="00B46272" w:rsidP="00B46272">
      <w:pPr>
        <w:rPr>
          <w:rFonts w:ascii="宋体" w:hAnsi="宋体"/>
          <w:szCs w:val="21"/>
        </w:rPr>
      </w:pPr>
      <w:r w:rsidRPr="00B46272">
        <w:rPr>
          <w:rFonts w:ascii="宋体" w:hAnsi="宋体" w:hint="eastAsia"/>
          <w:szCs w:val="21"/>
        </w:rPr>
        <w:t xml:space="preserve">    52.1提出质疑</w:t>
      </w:r>
    </w:p>
    <w:p w:rsidR="00000000" w:rsidRPr="00B46272" w:rsidP="00B46272">
      <w:pPr>
        <w:rPr>
          <w:rFonts w:ascii="宋体" w:hAnsi="宋体"/>
          <w:szCs w:val="21"/>
        </w:rPr>
      </w:pPr>
      <w:r w:rsidRPr="00B46272">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000000" w:rsidRPr="00B46272" w:rsidP="00B46272">
      <w:pPr>
        <w:rPr>
          <w:rFonts w:ascii="宋体" w:hAnsi="宋体"/>
          <w:szCs w:val="21"/>
        </w:rPr>
      </w:pPr>
      <w:r w:rsidRPr="00B46272">
        <w:rPr>
          <w:rFonts w:ascii="宋体" w:hAnsi="宋体" w:hint="eastAsia"/>
          <w:szCs w:val="21"/>
        </w:rPr>
        <w:t xml:space="preserve">    52.2</w:t>
      </w:r>
      <w:r w:rsidRPr="00B46272">
        <w:rPr>
          <w:rFonts w:ascii="宋体" w:hAnsi="宋体"/>
          <w:szCs w:val="21"/>
        </w:rPr>
        <w:t>法律依据</w:t>
      </w:r>
    </w:p>
    <w:p w:rsidR="00000000" w:rsidRPr="00B46272" w:rsidP="00B46272">
      <w:pPr>
        <w:rPr>
          <w:rFonts w:ascii="宋体" w:hAnsi="宋体"/>
          <w:szCs w:val="21"/>
        </w:rPr>
      </w:pPr>
      <w:r w:rsidRPr="00B46272">
        <w:rPr>
          <w:rFonts w:ascii="宋体" w:hAnsi="宋体" w:hint="eastAsia"/>
          <w:szCs w:val="21"/>
        </w:rPr>
        <w:t xml:space="preserve">    《中华人民共和国政府采购法》、《中华人民共和国政府采购法实施条例》、</w:t>
      </w:r>
      <w:r w:rsidRPr="00B46272">
        <w:rPr>
          <w:rFonts w:ascii="宋体" w:hAnsi="宋体"/>
          <w:szCs w:val="21"/>
        </w:rPr>
        <w:t>《</w:t>
      </w:r>
      <w:r w:rsidRPr="00B46272">
        <w:rPr>
          <w:rFonts w:ascii="宋体" w:hAnsi="宋体" w:hint="eastAsia"/>
          <w:szCs w:val="21"/>
        </w:rPr>
        <w:t>深圳经济特区政府采购</w:t>
      </w:r>
      <w:r w:rsidRPr="00B46272">
        <w:rPr>
          <w:rFonts w:ascii="宋体" w:hAnsi="宋体"/>
          <w:szCs w:val="21"/>
        </w:rPr>
        <w:t>条例</w:t>
      </w:r>
      <w:r w:rsidRPr="00B46272">
        <w:rPr>
          <w:rFonts w:ascii="宋体" w:hAnsi="宋体" w:hint="eastAsia"/>
          <w:szCs w:val="21"/>
        </w:rPr>
        <w:t>》、《深圳经济特区政府采购条例实施细则》、《政府采购质疑和投诉办法》（财政部令第94号）和其他有关法律法规规定。</w:t>
      </w:r>
    </w:p>
    <w:p w:rsidR="00000000" w:rsidRPr="00B46272" w:rsidP="00B46272">
      <w:pPr>
        <w:rPr>
          <w:rFonts w:ascii="宋体" w:hAnsi="宋体"/>
          <w:szCs w:val="21"/>
        </w:rPr>
      </w:pPr>
      <w:r w:rsidRPr="00B46272">
        <w:rPr>
          <w:rFonts w:ascii="宋体" w:hAnsi="宋体" w:hint="eastAsia"/>
          <w:szCs w:val="21"/>
        </w:rPr>
        <w:t xml:space="preserve">  </w:t>
      </w:r>
      <w:r w:rsidRPr="00B46272">
        <w:rPr>
          <w:rFonts w:ascii="宋体" w:hAnsi="宋体" w:hint="eastAsia"/>
          <w:color w:val="FF0000"/>
          <w:szCs w:val="21"/>
        </w:rPr>
        <w:t xml:space="preserve">  </w:t>
      </w:r>
      <w:r w:rsidRPr="00B46272">
        <w:rPr>
          <w:rFonts w:ascii="宋体" w:hAnsi="宋体" w:hint="eastAsia"/>
          <w:szCs w:val="21"/>
        </w:rPr>
        <w:t>52.3质疑条件</w:t>
      </w:r>
    </w:p>
    <w:p w:rsidR="00000000" w:rsidRPr="00B46272" w:rsidP="00B46272">
      <w:pPr>
        <w:rPr>
          <w:rFonts w:ascii="宋体" w:hAnsi="宋体"/>
          <w:szCs w:val="21"/>
        </w:rPr>
      </w:pPr>
      <w:r w:rsidRPr="00B46272">
        <w:rPr>
          <w:rFonts w:ascii="宋体" w:hAnsi="宋体" w:hint="eastAsia"/>
          <w:szCs w:val="21"/>
        </w:rPr>
        <w:t xml:space="preserve">    52.3.1提出质疑的供应商应当是参与所质疑项目采购活动的供应商；</w:t>
      </w:r>
      <w:bookmarkStart w:id="145" w:name="_Hlk75374941"/>
      <w:r w:rsidRPr="00B46272">
        <w:rPr>
          <w:rFonts w:ascii="宋体" w:hAnsi="宋体" w:hint="eastAsia"/>
          <w:szCs w:val="21"/>
        </w:rPr>
        <w:t>以联合体形式参与的，质疑应当由组成联合体的所有成员共同提出</w:t>
      </w:r>
      <w:bookmarkEnd w:id="145"/>
      <w:r w:rsidRPr="00B46272">
        <w:rPr>
          <w:rFonts w:ascii="宋体" w:hAnsi="宋体" w:hint="eastAsia"/>
          <w:szCs w:val="21"/>
        </w:rPr>
        <w:t>；</w:t>
      </w:r>
    </w:p>
    <w:p w:rsidR="00000000" w:rsidRPr="00B46272" w:rsidP="00B46272">
      <w:pPr>
        <w:rPr>
          <w:rFonts w:ascii="宋体" w:hAnsi="宋体"/>
          <w:szCs w:val="21"/>
        </w:rPr>
      </w:pPr>
      <w:r w:rsidRPr="00B46272">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000000" w:rsidRPr="00B46272" w:rsidP="00B46272">
      <w:pPr>
        <w:ind w:firstLine="420"/>
        <w:rPr>
          <w:rFonts w:ascii="宋体" w:hAnsi="宋体"/>
          <w:szCs w:val="21"/>
        </w:rPr>
      </w:pPr>
      <w:r w:rsidRPr="00B46272">
        <w:rPr>
          <w:rFonts w:ascii="宋体" w:hAnsi="宋体" w:hint="eastAsia"/>
          <w:szCs w:val="21"/>
        </w:rPr>
        <w:t>52.3.3应提交书面质疑函，质疑函应当包括以下内容：</w:t>
      </w:r>
      <w:r w:rsidRPr="00B46272">
        <w:rPr>
          <w:rFonts w:ascii="宋体" w:hAnsi="宋体"/>
          <w:szCs w:val="21"/>
        </w:rPr>
        <w:t xml:space="preserve"> </w:t>
      </w:r>
    </w:p>
    <w:p w:rsidR="00000000" w:rsidRPr="00B46272" w:rsidP="00B46272">
      <w:pPr>
        <w:ind w:firstLine="420"/>
        <w:rPr>
          <w:rFonts w:ascii="宋体" w:hAnsi="宋体"/>
          <w:szCs w:val="21"/>
        </w:rPr>
      </w:pPr>
      <w:r w:rsidRPr="00B46272">
        <w:rPr>
          <w:rFonts w:ascii="宋体" w:hAnsi="宋体" w:hint="eastAsia"/>
          <w:szCs w:val="21"/>
        </w:rPr>
        <w:t>（1）供应商的名称（或者姓名）、地址、邮编、邮箱、联系人及联系电话；</w:t>
      </w:r>
    </w:p>
    <w:p w:rsidR="00000000" w:rsidRPr="00B46272" w:rsidP="00B46272">
      <w:pPr>
        <w:ind w:firstLine="420" w:firstLineChars="200"/>
        <w:rPr>
          <w:rFonts w:ascii="宋体" w:hAnsi="宋体"/>
          <w:szCs w:val="21"/>
        </w:rPr>
      </w:pPr>
      <w:r w:rsidRPr="00B46272">
        <w:rPr>
          <w:rFonts w:ascii="宋体" w:hAnsi="宋体" w:hint="eastAsia"/>
          <w:szCs w:val="21"/>
        </w:rPr>
        <w:t>（2）质疑项目的名称、编号；</w:t>
      </w:r>
    </w:p>
    <w:p w:rsidR="00000000" w:rsidRPr="00B46272" w:rsidP="00B46272">
      <w:pPr>
        <w:ind w:firstLine="420" w:firstLineChars="200"/>
        <w:rPr>
          <w:rFonts w:ascii="宋体" w:hAnsi="宋体"/>
          <w:szCs w:val="21"/>
        </w:rPr>
      </w:pPr>
      <w:r w:rsidRPr="00B46272">
        <w:rPr>
          <w:rFonts w:ascii="宋体" w:hAnsi="宋体" w:hint="eastAsia"/>
          <w:szCs w:val="21"/>
        </w:rPr>
        <w:t>（3）具体、明确的质疑对象、质疑事项和质疑请求；</w:t>
      </w:r>
    </w:p>
    <w:p w:rsidR="00000000" w:rsidRPr="00B46272" w:rsidP="00B46272">
      <w:pPr>
        <w:ind w:firstLine="420" w:firstLineChars="200"/>
        <w:rPr>
          <w:rFonts w:ascii="宋体" w:hAnsi="宋体"/>
          <w:szCs w:val="21"/>
        </w:rPr>
      </w:pPr>
      <w:r w:rsidRPr="00B46272">
        <w:rPr>
          <w:rFonts w:ascii="宋体" w:hAnsi="宋体" w:hint="eastAsia"/>
          <w:szCs w:val="21"/>
        </w:rPr>
        <w:t>（4）因质疑事项而受损害的权益；</w:t>
      </w:r>
    </w:p>
    <w:p w:rsidR="00000000" w:rsidRPr="00B46272" w:rsidP="00B46272">
      <w:pPr>
        <w:ind w:firstLine="420" w:firstLineChars="200"/>
        <w:rPr>
          <w:rFonts w:ascii="宋体" w:hAnsi="宋体"/>
          <w:szCs w:val="21"/>
        </w:rPr>
      </w:pPr>
      <w:r w:rsidRPr="00B46272">
        <w:rPr>
          <w:rFonts w:ascii="宋体" w:hAnsi="宋体" w:hint="eastAsia"/>
          <w:szCs w:val="21"/>
        </w:rPr>
        <w:t>（5）事实依据；</w:t>
      </w:r>
    </w:p>
    <w:p w:rsidR="00000000" w:rsidRPr="00B46272" w:rsidP="00B46272">
      <w:pPr>
        <w:ind w:firstLine="420" w:firstLineChars="200"/>
        <w:rPr>
          <w:rFonts w:ascii="宋体" w:hAnsi="宋体"/>
          <w:szCs w:val="21"/>
        </w:rPr>
      </w:pPr>
      <w:r w:rsidRPr="00B46272">
        <w:rPr>
          <w:rFonts w:ascii="宋体" w:hAnsi="宋体" w:hint="eastAsia"/>
          <w:szCs w:val="21"/>
        </w:rPr>
        <w:t>（6）必要的法律依据；</w:t>
      </w:r>
    </w:p>
    <w:p w:rsidR="00000000" w:rsidRPr="00B46272" w:rsidP="00B46272">
      <w:pPr>
        <w:ind w:firstLine="420" w:firstLineChars="200"/>
        <w:rPr>
          <w:rFonts w:ascii="宋体" w:hAnsi="宋体"/>
          <w:szCs w:val="21"/>
        </w:rPr>
      </w:pPr>
      <w:r w:rsidRPr="00B46272">
        <w:rPr>
          <w:rFonts w:ascii="宋体" w:hAnsi="宋体" w:hint="eastAsia"/>
          <w:szCs w:val="21"/>
        </w:rPr>
        <w:t>（7）提出质疑的日期。</w:t>
      </w:r>
    </w:p>
    <w:p w:rsidR="00000000" w:rsidRPr="00B46272" w:rsidP="00B46272">
      <w:pPr>
        <w:ind w:firstLine="420" w:firstLineChars="200"/>
        <w:rPr>
          <w:rFonts w:ascii="宋体" w:hAnsi="宋体"/>
          <w:szCs w:val="21"/>
        </w:rPr>
      </w:pPr>
      <w:r w:rsidRPr="00B46272">
        <w:rPr>
          <w:rFonts w:ascii="宋体" w:hAnsi="宋体" w:hint="eastAsia"/>
          <w:szCs w:val="21"/>
        </w:rPr>
        <w:t>供应商为自然人的，应当由本人签字；供应商为法人或者其他组织的，应当由法定代表人（负责人），或者其授权代理人签字或者盖章，并加盖公章。</w:t>
      </w:r>
    </w:p>
    <w:p w:rsidR="00000000" w:rsidRPr="00B46272" w:rsidP="00B46272">
      <w:pPr>
        <w:ind w:firstLine="420" w:firstLineChars="200"/>
        <w:rPr>
          <w:rFonts w:ascii="宋体" w:hAnsi="宋体"/>
          <w:szCs w:val="21"/>
        </w:rPr>
      </w:pPr>
      <w:r w:rsidRPr="00B46272">
        <w:rPr>
          <w:rFonts w:ascii="宋体" w:hAnsi="宋体" w:hint="eastAsia"/>
          <w:szCs w:val="21"/>
        </w:rPr>
        <w:t>52.4提交</w:t>
      </w:r>
      <w:r w:rsidRPr="00B46272">
        <w:rPr>
          <w:rFonts w:ascii="宋体" w:hAnsi="宋体"/>
          <w:szCs w:val="21"/>
        </w:rPr>
        <w:t>材料</w:t>
      </w:r>
    </w:p>
    <w:p w:rsidR="00000000" w:rsidRPr="00B46272" w:rsidP="00B46272">
      <w:pPr>
        <w:ind w:firstLine="420" w:firstLineChars="200"/>
        <w:rPr>
          <w:rFonts w:ascii="宋体" w:hAnsi="宋体"/>
          <w:szCs w:val="21"/>
        </w:rPr>
      </w:pPr>
      <w:r w:rsidRPr="00B46272">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000000" w:rsidRPr="00B46272" w:rsidP="00B46272">
      <w:pPr>
        <w:ind w:firstLine="420" w:firstLineChars="200"/>
        <w:rPr>
          <w:rFonts w:ascii="宋体" w:hAnsi="宋体"/>
          <w:szCs w:val="21"/>
        </w:rPr>
      </w:pPr>
      <w:r w:rsidRPr="00B46272">
        <w:rPr>
          <w:rFonts w:ascii="宋体" w:hAnsi="宋体" w:hint="eastAsia"/>
          <w:szCs w:val="21"/>
        </w:rPr>
        <w:t>供应商可以委托代理人进行质疑。</w:t>
      </w:r>
      <w:r w:rsidRPr="00B46272">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000000" w:rsidRPr="00B46272" w:rsidP="00B46272">
      <w:pPr>
        <w:ind w:firstLine="420" w:firstLineChars="200"/>
        <w:rPr>
          <w:rFonts w:ascii="宋体" w:hAnsi="宋体"/>
          <w:color w:val="FF0000"/>
          <w:szCs w:val="21"/>
        </w:rPr>
      </w:pPr>
      <w:r w:rsidRPr="00B46272">
        <w:rPr>
          <w:rFonts w:ascii="宋体" w:hAnsi="宋体" w:hint="eastAsia"/>
          <w:color w:val="FF0000"/>
          <w:szCs w:val="21"/>
        </w:rPr>
        <w:t>52.5提交方式</w:t>
      </w:r>
    </w:p>
    <w:p w:rsidR="00000000" w:rsidRPr="00B46272" w:rsidP="00B46272">
      <w:pPr>
        <w:ind w:firstLine="420" w:firstLineChars="200"/>
        <w:rPr>
          <w:rFonts w:ascii="宋体" w:hAnsi="宋体"/>
          <w:color w:val="FF0000"/>
          <w:szCs w:val="21"/>
        </w:rPr>
      </w:pPr>
      <w:r w:rsidRPr="00B46272">
        <w:rPr>
          <w:rFonts w:ascii="宋体" w:hAnsi="宋体" w:hint="eastAsia"/>
          <w:color w:val="FF0000"/>
          <w:szCs w:val="21"/>
        </w:rPr>
        <w:t>5</w:t>
      </w:r>
      <w:r w:rsidRPr="00B46272">
        <w:rPr>
          <w:rFonts w:ascii="宋体" w:hAnsi="宋体"/>
          <w:color w:val="FF0000"/>
          <w:szCs w:val="21"/>
        </w:rPr>
        <w:t>2.5.</w:t>
      </w:r>
      <w:r w:rsidRPr="00B46272">
        <w:rPr>
          <w:rFonts w:ascii="宋体" w:hAnsi="宋体" w:hint="eastAsia"/>
          <w:color w:val="FF0000"/>
          <w:szCs w:val="21"/>
        </w:rPr>
        <w:t>1请质疑供应商根据深圳公共资源交易中心网页</w:t>
      </w:r>
      <w:r w:rsidRPr="00B46272">
        <w:rPr>
          <w:rFonts w:ascii="宋体" w:hAnsi="宋体" w:hint="eastAsia"/>
          <w:color w:val="0000FF"/>
          <w:szCs w:val="21"/>
        </w:rPr>
        <w:t>（https://www.szggzy.com/globalSearch/details.html?contentId=1211037）</w:t>
      </w:r>
      <w:r w:rsidRPr="00B46272">
        <w:rPr>
          <w:rFonts w:ascii="宋体" w:hAnsi="宋体" w:hint="eastAsia"/>
          <w:color w:val="FF0000"/>
          <w:szCs w:val="21"/>
        </w:rPr>
        <w:t>所发布的质疑指引、质疑函模板填写质疑函并提交质疑材料。</w:t>
      </w:r>
    </w:p>
    <w:p w:rsidR="00000000" w:rsidRPr="00B46272" w:rsidP="00B46272">
      <w:pPr>
        <w:ind w:firstLine="420" w:firstLineChars="200"/>
        <w:rPr>
          <w:rFonts w:ascii="宋体" w:hAnsi="宋体"/>
          <w:b/>
          <w:bCs/>
          <w:szCs w:val="21"/>
        </w:rPr>
      </w:pPr>
      <w:r w:rsidRPr="00B46272">
        <w:rPr>
          <w:rFonts w:ascii="宋体" w:hAnsi="宋体" w:hint="eastAsia"/>
          <w:b/>
          <w:bCs/>
        </w:rPr>
        <w:t>收文地点：深圳公共资源交易中心（深圳交易集团有限公司罗湖分公司）深圳市罗湖区黄贝街道凤凰社区深南东路1076号罗湖区党群服务中心4、5 层。质疑咨询电话：0755-822399</w:t>
      </w:r>
      <w:r w:rsidRPr="00B46272">
        <w:rPr>
          <w:rFonts w:ascii="宋体" w:hAnsi="宋体"/>
          <w:b/>
          <w:bCs/>
        </w:rPr>
        <w:t>81</w:t>
      </w:r>
      <w:r w:rsidRPr="00B46272">
        <w:rPr>
          <w:rFonts w:ascii="宋体" w:hAnsi="宋体" w:hint="eastAsia"/>
          <w:b/>
          <w:bCs/>
          <w:szCs w:val="21"/>
        </w:rPr>
        <w:t>。</w:t>
      </w:r>
    </w:p>
    <w:p w:rsidR="00000000" w:rsidRPr="00B46272" w:rsidP="00B46272">
      <w:pPr>
        <w:ind w:firstLine="420" w:firstLineChars="200"/>
        <w:rPr>
          <w:rFonts w:ascii="宋体" w:hAnsi="宋体"/>
          <w:szCs w:val="21"/>
        </w:rPr>
      </w:pPr>
      <w:r w:rsidRPr="00B46272">
        <w:rPr>
          <w:rFonts w:ascii="宋体" w:hAnsi="宋体" w:hint="eastAsia"/>
          <w:szCs w:val="21"/>
        </w:rPr>
        <w:t>52.6收文办理</w:t>
      </w:r>
      <w:r w:rsidRPr="00B46272">
        <w:rPr>
          <w:rFonts w:ascii="宋体" w:hAnsi="宋体"/>
          <w:szCs w:val="21"/>
        </w:rPr>
        <w:t>程序</w:t>
      </w:r>
    </w:p>
    <w:p w:rsidR="00000000" w:rsidRPr="00B46272" w:rsidP="00B46272">
      <w:pPr>
        <w:ind w:firstLine="420" w:firstLineChars="200"/>
        <w:rPr>
          <w:rFonts w:ascii="宋体" w:hAnsi="宋体"/>
          <w:szCs w:val="21"/>
        </w:rPr>
      </w:pPr>
      <w:r w:rsidRPr="00B46272">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000000" w:rsidRPr="00B46272" w:rsidP="00B46272">
      <w:pPr>
        <w:ind w:firstLine="420" w:firstLineChars="200"/>
        <w:rPr>
          <w:rFonts w:ascii="仿宋" w:eastAsia="仿宋" w:hAnsi="仿宋"/>
          <w:sz w:val="28"/>
          <w:szCs w:val="28"/>
        </w:rPr>
      </w:pPr>
      <w:r w:rsidRPr="00B46272">
        <w:rPr>
          <w:rFonts w:ascii="宋体" w:hAnsi="宋体" w:hint="eastAsia"/>
          <w:szCs w:val="21"/>
        </w:rPr>
        <w:t>52.6.2供应商提交的质疑材料不符合质疑条件的，视情况处理：</w:t>
      </w:r>
    </w:p>
    <w:p w:rsidR="00000000" w:rsidRPr="00B46272" w:rsidP="00B46272">
      <w:pPr>
        <w:ind w:firstLine="420" w:firstLineChars="200"/>
        <w:rPr>
          <w:rFonts w:ascii="宋体" w:hAnsi="宋体"/>
          <w:szCs w:val="21"/>
        </w:rPr>
      </w:pPr>
      <w:r w:rsidRPr="00B46272">
        <w:rPr>
          <w:rFonts w:ascii="宋体" w:hAnsi="宋体" w:hint="eastAsia"/>
          <w:szCs w:val="21"/>
        </w:rPr>
        <w:t>供应商提交的质疑材料不全或者未按要求签字或者盖章的，政府集中采购机构应当一次性告知供应商需补正的内容和补正期限。</w:t>
      </w:r>
    </w:p>
    <w:p w:rsidR="00000000" w:rsidRPr="00B46272" w:rsidP="00B46272">
      <w:pPr>
        <w:ind w:firstLine="420" w:firstLineChars="200"/>
        <w:rPr>
          <w:rFonts w:ascii="宋体" w:hAnsi="宋体"/>
          <w:szCs w:val="21"/>
        </w:rPr>
      </w:pPr>
      <w:r w:rsidRPr="00B46272">
        <w:rPr>
          <w:rFonts w:ascii="宋体" w:hAnsi="宋体" w:hint="eastAsia"/>
          <w:szCs w:val="21"/>
        </w:rPr>
        <w:t>供应商提交的质疑存在下列情形之一的，不予受理：</w:t>
      </w:r>
    </w:p>
    <w:p w:rsidR="00000000" w:rsidRPr="00B46272" w:rsidP="00B46272">
      <w:pPr>
        <w:ind w:firstLine="420" w:firstLineChars="200"/>
        <w:rPr>
          <w:rFonts w:ascii="宋体" w:hAnsi="宋体"/>
          <w:szCs w:val="21"/>
        </w:rPr>
      </w:pPr>
      <w:r w:rsidRPr="00B46272">
        <w:rPr>
          <w:rFonts w:ascii="宋体" w:hAnsi="宋体" w:hint="eastAsia"/>
          <w:szCs w:val="21"/>
        </w:rPr>
        <w:t>（1）质疑主体不满足要求的；</w:t>
      </w:r>
    </w:p>
    <w:p w:rsidR="00000000" w:rsidRPr="00B46272" w:rsidP="00B46272">
      <w:pPr>
        <w:ind w:firstLine="420" w:firstLineChars="200"/>
        <w:rPr>
          <w:rFonts w:ascii="宋体" w:hAnsi="宋体"/>
          <w:szCs w:val="21"/>
        </w:rPr>
      </w:pPr>
      <w:r w:rsidRPr="00B46272">
        <w:rPr>
          <w:rFonts w:ascii="宋体" w:hAnsi="宋体" w:hint="eastAsia"/>
          <w:szCs w:val="21"/>
        </w:rPr>
        <w:t>（2）供应商自身权益未受到损害的；</w:t>
      </w:r>
    </w:p>
    <w:p w:rsidR="00000000" w:rsidRPr="00B46272" w:rsidP="00B46272">
      <w:pPr>
        <w:ind w:firstLine="420" w:firstLineChars="200"/>
        <w:rPr>
          <w:rFonts w:ascii="宋体" w:hAnsi="宋体"/>
          <w:szCs w:val="21"/>
        </w:rPr>
      </w:pPr>
      <w:r w:rsidRPr="00B46272">
        <w:rPr>
          <w:rFonts w:ascii="宋体" w:hAnsi="宋体" w:hint="eastAsia"/>
          <w:szCs w:val="21"/>
        </w:rPr>
        <w:t>（3）供应商未在法定质疑期限内提出质疑的；</w:t>
      </w:r>
    </w:p>
    <w:p w:rsidR="00000000" w:rsidRPr="00B46272" w:rsidP="00B46272">
      <w:pPr>
        <w:ind w:firstLine="420" w:firstLineChars="200"/>
        <w:rPr>
          <w:rFonts w:ascii="宋体" w:hAnsi="宋体"/>
          <w:szCs w:val="21"/>
        </w:rPr>
      </w:pPr>
      <w:r w:rsidRPr="00B46272">
        <w:rPr>
          <w:rFonts w:ascii="宋体" w:hAnsi="宋体" w:hint="eastAsia"/>
          <w:szCs w:val="21"/>
        </w:rPr>
        <w:t>（4）质疑材料不全或者未按要求签字或者盖章的情况下，要求补正后，逾期未补正或者补正后仍不符合规定的；</w:t>
      </w:r>
    </w:p>
    <w:p w:rsidR="00000000" w:rsidRPr="00B46272" w:rsidP="00B46272">
      <w:pPr>
        <w:ind w:firstLine="420" w:firstLineChars="200"/>
        <w:rPr>
          <w:rFonts w:ascii="宋体" w:hAnsi="宋体"/>
          <w:szCs w:val="21"/>
        </w:rPr>
      </w:pPr>
      <w:r w:rsidRPr="00B46272">
        <w:rPr>
          <w:rFonts w:ascii="宋体" w:hAnsi="宋体" w:hint="eastAsia"/>
          <w:szCs w:val="21"/>
        </w:rPr>
        <w:t>（5）其他不符合受理条件情形的。</w:t>
      </w:r>
    </w:p>
    <w:p w:rsidR="00000000" w:rsidRPr="00B46272" w:rsidP="00B46272">
      <w:pPr>
        <w:ind w:firstLine="420" w:firstLineChars="200"/>
        <w:rPr>
          <w:rFonts w:ascii="宋体" w:hAnsi="宋体"/>
          <w:szCs w:val="21"/>
        </w:rPr>
      </w:pPr>
      <w:r w:rsidRPr="00B46272">
        <w:rPr>
          <w:rFonts w:ascii="宋体" w:hAnsi="宋体" w:hint="eastAsia"/>
          <w:szCs w:val="21"/>
        </w:rPr>
        <w:t>质疑事项不予受理的，政府集中采购机构应当向供应商出具不符合质疑条件告知书。</w:t>
      </w:r>
    </w:p>
    <w:p w:rsidR="00000000" w:rsidRPr="00B46272" w:rsidP="00B46272">
      <w:pPr>
        <w:rPr>
          <w:rFonts w:ascii="宋体" w:hAnsi="宋体"/>
          <w:szCs w:val="21"/>
        </w:rPr>
      </w:pPr>
      <w:r w:rsidRPr="00B46272">
        <w:rPr>
          <w:rFonts w:ascii="宋体" w:hAnsi="宋体" w:hint="eastAsia"/>
          <w:color w:val="FF0000"/>
          <w:szCs w:val="21"/>
        </w:rPr>
        <w:t xml:space="preserve">  </w:t>
      </w:r>
      <w:r w:rsidRPr="00B46272">
        <w:rPr>
          <w:rFonts w:ascii="宋体" w:hAnsi="宋体" w:hint="eastAsia"/>
          <w:szCs w:val="21"/>
        </w:rPr>
        <w:t xml:space="preserve">  52.7质疑答复时限</w:t>
      </w:r>
    </w:p>
    <w:p w:rsidR="00000000" w:rsidRPr="00B46272" w:rsidP="00B46272">
      <w:pPr>
        <w:rPr>
          <w:rFonts w:ascii="宋体" w:hAnsi="宋体"/>
          <w:szCs w:val="21"/>
        </w:rPr>
      </w:pPr>
      <w:r w:rsidRPr="00B46272">
        <w:rPr>
          <w:rFonts w:ascii="宋体" w:hAnsi="宋体" w:hint="eastAsia"/>
          <w:szCs w:val="21"/>
        </w:rPr>
        <w:t xml:space="preserve">    自收文之日起七个工作日内。</w:t>
      </w:r>
    </w:p>
    <w:p w:rsidR="00000000" w:rsidRPr="00B46272" w:rsidP="00B46272">
      <w:pPr>
        <w:rPr>
          <w:rFonts w:ascii="宋体" w:hAnsi="宋体"/>
          <w:szCs w:val="21"/>
        </w:rPr>
      </w:pPr>
      <w:r w:rsidRPr="00B46272">
        <w:rPr>
          <w:rFonts w:ascii="宋体" w:hAnsi="宋体" w:hint="eastAsia"/>
          <w:szCs w:val="21"/>
        </w:rPr>
        <w:t xml:space="preserve">    52.8投诉</w:t>
      </w:r>
    </w:p>
    <w:p w:rsidR="00000000" w:rsidRPr="00B46272" w:rsidP="00B46272">
      <w:pPr>
        <w:rPr>
          <w:rFonts w:ascii="宋体" w:hAnsi="宋体"/>
          <w:szCs w:val="21"/>
        </w:rPr>
      </w:pPr>
      <w:r w:rsidRPr="00B46272">
        <w:rPr>
          <w:rFonts w:ascii="宋体" w:hAnsi="宋体" w:hint="eastAsia"/>
          <w:szCs w:val="21"/>
        </w:rPr>
        <w:t xml:space="preserve">    对质疑答复不满意或者未在规定时间内答复的，提出质疑的供应商可以在答复期满后15个工作日内向同级财政部门投诉。</w:t>
      </w:r>
    </w:p>
    <w:p w:rsidR="00000000" w:rsidRPr="00B46272" w:rsidP="00B46272">
      <w:pPr>
        <w:rPr>
          <w:rFonts w:ascii="黑体" w:eastAsia="黑体" w:hAnsi="宋体"/>
          <w:sz w:val="24"/>
        </w:rPr>
      </w:pPr>
      <w:r w:rsidRPr="00B46272">
        <w:rPr>
          <w:rFonts w:ascii="黑体" w:eastAsia="黑体" w:hAnsi="宋体" w:hint="eastAsia"/>
          <w:sz w:val="24"/>
        </w:rPr>
        <w:t>53. 质疑后续处理</w:t>
      </w:r>
    </w:p>
    <w:p w:rsidR="00000000" w:rsidRPr="00B46272" w:rsidP="00B46272">
      <w:pPr>
        <w:rPr>
          <w:rFonts w:ascii="宋体" w:hAnsi="宋体"/>
          <w:szCs w:val="21"/>
        </w:rPr>
      </w:pPr>
      <w:r w:rsidRPr="00B46272">
        <w:rPr>
          <w:rFonts w:ascii="宋体" w:hAnsi="宋体" w:hint="eastAsia"/>
          <w:szCs w:val="21"/>
        </w:rPr>
        <w:t xml:space="preserve">    53.1供应商质疑不成立，或者成立但未对中标、成交结果构成影响的，继续开展采购活动。</w:t>
      </w:r>
    </w:p>
    <w:p w:rsidR="00000000" w:rsidRPr="00B46272" w:rsidP="00B767BA">
      <w:pPr>
        <w:ind w:firstLine="432"/>
        <w:rPr>
          <w:rFonts w:ascii="宋体" w:hAnsi="宋体"/>
          <w:szCs w:val="21"/>
        </w:rPr>
      </w:pPr>
      <w:r w:rsidRPr="00B46272">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sidR="00000000" w:rsidP="00B767BA">
      <w:pPr>
        <w:jc w:val="center"/>
      </w:pPr>
      <w:r w:rsidRPr="00B46272">
        <w:t>---- END ----</w:t>
      </w:r>
      <w:bookmarkEnd w:id="144"/>
    </w:p>
    <w:sectPr w:rsidSect="007F5184">
      <w:headerReference w:type="default" r:id="rId13"/>
      <w:footerReference w:type="default" r:id="rId14"/>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504020202020204"/>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auto"/>
    <w:pitch w:val="default"/>
    <w:sig w:usb0="00000000" w:usb1="00000000" w:usb2="00000000" w:usb3="00000000" w:csb0="00040001" w:csb1="00000000"/>
  </w:font>
  <w:font w:name="??">
    <w:altName w:val="华文仿宋"/>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华文仿宋"/>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华文中宋">
    <w:panose1 w:val="02010600040101010101"/>
    <w:charset w:val="86"/>
    <w:family w:val="auto"/>
    <w:pitch w:val="variable"/>
    <w:sig w:usb0="00000287" w:usb1="080F0000" w:usb2="00000010" w:usb3="00000000" w:csb0="0004009F" w:csb1="00000000"/>
  </w:font>
  <w:font w:name="汉仪书宋二S">
    <w:altName w:val="微软雅黑"/>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C5185">
      <w:rPr>
        <w:rStyle w:val="PageNumber"/>
        <w:noProof/>
      </w:rPr>
      <w:t>41</w:t>
    </w:r>
    <w:r>
      <w:rPr>
        <w:rStyle w:val="PageNumber"/>
      </w:rPr>
      <w:fldChar w:fldCharType="end"/>
    </w:r>
  </w:p>
  <w:p w:rsidR="000000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71</w:t>
    </w:r>
    <w:r>
      <w:fldChar w:fldCharType="end"/>
    </w:r>
    <w:r>
      <w:t xml:space="preserve"> -</w:t>
    </w:r>
  </w:p>
  <w:p w:rsidR="0000000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tabs>
        <w:tab w:val="center" w:pos="4153"/>
        <w:tab w:val="right" w:pos="8306"/>
      </w:tabs>
      <w:snapToGrid w:val="0"/>
      <w:jc w:val="left"/>
      <w:rPr>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Bdr>
        <w:top w:val="nil"/>
        <w:left w:val="nil"/>
        <w:bottom w:val="nil"/>
        <w:right w:val="nil"/>
      </w:pBdr>
      <w:tabs>
        <w:tab w:val="center" w:pos="4153"/>
        <w:tab w:val="right" w:pos="8306"/>
      </w:tabs>
      <w:snapToGrid w:val="0"/>
      <w:rPr>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lvlText w:val=""/>
      <w:lvlJc w:val="left"/>
      <w:pPr>
        <w:tabs>
          <w:tab w:val="left" w:pos="360"/>
        </w:tabs>
        <w:ind w:left="360" w:hanging="360" w:hangingChars="200"/>
      </w:pPr>
      <w:rPr>
        <w:rFonts w:ascii="Wingdings" w:hAnsi="Wingdings" w:hint="default"/>
      </w:rPr>
    </w:lvl>
  </w:abstractNum>
  <w:abstractNum w:abstractNumId="10">
    <w:nsid w:val="00000001"/>
    <w:multiLevelType w:val="singleLevel"/>
    <w:tmpl w:val="FFFFFF89"/>
    <w:lvl w:ilvl="0">
      <w:start w:val="1"/>
      <w:numFmt w:val="bullet"/>
      <w:lvlText w:val=""/>
      <w:lvlJc w:val="left"/>
      <w:pPr>
        <w:tabs>
          <w:tab w:val="left" w:pos="360"/>
        </w:tabs>
        <w:ind w:left="360" w:hanging="360" w:hangingChars="200"/>
      </w:pPr>
      <w:rPr>
        <w:rFonts w:ascii="Wingdings" w:hAnsi="Wingdings" w:hint="default"/>
      </w:rPr>
    </w:lvl>
  </w:abstractNum>
  <w:abstractNum w:abstractNumId="11">
    <w:nsid w:val="00000002"/>
    <w:multiLevelType w:val="hybridMultilevel"/>
    <w:tmpl w:val="36665EC6"/>
    <w:lvl w:ilvl="0">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0000000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nsid w:val="00000004"/>
    <w:multiLevelType w:val="multilevel"/>
    <w:tmpl w:val="1250348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4">
    <w:nsid w:val="00000005"/>
    <w:multiLevelType w:val="multilevel"/>
    <w:tmpl w:val="160D20D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5">
    <w:nsid w:val="00000006"/>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nsid w:val="00000007"/>
    <w:multiLevelType w:val="multilevel"/>
    <w:tmpl w:val="2F395B7B"/>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7">
    <w:nsid w:val="00000008"/>
    <w:multiLevelType w:val="hybridMultilevel"/>
    <w:tmpl w:val="FEB072E6"/>
    <w:lvl w:ilvl="0">
      <w:start w:val="2"/>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00000009"/>
    <w:multiLevelType w:val="hybridMultilevel"/>
    <w:tmpl w:val="E3B64690"/>
    <w:lvl w:ilvl="0">
      <w:start w:val="1"/>
      <w:numFmt w:val="japaneseCounting"/>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9">
    <w:nsid w:val="0000000A"/>
    <w:multiLevelType w:val="multilevel"/>
    <w:tmpl w:val="7AEF7716"/>
    <w:lvl w:ilvl="0">
      <w:start w:val="1"/>
      <w:numFmt w:val="chineseCountingThousand"/>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nsid w:val="12503483"/>
    <w:multiLevelType w:val="multilevel"/>
    <w:tmpl w:val="1250348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2">
    <w:nsid w:val="160D20D0"/>
    <w:multiLevelType w:val="multilevel"/>
    <w:tmpl w:val="160D20D0"/>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3">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nsid w:val="2F395B7B"/>
    <w:multiLevelType w:val="multilevel"/>
    <w:tmpl w:val="2F395B7B"/>
    <w:lvl w:ilvl="0">
      <w:start w:val="1"/>
      <w:numFmt w:val="bullet"/>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5">
    <w:nsid w:val="4ACCC2C7"/>
    <w:multiLevelType w:val="singleLevel"/>
    <w:tmpl w:val="4ACCC2C7"/>
    <w:lvl w:ilvl="0">
      <w:start w:val="5"/>
      <w:numFmt w:val="chineseCounting"/>
      <w:suff w:val="nothing"/>
      <w:lvlText w:val="%1、"/>
      <w:lvlJc w:val="left"/>
      <w:rPr>
        <w:rFonts w:hint="eastAsia"/>
      </w:rPr>
    </w:lvl>
  </w:abstractNum>
  <w:abstractNum w:abstractNumId="26">
    <w:nsid w:val="72DB00D8"/>
    <w:multiLevelType w:val="singleLevel"/>
    <w:tmpl w:val="FFFFFF7C"/>
    <w:lvl w:ilvl="0">
      <w:start w:val="1"/>
      <w:numFmt w:val="decimal"/>
      <w:lvlText w:val="%1."/>
      <w:lvlJc w:val="left"/>
      <w:pPr>
        <w:tabs>
          <w:tab w:val="left" w:pos="7994"/>
        </w:tabs>
        <w:ind w:left="7994" w:hanging="360" w:leftChars="800" w:hangingChars="200"/>
      </w:pPr>
    </w:lvl>
  </w:abstractNum>
  <w:abstractNum w:abstractNumId="27">
    <w:nsid w:val="7A0F6431"/>
    <w:multiLevelType w:val="singleLevel"/>
    <w:tmpl w:val="7A0F6431"/>
    <w:lvl w:ilvl="0">
      <w:start w:val="1"/>
      <w:numFmt w:val="decimal"/>
      <w:suff w:val="space"/>
      <w:lvlText w:val="%1."/>
      <w:lvlJc w:val="left"/>
    </w:lvl>
  </w:abstractNum>
  <w:abstractNum w:abstractNumId="28">
    <w:nsid w:val="7AEF7716"/>
    <w:multiLevelType w:val="multilevel"/>
    <w:tmpl w:val="7AEF7716"/>
    <w:lvl w:ilvl="0">
      <w:start w:val="1"/>
      <w:numFmt w:val="chineseCountingThousand"/>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7E5070A4"/>
    <w:multiLevelType w:val="singleLevel"/>
    <w:tmpl w:val="7E5070A4"/>
    <w:lvl w:ilvl="0">
      <w:start w:val="2"/>
      <w:numFmt w:val="decimal"/>
      <w:suff w:val="nothing"/>
      <w:lvlText w:val="%1、"/>
      <w:lvlJc w:val="left"/>
    </w:lvl>
  </w:abstractNum>
  <w:num w:numId="1">
    <w:abstractNumId w:val="29"/>
  </w:num>
  <w:num w:numId="2">
    <w:abstractNumId w:val="0"/>
  </w:num>
  <w:num w:numId="3">
    <w:abstractNumId w:val="25"/>
  </w:num>
  <w:num w:numId="4">
    <w:abstractNumId w:val="1"/>
  </w:num>
  <w:num w:numId="5">
    <w:abstractNumId w:val="27"/>
  </w:num>
  <w:num w:numId="6">
    <w:abstractNumId w:val="3"/>
  </w:num>
  <w:num w:numId="7">
    <w:abstractNumId w:val="7"/>
  </w:num>
  <w:num w:numId="8">
    <w:abstractNumId w:val="5"/>
  </w:num>
  <w:num w:numId="9">
    <w:abstractNumId w:val="4"/>
  </w:num>
  <w:num w:numId="10">
    <w:abstractNumId w:val="2"/>
  </w:num>
  <w:num w:numId="11">
    <w:abstractNumId w:val="6"/>
  </w:num>
  <w:num w:numId="12">
    <w:abstractNumId w:val="20"/>
  </w:num>
  <w:num w:numId="13">
    <w:abstractNumId w:val="9"/>
  </w:num>
  <w:num w:numId="14">
    <w:abstractNumId w:val="8"/>
  </w:num>
  <w:num w:numId="15">
    <w:abstractNumId w:val="22"/>
  </w:num>
  <w:num w:numId="16">
    <w:abstractNumId w:val="21"/>
  </w:num>
  <w:num w:numId="17">
    <w:abstractNumId w:val="28"/>
  </w:num>
  <w:num w:numId="18">
    <w:abstractNumId w:val="24"/>
  </w:num>
  <w:num w:numId="19">
    <w:abstractNumId w:val="23"/>
  </w:num>
  <w:num w:numId="20">
    <w:abstractNumId w:val="10"/>
  </w:num>
  <w:num w:numId="21">
    <w:abstractNumId w:val="26"/>
  </w:num>
  <w:num w:numId="22">
    <w:abstractNumId w:val="14"/>
  </w:num>
  <w:num w:numId="23">
    <w:abstractNumId w:val="13"/>
  </w:num>
  <w:num w:numId="24">
    <w:abstractNumId w:val="19"/>
  </w:num>
  <w:num w:numId="25">
    <w:abstractNumId w:val="16"/>
  </w:num>
  <w:num w:numId="26">
    <w:abstractNumId w:val="15"/>
  </w:num>
  <w:num w:numId="27">
    <w:abstractNumId w:val="12"/>
  </w:num>
  <w:num w:numId="28">
    <w:abstractNumId w:val="11"/>
  </w:num>
  <w:num w:numId="29">
    <w:abstractNumId w:val="17"/>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20"/>
  <w:bordersDoNotSurroundHeader/>
  <w:bordersDoNotSurroundFooter/>
  <w:trackRevisions/>
  <w:defaultTabStop w:val="420"/>
  <w:noPunctuationKerning/>
  <w:characterSpacingControl w:val="doNotCompress"/>
  <w:compat>
    <w:ulTrailSpace/>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BlNjI1OGY0N2I0MDk0NjQxMTFiOGEyZGE2NTEwYWEifQ=="/>
    <w:docVar w:name="KSO_WPS_MARK_KEY" w:val="a5980290-81d1-4166-b591-31e4936b8684"/>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uiPriority="99" w:qFormat="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F5184"/>
    <w:pPr>
      <w:widowControl w:val="0"/>
      <w:jc w:val="both"/>
    </w:pPr>
    <w:rPr>
      <w:kern w:val="2"/>
      <w:sz w:val="21"/>
      <w:szCs w:val="24"/>
    </w:rPr>
  </w:style>
  <w:style w:type="paragraph" w:styleId="Heading1">
    <w:name w:val="heading 1"/>
    <w:basedOn w:val="Heading3"/>
    <w:next w:val="Normal"/>
    <w:link w:val="1"/>
    <w:uiPriority w:val="9"/>
    <w:qFormat/>
    <w:rsid w:val="007F5184"/>
    <w:pPr>
      <w:spacing w:before="340" w:after="330" w:line="360" w:lineRule="auto"/>
      <w:jc w:val="center"/>
      <w:outlineLvl w:val="0"/>
    </w:pPr>
    <w:rPr>
      <w:rFonts w:eastAsia="黑体"/>
      <w:kern w:val="44"/>
      <w:szCs w:val="44"/>
    </w:rPr>
  </w:style>
  <w:style w:type="paragraph" w:styleId="Heading2">
    <w:name w:val="heading 2"/>
    <w:basedOn w:val="Heading3"/>
    <w:next w:val="Heading4"/>
    <w:link w:val="2"/>
    <w:uiPriority w:val="9"/>
    <w:qFormat/>
    <w:rsid w:val="007F5184"/>
    <w:pPr>
      <w:adjustRightInd w:val="0"/>
      <w:jc w:val="center"/>
      <w:textAlignment w:val="baseline"/>
      <w:outlineLvl w:val="1"/>
    </w:pPr>
    <w:rPr>
      <w:kern w:val="0"/>
      <w:sz w:val="24"/>
      <w:szCs w:val="20"/>
    </w:rPr>
  </w:style>
  <w:style w:type="paragraph" w:styleId="Heading3">
    <w:name w:val="heading 3"/>
    <w:basedOn w:val="Heading4"/>
    <w:next w:val="Normal"/>
    <w:link w:val="3"/>
    <w:uiPriority w:val="9"/>
    <w:qFormat/>
    <w:rsid w:val="007F5184"/>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rsid w:val="007F5184"/>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
    <w:uiPriority w:val="9"/>
    <w:qFormat/>
    <w:rsid w:val="007F5184"/>
    <w:pPr>
      <w:keepNext/>
      <w:keepLines/>
      <w:spacing w:before="280" w:after="290" w:line="376" w:lineRule="auto"/>
      <w:outlineLvl w:val="4"/>
    </w:pPr>
    <w:rPr>
      <w:b/>
      <w:sz w:val="28"/>
      <w:szCs w:val="20"/>
    </w:rPr>
  </w:style>
  <w:style w:type="paragraph" w:styleId="Heading6">
    <w:name w:val="heading 6"/>
    <w:basedOn w:val="Normal"/>
    <w:next w:val="NormalIndent"/>
    <w:link w:val="6"/>
    <w:uiPriority w:val="9"/>
    <w:qFormat/>
    <w:rsid w:val="007F5184"/>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
    <w:qFormat/>
    <w:rsid w:val="007F5184"/>
    <w:pPr>
      <w:keepNext/>
      <w:keepLines/>
      <w:spacing w:before="240" w:after="64" w:line="320" w:lineRule="auto"/>
      <w:outlineLvl w:val="6"/>
    </w:pPr>
    <w:rPr>
      <w:b/>
      <w:sz w:val="24"/>
      <w:szCs w:val="20"/>
    </w:rPr>
  </w:style>
  <w:style w:type="paragraph" w:styleId="Heading8">
    <w:name w:val="heading 8"/>
    <w:basedOn w:val="Normal"/>
    <w:next w:val="NormalIndent"/>
    <w:link w:val="8"/>
    <w:qFormat/>
    <w:rsid w:val="007F5184"/>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
    <w:qFormat/>
    <w:rsid w:val="007F5184"/>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a"/>
    <w:qFormat/>
    <w:rsid w:val="007F5184"/>
    <w:pPr>
      <w:ind w:firstLine="420"/>
    </w:pPr>
    <w:rPr>
      <w:szCs w:val="20"/>
    </w:rPr>
  </w:style>
  <w:style w:type="paragraph" w:styleId="TOC7">
    <w:name w:val="toc 7"/>
    <w:basedOn w:val="Normal"/>
    <w:next w:val="Normal"/>
    <w:qFormat/>
    <w:rsid w:val="007F5184"/>
    <w:pPr>
      <w:ind w:left="1260"/>
      <w:jc w:val="left"/>
    </w:pPr>
    <w:rPr>
      <w:szCs w:val="21"/>
    </w:rPr>
  </w:style>
  <w:style w:type="paragraph" w:styleId="Caption">
    <w:name w:val="caption"/>
    <w:basedOn w:val="Normal"/>
    <w:next w:val="Normal"/>
    <w:qFormat/>
    <w:rsid w:val="007F5184"/>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rsid w:val="007F5184"/>
    <w:pPr>
      <w:tabs>
        <w:tab w:val="left" w:pos="360"/>
      </w:tabs>
      <w:ind w:left="360" w:hanging="360" w:hangingChars="200"/>
    </w:pPr>
    <w:rPr>
      <w:szCs w:val="20"/>
    </w:rPr>
  </w:style>
  <w:style w:type="paragraph" w:styleId="DocumentMap">
    <w:name w:val="Document Map"/>
    <w:basedOn w:val="Normal"/>
    <w:qFormat/>
    <w:rsid w:val="007F5184"/>
    <w:pPr>
      <w:shd w:val="clear" w:color="auto" w:fill="000080"/>
    </w:pPr>
  </w:style>
  <w:style w:type="paragraph" w:styleId="CommentText">
    <w:name w:val="annotation text"/>
    <w:basedOn w:val="Normal"/>
    <w:link w:val="a28"/>
    <w:qFormat/>
    <w:rsid w:val="007F5184"/>
    <w:pPr>
      <w:autoSpaceDE w:val="0"/>
      <w:autoSpaceDN w:val="0"/>
      <w:adjustRightInd w:val="0"/>
      <w:jc w:val="left"/>
      <w:textAlignment w:val="baseline"/>
    </w:pPr>
    <w:rPr>
      <w:rFonts w:ascii="宋体"/>
      <w:kern w:val="0"/>
      <w:sz w:val="34"/>
      <w:szCs w:val="20"/>
    </w:rPr>
  </w:style>
  <w:style w:type="paragraph" w:styleId="BodyText3">
    <w:name w:val="Body Text 3"/>
    <w:basedOn w:val="Normal"/>
    <w:link w:val="31"/>
    <w:qFormat/>
    <w:rsid w:val="007F5184"/>
    <w:pPr>
      <w:spacing w:after="120"/>
    </w:pPr>
    <w:rPr>
      <w:sz w:val="16"/>
      <w:szCs w:val="16"/>
    </w:rPr>
  </w:style>
  <w:style w:type="paragraph" w:styleId="BodyText">
    <w:name w:val="Body Text"/>
    <w:basedOn w:val="Normal"/>
    <w:next w:val="BodyText2"/>
    <w:link w:val="a9"/>
    <w:qFormat/>
    <w:rsid w:val="007F5184"/>
    <w:pPr>
      <w:spacing w:line="360" w:lineRule="auto"/>
    </w:pPr>
    <w:rPr>
      <w:b/>
      <w:bCs/>
      <w:sz w:val="24"/>
    </w:rPr>
  </w:style>
  <w:style w:type="paragraph" w:styleId="BodyText2">
    <w:name w:val="Body Text 2"/>
    <w:basedOn w:val="Normal"/>
    <w:link w:val="21"/>
    <w:qFormat/>
    <w:rsid w:val="007F5184"/>
    <w:pPr>
      <w:spacing w:line="360" w:lineRule="auto"/>
    </w:pPr>
    <w:rPr>
      <w:sz w:val="24"/>
    </w:rPr>
  </w:style>
  <w:style w:type="paragraph" w:styleId="BodyTextIndent">
    <w:name w:val="Body Text Indent"/>
    <w:basedOn w:val="Normal"/>
    <w:link w:val="a5"/>
    <w:qFormat/>
    <w:rsid w:val="007F5184"/>
    <w:pPr>
      <w:spacing w:line="360" w:lineRule="auto"/>
      <w:ind w:firstLine="420" w:firstLineChars="200"/>
    </w:pPr>
  </w:style>
  <w:style w:type="paragraph" w:styleId="TOC5">
    <w:name w:val="toc 5"/>
    <w:basedOn w:val="Normal"/>
    <w:next w:val="Normal"/>
    <w:qFormat/>
    <w:rsid w:val="007F5184"/>
    <w:pPr>
      <w:ind w:left="840"/>
      <w:jc w:val="left"/>
    </w:pPr>
    <w:rPr>
      <w:szCs w:val="21"/>
    </w:rPr>
  </w:style>
  <w:style w:type="paragraph" w:styleId="TOC3">
    <w:name w:val="toc 3"/>
    <w:basedOn w:val="Normal"/>
    <w:next w:val="Normal"/>
    <w:qFormat/>
    <w:rsid w:val="007F5184"/>
    <w:pPr>
      <w:ind w:left="420"/>
      <w:jc w:val="left"/>
    </w:pPr>
    <w:rPr>
      <w:i/>
      <w:iCs/>
    </w:rPr>
  </w:style>
  <w:style w:type="paragraph" w:styleId="PlainText">
    <w:name w:val="Plain Text"/>
    <w:basedOn w:val="Normal"/>
    <w:link w:val="a8"/>
    <w:qFormat/>
    <w:rsid w:val="007F5184"/>
    <w:rPr>
      <w:rFonts w:ascii="宋体" w:hAnsi="Courier New"/>
      <w:szCs w:val="20"/>
    </w:rPr>
  </w:style>
  <w:style w:type="paragraph" w:styleId="TOC8">
    <w:name w:val="toc 8"/>
    <w:basedOn w:val="Normal"/>
    <w:next w:val="Normal"/>
    <w:qFormat/>
    <w:rsid w:val="007F5184"/>
    <w:pPr>
      <w:ind w:left="1470"/>
      <w:jc w:val="left"/>
    </w:pPr>
    <w:rPr>
      <w:szCs w:val="21"/>
    </w:rPr>
  </w:style>
  <w:style w:type="paragraph" w:styleId="Date">
    <w:name w:val="Date"/>
    <w:basedOn w:val="Normal"/>
    <w:next w:val="Normal"/>
    <w:link w:val="a7"/>
    <w:qFormat/>
    <w:rsid w:val="007F5184"/>
    <w:rPr>
      <w:rFonts w:ascii="宋体" w:hAnsi="Courier New"/>
      <w:sz w:val="32"/>
      <w:szCs w:val="20"/>
    </w:rPr>
  </w:style>
  <w:style w:type="paragraph" w:styleId="BodyTextIndent2">
    <w:name w:val="Body Text Indent 2"/>
    <w:basedOn w:val="Normal"/>
    <w:link w:val="20"/>
    <w:qFormat/>
    <w:rsid w:val="007F5184"/>
    <w:pPr>
      <w:spacing w:beforeLines="50" w:afterLines="50" w:line="120" w:lineRule="auto"/>
      <w:ind w:firstLine="840" w:firstLineChars="400"/>
      <w:jc w:val="left"/>
    </w:pPr>
    <w:rPr>
      <w:rFonts w:ascii="宋体" w:hAnsi="宋体"/>
    </w:rPr>
  </w:style>
  <w:style w:type="paragraph" w:styleId="BalloonText">
    <w:name w:val="Balloon Text"/>
    <w:basedOn w:val="Normal"/>
    <w:link w:val="a12"/>
    <w:uiPriority w:val="99"/>
    <w:qFormat/>
    <w:rsid w:val="007F5184"/>
    <w:rPr>
      <w:sz w:val="18"/>
      <w:szCs w:val="18"/>
    </w:rPr>
  </w:style>
  <w:style w:type="paragraph" w:styleId="Footer">
    <w:name w:val="footer"/>
    <w:basedOn w:val="Normal"/>
    <w:link w:val="a11"/>
    <w:qFormat/>
    <w:rsid w:val="007F5184"/>
    <w:pPr>
      <w:tabs>
        <w:tab w:val="center" w:pos="4153"/>
        <w:tab w:val="right" w:pos="8306"/>
      </w:tabs>
      <w:snapToGrid w:val="0"/>
      <w:jc w:val="left"/>
    </w:pPr>
    <w:rPr>
      <w:sz w:val="18"/>
      <w:szCs w:val="18"/>
    </w:rPr>
  </w:style>
  <w:style w:type="paragraph" w:styleId="Header">
    <w:name w:val="header"/>
    <w:basedOn w:val="Normal"/>
    <w:link w:val="a10"/>
    <w:uiPriority w:val="99"/>
    <w:qFormat/>
    <w:rsid w:val="007F5184"/>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rsid w:val="007F5184"/>
    <w:pPr>
      <w:spacing w:before="120" w:after="120"/>
      <w:jc w:val="left"/>
    </w:pPr>
    <w:rPr>
      <w:b/>
      <w:bCs/>
      <w:caps/>
    </w:rPr>
  </w:style>
  <w:style w:type="paragraph" w:styleId="TOC4">
    <w:name w:val="toc 4"/>
    <w:basedOn w:val="Normal"/>
    <w:next w:val="Normal"/>
    <w:qFormat/>
    <w:rsid w:val="007F5184"/>
    <w:pPr>
      <w:ind w:left="630"/>
      <w:jc w:val="left"/>
    </w:pPr>
    <w:rPr>
      <w:szCs w:val="21"/>
    </w:rPr>
  </w:style>
  <w:style w:type="paragraph" w:styleId="Subtitle">
    <w:name w:val="Subtitle"/>
    <w:next w:val="Normal"/>
    <w:link w:val="a31"/>
    <w:uiPriority w:val="11"/>
    <w:qFormat/>
    <w:rsid w:val="007F5184"/>
    <w:pPr>
      <w:wordWrap w:val="0"/>
      <w:spacing w:after="60"/>
      <w:jc w:val="center"/>
    </w:pPr>
    <w:rPr>
      <w:rFonts w:ascii="Calibri" w:hAnsi="Calibri"/>
      <w:sz w:val="24"/>
    </w:rPr>
  </w:style>
  <w:style w:type="paragraph" w:styleId="TOC6">
    <w:name w:val="toc 6"/>
    <w:basedOn w:val="Normal"/>
    <w:next w:val="Normal"/>
    <w:qFormat/>
    <w:rsid w:val="007F5184"/>
    <w:pPr>
      <w:ind w:left="1050"/>
      <w:jc w:val="left"/>
    </w:pPr>
    <w:rPr>
      <w:szCs w:val="21"/>
    </w:rPr>
  </w:style>
  <w:style w:type="paragraph" w:styleId="BodyTextIndent3">
    <w:name w:val="Body Text Indent 3"/>
    <w:basedOn w:val="Normal"/>
    <w:link w:val="30"/>
    <w:qFormat/>
    <w:rsid w:val="007F5184"/>
    <w:pPr>
      <w:spacing w:line="360" w:lineRule="auto"/>
      <w:ind w:firstLine="482" w:firstLineChars="200"/>
    </w:pPr>
    <w:rPr>
      <w:rFonts w:ascii="宋体"/>
      <w:b/>
      <w:bCs/>
      <w:sz w:val="24"/>
    </w:rPr>
  </w:style>
  <w:style w:type="paragraph" w:styleId="TOC2">
    <w:name w:val="toc 2"/>
    <w:basedOn w:val="Normal"/>
    <w:next w:val="Normal"/>
    <w:qFormat/>
    <w:rsid w:val="007F5184"/>
    <w:pPr>
      <w:tabs>
        <w:tab w:val="right" w:leader="dot" w:pos="8296"/>
      </w:tabs>
      <w:ind w:left="210"/>
      <w:jc w:val="left"/>
    </w:pPr>
    <w:rPr>
      <w:smallCaps/>
    </w:rPr>
  </w:style>
  <w:style w:type="paragraph" w:styleId="TOC9">
    <w:name w:val="toc 9"/>
    <w:basedOn w:val="Normal"/>
    <w:next w:val="Normal"/>
    <w:qFormat/>
    <w:rsid w:val="007F5184"/>
    <w:pPr>
      <w:ind w:left="1680"/>
      <w:jc w:val="left"/>
    </w:pPr>
    <w:rPr>
      <w:szCs w:val="21"/>
    </w:rPr>
  </w:style>
  <w:style w:type="paragraph" w:styleId="HTMLPreformatted">
    <w:name w:val="HTML Preformatted"/>
    <w:basedOn w:val="Normal"/>
    <w:link w:val="HTML"/>
    <w:qFormat/>
    <w:rsid w:val="007F51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rsid w:val="007F5184"/>
    <w:pPr>
      <w:spacing w:beforeAutospacing="1" w:afterAutospacing="1"/>
      <w:jc w:val="left"/>
    </w:pPr>
    <w:rPr>
      <w:kern w:val="0"/>
      <w:sz w:val="24"/>
    </w:rPr>
  </w:style>
  <w:style w:type="paragraph" w:styleId="Index1">
    <w:name w:val="index 1"/>
    <w:basedOn w:val="Normal"/>
    <w:next w:val="Normal"/>
    <w:qFormat/>
    <w:rsid w:val="007F5184"/>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a6"/>
    <w:uiPriority w:val="10"/>
    <w:qFormat/>
    <w:rsid w:val="007F5184"/>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a29"/>
    <w:uiPriority w:val="99"/>
    <w:qFormat/>
    <w:rsid w:val="007F5184"/>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a20"/>
    <w:qFormat/>
    <w:rsid w:val="007F5184"/>
    <w:pPr>
      <w:spacing w:after="120" w:line="240" w:lineRule="auto"/>
      <w:ind w:firstLine="420" w:firstLineChars="100"/>
    </w:pPr>
    <w:rPr>
      <w:sz w:val="21"/>
    </w:rPr>
  </w:style>
  <w:style w:type="table" w:styleId="TableGrid">
    <w:name w:val="Table Grid"/>
    <w:basedOn w:val="TableNormal"/>
    <w:qFormat/>
    <w:rsid w:val="007F518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rsid w:val="007F5184"/>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sid w:val="007F5184"/>
    <w:rPr>
      <w:b/>
      <w:bCs/>
    </w:rPr>
  </w:style>
  <w:style w:type="character" w:styleId="PageNumber">
    <w:name w:val="page number"/>
    <w:basedOn w:val="DefaultParagraphFont"/>
    <w:qFormat/>
    <w:rsid w:val="007F5184"/>
  </w:style>
  <w:style w:type="character" w:styleId="FollowedHyperlink">
    <w:name w:val="FollowedHyperlink"/>
    <w:uiPriority w:val="99"/>
    <w:qFormat/>
    <w:rsid w:val="007F5184"/>
    <w:rPr>
      <w:color w:val="800080"/>
      <w:u w:val="single"/>
    </w:rPr>
  </w:style>
  <w:style w:type="character" w:styleId="Emphasis">
    <w:name w:val="Emphasis"/>
    <w:basedOn w:val="DefaultParagraphFont"/>
    <w:qFormat/>
    <w:rsid w:val="007F5184"/>
    <w:rPr>
      <w:sz w:val="20"/>
    </w:rPr>
  </w:style>
  <w:style w:type="character" w:styleId="Hyperlink">
    <w:name w:val="Hyperlink"/>
    <w:uiPriority w:val="99"/>
    <w:qFormat/>
    <w:rsid w:val="007F5184"/>
    <w:rPr>
      <w:color w:val="0000FF"/>
      <w:u w:val="single"/>
    </w:rPr>
  </w:style>
  <w:style w:type="character" w:styleId="CommentReference">
    <w:name w:val="annotation reference"/>
    <w:basedOn w:val="DefaultParagraphFont"/>
    <w:qFormat/>
    <w:rsid w:val="007F5184"/>
    <w:rPr>
      <w:sz w:val="21"/>
      <w:szCs w:val="21"/>
    </w:rPr>
  </w:style>
  <w:style w:type="character" w:customStyle="1" w:styleId="4">
    <w:name w:val="标题 4 字符"/>
    <w:link w:val="Heading4"/>
    <w:uiPriority w:val="9"/>
    <w:qFormat/>
    <w:rsid w:val="007F5184"/>
    <w:rPr>
      <w:rFonts w:ascii="Arial" w:eastAsia="黑体" w:hAnsi="Arial"/>
      <w:b/>
      <w:bCs/>
      <w:kern w:val="2"/>
      <w:sz w:val="28"/>
      <w:szCs w:val="28"/>
      <w:lang w:val="en-US" w:eastAsia="zh-CN" w:bidi="ar-SA"/>
    </w:rPr>
  </w:style>
  <w:style w:type="paragraph" w:customStyle="1" w:styleId="Char">
    <w:name w:val="Char"/>
    <w:basedOn w:val="Normal"/>
    <w:qFormat/>
    <w:rsid w:val="007F5184"/>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sid w:val="007F5184"/>
    <w:rPr>
      <w:rFonts w:ascii="宋体" w:eastAsia="宋体" w:hAnsi="宋体"/>
      <w:b/>
      <w:bCs/>
      <w:kern w:val="2"/>
      <w:sz w:val="28"/>
      <w:szCs w:val="32"/>
      <w:lang w:val="en-US" w:eastAsia="zh-CN" w:bidi="ar-SA"/>
    </w:rPr>
  </w:style>
  <w:style w:type="character" w:customStyle="1" w:styleId="1">
    <w:name w:val="标题 1 字符"/>
    <w:link w:val="Heading1"/>
    <w:qFormat/>
    <w:rsid w:val="007F5184"/>
    <w:rPr>
      <w:rFonts w:ascii="宋体" w:eastAsia="黑体" w:hAnsi="宋体"/>
      <w:b/>
      <w:bCs/>
      <w:kern w:val="44"/>
      <w:sz w:val="28"/>
      <w:szCs w:val="44"/>
      <w:lang w:val="en-US" w:eastAsia="zh-CN" w:bidi="ar-SA"/>
    </w:rPr>
  </w:style>
  <w:style w:type="character" w:customStyle="1" w:styleId="a">
    <w:name w:val="正文缩进 字符"/>
    <w:link w:val="NormalIndent"/>
    <w:qFormat/>
    <w:rsid w:val="007F5184"/>
    <w:rPr>
      <w:rFonts w:eastAsia="宋体"/>
      <w:kern w:val="2"/>
      <w:sz w:val="21"/>
      <w:lang w:val="en-US" w:eastAsia="zh-CN" w:bidi="ar-SA"/>
    </w:rPr>
  </w:style>
  <w:style w:type="character" w:customStyle="1" w:styleId="3Char">
    <w:name w:val="标题 3 Char"/>
    <w:qFormat/>
    <w:rsid w:val="007F5184"/>
    <w:rPr>
      <w:rFonts w:ascii="黑体" w:eastAsia="黑体"/>
      <w:bCs/>
      <w:sz w:val="30"/>
    </w:rPr>
  </w:style>
  <w:style w:type="paragraph" w:customStyle="1" w:styleId="41">
    <w:name w:val="样式41"/>
    <w:basedOn w:val="Normal"/>
    <w:qFormat/>
    <w:rsid w:val="007F5184"/>
    <w:pPr>
      <w:tabs>
        <w:tab w:val="left" w:pos="945"/>
        <w:tab w:val="left" w:pos="7994"/>
      </w:tabs>
      <w:spacing w:line="360" w:lineRule="auto"/>
      <w:ind w:left="7994" w:hanging="360" w:leftChars="800" w:hangingChars="200"/>
    </w:pPr>
    <w:rPr>
      <w:b/>
      <w:color w:val="000000"/>
      <w:sz w:val="24"/>
      <w:szCs w:val="20"/>
    </w:rPr>
  </w:style>
  <w:style w:type="paragraph" w:customStyle="1" w:styleId="a0">
    <w:name w:val="图"/>
    <w:basedOn w:val="Normal"/>
    <w:qFormat/>
    <w:rsid w:val="007F5184"/>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rsid w:val="007F5184"/>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rsid w:val="007F5184"/>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rsid w:val="007F5184"/>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rsid w:val="007F5184"/>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rsid w:val="007F5184"/>
    <w:pPr>
      <w:suppressAutoHyphens/>
      <w:autoSpaceDE w:val="0"/>
      <w:spacing w:after="120"/>
      <w:jc w:val="left"/>
    </w:pPr>
    <w:rPr>
      <w:rFonts w:ascii="Helvetica" w:hAnsi="Helvetica"/>
      <w:kern w:val="1"/>
      <w:sz w:val="20"/>
      <w:szCs w:val="20"/>
    </w:rPr>
  </w:style>
  <w:style w:type="paragraph" w:customStyle="1" w:styleId="a2">
    <w:name w:val="自定义正文"/>
    <w:basedOn w:val="Normal"/>
    <w:qFormat/>
    <w:rsid w:val="007F5184"/>
    <w:pPr>
      <w:spacing w:afterLines="50"/>
      <w:ind w:left="600" w:leftChars="600"/>
    </w:pPr>
  </w:style>
  <w:style w:type="paragraph" w:customStyle="1" w:styleId="CharCharCharCharChar">
    <w:name w:val="Char Char Char Char Char"/>
    <w:basedOn w:val="Normal"/>
    <w:qFormat/>
    <w:rsid w:val="007F5184"/>
    <w:rPr>
      <w:rFonts w:ascii="Tahoma" w:hAnsi="Tahoma"/>
      <w:sz w:val="24"/>
      <w:szCs w:val="20"/>
    </w:rPr>
  </w:style>
  <w:style w:type="paragraph" w:customStyle="1" w:styleId="10">
    <w:name w:val="小标题 1"/>
    <w:basedOn w:val="Normal"/>
    <w:qFormat/>
    <w:rsid w:val="007F5184"/>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sid w:val="007F5184"/>
    <w:rPr>
      <w:rFonts w:ascii="Tahoma" w:hAnsi="Tahoma"/>
      <w:sz w:val="24"/>
      <w:szCs w:val="20"/>
    </w:rPr>
  </w:style>
  <w:style w:type="paragraph" w:customStyle="1" w:styleId="a3">
    <w:name w:val="È±Ê¡ÎÄ±¾"/>
    <w:basedOn w:val="Normal"/>
    <w:qFormat/>
    <w:rsid w:val="007F5184"/>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sid w:val="007F5184"/>
    <w:rPr>
      <w:rFonts w:ascii="宋体" w:eastAsia="宋体" w:hAnsi="宋体"/>
      <w:b/>
      <w:bCs/>
      <w:sz w:val="24"/>
      <w:lang w:val="en-US" w:eastAsia="zh-CN" w:bidi="ar-SA"/>
    </w:rPr>
  </w:style>
  <w:style w:type="paragraph" w:customStyle="1" w:styleId="CharCharCharCharCharChar1Char">
    <w:name w:val="Char Char Char Char Char Char1 Char"/>
    <w:basedOn w:val="Normal"/>
    <w:qFormat/>
    <w:rsid w:val="007F5184"/>
    <w:pPr>
      <w:widowControl/>
      <w:spacing w:after="160" w:line="240" w:lineRule="exact"/>
      <w:jc w:val="left"/>
    </w:pPr>
    <w:rPr>
      <w:rFonts w:ascii="Verdana" w:hAnsi="Verdana"/>
      <w:kern w:val="0"/>
      <w:szCs w:val="20"/>
      <w:lang w:eastAsia="en-US"/>
    </w:rPr>
  </w:style>
  <w:style w:type="paragraph" w:styleId="ListParagraph">
    <w:name w:val="List Paragraph"/>
    <w:basedOn w:val="Normal"/>
    <w:qFormat/>
    <w:rsid w:val="007F5184"/>
    <w:pPr>
      <w:ind w:firstLine="420" w:firstLineChars="200"/>
    </w:pPr>
    <w:rPr>
      <w:rFonts w:ascii="Calibri" w:hAnsi="Calibri"/>
      <w:szCs w:val="22"/>
    </w:rPr>
  </w:style>
  <w:style w:type="paragraph" w:customStyle="1" w:styleId="USE1">
    <w:name w:val="USE 1"/>
    <w:basedOn w:val="Normal"/>
    <w:qFormat/>
    <w:rsid w:val="007F5184"/>
    <w:pPr>
      <w:spacing w:line="200" w:lineRule="atLeast"/>
      <w:jc w:val="left"/>
    </w:pPr>
    <w:rPr>
      <w:rFonts w:ascii="宋体" w:hAnsi="宋体"/>
      <w:b/>
      <w:sz w:val="24"/>
      <w:szCs w:val="28"/>
    </w:rPr>
  </w:style>
  <w:style w:type="paragraph" w:customStyle="1" w:styleId="RFItextfrom3rdLevel">
    <w:name w:val="RFI text from 3rd Level"/>
    <w:basedOn w:val="Normal"/>
    <w:qFormat/>
    <w:rsid w:val="007F5184"/>
    <w:pPr>
      <w:widowControl/>
      <w:tabs>
        <w:tab w:val="left" w:pos="1080"/>
      </w:tabs>
      <w:spacing w:beforeLines="50" w:line="360" w:lineRule="auto"/>
    </w:pPr>
    <w:rPr>
      <w:rFonts w:ascii="Arial (W1)" w:hAnsi="Arial (W1)"/>
      <w:bCs/>
      <w:kern w:val="0"/>
      <w:sz w:val="24"/>
      <w:lang w:val="en-GB"/>
    </w:rPr>
  </w:style>
  <w:style w:type="paragraph" w:customStyle="1" w:styleId="a4">
    <w:name w:val="正文文字缩进项目"/>
    <w:basedOn w:val="BodyTextIndent"/>
    <w:qFormat/>
    <w:rsid w:val="007F5184"/>
    <w:pPr>
      <w:tabs>
        <w:tab w:val="left" w:pos="84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rsid w:val="007F5184"/>
    <w:pPr>
      <w:adjustRightInd/>
      <w:spacing w:before="0" w:after="0"/>
      <w:jc w:val="both"/>
      <w:textAlignment w:val="auto"/>
    </w:pPr>
    <w:rPr>
      <w:rFonts w:ascii="Cambria" w:hAnsi="Cambria" w:cs="宋体"/>
      <w:kern w:val="2"/>
      <w:sz w:val="32"/>
    </w:rPr>
  </w:style>
  <w:style w:type="character" w:customStyle="1" w:styleId="H4Char2">
    <w:name w:val="H4 Char2"/>
    <w:qFormat/>
    <w:rsid w:val="007F5184"/>
    <w:rPr>
      <w:rFonts w:ascii="Arial" w:eastAsia="黑体" w:hAnsi="Arial"/>
      <w:b/>
      <w:bCs/>
      <w:kern w:val="2"/>
      <w:sz w:val="28"/>
      <w:szCs w:val="28"/>
      <w:lang w:val="en-US" w:eastAsia="zh-CN" w:bidi="ar-SA"/>
    </w:rPr>
  </w:style>
  <w:style w:type="character" w:customStyle="1" w:styleId="a5">
    <w:name w:val="正文文本缩进 字符"/>
    <w:link w:val="BodyTextIndent"/>
    <w:qFormat/>
    <w:rsid w:val="007F5184"/>
    <w:rPr>
      <w:rFonts w:eastAsia="宋体"/>
      <w:kern w:val="2"/>
      <w:sz w:val="21"/>
      <w:szCs w:val="24"/>
      <w:lang w:val="en-US" w:eastAsia="zh-CN" w:bidi="ar-SA"/>
    </w:rPr>
  </w:style>
  <w:style w:type="character" w:customStyle="1" w:styleId="5">
    <w:name w:val="标题 5 字符"/>
    <w:link w:val="Heading5"/>
    <w:qFormat/>
    <w:rsid w:val="007F5184"/>
    <w:rPr>
      <w:rFonts w:eastAsia="宋体"/>
      <w:b/>
      <w:kern w:val="2"/>
      <w:sz w:val="28"/>
      <w:lang w:val="en-US" w:eastAsia="zh-CN" w:bidi="ar-SA"/>
    </w:rPr>
  </w:style>
  <w:style w:type="character" w:customStyle="1" w:styleId="Char0">
    <w:name w:val="第*章 Char"/>
    <w:qFormat/>
    <w:rsid w:val="007F5184"/>
    <w:rPr>
      <w:rFonts w:ascii="Arial" w:eastAsia="黑体" w:hAnsi="Arial"/>
      <w:b/>
      <w:bCs/>
      <w:kern w:val="2"/>
      <w:sz w:val="32"/>
      <w:szCs w:val="32"/>
    </w:rPr>
  </w:style>
  <w:style w:type="character" w:customStyle="1" w:styleId="1Char">
    <w:name w:val="章标题1 Char"/>
    <w:qFormat/>
    <w:rsid w:val="007F5184"/>
    <w:rPr>
      <w:rFonts w:eastAsia="宋体"/>
      <w:b/>
      <w:bCs/>
      <w:kern w:val="2"/>
      <w:sz w:val="32"/>
      <w:szCs w:val="32"/>
      <w:lang w:val="en-US" w:eastAsia="zh-CN" w:bidi="ar-SA"/>
    </w:rPr>
  </w:style>
  <w:style w:type="character" w:customStyle="1" w:styleId="6">
    <w:name w:val="标题 6 字符"/>
    <w:link w:val="Heading6"/>
    <w:qFormat/>
    <w:rsid w:val="007F5184"/>
    <w:rPr>
      <w:rFonts w:ascii="Arial" w:eastAsia="黑体" w:hAnsi="Arial"/>
      <w:b/>
      <w:kern w:val="2"/>
      <w:sz w:val="24"/>
      <w:lang w:val="en-US" w:eastAsia="zh-CN" w:bidi="ar-SA"/>
    </w:rPr>
  </w:style>
  <w:style w:type="character" w:customStyle="1" w:styleId="7">
    <w:name w:val="标题 7 字符"/>
    <w:link w:val="Heading7"/>
    <w:qFormat/>
    <w:rsid w:val="007F5184"/>
    <w:rPr>
      <w:rFonts w:eastAsia="宋体"/>
      <w:b/>
      <w:kern w:val="2"/>
      <w:sz w:val="24"/>
      <w:lang w:val="en-US" w:eastAsia="zh-CN" w:bidi="ar-SA"/>
    </w:rPr>
  </w:style>
  <w:style w:type="character" w:customStyle="1" w:styleId="8">
    <w:name w:val="标题 8 字符"/>
    <w:link w:val="Heading8"/>
    <w:qFormat/>
    <w:rsid w:val="007F5184"/>
    <w:rPr>
      <w:rFonts w:ascii="Arial" w:eastAsia="黑体" w:hAnsi="Arial"/>
      <w:kern w:val="2"/>
      <w:sz w:val="24"/>
      <w:lang w:val="en-US" w:eastAsia="zh-CN" w:bidi="ar-SA"/>
    </w:rPr>
  </w:style>
  <w:style w:type="character" w:customStyle="1" w:styleId="9">
    <w:name w:val="标题 9 字符"/>
    <w:link w:val="Heading9"/>
    <w:qFormat/>
    <w:rsid w:val="007F5184"/>
    <w:rPr>
      <w:rFonts w:ascii="Arial" w:eastAsia="黑体" w:hAnsi="Arial"/>
      <w:kern w:val="2"/>
      <w:sz w:val="21"/>
      <w:lang w:val="en-US" w:eastAsia="zh-CN" w:bidi="ar-SA"/>
    </w:rPr>
  </w:style>
  <w:style w:type="character" w:customStyle="1" w:styleId="a6">
    <w:name w:val="标题 字符"/>
    <w:link w:val="Title"/>
    <w:qFormat/>
    <w:rsid w:val="007F5184"/>
    <w:rPr>
      <w:rFonts w:ascii="Arial" w:eastAsia="隶书" w:hAnsi="Arial" w:cs="Arial"/>
      <w:b/>
      <w:bCs/>
      <w:kern w:val="2"/>
      <w:sz w:val="32"/>
      <w:szCs w:val="32"/>
      <w:lang w:val="en-US" w:eastAsia="zh-CN" w:bidi="ar-SA"/>
    </w:rPr>
  </w:style>
  <w:style w:type="character" w:customStyle="1" w:styleId="a7">
    <w:name w:val="日期 字符"/>
    <w:link w:val="Date"/>
    <w:qFormat/>
    <w:rsid w:val="007F5184"/>
    <w:rPr>
      <w:rFonts w:ascii="宋体" w:eastAsia="宋体" w:hAnsi="Courier New"/>
      <w:kern w:val="2"/>
      <w:sz w:val="32"/>
      <w:lang w:val="en-US" w:eastAsia="zh-CN" w:bidi="ar-SA"/>
    </w:rPr>
  </w:style>
  <w:style w:type="character" w:customStyle="1" w:styleId="HTML">
    <w:name w:val="HTML 预设格式 字符"/>
    <w:link w:val="HTMLPreformatted"/>
    <w:qFormat/>
    <w:rsid w:val="007F5184"/>
    <w:rPr>
      <w:rFonts w:ascii="Arial Unicode MS" w:eastAsia="Arial Unicode MS" w:hAnsi="Arial Unicode MS"/>
      <w:color w:val="000000"/>
      <w:lang w:val="en-US" w:eastAsia="zh-CN" w:bidi="ar-SA"/>
    </w:rPr>
  </w:style>
  <w:style w:type="character" w:customStyle="1" w:styleId="a8">
    <w:name w:val="纯文本 字符"/>
    <w:link w:val="PlainText"/>
    <w:qFormat/>
    <w:rsid w:val="007F5184"/>
    <w:rPr>
      <w:rFonts w:ascii="宋体" w:eastAsia="宋体" w:hAnsi="Courier New"/>
      <w:kern w:val="2"/>
      <w:sz w:val="21"/>
      <w:lang w:val="en-US" w:eastAsia="zh-CN" w:bidi="ar-SA"/>
    </w:rPr>
  </w:style>
  <w:style w:type="character" w:customStyle="1" w:styleId="Char1">
    <w:name w:val="正文文字首行缩进 Char"/>
    <w:qFormat/>
    <w:rsid w:val="007F5184"/>
    <w:rPr>
      <w:kern w:val="2"/>
      <w:sz w:val="21"/>
      <w:szCs w:val="24"/>
    </w:rPr>
  </w:style>
  <w:style w:type="character" w:customStyle="1" w:styleId="a9">
    <w:name w:val="正文文本 字符"/>
    <w:link w:val="BodyText"/>
    <w:qFormat/>
    <w:rsid w:val="007F5184"/>
    <w:rPr>
      <w:rFonts w:eastAsia="宋体"/>
      <w:b/>
      <w:bCs/>
      <w:kern w:val="2"/>
      <w:sz w:val="24"/>
      <w:szCs w:val="24"/>
      <w:lang w:val="en-US" w:eastAsia="zh-CN" w:bidi="ar-SA"/>
    </w:rPr>
  </w:style>
  <w:style w:type="character" w:customStyle="1" w:styleId="20">
    <w:name w:val="正文文本缩进 2 字符"/>
    <w:link w:val="BodyTextIndent2"/>
    <w:qFormat/>
    <w:rsid w:val="007F5184"/>
    <w:rPr>
      <w:rFonts w:ascii="宋体" w:eastAsia="宋体" w:hAnsi="宋体"/>
      <w:kern w:val="2"/>
      <w:sz w:val="21"/>
      <w:szCs w:val="24"/>
      <w:lang w:val="en-US" w:eastAsia="zh-CN" w:bidi="ar-SA"/>
    </w:rPr>
  </w:style>
  <w:style w:type="character" w:customStyle="1" w:styleId="a10">
    <w:name w:val="页眉 字符"/>
    <w:link w:val="Header"/>
    <w:uiPriority w:val="99"/>
    <w:qFormat/>
    <w:rsid w:val="007F5184"/>
    <w:rPr>
      <w:rFonts w:eastAsia="宋体"/>
      <w:kern w:val="2"/>
      <w:sz w:val="18"/>
      <w:szCs w:val="18"/>
      <w:lang w:val="en-US" w:eastAsia="zh-CN" w:bidi="ar-SA"/>
    </w:rPr>
  </w:style>
  <w:style w:type="character" w:customStyle="1" w:styleId="30">
    <w:name w:val="正文文本缩进 3 字符"/>
    <w:link w:val="BodyTextIndent3"/>
    <w:qFormat/>
    <w:rsid w:val="007F5184"/>
    <w:rPr>
      <w:rFonts w:ascii="宋体" w:eastAsia="宋体"/>
      <w:b/>
      <w:bCs/>
      <w:kern w:val="2"/>
      <w:sz w:val="24"/>
      <w:szCs w:val="24"/>
      <w:lang w:val="en-US" w:eastAsia="zh-CN" w:bidi="ar-SA"/>
    </w:rPr>
  </w:style>
  <w:style w:type="character" w:customStyle="1" w:styleId="21">
    <w:name w:val="正文文本 2 字符"/>
    <w:link w:val="BodyText2"/>
    <w:qFormat/>
    <w:rsid w:val="007F5184"/>
    <w:rPr>
      <w:rFonts w:eastAsia="宋体"/>
      <w:kern w:val="2"/>
      <w:sz w:val="24"/>
      <w:szCs w:val="24"/>
      <w:lang w:val="en-US" w:eastAsia="zh-CN" w:bidi="ar-SA"/>
    </w:rPr>
  </w:style>
  <w:style w:type="character" w:customStyle="1" w:styleId="a11">
    <w:name w:val="页脚 字符"/>
    <w:link w:val="Footer"/>
    <w:qFormat/>
    <w:rsid w:val="007F5184"/>
    <w:rPr>
      <w:rFonts w:eastAsia="宋体"/>
      <w:kern w:val="2"/>
      <w:sz w:val="18"/>
      <w:szCs w:val="18"/>
      <w:lang w:val="en-US" w:eastAsia="zh-CN" w:bidi="ar-SA"/>
    </w:rPr>
  </w:style>
  <w:style w:type="character" w:customStyle="1" w:styleId="31">
    <w:name w:val="正文文本 3 字符"/>
    <w:link w:val="BodyText3"/>
    <w:qFormat/>
    <w:rsid w:val="007F5184"/>
    <w:rPr>
      <w:rFonts w:eastAsia="宋体"/>
      <w:kern w:val="2"/>
      <w:sz w:val="16"/>
      <w:szCs w:val="16"/>
      <w:lang w:val="en-US" w:eastAsia="zh-CN" w:bidi="ar-SA"/>
    </w:rPr>
  </w:style>
  <w:style w:type="character" w:customStyle="1" w:styleId="a12">
    <w:name w:val="批注框文本 字符"/>
    <w:link w:val="BalloonText"/>
    <w:uiPriority w:val="99"/>
    <w:qFormat/>
    <w:rsid w:val="007F5184"/>
    <w:rPr>
      <w:rFonts w:eastAsia="宋体"/>
      <w:kern w:val="2"/>
      <w:sz w:val="18"/>
      <w:szCs w:val="18"/>
      <w:lang w:val="en-US" w:eastAsia="zh-CN" w:bidi="ar-SA"/>
    </w:rPr>
  </w:style>
  <w:style w:type="paragraph" w:customStyle="1" w:styleId="11">
    <w:name w:val="样式1"/>
    <w:basedOn w:val="Title"/>
    <w:qFormat/>
    <w:rsid w:val="007F5184"/>
    <w:pPr>
      <w:spacing w:before="120" w:after="120"/>
    </w:pPr>
    <w:rPr>
      <w:rFonts w:eastAsia="黑体"/>
      <w:b w:val="0"/>
      <w:sz w:val="30"/>
      <w:szCs w:val="21"/>
    </w:rPr>
  </w:style>
  <w:style w:type="paragraph" w:customStyle="1" w:styleId="22">
    <w:name w:val="样式2"/>
    <w:basedOn w:val="Title"/>
    <w:next w:val="11"/>
    <w:qFormat/>
    <w:rsid w:val="007F5184"/>
    <w:pPr>
      <w:spacing w:before="120" w:after="120"/>
    </w:pPr>
    <w:rPr>
      <w:rFonts w:eastAsia="黑体"/>
      <w:b w:val="0"/>
      <w:sz w:val="30"/>
      <w:szCs w:val="30"/>
    </w:rPr>
  </w:style>
  <w:style w:type="character" w:customStyle="1" w:styleId="3CharChar">
    <w:name w:val="标题 3 Char Char"/>
    <w:qFormat/>
    <w:rsid w:val="007F5184"/>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rsid w:val="007F5184"/>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rsid w:val="007F5184"/>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rsid w:val="007F5184"/>
    <w:pPr>
      <w:spacing w:line="360" w:lineRule="auto"/>
      <w:ind w:firstLine="200" w:firstLineChars="200"/>
    </w:pPr>
    <w:rPr>
      <w:szCs w:val="20"/>
    </w:rPr>
  </w:style>
  <w:style w:type="paragraph" w:customStyle="1" w:styleId="a13">
    <w:name w:val="设计依据"/>
    <w:basedOn w:val="BodyText"/>
    <w:qFormat/>
    <w:rsid w:val="007F5184"/>
    <w:pPr>
      <w:tabs>
        <w:tab w:val="left" w:pos="1440"/>
      </w:tabs>
      <w:adjustRightInd w:val="0"/>
      <w:ind w:left="1440" w:hanging="420"/>
      <w:textAlignment w:val="baseline"/>
    </w:pPr>
    <w:rPr>
      <w:rFonts w:ascii="宋体" w:hAnsi="宋体"/>
      <w:b w:val="0"/>
      <w:kern w:val="0"/>
      <w:sz w:val="28"/>
      <w:szCs w:val="18"/>
    </w:rPr>
  </w:style>
  <w:style w:type="paragraph" w:customStyle="1" w:styleId="a14">
    <w:name w:val="方案要点"/>
    <w:basedOn w:val="Normal"/>
    <w:qFormat/>
    <w:rsid w:val="007F5184"/>
    <w:pPr>
      <w:tabs>
        <w:tab w:val="left" w:pos="420"/>
      </w:tabs>
      <w:spacing w:line="360" w:lineRule="auto"/>
      <w:ind w:left="420" w:hanging="420"/>
    </w:pPr>
    <w:rPr>
      <w:rFonts w:ascii="仿宋_GB2312" w:eastAsia="仿宋_GB2312" w:hAnsi="宋体"/>
      <w:color w:val="000000"/>
      <w:sz w:val="28"/>
      <w:szCs w:val="28"/>
    </w:rPr>
  </w:style>
  <w:style w:type="paragraph" w:customStyle="1" w:styleId="40">
    <w:name w:val="样式4"/>
    <w:basedOn w:val="Normal"/>
    <w:qFormat/>
    <w:rsid w:val="007F5184"/>
    <w:pPr>
      <w:tabs>
        <w:tab w:val="left" w:pos="842"/>
      </w:tabs>
      <w:spacing w:line="360" w:lineRule="auto"/>
      <w:ind w:left="842" w:hanging="420"/>
    </w:pPr>
    <w:rPr>
      <w:sz w:val="24"/>
    </w:rPr>
  </w:style>
  <w:style w:type="paragraph" w:customStyle="1" w:styleId="a15">
    <w:name w:val="文字"/>
    <w:basedOn w:val="Normal"/>
    <w:qFormat/>
    <w:rsid w:val="007F5184"/>
    <w:pPr>
      <w:tabs>
        <w:tab w:val="left" w:pos="8520"/>
      </w:tabs>
      <w:spacing w:line="312" w:lineRule="auto"/>
      <w:ind w:right="-210" w:firstLine="556"/>
    </w:pPr>
    <w:rPr>
      <w:rFonts w:ascii="宋体"/>
      <w:sz w:val="28"/>
      <w:szCs w:val="20"/>
    </w:rPr>
  </w:style>
  <w:style w:type="paragraph" w:customStyle="1" w:styleId="----">
    <w:name w:val="--规划-表格-居左"/>
    <w:basedOn w:val="--"/>
    <w:qFormat/>
    <w:rsid w:val="007F5184"/>
    <w:pPr>
      <w:spacing w:line="240" w:lineRule="auto"/>
      <w:ind w:firstLine="0" w:firstLineChars="0"/>
    </w:pPr>
    <w:rPr>
      <w:sz w:val="20"/>
    </w:rPr>
  </w:style>
  <w:style w:type="paragraph" w:customStyle="1" w:styleId="----0">
    <w:name w:val="--规划-表格-居中"/>
    <w:basedOn w:val="--"/>
    <w:qFormat/>
    <w:rsid w:val="007F5184"/>
    <w:pPr>
      <w:spacing w:line="240" w:lineRule="auto"/>
      <w:ind w:firstLine="0" w:firstLineChars="0"/>
      <w:jc w:val="center"/>
    </w:pPr>
    <w:rPr>
      <w:sz w:val="20"/>
    </w:rPr>
  </w:style>
  <w:style w:type="paragraph" w:customStyle="1" w:styleId="--0">
    <w:name w:val="--编号内缩进"/>
    <w:basedOn w:val="Normal"/>
    <w:qFormat/>
    <w:rsid w:val="007F5184"/>
    <w:pPr>
      <w:spacing w:line="360" w:lineRule="auto"/>
      <w:ind w:left="420" w:firstLine="200" w:firstLineChars="200"/>
    </w:pPr>
    <w:rPr>
      <w:szCs w:val="21"/>
    </w:rPr>
  </w:style>
  <w:style w:type="paragraph" w:customStyle="1" w:styleId="---">
    <w:name w:val="--规划-题注"/>
    <w:basedOn w:val="Normal"/>
    <w:next w:val="--"/>
    <w:qFormat/>
    <w:rsid w:val="007F5184"/>
    <w:pPr>
      <w:spacing w:line="360" w:lineRule="auto"/>
      <w:jc w:val="center"/>
    </w:pPr>
    <w:rPr>
      <w:rFonts w:eastAsia="黑体"/>
    </w:rPr>
  </w:style>
  <w:style w:type="paragraph" w:customStyle="1" w:styleId="---0">
    <w:name w:val="--规划-图和表"/>
    <w:next w:val="--"/>
    <w:qFormat/>
    <w:rsid w:val="007F5184"/>
    <w:pPr>
      <w:jc w:val="center"/>
    </w:pPr>
    <w:rPr>
      <w:kern w:val="2"/>
      <w:sz w:val="21"/>
    </w:rPr>
  </w:style>
  <w:style w:type="paragraph" w:customStyle="1" w:styleId="---1">
    <w:name w:val="--规划-小标题"/>
    <w:basedOn w:val="Normal"/>
    <w:next w:val="--"/>
    <w:qFormat/>
    <w:rsid w:val="007F5184"/>
    <w:pPr>
      <w:keepNext/>
      <w:keepLines/>
      <w:spacing w:line="360" w:lineRule="auto"/>
      <w:outlineLvl w:val="4"/>
    </w:pPr>
    <w:rPr>
      <w:rFonts w:eastAsia="黑体"/>
    </w:rPr>
  </w:style>
  <w:style w:type="paragraph" w:customStyle="1" w:styleId="--Char">
    <w:name w:val="--规划正文 Char"/>
    <w:basedOn w:val="Normal"/>
    <w:qFormat/>
    <w:rsid w:val="007F5184"/>
    <w:pPr>
      <w:spacing w:line="360" w:lineRule="auto"/>
      <w:ind w:firstLine="200" w:firstLineChars="200"/>
    </w:pPr>
    <w:rPr>
      <w:sz w:val="24"/>
    </w:rPr>
  </w:style>
  <w:style w:type="paragraph" w:customStyle="1" w:styleId="a16">
    <w:name w:val="缺省文本"/>
    <w:basedOn w:val="Normal"/>
    <w:qFormat/>
    <w:rsid w:val="007F5184"/>
    <w:pPr>
      <w:autoSpaceDE w:val="0"/>
      <w:autoSpaceDN w:val="0"/>
      <w:adjustRightInd w:val="0"/>
      <w:jc w:val="left"/>
    </w:pPr>
    <w:rPr>
      <w:kern w:val="0"/>
    </w:rPr>
  </w:style>
  <w:style w:type="paragraph" w:customStyle="1" w:styleId="a17">
    <w:name w:val="封面文档标题"/>
    <w:basedOn w:val="Normal"/>
    <w:qFormat/>
    <w:rsid w:val="007F5184"/>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sid w:val="007F5184"/>
    <w:rPr>
      <w:rFonts w:eastAsia="宋体"/>
      <w:kern w:val="2"/>
      <w:sz w:val="24"/>
      <w:szCs w:val="24"/>
      <w:lang w:val="en-US" w:eastAsia="zh-CN" w:bidi="ar-SA"/>
    </w:rPr>
  </w:style>
  <w:style w:type="paragraph" w:customStyle="1" w:styleId="32">
    <w:name w:val="样式3"/>
    <w:basedOn w:val="Heading1"/>
    <w:qFormat/>
    <w:rsid w:val="007F5184"/>
    <w:pPr>
      <w:tabs>
        <w:tab w:val="left" w:pos="1290"/>
      </w:tabs>
      <w:spacing w:before="240" w:after="240" w:line="480" w:lineRule="auto"/>
      <w:ind w:left="630" w:right="210" w:hanging="420" w:rightChars="100"/>
      <w:jc w:val="left"/>
    </w:pPr>
    <w:rPr>
      <w:rFonts w:ascii="Times New Roman" w:hAnsi="Times New Roman"/>
      <w:sz w:val="32"/>
    </w:rPr>
  </w:style>
  <w:style w:type="character" w:customStyle="1" w:styleId="--Char1">
    <w:name w:val="--规划正文 Char1"/>
    <w:qFormat/>
    <w:rsid w:val="007F5184"/>
    <w:rPr>
      <w:rFonts w:eastAsia="宋体"/>
      <w:kern w:val="2"/>
      <w:sz w:val="21"/>
      <w:lang w:val="en-US" w:eastAsia="zh-CN" w:bidi="ar-SA"/>
    </w:rPr>
  </w:style>
  <w:style w:type="paragraph" w:customStyle="1" w:styleId="word">
    <w:name w:val="word"/>
    <w:basedOn w:val="Normal"/>
    <w:qFormat/>
    <w:rsid w:val="007F5184"/>
    <w:pPr>
      <w:widowControl/>
      <w:spacing w:before="100" w:beforeAutospacing="1" w:after="100" w:afterAutospacing="1" w:line="301" w:lineRule="atLeast"/>
      <w:jc w:val="left"/>
    </w:pPr>
    <w:rPr>
      <w:rFonts w:ascii="ˎ̥" w:hAnsi="ˎ̥"/>
      <w:color w:val="000000"/>
      <w:kern w:val="0"/>
      <w:sz w:val="20"/>
      <w:szCs w:val="20"/>
    </w:rPr>
  </w:style>
  <w:style w:type="paragraph" w:customStyle="1" w:styleId="a18">
    <w:name w:val="列表项目"/>
    <w:basedOn w:val="Normal"/>
    <w:qFormat/>
    <w:rsid w:val="007F5184"/>
    <w:pPr>
      <w:tabs>
        <w:tab w:val="left" w:pos="420"/>
        <w:tab w:val="left" w:pos="1080"/>
      </w:tabs>
      <w:spacing w:line="288" w:lineRule="auto"/>
      <w:ind w:left="1080" w:hanging="360"/>
    </w:pPr>
    <w:rPr>
      <w:sz w:val="24"/>
      <w:szCs w:val="20"/>
    </w:rPr>
  </w:style>
  <w:style w:type="character" w:customStyle="1" w:styleId="content1">
    <w:name w:val="content1"/>
    <w:qFormat/>
    <w:rsid w:val="007F5184"/>
    <w:rPr>
      <w:rFonts w:ascii="??" w:hAnsi="??" w:hint="default"/>
      <w:sz w:val="16"/>
      <w:szCs w:val="16"/>
      <w:u w:val="none"/>
    </w:rPr>
  </w:style>
  <w:style w:type="character" w:customStyle="1" w:styleId="unnamed4">
    <w:name w:val="unnamed4"/>
    <w:basedOn w:val="DefaultParagraphFont"/>
    <w:qFormat/>
    <w:rsid w:val="007F5184"/>
  </w:style>
  <w:style w:type="character" w:customStyle="1" w:styleId="font2">
    <w:name w:val="font2"/>
    <w:basedOn w:val="DefaultParagraphFont"/>
    <w:qFormat/>
    <w:rsid w:val="007F5184"/>
  </w:style>
  <w:style w:type="character" w:customStyle="1" w:styleId="font41">
    <w:name w:val="font41"/>
    <w:qFormat/>
    <w:rsid w:val="007F5184"/>
    <w:rPr>
      <w:color w:val="000000"/>
      <w:spacing w:val="260"/>
      <w:sz w:val="18"/>
      <w:szCs w:val="18"/>
      <w:u w:val="none"/>
    </w:rPr>
  </w:style>
  <w:style w:type="paragraph" w:customStyle="1" w:styleId="a19">
    <w:name w:val="正文(首行缩进)"/>
    <w:qFormat/>
    <w:rsid w:val="007F5184"/>
    <w:pPr>
      <w:spacing w:line="360" w:lineRule="auto"/>
      <w:ind w:firstLine="488" w:firstLineChars="200"/>
      <w:jc w:val="both"/>
    </w:pPr>
    <w:rPr>
      <w:rFonts w:eastAsia="仿宋_GB2312"/>
      <w:spacing w:val="2"/>
      <w:sz w:val="24"/>
      <w:szCs w:val="24"/>
    </w:rPr>
  </w:style>
  <w:style w:type="paragraph" w:customStyle="1" w:styleId="xl72">
    <w:name w:val="xl72"/>
    <w:basedOn w:val="Normal"/>
    <w:qFormat/>
    <w:rsid w:val="007F5184"/>
    <w:pPr>
      <w:widowControl/>
      <w:spacing w:before="100" w:beforeAutospacing="1" w:after="100" w:afterAutospacing="1"/>
      <w:jc w:val="left"/>
    </w:pPr>
    <w:rPr>
      <w:rFonts w:ascii="宋体" w:hAnsi="宋体"/>
      <w:b/>
      <w:bCs/>
      <w:kern w:val="0"/>
      <w:sz w:val="28"/>
      <w:szCs w:val="28"/>
    </w:rPr>
  </w:style>
  <w:style w:type="character" w:customStyle="1" w:styleId="a20">
    <w:name w:val="正文文本首行缩进 字符"/>
    <w:link w:val="BodyTextFirstIndent"/>
    <w:qFormat/>
    <w:rsid w:val="007F5184"/>
    <w:rPr>
      <w:rFonts w:eastAsia="宋体"/>
      <w:b/>
      <w:bCs/>
      <w:kern w:val="2"/>
      <w:sz w:val="21"/>
      <w:szCs w:val="24"/>
      <w:lang w:val="en-US" w:eastAsia="zh-CN" w:bidi="ar-SA"/>
    </w:rPr>
  </w:style>
  <w:style w:type="paragraph" w:customStyle="1" w:styleId="Char2">
    <w:name w:val="正文(首行缩进) Char"/>
    <w:qFormat/>
    <w:rsid w:val="007F5184"/>
    <w:pPr>
      <w:spacing w:before="120" w:after="60" w:line="360" w:lineRule="auto"/>
      <w:ind w:firstLine="200" w:firstLineChars="200"/>
    </w:pPr>
    <w:rPr>
      <w:rFonts w:eastAsia="仿宋_GB2312"/>
      <w:spacing w:val="2"/>
      <w:kern w:val="24"/>
      <w:sz w:val="24"/>
      <w:szCs w:val="24"/>
    </w:rPr>
  </w:style>
  <w:style w:type="paragraph" w:customStyle="1" w:styleId="80">
    <w:name w:val="汉议细等线简8"/>
    <w:qFormat/>
    <w:rsid w:val="007F5184"/>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rsid w:val="007F5184"/>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rsid w:val="007F5184"/>
  </w:style>
  <w:style w:type="paragraph" w:customStyle="1" w:styleId="90">
    <w:name w:val="9"/>
    <w:basedOn w:val="Normal"/>
    <w:next w:val="NormalIndent"/>
    <w:qFormat/>
    <w:rsid w:val="007F5184"/>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rsid w:val="007F5184"/>
  </w:style>
  <w:style w:type="paragraph" w:customStyle="1" w:styleId="81">
    <w:name w:val="8"/>
    <w:basedOn w:val="Normal"/>
    <w:next w:val="BodyTextIndent"/>
    <w:qFormat/>
    <w:rsid w:val="007F5184"/>
    <w:pPr>
      <w:spacing w:after="120"/>
      <w:ind w:left="420" w:leftChars="200"/>
    </w:pPr>
  </w:style>
  <w:style w:type="paragraph" w:customStyle="1" w:styleId="70">
    <w:name w:val="7"/>
    <w:basedOn w:val="Normal"/>
    <w:qFormat/>
    <w:rsid w:val="007F5184"/>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rsid w:val="007F5184"/>
    <w:pPr>
      <w:autoSpaceDE w:val="0"/>
      <w:autoSpaceDN w:val="0"/>
      <w:adjustRightInd w:val="0"/>
      <w:jc w:val="left"/>
    </w:pPr>
    <w:rPr>
      <w:rFonts w:ascii="黑体" w:eastAsia="黑体"/>
      <w:b/>
      <w:bCs/>
      <w:kern w:val="0"/>
      <w:sz w:val="20"/>
      <w:szCs w:val="20"/>
    </w:rPr>
  </w:style>
  <w:style w:type="paragraph" w:customStyle="1" w:styleId="50">
    <w:name w:val="5"/>
    <w:basedOn w:val="Normal"/>
    <w:qFormat/>
    <w:rsid w:val="007F5184"/>
    <w:pPr>
      <w:autoSpaceDE w:val="0"/>
      <w:autoSpaceDN w:val="0"/>
      <w:adjustRightInd w:val="0"/>
      <w:jc w:val="left"/>
    </w:pPr>
    <w:rPr>
      <w:rFonts w:ascii="宋体"/>
      <w:b/>
      <w:bCs/>
      <w:kern w:val="0"/>
      <w:sz w:val="18"/>
      <w:szCs w:val="18"/>
    </w:rPr>
  </w:style>
  <w:style w:type="paragraph" w:customStyle="1" w:styleId="60">
    <w:name w:val="6"/>
    <w:basedOn w:val="50"/>
    <w:qFormat/>
    <w:rsid w:val="007F5184"/>
    <w:pPr>
      <w:spacing w:line="270" w:lineRule="atLeast"/>
      <w:jc w:val="both"/>
    </w:pPr>
    <w:rPr>
      <w:b w:val="0"/>
      <w:bCs w:val="0"/>
    </w:rPr>
  </w:style>
  <w:style w:type="paragraph" w:customStyle="1" w:styleId="a21">
    <w:name w:val="产品描述"/>
    <w:qFormat/>
    <w:rsid w:val="007F5184"/>
    <w:pPr>
      <w:widowControl w:val="0"/>
      <w:autoSpaceDE w:val="0"/>
      <w:autoSpaceDN w:val="0"/>
      <w:adjustRightInd w:val="0"/>
      <w:spacing w:line="270" w:lineRule="atLeast"/>
      <w:ind w:firstLine="397"/>
      <w:jc w:val="both"/>
    </w:pPr>
    <w:rPr>
      <w:rFonts w:ascii="宋体"/>
      <w:sz w:val="18"/>
      <w:szCs w:val="18"/>
    </w:rPr>
  </w:style>
  <w:style w:type="paragraph" w:customStyle="1" w:styleId="a22">
    <w:name w:val="姜文清定义的正文"/>
    <w:basedOn w:val="Normal"/>
    <w:qFormat/>
    <w:rsid w:val="007F5184"/>
    <w:pPr>
      <w:spacing w:line="240" w:lineRule="atLeast"/>
      <w:ind w:firstLine="567"/>
    </w:pPr>
    <w:rPr>
      <w:szCs w:val="20"/>
    </w:rPr>
  </w:style>
  <w:style w:type="paragraph" w:customStyle="1" w:styleId="Default">
    <w:name w:val="Default"/>
    <w:qFormat/>
    <w:rsid w:val="007F5184"/>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rsid w:val="007F5184"/>
    <w:pPr>
      <w:spacing w:line="200" w:lineRule="atLeast"/>
    </w:pPr>
    <w:rPr>
      <w:rFonts w:ascii="Arial" w:eastAsia="宋体" w:hAnsi="Arial" w:cs="Times New Roman"/>
      <w:color w:val="auto"/>
    </w:rPr>
  </w:style>
  <w:style w:type="paragraph" w:customStyle="1" w:styleId="NormalParagraph">
    <w:name w:val="Normal Paragraph"/>
    <w:basedOn w:val="Normal"/>
    <w:qFormat/>
    <w:rsid w:val="007F5184"/>
    <w:pPr>
      <w:widowControl/>
      <w:spacing w:before="120" w:line="360" w:lineRule="auto"/>
      <w:ind w:firstLine="425"/>
    </w:pPr>
    <w:rPr>
      <w:kern w:val="0"/>
      <w:sz w:val="24"/>
    </w:rPr>
  </w:style>
  <w:style w:type="character" w:customStyle="1" w:styleId="blue">
    <w:name w:val="blue"/>
    <w:basedOn w:val="DefaultParagraphFont"/>
    <w:qFormat/>
    <w:rsid w:val="007F5184"/>
  </w:style>
  <w:style w:type="paragraph" w:customStyle="1" w:styleId="blue1">
    <w:name w:val="blue1"/>
    <w:basedOn w:val="Normal"/>
    <w:qFormat/>
    <w:rsid w:val="007F5184"/>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rsid w:val="007F5184"/>
  </w:style>
  <w:style w:type="character" w:customStyle="1" w:styleId="font11">
    <w:name w:val="font11"/>
    <w:qFormat/>
    <w:rsid w:val="007F5184"/>
    <w:rPr>
      <w:rFonts w:ascii="ˎ̥" w:hAnsi="ˎ̥" w:hint="default"/>
    </w:rPr>
  </w:style>
  <w:style w:type="paragraph" w:customStyle="1" w:styleId="a140">
    <w:name w:val="a14"/>
    <w:basedOn w:val="Normal"/>
    <w:qFormat/>
    <w:rsid w:val="007F5184"/>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rsid w:val="007F5184"/>
  </w:style>
  <w:style w:type="character" w:customStyle="1" w:styleId="prodheadlines">
    <w:name w:val="prodheadlines"/>
    <w:basedOn w:val="DefaultParagraphFont"/>
    <w:qFormat/>
    <w:rsid w:val="007F5184"/>
  </w:style>
  <w:style w:type="character" w:customStyle="1" w:styleId="text">
    <w:name w:val="text"/>
    <w:basedOn w:val="DefaultParagraphFont"/>
    <w:qFormat/>
    <w:rsid w:val="007F5184"/>
  </w:style>
  <w:style w:type="paragraph" w:customStyle="1" w:styleId="text1">
    <w:name w:val="text1"/>
    <w:basedOn w:val="Normal"/>
    <w:qFormat/>
    <w:rsid w:val="007F5184"/>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rsid w:val="007F5184"/>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rsid w:val="007F5184"/>
    <w:pPr>
      <w:widowControl/>
      <w:pBdr>
        <w:top w:val="single" w:sz="6" w:space="1" w:color="auto"/>
      </w:pBdr>
      <w:jc w:val="center"/>
    </w:pPr>
    <w:rPr>
      <w:rFonts w:ascii="Arial" w:hAnsi="Arial" w:cs="Arial"/>
      <w:vanish/>
      <w:kern w:val="0"/>
      <w:sz w:val="16"/>
      <w:szCs w:val="16"/>
    </w:rPr>
  </w:style>
  <w:style w:type="paragraph" w:customStyle="1" w:styleId="a23">
    <w:name w:val="正文样式"/>
    <w:basedOn w:val="Normal"/>
    <w:qFormat/>
    <w:rsid w:val="007F5184"/>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rsid w:val="007F5184"/>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24">
    <w:name w:val="段落正文"/>
    <w:basedOn w:val="PlainText"/>
    <w:qFormat/>
    <w:rsid w:val="007F5184"/>
    <w:pPr>
      <w:ind w:firstLine="560" w:firstLineChars="200"/>
    </w:pPr>
    <w:rPr>
      <w:sz w:val="28"/>
    </w:rPr>
  </w:style>
  <w:style w:type="character" w:customStyle="1" w:styleId="gray6">
    <w:name w:val="gray6"/>
    <w:basedOn w:val="DefaultParagraphFont"/>
    <w:qFormat/>
    <w:rsid w:val="007F5184"/>
  </w:style>
  <w:style w:type="character" w:customStyle="1" w:styleId="style9">
    <w:name w:val="style9"/>
    <w:basedOn w:val="DefaultParagraphFont"/>
    <w:qFormat/>
    <w:rsid w:val="007F5184"/>
  </w:style>
  <w:style w:type="paragraph" w:customStyle="1" w:styleId="24">
    <w:name w:val="2册标题4"/>
    <w:basedOn w:val="Normal"/>
    <w:next w:val="Normal"/>
    <w:qFormat/>
    <w:rsid w:val="007F5184"/>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rsid w:val="007F5184"/>
  </w:style>
  <w:style w:type="paragraph" w:customStyle="1" w:styleId="style2">
    <w:name w:val="style2"/>
    <w:basedOn w:val="Normal"/>
    <w:qFormat/>
    <w:rsid w:val="007F5184"/>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rsid w:val="007F5184"/>
    <w:pPr>
      <w:jc w:val="left"/>
    </w:pPr>
    <w:rPr>
      <w:rFonts w:ascii="Tahoma" w:hAnsi="Tahoma"/>
      <w:sz w:val="24"/>
      <w:szCs w:val="20"/>
    </w:rPr>
  </w:style>
  <w:style w:type="paragraph" w:customStyle="1" w:styleId="12">
    <w:name w:val="编号1"/>
    <w:basedOn w:val="Normal"/>
    <w:qFormat/>
    <w:rsid w:val="007F5184"/>
    <w:pPr>
      <w:tabs>
        <w:tab w:val="left" w:pos="360"/>
      </w:tabs>
      <w:adjustRightInd w:val="0"/>
      <w:spacing w:line="300" w:lineRule="auto"/>
      <w:ind w:left="360" w:right="210" w:hanging="36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rsid w:val="007F5184"/>
    <w:pPr>
      <w:widowControl/>
      <w:spacing w:line="400" w:lineRule="exact"/>
      <w:jc w:val="center"/>
    </w:pPr>
    <w:rPr>
      <w:rFonts w:ascii="Verdana" w:hAnsi="Verdana"/>
      <w:kern w:val="0"/>
      <w:szCs w:val="20"/>
      <w:lang w:eastAsia="en-US"/>
    </w:rPr>
  </w:style>
  <w:style w:type="paragraph" w:customStyle="1" w:styleId="font0">
    <w:name w:val="font0"/>
    <w:basedOn w:val="Normal"/>
    <w:qFormat/>
    <w:rsid w:val="007F5184"/>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rsid w:val="007F5184"/>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rsid w:val="007F5184"/>
    <w:pPr>
      <w:widowControl/>
      <w:spacing w:before="100" w:beforeAutospacing="1" w:after="100" w:afterAutospacing="1"/>
      <w:jc w:val="left"/>
    </w:pPr>
    <w:rPr>
      <w:kern w:val="0"/>
      <w:sz w:val="24"/>
    </w:rPr>
  </w:style>
  <w:style w:type="paragraph" w:customStyle="1" w:styleId="xl24">
    <w:name w:val="xl24"/>
    <w:basedOn w:val="Normal"/>
    <w:qFormat/>
    <w:rsid w:val="007F5184"/>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rsid w:val="007F518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25">
    <w:name w:val="表格字"/>
    <w:basedOn w:val="Normal"/>
    <w:qFormat/>
    <w:rsid w:val="007F5184"/>
    <w:pPr>
      <w:adjustRightInd w:val="0"/>
      <w:jc w:val="center"/>
    </w:pPr>
    <w:rPr>
      <w:rFonts w:ascii="宋体"/>
      <w:sz w:val="24"/>
      <w:szCs w:val="20"/>
    </w:rPr>
  </w:style>
  <w:style w:type="character" w:customStyle="1" w:styleId="a26">
    <w:name w:val="样式 小三 加粗"/>
    <w:qFormat/>
    <w:rsid w:val="007F5184"/>
    <w:rPr>
      <w:rFonts w:eastAsia="宋体"/>
      <w:b/>
      <w:bCs/>
      <w:sz w:val="32"/>
    </w:rPr>
  </w:style>
  <w:style w:type="paragraph" w:customStyle="1" w:styleId="xl28">
    <w:name w:val="xl28"/>
    <w:basedOn w:val="Normal"/>
    <w:qFormat/>
    <w:rsid w:val="007F5184"/>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rsid w:val="007F5184"/>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sid w:val="007F5184"/>
    <w:rPr>
      <w:rFonts w:ascii="Tahoma" w:hAnsi="Tahoma"/>
      <w:sz w:val="24"/>
      <w:szCs w:val="20"/>
    </w:rPr>
  </w:style>
  <w:style w:type="paragraph" w:customStyle="1" w:styleId="Char20">
    <w:name w:val="Char2"/>
    <w:basedOn w:val="Normal"/>
    <w:qFormat/>
    <w:rsid w:val="007F5184"/>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rsid w:val="007F5184"/>
  </w:style>
  <w:style w:type="paragraph" w:customStyle="1" w:styleId="a27">
    <w:name w:val="缩进正文"/>
    <w:basedOn w:val="Normal"/>
    <w:link w:val="Char3"/>
    <w:qFormat/>
    <w:rsid w:val="007F5184"/>
    <w:pPr>
      <w:ind w:firstLine="560" w:firstLineChars="200"/>
    </w:pPr>
    <w:rPr>
      <w:rFonts w:eastAsia="仿宋_GB2312" w:cs="宋体"/>
      <w:sz w:val="28"/>
      <w:szCs w:val="20"/>
    </w:rPr>
  </w:style>
  <w:style w:type="character" w:customStyle="1" w:styleId="Char3">
    <w:name w:val="缩进正文 Char"/>
    <w:link w:val="a27"/>
    <w:qFormat/>
    <w:rsid w:val="007F5184"/>
    <w:rPr>
      <w:rFonts w:eastAsia="仿宋_GB2312" w:cs="宋体"/>
      <w:kern w:val="2"/>
      <w:sz w:val="28"/>
      <w:lang w:val="en-US" w:eastAsia="zh-CN" w:bidi="ar-SA"/>
    </w:rPr>
  </w:style>
  <w:style w:type="paragraph" w:customStyle="1" w:styleId="13">
    <w:name w:val="列出段落1"/>
    <w:basedOn w:val="Normal"/>
    <w:qFormat/>
    <w:rsid w:val="007F5184"/>
    <w:pPr>
      <w:ind w:firstLine="420" w:firstLineChars="200"/>
    </w:pPr>
    <w:rPr>
      <w:rFonts w:ascii="Calibri" w:hAnsi="Calibri" w:cs="Calibri"/>
      <w:szCs w:val="21"/>
    </w:rPr>
  </w:style>
  <w:style w:type="character" w:customStyle="1" w:styleId="a28">
    <w:name w:val="批注文字 字符"/>
    <w:basedOn w:val="DefaultParagraphFont"/>
    <w:link w:val="CommentText"/>
    <w:qFormat/>
    <w:rsid w:val="007F5184"/>
    <w:rPr>
      <w:rFonts w:ascii="宋体"/>
      <w:sz w:val="34"/>
    </w:rPr>
  </w:style>
  <w:style w:type="character" w:customStyle="1" w:styleId="a29">
    <w:name w:val="批注主题 字符"/>
    <w:basedOn w:val="a28"/>
    <w:link w:val="CommentSubject"/>
    <w:uiPriority w:val="99"/>
    <w:qFormat/>
    <w:rsid w:val="007F5184"/>
    <w:rPr>
      <w:rFonts w:ascii="宋体"/>
      <w:sz w:val="34"/>
    </w:rPr>
  </w:style>
  <w:style w:type="paragraph" w:customStyle="1" w:styleId="a30">
    <w:name w:val="评价"/>
    <w:basedOn w:val="Normal"/>
    <w:qFormat/>
    <w:rsid w:val="007F5184"/>
    <w:pPr>
      <w:spacing w:afterLines="20"/>
      <w:ind w:firstLine="1446" w:firstLineChars="200"/>
    </w:pPr>
    <w:rPr>
      <w:rFonts w:ascii="Calibri" w:hAnsi="Calibri"/>
      <w:sz w:val="24"/>
    </w:rPr>
  </w:style>
  <w:style w:type="paragraph" w:customStyle="1" w:styleId="14">
    <w:name w:val="修订1"/>
    <w:hidden/>
    <w:uiPriority w:val="99"/>
    <w:qFormat/>
    <w:rsid w:val="007F5184"/>
    <w:rPr>
      <w:kern w:val="2"/>
      <w:sz w:val="21"/>
      <w:szCs w:val="24"/>
    </w:rPr>
  </w:style>
  <w:style w:type="character" w:customStyle="1" w:styleId="alt-edited1">
    <w:name w:val="alt-edited1"/>
    <w:qFormat/>
    <w:rsid w:val="007F5184"/>
    <w:rPr>
      <w:color w:val="4D90F0"/>
    </w:rPr>
  </w:style>
  <w:style w:type="paragraph" w:customStyle="1" w:styleId="toc14">
    <w:name w:val="toc 14"/>
    <w:next w:val="Normal"/>
    <w:qFormat/>
    <w:rsid w:val="007F5184"/>
    <w:pPr>
      <w:wordWrap w:val="0"/>
      <w:jc w:val="both"/>
    </w:pPr>
    <w:rPr>
      <w:rFonts w:ascii="Calibri" w:hAnsi="Calibri"/>
      <w:sz w:val="21"/>
    </w:rPr>
  </w:style>
  <w:style w:type="character" w:customStyle="1" w:styleId="Char12">
    <w:name w:val="文档结构图 Char1"/>
    <w:qFormat/>
    <w:rsid w:val="007F5184"/>
    <w:rPr>
      <w:sz w:val="20"/>
    </w:rPr>
  </w:style>
  <w:style w:type="character" w:customStyle="1" w:styleId="Char4">
    <w:name w:val="文档结构图 Char"/>
    <w:qFormat/>
    <w:rsid w:val="007F5184"/>
    <w:rPr>
      <w:sz w:val="20"/>
    </w:rPr>
  </w:style>
  <w:style w:type="character" w:customStyle="1" w:styleId="shorttext">
    <w:name w:val="short_text"/>
    <w:basedOn w:val="DefaultParagraphFont"/>
    <w:qFormat/>
    <w:rsid w:val="007F5184"/>
    <w:rPr>
      <w:sz w:val="20"/>
    </w:rPr>
  </w:style>
  <w:style w:type="character" w:customStyle="1" w:styleId="Char13">
    <w:name w:val="标题 Char1"/>
    <w:qFormat/>
    <w:rsid w:val="007F5184"/>
    <w:rPr>
      <w:b/>
      <w:sz w:val="20"/>
    </w:rPr>
  </w:style>
  <w:style w:type="character" w:customStyle="1" w:styleId="3Char1">
    <w:name w:val="正文文本缩进 3 Char1"/>
    <w:qFormat/>
    <w:rsid w:val="007F5184"/>
    <w:rPr>
      <w:sz w:val="20"/>
    </w:rPr>
  </w:style>
  <w:style w:type="character" w:customStyle="1" w:styleId="font21">
    <w:name w:val="font21"/>
    <w:qFormat/>
    <w:rsid w:val="007F5184"/>
    <w:rPr>
      <w:color w:val="FF0000"/>
      <w:sz w:val="20"/>
      <w:u w:val="none"/>
    </w:rPr>
  </w:style>
  <w:style w:type="character" w:customStyle="1" w:styleId="15">
    <w:name w:val="不明显强调1"/>
    <w:qFormat/>
    <w:rsid w:val="007F5184"/>
    <w:rPr>
      <w:i/>
      <w:sz w:val="20"/>
    </w:rPr>
  </w:style>
  <w:style w:type="character" w:customStyle="1" w:styleId="font71">
    <w:name w:val="font71"/>
    <w:qFormat/>
    <w:rsid w:val="007F5184"/>
    <w:rPr>
      <w:sz w:val="20"/>
      <w:u w:val="none"/>
    </w:rPr>
  </w:style>
  <w:style w:type="character" w:customStyle="1" w:styleId="Char14">
    <w:name w:val="页眉 Char1"/>
    <w:qFormat/>
    <w:rsid w:val="007F5184"/>
    <w:rPr>
      <w:sz w:val="20"/>
    </w:rPr>
  </w:style>
  <w:style w:type="character" w:customStyle="1" w:styleId="2Char1">
    <w:name w:val="正文文本缩进 2 Char1"/>
    <w:qFormat/>
    <w:rsid w:val="007F5184"/>
    <w:rPr>
      <w:sz w:val="20"/>
    </w:rPr>
  </w:style>
  <w:style w:type="character" w:customStyle="1" w:styleId="font61">
    <w:name w:val="font61"/>
    <w:qFormat/>
    <w:rsid w:val="007F5184"/>
    <w:rPr>
      <w:sz w:val="20"/>
      <w:u w:val="none"/>
    </w:rPr>
  </w:style>
  <w:style w:type="character" w:customStyle="1" w:styleId="Char15">
    <w:name w:val="纯文本 Char1"/>
    <w:qFormat/>
    <w:rsid w:val="007F5184"/>
    <w:rPr>
      <w:sz w:val="20"/>
    </w:rPr>
  </w:style>
  <w:style w:type="character" w:customStyle="1" w:styleId="3Char10">
    <w:name w:val="正文文本 3 Char1"/>
    <w:qFormat/>
    <w:rsid w:val="007F5184"/>
    <w:rPr>
      <w:sz w:val="20"/>
    </w:rPr>
  </w:style>
  <w:style w:type="character" w:customStyle="1" w:styleId="Char16">
    <w:name w:val="正文文本缩进 Char1"/>
    <w:qFormat/>
    <w:rsid w:val="007F5184"/>
    <w:rPr>
      <w:sz w:val="20"/>
    </w:rPr>
  </w:style>
  <w:style w:type="character" w:customStyle="1" w:styleId="16">
    <w:name w:val="明显参考1"/>
    <w:qFormat/>
    <w:rsid w:val="007F5184"/>
    <w:rPr>
      <w:b/>
      <w:sz w:val="20"/>
    </w:rPr>
  </w:style>
  <w:style w:type="character" w:customStyle="1" w:styleId="apple-converted-space">
    <w:name w:val="apple-converted-space"/>
    <w:qFormat/>
    <w:rsid w:val="007F5184"/>
    <w:rPr>
      <w:sz w:val="20"/>
    </w:rPr>
  </w:style>
  <w:style w:type="character" w:customStyle="1" w:styleId="17">
    <w:name w:val="书籍标题1"/>
    <w:qFormat/>
    <w:rsid w:val="007F5184"/>
    <w:rPr>
      <w:b/>
      <w:i/>
      <w:sz w:val="20"/>
    </w:rPr>
  </w:style>
  <w:style w:type="character" w:customStyle="1" w:styleId="longtext">
    <w:name w:val="long_text"/>
    <w:qFormat/>
    <w:rsid w:val="007F5184"/>
    <w:rPr>
      <w:sz w:val="20"/>
    </w:rPr>
  </w:style>
  <w:style w:type="character" w:customStyle="1" w:styleId="Char17">
    <w:name w:val="日期 Char1"/>
    <w:qFormat/>
    <w:rsid w:val="007F5184"/>
    <w:rPr>
      <w:sz w:val="20"/>
    </w:rPr>
  </w:style>
  <w:style w:type="character" w:customStyle="1" w:styleId="Char18">
    <w:name w:val="批注文字 Char1"/>
    <w:uiPriority w:val="99"/>
    <w:qFormat/>
    <w:rsid w:val="007F5184"/>
    <w:rPr>
      <w:sz w:val="20"/>
    </w:rPr>
  </w:style>
  <w:style w:type="character" w:customStyle="1" w:styleId="18">
    <w:name w:val="明显强调1"/>
    <w:qFormat/>
    <w:rsid w:val="007F5184"/>
    <w:rPr>
      <w:i/>
      <w:sz w:val="20"/>
    </w:rPr>
  </w:style>
  <w:style w:type="character" w:customStyle="1" w:styleId="160">
    <w:name w:val="16"/>
    <w:qFormat/>
    <w:rsid w:val="007F5184"/>
    <w:rPr>
      <w:b/>
      <w:color w:val="FF0356"/>
      <w:sz w:val="20"/>
    </w:rPr>
  </w:style>
  <w:style w:type="character" w:customStyle="1" w:styleId="Char19">
    <w:name w:val="批注主题 Char1"/>
    <w:qFormat/>
    <w:rsid w:val="007F5184"/>
    <w:rPr>
      <w:b/>
      <w:sz w:val="20"/>
    </w:rPr>
  </w:style>
  <w:style w:type="character" w:customStyle="1" w:styleId="2Char10">
    <w:name w:val="正文文本 2 Char1"/>
    <w:qFormat/>
    <w:rsid w:val="007F5184"/>
    <w:rPr>
      <w:sz w:val="20"/>
    </w:rPr>
  </w:style>
  <w:style w:type="character" w:customStyle="1" w:styleId="font31">
    <w:name w:val="font31"/>
    <w:qFormat/>
    <w:rsid w:val="007F5184"/>
    <w:rPr>
      <w:color w:val="FF0000"/>
      <w:sz w:val="20"/>
      <w:u w:val="none"/>
      <w:vertAlign w:val="superscript"/>
    </w:rPr>
  </w:style>
  <w:style w:type="character" w:customStyle="1" w:styleId="19">
    <w:name w:val="不明显参考1"/>
    <w:qFormat/>
    <w:rsid w:val="007F5184"/>
    <w:rPr>
      <w:sz w:val="20"/>
    </w:rPr>
  </w:style>
  <w:style w:type="character" w:customStyle="1" w:styleId="HTMLChar1">
    <w:name w:val="HTML 预设格式 Char1"/>
    <w:qFormat/>
    <w:rsid w:val="007F5184"/>
    <w:rPr>
      <w:sz w:val="20"/>
    </w:rPr>
  </w:style>
  <w:style w:type="character" w:customStyle="1" w:styleId="font01">
    <w:name w:val="font01"/>
    <w:basedOn w:val="DefaultParagraphFont"/>
    <w:qFormat/>
    <w:rsid w:val="007F5184"/>
    <w:rPr>
      <w:color w:val="FF0000"/>
      <w:sz w:val="20"/>
      <w:u w:val="none"/>
      <w:vertAlign w:val="superscript"/>
    </w:rPr>
  </w:style>
  <w:style w:type="character" w:customStyle="1" w:styleId="Char110">
    <w:name w:val="页脚 Char1"/>
    <w:qFormat/>
    <w:rsid w:val="007F5184"/>
    <w:rPr>
      <w:sz w:val="20"/>
    </w:rPr>
  </w:style>
  <w:style w:type="character" w:customStyle="1" w:styleId="Char111">
    <w:name w:val="批注框文本 Char1"/>
    <w:qFormat/>
    <w:rsid w:val="007F5184"/>
    <w:rPr>
      <w:sz w:val="20"/>
    </w:rPr>
  </w:style>
  <w:style w:type="paragraph" w:customStyle="1" w:styleId="23">
    <w:name w:val="列出段落2"/>
    <w:basedOn w:val="Normal"/>
    <w:next w:val="toc814"/>
    <w:qFormat/>
    <w:rsid w:val="007F5184"/>
    <w:pPr>
      <w:ind w:firstLine="420"/>
    </w:pPr>
    <w:rPr>
      <w:rFonts w:hAnsi="Calibri"/>
      <w:kern w:val="0"/>
      <w:szCs w:val="20"/>
    </w:rPr>
  </w:style>
  <w:style w:type="paragraph" w:customStyle="1" w:styleId="toc814">
    <w:name w:val="toc 814"/>
    <w:next w:val="Normal"/>
    <w:qFormat/>
    <w:rsid w:val="007F5184"/>
    <w:pPr>
      <w:wordWrap w:val="0"/>
      <w:ind w:left="2975"/>
      <w:jc w:val="both"/>
    </w:pPr>
    <w:rPr>
      <w:rFonts w:ascii="Calibri" w:hAnsi="Calibri"/>
      <w:sz w:val="21"/>
    </w:rPr>
  </w:style>
  <w:style w:type="paragraph" w:customStyle="1" w:styleId="toc62">
    <w:name w:val="toc 62"/>
    <w:next w:val="Normal"/>
    <w:qFormat/>
    <w:rsid w:val="007F5184"/>
    <w:pPr>
      <w:wordWrap w:val="0"/>
      <w:ind w:left="2125"/>
      <w:jc w:val="both"/>
    </w:pPr>
    <w:rPr>
      <w:rFonts w:ascii="Calibri" w:hAnsi="Calibri"/>
      <w:sz w:val="21"/>
    </w:rPr>
  </w:style>
  <w:style w:type="paragraph" w:customStyle="1" w:styleId="toc414">
    <w:name w:val="toc 414"/>
    <w:next w:val="Normal"/>
    <w:qFormat/>
    <w:rsid w:val="007F5184"/>
    <w:pPr>
      <w:wordWrap w:val="0"/>
      <w:ind w:left="1275"/>
      <w:jc w:val="both"/>
    </w:pPr>
    <w:rPr>
      <w:rFonts w:ascii="Calibri" w:hAnsi="Calibri"/>
      <w:sz w:val="21"/>
    </w:rPr>
  </w:style>
  <w:style w:type="paragraph" w:customStyle="1" w:styleId="toc411">
    <w:name w:val="toc 411"/>
    <w:next w:val="Normal"/>
    <w:qFormat/>
    <w:rsid w:val="007F5184"/>
    <w:pPr>
      <w:wordWrap w:val="0"/>
      <w:ind w:left="1275"/>
      <w:jc w:val="both"/>
    </w:pPr>
    <w:rPr>
      <w:rFonts w:ascii="Calibri" w:hAnsi="Calibri"/>
      <w:sz w:val="21"/>
    </w:rPr>
  </w:style>
  <w:style w:type="paragraph" w:customStyle="1" w:styleId="xl86">
    <w:name w:val="xl86"/>
    <w:basedOn w:val="Normal"/>
    <w:next w:val="toc515"/>
    <w:qFormat/>
    <w:rsid w:val="007F5184"/>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rsid w:val="007F5184"/>
    <w:pPr>
      <w:wordWrap w:val="0"/>
      <w:ind w:left="1700"/>
      <w:jc w:val="both"/>
    </w:pPr>
    <w:rPr>
      <w:rFonts w:ascii="Calibri" w:hAnsi="Calibri"/>
      <w:sz w:val="21"/>
    </w:rPr>
  </w:style>
  <w:style w:type="paragraph" w:customStyle="1" w:styleId="TOCHeading4">
    <w:name w:val="TOC Heading4"/>
    <w:next w:val="Normal"/>
    <w:qFormat/>
    <w:rsid w:val="007F5184"/>
    <w:pPr>
      <w:wordWrap w:val="0"/>
    </w:pPr>
    <w:rPr>
      <w:rFonts w:ascii="Calibri" w:hAnsi="Calibri"/>
      <w:sz w:val="32"/>
    </w:rPr>
  </w:style>
  <w:style w:type="paragraph" w:customStyle="1" w:styleId="toc15">
    <w:name w:val="toc 15"/>
    <w:next w:val="Normal"/>
    <w:qFormat/>
    <w:rsid w:val="007F5184"/>
    <w:pPr>
      <w:wordWrap w:val="0"/>
      <w:jc w:val="both"/>
    </w:pPr>
    <w:rPr>
      <w:rFonts w:ascii="Calibri" w:hAnsi="Calibri"/>
      <w:sz w:val="21"/>
    </w:rPr>
  </w:style>
  <w:style w:type="paragraph" w:customStyle="1" w:styleId="TOCHeading2">
    <w:name w:val="TOC Heading2"/>
    <w:next w:val="Normal"/>
    <w:qFormat/>
    <w:rsid w:val="007F5184"/>
    <w:pPr>
      <w:wordWrap w:val="0"/>
    </w:pPr>
    <w:rPr>
      <w:rFonts w:ascii="Calibri" w:hAnsi="Calibri"/>
      <w:sz w:val="32"/>
    </w:rPr>
  </w:style>
  <w:style w:type="paragraph" w:customStyle="1" w:styleId="TOCHeading1">
    <w:name w:val="TOC Heading1"/>
    <w:next w:val="Normal"/>
    <w:qFormat/>
    <w:rsid w:val="007F5184"/>
    <w:pPr>
      <w:wordWrap w:val="0"/>
    </w:pPr>
    <w:rPr>
      <w:rFonts w:ascii="Calibri" w:hAnsi="Calibri"/>
      <w:sz w:val="32"/>
    </w:rPr>
  </w:style>
  <w:style w:type="paragraph" w:customStyle="1" w:styleId="toc73">
    <w:name w:val="toc 73"/>
    <w:next w:val="Normal"/>
    <w:qFormat/>
    <w:rsid w:val="007F5184"/>
    <w:pPr>
      <w:wordWrap w:val="0"/>
      <w:ind w:left="2550"/>
      <w:jc w:val="both"/>
    </w:pPr>
    <w:rPr>
      <w:rFonts w:ascii="Calibri" w:hAnsi="Calibri"/>
      <w:sz w:val="21"/>
    </w:rPr>
  </w:style>
  <w:style w:type="paragraph" w:customStyle="1" w:styleId="font7">
    <w:name w:val="font7"/>
    <w:basedOn w:val="Normal"/>
    <w:next w:val="toc810"/>
    <w:qFormat/>
    <w:rsid w:val="007F5184"/>
    <w:pPr>
      <w:widowControl/>
      <w:spacing w:before="280" w:after="280"/>
    </w:pPr>
    <w:rPr>
      <w:rFonts w:ascii="Arial" w:hAnsi="Calibri"/>
      <w:kern w:val="0"/>
      <w:sz w:val="18"/>
      <w:szCs w:val="20"/>
    </w:rPr>
  </w:style>
  <w:style w:type="paragraph" w:customStyle="1" w:styleId="toc810">
    <w:name w:val="toc 810"/>
    <w:next w:val="Normal"/>
    <w:qFormat/>
    <w:rsid w:val="007F5184"/>
    <w:pPr>
      <w:wordWrap w:val="0"/>
      <w:ind w:left="2975"/>
      <w:jc w:val="both"/>
    </w:pPr>
    <w:rPr>
      <w:rFonts w:ascii="Calibri" w:hAnsi="Calibri"/>
      <w:sz w:val="21"/>
    </w:rPr>
  </w:style>
  <w:style w:type="paragraph" w:customStyle="1" w:styleId="xl113">
    <w:name w:val="xl113"/>
    <w:basedOn w:val="Normal"/>
    <w:next w:val="TOCHeading10"/>
    <w:qFormat/>
    <w:rsid w:val="007F5184"/>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rsid w:val="007F5184"/>
    <w:pPr>
      <w:wordWrap w:val="0"/>
    </w:pPr>
    <w:rPr>
      <w:rFonts w:ascii="Calibri" w:hAnsi="Calibri"/>
      <w:sz w:val="32"/>
    </w:rPr>
  </w:style>
  <w:style w:type="paragraph" w:customStyle="1" w:styleId="toc89">
    <w:name w:val="toc 89"/>
    <w:next w:val="Normal"/>
    <w:qFormat/>
    <w:rsid w:val="007F5184"/>
    <w:pPr>
      <w:wordWrap w:val="0"/>
      <w:ind w:left="2975"/>
      <w:jc w:val="both"/>
    </w:pPr>
    <w:rPr>
      <w:rFonts w:ascii="Calibri" w:hAnsi="Calibri"/>
      <w:sz w:val="21"/>
    </w:rPr>
  </w:style>
  <w:style w:type="paragraph" w:customStyle="1" w:styleId="xl73">
    <w:name w:val="xl73"/>
    <w:basedOn w:val="Normal"/>
    <w:next w:val="toc613"/>
    <w:qFormat/>
    <w:rsid w:val="007F5184"/>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rsid w:val="007F5184"/>
    <w:pPr>
      <w:wordWrap w:val="0"/>
      <w:ind w:left="2125"/>
      <w:jc w:val="both"/>
    </w:pPr>
    <w:rPr>
      <w:rFonts w:ascii="Calibri" w:hAnsi="Calibri"/>
      <w:sz w:val="21"/>
    </w:rPr>
  </w:style>
  <w:style w:type="paragraph" w:customStyle="1" w:styleId="xl79">
    <w:name w:val="xl79"/>
    <w:basedOn w:val="Normal"/>
    <w:next w:val="toc87"/>
    <w:qFormat/>
    <w:rsid w:val="007F5184"/>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rsid w:val="007F5184"/>
    <w:pPr>
      <w:wordWrap w:val="0"/>
      <w:ind w:left="2975"/>
      <w:jc w:val="both"/>
    </w:pPr>
    <w:rPr>
      <w:rFonts w:ascii="Calibri" w:hAnsi="Calibri"/>
      <w:sz w:val="21"/>
    </w:rPr>
  </w:style>
  <w:style w:type="paragraph" w:customStyle="1" w:styleId="toc11">
    <w:name w:val="toc 11"/>
    <w:next w:val="Normal"/>
    <w:qFormat/>
    <w:rsid w:val="007F5184"/>
    <w:pPr>
      <w:wordWrap w:val="0"/>
      <w:jc w:val="both"/>
    </w:pPr>
    <w:rPr>
      <w:rFonts w:ascii="Calibri" w:hAnsi="Calibri"/>
      <w:sz w:val="21"/>
    </w:rPr>
  </w:style>
  <w:style w:type="paragraph" w:customStyle="1" w:styleId="toc410">
    <w:name w:val="toc 410"/>
    <w:next w:val="Normal"/>
    <w:qFormat/>
    <w:rsid w:val="007F5184"/>
    <w:pPr>
      <w:wordWrap w:val="0"/>
      <w:ind w:left="1275"/>
      <w:jc w:val="both"/>
    </w:pPr>
    <w:rPr>
      <w:rFonts w:ascii="Calibri" w:hAnsi="Calibri"/>
      <w:sz w:val="21"/>
    </w:rPr>
  </w:style>
  <w:style w:type="paragraph" w:customStyle="1" w:styleId="toc611">
    <w:name w:val="toc 611"/>
    <w:next w:val="Normal"/>
    <w:qFormat/>
    <w:rsid w:val="007F5184"/>
    <w:pPr>
      <w:wordWrap w:val="0"/>
      <w:ind w:left="2125"/>
      <w:jc w:val="both"/>
    </w:pPr>
    <w:rPr>
      <w:rFonts w:ascii="Calibri" w:hAnsi="Calibri"/>
      <w:sz w:val="21"/>
    </w:rPr>
  </w:style>
  <w:style w:type="paragraph" w:customStyle="1" w:styleId="xl112">
    <w:name w:val="xl112"/>
    <w:basedOn w:val="Normal"/>
    <w:next w:val="toc611"/>
    <w:qFormat/>
    <w:rsid w:val="007F5184"/>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rsid w:val="007F5184"/>
    <w:pPr>
      <w:wordWrap w:val="0"/>
      <w:ind w:left="1700"/>
      <w:jc w:val="both"/>
    </w:pPr>
    <w:rPr>
      <w:rFonts w:ascii="Calibri" w:hAnsi="Calibri"/>
      <w:sz w:val="21"/>
    </w:rPr>
  </w:style>
  <w:style w:type="paragraph" w:customStyle="1" w:styleId="toc44">
    <w:name w:val="toc 44"/>
    <w:next w:val="Normal"/>
    <w:qFormat/>
    <w:rsid w:val="007F5184"/>
    <w:pPr>
      <w:wordWrap w:val="0"/>
      <w:ind w:left="1275"/>
      <w:jc w:val="both"/>
    </w:pPr>
    <w:rPr>
      <w:rFonts w:ascii="Calibri" w:hAnsi="Calibri"/>
      <w:sz w:val="21"/>
    </w:rPr>
  </w:style>
  <w:style w:type="paragraph" w:customStyle="1" w:styleId="toc412">
    <w:name w:val="toc 412"/>
    <w:next w:val="Normal"/>
    <w:qFormat/>
    <w:rsid w:val="007F5184"/>
    <w:pPr>
      <w:wordWrap w:val="0"/>
      <w:ind w:left="1275"/>
      <w:jc w:val="both"/>
    </w:pPr>
    <w:rPr>
      <w:rFonts w:ascii="Calibri" w:hAnsi="Calibri"/>
      <w:sz w:val="21"/>
    </w:rPr>
  </w:style>
  <w:style w:type="paragraph" w:customStyle="1" w:styleId="xl74">
    <w:name w:val="xl74"/>
    <w:basedOn w:val="Normal"/>
    <w:next w:val="toc57"/>
    <w:qFormat/>
    <w:rsid w:val="007F5184"/>
    <w:pPr>
      <w:widowControl/>
      <w:shd w:val="clear" w:color="000000" w:fill="FFFFFF"/>
      <w:spacing w:before="280" w:after="280"/>
    </w:pPr>
    <w:rPr>
      <w:rFonts w:ascii="宋体" w:hAnsi="Calibri"/>
      <w:kern w:val="0"/>
      <w:sz w:val="20"/>
      <w:szCs w:val="20"/>
    </w:rPr>
  </w:style>
  <w:style w:type="paragraph" w:customStyle="1" w:styleId="toc57">
    <w:name w:val="toc 57"/>
    <w:next w:val="Normal"/>
    <w:qFormat/>
    <w:rsid w:val="007F5184"/>
    <w:pPr>
      <w:wordWrap w:val="0"/>
      <w:ind w:left="1700"/>
      <w:jc w:val="both"/>
    </w:pPr>
    <w:rPr>
      <w:rFonts w:ascii="Calibri" w:hAnsi="Calibri"/>
      <w:sz w:val="21"/>
    </w:rPr>
  </w:style>
  <w:style w:type="paragraph" w:customStyle="1" w:styleId="toc912">
    <w:name w:val="toc 912"/>
    <w:next w:val="Normal"/>
    <w:qFormat/>
    <w:rsid w:val="007F5184"/>
    <w:pPr>
      <w:wordWrap w:val="0"/>
      <w:ind w:left="3400"/>
      <w:jc w:val="both"/>
    </w:pPr>
    <w:rPr>
      <w:rFonts w:ascii="Calibri" w:hAnsi="Calibri"/>
      <w:sz w:val="21"/>
    </w:rPr>
  </w:style>
  <w:style w:type="paragraph" w:customStyle="1" w:styleId="toc91">
    <w:name w:val="toc 91"/>
    <w:next w:val="Normal"/>
    <w:qFormat/>
    <w:rsid w:val="007F5184"/>
    <w:pPr>
      <w:wordWrap w:val="0"/>
      <w:ind w:left="3400"/>
      <w:jc w:val="both"/>
    </w:pPr>
    <w:rPr>
      <w:rFonts w:ascii="Calibri" w:hAnsi="Calibri"/>
      <w:sz w:val="21"/>
    </w:rPr>
  </w:style>
  <w:style w:type="paragraph" w:customStyle="1" w:styleId="toc38">
    <w:name w:val="toc 38"/>
    <w:next w:val="Normal"/>
    <w:qFormat/>
    <w:rsid w:val="007F5184"/>
    <w:pPr>
      <w:wordWrap w:val="0"/>
      <w:ind w:left="850"/>
      <w:jc w:val="both"/>
    </w:pPr>
    <w:rPr>
      <w:rFonts w:ascii="Calibri" w:hAnsi="Calibri"/>
      <w:sz w:val="21"/>
    </w:rPr>
  </w:style>
  <w:style w:type="paragraph" w:customStyle="1" w:styleId="toc95">
    <w:name w:val="toc 95"/>
    <w:next w:val="Normal"/>
    <w:qFormat/>
    <w:rsid w:val="007F5184"/>
    <w:pPr>
      <w:wordWrap w:val="0"/>
      <w:ind w:left="3400"/>
      <w:jc w:val="both"/>
    </w:pPr>
    <w:rPr>
      <w:rFonts w:ascii="Calibri" w:hAnsi="Calibri"/>
      <w:sz w:val="21"/>
    </w:rPr>
  </w:style>
  <w:style w:type="paragraph" w:customStyle="1" w:styleId="51">
    <w:name w:val="列出段落5"/>
    <w:basedOn w:val="Normal"/>
    <w:next w:val="toc312"/>
    <w:qFormat/>
    <w:rsid w:val="007F5184"/>
    <w:pPr>
      <w:ind w:firstLine="420"/>
    </w:pPr>
    <w:rPr>
      <w:rFonts w:hAnsi="Calibri"/>
      <w:kern w:val="0"/>
      <w:szCs w:val="20"/>
    </w:rPr>
  </w:style>
  <w:style w:type="paragraph" w:customStyle="1" w:styleId="toc312">
    <w:name w:val="toc 312"/>
    <w:next w:val="Normal"/>
    <w:qFormat/>
    <w:rsid w:val="007F5184"/>
    <w:pPr>
      <w:wordWrap w:val="0"/>
      <w:ind w:left="850"/>
      <w:jc w:val="both"/>
    </w:pPr>
    <w:rPr>
      <w:rFonts w:ascii="Calibri" w:hAnsi="Calibri"/>
      <w:sz w:val="21"/>
    </w:rPr>
  </w:style>
  <w:style w:type="paragraph" w:customStyle="1" w:styleId="xl66">
    <w:name w:val="xl66"/>
    <w:basedOn w:val="Normal"/>
    <w:next w:val="toc56"/>
    <w:qFormat/>
    <w:rsid w:val="007F5184"/>
    <w:pPr>
      <w:widowControl/>
      <w:shd w:val="clear" w:color="000000" w:fill="FFFFFF"/>
      <w:spacing w:before="280" w:after="280"/>
    </w:pPr>
    <w:rPr>
      <w:rFonts w:ascii="宋体" w:hAnsi="Calibri"/>
      <w:kern w:val="0"/>
      <w:sz w:val="20"/>
      <w:szCs w:val="20"/>
    </w:rPr>
  </w:style>
  <w:style w:type="paragraph" w:customStyle="1" w:styleId="toc56">
    <w:name w:val="toc 56"/>
    <w:next w:val="Normal"/>
    <w:qFormat/>
    <w:rsid w:val="007F5184"/>
    <w:pPr>
      <w:wordWrap w:val="0"/>
      <w:ind w:left="1700"/>
      <w:jc w:val="both"/>
    </w:pPr>
    <w:rPr>
      <w:rFonts w:ascii="Calibri" w:hAnsi="Calibri"/>
      <w:sz w:val="21"/>
    </w:rPr>
  </w:style>
  <w:style w:type="paragraph" w:customStyle="1" w:styleId="TOCHeading3">
    <w:name w:val="TOC Heading3"/>
    <w:next w:val="Normal"/>
    <w:qFormat/>
    <w:rsid w:val="007F5184"/>
    <w:pPr>
      <w:wordWrap w:val="0"/>
    </w:pPr>
    <w:rPr>
      <w:rFonts w:ascii="Calibri" w:hAnsi="Calibri"/>
      <w:sz w:val="32"/>
    </w:rPr>
  </w:style>
  <w:style w:type="paragraph" w:customStyle="1" w:styleId="toc65">
    <w:name w:val="toc 65"/>
    <w:next w:val="Normal"/>
    <w:qFormat/>
    <w:rsid w:val="007F5184"/>
    <w:pPr>
      <w:wordWrap w:val="0"/>
      <w:ind w:left="2125"/>
      <w:jc w:val="both"/>
    </w:pPr>
    <w:rPr>
      <w:rFonts w:ascii="Calibri" w:hAnsi="Calibri"/>
      <w:sz w:val="21"/>
    </w:rPr>
  </w:style>
  <w:style w:type="paragraph" w:customStyle="1" w:styleId="toc25">
    <w:name w:val="toc 25"/>
    <w:next w:val="Normal"/>
    <w:qFormat/>
    <w:rsid w:val="007F5184"/>
    <w:pPr>
      <w:wordWrap w:val="0"/>
      <w:ind w:left="425"/>
      <w:jc w:val="both"/>
    </w:pPr>
    <w:rPr>
      <w:rFonts w:ascii="Calibri" w:hAnsi="Calibri"/>
      <w:sz w:val="21"/>
    </w:rPr>
  </w:style>
  <w:style w:type="paragraph" w:customStyle="1" w:styleId="xl84">
    <w:name w:val="xl84"/>
    <w:basedOn w:val="Normal"/>
    <w:next w:val="toc99"/>
    <w:qFormat/>
    <w:rsid w:val="007F5184"/>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rsid w:val="007F5184"/>
    <w:pPr>
      <w:wordWrap w:val="0"/>
      <w:ind w:left="3400"/>
      <w:jc w:val="both"/>
    </w:pPr>
    <w:rPr>
      <w:rFonts w:ascii="Calibri" w:hAnsi="Calibri"/>
      <w:sz w:val="21"/>
    </w:rPr>
  </w:style>
  <w:style w:type="paragraph" w:customStyle="1" w:styleId="xl81">
    <w:name w:val="xl81"/>
    <w:basedOn w:val="Normal"/>
    <w:next w:val="toc59"/>
    <w:qFormat/>
    <w:rsid w:val="007F5184"/>
    <w:pPr>
      <w:widowControl/>
      <w:shd w:val="clear" w:color="000000" w:fill="FFFFFF"/>
      <w:spacing w:before="280" w:after="280"/>
    </w:pPr>
    <w:rPr>
      <w:rFonts w:ascii="宋体" w:hAnsi="Calibri"/>
      <w:kern w:val="0"/>
      <w:sz w:val="20"/>
      <w:szCs w:val="20"/>
    </w:rPr>
  </w:style>
  <w:style w:type="paragraph" w:customStyle="1" w:styleId="toc59">
    <w:name w:val="toc 59"/>
    <w:next w:val="Normal"/>
    <w:qFormat/>
    <w:rsid w:val="007F5184"/>
    <w:pPr>
      <w:wordWrap w:val="0"/>
      <w:ind w:left="1700"/>
      <w:jc w:val="both"/>
    </w:pPr>
    <w:rPr>
      <w:rFonts w:ascii="Calibri" w:hAnsi="Calibri"/>
      <w:sz w:val="21"/>
    </w:rPr>
  </w:style>
  <w:style w:type="paragraph" w:customStyle="1" w:styleId="110">
    <w:name w:val="目录 11"/>
    <w:next w:val="Normal"/>
    <w:qFormat/>
    <w:rsid w:val="007F5184"/>
    <w:pPr>
      <w:wordWrap w:val="0"/>
      <w:jc w:val="both"/>
    </w:pPr>
    <w:rPr>
      <w:rFonts w:ascii="Calibri" w:hAnsi="Calibri"/>
      <w:sz w:val="21"/>
    </w:rPr>
  </w:style>
  <w:style w:type="paragraph" w:customStyle="1" w:styleId="toc513">
    <w:name w:val="toc 513"/>
    <w:next w:val="Normal"/>
    <w:qFormat/>
    <w:rsid w:val="007F5184"/>
    <w:pPr>
      <w:wordWrap w:val="0"/>
      <w:ind w:left="1700"/>
      <w:jc w:val="both"/>
    </w:pPr>
    <w:rPr>
      <w:rFonts w:ascii="Calibri" w:hAnsi="Calibri"/>
      <w:sz w:val="21"/>
    </w:rPr>
  </w:style>
  <w:style w:type="paragraph" w:customStyle="1" w:styleId="TOCHeading12">
    <w:name w:val="TOC Heading12"/>
    <w:next w:val="Normal"/>
    <w:qFormat/>
    <w:rsid w:val="007F5184"/>
    <w:pPr>
      <w:wordWrap w:val="0"/>
    </w:pPr>
    <w:rPr>
      <w:rFonts w:ascii="Calibri" w:hAnsi="Calibri"/>
      <w:sz w:val="32"/>
    </w:rPr>
  </w:style>
  <w:style w:type="paragraph" w:customStyle="1" w:styleId="TOCHeading8">
    <w:name w:val="TOC Heading8"/>
    <w:next w:val="Normal"/>
    <w:qFormat/>
    <w:rsid w:val="007F5184"/>
    <w:pPr>
      <w:wordWrap w:val="0"/>
    </w:pPr>
    <w:rPr>
      <w:rFonts w:ascii="Calibri" w:hAnsi="Calibri"/>
      <w:sz w:val="32"/>
    </w:rPr>
  </w:style>
  <w:style w:type="paragraph" w:customStyle="1" w:styleId="toc711">
    <w:name w:val="toc 711"/>
    <w:next w:val="Normal"/>
    <w:qFormat/>
    <w:rsid w:val="007F5184"/>
    <w:pPr>
      <w:wordWrap w:val="0"/>
      <w:ind w:left="2550"/>
      <w:jc w:val="both"/>
    </w:pPr>
    <w:rPr>
      <w:rFonts w:ascii="Calibri" w:hAnsi="Calibri"/>
      <w:sz w:val="21"/>
    </w:rPr>
  </w:style>
  <w:style w:type="paragraph" w:customStyle="1" w:styleId="toc212">
    <w:name w:val="toc 212"/>
    <w:next w:val="Normal"/>
    <w:qFormat/>
    <w:rsid w:val="007F5184"/>
    <w:pPr>
      <w:wordWrap w:val="0"/>
      <w:ind w:left="425"/>
      <w:jc w:val="both"/>
    </w:pPr>
    <w:rPr>
      <w:rFonts w:ascii="Calibri" w:hAnsi="Calibri"/>
      <w:sz w:val="21"/>
    </w:rPr>
  </w:style>
  <w:style w:type="paragraph" w:customStyle="1" w:styleId="210">
    <w:name w:val="目录 21"/>
    <w:next w:val="Normal"/>
    <w:qFormat/>
    <w:rsid w:val="007F5184"/>
    <w:pPr>
      <w:wordWrap w:val="0"/>
      <w:ind w:left="425"/>
      <w:jc w:val="both"/>
    </w:pPr>
    <w:rPr>
      <w:rFonts w:ascii="Calibri" w:hAnsi="Calibri"/>
      <w:sz w:val="21"/>
    </w:rPr>
  </w:style>
  <w:style w:type="paragraph" w:customStyle="1" w:styleId="toc45">
    <w:name w:val="toc 45"/>
    <w:next w:val="Normal"/>
    <w:qFormat/>
    <w:rsid w:val="007F5184"/>
    <w:pPr>
      <w:wordWrap w:val="0"/>
      <w:ind w:left="1275"/>
      <w:jc w:val="both"/>
    </w:pPr>
    <w:rPr>
      <w:rFonts w:ascii="Calibri" w:hAnsi="Calibri"/>
      <w:sz w:val="21"/>
    </w:rPr>
  </w:style>
  <w:style w:type="paragraph" w:customStyle="1" w:styleId="xl116">
    <w:name w:val="xl116"/>
    <w:basedOn w:val="Normal"/>
    <w:next w:val="toc78"/>
    <w:qFormat/>
    <w:rsid w:val="007F5184"/>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rsid w:val="007F5184"/>
    <w:pPr>
      <w:wordWrap w:val="0"/>
      <w:ind w:left="2550"/>
      <w:jc w:val="both"/>
    </w:pPr>
    <w:rPr>
      <w:rFonts w:ascii="Calibri" w:hAnsi="Calibri"/>
      <w:sz w:val="21"/>
    </w:rPr>
  </w:style>
  <w:style w:type="paragraph" w:customStyle="1" w:styleId="font8">
    <w:name w:val="font8"/>
    <w:basedOn w:val="Normal"/>
    <w:next w:val="TOCHeading11"/>
    <w:qFormat/>
    <w:rsid w:val="007F5184"/>
    <w:pPr>
      <w:widowControl/>
      <w:spacing w:before="280" w:after="280"/>
    </w:pPr>
    <w:rPr>
      <w:rFonts w:ascii="Arial" w:hAnsi="Calibri"/>
      <w:kern w:val="0"/>
      <w:sz w:val="20"/>
      <w:szCs w:val="20"/>
    </w:rPr>
  </w:style>
  <w:style w:type="paragraph" w:customStyle="1" w:styleId="TOCHeading11">
    <w:name w:val="TOC Heading11"/>
    <w:next w:val="Normal"/>
    <w:qFormat/>
    <w:rsid w:val="007F5184"/>
    <w:pPr>
      <w:wordWrap w:val="0"/>
    </w:pPr>
    <w:rPr>
      <w:rFonts w:ascii="Calibri" w:hAnsi="Calibri"/>
      <w:sz w:val="32"/>
    </w:rPr>
  </w:style>
  <w:style w:type="paragraph" w:customStyle="1" w:styleId="xl69">
    <w:name w:val="xl69"/>
    <w:basedOn w:val="Normal"/>
    <w:next w:val="toc48"/>
    <w:qFormat/>
    <w:rsid w:val="007F5184"/>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rsid w:val="007F5184"/>
    <w:pPr>
      <w:wordWrap w:val="0"/>
      <w:ind w:left="1275"/>
      <w:jc w:val="both"/>
    </w:pPr>
    <w:rPr>
      <w:rFonts w:ascii="Calibri" w:hAnsi="Calibri"/>
      <w:sz w:val="21"/>
    </w:rPr>
  </w:style>
  <w:style w:type="paragraph" w:customStyle="1" w:styleId="toc813">
    <w:name w:val="toc 813"/>
    <w:next w:val="Normal"/>
    <w:qFormat/>
    <w:rsid w:val="007F5184"/>
    <w:pPr>
      <w:wordWrap w:val="0"/>
      <w:ind w:left="2975"/>
      <w:jc w:val="both"/>
    </w:pPr>
    <w:rPr>
      <w:rFonts w:ascii="Calibri" w:hAnsi="Calibri"/>
      <w:sz w:val="21"/>
    </w:rPr>
  </w:style>
  <w:style w:type="paragraph" w:customStyle="1" w:styleId="91">
    <w:name w:val="目录 91"/>
    <w:next w:val="Normal"/>
    <w:qFormat/>
    <w:rsid w:val="007F5184"/>
    <w:pPr>
      <w:wordWrap w:val="0"/>
      <w:ind w:left="3400"/>
      <w:jc w:val="both"/>
    </w:pPr>
    <w:rPr>
      <w:rFonts w:ascii="Calibri" w:hAnsi="Calibri"/>
      <w:sz w:val="21"/>
    </w:rPr>
  </w:style>
  <w:style w:type="paragraph" w:customStyle="1" w:styleId="33">
    <w:name w:val="列出段落3"/>
    <w:basedOn w:val="Normal"/>
    <w:next w:val="toc213"/>
    <w:qFormat/>
    <w:rsid w:val="007F5184"/>
    <w:pPr>
      <w:ind w:firstLine="420"/>
    </w:pPr>
    <w:rPr>
      <w:rFonts w:hAnsi="Calibri"/>
      <w:kern w:val="0"/>
      <w:szCs w:val="20"/>
    </w:rPr>
  </w:style>
  <w:style w:type="paragraph" w:customStyle="1" w:styleId="toc213">
    <w:name w:val="toc 213"/>
    <w:next w:val="Normal"/>
    <w:qFormat/>
    <w:rsid w:val="007F5184"/>
    <w:pPr>
      <w:wordWrap w:val="0"/>
      <w:ind w:left="425"/>
      <w:jc w:val="both"/>
    </w:pPr>
    <w:rPr>
      <w:rFonts w:ascii="Calibri" w:hAnsi="Calibri"/>
      <w:sz w:val="21"/>
    </w:rPr>
  </w:style>
  <w:style w:type="paragraph" w:customStyle="1" w:styleId="TOC10">
    <w:name w:val="TOC 标题1"/>
    <w:next w:val="Normal"/>
    <w:qFormat/>
    <w:rsid w:val="007F5184"/>
    <w:pPr>
      <w:wordWrap w:val="0"/>
    </w:pPr>
    <w:rPr>
      <w:rFonts w:ascii="Calibri" w:hAnsi="Calibri"/>
      <w:sz w:val="32"/>
    </w:rPr>
  </w:style>
  <w:style w:type="paragraph" w:customStyle="1" w:styleId="TOCHeading5">
    <w:name w:val="TOC Heading5"/>
    <w:next w:val="Normal"/>
    <w:qFormat/>
    <w:rsid w:val="007F5184"/>
    <w:pPr>
      <w:wordWrap w:val="0"/>
    </w:pPr>
    <w:rPr>
      <w:rFonts w:ascii="Calibri" w:hAnsi="Calibri"/>
      <w:sz w:val="32"/>
    </w:rPr>
  </w:style>
  <w:style w:type="paragraph" w:customStyle="1" w:styleId="toc313">
    <w:name w:val="toc 313"/>
    <w:next w:val="Normal"/>
    <w:qFormat/>
    <w:rsid w:val="007F5184"/>
    <w:pPr>
      <w:wordWrap w:val="0"/>
      <w:ind w:left="850"/>
      <w:jc w:val="both"/>
    </w:pPr>
    <w:rPr>
      <w:rFonts w:ascii="Calibri" w:hAnsi="Calibri"/>
      <w:sz w:val="21"/>
    </w:rPr>
  </w:style>
  <w:style w:type="paragraph" w:customStyle="1" w:styleId="toc716">
    <w:name w:val="toc 716"/>
    <w:next w:val="Normal"/>
    <w:qFormat/>
    <w:rsid w:val="007F5184"/>
    <w:pPr>
      <w:wordWrap w:val="0"/>
      <w:ind w:left="2550"/>
      <w:jc w:val="both"/>
    </w:pPr>
    <w:rPr>
      <w:rFonts w:ascii="Calibri" w:hAnsi="Calibri"/>
      <w:sz w:val="21"/>
    </w:rPr>
  </w:style>
  <w:style w:type="paragraph" w:customStyle="1" w:styleId="xl115">
    <w:name w:val="xl115"/>
    <w:basedOn w:val="Normal"/>
    <w:next w:val="toc712"/>
    <w:qFormat/>
    <w:rsid w:val="007F5184"/>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rsid w:val="007F5184"/>
    <w:pPr>
      <w:wordWrap w:val="0"/>
      <w:ind w:left="2550"/>
      <w:jc w:val="both"/>
    </w:pPr>
    <w:rPr>
      <w:rFonts w:ascii="Calibri" w:hAnsi="Calibri"/>
      <w:sz w:val="21"/>
    </w:rPr>
  </w:style>
  <w:style w:type="paragraph" w:customStyle="1" w:styleId="toc64">
    <w:name w:val="toc 64"/>
    <w:next w:val="Normal"/>
    <w:qFormat/>
    <w:rsid w:val="007F5184"/>
    <w:pPr>
      <w:wordWrap w:val="0"/>
      <w:ind w:left="2125"/>
      <w:jc w:val="both"/>
    </w:pPr>
    <w:rPr>
      <w:rFonts w:ascii="Calibri" w:hAnsi="Calibri"/>
      <w:sz w:val="21"/>
    </w:rPr>
  </w:style>
  <w:style w:type="paragraph" w:customStyle="1" w:styleId="toc24">
    <w:name w:val="toc 24"/>
    <w:next w:val="Normal"/>
    <w:qFormat/>
    <w:rsid w:val="007F5184"/>
    <w:pPr>
      <w:wordWrap w:val="0"/>
      <w:ind w:left="425"/>
      <w:jc w:val="both"/>
    </w:pPr>
    <w:rPr>
      <w:rFonts w:ascii="Calibri" w:hAnsi="Calibri"/>
      <w:sz w:val="21"/>
    </w:rPr>
  </w:style>
  <w:style w:type="paragraph" w:customStyle="1" w:styleId="toc54">
    <w:name w:val="toc 54"/>
    <w:next w:val="Normal"/>
    <w:qFormat/>
    <w:rsid w:val="007F5184"/>
    <w:pPr>
      <w:wordWrap w:val="0"/>
      <w:ind w:left="1700"/>
      <w:jc w:val="both"/>
    </w:pPr>
    <w:rPr>
      <w:rFonts w:ascii="Calibri" w:hAnsi="Calibri"/>
      <w:sz w:val="21"/>
    </w:rPr>
  </w:style>
  <w:style w:type="paragraph" w:customStyle="1" w:styleId="xl93">
    <w:name w:val="xl93"/>
    <w:basedOn w:val="Normal"/>
    <w:next w:val="toc112"/>
    <w:qFormat/>
    <w:rsid w:val="007F5184"/>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rsid w:val="007F5184"/>
    <w:pPr>
      <w:wordWrap w:val="0"/>
      <w:jc w:val="both"/>
    </w:pPr>
    <w:rPr>
      <w:rFonts w:ascii="Calibri" w:hAnsi="Calibri"/>
      <w:sz w:val="21"/>
    </w:rPr>
  </w:style>
  <w:style w:type="paragraph" w:customStyle="1" w:styleId="xl96">
    <w:name w:val="xl96"/>
    <w:basedOn w:val="Normal"/>
    <w:next w:val="toc514"/>
    <w:qFormat/>
    <w:rsid w:val="007F5184"/>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rsid w:val="007F5184"/>
    <w:pPr>
      <w:widowControl/>
      <w:shd w:val="clear" w:color="000000" w:fill="FFFFFF"/>
      <w:spacing w:before="280" w:after="280"/>
    </w:pPr>
    <w:rPr>
      <w:rFonts w:ascii="宋体" w:hAnsi="Calibri"/>
      <w:kern w:val="0"/>
      <w:sz w:val="20"/>
      <w:szCs w:val="20"/>
    </w:rPr>
  </w:style>
  <w:style w:type="paragraph" w:customStyle="1" w:styleId="toc35">
    <w:name w:val="toc 35"/>
    <w:next w:val="Normal"/>
    <w:qFormat/>
    <w:rsid w:val="007F5184"/>
    <w:pPr>
      <w:wordWrap w:val="0"/>
      <w:ind w:left="850"/>
      <w:jc w:val="both"/>
    </w:pPr>
    <w:rPr>
      <w:rFonts w:ascii="Calibri" w:hAnsi="Calibri"/>
      <w:sz w:val="21"/>
    </w:rPr>
  </w:style>
  <w:style w:type="paragraph" w:customStyle="1" w:styleId="TOCHeading14">
    <w:name w:val="TOC Heading14"/>
    <w:next w:val="Normal"/>
    <w:qFormat/>
    <w:rsid w:val="007F5184"/>
    <w:pPr>
      <w:wordWrap w:val="0"/>
    </w:pPr>
    <w:rPr>
      <w:rFonts w:ascii="Calibri" w:hAnsi="Calibri"/>
      <w:sz w:val="32"/>
    </w:rPr>
  </w:style>
  <w:style w:type="paragraph" w:customStyle="1" w:styleId="CharCharCharCharCharCharChar1">
    <w:name w:val="Char Char Char Char Char Char Char1"/>
    <w:basedOn w:val="Normal"/>
    <w:next w:val="toc67"/>
    <w:qFormat/>
    <w:rsid w:val="007F5184"/>
    <w:pPr>
      <w:widowControl/>
      <w:spacing w:after="160" w:line="240" w:lineRule="exact"/>
    </w:pPr>
    <w:rPr>
      <w:rFonts w:hAnsi="Calibri"/>
      <w:kern w:val="0"/>
      <w:szCs w:val="20"/>
    </w:rPr>
  </w:style>
  <w:style w:type="paragraph" w:customStyle="1" w:styleId="toc67">
    <w:name w:val="toc 67"/>
    <w:next w:val="Normal"/>
    <w:qFormat/>
    <w:rsid w:val="007F5184"/>
    <w:pPr>
      <w:wordWrap w:val="0"/>
      <w:ind w:left="2125"/>
      <w:jc w:val="both"/>
    </w:pPr>
    <w:rPr>
      <w:rFonts w:ascii="Calibri" w:hAnsi="Calibri"/>
      <w:sz w:val="21"/>
    </w:rPr>
  </w:style>
  <w:style w:type="paragraph" w:customStyle="1" w:styleId="42">
    <w:name w:val="列出段落4"/>
    <w:basedOn w:val="Normal"/>
    <w:next w:val="TOCHeading9"/>
    <w:qFormat/>
    <w:rsid w:val="007F5184"/>
    <w:pPr>
      <w:ind w:firstLine="420"/>
    </w:pPr>
    <w:rPr>
      <w:rFonts w:hAnsi="Calibri"/>
      <w:kern w:val="0"/>
      <w:szCs w:val="20"/>
    </w:rPr>
  </w:style>
  <w:style w:type="paragraph" w:customStyle="1" w:styleId="TOCHeading9">
    <w:name w:val="TOC Heading9"/>
    <w:next w:val="Normal"/>
    <w:qFormat/>
    <w:rsid w:val="007F5184"/>
    <w:pPr>
      <w:wordWrap w:val="0"/>
    </w:pPr>
    <w:rPr>
      <w:rFonts w:ascii="Calibri" w:hAnsi="Calibri"/>
      <w:sz w:val="32"/>
    </w:rPr>
  </w:style>
  <w:style w:type="paragraph" w:customStyle="1" w:styleId="xl71">
    <w:name w:val="xl71"/>
    <w:basedOn w:val="Normal"/>
    <w:next w:val="toc115"/>
    <w:qFormat/>
    <w:rsid w:val="007F5184"/>
    <w:pPr>
      <w:widowControl/>
      <w:shd w:val="clear" w:color="000000" w:fill="FFFFFF"/>
      <w:spacing w:before="280" w:after="280"/>
    </w:pPr>
    <w:rPr>
      <w:rFonts w:ascii="宋体" w:hAnsi="Calibri"/>
      <w:kern w:val="0"/>
      <w:sz w:val="24"/>
      <w:szCs w:val="20"/>
    </w:rPr>
  </w:style>
  <w:style w:type="paragraph" w:customStyle="1" w:styleId="toc115">
    <w:name w:val="toc 115"/>
    <w:next w:val="Normal"/>
    <w:qFormat/>
    <w:rsid w:val="007F5184"/>
    <w:pPr>
      <w:wordWrap w:val="0"/>
      <w:jc w:val="both"/>
    </w:pPr>
    <w:rPr>
      <w:rFonts w:ascii="Calibri" w:hAnsi="Calibri"/>
      <w:sz w:val="21"/>
    </w:rPr>
  </w:style>
  <w:style w:type="paragraph" w:customStyle="1" w:styleId="toc51">
    <w:name w:val="toc 51"/>
    <w:next w:val="Normal"/>
    <w:qFormat/>
    <w:rsid w:val="007F5184"/>
    <w:pPr>
      <w:wordWrap w:val="0"/>
      <w:ind w:left="1700"/>
      <w:jc w:val="both"/>
    </w:pPr>
    <w:rPr>
      <w:rFonts w:ascii="Calibri" w:hAnsi="Calibri"/>
      <w:sz w:val="21"/>
    </w:rPr>
  </w:style>
  <w:style w:type="paragraph" w:customStyle="1" w:styleId="toc47">
    <w:name w:val="toc 47"/>
    <w:next w:val="Normal"/>
    <w:qFormat/>
    <w:rsid w:val="007F5184"/>
    <w:pPr>
      <w:wordWrap w:val="0"/>
      <w:ind w:left="1275"/>
      <w:jc w:val="both"/>
    </w:pPr>
    <w:rPr>
      <w:rFonts w:ascii="Calibri" w:hAnsi="Calibri"/>
      <w:sz w:val="21"/>
    </w:rPr>
  </w:style>
  <w:style w:type="paragraph" w:customStyle="1" w:styleId="xl108">
    <w:name w:val="xl108"/>
    <w:basedOn w:val="Normal"/>
    <w:next w:val="toc18"/>
    <w:qFormat/>
    <w:rsid w:val="007F5184"/>
    <w:pPr>
      <w:widowControl/>
      <w:shd w:val="clear" w:color="000000" w:fill="FFFFFF"/>
      <w:spacing w:before="280" w:after="280"/>
    </w:pPr>
    <w:rPr>
      <w:rFonts w:ascii="宋体" w:hAnsi="Calibri"/>
      <w:kern w:val="0"/>
      <w:sz w:val="18"/>
      <w:szCs w:val="20"/>
    </w:rPr>
  </w:style>
  <w:style w:type="paragraph" w:customStyle="1" w:styleId="toc18">
    <w:name w:val="toc 18"/>
    <w:next w:val="Normal"/>
    <w:qFormat/>
    <w:rsid w:val="007F5184"/>
    <w:pPr>
      <w:wordWrap w:val="0"/>
      <w:jc w:val="both"/>
    </w:pPr>
    <w:rPr>
      <w:rFonts w:ascii="Calibri" w:hAnsi="Calibri"/>
      <w:sz w:val="21"/>
    </w:rPr>
  </w:style>
  <w:style w:type="paragraph" w:customStyle="1" w:styleId="TOCHeading7">
    <w:name w:val="TOC Heading7"/>
    <w:next w:val="Normal"/>
    <w:qFormat/>
    <w:rsid w:val="007F5184"/>
    <w:pPr>
      <w:wordWrap w:val="0"/>
    </w:pPr>
    <w:rPr>
      <w:rFonts w:ascii="Calibri" w:hAnsi="Calibri"/>
      <w:sz w:val="32"/>
    </w:rPr>
  </w:style>
  <w:style w:type="character" w:customStyle="1" w:styleId="a31">
    <w:name w:val="副标题 字符"/>
    <w:basedOn w:val="DefaultParagraphFont"/>
    <w:link w:val="Subtitle"/>
    <w:qFormat/>
    <w:rsid w:val="007F5184"/>
    <w:rPr>
      <w:rFonts w:ascii="Calibri" w:hAnsi="Calibri"/>
      <w:sz w:val="24"/>
    </w:rPr>
  </w:style>
  <w:style w:type="paragraph" w:customStyle="1" w:styleId="71">
    <w:name w:val="目录 71"/>
    <w:next w:val="Normal"/>
    <w:qFormat/>
    <w:rsid w:val="007F5184"/>
    <w:pPr>
      <w:wordWrap w:val="0"/>
      <w:ind w:left="2550"/>
      <w:jc w:val="both"/>
    </w:pPr>
    <w:rPr>
      <w:rFonts w:ascii="Calibri" w:hAnsi="Calibri"/>
      <w:sz w:val="21"/>
    </w:rPr>
  </w:style>
  <w:style w:type="paragraph" w:customStyle="1" w:styleId="toc413">
    <w:name w:val="toc 413"/>
    <w:next w:val="Normal"/>
    <w:qFormat/>
    <w:rsid w:val="007F5184"/>
    <w:pPr>
      <w:wordWrap w:val="0"/>
      <w:ind w:left="1275"/>
      <w:jc w:val="both"/>
    </w:pPr>
    <w:rPr>
      <w:rFonts w:ascii="Calibri" w:hAnsi="Calibri"/>
      <w:sz w:val="21"/>
    </w:rPr>
  </w:style>
  <w:style w:type="paragraph" w:customStyle="1" w:styleId="toc85">
    <w:name w:val="toc 85"/>
    <w:next w:val="Normal"/>
    <w:qFormat/>
    <w:rsid w:val="007F5184"/>
    <w:pPr>
      <w:wordWrap w:val="0"/>
      <w:ind w:left="2975"/>
      <w:jc w:val="both"/>
    </w:pPr>
    <w:rPr>
      <w:rFonts w:ascii="Calibri" w:hAnsi="Calibri"/>
      <w:sz w:val="21"/>
    </w:rPr>
  </w:style>
  <w:style w:type="paragraph" w:customStyle="1" w:styleId="61">
    <w:name w:val="列出段落6"/>
    <w:basedOn w:val="Normal"/>
    <w:next w:val="toc86"/>
    <w:qFormat/>
    <w:rsid w:val="007F5184"/>
    <w:pPr>
      <w:ind w:firstLine="420"/>
    </w:pPr>
    <w:rPr>
      <w:rFonts w:hAnsi="Calibri"/>
      <w:kern w:val="0"/>
      <w:szCs w:val="20"/>
    </w:rPr>
  </w:style>
  <w:style w:type="paragraph" w:customStyle="1" w:styleId="toc86">
    <w:name w:val="toc 86"/>
    <w:next w:val="Normal"/>
    <w:qFormat/>
    <w:rsid w:val="007F5184"/>
    <w:pPr>
      <w:wordWrap w:val="0"/>
      <w:ind w:left="2975"/>
      <w:jc w:val="both"/>
    </w:pPr>
    <w:rPr>
      <w:rFonts w:ascii="Calibri" w:hAnsi="Calibri"/>
      <w:sz w:val="21"/>
    </w:rPr>
  </w:style>
  <w:style w:type="paragraph" w:customStyle="1" w:styleId="xl80">
    <w:name w:val="xl80"/>
    <w:basedOn w:val="Normal"/>
    <w:next w:val="toc49"/>
    <w:qFormat/>
    <w:rsid w:val="007F5184"/>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rsid w:val="007F5184"/>
    <w:pPr>
      <w:wordWrap w:val="0"/>
      <w:ind w:left="1275"/>
      <w:jc w:val="both"/>
    </w:pPr>
    <w:rPr>
      <w:rFonts w:ascii="Calibri" w:hAnsi="Calibri"/>
      <w:sz w:val="21"/>
    </w:rPr>
  </w:style>
  <w:style w:type="paragraph" w:customStyle="1" w:styleId="CharCharCharChar1">
    <w:name w:val="Char Char Char Char1"/>
    <w:basedOn w:val="Normal"/>
    <w:next w:val="toc713"/>
    <w:qFormat/>
    <w:rsid w:val="007F5184"/>
    <w:pPr>
      <w:widowControl/>
      <w:spacing w:after="160" w:line="240" w:lineRule="exact"/>
    </w:pPr>
    <w:rPr>
      <w:rFonts w:ascii="Verdana" w:eastAsia="仿宋_GB2312" w:hAnsi="Calibri"/>
      <w:kern w:val="0"/>
      <w:sz w:val="24"/>
      <w:szCs w:val="20"/>
    </w:rPr>
  </w:style>
  <w:style w:type="paragraph" w:customStyle="1" w:styleId="toc713">
    <w:name w:val="toc 713"/>
    <w:next w:val="Normal"/>
    <w:qFormat/>
    <w:rsid w:val="007F5184"/>
    <w:pPr>
      <w:wordWrap w:val="0"/>
      <w:ind w:left="2550"/>
      <w:jc w:val="both"/>
    </w:pPr>
    <w:rPr>
      <w:rFonts w:ascii="Calibri" w:hAnsi="Calibri"/>
      <w:sz w:val="21"/>
    </w:rPr>
  </w:style>
  <w:style w:type="paragraph" w:customStyle="1" w:styleId="xl102">
    <w:name w:val="xl102"/>
    <w:basedOn w:val="Normal"/>
    <w:next w:val="toc17"/>
    <w:qFormat/>
    <w:rsid w:val="007F5184"/>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rsid w:val="007F5184"/>
    <w:pPr>
      <w:wordWrap w:val="0"/>
      <w:jc w:val="both"/>
    </w:pPr>
    <w:rPr>
      <w:rFonts w:ascii="Calibri" w:hAnsi="Calibri"/>
      <w:sz w:val="21"/>
    </w:rPr>
  </w:style>
  <w:style w:type="paragraph" w:customStyle="1" w:styleId="toc46">
    <w:name w:val="toc 46"/>
    <w:next w:val="Normal"/>
    <w:qFormat/>
    <w:rsid w:val="007F5184"/>
    <w:pPr>
      <w:wordWrap w:val="0"/>
      <w:ind w:left="1275"/>
      <w:jc w:val="both"/>
    </w:pPr>
    <w:rPr>
      <w:rFonts w:ascii="Calibri" w:hAnsi="Calibri"/>
      <w:sz w:val="21"/>
    </w:rPr>
  </w:style>
  <w:style w:type="paragraph" w:customStyle="1" w:styleId="toc311">
    <w:name w:val="toc 311"/>
    <w:next w:val="Normal"/>
    <w:qFormat/>
    <w:rsid w:val="007F5184"/>
    <w:pPr>
      <w:wordWrap w:val="0"/>
      <w:ind w:left="850"/>
      <w:jc w:val="both"/>
    </w:pPr>
    <w:rPr>
      <w:rFonts w:ascii="Calibri" w:hAnsi="Calibri"/>
      <w:sz w:val="21"/>
    </w:rPr>
  </w:style>
  <w:style w:type="paragraph" w:customStyle="1" w:styleId="xl65">
    <w:name w:val="xl65"/>
    <w:basedOn w:val="Normal"/>
    <w:next w:val="toc411"/>
    <w:qFormat/>
    <w:rsid w:val="007F5184"/>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rsid w:val="007F5184"/>
    <w:pPr>
      <w:wordWrap w:val="0"/>
      <w:ind w:left="3400"/>
      <w:jc w:val="both"/>
    </w:pPr>
    <w:rPr>
      <w:rFonts w:ascii="Calibri" w:hAnsi="Calibri"/>
      <w:sz w:val="21"/>
    </w:rPr>
  </w:style>
  <w:style w:type="paragraph" w:customStyle="1" w:styleId="toc55">
    <w:name w:val="toc 55"/>
    <w:next w:val="Normal"/>
    <w:qFormat/>
    <w:rsid w:val="007F5184"/>
    <w:pPr>
      <w:wordWrap w:val="0"/>
      <w:ind w:left="1700"/>
      <w:jc w:val="both"/>
    </w:pPr>
    <w:rPr>
      <w:rFonts w:ascii="Calibri" w:hAnsi="Calibri"/>
      <w:sz w:val="21"/>
    </w:rPr>
  </w:style>
  <w:style w:type="paragraph" w:customStyle="1" w:styleId="toc812">
    <w:name w:val="toc 812"/>
    <w:next w:val="Normal"/>
    <w:qFormat/>
    <w:rsid w:val="007F5184"/>
    <w:pPr>
      <w:wordWrap w:val="0"/>
      <w:ind w:left="2975"/>
      <w:jc w:val="both"/>
    </w:pPr>
    <w:rPr>
      <w:rFonts w:ascii="Calibri" w:hAnsi="Calibri"/>
      <w:sz w:val="21"/>
    </w:rPr>
  </w:style>
  <w:style w:type="paragraph" w:customStyle="1" w:styleId="xl75">
    <w:name w:val="xl75"/>
    <w:basedOn w:val="Normal"/>
    <w:next w:val="toc914"/>
    <w:qFormat/>
    <w:rsid w:val="007F5184"/>
    <w:pPr>
      <w:widowControl/>
      <w:shd w:val="clear" w:color="000000" w:fill="FFFFFF"/>
      <w:spacing w:before="280" w:after="280"/>
    </w:pPr>
    <w:rPr>
      <w:rFonts w:ascii="宋体" w:hAnsi="Calibri"/>
      <w:kern w:val="0"/>
      <w:sz w:val="20"/>
      <w:szCs w:val="20"/>
    </w:rPr>
  </w:style>
  <w:style w:type="paragraph" w:customStyle="1" w:styleId="toc914">
    <w:name w:val="toc 914"/>
    <w:next w:val="Normal"/>
    <w:qFormat/>
    <w:rsid w:val="007F5184"/>
    <w:pPr>
      <w:wordWrap w:val="0"/>
      <w:ind w:left="3400"/>
      <w:jc w:val="both"/>
    </w:pPr>
    <w:rPr>
      <w:rFonts w:ascii="Calibri" w:hAnsi="Calibri"/>
      <w:sz w:val="21"/>
    </w:rPr>
  </w:style>
  <w:style w:type="paragraph" w:customStyle="1" w:styleId="toc19">
    <w:name w:val="toc 19"/>
    <w:next w:val="Normal"/>
    <w:qFormat/>
    <w:rsid w:val="007F5184"/>
    <w:pPr>
      <w:wordWrap w:val="0"/>
      <w:jc w:val="both"/>
    </w:pPr>
    <w:rPr>
      <w:rFonts w:ascii="Calibri" w:hAnsi="Calibri"/>
      <w:sz w:val="21"/>
    </w:rPr>
  </w:style>
  <w:style w:type="paragraph" w:customStyle="1" w:styleId="TOCHeading6">
    <w:name w:val="TOC Heading6"/>
    <w:next w:val="Normal"/>
    <w:qFormat/>
    <w:rsid w:val="007F5184"/>
    <w:pPr>
      <w:wordWrap w:val="0"/>
    </w:pPr>
    <w:rPr>
      <w:rFonts w:ascii="Calibri" w:hAnsi="Calibri"/>
      <w:sz w:val="32"/>
    </w:rPr>
  </w:style>
  <w:style w:type="paragraph" w:customStyle="1" w:styleId="toc52">
    <w:name w:val="toc 52"/>
    <w:next w:val="Normal"/>
    <w:qFormat/>
    <w:rsid w:val="007F5184"/>
    <w:pPr>
      <w:wordWrap w:val="0"/>
      <w:ind w:left="1700"/>
      <w:jc w:val="both"/>
    </w:pPr>
    <w:rPr>
      <w:rFonts w:ascii="Calibri" w:hAnsi="Calibri"/>
      <w:sz w:val="21"/>
    </w:rPr>
  </w:style>
  <w:style w:type="paragraph" w:customStyle="1" w:styleId="toc36">
    <w:name w:val="toc 36"/>
    <w:next w:val="Normal"/>
    <w:qFormat/>
    <w:rsid w:val="007F5184"/>
    <w:pPr>
      <w:wordWrap w:val="0"/>
      <w:ind w:left="850"/>
      <w:jc w:val="both"/>
    </w:pPr>
    <w:rPr>
      <w:rFonts w:ascii="Calibri" w:hAnsi="Calibri"/>
      <w:sz w:val="21"/>
    </w:rPr>
  </w:style>
  <w:style w:type="paragraph" w:customStyle="1" w:styleId="toc82">
    <w:name w:val="toc 82"/>
    <w:next w:val="Normal"/>
    <w:qFormat/>
    <w:rsid w:val="007F5184"/>
    <w:pPr>
      <w:wordWrap w:val="0"/>
      <w:ind w:left="2975"/>
      <w:jc w:val="both"/>
    </w:pPr>
    <w:rPr>
      <w:rFonts w:ascii="Calibri" w:hAnsi="Calibri"/>
      <w:sz w:val="21"/>
    </w:rPr>
  </w:style>
  <w:style w:type="paragraph" w:customStyle="1" w:styleId="xl104">
    <w:name w:val="xl104"/>
    <w:basedOn w:val="Normal"/>
    <w:next w:val="toc210"/>
    <w:qFormat/>
    <w:rsid w:val="007F5184"/>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rsid w:val="007F5184"/>
    <w:pPr>
      <w:wordWrap w:val="0"/>
      <w:ind w:left="425"/>
      <w:jc w:val="both"/>
    </w:pPr>
    <w:rPr>
      <w:rFonts w:ascii="Calibri" w:hAnsi="Calibri"/>
      <w:sz w:val="21"/>
    </w:rPr>
  </w:style>
  <w:style w:type="paragraph" w:customStyle="1" w:styleId="toc110">
    <w:name w:val="toc 110"/>
    <w:next w:val="Normal"/>
    <w:qFormat/>
    <w:rsid w:val="007F5184"/>
    <w:pPr>
      <w:wordWrap w:val="0"/>
      <w:jc w:val="both"/>
    </w:pPr>
    <w:rPr>
      <w:rFonts w:ascii="Calibri" w:hAnsi="Calibri"/>
      <w:sz w:val="21"/>
    </w:rPr>
  </w:style>
  <w:style w:type="paragraph" w:customStyle="1" w:styleId="toc66">
    <w:name w:val="toc 66"/>
    <w:next w:val="Normal"/>
    <w:qFormat/>
    <w:rsid w:val="007F5184"/>
    <w:pPr>
      <w:wordWrap w:val="0"/>
      <w:ind w:left="2125"/>
      <w:jc w:val="both"/>
    </w:pPr>
    <w:rPr>
      <w:rFonts w:ascii="Calibri" w:hAnsi="Calibri"/>
      <w:sz w:val="21"/>
    </w:rPr>
  </w:style>
  <w:style w:type="paragraph" w:customStyle="1" w:styleId="toc31">
    <w:name w:val="toc 31"/>
    <w:next w:val="Normal"/>
    <w:qFormat/>
    <w:rsid w:val="007F5184"/>
    <w:pPr>
      <w:wordWrap w:val="0"/>
      <w:ind w:left="850"/>
      <w:jc w:val="both"/>
    </w:pPr>
    <w:rPr>
      <w:rFonts w:ascii="Calibri" w:hAnsi="Calibri"/>
      <w:sz w:val="21"/>
    </w:rPr>
  </w:style>
  <w:style w:type="paragraph" w:customStyle="1" w:styleId="toc93">
    <w:name w:val="toc 93"/>
    <w:next w:val="Normal"/>
    <w:qFormat/>
    <w:rsid w:val="007F5184"/>
    <w:pPr>
      <w:wordWrap w:val="0"/>
      <w:ind w:left="3400"/>
      <w:jc w:val="both"/>
    </w:pPr>
    <w:rPr>
      <w:rFonts w:ascii="Calibri" w:hAnsi="Calibri"/>
      <w:sz w:val="21"/>
    </w:rPr>
  </w:style>
  <w:style w:type="paragraph" w:customStyle="1" w:styleId="toc614">
    <w:name w:val="toc 614"/>
    <w:next w:val="Normal"/>
    <w:qFormat/>
    <w:rsid w:val="007F5184"/>
    <w:pPr>
      <w:wordWrap w:val="0"/>
      <w:ind w:left="2125"/>
      <w:jc w:val="both"/>
    </w:pPr>
    <w:rPr>
      <w:rFonts w:ascii="Calibri" w:hAnsi="Calibri"/>
      <w:sz w:val="21"/>
    </w:rPr>
  </w:style>
  <w:style w:type="paragraph" w:customStyle="1" w:styleId="111">
    <w:name w:val="无间隔1"/>
    <w:next w:val="toc110"/>
    <w:qFormat/>
    <w:rsid w:val="007F5184"/>
    <w:pPr>
      <w:widowControl w:val="0"/>
      <w:jc w:val="both"/>
    </w:pPr>
    <w:rPr>
      <w:rFonts w:ascii="Calibri" w:hAnsi="Calibri"/>
      <w:sz w:val="22"/>
    </w:rPr>
  </w:style>
  <w:style w:type="paragraph" w:customStyle="1" w:styleId="410">
    <w:name w:val="目录 41"/>
    <w:next w:val="Normal"/>
    <w:qFormat/>
    <w:rsid w:val="007F5184"/>
    <w:pPr>
      <w:wordWrap w:val="0"/>
      <w:ind w:left="1275"/>
      <w:jc w:val="both"/>
    </w:pPr>
    <w:rPr>
      <w:rFonts w:ascii="Calibri" w:hAnsi="Calibri"/>
      <w:sz w:val="21"/>
    </w:rPr>
  </w:style>
  <w:style w:type="paragraph" w:customStyle="1" w:styleId="xl105">
    <w:name w:val="xl105"/>
    <w:basedOn w:val="Normal"/>
    <w:next w:val="toc615"/>
    <w:qFormat/>
    <w:rsid w:val="007F5184"/>
    <w:pPr>
      <w:widowControl/>
      <w:shd w:val="clear" w:color="000000" w:fill="FFFFFF"/>
      <w:spacing w:before="280" w:after="280"/>
    </w:pPr>
    <w:rPr>
      <w:rFonts w:ascii="宋体" w:hAnsi="Calibri"/>
      <w:kern w:val="0"/>
      <w:sz w:val="18"/>
      <w:szCs w:val="20"/>
    </w:rPr>
  </w:style>
  <w:style w:type="paragraph" w:customStyle="1" w:styleId="toc615">
    <w:name w:val="toc 615"/>
    <w:next w:val="Normal"/>
    <w:qFormat/>
    <w:rsid w:val="007F5184"/>
    <w:pPr>
      <w:wordWrap w:val="0"/>
      <w:ind w:left="2125"/>
      <w:jc w:val="both"/>
    </w:pPr>
    <w:rPr>
      <w:rFonts w:ascii="Calibri" w:hAnsi="Calibri"/>
      <w:sz w:val="21"/>
    </w:rPr>
  </w:style>
  <w:style w:type="paragraph" w:customStyle="1" w:styleId="toc41">
    <w:name w:val="toc 41"/>
    <w:next w:val="Normal"/>
    <w:qFormat/>
    <w:rsid w:val="007F5184"/>
    <w:pPr>
      <w:wordWrap w:val="0"/>
      <w:ind w:left="1275"/>
      <w:jc w:val="both"/>
    </w:pPr>
    <w:rPr>
      <w:rFonts w:ascii="Calibri" w:hAnsi="Calibri"/>
      <w:sz w:val="21"/>
    </w:rPr>
  </w:style>
  <w:style w:type="paragraph" w:customStyle="1" w:styleId="toc81">
    <w:name w:val="toc 81"/>
    <w:next w:val="Normal"/>
    <w:qFormat/>
    <w:rsid w:val="007F5184"/>
    <w:pPr>
      <w:wordWrap w:val="0"/>
      <w:ind w:left="2975"/>
      <w:jc w:val="both"/>
    </w:pPr>
    <w:rPr>
      <w:rFonts w:ascii="Calibri" w:hAnsi="Calibri"/>
      <w:sz w:val="21"/>
    </w:rPr>
  </w:style>
  <w:style w:type="paragraph" w:customStyle="1" w:styleId="xl111">
    <w:name w:val="xl111"/>
    <w:basedOn w:val="Normal"/>
    <w:next w:val="toc88"/>
    <w:qFormat/>
    <w:rsid w:val="007F5184"/>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rsid w:val="007F5184"/>
    <w:pPr>
      <w:wordWrap w:val="0"/>
      <w:ind w:left="2975"/>
      <w:jc w:val="both"/>
    </w:pPr>
    <w:rPr>
      <w:rFonts w:ascii="Calibri" w:hAnsi="Calibri"/>
      <w:sz w:val="21"/>
    </w:rPr>
  </w:style>
  <w:style w:type="paragraph" w:customStyle="1" w:styleId="toc84">
    <w:name w:val="toc 84"/>
    <w:next w:val="Normal"/>
    <w:qFormat/>
    <w:rsid w:val="007F5184"/>
    <w:pPr>
      <w:wordWrap w:val="0"/>
      <w:ind w:left="2975"/>
      <w:jc w:val="both"/>
    </w:pPr>
    <w:rPr>
      <w:rFonts w:ascii="Calibri" w:hAnsi="Calibri"/>
      <w:sz w:val="21"/>
    </w:rPr>
  </w:style>
  <w:style w:type="paragraph" w:customStyle="1" w:styleId="p0">
    <w:name w:val="p0"/>
    <w:basedOn w:val="Normal"/>
    <w:next w:val="toc69"/>
    <w:qFormat/>
    <w:rsid w:val="007F5184"/>
    <w:pPr>
      <w:widowControl/>
      <w:spacing w:before="280" w:after="280"/>
    </w:pPr>
    <w:rPr>
      <w:rFonts w:ascii="宋体" w:hAnsi="Calibri"/>
      <w:kern w:val="0"/>
      <w:sz w:val="24"/>
      <w:szCs w:val="20"/>
    </w:rPr>
  </w:style>
  <w:style w:type="paragraph" w:customStyle="1" w:styleId="toc69">
    <w:name w:val="toc 69"/>
    <w:next w:val="Normal"/>
    <w:qFormat/>
    <w:rsid w:val="007F5184"/>
    <w:pPr>
      <w:wordWrap w:val="0"/>
      <w:ind w:left="2125"/>
      <w:jc w:val="both"/>
    </w:pPr>
    <w:rPr>
      <w:rFonts w:ascii="Calibri" w:hAnsi="Calibri"/>
      <w:sz w:val="21"/>
    </w:rPr>
  </w:style>
  <w:style w:type="paragraph" w:customStyle="1" w:styleId="112">
    <w:name w:val="列出段落11"/>
    <w:basedOn w:val="Normal"/>
    <w:next w:val="toc214"/>
    <w:qFormat/>
    <w:rsid w:val="007F5184"/>
    <w:pPr>
      <w:widowControl/>
      <w:spacing w:line="360" w:lineRule="auto"/>
      <w:ind w:firstLine="420"/>
    </w:pPr>
    <w:rPr>
      <w:rFonts w:eastAsia="微软雅黑" w:hAnsi="Calibri"/>
      <w:kern w:val="0"/>
      <w:sz w:val="24"/>
      <w:szCs w:val="20"/>
    </w:rPr>
  </w:style>
  <w:style w:type="paragraph" w:customStyle="1" w:styleId="toc214">
    <w:name w:val="toc 214"/>
    <w:next w:val="Normal"/>
    <w:qFormat/>
    <w:rsid w:val="007F5184"/>
    <w:pPr>
      <w:wordWrap w:val="0"/>
      <w:ind w:left="425"/>
      <w:jc w:val="both"/>
    </w:pPr>
    <w:rPr>
      <w:rFonts w:ascii="Calibri" w:hAnsi="Calibri"/>
      <w:sz w:val="21"/>
    </w:rPr>
  </w:style>
  <w:style w:type="paragraph" w:customStyle="1" w:styleId="toc63">
    <w:name w:val="toc 63"/>
    <w:next w:val="Normal"/>
    <w:qFormat/>
    <w:rsid w:val="007F5184"/>
    <w:pPr>
      <w:wordWrap w:val="0"/>
      <w:ind w:left="2125"/>
      <w:jc w:val="both"/>
    </w:pPr>
    <w:rPr>
      <w:rFonts w:ascii="Calibri" w:hAnsi="Calibri"/>
      <w:sz w:val="21"/>
    </w:rPr>
  </w:style>
  <w:style w:type="paragraph" w:customStyle="1" w:styleId="xl91">
    <w:name w:val="xl91"/>
    <w:basedOn w:val="Normal"/>
    <w:next w:val="toc38"/>
    <w:qFormat/>
    <w:rsid w:val="007F5184"/>
    <w:pPr>
      <w:widowControl/>
      <w:shd w:val="clear" w:color="000000" w:fill="FFFFFF"/>
      <w:spacing w:before="280" w:after="280"/>
    </w:pPr>
    <w:rPr>
      <w:rFonts w:ascii="宋体" w:hAnsi="Calibri"/>
      <w:kern w:val="0"/>
      <w:sz w:val="20"/>
      <w:szCs w:val="20"/>
    </w:rPr>
  </w:style>
  <w:style w:type="paragraph" w:customStyle="1" w:styleId="toc316">
    <w:name w:val="toc 316"/>
    <w:next w:val="Normal"/>
    <w:qFormat/>
    <w:rsid w:val="007F5184"/>
    <w:pPr>
      <w:wordWrap w:val="0"/>
      <w:ind w:left="850"/>
      <w:jc w:val="both"/>
    </w:pPr>
    <w:rPr>
      <w:rFonts w:ascii="Calibri" w:hAnsi="Calibri"/>
      <w:sz w:val="21"/>
    </w:rPr>
  </w:style>
  <w:style w:type="paragraph" w:customStyle="1" w:styleId="Style1">
    <w:name w:val="_Style 1"/>
    <w:basedOn w:val="Normal"/>
    <w:next w:val="TOCHeading13"/>
    <w:qFormat/>
    <w:rsid w:val="007F5184"/>
    <w:pPr>
      <w:ind w:firstLine="420"/>
    </w:pPr>
    <w:rPr>
      <w:rFonts w:hAnsi="Calibri"/>
      <w:kern w:val="0"/>
      <w:szCs w:val="20"/>
    </w:rPr>
  </w:style>
  <w:style w:type="paragraph" w:customStyle="1" w:styleId="TOCHeading13">
    <w:name w:val="TOC Heading13"/>
    <w:next w:val="Normal"/>
    <w:qFormat/>
    <w:rsid w:val="007F5184"/>
    <w:pPr>
      <w:wordWrap w:val="0"/>
    </w:pPr>
    <w:rPr>
      <w:rFonts w:ascii="Calibri" w:hAnsi="Calibri"/>
      <w:sz w:val="32"/>
    </w:rPr>
  </w:style>
  <w:style w:type="paragraph" w:customStyle="1" w:styleId="toc116">
    <w:name w:val="toc 116"/>
    <w:next w:val="Normal"/>
    <w:qFormat/>
    <w:rsid w:val="007F5184"/>
    <w:pPr>
      <w:wordWrap w:val="0"/>
      <w:jc w:val="both"/>
    </w:pPr>
    <w:rPr>
      <w:rFonts w:ascii="Calibri" w:hAnsi="Calibri"/>
      <w:sz w:val="21"/>
    </w:rPr>
  </w:style>
  <w:style w:type="paragraph" w:customStyle="1" w:styleId="toc72">
    <w:name w:val="toc 72"/>
    <w:next w:val="Normal"/>
    <w:qFormat/>
    <w:rsid w:val="007F5184"/>
    <w:pPr>
      <w:wordWrap w:val="0"/>
      <w:ind w:left="2550"/>
      <w:jc w:val="both"/>
    </w:pPr>
    <w:rPr>
      <w:rFonts w:ascii="Calibri" w:hAnsi="Calibri"/>
      <w:sz w:val="21"/>
    </w:rPr>
  </w:style>
  <w:style w:type="paragraph" w:customStyle="1" w:styleId="xmsonormal">
    <w:name w:val="x_msonormal"/>
    <w:basedOn w:val="Normal"/>
    <w:next w:val="toc413"/>
    <w:qFormat/>
    <w:rsid w:val="007F5184"/>
    <w:pPr>
      <w:widowControl/>
      <w:spacing w:before="280" w:after="280"/>
    </w:pPr>
    <w:rPr>
      <w:rFonts w:ascii="PMingLiU" w:eastAsia="PMingLiU" w:hAnsi="Calibri"/>
      <w:kern w:val="0"/>
      <w:sz w:val="24"/>
      <w:szCs w:val="20"/>
    </w:rPr>
  </w:style>
  <w:style w:type="paragraph" w:customStyle="1" w:styleId="toc310">
    <w:name w:val="toc 310"/>
    <w:next w:val="Normal"/>
    <w:qFormat/>
    <w:rsid w:val="007F5184"/>
    <w:pPr>
      <w:wordWrap w:val="0"/>
      <w:ind w:left="850"/>
      <w:jc w:val="both"/>
    </w:pPr>
    <w:rPr>
      <w:rFonts w:ascii="Calibri" w:hAnsi="Calibri"/>
      <w:sz w:val="21"/>
    </w:rPr>
  </w:style>
  <w:style w:type="paragraph" w:customStyle="1" w:styleId="toc83">
    <w:name w:val="toc 83"/>
    <w:next w:val="Normal"/>
    <w:qFormat/>
    <w:rsid w:val="007F5184"/>
    <w:pPr>
      <w:wordWrap w:val="0"/>
      <w:ind w:left="2975"/>
      <w:jc w:val="both"/>
    </w:pPr>
    <w:rPr>
      <w:rFonts w:ascii="Calibri" w:hAnsi="Calibri"/>
      <w:sz w:val="21"/>
    </w:rPr>
  </w:style>
  <w:style w:type="paragraph" w:customStyle="1" w:styleId="TOCHeading17">
    <w:name w:val="TOC Heading17"/>
    <w:next w:val="Normal"/>
    <w:qFormat/>
    <w:rsid w:val="007F5184"/>
    <w:pPr>
      <w:wordWrap w:val="0"/>
    </w:pPr>
    <w:rPr>
      <w:rFonts w:ascii="Calibri" w:hAnsi="Calibri"/>
      <w:sz w:val="32"/>
    </w:rPr>
  </w:style>
  <w:style w:type="paragraph" w:customStyle="1" w:styleId="toc911">
    <w:name w:val="toc 911"/>
    <w:next w:val="Normal"/>
    <w:qFormat/>
    <w:rsid w:val="007F5184"/>
    <w:pPr>
      <w:wordWrap w:val="0"/>
      <w:ind w:left="3400"/>
      <w:jc w:val="both"/>
    </w:pPr>
    <w:rPr>
      <w:rFonts w:ascii="Calibri" w:hAnsi="Calibri"/>
      <w:sz w:val="21"/>
    </w:rPr>
  </w:style>
  <w:style w:type="paragraph" w:customStyle="1" w:styleId="toc811">
    <w:name w:val="toc 811"/>
    <w:next w:val="Normal"/>
    <w:qFormat/>
    <w:rsid w:val="007F5184"/>
    <w:pPr>
      <w:wordWrap w:val="0"/>
      <w:ind w:left="2975"/>
      <w:jc w:val="both"/>
    </w:pPr>
    <w:rPr>
      <w:rFonts w:ascii="Calibri" w:hAnsi="Calibri"/>
      <w:sz w:val="21"/>
    </w:rPr>
  </w:style>
  <w:style w:type="paragraph" w:customStyle="1" w:styleId="310">
    <w:name w:val="目录 31"/>
    <w:next w:val="Normal"/>
    <w:qFormat/>
    <w:rsid w:val="007F5184"/>
    <w:pPr>
      <w:wordWrap w:val="0"/>
      <w:ind w:left="850"/>
      <w:jc w:val="both"/>
    </w:pPr>
    <w:rPr>
      <w:rFonts w:ascii="Calibri" w:hAnsi="Calibri"/>
      <w:sz w:val="21"/>
    </w:rPr>
  </w:style>
  <w:style w:type="paragraph" w:customStyle="1" w:styleId="xl118">
    <w:name w:val="xl118"/>
    <w:basedOn w:val="Normal"/>
    <w:next w:val="toc410"/>
    <w:qFormat/>
    <w:rsid w:val="007F5184"/>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rsid w:val="007F5184"/>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rsid w:val="007F5184"/>
    <w:pPr>
      <w:widowControl/>
      <w:shd w:val="clear" w:color="000000" w:fill="FFFFFF"/>
      <w:spacing w:before="280" w:after="280"/>
    </w:pPr>
    <w:rPr>
      <w:rFonts w:ascii="宋体" w:hAnsi="Calibri"/>
      <w:kern w:val="0"/>
      <w:sz w:val="20"/>
      <w:szCs w:val="20"/>
    </w:rPr>
  </w:style>
  <w:style w:type="paragraph" w:customStyle="1" w:styleId="toc111">
    <w:name w:val="toc 111"/>
    <w:next w:val="Normal"/>
    <w:qFormat/>
    <w:rsid w:val="007F5184"/>
    <w:pPr>
      <w:wordWrap w:val="0"/>
      <w:jc w:val="both"/>
    </w:pPr>
    <w:rPr>
      <w:rFonts w:ascii="Calibri" w:hAnsi="Calibri"/>
      <w:sz w:val="21"/>
    </w:rPr>
  </w:style>
  <w:style w:type="paragraph" w:customStyle="1" w:styleId="xl68">
    <w:name w:val="xl68"/>
    <w:basedOn w:val="Normal"/>
    <w:next w:val="TOCHeading16"/>
    <w:qFormat/>
    <w:rsid w:val="007F5184"/>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rsid w:val="007F5184"/>
    <w:pPr>
      <w:wordWrap w:val="0"/>
    </w:pPr>
    <w:rPr>
      <w:rFonts w:ascii="Calibri" w:hAnsi="Calibri"/>
      <w:sz w:val="32"/>
    </w:rPr>
  </w:style>
  <w:style w:type="paragraph" w:customStyle="1" w:styleId="toc113">
    <w:name w:val="toc 113"/>
    <w:next w:val="Normal"/>
    <w:qFormat/>
    <w:rsid w:val="007F5184"/>
    <w:pPr>
      <w:wordWrap w:val="0"/>
      <w:jc w:val="both"/>
    </w:pPr>
    <w:rPr>
      <w:rFonts w:ascii="Calibri" w:hAnsi="Calibri"/>
      <w:sz w:val="21"/>
    </w:rPr>
  </w:style>
  <w:style w:type="paragraph" w:customStyle="1" w:styleId="xl94">
    <w:name w:val="xl94"/>
    <w:basedOn w:val="Normal"/>
    <w:next w:val="toc513"/>
    <w:qFormat/>
    <w:rsid w:val="007F5184"/>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rsid w:val="007F5184"/>
    <w:pPr>
      <w:wordWrap w:val="0"/>
      <w:ind w:left="1700"/>
      <w:jc w:val="both"/>
    </w:pPr>
    <w:rPr>
      <w:rFonts w:ascii="Calibri" w:hAnsi="Calibri"/>
      <w:sz w:val="21"/>
    </w:rPr>
  </w:style>
  <w:style w:type="paragraph" w:customStyle="1" w:styleId="xl92">
    <w:name w:val="xl92"/>
    <w:basedOn w:val="Normal"/>
    <w:next w:val="toc913"/>
    <w:qFormat/>
    <w:rsid w:val="007F5184"/>
    <w:pPr>
      <w:widowControl/>
      <w:shd w:val="clear" w:color="000000" w:fill="FFFFFF"/>
      <w:spacing w:before="280" w:after="280"/>
    </w:pPr>
    <w:rPr>
      <w:rFonts w:ascii="宋体" w:hAnsi="Calibri"/>
      <w:kern w:val="0"/>
      <w:sz w:val="20"/>
      <w:szCs w:val="20"/>
    </w:rPr>
  </w:style>
  <w:style w:type="paragraph" w:customStyle="1" w:styleId="toc913">
    <w:name w:val="toc 913"/>
    <w:next w:val="Normal"/>
    <w:qFormat/>
    <w:rsid w:val="007F5184"/>
    <w:pPr>
      <w:wordWrap w:val="0"/>
      <w:ind w:left="3400"/>
      <w:jc w:val="both"/>
    </w:pPr>
    <w:rPr>
      <w:rFonts w:ascii="Calibri" w:hAnsi="Calibri"/>
      <w:sz w:val="21"/>
    </w:rPr>
  </w:style>
  <w:style w:type="paragraph" w:customStyle="1" w:styleId="toc512">
    <w:name w:val="toc 512"/>
    <w:next w:val="Normal"/>
    <w:qFormat/>
    <w:rsid w:val="007F5184"/>
    <w:pPr>
      <w:wordWrap w:val="0"/>
      <w:ind w:left="1700"/>
      <w:jc w:val="both"/>
    </w:pPr>
    <w:rPr>
      <w:rFonts w:ascii="Calibri" w:hAnsi="Calibri"/>
      <w:sz w:val="21"/>
    </w:rPr>
  </w:style>
  <w:style w:type="paragraph" w:customStyle="1" w:styleId="810">
    <w:name w:val="目录 81"/>
    <w:next w:val="Normal"/>
    <w:qFormat/>
    <w:rsid w:val="007F5184"/>
    <w:pPr>
      <w:wordWrap w:val="0"/>
      <w:ind w:left="2975"/>
      <w:jc w:val="both"/>
    </w:pPr>
    <w:rPr>
      <w:rFonts w:ascii="Calibri" w:hAnsi="Calibri"/>
      <w:sz w:val="21"/>
    </w:rPr>
  </w:style>
  <w:style w:type="paragraph" w:customStyle="1" w:styleId="a32">
    <w:name w:val="正文表标题"/>
    <w:next w:val="Normal"/>
    <w:qFormat/>
    <w:rsid w:val="007F5184"/>
    <w:pPr>
      <w:ind w:left="630"/>
      <w:jc w:val="center"/>
    </w:pPr>
    <w:rPr>
      <w:rFonts w:ascii="黑体" w:eastAsia="黑体" w:hAnsi="Calibri"/>
      <w:sz w:val="21"/>
    </w:rPr>
  </w:style>
  <w:style w:type="paragraph" w:customStyle="1" w:styleId="toc28">
    <w:name w:val="toc 28"/>
    <w:next w:val="Normal"/>
    <w:qFormat/>
    <w:rsid w:val="007F5184"/>
    <w:pPr>
      <w:wordWrap w:val="0"/>
      <w:ind w:left="425"/>
      <w:jc w:val="both"/>
    </w:pPr>
    <w:rPr>
      <w:rFonts w:ascii="Calibri" w:hAnsi="Calibri"/>
      <w:sz w:val="21"/>
    </w:rPr>
  </w:style>
  <w:style w:type="paragraph" w:customStyle="1" w:styleId="toc79">
    <w:name w:val="toc 79"/>
    <w:next w:val="Normal"/>
    <w:qFormat/>
    <w:rsid w:val="007F5184"/>
    <w:pPr>
      <w:wordWrap w:val="0"/>
      <w:ind w:left="2550"/>
      <w:jc w:val="both"/>
    </w:pPr>
    <w:rPr>
      <w:rFonts w:ascii="Calibri" w:hAnsi="Calibri"/>
      <w:sz w:val="21"/>
    </w:rPr>
  </w:style>
  <w:style w:type="paragraph" w:customStyle="1" w:styleId="xl110">
    <w:name w:val="xl110"/>
    <w:basedOn w:val="Normal"/>
    <w:next w:val="toc614"/>
    <w:qFormat/>
    <w:rsid w:val="007F5184"/>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rsid w:val="007F5184"/>
    <w:pPr>
      <w:wordWrap w:val="0"/>
      <w:ind w:left="1700"/>
      <w:jc w:val="both"/>
    </w:pPr>
    <w:rPr>
      <w:rFonts w:ascii="Calibri" w:hAnsi="Calibri"/>
      <w:sz w:val="21"/>
    </w:rPr>
  </w:style>
  <w:style w:type="paragraph" w:customStyle="1" w:styleId="toc416">
    <w:name w:val="toc 416"/>
    <w:next w:val="Normal"/>
    <w:qFormat/>
    <w:rsid w:val="007F5184"/>
    <w:pPr>
      <w:wordWrap w:val="0"/>
      <w:ind w:left="1275"/>
      <w:jc w:val="both"/>
    </w:pPr>
    <w:rPr>
      <w:rFonts w:ascii="Calibri" w:hAnsi="Calibri"/>
      <w:sz w:val="21"/>
    </w:rPr>
  </w:style>
  <w:style w:type="paragraph" w:customStyle="1" w:styleId="xl85">
    <w:name w:val="xl85"/>
    <w:basedOn w:val="Normal"/>
    <w:next w:val="toc76"/>
    <w:qFormat/>
    <w:rsid w:val="007F5184"/>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rsid w:val="007F5184"/>
    <w:pPr>
      <w:wordWrap w:val="0"/>
      <w:ind w:left="2550"/>
      <w:jc w:val="both"/>
    </w:pPr>
    <w:rPr>
      <w:rFonts w:ascii="Calibri" w:hAnsi="Calibri"/>
      <w:sz w:val="21"/>
    </w:rPr>
  </w:style>
  <w:style w:type="paragraph" w:customStyle="1" w:styleId="toc27">
    <w:name w:val="toc 27"/>
    <w:next w:val="Normal"/>
    <w:qFormat/>
    <w:rsid w:val="007F5184"/>
    <w:pPr>
      <w:wordWrap w:val="0"/>
      <w:ind w:left="425"/>
      <w:jc w:val="both"/>
    </w:pPr>
    <w:rPr>
      <w:rFonts w:ascii="Calibri" w:hAnsi="Calibri"/>
      <w:sz w:val="21"/>
    </w:rPr>
  </w:style>
  <w:style w:type="paragraph" w:customStyle="1" w:styleId="toc916">
    <w:name w:val="toc 916"/>
    <w:next w:val="Normal"/>
    <w:qFormat/>
    <w:rsid w:val="007F5184"/>
    <w:pPr>
      <w:wordWrap w:val="0"/>
      <w:ind w:left="3400"/>
      <w:jc w:val="both"/>
    </w:pPr>
    <w:rPr>
      <w:rFonts w:ascii="Calibri" w:hAnsi="Calibri"/>
      <w:sz w:val="21"/>
    </w:rPr>
  </w:style>
  <w:style w:type="paragraph" w:customStyle="1" w:styleId="toc77">
    <w:name w:val="toc 77"/>
    <w:next w:val="Normal"/>
    <w:qFormat/>
    <w:rsid w:val="007F5184"/>
    <w:pPr>
      <w:wordWrap w:val="0"/>
      <w:ind w:left="2550"/>
      <w:jc w:val="both"/>
    </w:pPr>
    <w:rPr>
      <w:rFonts w:ascii="Calibri" w:hAnsi="Calibri"/>
      <w:sz w:val="21"/>
    </w:rPr>
  </w:style>
  <w:style w:type="paragraph" w:customStyle="1" w:styleId="toc211">
    <w:name w:val="toc 211"/>
    <w:next w:val="Normal"/>
    <w:qFormat/>
    <w:rsid w:val="007F5184"/>
    <w:pPr>
      <w:wordWrap w:val="0"/>
      <w:ind w:left="425"/>
      <w:jc w:val="both"/>
    </w:pPr>
    <w:rPr>
      <w:rFonts w:ascii="Calibri" w:hAnsi="Calibri"/>
      <w:sz w:val="21"/>
    </w:rPr>
  </w:style>
  <w:style w:type="paragraph" w:customStyle="1" w:styleId="toc815">
    <w:name w:val="toc 815"/>
    <w:next w:val="Normal"/>
    <w:qFormat/>
    <w:rsid w:val="007F5184"/>
    <w:pPr>
      <w:wordWrap w:val="0"/>
      <w:ind w:left="2975"/>
      <w:jc w:val="both"/>
    </w:pPr>
    <w:rPr>
      <w:rFonts w:ascii="Calibri" w:hAnsi="Calibri"/>
      <w:sz w:val="21"/>
    </w:rPr>
  </w:style>
  <w:style w:type="paragraph" w:customStyle="1" w:styleId="xl99">
    <w:name w:val="xl99"/>
    <w:basedOn w:val="Normal"/>
    <w:next w:val="toc512"/>
    <w:qFormat/>
    <w:rsid w:val="007F5184"/>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rsid w:val="007F5184"/>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rsid w:val="007F5184"/>
    <w:pPr>
      <w:wordWrap w:val="0"/>
      <w:ind w:left="2125"/>
      <w:jc w:val="both"/>
    </w:pPr>
    <w:rPr>
      <w:rFonts w:ascii="Calibri" w:hAnsi="Calibri"/>
      <w:sz w:val="21"/>
    </w:rPr>
  </w:style>
  <w:style w:type="paragraph" w:customStyle="1" w:styleId="toc315">
    <w:name w:val="toc 315"/>
    <w:next w:val="Normal"/>
    <w:qFormat/>
    <w:rsid w:val="007F5184"/>
    <w:pPr>
      <w:wordWrap w:val="0"/>
      <w:ind w:left="850"/>
      <w:jc w:val="both"/>
    </w:pPr>
    <w:rPr>
      <w:rFonts w:ascii="Calibri" w:hAnsi="Calibri"/>
      <w:sz w:val="21"/>
    </w:rPr>
  </w:style>
  <w:style w:type="paragraph" w:customStyle="1" w:styleId="TOCHeading15">
    <w:name w:val="TOC Heading15"/>
    <w:next w:val="Normal"/>
    <w:qFormat/>
    <w:rsid w:val="007F5184"/>
    <w:pPr>
      <w:wordWrap w:val="0"/>
    </w:pPr>
    <w:rPr>
      <w:rFonts w:ascii="Calibri" w:hAnsi="Calibri"/>
      <w:sz w:val="32"/>
    </w:rPr>
  </w:style>
  <w:style w:type="paragraph" w:customStyle="1" w:styleId="toc915">
    <w:name w:val="toc 915"/>
    <w:next w:val="Normal"/>
    <w:qFormat/>
    <w:rsid w:val="007F5184"/>
    <w:pPr>
      <w:wordWrap w:val="0"/>
      <w:ind w:left="3400"/>
      <w:jc w:val="both"/>
    </w:pPr>
    <w:rPr>
      <w:rFonts w:ascii="Calibri" w:hAnsi="Calibri"/>
      <w:sz w:val="21"/>
    </w:rPr>
  </w:style>
  <w:style w:type="paragraph" w:customStyle="1" w:styleId="toc39">
    <w:name w:val="toc 39"/>
    <w:next w:val="Normal"/>
    <w:qFormat/>
    <w:rsid w:val="007F5184"/>
    <w:pPr>
      <w:wordWrap w:val="0"/>
      <w:ind w:left="850"/>
      <w:jc w:val="both"/>
    </w:pPr>
    <w:rPr>
      <w:rFonts w:ascii="Calibri" w:hAnsi="Calibri"/>
      <w:sz w:val="21"/>
    </w:rPr>
  </w:style>
  <w:style w:type="paragraph" w:customStyle="1" w:styleId="toc710">
    <w:name w:val="toc 710"/>
    <w:next w:val="Normal"/>
    <w:qFormat/>
    <w:rsid w:val="007F5184"/>
    <w:pPr>
      <w:wordWrap w:val="0"/>
      <w:ind w:left="2550"/>
      <w:jc w:val="both"/>
    </w:pPr>
    <w:rPr>
      <w:rFonts w:ascii="Calibri" w:hAnsi="Calibri"/>
      <w:sz w:val="21"/>
    </w:rPr>
  </w:style>
  <w:style w:type="paragraph" w:customStyle="1" w:styleId="toc12">
    <w:name w:val="toc 12"/>
    <w:next w:val="Normal"/>
    <w:qFormat/>
    <w:rsid w:val="007F5184"/>
    <w:pPr>
      <w:wordWrap w:val="0"/>
      <w:jc w:val="both"/>
    </w:pPr>
    <w:rPr>
      <w:rFonts w:ascii="Calibri" w:hAnsi="Calibri"/>
      <w:sz w:val="21"/>
    </w:rPr>
  </w:style>
  <w:style w:type="paragraph" w:customStyle="1" w:styleId="xl95">
    <w:name w:val="xl95"/>
    <w:basedOn w:val="Normal"/>
    <w:next w:val="toc415"/>
    <w:qFormat/>
    <w:rsid w:val="007F5184"/>
    <w:pPr>
      <w:widowControl/>
      <w:shd w:val="clear" w:color="000000" w:fill="FFFFFF"/>
      <w:spacing w:before="280" w:after="280"/>
    </w:pPr>
    <w:rPr>
      <w:rFonts w:ascii="宋体" w:hAnsi="Calibri"/>
      <w:kern w:val="0"/>
      <w:sz w:val="20"/>
      <w:szCs w:val="20"/>
    </w:rPr>
  </w:style>
  <w:style w:type="paragraph" w:customStyle="1" w:styleId="toc415">
    <w:name w:val="toc 415"/>
    <w:next w:val="Normal"/>
    <w:qFormat/>
    <w:rsid w:val="007F5184"/>
    <w:pPr>
      <w:wordWrap w:val="0"/>
      <w:ind w:left="1275"/>
      <w:jc w:val="both"/>
    </w:pPr>
    <w:rPr>
      <w:rFonts w:ascii="Calibri" w:hAnsi="Calibri"/>
      <w:sz w:val="21"/>
    </w:rPr>
  </w:style>
  <w:style w:type="paragraph" w:customStyle="1" w:styleId="toc29">
    <w:name w:val="toc 29"/>
    <w:next w:val="Normal"/>
    <w:qFormat/>
    <w:rsid w:val="007F5184"/>
    <w:pPr>
      <w:wordWrap w:val="0"/>
      <w:ind w:left="425"/>
      <w:jc w:val="both"/>
    </w:pPr>
    <w:rPr>
      <w:rFonts w:ascii="Calibri" w:hAnsi="Calibri"/>
      <w:sz w:val="21"/>
    </w:rPr>
  </w:style>
  <w:style w:type="paragraph" w:customStyle="1" w:styleId="xl67">
    <w:name w:val="xl67"/>
    <w:basedOn w:val="Normal"/>
    <w:next w:val="toc714"/>
    <w:qFormat/>
    <w:rsid w:val="007F5184"/>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rsid w:val="007F5184"/>
    <w:pPr>
      <w:wordWrap w:val="0"/>
      <w:ind w:left="2550"/>
      <w:jc w:val="both"/>
    </w:pPr>
    <w:rPr>
      <w:rFonts w:ascii="Calibri" w:hAnsi="Calibri"/>
      <w:sz w:val="21"/>
    </w:rPr>
  </w:style>
  <w:style w:type="paragraph" w:customStyle="1" w:styleId="toc21">
    <w:name w:val="toc 21"/>
    <w:next w:val="Normal"/>
    <w:qFormat/>
    <w:rsid w:val="007F5184"/>
    <w:pPr>
      <w:wordWrap w:val="0"/>
      <w:ind w:left="425"/>
      <w:jc w:val="both"/>
    </w:pPr>
    <w:rPr>
      <w:rFonts w:ascii="Calibri" w:hAnsi="Calibri"/>
      <w:sz w:val="21"/>
    </w:rPr>
  </w:style>
  <w:style w:type="paragraph" w:customStyle="1" w:styleId="A33">
    <w:name w:val="正文 A"/>
    <w:next w:val="toc812"/>
    <w:qFormat/>
    <w:rsid w:val="007F5184"/>
    <w:rPr>
      <w:rFonts w:ascii="Arial" w:eastAsia="Arial Unicode MS" w:hAnsi="Calibri"/>
      <w:color w:val="000000"/>
      <w:sz w:val="21"/>
    </w:rPr>
  </w:style>
  <w:style w:type="paragraph" w:customStyle="1" w:styleId="toc68">
    <w:name w:val="toc 68"/>
    <w:next w:val="Normal"/>
    <w:qFormat/>
    <w:rsid w:val="007F5184"/>
    <w:pPr>
      <w:wordWrap w:val="0"/>
      <w:ind w:left="2125"/>
      <w:jc w:val="both"/>
    </w:pPr>
    <w:rPr>
      <w:rFonts w:ascii="Calibri" w:hAnsi="Calibri"/>
      <w:sz w:val="21"/>
    </w:rPr>
  </w:style>
  <w:style w:type="paragraph" w:customStyle="1" w:styleId="toc58">
    <w:name w:val="toc 58"/>
    <w:next w:val="Normal"/>
    <w:qFormat/>
    <w:rsid w:val="007F5184"/>
    <w:pPr>
      <w:wordWrap w:val="0"/>
      <w:ind w:left="1700"/>
      <w:jc w:val="both"/>
    </w:pPr>
    <w:rPr>
      <w:rFonts w:ascii="Calibri" w:hAnsi="Calibri"/>
      <w:sz w:val="21"/>
    </w:rPr>
  </w:style>
  <w:style w:type="paragraph" w:customStyle="1" w:styleId="xl88">
    <w:name w:val="xl88"/>
    <w:basedOn w:val="Normal"/>
    <w:next w:val="TOCHeading15"/>
    <w:qFormat/>
    <w:rsid w:val="007F5184"/>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rsid w:val="007F5184"/>
    <w:pPr>
      <w:wordWrap w:val="0"/>
      <w:ind w:left="2550"/>
      <w:jc w:val="both"/>
    </w:pPr>
    <w:rPr>
      <w:rFonts w:ascii="Calibri" w:hAnsi="Calibri"/>
      <w:sz w:val="21"/>
    </w:rPr>
  </w:style>
  <w:style w:type="paragraph" w:customStyle="1" w:styleId="xl100">
    <w:name w:val="xl100"/>
    <w:basedOn w:val="Normal"/>
    <w:next w:val="toc510"/>
    <w:qFormat/>
    <w:rsid w:val="007F5184"/>
    <w:pPr>
      <w:widowControl/>
      <w:shd w:val="clear" w:color="000000" w:fill="FFFFFF"/>
      <w:spacing w:before="280" w:after="280"/>
    </w:pPr>
    <w:rPr>
      <w:rFonts w:ascii="宋体" w:hAnsi="Calibri"/>
      <w:kern w:val="0"/>
      <w:sz w:val="20"/>
      <w:szCs w:val="20"/>
    </w:rPr>
  </w:style>
  <w:style w:type="paragraph" w:customStyle="1" w:styleId="toc510">
    <w:name w:val="toc 510"/>
    <w:next w:val="Normal"/>
    <w:qFormat/>
    <w:rsid w:val="007F5184"/>
    <w:pPr>
      <w:wordWrap w:val="0"/>
      <w:ind w:left="1700"/>
      <w:jc w:val="both"/>
    </w:pPr>
    <w:rPr>
      <w:rFonts w:ascii="Calibri" w:hAnsi="Calibri"/>
      <w:sz w:val="21"/>
    </w:rPr>
  </w:style>
  <w:style w:type="paragraph" w:customStyle="1" w:styleId="toc314">
    <w:name w:val="toc 314"/>
    <w:next w:val="Normal"/>
    <w:qFormat/>
    <w:rsid w:val="007F5184"/>
    <w:pPr>
      <w:wordWrap w:val="0"/>
      <w:ind w:left="850"/>
      <w:jc w:val="both"/>
    </w:pPr>
    <w:rPr>
      <w:rFonts w:ascii="Calibri" w:hAnsi="Calibri"/>
      <w:sz w:val="21"/>
    </w:rPr>
  </w:style>
  <w:style w:type="paragraph" w:customStyle="1" w:styleId="xl114">
    <w:name w:val="xl114"/>
    <w:basedOn w:val="Normal"/>
    <w:next w:val="toc711"/>
    <w:qFormat/>
    <w:rsid w:val="007F5184"/>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rsid w:val="007F5184"/>
    <w:pPr>
      <w:widowControl/>
      <w:shd w:val="clear" w:color="000000" w:fill="FFFFFF"/>
      <w:spacing w:before="280" w:after="280"/>
    </w:pPr>
    <w:rPr>
      <w:rFonts w:ascii="宋体" w:hAnsi="Calibri"/>
      <w:kern w:val="0"/>
      <w:sz w:val="20"/>
      <w:szCs w:val="20"/>
    </w:rPr>
  </w:style>
  <w:style w:type="paragraph" w:customStyle="1" w:styleId="toc610">
    <w:name w:val="toc 610"/>
    <w:next w:val="Normal"/>
    <w:qFormat/>
    <w:rsid w:val="007F5184"/>
    <w:pPr>
      <w:wordWrap w:val="0"/>
      <w:ind w:left="2125"/>
      <w:jc w:val="both"/>
    </w:pPr>
    <w:rPr>
      <w:rFonts w:ascii="Calibri" w:hAnsi="Calibri"/>
      <w:sz w:val="21"/>
    </w:rPr>
  </w:style>
  <w:style w:type="paragraph" w:customStyle="1" w:styleId="toc22">
    <w:name w:val="toc 22"/>
    <w:next w:val="Normal"/>
    <w:qFormat/>
    <w:rsid w:val="007F5184"/>
    <w:pPr>
      <w:wordWrap w:val="0"/>
      <w:ind w:left="425"/>
      <w:jc w:val="both"/>
    </w:pPr>
    <w:rPr>
      <w:rFonts w:ascii="Calibri" w:hAnsi="Calibri"/>
      <w:sz w:val="21"/>
    </w:rPr>
  </w:style>
  <w:style w:type="paragraph" w:customStyle="1" w:styleId="xl90">
    <w:name w:val="xl90"/>
    <w:basedOn w:val="Normal"/>
    <w:next w:val="toc414"/>
    <w:qFormat/>
    <w:rsid w:val="007F5184"/>
    <w:pPr>
      <w:widowControl/>
      <w:shd w:val="clear" w:color="000000" w:fill="FFFFFF"/>
      <w:spacing w:before="280" w:after="280"/>
    </w:pPr>
    <w:rPr>
      <w:rFonts w:ascii="宋体" w:hAnsi="Calibri"/>
      <w:kern w:val="0"/>
      <w:sz w:val="18"/>
      <w:szCs w:val="20"/>
    </w:rPr>
  </w:style>
  <w:style w:type="paragraph" w:customStyle="1" w:styleId="toc616">
    <w:name w:val="toc 616"/>
    <w:next w:val="Normal"/>
    <w:qFormat/>
    <w:rsid w:val="007F5184"/>
    <w:pPr>
      <w:wordWrap w:val="0"/>
      <w:ind w:left="2125"/>
      <w:jc w:val="both"/>
    </w:pPr>
    <w:rPr>
      <w:rFonts w:ascii="Calibri" w:hAnsi="Calibri"/>
      <w:sz w:val="21"/>
    </w:rPr>
  </w:style>
  <w:style w:type="paragraph" w:customStyle="1" w:styleId="toc96">
    <w:name w:val="toc 96"/>
    <w:next w:val="Normal"/>
    <w:qFormat/>
    <w:rsid w:val="007F5184"/>
    <w:pPr>
      <w:wordWrap w:val="0"/>
      <w:ind w:left="3400"/>
      <w:jc w:val="both"/>
    </w:pPr>
    <w:rPr>
      <w:rFonts w:ascii="Calibri" w:hAnsi="Calibri"/>
      <w:sz w:val="21"/>
    </w:rPr>
  </w:style>
  <w:style w:type="paragraph" w:customStyle="1" w:styleId="toc42">
    <w:name w:val="toc 42"/>
    <w:next w:val="Normal"/>
    <w:qFormat/>
    <w:rsid w:val="007F5184"/>
    <w:pPr>
      <w:wordWrap w:val="0"/>
      <w:ind w:left="1275"/>
      <w:jc w:val="both"/>
    </w:pPr>
    <w:rPr>
      <w:rFonts w:ascii="Calibri" w:hAnsi="Calibri"/>
      <w:sz w:val="21"/>
    </w:rPr>
  </w:style>
  <w:style w:type="paragraph" w:customStyle="1" w:styleId="xl117">
    <w:name w:val="xl117"/>
    <w:basedOn w:val="Normal"/>
    <w:next w:val="toc311"/>
    <w:qFormat/>
    <w:rsid w:val="007F5184"/>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rsid w:val="007F5184"/>
    <w:pPr>
      <w:widowControl/>
      <w:ind w:firstLine="420"/>
    </w:pPr>
    <w:rPr>
      <w:rFonts w:hAnsi="Calibri"/>
      <w:kern w:val="0"/>
      <w:szCs w:val="20"/>
    </w:rPr>
  </w:style>
  <w:style w:type="paragraph" w:customStyle="1" w:styleId="xl87">
    <w:name w:val="xl87"/>
    <w:basedOn w:val="Normal"/>
    <w:next w:val="toc98"/>
    <w:qFormat/>
    <w:rsid w:val="007F5184"/>
    <w:pPr>
      <w:widowControl/>
      <w:shd w:val="clear" w:color="000000" w:fill="FFFFFF"/>
      <w:spacing w:before="280" w:after="280"/>
    </w:pPr>
    <w:rPr>
      <w:rFonts w:ascii="Arial" w:hAnsi="Calibri"/>
      <w:kern w:val="0"/>
      <w:sz w:val="18"/>
      <w:szCs w:val="20"/>
    </w:rPr>
  </w:style>
  <w:style w:type="paragraph" w:customStyle="1" w:styleId="toc98">
    <w:name w:val="toc 98"/>
    <w:next w:val="Normal"/>
    <w:qFormat/>
    <w:rsid w:val="007F5184"/>
    <w:pPr>
      <w:wordWrap w:val="0"/>
      <w:ind w:left="3400"/>
      <w:jc w:val="both"/>
    </w:pPr>
    <w:rPr>
      <w:rFonts w:ascii="Calibri" w:hAnsi="Calibri"/>
      <w:sz w:val="21"/>
    </w:rPr>
  </w:style>
  <w:style w:type="paragraph" w:customStyle="1" w:styleId="72">
    <w:name w:val="列出段落7"/>
    <w:basedOn w:val="Normal"/>
    <w:next w:val="toc58"/>
    <w:qFormat/>
    <w:rsid w:val="007F5184"/>
    <w:pPr>
      <w:ind w:firstLine="420"/>
    </w:pPr>
    <w:rPr>
      <w:rFonts w:hAnsi="Calibri"/>
      <w:kern w:val="0"/>
      <w:szCs w:val="20"/>
    </w:rPr>
  </w:style>
  <w:style w:type="paragraph" w:customStyle="1" w:styleId="xl78">
    <w:name w:val="xl78"/>
    <w:basedOn w:val="Normal"/>
    <w:next w:val="toc710"/>
    <w:qFormat/>
    <w:rsid w:val="007F5184"/>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rsid w:val="007F5184"/>
    <w:pPr>
      <w:wordWrap w:val="0"/>
      <w:ind w:left="1700"/>
      <w:jc w:val="both"/>
    </w:pPr>
    <w:rPr>
      <w:rFonts w:ascii="Calibri" w:hAnsi="Calibri"/>
      <w:sz w:val="21"/>
    </w:rPr>
  </w:style>
  <w:style w:type="paragraph" w:customStyle="1" w:styleId="xl89">
    <w:name w:val="xl89"/>
    <w:basedOn w:val="Normal"/>
    <w:next w:val="toc811"/>
    <w:qFormat/>
    <w:rsid w:val="007F5184"/>
    <w:pPr>
      <w:widowControl/>
      <w:shd w:val="clear" w:color="000000" w:fill="FFFFFF"/>
      <w:spacing w:before="280" w:after="280"/>
    </w:pPr>
    <w:rPr>
      <w:rFonts w:ascii="宋体" w:hAnsi="Calibri"/>
      <w:kern w:val="0"/>
      <w:sz w:val="20"/>
      <w:szCs w:val="20"/>
    </w:rPr>
  </w:style>
  <w:style w:type="paragraph" w:customStyle="1" w:styleId="toc910">
    <w:name w:val="toc 910"/>
    <w:next w:val="Normal"/>
    <w:qFormat/>
    <w:rsid w:val="007F5184"/>
    <w:pPr>
      <w:wordWrap w:val="0"/>
      <w:ind w:left="3400"/>
      <w:jc w:val="both"/>
    </w:pPr>
    <w:rPr>
      <w:rFonts w:ascii="Calibri" w:hAnsi="Calibri"/>
      <w:sz w:val="21"/>
    </w:rPr>
  </w:style>
  <w:style w:type="paragraph" w:customStyle="1" w:styleId="toc34">
    <w:name w:val="toc 34"/>
    <w:next w:val="Normal"/>
    <w:qFormat/>
    <w:rsid w:val="007F5184"/>
    <w:pPr>
      <w:wordWrap w:val="0"/>
      <w:ind w:left="850"/>
      <w:jc w:val="both"/>
    </w:pPr>
    <w:rPr>
      <w:rFonts w:ascii="Calibri" w:hAnsi="Calibri"/>
      <w:sz w:val="21"/>
    </w:rPr>
  </w:style>
  <w:style w:type="paragraph" w:customStyle="1" w:styleId="toc816">
    <w:name w:val="toc 816"/>
    <w:next w:val="Normal"/>
    <w:qFormat/>
    <w:rsid w:val="007F5184"/>
    <w:pPr>
      <w:wordWrap w:val="0"/>
      <w:ind w:left="2975"/>
      <w:jc w:val="both"/>
    </w:pPr>
    <w:rPr>
      <w:rFonts w:ascii="Calibri" w:hAnsi="Calibri"/>
      <w:sz w:val="21"/>
    </w:rPr>
  </w:style>
  <w:style w:type="paragraph" w:customStyle="1" w:styleId="toc43">
    <w:name w:val="toc 43"/>
    <w:next w:val="Normal"/>
    <w:qFormat/>
    <w:rsid w:val="007F5184"/>
    <w:pPr>
      <w:wordWrap w:val="0"/>
      <w:ind w:left="1275"/>
      <w:jc w:val="both"/>
    </w:pPr>
    <w:rPr>
      <w:rFonts w:ascii="Calibri" w:hAnsi="Calibri"/>
      <w:sz w:val="21"/>
    </w:rPr>
  </w:style>
  <w:style w:type="paragraph" w:customStyle="1" w:styleId="toc16">
    <w:name w:val="toc 16"/>
    <w:next w:val="Normal"/>
    <w:qFormat/>
    <w:rsid w:val="007F5184"/>
    <w:pPr>
      <w:wordWrap w:val="0"/>
      <w:jc w:val="both"/>
    </w:pPr>
    <w:rPr>
      <w:rFonts w:ascii="Calibri" w:hAnsi="Calibri"/>
      <w:sz w:val="21"/>
    </w:rPr>
  </w:style>
  <w:style w:type="paragraph" w:styleId="Quote">
    <w:name w:val="Quote"/>
    <w:next w:val="Normal"/>
    <w:link w:val="a34"/>
    <w:qFormat/>
    <w:rsid w:val="007F5184"/>
    <w:pPr>
      <w:wordWrap w:val="0"/>
      <w:spacing w:before="200" w:after="160"/>
      <w:ind w:left="864" w:right="864"/>
      <w:jc w:val="center"/>
    </w:pPr>
    <w:rPr>
      <w:rFonts w:ascii="Calibri" w:hAnsi="Calibri"/>
      <w:i/>
      <w:sz w:val="21"/>
    </w:rPr>
  </w:style>
  <w:style w:type="character" w:customStyle="1" w:styleId="a34">
    <w:name w:val="引用 字符"/>
    <w:basedOn w:val="DefaultParagraphFont"/>
    <w:link w:val="Quote"/>
    <w:qFormat/>
    <w:rsid w:val="007F5184"/>
    <w:rPr>
      <w:rFonts w:ascii="Calibri" w:hAnsi="Calibri"/>
      <w:i/>
      <w:sz w:val="21"/>
    </w:rPr>
  </w:style>
  <w:style w:type="paragraph" w:customStyle="1" w:styleId="toc114">
    <w:name w:val="toc 114"/>
    <w:next w:val="Normal"/>
    <w:qFormat/>
    <w:rsid w:val="007F5184"/>
    <w:pPr>
      <w:wordWrap w:val="0"/>
      <w:jc w:val="both"/>
    </w:pPr>
    <w:rPr>
      <w:rFonts w:ascii="Calibri" w:hAnsi="Calibri"/>
      <w:sz w:val="21"/>
    </w:rPr>
  </w:style>
  <w:style w:type="paragraph" w:customStyle="1" w:styleId="xl119">
    <w:name w:val="xl119"/>
    <w:basedOn w:val="Normal"/>
    <w:next w:val="toc314"/>
    <w:qFormat/>
    <w:rsid w:val="007F5184"/>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rsid w:val="007F5184"/>
    <w:pPr>
      <w:wordWrap w:val="0"/>
      <w:ind w:left="850"/>
      <w:jc w:val="both"/>
    </w:pPr>
    <w:rPr>
      <w:rFonts w:ascii="Calibri" w:hAnsi="Calibri"/>
      <w:sz w:val="21"/>
    </w:rPr>
  </w:style>
  <w:style w:type="paragraph" w:customStyle="1" w:styleId="xl109">
    <w:name w:val="xl109"/>
    <w:basedOn w:val="Normal"/>
    <w:next w:val="toc27"/>
    <w:qFormat/>
    <w:rsid w:val="007F5184"/>
    <w:pPr>
      <w:widowControl/>
      <w:shd w:val="clear" w:color="000000" w:fill="FFFFFF"/>
      <w:spacing w:before="280" w:after="280"/>
    </w:pPr>
    <w:rPr>
      <w:rFonts w:ascii="宋体" w:hAnsi="Calibri"/>
      <w:kern w:val="0"/>
      <w:sz w:val="20"/>
      <w:szCs w:val="20"/>
    </w:rPr>
  </w:style>
  <w:style w:type="paragraph" w:customStyle="1" w:styleId="toc215">
    <w:name w:val="toc 215"/>
    <w:next w:val="Normal"/>
    <w:qFormat/>
    <w:rsid w:val="007F5184"/>
    <w:pPr>
      <w:wordWrap w:val="0"/>
      <w:ind w:left="425"/>
      <w:jc w:val="both"/>
    </w:pPr>
    <w:rPr>
      <w:rFonts w:ascii="Calibri" w:hAnsi="Calibri"/>
      <w:sz w:val="21"/>
    </w:rPr>
  </w:style>
  <w:style w:type="paragraph" w:customStyle="1" w:styleId="xl76">
    <w:name w:val="xl76"/>
    <w:basedOn w:val="Normal"/>
    <w:next w:val="toc315"/>
    <w:qFormat/>
    <w:rsid w:val="007F5184"/>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rsid w:val="007F5184"/>
    <w:pPr>
      <w:wordWrap w:val="0"/>
      <w:ind w:left="3400"/>
      <w:jc w:val="both"/>
    </w:pPr>
    <w:rPr>
      <w:rFonts w:ascii="Calibri" w:hAnsi="Calibri"/>
      <w:sz w:val="21"/>
    </w:rPr>
  </w:style>
  <w:style w:type="paragraph" w:customStyle="1" w:styleId="toc216">
    <w:name w:val="toc 216"/>
    <w:next w:val="Normal"/>
    <w:qFormat/>
    <w:rsid w:val="007F5184"/>
    <w:pPr>
      <w:wordWrap w:val="0"/>
      <w:ind w:left="425"/>
      <w:jc w:val="both"/>
    </w:pPr>
    <w:rPr>
      <w:rFonts w:ascii="Calibri" w:hAnsi="Calibri"/>
      <w:sz w:val="21"/>
    </w:rPr>
  </w:style>
  <w:style w:type="paragraph" w:customStyle="1" w:styleId="xl70">
    <w:name w:val="xl70"/>
    <w:basedOn w:val="Normal"/>
    <w:next w:val="toc113"/>
    <w:qFormat/>
    <w:rsid w:val="007F5184"/>
    <w:pPr>
      <w:widowControl/>
      <w:shd w:val="clear" w:color="000000" w:fill="FFFFFF"/>
      <w:spacing w:before="280" w:after="280"/>
    </w:pPr>
    <w:rPr>
      <w:rFonts w:ascii="宋体" w:hAnsi="Calibri"/>
      <w:kern w:val="0"/>
      <w:sz w:val="20"/>
      <w:szCs w:val="20"/>
    </w:rPr>
  </w:style>
  <w:style w:type="paragraph" w:customStyle="1" w:styleId="toc33">
    <w:name w:val="toc 33"/>
    <w:next w:val="Normal"/>
    <w:qFormat/>
    <w:rsid w:val="007F5184"/>
    <w:pPr>
      <w:wordWrap w:val="0"/>
      <w:ind w:left="850"/>
      <w:jc w:val="both"/>
    </w:pPr>
    <w:rPr>
      <w:rFonts w:ascii="Calibri" w:hAnsi="Calibri"/>
      <w:sz w:val="21"/>
    </w:rPr>
  </w:style>
  <w:style w:type="paragraph" w:customStyle="1" w:styleId="toc61">
    <w:name w:val="toc 61"/>
    <w:next w:val="Normal"/>
    <w:qFormat/>
    <w:rsid w:val="007F5184"/>
    <w:pPr>
      <w:wordWrap w:val="0"/>
      <w:ind w:left="2125"/>
      <w:jc w:val="both"/>
    </w:pPr>
    <w:rPr>
      <w:rFonts w:ascii="Calibri" w:hAnsi="Calibri"/>
      <w:sz w:val="21"/>
    </w:rPr>
  </w:style>
  <w:style w:type="paragraph" w:customStyle="1" w:styleId="xl98">
    <w:name w:val="xl98"/>
    <w:basedOn w:val="Normal"/>
    <w:next w:val="toc211"/>
    <w:qFormat/>
    <w:rsid w:val="007F5184"/>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rsid w:val="007F5184"/>
    <w:pPr>
      <w:wordWrap w:val="0"/>
      <w:ind w:left="425"/>
      <w:jc w:val="both"/>
    </w:pPr>
    <w:rPr>
      <w:rFonts w:ascii="Calibri" w:hAnsi="Calibri"/>
      <w:sz w:val="21"/>
    </w:rPr>
  </w:style>
  <w:style w:type="paragraph" w:customStyle="1" w:styleId="toc13">
    <w:name w:val="toc 13"/>
    <w:next w:val="Normal"/>
    <w:qFormat/>
    <w:rsid w:val="007F5184"/>
    <w:pPr>
      <w:wordWrap w:val="0"/>
      <w:jc w:val="both"/>
    </w:pPr>
    <w:rPr>
      <w:rFonts w:ascii="Calibri" w:hAnsi="Calibri"/>
      <w:sz w:val="21"/>
    </w:rPr>
  </w:style>
  <w:style w:type="paragraph" w:customStyle="1" w:styleId="510">
    <w:name w:val="目录 51"/>
    <w:next w:val="Normal"/>
    <w:qFormat/>
    <w:rsid w:val="007F5184"/>
    <w:pPr>
      <w:wordWrap w:val="0"/>
      <w:ind w:left="1700"/>
      <w:jc w:val="both"/>
    </w:pPr>
    <w:rPr>
      <w:rFonts w:ascii="Calibri" w:hAnsi="Calibri"/>
      <w:sz w:val="21"/>
    </w:rPr>
  </w:style>
  <w:style w:type="paragraph" w:customStyle="1" w:styleId="xl101">
    <w:name w:val="xl101"/>
    <w:basedOn w:val="Normal"/>
    <w:next w:val="toc96"/>
    <w:qFormat/>
    <w:rsid w:val="007F5184"/>
    <w:pPr>
      <w:widowControl/>
      <w:spacing w:before="280" w:after="280"/>
    </w:pPr>
    <w:rPr>
      <w:rFonts w:ascii="宋体" w:hAnsi="Calibri"/>
      <w:kern w:val="0"/>
      <w:sz w:val="20"/>
      <w:szCs w:val="20"/>
    </w:rPr>
  </w:style>
  <w:style w:type="paragraph" w:customStyle="1" w:styleId="toc75">
    <w:name w:val="toc 75"/>
    <w:next w:val="Normal"/>
    <w:qFormat/>
    <w:rsid w:val="007F5184"/>
    <w:pPr>
      <w:wordWrap w:val="0"/>
      <w:ind w:left="2550"/>
      <w:jc w:val="both"/>
    </w:pPr>
    <w:rPr>
      <w:rFonts w:ascii="Calibri" w:hAnsi="Calibri"/>
      <w:sz w:val="21"/>
    </w:rPr>
  </w:style>
  <w:style w:type="paragraph" w:customStyle="1" w:styleId="toc715">
    <w:name w:val="toc 715"/>
    <w:next w:val="Normal"/>
    <w:qFormat/>
    <w:rsid w:val="007F5184"/>
    <w:pPr>
      <w:wordWrap w:val="0"/>
      <w:ind w:left="2550"/>
      <w:jc w:val="both"/>
    </w:pPr>
    <w:rPr>
      <w:rFonts w:ascii="Calibri" w:hAnsi="Calibri"/>
      <w:sz w:val="21"/>
    </w:rPr>
  </w:style>
  <w:style w:type="paragraph" w:styleId="IntenseQuote">
    <w:name w:val="Intense Quote"/>
    <w:next w:val="Normal"/>
    <w:link w:val="a35"/>
    <w:qFormat/>
    <w:rsid w:val="007F5184"/>
    <w:pPr>
      <w:wordWrap w:val="0"/>
      <w:spacing w:before="360" w:after="360"/>
      <w:ind w:left="950" w:right="950"/>
      <w:jc w:val="center"/>
    </w:pPr>
    <w:rPr>
      <w:rFonts w:ascii="Calibri" w:hAnsi="Calibri"/>
      <w:i/>
      <w:sz w:val="21"/>
    </w:rPr>
  </w:style>
  <w:style w:type="character" w:customStyle="1" w:styleId="a35">
    <w:name w:val="明显引用 字符"/>
    <w:basedOn w:val="DefaultParagraphFont"/>
    <w:link w:val="IntenseQuote"/>
    <w:qFormat/>
    <w:rsid w:val="007F5184"/>
    <w:rPr>
      <w:rFonts w:ascii="Calibri" w:hAnsi="Calibri"/>
      <w:i/>
      <w:sz w:val="21"/>
    </w:rPr>
  </w:style>
  <w:style w:type="paragraph" w:customStyle="1" w:styleId="CharCharCharCharCharCharChar">
    <w:name w:val="Char Char Char Char Char Char Char"/>
    <w:basedOn w:val="Normal"/>
    <w:next w:val="toc215"/>
    <w:qFormat/>
    <w:rsid w:val="007F5184"/>
    <w:pPr>
      <w:widowControl/>
      <w:spacing w:after="160" w:line="240" w:lineRule="exact"/>
    </w:pPr>
    <w:rPr>
      <w:rFonts w:hAnsi="Calibri"/>
      <w:kern w:val="0"/>
      <w:szCs w:val="20"/>
    </w:rPr>
  </w:style>
  <w:style w:type="paragraph" w:customStyle="1" w:styleId="toc23">
    <w:name w:val="toc 23"/>
    <w:next w:val="Normal"/>
    <w:qFormat/>
    <w:rsid w:val="007F5184"/>
    <w:pPr>
      <w:wordWrap w:val="0"/>
      <w:ind w:left="425"/>
      <w:jc w:val="both"/>
    </w:pPr>
    <w:rPr>
      <w:rFonts w:ascii="Calibri" w:hAnsi="Calibri"/>
      <w:sz w:val="21"/>
    </w:rPr>
  </w:style>
  <w:style w:type="paragraph" w:customStyle="1" w:styleId="610">
    <w:name w:val="目录 61"/>
    <w:next w:val="Normal"/>
    <w:qFormat/>
    <w:rsid w:val="007F5184"/>
    <w:pPr>
      <w:wordWrap w:val="0"/>
      <w:ind w:left="2125"/>
      <w:jc w:val="both"/>
    </w:pPr>
    <w:rPr>
      <w:rFonts w:ascii="Calibri" w:hAnsi="Calibri"/>
      <w:sz w:val="21"/>
    </w:rPr>
  </w:style>
  <w:style w:type="paragraph" w:customStyle="1" w:styleId="toc97">
    <w:name w:val="toc 97"/>
    <w:next w:val="Normal"/>
    <w:qFormat/>
    <w:rsid w:val="007F5184"/>
    <w:pPr>
      <w:wordWrap w:val="0"/>
      <w:ind w:left="3400"/>
      <w:jc w:val="both"/>
    </w:pPr>
    <w:rPr>
      <w:rFonts w:ascii="Calibri" w:hAnsi="Calibri"/>
      <w:sz w:val="21"/>
    </w:rPr>
  </w:style>
  <w:style w:type="paragraph" w:customStyle="1" w:styleId="toc74">
    <w:name w:val="toc 74"/>
    <w:next w:val="Normal"/>
    <w:qFormat/>
    <w:rsid w:val="007F5184"/>
    <w:pPr>
      <w:wordWrap w:val="0"/>
      <w:ind w:left="2550"/>
      <w:jc w:val="both"/>
    </w:pPr>
    <w:rPr>
      <w:rFonts w:ascii="Calibri" w:hAnsi="Calibri"/>
      <w:sz w:val="21"/>
    </w:rPr>
  </w:style>
  <w:style w:type="paragraph" w:customStyle="1" w:styleId="xl64">
    <w:name w:val="xl64"/>
    <w:basedOn w:val="Normal"/>
    <w:next w:val="toc114"/>
    <w:qFormat/>
    <w:rsid w:val="007F5184"/>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rsid w:val="007F5184"/>
    <w:pPr>
      <w:widowControl/>
      <w:shd w:val="clear" w:color="000000" w:fill="FFFFFF"/>
      <w:spacing w:before="280" w:after="280"/>
    </w:pPr>
    <w:rPr>
      <w:rFonts w:ascii="宋体" w:hAnsi="Calibri"/>
      <w:kern w:val="0"/>
      <w:sz w:val="20"/>
      <w:szCs w:val="20"/>
    </w:rPr>
  </w:style>
  <w:style w:type="paragraph" w:customStyle="1" w:styleId="toc32">
    <w:name w:val="toc 32"/>
    <w:next w:val="Normal"/>
    <w:qFormat/>
    <w:rsid w:val="007F5184"/>
    <w:pPr>
      <w:wordWrap w:val="0"/>
      <w:ind w:left="850"/>
      <w:jc w:val="both"/>
    </w:pPr>
    <w:rPr>
      <w:rFonts w:ascii="Calibri" w:hAnsi="Calibri"/>
      <w:sz w:val="21"/>
    </w:rPr>
  </w:style>
  <w:style w:type="paragraph" w:customStyle="1" w:styleId="xl77">
    <w:name w:val="xl77"/>
    <w:basedOn w:val="Normal"/>
    <w:next w:val="toc910"/>
    <w:qFormat/>
    <w:rsid w:val="007F5184"/>
    <w:pPr>
      <w:widowControl/>
      <w:shd w:val="clear" w:color="000000" w:fill="FFFFFF"/>
      <w:spacing w:before="280" w:after="280"/>
      <w:jc w:val="center"/>
    </w:pPr>
    <w:rPr>
      <w:rFonts w:ascii="宋体" w:hAnsi="Calibri"/>
      <w:kern w:val="0"/>
      <w:sz w:val="20"/>
      <w:szCs w:val="20"/>
    </w:rPr>
  </w:style>
  <w:style w:type="character" w:customStyle="1" w:styleId="Char112">
    <w:name w:val="正文缩进 Char1"/>
    <w:qFormat/>
    <w:rsid w:val="007F5184"/>
    <w:rPr>
      <w:rFonts w:eastAsia="宋体"/>
      <w:kern w:val="2"/>
      <w:sz w:val="21"/>
      <w:lang w:val="en-US" w:eastAsia="zh-CN" w:bidi="ar-SA"/>
    </w:rPr>
  </w:style>
  <w:style w:type="character" w:customStyle="1" w:styleId="fielderror">
    <w:name w:val="fielderror"/>
    <w:basedOn w:val="DefaultParagraphFont"/>
    <w:qFormat/>
    <w:rsid w:val="007F5184"/>
    <w:rPr>
      <w:color w:val="800000"/>
    </w:rPr>
  </w:style>
  <w:style w:type="character" w:customStyle="1" w:styleId="hilite6">
    <w:name w:val="hilite6"/>
    <w:basedOn w:val="DefaultParagraphFont"/>
    <w:qFormat/>
    <w:rsid w:val="007F5184"/>
    <w:rPr>
      <w:color w:val="000000"/>
    </w:rPr>
  </w:style>
  <w:style w:type="character" w:customStyle="1" w:styleId="active6">
    <w:name w:val="active6"/>
    <w:basedOn w:val="DefaultParagraphFont"/>
    <w:qFormat/>
    <w:rsid w:val="007F5184"/>
    <w:rPr>
      <w:color w:val="FFFFFF"/>
    </w:rPr>
  </w:style>
  <w:style w:type="character" w:customStyle="1" w:styleId="inline-help">
    <w:name w:val="inline-help"/>
    <w:basedOn w:val="DefaultParagraphFont"/>
    <w:qFormat/>
    <w:rsid w:val="007F5184"/>
  </w:style>
  <w:style w:type="character" w:customStyle="1" w:styleId="active">
    <w:name w:val="active"/>
    <w:basedOn w:val="DefaultParagraphFont"/>
    <w:qFormat/>
    <w:rsid w:val="007F5184"/>
    <w:rPr>
      <w:color w:val="FFFFFF"/>
    </w:rPr>
  </w:style>
  <w:style w:type="table" w:customStyle="1" w:styleId="113">
    <w:name w:val="网格型1"/>
    <w:basedOn w:val="TableNormal"/>
    <w:uiPriority w:val="39"/>
    <w:qFormat/>
    <w:rsid w:val="007F5184"/>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修订2"/>
    <w:hidden/>
    <w:uiPriority w:val="99"/>
    <w:qFormat/>
    <w:rsid w:val="007F5184"/>
    <w:rPr>
      <w:kern w:val="2"/>
      <w:sz w:val="21"/>
      <w:szCs w:val="24"/>
    </w:rPr>
  </w:style>
  <w:style w:type="character" w:customStyle="1" w:styleId="count">
    <w:name w:val="count"/>
    <w:basedOn w:val="DefaultParagraphFont"/>
    <w:qFormat/>
    <w:rsid w:val="007F5184"/>
  </w:style>
  <w:style w:type="table" w:customStyle="1" w:styleId="114">
    <w:name w:val="网格型11"/>
    <w:basedOn w:val="TableNormal"/>
    <w:uiPriority w:val="39"/>
    <w:qFormat/>
    <w:rsid w:val="007F518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4">
    <w:name w:val="修订3"/>
    <w:uiPriority w:val="99"/>
    <w:qFormat/>
    <w:rsid w:val="007F5184"/>
    <w:rPr>
      <w:kern w:val="2"/>
      <w:sz w:val="21"/>
      <w:szCs w:val="24"/>
    </w:rPr>
  </w:style>
  <w:style w:type="paragraph" w:customStyle="1" w:styleId="msonormal">
    <w:name w:val="msonormal"/>
    <w:basedOn w:val="Normal"/>
    <w:rsid w:val="00521247"/>
    <w:pPr>
      <w:widowControl/>
      <w:spacing w:before="100" w:beforeAutospacing="1" w:after="100" w:afterAutospacing="1"/>
      <w:jc w:val="left"/>
    </w:pPr>
    <w:rPr>
      <w:rFonts w:ascii="宋体" w:hAnsi="宋体" w:cs="宋体"/>
      <w:kern w:val="0"/>
      <w:sz w:val="24"/>
    </w:rPr>
  </w:style>
  <w:style w:type="paragraph" w:customStyle="1" w:styleId="xl63">
    <w:name w:val="xl63"/>
    <w:basedOn w:val="Normal"/>
    <w:rsid w:val="00521247"/>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color w:val="000000"/>
      <w:kern w:val="0"/>
      <w:sz w:val="20"/>
      <w:szCs w:val="20"/>
    </w:rPr>
  </w:style>
  <w:style w:type="paragraph" w:styleId="Revision">
    <w:name w:val="Revision"/>
    <w:hidden/>
    <w:uiPriority w:val="99"/>
    <w:unhideWhenUsed/>
    <w:rsid w:val="008C518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header" Target="header3.xml" /><Relationship Id="rId14" Type="http://schemas.openxmlformats.org/officeDocument/2006/relationships/footer" Target="footer4.xm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2D8441-5DCD-4F1F-91FC-71C6C84A0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98</Pages>
  <Words>14981</Words>
  <Characters>85393</Characters>
  <Application>Microsoft Office Word</Application>
  <DocSecurity>0</DocSecurity>
  <Lines>711</Lines>
  <Paragraphs>200</Paragraphs>
  <ScaleCrop>false</ScaleCrop>
  <Company>Microsoft</Company>
  <LinksUpToDate>false</LinksUpToDate>
  <CharactersWithSpaces>100174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eason lau</cp:lastModifiedBy>
  <cp:revision>24</cp:revision>
  <cp:lastPrinted>2021-05-16T11:04:00Z</cp:lastPrinted>
  <dcterms:created xsi:type="dcterms:W3CDTF">2024-08-23T09:36:00Z</dcterms:created>
  <dcterms:modified xsi:type="dcterms:W3CDTF">2024-08-28T03:52:00Z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D44C810FB9054D5FB5BFCBDEE7100362_13</vt:lpwstr>
  </property>
  <property fmtid="{D5CDD505-2E9C-101B-9397-08002B2CF9AE}" pid="3" name="KSOProductBuildVer">
    <vt:lpwstr>2052-12.1.0.17147</vt:lpwstr>
  </property>
</Properties>
</file>