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4254" w:rsidRDefault="00804254">
      <w:bookmarkStart w:id="0" w:name="_Hlk71456902"/>
    </w:p>
    <w:p w:rsidR="00804254" w:rsidRDefault="00BF3689">
      <w:pPr>
        <w:ind w:firstLineChars="1300" w:firstLine="3654"/>
        <w:rPr>
          <w:rFonts w:ascii="宋体" w:hAnsi="宋体"/>
          <w:color w:val="FF0000"/>
          <w:szCs w:val="21"/>
        </w:rPr>
      </w:pPr>
      <w:r>
        <w:rPr>
          <w:rFonts w:ascii="宋体" w:eastAsia="黑体" w:hAnsi="宋体" w:hint="eastAsia"/>
          <w:b/>
          <w:bCs/>
          <w:color w:val="FF0000"/>
          <w:kern w:val="44"/>
          <w:sz w:val="28"/>
          <w:szCs w:val="44"/>
        </w:rPr>
        <w:t>特别警示条款</w:t>
      </w:r>
    </w:p>
    <w:p w:rsidR="00804254" w:rsidRDefault="00BF3689">
      <w:pPr>
        <w:pBdr>
          <w:top w:val="none" w:sz="0" w:space="1" w:color="auto"/>
          <w:left w:val="none" w:sz="0" w:space="4" w:color="auto"/>
          <w:bottom w:val="none" w:sz="0" w:space="1" w:color="auto"/>
          <w:right w:val="none" w:sz="0" w:space="4" w:color="auto"/>
        </w:pBdr>
        <w:spacing w:afterLines="100" w:after="240" w:line="400" w:lineRule="exact"/>
        <w:ind w:firstLineChars="200" w:firstLine="422"/>
        <w:rPr>
          <w:rFonts w:ascii="宋体" w:hAnsi="宋体" w:cs="宋体"/>
          <w:b/>
          <w:bCs/>
          <w:color w:val="FF0000"/>
          <w:szCs w:val="21"/>
          <w:highlight w:val="yellow"/>
        </w:rPr>
      </w:pPr>
      <w:r>
        <w:rPr>
          <w:rFonts w:ascii="宋体" w:hAnsi="宋体" w:cs="宋体" w:hint="eastAsia"/>
          <w:b/>
          <w:bCs/>
          <w:color w:val="FF0000"/>
          <w:szCs w:val="21"/>
          <w:highlight w:val="yellow"/>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27"/>
        <w:tblW w:w="0" w:type="auto"/>
        <w:tblLook w:val="04A0" w:firstRow="1" w:lastRow="0" w:firstColumn="1" w:lastColumn="0" w:noHBand="0" w:noVBand="1"/>
      </w:tblPr>
      <w:tblGrid>
        <w:gridCol w:w="811"/>
        <w:gridCol w:w="7711"/>
      </w:tblGrid>
      <w:tr w:rsidR="00804254">
        <w:trPr>
          <w:trHeight w:val="660"/>
        </w:trPr>
        <w:tc>
          <w:tcPr>
            <w:tcW w:w="811" w:type="dxa"/>
            <w:tcBorders>
              <w:tl2br w:val="nil"/>
              <w:tr2bl w:val="nil"/>
            </w:tcBorders>
            <w:vAlign w:val="center"/>
          </w:tcPr>
          <w:p w:rsidR="00804254" w:rsidRDefault="00BF3689">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color w:val="FF0000"/>
                <w:szCs w:val="21"/>
              </w:rPr>
              <w:t>序号</w:t>
            </w:r>
          </w:p>
        </w:tc>
        <w:tc>
          <w:tcPr>
            <w:tcW w:w="7711" w:type="dxa"/>
            <w:tcBorders>
              <w:tl2br w:val="nil"/>
              <w:tr2bl w:val="nil"/>
            </w:tcBorders>
            <w:vAlign w:val="center"/>
          </w:tcPr>
          <w:p w:rsidR="00804254" w:rsidRDefault="00BF3689">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b/>
                <w:bCs/>
                <w:color w:val="FF0000"/>
                <w:szCs w:val="21"/>
              </w:rPr>
              <w:t>供应商参与投标禁止情形</w:t>
            </w:r>
          </w:p>
        </w:tc>
      </w:tr>
      <w:tr w:rsidR="00804254">
        <w:tc>
          <w:tcPr>
            <w:tcW w:w="811" w:type="dxa"/>
            <w:tcBorders>
              <w:tl2br w:val="nil"/>
              <w:tr2bl w:val="nil"/>
            </w:tcBorders>
            <w:vAlign w:val="center"/>
          </w:tcPr>
          <w:p w:rsidR="00804254" w:rsidRDefault="00BF3689">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color w:val="FF0000"/>
                <w:szCs w:val="21"/>
              </w:rPr>
              <w:t>1</w:t>
            </w:r>
          </w:p>
        </w:tc>
        <w:tc>
          <w:tcPr>
            <w:tcW w:w="7711" w:type="dxa"/>
            <w:tcBorders>
              <w:tl2br w:val="nil"/>
              <w:tr2bl w:val="nil"/>
            </w:tcBorders>
            <w:vAlign w:val="center"/>
          </w:tcPr>
          <w:p w:rsidR="00804254" w:rsidRDefault="00BF3689">
            <w:pPr>
              <w:pBdr>
                <w:top w:val="none" w:sz="0" w:space="1" w:color="auto"/>
                <w:left w:val="none" w:sz="0" w:space="4" w:color="auto"/>
                <w:bottom w:val="none" w:sz="0" w:space="1" w:color="auto"/>
                <w:right w:val="none" w:sz="0" w:space="4" w:color="auto"/>
              </w:pBdr>
              <w:spacing w:line="400" w:lineRule="exact"/>
              <w:jc w:val="left"/>
              <w:rPr>
                <w:rFonts w:ascii="宋体" w:hAnsi="宋体" w:cs="宋体"/>
                <w:color w:val="FF0000"/>
                <w:szCs w:val="21"/>
              </w:rPr>
            </w:pPr>
            <w:r>
              <w:rPr>
                <w:rFonts w:ascii="宋体" w:hAnsi="宋体" w:cs="宋体" w:hint="eastAsia"/>
                <w:color w:val="FF0000"/>
                <w:szCs w:val="21"/>
              </w:rPr>
              <w:t>与其他投标供应商的法定代表人、主要经营负责人、投标授权代表人、项目负责人、主要技术人员为</w:t>
            </w:r>
            <w:r>
              <w:rPr>
                <w:rFonts w:ascii="宋体" w:hAnsi="宋体" w:cs="宋体" w:hint="eastAsia"/>
                <w:b/>
                <w:bCs/>
                <w:color w:val="FF0000"/>
                <w:szCs w:val="21"/>
              </w:rPr>
              <w:t>同一人、属同一单位或者在同一单位缴纳社会保险</w:t>
            </w:r>
            <w:r>
              <w:rPr>
                <w:rFonts w:ascii="宋体" w:hAnsi="宋体" w:cs="宋体" w:hint="eastAsia"/>
                <w:color w:val="FF0000"/>
                <w:szCs w:val="21"/>
              </w:rPr>
              <w:t>。</w:t>
            </w:r>
          </w:p>
        </w:tc>
      </w:tr>
      <w:tr w:rsidR="00804254">
        <w:trPr>
          <w:trHeight w:val="90"/>
        </w:trPr>
        <w:tc>
          <w:tcPr>
            <w:tcW w:w="811" w:type="dxa"/>
            <w:tcBorders>
              <w:tl2br w:val="nil"/>
              <w:tr2bl w:val="nil"/>
            </w:tcBorders>
            <w:vAlign w:val="center"/>
          </w:tcPr>
          <w:p w:rsidR="00804254" w:rsidRDefault="00BF3689">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color w:val="FF0000"/>
                <w:szCs w:val="21"/>
              </w:rPr>
              <w:t>2</w:t>
            </w:r>
          </w:p>
        </w:tc>
        <w:tc>
          <w:tcPr>
            <w:tcW w:w="7711" w:type="dxa"/>
            <w:tcBorders>
              <w:tl2br w:val="nil"/>
              <w:tr2bl w:val="nil"/>
            </w:tcBorders>
            <w:vAlign w:val="center"/>
          </w:tcPr>
          <w:p w:rsidR="00804254" w:rsidRDefault="00BF3689">
            <w:pPr>
              <w:pBdr>
                <w:top w:val="none" w:sz="0" w:space="1" w:color="auto"/>
                <w:left w:val="none" w:sz="0" w:space="4" w:color="auto"/>
                <w:bottom w:val="none" w:sz="0" w:space="1" w:color="auto"/>
                <w:right w:val="none" w:sz="0" w:space="4" w:color="auto"/>
              </w:pBdr>
              <w:spacing w:line="400" w:lineRule="exact"/>
              <w:jc w:val="left"/>
              <w:rPr>
                <w:rFonts w:ascii="宋体" w:hAnsi="宋体" w:cs="宋体"/>
                <w:color w:val="FF0000"/>
                <w:szCs w:val="21"/>
              </w:rPr>
            </w:pPr>
            <w:r>
              <w:rPr>
                <w:rFonts w:ascii="宋体" w:hAnsi="宋体" w:cs="宋体" w:hint="eastAsia"/>
                <w:color w:val="FF0000"/>
                <w:szCs w:val="21"/>
              </w:rPr>
              <w:t>参与本项目政府采购活动时，与其他投标供应商存在单位负责人为</w:t>
            </w:r>
            <w:r>
              <w:rPr>
                <w:rFonts w:ascii="宋体" w:hAnsi="宋体" w:cs="宋体" w:hint="eastAsia"/>
                <w:b/>
                <w:bCs/>
                <w:color w:val="FF0000"/>
                <w:szCs w:val="21"/>
              </w:rPr>
              <w:t>同一人或直接控股、管理关系</w:t>
            </w:r>
            <w:r>
              <w:rPr>
                <w:rFonts w:ascii="宋体" w:hAnsi="宋体" w:cs="宋体" w:hint="eastAsia"/>
                <w:color w:val="FF0000"/>
                <w:szCs w:val="21"/>
              </w:rPr>
              <w:t>。</w:t>
            </w:r>
          </w:p>
        </w:tc>
      </w:tr>
      <w:tr w:rsidR="00804254">
        <w:tc>
          <w:tcPr>
            <w:tcW w:w="811" w:type="dxa"/>
            <w:tcBorders>
              <w:tl2br w:val="nil"/>
              <w:tr2bl w:val="nil"/>
            </w:tcBorders>
            <w:vAlign w:val="center"/>
          </w:tcPr>
          <w:p w:rsidR="00804254" w:rsidRDefault="00BF3689">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color w:val="FF0000"/>
                <w:szCs w:val="21"/>
              </w:rPr>
              <w:t>3</w:t>
            </w:r>
          </w:p>
        </w:tc>
        <w:tc>
          <w:tcPr>
            <w:tcW w:w="7711" w:type="dxa"/>
            <w:tcBorders>
              <w:tl2br w:val="nil"/>
              <w:tr2bl w:val="nil"/>
            </w:tcBorders>
            <w:vAlign w:val="center"/>
          </w:tcPr>
          <w:p w:rsidR="00804254" w:rsidRDefault="00BF3689">
            <w:pPr>
              <w:pBdr>
                <w:top w:val="none" w:sz="0" w:space="1" w:color="auto"/>
                <w:left w:val="none" w:sz="0" w:space="4" w:color="auto"/>
                <w:bottom w:val="none" w:sz="0" w:space="1" w:color="auto"/>
                <w:right w:val="none" w:sz="0" w:space="4" w:color="auto"/>
              </w:pBdr>
              <w:spacing w:line="400" w:lineRule="exact"/>
              <w:jc w:val="left"/>
              <w:rPr>
                <w:rFonts w:ascii="宋体" w:hAnsi="宋体" w:cs="宋体"/>
                <w:color w:val="FF0000"/>
                <w:szCs w:val="21"/>
              </w:rPr>
            </w:pPr>
            <w:r>
              <w:rPr>
                <w:rFonts w:ascii="宋体" w:hAnsi="宋体" w:cs="宋体" w:hint="eastAsia"/>
                <w:color w:val="FF0000"/>
                <w:szCs w:val="21"/>
              </w:rPr>
              <w:t>与其他投标供应商的投标文件或部分投标文件</w:t>
            </w:r>
            <w:r>
              <w:rPr>
                <w:rFonts w:ascii="宋体" w:hAnsi="宋体" w:cs="宋体" w:hint="eastAsia"/>
                <w:b/>
                <w:bCs/>
                <w:color w:val="FF0000"/>
                <w:szCs w:val="21"/>
              </w:rPr>
              <w:t>相互混装或存在非正常一致</w:t>
            </w:r>
            <w:r>
              <w:rPr>
                <w:rFonts w:ascii="宋体" w:hAnsi="宋体" w:cs="宋体" w:hint="eastAsia"/>
                <w:color w:val="FF0000"/>
                <w:szCs w:val="21"/>
              </w:rPr>
              <w:t>。</w:t>
            </w:r>
          </w:p>
        </w:tc>
      </w:tr>
      <w:tr w:rsidR="00804254">
        <w:trPr>
          <w:trHeight w:val="1325"/>
        </w:trPr>
        <w:tc>
          <w:tcPr>
            <w:tcW w:w="811" w:type="dxa"/>
            <w:tcBorders>
              <w:tl2br w:val="nil"/>
              <w:tr2bl w:val="nil"/>
            </w:tcBorders>
            <w:vAlign w:val="center"/>
          </w:tcPr>
          <w:p w:rsidR="00804254" w:rsidRDefault="00BF3689">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color w:val="FF0000"/>
                <w:szCs w:val="21"/>
              </w:rPr>
              <w:t>4</w:t>
            </w:r>
          </w:p>
        </w:tc>
        <w:tc>
          <w:tcPr>
            <w:tcW w:w="7711" w:type="dxa"/>
            <w:tcBorders>
              <w:tl2br w:val="nil"/>
              <w:tr2bl w:val="nil"/>
            </w:tcBorders>
            <w:vAlign w:val="center"/>
          </w:tcPr>
          <w:p w:rsidR="00804254" w:rsidRDefault="00BF3689">
            <w:pPr>
              <w:pBdr>
                <w:top w:val="none" w:sz="0" w:space="1" w:color="auto"/>
                <w:left w:val="none" w:sz="0" w:space="4" w:color="auto"/>
                <w:bottom w:val="none" w:sz="0" w:space="1" w:color="auto"/>
                <w:right w:val="none" w:sz="0" w:space="4" w:color="auto"/>
              </w:pBdr>
              <w:spacing w:line="400" w:lineRule="exact"/>
              <w:jc w:val="left"/>
              <w:rPr>
                <w:rFonts w:ascii="宋体" w:hAnsi="宋体" w:cs="宋体"/>
                <w:color w:val="FF0000"/>
                <w:szCs w:val="21"/>
              </w:rPr>
            </w:pPr>
            <w:r>
              <w:rPr>
                <w:rFonts w:ascii="宋体" w:hAnsi="宋体" w:cs="宋体" w:hint="eastAsia"/>
                <w:color w:val="FF0000"/>
                <w:szCs w:val="21"/>
              </w:rPr>
              <w:t>与其他投标供应商的投标文件由</w:t>
            </w:r>
            <w:r>
              <w:rPr>
                <w:rFonts w:ascii="宋体" w:hAnsi="宋体" w:cs="宋体" w:hint="eastAsia"/>
                <w:b/>
                <w:bCs/>
                <w:color w:val="FF0000"/>
                <w:szCs w:val="21"/>
              </w:rPr>
              <w:t>同一单位或者同一人编制</w:t>
            </w:r>
            <w:r>
              <w:rPr>
                <w:rFonts w:ascii="宋体" w:hAnsi="宋体" w:cs="宋体" w:hint="eastAsia"/>
                <w:color w:val="FF0000"/>
                <w:szCs w:val="21"/>
              </w:rPr>
              <w:t>，或者使用</w:t>
            </w:r>
            <w:r>
              <w:rPr>
                <w:rFonts w:ascii="宋体" w:hAnsi="宋体" w:cs="宋体" w:hint="eastAsia"/>
                <w:b/>
                <w:bCs/>
                <w:color w:val="FF0000"/>
                <w:szCs w:val="21"/>
              </w:rPr>
              <w:t>同一设备编制</w:t>
            </w:r>
            <w:r>
              <w:rPr>
                <w:rFonts w:ascii="宋体" w:hAnsi="宋体" w:cs="宋体" w:hint="eastAsia"/>
                <w:color w:val="FF0000"/>
                <w:szCs w:val="21"/>
              </w:rPr>
              <w:t>（“文件制作机器码”“文件创建标识码”一致）。</w:t>
            </w:r>
          </w:p>
        </w:tc>
      </w:tr>
      <w:tr w:rsidR="00804254">
        <w:trPr>
          <w:trHeight w:val="985"/>
        </w:trPr>
        <w:tc>
          <w:tcPr>
            <w:tcW w:w="811" w:type="dxa"/>
            <w:tcBorders>
              <w:tl2br w:val="nil"/>
              <w:tr2bl w:val="nil"/>
            </w:tcBorders>
            <w:vAlign w:val="center"/>
          </w:tcPr>
          <w:p w:rsidR="00804254" w:rsidRDefault="00BF3689">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color w:val="FF0000"/>
                <w:szCs w:val="21"/>
              </w:rPr>
              <w:t>5</w:t>
            </w:r>
          </w:p>
        </w:tc>
        <w:tc>
          <w:tcPr>
            <w:tcW w:w="7711" w:type="dxa"/>
            <w:tcBorders>
              <w:tl2br w:val="nil"/>
              <w:tr2bl w:val="nil"/>
            </w:tcBorders>
            <w:vAlign w:val="center"/>
          </w:tcPr>
          <w:p w:rsidR="00804254" w:rsidRDefault="00BF3689">
            <w:pPr>
              <w:pBdr>
                <w:top w:val="none" w:sz="0" w:space="1" w:color="auto"/>
                <w:left w:val="none" w:sz="0" w:space="4" w:color="auto"/>
                <w:bottom w:val="none" w:sz="0" w:space="1" w:color="auto"/>
                <w:right w:val="none" w:sz="0" w:space="4" w:color="auto"/>
              </w:pBdr>
              <w:spacing w:line="400" w:lineRule="exact"/>
              <w:jc w:val="left"/>
              <w:rPr>
                <w:rFonts w:ascii="宋体" w:hAnsi="宋体" w:cs="宋体"/>
                <w:color w:val="FF0000"/>
                <w:szCs w:val="21"/>
              </w:rPr>
            </w:pPr>
            <w:r>
              <w:rPr>
                <w:rFonts w:ascii="宋体" w:hAnsi="宋体" w:cs="宋体" w:hint="eastAsia"/>
                <w:color w:val="FF0000"/>
                <w:szCs w:val="21"/>
              </w:rPr>
              <w:t>提供</w:t>
            </w:r>
            <w:r>
              <w:rPr>
                <w:rFonts w:ascii="宋体" w:hAnsi="宋体" w:cs="宋体" w:hint="eastAsia"/>
                <w:b/>
                <w:bCs/>
                <w:color w:val="FF0000"/>
                <w:szCs w:val="21"/>
              </w:rPr>
              <w:t>未经出具机构核实</w:t>
            </w:r>
            <w:r>
              <w:rPr>
                <w:rFonts w:ascii="宋体" w:hAnsi="宋体" w:cs="宋体" w:hint="eastAsia"/>
                <w:color w:val="FF0000"/>
                <w:szCs w:val="21"/>
              </w:rPr>
              <w:t>的虚假的检验检测报告、业绩材料、社保缴纳证明、学历学位证书、职称认证证书等材料。</w:t>
            </w:r>
          </w:p>
        </w:tc>
      </w:tr>
      <w:tr w:rsidR="00804254">
        <w:trPr>
          <w:trHeight w:val="588"/>
        </w:trPr>
        <w:tc>
          <w:tcPr>
            <w:tcW w:w="811" w:type="dxa"/>
            <w:tcBorders>
              <w:tl2br w:val="nil"/>
              <w:tr2bl w:val="nil"/>
            </w:tcBorders>
            <w:vAlign w:val="center"/>
          </w:tcPr>
          <w:p w:rsidR="00804254" w:rsidRDefault="00BF3689">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color w:val="FF0000"/>
                <w:szCs w:val="21"/>
              </w:rPr>
              <w:t>6</w:t>
            </w:r>
          </w:p>
        </w:tc>
        <w:tc>
          <w:tcPr>
            <w:tcW w:w="7711" w:type="dxa"/>
            <w:tcBorders>
              <w:tl2br w:val="nil"/>
              <w:tr2bl w:val="nil"/>
            </w:tcBorders>
            <w:vAlign w:val="center"/>
          </w:tcPr>
          <w:p w:rsidR="00804254" w:rsidRDefault="00BF3689">
            <w:pPr>
              <w:pBdr>
                <w:top w:val="none" w:sz="0" w:space="1" w:color="auto"/>
                <w:left w:val="none" w:sz="0" w:space="4" w:color="auto"/>
                <w:bottom w:val="none" w:sz="0" w:space="1" w:color="auto"/>
                <w:right w:val="none" w:sz="0" w:space="4" w:color="auto"/>
              </w:pBdr>
              <w:spacing w:line="400" w:lineRule="exact"/>
              <w:jc w:val="left"/>
              <w:rPr>
                <w:rFonts w:ascii="宋体" w:hAnsi="宋体" w:cs="宋体"/>
                <w:color w:val="FF0000"/>
                <w:szCs w:val="21"/>
              </w:rPr>
            </w:pPr>
            <w:r>
              <w:rPr>
                <w:rFonts w:ascii="宋体" w:hAnsi="宋体" w:cs="宋体" w:hint="eastAsia"/>
                <w:color w:val="FF0000"/>
                <w:szCs w:val="21"/>
              </w:rPr>
              <w:t>擅自将投标密钥或电子营业执照出借他人使用或未妥善保管。</w:t>
            </w:r>
          </w:p>
        </w:tc>
      </w:tr>
    </w:tbl>
    <w:p w:rsidR="00804254" w:rsidRDefault="00804254">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p>
    <w:p w:rsidR="00804254" w:rsidRDefault="00BF3689">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rsidR="00804254" w:rsidRDefault="00BF3689">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（一）在采购活动中应当回避而未回避的；</w:t>
      </w:r>
    </w:p>
    <w:p w:rsidR="00804254" w:rsidRDefault="00BF3689">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rsidR="00804254" w:rsidRDefault="00BF3689">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（三）隐瞒真实情况，提供虚假资料的；</w:t>
      </w:r>
    </w:p>
    <w:p w:rsidR="00804254" w:rsidRDefault="00BF3689">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（四）以非法手段排斥其他供应商参与竞争的；</w:t>
      </w:r>
    </w:p>
    <w:p w:rsidR="00804254" w:rsidRDefault="00BF3689">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（五）与其他采购参加人串通投标的；</w:t>
      </w:r>
    </w:p>
    <w:p w:rsidR="00804254" w:rsidRDefault="00BF3689">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（六）恶意投诉的；</w:t>
      </w:r>
    </w:p>
    <w:p w:rsidR="00804254" w:rsidRDefault="00BF3689">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（七）向采购项目相关人行贿或者提供其他不当利益的；</w:t>
      </w:r>
    </w:p>
    <w:p w:rsidR="00804254" w:rsidRDefault="00BF3689">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（八）阻碍、抗拒主管部门监督检查的；</w:t>
      </w:r>
    </w:p>
    <w:p w:rsidR="00804254" w:rsidRDefault="00BF3689">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（九）其他违反本条例规定的行为。</w:t>
      </w:r>
    </w:p>
    <w:p w:rsidR="00804254" w:rsidRDefault="00BF3689">
      <w:pPr>
        <w:pBdr>
          <w:top w:val="none" w:sz="0" w:space="1" w:color="auto"/>
          <w:left w:val="none" w:sz="0" w:space="4" w:color="auto"/>
          <w:bottom w:val="none" w:sz="0" w:space="1" w:color="auto"/>
          <w:right w:val="none" w:sz="0" w:space="4" w:color="auto"/>
        </w:pBdr>
        <w:ind w:firstLineChars="200" w:firstLine="402"/>
        <w:rPr>
          <w:rFonts w:ascii="宋体" w:hAnsi="宋体"/>
          <w:color w:val="FF0000"/>
          <w:sz w:val="20"/>
          <w:szCs w:val="20"/>
        </w:rPr>
      </w:pPr>
      <w:r>
        <w:rPr>
          <w:rFonts w:ascii="宋体" w:hAnsi="宋体" w:hint="eastAsia"/>
          <w:b/>
          <w:bCs/>
          <w:color w:val="FF0000"/>
          <w:sz w:val="20"/>
          <w:szCs w:val="20"/>
        </w:rPr>
        <w:t xml:space="preserve">二、《深圳经济特区政府采购条例实施细则》第七十五条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804254" w:rsidRDefault="00BF3689">
      <w:pPr>
        <w:pBdr>
          <w:top w:val="none" w:sz="0" w:space="1" w:color="auto"/>
          <w:left w:val="none" w:sz="0" w:space="4" w:color="auto"/>
          <w:bottom w:val="none" w:sz="0" w:space="1" w:color="auto"/>
          <w:right w:val="none" w:sz="0" w:space="4" w:color="auto"/>
        </w:pBdr>
        <w:ind w:firstLineChars="200" w:firstLine="402"/>
        <w:rPr>
          <w:rFonts w:ascii="宋体" w:hAnsi="宋体"/>
          <w:color w:val="FF0000"/>
          <w:sz w:val="20"/>
          <w:szCs w:val="20"/>
        </w:rPr>
      </w:pPr>
      <w:r>
        <w:rPr>
          <w:rFonts w:ascii="宋体" w:hAnsi="宋体" w:hint="eastAsia"/>
          <w:b/>
          <w:bCs/>
          <w:color w:val="FF0000"/>
          <w:sz w:val="20"/>
          <w:szCs w:val="20"/>
        </w:rPr>
        <w:lastRenderedPageBreak/>
        <w:t xml:space="preserve">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804254" w:rsidRDefault="00BF3689">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rsidR="00804254" w:rsidRDefault="00BF3689">
      <w:pPr>
        <w:pBdr>
          <w:top w:val="none" w:sz="0" w:space="1" w:color="auto"/>
          <w:left w:val="none" w:sz="0" w:space="4" w:color="auto"/>
          <w:bottom w:val="none" w:sz="0" w:space="1" w:color="auto"/>
          <w:right w:val="none" w:sz="0" w:space="4" w:color="auto"/>
        </w:pBdr>
        <w:ind w:firstLineChars="200" w:firstLine="400"/>
        <w:rPr>
          <w:bCs/>
          <w:color w:val="FF0000"/>
          <w:sz w:val="20"/>
          <w:szCs w:val="20"/>
        </w:rPr>
      </w:pPr>
      <w:r>
        <w:rPr>
          <w:rFonts w:hint="eastAsia"/>
          <w:bCs/>
          <w:color w:val="FF0000"/>
          <w:sz w:val="20"/>
          <w:szCs w:val="20"/>
        </w:rPr>
        <w:t>四、供应商在使用深圳政府采购智慧平台的投标文件制作工具创建投标文件时，该工具将自动在投标文件中记录文件创建标识码，同时提取投标文件制作电脑的网卡</w:t>
      </w:r>
      <w:r>
        <w:rPr>
          <w:rFonts w:hint="eastAsia"/>
          <w:bCs/>
          <w:color w:val="FF0000"/>
          <w:sz w:val="20"/>
          <w:szCs w:val="20"/>
        </w:rPr>
        <w:t>MAC</w:t>
      </w:r>
      <w:r>
        <w:rPr>
          <w:rFonts w:hint="eastAsia"/>
          <w:bCs/>
          <w:color w:val="FF0000"/>
          <w:sz w:val="20"/>
          <w:szCs w:val="20"/>
        </w:rPr>
        <w:t>地址、硬盘序列号、</w:t>
      </w:r>
      <w:r>
        <w:rPr>
          <w:rFonts w:hint="eastAsia"/>
          <w:bCs/>
          <w:color w:val="FF0000"/>
          <w:sz w:val="20"/>
          <w:szCs w:val="20"/>
        </w:rPr>
        <w:t>CPU</w:t>
      </w:r>
      <w:r>
        <w:rPr>
          <w:rFonts w:hint="eastAsia"/>
          <w:bCs/>
          <w:color w:val="FF0000"/>
          <w:sz w:val="20"/>
          <w:szCs w:val="20"/>
        </w:rPr>
        <w:t>序列号、主板序列号和工具标识号，经加密生成文件制作机器码并在投标文件中记录。文件制作机器码一致表明不同供应商使用了同一设备编制投标文件，文件创建标识码一致表明不同供应商的投标文件为同一份文件，</w:t>
      </w:r>
      <w:r>
        <w:rPr>
          <w:rFonts w:hint="eastAsia"/>
          <w:bCs/>
          <w:color w:val="FF0000"/>
          <w:sz w:val="20"/>
          <w:szCs w:val="20"/>
        </w:rPr>
        <w:t>IP</w:t>
      </w:r>
      <w:r>
        <w:rPr>
          <w:rFonts w:hint="eastAsia"/>
          <w:bCs/>
          <w:color w:val="FF0000"/>
          <w:sz w:val="20"/>
          <w:szCs w:val="20"/>
        </w:rPr>
        <w:t>地址一致表明上传投标文件时使用了相同的网络。</w:t>
      </w:r>
    </w:p>
    <w:p w:rsidR="00804254" w:rsidRDefault="00BF3689">
      <w:pPr>
        <w:pBdr>
          <w:top w:val="none" w:sz="0" w:space="1" w:color="auto"/>
          <w:left w:val="none" w:sz="0" w:space="4" w:color="auto"/>
          <w:bottom w:val="none" w:sz="0" w:space="1" w:color="auto"/>
          <w:right w:val="none" w:sz="0" w:space="4" w:color="auto"/>
        </w:pBdr>
        <w:ind w:firstLineChars="200" w:firstLine="400"/>
        <w:rPr>
          <w:bCs/>
          <w:color w:val="FF0000"/>
          <w:sz w:val="20"/>
          <w:szCs w:val="20"/>
        </w:rPr>
      </w:pPr>
      <w:r>
        <w:rPr>
          <w:rFonts w:hint="eastAsia"/>
          <w:bCs/>
          <w:color w:val="FF0000"/>
          <w:sz w:val="20"/>
          <w:szCs w:val="20"/>
        </w:rPr>
        <w:t>为避免出现不同供应商投标文件的文件制作机器码、文件创建标识码、</w:t>
      </w:r>
      <w:r>
        <w:rPr>
          <w:rFonts w:hint="eastAsia"/>
          <w:bCs/>
          <w:color w:val="FF0000"/>
          <w:sz w:val="20"/>
          <w:szCs w:val="20"/>
        </w:rPr>
        <w:t>IP</w:t>
      </w:r>
      <w:r>
        <w:rPr>
          <w:rFonts w:hint="eastAsia"/>
          <w:bCs/>
          <w:color w:val="FF0000"/>
          <w:sz w:val="20"/>
          <w:szCs w:val="20"/>
        </w:rPr>
        <w:t>地址一致的异常情况，建议各供应商编制、上传投标文件时不要使用公共电脑设备或公共网络。</w:t>
      </w:r>
    </w:p>
    <w:p w:rsidR="00804254" w:rsidRDefault="00BF3689">
      <w:pPr>
        <w:pBdr>
          <w:top w:val="none" w:sz="0" w:space="1" w:color="auto"/>
          <w:left w:val="none" w:sz="0" w:space="4" w:color="auto"/>
          <w:bottom w:val="none" w:sz="0" w:space="1" w:color="auto"/>
          <w:right w:val="none" w:sz="0" w:space="4" w:color="auto"/>
        </w:pBdr>
        <w:ind w:firstLineChars="200" w:firstLine="400"/>
        <w:rPr>
          <w:bCs/>
          <w:color w:val="FF0000"/>
          <w:sz w:val="20"/>
          <w:szCs w:val="20"/>
        </w:rPr>
      </w:pPr>
      <w:r>
        <w:rPr>
          <w:rFonts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rPr>
        <w:t>、</w:t>
      </w:r>
      <w:r>
        <w:rPr>
          <w:rFonts w:ascii="宋体" w:hAnsi="宋体" w:hint="eastAsia"/>
          <w:color w:val="FF0000"/>
          <w:sz w:val="20"/>
          <w:szCs w:val="20"/>
        </w:rPr>
        <w:t>依法吊销其营业</w:t>
      </w:r>
      <w:r>
        <w:rPr>
          <w:rFonts w:hAnsi="宋体" w:hint="eastAsia"/>
          <w:color w:val="FF0000"/>
          <w:sz w:val="20"/>
          <w:szCs w:val="20"/>
        </w:rPr>
        <w:t>执照等行政处罚，</w:t>
      </w:r>
      <w:r>
        <w:rPr>
          <w:rFonts w:ascii="宋体" w:hAnsi="宋体" w:hint="eastAsia"/>
          <w:color w:val="FF0000"/>
          <w:sz w:val="20"/>
          <w:szCs w:val="20"/>
        </w:rPr>
        <w:t>构成犯罪的，依法追究刑事责任</w:t>
      </w:r>
      <w:r>
        <w:rPr>
          <w:rFonts w:hint="eastAsia"/>
          <w:bCs/>
          <w:color w:val="FF0000"/>
          <w:sz w:val="20"/>
          <w:szCs w:val="20"/>
        </w:rPr>
        <w:t>，请各供应商独立编制、上传投标文件，妥善保管和使用电子秘钥。</w:t>
      </w:r>
    </w:p>
    <w:p w:rsidR="00804254" w:rsidRDefault="00BF3689">
      <w:pPr>
        <w:pBdr>
          <w:top w:val="none" w:sz="0" w:space="1" w:color="auto"/>
          <w:left w:val="none" w:sz="0" w:space="4" w:color="auto"/>
          <w:bottom w:val="none" w:sz="0" w:space="1" w:color="auto"/>
          <w:right w:val="none" w:sz="0" w:space="4" w:color="auto"/>
        </w:pBdr>
        <w:ind w:firstLineChars="200" w:firstLine="422"/>
        <w:rPr>
          <w:b/>
          <w:color w:val="FF0000"/>
        </w:rPr>
      </w:pPr>
      <w:r>
        <w:rPr>
          <w:rFonts w:hint="eastAsia"/>
          <w:b/>
          <w:color w:val="FF0000"/>
        </w:rPr>
        <w:t>五、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rsidR="00804254" w:rsidRDefault="00804254">
      <w:pPr>
        <w:rPr>
          <w:rFonts w:ascii="Calibri" w:hAnsi="Calibri"/>
          <w:szCs w:val="22"/>
        </w:rPr>
      </w:pPr>
    </w:p>
    <w:p w:rsidR="00804254" w:rsidRDefault="00BF3689">
      <w:pPr>
        <w:pBdr>
          <w:top w:val="none" w:sz="0" w:space="1" w:color="auto"/>
          <w:left w:val="none" w:sz="0" w:space="4" w:color="auto"/>
          <w:bottom w:val="none" w:sz="0" w:space="1" w:color="auto"/>
          <w:right w:val="none" w:sz="0" w:space="4" w:color="auto"/>
        </w:pBdr>
        <w:ind w:firstLineChars="200" w:firstLine="422"/>
        <w:rPr>
          <w:b/>
          <w:color w:val="FF0000"/>
        </w:rPr>
      </w:pPr>
      <w:r>
        <w:rPr>
          <w:rFonts w:hint="eastAsia"/>
          <w:b/>
          <w:color w:val="FF0000"/>
        </w:rPr>
        <w:t>注：“特别警示条款”和《政府采购违法行为风险知悉确认书》用于对供应商违法行为的提醒，不作为供应商资格性审查及符合性审查条件。</w:t>
      </w:r>
    </w:p>
    <w:p w:rsidR="00804254" w:rsidRDefault="00804254">
      <w:pPr>
        <w:ind w:firstLineChars="200" w:firstLine="400"/>
        <w:rPr>
          <w:bCs/>
          <w:color w:val="FF0000"/>
          <w:sz w:val="20"/>
          <w:szCs w:val="20"/>
        </w:rPr>
      </w:pPr>
    </w:p>
    <w:p w:rsidR="00804254" w:rsidRDefault="00804254">
      <w:pPr>
        <w:ind w:firstLineChars="200" w:firstLine="400"/>
        <w:rPr>
          <w:rFonts w:ascii="宋体" w:hAnsi="宋体"/>
          <w:color w:val="FF0000"/>
          <w:sz w:val="20"/>
          <w:szCs w:val="20"/>
        </w:rPr>
        <w:sectPr w:rsidR="00804254">
          <w:pgSz w:w="11907" w:h="16840"/>
          <w:pgMar w:top="1440" w:right="1797" w:bottom="1440" w:left="1797" w:header="851" w:footer="992" w:gutter="0"/>
          <w:cols w:space="425"/>
          <w:titlePg/>
          <w:docGrid w:linePitch="462"/>
        </w:sectPr>
      </w:pPr>
    </w:p>
    <w:p w:rsidR="00804254" w:rsidRDefault="00804254"/>
    <w:p w:rsidR="00804254" w:rsidRDefault="00804254"/>
    <w:p w:rsidR="00804254" w:rsidRDefault="00BF3689">
      <w:pPr>
        <w:pStyle w:val="af4"/>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W w:w="7943" w:type="dxa"/>
        <w:jc w:val="center"/>
        <w:tblCellSpacing w:w="0" w:type="dxa"/>
        <w:tblLayout w:type="fixed"/>
        <w:tblCellMar>
          <w:top w:w="45" w:type="dxa"/>
          <w:left w:w="45" w:type="dxa"/>
          <w:bottom w:w="45" w:type="dxa"/>
          <w:right w:w="45" w:type="dxa"/>
        </w:tblCellMar>
        <w:tblLook w:val="04A0" w:firstRow="1" w:lastRow="0" w:firstColumn="1" w:lastColumn="0" w:noHBand="0" w:noVBand="1"/>
      </w:tblPr>
      <w:tblGrid>
        <w:gridCol w:w="2723"/>
        <w:gridCol w:w="5220"/>
      </w:tblGrid>
      <w:tr w:rsidR="00804254">
        <w:trPr>
          <w:trHeight w:val="738"/>
          <w:tblCellSpacing w:w="0" w:type="dxa"/>
          <w:jc w:val="center"/>
        </w:trPr>
        <w:tc>
          <w:tcPr>
            <w:tcW w:w="2723" w:type="dxa"/>
            <w:shd w:val="clear" w:color="auto" w:fill="auto"/>
            <w:vAlign w:val="center"/>
          </w:tcPr>
          <w:p w:rsidR="00804254" w:rsidRDefault="00BF3689">
            <w:pPr>
              <w:widowControl/>
              <w:jc w:val="right"/>
              <w:rPr>
                <w:sz w:val="30"/>
                <w:szCs w:val="30"/>
              </w:rPr>
            </w:pPr>
            <w:r>
              <w:rPr>
                <w:rFonts w:ascii="宋体" w:hAnsi="宋体" w:cs="宋体"/>
                <w:kern w:val="0"/>
                <w:sz w:val="30"/>
                <w:szCs w:val="30"/>
                <w:lang w:bidi="ar"/>
              </w:rPr>
              <w:t>项目编号：</w:t>
            </w:r>
          </w:p>
        </w:tc>
        <w:tc>
          <w:tcPr>
            <w:tcW w:w="5220" w:type="dxa"/>
            <w:shd w:val="clear" w:color="auto" w:fill="auto"/>
            <w:vAlign w:val="center"/>
          </w:tcPr>
          <w:p w:rsidR="00804254" w:rsidRDefault="00BF3689">
            <w:pPr>
              <w:widowControl/>
              <w:jc w:val="left"/>
              <w:rPr>
                <w:sz w:val="30"/>
                <w:szCs w:val="30"/>
              </w:rPr>
            </w:pPr>
            <w:r>
              <w:rPr>
                <w:rFonts w:ascii="宋体" w:hAnsi="宋体" w:cs="宋体"/>
                <w:kern w:val="0"/>
                <w:sz w:val="30"/>
                <w:szCs w:val="30"/>
                <w:lang w:bidi="ar"/>
              </w:rPr>
              <w:t>**********</w:t>
            </w:r>
          </w:p>
        </w:tc>
      </w:tr>
      <w:tr w:rsidR="00804254">
        <w:trPr>
          <w:trHeight w:val="738"/>
          <w:tblCellSpacing w:w="0" w:type="dxa"/>
          <w:jc w:val="center"/>
        </w:trPr>
        <w:tc>
          <w:tcPr>
            <w:tcW w:w="2723" w:type="dxa"/>
            <w:shd w:val="clear" w:color="auto" w:fill="auto"/>
            <w:vAlign w:val="center"/>
          </w:tcPr>
          <w:p w:rsidR="00804254" w:rsidRDefault="00BF3689">
            <w:pPr>
              <w:widowControl/>
              <w:jc w:val="right"/>
              <w:rPr>
                <w:sz w:val="30"/>
                <w:szCs w:val="30"/>
              </w:rPr>
            </w:pPr>
            <w:r>
              <w:rPr>
                <w:rFonts w:ascii="宋体" w:hAnsi="宋体" w:cs="宋体"/>
                <w:kern w:val="0"/>
                <w:sz w:val="30"/>
                <w:szCs w:val="30"/>
                <w:lang w:bidi="ar"/>
              </w:rPr>
              <w:t>项目名称：</w:t>
            </w:r>
          </w:p>
        </w:tc>
        <w:tc>
          <w:tcPr>
            <w:tcW w:w="5220" w:type="dxa"/>
            <w:shd w:val="clear" w:color="auto" w:fill="auto"/>
            <w:vAlign w:val="center"/>
          </w:tcPr>
          <w:p w:rsidR="00804254" w:rsidRDefault="00CA2ED9">
            <w:pPr>
              <w:widowControl/>
              <w:jc w:val="left"/>
              <w:rPr>
                <w:sz w:val="30"/>
                <w:szCs w:val="30"/>
              </w:rPr>
            </w:pPr>
            <w:r w:rsidRPr="00CA2ED9">
              <w:rPr>
                <w:rFonts w:ascii="宋体" w:hAnsi="宋体" w:cs="宋体" w:hint="eastAsia"/>
                <w:kern w:val="0"/>
                <w:sz w:val="30"/>
                <w:szCs w:val="30"/>
                <w:lang w:bidi="ar"/>
              </w:rPr>
              <w:t>清水河棚改小学厨房设备采购项目</w:t>
            </w:r>
          </w:p>
        </w:tc>
      </w:tr>
      <w:tr w:rsidR="00804254">
        <w:trPr>
          <w:trHeight w:val="738"/>
          <w:tblCellSpacing w:w="0" w:type="dxa"/>
          <w:jc w:val="center"/>
        </w:trPr>
        <w:tc>
          <w:tcPr>
            <w:tcW w:w="2723" w:type="dxa"/>
            <w:shd w:val="clear" w:color="auto" w:fill="auto"/>
            <w:vAlign w:val="center"/>
          </w:tcPr>
          <w:p w:rsidR="00804254" w:rsidRDefault="00BF3689">
            <w:pPr>
              <w:widowControl/>
              <w:jc w:val="right"/>
              <w:rPr>
                <w:sz w:val="30"/>
                <w:szCs w:val="30"/>
              </w:rPr>
            </w:pPr>
            <w:r>
              <w:rPr>
                <w:rFonts w:ascii="宋体" w:hAnsi="宋体" w:cs="宋体"/>
                <w:kern w:val="0"/>
                <w:sz w:val="30"/>
                <w:szCs w:val="30"/>
                <w:lang w:bidi="ar"/>
              </w:rPr>
              <w:t xml:space="preserve">包 </w:t>
            </w:r>
            <w:r>
              <w:rPr>
                <w:rFonts w:ascii="宋体" w:hAnsi="宋体" w:cs="宋体" w:hint="eastAsia"/>
                <w:kern w:val="0"/>
                <w:sz w:val="30"/>
                <w:szCs w:val="30"/>
                <w:lang w:bidi="ar"/>
              </w:rPr>
              <w:t xml:space="preserve">   </w:t>
            </w:r>
            <w:r>
              <w:rPr>
                <w:rFonts w:ascii="宋体" w:hAnsi="宋体" w:cs="宋体"/>
                <w:kern w:val="0"/>
                <w:sz w:val="30"/>
                <w:szCs w:val="30"/>
                <w:lang w:bidi="ar"/>
              </w:rPr>
              <w:t>号：</w:t>
            </w:r>
          </w:p>
        </w:tc>
        <w:tc>
          <w:tcPr>
            <w:tcW w:w="5220" w:type="dxa"/>
            <w:shd w:val="clear" w:color="auto" w:fill="auto"/>
            <w:vAlign w:val="center"/>
          </w:tcPr>
          <w:p w:rsidR="00804254" w:rsidRDefault="00BF3689">
            <w:pPr>
              <w:widowControl/>
              <w:jc w:val="left"/>
              <w:rPr>
                <w:sz w:val="30"/>
                <w:szCs w:val="30"/>
              </w:rPr>
            </w:pPr>
            <w:r>
              <w:rPr>
                <w:rFonts w:ascii="宋体" w:hAnsi="宋体" w:cs="宋体"/>
                <w:kern w:val="0"/>
                <w:sz w:val="30"/>
                <w:szCs w:val="30"/>
                <w:lang w:bidi="ar"/>
              </w:rPr>
              <w:t>A</w:t>
            </w:r>
          </w:p>
        </w:tc>
      </w:tr>
      <w:tr w:rsidR="00804254">
        <w:trPr>
          <w:trHeight w:val="738"/>
          <w:tblCellSpacing w:w="0" w:type="dxa"/>
          <w:jc w:val="center"/>
        </w:trPr>
        <w:tc>
          <w:tcPr>
            <w:tcW w:w="2723" w:type="dxa"/>
            <w:shd w:val="clear" w:color="auto" w:fill="auto"/>
            <w:vAlign w:val="center"/>
          </w:tcPr>
          <w:p w:rsidR="00804254" w:rsidRDefault="00BF3689">
            <w:pPr>
              <w:widowControl/>
              <w:jc w:val="right"/>
              <w:rPr>
                <w:sz w:val="30"/>
                <w:szCs w:val="30"/>
              </w:rPr>
            </w:pPr>
            <w:r>
              <w:rPr>
                <w:rFonts w:ascii="宋体" w:hAnsi="宋体" w:cs="宋体"/>
                <w:kern w:val="0"/>
                <w:sz w:val="30"/>
                <w:szCs w:val="30"/>
                <w:lang w:bidi="ar"/>
              </w:rPr>
              <w:t>项目类型：</w:t>
            </w:r>
          </w:p>
        </w:tc>
        <w:tc>
          <w:tcPr>
            <w:tcW w:w="5220" w:type="dxa"/>
            <w:shd w:val="clear" w:color="auto" w:fill="auto"/>
            <w:vAlign w:val="center"/>
          </w:tcPr>
          <w:p w:rsidR="00804254" w:rsidRDefault="00BF3689">
            <w:pPr>
              <w:widowControl/>
              <w:jc w:val="left"/>
              <w:rPr>
                <w:sz w:val="30"/>
                <w:szCs w:val="30"/>
              </w:rPr>
            </w:pPr>
            <w:r>
              <w:rPr>
                <w:rFonts w:ascii="宋体" w:hAnsi="宋体" w:cs="宋体"/>
                <w:kern w:val="0"/>
                <w:sz w:val="30"/>
                <w:szCs w:val="30"/>
                <w:lang w:bidi="ar"/>
              </w:rPr>
              <w:t>货物类</w:t>
            </w:r>
          </w:p>
        </w:tc>
      </w:tr>
      <w:tr w:rsidR="00804254">
        <w:trPr>
          <w:trHeight w:val="738"/>
          <w:tblCellSpacing w:w="0" w:type="dxa"/>
          <w:jc w:val="center"/>
        </w:trPr>
        <w:tc>
          <w:tcPr>
            <w:tcW w:w="2723" w:type="dxa"/>
            <w:shd w:val="clear" w:color="auto" w:fill="auto"/>
            <w:vAlign w:val="center"/>
          </w:tcPr>
          <w:p w:rsidR="00804254" w:rsidRDefault="00BF3689">
            <w:pPr>
              <w:widowControl/>
              <w:jc w:val="right"/>
              <w:rPr>
                <w:sz w:val="30"/>
                <w:szCs w:val="30"/>
              </w:rPr>
            </w:pPr>
            <w:r>
              <w:rPr>
                <w:rFonts w:ascii="宋体" w:hAnsi="宋体" w:cs="宋体"/>
                <w:kern w:val="0"/>
                <w:sz w:val="30"/>
                <w:szCs w:val="30"/>
                <w:lang w:bidi="ar"/>
              </w:rPr>
              <w:t>采购方式：</w:t>
            </w:r>
          </w:p>
        </w:tc>
        <w:tc>
          <w:tcPr>
            <w:tcW w:w="5220" w:type="dxa"/>
            <w:shd w:val="clear" w:color="auto" w:fill="auto"/>
            <w:vAlign w:val="center"/>
          </w:tcPr>
          <w:p w:rsidR="00804254" w:rsidRDefault="00BF3689">
            <w:pPr>
              <w:widowControl/>
              <w:jc w:val="left"/>
              <w:rPr>
                <w:sz w:val="30"/>
                <w:szCs w:val="30"/>
              </w:rPr>
            </w:pPr>
            <w:r>
              <w:rPr>
                <w:rFonts w:ascii="宋体" w:hAnsi="宋体" w:cs="宋体"/>
                <w:kern w:val="0"/>
                <w:sz w:val="30"/>
                <w:szCs w:val="30"/>
                <w:lang w:bidi="ar"/>
              </w:rPr>
              <w:t>公开招标</w:t>
            </w:r>
          </w:p>
        </w:tc>
      </w:tr>
      <w:tr w:rsidR="00804254">
        <w:trPr>
          <w:trHeight w:val="738"/>
          <w:tblCellSpacing w:w="0" w:type="dxa"/>
          <w:jc w:val="center"/>
        </w:trPr>
        <w:tc>
          <w:tcPr>
            <w:tcW w:w="2723" w:type="dxa"/>
            <w:shd w:val="clear" w:color="auto" w:fill="auto"/>
            <w:vAlign w:val="center"/>
          </w:tcPr>
          <w:p w:rsidR="00804254" w:rsidRDefault="00BF3689">
            <w:pPr>
              <w:widowControl/>
              <w:jc w:val="right"/>
              <w:rPr>
                <w:sz w:val="30"/>
                <w:szCs w:val="30"/>
              </w:rPr>
            </w:pPr>
            <w:r>
              <w:rPr>
                <w:rFonts w:ascii="宋体" w:hAnsi="宋体" w:cs="宋体"/>
                <w:kern w:val="0"/>
                <w:sz w:val="30"/>
                <w:szCs w:val="30"/>
                <w:lang w:bidi="ar"/>
              </w:rPr>
              <w:t>货币类型：</w:t>
            </w:r>
          </w:p>
        </w:tc>
        <w:tc>
          <w:tcPr>
            <w:tcW w:w="5220" w:type="dxa"/>
            <w:shd w:val="clear" w:color="auto" w:fill="auto"/>
            <w:vAlign w:val="center"/>
          </w:tcPr>
          <w:p w:rsidR="00804254" w:rsidRDefault="00BF3689">
            <w:pPr>
              <w:widowControl/>
              <w:jc w:val="left"/>
              <w:rPr>
                <w:sz w:val="30"/>
                <w:szCs w:val="30"/>
              </w:rPr>
            </w:pPr>
            <w:r>
              <w:rPr>
                <w:rFonts w:ascii="宋体" w:hAnsi="宋体" w:cs="宋体"/>
                <w:kern w:val="0"/>
                <w:sz w:val="30"/>
                <w:szCs w:val="30"/>
                <w:lang w:bidi="ar"/>
              </w:rPr>
              <w:t>人民币</w:t>
            </w:r>
          </w:p>
        </w:tc>
      </w:tr>
      <w:tr w:rsidR="00804254">
        <w:trPr>
          <w:trHeight w:val="738"/>
          <w:tblCellSpacing w:w="0" w:type="dxa"/>
          <w:jc w:val="center"/>
        </w:trPr>
        <w:tc>
          <w:tcPr>
            <w:tcW w:w="2723" w:type="dxa"/>
            <w:shd w:val="clear" w:color="auto" w:fill="auto"/>
            <w:vAlign w:val="center"/>
          </w:tcPr>
          <w:p w:rsidR="00804254" w:rsidRDefault="00BF3689">
            <w:pPr>
              <w:widowControl/>
              <w:jc w:val="right"/>
              <w:rPr>
                <w:sz w:val="30"/>
                <w:szCs w:val="30"/>
              </w:rPr>
            </w:pPr>
            <w:r>
              <w:rPr>
                <w:rFonts w:ascii="宋体" w:hAnsi="宋体" w:cs="宋体"/>
                <w:kern w:val="0"/>
                <w:sz w:val="30"/>
                <w:szCs w:val="30"/>
                <w:lang w:bidi="ar"/>
              </w:rPr>
              <w:t>评标方法：</w:t>
            </w:r>
          </w:p>
        </w:tc>
        <w:tc>
          <w:tcPr>
            <w:tcW w:w="5220" w:type="dxa"/>
            <w:shd w:val="clear" w:color="auto" w:fill="auto"/>
            <w:vAlign w:val="center"/>
          </w:tcPr>
          <w:p w:rsidR="00804254" w:rsidRDefault="00BF3689">
            <w:pPr>
              <w:widowControl/>
              <w:jc w:val="left"/>
              <w:rPr>
                <w:sz w:val="30"/>
                <w:szCs w:val="30"/>
              </w:rPr>
            </w:pPr>
            <w:r>
              <w:rPr>
                <w:rFonts w:ascii="宋体" w:hAnsi="宋体" w:cs="宋体"/>
                <w:kern w:val="0"/>
                <w:sz w:val="30"/>
                <w:szCs w:val="30"/>
                <w:lang w:bidi="ar"/>
              </w:rPr>
              <w:t>综合评分法</w:t>
            </w:r>
          </w:p>
        </w:tc>
      </w:tr>
      <w:bookmarkEnd w:id="0"/>
    </w:tbl>
    <w:p w:rsidR="00804254" w:rsidRDefault="00804254">
      <w:pPr>
        <w:pStyle w:val="af4"/>
        <w:widowControl/>
        <w:jc w:val="center"/>
        <w:outlineLvl w:val="1"/>
        <w:rPr>
          <w:rFonts w:ascii="黑体" w:eastAsia="黑体" w:hAnsi="宋体" w:cs="黑体"/>
          <w:sz w:val="40"/>
          <w:szCs w:val="40"/>
        </w:rPr>
        <w:sectPr w:rsidR="00804254">
          <w:footerReference w:type="even" r:id="rId8"/>
          <w:footerReference w:type="default" r:id="rId9"/>
          <w:headerReference w:type="first" r:id="rId10"/>
          <w:pgSz w:w="11907" w:h="16840"/>
          <w:pgMar w:top="1440" w:right="1418" w:bottom="1440" w:left="1418" w:header="851" w:footer="992" w:gutter="0"/>
          <w:cols w:space="425"/>
          <w:titlePg/>
          <w:docGrid w:linePitch="462"/>
        </w:sectPr>
      </w:pPr>
    </w:p>
    <w:p w:rsidR="00804254" w:rsidRDefault="00BF3689">
      <w:pPr>
        <w:pStyle w:val="af4"/>
        <w:widowControl/>
        <w:jc w:val="center"/>
        <w:outlineLvl w:val="1"/>
        <w:rPr>
          <w:rFonts w:ascii="黑体" w:eastAsia="黑体" w:hAnsi="宋体" w:cs="黑体"/>
          <w:sz w:val="40"/>
          <w:szCs w:val="40"/>
        </w:rPr>
      </w:pPr>
      <w:r>
        <w:rPr>
          <w:rFonts w:ascii="黑体" w:eastAsia="黑体" w:hAnsi="宋体" w:cs="黑体" w:hint="eastAsia"/>
          <w:sz w:val="40"/>
          <w:szCs w:val="40"/>
        </w:rPr>
        <w:lastRenderedPageBreak/>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firstRow="1" w:lastRow="0" w:firstColumn="1" w:lastColumn="0" w:noHBand="0" w:noVBand="1"/>
      </w:tblPr>
      <w:tblGrid>
        <w:gridCol w:w="794"/>
        <w:gridCol w:w="8284"/>
      </w:tblGrid>
      <w:tr w:rsidR="00804254">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804254" w:rsidRDefault="00BF3689">
            <w:pPr>
              <w:widowControl/>
              <w:jc w:val="center"/>
              <w:rPr>
                <w:sz w:val="28"/>
                <w:szCs w:val="28"/>
              </w:rPr>
            </w:pPr>
            <w:r>
              <w:rPr>
                <w:rFonts w:ascii="宋体" w:hAnsi="宋体" w:cs="宋体"/>
                <w:kern w:val="0"/>
                <w:sz w:val="28"/>
                <w:szCs w:val="28"/>
                <w:lang w:bidi="ar"/>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804254" w:rsidRDefault="00BF3689">
            <w:pPr>
              <w:widowControl/>
              <w:jc w:val="center"/>
              <w:rPr>
                <w:sz w:val="28"/>
                <w:szCs w:val="28"/>
              </w:rPr>
            </w:pPr>
            <w:r>
              <w:rPr>
                <w:rFonts w:ascii="宋体" w:hAnsi="宋体" w:cs="宋体"/>
                <w:kern w:val="0"/>
                <w:sz w:val="28"/>
                <w:szCs w:val="28"/>
                <w:lang w:bidi="ar"/>
              </w:rPr>
              <w:t>内容</w:t>
            </w:r>
          </w:p>
        </w:tc>
      </w:tr>
      <w:tr w:rsidR="00804254">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04254" w:rsidRDefault="00BF3689">
            <w:pPr>
              <w:widowControl/>
              <w:jc w:val="center"/>
              <w:textAlignment w:val="top"/>
              <w:rPr>
                <w:szCs w:val="21"/>
              </w:rPr>
            </w:pPr>
            <w:r>
              <w:rPr>
                <w:rFonts w:ascii="宋体" w:hAnsi="宋体" w:cs="宋体"/>
                <w:kern w:val="0"/>
                <w:szCs w:val="21"/>
                <w:lang w:bidi="ar"/>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04254" w:rsidRDefault="00BF3689">
            <w:pPr>
              <w:widowControl/>
              <w:jc w:val="left"/>
              <w:textAlignment w:val="top"/>
              <w:rPr>
                <w:szCs w:val="21"/>
              </w:rPr>
            </w:pPr>
            <w:r>
              <w:rPr>
                <w:rFonts w:ascii="宋体" w:hAnsi="宋体" w:cs="宋体"/>
                <w:kern w:val="0"/>
                <w:szCs w:val="21"/>
                <w:lang w:bidi="ar"/>
              </w:rPr>
              <w:t>投标人不</w:t>
            </w:r>
            <w:r>
              <w:rPr>
                <w:rFonts w:ascii="宋体" w:hAnsi="宋体" w:cs="宋体" w:hint="eastAsia"/>
                <w:kern w:val="0"/>
                <w:szCs w:val="21"/>
                <w:lang w:bidi="ar"/>
              </w:rPr>
              <w:t>符合</w:t>
            </w:r>
            <w:r>
              <w:rPr>
                <w:rFonts w:ascii="宋体" w:hAnsi="宋体" w:cs="宋体"/>
                <w:kern w:val="0"/>
                <w:szCs w:val="21"/>
                <w:lang w:bidi="ar"/>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lang w:bidi="ar"/>
              </w:rPr>
              <w:t>）</w:t>
            </w:r>
          </w:p>
        </w:tc>
      </w:tr>
    </w:tbl>
    <w:p w:rsidR="00804254" w:rsidRDefault="00BF3689">
      <w:pPr>
        <w:pStyle w:val="af4"/>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firstRow="1" w:lastRow="0" w:firstColumn="1" w:lastColumn="0" w:noHBand="0" w:noVBand="1"/>
      </w:tblPr>
      <w:tblGrid>
        <w:gridCol w:w="794"/>
        <w:gridCol w:w="8284"/>
      </w:tblGrid>
      <w:tr w:rsidR="00804254">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804254" w:rsidRDefault="00BF3689">
            <w:pPr>
              <w:widowControl/>
              <w:jc w:val="center"/>
              <w:rPr>
                <w:sz w:val="28"/>
                <w:szCs w:val="28"/>
              </w:rPr>
            </w:pPr>
            <w:r>
              <w:rPr>
                <w:rFonts w:ascii="宋体" w:hAnsi="宋体" w:cs="宋体"/>
                <w:kern w:val="0"/>
                <w:sz w:val="28"/>
                <w:szCs w:val="28"/>
                <w:lang w:bidi="ar"/>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804254" w:rsidRDefault="00BF3689">
            <w:pPr>
              <w:widowControl/>
              <w:jc w:val="center"/>
              <w:rPr>
                <w:sz w:val="28"/>
                <w:szCs w:val="28"/>
              </w:rPr>
            </w:pPr>
            <w:r>
              <w:rPr>
                <w:rFonts w:ascii="宋体" w:hAnsi="宋体" w:cs="宋体"/>
                <w:kern w:val="0"/>
                <w:sz w:val="28"/>
                <w:szCs w:val="28"/>
                <w:lang w:bidi="ar"/>
              </w:rPr>
              <w:t>内容</w:t>
            </w:r>
          </w:p>
        </w:tc>
      </w:tr>
      <w:tr w:rsidR="00804254">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jc w:val="center"/>
              <w:textAlignment w:val="top"/>
              <w:rPr>
                <w:szCs w:val="21"/>
              </w:rPr>
            </w:pPr>
            <w:r>
              <w:rPr>
                <w:rFonts w:ascii="宋体" w:hAnsi="宋体" w:cs="宋体"/>
                <w:kern w:val="0"/>
                <w:szCs w:val="21"/>
                <w:lang w:bidi="ar"/>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04254" w:rsidRDefault="00BF3689">
            <w:pPr>
              <w:widowControl/>
              <w:jc w:val="left"/>
              <w:textAlignment w:val="top"/>
              <w:rPr>
                <w:szCs w:val="21"/>
              </w:rPr>
            </w:pPr>
            <w:r>
              <w:rPr>
                <w:rFonts w:hint="eastAsia"/>
              </w:rPr>
              <w:t>不得将一个包的内容拆开投标；</w:t>
            </w:r>
          </w:p>
        </w:tc>
      </w:tr>
      <w:tr w:rsidR="00804254">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jc w:val="center"/>
              <w:textAlignment w:val="top"/>
              <w:rPr>
                <w:szCs w:val="21"/>
              </w:rPr>
            </w:pPr>
            <w:r>
              <w:rPr>
                <w:rFonts w:ascii="宋体" w:hAnsi="宋体" w:cs="宋体"/>
                <w:kern w:val="0"/>
                <w:szCs w:val="21"/>
                <w:lang w:bidi="ar"/>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04254" w:rsidRDefault="00BF3689">
            <w:pPr>
              <w:widowControl/>
              <w:jc w:val="left"/>
              <w:textAlignment w:val="top"/>
              <w:rPr>
                <w:szCs w:val="21"/>
              </w:rPr>
            </w:pPr>
            <w:r>
              <w:rPr>
                <w:rFonts w:hint="eastAsia"/>
              </w:rPr>
              <w:t>对同一项目投标时，不得提供两套以上的投标方案（招标文件另有规定的除外）；</w:t>
            </w:r>
          </w:p>
        </w:tc>
      </w:tr>
      <w:tr w:rsidR="00804254">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jc w:val="center"/>
              <w:textAlignment w:val="top"/>
              <w:rPr>
                <w:szCs w:val="21"/>
              </w:rPr>
            </w:pPr>
            <w:r>
              <w:rPr>
                <w:rFonts w:ascii="宋体" w:hAnsi="宋体" w:cs="宋体"/>
                <w:kern w:val="0"/>
                <w:szCs w:val="21"/>
                <w:lang w:bidi="ar"/>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04254" w:rsidRDefault="00BF3689">
            <w:pPr>
              <w:widowControl/>
              <w:jc w:val="left"/>
              <w:textAlignment w:val="top"/>
              <w:rPr>
                <w:szCs w:val="21"/>
              </w:rPr>
            </w:pPr>
            <w:r>
              <w:rPr>
                <w:rFonts w:hint="eastAsia"/>
              </w:rPr>
              <w:t>分项报价或投标总价不得高于</w:t>
            </w:r>
            <w:bookmarkStart w:id="1" w:name="_Hlk71832186"/>
            <w:r>
              <w:rPr>
                <w:rFonts w:hint="eastAsia"/>
              </w:rPr>
              <w:t>相应预算金额（或设定的预算金额下的最高限价）</w:t>
            </w:r>
            <w:bookmarkEnd w:id="1"/>
            <w:r>
              <w:rPr>
                <w:rFonts w:hint="eastAsia"/>
              </w:rPr>
              <w:t>；</w:t>
            </w:r>
          </w:p>
        </w:tc>
      </w:tr>
      <w:tr w:rsidR="00804254">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jc w:val="center"/>
              <w:textAlignment w:val="top"/>
              <w:rPr>
                <w:szCs w:val="21"/>
              </w:rPr>
            </w:pPr>
            <w:r>
              <w:rPr>
                <w:rFonts w:ascii="宋体" w:hAnsi="宋体" w:cs="宋体"/>
                <w:kern w:val="0"/>
                <w:szCs w:val="21"/>
                <w:lang w:bidi="ar"/>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04254" w:rsidRDefault="00BF3689">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rsidR="00804254">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jc w:val="center"/>
              <w:textAlignment w:val="top"/>
              <w:rPr>
                <w:szCs w:val="21"/>
              </w:rPr>
            </w:pPr>
            <w:r>
              <w:rPr>
                <w:rFonts w:ascii="宋体" w:hAnsi="宋体" w:cs="宋体"/>
                <w:kern w:val="0"/>
                <w:szCs w:val="21"/>
                <w:lang w:bidi="ar"/>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04254" w:rsidRDefault="00BF3689">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b/>
              </w:rPr>
              <w:t>若招标文件未设置实质性条款，不得据此做投标无效处理）；</w:t>
            </w:r>
          </w:p>
        </w:tc>
      </w:tr>
      <w:tr w:rsidR="00804254">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jc w:val="center"/>
              <w:textAlignment w:val="top"/>
              <w:rPr>
                <w:szCs w:val="21"/>
              </w:rPr>
            </w:pPr>
            <w:r>
              <w:rPr>
                <w:rFonts w:ascii="宋体" w:hAnsi="宋体" w:cs="宋体"/>
                <w:kern w:val="0"/>
                <w:szCs w:val="21"/>
                <w:lang w:bidi="ar"/>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04254" w:rsidRDefault="00BF3689">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rsidR="00804254">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jc w:val="center"/>
              <w:textAlignment w:val="top"/>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04254" w:rsidRDefault="00BF3689">
            <w:pPr>
              <w:widowControl/>
              <w:jc w:val="left"/>
              <w:textAlignment w:val="top"/>
            </w:pPr>
            <w:r>
              <w:rPr>
                <w:rFonts w:hint="eastAsia"/>
                <w:b/>
              </w:rPr>
              <w:t>采购标的</w:t>
            </w:r>
            <w:r>
              <w:rPr>
                <w:rFonts w:hint="eastAsia"/>
                <w:b/>
              </w:rPr>
              <w:t>/</w:t>
            </w:r>
            <w:r>
              <w:rPr>
                <w:rFonts w:hint="eastAsia"/>
                <w:b/>
              </w:rPr>
              <w:t>所投产品</w:t>
            </w:r>
            <w:r>
              <w:rPr>
                <w:rFonts w:hint="eastAsia"/>
                <w:b/>
              </w:rPr>
              <w:t>/</w:t>
            </w:r>
            <w:r>
              <w:rPr>
                <w:rFonts w:hint="eastAsia"/>
                <w:b/>
              </w:rPr>
              <w:t>货物清单</w:t>
            </w:r>
            <w:r>
              <w:rPr>
                <w:rFonts w:hint="eastAsia"/>
                <w:b/>
              </w:rPr>
              <w:t>/</w:t>
            </w:r>
            <w:r>
              <w:rPr>
                <w:rFonts w:hint="eastAsia"/>
                <w:b/>
              </w:rPr>
              <w:t>报价等任意一类有缺漏项或响应不全</w:t>
            </w:r>
            <w:r>
              <w:rPr>
                <w:rFonts w:hint="eastAsia"/>
              </w:rPr>
              <w:t>，或者对招标文件规定的项目需求内容或者需求数量进行修改，评审委员会判定投标响应不满足采购需求；</w:t>
            </w:r>
          </w:p>
        </w:tc>
      </w:tr>
      <w:tr w:rsidR="00804254">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jc w:val="center"/>
              <w:textAlignment w:val="top"/>
              <w:rPr>
                <w:szCs w:val="21"/>
              </w:rPr>
            </w:pPr>
            <w:r>
              <w:rPr>
                <w:rFonts w:ascii="宋体" w:hAnsi="宋体" w:cs="宋体"/>
                <w:kern w:val="0"/>
                <w:szCs w:val="21"/>
                <w:lang w:bidi="ar"/>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04254" w:rsidRDefault="00BF3689">
            <w:pPr>
              <w:widowControl/>
              <w:jc w:val="left"/>
              <w:textAlignment w:val="top"/>
              <w:rPr>
                <w:szCs w:val="21"/>
              </w:rPr>
            </w:pPr>
            <w:r>
              <w:rPr>
                <w:rFonts w:hint="eastAsia"/>
              </w:rPr>
              <w:t>投标文件存在列放位置错误，导致属于信息公开情形的没有被公开；</w:t>
            </w:r>
          </w:p>
        </w:tc>
      </w:tr>
      <w:tr w:rsidR="00804254">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jc w:val="center"/>
              <w:textAlignment w:val="top"/>
              <w:rPr>
                <w:szCs w:val="21"/>
              </w:rPr>
            </w:pPr>
            <w:r>
              <w:rPr>
                <w:rFonts w:ascii="宋体" w:hAnsi="宋体" w:cs="宋体"/>
                <w:kern w:val="0"/>
                <w:szCs w:val="21"/>
                <w:lang w:bidi="ar"/>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04254" w:rsidRDefault="00BF3689">
            <w:pPr>
              <w:widowControl/>
              <w:jc w:val="left"/>
              <w:textAlignment w:val="top"/>
              <w:rPr>
                <w:szCs w:val="21"/>
              </w:rPr>
            </w:pPr>
            <w:r>
              <w:rPr>
                <w:rFonts w:hint="eastAsia"/>
              </w:rPr>
              <w:t>投标文件电子文档不得带病毒；</w:t>
            </w:r>
          </w:p>
        </w:tc>
      </w:tr>
      <w:tr w:rsidR="00804254">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jc w:val="center"/>
              <w:textAlignment w:val="top"/>
              <w:rPr>
                <w:szCs w:val="21"/>
              </w:rPr>
            </w:pPr>
            <w:r>
              <w:rPr>
                <w:rFonts w:ascii="宋体" w:hAnsi="宋体" w:cs="宋体"/>
                <w:kern w:val="0"/>
                <w:szCs w:val="21"/>
                <w:lang w:bidi="ar"/>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04254" w:rsidRDefault="00BF3689">
            <w:pPr>
              <w:widowControl/>
              <w:jc w:val="left"/>
              <w:textAlignment w:val="top"/>
              <w:rPr>
                <w:szCs w:val="21"/>
              </w:rPr>
            </w:pPr>
            <w:r>
              <w:rPr>
                <w:rFonts w:hint="eastAsia"/>
              </w:rPr>
              <w:t>投标文件用不属于本公司的电子密钥或电子营业执照进行加密的；</w:t>
            </w:r>
          </w:p>
        </w:tc>
      </w:tr>
      <w:tr w:rsidR="00804254">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jc w:val="center"/>
              <w:textAlignment w:val="top"/>
            </w:pPr>
            <w:r>
              <w:rPr>
                <w:rFonts w:hint="eastAsia"/>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04254" w:rsidRDefault="00BF3689">
            <w:pPr>
              <w:widowControl/>
              <w:jc w:val="left"/>
              <w:textAlignment w:val="top"/>
            </w:pPr>
            <w:r>
              <w:rPr>
                <w:rFonts w:hint="eastAsia"/>
              </w:rPr>
              <w:t>不同投标供应商投标文件“文件制作机器码”一致；</w:t>
            </w:r>
          </w:p>
        </w:tc>
      </w:tr>
      <w:tr w:rsidR="00804254">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jc w:val="center"/>
              <w:textAlignment w:val="top"/>
            </w:pPr>
            <w:r>
              <w:rPr>
                <w:rFonts w:hint="eastAsia"/>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04254" w:rsidRDefault="00BF3689">
            <w:pPr>
              <w:widowControl/>
              <w:jc w:val="left"/>
              <w:textAlignment w:val="top"/>
            </w:pPr>
            <w:r>
              <w:rPr>
                <w:rFonts w:hint="eastAsia"/>
              </w:rPr>
              <w:t>不同投标供应商投标文件“文件创建标识码”一致；</w:t>
            </w:r>
          </w:p>
        </w:tc>
      </w:tr>
      <w:tr w:rsidR="00804254">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jc w:val="center"/>
              <w:textAlignment w:val="top"/>
              <w:rPr>
                <w:szCs w:val="21"/>
              </w:rPr>
            </w:pPr>
            <w:r>
              <w:rPr>
                <w:rFonts w:ascii="宋体" w:hAnsi="宋体" w:cs="宋体" w:hint="eastAsia"/>
                <w:kern w:val="0"/>
                <w:szCs w:val="21"/>
                <w:lang w:bidi="ar"/>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04254" w:rsidRDefault="00BF3689">
            <w:pPr>
              <w:widowControl/>
              <w:jc w:val="left"/>
              <w:textAlignment w:val="top"/>
              <w:rPr>
                <w:szCs w:val="21"/>
              </w:rPr>
            </w:pPr>
            <w:r>
              <w:rPr>
                <w:rFonts w:hint="eastAsia"/>
              </w:rPr>
              <w:t>法律、法规、规章、规范性文件规定的其他情形。</w:t>
            </w:r>
          </w:p>
        </w:tc>
      </w:tr>
    </w:tbl>
    <w:p w:rsidR="00804254" w:rsidRDefault="00804254">
      <w:pPr>
        <w:pStyle w:val="af4"/>
        <w:widowControl/>
        <w:jc w:val="center"/>
        <w:outlineLvl w:val="1"/>
        <w:rPr>
          <w:rFonts w:ascii="黑体" w:eastAsia="黑体" w:hAnsi="宋体" w:cs="黑体"/>
          <w:sz w:val="40"/>
          <w:szCs w:val="40"/>
        </w:rPr>
        <w:sectPr w:rsidR="00804254">
          <w:pgSz w:w="11907" w:h="16840"/>
          <w:pgMar w:top="1440" w:right="1418" w:bottom="1440" w:left="1418" w:header="851" w:footer="992" w:gutter="0"/>
          <w:cols w:space="425"/>
          <w:titlePg/>
          <w:docGrid w:linePitch="462"/>
        </w:sectPr>
      </w:pPr>
    </w:p>
    <w:p w:rsidR="00804254" w:rsidRDefault="00BF3689">
      <w:pPr>
        <w:pStyle w:val="af4"/>
        <w:widowControl/>
        <w:jc w:val="center"/>
        <w:outlineLvl w:val="1"/>
        <w:rPr>
          <w:rFonts w:ascii="黑体" w:eastAsia="黑体" w:hAnsi="宋体" w:cs="黑体"/>
          <w:sz w:val="40"/>
          <w:szCs w:val="40"/>
        </w:rPr>
      </w:pPr>
      <w:r>
        <w:rPr>
          <w:rFonts w:ascii="黑体" w:eastAsia="黑体" w:hAnsi="宋体" w:cs="黑体" w:hint="eastAsia"/>
          <w:sz w:val="40"/>
          <w:szCs w:val="40"/>
        </w:rPr>
        <w:lastRenderedPageBreak/>
        <w:t>评标信息</w:t>
      </w:r>
    </w:p>
    <w:tbl>
      <w:tblPr>
        <w:tblW w:w="9141" w:type="dxa"/>
        <w:jc w:val="center"/>
        <w:tblCellSpacing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CellMar>
          <w:top w:w="45" w:type="dxa"/>
          <w:left w:w="45" w:type="dxa"/>
          <w:bottom w:w="45" w:type="dxa"/>
          <w:right w:w="45" w:type="dxa"/>
        </w:tblCellMar>
        <w:tblLook w:val="04A0" w:firstRow="1" w:lastRow="0" w:firstColumn="1" w:lastColumn="0" w:noHBand="0" w:noVBand="1"/>
      </w:tblPr>
      <w:tblGrid>
        <w:gridCol w:w="63"/>
        <w:gridCol w:w="618"/>
        <w:gridCol w:w="681"/>
        <w:gridCol w:w="2837"/>
        <w:gridCol w:w="681"/>
        <w:gridCol w:w="4198"/>
        <w:gridCol w:w="63"/>
      </w:tblGrid>
      <w:tr w:rsidR="00804254">
        <w:trPr>
          <w:gridBefore w:val="1"/>
          <w:wBefore w:w="63" w:type="dxa"/>
          <w:tblCellSpacing w:w="0" w:type="dxa"/>
          <w:jc w:val="center"/>
        </w:trPr>
        <w:tc>
          <w:tcPr>
            <w:tcW w:w="9078" w:type="dxa"/>
            <w:gridSpan w:val="6"/>
            <w:shd w:val="clear" w:color="auto" w:fill="auto"/>
            <w:vAlign w:val="center"/>
          </w:tcPr>
          <w:p w:rsidR="00804254" w:rsidRDefault="00BF3689" w:rsidP="00CA2ED9">
            <w:pPr>
              <w:jc w:val="left"/>
              <w:rPr>
                <w:rFonts w:ascii="宋体"/>
                <w:b/>
                <w:bCs/>
                <w:sz w:val="24"/>
              </w:rPr>
            </w:pPr>
            <w:r>
              <w:rPr>
                <w:b/>
                <w:bCs/>
              </w:rPr>
              <w:t>评标方法：综合评分法</w:t>
            </w:r>
          </w:p>
        </w:tc>
      </w:tr>
      <w:tr w:rsidR="00804254">
        <w:trPr>
          <w:gridBefore w:val="1"/>
          <w:wBefore w:w="63" w:type="dxa"/>
          <w:tblCellSpacing w:w="0" w:type="dxa"/>
          <w:jc w:val="center"/>
        </w:trPr>
        <w:tc>
          <w:tcPr>
            <w:tcW w:w="9078" w:type="dxa"/>
            <w:gridSpan w:val="6"/>
            <w:shd w:val="clear" w:color="auto" w:fill="auto"/>
            <w:vAlign w:val="center"/>
          </w:tcPr>
          <w:p w:rsidR="00804254" w:rsidRDefault="00BF3689">
            <w:pPr>
              <w:ind w:firstLine="420"/>
              <w:rPr>
                <w:szCs w:val="21"/>
              </w:rPr>
            </w:pPr>
            <w:r>
              <w:rPr>
                <w:szCs w:val="21"/>
              </w:rPr>
              <w:t>综合评分法，</w:t>
            </w:r>
            <w:r>
              <w:rPr>
                <w:rFonts w:hint="eastAsia"/>
                <w:szCs w:val="21"/>
              </w:rPr>
              <w:t>是指投标文件满足招标文件全部实质性要求，且按照评审因素的量化指标评审得分排名前列</w:t>
            </w:r>
            <w:r>
              <w:rPr>
                <w:szCs w:val="21"/>
              </w:rPr>
              <w:t>的投标人为中标候选人的评标方法。</w:t>
            </w:r>
            <w:r>
              <w:rPr>
                <w:rFonts w:hint="eastAsia"/>
                <w:szCs w:val="21"/>
              </w:rPr>
              <w:t>（适用于中标候选人为</w:t>
            </w:r>
            <w:r>
              <w:rPr>
                <w:rFonts w:hint="eastAsia"/>
                <w:szCs w:val="21"/>
              </w:rPr>
              <w:t>2</w:t>
            </w:r>
            <w:r>
              <w:rPr>
                <w:rFonts w:hint="eastAsia"/>
                <w:szCs w:val="21"/>
              </w:rPr>
              <w:t>家或以上的情形）</w:t>
            </w:r>
          </w:p>
          <w:p w:rsidR="00804254" w:rsidRDefault="00804254">
            <w:pPr>
              <w:ind w:firstLine="420"/>
              <w:rPr>
                <w:color w:val="0000FF"/>
              </w:rPr>
            </w:pPr>
          </w:p>
          <w:p w:rsidR="00804254" w:rsidRDefault="00BF3689">
            <w:pPr>
              <w:ind w:firstLine="420"/>
              <w:rPr>
                <w:szCs w:val="21"/>
              </w:rPr>
            </w:pPr>
            <w:r>
              <w:rPr>
                <w:szCs w:val="21"/>
              </w:rPr>
              <w:t>价格分计算方法：</w:t>
            </w:r>
          </w:p>
          <w:p w:rsidR="00804254" w:rsidRDefault="00BF3689">
            <w:pPr>
              <w:pStyle w:val="af4"/>
              <w:widowControl/>
              <w:spacing w:beforeAutospacing="0" w:afterAutospacing="0"/>
              <w:ind w:left="420"/>
              <w:rPr>
                <w:kern w:val="2"/>
                <w:sz w:val="21"/>
                <w:szCs w:val="21"/>
              </w:rPr>
            </w:pPr>
            <w:r>
              <w:rPr>
                <w:kern w:val="2"/>
                <w:sz w:val="21"/>
                <w:szCs w:val="21"/>
              </w:rPr>
              <w:t>采用低价优先法计算，即满足招标文件要求且投标价格最低的投标报价为评标基准价，其价格分为满分。其他投标人的价格分统一按照下列公式计算：</w:t>
            </w:r>
            <w:r>
              <w:rPr>
                <w:kern w:val="2"/>
                <w:sz w:val="21"/>
                <w:szCs w:val="21"/>
              </w:rPr>
              <w:t xml:space="preserve"> </w:t>
            </w:r>
          </w:p>
          <w:p w:rsidR="00804254" w:rsidRDefault="00BF3689">
            <w:pPr>
              <w:pStyle w:val="af4"/>
              <w:widowControl/>
              <w:spacing w:beforeAutospacing="0" w:afterAutospacing="0"/>
              <w:ind w:left="420"/>
              <w:rPr>
                <w:kern w:val="2"/>
                <w:sz w:val="21"/>
                <w:szCs w:val="21"/>
              </w:rPr>
            </w:pPr>
            <w:r>
              <w:rPr>
                <w:kern w:val="2"/>
                <w:sz w:val="21"/>
                <w:szCs w:val="21"/>
              </w:rPr>
              <w:t>投标报价得分</w:t>
            </w:r>
            <w:r>
              <w:rPr>
                <w:kern w:val="2"/>
                <w:sz w:val="21"/>
                <w:szCs w:val="21"/>
              </w:rPr>
              <w:t>=(</w:t>
            </w:r>
            <w:r>
              <w:rPr>
                <w:kern w:val="2"/>
                <w:sz w:val="21"/>
                <w:szCs w:val="21"/>
              </w:rPr>
              <w:t>评标基准价／投标报价</w:t>
            </w:r>
            <w:r>
              <w:rPr>
                <w:kern w:val="2"/>
                <w:sz w:val="21"/>
                <w:szCs w:val="21"/>
              </w:rPr>
              <w:t xml:space="preserve">)×100 </w:t>
            </w:r>
          </w:p>
          <w:p w:rsidR="00804254" w:rsidRDefault="00BF3689">
            <w:pPr>
              <w:pStyle w:val="af4"/>
              <w:widowControl/>
              <w:spacing w:beforeAutospacing="0" w:afterAutospacing="0"/>
              <w:ind w:left="420"/>
              <w:rPr>
                <w:kern w:val="2"/>
                <w:sz w:val="21"/>
                <w:szCs w:val="21"/>
              </w:rPr>
            </w:pP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r>
              <w:rPr>
                <w:kern w:val="2"/>
                <w:sz w:val="21"/>
                <w:szCs w:val="21"/>
              </w:rPr>
              <w:t xml:space="preserve">Fn×An </w:t>
            </w:r>
          </w:p>
          <w:p w:rsidR="00804254" w:rsidRDefault="00BF3689">
            <w:pPr>
              <w:pStyle w:val="af4"/>
              <w:widowControl/>
              <w:spacing w:beforeAutospacing="0" w:afterAutospacing="0"/>
              <w:ind w:left="420"/>
              <w:rPr>
                <w:kern w:val="2"/>
                <w:sz w:val="21"/>
                <w:szCs w:val="21"/>
              </w:rPr>
            </w:pPr>
            <w:r>
              <w:rPr>
                <w:kern w:val="2"/>
                <w:sz w:val="21"/>
                <w:szCs w:val="21"/>
              </w:rPr>
              <w:t>F1</w:t>
            </w:r>
            <w:r>
              <w:rPr>
                <w:kern w:val="2"/>
                <w:sz w:val="21"/>
                <w:szCs w:val="21"/>
              </w:rPr>
              <w:t>、</w:t>
            </w:r>
            <w:r>
              <w:rPr>
                <w:kern w:val="2"/>
                <w:sz w:val="21"/>
                <w:szCs w:val="21"/>
              </w:rPr>
              <w:t>F2……Fn</w:t>
            </w:r>
            <w:r>
              <w:rPr>
                <w:kern w:val="2"/>
                <w:sz w:val="21"/>
                <w:szCs w:val="21"/>
              </w:rPr>
              <w:t>分别为各项评审因素的得分；</w:t>
            </w:r>
            <w:r>
              <w:rPr>
                <w:kern w:val="2"/>
                <w:sz w:val="21"/>
                <w:szCs w:val="21"/>
              </w:rPr>
              <w:t xml:space="preserve"> </w:t>
            </w:r>
          </w:p>
          <w:p w:rsidR="00804254" w:rsidRDefault="00BF3689">
            <w:pPr>
              <w:pStyle w:val="af4"/>
              <w:widowControl/>
              <w:spacing w:beforeAutospacing="0" w:afterAutospacing="0"/>
              <w:ind w:left="420"/>
              <w:rPr>
                <w:kern w:val="2"/>
                <w:sz w:val="21"/>
                <w:szCs w:val="21"/>
              </w:rPr>
            </w:pP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 xml:space="preserve">……An </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r>
              <w:rPr>
                <w:kern w:val="2"/>
                <w:sz w:val="21"/>
                <w:szCs w:val="21"/>
              </w:rPr>
              <w:t xml:space="preserve"> </w:t>
            </w:r>
          </w:p>
          <w:p w:rsidR="00804254" w:rsidRDefault="00BF3689">
            <w:pPr>
              <w:pStyle w:val="af4"/>
              <w:widowControl/>
              <w:spacing w:beforeAutospacing="0" w:afterAutospacing="0"/>
              <w:ind w:left="420"/>
              <w:rPr>
                <w:kern w:val="2"/>
                <w:sz w:val="21"/>
                <w:szCs w:val="21"/>
              </w:rPr>
            </w:pPr>
            <w:r>
              <w:rPr>
                <w:kern w:val="2"/>
                <w:sz w:val="21"/>
                <w:szCs w:val="21"/>
              </w:rPr>
              <w:t>评标过程中，不得去掉报价中的最高报价和最低报价。</w:t>
            </w:r>
          </w:p>
          <w:p w:rsidR="00804254" w:rsidRDefault="00BF3689">
            <w:pPr>
              <w:pStyle w:val="af4"/>
              <w:widowControl/>
              <w:spacing w:beforeAutospacing="0" w:afterAutospacing="0"/>
              <w:ind w:left="420"/>
              <w:rPr>
                <w:kern w:val="2"/>
                <w:sz w:val="21"/>
                <w:szCs w:val="21"/>
              </w:rPr>
            </w:pPr>
            <w:r>
              <w:rPr>
                <w:rFonts w:hint="eastAsia"/>
                <w:kern w:val="2"/>
                <w:sz w:val="21"/>
                <w:szCs w:val="21"/>
              </w:rPr>
              <w:t>因落实政府采购政策进行价格调整的，以调整后的价格计算评标基准价和投标报价。</w:t>
            </w:r>
          </w:p>
          <w:p w:rsidR="00804254" w:rsidRDefault="00BF3689">
            <w:pPr>
              <w:ind w:firstLineChars="200" w:firstLine="422"/>
              <w:rPr>
                <w:rFonts w:asciiTheme="minorHAnsi" w:eastAsiaTheme="minorEastAsia" w:hAnsiTheme="minorHAnsi" w:cstheme="minorBidi"/>
                <w:szCs w:val="22"/>
              </w:rPr>
            </w:pPr>
            <w:r>
              <w:rPr>
                <w:rFonts w:asciiTheme="minorHAnsi" w:eastAsiaTheme="minorEastAsia" w:hAnsiTheme="minorHAnsi" w:cstheme="minorBidi" w:hint="eastAsia"/>
                <w:b/>
                <w:bCs/>
                <w:color w:val="FF0000"/>
                <w:szCs w:val="22"/>
              </w:rPr>
              <w:t>注：投标人的“投标技术响应”“技术要求偏离表中偏离情况”等必须与客观实际保持一致，响应不实且情节严重的，经查实，将依法记入供应商诚信档案或受到行政处罚。</w:t>
            </w:r>
          </w:p>
        </w:tc>
      </w:tr>
      <w:tr w:rsidR="0080425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rHeight w:val="90"/>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rsidR="00804254" w:rsidRDefault="00BF3689">
            <w:pPr>
              <w:widowControl/>
              <w:wordWrap w:val="0"/>
              <w:jc w:val="center"/>
              <w:rPr>
                <w:b/>
                <w:bCs/>
                <w:sz w:val="24"/>
              </w:rPr>
            </w:pPr>
            <w:bookmarkStart w:id="2" w:name="_Hlk72360569"/>
            <w:r>
              <w:rPr>
                <w:rFonts w:ascii="宋体" w:hAnsi="宋体" w:cs="宋体"/>
                <w:b/>
                <w:bCs/>
                <w:kern w:val="0"/>
                <w:sz w:val="24"/>
                <w:lang w:bidi="ar"/>
              </w:rPr>
              <w:t>序号</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rsidR="00804254" w:rsidRDefault="00BF3689">
            <w:pPr>
              <w:widowControl/>
              <w:wordWrap w:val="0"/>
              <w:jc w:val="center"/>
              <w:rPr>
                <w:b/>
                <w:bCs/>
                <w:sz w:val="24"/>
              </w:rPr>
            </w:pPr>
            <w:r>
              <w:rPr>
                <w:rFonts w:ascii="宋体" w:hAnsi="宋体" w:cs="宋体"/>
                <w:b/>
                <w:bCs/>
                <w:kern w:val="0"/>
                <w:sz w:val="24"/>
                <w:lang w:bidi="ar"/>
              </w:rPr>
              <w:t>评分项</w:t>
            </w:r>
          </w:p>
        </w:tc>
        <w:tc>
          <w:tcPr>
            <w:tcW w:w="4198"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804254" w:rsidRDefault="00BF3689">
            <w:pPr>
              <w:widowControl/>
              <w:wordWrap w:val="0"/>
              <w:jc w:val="center"/>
              <w:rPr>
                <w:b/>
                <w:bCs/>
                <w:sz w:val="24"/>
              </w:rPr>
            </w:pPr>
            <w:r>
              <w:rPr>
                <w:rFonts w:ascii="宋体" w:hAnsi="宋体" w:cs="宋体"/>
                <w:b/>
                <w:bCs/>
                <w:kern w:val="0"/>
                <w:sz w:val="24"/>
                <w:lang w:bidi="ar"/>
              </w:rPr>
              <w:t>权重(%)</w:t>
            </w:r>
          </w:p>
        </w:tc>
      </w:tr>
      <w:tr w:rsidR="0080425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wordWrap w:val="0"/>
              <w:jc w:val="center"/>
              <w:rPr>
                <w:b/>
                <w:bCs/>
                <w:color w:val="0000FF"/>
                <w:sz w:val="24"/>
              </w:rPr>
            </w:pPr>
            <w:r>
              <w:rPr>
                <w:rFonts w:ascii="宋体" w:hAnsi="宋体" w:cs="宋体"/>
                <w:b/>
                <w:bCs/>
                <w:color w:val="0000FF"/>
                <w:kern w:val="0"/>
                <w:sz w:val="24"/>
                <w:lang w:bidi="ar"/>
              </w:rPr>
              <w:t>1</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wordWrap w:val="0"/>
              <w:jc w:val="center"/>
              <w:rPr>
                <w:b/>
                <w:bCs/>
                <w:color w:val="0000FF"/>
                <w:sz w:val="24"/>
              </w:rPr>
            </w:pPr>
            <w:r>
              <w:rPr>
                <w:rFonts w:ascii="宋体" w:hAnsi="宋体" w:cs="宋体"/>
                <w:b/>
                <w:bCs/>
                <w:color w:val="0000FF"/>
                <w:kern w:val="0"/>
                <w:sz w:val="24"/>
                <w:lang w:bidi="ar"/>
              </w:rPr>
              <w:t>价格</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wordWrap w:val="0"/>
              <w:jc w:val="center"/>
              <w:rPr>
                <w:b/>
                <w:bCs/>
                <w:color w:val="0000FF"/>
                <w:sz w:val="24"/>
              </w:rPr>
            </w:pPr>
            <w:r>
              <w:rPr>
                <w:rFonts w:ascii="宋体" w:hAnsi="宋体" w:cs="宋体"/>
                <w:b/>
                <w:bCs/>
                <w:color w:val="0000FF"/>
                <w:kern w:val="0"/>
                <w:sz w:val="24"/>
                <w:lang w:bidi="ar"/>
              </w:rPr>
              <w:t>30</w:t>
            </w:r>
          </w:p>
        </w:tc>
      </w:tr>
      <w:tr w:rsidR="0080425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804254">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804254" w:rsidRDefault="00804254">
            <w:pPr>
              <w:rPr>
                <w:rFonts w:ascii="宋体"/>
                <w:szCs w:val="21"/>
              </w:rPr>
            </w:pPr>
          </w:p>
        </w:tc>
      </w:tr>
      <w:tr w:rsidR="0080425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rsidR="00804254" w:rsidRDefault="00BF3689">
            <w:pPr>
              <w:widowControl/>
              <w:wordWrap w:val="0"/>
              <w:jc w:val="center"/>
              <w:rPr>
                <w:b/>
                <w:bCs/>
                <w:color w:val="0000FF"/>
                <w:sz w:val="24"/>
              </w:rPr>
            </w:pPr>
            <w:r>
              <w:rPr>
                <w:rFonts w:ascii="宋体" w:hAnsi="宋体" w:cs="宋体"/>
                <w:b/>
                <w:bCs/>
                <w:color w:val="0000FF"/>
                <w:kern w:val="0"/>
                <w:sz w:val="24"/>
                <w:lang w:bidi="ar"/>
              </w:rPr>
              <w:t>2</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wordWrap w:val="0"/>
              <w:jc w:val="center"/>
              <w:rPr>
                <w:b/>
                <w:bCs/>
                <w:color w:val="0000FF"/>
                <w:sz w:val="24"/>
              </w:rPr>
            </w:pPr>
            <w:r>
              <w:rPr>
                <w:rFonts w:ascii="宋体" w:hAnsi="宋体" w:cs="宋体"/>
                <w:b/>
                <w:bCs/>
                <w:color w:val="0000FF"/>
                <w:kern w:val="0"/>
                <w:sz w:val="24"/>
                <w:lang w:bidi="ar"/>
              </w:rPr>
              <w:t>技术部分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27139">
            <w:pPr>
              <w:widowControl/>
              <w:wordWrap w:val="0"/>
              <w:jc w:val="center"/>
              <w:rPr>
                <w:b/>
                <w:bCs/>
                <w:color w:val="0000FF"/>
                <w:sz w:val="24"/>
              </w:rPr>
            </w:pPr>
            <w:r>
              <w:rPr>
                <w:rFonts w:hint="eastAsia"/>
                <w:b/>
                <w:bCs/>
                <w:color w:val="0000FF"/>
                <w:sz w:val="24"/>
              </w:rPr>
              <w:t>60</w:t>
            </w:r>
          </w:p>
        </w:tc>
      </w:tr>
      <w:tr w:rsidR="0080425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804254" w:rsidRDefault="00804254">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804254" w:rsidRDefault="00804254">
            <w:pPr>
              <w:rPr>
                <w:rFonts w:ascii="宋体"/>
                <w:szCs w:val="21"/>
              </w:rPr>
            </w:pPr>
          </w:p>
        </w:tc>
      </w:tr>
      <w:tr w:rsidR="0080425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rsidR="00804254" w:rsidRDefault="00804254">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04254" w:rsidRDefault="00BF3689">
            <w:pPr>
              <w:widowControl/>
              <w:wordWrap w:val="0"/>
              <w:jc w:val="center"/>
              <w:rPr>
                <w:szCs w:val="21"/>
              </w:rPr>
            </w:pPr>
            <w:r>
              <w:rPr>
                <w:rFonts w:ascii="宋体" w:hAnsi="宋体" w:cs="宋体"/>
                <w:kern w:val="0"/>
                <w:szCs w:val="21"/>
                <w:lang w:bidi="ar"/>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04254" w:rsidRDefault="00BF3689">
            <w:pPr>
              <w:widowControl/>
              <w:wordWrap w:val="0"/>
              <w:jc w:val="center"/>
              <w:rPr>
                <w:szCs w:val="21"/>
              </w:rPr>
            </w:pPr>
            <w:r>
              <w:rPr>
                <w:rFonts w:ascii="宋体" w:hAnsi="宋体" w:cs="宋体"/>
                <w:kern w:val="0"/>
                <w:szCs w:val="21"/>
                <w:lang w:bidi="ar"/>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04254" w:rsidRDefault="00BF3689">
            <w:pPr>
              <w:widowControl/>
              <w:wordWrap w:val="0"/>
              <w:jc w:val="center"/>
              <w:rPr>
                <w:szCs w:val="21"/>
              </w:rPr>
            </w:pPr>
            <w:r>
              <w:rPr>
                <w:rFonts w:ascii="宋体" w:hAnsi="宋体" w:cs="宋体"/>
                <w:kern w:val="0"/>
                <w:szCs w:val="21"/>
                <w:lang w:bidi="ar"/>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04254" w:rsidRDefault="00BF3689">
            <w:pPr>
              <w:widowControl/>
              <w:wordWrap w:val="0"/>
              <w:jc w:val="center"/>
              <w:rPr>
                <w:szCs w:val="21"/>
              </w:rPr>
            </w:pPr>
            <w:r>
              <w:rPr>
                <w:rFonts w:ascii="宋体" w:hAnsi="宋体" w:cs="宋体"/>
                <w:kern w:val="0"/>
                <w:szCs w:val="21"/>
                <w:lang w:bidi="ar"/>
              </w:rPr>
              <w:t>评分准则</w:t>
            </w:r>
          </w:p>
        </w:tc>
      </w:tr>
      <w:tr w:rsidR="0080425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804254" w:rsidRDefault="00804254">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wordWrap w:val="0"/>
              <w:jc w:val="center"/>
              <w:textAlignment w:val="top"/>
              <w:rPr>
                <w:szCs w:val="21"/>
              </w:rPr>
            </w:pPr>
            <w:r>
              <w:rPr>
                <w:rFonts w:ascii="宋体" w:hAnsi="宋体" w:cs="宋体"/>
                <w:kern w:val="0"/>
                <w:szCs w:val="21"/>
                <w:lang w:bidi="ar"/>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804254" w:rsidRPr="00CA2ED9" w:rsidRDefault="00BF3689">
            <w:pPr>
              <w:rPr>
                <w:color w:val="000000"/>
              </w:rPr>
            </w:pPr>
            <w:r>
              <w:rPr>
                <w:rFonts w:hint="eastAsia"/>
                <w:color w:val="000000"/>
              </w:rPr>
              <w:t>技术要求符合性评价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804254" w:rsidRDefault="00BF3689" w:rsidP="00B27139">
            <w:pPr>
              <w:wordWrap w:val="0"/>
              <w:jc w:val="center"/>
              <w:rPr>
                <w:szCs w:val="21"/>
              </w:rPr>
            </w:pPr>
            <w:r>
              <w:rPr>
                <w:rFonts w:ascii="宋体" w:hAnsi="宋体" w:cs="宋体"/>
                <w:szCs w:val="21"/>
              </w:rPr>
              <w:t>5</w:t>
            </w:r>
            <w:r w:rsidR="00B27139">
              <w:rPr>
                <w:rFonts w:ascii="宋体" w:hAnsi="宋体" w:cs="宋体" w:hint="eastAsia"/>
                <w:szCs w:val="21"/>
              </w:rPr>
              <w:t>0</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804254" w:rsidRDefault="00BF3689">
            <w:r>
              <w:rPr>
                <w:rFonts w:hint="eastAsia"/>
              </w:rPr>
              <w:t>（一）评分内容：</w:t>
            </w:r>
          </w:p>
          <w:p w:rsidR="00804254" w:rsidRDefault="00BF3689">
            <w:pPr>
              <w:rPr>
                <w:color w:val="000000"/>
              </w:rPr>
            </w:pPr>
            <w:r>
              <w:rPr>
                <w:color w:val="000000"/>
              </w:rPr>
              <w:t>1</w:t>
            </w:r>
            <w:r>
              <w:rPr>
                <w:rFonts w:hint="eastAsia"/>
                <w:color w:val="000000"/>
              </w:rPr>
              <w:t>、投标人应按照技术要求如实填写《技术要求偏离表》，评审委员会根据技术需求参数响应情况进行打分。各项技术参数指标及要求全部满足的得</w:t>
            </w:r>
            <w:r>
              <w:rPr>
                <w:color w:val="000000"/>
              </w:rPr>
              <w:t>100</w:t>
            </w:r>
            <w:r>
              <w:rPr>
                <w:rFonts w:hint="eastAsia"/>
                <w:color w:val="000000"/>
              </w:rPr>
              <w:t>分，一般技术参数</w:t>
            </w:r>
            <w:commentRangeStart w:id="3"/>
            <w:r>
              <w:rPr>
                <w:rFonts w:hint="eastAsia"/>
                <w:color w:val="000000"/>
              </w:rPr>
              <w:t>每项负偏离扣</w:t>
            </w:r>
            <w:r w:rsidR="00CA2ED9">
              <w:rPr>
                <w:rFonts w:ascii="宋体" w:hAnsi="宋体" w:cs="宋体" w:hint="eastAsia"/>
                <w:b/>
                <w:bCs/>
                <w:color w:val="0000FF"/>
                <w:kern w:val="0"/>
                <w:szCs w:val="21"/>
                <w:lang w:bidi="ar"/>
              </w:rPr>
              <w:t>0.036</w:t>
            </w:r>
            <w:r>
              <w:rPr>
                <w:rFonts w:ascii="宋体" w:hAnsi="宋体" w:cs="宋体" w:hint="eastAsia"/>
                <w:b/>
                <w:bCs/>
                <w:color w:val="0000FF"/>
                <w:kern w:val="0"/>
                <w:szCs w:val="21"/>
                <w:lang w:bidi="ar"/>
              </w:rPr>
              <w:t>分</w:t>
            </w:r>
            <w:commentRangeEnd w:id="3"/>
            <w:r w:rsidR="00CA2ED9">
              <w:rPr>
                <w:rStyle w:val="aff"/>
                <w:rFonts w:ascii="宋体"/>
                <w:kern w:val="0"/>
              </w:rPr>
              <w:commentReference w:id="3"/>
            </w:r>
            <w:r>
              <w:rPr>
                <w:rFonts w:hint="eastAsia"/>
                <w:color w:val="000000"/>
              </w:rPr>
              <w:t>，最高扣</w:t>
            </w:r>
            <w:r>
              <w:rPr>
                <w:rFonts w:hint="eastAsia"/>
                <w:color w:val="000000"/>
              </w:rPr>
              <w:t>XX</w:t>
            </w:r>
            <w:r>
              <w:rPr>
                <w:rFonts w:hint="eastAsia"/>
                <w:color w:val="000000"/>
              </w:rPr>
              <w:t>分；“▲”重要技术参数每项负偏离扣</w:t>
            </w:r>
            <w:r w:rsidR="00CA2ED9">
              <w:rPr>
                <w:rFonts w:ascii="宋体" w:hAnsi="宋体" w:cs="宋体" w:hint="eastAsia"/>
                <w:b/>
                <w:bCs/>
                <w:color w:val="0000FF"/>
                <w:kern w:val="0"/>
                <w:szCs w:val="21"/>
                <w:lang w:bidi="ar"/>
              </w:rPr>
              <w:t>18</w:t>
            </w:r>
            <w:r>
              <w:rPr>
                <w:rFonts w:ascii="宋体" w:hAnsi="宋体" w:cs="宋体" w:hint="eastAsia"/>
                <w:b/>
                <w:bCs/>
                <w:color w:val="0000FF"/>
                <w:kern w:val="0"/>
                <w:szCs w:val="21"/>
                <w:lang w:bidi="ar"/>
              </w:rPr>
              <w:t>分</w:t>
            </w:r>
            <w:r>
              <w:rPr>
                <w:rFonts w:hint="eastAsia"/>
                <w:color w:val="000000"/>
              </w:rPr>
              <w:t>，最高扣</w:t>
            </w:r>
            <w:r>
              <w:rPr>
                <w:rFonts w:hint="eastAsia"/>
                <w:color w:val="000000"/>
              </w:rPr>
              <w:t>XX</w:t>
            </w:r>
            <w:r>
              <w:rPr>
                <w:rFonts w:hint="eastAsia"/>
                <w:color w:val="000000"/>
              </w:rPr>
              <w:t>分，扣完为止。</w:t>
            </w:r>
          </w:p>
          <w:p w:rsidR="00804254" w:rsidRDefault="00BF3689">
            <w:pPr>
              <w:rPr>
                <w:szCs w:val="21"/>
              </w:rPr>
            </w:pPr>
            <w:r>
              <w:rPr>
                <w:rFonts w:hint="eastAsia"/>
                <w:color w:val="000000"/>
              </w:rPr>
              <w:t>注：如出现《分项报价表》“规格</w:t>
            </w:r>
            <w:r>
              <w:rPr>
                <w:rFonts w:hint="eastAsia"/>
                <w:color w:val="000000"/>
              </w:rPr>
              <w:t>/</w:t>
            </w:r>
            <w:r>
              <w:rPr>
                <w:rFonts w:hint="eastAsia"/>
                <w:color w:val="000000"/>
              </w:rPr>
              <w:t>品牌</w:t>
            </w:r>
            <w:r>
              <w:rPr>
                <w:rFonts w:hint="eastAsia"/>
                <w:color w:val="000000"/>
              </w:rPr>
              <w:t>/</w:t>
            </w:r>
            <w:r>
              <w:rPr>
                <w:rFonts w:hint="eastAsia"/>
                <w:color w:val="000000"/>
              </w:rPr>
              <w:t>型号”一栏填写错误或缺漏，经评审委员会认定，在使用综合评分法的项目中一项此类填写错误或缺漏将按照一项一般技术参数负偏离扣分处理。</w:t>
            </w:r>
          </w:p>
        </w:tc>
      </w:tr>
      <w:tr w:rsidR="0080425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804254" w:rsidRDefault="00804254">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wordWrap w:val="0"/>
              <w:jc w:val="center"/>
              <w:textAlignment w:val="top"/>
              <w:rPr>
                <w:rFonts w:ascii="宋体" w:hAnsi="宋体" w:cs="宋体"/>
                <w:kern w:val="0"/>
                <w:szCs w:val="21"/>
                <w:lang w:bidi="ar"/>
              </w:rPr>
            </w:pPr>
            <w:r>
              <w:rPr>
                <w:rFonts w:ascii="宋体" w:hAnsi="宋体" w:cs="宋体" w:hint="eastAsia"/>
                <w:kern w:val="0"/>
                <w:szCs w:val="21"/>
                <w:lang w:bidi="ar"/>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804254" w:rsidRDefault="00CA2ED9">
            <w:pPr>
              <w:rPr>
                <w:szCs w:val="21"/>
              </w:rPr>
            </w:pPr>
            <w:r>
              <w:rPr>
                <w:rFonts w:asciiTheme="minorEastAsia" w:eastAsiaTheme="minorEastAsia" w:hAnsiTheme="minorEastAsia" w:cstheme="minorEastAsia" w:hint="eastAsia"/>
                <w:szCs w:val="21"/>
              </w:rPr>
              <w:t>技术保障措施</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804254" w:rsidRDefault="00CA2ED9">
            <w:pPr>
              <w:wordWrap w:val="0"/>
              <w:jc w:val="center"/>
              <w:rPr>
                <w:szCs w:val="21"/>
              </w:rPr>
            </w:pPr>
            <w:r>
              <w:rPr>
                <w:rFonts w:hint="eastAsia"/>
                <w:szCs w:val="21"/>
              </w:rPr>
              <w:t>3</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CA2ED9" w:rsidRDefault="00CA2ED9" w:rsidP="00CA2ED9">
            <w:pPr>
              <w:rPr>
                <w:rFonts w:asciiTheme="minorEastAsia" w:eastAsiaTheme="minorEastAsia" w:hAnsiTheme="minorEastAsia" w:cstheme="minorEastAsia"/>
                <w:b/>
                <w:bCs/>
                <w:szCs w:val="21"/>
              </w:rPr>
            </w:pPr>
            <w:r>
              <w:rPr>
                <w:rFonts w:asciiTheme="minorEastAsia" w:eastAsiaTheme="minorEastAsia" w:hAnsiTheme="minorEastAsia" w:cstheme="minorEastAsia" w:hint="eastAsia"/>
                <w:b/>
                <w:bCs/>
                <w:szCs w:val="21"/>
              </w:rPr>
              <w:t>（一）评分内容：</w:t>
            </w:r>
          </w:p>
          <w:p w:rsidR="00CA2ED9" w:rsidRDefault="00CA2ED9" w:rsidP="00CA2ED9">
            <w:pP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投标人提供项目实施方案，内容包括：</w:t>
            </w:r>
          </w:p>
          <w:p w:rsidR="00CA2ED9" w:rsidRDefault="00CA2ED9" w:rsidP="00CA2ED9">
            <w:pP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1、质量控制措施；</w:t>
            </w:r>
          </w:p>
          <w:p w:rsidR="00CA2ED9" w:rsidRDefault="00CA2ED9" w:rsidP="00CA2ED9">
            <w:pP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2、安全保障措施；</w:t>
            </w:r>
          </w:p>
          <w:p w:rsidR="00CA2ED9" w:rsidRDefault="00CA2ED9" w:rsidP="00CA2ED9">
            <w:pPr>
              <w:rPr>
                <w:rFonts w:asciiTheme="minorEastAsia" w:eastAsiaTheme="minorEastAsia" w:hAnsiTheme="minorEastAsia" w:cstheme="minorEastAsia"/>
                <w:b/>
                <w:bCs/>
                <w:szCs w:val="21"/>
              </w:rPr>
            </w:pPr>
            <w:r>
              <w:rPr>
                <w:rFonts w:asciiTheme="minorEastAsia" w:eastAsiaTheme="minorEastAsia" w:hAnsiTheme="minorEastAsia" w:cstheme="minorEastAsia" w:hint="eastAsia"/>
                <w:b/>
                <w:bCs/>
                <w:szCs w:val="21"/>
              </w:rPr>
              <w:t>（二）评分依据：</w:t>
            </w:r>
          </w:p>
          <w:p w:rsidR="00CA2ED9" w:rsidRDefault="00CA2ED9" w:rsidP="00CA2ED9">
            <w:pP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提供上述项内容的得40分，其他情况或未提供者不得分。在此基础上，专家根据各供应商的具体响应内容按照量化的评审因</w:t>
            </w:r>
            <w:r>
              <w:rPr>
                <w:rFonts w:asciiTheme="minorEastAsia" w:eastAsiaTheme="minorEastAsia" w:hAnsiTheme="minorEastAsia" w:cstheme="minorEastAsia" w:hint="eastAsia"/>
                <w:szCs w:val="21"/>
              </w:rPr>
              <w:lastRenderedPageBreak/>
              <w:t>素指标进一步评审：</w:t>
            </w:r>
          </w:p>
          <w:p w:rsidR="00CA2ED9" w:rsidRDefault="00CA2ED9" w:rsidP="00CA2ED9">
            <w:pP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（1）方案针对性强，响应详细完整，完全满足项目要求，可行性高加60分；</w:t>
            </w:r>
          </w:p>
          <w:p w:rsidR="00CA2ED9" w:rsidRDefault="00CA2ED9" w:rsidP="00CA2ED9">
            <w:pP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（2）方案有一定针对性，有一定响应程度，完全满足项目要求，有一定可行性，加30分；</w:t>
            </w:r>
          </w:p>
          <w:p w:rsidR="00CA2ED9" w:rsidRDefault="00CA2ED9" w:rsidP="00CA2ED9">
            <w:pP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（3）方案针对性一般，响应程度基本完整，基本满足项目要求，可行性一般，加10分；</w:t>
            </w:r>
          </w:p>
          <w:p w:rsidR="00804254" w:rsidRDefault="00CA2ED9" w:rsidP="00CA2ED9">
            <w:pPr>
              <w:rPr>
                <w:szCs w:val="21"/>
              </w:rPr>
            </w:pPr>
            <w:r>
              <w:rPr>
                <w:rFonts w:asciiTheme="minorEastAsia" w:eastAsiaTheme="minorEastAsia" w:hAnsiTheme="minorEastAsia" w:cstheme="minorEastAsia" w:hint="eastAsia"/>
                <w:szCs w:val="21"/>
              </w:rPr>
              <w:t>（4）方案不合理、无针对性、无可操作性，评审为差得0分。若评审为差，需书面说明理由并记录在档。</w:t>
            </w:r>
          </w:p>
        </w:tc>
      </w:tr>
      <w:tr w:rsidR="0080425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804254" w:rsidRDefault="00804254">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wordWrap w:val="0"/>
              <w:jc w:val="center"/>
              <w:textAlignment w:val="top"/>
              <w:rPr>
                <w:rFonts w:ascii="宋体" w:hAnsi="宋体" w:cs="宋体"/>
                <w:kern w:val="0"/>
                <w:szCs w:val="21"/>
                <w:lang w:bidi="ar"/>
              </w:rPr>
            </w:pPr>
            <w:r>
              <w:rPr>
                <w:rFonts w:ascii="宋体" w:hAnsi="宋体" w:cs="宋体" w:hint="eastAsia"/>
                <w:kern w:val="0"/>
                <w:szCs w:val="21"/>
                <w:lang w:bidi="ar"/>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F42F39">
            <w:pPr>
              <w:widowControl/>
              <w:wordWrap w:val="0"/>
              <w:jc w:val="center"/>
              <w:textAlignment w:val="top"/>
              <w:rPr>
                <w:szCs w:val="21"/>
              </w:rPr>
            </w:pPr>
            <w:r>
              <w:rPr>
                <w:rFonts w:asciiTheme="minorEastAsia" w:eastAsiaTheme="minorEastAsia" w:hAnsiTheme="minorEastAsia" w:cstheme="minorEastAsia" w:hint="eastAsia"/>
                <w:szCs w:val="21"/>
              </w:rPr>
              <w:t>拟安排的项目团队成员情况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F42F39">
            <w:pPr>
              <w:widowControl/>
              <w:wordWrap w:val="0"/>
              <w:jc w:val="center"/>
              <w:textAlignment w:val="top"/>
              <w:rPr>
                <w:szCs w:val="21"/>
              </w:rPr>
            </w:pPr>
            <w:r>
              <w:rPr>
                <w:rFonts w:hint="eastAsia"/>
                <w:szCs w:val="21"/>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F42F39" w:rsidRDefault="00F42F39" w:rsidP="00F42F39">
            <w:pPr>
              <w:rPr>
                <w:rFonts w:asciiTheme="minorEastAsia" w:eastAsiaTheme="minorEastAsia" w:hAnsiTheme="minorEastAsia" w:cstheme="minorEastAsia"/>
                <w:szCs w:val="21"/>
              </w:rPr>
            </w:pPr>
            <w:r>
              <w:rPr>
                <w:rFonts w:asciiTheme="minorEastAsia" w:eastAsiaTheme="minorEastAsia" w:hAnsiTheme="minorEastAsia" w:cstheme="minorEastAsia" w:hint="eastAsia"/>
                <w:b/>
                <w:bCs/>
                <w:szCs w:val="21"/>
              </w:rPr>
              <w:t>（一）评分内容：</w:t>
            </w:r>
          </w:p>
          <w:p w:rsidR="00F42F39" w:rsidRDefault="00F42F39" w:rsidP="00F42F39">
            <w:pP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项目拟安排项目团队成员中，每具有一个具有人社部门（或其他具备职称评定资格的单位或机构）颁发的电气专业高级工程师证书得50分，每具有一个具有人社部门（或其他具备职称评定资格的单位或机构）颁发的暖通专业高级工程师证书得50分，</w:t>
            </w:r>
          </w:p>
          <w:p w:rsidR="00F42F39" w:rsidRDefault="00F42F39" w:rsidP="00F42F39">
            <w:pP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最高得100分。</w:t>
            </w:r>
          </w:p>
          <w:p w:rsidR="00F42F39" w:rsidRDefault="00F42F39" w:rsidP="00F42F39">
            <w:pP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注：拟安排项目主要团队成员为投标单位员工，否则该人员情况不计分，且同一人具有多个证书不重复得分。</w:t>
            </w:r>
          </w:p>
          <w:p w:rsidR="00F42F39" w:rsidRDefault="00F42F39" w:rsidP="00F42F39">
            <w:pPr>
              <w:rPr>
                <w:rFonts w:asciiTheme="minorEastAsia" w:eastAsiaTheme="minorEastAsia" w:hAnsiTheme="minorEastAsia" w:cstheme="minorEastAsia"/>
                <w:b/>
                <w:bCs/>
                <w:szCs w:val="21"/>
              </w:rPr>
            </w:pPr>
            <w:r>
              <w:rPr>
                <w:rFonts w:asciiTheme="minorEastAsia" w:eastAsiaTheme="minorEastAsia" w:hAnsiTheme="minorEastAsia" w:cstheme="minorEastAsia" w:hint="eastAsia"/>
                <w:b/>
                <w:bCs/>
                <w:szCs w:val="21"/>
              </w:rPr>
              <w:t>（二）评分依据：</w:t>
            </w:r>
          </w:p>
          <w:p w:rsidR="00F42F39" w:rsidRDefault="00F42F39" w:rsidP="00F42F39">
            <w:pP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1.提供证书扫描件及同时提供证书在全国人力资源和社会保障政务服务平台（https://www.12333.gov.cn/）查询截图；</w:t>
            </w:r>
          </w:p>
          <w:p w:rsidR="00F42F39" w:rsidRDefault="00F42F39" w:rsidP="00F42F39">
            <w:pPr>
              <w:widowControl/>
              <w:wordWrap w:val="0"/>
              <w:jc w:val="left"/>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2.投标人自有员工，要求提供通过投标人缴纳的</w:t>
            </w:r>
            <w:commentRangeStart w:id="4"/>
            <w:r>
              <w:rPr>
                <w:rFonts w:asciiTheme="minorEastAsia" w:eastAsiaTheme="minorEastAsia" w:hAnsiTheme="minorEastAsia" w:cstheme="minorEastAsia" w:hint="eastAsia"/>
                <w:szCs w:val="21"/>
              </w:rPr>
              <w:t>近三个月(含开标当月)</w:t>
            </w:r>
            <w:commentRangeEnd w:id="4"/>
            <w:r w:rsidR="00145659">
              <w:rPr>
                <w:rStyle w:val="aff"/>
                <w:rFonts w:ascii="宋体"/>
                <w:kern w:val="0"/>
              </w:rPr>
              <w:commentReference w:id="4"/>
            </w:r>
            <w:r>
              <w:rPr>
                <w:rFonts w:asciiTheme="minorEastAsia" w:eastAsiaTheme="minorEastAsia" w:hAnsiTheme="minorEastAsia" w:cstheme="minorEastAsia" w:hint="eastAsia"/>
                <w:szCs w:val="21"/>
              </w:rPr>
              <w:t>的社保证明作为本单位员工的证明依据，如供应商成立不足一个月的，提供情况说明函(格式自拟)，无需提供相关人员社保，亦可得分。</w:t>
            </w:r>
          </w:p>
          <w:p w:rsidR="00804254" w:rsidRDefault="00F42F39" w:rsidP="00F42F39">
            <w:pPr>
              <w:widowControl/>
              <w:wordWrap w:val="0"/>
              <w:ind w:firstLineChars="200" w:firstLine="420"/>
              <w:jc w:val="left"/>
              <w:textAlignment w:val="top"/>
              <w:rPr>
                <w:szCs w:val="21"/>
              </w:rPr>
            </w:pPr>
            <w:r>
              <w:rPr>
                <w:rFonts w:asciiTheme="minorEastAsia" w:eastAsiaTheme="minorEastAsia" w:hAnsiTheme="minorEastAsia" w:cstheme="minorEastAsia" w:hint="eastAsia"/>
                <w:szCs w:val="21"/>
              </w:rPr>
              <w:t>3.如未按要求提供证明材料，或所提供的证明材料未能体现上述评分内容的，一律作不得分处理。</w:t>
            </w:r>
          </w:p>
        </w:tc>
      </w:tr>
      <w:tr w:rsidR="009B6EAC">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bottom w:val="single" w:sz="8" w:space="0" w:color="000000"/>
              <w:right w:val="single" w:sz="8" w:space="0" w:color="000000"/>
            </w:tcBorders>
            <w:shd w:val="clear" w:color="auto" w:fill="auto"/>
            <w:vAlign w:val="center"/>
          </w:tcPr>
          <w:p w:rsidR="009B6EAC" w:rsidRDefault="009B6EAC" w:rsidP="009B6EAC">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9B6EAC" w:rsidRDefault="009B6EAC" w:rsidP="009B6EAC">
            <w:pPr>
              <w:widowControl/>
              <w:wordWrap w:val="0"/>
              <w:jc w:val="center"/>
              <w:textAlignment w:val="top"/>
              <w:rPr>
                <w:rFonts w:ascii="宋体" w:hAnsi="宋体" w:cs="宋体"/>
                <w:kern w:val="0"/>
                <w:szCs w:val="21"/>
                <w:lang w:bidi="ar"/>
              </w:rPr>
            </w:pPr>
            <w:r>
              <w:rPr>
                <w:rFonts w:ascii="宋体" w:hAnsi="宋体" w:cs="宋体" w:hint="eastAsia"/>
                <w:kern w:val="0"/>
                <w:szCs w:val="21"/>
                <w:lang w:bidi="ar"/>
              </w:rPr>
              <w:t>4</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9B6EAC" w:rsidRDefault="009B6EAC" w:rsidP="009B6EAC">
            <w:pPr>
              <w:snapToGrid w:val="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供应商同类业绩</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9B6EAC" w:rsidRDefault="009B6EAC" w:rsidP="009B6EA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2</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9B6EAC" w:rsidRDefault="009B6EAC" w:rsidP="009B6EAC">
            <w:pPr>
              <w:rPr>
                <w:b/>
              </w:rPr>
            </w:pPr>
            <w:r>
              <w:rPr>
                <w:rFonts w:hint="eastAsia"/>
                <w:b/>
              </w:rPr>
              <w:t>（一）评分内容：</w:t>
            </w:r>
          </w:p>
          <w:p w:rsidR="009B6EAC" w:rsidRDefault="009B6EAC" w:rsidP="009B6EAC">
            <w:r>
              <w:rPr>
                <w:rFonts w:asciiTheme="minorEastAsia" w:eastAsiaTheme="minorEastAsia" w:hAnsiTheme="minorEastAsia" w:cstheme="minorEastAsia" w:hint="eastAsia"/>
                <w:szCs w:val="21"/>
              </w:rPr>
              <w:t>提供自2022年1月1日至本项目投标截止日，以合同签订时间为准的厨房设备同类业绩，提供3个即得100分，提供2个得60分，提供1个得30分，未提供的不得分。</w:t>
            </w:r>
          </w:p>
          <w:p w:rsidR="009B6EAC" w:rsidRDefault="009B6EAC" w:rsidP="009B6EAC">
            <w:pPr>
              <w:rPr>
                <w:b/>
              </w:rPr>
            </w:pPr>
            <w:r>
              <w:rPr>
                <w:rFonts w:hint="eastAsia"/>
                <w:b/>
              </w:rPr>
              <w:t>（二）评分依据：</w:t>
            </w:r>
          </w:p>
          <w:p w:rsidR="009B6EAC" w:rsidRDefault="009B6EAC" w:rsidP="009B6EAC">
            <w:r>
              <w:rPr>
                <w:rFonts w:hint="eastAsia"/>
              </w:rPr>
              <w:t>要求提供合同关键信息</w:t>
            </w:r>
            <w:r>
              <w:rPr>
                <w:rFonts w:ascii="宋体" w:hAnsi="宋体" w:cs="宋体" w:hint="eastAsia"/>
                <w:szCs w:val="21"/>
              </w:rPr>
              <w:t>（包括但不限于合同标的、签订时间、双方签章页）</w:t>
            </w:r>
            <w:r>
              <w:rPr>
                <w:rFonts w:asciiTheme="minorEastAsia" w:eastAsiaTheme="minorEastAsia" w:hAnsiTheme="minorEastAsia" w:cstheme="minorEastAsia" w:hint="eastAsia"/>
                <w:szCs w:val="21"/>
              </w:rPr>
              <w:t>和验收报告</w:t>
            </w:r>
            <w:r>
              <w:rPr>
                <w:rFonts w:hint="eastAsia"/>
              </w:rPr>
              <w:t>作为得分依据，通过合同关键信息无法判断是否得分的，还须同时提供能证明得分的其它证明资料，如合同甲方出具的证明文件或项目报告。</w:t>
            </w:r>
          </w:p>
          <w:p w:rsidR="009B6EAC" w:rsidRDefault="009B6EAC" w:rsidP="009B6EAC">
            <w:pPr>
              <w:widowControl/>
              <w:wordWrap w:val="0"/>
              <w:jc w:val="left"/>
              <w:textAlignment w:val="top"/>
              <w:rPr>
                <w:szCs w:val="21"/>
              </w:rPr>
            </w:pPr>
            <w:r>
              <w:rPr>
                <w:rFonts w:hint="eastAsia"/>
              </w:rPr>
              <w:lastRenderedPageBreak/>
              <w:t>备注：以上资料均要求提供扫描件，评分中出现无证明资料或证书过期或专家无法凭所提供资料判断是否得分的情况，一律作不得分处理。</w:t>
            </w:r>
          </w:p>
        </w:tc>
      </w:tr>
      <w:tr w:rsidR="0080425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wordWrap w:val="0"/>
              <w:jc w:val="center"/>
              <w:rPr>
                <w:b/>
                <w:bCs/>
                <w:color w:val="0000FF"/>
                <w:sz w:val="24"/>
              </w:rPr>
            </w:pPr>
            <w:r>
              <w:rPr>
                <w:rFonts w:ascii="宋体" w:hAnsi="宋体" w:cs="宋体"/>
                <w:b/>
                <w:bCs/>
                <w:color w:val="0000FF"/>
                <w:kern w:val="0"/>
                <w:sz w:val="24"/>
                <w:lang w:bidi="ar"/>
              </w:rPr>
              <w:lastRenderedPageBreak/>
              <w:t>3</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wordWrap w:val="0"/>
              <w:jc w:val="center"/>
              <w:rPr>
                <w:b/>
                <w:bCs/>
                <w:color w:val="0000FF"/>
                <w:sz w:val="24"/>
              </w:rPr>
            </w:pPr>
            <w:r>
              <w:rPr>
                <w:rFonts w:ascii="宋体" w:hAnsi="宋体" w:cs="宋体"/>
                <w:b/>
                <w:bCs/>
                <w:color w:val="0000FF"/>
                <w:kern w:val="0"/>
                <w:sz w:val="24"/>
                <w:lang w:bidi="ar"/>
              </w:rPr>
              <w:t>商务</w:t>
            </w:r>
            <w:r>
              <w:rPr>
                <w:rFonts w:ascii="宋体" w:hAnsi="宋体" w:cs="宋体" w:hint="eastAsia"/>
                <w:b/>
                <w:bCs/>
                <w:color w:val="0000FF"/>
                <w:kern w:val="0"/>
                <w:sz w:val="24"/>
                <w:lang w:bidi="ar"/>
              </w:rPr>
              <w:t>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545454">
            <w:pPr>
              <w:widowControl/>
              <w:wordWrap w:val="0"/>
              <w:jc w:val="center"/>
              <w:rPr>
                <w:b/>
                <w:bCs/>
                <w:color w:val="0000FF"/>
                <w:sz w:val="24"/>
              </w:rPr>
            </w:pPr>
            <w:r>
              <w:rPr>
                <w:rFonts w:hint="eastAsia"/>
                <w:b/>
                <w:bCs/>
                <w:color w:val="0000FF"/>
                <w:sz w:val="24"/>
              </w:rPr>
              <w:t>4</w:t>
            </w:r>
          </w:p>
        </w:tc>
      </w:tr>
      <w:tr w:rsidR="0080425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804254">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804254" w:rsidRDefault="00804254">
            <w:pPr>
              <w:rPr>
                <w:rFonts w:ascii="宋体"/>
                <w:szCs w:val="21"/>
              </w:rPr>
            </w:pPr>
          </w:p>
        </w:tc>
      </w:tr>
      <w:tr w:rsidR="0080425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rsidR="00804254" w:rsidRDefault="00804254">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04254" w:rsidRDefault="00BF3689">
            <w:pPr>
              <w:widowControl/>
              <w:wordWrap w:val="0"/>
              <w:jc w:val="center"/>
              <w:rPr>
                <w:szCs w:val="21"/>
              </w:rPr>
            </w:pPr>
            <w:r>
              <w:rPr>
                <w:rFonts w:ascii="宋体" w:hAnsi="宋体" w:cs="宋体"/>
                <w:kern w:val="0"/>
                <w:szCs w:val="21"/>
                <w:lang w:bidi="ar"/>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04254" w:rsidRDefault="00BF3689">
            <w:pPr>
              <w:widowControl/>
              <w:wordWrap w:val="0"/>
              <w:jc w:val="center"/>
              <w:rPr>
                <w:szCs w:val="21"/>
              </w:rPr>
            </w:pPr>
            <w:r>
              <w:rPr>
                <w:rFonts w:ascii="宋体" w:hAnsi="宋体" w:cs="宋体"/>
                <w:kern w:val="0"/>
                <w:szCs w:val="21"/>
                <w:lang w:bidi="ar"/>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04254" w:rsidRDefault="00BF3689">
            <w:pPr>
              <w:widowControl/>
              <w:wordWrap w:val="0"/>
              <w:jc w:val="center"/>
              <w:rPr>
                <w:szCs w:val="21"/>
              </w:rPr>
            </w:pPr>
            <w:r>
              <w:rPr>
                <w:rFonts w:ascii="宋体" w:hAnsi="宋体" w:cs="宋体"/>
                <w:kern w:val="0"/>
                <w:szCs w:val="21"/>
                <w:lang w:bidi="ar"/>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04254" w:rsidRDefault="00BF3689">
            <w:pPr>
              <w:widowControl/>
              <w:wordWrap w:val="0"/>
              <w:jc w:val="center"/>
              <w:rPr>
                <w:szCs w:val="21"/>
              </w:rPr>
            </w:pPr>
            <w:r>
              <w:rPr>
                <w:rFonts w:ascii="宋体" w:hAnsi="宋体" w:cs="宋体"/>
                <w:kern w:val="0"/>
                <w:szCs w:val="21"/>
                <w:lang w:bidi="ar"/>
              </w:rPr>
              <w:t>评分准则</w:t>
            </w:r>
          </w:p>
        </w:tc>
      </w:tr>
      <w:tr w:rsidR="006F0622" w:rsidTr="00BF3689">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6F0622" w:rsidRDefault="006F0622" w:rsidP="006F0622">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6F0622" w:rsidRDefault="006F0622" w:rsidP="006F0622">
            <w:pPr>
              <w:widowControl/>
              <w:wordWrap w:val="0"/>
              <w:jc w:val="center"/>
              <w:textAlignment w:val="top"/>
              <w:rPr>
                <w:szCs w:val="21"/>
              </w:rPr>
            </w:pPr>
            <w:r>
              <w:rPr>
                <w:rFonts w:hint="eastAsia"/>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6F0622" w:rsidRDefault="006F0622" w:rsidP="006F0622">
            <w:pPr>
              <w:widowControl/>
              <w:jc w:val="left"/>
              <w:rPr>
                <w:szCs w:val="21"/>
              </w:rPr>
            </w:pPr>
            <w:r>
              <w:rPr>
                <w:rFonts w:ascii="宋体" w:hAnsi="宋体" w:hint="eastAsia"/>
                <w:szCs w:val="21"/>
              </w:rPr>
              <w:t>免费保修期</w:t>
            </w:r>
            <w:r>
              <w:rPr>
                <w:rFonts w:ascii="宋体" w:hAnsi="宋体" w:hint="eastAsia"/>
                <w:color w:val="FF0000"/>
                <w:szCs w:val="21"/>
              </w:rPr>
              <w:t>内</w:t>
            </w:r>
            <w:r>
              <w:rPr>
                <w:rFonts w:ascii="宋体" w:hAnsi="宋体" w:hint="eastAsia"/>
                <w:szCs w:val="21"/>
              </w:rPr>
              <w:t>售后服务条款偏离情况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6F0622" w:rsidRDefault="006F0622" w:rsidP="006F0622">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2</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6F0622" w:rsidRDefault="006F0622" w:rsidP="006F0622">
            <w:pP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（一）评分内容：投标人应如实填写《商务要求偏离表（免费保修期内售后服务要求）》，评审委员会根据响应情况进行打分，全部满足要求的得100分，每负偏离一项扣34分，扣完为止。</w:t>
            </w:r>
          </w:p>
        </w:tc>
      </w:tr>
      <w:tr w:rsidR="006F0622" w:rsidTr="00BF3689">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6F0622" w:rsidRDefault="006F0622" w:rsidP="006F0622">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6F0622" w:rsidRDefault="006F0622" w:rsidP="006F0622">
            <w:pPr>
              <w:widowControl/>
              <w:wordWrap w:val="0"/>
              <w:jc w:val="center"/>
              <w:textAlignment w:val="top"/>
              <w:rPr>
                <w:szCs w:val="21"/>
              </w:rPr>
            </w:pPr>
            <w:r>
              <w:rPr>
                <w:rFonts w:hint="eastAsia"/>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6F0622" w:rsidRDefault="006F0622" w:rsidP="006F0622">
            <w:pPr>
              <w:widowControl/>
              <w:wordWrap w:val="0"/>
              <w:jc w:val="left"/>
              <w:textAlignment w:val="top"/>
              <w:rPr>
                <w:szCs w:val="21"/>
              </w:rPr>
            </w:pPr>
            <w:r>
              <w:rPr>
                <w:rFonts w:hint="eastAsia"/>
                <w:szCs w:val="21"/>
              </w:rPr>
              <w:t>免费保修期</w:t>
            </w:r>
            <w:r>
              <w:rPr>
                <w:rFonts w:hint="eastAsia"/>
                <w:color w:val="FF0000"/>
                <w:szCs w:val="21"/>
              </w:rPr>
              <w:t>外</w:t>
            </w:r>
            <w:r>
              <w:rPr>
                <w:rFonts w:hint="eastAsia"/>
                <w:szCs w:val="21"/>
              </w:rPr>
              <w:t>售后服务条款偏离情况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6F0622" w:rsidRDefault="006F0622" w:rsidP="006F0622">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6F0622" w:rsidRDefault="006F0622" w:rsidP="006F0622">
            <w:pP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（一）评分内容：投标人应如实填写《商务要求偏离表（免费保修期外售后服务要求）》，评审委员会根据响应情况进行打分，全部满足要求的得100分，每负偏离一项扣100分，扣完为止。</w:t>
            </w:r>
          </w:p>
        </w:tc>
      </w:tr>
      <w:tr w:rsidR="006F0622" w:rsidTr="00BF3689">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6F0622" w:rsidRDefault="006F0622" w:rsidP="006F0622">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6F0622" w:rsidRDefault="006F0622" w:rsidP="006F0622">
            <w:pPr>
              <w:widowControl/>
              <w:wordWrap w:val="0"/>
              <w:jc w:val="center"/>
              <w:textAlignment w:val="top"/>
              <w:rPr>
                <w:szCs w:val="21"/>
              </w:rPr>
            </w:pPr>
            <w:r>
              <w:rPr>
                <w:rFonts w:hint="eastAsia"/>
                <w:szCs w:val="21"/>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6F0622" w:rsidRDefault="006F0622" w:rsidP="006F0622">
            <w:pPr>
              <w:widowControl/>
              <w:wordWrap w:val="0"/>
              <w:jc w:val="left"/>
              <w:textAlignment w:val="top"/>
              <w:rPr>
                <w:szCs w:val="21"/>
              </w:rPr>
            </w:pPr>
            <w:r>
              <w:rPr>
                <w:rFonts w:hint="eastAsia"/>
                <w:szCs w:val="21"/>
              </w:rPr>
              <w:t>其他商务条款偏离情况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6F0622" w:rsidRDefault="006F0622" w:rsidP="006F0622">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6F0622" w:rsidRDefault="006F0622" w:rsidP="006F0622">
            <w:pP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（一）评分内容：投标人应如实填写《商务要求偏离表（其他商务要求）》，评审委员会根据响应情况进行打分，全部满足要求的得100分，每负偏离一项扣12.5分，扣完为止。</w:t>
            </w:r>
          </w:p>
        </w:tc>
      </w:tr>
      <w:tr w:rsidR="0080425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rsidR="00804254" w:rsidRDefault="00BF3689">
            <w:pPr>
              <w:widowControl/>
              <w:wordWrap w:val="0"/>
              <w:jc w:val="center"/>
              <w:rPr>
                <w:b/>
                <w:bCs/>
                <w:color w:val="0000FF"/>
                <w:sz w:val="24"/>
              </w:rPr>
            </w:pPr>
            <w:r>
              <w:rPr>
                <w:rFonts w:ascii="宋体" w:hAnsi="宋体" w:cs="宋体"/>
                <w:b/>
                <w:bCs/>
                <w:color w:val="0000FF"/>
                <w:kern w:val="0"/>
                <w:sz w:val="24"/>
                <w:lang w:bidi="ar"/>
              </w:rPr>
              <w:t>4</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wordWrap w:val="0"/>
              <w:jc w:val="center"/>
              <w:rPr>
                <w:b/>
                <w:bCs/>
                <w:color w:val="0000FF"/>
                <w:sz w:val="24"/>
              </w:rPr>
            </w:pPr>
            <w:r>
              <w:rPr>
                <w:rFonts w:hint="eastAsia"/>
                <w:b/>
                <w:bCs/>
                <w:color w:val="0000FF"/>
                <w:sz w:val="24"/>
              </w:rPr>
              <w:t>综合实力</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27139">
            <w:pPr>
              <w:widowControl/>
              <w:wordWrap w:val="0"/>
              <w:jc w:val="center"/>
              <w:rPr>
                <w:b/>
                <w:bCs/>
                <w:color w:val="0000FF"/>
                <w:sz w:val="24"/>
              </w:rPr>
            </w:pPr>
            <w:r>
              <w:rPr>
                <w:rFonts w:hint="eastAsia"/>
                <w:b/>
                <w:bCs/>
                <w:color w:val="0000FF"/>
                <w:sz w:val="24"/>
              </w:rPr>
              <w:t>3</w:t>
            </w:r>
          </w:p>
        </w:tc>
      </w:tr>
      <w:tr w:rsidR="0080425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804254" w:rsidRDefault="00804254">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804254" w:rsidRDefault="00804254">
            <w:pPr>
              <w:rPr>
                <w:rFonts w:ascii="宋体"/>
                <w:szCs w:val="21"/>
              </w:rPr>
            </w:pPr>
          </w:p>
        </w:tc>
      </w:tr>
      <w:tr w:rsidR="0080425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rsidR="00804254" w:rsidRDefault="00804254">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04254" w:rsidRDefault="00BF3689">
            <w:pPr>
              <w:widowControl/>
              <w:wordWrap w:val="0"/>
              <w:jc w:val="center"/>
              <w:rPr>
                <w:szCs w:val="21"/>
              </w:rPr>
            </w:pPr>
            <w:r>
              <w:rPr>
                <w:rFonts w:ascii="宋体" w:hAnsi="宋体" w:cs="宋体"/>
                <w:kern w:val="0"/>
                <w:szCs w:val="21"/>
                <w:lang w:bidi="ar"/>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04254" w:rsidRDefault="00BF3689">
            <w:pPr>
              <w:widowControl/>
              <w:wordWrap w:val="0"/>
              <w:jc w:val="center"/>
              <w:rPr>
                <w:szCs w:val="21"/>
              </w:rPr>
            </w:pPr>
            <w:r>
              <w:rPr>
                <w:rFonts w:ascii="宋体" w:hAnsi="宋体" w:cs="宋体"/>
                <w:kern w:val="0"/>
                <w:szCs w:val="21"/>
                <w:lang w:bidi="ar"/>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04254" w:rsidRDefault="00BF3689">
            <w:pPr>
              <w:widowControl/>
              <w:wordWrap w:val="0"/>
              <w:jc w:val="center"/>
              <w:rPr>
                <w:szCs w:val="21"/>
              </w:rPr>
            </w:pPr>
            <w:r>
              <w:rPr>
                <w:rFonts w:ascii="宋体" w:hAnsi="宋体" w:cs="宋体"/>
                <w:kern w:val="0"/>
                <w:szCs w:val="21"/>
                <w:lang w:bidi="ar"/>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04254" w:rsidRDefault="00BF3689">
            <w:pPr>
              <w:widowControl/>
              <w:wordWrap w:val="0"/>
              <w:jc w:val="center"/>
              <w:rPr>
                <w:szCs w:val="21"/>
              </w:rPr>
            </w:pPr>
            <w:r>
              <w:rPr>
                <w:rFonts w:ascii="宋体" w:hAnsi="宋体" w:cs="宋体"/>
                <w:kern w:val="0"/>
                <w:szCs w:val="21"/>
                <w:lang w:bidi="ar"/>
              </w:rPr>
              <w:t>评分准则</w:t>
            </w:r>
          </w:p>
        </w:tc>
      </w:tr>
      <w:tr w:rsidR="00B27139" w:rsidTr="00BF3689">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B27139" w:rsidRDefault="00B27139" w:rsidP="00B27139">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B27139" w:rsidRDefault="00B27139" w:rsidP="00B27139">
            <w:pPr>
              <w:wordWrap w:val="0"/>
              <w:jc w:val="center"/>
              <w:rPr>
                <w:szCs w:val="21"/>
              </w:rPr>
            </w:pPr>
            <w:r>
              <w:rPr>
                <w:rFonts w:ascii="宋体" w:hAnsi="宋体" w:cs="宋体" w:hint="eastAsia"/>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7139" w:rsidRDefault="00B27139" w:rsidP="00B27139">
            <w:pPr>
              <w:jc w:val="center"/>
              <w:rPr>
                <w:rFonts w:asciiTheme="minorEastAsia" w:eastAsiaTheme="minorEastAsia" w:hAnsiTheme="minorEastAsia" w:cstheme="minorEastAsia"/>
                <w:color w:val="FF0000"/>
                <w:szCs w:val="21"/>
              </w:rPr>
            </w:pPr>
            <w:r>
              <w:rPr>
                <w:rFonts w:asciiTheme="minorEastAsia" w:eastAsiaTheme="minorEastAsia" w:hAnsiTheme="minorEastAsia" w:cstheme="minorEastAsia" w:hint="eastAsia"/>
                <w:szCs w:val="21"/>
              </w:rPr>
              <w:t>供应商认证情况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B27139" w:rsidRDefault="00B27139" w:rsidP="00B27139">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3</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B27139" w:rsidRDefault="00B27139" w:rsidP="00B27139">
            <w:pPr>
              <w:autoSpaceDE w:val="0"/>
              <w:autoSpaceDN w:val="0"/>
              <w:adjustRightInd w:val="0"/>
              <w:jc w:val="left"/>
              <w:textAlignment w:val="baseline"/>
              <w:rPr>
                <w:rFonts w:asciiTheme="minorEastAsia" w:eastAsiaTheme="minorEastAsia" w:hAnsiTheme="minorEastAsia" w:cstheme="minorEastAsia"/>
                <w:b/>
                <w:szCs w:val="21"/>
              </w:rPr>
            </w:pPr>
            <w:r>
              <w:rPr>
                <w:rFonts w:hint="eastAsia"/>
                <w:b/>
              </w:rPr>
              <w:t>（</w:t>
            </w:r>
            <w:r>
              <w:rPr>
                <w:rFonts w:asciiTheme="minorEastAsia" w:eastAsiaTheme="minorEastAsia" w:hAnsiTheme="minorEastAsia" w:cstheme="minorEastAsia" w:hint="eastAsia"/>
                <w:b/>
                <w:szCs w:val="21"/>
              </w:rPr>
              <w:t>（一）评分内容</w:t>
            </w:r>
          </w:p>
          <w:p w:rsidR="00B27139" w:rsidRDefault="00B27139" w:rsidP="00B27139">
            <w:pPr>
              <w:autoSpaceDE w:val="0"/>
              <w:autoSpaceDN w:val="0"/>
              <w:adjustRightInd w:val="0"/>
              <w:jc w:val="left"/>
              <w:textAlignment w:val="baseline"/>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所投产品具有有毒有害物质限量认证证书及产品防腐蚀等级认证证书，以上证书中产品名称或系列需包含但不限于：四层货架、面粉车、单星盆台柜、双通工作柜，每提供一个证书得50分，最高得100分。</w:t>
            </w:r>
          </w:p>
          <w:p w:rsidR="00B27139" w:rsidRDefault="00B27139" w:rsidP="00B27139">
            <w:pPr>
              <w:autoSpaceDE w:val="0"/>
              <w:autoSpaceDN w:val="0"/>
              <w:adjustRightInd w:val="0"/>
              <w:jc w:val="left"/>
              <w:textAlignment w:val="baseline"/>
              <w:rPr>
                <w:rFonts w:asciiTheme="minorEastAsia" w:eastAsiaTheme="minorEastAsia" w:hAnsiTheme="minorEastAsia" w:cstheme="minorEastAsia"/>
                <w:b/>
                <w:szCs w:val="21"/>
              </w:rPr>
            </w:pPr>
            <w:r>
              <w:rPr>
                <w:rFonts w:asciiTheme="minorEastAsia" w:eastAsiaTheme="minorEastAsia" w:hAnsiTheme="minorEastAsia" w:cstheme="minorEastAsia" w:hint="eastAsia"/>
                <w:b/>
                <w:szCs w:val="21"/>
              </w:rPr>
              <w:t>（二）评分依据</w:t>
            </w:r>
          </w:p>
          <w:p w:rsidR="00B27139" w:rsidRDefault="00B27139" w:rsidP="00B27139">
            <w:pPr>
              <w:rPr>
                <w:szCs w:val="21"/>
              </w:rPr>
            </w:pPr>
            <w:r>
              <w:rPr>
                <w:rFonts w:asciiTheme="minorEastAsia" w:eastAsiaTheme="minorEastAsia" w:hAnsiTheme="minorEastAsia" w:cstheme="minorEastAsia" w:hint="eastAsia"/>
                <w:szCs w:val="21"/>
              </w:rPr>
              <w:t>1.</w:t>
            </w:r>
            <w:r>
              <w:rPr>
                <w:rFonts w:asciiTheme="minorEastAsia" w:eastAsiaTheme="minorEastAsia" w:hAnsiTheme="minorEastAsia" w:cstheme="minorEastAsia" w:hint="eastAsia"/>
                <w:kern w:val="0"/>
                <w:szCs w:val="21"/>
              </w:rPr>
              <w:t>要求提供所有有效的认证证书扫描件，及出具证书官网或全国认证认可信息公共服务平台（http://cx.cnca.cn/）的证书查询记录</w:t>
            </w:r>
            <w:ins w:id="5" w:author="86136" w:date="2025-12-31T15:43:00Z">
              <w:r w:rsidR="00983586">
                <w:rPr>
                  <w:rFonts w:ascii="宋体" w:hAnsi="宋体" w:cs="宋体" w:hint="eastAsia"/>
                  <w:color w:val="FF0000"/>
                  <w:kern w:val="0"/>
                  <w:sz w:val="20"/>
                  <w:szCs w:val="20"/>
                  <w:lang w:bidi="ar"/>
                </w:rPr>
                <w:t>（因该平台升级等原因导致检验检测报告无法查询的，则需提供通过检测机构官网、邮箱等可靠途径查询所提交检测报告具体内容的真实性的证明材料或者检测机构盖章的证明材料，证明该报告真实有效。）</w:t>
              </w:r>
            </w:ins>
            <w:r>
              <w:rPr>
                <w:rFonts w:asciiTheme="minorEastAsia" w:eastAsiaTheme="minorEastAsia" w:hAnsiTheme="minorEastAsia" w:cstheme="minorEastAsia" w:hint="eastAsia"/>
                <w:kern w:val="0"/>
                <w:szCs w:val="21"/>
              </w:rPr>
              <w:t>。认证证书在公开渠道无法查询的，需提供颁发机构的证明材料，证明证书真实有效。评分中出现无证明资料或专家无法凭所提供资料判断是否得分的情况，一律作不得分处理</w:t>
            </w:r>
            <w:r>
              <w:rPr>
                <w:rFonts w:asciiTheme="minorEastAsia" w:eastAsiaTheme="minorEastAsia" w:hAnsiTheme="minorEastAsia" w:cstheme="minorEastAsia" w:hint="eastAsia"/>
                <w:szCs w:val="21"/>
              </w:rPr>
              <w:t>。</w:t>
            </w:r>
          </w:p>
        </w:tc>
      </w:tr>
      <w:tr w:rsidR="0080425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wordWrap w:val="0"/>
              <w:jc w:val="center"/>
              <w:rPr>
                <w:b/>
                <w:bCs/>
                <w:color w:val="0000FF"/>
                <w:sz w:val="24"/>
              </w:rPr>
            </w:pPr>
            <w:r>
              <w:rPr>
                <w:rFonts w:ascii="宋体" w:hAnsi="宋体" w:cs="宋体"/>
                <w:b/>
                <w:bCs/>
                <w:color w:val="0000FF"/>
                <w:kern w:val="0"/>
                <w:sz w:val="24"/>
                <w:lang w:bidi="ar"/>
              </w:rPr>
              <w:lastRenderedPageBreak/>
              <w:t>5</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wordWrap w:val="0"/>
              <w:jc w:val="center"/>
              <w:rPr>
                <w:b/>
                <w:bCs/>
                <w:color w:val="0000FF"/>
                <w:sz w:val="24"/>
              </w:rPr>
            </w:pPr>
            <w:r>
              <w:rPr>
                <w:rFonts w:ascii="宋体" w:hAnsi="宋体" w:cs="宋体" w:hint="eastAsia"/>
                <w:b/>
                <w:bCs/>
                <w:color w:val="0000FF"/>
                <w:kern w:val="0"/>
                <w:sz w:val="24"/>
                <w:lang w:bidi="ar"/>
              </w:rPr>
              <w:t>诚信情况</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9A745F">
            <w:pPr>
              <w:widowControl/>
              <w:wordWrap w:val="0"/>
              <w:jc w:val="center"/>
              <w:rPr>
                <w:b/>
                <w:bCs/>
                <w:color w:val="0000FF"/>
                <w:sz w:val="24"/>
              </w:rPr>
            </w:pPr>
            <w:r>
              <w:rPr>
                <w:rFonts w:hint="eastAsia"/>
                <w:b/>
                <w:bCs/>
                <w:color w:val="0000FF"/>
              </w:rPr>
              <w:t>3</w:t>
            </w:r>
          </w:p>
        </w:tc>
      </w:tr>
      <w:tr w:rsidR="0080425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804254">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804254" w:rsidRDefault="00804254">
            <w:pPr>
              <w:rPr>
                <w:rFonts w:ascii="宋体"/>
                <w:szCs w:val="21"/>
              </w:rPr>
            </w:pPr>
          </w:p>
        </w:tc>
      </w:tr>
      <w:tr w:rsidR="0080425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rsidR="00804254" w:rsidRDefault="00804254">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04254" w:rsidRDefault="00BF3689">
            <w:pPr>
              <w:widowControl/>
              <w:wordWrap w:val="0"/>
              <w:jc w:val="center"/>
              <w:rPr>
                <w:szCs w:val="21"/>
              </w:rPr>
            </w:pPr>
            <w:r>
              <w:rPr>
                <w:rFonts w:ascii="宋体" w:hAnsi="宋体" w:cs="宋体"/>
                <w:kern w:val="0"/>
                <w:szCs w:val="21"/>
                <w:lang w:bidi="ar"/>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04254" w:rsidRDefault="00BF3689">
            <w:pPr>
              <w:widowControl/>
              <w:wordWrap w:val="0"/>
              <w:jc w:val="center"/>
              <w:rPr>
                <w:szCs w:val="21"/>
              </w:rPr>
            </w:pPr>
            <w:r>
              <w:rPr>
                <w:rFonts w:ascii="宋体" w:hAnsi="宋体" w:cs="宋体"/>
                <w:kern w:val="0"/>
                <w:szCs w:val="21"/>
                <w:lang w:bidi="ar"/>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04254" w:rsidRDefault="00BF3689">
            <w:pPr>
              <w:widowControl/>
              <w:wordWrap w:val="0"/>
              <w:jc w:val="center"/>
              <w:rPr>
                <w:szCs w:val="21"/>
              </w:rPr>
            </w:pPr>
            <w:r>
              <w:rPr>
                <w:rFonts w:ascii="宋体" w:hAnsi="宋体" w:cs="宋体"/>
                <w:kern w:val="0"/>
                <w:szCs w:val="21"/>
                <w:lang w:bidi="ar"/>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04254" w:rsidRDefault="00BF3689">
            <w:pPr>
              <w:widowControl/>
              <w:wordWrap w:val="0"/>
              <w:jc w:val="center"/>
              <w:rPr>
                <w:szCs w:val="21"/>
              </w:rPr>
            </w:pPr>
            <w:r>
              <w:rPr>
                <w:rFonts w:ascii="宋体" w:hAnsi="宋体" w:cs="宋体"/>
                <w:kern w:val="0"/>
                <w:szCs w:val="21"/>
                <w:lang w:bidi="ar"/>
              </w:rPr>
              <w:t>评分准则</w:t>
            </w:r>
          </w:p>
        </w:tc>
      </w:tr>
      <w:tr w:rsidR="0080425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804254">
            <w:pPr>
              <w:jc w:val="center"/>
              <w:rPr>
                <w:rFonts w:ascii="宋体"/>
                <w:b/>
                <w:bCs/>
                <w:color w:val="0000FF"/>
                <w:sz w:val="24"/>
              </w:rPr>
            </w:pPr>
            <w:bookmarkStart w:id="6" w:name="OLE_LINK10" w:colFirst="2" w:colLast="4"/>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wordWrap w:val="0"/>
              <w:jc w:val="center"/>
              <w:textAlignment w:val="top"/>
              <w:rPr>
                <w:szCs w:val="21"/>
              </w:rPr>
            </w:pPr>
            <w:r>
              <w:rPr>
                <w:rFonts w:hint="eastAsia"/>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BF3689">
            <w:pPr>
              <w:widowControl/>
              <w:wordWrap w:val="0"/>
              <w:jc w:val="center"/>
              <w:textAlignment w:val="top"/>
            </w:pPr>
            <w:r>
              <w:rPr>
                <w:rFonts w:hint="eastAsia"/>
              </w:rPr>
              <w:t>诚信情况</w:t>
            </w:r>
          </w:p>
          <w:p w:rsidR="00804254" w:rsidRDefault="00BF3689">
            <w:pPr>
              <w:pStyle w:val="ac"/>
            </w:pPr>
            <w:bookmarkStart w:id="7" w:name="OLE_LINK9"/>
            <w:r>
              <w:rPr>
                <w:rFonts w:hint="eastAsia"/>
                <w:color w:val="FF0000"/>
                <w:sz w:val="21"/>
                <w:szCs w:val="21"/>
              </w:rPr>
              <w:t>（固定内容，无需修改）</w:t>
            </w:r>
            <w:bookmarkEnd w:id="7"/>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804254" w:rsidRDefault="009A745F">
            <w:pPr>
              <w:widowControl/>
              <w:wordWrap w:val="0"/>
              <w:jc w:val="center"/>
              <w:textAlignment w:val="top"/>
              <w:rPr>
                <w:szCs w:val="21"/>
              </w:rPr>
            </w:pPr>
            <w:r>
              <w:rPr>
                <w:rFonts w:hint="eastAsia"/>
              </w:rPr>
              <w:t>3</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804254" w:rsidRDefault="00BF3689">
            <w:pPr>
              <w:pStyle w:val="ac"/>
              <w:wordWrap w:val="0"/>
              <w:spacing w:line="240" w:lineRule="auto"/>
              <w:ind w:firstLineChars="200" w:firstLine="420"/>
              <w:rPr>
                <w:rFonts w:asciiTheme="minorEastAsia" w:eastAsiaTheme="minorEastAsia" w:hAnsiTheme="minorEastAsia" w:cstheme="minor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r>
              <w:rPr>
                <w:rFonts w:asciiTheme="minorEastAsia" w:eastAsiaTheme="minorEastAsia" w:hAnsiTheme="minorEastAsia" w:cstheme="minorEastAsia" w:hint="eastAsia"/>
                <w:color w:val="FF0000"/>
                <w:sz w:val="21"/>
                <w:szCs w:val="21"/>
              </w:rPr>
              <w:t>“深圳政府采购智慧平台信用库”作为供应商信用信息的法定查询渠道之一。</w:t>
            </w:r>
          </w:p>
          <w:p w:rsidR="00804254" w:rsidRDefault="00BF3689">
            <w:pPr>
              <w:pStyle w:val="ac"/>
              <w:wordWrap w:val="0"/>
              <w:spacing w:line="240" w:lineRule="auto"/>
              <w:ind w:firstLineChars="200" w:firstLine="420"/>
            </w:pPr>
            <w:r>
              <w:rPr>
                <w:rFonts w:asciiTheme="minorEastAsia" w:eastAsiaTheme="minorEastAsia" w:hAnsiTheme="minorEastAsia" w:cstheme="minorEastAsia" w:hint="eastAsia"/>
                <w:b w:val="0"/>
                <w:bCs w:val="0"/>
                <w:sz w:val="21"/>
                <w:szCs w:val="21"/>
              </w:rPr>
              <w:t>查询渠道：通过“信用中国”（www.creditchina.gov.cn，下载信用信息报告）、“中国政府采购网”（www.ccgp.gov.cn）以及“深圳市政府采购监管网”（http://zfcg.sz.gov.cn）、</w:t>
            </w:r>
            <w:bookmarkStart w:id="8" w:name="OLE_LINK7"/>
            <w:r>
              <w:rPr>
                <w:rFonts w:asciiTheme="minorEastAsia" w:eastAsiaTheme="minorEastAsia" w:hAnsiTheme="minorEastAsia" w:cstheme="minorEastAsia" w:hint="eastAsia"/>
                <w:color w:val="FF0000"/>
                <w:sz w:val="21"/>
                <w:szCs w:val="21"/>
              </w:rPr>
              <w:t>“深圳政府采购智慧平台信用库”</w:t>
            </w:r>
            <w:bookmarkEnd w:id="8"/>
            <w:r>
              <w:rPr>
                <w:rFonts w:asciiTheme="minorEastAsia" w:eastAsiaTheme="minorEastAsia" w:hAnsiTheme="minorEastAsia" w:cstheme="minorEastAsia" w:hint="eastAsia"/>
                <w:b w:val="0"/>
                <w:bCs w:val="0"/>
                <w:sz w:val="21"/>
                <w:szCs w:val="21"/>
              </w:rPr>
              <w:t>查询供应商信用信息，信用信息以开标当日的查询结果为准。</w:t>
            </w:r>
          </w:p>
        </w:tc>
      </w:tr>
      <w:bookmarkEnd w:id="2"/>
      <w:bookmarkEnd w:id="6"/>
    </w:tbl>
    <w:p w:rsidR="00804254" w:rsidRDefault="00804254">
      <w:pPr>
        <w:sectPr w:rsidR="00804254">
          <w:pgSz w:w="11907" w:h="16840"/>
          <w:pgMar w:top="1440" w:right="1418" w:bottom="1440" w:left="1418" w:header="851" w:footer="992" w:gutter="0"/>
          <w:cols w:space="425"/>
          <w:titlePg/>
          <w:docGrid w:linePitch="462"/>
        </w:sectPr>
      </w:pPr>
    </w:p>
    <w:p w:rsidR="00804254" w:rsidRDefault="00804254">
      <w:pPr>
        <w:jc w:val="center"/>
        <w:rPr>
          <w:b/>
          <w:sz w:val="84"/>
          <w:szCs w:val="84"/>
        </w:rPr>
      </w:pPr>
    </w:p>
    <w:p w:rsidR="00804254" w:rsidRDefault="00804254">
      <w:pPr>
        <w:jc w:val="center"/>
        <w:rPr>
          <w:b/>
          <w:sz w:val="84"/>
          <w:szCs w:val="84"/>
        </w:rPr>
      </w:pPr>
    </w:p>
    <w:p w:rsidR="00804254" w:rsidRDefault="00804254">
      <w:pPr>
        <w:jc w:val="center"/>
        <w:rPr>
          <w:b/>
          <w:sz w:val="84"/>
          <w:szCs w:val="84"/>
        </w:rPr>
      </w:pPr>
    </w:p>
    <w:p w:rsidR="00804254" w:rsidRDefault="00BF3689">
      <w:pPr>
        <w:jc w:val="center"/>
        <w:rPr>
          <w:b/>
          <w:sz w:val="120"/>
          <w:szCs w:val="120"/>
        </w:rPr>
      </w:pPr>
      <w:r>
        <w:rPr>
          <w:rFonts w:hint="eastAsia"/>
          <w:b/>
          <w:sz w:val="120"/>
          <w:szCs w:val="120"/>
        </w:rPr>
        <w:t>政府采购</w:t>
      </w:r>
    </w:p>
    <w:p w:rsidR="00804254" w:rsidRDefault="00BF3689">
      <w:pPr>
        <w:jc w:val="center"/>
        <w:rPr>
          <w:b/>
          <w:sz w:val="120"/>
          <w:szCs w:val="120"/>
        </w:rPr>
      </w:pPr>
      <w:r>
        <w:rPr>
          <w:rFonts w:hint="eastAsia"/>
          <w:b/>
          <w:sz w:val="120"/>
          <w:szCs w:val="120"/>
        </w:rPr>
        <w:t>招标文件</w:t>
      </w:r>
    </w:p>
    <w:p w:rsidR="00804254" w:rsidRDefault="00BF3689">
      <w:pPr>
        <w:jc w:val="center"/>
        <w:rPr>
          <w:b/>
          <w:sz w:val="52"/>
          <w:szCs w:val="52"/>
        </w:rPr>
      </w:pPr>
      <w:r>
        <w:rPr>
          <w:rFonts w:hint="eastAsia"/>
          <w:b/>
          <w:sz w:val="52"/>
          <w:szCs w:val="52"/>
        </w:rPr>
        <w:t>（货物类）</w:t>
      </w:r>
    </w:p>
    <w:p w:rsidR="00804254" w:rsidRDefault="00804254"/>
    <w:p w:rsidR="00804254" w:rsidRDefault="00804254"/>
    <w:p w:rsidR="00804254" w:rsidRDefault="00804254"/>
    <w:p w:rsidR="00804254" w:rsidRDefault="00804254"/>
    <w:p w:rsidR="00804254" w:rsidRDefault="00804254"/>
    <w:p w:rsidR="00804254" w:rsidRDefault="00804254"/>
    <w:p w:rsidR="00804254" w:rsidRDefault="00804254"/>
    <w:p w:rsidR="00804254" w:rsidRDefault="00804254"/>
    <w:p w:rsidR="00804254" w:rsidRDefault="00804254"/>
    <w:p w:rsidR="00804254" w:rsidRDefault="00804254"/>
    <w:p w:rsidR="00804254" w:rsidRDefault="00804254"/>
    <w:p w:rsidR="00804254" w:rsidRDefault="00804254"/>
    <w:p w:rsidR="00804254" w:rsidRDefault="00804254"/>
    <w:p w:rsidR="00804254" w:rsidRDefault="00804254"/>
    <w:p w:rsidR="00804254" w:rsidRDefault="00804254"/>
    <w:p w:rsidR="00804254" w:rsidRDefault="00804254"/>
    <w:p w:rsidR="00804254" w:rsidRDefault="00804254"/>
    <w:p w:rsidR="00804254" w:rsidRDefault="00804254"/>
    <w:p w:rsidR="00804254" w:rsidRDefault="00804254"/>
    <w:p w:rsidR="00804254" w:rsidRDefault="00BF3689">
      <w:pPr>
        <w:jc w:val="center"/>
        <w:rPr>
          <w:b/>
          <w:sz w:val="44"/>
          <w:szCs w:val="44"/>
        </w:rPr>
      </w:pPr>
      <w:bookmarkStart w:id="9" w:name="_Hlk71465316"/>
      <w:r>
        <w:rPr>
          <w:rFonts w:hint="eastAsia"/>
          <w:b/>
          <w:sz w:val="44"/>
          <w:szCs w:val="44"/>
        </w:rPr>
        <w:t>深圳公共资源交易中心</w:t>
      </w:r>
    </w:p>
    <w:p w:rsidR="00804254" w:rsidRDefault="00BF3689">
      <w:pPr>
        <w:jc w:val="center"/>
        <w:rPr>
          <w:b/>
          <w:sz w:val="44"/>
          <w:szCs w:val="44"/>
        </w:rPr>
      </w:pPr>
      <w:r>
        <w:rPr>
          <w:rFonts w:hint="eastAsia"/>
          <w:b/>
          <w:sz w:val="44"/>
          <w:szCs w:val="44"/>
        </w:rPr>
        <w:t>（</w:t>
      </w:r>
      <w:r>
        <w:rPr>
          <w:b/>
          <w:sz w:val="44"/>
          <w:szCs w:val="44"/>
        </w:rPr>
        <w:t>20</w:t>
      </w:r>
      <w:r>
        <w:rPr>
          <w:rFonts w:hint="eastAsia"/>
          <w:b/>
          <w:sz w:val="44"/>
          <w:szCs w:val="44"/>
        </w:rPr>
        <w:t>25</w:t>
      </w:r>
      <w:r>
        <w:rPr>
          <w:rFonts w:hint="eastAsia"/>
          <w:b/>
          <w:sz w:val="44"/>
          <w:szCs w:val="44"/>
        </w:rPr>
        <w:t>）</w:t>
      </w:r>
    </w:p>
    <w:bookmarkEnd w:id="9"/>
    <w:p w:rsidR="00804254" w:rsidRDefault="00804254">
      <w:pPr>
        <w:widowControl/>
        <w:jc w:val="center"/>
      </w:pPr>
    </w:p>
    <w:p w:rsidR="00804254" w:rsidRDefault="00BF3689">
      <w:pPr>
        <w:widowControl/>
        <w:jc w:val="center"/>
      </w:pPr>
      <w:r>
        <w:br w:type="page"/>
      </w:r>
    </w:p>
    <w:p w:rsidR="00804254" w:rsidRDefault="00BF3689">
      <w:pPr>
        <w:spacing w:beforeLines="100" w:before="240" w:afterLines="100" w:after="240"/>
        <w:jc w:val="center"/>
        <w:rPr>
          <w:rFonts w:ascii="黑体" w:eastAsia="黑体" w:hAnsi="黑体" w:cs="黑体"/>
          <w:b/>
          <w:bCs/>
          <w:sz w:val="28"/>
          <w:szCs w:val="36"/>
        </w:rPr>
      </w:pPr>
      <w:bookmarkStart w:id="10" w:name="_Hlk72218009"/>
      <w:r>
        <w:rPr>
          <w:rFonts w:ascii="黑体" w:eastAsia="黑体" w:hAnsi="黑体" w:cs="黑体" w:hint="eastAsia"/>
          <w:b/>
          <w:bCs/>
          <w:sz w:val="28"/>
          <w:szCs w:val="36"/>
        </w:rPr>
        <w:lastRenderedPageBreak/>
        <w:t>目   录</w:t>
      </w:r>
    </w:p>
    <w:p w:rsidR="00804254" w:rsidRDefault="00BF3689">
      <w:pPr>
        <w:rPr>
          <w:b/>
          <w:bCs/>
        </w:rPr>
      </w:pPr>
      <w:r>
        <w:rPr>
          <w:rFonts w:hint="eastAsia"/>
          <w:b/>
          <w:bCs/>
        </w:rPr>
        <w:t>第一册</w:t>
      </w:r>
      <w:r>
        <w:rPr>
          <w:rFonts w:hint="eastAsia"/>
          <w:b/>
          <w:bCs/>
        </w:rPr>
        <w:t xml:space="preserve">  </w:t>
      </w:r>
      <w:r>
        <w:rPr>
          <w:rFonts w:hint="eastAsia"/>
          <w:b/>
          <w:bCs/>
        </w:rPr>
        <w:t>专用条款</w:t>
      </w:r>
    </w:p>
    <w:p w:rsidR="00804254" w:rsidRDefault="00BF3689">
      <w:pPr>
        <w:ind w:firstLineChars="400" w:firstLine="960"/>
        <w:rPr>
          <w:sz w:val="24"/>
        </w:rPr>
      </w:pPr>
      <w:r>
        <w:rPr>
          <w:rFonts w:hint="eastAsia"/>
          <w:sz w:val="24"/>
        </w:rPr>
        <w:t>关键信息</w:t>
      </w:r>
    </w:p>
    <w:p w:rsidR="00804254" w:rsidRDefault="00BF3689">
      <w:pPr>
        <w:ind w:leftChars="300" w:left="630" w:firstLineChars="300" w:firstLine="630"/>
        <w:rPr>
          <w:rFonts w:ascii="宋体" w:hAnsi="宋体"/>
          <w:szCs w:val="21"/>
        </w:rPr>
      </w:pPr>
      <w:r>
        <w:rPr>
          <w:rFonts w:ascii="宋体" w:hAnsi="宋体" w:hint="eastAsia"/>
          <w:szCs w:val="21"/>
        </w:rPr>
        <w:t>第一章  招标公告</w:t>
      </w:r>
    </w:p>
    <w:p w:rsidR="00804254" w:rsidRDefault="00BF3689">
      <w:pPr>
        <w:ind w:leftChars="300" w:left="630" w:firstLineChars="300" w:firstLine="630"/>
        <w:rPr>
          <w:rFonts w:ascii="宋体" w:hAnsi="宋体"/>
          <w:szCs w:val="21"/>
        </w:rPr>
      </w:pPr>
      <w:r>
        <w:rPr>
          <w:rFonts w:ascii="宋体" w:hAnsi="宋体" w:hint="eastAsia"/>
          <w:szCs w:val="21"/>
        </w:rPr>
        <w:t xml:space="preserve">第二章  </w:t>
      </w:r>
      <w:bookmarkStart w:id="11" w:name="_Hlk71994379"/>
      <w:r>
        <w:rPr>
          <w:rFonts w:ascii="宋体" w:hAnsi="宋体" w:hint="eastAsia"/>
          <w:szCs w:val="21"/>
        </w:rPr>
        <w:t>对通用条款的补充内容及其他关键信息</w:t>
      </w:r>
      <w:bookmarkEnd w:id="11"/>
    </w:p>
    <w:p w:rsidR="00804254" w:rsidRDefault="00BF3689">
      <w:pPr>
        <w:ind w:leftChars="300" w:left="630" w:firstLineChars="300" w:firstLine="63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rsidR="00804254" w:rsidRDefault="00BF3689">
      <w:pPr>
        <w:ind w:leftChars="300" w:left="630" w:firstLineChars="300" w:firstLine="63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rsidR="00804254" w:rsidRDefault="00BF3689">
      <w:pPr>
        <w:ind w:leftChars="300" w:left="630" w:firstLineChars="300" w:firstLine="630"/>
        <w:rPr>
          <w:rFonts w:ascii="宋体" w:hAnsi="宋体"/>
          <w:szCs w:val="21"/>
        </w:rPr>
      </w:pPr>
      <w:r>
        <w:rPr>
          <w:rFonts w:ascii="宋体" w:hAnsi="宋体" w:hint="eastAsia"/>
          <w:szCs w:val="21"/>
        </w:rPr>
        <w:t>第五章  合同条款及格式</w:t>
      </w:r>
    </w:p>
    <w:p w:rsidR="00804254" w:rsidRDefault="00804254">
      <w:pPr>
        <w:rPr>
          <w:b/>
          <w:sz w:val="24"/>
        </w:rPr>
      </w:pPr>
    </w:p>
    <w:p w:rsidR="00804254" w:rsidRDefault="00BF3689">
      <w:pPr>
        <w:rPr>
          <w:b/>
          <w:bCs/>
        </w:rPr>
      </w:pPr>
      <w:r>
        <w:rPr>
          <w:rFonts w:hint="eastAsia"/>
          <w:b/>
          <w:bCs/>
        </w:rPr>
        <w:t>第二册</w:t>
      </w:r>
      <w:r>
        <w:rPr>
          <w:rFonts w:hint="eastAsia"/>
          <w:b/>
          <w:bCs/>
        </w:rPr>
        <w:t xml:space="preserve">  </w:t>
      </w:r>
      <w:r>
        <w:rPr>
          <w:rFonts w:hint="eastAsia"/>
          <w:b/>
          <w:bCs/>
        </w:rPr>
        <w:t>通用条款</w:t>
      </w:r>
    </w:p>
    <w:p w:rsidR="00804254" w:rsidRDefault="00BF3689" w:rsidP="00CA2ED9">
      <w:pPr>
        <w:ind w:leftChars="300" w:left="630" w:firstLineChars="196" w:firstLine="412"/>
        <w:rPr>
          <w:rFonts w:ascii="宋体" w:hAnsi="宋体"/>
          <w:szCs w:val="21"/>
        </w:rPr>
      </w:pPr>
      <w:r>
        <w:rPr>
          <w:rFonts w:ascii="宋体" w:hAnsi="宋体" w:hint="eastAsia"/>
          <w:szCs w:val="21"/>
        </w:rPr>
        <w:t>第一章  总则</w:t>
      </w:r>
    </w:p>
    <w:p w:rsidR="00804254" w:rsidRDefault="00BF3689" w:rsidP="00CA2ED9">
      <w:pPr>
        <w:ind w:leftChars="300" w:left="630" w:firstLineChars="196" w:firstLine="412"/>
        <w:rPr>
          <w:rFonts w:ascii="宋体" w:hAnsi="宋体"/>
          <w:szCs w:val="21"/>
        </w:rPr>
      </w:pPr>
      <w:r>
        <w:rPr>
          <w:rFonts w:ascii="宋体" w:hAnsi="宋体" w:hint="eastAsia"/>
          <w:szCs w:val="21"/>
        </w:rPr>
        <w:t>第二章  招标文件</w:t>
      </w:r>
    </w:p>
    <w:p w:rsidR="00804254" w:rsidRDefault="00BF3689" w:rsidP="00CA2ED9">
      <w:pPr>
        <w:ind w:leftChars="300" w:left="630" w:firstLineChars="196" w:firstLine="412"/>
        <w:rPr>
          <w:rFonts w:ascii="宋体" w:hAnsi="宋体"/>
          <w:szCs w:val="21"/>
        </w:rPr>
      </w:pPr>
      <w:r>
        <w:rPr>
          <w:rFonts w:ascii="宋体" w:hAnsi="宋体" w:hint="eastAsia"/>
          <w:szCs w:val="21"/>
        </w:rPr>
        <w:t>第三章  投标文件的编制</w:t>
      </w:r>
    </w:p>
    <w:p w:rsidR="00804254" w:rsidRDefault="00BF3689" w:rsidP="00CA2ED9">
      <w:pPr>
        <w:ind w:leftChars="300" w:left="630" w:firstLineChars="196" w:firstLine="412"/>
        <w:rPr>
          <w:rFonts w:ascii="宋体" w:hAnsi="宋体"/>
          <w:szCs w:val="21"/>
        </w:rPr>
      </w:pPr>
      <w:r>
        <w:rPr>
          <w:rFonts w:ascii="宋体" w:hAnsi="宋体" w:hint="eastAsia"/>
          <w:szCs w:val="21"/>
        </w:rPr>
        <w:t>第四章  投标文件的递交</w:t>
      </w:r>
    </w:p>
    <w:p w:rsidR="00804254" w:rsidRDefault="00BF3689" w:rsidP="00CA2ED9">
      <w:pPr>
        <w:ind w:leftChars="300" w:left="630" w:firstLineChars="196" w:firstLine="412"/>
        <w:rPr>
          <w:rFonts w:ascii="宋体" w:hAnsi="宋体"/>
          <w:szCs w:val="21"/>
        </w:rPr>
      </w:pPr>
      <w:r>
        <w:rPr>
          <w:rFonts w:ascii="宋体" w:hAnsi="宋体" w:hint="eastAsia"/>
          <w:szCs w:val="21"/>
        </w:rPr>
        <w:t>第五章  开标</w:t>
      </w:r>
    </w:p>
    <w:p w:rsidR="00804254" w:rsidRDefault="00BF3689" w:rsidP="00CA2ED9">
      <w:pPr>
        <w:ind w:leftChars="300" w:left="630" w:firstLineChars="196" w:firstLine="412"/>
        <w:rPr>
          <w:rFonts w:ascii="宋体" w:hAnsi="宋体"/>
          <w:szCs w:val="21"/>
        </w:rPr>
      </w:pPr>
      <w:r>
        <w:rPr>
          <w:rFonts w:ascii="宋体" w:hAnsi="宋体" w:hint="eastAsia"/>
          <w:szCs w:val="21"/>
        </w:rPr>
        <w:t>第六章  评审要求</w:t>
      </w:r>
    </w:p>
    <w:p w:rsidR="00804254" w:rsidRDefault="00BF3689" w:rsidP="00CA2ED9">
      <w:pPr>
        <w:ind w:leftChars="300" w:left="630" w:firstLineChars="196" w:firstLine="412"/>
        <w:rPr>
          <w:rFonts w:ascii="宋体" w:hAnsi="宋体"/>
          <w:szCs w:val="21"/>
        </w:rPr>
      </w:pPr>
      <w:r>
        <w:rPr>
          <w:rFonts w:ascii="宋体" w:hAnsi="宋体" w:hint="eastAsia"/>
          <w:szCs w:val="21"/>
        </w:rPr>
        <w:t>第七章  评审程序及评审方法</w:t>
      </w:r>
    </w:p>
    <w:p w:rsidR="00804254" w:rsidRDefault="00BF3689" w:rsidP="00CA2ED9">
      <w:pPr>
        <w:ind w:leftChars="300" w:left="630" w:firstLineChars="196" w:firstLine="412"/>
        <w:rPr>
          <w:rFonts w:ascii="宋体" w:hAnsi="宋体"/>
          <w:szCs w:val="21"/>
        </w:rPr>
      </w:pPr>
      <w:r>
        <w:rPr>
          <w:rFonts w:ascii="宋体" w:hAnsi="宋体" w:hint="eastAsia"/>
          <w:szCs w:val="21"/>
        </w:rPr>
        <w:t>第八章  定标及公示</w:t>
      </w:r>
    </w:p>
    <w:p w:rsidR="00804254" w:rsidRDefault="00BF3689" w:rsidP="00CA2ED9">
      <w:pPr>
        <w:ind w:leftChars="300" w:left="630" w:firstLineChars="196" w:firstLine="412"/>
        <w:rPr>
          <w:rFonts w:ascii="宋体" w:hAnsi="宋体"/>
          <w:szCs w:val="21"/>
        </w:rPr>
      </w:pPr>
      <w:r>
        <w:rPr>
          <w:rFonts w:ascii="宋体" w:hAnsi="宋体" w:hint="eastAsia"/>
          <w:szCs w:val="21"/>
        </w:rPr>
        <w:t>第九章  公开招标失败的后续处理</w:t>
      </w:r>
    </w:p>
    <w:p w:rsidR="00804254" w:rsidRDefault="00BF3689" w:rsidP="00CA2ED9">
      <w:pPr>
        <w:ind w:leftChars="300" w:left="630" w:firstLineChars="196" w:firstLine="412"/>
        <w:rPr>
          <w:rFonts w:ascii="宋体" w:hAnsi="宋体"/>
          <w:szCs w:val="21"/>
        </w:rPr>
      </w:pPr>
      <w:r>
        <w:rPr>
          <w:rFonts w:ascii="宋体" w:hAnsi="宋体" w:hint="eastAsia"/>
          <w:szCs w:val="21"/>
        </w:rPr>
        <w:t>第十章  合同的授予与备案</w:t>
      </w:r>
    </w:p>
    <w:p w:rsidR="00804254" w:rsidRDefault="00BF3689">
      <w:pPr>
        <w:ind w:firstLineChars="500" w:firstLine="1050"/>
      </w:pPr>
      <w:r>
        <w:rPr>
          <w:rFonts w:hint="eastAsia"/>
        </w:rPr>
        <w:t>第十一章</w:t>
      </w:r>
      <w:r>
        <w:rPr>
          <w:rFonts w:hint="eastAsia"/>
        </w:rPr>
        <w:t xml:space="preserve">  </w:t>
      </w:r>
      <w:r>
        <w:rPr>
          <w:rFonts w:hint="eastAsia"/>
        </w:rPr>
        <w:t>质疑处理</w:t>
      </w:r>
    </w:p>
    <w:p w:rsidR="00804254" w:rsidRDefault="00804254">
      <w:pPr>
        <w:pStyle w:val="ac"/>
      </w:pPr>
    </w:p>
    <w:p w:rsidR="00804254" w:rsidRDefault="00804254">
      <w:pPr>
        <w:pStyle w:val="20"/>
      </w:pPr>
    </w:p>
    <w:p w:rsidR="00804254" w:rsidRDefault="00804254">
      <w:pPr>
        <w:pStyle w:val="20"/>
      </w:pPr>
    </w:p>
    <w:p w:rsidR="00804254" w:rsidRDefault="00804254">
      <w:pPr>
        <w:pStyle w:val="ac"/>
        <w:sectPr w:rsidR="00804254">
          <w:pgSz w:w="11907" w:h="16840"/>
          <w:pgMar w:top="1440" w:right="1797" w:bottom="1440" w:left="1797" w:header="851" w:footer="992" w:gutter="0"/>
          <w:cols w:space="425"/>
          <w:titlePg/>
          <w:docGrid w:linePitch="462"/>
        </w:sectPr>
      </w:pPr>
    </w:p>
    <w:p w:rsidR="00804254" w:rsidRDefault="00BF3689">
      <w:pPr>
        <w:pStyle w:val="10"/>
        <w:rPr>
          <w:color w:val="FF0000"/>
          <w:sz w:val="24"/>
        </w:rPr>
      </w:pPr>
      <w:bookmarkStart w:id="12" w:name="bt投标文件签署授权委托书"/>
      <w:bookmarkStart w:id="13" w:name="bt说明"/>
      <w:bookmarkStart w:id="14" w:name="bt投标人须知"/>
      <w:bookmarkStart w:id="15" w:name="合同格式"/>
      <w:bookmarkStart w:id="16" w:name="bt其他资料由投标人自定"/>
      <w:bookmarkStart w:id="17" w:name="bt本工程承诺书"/>
      <w:bookmarkStart w:id="18" w:name="bt投标函"/>
      <w:bookmarkStart w:id="19" w:name="bt合同条款及格式"/>
      <w:bookmarkStart w:id="20" w:name="bt项目管理班子配备情况"/>
      <w:bookmarkStart w:id="21" w:name="bt商务标投标文件格式"/>
      <w:bookmarkStart w:id="22" w:name="bt合同格式"/>
      <w:bookmarkStart w:id="23" w:name="bt合同条款"/>
      <w:bookmarkStart w:id="24" w:name="bt其他资料2"/>
      <w:bookmarkStart w:id="25" w:name="bt技术标投标文件格式"/>
      <w:bookmarkStart w:id="26" w:name="bt开标一览表"/>
      <w:bookmarkStart w:id="27" w:name="bt投标人情况介绍"/>
      <w:bookmarkStart w:id="28" w:name="bt投标报价汇总表"/>
      <w:bookmarkEnd w:id="10"/>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rPr>
          <w:rFonts w:hint="eastAsia"/>
        </w:rPr>
        <w:lastRenderedPageBreak/>
        <w:t>第一册</w:t>
      </w:r>
      <w:r>
        <w:rPr>
          <w:rFonts w:hint="eastAsia"/>
        </w:rPr>
        <w:t xml:space="preserve">  </w:t>
      </w:r>
      <w:r>
        <w:rPr>
          <w:rFonts w:hint="eastAsia"/>
        </w:rPr>
        <w:t>专用条款</w:t>
      </w:r>
    </w:p>
    <w:p w:rsidR="00804254" w:rsidRDefault="00BF3689">
      <w:pPr>
        <w:pStyle w:val="2"/>
        <w:rPr>
          <w:sz w:val="28"/>
          <w:szCs w:val="28"/>
        </w:rPr>
      </w:pPr>
      <w:r>
        <w:rPr>
          <w:rFonts w:hint="eastAsia"/>
          <w:sz w:val="28"/>
          <w:szCs w:val="28"/>
        </w:rPr>
        <w:t>第一章  招标公告</w:t>
      </w:r>
    </w:p>
    <w:p w:rsidR="00804254" w:rsidRDefault="00BF3689">
      <w:pPr>
        <w:spacing w:line="360" w:lineRule="auto"/>
        <w:rPr>
          <w:rFonts w:ascii="宋体" w:hAnsi="宋体" w:cs="宋体"/>
          <w:b/>
          <w:bCs/>
          <w:kern w:val="0"/>
          <w:szCs w:val="21"/>
        </w:rPr>
      </w:pPr>
      <w:r>
        <w:rPr>
          <w:rFonts w:ascii="宋体" w:hAnsi="宋体" w:cs="宋体" w:hint="eastAsia"/>
          <w:b/>
          <w:bCs/>
          <w:kern w:val="0"/>
          <w:szCs w:val="21"/>
        </w:rPr>
        <w:t>申请人的资格要求：</w:t>
      </w:r>
    </w:p>
    <w:p w:rsidR="00804254" w:rsidRDefault="00BF3689">
      <w:pPr>
        <w:ind w:firstLineChars="300" w:firstLine="63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bookmarkStart w:id="29" w:name="_Hlk72162904"/>
      <w:r>
        <w:rPr>
          <w:rFonts w:ascii="宋体" w:hAnsi="宋体" w:cs="宋体" w:hint="eastAsia"/>
          <w:kern w:val="0"/>
          <w:szCs w:val="21"/>
        </w:rPr>
        <w:t>具有独立承担民事责任的能力（提供营业执照或事业单位法人证书等证明资料扫描件，分支机构参与投标的，须同时提供总公司授权文件且授权书载明其民事责任由总公司承担）</w:t>
      </w:r>
      <w:bookmarkEnd w:id="29"/>
      <w:r>
        <w:rPr>
          <w:rFonts w:hint="eastAsia"/>
        </w:rPr>
        <w:t>；</w:t>
      </w:r>
    </w:p>
    <w:p w:rsidR="00804254" w:rsidRDefault="00BF3689">
      <w:pPr>
        <w:ind w:firstLineChars="300" w:firstLine="630"/>
        <w:rPr>
          <w:rFonts w:ascii="宋体" w:hAnsi="宋体" w:cs="宋体"/>
          <w:kern w:val="0"/>
          <w:szCs w:val="21"/>
        </w:rPr>
      </w:pPr>
      <w:r>
        <w:rPr>
          <w:rFonts w:ascii="宋体" w:hAnsi="宋体" w:cs="宋体" w:hint="eastAsia"/>
          <w:color w:val="FF0000"/>
          <w:kern w:val="0"/>
          <w:szCs w:val="21"/>
        </w:rPr>
        <w:t>2.</w:t>
      </w:r>
      <w:bookmarkStart w:id="30" w:name="_GoBack"/>
      <w:bookmarkEnd w:id="30"/>
      <w:r>
        <w:rPr>
          <w:rFonts w:ascii="宋体" w:hAnsi="宋体" w:cs="宋体" w:hint="eastAsia"/>
          <w:color w:val="FF0000"/>
          <w:kern w:val="0"/>
          <w:szCs w:val="21"/>
        </w:rPr>
        <w:t>本项目不接受联合体投标，不接受投标人选用进口产品参与投标，详见招标文件“第三章 用户需求书”；</w:t>
      </w:r>
    </w:p>
    <w:p w:rsidR="00804254" w:rsidRDefault="00BF3689">
      <w:pPr>
        <w:ind w:firstLineChars="300" w:firstLine="63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rsidR="00804254" w:rsidRDefault="00BF3689">
      <w:pPr>
        <w:ind w:firstLineChars="300" w:firstLine="63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rsidR="00804254" w:rsidRDefault="00BF3689">
      <w:pPr>
        <w:ind w:firstLineChars="300" w:firstLine="63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rsidR="00804254" w:rsidRDefault="00BF3689">
      <w:pPr>
        <w:ind w:firstLineChars="300" w:firstLine="630"/>
        <w:rPr>
          <w:rFonts w:ascii="宋体" w:hAnsi="宋体" w:cs="宋体"/>
          <w:kern w:val="0"/>
          <w:szCs w:val="21"/>
        </w:rPr>
      </w:pPr>
      <w:r>
        <w:rPr>
          <w:rFonts w:ascii="宋体" w:hAnsi="宋体" w:cs="宋体" w:hint="eastAsia"/>
          <w:kern w:val="0"/>
          <w:szCs w:val="21"/>
        </w:rPr>
        <w:t>6.不存在《深圳市财政局政府采购供应商信用信息管理办法》（深财规〔2023〕3号）列明的严重违法失信行为（由供应商在《政府采购投标及履约承诺函》中作出声明）；</w:t>
      </w:r>
    </w:p>
    <w:p w:rsidR="00804254" w:rsidRDefault="00BF3689">
      <w:pPr>
        <w:ind w:firstLineChars="300" w:firstLine="630"/>
        <w:rPr>
          <w:rFonts w:ascii="宋体" w:hAnsi="宋体" w:cs="宋体"/>
          <w:kern w:val="0"/>
          <w:szCs w:val="21"/>
        </w:rPr>
      </w:pPr>
      <w:r>
        <w:rPr>
          <w:rFonts w:ascii="宋体" w:hAnsi="宋体" w:cs="宋体" w:hint="eastAsia"/>
          <w:kern w:val="0"/>
          <w:szCs w:val="21"/>
        </w:rPr>
        <w:t>7.为采购项目提供整体设计、规范编制或者项目管理、监理、检测等服务的供应商，不得再参加该采购项目的其他采购活动（由供应商在《政府采购投标及履约承诺函》中作出声明）；</w:t>
      </w:r>
    </w:p>
    <w:p w:rsidR="00804254" w:rsidRDefault="00BF3689">
      <w:pPr>
        <w:ind w:firstLineChars="300" w:firstLine="630"/>
        <w:rPr>
          <w:rFonts w:ascii="宋体" w:hAnsi="宋体" w:cs="宋体"/>
          <w:color w:val="FF0000"/>
          <w:kern w:val="0"/>
          <w:szCs w:val="21"/>
        </w:rPr>
      </w:pPr>
      <w:r>
        <w:rPr>
          <w:rFonts w:ascii="宋体" w:hAnsi="宋体" w:cs="宋体" w:hint="eastAsia"/>
          <w:color w:val="FF0000"/>
          <w:kern w:val="0"/>
          <w:szCs w:val="21"/>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w:t>
      </w:r>
      <w:r>
        <w:rPr>
          <w:rFonts w:ascii="宋体" w:hAnsi="宋体" w:cs="宋体" w:hint="eastAsia"/>
          <w:color w:val="FF0000"/>
          <w:kern w:val="0"/>
          <w:szCs w:val="21"/>
          <w:highlight w:val="yellow"/>
        </w:rPr>
        <w:t>由供应商填写《供应商基本情况表》相关信息</w:t>
      </w:r>
      <w:r>
        <w:rPr>
          <w:rFonts w:ascii="宋体" w:hAnsi="宋体" w:cs="宋体" w:hint="eastAsia"/>
          <w:color w:val="FF0000"/>
          <w:kern w:val="0"/>
          <w:szCs w:val="21"/>
        </w:rPr>
        <w:t>）；</w:t>
      </w:r>
    </w:p>
    <w:p w:rsidR="00804254" w:rsidRDefault="00BF3689">
      <w:pPr>
        <w:ind w:firstLineChars="300" w:firstLine="630"/>
        <w:rPr>
          <w:rFonts w:ascii="宋体" w:hAnsi="宋体" w:cs="宋体"/>
          <w:b/>
          <w:bCs/>
          <w:kern w:val="0"/>
          <w:szCs w:val="21"/>
        </w:rPr>
      </w:pPr>
      <w:r>
        <w:rPr>
          <w:rFonts w:ascii="宋体" w:hAnsi="宋体" w:cs="宋体" w:hint="eastAsia"/>
          <w:kern w:val="0"/>
          <w:szCs w:val="21"/>
        </w:rPr>
        <w:t>9.本项目是（否）专门面向中小企业采购：否。</w:t>
      </w:r>
    </w:p>
    <w:p w:rsidR="00804254" w:rsidRDefault="00BF3689">
      <w:pPr>
        <w:wordWrap w:val="0"/>
        <w:ind w:firstLineChars="200" w:firstLine="420"/>
        <w:rPr>
          <w:rFonts w:ascii="宋体" w:hAnsi="宋体" w:cs="宋体"/>
          <w:kern w:val="0"/>
          <w:szCs w:val="21"/>
        </w:rPr>
      </w:pPr>
      <w:r>
        <w:rPr>
          <w:rFonts w:ascii="宋体" w:hAnsi="宋体" w:cs="宋体" w:hint="eastAsia"/>
          <w:kern w:val="0"/>
          <w:szCs w:val="21"/>
        </w:rPr>
        <w:t>注：（1）“信用中国”（www.creditchina.gov.cn，查询“信用服务”栏的“重大税收违法失信主体”“失信被执行人”或者下载信用信息报告），“中国政府采购网”（www.ccgp.gov.cn）中的“政府采购严重违法失信行为记录名单”，以及“深圳市政府采购监管网”（http://zfcg.sz.gov.cn）</w:t>
      </w:r>
      <w:bookmarkStart w:id="31" w:name="OLE_LINK11"/>
      <w:r>
        <w:rPr>
          <w:rFonts w:ascii="宋体" w:hAnsi="宋体" w:cs="宋体" w:hint="eastAsia"/>
          <w:kern w:val="0"/>
          <w:szCs w:val="21"/>
        </w:rPr>
        <w:t>、</w:t>
      </w:r>
      <w:bookmarkStart w:id="32" w:name="OLE_LINK8"/>
      <w:bookmarkStart w:id="33" w:name="OLE_LINK15"/>
      <w:r>
        <w:rPr>
          <w:rFonts w:asciiTheme="minorEastAsia" w:eastAsiaTheme="minorEastAsia" w:hAnsiTheme="minorEastAsia" w:cstheme="minorEastAsia" w:hint="eastAsia"/>
          <w:b/>
          <w:bCs/>
          <w:color w:val="FF0000"/>
          <w:szCs w:val="21"/>
        </w:rPr>
        <w:t>“深圳政府采购智慧平台信用库”</w:t>
      </w:r>
      <w:bookmarkEnd w:id="31"/>
      <w:bookmarkEnd w:id="32"/>
      <w:r>
        <w:rPr>
          <w:rFonts w:asciiTheme="minorEastAsia" w:eastAsiaTheme="minorEastAsia" w:hAnsiTheme="minorEastAsia" w:cstheme="minorEastAsia" w:hint="eastAsia"/>
          <w:b/>
          <w:bCs/>
          <w:color w:val="FF0000"/>
          <w:szCs w:val="21"/>
        </w:rPr>
        <w:t>中的“严重违法失信信息”</w:t>
      </w:r>
      <w:bookmarkEnd w:id="33"/>
      <w:r>
        <w:rPr>
          <w:rFonts w:ascii="宋体" w:hAnsi="宋体" w:cs="宋体" w:hint="eastAsia"/>
          <w:kern w:val="0"/>
          <w:szCs w:val="21"/>
        </w:rPr>
        <w:t>为供应商信用信息的查询渠道，相关信息以开标当日的查询结果为准；</w:t>
      </w:r>
    </w:p>
    <w:p w:rsidR="00804254" w:rsidRDefault="00BF3689">
      <w:pPr>
        <w:ind w:firstLineChars="200" w:firstLine="42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rsidR="00804254" w:rsidRDefault="00804254">
      <w:pPr>
        <w:ind w:firstLineChars="200" w:firstLine="420"/>
        <w:rPr>
          <w:rFonts w:ascii="宋体" w:hAnsi="宋体"/>
        </w:rPr>
      </w:pPr>
    </w:p>
    <w:p w:rsidR="00804254" w:rsidRDefault="00BF3689">
      <w:pPr>
        <w:ind w:firstLineChars="200" w:firstLine="442"/>
        <w:rPr>
          <w:b/>
        </w:rPr>
      </w:pPr>
      <w:r>
        <w:rPr>
          <w:rFonts w:hint="eastAsia"/>
          <w:b/>
          <w:sz w:val="22"/>
          <w:szCs w:val="18"/>
        </w:rPr>
        <w:t>完整公告内容详见：深圳公共资源交易网（</w:t>
      </w:r>
      <w:r>
        <w:rPr>
          <w:b/>
          <w:sz w:val="22"/>
          <w:szCs w:val="18"/>
        </w:rPr>
        <w:t>https://www.szggzy.com</w:t>
      </w:r>
      <w:r>
        <w:rPr>
          <w:rFonts w:hint="eastAsia"/>
          <w:b/>
          <w:sz w:val="22"/>
          <w:szCs w:val="18"/>
        </w:rPr>
        <w:t>）</w:t>
      </w:r>
    </w:p>
    <w:p w:rsidR="00804254" w:rsidRDefault="00804254">
      <w:pPr>
        <w:ind w:firstLineChars="200" w:firstLine="422"/>
        <w:rPr>
          <w:b/>
        </w:rPr>
      </w:pPr>
    </w:p>
    <w:p w:rsidR="00804254" w:rsidRDefault="00804254">
      <w:pPr>
        <w:rPr>
          <w:sz w:val="24"/>
        </w:rPr>
        <w:sectPr w:rsidR="00804254">
          <w:pgSz w:w="11907" w:h="16840"/>
          <w:pgMar w:top="1440" w:right="1797" w:bottom="1440" w:left="1797" w:header="851" w:footer="992" w:gutter="0"/>
          <w:cols w:space="425"/>
          <w:titlePg/>
          <w:docGrid w:linePitch="462"/>
        </w:sectPr>
      </w:pPr>
    </w:p>
    <w:p w:rsidR="00804254" w:rsidRDefault="00BF3689">
      <w:pPr>
        <w:pStyle w:val="2"/>
        <w:rPr>
          <w:sz w:val="28"/>
          <w:szCs w:val="28"/>
        </w:rPr>
      </w:pPr>
      <w:r>
        <w:rPr>
          <w:rFonts w:hint="eastAsia"/>
          <w:sz w:val="28"/>
          <w:szCs w:val="28"/>
        </w:rPr>
        <w:lastRenderedPageBreak/>
        <w:t xml:space="preserve">第二章 </w:t>
      </w:r>
      <w:bookmarkStart w:id="34" w:name="_Hlk71926094"/>
      <w:r>
        <w:rPr>
          <w:rFonts w:hint="eastAsia"/>
          <w:sz w:val="28"/>
          <w:szCs w:val="28"/>
        </w:rPr>
        <w:t xml:space="preserve"> 对通用条款的补充内容及其他关键信息</w:t>
      </w:r>
      <w:bookmarkEnd w:id="34"/>
    </w:p>
    <w:p w:rsidR="00804254" w:rsidRDefault="00BF3689">
      <w:pPr>
        <w:pStyle w:val="2"/>
        <w:spacing w:beforeLines="50" w:before="120" w:afterLines="50" w:after="120"/>
        <w:rPr>
          <w:szCs w:val="24"/>
        </w:rPr>
      </w:pPr>
      <w:bookmarkStart w:id="35" w:name="_Toc73521635"/>
      <w:bookmarkStart w:id="36" w:name="_Toc101074876"/>
      <w:bookmarkStart w:id="37" w:name="_Toc100052364"/>
      <w:bookmarkStart w:id="38" w:name="_Toc73517639"/>
      <w:bookmarkStart w:id="39" w:name="_Toc73518117"/>
      <w:bookmarkStart w:id="40" w:name="_Toc73521547"/>
      <w:bookmarkStart w:id="41" w:name="_Toc60560625"/>
      <w:bookmarkStart w:id="42" w:name="_Toc60631620"/>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978"/>
        <w:gridCol w:w="2409"/>
        <w:gridCol w:w="4980"/>
      </w:tblGrid>
      <w:tr w:rsidR="00804254">
        <w:trPr>
          <w:cantSplit/>
          <w:trHeight w:val="20"/>
          <w:jc w:val="center"/>
        </w:trPr>
        <w:tc>
          <w:tcPr>
            <w:tcW w:w="978" w:type="dxa"/>
            <w:vAlign w:val="center"/>
          </w:tcPr>
          <w:p w:rsidR="00804254" w:rsidRDefault="00BF3689">
            <w:pPr>
              <w:jc w:val="center"/>
              <w:rPr>
                <w:rFonts w:ascii="宋体" w:hAnsi="宋体"/>
                <w:b/>
                <w:bCs/>
              </w:rPr>
            </w:pPr>
            <w:bookmarkStart w:id="43" w:name="_Hlk72218097"/>
            <w:bookmarkEnd w:id="35"/>
            <w:bookmarkEnd w:id="36"/>
            <w:bookmarkEnd w:id="37"/>
            <w:bookmarkEnd w:id="38"/>
            <w:bookmarkEnd w:id="39"/>
            <w:bookmarkEnd w:id="40"/>
            <w:bookmarkEnd w:id="41"/>
            <w:bookmarkEnd w:id="42"/>
            <w:r>
              <w:rPr>
                <w:rFonts w:ascii="宋体" w:hAnsi="宋体" w:hint="eastAsia"/>
                <w:b/>
                <w:bCs/>
              </w:rPr>
              <w:t>通用条款序号</w:t>
            </w:r>
          </w:p>
        </w:tc>
        <w:tc>
          <w:tcPr>
            <w:tcW w:w="2409" w:type="dxa"/>
            <w:vAlign w:val="center"/>
          </w:tcPr>
          <w:p w:rsidR="00804254" w:rsidRDefault="00BF3689">
            <w:pPr>
              <w:jc w:val="center"/>
              <w:rPr>
                <w:rFonts w:ascii="宋体" w:hAnsi="宋体"/>
                <w:b/>
                <w:bCs/>
              </w:rPr>
            </w:pPr>
            <w:r>
              <w:rPr>
                <w:rFonts w:ascii="宋体" w:hAnsi="宋体" w:hint="eastAsia"/>
                <w:b/>
                <w:bCs/>
              </w:rPr>
              <w:t>涉及事项</w:t>
            </w:r>
          </w:p>
        </w:tc>
        <w:tc>
          <w:tcPr>
            <w:tcW w:w="4980" w:type="dxa"/>
            <w:vAlign w:val="center"/>
          </w:tcPr>
          <w:p w:rsidR="00804254" w:rsidRDefault="00BF3689">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rsidR="00804254">
        <w:trPr>
          <w:cantSplit/>
          <w:trHeight w:val="20"/>
          <w:jc w:val="center"/>
        </w:trPr>
        <w:tc>
          <w:tcPr>
            <w:tcW w:w="978" w:type="dxa"/>
            <w:vAlign w:val="center"/>
          </w:tcPr>
          <w:p w:rsidR="00804254" w:rsidRDefault="00BF3689">
            <w:pPr>
              <w:jc w:val="center"/>
              <w:rPr>
                <w:rFonts w:ascii="宋体" w:hAnsi="宋体"/>
              </w:rPr>
            </w:pPr>
            <w:r>
              <w:rPr>
                <w:rFonts w:ascii="宋体" w:hAnsi="宋体" w:hint="eastAsia"/>
              </w:rPr>
              <w:t>3</w:t>
            </w:r>
            <w:r>
              <w:rPr>
                <w:rFonts w:ascii="宋体" w:hAnsi="宋体"/>
              </w:rPr>
              <w:t>.1</w:t>
            </w:r>
          </w:p>
        </w:tc>
        <w:tc>
          <w:tcPr>
            <w:tcW w:w="2409" w:type="dxa"/>
            <w:vAlign w:val="center"/>
          </w:tcPr>
          <w:p w:rsidR="00804254" w:rsidRDefault="00BF3689">
            <w:pPr>
              <w:jc w:val="center"/>
            </w:pPr>
            <w:r>
              <w:rPr>
                <w:rFonts w:hint="eastAsia"/>
              </w:rPr>
              <w:t>采购人</w:t>
            </w:r>
          </w:p>
        </w:tc>
        <w:tc>
          <w:tcPr>
            <w:tcW w:w="4980" w:type="dxa"/>
            <w:vAlign w:val="center"/>
          </w:tcPr>
          <w:p w:rsidR="00804254" w:rsidRDefault="00BF3689">
            <w:pPr>
              <w:jc w:val="left"/>
              <w:rPr>
                <w:rFonts w:ascii="宋体" w:hAnsi="宋体"/>
              </w:rPr>
            </w:pPr>
            <w:r>
              <w:rPr>
                <w:rFonts w:ascii="宋体" w:hAnsi="宋体" w:hint="eastAsia"/>
                <w:color w:val="0000FF"/>
              </w:rPr>
              <w:t>填写相关内容</w:t>
            </w:r>
          </w:p>
        </w:tc>
      </w:tr>
      <w:tr w:rsidR="00804254">
        <w:trPr>
          <w:cantSplit/>
          <w:trHeight w:val="20"/>
          <w:jc w:val="center"/>
        </w:trPr>
        <w:tc>
          <w:tcPr>
            <w:tcW w:w="978" w:type="dxa"/>
            <w:vAlign w:val="center"/>
          </w:tcPr>
          <w:p w:rsidR="00804254" w:rsidRDefault="00BF3689">
            <w:pPr>
              <w:jc w:val="center"/>
              <w:rPr>
                <w:rFonts w:ascii="宋体" w:hAnsi="宋体"/>
              </w:rPr>
            </w:pPr>
            <w:r>
              <w:rPr>
                <w:rFonts w:ascii="宋体" w:hAnsi="宋体" w:hint="eastAsia"/>
              </w:rPr>
              <w:t>3</w:t>
            </w:r>
            <w:r>
              <w:rPr>
                <w:rFonts w:ascii="宋体" w:hAnsi="宋体"/>
              </w:rPr>
              <w:t>.2</w:t>
            </w:r>
          </w:p>
        </w:tc>
        <w:tc>
          <w:tcPr>
            <w:tcW w:w="2409" w:type="dxa"/>
            <w:vAlign w:val="center"/>
          </w:tcPr>
          <w:p w:rsidR="00804254" w:rsidRDefault="00BF3689">
            <w:pPr>
              <w:jc w:val="center"/>
              <w:rPr>
                <w:rFonts w:ascii="宋体" w:hAnsi="宋体"/>
              </w:rPr>
            </w:pPr>
            <w:r>
              <w:rPr>
                <w:rFonts w:ascii="宋体" w:hAnsi="宋体" w:hint="eastAsia"/>
              </w:rPr>
              <w:t>政府集中采购机构</w:t>
            </w:r>
          </w:p>
        </w:tc>
        <w:tc>
          <w:tcPr>
            <w:tcW w:w="4980" w:type="dxa"/>
            <w:vAlign w:val="center"/>
          </w:tcPr>
          <w:p w:rsidR="00804254" w:rsidRDefault="00BF3689">
            <w:pPr>
              <w:jc w:val="left"/>
              <w:rPr>
                <w:rFonts w:ascii="宋体" w:hAnsi="宋体" w:cs="宋体"/>
                <w:kern w:val="0"/>
                <w:szCs w:val="21"/>
              </w:rPr>
            </w:pPr>
            <w:r>
              <w:rPr>
                <w:rFonts w:ascii="宋体" w:hAnsi="宋体" w:cs="宋体" w:hint="eastAsia"/>
                <w:kern w:val="0"/>
                <w:szCs w:val="21"/>
              </w:rPr>
              <w:t>深圳公共资源交易中心</w:t>
            </w:r>
          </w:p>
          <w:p w:rsidR="00804254" w:rsidRDefault="00BF3689">
            <w:pPr>
              <w:jc w:val="left"/>
              <w:rPr>
                <w:rFonts w:ascii="宋体" w:hAnsi="宋体"/>
              </w:rPr>
            </w:pPr>
            <w:r>
              <w:rPr>
                <w:rFonts w:ascii="宋体" w:hAnsi="宋体" w:cs="宋体" w:hint="eastAsia"/>
                <w:kern w:val="0"/>
                <w:szCs w:val="21"/>
              </w:rPr>
              <w:t>（深圳交易集团有限公司罗湖分公司）</w:t>
            </w:r>
          </w:p>
        </w:tc>
      </w:tr>
      <w:tr w:rsidR="00804254">
        <w:trPr>
          <w:cantSplit/>
          <w:trHeight w:val="20"/>
          <w:jc w:val="center"/>
        </w:trPr>
        <w:tc>
          <w:tcPr>
            <w:tcW w:w="978" w:type="dxa"/>
            <w:vAlign w:val="center"/>
          </w:tcPr>
          <w:p w:rsidR="00804254" w:rsidRDefault="00BF3689">
            <w:pPr>
              <w:jc w:val="center"/>
              <w:rPr>
                <w:rFonts w:ascii="宋体" w:hAnsi="宋体"/>
              </w:rPr>
            </w:pPr>
            <w:r>
              <w:rPr>
                <w:rFonts w:ascii="宋体" w:hAnsi="宋体" w:hint="eastAsia"/>
              </w:rPr>
              <w:t>9</w:t>
            </w:r>
          </w:p>
        </w:tc>
        <w:tc>
          <w:tcPr>
            <w:tcW w:w="2409" w:type="dxa"/>
            <w:vAlign w:val="center"/>
          </w:tcPr>
          <w:p w:rsidR="00804254" w:rsidRDefault="00BF3689">
            <w:pPr>
              <w:jc w:val="center"/>
              <w:rPr>
                <w:rFonts w:ascii="宋体" w:hAnsi="宋体"/>
              </w:rPr>
            </w:pPr>
            <w:r>
              <w:rPr>
                <w:rFonts w:ascii="宋体" w:hAnsi="宋体" w:hint="eastAsia"/>
              </w:rPr>
              <w:t>踏勘现场</w:t>
            </w:r>
          </w:p>
        </w:tc>
        <w:tc>
          <w:tcPr>
            <w:tcW w:w="4980" w:type="dxa"/>
            <w:vAlign w:val="center"/>
          </w:tcPr>
          <w:p w:rsidR="00804254" w:rsidRDefault="00BF3689">
            <w:pPr>
              <w:jc w:val="left"/>
              <w:rPr>
                <w:rFonts w:ascii="宋体" w:hAnsi="宋体"/>
              </w:rPr>
            </w:pPr>
            <w:r>
              <w:rPr>
                <w:rFonts w:ascii="宋体" w:hAnsi="宋体"/>
              </w:rPr>
              <w:t>不组织</w:t>
            </w:r>
          </w:p>
        </w:tc>
      </w:tr>
      <w:tr w:rsidR="00804254">
        <w:trPr>
          <w:cantSplit/>
          <w:trHeight w:val="20"/>
          <w:jc w:val="center"/>
        </w:trPr>
        <w:tc>
          <w:tcPr>
            <w:tcW w:w="978" w:type="dxa"/>
            <w:vAlign w:val="center"/>
          </w:tcPr>
          <w:p w:rsidR="00804254" w:rsidRDefault="00BF3689">
            <w:pPr>
              <w:jc w:val="center"/>
              <w:rPr>
                <w:rFonts w:ascii="宋体" w:hAnsi="宋体"/>
              </w:rPr>
            </w:pPr>
            <w:r>
              <w:rPr>
                <w:rFonts w:ascii="宋体" w:hAnsi="宋体" w:hint="eastAsia"/>
              </w:rPr>
              <w:t>1</w:t>
            </w:r>
            <w:r>
              <w:rPr>
                <w:rFonts w:ascii="宋体" w:hAnsi="宋体"/>
              </w:rPr>
              <w:t>0</w:t>
            </w:r>
          </w:p>
        </w:tc>
        <w:tc>
          <w:tcPr>
            <w:tcW w:w="2409" w:type="dxa"/>
            <w:vAlign w:val="center"/>
          </w:tcPr>
          <w:p w:rsidR="00804254" w:rsidRDefault="00BF3689">
            <w:pPr>
              <w:jc w:val="center"/>
              <w:rPr>
                <w:rFonts w:ascii="宋体" w:hAnsi="宋体"/>
              </w:rPr>
            </w:pPr>
            <w:r>
              <w:rPr>
                <w:rFonts w:ascii="宋体" w:hAnsi="宋体" w:hint="eastAsia"/>
              </w:rPr>
              <w:t>标前会议</w:t>
            </w:r>
          </w:p>
        </w:tc>
        <w:tc>
          <w:tcPr>
            <w:tcW w:w="4980" w:type="dxa"/>
            <w:vAlign w:val="center"/>
          </w:tcPr>
          <w:p w:rsidR="00804254" w:rsidRDefault="00BF3689">
            <w:pPr>
              <w:jc w:val="left"/>
              <w:rPr>
                <w:rFonts w:ascii="宋体" w:hAnsi="宋体"/>
              </w:rPr>
            </w:pPr>
            <w:r>
              <w:rPr>
                <w:rFonts w:ascii="宋体" w:hAnsi="宋体"/>
              </w:rPr>
              <w:t>不组织</w:t>
            </w:r>
          </w:p>
        </w:tc>
      </w:tr>
      <w:tr w:rsidR="00804254">
        <w:trPr>
          <w:cantSplit/>
          <w:trHeight w:val="20"/>
          <w:jc w:val="center"/>
        </w:trPr>
        <w:tc>
          <w:tcPr>
            <w:tcW w:w="978" w:type="dxa"/>
            <w:vAlign w:val="center"/>
          </w:tcPr>
          <w:p w:rsidR="00804254" w:rsidRDefault="00BF3689">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rsidR="00804254" w:rsidRDefault="00BF3689">
            <w:pPr>
              <w:jc w:val="center"/>
              <w:rPr>
                <w:rFonts w:ascii="宋体" w:hAnsi="宋体"/>
              </w:rPr>
            </w:pPr>
            <w:r>
              <w:rPr>
                <w:rFonts w:ascii="宋体" w:hAnsi="宋体" w:hint="eastAsia"/>
              </w:rPr>
              <w:t>招标文件的澄清和修改</w:t>
            </w:r>
          </w:p>
        </w:tc>
        <w:tc>
          <w:tcPr>
            <w:tcW w:w="4980" w:type="dxa"/>
            <w:vAlign w:val="center"/>
          </w:tcPr>
          <w:p w:rsidR="00804254" w:rsidRDefault="00BF3689">
            <w:pPr>
              <w:jc w:val="left"/>
              <w:rPr>
                <w:rFonts w:ascii="宋体" w:hAnsi="宋体"/>
              </w:rPr>
            </w:pPr>
            <w:r>
              <w:rPr>
                <w:rFonts w:ascii="宋体" w:hAnsi="宋体" w:hint="eastAsia"/>
              </w:rPr>
              <w:t>投标截止日三日前（详见招标公告），投标人有义务在招标期间在政府集中采购机构网站浏览与本项目有关的澄清和修改信息</w:t>
            </w:r>
          </w:p>
        </w:tc>
      </w:tr>
      <w:tr w:rsidR="00804254">
        <w:trPr>
          <w:cantSplit/>
          <w:trHeight w:val="20"/>
          <w:jc w:val="center"/>
        </w:trPr>
        <w:tc>
          <w:tcPr>
            <w:tcW w:w="978" w:type="dxa"/>
            <w:vAlign w:val="center"/>
          </w:tcPr>
          <w:p w:rsidR="00804254" w:rsidRDefault="00BF3689">
            <w:pPr>
              <w:jc w:val="center"/>
              <w:rPr>
                <w:rFonts w:ascii="宋体" w:hAnsi="宋体"/>
              </w:rPr>
            </w:pPr>
            <w:r>
              <w:rPr>
                <w:rFonts w:ascii="宋体" w:hAnsi="宋体" w:hint="eastAsia"/>
              </w:rPr>
              <w:t>2</w:t>
            </w:r>
            <w:r>
              <w:rPr>
                <w:rFonts w:ascii="宋体" w:hAnsi="宋体"/>
              </w:rPr>
              <w:t>0</w:t>
            </w:r>
          </w:p>
        </w:tc>
        <w:tc>
          <w:tcPr>
            <w:tcW w:w="2409" w:type="dxa"/>
            <w:vAlign w:val="center"/>
          </w:tcPr>
          <w:p w:rsidR="00804254" w:rsidRDefault="00BF3689">
            <w:pPr>
              <w:jc w:val="center"/>
              <w:rPr>
                <w:rFonts w:ascii="宋体" w:hAnsi="宋体"/>
              </w:rPr>
            </w:pPr>
            <w:r>
              <w:rPr>
                <w:rFonts w:ascii="宋体" w:hAnsi="宋体" w:hint="eastAsia"/>
              </w:rPr>
              <w:t>投标有效期</w:t>
            </w:r>
          </w:p>
        </w:tc>
        <w:tc>
          <w:tcPr>
            <w:tcW w:w="4980" w:type="dxa"/>
            <w:vAlign w:val="center"/>
          </w:tcPr>
          <w:p w:rsidR="00804254" w:rsidRDefault="00BF3689">
            <w:pPr>
              <w:jc w:val="left"/>
              <w:rPr>
                <w:rFonts w:ascii="宋体" w:hAnsi="宋体"/>
              </w:rPr>
            </w:pPr>
            <w:r>
              <w:rPr>
                <w:rFonts w:ascii="宋体" w:hAnsi="宋体" w:hint="eastAsia"/>
              </w:rPr>
              <w:t>120个日历日</w:t>
            </w:r>
          </w:p>
        </w:tc>
      </w:tr>
      <w:tr w:rsidR="00804254">
        <w:trPr>
          <w:cantSplit/>
          <w:trHeight w:val="20"/>
          <w:jc w:val="center"/>
        </w:trPr>
        <w:tc>
          <w:tcPr>
            <w:tcW w:w="978" w:type="dxa"/>
            <w:vAlign w:val="center"/>
          </w:tcPr>
          <w:p w:rsidR="00804254" w:rsidRDefault="00BF3689">
            <w:pPr>
              <w:jc w:val="center"/>
              <w:rPr>
                <w:rFonts w:ascii="宋体" w:hAnsi="宋体"/>
              </w:rPr>
            </w:pPr>
            <w:r>
              <w:rPr>
                <w:rFonts w:ascii="宋体" w:hAnsi="宋体" w:hint="eastAsia"/>
              </w:rPr>
              <w:t>2</w:t>
            </w:r>
            <w:r>
              <w:rPr>
                <w:rFonts w:ascii="宋体" w:hAnsi="宋体"/>
              </w:rPr>
              <w:t>2</w:t>
            </w:r>
          </w:p>
        </w:tc>
        <w:tc>
          <w:tcPr>
            <w:tcW w:w="2409" w:type="dxa"/>
            <w:vAlign w:val="center"/>
          </w:tcPr>
          <w:p w:rsidR="00804254" w:rsidRDefault="00BF3689">
            <w:pPr>
              <w:jc w:val="center"/>
              <w:rPr>
                <w:rFonts w:ascii="宋体" w:hAnsi="宋体"/>
              </w:rPr>
            </w:pPr>
            <w:r>
              <w:rPr>
                <w:rFonts w:ascii="宋体" w:hAnsi="宋体" w:hint="eastAsia"/>
              </w:rPr>
              <w:t>投标人的替代方案</w:t>
            </w:r>
          </w:p>
        </w:tc>
        <w:tc>
          <w:tcPr>
            <w:tcW w:w="4980" w:type="dxa"/>
            <w:vAlign w:val="center"/>
          </w:tcPr>
          <w:p w:rsidR="00804254" w:rsidRDefault="00BF3689">
            <w:pPr>
              <w:jc w:val="left"/>
              <w:rPr>
                <w:rFonts w:ascii="宋体" w:hAnsi="宋体"/>
              </w:rPr>
            </w:pPr>
            <w:r>
              <w:rPr>
                <w:rFonts w:ascii="宋体" w:hAnsi="宋体" w:hint="eastAsia"/>
              </w:rPr>
              <w:t>不接受</w:t>
            </w:r>
          </w:p>
        </w:tc>
      </w:tr>
      <w:tr w:rsidR="00804254">
        <w:trPr>
          <w:cantSplit/>
          <w:trHeight w:val="20"/>
          <w:jc w:val="center"/>
        </w:trPr>
        <w:tc>
          <w:tcPr>
            <w:tcW w:w="978" w:type="dxa"/>
            <w:vAlign w:val="center"/>
          </w:tcPr>
          <w:p w:rsidR="00804254" w:rsidRDefault="00BF3689">
            <w:pPr>
              <w:jc w:val="center"/>
              <w:rPr>
                <w:rFonts w:ascii="宋体" w:hAnsi="宋体"/>
              </w:rPr>
            </w:pPr>
            <w:r>
              <w:rPr>
                <w:rFonts w:ascii="宋体" w:hAnsi="宋体" w:hint="eastAsia"/>
              </w:rPr>
              <w:t>2</w:t>
            </w:r>
            <w:r>
              <w:rPr>
                <w:rFonts w:ascii="宋体" w:hAnsi="宋体"/>
              </w:rPr>
              <w:t>5</w:t>
            </w:r>
          </w:p>
        </w:tc>
        <w:tc>
          <w:tcPr>
            <w:tcW w:w="2409" w:type="dxa"/>
            <w:vAlign w:val="center"/>
          </w:tcPr>
          <w:p w:rsidR="00804254" w:rsidRDefault="00BF3689">
            <w:pPr>
              <w:jc w:val="center"/>
              <w:rPr>
                <w:rFonts w:ascii="宋体" w:hAnsi="宋体"/>
              </w:rPr>
            </w:pPr>
            <w:r>
              <w:rPr>
                <w:rFonts w:ascii="宋体" w:hAnsi="宋体" w:hint="eastAsia"/>
              </w:rPr>
              <w:t>投标文件的大小</w:t>
            </w:r>
          </w:p>
        </w:tc>
        <w:tc>
          <w:tcPr>
            <w:tcW w:w="4980" w:type="dxa"/>
            <w:vAlign w:val="center"/>
          </w:tcPr>
          <w:p w:rsidR="00804254" w:rsidRDefault="00BF3689">
            <w:pPr>
              <w:jc w:val="left"/>
              <w:rPr>
                <w:rFonts w:ascii="宋体" w:hAnsi="宋体"/>
              </w:rPr>
            </w:pPr>
            <w:r>
              <w:rPr>
                <w:rFonts w:ascii="宋体" w:hAnsi="宋体" w:hint="eastAsia"/>
              </w:rPr>
              <w:t>投标文件大小不得超过100MB</w:t>
            </w:r>
          </w:p>
        </w:tc>
      </w:tr>
      <w:tr w:rsidR="00804254">
        <w:trPr>
          <w:cantSplit/>
          <w:trHeight w:val="20"/>
          <w:jc w:val="center"/>
        </w:trPr>
        <w:tc>
          <w:tcPr>
            <w:tcW w:w="978" w:type="dxa"/>
            <w:vAlign w:val="center"/>
          </w:tcPr>
          <w:p w:rsidR="00804254" w:rsidRDefault="00BF3689">
            <w:pPr>
              <w:jc w:val="center"/>
              <w:rPr>
                <w:rFonts w:ascii="宋体" w:hAnsi="宋体"/>
              </w:rPr>
            </w:pPr>
            <w:r>
              <w:rPr>
                <w:rFonts w:ascii="宋体" w:hAnsi="宋体" w:hint="eastAsia"/>
              </w:rPr>
              <w:t>2</w:t>
            </w:r>
            <w:r>
              <w:rPr>
                <w:rFonts w:ascii="宋体" w:hAnsi="宋体"/>
              </w:rPr>
              <w:t>6</w:t>
            </w:r>
          </w:p>
        </w:tc>
        <w:tc>
          <w:tcPr>
            <w:tcW w:w="2409" w:type="dxa"/>
            <w:vAlign w:val="center"/>
          </w:tcPr>
          <w:p w:rsidR="00804254" w:rsidRDefault="00BF3689">
            <w:pPr>
              <w:jc w:val="center"/>
              <w:rPr>
                <w:rFonts w:ascii="宋体" w:hAnsi="宋体"/>
              </w:rPr>
            </w:pPr>
            <w:bookmarkStart w:id="44" w:name="_Hlk71664860"/>
            <w:r>
              <w:rPr>
                <w:rFonts w:ascii="宋体" w:hAnsi="宋体" w:hint="eastAsia"/>
              </w:rPr>
              <w:t>样品、现场演示、方案讲解</w:t>
            </w:r>
            <w:bookmarkEnd w:id="44"/>
          </w:p>
        </w:tc>
        <w:tc>
          <w:tcPr>
            <w:tcW w:w="4980" w:type="dxa"/>
            <w:vAlign w:val="center"/>
          </w:tcPr>
          <w:p w:rsidR="00804254" w:rsidRDefault="00BF3689">
            <w:pPr>
              <w:jc w:val="left"/>
              <w:rPr>
                <w:rFonts w:ascii="宋体" w:hAnsi="宋体"/>
              </w:rPr>
            </w:pPr>
            <w:r>
              <w:rPr>
                <w:rFonts w:ascii="宋体" w:hAnsi="宋体" w:hint="eastAsia"/>
              </w:rPr>
              <w:t>无</w:t>
            </w:r>
          </w:p>
        </w:tc>
      </w:tr>
      <w:tr w:rsidR="00804254">
        <w:trPr>
          <w:cantSplit/>
          <w:trHeight w:val="20"/>
          <w:jc w:val="center"/>
        </w:trPr>
        <w:tc>
          <w:tcPr>
            <w:tcW w:w="978" w:type="dxa"/>
            <w:vAlign w:val="center"/>
          </w:tcPr>
          <w:p w:rsidR="00804254" w:rsidRDefault="00BF3689">
            <w:pPr>
              <w:jc w:val="center"/>
              <w:rPr>
                <w:rFonts w:ascii="宋体" w:hAnsi="宋体"/>
              </w:rPr>
            </w:pPr>
            <w:r>
              <w:rPr>
                <w:rFonts w:ascii="宋体" w:hAnsi="宋体" w:hint="eastAsia"/>
              </w:rPr>
              <w:t>3</w:t>
            </w:r>
            <w:r>
              <w:rPr>
                <w:rFonts w:ascii="宋体" w:hAnsi="宋体"/>
              </w:rPr>
              <w:t>7</w:t>
            </w:r>
          </w:p>
        </w:tc>
        <w:tc>
          <w:tcPr>
            <w:tcW w:w="2409" w:type="dxa"/>
            <w:vAlign w:val="center"/>
          </w:tcPr>
          <w:p w:rsidR="00804254" w:rsidRDefault="00BF3689">
            <w:pPr>
              <w:jc w:val="center"/>
              <w:rPr>
                <w:rFonts w:ascii="宋体" w:hAnsi="宋体"/>
              </w:rPr>
            </w:pPr>
            <w:r>
              <w:rPr>
                <w:rFonts w:ascii="宋体" w:hAnsi="宋体" w:hint="eastAsia"/>
              </w:rPr>
              <w:t>评审方法</w:t>
            </w:r>
          </w:p>
        </w:tc>
        <w:tc>
          <w:tcPr>
            <w:tcW w:w="4980" w:type="dxa"/>
            <w:vAlign w:val="center"/>
          </w:tcPr>
          <w:p w:rsidR="00804254" w:rsidRDefault="00BF3689">
            <w:pPr>
              <w:jc w:val="left"/>
              <w:rPr>
                <w:rFonts w:ascii="宋体" w:hAnsi="宋体"/>
              </w:rPr>
            </w:pPr>
            <w:r>
              <w:rPr>
                <w:rFonts w:ascii="宋体" w:hAnsi="宋体"/>
              </w:rPr>
              <w:t>综合评分法</w:t>
            </w:r>
          </w:p>
        </w:tc>
      </w:tr>
      <w:tr w:rsidR="00804254">
        <w:trPr>
          <w:cantSplit/>
          <w:trHeight w:val="20"/>
          <w:jc w:val="center"/>
        </w:trPr>
        <w:tc>
          <w:tcPr>
            <w:tcW w:w="978" w:type="dxa"/>
            <w:vAlign w:val="center"/>
          </w:tcPr>
          <w:p w:rsidR="00804254" w:rsidRDefault="00BF3689">
            <w:pPr>
              <w:jc w:val="center"/>
              <w:rPr>
                <w:rFonts w:ascii="宋体" w:hAnsi="宋体"/>
              </w:rPr>
            </w:pPr>
            <w:r>
              <w:rPr>
                <w:rFonts w:ascii="宋体" w:hAnsi="宋体" w:hint="eastAsia"/>
              </w:rPr>
              <w:t>3</w:t>
            </w:r>
            <w:r>
              <w:rPr>
                <w:rFonts w:ascii="宋体" w:hAnsi="宋体"/>
              </w:rPr>
              <w:t>8</w:t>
            </w:r>
          </w:p>
        </w:tc>
        <w:tc>
          <w:tcPr>
            <w:tcW w:w="2409" w:type="dxa"/>
            <w:vAlign w:val="center"/>
          </w:tcPr>
          <w:p w:rsidR="00804254" w:rsidRDefault="00BF3689">
            <w:pPr>
              <w:jc w:val="center"/>
              <w:rPr>
                <w:rFonts w:ascii="宋体" w:hAnsi="宋体"/>
              </w:rPr>
            </w:pPr>
            <w:r>
              <w:rPr>
                <w:rFonts w:ascii="宋体" w:hAnsi="宋体" w:hint="eastAsia"/>
              </w:rPr>
              <w:t>定标方法</w:t>
            </w:r>
          </w:p>
        </w:tc>
        <w:tc>
          <w:tcPr>
            <w:tcW w:w="4980" w:type="dxa"/>
            <w:vAlign w:val="center"/>
          </w:tcPr>
          <w:p w:rsidR="00804254" w:rsidRDefault="00BF3689">
            <w:pPr>
              <w:jc w:val="left"/>
              <w:rPr>
                <w:rFonts w:ascii="宋体" w:hAnsi="宋体"/>
              </w:rPr>
            </w:pPr>
            <w:r>
              <w:rPr>
                <w:rFonts w:ascii="宋体" w:hAnsi="宋体"/>
              </w:rPr>
              <w:t>非评定分离</w:t>
            </w:r>
          </w:p>
        </w:tc>
      </w:tr>
      <w:tr w:rsidR="00804254" w:rsidTr="00100123">
        <w:trPr>
          <w:cantSplit/>
          <w:trHeight w:val="867"/>
          <w:jc w:val="center"/>
        </w:trPr>
        <w:tc>
          <w:tcPr>
            <w:tcW w:w="978" w:type="dxa"/>
            <w:vAlign w:val="center"/>
          </w:tcPr>
          <w:p w:rsidR="00804254" w:rsidRDefault="00BF3689">
            <w:pPr>
              <w:jc w:val="center"/>
              <w:rPr>
                <w:rFonts w:ascii="宋体" w:hAnsi="宋体"/>
              </w:rPr>
            </w:pPr>
            <w:r>
              <w:rPr>
                <w:rFonts w:ascii="宋体" w:hAnsi="宋体" w:hint="eastAsia"/>
              </w:rPr>
              <w:t>4</w:t>
            </w:r>
            <w:r>
              <w:rPr>
                <w:rFonts w:ascii="宋体" w:hAnsi="宋体"/>
              </w:rPr>
              <w:t>6</w:t>
            </w:r>
          </w:p>
        </w:tc>
        <w:tc>
          <w:tcPr>
            <w:tcW w:w="2409" w:type="dxa"/>
            <w:vAlign w:val="center"/>
          </w:tcPr>
          <w:p w:rsidR="00804254" w:rsidRDefault="00BF3689">
            <w:pPr>
              <w:jc w:val="center"/>
              <w:rPr>
                <w:rFonts w:ascii="宋体" w:hAnsi="宋体"/>
              </w:rPr>
            </w:pPr>
            <w:r>
              <w:rPr>
                <w:rFonts w:ascii="宋体" w:hAnsi="宋体" w:hint="eastAsia"/>
              </w:rPr>
              <w:t>履约担保</w:t>
            </w:r>
          </w:p>
        </w:tc>
        <w:tc>
          <w:tcPr>
            <w:tcW w:w="4980" w:type="dxa"/>
            <w:vAlign w:val="center"/>
          </w:tcPr>
          <w:p w:rsidR="00804254" w:rsidRPr="00100123" w:rsidRDefault="00BF3689">
            <w:pPr>
              <w:jc w:val="left"/>
              <w:rPr>
                <w:rFonts w:ascii="宋体" w:hAnsi="宋体"/>
                <w:color w:val="0000FF"/>
              </w:rPr>
            </w:pPr>
            <w:r>
              <w:rPr>
                <w:rFonts w:ascii="宋体" w:hAnsi="宋体" w:hint="eastAsia"/>
                <w:color w:val="0000FF"/>
              </w:rPr>
              <w:t>本项目无需提供履约保证金。</w:t>
            </w:r>
          </w:p>
        </w:tc>
      </w:tr>
    </w:tbl>
    <w:p w:rsidR="00804254" w:rsidRDefault="00BF3689">
      <w:pPr>
        <w:rPr>
          <w:b/>
        </w:rPr>
      </w:pPr>
      <w:r>
        <w:rPr>
          <w:rFonts w:hint="eastAsia"/>
          <w:szCs w:val="21"/>
        </w:rPr>
        <w:t>备注：本表是通用条款相关条款的补充和明确，如与通用条款内容相冲突的，以本表为准。</w:t>
      </w:r>
    </w:p>
    <w:p w:rsidR="00804254" w:rsidRDefault="00BF3689">
      <w:pPr>
        <w:pStyle w:val="2"/>
        <w:spacing w:beforeLines="50" w:before="120" w:afterLines="50" w:after="120"/>
        <w:rPr>
          <w:szCs w:val="24"/>
        </w:rPr>
      </w:pPr>
      <w:bookmarkStart w:id="45" w:name="_Hlk72218117"/>
      <w:bookmarkEnd w:id="43"/>
      <w:r>
        <w:rPr>
          <w:rFonts w:hint="eastAsia"/>
          <w:szCs w:val="24"/>
        </w:rPr>
        <w:t>二、其他关键信息</w:t>
      </w:r>
    </w:p>
    <w:p w:rsidR="00804254" w:rsidRDefault="00BF3689">
      <w:pPr>
        <w:ind w:firstLineChars="200" w:firstLine="422"/>
        <w:rPr>
          <w:b/>
          <w:bCs/>
        </w:rPr>
      </w:pPr>
      <w:bookmarkStart w:id="46" w:name="_Hlk72579427"/>
      <w:r>
        <w:rPr>
          <w:rFonts w:hint="eastAsia"/>
          <w:b/>
          <w:bCs/>
        </w:rPr>
        <w:t>（一）与“对通用条款的补充内容”章节相关的事项</w:t>
      </w:r>
    </w:p>
    <w:p w:rsidR="00804254" w:rsidRDefault="00BF3689">
      <w:pPr>
        <w:spacing w:line="276" w:lineRule="auto"/>
        <w:jc w:val="left"/>
        <w:rPr>
          <w:rFonts w:asciiTheme="minorEastAsia" w:eastAsiaTheme="minorEastAsia" w:hAnsiTheme="minorEastAsia"/>
          <w:b/>
          <w:kern w:val="0"/>
          <w:szCs w:val="20"/>
        </w:rPr>
      </w:pPr>
      <w:r>
        <w:rPr>
          <w:rFonts w:asciiTheme="minorEastAsia" w:eastAsiaTheme="minorEastAsia" w:hAnsiTheme="minorEastAsia" w:hint="eastAsia"/>
          <w:b/>
          <w:kern w:val="0"/>
          <w:szCs w:val="20"/>
        </w:rPr>
        <w:t>1、评标定标信息</w:t>
      </w:r>
    </w:p>
    <w:p w:rsidR="00804254" w:rsidRDefault="00BF3689">
      <w:pPr>
        <w:jc w:val="center"/>
      </w:pPr>
      <w:r>
        <w:rPr>
          <w:rFonts w:hint="eastAsia"/>
          <w:b/>
        </w:rPr>
        <w:t>非评定分离项目</w:t>
      </w:r>
    </w:p>
    <w:tbl>
      <w:tblPr>
        <w:tblStyle w:val="af8"/>
        <w:tblW w:w="8529" w:type="dxa"/>
        <w:tblLayout w:type="fixed"/>
        <w:tblLook w:val="04A0" w:firstRow="1" w:lastRow="0" w:firstColumn="1" w:lastColumn="0" w:noHBand="0" w:noVBand="1"/>
      </w:tblPr>
      <w:tblGrid>
        <w:gridCol w:w="2844"/>
        <w:gridCol w:w="3235"/>
        <w:gridCol w:w="2450"/>
      </w:tblGrid>
      <w:tr w:rsidR="00804254">
        <w:tc>
          <w:tcPr>
            <w:tcW w:w="2844" w:type="dxa"/>
          </w:tcPr>
          <w:p w:rsidR="00804254" w:rsidRDefault="00BF3689">
            <w:pPr>
              <w:jc w:val="center"/>
            </w:pPr>
            <w:r>
              <w:rPr>
                <w:rFonts w:hint="eastAsia"/>
              </w:rPr>
              <w:t>评标方法</w:t>
            </w:r>
          </w:p>
        </w:tc>
        <w:tc>
          <w:tcPr>
            <w:tcW w:w="3235" w:type="dxa"/>
          </w:tcPr>
          <w:p w:rsidR="00804254" w:rsidRDefault="00100123">
            <w:pPr>
              <w:jc w:val="center"/>
            </w:pPr>
            <w:r>
              <w:rPr>
                <w:rFonts w:hint="eastAsia"/>
              </w:rPr>
              <w:sym w:font="Wingdings 2" w:char="F052"/>
            </w:r>
            <w:r w:rsidR="00BF3689">
              <w:rPr>
                <w:rFonts w:hint="eastAsia"/>
              </w:rPr>
              <w:t>综合评分法</w:t>
            </w:r>
          </w:p>
        </w:tc>
        <w:tc>
          <w:tcPr>
            <w:tcW w:w="2450" w:type="dxa"/>
          </w:tcPr>
          <w:p w:rsidR="00804254" w:rsidRDefault="00BF3689">
            <w:pPr>
              <w:jc w:val="center"/>
            </w:pPr>
            <w:r>
              <w:rPr>
                <w:rFonts w:hint="eastAsia"/>
              </w:rPr>
              <w:sym w:font="Wingdings" w:char="00A8"/>
            </w:r>
            <w:r>
              <w:rPr>
                <w:rFonts w:hint="eastAsia"/>
              </w:rPr>
              <w:t>最低价法</w:t>
            </w:r>
          </w:p>
        </w:tc>
      </w:tr>
      <w:tr w:rsidR="00804254">
        <w:tc>
          <w:tcPr>
            <w:tcW w:w="2844" w:type="dxa"/>
          </w:tcPr>
          <w:p w:rsidR="00804254" w:rsidRDefault="00BF3689">
            <w:pPr>
              <w:jc w:val="center"/>
            </w:pPr>
            <w:r>
              <w:rPr>
                <w:rFonts w:hint="eastAsia"/>
              </w:rPr>
              <w:t>候选中标供应商家数</w:t>
            </w:r>
          </w:p>
        </w:tc>
        <w:tc>
          <w:tcPr>
            <w:tcW w:w="3235" w:type="dxa"/>
          </w:tcPr>
          <w:p w:rsidR="00804254" w:rsidRDefault="00100123">
            <w:pPr>
              <w:jc w:val="center"/>
            </w:pPr>
            <w:r>
              <w:rPr>
                <w:rFonts w:hint="eastAsia"/>
              </w:rPr>
              <w:t>3</w:t>
            </w:r>
          </w:p>
        </w:tc>
        <w:tc>
          <w:tcPr>
            <w:tcW w:w="2450" w:type="dxa"/>
          </w:tcPr>
          <w:p w:rsidR="00804254" w:rsidRDefault="00BF3689">
            <w:pPr>
              <w:jc w:val="center"/>
            </w:pPr>
            <w:r>
              <w:rPr>
                <w:rFonts w:hint="eastAsia"/>
              </w:rPr>
              <w:t>1</w:t>
            </w:r>
            <w:r>
              <w:rPr>
                <w:rFonts w:hint="eastAsia"/>
              </w:rPr>
              <w:t>或</w:t>
            </w:r>
            <w:r>
              <w:rPr>
                <w:rFonts w:hint="eastAsia"/>
              </w:rPr>
              <w:t>2</w:t>
            </w:r>
            <w:r>
              <w:rPr>
                <w:rFonts w:hint="eastAsia"/>
              </w:rPr>
              <w:t>家（或以上）</w:t>
            </w:r>
          </w:p>
        </w:tc>
      </w:tr>
      <w:tr w:rsidR="00804254">
        <w:tc>
          <w:tcPr>
            <w:tcW w:w="2844" w:type="dxa"/>
          </w:tcPr>
          <w:p w:rsidR="00804254" w:rsidRDefault="00BF3689">
            <w:pPr>
              <w:jc w:val="center"/>
            </w:pPr>
            <w:r>
              <w:rPr>
                <w:rFonts w:hint="eastAsia"/>
              </w:rPr>
              <w:t>中标供应商家数</w:t>
            </w:r>
          </w:p>
        </w:tc>
        <w:tc>
          <w:tcPr>
            <w:tcW w:w="3235" w:type="dxa"/>
          </w:tcPr>
          <w:p w:rsidR="00804254" w:rsidRDefault="00BF3689">
            <w:pPr>
              <w:jc w:val="center"/>
            </w:pPr>
            <w:r>
              <w:rPr>
                <w:rFonts w:hint="eastAsia"/>
              </w:rPr>
              <w:t>1</w:t>
            </w:r>
          </w:p>
        </w:tc>
        <w:tc>
          <w:tcPr>
            <w:tcW w:w="2450" w:type="dxa"/>
          </w:tcPr>
          <w:p w:rsidR="00804254" w:rsidRDefault="00BF3689">
            <w:pPr>
              <w:jc w:val="center"/>
            </w:pPr>
            <w:r>
              <w:rPr>
                <w:rFonts w:hint="eastAsia"/>
              </w:rPr>
              <w:t>1</w:t>
            </w:r>
          </w:p>
        </w:tc>
      </w:tr>
    </w:tbl>
    <w:p w:rsidR="00804254" w:rsidRDefault="00804254">
      <w:pPr>
        <w:pStyle w:val="20"/>
      </w:pPr>
    </w:p>
    <w:p w:rsidR="00804254" w:rsidRDefault="00BF3689">
      <w:pPr>
        <w:ind w:firstLineChars="200" w:firstLine="422"/>
        <w:rPr>
          <w:b/>
        </w:rPr>
      </w:pPr>
      <w:r>
        <w:rPr>
          <w:rFonts w:hint="eastAsia"/>
          <w:b/>
        </w:rPr>
        <w:t>（二）其他事项</w:t>
      </w:r>
      <w:bookmarkEnd w:id="46"/>
    </w:p>
    <w:p w:rsidR="00804254" w:rsidRDefault="00BF3689">
      <w:pPr>
        <w:ind w:firstLineChars="200" w:firstLine="422"/>
        <w:rPr>
          <w:b/>
          <w:bCs/>
        </w:rPr>
      </w:pPr>
      <w:r>
        <w:rPr>
          <w:b/>
          <w:bCs/>
        </w:rPr>
        <w:t>1</w:t>
      </w:r>
      <w:r>
        <w:rPr>
          <w:rFonts w:hint="eastAsia"/>
          <w:b/>
          <w:bCs/>
        </w:rPr>
        <w:t>、关于享受优惠政策的主体、价格扣除比例及采购标的所属行业</w:t>
      </w:r>
    </w:p>
    <w:p w:rsidR="00804254" w:rsidRDefault="00BF3689">
      <w:pPr>
        <w:ind w:firstLineChars="200" w:firstLine="420"/>
      </w:pPr>
      <w:r>
        <w:rPr>
          <w:rFonts w:hint="eastAsia"/>
        </w:rPr>
        <w:t>（</w:t>
      </w:r>
      <w:r>
        <w:rPr>
          <w:rFonts w:hint="eastAsia"/>
        </w:rPr>
        <w:t>1</w:t>
      </w:r>
      <w:r>
        <w:rPr>
          <w:rFonts w:hint="eastAsia"/>
        </w:rPr>
        <w:t>）专门面向中小企业采购的项目，不再执行价格扣除比例。</w:t>
      </w:r>
    </w:p>
    <w:p w:rsidR="00804254" w:rsidRDefault="00BF3689">
      <w:pPr>
        <w:ind w:firstLineChars="200" w:firstLine="420"/>
      </w:pPr>
      <w:r>
        <w:rPr>
          <w:rFonts w:hint="eastAsia"/>
        </w:rPr>
        <w:t>（</w:t>
      </w:r>
      <w:r>
        <w:rPr>
          <w:rFonts w:hint="eastAsia"/>
        </w:rPr>
        <w:t>2</w:t>
      </w:r>
      <w:r>
        <w:rPr>
          <w:rFonts w:hint="eastAsia"/>
        </w:rPr>
        <w:t>）非专门面向中小企业采购的项目，应执行价格扣除比例：投标人提供的货物（以招标文件用户需求书“货物清单明细”的“货物名称”一栏为准）全部均由优惠主体制造，则对其投标总价给予</w:t>
      </w:r>
      <w:r>
        <w:rPr>
          <w:color w:val="FF0000"/>
          <w:u w:val="single"/>
        </w:rPr>
        <w:t xml:space="preserve">  </w:t>
      </w:r>
      <w:r w:rsidR="00100123">
        <w:rPr>
          <w:rFonts w:hint="eastAsia"/>
          <w:color w:val="FF0000"/>
          <w:u w:val="single"/>
        </w:rPr>
        <w:t>10</w:t>
      </w:r>
      <w:r>
        <w:rPr>
          <w:color w:val="FF0000"/>
          <w:u w:val="single"/>
        </w:rPr>
        <w:t xml:space="preserve">  </w:t>
      </w:r>
      <w:r>
        <w:rPr>
          <w:rFonts w:hint="eastAsia"/>
          <w:color w:val="FF0000"/>
          <w:u w:val="single"/>
        </w:rPr>
        <w:t xml:space="preserve"> </w:t>
      </w:r>
      <w:r>
        <w:rPr>
          <w:rFonts w:hint="eastAsia"/>
          <w:color w:val="FF0000"/>
        </w:rPr>
        <w:t xml:space="preserve"> </w:t>
      </w:r>
      <w:r>
        <w:rPr>
          <w:color w:val="FF0000"/>
        </w:rPr>
        <w:t>%</w:t>
      </w:r>
      <w:r>
        <w:rPr>
          <w:rFonts w:hint="eastAsia"/>
        </w:rPr>
        <w:t>的扣除，用扣除后的价格参与评审。满足多项优惠政策的供应商，不重复享受多项价格扣除政策。</w:t>
      </w:r>
    </w:p>
    <w:p w:rsidR="00804254" w:rsidRDefault="00BF3689">
      <w:pPr>
        <w:ind w:firstLineChars="200" w:firstLine="420"/>
      </w:pPr>
      <w:r>
        <w:rPr>
          <w:rFonts w:hint="eastAsia"/>
        </w:rPr>
        <w:t>备注：（</w:t>
      </w:r>
      <w:r>
        <w:rPr>
          <w:rFonts w:hint="eastAsia"/>
        </w:rPr>
        <w:t>a</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hint="eastAsia"/>
        </w:rPr>
        <w:t>(</w:t>
      </w:r>
      <w:r>
        <w:t>b)</w:t>
      </w:r>
      <w:r>
        <w:rPr>
          <w:rFonts w:hint="eastAsia"/>
        </w:rPr>
        <w:t>优惠主体制造是指货物由优惠主体生产且使用该优惠主体商号或者注册商标；投标人提供的货物既有优惠主体制造货物，又有非优惠主体制造货物的，不给予价格扣除。</w:t>
      </w:r>
    </w:p>
    <w:p w:rsidR="00804254" w:rsidRDefault="00BF3689">
      <w:pPr>
        <w:ind w:firstLineChars="200" w:firstLine="42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lastRenderedPageBreak/>
        <w:t>（3）</w:t>
      </w:r>
      <w:bookmarkStart w:id="47" w:name="_Hlk71970739"/>
      <w:r>
        <w:rPr>
          <w:rFonts w:asciiTheme="minorEastAsia" w:eastAsiaTheme="minorEastAsia" w:hAnsiTheme="minorEastAsia" w:cstheme="minorEastAsia" w:hint="eastAsia"/>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bookmarkEnd w:id="47"/>
      <w:r>
        <w:rPr>
          <w:rFonts w:asciiTheme="minorEastAsia" w:eastAsiaTheme="minorEastAsia" w:hAnsiTheme="minorEastAsia" w:cstheme="minorEastAsia" w:hint="eastAsia"/>
          <w:b/>
          <w:bCs/>
          <w:color w:val="FF0000"/>
          <w:szCs w:val="21"/>
        </w:rPr>
        <w:t>《中小企业声明函》中相关企业（货物制造商）所属行业应当与采购标的所属行业相一致，</w:t>
      </w:r>
      <w:r>
        <w:rPr>
          <w:rFonts w:hint="eastAsia"/>
          <w:b/>
          <w:bCs/>
          <w:color w:val="FF0000"/>
        </w:rPr>
        <w:t>标的所属行业以招标文件第一册第三章用户需求书“货物清单明细”的“标的所属行业”一栏为准</w:t>
      </w:r>
      <w:r>
        <w:rPr>
          <w:rFonts w:asciiTheme="minorEastAsia" w:eastAsiaTheme="minorEastAsia" w:hAnsiTheme="minorEastAsia" w:cstheme="minorEastAsia" w:hint="eastAsia"/>
          <w:b/>
          <w:bCs/>
          <w:color w:val="FF0000"/>
          <w:szCs w:val="21"/>
        </w:rPr>
        <w:t>。</w:t>
      </w:r>
    </w:p>
    <w:p w:rsidR="00804254" w:rsidRDefault="00BF3689">
      <w:pPr>
        <w:ind w:firstLineChars="200" w:firstLine="420"/>
      </w:pPr>
      <w:r>
        <w:rPr>
          <w:rFonts w:asciiTheme="minorEastAsia" w:eastAsiaTheme="minorEastAsia" w:hAnsiTheme="minorEastAsia" w:cstheme="minorEastAsia" w:hint="eastAsia"/>
          <w:szCs w:val="21"/>
        </w:rPr>
        <w:t>（4）小型企业、微型企业、残疾人福利性单位作为优惠主体的认定资料为《中小企业声明函》、《残疾人福利性单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rsidR="00804254" w:rsidRDefault="00BF3689">
      <w:pPr>
        <w:ind w:firstLineChars="200" w:firstLine="420"/>
      </w:pPr>
      <w:r>
        <w:rPr>
          <w:rFonts w:hint="eastAsia"/>
        </w:rPr>
        <w:t>（</w:t>
      </w:r>
      <w:r>
        <w:rPr>
          <w:rFonts w:hint="eastAsia"/>
        </w:rPr>
        <w:t>5</w:t>
      </w:r>
      <w:r>
        <w:rPr>
          <w:rFonts w:hint="eastAsia"/>
        </w:rPr>
        <w:t>）享受价格扣除获得政府采购合同的，小微企业不得将合同分包给大中型企业。</w:t>
      </w:r>
    </w:p>
    <w:p w:rsidR="00804254" w:rsidRDefault="00BF3689" w:rsidP="009B1AAC">
      <w:pPr>
        <w:ind w:firstLineChars="200" w:firstLine="422"/>
        <w:rPr>
          <w:color w:val="FF0000"/>
        </w:rPr>
      </w:pPr>
      <w:r>
        <w:rPr>
          <w:rFonts w:hint="eastAsia"/>
          <w:b/>
        </w:rPr>
        <w:t>2</w:t>
      </w:r>
      <w:r>
        <w:rPr>
          <w:rFonts w:hint="eastAsia"/>
          <w:b/>
        </w:rPr>
        <w:t>、本项目不向中标（成交）供应商收取代理服务费。</w:t>
      </w:r>
    </w:p>
    <w:p w:rsidR="00804254" w:rsidRDefault="00804254">
      <w:pPr>
        <w:pStyle w:val="20"/>
        <w:rPr>
          <w:b/>
        </w:rPr>
        <w:sectPr w:rsidR="00804254">
          <w:pgSz w:w="11907" w:h="16840"/>
          <w:pgMar w:top="1440" w:right="1797" w:bottom="1440" w:left="1797" w:header="851" w:footer="992" w:gutter="0"/>
          <w:cols w:space="425"/>
          <w:titlePg/>
          <w:docGrid w:linePitch="462"/>
        </w:sectPr>
      </w:pPr>
    </w:p>
    <w:bookmarkEnd w:id="45"/>
    <w:p w:rsidR="00804254" w:rsidRDefault="00BF3689">
      <w:pPr>
        <w:pStyle w:val="2"/>
        <w:rPr>
          <w:sz w:val="28"/>
          <w:szCs w:val="28"/>
        </w:rPr>
      </w:pPr>
      <w:r>
        <w:rPr>
          <w:rFonts w:hint="eastAsia"/>
          <w:sz w:val="28"/>
          <w:szCs w:val="28"/>
        </w:rPr>
        <w:lastRenderedPageBreak/>
        <w:t>第三章 用户需求书</w:t>
      </w:r>
    </w:p>
    <w:p w:rsidR="00804254" w:rsidRDefault="00BF3689">
      <w:pPr>
        <w:pStyle w:val="2"/>
        <w:spacing w:beforeLines="50" w:before="120" w:afterLines="50" w:after="120"/>
        <w:rPr>
          <w:szCs w:val="24"/>
        </w:rPr>
      </w:pPr>
      <w:r>
        <w:rPr>
          <w:rFonts w:hint="eastAsia"/>
          <w:szCs w:val="24"/>
        </w:rPr>
        <w:t>一、项目基本信息</w:t>
      </w:r>
    </w:p>
    <w:p w:rsidR="00804254" w:rsidRDefault="00804254">
      <w:pPr>
        <w:rPr>
          <w:rFonts w:ascii="宋体" w:hAnsi="宋体"/>
          <w:b/>
          <w:color w:val="FF0000"/>
          <w:szCs w:val="21"/>
        </w:rPr>
      </w:pPr>
    </w:p>
    <w:tbl>
      <w:tblPr>
        <w:tblpPr w:leftFromText="180" w:rightFromText="180" w:vertAnchor="text" w:horzAnchor="margin" w:tblpY="173"/>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3"/>
        <w:gridCol w:w="2603"/>
        <w:gridCol w:w="2195"/>
        <w:gridCol w:w="1701"/>
        <w:gridCol w:w="1701"/>
      </w:tblGrid>
      <w:tr w:rsidR="00804254">
        <w:trPr>
          <w:trHeight w:val="554"/>
        </w:trPr>
        <w:tc>
          <w:tcPr>
            <w:tcW w:w="413" w:type="dxa"/>
            <w:vAlign w:val="center"/>
          </w:tcPr>
          <w:p w:rsidR="00804254" w:rsidRDefault="00BF3689">
            <w:pPr>
              <w:jc w:val="center"/>
              <w:rPr>
                <w:bCs/>
                <w:szCs w:val="21"/>
              </w:rPr>
            </w:pPr>
            <w:r>
              <w:rPr>
                <w:rFonts w:hint="eastAsia"/>
                <w:bCs/>
                <w:szCs w:val="21"/>
              </w:rPr>
              <w:t>序号</w:t>
            </w:r>
          </w:p>
        </w:tc>
        <w:tc>
          <w:tcPr>
            <w:tcW w:w="2603" w:type="dxa"/>
            <w:vAlign w:val="center"/>
          </w:tcPr>
          <w:p w:rsidR="00804254" w:rsidRDefault="00BF3689">
            <w:pPr>
              <w:jc w:val="center"/>
              <w:rPr>
                <w:bCs/>
                <w:szCs w:val="21"/>
              </w:rPr>
            </w:pPr>
            <w:r>
              <w:rPr>
                <w:rFonts w:hint="eastAsia"/>
                <w:szCs w:val="21"/>
              </w:rPr>
              <w:t>采购计划编号</w:t>
            </w:r>
          </w:p>
        </w:tc>
        <w:tc>
          <w:tcPr>
            <w:tcW w:w="2195" w:type="dxa"/>
            <w:vAlign w:val="center"/>
          </w:tcPr>
          <w:p w:rsidR="00804254" w:rsidRDefault="00BF3689">
            <w:pPr>
              <w:jc w:val="center"/>
              <w:rPr>
                <w:bCs/>
                <w:szCs w:val="21"/>
              </w:rPr>
            </w:pPr>
            <w:r>
              <w:rPr>
                <w:rFonts w:hint="eastAsia"/>
                <w:bCs/>
                <w:szCs w:val="21"/>
              </w:rPr>
              <w:t>采购项目名称</w:t>
            </w:r>
          </w:p>
        </w:tc>
        <w:tc>
          <w:tcPr>
            <w:tcW w:w="1701" w:type="dxa"/>
            <w:vAlign w:val="center"/>
          </w:tcPr>
          <w:p w:rsidR="00804254" w:rsidRDefault="00BF3689">
            <w:pPr>
              <w:jc w:val="center"/>
              <w:rPr>
                <w:b/>
                <w:bCs/>
                <w:color w:val="FF0000"/>
                <w:szCs w:val="21"/>
              </w:rPr>
            </w:pPr>
            <w:r>
              <w:rPr>
                <w:rFonts w:hint="eastAsia"/>
                <w:b/>
                <w:bCs/>
                <w:color w:val="FF0000"/>
                <w:szCs w:val="21"/>
              </w:rPr>
              <w:t>预算金额（元）</w:t>
            </w:r>
          </w:p>
        </w:tc>
        <w:tc>
          <w:tcPr>
            <w:tcW w:w="1701" w:type="dxa"/>
            <w:vAlign w:val="center"/>
          </w:tcPr>
          <w:p w:rsidR="00804254" w:rsidRDefault="00BF3689">
            <w:pPr>
              <w:jc w:val="center"/>
              <w:rPr>
                <w:b/>
                <w:bCs/>
                <w:color w:val="FF0000"/>
                <w:szCs w:val="21"/>
              </w:rPr>
            </w:pPr>
            <w:r>
              <w:rPr>
                <w:rFonts w:ascii="宋体" w:hAnsi="宋体" w:hint="eastAsia"/>
                <w:b/>
                <w:snapToGrid w:val="0"/>
                <w:color w:val="FF0000"/>
                <w:kern w:val="0"/>
                <w:highlight w:val="yellow"/>
              </w:rPr>
              <w:t>最高限价（元）</w:t>
            </w:r>
          </w:p>
        </w:tc>
      </w:tr>
      <w:tr w:rsidR="00804254">
        <w:trPr>
          <w:trHeight w:val="290"/>
        </w:trPr>
        <w:tc>
          <w:tcPr>
            <w:tcW w:w="413" w:type="dxa"/>
            <w:vAlign w:val="center"/>
          </w:tcPr>
          <w:p w:rsidR="00804254" w:rsidRDefault="00BF3689">
            <w:pPr>
              <w:jc w:val="center"/>
              <w:rPr>
                <w:bCs/>
                <w:color w:val="FF0000"/>
                <w:szCs w:val="21"/>
              </w:rPr>
            </w:pPr>
            <w:r>
              <w:rPr>
                <w:rFonts w:hint="eastAsia"/>
                <w:bCs/>
                <w:color w:val="FF0000"/>
                <w:szCs w:val="21"/>
              </w:rPr>
              <w:t>1</w:t>
            </w:r>
          </w:p>
        </w:tc>
        <w:tc>
          <w:tcPr>
            <w:tcW w:w="2603" w:type="dxa"/>
            <w:vAlign w:val="center"/>
          </w:tcPr>
          <w:p w:rsidR="00804254" w:rsidRDefault="00BF3689">
            <w:pPr>
              <w:jc w:val="center"/>
              <w:rPr>
                <w:bCs/>
                <w:color w:val="FF0000"/>
                <w:szCs w:val="21"/>
              </w:rPr>
            </w:pPr>
            <w:r>
              <w:rPr>
                <w:rFonts w:hint="eastAsia"/>
                <w:bCs/>
                <w:color w:val="FF0000"/>
                <w:szCs w:val="21"/>
              </w:rPr>
              <w:t>PLAN-</w:t>
            </w:r>
            <w:r>
              <w:rPr>
                <w:bCs/>
                <w:color w:val="FF0000"/>
                <w:szCs w:val="21"/>
              </w:rPr>
              <w:t>******</w:t>
            </w:r>
          </w:p>
        </w:tc>
        <w:tc>
          <w:tcPr>
            <w:tcW w:w="2195" w:type="dxa"/>
            <w:vAlign w:val="center"/>
          </w:tcPr>
          <w:p w:rsidR="00804254" w:rsidRDefault="00804254">
            <w:pPr>
              <w:jc w:val="center"/>
              <w:rPr>
                <w:b/>
                <w:bCs/>
                <w:color w:val="FF0000"/>
                <w:szCs w:val="21"/>
              </w:rPr>
            </w:pPr>
          </w:p>
        </w:tc>
        <w:tc>
          <w:tcPr>
            <w:tcW w:w="1701" w:type="dxa"/>
            <w:vAlign w:val="center"/>
          </w:tcPr>
          <w:p w:rsidR="00804254" w:rsidRDefault="00804254">
            <w:pPr>
              <w:jc w:val="center"/>
              <w:rPr>
                <w:bCs/>
                <w:color w:val="FF0000"/>
                <w:szCs w:val="21"/>
              </w:rPr>
            </w:pPr>
          </w:p>
        </w:tc>
        <w:tc>
          <w:tcPr>
            <w:tcW w:w="1701" w:type="dxa"/>
            <w:vMerge w:val="restart"/>
            <w:vAlign w:val="center"/>
          </w:tcPr>
          <w:p w:rsidR="00804254" w:rsidRDefault="00BF3689">
            <w:pPr>
              <w:jc w:val="center"/>
              <w:rPr>
                <w:bCs/>
                <w:color w:val="FF0000"/>
                <w:szCs w:val="21"/>
              </w:rPr>
            </w:pPr>
            <w:r>
              <w:rPr>
                <w:rFonts w:hint="eastAsia"/>
                <w:bCs/>
                <w:color w:val="FF0000"/>
                <w:szCs w:val="21"/>
              </w:rPr>
              <w:t>/</w:t>
            </w:r>
          </w:p>
        </w:tc>
      </w:tr>
      <w:tr w:rsidR="00804254">
        <w:trPr>
          <w:trHeight w:val="290"/>
        </w:trPr>
        <w:tc>
          <w:tcPr>
            <w:tcW w:w="413" w:type="dxa"/>
            <w:vAlign w:val="center"/>
          </w:tcPr>
          <w:p w:rsidR="00804254" w:rsidRDefault="00BF3689">
            <w:pPr>
              <w:jc w:val="center"/>
              <w:rPr>
                <w:bCs/>
                <w:color w:val="FF0000"/>
                <w:szCs w:val="21"/>
              </w:rPr>
            </w:pPr>
            <w:r>
              <w:rPr>
                <w:rFonts w:hint="eastAsia"/>
                <w:bCs/>
                <w:color w:val="FF0000"/>
                <w:szCs w:val="21"/>
              </w:rPr>
              <w:t>2</w:t>
            </w:r>
          </w:p>
        </w:tc>
        <w:tc>
          <w:tcPr>
            <w:tcW w:w="2603" w:type="dxa"/>
            <w:vAlign w:val="center"/>
          </w:tcPr>
          <w:p w:rsidR="00804254" w:rsidRDefault="00BF3689">
            <w:pPr>
              <w:jc w:val="center"/>
              <w:rPr>
                <w:bCs/>
                <w:color w:val="FF0000"/>
                <w:szCs w:val="21"/>
              </w:rPr>
            </w:pPr>
            <w:r>
              <w:rPr>
                <w:rFonts w:hint="eastAsia"/>
                <w:bCs/>
                <w:color w:val="FF0000"/>
                <w:szCs w:val="21"/>
              </w:rPr>
              <w:t>P</w:t>
            </w:r>
            <w:r>
              <w:rPr>
                <w:bCs/>
                <w:color w:val="FF0000"/>
                <w:szCs w:val="21"/>
              </w:rPr>
              <w:t>LAN-******</w:t>
            </w:r>
          </w:p>
        </w:tc>
        <w:tc>
          <w:tcPr>
            <w:tcW w:w="2195" w:type="dxa"/>
            <w:vAlign w:val="center"/>
          </w:tcPr>
          <w:p w:rsidR="00804254" w:rsidRDefault="00804254">
            <w:pPr>
              <w:jc w:val="center"/>
              <w:rPr>
                <w:b/>
                <w:bCs/>
                <w:color w:val="FF0000"/>
                <w:szCs w:val="21"/>
              </w:rPr>
            </w:pPr>
          </w:p>
        </w:tc>
        <w:tc>
          <w:tcPr>
            <w:tcW w:w="1701" w:type="dxa"/>
            <w:vAlign w:val="center"/>
          </w:tcPr>
          <w:p w:rsidR="00804254" w:rsidRDefault="00804254">
            <w:pPr>
              <w:jc w:val="center"/>
              <w:rPr>
                <w:bCs/>
                <w:color w:val="FF0000"/>
                <w:szCs w:val="21"/>
              </w:rPr>
            </w:pPr>
          </w:p>
        </w:tc>
        <w:tc>
          <w:tcPr>
            <w:tcW w:w="1701" w:type="dxa"/>
            <w:vMerge/>
            <w:vAlign w:val="center"/>
          </w:tcPr>
          <w:p w:rsidR="00804254" w:rsidRDefault="00804254">
            <w:pPr>
              <w:jc w:val="center"/>
              <w:rPr>
                <w:bCs/>
                <w:color w:val="FF0000"/>
                <w:szCs w:val="21"/>
              </w:rPr>
            </w:pPr>
          </w:p>
        </w:tc>
      </w:tr>
      <w:tr w:rsidR="00804254">
        <w:trPr>
          <w:trHeight w:val="290"/>
        </w:trPr>
        <w:tc>
          <w:tcPr>
            <w:tcW w:w="5211" w:type="dxa"/>
            <w:gridSpan w:val="3"/>
            <w:vAlign w:val="center"/>
          </w:tcPr>
          <w:p w:rsidR="00804254" w:rsidRDefault="00BF3689">
            <w:pPr>
              <w:jc w:val="center"/>
              <w:rPr>
                <w:b/>
                <w:bCs/>
                <w:color w:val="FF0000"/>
                <w:szCs w:val="21"/>
              </w:rPr>
            </w:pPr>
            <w:r>
              <w:rPr>
                <w:b/>
                <w:bCs/>
                <w:color w:val="FF0000"/>
                <w:szCs w:val="21"/>
              </w:rPr>
              <w:t>合计</w:t>
            </w:r>
          </w:p>
        </w:tc>
        <w:tc>
          <w:tcPr>
            <w:tcW w:w="1701" w:type="dxa"/>
            <w:vAlign w:val="center"/>
          </w:tcPr>
          <w:p w:rsidR="00804254" w:rsidRDefault="0043252C">
            <w:pPr>
              <w:jc w:val="center"/>
              <w:rPr>
                <w:bCs/>
                <w:color w:val="FF0000"/>
                <w:szCs w:val="21"/>
              </w:rPr>
            </w:pPr>
            <w:r>
              <w:rPr>
                <w:rFonts w:hint="eastAsia"/>
                <w:bCs/>
                <w:color w:val="FF0000"/>
                <w:szCs w:val="21"/>
              </w:rPr>
              <w:t>1822124.00</w:t>
            </w:r>
          </w:p>
        </w:tc>
        <w:tc>
          <w:tcPr>
            <w:tcW w:w="1701" w:type="dxa"/>
            <w:vMerge/>
          </w:tcPr>
          <w:p w:rsidR="00804254" w:rsidRDefault="00804254">
            <w:pPr>
              <w:jc w:val="center"/>
              <w:rPr>
                <w:bCs/>
                <w:color w:val="FF0000"/>
                <w:szCs w:val="21"/>
              </w:rPr>
            </w:pPr>
          </w:p>
        </w:tc>
      </w:tr>
    </w:tbl>
    <w:p w:rsidR="00804254" w:rsidRDefault="00804254">
      <w:pPr>
        <w:rPr>
          <w:rFonts w:ascii="宋体" w:hAnsi="宋体"/>
          <w:b/>
          <w:color w:val="FF0000"/>
          <w:szCs w:val="21"/>
        </w:rPr>
      </w:pPr>
    </w:p>
    <w:p w:rsidR="00804254" w:rsidRDefault="00804254">
      <w:pPr>
        <w:rPr>
          <w:rFonts w:ascii="宋体" w:hAnsi="宋体"/>
          <w:b/>
          <w:color w:val="FF0000"/>
          <w:szCs w:val="21"/>
        </w:rPr>
      </w:pPr>
    </w:p>
    <w:p w:rsidR="00804254" w:rsidRDefault="00BF3689">
      <w:pPr>
        <w:pStyle w:val="2"/>
        <w:spacing w:beforeLines="50" w:before="120" w:afterLines="50" w:after="120"/>
        <w:rPr>
          <w:szCs w:val="24"/>
        </w:rPr>
      </w:pPr>
      <w:bookmarkStart w:id="48" w:name="_Hlk72258617"/>
      <w:r>
        <w:rPr>
          <w:rFonts w:hint="eastAsia"/>
          <w:szCs w:val="24"/>
        </w:rPr>
        <w:t>二、</w:t>
      </w:r>
      <w:bookmarkStart w:id="49" w:name="_Hlk72073432"/>
      <w:r>
        <w:rPr>
          <w:rFonts w:hint="eastAsia"/>
          <w:szCs w:val="24"/>
        </w:rPr>
        <w:t>货物需求明细</w:t>
      </w:r>
      <w:bookmarkEnd w:id="49"/>
    </w:p>
    <w:tbl>
      <w:tblPr>
        <w:tblW w:w="8505" w:type="dxa"/>
        <w:tblInd w:w="-100" w:type="dxa"/>
        <w:tblLayout w:type="fixed"/>
        <w:tblCellMar>
          <w:left w:w="0" w:type="dxa"/>
          <w:right w:w="0" w:type="dxa"/>
        </w:tblCellMar>
        <w:tblLook w:val="04A0" w:firstRow="1" w:lastRow="0" w:firstColumn="1" w:lastColumn="0" w:noHBand="0" w:noVBand="1"/>
      </w:tblPr>
      <w:tblGrid>
        <w:gridCol w:w="570"/>
        <w:gridCol w:w="945"/>
        <w:gridCol w:w="2564"/>
        <w:gridCol w:w="884"/>
        <w:gridCol w:w="520"/>
        <w:gridCol w:w="989"/>
        <w:gridCol w:w="986"/>
        <w:gridCol w:w="1047"/>
      </w:tblGrid>
      <w:tr w:rsidR="0043252C" w:rsidRPr="0043252C" w:rsidTr="00BF3689">
        <w:trPr>
          <w:trHeight w:val="765"/>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编号</w:t>
            </w:r>
          </w:p>
        </w:tc>
        <w:tc>
          <w:tcPr>
            <w:tcW w:w="94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采购计划编号</w:t>
            </w: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货物名称</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数量</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单位</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b/>
                <w:color w:val="FF0000"/>
                <w:szCs w:val="21"/>
              </w:rPr>
            </w:pPr>
            <w:r w:rsidRPr="0043252C">
              <w:rPr>
                <w:rFonts w:ascii="宋体" w:hAnsi="宋体" w:cs="宋体" w:hint="eastAsia"/>
                <w:b/>
                <w:color w:val="FF0000"/>
                <w:kern w:val="0"/>
                <w:szCs w:val="21"/>
                <w:lang w:bidi="ar"/>
              </w:rPr>
              <w:t>是否接受进口</w:t>
            </w:r>
          </w:p>
        </w:tc>
        <w:tc>
          <w:tcPr>
            <w:tcW w:w="986"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tcPr>
          <w:p w:rsidR="0043252C" w:rsidRPr="0043252C" w:rsidRDefault="0043252C" w:rsidP="0043252C">
            <w:pPr>
              <w:widowControl/>
              <w:jc w:val="center"/>
              <w:textAlignment w:val="top"/>
              <w:rPr>
                <w:rFonts w:ascii="宋体" w:hAnsi="宋体" w:cs="宋体"/>
                <w:b/>
                <w:color w:val="FF0000"/>
                <w:szCs w:val="21"/>
              </w:rPr>
            </w:pPr>
            <w:r w:rsidRPr="0043252C">
              <w:rPr>
                <w:rFonts w:ascii="宋体" w:hAnsi="宋体" w:cs="宋体" w:hint="eastAsia"/>
                <w:b/>
                <w:color w:val="FF0000"/>
                <w:kern w:val="0"/>
                <w:szCs w:val="21"/>
                <w:lang w:bidi="ar"/>
              </w:rPr>
              <w:t>是否专门面向中小企业</w:t>
            </w:r>
          </w:p>
        </w:tc>
        <w:tc>
          <w:tcPr>
            <w:tcW w:w="1047"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tcPr>
          <w:p w:rsidR="0043252C" w:rsidRPr="0043252C" w:rsidRDefault="0043252C" w:rsidP="0043252C">
            <w:pPr>
              <w:widowControl/>
              <w:jc w:val="center"/>
              <w:textAlignment w:val="top"/>
              <w:rPr>
                <w:rFonts w:ascii="宋体" w:hAnsi="宋体" w:cs="宋体"/>
                <w:b/>
                <w:color w:val="FF0000"/>
                <w:szCs w:val="21"/>
              </w:rPr>
            </w:pPr>
            <w:r w:rsidRPr="0043252C">
              <w:rPr>
                <w:rFonts w:ascii="宋体" w:hAnsi="宋体" w:cs="宋体" w:hint="eastAsia"/>
                <w:b/>
                <w:color w:val="FF0000"/>
                <w:kern w:val="0"/>
                <w:szCs w:val="21"/>
                <w:lang w:bidi="ar"/>
              </w:rPr>
              <w:t>标的所属行业</w:t>
            </w:r>
          </w:p>
        </w:tc>
      </w:tr>
      <w:tr w:rsidR="0043252C" w:rsidRPr="0043252C" w:rsidTr="00BF3689">
        <w:trPr>
          <w:trHeight w:val="270"/>
        </w:trPr>
        <w:tc>
          <w:tcPr>
            <w:tcW w:w="57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945" w:type="dxa"/>
            <w:vMerge w:val="restart"/>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nil"/>
              <w:left w:val="single" w:sz="4" w:space="0" w:color="000000"/>
              <w:bottom w:val="nil"/>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A收货/洁具区</w:t>
            </w:r>
          </w:p>
        </w:tc>
        <w:tc>
          <w:tcPr>
            <w:tcW w:w="88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52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拖把池</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48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拖把接水池连不锈钢挂架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感应式洗手盆连柜身</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48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留样雪柜</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四层层架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nil"/>
              <w:left w:val="single" w:sz="4" w:space="0" w:color="000000"/>
              <w:bottom w:val="nil"/>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B仓库</w:t>
            </w:r>
          </w:p>
        </w:tc>
        <w:tc>
          <w:tcPr>
            <w:tcW w:w="88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52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四层层架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四层货架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米面架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平板车</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挡鼠板连二侧插槽</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挡鼠板连二侧插槽</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灭蝇灯（蚊蝇诱灭器）</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盏</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8</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风幕机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nil"/>
              <w:left w:val="single" w:sz="4" w:space="0" w:color="000000"/>
              <w:bottom w:val="nil"/>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C蔬菜/鱼肉加工</w:t>
            </w:r>
          </w:p>
        </w:tc>
        <w:tc>
          <w:tcPr>
            <w:tcW w:w="88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52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感应式洗手盆连柜身</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双门砧板保洁柜</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四层层架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8</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48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双层斩台工作台（带背）</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单星大盆台</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9</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高压冲地装置</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双星盆台</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8</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双层斩台工作台</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9</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单星剖鱼台连去渣槽</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10</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高压冲洗装置</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切菜机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lastRenderedPageBreak/>
              <w:t>12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绞切肉机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紫外线杀菌灯连架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盏</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灭蝇灯（蚊蝇诱灭器）</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盏</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nil"/>
              <w:left w:val="single" w:sz="4" w:space="0" w:color="000000"/>
              <w:bottom w:val="nil"/>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D更衣室</w:t>
            </w:r>
          </w:p>
        </w:tc>
        <w:tc>
          <w:tcPr>
            <w:tcW w:w="88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52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sz w:val="20"/>
                <w:szCs w:val="20"/>
              </w:rPr>
              <w:t>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感应式洗手盆连柜身</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更衣柜</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紫外线杀菌灯连架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盏</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灭蝇灯（蚊蝇诱灭器）</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盏</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挡鼠板连二侧插槽</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风幕机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nil"/>
              <w:left w:val="single" w:sz="4" w:space="0" w:color="000000"/>
              <w:bottom w:val="nil"/>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E加工间</w:t>
            </w:r>
          </w:p>
        </w:tc>
        <w:tc>
          <w:tcPr>
            <w:tcW w:w="88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52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感应式洗手盆连柜身</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4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四层层架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48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立式厨房双温柜</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双星盆台</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挂墙刀具保洁柜</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净水过滤装置</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双层斩台工作台</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8</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紫外线杀菌灯连架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盏</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sz w:val="20"/>
                <w:szCs w:val="20"/>
              </w:rPr>
              <w:t>9</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灭蝇灯（蚊蝇诱灭器）</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盏</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nil"/>
              <w:left w:val="single" w:sz="4" w:space="0" w:color="000000"/>
              <w:bottom w:val="nil"/>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F面点间</w:t>
            </w:r>
          </w:p>
        </w:tc>
        <w:tc>
          <w:tcPr>
            <w:tcW w:w="88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52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感应式洗手盆连柜身</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单星盆台柜</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食品添加剂吊柜</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48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厨房柜（双门高身雪柜）</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双门消毒柜</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发酵箱</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不锈钢和面台</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8</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面粉车</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9</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多功能搅拌机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10</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和面机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压面机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纱门饼盆柜</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三层电烤箱</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烙饼机</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烟罩一体机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套</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紫外线杀菌灯连架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盏</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灭蝇灯（蚊蝇诱灭器）</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盏</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nil"/>
              <w:left w:val="single" w:sz="4" w:space="0" w:color="000000"/>
              <w:bottom w:val="nil"/>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G烹饪间</w:t>
            </w:r>
          </w:p>
        </w:tc>
        <w:tc>
          <w:tcPr>
            <w:tcW w:w="88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52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双星盆台</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高压冲地装置</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kern w:val="0"/>
                <w:sz w:val="20"/>
                <w:szCs w:val="20"/>
                <w:lang w:bidi="ar"/>
              </w:rPr>
            </w:pPr>
            <w:r w:rsidRPr="0043252C">
              <w:rPr>
                <w:rFonts w:ascii="宋体" w:hAnsi="宋体" w:cs="宋体" w:hint="eastAsia"/>
                <w:color w:val="000000"/>
                <w:kern w:val="0"/>
                <w:sz w:val="20"/>
                <w:szCs w:val="20"/>
                <w:lang w:bidi="ar"/>
              </w:rPr>
              <w:t>四门高身高温雪柜</w:t>
            </w:r>
          </w:p>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（立式厨房风冷冷藏柜）</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四门高身低温雪柜</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感应式洗手盆连柜身</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单星大盆台</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lastRenderedPageBreak/>
              <w:t>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双门工具保洁柜</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8</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四层层架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9</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双通工作柜</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10</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双层斩台工作台</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9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商用电磁灶（大炒炉）</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拼板</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电磁专用大炒锅</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电磁四头煲仔炉</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商用电蒸柜</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三门蒸柜</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蒸汽发生器</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18</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电磁汤炉（电磁可倾</w:t>
            </w:r>
            <w:r w:rsidRPr="0043252C">
              <w:rPr>
                <w:rFonts w:ascii="宋体" w:hAnsi="宋体" w:cs="宋体" w:hint="eastAsia"/>
                <w:color w:val="000000"/>
                <w:kern w:val="0"/>
                <w:sz w:val="20"/>
                <w:szCs w:val="20"/>
                <w:lang w:bidi="ar"/>
              </w:rPr>
              <w:br/>
              <w:t>（摇摆）80防腐蚀汤煲炉）</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19</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烟罩一体机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套</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20</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烟罩一体机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套</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烟罩一体机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套</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烟罩灭火装置（厨房设备灭火装置）</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炉背封墙钢</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套</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炉背封墙钢（加高）</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套</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紫外线杀菌灯连架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盏</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灭蝇灯（蚊蝇诱灭器）</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盏</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挡鼠板连二侧插槽</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28</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风幕机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nil"/>
              <w:left w:val="single" w:sz="4" w:space="0" w:color="000000"/>
              <w:bottom w:val="nil"/>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H洗碗间</w:t>
            </w:r>
          </w:p>
        </w:tc>
        <w:tc>
          <w:tcPr>
            <w:tcW w:w="88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52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感应式洗手盆连柜身</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单星大盆台</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4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开水器连不锈钢挂架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高压冲地装置</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双层斩台工作台</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单星加大盆台</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双层斩台工作台</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8</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商用洗碗机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9</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牛角抽气罩</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10</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双孔收污台柜连车</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收碟工作台</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eastAsiaTheme="minorEastAsia" w:hAnsi="宋体" w:cs="宋体"/>
                <w:color w:val="000000"/>
                <w:sz w:val="20"/>
                <w:szCs w:val="20"/>
              </w:rPr>
            </w:pPr>
            <w:r w:rsidRPr="0043252C">
              <w:rPr>
                <w:rFonts w:ascii="宋体" w:hAnsi="宋体" w:cs="宋体" w:hint="eastAsia"/>
                <w:color w:val="000000"/>
                <w:kern w:val="0"/>
                <w:sz w:val="20"/>
                <w:szCs w:val="20"/>
                <w:lang w:bidi="ar"/>
              </w:rPr>
              <w:t>双门餐具高温消毒柜（食具消毒柜）</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活动四层餐盘架</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10</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送餐平板车</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10</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双层送餐车</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紫外线杀菌灯连架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8</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盏</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18</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灭蝇灯（蚊蝇诱灭器）</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盏</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19</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挡鼠板连二侧插槽</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20</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挡鼠板连二侧插槽</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nil"/>
              <w:left w:val="single" w:sz="4" w:space="0" w:color="000000"/>
              <w:bottom w:val="nil"/>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J售饭/配餐间</w:t>
            </w:r>
          </w:p>
        </w:tc>
        <w:tc>
          <w:tcPr>
            <w:tcW w:w="88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52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r>
      <w:tr w:rsidR="0043252C" w:rsidRPr="0043252C" w:rsidTr="00BF3689">
        <w:trPr>
          <w:trHeight w:val="48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感应式双星洗手盆连柜身</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48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lastRenderedPageBreak/>
              <w:t>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留样雪柜</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单门保洁柜</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四层层架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电热汤池柜（电热保温热汤池柜）</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10</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48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电保温饭汤桶车连加固底板</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双层斩台工作台</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8</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紫外线杀菌灯连架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盏</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9</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灭蝇灯（蚊蝇诱灭器）</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盏</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10</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挡鼠板连二侧插槽</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48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双层斩台工作台（餐厅）</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48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电保温汤桶车连加固底板（餐厅）</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nil"/>
              <w:left w:val="single" w:sz="4" w:space="0" w:color="000000"/>
              <w:bottom w:val="nil"/>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K自助餐区</w:t>
            </w:r>
          </w:p>
        </w:tc>
        <w:tc>
          <w:tcPr>
            <w:tcW w:w="88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52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自助餐炉</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8</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48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电保温饭汤桶车连加固底板</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双门餐具保洁柜</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双层斩台工作台</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商用电煮锅（汤面炉）</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风幕机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风幕机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nil"/>
              <w:left w:val="single" w:sz="4" w:space="0" w:color="000000"/>
              <w:bottom w:val="nil"/>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厨房配套设备</w:t>
            </w:r>
          </w:p>
        </w:tc>
        <w:tc>
          <w:tcPr>
            <w:tcW w:w="88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52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不锈钢蒸饭盘</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78</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不锈钢蒸包盘</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26</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不锈钢份数盆</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40</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套</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不锈钢留样盒</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60</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烟罩对接管</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40</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m2</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不锈钢双层环保隔油器</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29</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烘手机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10</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nil"/>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nil"/>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抽油烟系统</w:t>
            </w:r>
          </w:p>
        </w:tc>
        <w:tc>
          <w:tcPr>
            <w:tcW w:w="884" w:type="dxa"/>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520" w:type="dxa"/>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r>
      <w:tr w:rsidR="0043252C" w:rsidRPr="0043252C" w:rsidTr="00BF3689">
        <w:trPr>
          <w:trHeight w:val="270"/>
        </w:trPr>
        <w:tc>
          <w:tcPr>
            <w:tcW w:w="570" w:type="dxa"/>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洗碗间</w:t>
            </w:r>
          </w:p>
        </w:tc>
        <w:tc>
          <w:tcPr>
            <w:tcW w:w="884" w:type="dxa"/>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520" w:type="dxa"/>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低噪音抽风机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风机防震架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减震器</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风机帆布连接</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风机开关</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抽风管</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80</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m2</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风管法兰及吊码</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项</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8</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风喉开洞</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项</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9</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风喉防漏</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项</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48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10</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百叶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nil"/>
              <w:left w:val="single" w:sz="4" w:space="0" w:color="000000"/>
              <w:bottom w:val="nil"/>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烹饪间</w:t>
            </w:r>
          </w:p>
        </w:tc>
        <w:tc>
          <w:tcPr>
            <w:tcW w:w="88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52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高压型抽风机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风机防震架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lastRenderedPageBreak/>
              <w:t>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减震器</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风机帆布连接</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控制箱</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抽风管（加厚）</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185</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m2</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8</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风管法兰及吊码</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项</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9</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风喉开洞</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项</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10</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风喉防漏</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项</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止回阀</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油烟静电净化箱</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净化箱支架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nil"/>
              <w:left w:val="single" w:sz="4" w:space="0" w:color="000000"/>
              <w:bottom w:val="nil"/>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白案间</w:t>
            </w:r>
          </w:p>
        </w:tc>
        <w:tc>
          <w:tcPr>
            <w:tcW w:w="88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52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高压型抽风机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风机防震架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减震器</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风机帆布连接</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风机开关</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抽风管（加厚）</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60</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m2</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风管法兰及吊码</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项</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8</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风喉开洞</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项</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9</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风喉防漏</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项</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10</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止回阀</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油烟静电净化箱</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净化箱支架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nil"/>
              <w:left w:val="single" w:sz="4" w:space="0" w:color="000000"/>
              <w:bottom w:val="nil"/>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鲜风系统</w:t>
            </w:r>
          </w:p>
        </w:tc>
        <w:tc>
          <w:tcPr>
            <w:tcW w:w="88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52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低噪音鲜风机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风机防震架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减震器</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风机帆布连接</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风机控制箱</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鲜风管</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210</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m2</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风管法兰及吊码</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项</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8</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风喉开洞</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项</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9</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鲜风咀</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30</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10</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百叶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nil"/>
              <w:left w:val="single" w:sz="4" w:space="0" w:color="000000"/>
              <w:bottom w:val="nil"/>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其它</w:t>
            </w:r>
          </w:p>
        </w:tc>
        <w:tc>
          <w:tcPr>
            <w:tcW w:w="88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52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厨房内水源接驳</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项</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厨房内电源接驳</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项</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0"/>
                <w:szCs w:val="20"/>
              </w:rPr>
            </w:pP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厨房用品/餐具</w:t>
            </w:r>
          </w:p>
        </w:tc>
        <w:tc>
          <w:tcPr>
            <w:tcW w:w="884" w:type="dxa"/>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0"/>
                <w:szCs w:val="20"/>
              </w:rPr>
            </w:pPr>
          </w:p>
        </w:tc>
        <w:tc>
          <w:tcPr>
            <w:tcW w:w="520" w:type="dxa"/>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r>
      <w:tr w:rsidR="0043252C" w:rsidRPr="0043252C" w:rsidTr="00BF3689">
        <w:trPr>
          <w:trHeight w:val="270"/>
        </w:trPr>
        <w:tc>
          <w:tcPr>
            <w:tcW w:w="570" w:type="dxa"/>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0"/>
                <w:szCs w:val="20"/>
              </w:rPr>
            </w:pP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烹饪</w:t>
            </w:r>
          </w:p>
        </w:tc>
        <w:tc>
          <w:tcPr>
            <w:tcW w:w="884" w:type="dxa"/>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0"/>
                <w:szCs w:val="20"/>
              </w:rPr>
            </w:pPr>
          </w:p>
        </w:tc>
        <w:tc>
          <w:tcPr>
            <w:tcW w:w="520" w:type="dxa"/>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仿宋" w:eastAsia="仿宋" w:hAnsi="仿宋" w:cs="仿宋"/>
                <w:color w:val="000000"/>
                <w:sz w:val="20"/>
                <w:szCs w:val="20"/>
              </w:rPr>
            </w:pP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小炒锅</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长柄锅铲</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8</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把</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炒菜勺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把</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大锅铲</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密漏</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炸沥</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火枪</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8</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不锈钢复合底汤桶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lastRenderedPageBreak/>
              <w:t>9</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不锈钢桶</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10</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不锈钢水瓢</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把</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调味缸</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10</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套</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不锈钢盆</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不锈钢大盆（带孔）</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不锈钢大盆</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不锈钢大盆</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1/1标准份盘</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10</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1/1标准份盘（带孔）</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18</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不锈钢蒸菜盘</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19</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冰箱专用保鲜盒</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20</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20</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不锈钢肉钩</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调料勺</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20</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味盅1</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味盅2</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马斗1</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马斗2</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马斗3</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锅扫</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8</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28</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油石</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白案</w:t>
            </w:r>
          </w:p>
        </w:tc>
        <w:tc>
          <w:tcPr>
            <w:tcW w:w="88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b/>
                <w:color w:val="000000"/>
                <w:sz w:val="20"/>
                <w:szCs w:val="20"/>
              </w:rPr>
            </w:pPr>
          </w:p>
        </w:tc>
        <w:tc>
          <w:tcPr>
            <w:tcW w:w="52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b/>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29</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克秤</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30</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煎饼锅铲子</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圆不锈钢油缸</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打蛋器</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扞面棍</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条</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扞面棍</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条</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细密不锈钢油漏</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不粘烤盘（深）</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台称</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38</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500g小刻度称</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39</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大不锈钢碗</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40</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塑料密封馅料盒</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馅料竹挑子</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不锈钢馅碟</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蛋糕锯齿切刀</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把</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刮板</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不锈钢刀（切馒头）</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把</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耐热手套</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双</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油刷</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b/>
                <w:color w:val="000000"/>
                <w:sz w:val="20"/>
                <w:szCs w:val="20"/>
              </w:rPr>
            </w:pP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面档</w:t>
            </w:r>
          </w:p>
        </w:tc>
        <w:tc>
          <w:tcPr>
            <w:tcW w:w="88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b/>
                <w:color w:val="000000"/>
                <w:sz w:val="20"/>
                <w:szCs w:val="20"/>
              </w:rPr>
            </w:pPr>
          </w:p>
        </w:tc>
        <w:tc>
          <w:tcPr>
            <w:tcW w:w="52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b/>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48</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不锈钢菜盆</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49</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长把汤勺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50</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7"平盘</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40</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锅铲</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把</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早餐夹</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20</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b/>
                <w:color w:val="000000"/>
                <w:sz w:val="20"/>
                <w:szCs w:val="20"/>
              </w:rPr>
            </w:pP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粗加工间、仓库</w:t>
            </w:r>
          </w:p>
        </w:tc>
        <w:tc>
          <w:tcPr>
            <w:tcW w:w="88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b/>
                <w:color w:val="000000"/>
                <w:sz w:val="20"/>
                <w:szCs w:val="20"/>
              </w:rPr>
            </w:pPr>
          </w:p>
        </w:tc>
        <w:tc>
          <w:tcPr>
            <w:tcW w:w="52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b/>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lastRenderedPageBreak/>
              <w:t>53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电子称</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台</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菜刀</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把</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砍刀</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把</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熟食刀</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把</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生食刀</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把</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58</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砍鱼刀</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把</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59</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大削皮刀</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把</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60</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小削皮刀</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把</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刮鱼鳞刀</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把</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木砧板</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木砧板</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方砧板（白色）</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方砧板（白色）</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圆胶板</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9</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剪刀</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把</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68</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毛菜筐（蓝）</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69</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净菜筐（白色）</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70</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净菜筐（白色）</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净密菜筐（白色）</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净密菜筐（白色）</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9</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周转箱（带盖）</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浅周转箱（带盖）</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color w:val="000000"/>
                <w:sz w:val="20"/>
                <w:szCs w:val="20"/>
              </w:rPr>
            </w:pP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其它</w:t>
            </w:r>
          </w:p>
        </w:tc>
        <w:tc>
          <w:tcPr>
            <w:tcW w:w="88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b/>
                <w:color w:val="000000"/>
                <w:sz w:val="20"/>
                <w:szCs w:val="20"/>
              </w:rPr>
            </w:pPr>
          </w:p>
        </w:tc>
        <w:tc>
          <w:tcPr>
            <w:tcW w:w="52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b/>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长柄打汤瓢</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把</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打汤勺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20</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把</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打菜勺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20</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把</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78</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打饭勺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10</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把</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79</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量杯</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80</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带盖脚踏垃圾桶</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10</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81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圆垃圾桶</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82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送餐保温箱</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50</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83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送餐保温桶</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25</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84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送餐放筷勺框</w:t>
            </w:r>
          </w:p>
        </w:tc>
        <w:tc>
          <w:tcPr>
            <w:tcW w:w="8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25</w:t>
            </w:r>
          </w:p>
        </w:tc>
        <w:tc>
          <w:tcPr>
            <w:tcW w:w="5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b/>
                <w:color w:val="000000"/>
                <w:sz w:val="20"/>
                <w:szCs w:val="20"/>
              </w:rPr>
            </w:pP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b/>
                <w:color w:val="000000"/>
                <w:sz w:val="20"/>
                <w:szCs w:val="20"/>
              </w:rPr>
            </w:pPr>
            <w:r w:rsidRPr="0043252C">
              <w:rPr>
                <w:rFonts w:ascii="宋体" w:hAnsi="宋体" w:cs="宋体" w:hint="eastAsia"/>
                <w:b/>
                <w:color w:val="000000"/>
                <w:kern w:val="0"/>
                <w:sz w:val="20"/>
                <w:szCs w:val="20"/>
                <w:lang w:bidi="ar"/>
              </w:rPr>
              <w:t>餐具</w:t>
            </w:r>
          </w:p>
        </w:tc>
        <w:tc>
          <w:tcPr>
            <w:tcW w:w="884"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b/>
                <w:color w:val="000000"/>
                <w:sz w:val="20"/>
                <w:szCs w:val="20"/>
              </w:rPr>
            </w:pPr>
          </w:p>
        </w:tc>
        <w:tc>
          <w:tcPr>
            <w:tcW w:w="520" w:type="dxa"/>
            <w:tcBorders>
              <w:top w:val="nil"/>
              <w:left w:val="single" w:sz="4" w:space="0" w:color="000000"/>
              <w:bottom w:val="nil"/>
              <w:right w:val="single" w:sz="4" w:space="0" w:color="000000"/>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b/>
                <w:color w:val="000000"/>
                <w:sz w:val="20"/>
                <w:szCs w:val="20"/>
              </w:rPr>
            </w:pPr>
          </w:p>
        </w:tc>
        <w:tc>
          <w:tcPr>
            <w:tcW w:w="989"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c>
          <w:tcPr>
            <w:tcW w:w="986"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c>
          <w:tcPr>
            <w:tcW w:w="1047" w:type="dxa"/>
            <w:tcBorders>
              <w:top w:val="nil"/>
              <w:left w:val="nil"/>
              <w:bottom w:val="nil"/>
              <w:right w:val="nil"/>
            </w:tcBorders>
            <w:shd w:val="clear" w:color="auto" w:fill="auto"/>
            <w:noWrap/>
            <w:tcMar>
              <w:top w:w="15" w:type="dxa"/>
              <w:left w:w="15" w:type="dxa"/>
              <w:right w:w="15" w:type="dxa"/>
            </w:tcMar>
            <w:vAlign w:val="center"/>
          </w:tcPr>
          <w:p w:rsidR="0043252C" w:rsidRPr="0043252C" w:rsidRDefault="0043252C" w:rsidP="0043252C">
            <w:pPr>
              <w:rPr>
                <w:rFonts w:ascii="宋体" w:hAnsi="宋体" w:cs="宋体"/>
                <w:color w:val="000000"/>
                <w:sz w:val="22"/>
                <w:szCs w:val="22"/>
              </w:rPr>
            </w:pPr>
          </w:p>
        </w:tc>
      </w:tr>
      <w:tr w:rsidR="0043252C" w:rsidRPr="0043252C" w:rsidTr="00BF3689">
        <w:trPr>
          <w:trHeight w:val="48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带盖不锈钢餐盘（1-5年级学生）</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1125</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48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带盖不锈钢餐盘（6年级学生）</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225</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3</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不锈钢餐盘（教师）</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150</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4</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餐碗</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1500</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餐勺</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1500</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6</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筷子</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1050</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双</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r w:rsidR="0043252C" w:rsidRPr="0043252C" w:rsidTr="00BF3689">
        <w:trPr>
          <w:trHeight w:val="270"/>
        </w:trPr>
        <w:tc>
          <w:tcPr>
            <w:tcW w:w="57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7</w:t>
            </w:r>
          </w:p>
        </w:tc>
        <w:tc>
          <w:tcPr>
            <w:tcW w:w="945" w:type="dxa"/>
            <w:vMerge/>
            <w:tcBorders>
              <w:top w:val="nil"/>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jc w:val="center"/>
              <w:rPr>
                <w:rFonts w:ascii="宋体" w:hAnsi="宋体" w:cs="宋体"/>
                <w:b/>
                <w:color w:val="000000"/>
                <w:sz w:val="20"/>
                <w:szCs w:val="20"/>
              </w:rPr>
            </w:pPr>
          </w:p>
        </w:tc>
        <w:tc>
          <w:tcPr>
            <w:tcW w:w="256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面碗</w:t>
            </w:r>
          </w:p>
        </w:tc>
        <w:tc>
          <w:tcPr>
            <w:tcW w:w="884"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50</w:t>
            </w:r>
          </w:p>
        </w:tc>
        <w:tc>
          <w:tcPr>
            <w:tcW w:w="52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center"/>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个</w:t>
            </w:r>
          </w:p>
        </w:tc>
        <w:tc>
          <w:tcPr>
            <w:tcW w:w="989"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98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否</w:t>
            </w:r>
          </w:p>
        </w:tc>
        <w:tc>
          <w:tcPr>
            <w:tcW w:w="104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43252C" w:rsidRPr="0043252C" w:rsidRDefault="0043252C" w:rsidP="0043252C">
            <w:pPr>
              <w:widowControl/>
              <w:jc w:val="left"/>
              <w:textAlignment w:val="center"/>
              <w:rPr>
                <w:rFonts w:ascii="宋体" w:hAnsi="宋体" w:cs="宋体"/>
                <w:color w:val="000000"/>
                <w:sz w:val="20"/>
                <w:szCs w:val="20"/>
              </w:rPr>
            </w:pPr>
            <w:r w:rsidRPr="0043252C">
              <w:rPr>
                <w:rFonts w:ascii="宋体" w:hAnsi="宋体" w:cs="宋体" w:hint="eastAsia"/>
                <w:color w:val="000000"/>
                <w:kern w:val="0"/>
                <w:sz w:val="20"/>
                <w:szCs w:val="20"/>
                <w:lang w:bidi="ar"/>
              </w:rPr>
              <w:t>工业</w:t>
            </w:r>
          </w:p>
        </w:tc>
      </w:tr>
    </w:tbl>
    <w:p w:rsidR="00804254" w:rsidRDefault="00BF3689">
      <w:pPr>
        <w:ind w:firstLineChars="200" w:firstLine="422"/>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rsidR="00804254" w:rsidRDefault="00BF3689">
      <w:pPr>
        <w:numPr>
          <w:ilvl w:val="0"/>
          <w:numId w:val="9"/>
        </w:numPr>
        <w:ind w:firstLineChars="200" w:firstLine="422"/>
        <w:rPr>
          <w:rFonts w:ascii="宋体" w:hAnsi="宋体"/>
          <w:b/>
          <w:color w:val="FF0000"/>
          <w:szCs w:val="21"/>
        </w:rPr>
      </w:pPr>
      <w:r>
        <w:rPr>
          <w:rFonts w:ascii="宋体" w:hAnsi="宋体" w:hint="eastAsia"/>
          <w:b/>
          <w:color w:val="FF0000"/>
          <w:szCs w:val="21"/>
        </w:rPr>
        <w:t>进口产品是指通过海关验放进入中国境内且产自关境外的产品。即所谓进口产品是指制造过程均在国外，如果产品在国内组装，其中的零部件（包括核心部件）是进口产</w:t>
      </w:r>
      <w:r>
        <w:rPr>
          <w:rFonts w:ascii="宋体" w:hAnsi="宋体" w:hint="eastAsia"/>
          <w:b/>
          <w:color w:val="FF0000"/>
          <w:szCs w:val="21"/>
        </w:rPr>
        <w:lastRenderedPageBreak/>
        <w:t>品，则应当视为非进口产品。采用“接受进口”的产品优先采购向我国企业转让技术、与我国企业签订消化吸收再创新方案的供应商的进口产品，相关内容以财库〔2007〕119 号文和财办库〔2008〕248 号文的相关规定为准。</w:t>
      </w:r>
    </w:p>
    <w:p w:rsidR="00804254" w:rsidRDefault="00BF3689">
      <w:pPr>
        <w:ind w:firstLineChars="196" w:firstLine="413"/>
        <w:rPr>
          <w:rFonts w:ascii="宋体" w:hAnsi="宋体"/>
          <w:color w:val="FF0000"/>
          <w:szCs w:val="21"/>
        </w:rPr>
      </w:pPr>
      <w:r>
        <w:rPr>
          <w:rFonts w:ascii="宋体" w:hAnsi="宋体" w:hint="eastAsia"/>
          <w:b/>
          <w:color w:val="FF0000"/>
          <w:szCs w:val="21"/>
        </w:rPr>
        <w:t>3、本项目核心产品为：</w:t>
      </w:r>
      <w:r>
        <w:rPr>
          <w:rFonts w:ascii="宋体" w:hAnsi="宋体" w:hint="eastAsia"/>
          <w:b/>
          <w:color w:val="FF0000"/>
          <w:szCs w:val="21"/>
          <w:u w:val="single"/>
        </w:rPr>
        <w:t xml:space="preserve">  </w:t>
      </w:r>
      <w:r w:rsidR="001B259E">
        <w:rPr>
          <w:rFonts w:ascii="宋体" w:hAnsi="宋体" w:hint="eastAsia"/>
          <w:b/>
          <w:color w:val="FF0000"/>
          <w:szCs w:val="21"/>
          <w:u w:val="single"/>
        </w:rPr>
        <w:t xml:space="preserve">序号H8 商用洗碗机 </w:t>
      </w:r>
      <w:r>
        <w:rPr>
          <w:rFonts w:ascii="宋体" w:hAnsi="宋体" w:hint="eastAsia"/>
          <w:b/>
          <w:color w:val="FF0000"/>
          <w:szCs w:val="21"/>
          <w:u w:val="single"/>
        </w:rPr>
        <w:t xml:space="preserve">  </w:t>
      </w:r>
      <w:r>
        <w:rPr>
          <w:rFonts w:ascii="宋体" w:hAnsi="宋体" w:hint="eastAsia"/>
          <w:b/>
          <w:color w:val="FF0000"/>
          <w:szCs w:val="21"/>
        </w:rPr>
        <w:t>。</w:t>
      </w:r>
      <w:r>
        <w:rPr>
          <w:rFonts w:ascii="宋体" w:hAnsi="宋体" w:hint="eastAsia"/>
          <w:szCs w:val="21"/>
        </w:rPr>
        <w:t>如出现</w:t>
      </w:r>
      <w:r>
        <w:rPr>
          <w:rFonts w:ascii="宋体" w:hAnsi="宋体"/>
          <w:szCs w:val="21"/>
        </w:rPr>
        <w:t>多家投标人提供的核心产品品牌相同</w:t>
      </w:r>
      <w:r>
        <w:rPr>
          <w:rFonts w:ascii="宋体" w:hAnsi="宋体" w:hint="eastAsia"/>
          <w:szCs w:val="21"/>
        </w:rPr>
        <w:t>的情况，将由评审委员会根据《政府采购货物和服务招标投标管理办法》（财政部令第87号）第三十一条的规定进行处理。</w:t>
      </w:r>
    </w:p>
    <w:bookmarkEnd w:id="48"/>
    <w:p w:rsidR="00804254" w:rsidRDefault="00804254">
      <w:pPr>
        <w:pStyle w:val="ac"/>
      </w:pPr>
    </w:p>
    <w:p w:rsidR="00804254" w:rsidRDefault="00BF3689">
      <w:pPr>
        <w:widowControl/>
        <w:jc w:val="left"/>
        <w:rPr>
          <w:rFonts w:ascii="宋体" w:hAnsi="宋体"/>
          <w:b/>
          <w:bCs/>
          <w:kern w:val="0"/>
          <w:sz w:val="28"/>
          <w:szCs w:val="28"/>
        </w:rPr>
      </w:pPr>
      <w:bookmarkStart w:id="50" w:name="_Toc128884461"/>
      <w:r>
        <w:rPr>
          <w:sz w:val="28"/>
          <w:szCs w:val="28"/>
        </w:rPr>
        <w:br w:type="page"/>
      </w:r>
    </w:p>
    <w:p w:rsidR="00804254" w:rsidRDefault="00BF3689">
      <w:pPr>
        <w:pStyle w:val="2"/>
        <w:spacing w:beforeLines="50" w:before="120" w:afterLines="50" w:after="120"/>
        <w:rPr>
          <w:sz w:val="28"/>
          <w:szCs w:val="28"/>
        </w:rPr>
      </w:pPr>
      <w:r>
        <w:rPr>
          <w:rFonts w:hint="eastAsia"/>
          <w:sz w:val="28"/>
          <w:szCs w:val="28"/>
        </w:rPr>
        <w:lastRenderedPageBreak/>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6"/>
        <w:gridCol w:w="7282"/>
      </w:tblGrid>
      <w:tr w:rsidR="00804254">
        <w:tc>
          <w:tcPr>
            <w:tcW w:w="906" w:type="dxa"/>
            <w:vAlign w:val="center"/>
          </w:tcPr>
          <w:p w:rsidR="00804254" w:rsidRDefault="00BF3689">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282" w:type="dxa"/>
            <w:vAlign w:val="center"/>
          </w:tcPr>
          <w:p w:rsidR="00804254" w:rsidRDefault="00BF3689">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rsidR="00804254">
        <w:trPr>
          <w:trHeight w:val="90"/>
        </w:trPr>
        <w:tc>
          <w:tcPr>
            <w:tcW w:w="906" w:type="dxa"/>
            <w:vAlign w:val="center"/>
          </w:tcPr>
          <w:p w:rsidR="00804254" w:rsidRDefault="00BF3689">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282" w:type="dxa"/>
            <w:vAlign w:val="center"/>
          </w:tcPr>
          <w:p w:rsidR="00804254" w:rsidRDefault="00BF3689">
            <w:pPr>
              <w:rPr>
                <w:rFonts w:hAnsi="宋体"/>
                <w:color w:val="FF0000"/>
                <w:kern w:val="0"/>
                <w:szCs w:val="21"/>
              </w:rPr>
            </w:pPr>
            <w:r>
              <w:rPr>
                <w:rFonts w:hint="eastAsia"/>
                <w:color w:val="FF0000"/>
              </w:rPr>
              <w:t>★投标文件载明的交货期不超过招标文件规定的期限</w:t>
            </w:r>
          </w:p>
        </w:tc>
      </w:tr>
      <w:tr w:rsidR="00804254">
        <w:trPr>
          <w:trHeight w:val="90"/>
        </w:trPr>
        <w:tc>
          <w:tcPr>
            <w:tcW w:w="906" w:type="dxa"/>
            <w:vAlign w:val="center"/>
          </w:tcPr>
          <w:p w:rsidR="00804254" w:rsidRDefault="00BF3689">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7282" w:type="dxa"/>
            <w:vAlign w:val="center"/>
          </w:tcPr>
          <w:p w:rsidR="00804254" w:rsidRDefault="00BF3689">
            <w:pPr>
              <w:rPr>
                <w:color w:val="FF0000"/>
                <w:szCs w:val="21"/>
              </w:rPr>
            </w:pPr>
            <w:r>
              <w:rPr>
                <w:rFonts w:hint="eastAsia"/>
                <w:color w:val="FF0000"/>
              </w:rPr>
              <w:t>★投标文件载明的免费保修期不低于招标文件规定的期限</w:t>
            </w:r>
          </w:p>
        </w:tc>
      </w:tr>
      <w:tr w:rsidR="00804254">
        <w:trPr>
          <w:trHeight w:val="90"/>
        </w:trPr>
        <w:tc>
          <w:tcPr>
            <w:tcW w:w="906" w:type="dxa"/>
            <w:vAlign w:val="center"/>
          </w:tcPr>
          <w:p w:rsidR="00804254" w:rsidRDefault="00BF3689">
            <w:pPr>
              <w:adjustRightInd w:val="0"/>
              <w:snapToGrid w:val="0"/>
              <w:spacing w:line="360" w:lineRule="auto"/>
              <w:jc w:val="center"/>
              <w:rPr>
                <w:rFonts w:ascii="宋体" w:hAnsi="宋体"/>
                <w:kern w:val="0"/>
                <w:szCs w:val="21"/>
              </w:rPr>
            </w:pPr>
            <w:r>
              <w:rPr>
                <w:rFonts w:ascii="宋体" w:hAnsi="宋体" w:hint="eastAsia"/>
                <w:kern w:val="0"/>
                <w:szCs w:val="21"/>
              </w:rPr>
              <w:t>3</w:t>
            </w:r>
          </w:p>
        </w:tc>
        <w:tc>
          <w:tcPr>
            <w:tcW w:w="7282" w:type="dxa"/>
            <w:vAlign w:val="center"/>
          </w:tcPr>
          <w:p w:rsidR="00804254" w:rsidRDefault="00BF3689">
            <w:pPr>
              <w:rPr>
                <w:color w:val="FF0000"/>
              </w:rPr>
            </w:pPr>
            <w:r>
              <w:rPr>
                <w:rFonts w:ascii="宋体" w:hAnsi="宋体" w:hint="eastAsia"/>
                <w:color w:val="FF0000"/>
                <w:kern w:val="0"/>
                <w:szCs w:val="21"/>
              </w:rPr>
              <w:t>具体以采购文件第三章 用户需求书中带“★”的需求项为准。</w:t>
            </w:r>
          </w:p>
        </w:tc>
      </w:tr>
      <w:tr w:rsidR="00804254">
        <w:tc>
          <w:tcPr>
            <w:tcW w:w="906" w:type="dxa"/>
            <w:vAlign w:val="center"/>
          </w:tcPr>
          <w:p w:rsidR="00804254" w:rsidRDefault="003D0679">
            <w:pPr>
              <w:adjustRightInd w:val="0"/>
              <w:snapToGrid w:val="0"/>
              <w:spacing w:line="360" w:lineRule="auto"/>
              <w:jc w:val="center"/>
              <w:rPr>
                <w:rFonts w:ascii="宋体" w:hAnsi="宋体"/>
                <w:kern w:val="0"/>
                <w:szCs w:val="21"/>
              </w:rPr>
            </w:pPr>
            <w:r>
              <w:rPr>
                <w:rFonts w:ascii="宋体" w:hAnsi="宋体" w:hint="eastAsia"/>
                <w:kern w:val="0"/>
                <w:szCs w:val="21"/>
              </w:rPr>
              <w:t>4</w:t>
            </w:r>
          </w:p>
        </w:tc>
        <w:tc>
          <w:tcPr>
            <w:tcW w:w="7282" w:type="dxa"/>
            <w:vAlign w:val="center"/>
          </w:tcPr>
          <w:p w:rsidR="00804254" w:rsidRDefault="00BF3689">
            <w:pPr>
              <w:adjustRightInd w:val="0"/>
              <w:snapToGrid w:val="0"/>
              <w:spacing w:line="360" w:lineRule="auto"/>
              <w:rPr>
                <w:rFonts w:hAnsi="宋体"/>
                <w:kern w:val="0"/>
                <w:szCs w:val="21"/>
              </w:rPr>
            </w:pPr>
            <w:r>
              <w:rPr>
                <w:rFonts w:hAnsi="宋体" w:hint="eastAsia"/>
                <w:kern w:val="0"/>
                <w:szCs w:val="21"/>
              </w:rPr>
              <w:t>投标人应承诺所投产品符合国家强制性标准要求。（在《政府采购投标及履约承诺函》中承诺视为符合规定）未提供相关承诺将视为投标无效。</w:t>
            </w:r>
          </w:p>
        </w:tc>
      </w:tr>
    </w:tbl>
    <w:p w:rsidR="00804254" w:rsidRDefault="00BF3689">
      <w:pPr>
        <w:rPr>
          <w:b/>
        </w:rPr>
      </w:pPr>
      <w:r>
        <w:rPr>
          <w:rFonts w:hint="eastAsia"/>
          <w:b/>
        </w:rPr>
        <w:t>注：上表所列内容为不可负偏离条款</w:t>
      </w:r>
      <w:bookmarkEnd w:id="50"/>
      <w:r>
        <w:rPr>
          <w:rFonts w:hint="eastAsia"/>
          <w:b/>
        </w:rPr>
        <w:t>，负偏离将视为未实质性满足招标文件要求作投标无效处理。</w:t>
      </w:r>
    </w:p>
    <w:p w:rsidR="00804254" w:rsidRDefault="00804254">
      <w:pPr>
        <w:rPr>
          <w:b/>
          <w:szCs w:val="21"/>
        </w:rPr>
      </w:pPr>
    </w:p>
    <w:p w:rsidR="00804254" w:rsidRDefault="00804254">
      <w:pPr>
        <w:pStyle w:val="ac"/>
      </w:pPr>
    </w:p>
    <w:p w:rsidR="00804254" w:rsidRDefault="00BF3689">
      <w:pPr>
        <w:widowControl/>
        <w:jc w:val="left"/>
        <w:rPr>
          <w:rFonts w:ascii="宋体" w:hAnsi="宋体"/>
          <w:b/>
          <w:bCs/>
          <w:kern w:val="0"/>
          <w:sz w:val="28"/>
          <w:szCs w:val="28"/>
        </w:rPr>
      </w:pPr>
      <w:r>
        <w:rPr>
          <w:sz w:val="28"/>
          <w:szCs w:val="28"/>
        </w:rPr>
        <w:br w:type="page"/>
      </w:r>
    </w:p>
    <w:p w:rsidR="00804254" w:rsidRDefault="00BF3689">
      <w:pPr>
        <w:pStyle w:val="2"/>
        <w:spacing w:beforeLines="50" w:before="120" w:afterLines="50" w:after="120"/>
        <w:rPr>
          <w:sz w:val="28"/>
          <w:szCs w:val="28"/>
        </w:rPr>
      </w:pPr>
      <w:r>
        <w:rPr>
          <w:rFonts w:hint="eastAsia"/>
          <w:sz w:val="28"/>
          <w:szCs w:val="28"/>
        </w:rPr>
        <w:lastRenderedPageBreak/>
        <w:t>四、技术要求</w:t>
      </w:r>
    </w:p>
    <w:p w:rsidR="00804254" w:rsidRDefault="00BF3689">
      <w:pPr>
        <w:ind w:firstLineChars="200" w:firstLine="422"/>
        <w:rPr>
          <w:b/>
          <w:szCs w:val="21"/>
        </w:rPr>
      </w:pPr>
      <w:r>
        <w:rPr>
          <w:rFonts w:hint="eastAsia"/>
          <w:b/>
          <w:szCs w:val="21"/>
        </w:rPr>
        <w:t>说明：</w:t>
      </w:r>
      <w:r>
        <w:rPr>
          <w:b/>
          <w:szCs w:val="21"/>
        </w:rPr>
        <w:t xml:space="preserve"> </w:t>
      </w:r>
    </w:p>
    <w:p w:rsidR="00804254" w:rsidRDefault="00BF3689">
      <w:pPr>
        <w:ind w:firstLineChars="200" w:firstLine="422"/>
        <w:rPr>
          <w:b/>
        </w:rPr>
      </w:pPr>
      <w:r>
        <w:rPr>
          <w:b/>
        </w:rPr>
        <w:t>1</w:t>
      </w:r>
      <w:r>
        <w:rPr>
          <w:rFonts w:hint="eastAsia"/>
          <w:b/>
        </w:rPr>
        <w:t>、评分时，如对一项招标技术要求（以划分框为准）中的内容存在两处（或以上）负偏离的，在评分时只作一项负偏离扣分。</w:t>
      </w:r>
    </w:p>
    <w:p w:rsidR="00804254" w:rsidRDefault="00BF3689">
      <w:pPr>
        <w:ind w:firstLineChars="200" w:firstLine="422"/>
        <w:rPr>
          <w:b/>
          <w:szCs w:val="21"/>
        </w:rPr>
      </w:pPr>
      <w:r>
        <w:rPr>
          <w:b/>
          <w:szCs w:val="21"/>
        </w:rPr>
        <w:t>2</w:t>
      </w:r>
      <w:r>
        <w:rPr>
          <w:rFonts w:hint="eastAsia"/>
          <w:b/>
          <w:szCs w:val="21"/>
        </w:rPr>
        <w:t>、带★号条款为不可负偏离条款，不作为评分准则中的评分内容，如未响应或出现负偏离的，将作投标无效处理；带“</w:t>
      </w:r>
      <w:r>
        <w:t>▲</w:t>
      </w:r>
      <w:r>
        <w:rPr>
          <w:rFonts w:hint="eastAsia"/>
          <w:b/>
          <w:szCs w:val="21"/>
        </w:rPr>
        <w:t>”指标项为重要参数条款，负偏离时依相关评分准则内容作重点扣分处理。</w:t>
      </w:r>
    </w:p>
    <w:p w:rsidR="00804254" w:rsidRDefault="00BF3689">
      <w:pPr>
        <w:ind w:firstLineChars="200" w:firstLine="422"/>
        <w:rPr>
          <w:b/>
          <w:szCs w:val="21"/>
        </w:rPr>
      </w:pPr>
      <w:r>
        <w:rPr>
          <w:b/>
          <w:szCs w:val="21"/>
        </w:rPr>
        <w:t>3</w:t>
      </w:r>
      <w:r>
        <w:rPr>
          <w:rFonts w:hint="eastAsia"/>
          <w:b/>
          <w:szCs w:val="21"/>
        </w:rPr>
        <w:t>、</w:t>
      </w:r>
      <w:bookmarkStart w:id="51" w:name="_Hlk72585069"/>
      <w:r>
        <w:rPr>
          <w:rFonts w:hint="eastAsia"/>
          <w:b/>
          <w:szCs w:val="21"/>
        </w:rPr>
        <w:t>招标技术要求中，用红色加粗字体标注的指标项均要求提供证明资料，</w:t>
      </w:r>
      <w:r>
        <w:rPr>
          <w:rFonts w:hint="eastAsia"/>
          <w:b/>
          <w:color w:val="FF0000"/>
          <w:szCs w:val="21"/>
        </w:rPr>
        <w:t>共</w:t>
      </w:r>
      <w:r w:rsidR="00DD4A91">
        <w:rPr>
          <w:rFonts w:hint="eastAsia"/>
          <w:b/>
          <w:color w:val="FF0000"/>
          <w:szCs w:val="21"/>
        </w:rPr>
        <w:t>5</w:t>
      </w:r>
      <w:r>
        <w:rPr>
          <w:rFonts w:hint="eastAsia"/>
          <w:b/>
          <w:color w:val="FF0000"/>
          <w:szCs w:val="21"/>
        </w:rPr>
        <w:t>项</w:t>
      </w:r>
      <w:r>
        <w:rPr>
          <w:rFonts w:hint="eastAsia"/>
          <w:b/>
          <w:szCs w:val="21"/>
        </w:rPr>
        <w:t>；其余指标项未要求提供证明资料，无需提供相关证明资料。</w:t>
      </w:r>
    </w:p>
    <w:p w:rsidR="00804254" w:rsidRDefault="00BF3689">
      <w:pPr>
        <w:ind w:firstLineChars="200" w:firstLine="422"/>
        <w:rPr>
          <w:b/>
          <w:szCs w:val="21"/>
        </w:rPr>
      </w:pPr>
      <w:r>
        <w:rPr>
          <w:rFonts w:hint="eastAsia"/>
          <w:b/>
          <w:szCs w:val="21"/>
        </w:rPr>
        <w:t>4</w:t>
      </w:r>
      <w:r>
        <w:rPr>
          <w:rFonts w:hint="eastAsia"/>
          <w:b/>
          <w:szCs w:val="21"/>
        </w:rPr>
        <w:t>、涉及区间的参数，除特别注明以外，产品参数区间与招标要求不一致的均视为负偏离。例：区间要求为</w:t>
      </w:r>
      <w:r>
        <w:rPr>
          <w:rFonts w:hint="eastAsia"/>
          <w:b/>
          <w:szCs w:val="21"/>
        </w:rPr>
        <w:t xml:space="preserve"> 0-20ML,</w:t>
      </w:r>
      <w:r>
        <w:rPr>
          <w:rFonts w:hint="eastAsia"/>
          <w:b/>
          <w:szCs w:val="21"/>
        </w:rPr>
        <w:t>只要响应的不是“</w:t>
      </w:r>
      <w:r>
        <w:rPr>
          <w:rFonts w:hint="eastAsia"/>
          <w:b/>
          <w:szCs w:val="21"/>
        </w:rPr>
        <w:t>0-20ML</w:t>
      </w:r>
      <w:r>
        <w:rPr>
          <w:rFonts w:hint="eastAsia"/>
          <w:b/>
          <w:szCs w:val="21"/>
        </w:rPr>
        <w:t>”，如投标文件响应为</w:t>
      </w:r>
      <w:r>
        <w:rPr>
          <w:rFonts w:hint="eastAsia"/>
          <w:b/>
          <w:szCs w:val="21"/>
        </w:rPr>
        <w:t xml:space="preserve"> 0-15ML </w:t>
      </w:r>
      <w:r>
        <w:rPr>
          <w:rFonts w:hint="eastAsia"/>
          <w:b/>
          <w:szCs w:val="21"/>
        </w:rPr>
        <w:t>、</w:t>
      </w:r>
      <w:r>
        <w:rPr>
          <w:rFonts w:hint="eastAsia"/>
          <w:b/>
          <w:szCs w:val="21"/>
        </w:rPr>
        <w:t xml:space="preserve">0-21ML </w:t>
      </w:r>
      <w:r>
        <w:rPr>
          <w:rFonts w:hint="eastAsia"/>
          <w:b/>
          <w:szCs w:val="21"/>
        </w:rPr>
        <w:t>、</w:t>
      </w:r>
      <w:r>
        <w:rPr>
          <w:rFonts w:hint="eastAsia"/>
          <w:b/>
          <w:szCs w:val="21"/>
        </w:rPr>
        <w:t xml:space="preserve">1-12ML </w:t>
      </w:r>
      <w:r>
        <w:rPr>
          <w:rFonts w:hint="eastAsia"/>
          <w:b/>
          <w:szCs w:val="21"/>
        </w:rPr>
        <w:t>、</w:t>
      </w:r>
      <w:r>
        <w:rPr>
          <w:rFonts w:hint="eastAsia"/>
          <w:b/>
          <w:szCs w:val="21"/>
        </w:rPr>
        <w:t xml:space="preserve"> 9-20ML </w:t>
      </w:r>
      <w:r>
        <w:rPr>
          <w:rFonts w:hint="eastAsia"/>
          <w:b/>
          <w:szCs w:val="21"/>
        </w:rPr>
        <w:t>、</w:t>
      </w:r>
      <w:r>
        <w:rPr>
          <w:rFonts w:hint="eastAsia"/>
          <w:b/>
          <w:szCs w:val="21"/>
        </w:rPr>
        <w:t xml:space="preserve">6-21ML </w:t>
      </w:r>
      <w:r>
        <w:rPr>
          <w:rFonts w:hint="eastAsia"/>
          <w:b/>
          <w:szCs w:val="21"/>
        </w:rPr>
        <w:t>、</w:t>
      </w:r>
      <w:r>
        <w:rPr>
          <w:rFonts w:hint="eastAsia"/>
          <w:b/>
          <w:szCs w:val="21"/>
        </w:rPr>
        <w:t xml:space="preserve">9ML </w:t>
      </w:r>
      <w:r>
        <w:rPr>
          <w:rFonts w:hint="eastAsia"/>
          <w:b/>
          <w:szCs w:val="21"/>
        </w:rPr>
        <w:t>等情形均视为负偏离。</w:t>
      </w:r>
      <w:r>
        <w:rPr>
          <w:b/>
          <w:szCs w:val="21"/>
        </w:rPr>
        <w:cr/>
      </w:r>
      <w:r>
        <w:rPr>
          <w:rFonts w:hint="eastAsia"/>
          <w:b/>
          <w:szCs w:val="21"/>
        </w:rPr>
        <w:t xml:space="preserve">    5</w:t>
      </w:r>
      <w:r>
        <w:rPr>
          <w:rFonts w:hint="eastAsia"/>
          <w:b/>
          <w:szCs w:val="21"/>
        </w:rPr>
        <w:t>、招标技术要求出现“不少于”“不低于”“不大于”“不超过”“至少”“至多”要求的，均包含本数，“大于”“小于”“低于”“超过”不含本数。</w:t>
      </w:r>
    </w:p>
    <w:tbl>
      <w:tblPr>
        <w:tblW w:w="8343" w:type="dxa"/>
        <w:tblLayout w:type="fixed"/>
        <w:tblCellMar>
          <w:left w:w="0" w:type="dxa"/>
          <w:right w:w="0" w:type="dxa"/>
        </w:tblCellMar>
        <w:tblLook w:val="04A0" w:firstRow="1" w:lastRow="0" w:firstColumn="1" w:lastColumn="0" w:noHBand="0" w:noVBand="1"/>
      </w:tblPr>
      <w:tblGrid>
        <w:gridCol w:w="412"/>
        <w:gridCol w:w="1290"/>
        <w:gridCol w:w="6641"/>
      </w:tblGrid>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bookmarkEnd w:id="51"/>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序号</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货物名称</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技术要求</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b/>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A收货/洁具区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b/>
                <w:color w:val="000000"/>
                <w:sz w:val="20"/>
                <w:szCs w:val="20"/>
              </w:rPr>
            </w:pP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拖把池</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1、1000*500*500mm(±10%)；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 xml:space="preserve">2、采用304不锈钢板，面板厚1.2mm(±0.1mm)，星盆板厚1.0mm(±0.1mm)                                                </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3、采用38*38*1.0mm(±10%)不锈钢支撑腿，带全钢可调脚</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拖把接水池连不锈钢挂架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1、1200*500*1500mm(±10%)；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2、采用304不锈钢板，面板厚1.2mm(±0.1mm)，星盆板厚1.0mm(±0.1mm)，上配不锈钢挂架。</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sz w:val="20"/>
                <w:szCs w:val="20"/>
              </w:rPr>
              <w:t>3、采用38*38*1.0mm(±10%)不锈钢支撑腿，带全钢可调脚</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感应式洗手盆连柜身</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1、460*445*255mm(±10%)；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2、采用304不锈钢板，面板厚1.0mm(±0.1mm)，围身0.9mm(±0.1mm)，洗手盆厚0.6mm(±0.1mm)冲压成型。</w:t>
            </w:r>
          </w:p>
        </w:tc>
      </w:tr>
      <w:tr w:rsidR="00DD4A91" w:rsidRPr="00DD4A91" w:rsidTr="00BF3689">
        <w:trPr>
          <w:trHeight w:val="340"/>
        </w:trPr>
        <w:tc>
          <w:tcPr>
            <w:tcW w:w="412" w:type="dxa"/>
            <w:vMerge w:val="restart"/>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w:t>
            </w:r>
          </w:p>
        </w:tc>
        <w:tc>
          <w:tcPr>
            <w:tcW w:w="1290" w:type="dxa"/>
            <w:vMerge w:val="restart"/>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留样雪柜</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 xml:space="preserve">1、620*580*1850mm(±10%)                     </w:t>
            </w:r>
          </w:p>
        </w:tc>
      </w:tr>
      <w:tr w:rsidR="00DD4A91" w:rsidRPr="00DD4A91" w:rsidTr="00BF3689">
        <w:trPr>
          <w:trHeight w:val="340"/>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2、冷藏型，风直冷，带锁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四层层架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1、1200*500*1500mm(±10%)；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2、采用304不锈钢冲孔层板，厚1.0mm(±0.1mm)。</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sz w:val="20"/>
                <w:szCs w:val="20"/>
              </w:rPr>
              <w:t>3、采用不锈钢30*30*1.0mm(±10%)方通支架</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B仓库</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rPr>
                <w:rFonts w:ascii="宋体" w:hAnsi="宋体" w:cs="宋体"/>
                <w:color w:val="000000"/>
                <w:sz w:val="20"/>
                <w:szCs w:val="20"/>
              </w:rPr>
            </w:pPr>
          </w:p>
        </w:tc>
      </w:tr>
      <w:tr w:rsidR="00DD4A91" w:rsidRPr="00DD4A91" w:rsidTr="00BF3689">
        <w:trPr>
          <w:trHeight w:val="340"/>
        </w:trPr>
        <w:tc>
          <w:tcPr>
            <w:tcW w:w="412" w:type="dxa"/>
            <w:vMerge w:val="restart"/>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w:t>
            </w:r>
          </w:p>
        </w:tc>
        <w:tc>
          <w:tcPr>
            <w:tcW w:w="1290" w:type="dxa"/>
            <w:vMerge w:val="restart"/>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四层层架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1、1500*500*1500mm(±10%)；</w:t>
            </w:r>
          </w:p>
        </w:tc>
      </w:tr>
      <w:tr w:rsidR="00DD4A91" w:rsidRPr="00DD4A91" w:rsidTr="00BF3689">
        <w:trPr>
          <w:trHeight w:val="340"/>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2、采用304不锈钢冲孔层板，厚1.0mm(±0.1mm)。</w:t>
            </w:r>
          </w:p>
        </w:tc>
      </w:tr>
      <w:tr w:rsidR="00DD4A91" w:rsidRPr="00DD4A91" w:rsidTr="00BF3689">
        <w:trPr>
          <w:trHeight w:val="340"/>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sz w:val="20"/>
                <w:szCs w:val="20"/>
              </w:rPr>
              <w:t>3、采用不锈钢30*30*1.0mm(±10%)方通支架</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四层货架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1、1200*500*1500mm(±10%)；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2、采用304不锈钢冲孔层板，厚1.0mm(±0.1mm)。</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sz w:val="20"/>
                <w:szCs w:val="20"/>
              </w:rPr>
              <w:t>3、采用不锈钢30*30*1.0mm(±10%)方通支架</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sz w:val="20"/>
                <w:szCs w:val="20"/>
              </w:rPr>
              <w:t>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米面架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1、1200*600*300mm(±10%)；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2、采用304不锈钢冲孔层板，厚1.0mm(±0.1mm)；</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3、采用不锈钢30*30*1.0mm(±10%)方通支架。</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lastRenderedPageBreak/>
              <w:t>4</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平板车</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1、900*600*900mm(±10%)；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2、采用304不锈钢板，面板厚0.9mm(±0.1mm)，面底加13mm(±10%)夹板支撑并覆防潮膜，配万向承重轮。</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挡鼠板连二侧插槽</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1、1500*600mm(±10%)；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2、采用201不锈钢挡鼠板厚0.9mm(±0.1mm)，二侧带不锈钢插槽。</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挡鼠板连二侧插槽</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1、1350*600mm(±10%)；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2、采用201不锈钢挡鼠板厚0.9mm(±0.1mm)，二侧带不锈钢插槽。</w:t>
            </w:r>
          </w:p>
        </w:tc>
      </w:tr>
      <w:tr w:rsidR="00DD4A91" w:rsidRPr="00DD4A91" w:rsidTr="00BF3689">
        <w:trPr>
          <w:trHeight w:val="340"/>
        </w:trPr>
        <w:tc>
          <w:tcPr>
            <w:tcW w:w="412" w:type="dxa"/>
            <w:vMerge w:val="restart"/>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7</w:t>
            </w:r>
          </w:p>
        </w:tc>
        <w:tc>
          <w:tcPr>
            <w:tcW w:w="1290" w:type="dxa"/>
            <w:vMerge w:val="restart"/>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灭蝇灯（蚊蝇诱灭器）</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1、395*120*290mm(±10%)；</w:t>
            </w:r>
          </w:p>
        </w:tc>
      </w:tr>
      <w:tr w:rsidR="00DD4A91" w:rsidRPr="00DD4A91" w:rsidTr="00BF3689">
        <w:trPr>
          <w:trHeight w:val="340"/>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2、粘捕式灭蝇灯，带悬挂支架。</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8</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风幕机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1、长度1500mm(±10%)；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2、贯流式，风速≤11m/s(±10%)。</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C蔬菜/鱼肉加工</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rPr>
                <w:rFonts w:ascii="宋体" w:hAnsi="宋体" w:cs="宋体"/>
                <w:color w:val="000000"/>
                <w:sz w:val="20"/>
                <w:szCs w:val="20"/>
              </w:rPr>
            </w:pP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感应式洗手盆连柜身</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1、460*445*255mm(±10%)；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2、采用304不锈钢板，面板厚1.0mm(±0.1mm)，围身厚0.9mm(±0.1mm)，洗手盆厚0.6mm(±0.1mm)冲压成型。</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双门砧板保洁柜</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1、1200*600*1790mm(±10%)；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2、功率930W/220V(±10%)，可放砧板、刀具、毛巾。</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四层层架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1、1200*500*1500mm(±10%)；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2、采用304不锈钢冲孔层板，厚1.0mm(±0.1mm)。</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sz w:val="20"/>
                <w:szCs w:val="20"/>
              </w:rPr>
              <w:t>3、采用不锈钢30*30*1.0mm(±10%)方通支架</w:t>
            </w: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双层斩台工作台（带背）</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1、1600*760*810mm(±10%)；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2、采用304不锈钢板，面板厚1.2mm(±0.1mm)，面底加13mm(±10%)夹板支撑并覆防潮膜，层板厚0.9mm(±0.1mm)。</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3、采用38*38*1.0mm(±10%)不锈钢支撑腿，带全钢可调脚</w:t>
            </w: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单星大盆台</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1、1000*760*810mm(±10%)；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2、采用304不锈钢板，面板厚1.2mm(±0.1mm)，星盆板厚1.0mm(±0.1mm)。</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3、采用38*38*1.0mm(±10%)不锈钢支撑腿，带全钢可调脚</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高压冲地装置</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1、长度10m(±10%)；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2、挂墙式，带伸缩管。</w:t>
            </w: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7</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双星盆台</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1、1200*760*810mm(±10%)；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2、采用304不锈钢板，面板厚1.2mm(±0.1mm)，星盆板厚1.0mm(±0.1mm)。</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3、采用38*38*1.0mm(±10%)不锈钢支撑腿，带全钢可调脚</w:t>
            </w: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8</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双层斩台工作台</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1、1600*760*810mm(±10%)；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2、采用304不锈钢板，面板厚1.2mm(±0.1mm)，面底加13mm(±10%)夹板支撑并覆防潮膜，层板厚0.9mm(±0.1mm)。</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3、采用38*38*1.0mm(±10%)不锈钢支撑腿，带全钢可调脚</w:t>
            </w: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9</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单星剖鱼台连去渣槽</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1、1500*760*810mm(±10%)；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2、采用304不锈钢板，面板厚1.2mm(±0.1mm)，星盆板厚1.0mm(±0.1mm)。</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3、采用38*38*1.0mm(±10%)不锈钢支撑腿，带全钢可调脚</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10</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高压冲洗装置</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1、高度1193mm(±10%)；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2、座台式，带伸缩管。</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切菜机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1、1160*530*1300mm(±10%)；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2、功率：2.62KW/220V，产量1000kg/h(±10%)。</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sz w:val="20"/>
                <w:szCs w:val="20"/>
              </w:rPr>
              <w:t>12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绞切肉机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1、420*590*710mm(±10%)；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2、功率：≥1.1KW(±10%)，标配切肉厚度：3.5mm(±10%)，工作效率：切片量：200kg/h(±10%)，绞肉量：180kg/h(±10%)。</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紫外线杀菌灯连架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1、长1200mm(±10%)；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2、配紫外线灯管，带支架。</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14</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灭蝇灯（蚊蝇诱灭器）</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1、395*120*290mm(±10%)；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2、粘捕式灭蝇灯，带悬挂支架。</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D更衣室</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left"/>
              <w:rPr>
                <w:rFonts w:ascii="宋体" w:hAnsi="宋体" w:cs="宋体"/>
                <w:color w:val="000000"/>
                <w:sz w:val="20"/>
                <w:szCs w:val="20"/>
              </w:rPr>
            </w:pP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感应式洗手盆连柜身</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1、460*445*255mm(±10%)；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2、采用304不锈钢板，面板厚1.0mm(±0.1mm)，围身厚0.9mm(±0.1mm)，洗手盆厚0.6mm(±0.1mm)冲压成型。</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更衣柜</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1、900*420*1800mm(±10%)；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2、采用冷轧板外壳，六门，带锁。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紫外线杀菌灯连架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1、长1200mm(±10%)；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2、配紫外线灯管，带支架。</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灭蝇灯（蚊蝇诱灭器）</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1、395*120*290mm(±10%)；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2、粘捕式灭蝇灯，带悬挂支架。</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挡鼠板连二侧插槽</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1、900*600mm(±10%)；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2、采用201不锈钢挡鼠板厚0.9mm(±0.1mm)，二侧带不锈钢插槽。</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风幕机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1、长度1200mm(±10%)；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2、贯流式，风速≤11m/s(±10%)。</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E加工间</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rPr>
                <w:rFonts w:ascii="宋体" w:hAnsi="宋体" w:cs="宋体"/>
                <w:color w:val="000000"/>
                <w:sz w:val="20"/>
                <w:szCs w:val="20"/>
              </w:rPr>
            </w:pP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感应式洗手盆连柜身</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1、460*445*255mm(±10%)；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2、采用304不锈钢板，面板厚1.0mm(±0.1mm)，围身厚0.9mm(±0.1mm)，洗手盆厚0.6mm(±0.1mm)冲压成型。</w:t>
            </w: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四层层架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1、1200*500*1500mm(±10%)；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2、采用304不锈钢冲孔层板，厚1.0mm(±0.1mm)。</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sz w:val="20"/>
                <w:szCs w:val="20"/>
              </w:rPr>
              <w:t>3、采用不锈钢30*30*1.0mm(±10%)方通支架</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立式厨房双温柜</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sz w:val="20"/>
                <w:szCs w:val="20"/>
              </w:rPr>
              <w:t>1、1220*725*1935mm(±10%)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sz w:val="20"/>
                <w:szCs w:val="20"/>
              </w:rPr>
              <w:t>2、双温型，直冷，具有中国能效标识。</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双星盆台</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1、1200*725*810mm(±10%)；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2、采用304不锈钢板，面板厚1.2mm(±0.1mm)，星盆板厚1.0mm(±0.1mm)。</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sz w:val="20"/>
                <w:szCs w:val="20"/>
              </w:rPr>
              <w:t>3、采用38*38*1.0mm(±10%)不锈钢支撑腿，带全钢可调脚</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挂墙刀具保洁</w:t>
            </w:r>
            <w:r w:rsidRPr="00DD4A91">
              <w:rPr>
                <w:rFonts w:ascii="宋体" w:hAnsi="宋体" w:cs="宋体" w:hint="eastAsia"/>
                <w:color w:val="000000"/>
                <w:kern w:val="0"/>
                <w:sz w:val="20"/>
                <w:szCs w:val="20"/>
                <w:lang w:bidi="ar"/>
              </w:rPr>
              <w:lastRenderedPageBreak/>
              <w:t>柜</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lastRenderedPageBreak/>
              <w:t>1、430*240*655mm(±10%)；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2、可放10把刀(±10%)，功率10W(±10%)。</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lastRenderedPageBreak/>
              <w:t>6</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净水过滤装置</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1、530*120*150mm(±10%)；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2、流量2000L，PVDF抗拉超滤膜。</w:t>
            </w: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7</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双层斩台工作台</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1、1600*760*810mm(±10%)；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2、采用304不锈钢板，面板厚1.2mm(±0.1mm)。</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3、采用38*38*1.0mm(±10%)不锈钢支撑腿，带全钢可调脚</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8</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紫外线杀菌灯连架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1、长1200mm(±10%)；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2、配紫外线灯管，带支架。</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9</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灭蝇灯（蚊蝇诱灭器）</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1、395*120*290mm(±10%)；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2、粘捕式灭蝇灯，带悬挂支架。</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F面点间</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left"/>
              <w:rPr>
                <w:rFonts w:ascii="宋体" w:hAnsi="宋体" w:cs="宋体"/>
                <w:color w:val="000000"/>
                <w:sz w:val="20"/>
                <w:szCs w:val="20"/>
              </w:rPr>
            </w:pP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感应式洗手盆连柜身</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1、460*445*255mm(±10%)；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2、采用304不锈钢板，面板厚1.0mm(±0.1mm)，围身厚0.9mm(±0.1mm)。</w:t>
            </w: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单星盆台柜</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1、700*760*810mm(±10%)；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2、采用304不锈钢板，面板厚1.2mm(±0.1mm)，星盆板厚1.0mm(±0.1mm)。</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3、采用38*38*1.0mm(±10%)不锈钢支撑腿，带全钢可调脚</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食品添加剂吊柜</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1、1200*350*600mm(±10%)；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2、采用304不锈钢板，柜身及层板厚0.9mm(±0.1mm)，带锁，门内采用201不锈钢封板。</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厨房柜（双门高身雪柜）</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1、670*820*1970mm(±10%)；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 xml:space="preserve">2、采用半封闭压缩机组，配置电子温度显示屏，配承重脚轮。功率500W(±10%)           </w:t>
            </w: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双门消毒柜</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1、570*510*1900mm(±5%)；</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2、采用双门结构，并适合放不同材质用品。</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3、采用臭氧+高温双重消毒模式，容量≥350L，功率≥900W。</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发酵箱</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1、485*685*1910mm(±10%)；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2.功率：≥2.6kw/220v；</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3.容量：≥16盘。</w:t>
            </w: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7</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不锈钢和面台</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1、1800*760*810mm(±10%)；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2、采用304不锈钢板，面板厚1.2mm(±0.1mm)。</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3、采用50*1.2mm(±10%)不锈钢支撑腿，带全钢可调脚</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8</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面粉车</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1、550*550*550mm(±10%)；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2、采用304不锈钢板，围身厚1.0mm(±0.1mm)，配万向活动轮。</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9</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多功能搅拌机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1.531*308*1016mm(±10%)；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2.功率：≥1.5KW/380V；</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3.最大和面量：≤12KG。</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10</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和面机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1、900*500*960mm(±10%)；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2、容量40L(±10%)，功率2.2KW(±10%)。</w:t>
            </w:r>
          </w:p>
        </w:tc>
      </w:tr>
      <w:tr w:rsidR="00DD4A91" w:rsidRPr="00DD4A91" w:rsidTr="00BF3689">
        <w:trPr>
          <w:trHeight w:val="46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lastRenderedPageBreak/>
              <w:t>11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压面机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1.电压：220V；</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2.功率：2.2KW；</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3.对面粉进行揉搓滚压，增加面条筋道。</w:t>
            </w: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12</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纱门饼盆柜</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1、540*700*1800mm(±10%)；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2、采用304不锈钢板，柜身及层板厚0.9mm(±0.1mm)，带锁，门内采用201不锈钢封板。</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3、采用直径50*1.2mm(±10%)不锈钢支撑腿，带全钢可调脚</w:t>
            </w:r>
          </w:p>
        </w:tc>
      </w:tr>
      <w:tr w:rsidR="00DD4A91" w:rsidRPr="00DD4A91" w:rsidTr="00BF3689">
        <w:trPr>
          <w:trHeight w:val="38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三层电烤箱</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1.壳体采用不锈钢制作；</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2.功率：≥19.8KW/380V；</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3.层数/盘数：三层/六盘。</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14</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烙饼机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1、640*790*780mm(±10%)；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2、落地式，功率4.5KW(±10%)。</w:t>
            </w: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15</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烟罩一体机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1、2000*1200*610mm(±10%)；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2、采用304不锈钢板，烟罩板厚0.9mm(±0.1mm)，封板厚0.9mm(±0.1mm)。</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3、配不锈钢接油盒，采用丝杆吊架</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16</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紫外线杀菌灯连架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1、长1200mm(±10%)；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2、配紫外线灯管，带支架。</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17</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灭蝇灯（蚊蝇诱灭器）</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1、395*120*290mm(±10%)；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2、粘捕式灭蝇灯，带悬挂支架。</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G烹饪间</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rPr>
                <w:rFonts w:ascii="宋体" w:hAnsi="宋体" w:cs="宋体"/>
                <w:color w:val="000000"/>
                <w:sz w:val="20"/>
                <w:szCs w:val="20"/>
              </w:rPr>
            </w:pP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双星盆台</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1、1200*760*810mm(±10%)；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2、采用304不锈钢板，面板厚1.2mm(±0.1mm)，星盆板厚1.0mm(±0.1mm)。</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3、采用38*38*1.0mm(±10%)不锈钢支撑腿，带全钢可调脚</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高压冲地装置</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1、长度10m(±10%)；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2、挂墙式，带伸缩管。</w:t>
            </w:r>
          </w:p>
        </w:tc>
      </w:tr>
      <w:tr w:rsidR="00DD4A91" w:rsidRPr="00DD4A91" w:rsidTr="00BF3689">
        <w:trPr>
          <w:trHeight w:val="340"/>
        </w:trPr>
        <w:tc>
          <w:tcPr>
            <w:tcW w:w="412" w:type="dxa"/>
            <w:vMerge w:val="restart"/>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w:t>
            </w:r>
          </w:p>
        </w:tc>
        <w:tc>
          <w:tcPr>
            <w:tcW w:w="1290" w:type="dxa"/>
            <w:vMerge w:val="restart"/>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四门高身高温雪柜（立式厨房风冷冷藏柜）</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1、1220*（760+55）*1980（mm）(±10%)；</w:t>
            </w:r>
          </w:p>
        </w:tc>
      </w:tr>
      <w:tr w:rsidR="00DD4A91" w:rsidRPr="00DD4A91" w:rsidTr="00BF3689">
        <w:trPr>
          <w:trHeight w:val="340"/>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2、容积：990L(±5%），电压：AC220v/50Hz；</w:t>
            </w:r>
          </w:p>
        </w:tc>
      </w:tr>
      <w:tr w:rsidR="00DD4A91" w:rsidRPr="00DD4A91" w:rsidTr="00BF3689">
        <w:trPr>
          <w:trHeight w:val="340"/>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3、制冷方式：风冷；温度范围：2~+8℃；</w:t>
            </w:r>
          </w:p>
        </w:tc>
      </w:tr>
      <w:tr w:rsidR="00DD4A91" w:rsidRPr="00DD4A91" w:rsidTr="00BF3689">
        <w:trPr>
          <w:trHeight w:val="340"/>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4、柜内外304#不锈钢材质制作；</w:t>
            </w:r>
          </w:p>
        </w:tc>
      </w:tr>
      <w:tr w:rsidR="00DD4A91" w:rsidRPr="00DD4A91" w:rsidTr="00BF3689">
        <w:trPr>
          <w:trHeight w:val="340"/>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FF0000"/>
                <w:sz w:val="20"/>
                <w:szCs w:val="20"/>
              </w:rPr>
            </w:pPr>
            <w:r w:rsidRPr="00DD4A91">
              <w:rPr>
                <w:rFonts w:ascii="宋体" w:hAnsi="宋体" w:cs="宋体" w:hint="eastAsia"/>
                <w:color w:val="FF0000"/>
                <w:kern w:val="0"/>
                <w:sz w:val="20"/>
                <w:szCs w:val="20"/>
                <w:lang w:bidi="ar"/>
              </w:rPr>
              <w:t>5▲、所投产品具有：</w:t>
            </w:r>
            <w:r w:rsidRPr="00DD4A91">
              <w:rPr>
                <w:rFonts w:ascii="宋体" w:hAnsi="宋体" w:cs="宋体" w:hint="eastAsia"/>
                <w:color w:val="FF0000"/>
                <w:kern w:val="0"/>
                <w:sz w:val="20"/>
                <w:szCs w:val="20"/>
                <w:lang w:bidi="ar"/>
              </w:rPr>
              <w:br/>
              <w:t>①一级能效标识，产品对应型号在中国能效标识网已完成备案，并且获得《中国节能产品认证证书》；</w:t>
            </w:r>
            <w:r w:rsidRPr="00DD4A91">
              <w:rPr>
                <w:rFonts w:ascii="宋体" w:hAnsi="宋体" w:cs="宋体" w:hint="eastAsia"/>
                <w:color w:val="FF0000"/>
                <w:kern w:val="0"/>
                <w:sz w:val="20"/>
                <w:szCs w:val="20"/>
                <w:lang w:bidi="ar"/>
              </w:rPr>
              <w:br/>
              <w:t xml:space="preserve">②满足试验依据标准（包含但不限于）: </w:t>
            </w:r>
            <w:r w:rsidRPr="00DD4A91">
              <w:rPr>
                <w:rFonts w:ascii="宋体" w:hAnsi="宋体" w:cs="宋体" w:hint="eastAsia"/>
                <w:color w:val="FF0000"/>
                <w:kern w:val="0"/>
                <w:sz w:val="20"/>
                <w:szCs w:val="20"/>
                <w:lang w:bidi="ar"/>
              </w:rPr>
              <w:br/>
              <w:t xml:space="preserve">SB/T 10794.1-2012《商用冷柜 第 1 部分：术语》 </w:t>
            </w:r>
            <w:r w:rsidRPr="00DD4A91">
              <w:rPr>
                <w:rFonts w:ascii="宋体" w:hAnsi="宋体" w:cs="宋体" w:hint="eastAsia"/>
                <w:color w:val="FF0000"/>
                <w:kern w:val="0"/>
                <w:sz w:val="20"/>
                <w:szCs w:val="20"/>
                <w:lang w:bidi="ar"/>
              </w:rPr>
              <w:br/>
              <w:t xml:space="preserve">SB/T 10794.2-2012《商用冷柜 第 2 部分：分类、要求和试验条件》 </w:t>
            </w:r>
            <w:r w:rsidRPr="00DD4A91">
              <w:rPr>
                <w:rFonts w:ascii="宋体" w:hAnsi="宋体" w:cs="宋体" w:hint="eastAsia"/>
                <w:color w:val="FF0000"/>
                <w:kern w:val="0"/>
                <w:sz w:val="20"/>
                <w:szCs w:val="20"/>
                <w:lang w:bidi="ar"/>
              </w:rPr>
              <w:br/>
              <w:t>具体检验项目技术参数要求包含如下：总有效容积≥990L；试验期间所有 M-包的最低温度θal（℃）≤-18；能效指数（%）实测值≤65。且获得《中国节能产品认证证书》；</w:t>
            </w:r>
            <w:r w:rsidRPr="00DD4A91">
              <w:rPr>
                <w:rFonts w:ascii="宋体" w:hAnsi="宋体" w:cs="宋体" w:hint="eastAsia"/>
                <w:color w:val="FF0000"/>
                <w:kern w:val="0"/>
                <w:sz w:val="20"/>
                <w:szCs w:val="20"/>
                <w:lang w:bidi="ar"/>
              </w:rPr>
              <w:br/>
              <w:t xml:space="preserve">③满足技术要求：GB/T 26572-2011电子电气产品中限用物质的限量要求，检测方法（包含但不限于）：GB/T 39560.1-2020; GB/T 39560.2-2024; </w:t>
            </w:r>
            <w:r w:rsidRPr="00DD4A91">
              <w:rPr>
                <w:rFonts w:ascii="宋体" w:hAnsi="宋体" w:cs="宋体" w:hint="eastAsia"/>
                <w:color w:val="FF0000"/>
                <w:kern w:val="0"/>
                <w:sz w:val="20"/>
                <w:szCs w:val="20"/>
                <w:lang w:bidi="ar"/>
              </w:rPr>
              <w:lastRenderedPageBreak/>
              <w:t>GB/T 39560.301-2020; GB/T 39560.5-2021; GB/T 39560.6-2020; GB/T 39560.701-2020; GB/T 39560.702-2021。实验结论：合格，并且获得《电器电子产品RoHS认证证书》；</w:t>
            </w:r>
            <w:r w:rsidRPr="00DD4A91">
              <w:rPr>
                <w:rFonts w:ascii="宋体" w:hAnsi="宋体" w:cs="宋体" w:hint="eastAsia"/>
                <w:color w:val="FF0000"/>
                <w:kern w:val="0"/>
                <w:sz w:val="20"/>
                <w:szCs w:val="20"/>
                <w:lang w:bidi="ar"/>
              </w:rPr>
              <w:br/>
              <w:t>④满足检测内容（包括但不限于）：</w:t>
            </w:r>
            <w:r w:rsidRPr="00DD4A91">
              <w:rPr>
                <w:rFonts w:ascii="宋体" w:hAnsi="宋体" w:cs="宋体" w:hint="eastAsia"/>
                <w:color w:val="FF0000"/>
                <w:kern w:val="0"/>
                <w:sz w:val="20"/>
                <w:szCs w:val="20"/>
                <w:lang w:bidi="ar"/>
              </w:rPr>
              <w:br/>
              <w:t>GB/T 17625.2-2007；电压变化、电压波动和闪烁、</w:t>
            </w:r>
            <w:r w:rsidRPr="00DD4A91">
              <w:rPr>
                <w:rFonts w:ascii="宋体" w:hAnsi="宋体" w:cs="宋体" w:hint="eastAsia"/>
                <w:color w:val="FF0000"/>
                <w:kern w:val="0"/>
                <w:sz w:val="20"/>
                <w:szCs w:val="20"/>
                <w:lang w:bidi="ar"/>
              </w:rPr>
              <w:br/>
              <w:t>GB/T 4343.2-2020；GB/T 17626.2-2018；静电放电抗扰度、</w:t>
            </w:r>
            <w:r w:rsidRPr="00DD4A91">
              <w:rPr>
                <w:rFonts w:ascii="宋体" w:hAnsi="宋体" w:cs="宋体" w:hint="eastAsia"/>
                <w:color w:val="FF0000"/>
                <w:kern w:val="0"/>
                <w:sz w:val="20"/>
                <w:szCs w:val="20"/>
                <w:lang w:bidi="ar"/>
              </w:rPr>
              <w:br/>
              <w:t>GB/T 4343.2-2020；GB/T 17626.4-2018；电快速瞬变脉冲群抗扰度、</w:t>
            </w:r>
            <w:r w:rsidRPr="00DD4A91">
              <w:rPr>
                <w:rFonts w:ascii="宋体" w:hAnsi="宋体" w:cs="宋体" w:hint="eastAsia"/>
                <w:color w:val="FF0000"/>
                <w:kern w:val="0"/>
                <w:sz w:val="20"/>
                <w:szCs w:val="20"/>
                <w:lang w:bidi="ar"/>
              </w:rPr>
              <w:br/>
              <w:t>GB/T 4343.2-2020；GB/T 17626.5-2019；浪涌(冲击)抗扰度、</w:t>
            </w:r>
            <w:r w:rsidRPr="00DD4A91">
              <w:rPr>
                <w:rFonts w:ascii="宋体" w:hAnsi="宋体" w:cs="宋体" w:hint="eastAsia"/>
                <w:color w:val="FF0000"/>
                <w:kern w:val="0"/>
                <w:sz w:val="20"/>
                <w:szCs w:val="20"/>
                <w:lang w:bidi="ar"/>
              </w:rPr>
              <w:br/>
              <w:t>GB/T 4343.2-2020；GB/T 17626.6-2017；射频场感应的传导骚扰抗扰度、</w:t>
            </w:r>
            <w:r w:rsidRPr="00DD4A91">
              <w:rPr>
                <w:rFonts w:ascii="宋体" w:hAnsi="宋体" w:cs="宋体" w:hint="eastAsia"/>
                <w:color w:val="FF0000"/>
                <w:kern w:val="0"/>
                <w:sz w:val="20"/>
                <w:szCs w:val="20"/>
                <w:lang w:bidi="ar"/>
              </w:rPr>
              <w:br/>
              <w:t>实验结论：合格，并且获得相应的《产品认证证书》</w:t>
            </w:r>
            <w:r w:rsidRPr="00DD4A91">
              <w:rPr>
                <w:rFonts w:ascii="宋体" w:hAnsi="宋体" w:cs="宋体" w:hint="eastAsia"/>
                <w:color w:val="FF0000"/>
                <w:kern w:val="0"/>
                <w:sz w:val="20"/>
                <w:szCs w:val="20"/>
                <w:lang w:bidi="ar"/>
              </w:rPr>
              <w:br/>
            </w:r>
            <w:commentRangeStart w:id="52"/>
            <w:r w:rsidRPr="00DD4A91">
              <w:rPr>
                <w:rFonts w:ascii="宋体" w:hAnsi="宋体" w:cs="宋体" w:hint="eastAsia"/>
                <w:color w:val="FF0000"/>
                <w:kern w:val="0"/>
                <w:sz w:val="20"/>
                <w:szCs w:val="20"/>
                <w:lang w:bidi="ar"/>
              </w:rPr>
              <w:t>【投标时提供证明资料：①带有CMA标识的第三方检验检测机构出具的的检验检测报告扫描件</w:t>
            </w:r>
            <w:commentRangeEnd w:id="52"/>
            <w:r w:rsidR="00CF097D">
              <w:rPr>
                <w:rStyle w:val="aff"/>
                <w:rFonts w:ascii="宋体"/>
                <w:kern w:val="0"/>
              </w:rPr>
              <w:commentReference w:id="52"/>
            </w:r>
            <w:commentRangeStart w:id="53"/>
            <w:r w:rsidRPr="00DD4A91">
              <w:rPr>
                <w:rFonts w:ascii="宋体" w:hAnsi="宋体" w:cs="宋体" w:hint="eastAsia"/>
                <w:color w:val="FF0000"/>
                <w:kern w:val="0"/>
                <w:sz w:val="20"/>
                <w:szCs w:val="20"/>
                <w:lang w:bidi="ar"/>
              </w:rPr>
              <w:t>及提供有效的盖有认证机构公章的《中国节能产品认证证书》证书扫描件(</w:t>
            </w:r>
            <w:commentRangeEnd w:id="53"/>
            <w:r w:rsidR="00727B1A">
              <w:rPr>
                <w:rStyle w:val="aff"/>
                <w:rFonts w:ascii="宋体"/>
                <w:kern w:val="0"/>
              </w:rPr>
              <w:commentReference w:id="53"/>
            </w:r>
            <w:r w:rsidRPr="00DD4A91">
              <w:rPr>
                <w:rFonts w:ascii="宋体" w:hAnsi="宋体" w:cs="宋体" w:hint="eastAsia"/>
                <w:color w:val="FF0000"/>
                <w:kern w:val="0"/>
                <w:sz w:val="20"/>
                <w:szCs w:val="20"/>
                <w:lang w:bidi="ar"/>
              </w:rPr>
              <w:t>送检人需为投标人或产品制造商，若送检人为产品制造商的，还需提供产品制造商出具加盖公章的合法使用证明文件)②上述证明材料在全国认证认可信息公共服务平台(认e云)(http://cx.cnca.cn/)的信息查询记录截图；因该平台升级等原因导致无法查询的，则需提供通过检测机构官网、邮箱等可途径查询所提交检测报告具体内容的真实性的证明材料或者检测机构盖章的证明材料，证明该报告真实有效。】</w:t>
            </w:r>
          </w:p>
        </w:tc>
      </w:tr>
      <w:tr w:rsidR="00DD4A91" w:rsidRPr="00DD4A91" w:rsidTr="00BF3689">
        <w:trPr>
          <w:trHeight w:val="340"/>
        </w:trPr>
        <w:tc>
          <w:tcPr>
            <w:tcW w:w="412" w:type="dxa"/>
            <w:vMerge w:val="restart"/>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lastRenderedPageBreak/>
              <w:t>4</w:t>
            </w:r>
          </w:p>
        </w:tc>
        <w:tc>
          <w:tcPr>
            <w:tcW w:w="1290" w:type="dxa"/>
            <w:vMerge w:val="restart"/>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低温雪柜</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1、1220*（760+55）*1980（mm）(±10%)；</w:t>
            </w:r>
          </w:p>
        </w:tc>
      </w:tr>
      <w:tr w:rsidR="00DD4A91" w:rsidRPr="00DD4A91" w:rsidTr="00BF3689">
        <w:trPr>
          <w:trHeight w:val="340"/>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2、容积：990L(±5%），电压：AC220v/50Hz；</w:t>
            </w:r>
          </w:p>
        </w:tc>
      </w:tr>
      <w:tr w:rsidR="00DD4A91" w:rsidRPr="00DD4A91" w:rsidTr="00BF3689">
        <w:trPr>
          <w:trHeight w:val="340"/>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3、制冷方式：风冷；温度范围：—15~-18℃；</w:t>
            </w:r>
          </w:p>
        </w:tc>
      </w:tr>
      <w:tr w:rsidR="00DD4A91" w:rsidRPr="00DD4A91" w:rsidTr="00BF3689">
        <w:trPr>
          <w:trHeight w:val="340"/>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4、柜内外304#不锈钢材质制作。</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感应式洗手盆连柜身</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1、460*445*255mm(±10%)；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2、采用304不锈钢板，面板厚1.0mm(±0.1mm)，围身厚0.9mm(±0.1mm)，洗手盆厚0.6mm(±0.1mm)冲压成型。</w:t>
            </w: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单星大盆台</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1、1000*760*810mm(±10%)；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2、采用304不锈钢板，面板厚1.2mm(±0.1mm)，星盆板厚1.0mm(±0.1mm)。</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3、采用38*38*1.0mm(±10%)不锈钢支撑腿，带全钢可调脚</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7</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双门工具保洁柜</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1、1470*830*1940mm(±10%)；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2、功率4.24KW/220V(±10%），可放大锅、大盆等</w:t>
            </w: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8</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四层层架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1、1200*500*1500mm(±10%)；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2、采用304不锈钢冲孔层板，厚1.0mm(±0.1mm)。</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3、采用不锈钢30*30*1.0mm(±10%)方通支架</w:t>
            </w: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9</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双通工作柜</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1、1800*800*810mm(±10%)；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2、采用304不锈钢板，面板厚1.2mm(±0.1mm)，面底加13mm(±10%)夹板支撑并覆防潮膜，柜身及层板厚0.9mm(±0.1mm)。</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3、采用直径50mm(±10%)不锈钢支撑腿，带全钢可调脚，门内采用201不锈钢封板</w:t>
            </w: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10</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双层斩台工作台</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1、1800*800*810mm(±10%)；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2、采用304不锈钢板，面板厚1.2mm(±0.1mm)，面底加13mm(±10%)夹板支撑并覆防潮膜，层板厚0.9mm(±0.1mm)。</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3、采用38*38*1.0mm(±10%)不锈钢支撑腿，带全钢可调脚</w:t>
            </w:r>
          </w:p>
        </w:tc>
      </w:tr>
      <w:tr w:rsidR="00DD4A91" w:rsidRPr="00DD4A91" w:rsidTr="00BF3689">
        <w:trPr>
          <w:trHeight w:val="340"/>
        </w:trPr>
        <w:tc>
          <w:tcPr>
            <w:tcW w:w="412" w:type="dxa"/>
            <w:vMerge w:val="restart"/>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w:t>
            </w:r>
          </w:p>
        </w:tc>
        <w:tc>
          <w:tcPr>
            <w:tcW w:w="1290" w:type="dxa"/>
            <w:vMerge w:val="restart"/>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商用电磁灶（大炒炉）</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1、1000*1100*(800+450)mm(±10%)；</w:t>
            </w:r>
          </w:p>
        </w:tc>
      </w:tr>
      <w:tr w:rsidR="00DD4A91" w:rsidRPr="00DD4A91" w:rsidTr="00BF3689">
        <w:trPr>
          <w:trHeight w:val="340"/>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2、面板采用304不锈钢1.2mm(±0.1mm)，带不锈钢可调子弹脚，功率20KW(±10mm)；</w:t>
            </w:r>
          </w:p>
        </w:tc>
      </w:tr>
      <w:tr w:rsidR="00DD4A91" w:rsidRPr="00DD4A91" w:rsidTr="00BF3689">
        <w:trPr>
          <w:trHeight w:val="340"/>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3、额定电压、功率：380V~、≧20kW；电磁感应线圈材质：无氧铜漆包线；火力调节与显示：≧8档360°旋转火力调节并模拟仿真火力指示，数码功率与档位显示；</w:t>
            </w:r>
          </w:p>
        </w:tc>
      </w:tr>
      <w:tr w:rsidR="00DD4A91" w:rsidRPr="00DD4A91" w:rsidTr="00BF3689">
        <w:trPr>
          <w:trHeight w:val="340"/>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4、锅具：1个，外直径800mm（±10mm)，内直径740mm(±10mm)，锅内深250mm(±10mm)；容量，约63L（±5L)；</w:t>
            </w:r>
          </w:p>
        </w:tc>
      </w:tr>
      <w:tr w:rsidR="00DD4A91" w:rsidRPr="00DD4A91" w:rsidTr="00BF3689">
        <w:trPr>
          <w:trHeight w:val="1148"/>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5、进水：1个，Ф4分*250mm06Cr19Ni10（304#）不锈钢摇摆龙头进水，龙头主体采用不锈钢06Cr19Ni10（304#）材质，水龙头过滤网采用POM材质，水龙头密封硅胶垫采用硅胶材质；</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拼板</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1、600*480mm(±10%)；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2、采用304不锈钢板，面板厚1.2mm(±0.1mm)。</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电磁专用大炒锅</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1、直径800mm(±10%)；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2、采用电磁专用大炒锅。</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14</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电磁四头煲仔炉</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1、800*1100*810mm(±10%)；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2、面板采用304不锈钢1.2mm(±0.1mm)，功率12KW(±10%)。</w:t>
            </w:r>
          </w:p>
        </w:tc>
      </w:tr>
      <w:tr w:rsidR="00DD4A91" w:rsidRPr="00DD4A91" w:rsidTr="00BF3689">
        <w:trPr>
          <w:trHeight w:val="340"/>
        </w:trPr>
        <w:tc>
          <w:tcPr>
            <w:tcW w:w="412" w:type="dxa"/>
            <w:vMerge w:val="restart"/>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15</w:t>
            </w:r>
          </w:p>
        </w:tc>
        <w:tc>
          <w:tcPr>
            <w:tcW w:w="1290" w:type="dxa"/>
            <w:vMerge w:val="restart"/>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商用电蒸柜</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1、1045*850*1580mm (±10%)；</w:t>
            </w:r>
          </w:p>
        </w:tc>
      </w:tr>
      <w:tr w:rsidR="00DD4A91" w:rsidRPr="00DD4A91" w:rsidTr="00BF3689">
        <w:trPr>
          <w:trHeight w:val="340"/>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2.功率：≧24kw/380v；</w:t>
            </w:r>
          </w:p>
        </w:tc>
      </w:tr>
      <w:tr w:rsidR="00DD4A91" w:rsidRPr="00DD4A91" w:rsidTr="00BF3689">
        <w:trPr>
          <w:trHeight w:val="340"/>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3.采用304不锈钢板，上柜身侧板厚1.0mm(±0.1mm)，炉身、门板、背板0.9mm(0.1mm) 配置多功能控制器，蒸煮时间定时可调，炉架采用430不锈钢 ，盆数:24盆；</w:t>
            </w:r>
          </w:p>
        </w:tc>
      </w:tr>
      <w:tr w:rsidR="00DD4A91" w:rsidRPr="00DD4A91" w:rsidTr="00BF3689">
        <w:trPr>
          <w:trHeight w:val="340"/>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 xml:space="preserve">4.密封胶条材料需采用食品级 。                                                                                           </w:t>
            </w:r>
          </w:p>
        </w:tc>
      </w:tr>
      <w:tr w:rsidR="00DD4A91" w:rsidRPr="00DD4A91" w:rsidTr="00BF3689">
        <w:trPr>
          <w:trHeight w:val="340"/>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FF0000"/>
                <w:sz w:val="20"/>
                <w:szCs w:val="20"/>
              </w:rPr>
            </w:pPr>
            <w:r w:rsidRPr="00DD4A91">
              <w:rPr>
                <w:rFonts w:ascii="宋体" w:hAnsi="宋体" w:cs="宋体" w:hint="eastAsia"/>
                <w:color w:val="FF0000"/>
                <w:kern w:val="0"/>
                <w:sz w:val="20"/>
                <w:szCs w:val="20"/>
                <w:lang w:bidi="ar"/>
              </w:rPr>
              <w:t>▲5.提供所投产品满足：</w:t>
            </w:r>
            <w:r w:rsidRPr="00DD4A91">
              <w:rPr>
                <w:rFonts w:ascii="宋体" w:hAnsi="宋体" w:cs="宋体" w:hint="eastAsia"/>
                <w:color w:val="FF0000"/>
                <w:kern w:val="0"/>
                <w:sz w:val="20"/>
                <w:szCs w:val="20"/>
                <w:lang w:bidi="ar"/>
              </w:rPr>
              <w:br/>
              <w:t>①产品整机依据GB/T 4214.1-2017、SB/T 10697-2012的标准，蒸饭性能检测结果：耗时:≤14min35s，最大温差:≤6.7℃/通过的检测报告。</w:t>
            </w:r>
            <w:r w:rsidRPr="00DD4A91">
              <w:rPr>
                <w:rFonts w:ascii="宋体" w:hAnsi="宋体" w:cs="宋体" w:hint="eastAsia"/>
                <w:color w:val="FF0000"/>
                <w:kern w:val="0"/>
                <w:sz w:val="20"/>
                <w:szCs w:val="20"/>
                <w:lang w:bidi="ar"/>
              </w:rPr>
              <w:br/>
              <w:t>②产品密封胶条符合依据GB/T 31402-2023标准，所检测试验菌种（大肠杆菌、金黄色葡萄球菌、肺炎克雷伯氏菌、鼠伤寒沙门氏菌）24h试样活菌数均值（CFU/cm²）分别为：大肠杆菌≤0.63、金黄色葡萄球菌≤0.63、肺炎克雷伯氏菌≤0.63、鼠伤寒沙门氏菌≤0.63，抗菌活性值分别为：大肠杆菌≤6.8、金黄色葡萄球菌≤5.0、肺炎克雷伯氏菌≤6.1、鼠伤寒沙门氏菌≤6.6，抗菌率（%）分别为：大肠杆菌≥99.9%、金黄色葡萄球菌≥99.9%、肺炎克雷伯氏菌≥99.9%、鼠伤寒沙门氏菌≥99.9%的检测报告；</w:t>
            </w:r>
            <w:r w:rsidRPr="00DD4A91">
              <w:rPr>
                <w:rFonts w:ascii="宋体" w:hAnsi="宋体" w:cs="宋体" w:hint="eastAsia"/>
                <w:color w:val="FF0000"/>
                <w:kern w:val="0"/>
                <w:sz w:val="20"/>
                <w:szCs w:val="20"/>
                <w:lang w:bidi="ar"/>
              </w:rPr>
              <w:br/>
              <w:t>③商用电蒸柜原材料“不锈钢板(S30408)”：</w:t>
            </w:r>
            <w:r w:rsidRPr="00DD4A91">
              <w:rPr>
                <w:rFonts w:ascii="宋体" w:hAnsi="宋体" w:cs="宋体" w:hint="eastAsia"/>
                <w:color w:val="FF0000"/>
                <w:kern w:val="0"/>
                <w:sz w:val="20"/>
                <w:szCs w:val="20"/>
                <w:lang w:bidi="ar"/>
              </w:rPr>
              <w:br/>
              <w:t>根据GB/T20123-2006检测依据化学成分的检测结果：碳（C）≤0.034%、硫（S）≤0.006%；根据YB/T4396-2014检测依据化学成分的检测结果：硅（Si）≤0.46%、锰（Mn）≤0.88%、磷（P）≤0.033%、镍（Ni）≤8.04%；根据GB/T228.1-2021检测依据抗拉强度Rm，MPa≥773、规定塑性延伸强度Rp0.2，MPa≥317、断后伸长率A50mm，%≥54；根据GB/T2653-2008检测依据焊接接头弯曲试验，检测结果：弯曲试验后，试样的外表面和侧面均无缺欠；根据GB/T10125-2021、GB/T6461-2002检测依据中性盐雾试验，检测结果：≥480h中性盐雾试验后，样品检验面未见锈蚀Rp: 10；根据GB/T6394-2017比较法检测依据晶粒度，检测结果：晶粒度≤6.5级。</w:t>
            </w:r>
            <w:r w:rsidRPr="00DD4A91">
              <w:rPr>
                <w:rFonts w:ascii="宋体" w:hAnsi="宋体" w:cs="宋体" w:hint="eastAsia"/>
                <w:color w:val="FF0000"/>
                <w:kern w:val="0"/>
                <w:sz w:val="20"/>
                <w:szCs w:val="20"/>
                <w:lang w:bidi="ar"/>
              </w:rPr>
              <w:br/>
              <w:t>④商用电蒸柜原材料“不锈钢管(S30408)”：</w:t>
            </w:r>
            <w:r w:rsidRPr="00DD4A91">
              <w:rPr>
                <w:rFonts w:ascii="宋体" w:hAnsi="宋体" w:cs="宋体" w:hint="eastAsia"/>
                <w:color w:val="FF0000"/>
                <w:kern w:val="0"/>
                <w:sz w:val="20"/>
                <w:szCs w:val="20"/>
                <w:lang w:bidi="ar"/>
              </w:rPr>
              <w:br/>
              <w:t>根据GB/T11170-2008检测依据化学成分的检测结果：碳（C）≤0.04%、硅（Si）≤0.39%、锰（Mn）≤0.91%、磷（P）≤0.0.024%、硫（S）≤0.008%、铬（Cr)≤18.36%、镍（Ni）≤8.02%；根据GB/T228.1-2021检测依据抗拉强度Rm，MPa≥784、规定塑性延伸强度Rp0.2，MPa≥399、断后伸长率A50mm，%≥51.4；根据GB/T10125-2021、GB/T6461-2002检测依据中性盐雾试验，检测结果：≥480h中性盐雾试验后，样品检验面未见锈蚀Rp: 10；根据GB/T6394-2017比较法检测依据晶粒度，检测结果：晶粒度≤9.5</w:t>
            </w:r>
            <w:r w:rsidRPr="00DD4A91">
              <w:rPr>
                <w:rFonts w:ascii="宋体" w:hAnsi="宋体" w:cs="宋体" w:hint="eastAsia"/>
                <w:color w:val="FF0000"/>
                <w:kern w:val="0"/>
                <w:sz w:val="20"/>
                <w:szCs w:val="20"/>
                <w:lang w:bidi="ar"/>
              </w:rPr>
              <w:lastRenderedPageBreak/>
              <w:t>级。</w:t>
            </w:r>
            <w:r w:rsidRPr="00DD4A91">
              <w:rPr>
                <w:rFonts w:ascii="宋体" w:hAnsi="宋体" w:cs="宋体" w:hint="eastAsia"/>
                <w:color w:val="FF0000"/>
                <w:kern w:val="0"/>
                <w:sz w:val="20"/>
                <w:szCs w:val="20"/>
                <w:lang w:bidi="ar"/>
              </w:rPr>
              <w:br/>
              <w:t>⑤商用电蒸柜、不锈钢板、不锈钢管符合GB/T 24021-2024标准的环境标志（II型）产品认证证书。</w:t>
            </w:r>
            <w:r w:rsidRPr="00DD4A91">
              <w:rPr>
                <w:rFonts w:ascii="宋体" w:hAnsi="宋体" w:cs="宋体" w:hint="eastAsia"/>
                <w:color w:val="FF0000"/>
                <w:kern w:val="0"/>
                <w:sz w:val="20"/>
                <w:szCs w:val="20"/>
                <w:lang w:bidi="ar"/>
              </w:rPr>
              <w:br/>
            </w:r>
            <w:r w:rsidRPr="00DD4A91">
              <w:rPr>
                <w:rFonts w:ascii="宋体" w:hAnsi="宋体" w:cs="宋体" w:hint="eastAsia"/>
                <w:color w:val="FF0000"/>
                <w:kern w:val="0"/>
                <w:sz w:val="20"/>
                <w:szCs w:val="20"/>
                <w:lang w:bidi="ar"/>
              </w:rPr>
              <w:br/>
            </w:r>
            <w:commentRangeStart w:id="54"/>
            <w:r w:rsidRPr="00DD4A91">
              <w:rPr>
                <w:rFonts w:ascii="宋体" w:hAnsi="宋体" w:cs="宋体" w:hint="eastAsia"/>
                <w:color w:val="FF0000"/>
                <w:kern w:val="0"/>
                <w:sz w:val="20"/>
                <w:szCs w:val="20"/>
                <w:lang w:bidi="ar"/>
              </w:rPr>
              <w:t>【投标时需提供:①有效期内的认证证书扫描件和带有CMA标识的第三方检验检测机构出具的的检验检测报告关键页（对应参数检验检测项需在检验检测报告中标注）扫描件；</w:t>
            </w:r>
            <w:commentRangeEnd w:id="54"/>
            <w:r w:rsidR="00BF3689">
              <w:rPr>
                <w:rStyle w:val="aff"/>
                <w:rFonts w:ascii="宋体"/>
                <w:kern w:val="0"/>
              </w:rPr>
              <w:commentReference w:id="54"/>
            </w:r>
            <w:r w:rsidRPr="00DD4A91">
              <w:rPr>
                <w:rFonts w:ascii="宋体" w:hAnsi="宋体" w:cs="宋体" w:hint="eastAsia"/>
                <w:color w:val="FF0000"/>
                <w:kern w:val="0"/>
                <w:sz w:val="20"/>
                <w:szCs w:val="20"/>
                <w:lang w:bidi="ar"/>
              </w:rPr>
              <w:t>②上述认证证书和检验检测报告在全国认证认可信息公共服务平台（认e云）（http://cx.cnca.cn/）的信息查询记录截图（因该平台升级等原因导致检验检测报告无法查询的，则需提供通过检测机构官网、邮箱等可靠途径查询所提交检测报告具体内容的真实性的证明材料或者检测机构盖章的证明材料，证明该报告真实有效。）；</w:t>
            </w:r>
            <w:commentRangeStart w:id="55"/>
            <w:r w:rsidRPr="00DD4A91">
              <w:rPr>
                <w:rFonts w:ascii="宋体" w:hAnsi="宋体" w:cs="宋体" w:hint="eastAsia"/>
                <w:color w:val="FF0000"/>
                <w:kern w:val="0"/>
                <w:sz w:val="20"/>
                <w:szCs w:val="20"/>
                <w:lang w:bidi="ar"/>
              </w:rPr>
              <w:t>③提供出具环境标志（Ⅱ型）产品认证证书的认证机构在全国认证认可信息公共服务平台（认 e 云）（http://cx.cnca.cn/）中属于《参与实施政府采购环境标志产品认证机构名录》的查询截图。】</w:t>
            </w:r>
            <w:commentRangeEnd w:id="55"/>
            <w:r w:rsidR="00BF3689">
              <w:rPr>
                <w:rStyle w:val="aff"/>
                <w:rFonts w:ascii="宋体"/>
                <w:kern w:val="0"/>
              </w:rPr>
              <w:commentReference w:id="55"/>
            </w: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lastRenderedPageBreak/>
              <w:t>16</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三门蒸柜</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1、910*820*1850mm (±10%)；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2、采用304不锈钢板，上柜身侧板厚1.0mm(±0.1mm)，炉身、门板、背板厚0.9mm(±0.1mm)。</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 xml:space="preserve">3、配置多功能控制器，蒸煮时间定时可调，炉架采用430不锈钢1.45mm(±0.1mm)铆接制作，密封材料需采用食品级。功率≥18KW  </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17</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蒸汽发生器</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1、410*250*470mm(±10%)；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2、采用304不锈钢板，厚1.2mm(±0.1mm)，四周隔热处理。</w:t>
            </w: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18</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电磁汤炉（电磁可倾</w:t>
            </w:r>
            <w:r w:rsidRPr="00DD4A91">
              <w:rPr>
                <w:rFonts w:ascii="宋体" w:hAnsi="宋体" w:cs="宋体" w:hint="eastAsia"/>
                <w:color w:val="000000"/>
                <w:kern w:val="0"/>
                <w:sz w:val="20"/>
                <w:szCs w:val="20"/>
                <w:lang w:bidi="ar"/>
              </w:rPr>
              <w:br/>
              <w:t>（摇摆）80防腐蚀汤煲炉）</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1、1440*1050*1200mm(±10%)；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2、功率25KW/380V(±10%)，容积200L(±10%)；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3、额定电压、功率：380V~、≧20kW；无氧铜漆包线；火力调节与显示，包含但不限于：≧8档360°旋转火力调节并模拟仿真火力指示，数码功率与档位显示；</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4、锅具材质：采用身厚1.2（±0.1mm）、底厚3.0mm（±0.1mm）的包含但不限于019Cr21CuTi（443#）防腐蚀不锈钢板材制作；</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5、采用304不锈钢板，厚1.2mm(±0.1mm)，四周隔热处理；</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FF0000"/>
                <w:kern w:val="0"/>
                <w:sz w:val="20"/>
                <w:szCs w:val="20"/>
                <w:lang w:bidi="ar"/>
              </w:rPr>
              <w:t>▲6、电磁可倾（摇摆）80防腐蚀汤煲炉有害物质限制使用、电磁辐射、防腐蚀性能、环境保护质量指标要求：</w:t>
            </w:r>
            <w:r w:rsidRPr="00DD4A91">
              <w:rPr>
                <w:rFonts w:ascii="宋体" w:hAnsi="宋体" w:cs="宋体" w:hint="eastAsia"/>
                <w:color w:val="FF0000"/>
                <w:kern w:val="0"/>
                <w:sz w:val="20"/>
                <w:szCs w:val="20"/>
                <w:lang w:bidi="ar"/>
              </w:rPr>
              <w:br/>
              <w:t>①整机具有符合GB/T39560系列（包含但不限于GB/T39560.2-2024、GB/T39560.301-2020、GB/T39560.5-2021、GB/T39560.6-2020、GB/T39560.701-2020、GB/T39560.702-2021、GB/T39560.8-2021）、GB/T 26572-2011标准的构成该产品所有材料及配件（包含但不限于变压器、电磁感应线圈盘，需有该配件检测图片和铅、镉、汞、总铬、总溴、六价铬、多溴联苯、多溴二本醚，邻苯二甲酸二（2-乙基）己酯、邻苯二甲酸丁基苄酯、邻苯二甲酸二正丁酯、邻苯二甲酸二异丁酯检测内容）检验合格的认证试验报告（带CMA标志）和依据GB/T39560系列（包含但不限于GB/T39560.2-2024、GB/T39560.301-2020、GB/T39560.5-2021、GB/T39560.6-2020、GB/T39560.701-2020、GB/T39560.702-2021、GB/T39560.8-2021）、GB/T 26572-2011标准的有害物质限制使用认证证书；</w:t>
            </w:r>
            <w:r w:rsidRPr="00DD4A91">
              <w:rPr>
                <w:rFonts w:ascii="宋体" w:hAnsi="宋体" w:cs="宋体" w:hint="eastAsia"/>
                <w:color w:val="FF0000"/>
                <w:kern w:val="0"/>
                <w:sz w:val="20"/>
                <w:szCs w:val="20"/>
                <w:lang w:bidi="ar"/>
              </w:rPr>
              <w:br/>
              <w:t>②整机具有符合GB/T 39640-2020标准的6面（在≥20kW功率下包含但不限于前、后、左、右、上、下面）电磁场辐射合格的认证试验报告（带CMA标志）和依据GB/T 39640-2020标准的商用电磁灶电磁辐射认证证书；；</w:t>
            </w:r>
            <w:r w:rsidRPr="00DD4A91">
              <w:rPr>
                <w:rFonts w:ascii="宋体" w:hAnsi="宋体" w:cs="宋体" w:hint="eastAsia"/>
                <w:color w:val="FF0000"/>
                <w:kern w:val="0"/>
                <w:sz w:val="20"/>
                <w:szCs w:val="20"/>
                <w:lang w:bidi="ar"/>
              </w:rPr>
              <w:br/>
              <w:t>③整机所配电磁摇摆汤煲炉用80防腐蚀汤锅具有：符合GB/T 10125-2021、GB/T 6461-2002标准的包含但不限于443#防腐蚀复合不锈钢板材≧240h的中性盐雾试验(NSS)后保护评级≥10级试验报告（带CMA标志）和依据GB/T 10125-2021、GB/T 6461-2002标准的金属厨房用品防腐蚀性能认证</w:t>
            </w:r>
            <w:r w:rsidRPr="00DD4A91">
              <w:rPr>
                <w:rFonts w:ascii="宋体" w:hAnsi="宋体" w:cs="宋体" w:hint="eastAsia"/>
                <w:color w:val="FF0000"/>
                <w:kern w:val="0"/>
                <w:sz w:val="20"/>
                <w:szCs w:val="20"/>
                <w:lang w:bidi="ar"/>
              </w:rPr>
              <w:lastRenderedPageBreak/>
              <w:t>证书；</w:t>
            </w:r>
            <w:r w:rsidRPr="00DD4A91">
              <w:rPr>
                <w:rFonts w:ascii="宋体" w:hAnsi="宋体" w:cs="宋体" w:hint="eastAsia"/>
                <w:color w:val="FF0000"/>
                <w:kern w:val="0"/>
                <w:sz w:val="20"/>
                <w:szCs w:val="20"/>
                <w:lang w:bidi="ar"/>
              </w:rPr>
              <w:br/>
              <w:t>④整机所配电磁摇摆汤煲炉用80防腐蚀汤锅具有：依据GB/T 24021-2024标准的环境标志（Ⅱ型）产品认证证书；</w:t>
            </w:r>
            <w:r w:rsidRPr="00DD4A91">
              <w:rPr>
                <w:rFonts w:ascii="宋体" w:hAnsi="宋体" w:cs="宋体" w:hint="eastAsia"/>
                <w:color w:val="FF0000"/>
                <w:kern w:val="0"/>
                <w:sz w:val="20"/>
                <w:szCs w:val="20"/>
                <w:lang w:bidi="ar"/>
              </w:rPr>
              <w:br/>
            </w:r>
            <w:commentRangeStart w:id="56"/>
            <w:r w:rsidRPr="00DD4A91">
              <w:rPr>
                <w:rFonts w:ascii="宋体" w:hAnsi="宋体" w:cs="宋体" w:hint="eastAsia"/>
                <w:color w:val="FF0000"/>
                <w:kern w:val="0"/>
                <w:sz w:val="20"/>
                <w:szCs w:val="20"/>
                <w:lang w:bidi="ar"/>
              </w:rPr>
              <w:t>【投标时需提供:①有效期内的认证证书扫描件和带有CMA标识的第三方检验检测机构出具的的检验检测报告关键页（对应参数检验检测项需在检验检测报告中标注）扫描件；</w:t>
            </w:r>
            <w:commentRangeEnd w:id="56"/>
            <w:r w:rsidR="00BF3689">
              <w:rPr>
                <w:rStyle w:val="aff"/>
                <w:rFonts w:ascii="宋体"/>
                <w:kern w:val="0"/>
              </w:rPr>
              <w:commentReference w:id="56"/>
            </w:r>
            <w:r w:rsidRPr="00DD4A91">
              <w:rPr>
                <w:rFonts w:ascii="宋体" w:hAnsi="宋体" w:cs="宋体" w:hint="eastAsia"/>
                <w:color w:val="FF0000"/>
                <w:kern w:val="0"/>
                <w:sz w:val="20"/>
                <w:szCs w:val="20"/>
                <w:lang w:bidi="ar"/>
              </w:rPr>
              <w:t>②上述认证证书和检验检测报告在全国认证认可信息公共服务平台（认e云）（http://cx.cnca.cn/）的信息查询记录截图（因该平台升级等原因导致检验检测报告无法查询的，则需提供通过检测机构官网、邮箱等可靠途径查询所提交检测报告具体内容的真实性的证明材料或者检测机构盖章的证明材料，证明该报告真实有效。）；</w:t>
            </w:r>
            <w:commentRangeStart w:id="57"/>
            <w:r w:rsidRPr="00DD4A91">
              <w:rPr>
                <w:rFonts w:ascii="宋体" w:hAnsi="宋体" w:cs="宋体" w:hint="eastAsia"/>
                <w:color w:val="FF0000"/>
                <w:kern w:val="0"/>
                <w:sz w:val="20"/>
                <w:szCs w:val="20"/>
                <w:lang w:bidi="ar"/>
              </w:rPr>
              <w:t>③提供出具环境标志（Ⅱ型）产品认证证书的认证机构在全国认证认可信息公共服务平台（认 e 云）（http://cx.cnca.cn/）中属于《参与实施政府采购环境标志产品认证机构名录》的查询截图。】</w:t>
            </w:r>
            <w:commentRangeEnd w:id="57"/>
            <w:r w:rsidR="00BF3689">
              <w:rPr>
                <w:rStyle w:val="aff"/>
                <w:rFonts w:ascii="宋体"/>
                <w:kern w:val="0"/>
              </w:rPr>
              <w:commentReference w:id="57"/>
            </w: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lastRenderedPageBreak/>
              <w:t>19</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烟罩一体机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1、3000*1300*610mm(±10%)；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2、采用304不锈钢板，烟罩板厚0.9mm(±0.1mm)，封板厚0.9mm(±0.1mm)。</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3、配不锈钢接油盒，采用丝杆吊架，配烟罩灯</w:t>
            </w: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20</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烟罩一体机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1、5000*1300*610mm(±10%)；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2、采用304不锈钢板，烟罩板厚0.9mm(±0.1mm)，封板厚0.9mm(±0.1mm)。</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3、配不锈钢接油盒，采用丝杆吊架，配烟罩灯</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烟罩一体机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1、6500*1300*610mm(±10%)；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2、采用304不锈钢板，烟罩板厚0.9mm(±0.1mm)，封板厚0.9mm(±0.1mm)。</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烟罩灭火装置（厨房设备灭火装置）</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1、宽225*高610mm(±10%)；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2、主要配件：驱动瓶、药剂罐、水流控制阀、感温装置、控制箱、食用油专用灭火药剂及释放机构等。</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炉背封墙钢</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1、7000*750mm(±10%)；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2、采用304不锈钢板，面板厚0.9mm(±0.1mm)。</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24</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炉背封墙钢（加高）</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1、3000*1500mm(±10%)；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2、采用304不锈钢板，面板厚0.9mm(±0.1mm)。</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25</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紫外线杀菌灯连架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1、长1200mm(±10%)；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2、配紫外线灯管，带支架。</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26</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灭蝇灯（蚊蝇诱灭器）</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1、395*120*290mm(±10%)；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2、粘捕式灭蝇灯，带悬挂支架。</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27</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挡鼠板连二侧插槽</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1、1500*600mm(±10%)；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2、采用201不锈钢挡鼠板厚0.9mm(±0.1mm)，二侧带不锈钢插槽。</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28</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风幕机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1、长度1500mm(±10%)；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2、贯流式，风速≤11m/s(±10%)。</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H洗碗间</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rPr>
                <w:rFonts w:ascii="宋体" w:hAnsi="宋体" w:cs="宋体"/>
                <w:color w:val="000000"/>
                <w:sz w:val="20"/>
                <w:szCs w:val="20"/>
              </w:rPr>
            </w:pP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感应式洗手盆连柜身</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1、460*445*255mm(±10%)；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2、采用304不锈钢板，面板厚1.0mm(±0.1mm)，围身厚0.9mm(±0.1mm)，洗手盆厚0.6mm(±0.1mm)冲压成型。</w:t>
            </w: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单星大盆台</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1、1000*760*810mm(±10%)；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2、采用304不锈钢板，面板厚1.2mm(±0.1mm)，星盆板厚1.0mm(±0.1mm)。</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3、采用38*38*1.0mm(±10%)不锈钢支撑腿，带全钢可调脚</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开水器连不锈钢挂架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1、9KW/380V(±10%)；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2、采用304不锈钢板挂架，厚0.9mm(±0.1mm)。</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高压冲地装置</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1、长度10m(±10%)；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2、挂墙式，带伸缩管。</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双层斩台工作台</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1、900*800*810mm(±10%)；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2、采用304不锈钢板，面板厚1.2mm(±0.1mm)，面底加13mm(±10%)夹板支撑并覆防潮膜，层板厚0.9mm(±0.1mm)。</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3、采用38*38*1.0mm(±10%)不锈钢支撑腿，带全钢可调脚。</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单星加大盆台</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1、1200*800*810mm(±10%)；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2、采用304不锈钢板，面板厚1.2mm(±0.1mm)，星盆板厚1.0mm(±0.1mm)；</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3、采用38*38*1.0mm(±10%)不锈钢支撑腿，带全钢可调脚。</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7</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双层斩台工作台</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1、1100*800*810mm(±10%)；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2、采用304不锈钢板，面板厚1.2mm(±0.1mm)，面底加13mm(±10%)夹板支撑并覆防潮膜，层板厚0.9mm(±0.1mm)；</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3、采用38*38*1.0mm(±10%)不锈钢支撑腿，带全钢可调脚。</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8</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商用洗碗机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1、4300*870*1990mm(±10%)；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2、洗涤量≥3500件/小时，带烘干功能，功率≥55KW/380V。</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9</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牛角抽气罩</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1、780*250*200mm(±10%)；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2、采用304不锈钢板，面板厚0.9mm(±0.1mm)。</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10</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双孔收污台柜连车</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1、1300*650*900mm(±10%)；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2、采用304不锈钢板，面板厚1.2mm(±0.1mm)，柜身厚0.9mm(±0.1mm)；</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3、内置活动收污桶车。</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收碟工作台</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1、1500*650*500mm(±10%)；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2、采用304不锈钢板，面板厚1.2mm(±0.1mm)，面底加13mm(±10%)夹板支撑并覆防潮膜；</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3、采用38*38*1.0mm(±10%)不锈钢支撑腿，带全钢可调脚。</w:t>
            </w: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12</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双门餐具高温消毒柜（食具消毒柜）</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18"/>
                <w:szCs w:val="18"/>
              </w:rPr>
            </w:pPr>
            <w:r w:rsidRPr="00DD4A91">
              <w:rPr>
                <w:rFonts w:ascii="宋体" w:hAnsi="宋体" w:cs="宋体" w:hint="eastAsia"/>
                <w:color w:val="000000"/>
                <w:kern w:val="0"/>
                <w:sz w:val="18"/>
                <w:szCs w:val="18"/>
                <w:lang w:bidi="ar"/>
              </w:rPr>
              <w:t>1、</w:t>
            </w:r>
            <w:r w:rsidRPr="00DD4A91">
              <w:rPr>
                <w:rFonts w:asciiTheme="minorEastAsia" w:eastAsiaTheme="minorEastAsia" w:hAnsiTheme="minorEastAsia" w:cstheme="minorEastAsia" w:hint="eastAsia"/>
                <w:color w:val="000000"/>
                <w:kern w:val="0"/>
                <w:sz w:val="20"/>
                <w:szCs w:val="20"/>
              </w:rPr>
              <w:t>1310*650*1990</w:t>
            </w:r>
            <w:r w:rsidRPr="00DD4A91">
              <w:rPr>
                <w:rFonts w:ascii="宋体" w:hAnsi="宋体" w:cs="宋体" w:hint="eastAsia"/>
                <w:color w:val="000000"/>
                <w:kern w:val="0"/>
                <w:sz w:val="18"/>
                <w:szCs w:val="18"/>
                <w:lang w:bidi="ar"/>
              </w:rPr>
              <w:t>mm(±10%)；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18"/>
                <w:szCs w:val="18"/>
              </w:rPr>
            </w:pPr>
            <w:r w:rsidRPr="00DD4A91">
              <w:rPr>
                <w:rFonts w:asciiTheme="minorEastAsia" w:eastAsiaTheme="minorEastAsia" w:hAnsiTheme="minorEastAsia" w:cstheme="minorEastAsia" w:hint="eastAsia"/>
                <w:color w:val="000000"/>
                <w:kern w:val="0"/>
                <w:sz w:val="20"/>
                <w:szCs w:val="20"/>
              </w:rPr>
              <w:t>2、全不锈钢外壳，整体发泡，容积：≥800L,功率：≥3500W/220v，无指纹哑拉丝全无磁不锈钢箱体，全不锈钢手推车，隐藏式发热体，热风循环，保证柜体内部温度均匀，精确控温，防止过热或者过压；子弹头柜脚；带独立温度显示器，配活动车；</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Theme="minorEastAsia" w:eastAsiaTheme="minorEastAsia" w:hAnsiTheme="minorEastAsia" w:cstheme="minorEastAsia"/>
                <w:color w:val="000000"/>
                <w:kern w:val="0"/>
                <w:sz w:val="20"/>
                <w:szCs w:val="20"/>
              </w:rPr>
            </w:pPr>
            <w:r w:rsidRPr="00DD4A91">
              <w:rPr>
                <w:rFonts w:asciiTheme="minorEastAsia" w:eastAsiaTheme="minorEastAsia" w:hAnsiTheme="minorEastAsia" w:cstheme="minorEastAsia" w:hint="eastAsia"/>
                <w:b/>
                <w:bCs/>
                <w:color w:val="EE0000"/>
                <w:kern w:val="0"/>
                <w:sz w:val="20"/>
                <w:szCs w:val="20"/>
              </w:rPr>
              <w:t>▲3.提供所投产品满足：</w:t>
            </w:r>
            <w:r w:rsidRPr="00DD4A91">
              <w:rPr>
                <w:rFonts w:asciiTheme="minorEastAsia" w:eastAsiaTheme="minorEastAsia" w:hAnsiTheme="minorEastAsia" w:cstheme="minorEastAsia" w:hint="eastAsia"/>
                <w:b/>
                <w:bCs/>
                <w:color w:val="EE0000"/>
                <w:kern w:val="0"/>
                <w:sz w:val="20"/>
                <w:szCs w:val="20"/>
              </w:rPr>
              <w:br/>
              <w:t>①产品依据GB/T 17626.2-2018、GB/T 17626.3-2023、GB/T 17626.4-2018、GB/T 17626.5-2019、GB/T 17626.6-2017、GB/T 17626.11-2023、GB/T 17626.12-2023标准进行电磁兼容检测，检测结果合格；按GB/T2423.3-2016标准进行持续时间为24h的恒定湿热试验，温度（40±2）℃，相对湿度（93±3）％RH，试验结束后样品应能正常工作；按GB/T2423.4-2008 标准进行（12h+12h 循环）的交变湿热试验，试验结束后样品应能正常工作的检测报告；</w:t>
            </w:r>
            <w:r w:rsidRPr="00DD4A91">
              <w:rPr>
                <w:rFonts w:asciiTheme="minorEastAsia" w:eastAsiaTheme="minorEastAsia" w:hAnsiTheme="minorEastAsia" w:cstheme="minorEastAsia" w:hint="eastAsia"/>
                <w:b/>
                <w:bCs/>
                <w:color w:val="EE0000"/>
                <w:kern w:val="0"/>
                <w:sz w:val="20"/>
                <w:szCs w:val="20"/>
              </w:rPr>
              <w:br/>
              <w:t>②产品进行温度与保持时间测定：高温消毒，柜内最高温度可达226℃；大</w:t>
            </w:r>
            <w:r w:rsidRPr="00DD4A91">
              <w:rPr>
                <w:rFonts w:asciiTheme="minorEastAsia" w:eastAsiaTheme="minorEastAsia" w:hAnsiTheme="minorEastAsia" w:cstheme="minorEastAsia" w:hint="eastAsia"/>
                <w:b/>
                <w:bCs/>
                <w:color w:val="EE0000"/>
                <w:kern w:val="0"/>
                <w:sz w:val="20"/>
                <w:szCs w:val="20"/>
              </w:rPr>
              <w:lastRenderedPageBreak/>
              <w:t>肠杆菌杀灭试验：高温消毒，开启样机≥135℃，75min，试验结果杀灭对数值＞5.4，杀灭率＞99.99%；脊髓灰质炎病毒灭活试验：高温消毒，开启样机≥135℃，75min，试验结果灭活对数值＞4.6的检测报告。</w:t>
            </w:r>
            <w:r w:rsidRPr="00DD4A91">
              <w:rPr>
                <w:rFonts w:asciiTheme="minorEastAsia" w:eastAsiaTheme="minorEastAsia" w:hAnsiTheme="minorEastAsia" w:cstheme="minorEastAsia" w:hint="eastAsia"/>
                <w:b/>
                <w:bCs/>
                <w:color w:val="EE0000"/>
                <w:kern w:val="0"/>
                <w:sz w:val="20"/>
                <w:szCs w:val="20"/>
              </w:rPr>
              <w:br/>
            </w:r>
            <w:commentRangeStart w:id="58"/>
            <w:r w:rsidRPr="00DD4A91">
              <w:rPr>
                <w:rFonts w:asciiTheme="minorEastAsia" w:eastAsiaTheme="minorEastAsia" w:hAnsiTheme="minorEastAsia" w:cstheme="minorEastAsia" w:hint="eastAsia"/>
                <w:b/>
                <w:bCs/>
                <w:color w:val="EE0000"/>
                <w:kern w:val="0"/>
                <w:sz w:val="20"/>
                <w:szCs w:val="20"/>
              </w:rPr>
              <w:t>③具有食品接触产品安全认证证书；</w:t>
            </w:r>
            <w:commentRangeEnd w:id="58"/>
            <w:r w:rsidR="00BF3689">
              <w:rPr>
                <w:rStyle w:val="aff"/>
                <w:rFonts w:ascii="宋体"/>
                <w:kern w:val="0"/>
              </w:rPr>
              <w:commentReference w:id="58"/>
            </w:r>
            <w:r w:rsidRPr="00DD4A91">
              <w:rPr>
                <w:rFonts w:asciiTheme="minorEastAsia" w:eastAsiaTheme="minorEastAsia" w:hAnsiTheme="minorEastAsia" w:cstheme="minorEastAsia" w:hint="eastAsia"/>
                <w:b/>
                <w:bCs/>
                <w:color w:val="EE0000"/>
                <w:kern w:val="0"/>
                <w:sz w:val="20"/>
                <w:szCs w:val="20"/>
              </w:rPr>
              <w:br/>
            </w:r>
            <w:commentRangeStart w:id="59"/>
            <w:r w:rsidRPr="00DD4A91">
              <w:rPr>
                <w:rFonts w:asciiTheme="minorEastAsia" w:eastAsiaTheme="minorEastAsia" w:hAnsiTheme="minorEastAsia" w:cstheme="minorEastAsia" w:hint="eastAsia"/>
                <w:b/>
                <w:bCs/>
                <w:color w:val="EE0000"/>
                <w:kern w:val="0"/>
                <w:sz w:val="20"/>
                <w:szCs w:val="20"/>
              </w:rPr>
              <w:t>【投标时需提供:①有效期内的认证证书扫描件和带有CMA标识的第三方检验检测机构出具的的检验检测报告关键页（对应参数检验检测项需在检验检测报告中标注）扫描件；</w:t>
            </w:r>
            <w:commentRangeEnd w:id="59"/>
            <w:r w:rsidR="00BF3689">
              <w:rPr>
                <w:rStyle w:val="aff"/>
                <w:rFonts w:ascii="宋体"/>
                <w:kern w:val="0"/>
              </w:rPr>
              <w:commentReference w:id="59"/>
            </w:r>
            <w:r w:rsidRPr="00DD4A91">
              <w:rPr>
                <w:rFonts w:asciiTheme="minorEastAsia" w:eastAsiaTheme="minorEastAsia" w:hAnsiTheme="minorEastAsia" w:cstheme="minorEastAsia" w:hint="eastAsia"/>
                <w:b/>
                <w:bCs/>
                <w:color w:val="EE0000"/>
                <w:kern w:val="0"/>
                <w:sz w:val="20"/>
                <w:szCs w:val="20"/>
              </w:rPr>
              <w:t>②上述认证证书和检验检测报告在全国认证认可信息公共服务平台（认e云）（http://cx.</w:t>
            </w:r>
            <w:r w:rsidRPr="00DD4A91">
              <w:rPr>
                <w:rFonts w:asciiTheme="minorEastAsia" w:eastAsiaTheme="minorEastAsia" w:hAnsiTheme="minorEastAsia" w:cstheme="minorEastAsia" w:hint="eastAsia"/>
                <w:b/>
                <w:bCs/>
                <w:color w:val="FF0000"/>
                <w:kern w:val="0"/>
                <w:sz w:val="20"/>
                <w:szCs w:val="20"/>
              </w:rPr>
              <w:t>cnca.cn/）的信息查询记录截图（</w:t>
            </w:r>
            <w:r w:rsidRPr="00DD4A91">
              <w:rPr>
                <w:rFonts w:ascii="宋体" w:hAnsi="宋体" w:cs="宋体"/>
                <w:b/>
                <w:bCs/>
                <w:color w:val="FF0000"/>
                <w:sz w:val="20"/>
                <w:szCs w:val="20"/>
              </w:rPr>
              <w:t>因该平台升级等原因导致</w:t>
            </w:r>
            <w:r w:rsidRPr="00DD4A91">
              <w:rPr>
                <w:rFonts w:ascii="宋体" w:hAnsi="宋体" w:cs="宋体" w:hint="eastAsia"/>
                <w:b/>
                <w:bCs/>
                <w:color w:val="FF0000"/>
                <w:sz w:val="20"/>
                <w:szCs w:val="20"/>
              </w:rPr>
              <w:t>检验检测报告</w:t>
            </w:r>
            <w:r w:rsidRPr="00DD4A91">
              <w:rPr>
                <w:rFonts w:ascii="宋体" w:hAnsi="宋体" w:cs="宋体"/>
                <w:b/>
                <w:bCs/>
                <w:color w:val="FF0000"/>
                <w:sz w:val="20"/>
                <w:szCs w:val="20"/>
              </w:rPr>
              <w:t>无法查询的，则需提供通过检测机构官网、邮箱等可靠途径查询所提交检测报告具体内容的真实性的证明材料或者检测机构盖章的证明材料，证明该报告真实有效。</w:t>
            </w:r>
            <w:r w:rsidRPr="00DD4A91">
              <w:rPr>
                <w:rFonts w:asciiTheme="minorEastAsia" w:eastAsiaTheme="minorEastAsia" w:hAnsiTheme="minorEastAsia" w:cstheme="minorEastAsia" w:hint="eastAsia"/>
                <w:b/>
                <w:bCs/>
                <w:color w:val="FF0000"/>
                <w:kern w:val="0"/>
                <w:sz w:val="20"/>
                <w:szCs w:val="20"/>
              </w:rPr>
              <w:t>）；③所投型号的备案信息在全国消毒产品网上备案信息服务平台(https://credit.jdzx.net.cn/xdcp)上查询验证。】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lastRenderedPageBreak/>
              <w:t>13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活动四层餐盘架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1、四层定制(±10%)；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2、采用不锈钢支架，每层可放餐盘篮框。</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14</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送餐平板车</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1、1200*650*900mm(±10%)；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2、采用不锈钢层板，配万向活动轮，带二个刹车。</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15</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双层送餐车</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1、900*550*900mm(±10%)；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2、采用304不锈钢板，层板厚0.9mm(±0.1mm)，配万向活动轮，其中二个带刹车。</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16</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紫外线杀菌灯连架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1、长1200mm(±10%)；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2、配紫外线灯管，带支架。</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sz w:val="20"/>
                <w:szCs w:val="20"/>
              </w:rPr>
              <w:t>17</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灭蝇灯（蚊蝇诱灭器）</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1、395*120*290mm(±10%)；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2、粘捕式灭蝇灯，带悬挂支架。</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sz w:val="20"/>
                <w:szCs w:val="20"/>
              </w:rPr>
              <w:t>18</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挡鼠板连二侧插槽</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1、1500*600mm(±10%)；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2、采用201不锈钢挡鼠板厚0.9mm(±0.1mm)，二侧带不锈钢插槽。</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19</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挡鼠板连二侧插槽</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1、1000*600mm(±10%)；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2、采用201不锈钢挡鼠板厚0.9mm(±0.1mm)，二侧带不锈钢插槽。</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J售饭/配餐间</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rPr>
                <w:rFonts w:ascii="宋体" w:hAnsi="宋体" w:cs="宋体"/>
                <w:color w:val="000000"/>
                <w:sz w:val="20"/>
                <w:szCs w:val="20"/>
              </w:rPr>
            </w:pP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感应式双星洗手盆连柜身</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1、920*445*255mm(±10%)；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2、采用304不锈钢板，面板厚1.0mm(±0.1mm)，围身厚0.9mm(±0.1mm)，洗手盆厚0.6mm(±0.1mm)冲压成型。</w:t>
            </w:r>
          </w:p>
        </w:tc>
      </w:tr>
      <w:tr w:rsidR="00DD4A91" w:rsidRPr="00DD4A91" w:rsidTr="00BF3689">
        <w:trPr>
          <w:trHeight w:val="340"/>
        </w:trPr>
        <w:tc>
          <w:tcPr>
            <w:tcW w:w="412" w:type="dxa"/>
            <w:vMerge w:val="restart"/>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w:t>
            </w:r>
          </w:p>
        </w:tc>
        <w:tc>
          <w:tcPr>
            <w:tcW w:w="1290" w:type="dxa"/>
            <w:vMerge w:val="restart"/>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留样雪柜</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1、630*（760+55）*1980(±10%)；</w:t>
            </w:r>
          </w:p>
        </w:tc>
      </w:tr>
      <w:tr w:rsidR="00DD4A91" w:rsidRPr="00DD4A91" w:rsidTr="00BF3689">
        <w:trPr>
          <w:trHeight w:val="340"/>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2、制冷方式：风冷；温度范围：2~+8℃，带锁；</w:t>
            </w:r>
          </w:p>
        </w:tc>
      </w:tr>
      <w:tr w:rsidR="00DD4A91" w:rsidRPr="00DD4A91" w:rsidTr="00BF3689">
        <w:trPr>
          <w:trHeight w:val="340"/>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3、柜内外不锈钢制作。</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单门保洁柜</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1、570*510*1900mm(±10%)；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2、采用热风循环，功率1.05KW/220V(±10%)。</w:t>
            </w: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四层层架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1、1200*500*1500mm(±10%)；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2、采用304不锈钢冲孔层板，厚1.0mm(±0.1mm)。</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3、采用不锈钢30*30*1.0mm(±10%)方通支架</w:t>
            </w:r>
          </w:p>
        </w:tc>
      </w:tr>
      <w:tr w:rsidR="00DD4A91" w:rsidRPr="00DD4A91" w:rsidTr="00BF3689">
        <w:trPr>
          <w:trHeight w:val="340"/>
        </w:trPr>
        <w:tc>
          <w:tcPr>
            <w:tcW w:w="412" w:type="dxa"/>
            <w:vMerge w:val="restart"/>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w:t>
            </w:r>
          </w:p>
        </w:tc>
        <w:tc>
          <w:tcPr>
            <w:tcW w:w="1290" w:type="dxa"/>
            <w:vMerge w:val="restart"/>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电热汤池柜（电热保温热</w:t>
            </w:r>
            <w:r w:rsidRPr="00DD4A91">
              <w:rPr>
                <w:rFonts w:ascii="宋体" w:hAnsi="宋体" w:cs="宋体" w:hint="eastAsia"/>
                <w:color w:val="000000"/>
                <w:kern w:val="0"/>
                <w:sz w:val="20"/>
                <w:szCs w:val="20"/>
                <w:lang w:bidi="ar"/>
              </w:rPr>
              <w:lastRenderedPageBreak/>
              <w:t>汤池柜）</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lastRenderedPageBreak/>
              <w:t>1、1500*700*810mm(±10%)；</w:t>
            </w:r>
          </w:p>
        </w:tc>
      </w:tr>
      <w:tr w:rsidR="00DD4A91" w:rsidRPr="00DD4A91" w:rsidTr="00BF3689">
        <w:trPr>
          <w:trHeight w:val="340"/>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2、采用304不锈钢板，面板厚1.2mm(±0.1mm)，柜身厚0.9mm(±0.1mm)；</w:t>
            </w:r>
          </w:p>
        </w:tc>
      </w:tr>
      <w:tr w:rsidR="00DD4A91" w:rsidRPr="00DD4A91" w:rsidTr="00BF3689">
        <w:trPr>
          <w:trHeight w:val="340"/>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3、采用直径50mm(±10%)不锈钢支撑腿，带全钢可调脚，门内采用201不锈钢封板</w:t>
            </w:r>
          </w:p>
        </w:tc>
      </w:tr>
      <w:tr w:rsidR="00DD4A91" w:rsidRPr="00DD4A91" w:rsidTr="00BF3689">
        <w:trPr>
          <w:trHeight w:val="340"/>
        </w:trPr>
        <w:tc>
          <w:tcPr>
            <w:tcW w:w="412" w:type="dxa"/>
            <w:vMerge/>
            <w:tcBorders>
              <w:top w:val="single" w:sz="4"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nil"/>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FF0000"/>
                <w:sz w:val="20"/>
                <w:szCs w:val="20"/>
              </w:rPr>
            </w:pPr>
            <w:r w:rsidRPr="00DD4A91">
              <w:rPr>
                <w:rFonts w:ascii="宋体" w:hAnsi="宋体" w:cs="宋体" w:hint="eastAsia"/>
                <w:color w:val="FF0000"/>
                <w:kern w:val="0"/>
                <w:sz w:val="20"/>
                <w:szCs w:val="20"/>
                <w:lang w:bidi="ar"/>
              </w:rPr>
              <w:t>▲4.提供所投产品满足：</w:t>
            </w:r>
            <w:r w:rsidRPr="00DD4A91">
              <w:rPr>
                <w:rFonts w:ascii="宋体" w:hAnsi="宋体" w:cs="宋体" w:hint="eastAsia"/>
                <w:color w:val="FF0000"/>
                <w:kern w:val="0"/>
                <w:sz w:val="20"/>
                <w:szCs w:val="20"/>
                <w:lang w:bidi="ar"/>
              </w:rPr>
              <w:br/>
              <w:t>①产品依据GB/T 17626.2-2018、GB/T 17626.4-2018、GB/T 17626.5-2019、GB/T 17626.6-2017、GB/T 17626.9-2011、GB/T 17626.10-2017、GB/T 17626.12-2023、GB/T 17626.18-2016、 GB/T 4208-2017、GB/T 2423.2-2008、GB/T 2423.3-2016标准，检测项目：发热、机械强度、耐热和耐燃、防锈，每个单项判定合格的检测报告；</w:t>
            </w:r>
            <w:r w:rsidRPr="00DD4A91">
              <w:rPr>
                <w:rFonts w:ascii="宋体" w:hAnsi="宋体" w:cs="宋体" w:hint="eastAsia"/>
                <w:color w:val="FF0000"/>
                <w:kern w:val="0"/>
                <w:sz w:val="20"/>
                <w:szCs w:val="20"/>
                <w:lang w:bidi="ar"/>
              </w:rPr>
              <w:br/>
              <w:t>②产品的密封胶条符合依据GB/T 31402-2023标准，抗菌性能（大肠杆菌 ATCC 8739、金黄色葡萄球菌 ATCC 6538P、白色念珠菌ATCC 10231、鼠伤寒沙门氏菌 ATCC 13311的检测，所检测试验菌种24h试样活菌数均值（CFU/cm²）分别为：大肠杆菌≤0.63、金黄色葡萄球菌≤0.63、白色念珠菌≤1.5x10³、鼠伤寒沙门氏菌≤0.63，抗菌活性值分别为：大肠杆菌≤6.8、金黄色葡萄球菌≤5.0、白色念珠菌≤2.0、鼠伤寒沙门氏菌≤6.6，抗菌率（%）分别为：大肠杆菌≥99.9%、金黄色葡萄球菌≥99.9%、白色念珠菌≥99.1%、鼠伤寒沙门氏菌≥99.9%的检测报告；</w:t>
            </w:r>
            <w:r w:rsidRPr="00DD4A91">
              <w:rPr>
                <w:rFonts w:ascii="宋体" w:hAnsi="宋体" w:cs="宋体" w:hint="eastAsia"/>
                <w:color w:val="FF0000"/>
                <w:kern w:val="0"/>
                <w:sz w:val="20"/>
                <w:szCs w:val="20"/>
                <w:lang w:bidi="ar"/>
              </w:rPr>
              <w:br/>
              <w:t>③产品原材料“不锈钢可调脚(S30408)”：</w:t>
            </w:r>
            <w:r w:rsidRPr="00DD4A91">
              <w:rPr>
                <w:rFonts w:ascii="宋体" w:hAnsi="宋体" w:cs="宋体" w:hint="eastAsia"/>
                <w:color w:val="FF0000"/>
                <w:kern w:val="0"/>
                <w:sz w:val="20"/>
                <w:szCs w:val="20"/>
                <w:lang w:bidi="ar"/>
              </w:rPr>
              <w:br/>
              <w:t>根据GB/T20123-2006检测依据化学成分的检测结果：碳（C）≤0.05%、硫（S）≤0.008%；根据YB/T4396-2014检测依据化学成分的检测结果：硅（Si）≤0.38%、锰（Mn）≤1.00%、磷（P）≤0.024%、镍（Ni）≤8.03%；根据GB/T228.1-2021检测依据抗拉强度Rm，MPa≥773、规定塑性延伸强度Rp0.2，MPa≥317、断后伸长率A50mm，%≥54；根据GB/T10125-2021、GB/T6461-2002检测依据中性盐雾试验，检测结果：≥480h中性盐雾试验后，样品检验面未见锈蚀Rp: 10；根据GB/T6394-2017比较法检测依据晶粒度，检测结果：晶粒度≤9.5级。</w:t>
            </w:r>
            <w:r w:rsidRPr="00DD4A91">
              <w:rPr>
                <w:rFonts w:ascii="宋体" w:hAnsi="宋体" w:cs="宋体" w:hint="eastAsia"/>
                <w:color w:val="FF0000"/>
                <w:kern w:val="0"/>
                <w:sz w:val="20"/>
                <w:szCs w:val="20"/>
                <w:lang w:bidi="ar"/>
              </w:rPr>
              <w:br/>
              <w:t>④“电热保温热汤池柜”、“不锈钢可调脚”符合GB/T 24021-2024标准的环境标志（II型）产品认证证书。</w:t>
            </w:r>
            <w:r w:rsidRPr="00DD4A91">
              <w:rPr>
                <w:rFonts w:ascii="宋体" w:hAnsi="宋体" w:cs="宋体" w:hint="eastAsia"/>
                <w:color w:val="FF0000"/>
                <w:kern w:val="0"/>
                <w:sz w:val="20"/>
                <w:szCs w:val="20"/>
                <w:lang w:bidi="ar"/>
              </w:rPr>
              <w:br/>
            </w:r>
            <w:r w:rsidRPr="00DD4A91">
              <w:rPr>
                <w:rFonts w:ascii="宋体" w:hAnsi="宋体" w:cs="宋体" w:hint="eastAsia"/>
                <w:color w:val="FF0000"/>
                <w:kern w:val="0"/>
                <w:sz w:val="20"/>
                <w:szCs w:val="20"/>
                <w:lang w:bidi="ar"/>
              </w:rPr>
              <w:br/>
            </w:r>
            <w:commentRangeStart w:id="60"/>
            <w:r w:rsidRPr="00DD4A91">
              <w:rPr>
                <w:rFonts w:ascii="宋体" w:hAnsi="宋体" w:cs="宋体" w:hint="eastAsia"/>
                <w:color w:val="FF0000"/>
                <w:kern w:val="0"/>
                <w:sz w:val="20"/>
                <w:szCs w:val="20"/>
                <w:lang w:bidi="ar"/>
              </w:rPr>
              <w:t>【投标时需提供:①有效期内的认证证书扫描件和带有CMA标识的第三方检验检测机构出具的的检验检测报告关键页（对应参数检验检测项需在检验检测报告中标注）扫描件；</w:t>
            </w:r>
            <w:commentRangeEnd w:id="60"/>
            <w:r w:rsidR="00BF3689">
              <w:rPr>
                <w:rStyle w:val="aff"/>
                <w:rFonts w:ascii="宋体"/>
                <w:kern w:val="0"/>
              </w:rPr>
              <w:commentReference w:id="60"/>
            </w:r>
            <w:r w:rsidRPr="00DD4A91">
              <w:rPr>
                <w:rFonts w:ascii="宋体" w:hAnsi="宋体" w:cs="宋体" w:hint="eastAsia"/>
                <w:color w:val="FF0000"/>
                <w:kern w:val="0"/>
                <w:sz w:val="20"/>
                <w:szCs w:val="20"/>
                <w:lang w:bidi="ar"/>
              </w:rPr>
              <w:t>②上述认证证书和检验检测报告在全国认证认可信息公共服务平台（认e云）（http://cx.cnca.cn/）的信息查询记录截图（因该平台升级等原因导致检验检测报告无法查询的，则需提供通过检测机构官网、邮箱等可靠途径查询所提交检测报告具体内容的真实性的证明材料或者检测机构盖章的证明材料，证明该报告真实有效。）；</w:t>
            </w:r>
            <w:commentRangeStart w:id="61"/>
            <w:r w:rsidRPr="00DD4A91">
              <w:rPr>
                <w:rFonts w:ascii="宋体" w:hAnsi="宋体" w:cs="宋体" w:hint="eastAsia"/>
                <w:color w:val="FF0000"/>
                <w:kern w:val="0"/>
                <w:sz w:val="20"/>
                <w:szCs w:val="20"/>
                <w:lang w:bidi="ar"/>
              </w:rPr>
              <w:t>③提供出具环境标志（Ⅱ型）产品认证证书的认证机构在全国认证认可信息公共服务平台（认 e 云）（http://cx.cnca.cn/）中属于《参与实施政府采购环境标志产品认证机构名录》的查询截图。】</w:t>
            </w:r>
            <w:commentRangeEnd w:id="61"/>
            <w:r w:rsidR="00BF3689">
              <w:rPr>
                <w:rStyle w:val="aff"/>
                <w:rFonts w:ascii="宋体"/>
                <w:kern w:val="0"/>
              </w:rPr>
              <w:commentReference w:id="61"/>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电保温饭汤桶车连加固底板</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1、直径520*820mm(±10%)；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2、采用不锈钢桶身，配汤饭桶，底部不锈钢加固，配万向活动轮。</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7</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双层斩台工作台</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1、1400*700*810mm(±10%)；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2、采用304不锈钢板，面板厚1.2mm(±0.1mm)，面底加13mm(±10%)夹板支撑并覆防潮膜，层板厚0.9mm(±0.1mm)；</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3、采用38*38*1.0mm(±10%)不锈钢支撑腿，带全钢可调脚。</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8</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紫外线杀菌灯连架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1、长1200mm(±10%)；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2、配紫外线灯管，带支架。</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9</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灭蝇灯（蚊蝇诱灭器）</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1、395*120*290mm(±10%)；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2、粘捕式灭蝇灯，带悬挂支架。</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10</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挡鼠板连二侧</w:t>
            </w:r>
            <w:r w:rsidRPr="00DD4A91">
              <w:rPr>
                <w:rFonts w:ascii="宋体" w:hAnsi="宋体" w:cs="宋体" w:hint="eastAsia"/>
                <w:color w:val="000000"/>
                <w:kern w:val="0"/>
                <w:sz w:val="20"/>
                <w:szCs w:val="20"/>
                <w:lang w:bidi="ar"/>
              </w:rPr>
              <w:lastRenderedPageBreak/>
              <w:t>插槽</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lastRenderedPageBreak/>
              <w:t>1、900*600mm(±10%)；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2、采用201不锈钢挡鼠板厚0.9mm(±0.1mm)，二侧带不锈钢插槽。</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lastRenderedPageBreak/>
              <w:t>11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双层斩台工作台（餐厅）</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1、1200*700*810mm(±10%)；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2、采用304不锈钢板，面板厚1.2mm(±0.1mm)，面底加13mm(±10%)夹板支撑并覆防潮膜，层板厚0.9mm(±0.1mm)；</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3、采用38*38*1.0mm(±10%)不锈钢支撑腿，带全钢可调脚。</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电保温汤桶车连加固底板（餐厅）</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1、直径520*820mm(±10%)；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2、采用不锈钢桶身，配汤饭桶，底部不锈钢加固，配万向活动轮。</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K自助餐区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left"/>
              <w:rPr>
                <w:rFonts w:ascii="宋体" w:hAnsi="宋体" w:cs="宋体"/>
                <w:color w:val="000000"/>
                <w:sz w:val="20"/>
                <w:szCs w:val="20"/>
              </w:rPr>
            </w:pPr>
          </w:p>
        </w:tc>
      </w:tr>
      <w:tr w:rsidR="00DD4A91" w:rsidRPr="00DD4A91" w:rsidTr="00BF3689">
        <w:trPr>
          <w:trHeight w:val="340"/>
        </w:trPr>
        <w:tc>
          <w:tcPr>
            <w:tcW w:w="412" w:type="dxa"/>
            <w:vMerge w:val="restart"/>
            <w:tcBorders>
              <w:top w:val="single" w:sz="4" w:space="0" w:color="000000"/>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w:t>
            </w:r>
          </w:p>
        </w:tc>
        <w:tc>
          <w:tcPr>
            <w:tcW w:w="1290" w:type="dxa"/>
            <w:vMerge w:val="restart"/>
            <w:tcBorders>
              <w:top w:val="single" w:sz="4" w:space="0" w:color="000000"/>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自助餐炉</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kern w:val="0"/>
                <w:sz w:val="20"/>
                <w:szCs w:val="20"/>
                <w:lang w:bidi="ar"/>
              </w:rPr>
            </w:pPr>
            <w:r w:rsidRPr="00DD4A91">
              <w:rPr>
                <w:rFonts w:ascii="宋体" w:hAnsi="宋体" w:cs="宋体" w:hint="eastAsia"/>
                <w:color w:val="000000"/>
                <w:kern w:val="0"/>
                <w:sz w:val="20"/>
                <w:szCs w:val="20"/>
                <w:lang w:bidi="ar"/>
              </w:rPr>
              <w:t>1、670*460*375mm(±10%)</w:t>
            </w:r>
          </w:p>
        </w:tc>
      </w:tr>
      <w:tr w:rsidR="00DD4A91" w:rsidRPr="00DD4A91" w:rsidTr="00BF3689">
        <w:trPr>
          <w:trHeight w:val="340"/>
        </w:trPr>
        <w:tc>
          <w:tcPr>
            <w:tcW w:w="412" w:type="dxa"/>
            <w:vMerge/>
            <w:tcBorders>
              <w:left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p>
        </w:tc>
        <w:tc>
          <w:tcPr>
            <w:tcW w:w="1290" w:type="dxa"/>
            <w:vMerge/>
            <w:tcBorders>
              <w:left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1、GN1/1(±10%)；</w:t>
            </w:r>
          </w:p>
        </w:tc>
      </w:tr>
      <w:tr w:rsidR="00DD4A91" w:rsidRPr="00DD4A91" w:rsidTr="00BF3689">
        <w:trPr>
          <w:trHeight w:val="340"/>
        </w:trPr>
        <w:tc>
          <w:tcPr>
            <w:tcW w:w="412" w:type="dxa"/>
            <w:vMerge/>
            <w:tcBorders>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2、采用不锈钢炉身，带翻盖。</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电保温饭汤桶车连加固底板</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1、直径520*820mm(±10%)；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2、采用不锈钢桶身，配汤饭桶，底部不锈钢加固，配万向活动轮。其中饭桶深300mm(±10%)。</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双门餐具保洁柜</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1、1170*510*1900mm(±10%)；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2、采用热风循环系统，功率2.52KW/220V(±10%)。</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双层斩台工作台</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1、1600*760*810mm(±10%)；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2、采用304不锈钢板，面板厚1.2mm(±0.1mm)，面底加13mm(±10%)夹板支撑并覆防潮膜，层板厚0.9mm(±0.1mm)；</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3、采用38*38*1.0mm(±10%)不锈钢支撑腿，带全钢可调脚。</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商用电煮锅（汤面炉）</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1、功率≥9KW(±10%)；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2、采用不锈钢制造，配煮面桶，安装在自助餐区，需要时可活动摆放。</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风幕机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1、长度1500mm(±10%)；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2、贯流式，风速≤11m/s(±10%)。</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7</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风幕机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1、长度1200mm(±10%)；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2、贯流式，风速≤11m/s(±10%)。</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厨房配套设备</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rPr>
                <w:rFonts w:ascii="宋体" w:hAnsi="宋体" w:cs="宋体"/>
                <w:color w:val="000000"/>
                <w:sz w:val="20"/>
                <w:szCs w:val="20"/>
              </w:rPr>
            </w:pP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不锈钢蒸饭盘</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1、600*400*48mm(±10%)；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2、采用304不锈钢板冲压成型，加厚。</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不锈钢蒸包盘</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1、600*400*48mm(±10%)；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2、采用304不锈钢冲孔板冲压成型，加厚。</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不锈钢份数盆</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1、530*320*100mm(±10%)；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2、采用304不锈钢一次冲压成型，带盖。</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不锈钢留样盒</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1、直径90mm*H90mm(±10%)；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2、采用304不锈钢，带盖。</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烟罩对接管</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1、201不锈钢板1.0mm(±0.1mm)；</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2、弯头、三通、扩口按2倍直管计算。</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不锈钢双层环保隔油器</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1、500*500mm(±10%)；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2、采用不锈钢双层结构，折弯处理。</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lastRenderedPageBreak/>
              <w:t>7</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烘手机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1、2KW(±10%)；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2、挂墙式，出风口向下。</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抽油烟系统</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rPr>
                <w:rFonts w:ascii="宋体" w:hAnsi="宋体" w:cs="宋体"/>
                <w:color w:val="000000"/>
                <w:sz w:val="20"/>
                <w:szCs w:val="20"/>
              </w:rPr>
            </w:pP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洗碗间</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rPr>
                <w:rFonts w:ascii="宋体" w:hAnsi="宋体" w:cs="宋体"/>
                <w:color w:val="000000"/>
                <w:sz w:val="20"/>
                <w:szCs w:val="20"/>
              </w:rPr>
            </w:pP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低噪音抽风机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1、15"(±10%)；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2、功率3KW。</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风机防震架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1、规格：配抽风机；</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2、采用钢支架，刷漆处理。</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减震器</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1、规格≤200KG；</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2、弹簧式减震，可吊式安装。</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风机帆布连接</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1、采用三防布，软连接；</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风机开关</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2、采用断路器直接启动。</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抽风管</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1、201不锈钢板0.7mm(±0.1mm)；</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2、弯头、三通、扩口按2倍直管计算。</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sz w:val="20"/>
                <w:szCs w:val="20"/>
              </w:rPr>
              <w:t>7</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风管法兰及吊码</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1、规格：30*30mm(±10%)；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2、法兰采用镀锌角铁，吊码采用丝杆。</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8</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风喉开洞</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1、按规范现场开洞</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9</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风喉防漏</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1、风喉接驳处涂防漏胶</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sz w:val="20"/>
                <w:szCs w:val="20"/>
              </w:rPr>
              <w:t>10</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百叶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 xml:space="preserve">1、规格：根据尺寸定制；2、外墙安装                                           </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烹饪间</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rPr>
                <w:rFonts w:ascii="宋体" w:hAnsi="宋体" w:cs="宋体"/>
                <w:color w:val="000000"/>
                <w:sz w:val="20"/>
                <w:szCs w:val="20"/>
              </w:rPr>
            </w:pP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高压型抽风机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1、T25"风量38500m3/h(±10%)；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2、功率≤18.5KW，采用高压型风机。</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风机防震架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1、规格：配抽风机；</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2、采用钢支架，刷漆处理。</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减震器</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1、规格≤200KG；</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2、弹簧式减震，可吊式安装。</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风机帆布连接</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1、采用三防布，软连接。</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控制箱</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1、规格：18.5KW；</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2、配变频器开关，外壳采用304不锈钢板。</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抽风管（加厚）</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1、201不锈钢板1.0mm(±0.1mm)；</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2、弯头、三通、扩口按2倍直管计算。</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8</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风管法兰及吊码</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1、规格：30*30mm(±10%)；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2、法兰采用镀锌角铁，吊码采用丝杆。</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9</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风喉开洞</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1、按规范现场开洞。</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10</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风喉防漏</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1、风喉接驳处涂防漏胶。</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止回阀</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1、规格：1000*700mm(±10%)；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2、采用镀锌外壳。</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油烟静电净化</w:t>
            </w:r>
            <w:r w:rsidRPr="00DD4A91">
              <w:rPr>
                <w:rFonts w:ascii="宋体" w:hAnsi="宋体" w:cs="宋体" w:hint="eastAsia"/>
                <w:color w:val="000000"/>
                <w:kern w:val="0"/>
                <w:sz w:val="20"/>
                <w:szCs w:val="20"/>
                <w:lang w:bidi="ar"/>
              </w:rPr>
              <w:lastRenderedPageBreak/>
              <w:t>箱</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lastRenderedPageBreak/>
              <w:t>1、规格：35000m3/h；</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2、净化效率≥95%。</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lastRenderedPageBreak/>
              <w:t>13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净化箱支架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1、规格：配净化箱；</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2、采用钢支架，刷漆处理。</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白案间</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rPr>
                <w:rFonts w:ascii="宋体" w:hAnsi="宋体" w:cs="宋体"/>
                <w:color w:val="000000"/>
                <w:sz w:val="20"/>
                <w:szCs w:val="20"/>
              </w:rPr>
            </w:pP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高压型抽风机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1、T15"风量≤9886m3/h(±10%)；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2、功率≤5.5KW，采用高压型风机。</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风机防震架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1、规格：配抽风机。</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2、采用钢支架，刷漆处理。</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减震器</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1、规格≤200KG；</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2、弹簧式减震，可吊式安装。</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风机帆布连接</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1、采用三防布，软连接。</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风机开关</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1、采用断路器直接启动。</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抽风管（加厚）</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1、201不锈钢板1.0mm(±0.1mm)；</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2、弯头、三通、扩口按2倍直管计算</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7</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风管法兰及吊码</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1、规格：30*30mm(±10%)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2、法兰采用镀锌角铁，吊码采用丝杆</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8</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风喉开洞</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1、按规范现场开洞。</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9</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风喉防漏</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1、风喉接驳处涂防漏胶。</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10</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止回阀</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1、规格：500*400mm(±10%)；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2、采用镀锌外壳。</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油烟静电净化箱</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1、规格：10000m3/h；</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2、净化效率≥95%。</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净化箱支架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1、规格：配净化箱；</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2、采用钢支架，刷漆处理。</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鲜风系统</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rPr>
                <w:rFonts w:ascii="宋体" w:hAnsi="宋体" w:cs="宋体"/>
                <w:color w:val="000000"/>
                <w:sz w:val="20"/>
                <w:szCs w:val="20"/>
              </w:rPr>
            </w:pP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低噪音鲜风机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1、25"(±10%)；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2、功率11KW。</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风机防震架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1、规格：配鲜风机；</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2、采用钢支架，刷漆处理。</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减震器</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1、规格≤200KG；</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2、弹簧式减震，可吊式安装。</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风机帆布连接</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1、采用三防布，软连接。</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风机控制箱</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1、采用降压启动开关。</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鲜风管</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1、镀锌板0.7mm(±0.1mm)；</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2、弯头、三通、扩口按2倍直管计算。</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7</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风管法兰及吊码</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1、规格：30*30mm(±10%)；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2、法兰采用镀锌角铁，吊码采用丝杆。</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8</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风喉开洞</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1、按规范现场开洞。</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lastRenderedPageBreak/>
              <w:t>9</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鲜风咀</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1、规格：可调节式。</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10</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百叶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1、规格：根据现场定制。</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其它</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left"/>
              <w:rPr>
                <w:rFonts w:ascii="宋体" w:hAnsi="宋体" w:cs="宋体"/>
                <w:color w:val="000000"/>
                <w:sz w:val="20"/>
                <w:szCs w:val="20"/>
              </w:rPr>
            </w:pP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厨房内水源接驳</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设备1米内。</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厨房内电源接驳</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设备1米内。</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rPr>
                <w:rFonts w:ascii="宋体" w:hAnsi="宋体" w:cs="宋体"/>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厨房用品/餐具</w:t>
            </w:r>
          </w:p>
        </w:tc>
        <w:tc>
          <w:tcPr>
            <w:tcW w:w="664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rPr>
                <w:rFonts w:ascii="宋体" w:hAnsi="宋体" w:cs="宋体"/>
                <w:color w:val="000000"/>
                <w:sz w:val="20"/>
                <w:szCs w:val="20"/>
              </w:rPr>
            </w:pP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rPr>
                <w:rFonts w:ascii="宋体" w:hAnsi="宋体" w:cs="宋体"/>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烹饪</w:t>
            </w:r>
          </w:p>
        </w:tc>
        <w:tc>
          <w:tcPr>
            <w:tcW w:w="664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rPr>
                <w:rFonts w:ascii="宋体" w:hAnsi="宋体" w:cs="宋体"/>
                <w:color w:val="000000"/>
                <w:sz w:val="20"/>
                <w:szCs w:val="20"/>
              </w:rPr>
            </w:pP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小炒锅</w:t>
            </w:r>
          </w:p>
        </w:tc>
        <w:tc>
          <w:tcPr>
            <w:tcW w:w="664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1、规格：460mm(±10%)；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2、铁制带耳。</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长柄锅铲</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1、规格：19cm(±10%)；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2、铲头采用不锈钢制品。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炒菜勺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1、规格：12两(±10%)；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2、头部采用不锈钢制品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大锅铲</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1、规格：长780mm(±10%)；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2、铲头采用不锈钢制品。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密漏</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1、规格：32cm(±10%)；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炸沥</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1、规格：32cm(±10%)；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7</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火枪</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1、规格：27cm(±10%)；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2、采用不锈钢火管。</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8</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不锈钢复合底汤桶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1、规格：直径50cm*50cm(±10%)；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2、采用不锈钢制品，复合底汤桶。</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9</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不锈钢桶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1、规格：直径35cm*35cm(±10%)；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10</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不锈钢水瓢</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1、规格：4斤(±10%)；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调味缸</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规格：20cm(±10%)；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不锈钢盆</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规格：40cm(±10%)；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不锈钢大盆（带孔）</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1、规格：55cm(±10%)；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14</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不锈钢大盆</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1、规格：55cm (±10%)；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15</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不锈钢大盆</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1、规格：65cm(±10%)；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16</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1/1标准份盘</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1、规格：GN1/1*10cm(±10%)；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17</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1/1标准份盘（带孔）</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1、规格：GN1/1*10cm(±10%)；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18</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不锈钢蒸菜盘</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1、规格：55*35*10cm(±10%)；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19</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冰箱专用保鲜盒</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1、规格：343*235*116mm(±10%)；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2、食品级制品。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20</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不锈钢肉钩</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1、规格：8mm(±10%)；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调料勺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1、规格：长230mm(±10%)；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味盅1</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1、规格：直径140mm(±10%)；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2、盅身采用不锈钢制品。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味盅2</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1、规格：直径100mm(±10%)；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2、盅身采用不锈钢制品。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24</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马斗1</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1、规格：直径175mm(±10%)；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25</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马斗2</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1、规格：直径155mm(±10%)；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26</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马斗3</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1、规格：直径135mm(±10%)；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27</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锅扫</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1、规格：长31厘米(±10%)；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2、竹制。</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28</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油石</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1、规格：长150mm(±10%)；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2、天然石无化学凝合剂。</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白案</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rPr>
                <w:rFonts w:ascii="宋体" w:hAnsi="宋体" w:cs="宋体"/>
                <w:b/>
                <w:color w:val="000000"/>
                <w:sz w:val="20"/>
                <w:szCs w:val="20"/>
              </w:rPr>
            </w:pP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29</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克秤</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1、规格：克秤，座台式。</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30</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煎饼锅铲子</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1、规格：28.6cm(±10%)；</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圆不锈钢油缸</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1、规格：20cm(±10%)；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打蛋器</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1、规格：16寸(±10%)；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扞面棍</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1、规格：60cm(±10%)；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2、木质。</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34</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扞面棍</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1、规格：40cm(±10%)；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2、木质。</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lastRenderedPageBreak/>
              <w:t>35</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细密不锈钢油漏</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1、规格：10寸(±10%)；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36</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不粘烤盘（深）</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1、规格：60*40*5cm(±10%)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2、采用铝或同等材质。</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37</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台称</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1、规格：15KG(±10%)。</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38</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500g小刻度称</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1、规格：3KG(±10%)。</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39</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大不锈钢碗</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1、规格：24cm(±10%)。</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40</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塑料密封馅料盒</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1、规格：39*26*13cm(±10%)。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2、食品级制品。</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41</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馅料竹挑子</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1、规格：18.5cm(±10%)。</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不锈钢馅碟</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1、规格：直径11英寸(±10%)；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蛋糕锯齿切刀</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1、规格：14寸(±10%)；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44</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刮板</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1、规格：15.5cm(±10%)；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2、食品级制品。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45</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不锈钢刀（切馒头）</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1、规格：18.5cm(±10%)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46</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耐热手套</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1、规格：加厚，采用密织毡布。</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47</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油刷</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1、规格：16cm(±10%)；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2、木柄。</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rPr>
                <w:rFonts w:ascii="宋体" w:hAnsi="宋体" w:cs="宋体"/>
                <w:b/>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面档</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rPr>
                <w:rFonts w:ascii="宋体" w:hAnsi="宋体" w:cs="宋体"/>
                <w:b/>
                <w:color w:val="000000"/>
                <w:sz w:val="20"/>
                <w:szCs w:val="20"/>
              </w:rPr>
            </w:pP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48</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不锈钢菜盆</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1、规格：325*265*150mm(±10%)；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49</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长把汤勺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规格：50cm(±10%)；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50</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7"平盘</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1、规格：7”(±10%)；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2、采用陶瓷制品。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锅铲</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1、规格：60cm(±10%)；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早餐夹</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1、规格：12寸(±10%)；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rPr>
                <w:rFonts w:ascii="宋体" w:hAnsi="宋体" w:cs="宋体"/>
                <w:b/>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粗加工间、仓库</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rPr>
                <w:rFonts w:ascii="宋体" w:hAnsi="宋体" w:cs="宋体"/>
                <w:b/>
                <w:color w:val="000000"/>
                <w:sz w:val="20"/>
                <w:szCs w:val="20"/>
              </w:rPr>
            </w:pP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53</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电子称</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1、规格：150KG(±10%)。</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54</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菜刀</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1、规格：31cm(±10%)；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55</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砍刀</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1、规格：31cm(±10%)；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56</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熟食刀</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1、规格：31cm(±10%)；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57</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生食刀</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1、规格：31cm(±10%)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58</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砍鱼刀</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1、规格：27cm(±10%)；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59</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大削皮刀</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1、规格：21cm(±10%)；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2、，采用不锈钢+木柄。</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60</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小削皮刀</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1、规格：16.5cm(±10%)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2、采用不锈钢+木柄。</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刮鱼鳞刀</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1、规格：24cm(±10%)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62</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木砧板</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1、规格：42*5cm(±10%)。</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63</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木砧板</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1、规格：45*15cm(±10%)。</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64</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方砧板（白色）</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1、规格：70*50*2cm(±10%)。</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65</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方砧板（白色）</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1、规格：58*38*4cm(±10%)</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66</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圆胶板</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1、规格：45*10cm(±10%)。</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67</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剪刀</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1、规格：18.5cm(±10%)；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2、采用不锈钢防锈剪。</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68</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毛菜筐（蓝）</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1、规格：61*42*37cm(±10%)；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2、采用塑料制品。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69</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净菜筐（白色）</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规格：63*47*24cm(±10%)；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2、采用塑料制品。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70</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净菜筐（白色）</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规格：53*37*18cm(±10%)；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2、采用塑料制品。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71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净密菜筐（白色）</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规格：30*23*10cm(±10%)；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2、采用塑料制品。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72</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净密菜筐（白色）</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规格：48*36*12cm(±10%)；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2、采用塑料制品，三色。</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73</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周转箱（带盖）</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规格：72*56*38cm(±10%)；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2、采用塑料制品。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74</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浅周转箱（带盖）</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规格：60*50*36cm(±10%)；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2、采用塑料制品，双色。</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其它</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rPr>
                <w:rFonts w:ascii="宋体" w:hAnsi="宋体" w:cs="宋体"/>
                <w:b/>
                <w:color w:val="000000"/>
                <w:sz w:val="20"/>
                <w:szCs w:val="20"/>
              </w:rPr>
            </w:pP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75</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长柄打汤瓢</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1、规格：60cm(±10%)；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lastRenderedPageBreak/>
              <w:t>76</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打汤勺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1、规格：30cm(±10%)；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77</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打菜勺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1、规格：4两(±10%)；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2、，采用不锈钢制品。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78</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打饭勺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1、规格：20*8cm(±10%)；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2、采用食品级材质。</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79</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量杯</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1、规格：容积2000毫升(±10%)；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2、食品级制品。</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80</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带盖脚踏垃圾桶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1、规格：容量120L(±10%)；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2、带脚轮。</w:t>
            </w:r>
          </w:p>
        </w:tc>
      </w:tr>
      <w:tr w:rsidR="00DD4A91" w:rsidRPr="00DD4A91" w:rsidTr="00BF3689">
        <w:trPr>
          <w:trHeight w:val="340"/>
        </w:trPr>
        <w:tc>
          <w:tcPr>
            <w:tcW w:w="412"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81</w:t>
            </w:r>
          </w:p>
        </w:tc>
        <w:tc>
          <w:tcPr>
            <w:tcW w:w="129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圆垃圾桶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1、规格：容量80L(±10%)；</w:t>
            </w:r>
          </w:p>
        </w:tc>
      </w:tr>
      <w:tr w:rsidR="00DD4A91" w:rsidRPr="00DD4A91" w:rsidTr="00BF3689">
        <w:trPr>
          <w:trHeight w:val="340"/>
        </w:trPr>
        <w:tc>
          <w:tcPr>
            <w:tcW w:w="412" w:type="dxa"/>
            <w:vMerge/>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1290" w:type="dxa"/>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jc w:val="center"/>
              <w:rPr>
                <w:rFonts w:ascii="宋体" w:hAnsi="宋体" w:cs="宋体"/>
                <w:color w:val="000000"/>
                <w:sz w:val="20"/>
                <w:szCs w:val="20"/>
              </w:rPr>
            </w:pP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2、带脚轮。</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82</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送餐保温箱</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根据送餐餐盘定制，内胆采用食品级PP材质</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83</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送餐保温桶</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根据班级人数定制</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84</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送餐放筷勺框</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根据筷勺定制，塑料制品</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rPr>
                <w:rFonts w:ascii="宋体" w:hAnsi="宋体" w:cs="宋体"/>
                <w:b/>
                <w:color w:val="000000"/>
                <w:sz w:val="20"/>
                <w:szCs w:val="20"/>
              </w:rPr>
            </w:pPr>
          </w:p>
        </w:tc>
        <w:tc>
          <w:tcPr>
            <w:tcW w:w="12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b/>
                <w:color w:val="000000"/>
                <w:sz w:val="20"/>
                <w:szCs w:val="20"/>
              </w:rPr>
            </w:pPr>
            <w:r w:rsidRPr="00DD4A91">
              <w:rPr>
                <w:rFonts w:ascii="宋体" w:hAnsi="宋体" w:cs="宋体" w:hint="eastAsia"/>
                <w:b/>
                <w:color w:val="000000"/>
                <w:kern w:val="0"/>
                <w:sz w:val="20"/>
                <w:szCs w:val="20"/>
                <w:lang w:bidi="ar"/>
              </w:rPr>
              <w:t>餐具</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rPr>
                <w:rFonts w:ascii="宋体" w:hAnsi="宋体" w:cs="宋体"/>
                <w:b/>
                <w:color w:val="000000"/>
                <w:sz w:val="20"/>
                <w:szCs w:val="20"/>
              </w:rPr>
            </w:pP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1</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带盖不锈钢餐盘（1-5年级学生）</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采用304不锈钢，带盖，按学生定制</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2</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带盖不锈钢餐盘（6年级学生）</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采用304不锈钢，不带盖，按学生定制</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不锈钢餐盘（教师）</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304不锈钢355*265mm(±10%)</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4</w:t>
            </w:r>
          </w:p>
        </w:tc>
        <w:tc>
          <w:tcPr>
            <w:tcW w:w="12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餐碗</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304不锈钢直径115mm(±10%)</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5</w:t>
            </w:r>
          </w:p>
        </w:tc>
        <w:tc>
          <w:tcPr>
            <w:tcW w:w="129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餐勺</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304不锈钢长185mm(±10%)</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6</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筷子</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304不锈钢长235mm(±10%)，不含1-2年级学生用筷</w:t>
            </w:r>
          </w:p>
        </w:tc>
      </w:tr>
      <w:tr w:rsidR="00DD4A91" w:rsidRPr="00DD4A91" w:rsidTr="00BF3689">
        <w:trPr>
          <w:trHeight w:val="340"/>
        </w:trPr>
        <w:tc>
          <w:tcPr>
            <w:tcW w:w="412"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7</w:t>
            </w:r>
          </w:p>
        </w:tc>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center"/>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面碗</w:t>
            </w:r>
          </w:p>
        </w:tc>
        <w:tc>
          <w:tcPr>
            <w:tcW w:w="664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DD4A91" w:rsidRPr="00DD4A91" w:rsidRDefault="00DD4A91" w:rsidP="00DD4A91">
            <w:pPr>
              <w:widowControl/>
              <w:jc w:val="left"/>
              <w:textAlignment w:val="center"/>
              <w:rPr>
                <w:rFonts w:ascii="宋体" w:hAnsi="宋体" w:cs="宋体"/>
                <w:color w:val="000000"/>
                <w:sz w:val="20"/>
                <w:szCs w:val="20"/>
              </w:rPr>
            </w:pPr>
            <w:r w:rsidRPr="00DD4A91">
              <w:rPr>
                <w:rFonts w:ascii="宋体" w:hAnsi="宋体" w:cs="宋体" w:hint="eastAsia"/>
                <w:color w:val="000000"/>
                <w:kern w:val="0"/>
                <w:sz w:val="20"/>
                <w:szCs w:val="20"/>
                <w:lang w:bidi="ar"/>
              </w:rPr>
              <w:t>密胺直径200mm(±10%)</w:t>
            </w:r>
          </w:p>
        </w:tc>
      </w:tr>
    </w:tbl>
    <w:p w:rsidR="00804254" w:rsidRDefault="00804254">
      <w:pPr>
        <w:rPr>
          <w:b/>
          <w:szCs w:val="21"/>
        </w:rPr>
      </w:pPr>
    </w:p>
    <w:p w:rsidR="00804254" w:rsidRDefault="00804254">
      <w:pPr>
        <w:rPr>
          <w:b/>
          <w:szCs w:val="21"/>
        </w:rPr>
      </w:pPr>
    </w:p>
    <w:p w:rsidR="00804254" w:rsidRDefault="00BF3689">
      <w:pPr>
        <w:widowControl/>
        <w:jc w:val="left"/>
        <w:rPr>
          <w:rFonts w:ascii="宋体" w:hAnsi="宋体"/>
          <w:b/>
          <w:bCs/>
          <w:kern w:val="0"/>
          <w:sz w:val="28"/>
          <w:szCs w:val="28"/>
        </w:rPr>
      </w:pPr>
      <w:r>
        <w:rPr>
          <w:sz w:val="28"/>
          <w:szCs w:val="28"/>
        </w:rPr>
        <w:br w:type="page"/>
      </w:r>
    </w:p>
    <w:p w:rsidR="00804254" w:rsidRDefault="00BF3689">
      <w:pPr>
        <w:pStyle w:val="2"/>
        <w:spacing w:beforeLines="50" w:before="120" w:afterLines="50" w:after="120"/>
        <w:rPr>
          <w:sz w:val="28"/>
          <w:szCs w:val="28"/>
        </w:rPr>
      </w:pPr>
      <w:r>
        <w:rPr>
          <w:rFonts w:hint="eastAsia"/>
          <w:sz w:val="28"/>
          <w:szCs w:val="28"/>
        </w:rPr>
        <w:lastRenderedPageBreak/>
        <w:t>五、商务要求</w:t>
      </w:r>
    </w:p>
    <w:p w:rsidR="00804254" w:rsidRDefault="00BF3689">
      <w:pPr>
        <w:ind w:firstLineChars="200" w:firstLine="422"/>
        <w:rPr>
          <w:b/>
          <w:szCs w:val="21"/>
        </w:rPr>
      </w:pPr>
      <w:r>
        <w:rPr>
          <w:rFonts w:hint="eastAsia"/>
          <w:b/>
          <w:szCs w:val="21"/>
        </w:rPr>
        <w:t>说明：</w:t>
      </w:r>
    </w:p>
    <w:p w:rsidR="00804254" w:rsidRDefault="00BF3689">
      <w:pPr>
        <w:ind w:firstLineChars="200" w:firstLine="422"/>
        <w:rPr>
          <w:b/>
        </w:rPr>
      </w:pPr>
      <w:r>
        <w:rPr>
          <w:b/>
        </w:rPr>
        <w:t>1</w:t>
      </w:r>
      <w:r>
        <w:rPr>
          <w:rFonts w:hint="eastAsia"/>
          <w:b/>
        </w:rPr>
        <w:t>、评分时，如对一项招标商务要求（以划分框为准）中的内容存在两处（或以上）负偏离的，在评分时只作一项负偏离扣分。</w:t>
      </w:r>
    </w:p>
    <w:p w:rsidR="00804254" w:rsidRDefault="00BF3689">
      <w:pPr>
        <w:ind w:firstLineChars="200" w:firstLine="422"/>
        <w:rPr>
          <w:b/>
          <w:szCs w:val="21"/>
        </w:rPr>
      </w:pPr>
      <w:r>
        <w:rPr>
          <w:b/>
          <w:szCs w:val="21"/>
        </w:rPr>
        <w:t>2</w:t>
      </w:r>
      <w:r>
        <w:rPr>
          <w:rFonts w:hint="eastAsia"/>
          <w:b/>
          <w:szCs w:val="21"/>
        </w:rPr>
        <w:t>、带★号条款为不可偏离条款，不作为评分准则中的评分内容，如未响应或出现负偏离的，将作投标无效处理；带“</w:t>
      </w:r>
      <w:r>
        <w:t>▲</w:t>
      </w:r>
      <w:r>
        <w:rPr>
          <w:rFonts w:hint="eastAsia"/>
          <w:b/>
          <w:szCs w:val="21"/>
        </w:rPr>
        <w:t>”指标项为重要参数，负偏离时依相关评分准则内容作重点扣分处理。</w:t>
      </w:r>
    </w:p>
    <w:tbl>
      <w:tblPr>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0"/>
        <w:gridCol w:w="1457"/>
        <w:gridCol w:w="6523"/>
      </w:tblGrid>
      <w:tr w:rsidR="002D1412" w:rsidTr="00D26A1C">
        <w:trPr>
          <w:trHeight w:val="397"/>
          <w:jc w:val="center"/>
        </w:trPr>
        <w:tc>
          <w:tcPr>
            <w:tcW w:w="840" w:type="dxa"/>
            <w:vAlign w:val="center"/>
          </w:tcPr>
          <w:p w:rsidR="002D1412" w:rsidRDefault="002D1412" w:rsidP="00D26A1C">
            <w:pPr>
              <w:jc w:val="center"/>
              <w:rPr>
                <w:b/>
              </w:rPr>
            </w:pPr>
            <w:r>
              <w:rPr>
                <w:rFonts w:hint="eastAsia"/>
                <w:b/>
              </w:rPr>
              <w:t>序号</w:t>
            </w:r>
          </w:p>
        </w:tc>
        <w:tc>
          <w:tcPr>
            <w:tcW w:w="1457" w:type="dxa"/>
            <w:vAlign w:val="center"/>
          </w:tcPr>
          <w:p w:rsidR="002D1412" w:rsidRDefault="002D1412" w:rsidP="00D26A1C">
            <w:pPr>
              <w:jc w:val="center"/>
              <w:rPr>
                <w:b/>
              </w:rPr>
            </w:pPr>
            <w:r>
              <w:rPr>
                <w:rFonts w:hint="eastAsia"/>
                <w:b/>
              </w:rPr>
              <w:t>商务需求项</w:t>
            </w:r>
          </w:p>
        </w:tc>
        <w:tc>
          <w:tcPr>
            <w:tcW w:w="6523" w:type="dxa"/>
            <w:vAlign w:val="center"/>
          </w:tcPr>
          <w:p w:rsidR="002D1412" w:rsidRDefault="002D1412" w:rsidP="00D26A1C">
            <w:pPr>
              <w:jc w:val="center"/>
              <w:rPr>
                <w:b/>
              </w:rPr>
            </w:pPr>
            <w:r>
              <w:rPr>
                <w:rFonts w:hint="eastAsia"/>
                <w:b/>
              </w:rPr>
              <w:t>招标商务要求</w:t>
            </w:r>
          </w:p>
        </w:tc>
      </w:tr>
      <w:tr w:rsidR="002D1412" w:rsidTr="00D26A1C">
        <w:trPr>
          <w:trHeight w:val="280"/>
          <w:jc w:val="center"/>
        </w:trPr>
        <w:tc>
          <w:tcPr>
            <w:tcW w:w="8820" w:type="dxa"/>
            <w:gridSpan w:val="3"/>
          </w:tcPr>
          <w:p w:rsidR="002D1412" w:rsidRDefault="002D1412" w:rsidP="00D26A1C">
            <w:pPr>
              <w:rPr>
                <w:b/>
              </w:rPr>
            </w:pPr>
            <w:r>
              <w:rPr>
                <w:rFonts w:hint="eastAsia"/>
                <w:b/>
              </w:rPr>
              <w:t>（一）免费保修期内售后服务要求</w:t>
            </w:r>
          </w:p>
        </w:tc>
      </w:tr>
      <w:tr w:rsidR="002D1412" w:rsidTr="00D26A1C">
        <w:trPr>
          <w:trHeight w:val="320"/>
          <w:jc w:val="center"/>
        </w:trPr>
        <w:tc>
          <w:tcPr>
            <w:tcW w:w="840" w:type="dxa"/>
            <w:vAlign w:val="center"/>
          </w:tcPr>
          <w:p w:rsidR="002D1412" w:rsidRDefault="002D1412" w:rsidP="00D26A1C">
            <w:pPr>
              <w:jc w:val="center"/>
              <w:rPr>
                <w:rFonts w:asciiTheme="minorEastAsia" w:eastAsiaTheme="minorEastAsia" w:hAnsiTheme="minorEastAsia"/>
                <w:bCs/>
              </w:rPr>
            </w:pPr>
            <w:r>
              <w:rPr>
                <w:rFonts w:asciiTheme="minorEastAsia" w:eastAsiaTheme="minorEastAsia" w:hAnsiTheme="minorEastAsia" w:hint="eastAsia"/>
                <w:bCs/>
              </w:rPr>
              <w:t>1</w:t>
            </w:r>
          </w:p>
        </w:tc>
        <w:tc>
          <w:tcPr>
            <w:tcW w:w="1457" w:type="dxa"/>
          </w:tcPr>
          <w:p w:rsidR="002D1412" w:rsidRDefault="002D1412" w:rsidP="00D26A1C">
            <w:pPr>
              <w:jc w:val="center"/>
              <w:rPr>
                <w:rFonts w:asciiTheme="minorEastAsia" w:eastAsiaTheme="minorEastAsia" w:hAnsiTheme="minorEastAsia"/>
              </w:rPr>
            </w:pPr>
            <w:r>
              <w:rPr>
                <w:rFonts w:asciiTheme="minorEastAsia" w:eastAsiaTheme="minorEastAsia" w:hAnsiTheme="minorEastAsia" w:hint="eastAsia"/>
              </w:rPr>
              <w:t>维修响应及故障解决时间</w:t>
            </w:r>
          </w:p>
        </w:tc>
        <w:tc>
          <w:tcPr>
            <w:tcW w:w="6523" w:type="dxa"/>
          </w:tcPr>
          <w:p w:rsidR="002D1412" w:rsidRDefault="002D1412" w:rsidP="00D26A1C">
            <w:pPr>
              <w:rPr>
                <w:rFonts w:ascii="宋体" w:hAnsi="宋体" w:cs="宋体"/>
                <w:b/>
                <w:sz w:val="20"/>
                <w:szCs w:val="20"/>
              </w:rPr>
            </w:pPr>
            <w:r>
              <w:rPr>
                <w:rFonts w:ascii="宋体" w:hAnsi="宋体" w:cs="宋体" w:hint="eastAsia"/>
                <w:bCs/>
                <w:sz w:val="20"/>
                <w:szCs w:val="20"/>
              </w:rPr>
              <w:t>在免费保修期内，一旦发生质量问题，中标人保证在接到通知</w:t>
            </w:r>
            <w:r>
              <w:rPr>
                <w:rFonts w:ascii="宋体" w:hAnsi="宋体" w:cs="宋体" w:hint="eastAsia"/>
                <w:bCs/>
                <w:sz w:val="20"/>
                <w:szCs w:val="20"/>
                <w:u w:val="single"/>
              </w:rPr>
              <w:t xml:space="preserve">  24小时</w:t>
            </w:r>
            <w:r>
              <w:rPr>
                <w:rFonts w:ascii="宋体" w:hAnsi="宋体" w:cs="宋体" w:hint="eastAsia"/>
                <w:bCs/>
                <w:sz w:val="20"/>
                <w:szCs w:val="20"/>
              </w:rPr>
              <w:t>内赶到现场进行修理或更换。</w:t>
            </w:r>
          </w:p>
        </w:tc>
      </w:tr>
      <w:tr w:rsidR="002D1412" w:rsidTr="00D26A1C">
        <w:trPr>
          <w:trHeight w:val="320"/>
          <w:jc w:val="center"/>
        </w:trPr>
        <w:tc>
          <w:tcPr>
            <w:tcW w:w="840" w:type="dxa"/>
            <w:vMerge w:val="restart"/>
            <w:vAlign w:val="center"/>
          </w:tcPr>
          <w:p w:rsidR="002D1412" w:rsidRDefault="002D1412" w:rsidP="00D26A1C">
            <w:pPr>
              <w:jc w:val="center"/>
              <w:rPr>
                <w:rFonts w:asciiTheme="minorEastAsia" w:eastAsiaTheme="minorEastAsia" w:hAnsiTheme="minorEastAsia"/>
                <w:szCs w:val="21"/>
              </w:rPr>
            </w:pPr>
            <w:r>
              <w:rPr>
                <w:rFonts w:asciiTheme="minorEastAsia" w:eastAsiaTheme="minorEastAsia" w:hAnsiTheme="minorEastAsia" w:hint="eastAsia"/>
                <w:szCs w:val="21"/>
              </w:rPr>
              <w:t>2</w:t>
            </w:r>
          </w:p>
        </w:tc>
        <w:tc>
          <w:tcPr>
            <w:tcW w:w="1457" w:type="dxa"/>
            <w:vMerge w:val="restart"/>
            <w:vAlign w:val="center"/>
          </w:tcPr>
          <w:p w:rsidR="002D1412" w:rsidRDefault="002D1412" w:rsidP="00D26A1C">
            <w:pPr>
              <w:jc w:val="center"/>
              <w:rPr>
                <w:rFonts w:asciiTheme="minorEastAsia" w:eastAsiaTheme="minorEastAsia" w:hAnsiTheme="minorEastAsia"/>
                <w:szCs w:val="21"/>
              </w:rPr>
            </w:pPr>
            <w:r>
              <w:rPr>
                <w:rFonts w:asciiTheme="minorEastAsia" w:eastAsiaTheme="minorEastAsia" w:hAnsiTheme="minorEastAsia" w:hint="eastAsia"/>
                <w:szCs w:val="21"/>
              </w:rPr>
              <w:t>免费保修期</w:t>
            </w:r>
          </w:p>
        </w:tc>
        <w:tc>
          <w:tcPr>
            <w:tcW w:w="6523" w:type="dxa"/>
          </w:tcPr>
          <w:p w:rsidR="002D1412" w:rsidRDefault="002D1412" w:rsidP="00D26A1C">
            <w:pPr>
              <w:rPr>
                <w:rFonts w:ascii="宋体" w:hAnsi="宋体" w:cs="宋体"/>
                <w:b/>
                <w:color w:val="FF0000"/>
                <w:sz w:val="20"/>
                <w:szCs w:val="20"/>
              </w:rPr>
            </w:pPr>
            <w:r>
              <w:rPr>
                <w:rFonts w:ascii="宋体" w:hAnsi="宋体" w:cs="宋体" w:hint="eastAsia"/>
                <w:bCs/>
                <w:color w:val="FF0000"/>
                <w:sz w:val="20"/>
                <w:szCs w:val="20"/>
              </w:rPr>
              <w:t>★1.货物免费保修期</w:t>
            </w:r>
            <w:r>
              <w:rPr>
                <w:rFonts w:ascii="宋体" w:hAnsi="宋体" w:cs="宋体" w:hint="eastAsia"/>
                <w:bCs/>
                <w:color w:val="FF0000"/>
                <w:sz w:val="20"/>
                <w:szCs w:val="20"/>
                <w:u w:val="single"/>
              </w:rPr>
              <w:t xml:space="preserve"> 3 </w:t>
            </w:r>
            <w:r>
              <w:rPr>
                <w:rFonts w:ascii="宋体" w:hAnsi="宋体" w:cs="宋体" w:hint="eastAsia"/>
                <w:bCs/>
                <w:color w:val="FF0000"/>
                <w:sz w:val="20"/>
                <w:szCs w:val="20"/>
              </w:rPr>
              <w:t>年，时间自最终验收合格并交付使用之日起计算。</w:t>
            </w:r>
          </w:p>
        </w:tc>
      </w:tr>
      <w:tr w:rsidR="002D1412" w:rsidTr="00D26A1C">
        <w:trPr>
          <w:trHeight w:val="523"/>
          <w:jc w:val="center"/>
        </w:trPr>
        <w:tc>
          <w:tcPr>
            <w:tcW w:w="840" w:type="dxa"/>
            <w:vMerge/>
            <w:vAlign w:val="center"/>
          </w:tcPr>
          <w:p w:rsidR="002D1412" w:rsidRDefault="002D1412" w:rsidP="00D26A1C">
            <w:pPr>
              <w:jc w:val="center"/>
              <w:rPr>
                <w:rFonts w:asciiTheme="minorEastAsia" w:eastAsiaTheme="minorEastAsia" w:hAnsiTheme="minorEastAsia"/>
                <w:b/>
              </w:rPr>
            </w:pPr>
          </w:p>
        </w:tc>
        <w:tc>
          <w:tcPr>
            <w:tcW w:w="1457" w:type="dxa"/>
            <w:vMerge/>
            <w:vAlign w:val="center"/>
          </w:tcPr>
          <w:p w:rsidR="002D1412" w:rsidRDefault="002D1412" w:rsidP="00D26A1C">
            <w:pPr>
              <w:rPr>
                <w:rFonts w:asciiTheme="minorEastAsia" w:eastAsiaTheme="minorEastAsia" w:hAnsiTheme="minorEastAsia"/>
              </w:rPr>
            </w:pPr>
          </w:p>
        </w:tc>
        <w:tc>
          <w:tcPr>
            <w:tcW w:w="6523" w:type="dxa"/>
            <w:vAlign w:val="center"/>
          </w:tcPr>
          <w:p w:rsidR="002D1412" w:rsidRDefault="002D1412" w:rsidP="00D26A1C">
            <w:pPr>
              <w:rPr>
                <w:rFonts w:ascii="宋体" w:hAnsi="宋体" w:cs="宋体"/>
                <w:bCs/>
                <w:color w:val="FF0000"/>
                <w:sz w:val="20"/>
                <w:szCs w:val="20"/>
              </w:rPr>
            </w:pPr>
            <w:r>
              <w:rPr>
                <w:rFonts w:ascii="宋体" w:hAnsi="宋体" w:cs="宋体" w:hint="eastAsia"/>
                <w:bCs/>
                <w:color w:val="FF0000"/>
                <w:sz w:val="20"/>
                <w:szCs w:val="20"/>
              </w:rPr>
              <w:t>★2.免费保修期内，</w:t>
            </w:r>
            <w:r>
              <w:rPr>
                <w:rFonts w:ascii="宋体" w:hAnsi="宋体" w:cs="宋体" w:hint="eastAsia"/>
                <w:color w:val="FF0000"/>
                <w:sz w:val="20"/>
                <w:szCs w:val="20"/>
              </w:rPr>
              <w:t>所有服务及配件全部免费。</w:t>
            </w:r>
          </w:p>
        </w:tc>
      </w:tr>
      <w:tr w:rsidR="002D1412" w:rsidTr="00D26A1C">
        <w:trPr>
          <w:trHeight w:val="523"/>
          <w:jc w:val="center"/>
        </w:trPr>
        <w:tc>
          <w:tcPr>
            <w:tcW w:w="840" w:type="dxa"/>
            <w:vAlign w:val="center"/>
          </w:tcPr>
          <w:p w:rsidR="002D1412" w:rsidRDefault="002D1412" w:rsidP="00D26A1C">
            <w:pPr>
              <w:jc w:val="center"/>
              <w:rPr>
                <w:rFonts w:asciiTheme="minorEastAsia" w:eastAsiaTheme="minorEastAsia" w:hAnsiTheme="minorEastAsia"/>
                <w:b/>
              </w:rPr>
            </w:pPr>
            <w:r>
              <w:rPr>
                <w:rFonts w:asciiTheme="minorEastAsia" w:eastAsiaTheme="minorEastAsia" w:hAnsiTheme="minorEastAsia" w:hint="eastAsia"/>
                <w:szCs w:val="21"/>
              </w:rPr>
              <w:t>3</w:t>
            </w:r>
          </w:p>
        </w:tc>
        <w:tc>
          <w:tcPr>
            <w:tcW w:w="1457" w:type="dxa"/>
            <w:vAlign w:val="center"/>
          </w:tcPr>
          <w:p w:rsidR="002D1412" w:rsidRDefault="002D1412" w:rsidP="00D26A1C">
            <w:pPr>
              <w:jc w:val="center"/>
              <w:rPr>
                <w:rFonts w:asciiTheme="minorEastAsia" w:eastAsiaTheme="minorEastAsia" w:hAnsiTheme="minorEastAsia"/>
                <w:b/>
              </w:rPr>
            </w:pPr>
            <w:r>
              <w:rPr>
                <w:rFonts w:asciiTheme="minorEastAsia" w:eastAsiaTheme="minorEastAsia" w:hAnsiTheme="minorEastAsia" w:hint="eastAsia"/>
                <w:szCs w:val="21"/>
              </w:rPr>
              <w:t>技术文件</w:t>
            </w:r>
          </w:p>
        </w:tc>
        <w:tc>
          <w:tcPr>
            <w:tcW w:w="6523" w:type="dxa"/>
            <w:vAlign w:val="center"/>
          </w:tcPr>
          <w:p w:rsidR="002D1412" w:rsidRDefault="002D1412" w:rsidP="00D26A1C">
            <w:pPr>
              <w:rPr>
                <w:rFonts w:ascii="宋体" w:hAnsi="宋体" w:cs="宋体"/>
                <w:bCs/>
                <w:sz w:val="20"/>
                <w:szCs w:val="20"/>
              </w:rPr>
            </w:pPr>
            <w:r>
              <w:rPr>
                <w:rFonts w:ascii="宋体" w:hAnsi="宋体" w:cs="宋体" w:hint="eastAsia"/>
                <w:bCs/>
                <w:sz w:val="20"/>
                <w:szCs w:val="20"/>
              </w:rPr>
              <w:t>中标人应提供全套、完整的书面技术资料，包括仪器说明书、操作手册、简单维修说明、图纸等。</w:t>
            </w:r>
          </w:p>
        </w:tc>
      </w:tr>
      <w:tr w:rsidR="002D1412" w:rsidTr="00D26A1C">
        <w:trPr>
          <w:trHeight w:val="523"/>
          <w:jc w:val="center"/>
        </w:trPr>
        <w:tc>
          <w:tcPr>
            <w:tcW w:w="840" w:type="dxa"/>
            <w:vAlign w:val="center"/>
          </w:tcPr>
          <w:p w:rsidR="002D1412" w:rsidRDefault="002D1412" w:rsidP="00D26A1C">
            <w:pPr>
              <w:jc w:val="center"/>
              <w:rPr>
                <w:rFonts w:asciiTheme="minorEastAsia" w:eastAsiaTheme="minorEastAsia" w:hAnsiTheme="minorEastAsia"/>
                <w:bCs/>
              </w:rPr>
            </w:pPr>
            <w:r>
              <w:rPr>
                <w:rFonts w:asciiTheme="minorEastAsia" w:eastAsiaTheme="minorEastAsia" w:hAnsiTheme="minorEastAsia" w:hint="eastAsia"/>
                <w:bCs/>
              </w:rPr>
              <w:t>4</w:t>
            </w:r>
          </w:p>
        </w:tc>
        <w:tc>
          <w:tcPr>
            <w:tcW w:w="1457" w:type="dxa"/>
            <w:vAlign w:val="center"/>
          </w:tcPr>
          <w:p w:rsidR="002D1412" w:rsidRDefault="002D1412" w:rsidP="00D26A1C">
            <w:pPr>
              <w:jc w:val="center"/>
              <w:rPr>
                <w:rFonts w:asciiTheme="minorEastAsia" w:eastAsiaTheme="minorEastAsia" w:hAnsiTheme="minorEastAsia"/>
                <w:bCs/>
              </w:rPr>
            </w:pPr>
            <w:r>
              <w:rPr>
                <w:rFonts w:asciiTheme="minorEastAsia" w:eastAsiaTheme="minorEastAsia" w:hAnsiTheme="minorEastAsia" w:hint="eastAsia"/>
                <w:szCs w:val="21"/>
              </w:rPr>
              <w:t>安装调试</w:t>
            </w:r>
          </w:p>
        </w:tc>
        <w:tc>
          <w:tcPr>
            <w:tcW w:w="6523" w:type="dxa"/>
            <w:vAlign w:val="center"/>
          </w:tcPr>
          <w:p w:rsidR="002D1412" w:rsidRDefault="002D1412" w:rsidP="00D26A1C">
            <w:pPr>
              <w:rPr>
                <w:rFonts w:ascii="宋体" w:hAnsi="宋体" w:cs="宋体"/>
                <w:bCs/>
                <w:sz w:val="20"/>
                <w:szCs w:val="20"/>
              </w:rPr>
            </w:pPr>
            <w:r>
              <w:rPr>
                <w:rFonts w:ascii="宋体" w:hAnsi="宋体" w:cs="宋体" w:hint="eastAsia"/>
                <w:bCs/>
                <w:sz w:val="20"/>
                <w:szCs w:val="20"/>
              </w:rPr>
              <w:t>中标人在合同生效后应向采购人（用户）提供详细的安装要求并提供技术咨询；</w:t>
            </w:r>
          </w:p>
        </w:tc>
      </w:tr>
      <w:tr w:rsidR="002D1412" w:rsidTr="00D26A1C">
        <w:trPr>
          <w:trHeight w:val="313"/>
          <w:jc w:val="center"/>
        </w:trPr>
        <w:tc>
          <w:tcPr>
            <w:tcW w:w="8820" w:type="dxa"/>
            <w:gridSpan w:val="3"/>
            <w:vAlign w:val="center"/>
          </w:tcPr>
          <w:p w:rsidR="002D1412" w:rsidRDefault="002D1412" w:rsidP="00D26A1C">
            <w:pPr>
              <w:spacing w:line="360" w:lineRule="exact"/>
              <w:rPr>
                <w:rFonts w:ascii="宋体" w:hAnsi="宋体" w:cs="宋体"/>
                <w:b/>
                <w:sz w:val="20"/>
                <w:szCs w:val="20"/>
              </w:rPr>
            </w:pPr>
            <w:r>
              <w:rPr>
                <w:rFonts w:ascii="宋体" w:hAnsi="宋体" w:cs="宋体" w:hint="eastAsia"/>
                <w:b/>
                <w:sz w:val="20"/>
                <w:szCs w:val="20"/>
              </w:rPr>
              <w:t>（二）免费保修期外售后服务要求</w:t>
            </w:r>
          </w:p>
        </w:tc>
      </w:tr>
      <w:tr w:rsidR="002D1412" w:rsidTr="00D26A1C">
        <w:trPr>
          <w:trHeight w:val="454"/>
          <w:jc w:val="center"/>
        </w:trPr>
        <w:tc>
          <w:tcPr>
            <w:tcW w:w="840" w:type="dxa"/>
            <w:vMerge w:val="restart"/>
            <w:vAlign w:val="center"/>
          </w:tcPr>
          <w:p w:rsidR="002D1412" w:rsidRDefault="002D1412" w:rsidP="00D26A1C">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rsidR="002D1412" w:rsidRDefault="002D1412" w:rsidP="00D26A1C">
            <w:pPr>
              <w:spacing w:line="360" w:lineRule="exact"/>
              <w:jc w:val="center"/>
              <w:rPr>
                <w:rFonts w:ascii="宋体" w:hAnsi="宋体"/>
                <w:b/>
                <w:color w:val="000000"/>
                <w:sz w:val="20"/>
                <w:szCs w:val="20"/>
              </w:rPr>
            </w:pPr>
            <w:r>
              <w:rPr>
                <w:rFonts w:ascii="宋体" w:hAnsi="宋体" w:cs="宋体" w:hint="eastAsia"/>
                <w:b/>
                <w:bCs/>
                <w:color w:val="000000"/>
                <w:sz w:val="20"/>
                <w:szCs w:val="20"/>
              </w:rPr>
              <w:t>维修零配件、消耗品和延续保修合同的报价</w:t>
            </w:r>
          </w:p>
        </w:tc>
        <w:tc>
          <w:tcPr>
            <w:tcW w:w="6523" w:type="dxa"/>
            <w:vAlign w:val="center"/>
          </w:tcPr>
          <w:p w:rsidR="002D1412" w:rsidRDefault="002D1412" w:rsidP="00D26A1C">
            <w:pPr>
              <w:spacing w:line="360" w:lineRule="exact"/>
              <w:rPr>
                <w:rFonts w:ascii="宋体" w:hAnsi="宋体" w:cs="宋体"/>
                <w:b/>
                <w:color w:val="000000"/>
                <w:sz w:val="20"/>
                <w:szCs w:val="20"/>
              </w:rPr>
            </w:pPr>
            <w:r>
              <w:rPr>
                <w:rFonts w:ascii="宋体" w:hAnsi="宋体" w:cs="宋体" w:hint="eastAsia"/>
                <w:color w:val="000000"/>
                <w:sz w:val="20"/>
                <w:szCs w:val="20"/>
              </w:rPr>
              <w:t>1.1由设备制造商提供售后服务，</w:t>
            </w:r>
            <w:r>
              <w:rPr>
                <w:rFonts w:ascii="宋体" w:hAnsi="宋体" w:cs="宋体" w:hint="eastAsia"/>
                <w:color w:val="000000"/>
                <w:sz w:val="20"/>
                <w:szCs w:val="20"/>
                <w:u w:val="single"/>
              </w:rPr>
              <w:t xml:space="preserve"> 1 </w:t>
            </w:r>
            <w:r>
              <w:rPr>
                <w:rFonts w:ascii="宋体" w:hAnsi="宋体" w:cs="宋体" w:hint="eastAsia"/>
                <w:color w:val="000000"/>
                <w:sz w:val="20"/>
                <w:szCs w:val="20"/>
              </w:rPr>
              <w:t>小时内响应，</w:t>
            </w:r>
            <w:r>
              <w:rPr>
                <w:rFonts w:ascii="宋体" w:hAnsi="宋体" w:cs="宋体" w:hint="eastAsia"/>
                <w:color w:val="000000"/>
                <w:sz w:val="20"/>
                <w:szCs w:val="20"/>
                <w:u w:val="single"/>
              </w:rPr>
              <w:t xml:space="preserve"> 24 </w:t>
            </w:r>
            <w:r>
              <w:rPr>
                <w:rFonts w:ascii="宋体" w:hAnsi="宋体" w:cs="宋体" w:hint="eastAsia"/>
                <w:color w:val="000000"/>
                <w:sz w:val="20"/>
                <w:szCs w:val="20"/>
              </w:rPr>
              <w:t>小时维修到位，并在48小时内消除故障（不可抗力情况除外）。消耗品和零配件供应及时，特殊情况下可提供备用机。在境内有相对应的零配件保税库，于中标后出具证明文件。</w:t>
            </w:r>
          </w:p>
        </w:tc>
      </w:tr>
      <w:tr w:rsidR="002D1412" w:rsidTr="00D26A1C">
        <w:trPr>
          <w:trHeight w:val="454"/>
          <w:jc w:val="center"/>
        </w:trPr>
        <w:tc>
          <w:tcPr>
            <w:tcW w:w="840" w:type="dxa"/>
            <w:vMerge/>
            <w:vAlign w:val="center"/>
          </w:tcPr>
          <w:p w:rsidR="002D1412" w:rsidRDefault="002D1412" w:rsidP="00D26A1C">
            <w:pPr>
              <w:spacing w:line="360" w:lineRule="exact"/>
              <w:jc w:val="center"/>
              <w:rPr>
                <w:rFonts w:ascii="宋体" w:hAnsi="宋体"/>
                <w:b/>
              </w:rPr>
            </w:pPr>
          </w:p>
        </w:tc>
        <w:tc>
          <w:tcPr>
            <w:tcW w:w="1457" w:type="dxa"/>
            <w:vMerge/>
            <w:vAlign w:val="center"/>
          </w:tcPr>
          <w:p w:rsidR="002D1412" w:rsidRDefault="002D1412" w:rsidP="00D26A1C">
            <w:pPr>
              <w:spacing w:line="360" w:lineRule="exact"/>
              <w:rPr>
                <w:rFonts w:ascii="宋体" w:hAnsi="宋体" w:cs="宋体"/>
                <w:b/>
                <w:bCs/>
                <w:color w:val="000000"/>
                <w:sz w:val="20"/>
                <w:szCs w:val="20"/>
              </w:rPr>
            </w:pPr>
          </w:p>
        </w:tc>
        <w:tc>
          <w:tcPr>
            <w:tcW w:w="6523" w:type="dxa"/>
            <w:vAlign w:val="center"/>
          </w:tcPr>
          <w:p w:rsidR="002D1412" w:rsidRDefault="002D1412" w:rsidP="00D26A1C">
            <w:pPr>
              <w:spacing w:line="360" w:lineRule="exact"/>
              <w:rPr>
                <w:rFonts w:ascii="宋体" w:hAnsi="宋体" w:cs="宋体"/>
                <w:b/>
                <w:color w:val="000000"/>
                <w:sz w:val="20"/>
                <w:szCs w:val="20"/>
              </w:rPr>
            </w:pPr>
            <w:r>
              <w:rPr>
                <w:rFonts w:ascii="宋体" w:hAnsi="宋体" w:cs="宋体" w:hint="eastAsia"/>
                <w:color w:val="000000"/>
                <w:sz w:val="20"/>
                <w:szCs w:val="20"/>
              </w:rPr>
              <w:t>1.2中标人及货物制造商不得以任何理由不按时进行维修，不得要求采购人购买所谓“保修服务”（即：不论货物有无故障先买保修服务），不得在货物中嵌设任何不利于采购人使用与维修货物的障碍。</w:t>
            </w:r>
          </w:p>
        </w:tc>
      </w:tr>
      <w:tr w:rsidR="002D1412" w:rsidTr="00D26A1C">
        <w:trPr>
          <w:trHeight w:val="383"/>
          <w:jc w:val="center"/>
        </w:trPr>
        <w:tc>
          <w:tcPr>
            <w:tcW w:w="8820" w:type="dxa"/>
            <w:gridSpan w:val="3"/>
            <w:vAlign w:val="center"/>
          </w:tcPr>
          <w:p w:rsidR="002D1412" w:rsidRDefault="002D1412" w:rsidP="00D26A1C">
            <w:pPr>
              <w:spacing w:line="360" w:lineRule="exact"/>
              <w:rPr>
                <w:rFonts w:ascii="宋体" w:hAnsi="宋体" w:cs="宋体"/>
                <w:b/>
                <w:sz w:val="20"/>
                <w:szCs w:val="20"/>
              </w:rPr>
            </w:pPr>
            <w:r>
              <w:rPr>
                <w:rFonts w:ascii="宋体" w:hAnsi="宋体" w:cs="宋体" w:hint="eastAsia"/>
                <w:b/>
                <w:sz w:val="20"/>
                <w:szCs w:val="20"/>
              </w:rPr>
              <w:t>（三）其他商务要求</w:t>
            </w:r>
          </w:p>
        </w:tc>
      </w:tr>
      <w:tr w:rsidR="002D1412" w:rsidTr="00D26A1C">
        <w:trPr>
          <w:trHeight w:val="454"/>
          <w:jc w:val="center"/>
        </w:trPr>
        <w:tc>
          <w:tcPr>
            <w:tcW w:w="840" w:type="dxa"/>
            <w:vMerge w:val="restart"/>
            <w:vAlign w:val="center"/>
          </w:tcPr>
          <w:p w:rsidR="002D1412" w:rsidRDefault="002D1412" w:rsidP="00D26A1C">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rsidR="002D1412" w:rsidRDefault="002D1412" w:rsidP="00D26A1C">
            <w:pPr>
              <w:spacing w:line="360" w:lineRule="exact"/>
              <w:jc w:val="center"/>
              <w:rPr>
                <w:rFonts w:ascii="宋体" w:hAnsi="宋体"/>
                <w:b/>
                <w:sz w:val="20"/>
                <w:szCs w:val="20"/>
              </w:rPr>
            </w:pPr>
            <w:r>
              <w:rPr>
                <w:rFonts w:ascii="宋体" w:hAnsi="宋体" w:hint="eastAsia"/>
                <w:b/>
                <w:sz w:val="20"/>
                <w:szCs w:val="20"/>
              </w:rPr>
              <w:t>违约责任</w:t>
            </w:r>
          </w:p>
        </w:tc>
        <w:tc>
          <w:tcPr>
            <w:tcW w:w="6523" w:type="dxa"/>
          </w:tcPr>
          <w:p w:rsidR="002D1412" w:rsidRDefault="002D1412" w:rsidP="00D26A1C">
            <w:pPr>
              <w:spacing w:line="360" w:lineRule="exact"/>
              <w:rPr>
                <w:rFonts w:ascii="宋体" w:hAnsi="宋体" w:cs="宋体"/>
                <w:color w:val="000000"/>
                <w:sz w:val="20"/>
                <w:szCs w:val="20"/>
              </w:rPr>
            </w:pPr>
            <w:r>
              <w:rPr>
                <w:rFonts w:ascii="宋体" w:hAnsi="宋体" w:cs="宋体" w:hint="eastAsia"/>
                <w:color w:val="000000"/>
                <w:sz w:val="20"/>
                <w:szCs w:val="20"/>
              </w:rPr>
              <w:t>1.1中标人不能交货的，需偿付不能交货部分货款的</w:t>
            </w:r>
            <w:r>
              <w:rPr>
                <w:rFonts w:ascii="宋体" w:hAnsi="宋体" w:cs="宋体" w:hint="eastAsia"/>
                <w:color w:val="000000"/>
                <w:sz w:val="20"/>
                <w:szCs w:val="20"/>
                <w:u w:val="single"/>
              </w:rPr>
              <w:t>10</w:t>
            </w:r>
            <w:r>
              <w:rPr>
                <w:rFonts w:ascii="宋体" w:hAnsi="宋体" w:cs="宋体" w:hint="eastAsia"/>
                <w:color w:val="FF0000"/>
                <w:sz w:val="20"/>
                <w:szCs w:val="20"/>
                <w:u w:val="single"/>
              </w:rPr>
              <w:t xml:space="preserve"> </w:t>
            </w:r>
            <w:r>
              <w:rPr>
                <w:rFonts w:ascii="宋体" w:hAnsi="宋体" w:cs="宋体" w:hint="eastAsia"/>
                <w:color w:val="FF0000"/>
                <w:sz w:val="20"/>
                <w:szCs w:val="20"/>
              </w:rPr>
              <w:t>%</w:t>
            </w:r>
            <w:r>
              <w:rPr>
                <w:rFonts w:ascii="宋体" w:hAnsi="宋体" w:cs="宋体" w:hint="eastAsia"/>
                <w:color w:val="000000"/>
                <w:sz w:val="20"/>
                <w:szCs w:val="20"/>
              </w:rPr>
              <w:t>的违约金并按主管部门相关规定处理。</w:t>
            </w:r>
          </w:p>
        </w:tc>
      </w:tr>
      <w:tr w:rsidR="002D1412" w:rsidTr="00D26A1C">
        <w:trPr>
          <w:trHeight w:val="454"/>
          <w:jc w:val="center"/>
        </w:trPr>
        <w:tc>
          <w:tcPr>
            <w:tcW w:w="840" w:type="dxa"/>
            <w:vMerge/>
            <w:vAlign w:val="center"/>
          </w:tcPr>
          <w:p w:rsidR="002D1412" w:rsidRDefault="002D1412" w:rsidP="00D26A1C">
            <w:pPr>
              <w:spacing w:line="360" w:lineRule="exact"/>
              <w:jc w:val="center"/>
              <w:rPr>
                <w:rFonts w:ascii="宋体" w:hAnsi="宋体"/>
                <w:b/>
                <w:sz w:val="20"/>
                <w:szCs w:val="20"/>
              </w:rPr>
            </w:pPr>
          </w:p>
        </w:tc>
        <w:tc>
          <w:tcPr>
            <w:tcW w:w="1457" w:type="dxa"/>
            <w:vMerge/>
            <w:vAlign w:val="center"/>
          </w:tcPr>
          <w:p w:rsidR="002D1412" w:rsidRDefault="002D1412" w:rsidP="00D26A1C">
            <w:pPr>
              <w:spacing w:line="360" w:lineRule="exact"/>
              <w:jc w:val="center"/>
              <w:rPr>
                <w:rFonts w:ascii="宋体" w:hAnsi="宋体"/>
                <w:b/>
                <w:sz w:val="20"/>
                <w:szCs w:val="20"/>
              </w:rPr>
            </w:pPr>
          </w:p>
        </w:tc>
        <w:tc>
          <w:tcPr>
            <w:tcW w:w="6523" w:type="dxa"/>
          </w:tcPr>
          <w:p w:rsidR="002D1412" w:rsidRDefault="002D1412" w:rsidP="00D26A1C">
            <w:pPr>
              <w:spacing w:line="360" w:lineRule="exact"/>
              <w:rPr>
                <w:rFonts w:ascii="宋体" w:hAnsi="宋体" w:cs="宋体"/>
                <w:color w:val="000000"/>
                <w:sz w:val="20"/>
                <w:szCs w:val="20"/>
              </w:rPr>
            </w:pPr>
            <w:r>
              <w:rPr>
                <w:rFonts w:ascii="宋体" w:hAnsi="宋体" w:cs="宋体" w:hint="eastAsia"/>
                <w:color w:val="000000"/>
                <w:sz w:val="20"/>
                <w:szCs w:val="20"/>
              </w:rPr>
              <w:t>1.2中标人逾期交货的，应当承担继续履行、采取补救措施或者赔偿损失等违约责任。</w:t>
            </w:r>
          </w:p>
        </w:tc>
      </w:tr>
      <w:tr w:rsidR="002D1412" w:rsidTr="00D26A1C">
        <w:trPr>
          <w:trHeight w:val="454"/>
          <w:jc w:val="center"/>
        </w:trPr>
        <w:tc>
          <w:tcPr>
            <w:tcW w:w="840" w:type="dxa"/>
            <w:vMerge/>
            <w:vAlign w:val="center"/>
          </w:tcPr>
          <w:p w:rsidR="002D1412" w:rsidRDefault="002D1412" w:rsidP="00D26A1C">
            <w:pPr>
              <w:spacing w:line="360" w:lineRule="exact"/>
              <w:jc w:val="center"/>
              <w:rPr>
                <w:rFonts w:ascii="宋体" w:hAnsi="宋体"/>
                <w:b/>
                <w:sz w:val="20"/>
                <w:szCs w:val="20"/>
              </w:rPr>
            </w:pPr>
          </w:p>
        </w:tc>
        <w:tc>
          <w:tcPr>
            <w:tcW w:w="1457" w:type="dxa"/>
            <w:vMerge/>
            <w:vAlign w:val="center"/>
          </w:tcPr>
          <w:p w:rsidR="002D1412" w:rsidRDefault="002D1412" w:rsidP="00D26A1C">
            <w:pPr>
              <w:spacing w:line="360" w:lineRule="exact"/>
              <w:jc w:val="center"/>
              <w:rPr>
                <w:rFonts w:ascii="宋体" w:hAnsi="宋体"/>
                <w:b/>
                <w:sz w:val="20"/>
                <w:szCs w:val="20"/>
              </w:rPr>
            </w:pPr>
          </w:p>
        </w:tc>
        <w:tc>
          <w:tcPr>
            <w:tcW w:w="6523" w:type="dxa"/>
          </w:tcPr>
          <w:p w:rsidR="002D1412" w:rsidRDefault="002D1412" w:rsidP="00D26A1C">
            <w:pPr>
              <w:spacing w:line="360" w:lineRule="exact"/>
              <w:rPr>
                <w:rFonts w:ascii="宋体" w:hAnsi="宋体" w:cs="宋体"/>
                <w:color w:val="000000"/>
                <w:sz w:val="20"/>
                <w:szCs w:val="20"/>
              </w:rPr>
            </w:pPr>
            <w:r>
              <w:rPr>
                <w:rFonts w:ascii="宋体" w:hAnsi="宋体" w:cs="宋体" w:hint="eastAsia"/>
                <w:color w:val="000000"/>
                <w:sz w:val="20"/>
                <w:szCs w:val="20"/>
              </w:rPr>
              <w:t>1.3中标人所交付产品、工程或服务不符合其投标承诺的，或在投标阶段为了中标而盲目虚假承诺、低价恶性竞争，在履约阶段则通过偷工减料、以次充好而获取利润的，采购人将根据标的的性质以及损失的大小，可以合理选择要求中标人承担修理、更换、重作、退货、减少价款或者报酬等违约责任。</w:t>
            </w:r>
          </w:p>
        </w:tc>
      </w:tr>
      <w:tr w:rsidR="002D1412" w:rsidTr="00D26A1C">
        <w:trPr>
          <w:trHeight w:val="454"/>
          <w:jc w:val="center"/>
        </w:trPr>
        <w:tc>
          <w:tcPr>
            <w:tcW w:w="840" w:type="dxa"/>
            <w:vMerge w:val="restart"/>
            <w:vAlign w:val="center"/>
          </w:tcPr>
          <w:p w:rsidR="002D1412" w:rsidRDefault="002D1412" w:rsidP="00D26A1C">
            <w:pPr>
              <w:spacing w:line="360" w:lineRule="exact"/>
              <w:jc w:val="center"/>
              <w:rPr>
                <w:rFonts w:ascii="宋体" w:hAnsi="宋体"/>
                <w:b/>
                <w:sz w:val="20"/>
                <w:szCs w:val="20"/>
              </w:rPr>
            </w:pPr>
            <w:r>
              <w:rPr>
                <w:rFonts w:ascii="宋体" w:hAnsi="宋体" w:hint="eastAsia"/>
                <w:b/>
                <w:sz w:val="20"/>
                <w:szCs w:val="20"/>
              </w:rPr>
              <w:t>2</w:t>
            </w:r>
          </w:p>
        </w:tc>
        <w:tc>
          <w:tcPr>
            <w:tcW w:w="1457" w:type="dxa"/>
            <w:vMerge w:val="restart"/>
            <w:vAlign w:val="center"/>
          </w:tcPr>
          <w:p w:rsidR="002D1412" w:rsidRDefault="002D1412" w:rsidP="00D26A1C">
            <w:pPr>
              <w:spacing w:line="360" w:lineRule="exact"/>
              <w:jc w:val="center"/>
              <w:rPr>
                <w:rFonts w:ascii="宋体" w:hAnsi="宋体"/>
                <w:b/>
                <w:sz w:val="20"/>
                <w:szCs w:val="20"/>
              </w:rPr>
            </w:pPr>
            <w:r>
              <w:rPr>
                <w:rFonts w:ascii="宋体" w:hAnsi="宋体" w:hint="eastAsia"/>
                <w:kern w:val="0"/>
                <w:szCs w:val="21"/>
              </w:rPr>
              <w:t>★</w:t>
            </w:r>
            <w:r>
              <w:rPr>
                <w:rFonts w:ascii="宋体" w:hAnsi="宋体" w:hint="eastAsia"/>
                <w:b/>
                <w:sz w:val="20"/>
                <w:szCs w:val="20"/>
              </w:rPr>
              <w:t>交货及付款要求</w:t>
            </w:r>
          </w:p>
        </w:tc>
        <w:tc>
          <w:tcPr>
            <w:tcW w:w="6523" w:type="dxa"/>
            <w:vAlign w:val="center"/>
          </w:tcPr>
          <w:p w:rsidR="002D1412" w:rsidRDefault="002D1412" w:rsidP="00D26A1C">
            <w:pPr>
              <w:spacing w:line="360" w:lineRule="exact"/>
              <w:rPr>
                <w:rFonts w:ascii="宋体" w:hAnsi="宋体" w:cs="宋体"/>
                <w:color w:val="FF0000"/>
                <w:sz w:val="20"/>
                <w:szCs w:val="20"/>
              </w:rPr>
            </w:pPr>
            <w:r>
              <w:rPr>
                <w:rFonts w:ascii="宋体" w:hAnsi="宋体" w:cs="宋体" w:hint="eastAsia"/>
                <w:color w:val="FF0000"/>
                <w:sz w:val="20"/>
                <w:szCs w:val="20"/>
              </w:rPr>
              <w:t>★2.1履约时间和地点：投标供应商在签订合同之日起60天内交货，特殊情况双方可另行约定交付时间，交货地点采购人指定地点。</w:t>
            </w:r>
          </w:p>
        </w:tc>
      </w:tr>
      <w:tr w:rsidR="002D1412" w:rsidTr="00D26A1C">
        <w:trPr>
          <w:trHeight w:val="449"/>
          <w:jc w:val="center"/>
        </w:trPr>
        <w:tc>
          <w:tcPr>
            <w:tcW w:w="840" w:type="dxa"/>
            <w:vMerge/>
            <w:vAlign w:val="center"/>
          </w:tcPr>
          <w:p w:rsidR="002D1412" w:rsidRDefault="002D1412" w:rsidP="00D26A1C">
            <w:pPr>
              <w:spacing w:line="360" w:lineRule="exact"/>
              <w:jc w:val="center"/>
              <w:rPr>
                <w:rFonts w:ascii="宋体" w:hAnsi="宋体"/>
                <w:b/>
                <w:sz w:val="20"/>
                <w:szCs w:val="20"/>
              </w:rPr>
            </w:pPr>
          </w:p>
        </w:tc>
        <w:tc>
          <w:tcPr>
            <w:tcW w:w="1457" w:type="dxa"/>
            <w:vMerge/>
            <w:vAlign w:val="center"/>
          </w:tcPr>
          <w:p w:rsidR="002D1412" w:rsidRDefault="002D1412" w:rsidP="00D26A1C">
            <w:pPr>
              <w:spacing w:line="360" w:lineRule="exact"/>
              <w:jc w:val="center"/>
              <w:rPr>
                <w:rFonts w:ascii="宋体" w:hAnsi="宋体"/>
                <w:b/>
                <w:sz w:val="20"/>
                <w:szCs w:val="20"/>
              </w:rPr>
            </w:pPr>
          </w:p>
        </w:tc>
        <w:tc>
          <w:tcPr>
            <w:tcW w:w="6523" w:type="dxa"/>
            <w:vAlign w:val="center"/>
          </w:tcPr>
          <w:p w:rsidR="002D1412" w:rsidRDefault="002D1412" w:rsidP="00D26A1C">
            <w:pPr>
              <w:spacing w:line="360" w:lineRule="auto"/>
              <w:rPr>
                <w:rFonts w:ascii="宋体" w:hAnsi="宋体" w:cs="宋体"/>
                <w:b/>
                <w:bCs/>
                <w:color w:val="FF0000"/>
                <w:sz w:val="20"/>
                <w:szCs w:val="20"/>
              </w:rPr>
            </w:pPr>
            <w:r>
              <w:rPr>
                <w:rFonts w:ascii="宋体" w:hAnsi="宋体" w:cs="宋体" w:hint="eastAsia"/>
                <w:color w:val="FF0000"/>
                <w:sz w:val="20"/>
                <w:szCs w:val="20"/>
              </w:rPr>
              <w:t>★2.2付款期限和方式：付款期限和方式：合同签订后15 日内，采购人向中标人支付合同总价35%的款项。货到指定地点、验收合格并提供全</w:t>
            </w:r>
            <w:r>
              <w:rPr>
                <w:rFonts w:ascii="宋体" w:hAnsi="宋体" w:cs="宋体" w:hint="eastAsia"/>
                <w:color w:val="FF0000"/>
                <w:sz w:val="20"/>
                <w:szCs w:val="20"/>
              </w:rPr>
              <w:lastRenderedPageBreak/>
              <w:t>额发票后，采购人向中标人支付合同总价 65 %的款项。如因财政预算下达不及时，采购人不视为违反合同，供应商应继续履行合同义务。</w:t>
            </w:r>
          </w:p>
        </w:tc>
      </w:tr>
      <w:tr w:rsidR="002D1412" w:rsidTr="00D26A1C">
        <w:trPr>
          <w:trHeight w:val="454"/>
          <w:jc w:val="center"/>
        </w:trPr>
        <w:tc>
          <w:tcPr>
            <w:tcW w:w="840" w:type="dxa"/>
            <w:vAlign w:val="center"/>
          </w:tcPr>
          <w:p w:rsidR="002D1412" w:rsidRDefault="002D1412" w:rsidP="00D26A1C">
            <w:pPr>
              <w:spacing w:line="360" w:lineRule="exact"/>
              <w:jc w:val="center"/>
              <w:rPr>
                <w:rFonts w:ascii="宋体" w:hAnsi="宋体"/>
                <w:b/>
                <w:sz w:val="20"/>
                <w:szCs w:val="20"/>
              </w:rPr>
            </w:pPr>
            <w:r>
              <w:rPr>
                <w:rFonts w:ascii="宋体" w:hAnsi="宋体" w:hint="eastAsia"/>
                <w:b/>
                <w:sz w:val="20"/>
                <w:szCs w:val="20"/>
              </w:rPr>
              <w:lastRenderedPageBreak/>
              <w:t>3</w:t>
            </w:r>
          </w:p>
        </w:tc>
        <w:tc>
          <w:tcPr>
            <w:tcW w:w="1457" w:type="dxa"/>
            <w:vAlign w:val="center"/>
          </w:tcPr>
          <w:p w:rsidR="002D1412" w:rsidRDefault="002D1412" w:rsidP="00D26A1C">
            <w:pPr>
              <w:spacing w:line="360" w:lineRule="exact"/>
              <w:jc w:val="center"/>
              <w:rPr>
                <w:rFonts w:ascii="宋体" w:hAnsi="宋体" w:cs="宋体"/>
                <w:b/>
                <w:color w:val="000000"/>
                <w:sz w:val="20"/>
                <w:szCs w:val="20"/>
              </w:rPr>
            </w:pPr>
            <w:r>
              <w:rPr>
                <w:rFonts w:ascii="宋体" w:hAnsi="宋体" w:cs="宋体" w:hint="eastAsia"/>
                <w:b/>
                <w:color w:val="000000"/>
                <w:sz w:val="20"/>
                <w:szCs w:val="20"/>
              </w:rPr>
              <w:t>验收条件</w:t>
            </w:r>
          </w:p>
        </w:tc>
        <w:tc>
          <w:tcPr>
            <w:tcW w:w="6523" w:type="dxa"/>
            <w:vAlign w:val="center"/>
          </w:tcPr>
          <w:p w:rsidR="002D1412" w:rsidRDefault="002D1412" w:rsidP="00D26A1C">
            <w:pPr>
              <w:spacing w:line="360" w:lineRule="exact"/>
              <w:rPr>
                <w:rFonts w:ascii="宋体" w:hAnsi="宋体" w:cs="宋体"/>
                <w:color w:val="FF0000"/>
                <w:sz w:val="20"/>
                <w:szCs w:val="20"/>
              </w:rPr>
            </w:pPr>
            <w:r>
              <w:rPr>
                <w:rFonts w:ascii="宋体" w:hAnsi="宋体" w:cs="宋体" w:hint="eastAsia"/>
                <w:color w:val="FF0000"/>
                <w:sz w:val="20"/>
                <w:szCs w:val="20"/>
              </w:rPr>
              <w:t>★3.1中标人货物经过双方检验认可后，签署验收报告，产品保修期自验收合格之日起算，由中标人提供产品保修文件。</w:t>
            </w:r>
          </w:p>
          <w:p w:rsidR="002D1412" w:rsidRDefault="002D1412" w:rsidP="00D26A1C">
            <w:pPr>
              <w:spacing w:line="360" w:lineRule="exact"/>
              <w:rPr>
                <w:rFonts w:ascii="宋体" w:hAnsi="宋体" w:cs="宋体"/>
                <w:color w:val="FF0000"/>
                <w:sz w:val="20"/>
                <w:szCs w:val="20"/>
              </w:rPr>
            </w:pPr>
            <w:r>
              <w:rPr>
                <w:rFonts w:ascii="宋体" w:hAnsi="宋体" w:cs="宋体" w:hint="eastAsia"/>
                <w:color w:val="FF0000"/>
                <w:sz w:val="20"/>
                <w:szCs w:val="20"/>
              </w:rPr>
              <w:t>★当满足以下条件时，采购人才向中标人签发货物验收报告：</w:t>
            </w:r>
          </w:p>
          <w:p w:rsidR="002D1412" w:rsidRDefault="002D1412" w:rsidP="00D26A1C">
            <w:pPr>
              <w:spacing w:line="360" w:lineRule="exact"/>
              <w:rPr>
                <w:rFonts w:ascii="宋体" w:hAnsi="宋体" w:cs="宋体"/>
                <w:color w:val="FF0000"/>
                <w:sz w:val="20"/>
                <w:szCs w:val="20"/>
              </w:rPr>
            </w:pPr>
            <w:r>
              <w:rPr>
                <w:rFonts w:ascii="宋体" w:hAnsi="宋体" w:cs="宋体" w:hint="eastAsia"/>
                <w:color w:val="FF0000"/>
                <w:sz w:val="20"/>
                <w:szCs w:val="20"/>
              </w:rPr>
              <w:t>a、中标人已按照合同规定提供了全部产品及完整的技术资料，其中技术资料包括但不限于货物配置清单、产品说明书、图纸、操作手册、维护手册（含维修密码及接口数据）、质量保证文件、服务指南，所有外文资料须提供中文译本。</w:t>
            </w:r>
          </w:p>
          <w:p w:rsidR="002D1412" w:rsidRDefault="002D1412" w:rsidP="00D26A1C">
            <w:pPr>
              <w:spacing w:line="360" w:lineRule="exact"/>
              <w:rPr>
                <w:rFonts w:ascii="宋体" w:hAnsi="宋体" w:cs="宋体"/>
                <w:color w:val="FF0000"/>
                <w:sz w:val="20"/>
                <w:szCs w:val="20"/>
              </w:rPr>
            </w:pPr>
            <w:r>
              <w:rPr>
                <w:rFonts w:ascii="宋体" w:hAnsi="宋体" w:cs="宋体" w:hint="eastAsia"/>
                <w:color w:val="FF0000"/>
                <w:sz w:val="20"/>
                <w:szCs w:val="20"/>
              </w:rPr>
              <w:t>b、货物符合招标文件技术规格书的要求，性能满足要求。</w:t>
            </w:r>
          </w:p>
          <w:p w:rsidR="002D1412" w:rsidRDefault="002D1412" w:rsidP="00D26A1C">
            <w:pPr>
              <w:spacing w:line="360" w:lineRule="exact"/>
              <w:rPr>
                <w:rFonts w:ascii="宋体" w:hAnsi="宋体" w:cs="宋体"/>
                <w:color w:val="FF0000"/>
                <w:sz w:val="20"/>
                <w:szCs w:val="20"/>
              </w:rPr>
            </w:pPr>
            <w:r>
              <w:rPr>
                <w:rFonts w:ascii="宋体" w:hAnsi="宋体" w:cs="宋体" w:hint="eastAsia"/>
                <w:color w:val="FF0000"/>
                <w:sz w:val="20"/>
                <w:szCs w:val="20"/>
              </w:rPr>
              <w:t>c、货物具备产品合格证。</w:t>
            </w:r>
          </w:p>
          <w:p w:rsidR="002D1412" w:rsidRDefault="002D1412" w:rsidP="00D26A1C">
            <w:pPr>
              <w:spacing w:line="360" w:lineRule="exact"/>
              <w:rPr>
                <w:rFonts w:ascii="宋体" w:hAnsi="宋体" w:cs="宋体"/>
                <w:color w:val="FF0000"/>
                <w:sz w:val="20"/>
                <w:szCs w:val="20"/>
              </w:rPr>
            </w:pPr>
            <w:r>
              <w:rPr>
                <w:rFonts w:ascii="宋体" w:hAnsi="宋体" w:cs="宋体" w:hint="eastAsia"/>
                <w:color w:val="FF0000"/>
                <w:sz w:val="20"/>
                <w:szCs w:val="20"/>
              </w:rPr>
              <w:t>d、货物如需计量检定的应提供相关计量检定部门出具的合法检定报告。</w:t>
            </w:r>
          </w:p>
          <w:p w:rsidR="002D1412" w:rsidRDefault="002D1412" w:rsidP="00D26A1C">
            <w:pPr>
              <w:spacing w:line="360" w:lineRule="exact"/>
              <w:rPr>
                <w:rFonts w:ascii="宋体" w:hAnsi="宋体" w:cs="宋体"/>
                <w:color w:val="FF0000"/>
                <w:sz w:val="20"/>
                <w:szCs w:val="20"/>
              </w:rPr>
            </w:pPr>
            <w:r>
              <w:rPr>
                <w:rFonts w:ascii="宋体" w:hAnsi="宋体" w:cs="宋体" w:hint="eastAsia"/>
                <w:color w:val="FF0000"/>
                <w:sz w:val="20"/>
                <w:szCs w:val="20"/>
              </w:rPr>
              <w:t>e、中标人负责将货物安全无损运抵采购人指定地点,并承担包括但不限于货物的包装、运输、保险、装卸、安装调试、培训、商检及计量检测、关税、增值税和进口代理等费用。</w:t>
            </w:r>
          </w:p>
          <w:p w:rsidR="002D1412" w:rsidRDefault="002D1412" w:rsidP="00D26A1C">
            <w:pPr>
              <w:spacing w:line="360" w:lineRule="exact"/>
              <w:rPr>
                <w:rFonts w:ascii="宋体" w:hAnsi="宋体" w:cs="宋体"/>
                <w:color w:val="FF0000"/>
                <w:sz w:val="20"/>
                <w:szCs w:val="20"/>
              </w:rPr>
            </w:pPr>
            <w:r>
              <w:rPr>
                <w:rFonts w:ascii="宋体" w:hAnsi="宋体" w:cs="宋体" w:hint="eastAsia"/>
                <w:color w:val="FF0000"/>
                <w:sz w:val="20"/>
                <w:szCs w:val="20"/>
              </w:rPr>
              <w:t>f、货物安装调试完毕，能正常运行。</w:t>
            </w:r>
          </w:p>
          <w:p w:rsidR="002D1412" w:rsidRDefault="002D1412" w:rsidP="00D26A1C">
            <w:pPr>
              <w:spacing w:line="360" w:lineRule="exact"/>
              <w:rPr>
                <w:rFonts w:ascii="宋体" w:hAnsi="宋体" w:cs="宋体"/>
                <w:color w:val="000000"/>
                <w:sz w:val="20"/>
                <w:szCs w:val="20"/>
              </w:rPr>
            </w:pPr>
            <w:r>
              <w:rPr>
                <w:rFonts w:ascii="宋体" w:hAnsi="宋体" w:cs="宋体" w:hint="eastAsia"/>
                <w:color w:val="FF0000"/>
                <w:sz w:val="20"/>
                <w:szCs w:val="20"/>
              </w:rPr>
              <w:t>g、采购人可委托第三方进行检测验收，相关费用中标人承担。</w:t>
            </w:r>
          </w:p>
        </w:tc>
      </w:tr>
      <w:tr w:rsidR="002D1412" w:rsidTr="00D26A1C">
        <w:trPr>
          <w:trHeight w:val="454"/>
          <w:jc w:val="center"/>
        </w:trPr>
        <w:tc>
          <w:tcPr>
            <w:tcW w:w="840" w:type="dxa"/>
            <w:vAlign w:val="center"/>
          </w:tcPr>
          <w:p w:rsidR="002D1412" w:rsidRDefault="002D1412" w:rsidP="00D26A1C">
            <w:pPr>
              <w:spacing w:line="360" w:lineRule="exact"/>
              <w:jc w:val="center"/>
              <w:rPr>
                <w:rFonts w:ascii="宋体" w:hAnsi="宋体"/>
                <w:b/>
                <w:sz w:val="20"/>
                <w:szCs w:val="20"/>
              </w:rPr>
            </w:pPr>
            <w:r>
              <w:rPr>
                <w:rFonts w:ascii="宋体" w:hAnsi="宋体" w:hint="eastAsia"/>
                <w:b/>
                <w:sz w:val="20"/>
                <w:szCs w:val="20"/>
              </w:rPr>
              <w:t>4</w:t>
            </w:r>
          </w:p>
        </w:tc>
        <w:tc>
          <w:tcPr>
            <w:tcW w:w="1457" w:type="dxa"/>
            <w:vAlign w:val="center"/>
          </w:tcPr>
          <w:p w:rsidR="002D1412" w:rsidRDefault="002D1412" w:rsidP="00D26A1C">
            <w:pPr>
              <w:spacing w:line="360" w:lineRule="exact"/>
              <w:jc w:val="center"/>
              <w:rPr>
                <w:rFonts w:ascii="宋体" w:hAnsi="宋体" w:cs="宋体"/>
                <w:b/>
                <w:color w:val="000000"/>
                <w:sz w:val="20"/>
                <w:szCs w:val="20"/>
              </w:rPr>
            </w:pPr>
            <w:r>
              <w:rPr>
                <w:rFonts w:ascii="宋体" w:hAnsi="宋体" w:cs="宋体" w:hint="eastAsia"/>
                <w:b/>
                <w:color w:val="000000"/>
                <w:sz w:val="20"/>
                <w:szCs w:val="20"/>
              </w:rPr>
              <w:t>争议解决方法</w:t>
            </w:r>
          </w:p>
        </w:tc>
        <w:tc>
          <w:tcPr>
            <w:tcW w:w="6523" w:type="dxa"/>
            <w:vAlign w:val="center"/>
          </w:tcPr>
          <w:p w:rsidR="002D1412" w:rsidRDefault="002D1412" w:rsidP="00D26A1C">
            <w:pPr>
              <w:spacing w:line="360" w:lineRule="exact"/>
              <w:rPr>
                <w:rFonts w:ascii="宋体" w:hAnsi="宋体" w:cs="宋体"/>
                <w:color w:val="000000"/>
                <w:sz w:val="20"/>
                <w:szCs w:val="20"/>
              </w:rPr>
            </w:pPr>
            <w:r>
              <w:rPr>
                <w:rFonts w:ascii="宋体" w:hAnsi="宋体" w:cs="宋体" w:hint="eastAsia"/>
                <w:color w:val="000000"/>
                <w:sz w:val="20"/>
                <w:szCs w:val="20"/>
              </w:rPr>
              <w:t>因货物的质量问题发生争议的，应当邀请国家认可的质量检测机构对货物质量进行鉴定。货物符合标准的，鉴定费由采购人承担；货物不符合质量标准的，鉴定费由中标人承担。</w:t>
            </w:r>
          </w:p>
          <w:p w:rsidR="002D1412" w:rsidRDefault="002D1412" w:rsidP="00D26A1C">
            <w:pPr>
              <w:spacing w:line="360" w:lineRule="exact"/>
              <w:rPr>
                <w:rFonts w:ascii="宋体" w:hAnsi="宋体" w:cs="宋体"/>
                <w:color w:val="000000"/>
                <w:sz w:val="20"/>
                <w:szCs w:val="20"/>
              </w:rPr>
            </w:pPr>
            <w:r>
              <w:rPr>
                <w:rFonts w:ascii="宋体" w:hAnsi="宋体" w:cs="宋体" w:hint="eastAsia"/>
                <w:color w:val="000000"/>
                <w:sz w:val="20"/>
                <w:szCs w:val="20"/>
              </w:rPr>
              <w:t>因履行本合同引起的或与本合同有关的争议，采购人、中标人双方应首先通过友好协商解决，如果协商不能解决争议，则向采购人所在地有管辖权的人民法院提起诉讼；</w:t>
            </w:r>
          </w:p>
        </w:tc>
      </w:tr>
      <w:tr w:rsidR="002D1412" w:rsidTr="00D26A1C">
        <w:trPr>
          <w:trHeight w:val="454"/>
          <w:jc w:val="center"/>
        </w:trPr>
        <w:tc>
          <w:tcPr>
            <w:tcW w:w="840" w:type="dxa"/>
            <w:vAlign w:val="center"/>
          </w:tcPr>
          <w:p w:rsidR="002D1412" w:rsidRDefault="002D1412" w:rsidP="00D26A1C">
            <w:pPr>
              <w:spacing w:line="360" w:lineRule="exact"/>
              <w:jc w:val="center"/>
              <w:rPr>
                <w:rFonts w:ascii="宋体" w:hAnsi="宋体"/>
                <w:b/>
                <w:sz w:val="20"/>
                <w:szCs w:val="20"/>
              </w:rPr>
            </w:pPr>
            <w:r>
              <w:rPr>
                <w:rFonts w:ascii="宋体" w:hAnsi="宋体" w:hint="eastAsia"/>
                <w:b/>
                <w:sz w:val="20"/>
                <w:szCs w:val="20"/>
              </w:rPr>
              <w:t>5</w:t>
            </w:r>
          </w:p>
        </w:tc>
        <w:tc>
          <w:tcPr>
            <w:tcW w:w="1457" w:type="dxa"/>
            <w:vAlign w:val="center"/>
          </w:tcPr>
          <w:p w:rsidR="002D1412" w:rsidRDefault="002D1412" w:rsidP="00D26A1C">
            <w:pPr>
              <w:spacing w:line="360" w:lineRule="exact"/>
              <w:jc w:val="center"/>
              <w:rPr>
                <w:rFonts w:ascii="宋体" w:hAnsi="宋体"/>
                <w:color w:val="000000"/>
                <w:sz w:val="20"/>
                <w:szCs w:val="20"/>
              </w:rPr>
            </w:pPr>
            <w:r>
              <w:rPr>
                <w:rFonts w:ascii="宋体" w:hAnsi="宋体" w:cs="宋体" w:hint="eastAsia"/>
                <w:b/>
                <w:bCs/>
                <w:color w:val="000000"/>
                <w:sz w:val="20"/>
                <w:szCs w:val="20"/>
              </w:rPr>
              <w:t>运输、安装条件</w:t>
            </w:r>
          </w:p>
        </w:tc>
        <w:tc>
          <w:tcPr>
            <w:tcW w:w="6523" w:type="dxa"/>
            <w:vAlign w:val="center"/>
          </w:tcPr>
          <w:p w:rsidR="002D1412" w:rsidRDefault="002D1412" w:rsidP="00D26A1C">
            <w:pPr>
              <w:spacing w:line="360" w:lineRule="exact"/>
              <w:rPr>
                <w:rFonts w:ascii="宋体" w:hAnsi="宋体" w:cs="宋体"/>
                <w:bCs/>
                <w:color w:val="000000"/>
                <w:sz w:val="20"/>
                <w:szCs w:val="20"/>
              </w:rPr>
            </w:pPr>
            <w:r>
              <w:rPr>
                <w:rFonts w:ascii="宋体" w:hAnsi="宋体" w:cs="宋体" w:hint="eastAsia"/>
                <w:color w:val="000000"/>
                <w:sz w:val="20"/>
                <w:szCs w:val="20"/>
              </w:rPr>
              <w:t>投标供应商须在签订合同之日起 3天内向采购人提供设备的运行、安装、使用环境要求。</w:t>
            </w:r>
          </w:p>
        </w:tc>
      </w:tr>
      <w:tr w:rsidR="002D1412" w:rsidTr="00D26A1C">
        <w:trPr>
          <w:trHeight w:val="454"/>
          <w:jc w:val="center"/>
        </w:trPr>
        <w:tc>
          <w:tcPr>
            <w:tcW w:w="840" w:type="dxa"/>
            <w:vMerge w:val="restart"/>
            <w:vAlign w:val="center"/>
          </w:tcPr>
          <w:p w:rsidR="002D1412" w:rsidRDefault="002D1412" w:rsidP="00D26A1C">
            <w:pPr>
              <w:spacing w:line="360" w:lineRule="exact"/>
              <w:jc w:val="center"/>
              <w:rPr>
                <w:rFonts w:ascii="宋体" w:hAnsi="宋体"/>
                <w:b/>
                <w:sz w:val="20"/>
                <w:szCs w:val="20"/>
              </w:rPr>
            </w:pPr>
            <w:r>
              <w:rPr>
                <w:rFonts w:ascii="宋体" w:hAnsi="宋体" w:hint="eastAsia"/>
                <w:b/>
                <w:sz w:val="20"/>
                <w:szCs w:val="20"/>
              </w:rPr>
              <w:t>6</w:t>
            </w:r>
          </w:p>
        </w:tc>
        <w:tc>
          <w:tcPr>
            <w:tcW w:w="1457" w:type="dxa"/>
            <w:vMerge w:val="restart"/>
            <w:vAlign w:val="center"/>
          </w:tcPr>
          <w:p w:rsidR="002D1412" w:rsidRDefault="002D1412" w:rsidP="00D26A1C">
            <w:pPr>
              <w:spacing w:line="360" w:lineRule="exact"/>
              <w:jc w:val="center"/>
              <w:rPr>
                <w:rFonts w:ascii="宋体" w:hAnsi="宋体"/>
                <w:b/>
                <w:sz w:val="20"/>
                <w:szCs w:val="20"/>
              </w:rPr>
            </w:pPr>
            <w:r>
              <w:rPr>
                <w:rFonts w:ascii="宋体" w:hAnsi="宋体"/>
                <w:b/>
                <w:sz w:val="20"/>
                <w:szCs w:val="20"/>
              </w:rPr>
              <w:t>培训</w:t>
            </w:r>
          </w:p>
        </w:tc>
        <w:tc>
          <w:tcPr>
            <w:tcW w:w="6523" w:type="dxa"/>
          </w:tcPr>
          <w:p w:rsidR="002D1412" w:rsidRDefault="002D1412" w:rsidP="00D26A1C">
            <w:pPr>
              <w:widowControl/>
              <w:jc w:val="left"/>
              <w:rPr>
                <w:rFonts w:ascii="宋体" w:hAnsi="宋体" w:cs="宋体"/>
                <w:color w:val="000000"/>
                <w:sz w:val="20"/>
                <w:szCs w:val="20"/>
              </w:rPr>
            </w:pPr>
            <w:r>
              <w:rPr>
                <w:rFonts w:ascii="宋体" w:hAnsi="宋体" w:cs="宋体" w:hint="eastAsia"/>
                <w:color w:val="000000"/>
                <w:sz w:val="20"/>
                <w:szCs w:val="20"/>
              </w:rPr>
              <w:t>6.1投标供应商应派专业技术人员免费对采购单位指定人员进行定期培训及指导，直至其完全掌握设备的基本故障处理技术。</w:t>
            </w:r>
          </w:p>
        </w:tc>
      </w:tr>
      <w:tr w:rsidR="002D1412" w:rsidTr="00D26A1C">
        <w:trPr>
          <w:trHeight w:val="454"/>
          <w:jc w:val="center"/>
        </w:trPr>
        <w:tc>
          <w:tcPr>
            <w:tcW w:w="840" w:type="dxa"/>
            <w:vMerge/>
            <w:vAlign w:val="center"/>
          </w:tcPr>
          <w:p w:rsidR="002D1412" w:rsidRDefault="002D1412" w:rsidP="00D26A1C">
            <w:pPr>
              <w:spacing w:line="360" w:lineRule="exact"/>
              <w:jc w:val="center"/>
              <w:rPr>
                <w:rFonts w:ascii="宋体" w:hAnsi="宋体"/>
                <w:b/>
                <w:sz w:val="20"/>
                <w:szCs w:val="20"/>
              </w:rPr>
            </w:pPr>
          </w:p>
        </w:tc>
        <w:tc>
          <w:tcPr>
            <w:tcW w:w="1457" w:type="dxa"/>
            <w:vMerge/>
            <w:vAlign w:val="center"/>
          </w:tcPr>
          <w:p w:rsidR="002D1412" w:rsidRDefault="002D1412" w:rsidP="00D26A1C">
            <w:pPr>
              <w:spacing w:line="360" w:lineRule="exact"/>
              <w:rPr>
                <w:rFonts w:ascii="宋体" w:hAnsi="宋体"/>
                <w:b/>
                <w:sz w:val="20"/>
                <w:szCs w:val="20"/>
              </w:rPr>
            </w:pPr>
          </w:p>
        </w:tc>
        <w:tc>
          <w:tcPr>
            <w:tcW w:w="6523" w:type="dxa"/>
          </w:tcPr>
          <w:p w:rsidR="002D1412" w:rsidRDefault="002D1412" w:rsidP="00D26A1C">
            <w:pPr>
              <w:widowControl/>
              <w:jc w:val="left"/>
              <w:rPr>
                <w:rFonts w:ascii="宋体" w:hAnsi="宋体" w:cs="宋体"/>
                <w:color w:val="000000"/>
                <w:sz w:val="20"/>
                <w:szCs w:val="20"/>
              </w:rPr>
            </w:pPr>
            <w:r>
              <w:rPr>
                <w:rFonts w:ascii="宋体" w:hAnsi="宋体" w:cs="宋体" w:hint="eastAsia"/>
                <w:color w:val="000000"/>
                <w:sz w:val="20"/>
                <w:szCs w:val="20"/>
              </w:rPr>
              <w:t>6.2 现场培训：投标供应商应提供现场技术培训，保证使用人员正常操作设备的各种功能。</w:t>
            </w:r>
          </w:p>
        </w:tc>
      </w:tr>
      <w:tr w:rsidR="002D1412" w:rsidTr="00D26A1C">
        <w:trPr>
          <w:trHeight w:val="454"/>
          <w:jc w:val="center"/>
        </w:trPr>
        <w:tc>
          <w:tcPr>
            <w:tcW w:w="840" w:type="dxa"/>
            <w:vMerge w:val="restart"/>
            <w:vAlign w:val="center"/>
          </w:tcPr>
          <w:p w:rsidR="002D1412" w:rsidRDefault="002D1412" w:rsidP="00D26A1C">
            <w:pPr>
              <w:spacing w:line="360" w:lineRule="exact"/>
              <w:jc w:val="center"/>
              <w:rPr>
                <w:rFonts w:ascii="宋体" w:hAnsi="宋体"/>
                <w:b/>
                <w:sz w:val="20"/>
                <w:szCs w:val="20"/>
              </w:rPr>
            </w:pPr>
            <w:r>
              <w:rPr>
                <w:rFonts w:ascii="宋体" w:hAnsi="宋体" w:hint="eastAsia"/>
                <w:b/>
                <w:sz w:val="20"/>
                <w:szCs w:val="20"/>
              </w:rPr>
              <w:t>7</w:t>
            </w:r>
          </w:p>
        </w:tc>
        <w:tc>
          <w:tcPr>
            <w:tcW w:w="1457" w:type="dxa"/>
            <w:vMerge w:val="restart"/>
            <w:vAlign w:val="center"/>
          </w:tcPr>
          <w:p w:rsidR="002D1412" w:rsidRDefault="002D1412" w:rsidP="00D26A1C">
            <w:pPr>
              <w:spacing w:line="360" w:lineRule="exact"/>
              <w:jc w:val="center"/>
              <w:rPr>
                <w:rFonts w:ascii="宋体" w:hAnsi="宋体"/>
                <w:b/>
                <w:sz w:val="20"/>
                <w:szCs w:val="20"/>
              </w:rPr>
            </w:pPr>
            <w:r>
              <w:rPr>
                <w:rFonts w:ascii="宋体" w:hAnsi="宋体"/>
                <w:b/>
                <w:sz w:val="20"/>
                <w:szCs w:val="20"/>
              </w:rPr>
              <w:t>知识产权</w:t>
            </w:r>
          </w:p>
        </w:tc>
        <w:tc>
          <w:tcPr>
            <w:tcW w:w="6523" w:type="dxa"/>
          </w:tcPr>
          <w:p w:rsidR="002D1412" w:rsidRDefault="002D1412" w:rsidP="00D26A1C">
            <w:pPr>
              <w:rPr>
                <w:rFonts w:ascii="宋体" w:hAnsi="宋体" w:cs="宋体"/>
                <w:sz w:val="20"/>
                <w:szCs w:val="20"/>
              </w:rPr>
            </w:pPr>
            <w:r>
              <w:rPr>
                <w:rFonts w:ascii="宋体" w:hAnsi="宋体" w:cs="宋体" w:hint="eastAsia"/>
                <w:color w:val="000000"/>
                <w:sz w:val="20"/>
                <w:szCs w:val="20"/>
              </w:rPr>
              <w:t>7.1中标人提供的货物必须是合法厂家生产和经销的原包装产品（包括零配件），必须具备生产日期、厂家、厂址、产品合格证。</w:t>
            </w:r>
          </w:p>
        </w:tc>
      </w:tr>
      <w:tr w:rsidR="002D1412" w:rsidTr="00D26A1C">
        <w:trPr>
          <w:trHeight w:val="454"/>
          <w:jc w:val="center"/>
        </w:trPr>
        <w:tc>
          <w:tcPr>
            <w:tcW w:w="840" w:type="dxa"/>
            <w:vMerge/>
            <w:vAlign w:val="center"/>
          </w:tcPr>
          <w:p w:rsidR="002D1412" w:rsidRDefault="002D1412" w:rsidP="00D26A1C">
            <w:pPr>
              <w:spacing w:line="360" w:lineRule="exact"/>
              <w:jc w:val="center"/>
              <w:rPr>
                <w:rFonts w:ascii="宋体" w:hAnsi="宋体"/>
                <w:b/>
                <w:sz w:val="20"/>
                <w:szCs w:val="20"/>
              </w:rPr>
            </w:pPr>
          </w:p>
        </w:tc>
        <w:tc>
          <w:tcPr>
            <w:tcW w:w="1457" w:type="dxa"/>
            <w:vMerge/>
            <w:vAlign w:val="center"/>
          </w:tcPr>
          <w:p w:rsidR="002D1412" w:rsidRDefault="002D1412" w:rsidP="00D26A1C">
            <w:pPr>
              <w:spacing w:line="360" w:lineRule="exact"/>
              <w:jc w:val="center"/>
              <w:rPr>
                <w:rFonts w:ascii="宋体" w:hAnsi="宋体"/>
                <w:b/>
                <w:sz w:val="20"/>
                <w:szCs w:val="20"/>
              </w:rPr>
            </w:pPr>
          </w:p>
        </w:tc>
        <w:tc>
          <w:tcPr>
            <w:tcW w:w="6523" w:type="dxa"/>
          </w:tcPr>
          <w:p w:rsidR="002D1412" w:rsidRDefault="002D1412" w:rsidP="00D26A1C">
            <w:pPr>
              <w:widowControl/>
              <w:jc w:val="left"/>
              <w:rPr>
                <w:rFonts w:ascii="宋体" w:hAnsi="宋体" w:cs="宋体"/>
                <w:color w:val="000000"/>
                <w:sz w:val="20"/>
                <w:szCs w:val="20"/>
              </w:rPr>
            </w:pPr>
            <w:r>
              <w:rPr>
                <w:rFonts w:ascii="宋体" w:hAnsi="宋体" w:cs="宋体" w:hint="eastAsia"/>
                <w:color w:val="000000"/>
                <w:sz w:val="20"/>
                <w:szCs w:val="20"/>
              </w:rPr>
              <w:t>7.2中标人应保证采购人在使用该货物或其任何一部分时，免受第三方提出的侵犯其专利权、商标权、著作权或其它知识产权的起诉。投标人保证所提供软件的合法性，所发生的任何知识产权纠纷与采购人无关。若因为知识产权纠纷造成的一切损害赔偿及损失由中标人承担，包括但不限于实际损失、预期损失和对方要求赔偿损失及支出的律师费、交通费和差旅费等。</w:t>
            </w:r>
          </w:p>
        </w:tc>
      </w:tr>
      <w:tr w:rsidR="002D1412" w:rsidTr="00D26A1C">
        <w:trPr>
          <w:trHeight w:val="454"/>
          <w:jc w:val="center"/>
        </w:trPr>
        <w:tc>
          <w:tcPr>
            <w:tcW w:w="840" w:type="dxa"/>
            <w:vMerge/>
            <w:vAlign w:val="center"/>
          </w:tcPr>
          <w:p w:rsidR="002D1412" w:rsidRDefault="002D1412" w:rsidP="00D26A1C">
            <w:pPr>
              <w:spacing w:line="360" w:lineRule="exact"/>
              <w:jc w:val="center"/>
              <w:rPr>
                <w:rFonts w:ascii="宋体" w:hAnsi="宋体"/>
                <w:b/>
              </w:rPr>
            </w:pPr>
          </w:p>
        </w:tc>
        <w:tc>
          <w:tcPr>
            <w:tcW w:w="1457" w:type="dxa"/>
            <w:vMerge/>
            <w:vAlign w:val="center"/>
          </w:tcPr>
          <w:p w:rsidR="002D1412" w:rsidRDefault="002D1412" w:rsidP="00D26A1C">
            <w:pPr>
              <w:spacing w:line="360" w:lineRule="exact"/>
              <w:rPr>
                <w:rFonts w:ascii="宋体" w:hAnsi="宋体"/>
                <w:b/>
              </w:rPr>
            </w:pPr>
          </w:p>
        </w:tc>
        <w:tc>
          <w:tcPr>
            <w:tcW w:w="6523" w:type="dxa"/>
          </w:tcPr>
          <w:p w:rsidR="002D1412" w:rsidRDefault="002D1412" w:rsidP="00D26A1C">
            <w:pPr>
              <w:rPr>
                <w:rFonts w:ascii="宋体" w:hAnsi="宋体" w:cs="宋体"/>
                <w:color w:val="000000"/>
                <w:sz w:val="20"/>
                <w:szCs w:val="20"/>
              </w:rPr>
            </w:pPr>
            <w:r>
              <w:rPr>
                <w:rFonts w:ascii="宋体" w:hAnsi="宋体" w:cs="宋体" w:hint="eastAsia"/>
                <w:color w:val="000000"/>
                <w:sz w:val="20"/>
                <w:szCs w:val="20"/>
              </w:rPr>
              <w:t>7.3采购人购买产品后，有权对该产品与其他设备进行配套、整合或适当改进，而免受侵犯专利权的起诉。</w:t>
            </w:r>
          </w:p>
        </w:tc>
      </w:tr>
      <w:tr w:rsidR="002D1412" w:rsidTr="00D26A1C">
        <w:trPr>
          <w:trHeight w:val="454"/>
          <w:jc w:val="center"/>
        </w:trPr>
        <w:tc>
          <w:tcPr>
            <w:tcW w:w="840" w:type="dxa"/>
            <w:vAlign w:val="center"/>
          </w:tcPr>
          <w:p w:rsidR="002D1412" w:rsidRDefault="002D1412" w:rsidP="00D26A1C">
            <w:pPr>
              <w:spacing w:line="360" w:lineRule="exact"/>
              <w:jc w:val="center"/>
              <w:rPr>
                <w:rFonts w:ascii="宋体" w:hAnsi="宋体"/>
                <w:b/>
              </w:rPr>
            </w:pPr>
            <w:r>
              <w:rPr>
                <w:rFonts w:hint="eastAsia"/>
                <w:b/>
              </w:rPr>
              <w:t>8</w:t>
            </w:r>
          </w:p>
        </w:tc>
        <w:tc>
          <w:tcPr>
            <w:tcW w:w="1457" w:type="dxa"/>
            <w:vAlign w:val="center"/>
          </w:tcPr>
          <w:p w:rsidR="002D1412" w:rsidRDefault="002D1412" w:rsidP="00D26A1C">
            <w:pPr>
              <w:spacing w:line="360" w:lineRule="exact"/>
              <w:jc w:val="center"/>
              <w:rPr>
                <w:rFonts w:ascii="宋体" w:hAnsi="宋体"/>
                <w:b/>
              </w:rPr>
            </w:pPr>
            <w:r>
              <w:rPr>
                <w:rFonts w:ascii="宋体" w:hAnsi="宋体"/>
                <w:b/>
                <w:color w:val="000000"/>
                <w:sz w:val="20"/>
                <w:szCs w:val="20"/>
              </w:rPr>
              <w:t>其他</w:t>
            </w:r>
          </w:p>
        </w:tc>
        <w:tc>
          <w:tcPr>
            <w:tcW w:w="6523" w:type="dxa"/>
            <w:vAlign w:val="center"/>
          </w:tcPr>
          <w:p w:rsidR="002D1412" w:rsidRDefault="002D1412" w:rsidP="00D26A1C">
            <w:pPr>
              <w:widowControl/>
              <w:rPr>
                <w:rFonts w:ascii="宋体" w:hAnsi="宋体" w:cs="宋体"/>
                <w:color w:val="000000"/>
                <w:sz w:val="20"/>
                <w:szCs w:val="20"/>
              </w:rPr>
            </w:pPr>
            <w:r>
              <w:rPr>
                <w:rFonts w:ascii="宋体" w:hAnsi="宋体" w:cs="宋体" w:hint="eastAsia"/>
                <w:color w:val="000000"/>
                <w:sz w:val="20"/>
                <w:szCs w:val="20"/>
              </w:rPr>
              <w:t>投标供应商应按其投标文件中的承诺，进行其他售后服务工作。</w:t>
            </w:r>
          </w:p>
        </w:tc>
      </w:tr>
    </w:tbl>
    <w:p w:rsidR="00804254" w:rsidRPr="002D1412" w:rsidRDefault="00804254">
      <w:pPr>
        <w:rPr>
          <w:b/>
        </w:rPr>
      </w:pPr>
    </w:p>
    <w:p w:rsidR="00804254" w:rsidRDefault="00804254">
      <w:pPr>
        <w:pStyle w:val="a5"/>
        <w:spacing w:beforeLines="25" w:before="60" w:afterLines="25" w:after="60"/>
        <w:ind w:firstLine="0"/>
        <w:rPr>
          <w:rFonts w:ascii="宋体" w:hAnsi="宋体"/>
          <w:szCs w:val="21"/>
        </w:rPr>
      </w:pPr>
    </w:p>
    <w:p w:rsidR="00804254" w:rsidRDefault="00BF3689">
      <w:pPr>
        <w:widowControl/>
        <w:jc w:val="left"/>
        <w:rPr>
          <w:rFonts w:ascii="宋体" w:hAnsi="宋体"/>
          <w:b/>
          <w:bCs/>
          <w:kern w:val="0"/>
          <w:sz w:val="28"/>
          <w:szCs w:val="28"/>
        </w:rPr>
      </w:pPr>
      <w:r>
        <w:rPr>
          <w:sz w:val="28"/>
          <w:szCs w:val="28"/>
        </w:rPr>
        <w:lastRenderedPageBreak/>
        <w:br w:type="page"/>
      </w:r>
    </w:p>
    <w:p w:rsidR="00804254" w:rsidRDefault="00BF3689">
      <w:pPr>
        <w:pStyle w:val="2"/>
        <w:spacing w:beforeLines="50" w:before="120" w:afterLines="50" w:after="120"/>
        <w:rPr>
          <w:sz w:val="28"/>
          <w:szCs w:val="28"/>
        </w:rPr>
      </w:pPr>
      <w:r>
        <w:rPr>
          <w:rFonts w:hint="eastAsia"/>
          <w:sz w:val="28"/>
          <w:szCs w:val="28"/>
        </w:rPr>
        <w:lastRenderedPageBreak/>
        <w:t>六、其他重要条款</w:t>
      </w:r>
    </w:p>
    <w:p w:rsidR="00804254" w:rsidRDefault="00BF3689">
      <w:pPr>
        <w:ind w:firstLineChars="200" w:firstLine="42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804254" w:rsidRDefault="00BF3689" w:rsidP="00CA2ED9">
      <w:pPr>
        <w:pStyle w:val="a5"/>
        <w:spacing w:beforeLines="25" w:before="60" w:afterLines="25" w:after="60"/>
        <w:ind w:firstLineChars="187" w:firstLine="393"/>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804254" w:rsidRDefault="00BF3689">
      <w:pPr>
        <w:ind w:firstLineChars="200" w:firstLine="42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rsidR="00804254" w:rsidRDefault="00BF3689">
      <w:pPr>
        <w:ind w:firstLineChars="200" w:firstLine="420"/>
        <w:rPr>
          <w:bCs/>
          <w:szCs w:val="21"/>
        </w:rPr>
      </w:pPr>
      <w:r>
        <w:rPr>
          <w:rFonts w:hint="eastAsia"/>
          <w:bCs/>
          <w:szCs w:val="21"/>
        </w:rPr>
        <w:t>4</w:t>
      </w:r>
      <w:r>
        <w:rPr>
          <w:rFonts w:hint="eastAsia"/>
          <w:bCs/>
          <w:szCs w:val="21"/>
        </w:rPr>
        <w:t>、除政府采购合同继续履行将损害国家利益和社会公共利益外，双方当事人不得擅自变更、中止或者终止合同。</w:t>
      </w:r>
    </w:p>
    <w:p w:rsidR="00804254" w:rsidRDefault="00BF3689">
      <w:pPr>
        <w:ind w:firstLineChars="200" w:firstLine="420"/>
        <w:rPr>
          <w:bCs/>
          <w:szCs w:val="21"/>
        </w:rPr>
      </w:pPr>
      <w:r>
        <w:rPr>
          <w:rFonts w:hint="eastAsia"/>
          <w:bCs/>
          <w:szCs w:val="21"/>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如开标当日网站出现网站无法打开的特殊情况，相关信息则以中标通知书发出前的查询结果为准。</w:t>
      </w:r>
    </w:p>
    <w:p w:rsidR="00804254" w:rsidRDefault="00BF3689">
      <w:pPr>
        <w:ind w:firstLineChars="200" w:firstLine="420"/>
        <w:rPr>
          <w:bCs/>
          <w:szCs w:val="21"/>
        </w:rPr>
      </w:pPr>
      <w:r>
        <w:rPr>
          <w:rFonts w:hint="eastAsia"/>
          <w:bCs/>
          <w:szCs w:val="21"/>
        </w:rPr>
        <w:t>6</w:t>
      </w:r>
      <w:r>
        <w:rPr>
          <w:rFonts w:hint="eastAsia"/>
          <w:bCs/>
          <w:szCs w:val="21"/>
        </w:rPr>
        <w:t>、供应商提供报价合理性、澄清、说明、补正或者错误的修正的方式，包括但不限于现场提交（地址：深圳市罗湖区深南东路</w:t>
      </w:r>
      <w:r>
        <w:rPr>
          <w:rFonts w:hint="eastAsia"/>
          <w:bCs/>
          <w:szCs w:val="21"/>
        </w:rPr>
        <w:t>1076</w:t>
      </w:r>
      <w:r>
        <w:rPr>
          <w:rFonts w:hint="eastAsia"/>
          <w:bCs/>
          <w:szCs w:val="21"/>
        </w:rPr>
        <w:t>号党群服务中心</w:t>
      </w:r>
      <w:r>
        <w:rPr>
          <w:rFonts w:hint="eastAsia"/>
          <w:bCs/>
          <w:szCs w:val="21"/>
        </w:rPr>
        <w:t>4</w:t>
      </w:r>
      <w:r>
        <w:rPr>
          <w:rFonts w:hint="eastAsia"/>
          <w:bCs/>
          <w:szCs w:val="21"/>
        </w:rPr>
        <w:t>楼）、电邮提交（邮箱：</w:t>
      </w:r>
      <w:r>
        <w:rPr>
          <w:rFonts w:hint="eastAsia"/>
          <w:bCs/>
          <w:szCs w:val="21"/>
        </w:rPr>
        <w:t>szexlhfgs@szexgrp.com</w:t>
      </w:r>
      <w:r>
        <w:rPr>
          <w:rFonts w:hint="eastAsia"/>
          <w:bCs/>
          <w:szCs w:val="21"/>
        </w:rPr>
        <w:t>）等便捷方式。</w:t>
      </w:r>
    </w:p>
    <w:p w:rsidR="00804254" w:rsidRDefault="00804254">
      <w:pPr>
        <w:ind w:firstLineChars="200" w:firstLine="420"/>
        <w:rPr>
          <w:bCs/>
          <w:szCs w:val="21"/>
        </w:rPr>
      </w:pPr>
    </w:p>
    <w:p w:rsidR="00804254" w:rsidRDefault="00804254">
      <w:pPr>
        <w:rPr>
          <w:rFonts w:ascii="宋体" w:hAnsi="宋体"/>
        </w:rPr>
      </w:pPr>
    </w:p>
    <w:p w:rsidR="00804254" w:rsidRDefault="00BF3689">
      <w:pPr>
        <w:widowControl/>
        <w:jc w:val="left"/>
        <w:rPr>
          <w:rFonts w:ascii="宋体" w:hAnsi="宋体"/>
          <w:b/>
          <w:bCs/>
          <w:kern w:val="0"/>
          <w:sz w:val="24"/>
          <w:szCs w:val="20"/>
        </w:rPr>
      </w:pPr>
      <w:r>
        <w:br w:type="page"/>
      </w:r>
    </w:p>
    <w:p w:rsidR="00804254" w:rsidRDefault="00804254">
      <w:pPr>
        <w:pStyle w:val="ac"/>
        <w:rPr>
          <w:rFonts w:ascii="宋体" w:hAnsi="宋体"/>
        </w:rPr>
        <w:sectPr w:rsidR="00804254">
          <w:pgSz w:w="11907" w:h="16840"/>
          <w:pgMar w:top="1440" w:right="1797" w:bottom="1440" w:left="1797" w:header="851" w:footer="992" w:gutter="0"/>
          <w:cols w:space="425"/>
          <w:titlePg/>
          <w:docGrid w:linePitch="462"/>
        </w:sectPr>
      </w:pPr>
    </w:p>
    <w:p w:rsidR="00804254" w:rsidRDefault="00BF3689">
      <w:pPr>
        <w:pStyle w:val="2"/>
        <w:rPr>
          <w:kern w:val="2"/>
        </w:rPr>
      </w:pPr>
      <w:r>
        <w:rPr>
          <w:rFonts w:hint="eastAsia"/>
          <w:kern w:val="2"/>
        </w:rPr>
        <w:lastRenderedPageBreak/>
        <w:t>第四章</w:t>
      </w:r>
      <w:r>
        <w:rPr>
          <w:kern w:val="2"/>
        </w:rPr>
        <w:t xml:space="preserve"> </w:t>
      </w:r>
      <w:r>
        <w:rPr>
          <w:rFonts w:hint="eastAsia"/>
          <w:kern w:val="2"/>
        </w:rPr>
        <w:t xml:space="preserve"> 投标文件组成要求及格式</w:t>
      </w:r>
    </w:p>
    <w:p w:rsidR="00804254" w:rsidRDefault="00BF3689">
      <w:pPr>
        <w:rPr>
          <w:rStyle w:val="3Char2"/>
          <w:sz w:val="24"/>
        </w:rPr>
      </w:pPr>
      <w:r>
        <w:rPr>
          <w:rStyle w:val="3Char2"/>
          <w:rFonts w:hint="eastAsia"/>
          <w:sz w:val="24"/>
        </w:rPr>
        <w:t>特别提醒：</w:t>
      </w:r>
    </w:p>
    <w:p w:rsidR="00804254" w:rsidRDefault="00BF3689">
      <w:pPr>
        <w:ind w:firstLineChars="200" w:firstLine="48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804254" w:rsidRDefault="00BF3689">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rsidR="00804254" w:rsidRDefault="00BF3689">
      <w:pPr>
        <w:widowControl/>
        <w:jc w:val="left"/>
        <w:rPr>
          <w:rFonts w:ascii="宋体" w:hAnsi="宋体" w:cs="宋体"/>
          <w:kern w:val="0"/>
          <w:sz w:val="24"/>
        </w:rPr>
      </w:pPr>
      <w:r>
        <w:rPr>
          <w:noProof/>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12"/>
                    <a:stretch>
                      <a:fillRect/>
                    </a:stretch>
                  </pic:blipFill>
                  <pic:spPr>
                    <a:xfrm>
                      <a:off x="0" y="0"/>
                      <a:ext cx="5162550" cy="4011295"/>
                    </a:xfrm>
                    <a:prstGeom prst="rect">
                      <a:avLst/>
                    </a:prstGeom>
                  </pic:spPr>
                </pic:pic>
              </a:graphicData>
            </a:graphic>
          </wp:inline>
        </w:drawing>
      </w:r>
    </w:p>
    <w:p w:rsidR="00804254" w:rsidRDefault="00BF3689">
      <w:pPr>
        <w:ind w:firstLineChars="200" w:firstLine="480"/>
        <w:rPr>
          <w:rFonts w:ascii="仿宋_GB2312" w:eastAsia="仿宋_GB2312"/>
          <w:sz w:val="24"/>
        </w:rPr>
      </w:pPr>
      <w:bookmarkStart w:id="62"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bookmarkEnd w:id="62"/>
    <w:p w:rsidR="00804254" w:rsidRDefault="00804254">
      <w:pPr>
        <w:ind w:firstLineChars="200" w:firstLine="420"/>
        <w:rPr>
          <w:rFonts w:ascii="宋体" w:hAnsi="宋体"/>
          <w:szCs w:val="21"/>
        </w:rPr>
      </w:pPr>
    </w:p>
    <w:p w:rsidR="00804254" w:rsidRDefault="00804254">
      <w:pPr>
        <w:ind w:firstLineChars="200" w:firstLine="480"/>
        <w:rPr>
          <w:rFonts w:ascii="仿宋_GB2312" w:eastAsia="仿宋_GB2312"/>
          <w:sz w:val="24"/>
        </w:rPr>
      </w:pPr>
    </w:p>
    <w:p w:rsidR="00804254" w:rsidRDefault="00804254">
      <w:pPr>
        <w:rPr>
          <w:rFonts w:ascii="仿宋_GB2312" w:eastAsia="仿宋_GB2312"/>
          <w:sz w:val="24"/>
        </w:rPr>
      </w:pPr>
    </w:p>
    <w:p w:rsidR="00804254" w:rsidRDefault="00BF3689">
      <w:pPr>
        <w:rPr>
          <w:rStyle w:val="3Char2"/>
          <w:sz w:val="28"/>
          <w:szCs w:val="28"/>
        </w:rPr>
      </w:pPr>
      <w:r>
        <w:rPr>
          <w:rStyle w:val="3Char2"/>
          <w:rFonts w:hint="eastAsia"/>
          <w:sz w:val="28"/>
          <w:szCs w:val="28"/>
        </w:rPr>
        <w:br w:type="page"/>
      </w:r>
    </w:p>
    <w:p w:rsidR="00804254" w:rsidRDefault="00BF3689">
      <w:pPr>
        <w:outlineLvl w:val="0"/>
        <w:rPr>
          <w:rStyle w:val="3Char2"/>
          <w:sz w:val="28"/>
          <w:szCs w:val="28"/>
        </w:rPr>
      </w:pPr>
      <w:r>
        <w:rPr>
          <w:rStyle w:val="3Char2"/>
          <w:rFonts w:hint="eastAsia"/>
          <w:sz w:val="28"/>
          <w:szCs w:val="28"/>
        </w:rPr>
        <w:lastRenderedPageBreak/>
        <w:t>投标文件组成：</w:t>
      </w:r>
    </w:p>
    <w:p w:rsidR="00804254" w:rsidRDefault="00BF3689">
      <w:pPr>
        <w:ind w:firstLineChars="200" w:firstLine="480"/>
        <w:rPr>
          <w:rFonts w:ascii="宋体" w:hAnsi="宋体"/>
          <w:sz w:val="24"/>
        </w:rPr>
      </w:pPr>
      <w:bookmarkStart w:id="63"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rsidR="00804254" w:rsidRDefault="00BF3689" w:rsidP="00CA2ED9">
      <w:pPr>
        <w:ind w:leftChars="342" w:left="718" w:firstLineChars="675" w:firstLine="1418"/>
        <w:rPr>
          <w:szCs w:val="21"/>
        </w:rPr>
      </w:pPr>
      <w:r>
        <w:rPr>
          <w:rFonts w:hint="eastAsia"/>
          <w:szCs w:val="21"/>
        </w:rPr>
        <w:t>（</w:t>
      </w:r>
      <w:r>
        <w:rPr>
          <w:rFonts w:hint="eastAsia"/>
          <w:szCs w:val="21"/>
        </w:rPr>
        <w:t>1</w:t>
      </w:r>
      <w:r>
        <w:rPr>
          <w:rFonts w:hint="eastAsia"/>
          <w:szCs w:val="21"/>
        </w:rPr>
        <w:t>）</w:t>
      </w:r>
      <w:bookmarkStart w:id="64" w:name="_Hlk72070784"/>
      <w:r>
        <w:rPr>
          <w:rFonts w:hint="eastAsia"/>
          <w:szCs w:val="21"/>
        </w:rPr>
        <w:t>投标函</w:t>
      </w:r>
      <w:bookmarkEnd w:id="64"/>
    </w:p>
    <w:p w:rsidR="00804254" w:rsidRDefault="00BF3689" w:rsidP="00CA2ED9">
      <w:pPr>
        <w:ind w:leftChars="342" w:left="718" w:firstLineChars="675" w:firstLine="1418"/>
        <w:rPr>
          <w:szCs w:val="21"/>
        </w:rPr>
      </w:pPr>
      <w:r>
        <w:rPr>
          <w:rFonts w:hint="eastAsia"/>
          <w:szCs w:val="21"/>
        </w:rPr>
        <w:t>（</w:t>
      </w:r>
      <w:r>
        <w:rPr>
          <w:rFonts w:hint="eastAsia"/>
          <w:szCs w:val="21"/>
        </w:rPr>
        <w:t>2</w:t>
      </w:r>
      <w:r>
        <w:rPr>
          <w:rFonts w:hint="eastAsia"/>
          <w:szCs w:val="21"/>
        </w:rPr>
        <w:t>）</w:t>
      </w:r>
      <w:bookmarkStart w:id="65" w:name="_Hlk72062521"/>
      <w:r>
        <w:rPr>
          <w:rFonts w:hint="eastAsia"/>
          <w:szCs w:val="21"/>
        </w:rPr>
        <w:t>政府采购投标及履约承诺函</w:t>
      </w:r>
      <w:bookmarkEnd w:id="65"/>
    </w:p>
    <w:p w:rsidR="00804254" w:rsidRDefault="00BF3689" w:rsidP="00CA2ED9">
      <w:pPr>
        <w:ind w:leftChars="342" w:left="718" w:firstLineChars="675" w:firstLine="1418"/>
        <w:rPr>
          <w:szCs w:val="21"/>
        </w:rPr>
      </w:pPr>
      <w:r>
        <w:rPr>
          <w:rFonts w:hint="eastAsia"/>
          <w:szCs w:val="21"/>
        </w:rPr>
        <w:t>（</w:t>
      </w:r>
      <w:r>
        <w:rPr>
          <w:szCs w:val="21"/>
        </w:rPr>
        <w:t>3</w:t>
      </w:r>
      <w:r>
        <w:rPr>
          <w:rFonts w:hint="eastAsia"/>
          <w:szCs w:val="21"/>
        </w:rPr>
        <w:t>）投标人情况及资格证明文件</w:t>
      </w:r>
    </w:p>
    <w:p w:rsidR="00804254" w:rsidRDefault="00BF3689" w:rsidP="00CA2ED9">
      <w:pPr>
        <w:ind w:leftChars="342" w:left="718" w:firstLineChars="675" w:firstLine="1418"/>
        <w:rPr>
          <w:szCs w:val="21"/>
        </w:rPr>
      </w:pPr>
      <w:bookmarkStart w:id="66" w:name="_Hlk72257201"/>
      <w:r>
        <w:rPr>
          <w:rFonts w:hint="eastAsia"/>
          <w:szCs w:val="21"/>
        </w:rPr>
        <w:t>（</w:t>
      </w:r>
      <w:r>
        <w:rPr>
          <w:szCs w:val="21"/>
        </w:rPr>
        <w:t>4</w:t>
      </w:r>
      <w:r>
        <w:rPr>
          <w:rFonts w:hint="eastAsia"/>
          <w:szCs w:val="21"/>
        </w:rPr>
        <w:t>）项目详细报价</w:t>
      </w:r>
    </w:p>
    <w:bookmarkEnd w:id="66"/>
    <w:p w:rsidR="00804254" w:rsidRDefault="00BF3689" w:rsidP="00CA2ED9">
      <w:pPr>
        <w:ind w:leftChars="342" w:left="718" w:firstLineChars="775" w:firstLine="1628"/>
        <w:rPr>
          <w:szCs w:val="21"/>
        </w:rPr>
      </w:pPr>
      <w:r>
        <w:rPr>
          <w:rFonts w:ascii="宋体" w:hAnsi="宋体" w:hint="eastAsia"/>
          <w:szCs w:val="21"/>
        </w:rPr>
        <w:t>…………</w:t>
      </w:r>
    </w:p>
    <w:p w:rsidR="00804254" w:rsidRDefault="00BF3689">
      <w:pPr>
        <w:ind w:firstLineChars="200" w:firstLine="48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rsidR="00804254" w:rsidRDefault="00BF3689">
      <w:pPr>
        <w:ind w:firstLineChars="1000" w:firstLine="2100"/>
        <w:rPr>
          <w:szCs w:val="21"/>
        </w:rPr>
      </w:pPr>
      <w:r>
        <w:rPr>
          <w:rFonts w:hint="eastAsia"/>
          <w:szCs w:val="21"/>
        </w:rPr>
        <w:t>（</w:t>
      </w:r>
      <w:r>
        <w:rPr>
          <w:rFonts w:hint="eastAsia"/>
          <w:szCs w:val="21"/>
        </w:rPr>
        <w:t>1</w:t>
      </w:r>
      <w:r>
        <w:rPr>
          <w:rFonts w:hint="eastAsia"/>
          <w:szCs w:val="21"/>
        </w:rPr>
        <w:t>）供应商基本情况表</w:t>
      </w:r>
    </w:p>
    <w:p w:rsidR="00804254" w:rsidRDefault="00BF3689">
      <w:pPr>
        <w:ind w:firstLineChars="1000" w:firstLine="2100"/>
        <w:rPr>
          <w:szCs w:val="21"/>
        </w:rPr>
      </w:pPr>
      <w:r>
        <w:rPr>
          <w:rFonts w:hint="eastAsia"/>
          <w:szCs w:val="21"/>
        </w:rPr>
        <w:t>（</w:t>
      </w:r>
      <w:r>
        <w:rPr>
          <w:rFonts w:hint="eastAsia"/>
          <w:szCs w:val="21"/>
        </w:rPr>
        <w:t>2</w:t>
      </w:r>
      <w:r>
        <w:rPr>
          <w:rFonts w:hint="eastAsia"/>
          <w:szCs w:val="21"/>
        </w:rPr>
        <w:t>）法定代表人（负责人）证明书</w:t>
      </w:r>
    </w:p>
    <w:p w:rsidR="00804254" w:rsidRDefault="00BF3689" w:rsidP="00CA2ED9">
      <w:pPr>
        <w:ind w:leftChars="342" w:left="718" w:firstLineChars="675" w:firstLine="1418"/>
        <w:rPr>
          <w:szCs w:val="21"/>
        </w:rPr>
      </w:pPr>
      <w:r>
        <w:rPr>
          <w:rFonts w:hint="eastAsia"/>
          <w:szCs w:val="21"/>
        </w:rPr>
        <w:t>（</w:t>
      </w:r>
      <w:r>
        <w:rPr>
          <w:rFonts w:hint="eastAsia"/>
          <w:szCs w:val="21"/>
        </w:rPr>
        <w:t>3</w:t>
      </w:r>
      <w:r>
        <w:rPr>
          <w:rFonts w:hint="eastAsia"/>
          <w:szCs w:val="21"/>
        </w:rPr>
        <w:t>）投标文件签署授权委托书</w:t>
      </w:r>
    </w:p>
    <w:p w:rsidR="00804254" w:rsidRDefault="00BF3689" w:rsidP="00CA2ED9">
      <w:pPr>
        <w:ind w:leftChars="342" w:left="718" w:firstLineChars="675" w:firstLine="1418"/>
        <w:rPr>
          <w:szCs w:val="21"/>
        </w:rPr>
      </w:pPr>
      <w:r>
        <w:rPr>
          <w:rFonts w:hint="eastAsia"/>
          <w:szCs w:val="21"/>
        </w:rPr>
        <w:t>（</w:t>
      </w:r>
      <w:r>
        <w:rPr>
          <w:rFonts w:hint="eastAsia"/>
          <w:szCs w:val="21"/>
        </w:rPr>
        <w:t>4</w:t>
      </w:r>
      <w:r>
        <w:rPr>
          <w:rFonts w:hint="eastAsia"/>
          <w:szCs w:val="21"/>
        </w:rPr>
        <w:t>）实质性条款响应情况表</w:t>
      </w:r>
    </w:p>
    <w:p w:rsidR="00804254" w:rsidRDefault="00BF3689" w:rsidP="00CA2ED9">
      <w:pPr>
        <w:ind w:leftChars="342" w:left="718" w:firstLineChars="675" w:firstLine="1418"/>
        <w:rPr>
          <w:szCs w:val="21"/>
        </w:rPr>
      </w:pPr>
      <w:r>
        <w:rPr>
          <w:rFonts w:hint="eastAsia"/>
          <w:szCs w:val="21"/>
        </w:rPr>
        <w:t>（</w:t>
      </w:r>
      <w:r>
        <w:rPr>
          <w:rFonts w:hint="eastAsia"/>
          <w:szCs w:val="21"/>
        </w:rPr>
        <w:t>5</w:t>
      </w:r>
      <w:r>
        <w:rPr>
          <w:rFonts w:hint="eastAsia"/>
          <w:szCs w:val="21"/>
        </w:rPr>
        <w:t>）技术要求偏离表</w:t>
      </w:r>
    </w:p>
    <w:p w:rsidR="00804254" w:rsidRDefault="00BF3689" w:rsidP="00CA2ED9">
      <w:pPr>
        <w:ind w:leftChars="342" w:left="718" w:firstLineChars="675" w:firstLine="1418"/>
        <w:rPr>
          <w:szCs w:val="21"/>
        </w:rPr>
      </w:pPr>
      <w:r>
        <w:rPr>
          <w:rFonts w:hint="eastAsia"/>
          <w:szCs w:val="21"/>
        </w:rPr>
        <w:t>（</w:t>
      </w:r>
      <w:r>
        <w:rPr>
          <w:rFonts w:hint="eastAsia"/>
          <w:szCs w:val="21"/>
        </w:rPr>
        <w:t>6</w:t>
      </w:r>
      <w:r>
        <w:rPr>
          <w:rFonts w:hint="eastAsia"/>
          <w:szCs w:val="21"/>
        </w:rPr>
        <w:t>）商务要求偏离表</w:t>
      </w:r>
    </w:p>
    <w:p w:rsidR="00804254" w:rsidRDefault="00BF3689" w:rsidP="00CA2ED9">
      <w:pPr>
        <w:ind w:leftChars="342" w:left="718" w:firstLineChars="675" w:firstLine="1418"/>
        <w:rPr>
          <w:szCs w:val="21"/>
        </w:rPr>
      </w:pPr>
      <w:r>
        <w:rPr>
          <w:rFonts w:hint="eastAsia"/>
          <w:szCs w:val="21"/>
        </w:rPr>
        <w:t>（</w:t>
      </w:r>
      <w:r>
        <w:rPr>
          <w:rFonts w:hint="eastAsia"/>
          <w:szCs w:val="21"/>
        </w:rPr>
        <w:t>7</w:t>
      </w:r>
      <w:r>
        <w:rPr>
          <w:rFonts w:hint="eastAsia"/>
          <w:szCs w:val="21"/>
        </w:rPr>
        <w:t>）投标人认为需要加以说明的其他内容</w:t>
      </w:r>
    </w:p>
    <w:p w:rsidR="00804254" w:rsidRDefault="00BF3689" w:rsidP="00CA2ED9">
      <w:pPr>
        <w:ind w:leftChars="342" w:left="718" w:firstLineChars="675" w:firstLine="1418"/>
        <w:rPr>
          <w:rFonts w:ascii="宋体" w:hAnsi="宋体"/>
          <w:szCs w:val="21"/>
        </w:rPr>
      </w:pPr>
      <w:r>
        <w:rPr>
          <w:rFonts w:ascii="宋体" w:hAnsi="宋体" w:hint="eastAsia"/>
          <w:szCs w:val="21"/>
        </w:rPr>
        <w:t>…………</w:t>
      </w:r>
    </w:p>
    <w:p w:rsidR="00804254" w:rsidRDefault="00804254">
      <w:pPr>
        <w:pStyle w:val="ac"/>
      </w:pPr>
    </w:p>
    <w:bookmarkEnd w:id="63"/>
    <w:p w:rsidR="00804254" w:rsidRDefault="00804254" w:rsidP="00CA2ED9">
      <w:pPr>
        <w:ind w:leftChars="342" w:left="718" w:firstLineChars="675" w:firstLine="1418"/>
        <w:rPr>
          <w:szCs w:val="21"/>
        </w:rPr>
      </w:pPr>
    </w:p>
    <w:p w:rsidR="00804254" w:rsidRDefault="00BF3689">
      <w:pPr>
        <w:ind w:firstLineChars="202" w:firstLine="426"/>
        <w:rPr>
          <w:rFonts w:ascii="宋体" w:hAnsi="宋体"/>
          <w:b/>
          <w:szCs w:val="21"/>
        </w:rPr>
      </w:pPr>
      <w:bookmarkStart w:id="67" w:name="_Hlk72257771"/>
      <w:r>
        <w:rPr>
          <w:rFonts w:ascii="宋体" w:hAnsi="宋体" w:hint="eastAsia"/>
          <w:b/>
          <w:szCs w:val="21"/>
        </w:rPr>
        <w:t>备注：</w:t>
      </w:r>
    </w:p>
    <w:p w:rsidR="00804254" w:rsidRDefault="00BF3689">
      <w:pPr>
        <w:ind w:firstLineChars="202" w:firstLine="426"/>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rsidR="00804254" w:rsidRDefault="00BF3689">
      <w:pPr>
        <w:ind w:firstLineChars="200" w:firstLine="422"/>
        <w:rPr>
          <w:rFonts w:ascii="宋体" w:hAnsi="宋体"/>
          <w:color w:val="FF0000"/>
          <w:sz w:val="24"/>
        </w:rPr>
      </w:pPr>
      <w:bookmarkStart w:id="68" w:name="_Hlk72263559"/>
      <w:r>
        <w:rPr>
          <w:rFonts w:ascii="宋体" w:hAnsi="宋体" w:hint="eastAsia"/>
          <w:b/>
          <w:szCs w:val="21"/>
        </w:rPr>
        <w:t>2.关于填写“开标一览表”的说明：“开标一览表”中除“投标总价”外，其他信息不作评审依据。</w:t>
      </w:r>
      <w:bookmarkEnd w:id="67"/>
      <w:bookmarkEnd w:id="68"/>
    </w:p>
    <w:p w:rsidR="00804254" w:rsidRDefault="00804254">
      <w:pPr>
        <w:rPr>
          <w:rFonts w:ascii="宋体" w:hAnsi="宋体"/>
          <w:color w:val="FF0000"/>
          <w:sz w:val="24"/>
        </w:rPr>
      </w:pPr>
    </w:p>
    <w:p w:rsidR="00804254" w:rsidRDefault="00804254">
      <w:pPr>
        <w:rPr>
          <w:rFonts w:ascii="宋体" w:hAnsi="宋体"/>
          <w:color w:val="FF0000"/>
          <w:sz w:val="24"/>
        </w:rPr>
      </w:pPr>
    </w:p>
    <w:p w:rsidR="00804254" w:rsidRDefault="00804254">
      <w:pPr>
        <w:rPr>
          <w:rFonts w:ascii="宋体" w:hAnsi="宋体"/>
          <w:color w:val="FF0000"/>
          <w:sz w:val="24"/>
        </w:rPr>
      </w:pPr>
    </w:p>
    <w:p w:rsidR="00804254" w:rsidRDefault="00804254">
      <w:pPr>
        <w:rPr>
          <w:rFonts w:ascii="宋体" w:hAnsi="宋体"/>
          <w:color w:val="FF0000"/>
          <w:sz w:val="24"/>
        </w:rPr>
        <w:sectPr w:rsidR="00804254">
          <w:pgSz w:w="11907" w:h="16840"/>
          <w:pgMar w:top="1440" w:right="1797" w:bottom="1440" w:left="1797" w:header="851" w:footer="992" w:gutter="0"/>
          <w:cols w:space="425"/>
          <w:titlePg/>
          <w:docGrid w:linePitch="462"/>
        </w:sectPr>
      </w:pPr>
    </w:p>
    <w:p w:rsidR="00804254" w:rsidRDefault="00BF3689">
      <w:pPr>
        <w:outlineLvl w:val="1"/>
        <w:rPr>
          <w:rFonts w:ascii="宋体" w:hAnsi="宋体"/>
          <w:b/>
          <w:color w:val="FF0000"/>
          <w:sz w:val="28"/>
          <w:szCs w:val="28"/>
        </w:rPr>
      </w:pPr>
      <w:r>
        <w:rPr>
          <w:rFonts w:ascii="宋体" w:hAnsi="宋体" w:hint="eastAsia"/>
          <w:b/>
          <w:color w:val="FF0000"/>
          <w:sz w:val="28"/>
          <w:szCs w:val="28"/>
        </w:rPr>
        <w:lastRenderedPageBreak/>
        <w:t>投标文件正文（信息公开部分）</w:t>
      </w:r>
    </w:p>
    <w:p w:rsidR="00804254" w:rsidRDefault="00BF3689">
      <w:pPr>
        <w:pStyle w:val="30"/>
        <w:jc w:val="center"/>
        <w:rPr>
          <w:rFonts w:ascii="黑体" w:eastAsia="黑体"/>
          <w:b w:val="0"/>
          <w:sz w:val="24"/>
        </w:rPr>
      </w:pPr>
      <w:r>
        <w:rPr>
          <w:rFonts w:ascii="黑体" w:eastAsia="黑体" w:hint="eastAsia"/>
          <w:b w:val="0"/>
          <w:sz w:val="24"/>
        </w:rPr>
        <w:t>一、投标函</w:t>
      </w:r>
    </w:p>
    <w:p w:rsidR="00804254" w:rsidRDefault="00BF3689">
      <w:pPr>
        <w:spacing w:line="360" w:lineRule="auto"/>
        <w:rPr>
          <w:rFonts w:ascii="宋体" w:hAnsi="宋体"/>
          <w:color w:val="FF0000"/>
          <w:szCs w:val="21"/>
        </w:rPr>
      </w:pPr>
      <w:bookmarkStart w:id="69" w:name="_Hlk72257506"/>
      <w:r>
        <w:rPr>
          <w:rFonts w:ascii="宋体" w:hAnsi="宋体" w:hint="eastAsia"/>
          <w:color w:val="FF0000"/>
          <w:szCs w:val="21"/>
        </w:rPr>
        <w:t>致：</w:t>
      </w:r>
      <w:r>
        <w:rPr>
          <w:rFonts w:ascii="宋体" w:hAnsi="宋体" w:hint="eastAsia"/>
          <w:color w:val="FF0000"/>
          <w:szCs w:val="21"/>
          <w:u w:val="single"/>
        </w:rPr>
        <w:t xml:space="preserve">  深圳公共资源交易中心  </w:t>
      </w:r>
    </w:p>
    <w:p w:rsidR="00804254" w:rsidRDefault="00BF3689">
      <w:pPr>
        <w:ind w:firstLineChars="200" w:firstLine="420"/>
        <w:rPr>
          <w:rFonts w:ascii="宋体" w:hAnsi="宋体"/>
          <w:szCs w:val="21"/>
        </w:rPr>
      </w:pPr>
      <w:bookmarkStart w:id="70" w:name="_Hlk73818812"/>
      <w:r>
        <w:rPr>
          <w:rFonts w:hint="eastAsia"/>
          <w:szCs w:val="21"/>
        </w:rPr>
        <w:t>1</w:t>
      </w:r>
      <w:r>
        <w:rPr>
          <w:rFonts w:hint="eastAsia"/>
          <w:szCs w:val="21"/>
        </w:rPr>
        <w:t>、根据已收到贵单位的</w:t>
      </w:r>
      <w:r>
        <w:rPr>
          <w:rFonts w:hint="eastAsia"/>
          <w:color w:val="FF0000"/>
          <w:szCs w:val="21"/>
        </w:rPr>
        <w:t>项目编号为</w:t>
      </w:r>
      <w:r>
        <w:rPr>
          <w:rFonts w:hint="eastAsia"/>
          <w:color w:val="FF0000"/>
          <w:szCs w:val="21"/>
          <w:u w:val="thick"/>
        </w:rPr>
        <w:t xml:space="preserve">                 </w:t>
      </w:r>
      <w:r>
        <w:rPr>
          <w:rFonts w:hint="eastAsia"/>
          <w:color w:val="FF0000"/>
          <w:szCs w:val="21"/>
        </w:rPr>
        <w:t>的</w:t>
      </w:r>
      <w:r>
        <w:rPr>
          <w:rFonts w:hint="eastAsia"/>
          <w:color w:val="FF0000"/>
          <w:szCs w:val="21"/>
          <w:u w:val="thick"/>
        </w:rPr>
        <w:t xml:space="preserve">       </w:t>
      </w:r>
      <w:r>
        <w:rPr>
          <w:rFonts w:hint="eastAsia"/>
          <w:color w:val="FF0000"/>
          <w:szCs w:val="21"/>
          <w:u w:val="thick"/>
        </w:rPr>
        <w:t>（项目名称）</w:t>
      </w:r>
      <w:r>
        <w:rPr>
          <w:rFonts w:hint="eastAsia"/>
          <w:color w:val="FF0000"/>
          <w:szCs w:val="21"/>
          <w:u w:val="thick"/>
        </w:rPr>
        <w:t xml:space="preserve">          </w:t>
      </w:r>
      <w:r>
        <w:rPr>
          <w:rFonts w:hint="eastAsia"/>
          <w:color w:val="FF0000"/>
          <w:szCs w:val="21"/>
        </w:rPr>
        <w:t>项目的</w:t>
      </w:r>
      <w:r>
        <w:rPr>
          <w:rFonts w:hint="eastAsia"/>
          <w:szCs w:val="21"/>
        </w:rPr>
        <w:t>招标文件，遵照《深圳经济特区政府采购条例》和《深圳网上政府采购管理暂行办法》等有关规定，我单位经研究上述招标文件的专用条款及通用条款后，</w:t>
      </w:r>
      <w:bookmarkStart w:id="71" w:name="_Hlk72263588"/>
      <w:r>
        <w:rPr>
          <w:rFonts w:hint="eastAsia"/>
          <w:szCs w:val="21"/>
        </w:rPr>
        <w:t>愿意按照招标文件要求承包上述项目并修补其任何缺陷。</w:t>
      </w:r>
      <w:bookmarkEnd w:id="71"/>
    </w:p>
    <w:p w:rsidR="00804254" w:rsidRDefault="00BF3689">
      <w:pPr>
        <w:ind w:firstLineChars="200" w:firstLine="420"/>
        <w:rPr>
          <w:rFonts w:ascii="宋体" w:hAnsi="宋体"/>
          <w:szCs w:val="21"/>
        </w:rPr>
      </w:pPr>
      <w:r>
        <w:rPr>
          <w:rFonts w:ascii="宋体" w:hAnsi="宋体"/>
          <w:szCs w:val="21"/>
        </w:rPr>
        <w:t>2</w:t>
      </w:r>
      <w:r>
        <w:rPr>
          <w:rFonts w:ascii="宋体" w:hAnsi="宋体" w:hint="eastAsia"/>
          <w:szCs w:val="21"/>
        </w:rPr>
        <w:t>、</w:t>
      </w:r>
      <w:bookmarkStart w:id="72" w:name="_Hlk73819847"/>
      <w:r>
        <w:rPr>
          <w:rFonts w:ascii="宋体" w:hAnsi="宋体" w:hint="eastAsia"/>
          <w:szCs w:val="21"/>
        </w:rPr>
        <w:t>投标价格见</w:t>
      </w:r>
      <w:r>
        <w:rPr>
          <w:rFonts w:hint="eastAsia"/>
          <w:szCs w:val="21"/>
        </w:rPr>
        <w:t>投标书编制软件中《开标一览表》中填写的投标总价。</w:t>
      </w:r>
      <w:bookmarkEnd w:id="72"/>
    </w:p>
    <w:p w:rsidR="00804254" w:rsidRDefault="00BF3689">
      <w:pPr>
        <w:ind w:firstLineChars="200" w:firstLine="420"/>
        <w:rPr>
          <w:rFonts w:ascii="宋体" w:hAnsi="宋体"/>
          <w:szCs w:val="21"/>
        </w:rPr>
      </w:pPr>
      <w:r>
        <w:rPr>
          <w:rFonts w:ascii="宋体" w:hAnsi="宋体" w:hint="eastAsia"/>
          <w:szCs w:val="21"/>
        </w:rPr>
        <w:t>3、如果我单位中标，我单位将按照招标文件的要求足额提交履约担保。</w:t>
      </w:r>
    </w:p>
    <w:p w:rsidR="00804254" w:rsidRDefault="00BF3689">
      <w:pPr>
        <w:ind w:firstLineChars="200" w:firstLine="42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rsidR="00804254" w:rsidRDefault="00BF3689">
      <w:pPr>
        <w:ind w:firstLineChars="200" w:firstLine="420"/>
        <w:rPr>
          <w:rFonts w:ascii="宋体" w:hAnsi="宋体"/>
          <w:szCs w:val="21"/>
        </w:rPr>
      </w:pPr>
      <w:r>
        <w:rPr>
          <w:rFonts w:ascii="宋体" w:hAnsi="宋体" w:hint="eastAsia"/>
          <w:szCs w:val="21"/>
        </w:rPr>
        <w:t>5、除非另外达成协议并生效，贵单位的中标通知书和本投标文件将构成合同的重要内容。</w:t>
      </w:r>
    </w:p>
    <w:p w:rsidR="00804254" w:rsidRDefault="00BF3689">
      <w:pPr>
        <w:ind w:leftChars="200" w:left="420"/>
        <w:rPr>
          <w:rFonts w:ascii="宋体" w:hAnsi="宋体"/>
          <w:b/>
          <w:szCs w:val="21"/>
        </w:rPr>
      </w:pPr>
      <w:r>
        <w:rPr>
          <w:rFonts w:ascii="宋体" w:hAnsi="宋体" w:hint="eastAsia"/>
          <w:szCs w:val="21"/>
        </w:rPr>
        <w:t>6、我单位理解贵单位将不受必须接受所收到的最低报价或其它任何投标文件的约束。</w:t>
      </w:r>
      <w:bookmarkEnd w:id="70"/>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rsidR="00804254" w:rsidRDefault="00BF3689">
      <w:pPr>
        <w:ind w:leftChars="200" w:left="420" w:firstLineChars="100" w:firstLine="210"/>
        <w:rPr>
          <w:szCs w:val="21"/>
        </w:rPr>
      </w:pPr>
      <w:r>
        <w:rPr>
          <w:rFonts w:hint="eastAsia"/>
          <w:szCs w:val="21"/>
        </w:rPr>
        <w:t>投标人：</w:t>
      </w:r>
      <w:r>
        <w:rPr>
          <w:rFonts w:hint="eastAsia"/>
          <w:szCs w:val="21"/>
          <w:u w:val="thick"/>
        </w:rPr>
        <w:t xml:space="preserve">       </w:t>
      </w:r>
      <w:r>
        <w:rPr>
          <w:rFonts w:hint="eastAsia"/>
          <w:szCs w:val="21"/>
        </w:rPr>
        <w:t>；</w:t>
      </w:r>
      <w:r>
        <w:rPr>
          <w:rFonts w:hint="eastAsia"/>
          <w:szCs w:val="21"/>
        </w:rPr>
        <w:t xml:space="preserve">  </w:t>
      </w:r>
      <w:r>
        <w:rPr>
          <w:rFonts w:hint="eastAsia"/>
          <w:szCs w:val="21"/>
        </w:rPr>
        <w:t>单位地址：</w:t>
      </w:r>
      <w:r>
        <w:rPr>
          <w:rFonts w:hint="eastAsia"/>
          <w:szCs w:val="21"/>
          <w:u w:val="thick"/>
        </w:rPr>
        <w:t xml:space="preserve">                    </w:t>
      </w:r>
      <w:r>
        <w:rPr>
          <w:rFonts w:hint="eastAsia"/>
          <w:szCs w:val="21"/>
        </w:rPr>
        <w:t>；</w:t>
      </w:r>
    </w:p>
    <w:p w:rsidR="00804254" w:rsidRDefault="00BF3689">
      <w:pPr>
        <w:ind w:leftChars="200" w:left="420" w:firstLineChars="100" w:firstLine="21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rsidR="00804254" w:rsidRDefault="00BF3689">
      <w:pPr>
        <w:ind w:leftChars="200" w:left="420" w:firstLineChars="100" w:firstLine="210"/>
        <w:rPr>
          <w:szCs w:val="21"/>
        </w:rPr>
      </w:pPr>
      <w:r>
        <w:rPr>
          <w:rFonts w:hint="eastAsia"/>
          <w:szCs w:val="21"/>
        </w:rPr>
        <w:t>电话：</w:t>
      </w:r>
      <w:r>
        <w:rPr>
          <w:rFonts w:hint="eastAsia"/>
          <w:szCs w:val="21"/>
          <w:u w:val="thick"/>
        </w:rPr>
        <w:t xml:space="preserve">         </w:t>
      </w:r>
      <w:r>
        <w:rPr>
          <w:rFonts w:hint="eastAsia"/>
          <w:szCs w:val="21"/>
        </w:rPr>
        <w:t xml:space="preserve">      </w:t>
      </w:r>
    </w:p>
    <w:p w:rsidR="00804254" w:rsidRDefault="00BF3689">
      <w:pPr>
        <w:ind w:leftChars="200" w:left="420" w:firstLineChars="100" w:firstLine="21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rsidR="00804254" w:rsidRDefault="00BF3689">
      <w:pPr>
        <w:ind w:leftChars="200" w:left="420"/>
        <w:rPr>
          <w:rFonts w:ascii="黑体" w:eastAsia="黑体" w:hAnsi="宋体"/>
        </w:rPr>
      </w:pPr>
      <w:r>
        <w:rPr>
          <w:rFonts w:hint="eastAsia"/>
          <w:sz w:val="24"/>
        </w:rPr>
        <w:t xml:space="preserve">        </w:t>
      </w:r>
      <w:r>
        <w:rPr>
          <w:rFonts w:ascii="黑体" w:eastAsia="黑体" w:hAnsi="宋体" w:hint="eastAsia"/>
        </w:rPr>
        <w:t xml:space="preserve"> </w:t>
      </w:r>
      <w:bookmarkEnd w:id="69"/>
    </w:p>
    <w:p w:rsidR="00804254" w:rsidRDefault="00804254">
      <w:pPr>
        <w:ind w:leftChars="200" w:left="420"/>
        <w:rPr>
          <w:rFonts w:ascii="黑体" w:eastAsia="黑体" w:hAnsi="宋体"/>
        </w:rPr>
      </w:pPr>
    </w:p>
    <w:p w:rsidR="00804254" w:rsidRDefault="00804254">
      <w:pPr>
        <w:ind w:leftChars="200" w:left="420"/>
        <w:rPr>
          <w:rFonts w:ascii="黑体" w:eastAsia="黑体" w:hAnsi="宋体"/>
        </w:rPr>
      </w:pPr>
    </w:p>
    <w:p w:rsidR="00804254" w:rsidRDefault="00BF3689">
      <w:pPr>
        <w:pStyle w:val="30"/>
        <w:jc w:val="center"/>
        <w:rPr>
          <w:rFonts w:ascii="黑体" w:eastAsia="黑体"/>
          <w:b w:val="0"/>
          <w:sz w:val="24"/>
        </w:rPr>
      </w:pPr>
      <w:r>
        <w:rPr>
          <w:rFonts w:ascii="黑体" w:eastAsia="黑体" w:hint="eastAsia"/>
          <w:b w:val="0"/>
          <w:sz w:val="24"/>
        </w:rPr>
        <w:t>二、政府采购投标及履约承诺函</w:t>
      </w:r>
    </w:p>
    <w:p w:rsidR="00804254" w:rsidRDefault="00BF3689">
      <w:pPr>
        <w:rPr>
          <w:rFonts w:ascii="宋体" w:hAnsi="宋体"/>
          <w:color w:val="FF0000"/>
          <w:szCs w:val="21"/>
        </w:rPr>
      </w:pPr>
      <w:bookmarkStart w:id="73" w:name="_Hlk72257530"/>
      <w:r>
        <w:rPr>
          <w:rFonts w:ascii="宋体" w:hAnsi="宋体" w:hint="eastAsia"/>
          <w:color w:val="FF0000"/>
          <w:szCs w:val="21"/>
        </w:rPr>
        <w:t>致：</w:t>
      </w:r>
      <w:r>
        <w:rPr>
          <w:rFonts w:ascii="宋体" w:hAnsi="宋体" w:hint="eastAsia"/>
          <w:color w:val="FF0000"/>
          <w:szCs w:val="21"/>
          <w:u w:val="single"/>
        </w:rPr>
        <w:t>深圳公共资源交易中心</w:t>
      </w:r>
    </w:p>
    <w:p w:rsidR="00804254" w:rsidRDefault="00BF3689">
      <w:pPr>
        <w:ind w:right="-815" w:firstLineChars="200" w:firstLine="420"/>
        <w:rPr>
          <w:rFonts w:ascii="宋体" w:hAnsi="宋体"/>
          <w:szCs w:val="21"/>
        </w:rPr>
      </w:pPr>
      <w:r>
        <w:rPr>
          <w:rFonts w:ascii="宋体" w:hAnsi="宋体" w:hint="eastAsia"/>
          <w:szCs w:val="21"/>
        </w:rPr>
        <w:t>我单位承诺：</w:t>
      </w:r>
    </w:p>
    <w:p w:rsidR="00804254" w:rsidRDefault="00BF3689">
      <w:pPr>
        <w:ind w:firstLineChars="200" w:firstLine="420"/>
        <w:rPr>
          <w:rFonts w:ascii="宋体" w:hAnsi="宋体"/>
          <w:b/>
          <w:szCs w:val="21"/>
        </w:rPr>
      </w:pPr>
      <w:r>
        <w:rPr>
          <w:rFonts w:ascii="宋体" w:hAnsi="宋体" w:hint="eastAsia"/>
          <w:bCs/>
          <w:szCs w:val="21"/>
        </w:rPr>
        <w:t>1.我单位参与本项目所投标（响应）的货物、工程或服务，不存在侵犯知识产权的情况。</w:t>
      </w:r>
    </w:p>
    <w:p w:rsidR="00804254" w:rsidRDefault="00BF3689">
      <w:pPr>
        <w:ind w:firstLineChars="200" w:firstLine="42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rsidR="00804254" w:rsidRDefault="00BF3689">
      <w:pPr>
        <w:ind w:firstLineChars="200" w:firstLine="420"/>
        <w:rPr>
          <w:rFonts w:ascii="宋体" w:hAnsi="宋体"/>
          <w:szCs w:val="21"/>
        </w:rPr>
      </w:pPr>
      <w:r>
        <w:rPr>
          <w:rFonts w:ascii="宋体" w:hAnsi="宋体" w:hint="eastAsia"/>
          <w:szCs w:val="21"/>
        </w:rPr>
        <w:t>3.我单位具备《中华人民共和国政府采购法》第二十二条第一款规定的六项条件。</w:t>
      </w:r>
    </w:p>
    <w:p w:rsidR="00804254" w:rsidRDefault="00BF3689">
      <w:pPr>
        <w:ind w:firstLineChars="200" w:firstLine="420"/>
      </w:pPr>
      <w:r>
        <w:rPr>
          <w:rFonts w:ascii="宋体" w:hAnsi="宋体" w:hint="eastAsia"/>
          <w:szCs w:val="21"/>
        </w:rPr>
        <w:t>4.我单位</w:t>
      </w:r>
      <w:r>
        <w:rPr>
          <w:rFonts w:hint="eastAsia"/>
        </w:rPr>
        <w:t>未被列入失信被执行人、重大税收违法案件当事人名单、政府采购严重违法失信行为记录名单。</w:t>
      </w:r>
    </w:p>
    <w:p w:rsidR="00804254" w:rsidRDefault="00BF3689">
      <w:pPr>
        <w:ind w:firstLineChars="200" w:firstLine="420"/>
        <w:rPr>
          <w:color w:val="FF0000"/>
        </w:rPr>
      </w:pPr>
      <w:r>
        <w:rPr>
          <w:rFonts w:hint="eastAsia"/>
          <w:color w:val="FF0000"/>
        </w:rPr>
        <w:t>5.</w:t>
      </w:r>
      <w:r>
        <w:rPr>
          <w:rFonts w:hint="eastAsia"/>
          <w:color w:val="FF0000"/>
        </w:rPr>
        <w:t>我单位不存在《深圳市财政局政府采购供应商信用信息管理办法》（深财规〔</w:t>
      </w:r>
      <w:r>
        <w:rPr>
          <w:rFonts w:hint="eastAsia"/>
          <w:color w:val="FF0000"/>
        </w:rPr>
        <w:t>2023</w:t>
      </w:r>
      <w:r>
        <w:rPr>
          <w:rFonts w:hint="eastAsia"/>
          <w:color w:val="FF0000"/>
        </w:rPr>
        <w:t>〕</w:t>
      </w:r>
      <w:r>
        <w:rPr>
          <w:rFonts w:hint="eastAsia"/>
          <w:color w:val="FF0000"/>
        </w:rPr>
        <w:t>3</w:t>
      </w:r>
      <w:r>
        <w:rPr>
          <w:rFonts w:hint="eastAsia"/>
          <w:color w:val="FF0000"/>
        </w:rPr>
        <w:t>号）列明的严重违法失信行为。</w:t>
      </w:r>
    </w:p>
    <w:p w:rsidR="00804254" w:rsidRDefault="00BF3689">
      <w:pPr>
        <w:ind w:firstLineChars="200" w:firstLine="420"/>
        <w:rPr>
          <w:rFonts w:ascii="宋体" w:hAnsi="宋体"/>
          <w:szCs w:val="21"/>
        </w:rPr>
      </w:pPr>
      <w:r>
        <w:rPr>
          <w:rFonts w:ascii="宋体" w:hAnsi="宋体" w:hint="eastAsia"/>
          <w:szCs w:val="21"/>
        </w:rPr>
        <w:t>6.</w:t>
      </w:r>
      <w:bookmarkStart w:id="74" w:name="_Hlk72587269"/>
      <w:bookmarkStart w:id="75"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74"/>
      <w:r>
        <w:rPr>
          <w:rFonts w:ascii="宋体" w:hAnsi="宋体" w:hint="eastAsia"/>
          <w:szCs w:val="21"/>
        </w:rPr>
        <w:t>。</w:t>
      </w:r>
    </w:p>
    <w:bookmarkEnd w:id="75"/>
    <w:p w:rsidR="00804254" w:rsidRDefault="00BF3689">
      <w:pPr>
        <w:ind w:firstLineChars="200" w:firstLine="420"/>
        <w:rPr>
          <w:rFonts w:ascii="宋体" w:hAnsi="宋体"/>
          <w:szCs w:val="21"/>
        </w:rPr>
      </w:pPr>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804254" w:rsidRDefault="00BF3689">
      <w:pPr>
        <w:ind w:firstLineChars="200" w:firstLine="42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w:t>
      </w:r>
      <w:r>
        <w:rPr>
          <w:rFonts w:ascii="宋体" w:hAnsi="宋体" w:hint="eastAsia"/>
          <w:szCs w:val="21"/>
        </w:rPr>
        <w:lastRenderedPageBreak/>
        <w:t>的处理处罚。</w:t>
      </w:r>
    </w:p>
    <w:p w:rsidR="00804254" w:rsidRDefault="00BF3689">
      <w:pPr>
        <w:ind w:firstLineChars="200" w:firstLine="420"/>
        <w:rPr>
          <w:rFonts w:ascii="宋体" w:hAnsi="宋体"/>
          <w:szCs w:val="21"/>
        </w:rPr>
      </w:pPr>
      <w:r>
        <w:rPr>
          <w:rFonts w:ascii="宋体" w:hAnsi="宋体" w:hint="eastAsia"/>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rsidR="00804254" w:rsidRDefault="00BF3689">
      <w:pPr>
        <w:ind w:firstLineChars="200" w:firstLine="420"/>
        <w:rPr>
          <w:rFonts w:ascii="宋体" w:hAnsi="宋体"/>
          <w:szCs w:val="21"/>
        </w:rPr>
      </w:pPr>
      <w:r>
        <w:rPr>
          <w:rFonts w:ascii="宋体" w:hAnsi="宋体" w:hint="eastAsia"/>
          <w:szCs w:val="21"/>
        </w:rPr>
        <w:t>9.我单位承诺中标后项目不转包，未经采购人同意不进行分包。</w:t>
      </w:r>
    </w:p>
    <w:p w:rsidR="00804254" w:rsidRDefault="00BF3689">
      <w:pPr>
        <w:ind w:firstLineChars="200" w:firstLine="420"/>
        <w:rPr>
          <w:rFonts w:ascii="宋体" w:hAnsi="宋体"/>
        </w:rPr>
      </w:pPr>
      <w:r>
        <w:rPr>
          <w:rFonts w:ascii="宋体" w:hAnsi="宋体" w:hint="eastAsia"/>
          <w:szCs w:val="21"/>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804254" w:rsidRDefault="00BF3689">
      <w:pPr>
        <w:ind w:firstLineChars="200" w:firstLine="420"/>
        <w:rPr>
          <w:rFonts w:ascii="宋体" w:hAnsi="宋体"/>
        </w:rPr>
      </w:pPr>
      <w:r>
        <w:rPr>
          <w:rFonts w:ascii="宋体" w:hAnsi="宋体" w:hint="eastAsia"/>
        </w:rPr>
        <w:t>11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号）列明的政府采购强制产品，则所投该产品符合节能产品的认证要求。若所投产品包括数据中心相关设备的，应满足</w:t>
      </w:r>
      <w:r>
        <w:rPr>
          <w:rFonts w:hint="eastAsia"/>
        </w:rPr>
        <w:t>《财政部</w:t>
      </w:r>
      <w:r>
        <w:rPr>
          <w:rFonts w:hint="eastAsia"/>
        </w:rPr>
        <w:t xml:space="preserve"> </w:t>
      </w:r>
      <w:r>
        <w:rPr>
          <w:rFonts w:hint="eastAsia"/>
        </w:rPr>
        <w:t>生态环境部</w:t>
      </w:r>
      <w:r>
        <w:rPr>
          <w:rFonts w:hint="eastAsia"/>
        </w:rPr>
        <w:t xml:space="preserve"> </w:t>
      </w:r>
      <w:r>
        <w:rPr>
          <w:rFonts w:hint="eastAsia"/>
        </w:rPr>
        <w:t>工业和信息化部关于印发</w:t>
      </w:r>
      <w:r>
        <w:rPr>
          <w:rFonts w:hint="eastAsia"/>
        </w:rPr>
        <w:t>&lt;</w:t>
      </w:r>
      <w:r>
        <w:rPr>
          <w:rFonts w:hint="eastAsia"/>
        </w:rPr>
        <w:t>绿色数据中心政府采购需求标准（试行）</w:t>
      </w:r>
      <w:r>
        <w:rPr>
          <w:rFonts w:hint="eastAsia"/>
        </w:rPr>
        <w:t>&gt;</w:t>
      </w:r>
      <w:r>
        <w:rPr>
          <w:rFonts w:hint="eastAsia"/>
        </w:rPr>
        <w:t>的通知》（财库〔</w:t>
      </w:r>
      <w:r>
        <w:rPr>
          <w:rFonts w:hint="eastAsia"/>
        </w:rPr>
        <w:t>2023</w:t>
      </w:r>
      <w:r>
        <w:rPr>
          <w:rFonts w:hint="eastAsia"/>
        </w:rPr>
        <w:t>〕</w:t>
      </w:r>
      <w:r>
        <w:rPr>
          <w:rFonts w:hint="eastAsia"/>
        </w:rPr>
        <w:t>7</w:t>
      </w:r>
      <w:r>
        <w:rPr>
          <w:rFonts w:hint="eastAsia"/>
        </w:rPr>
        <w:t>号）要求。若所投产品涉及国家强制性标准的，所投产品应符合国家强制性标准相关要求。</w:t>
      </w:r>
    </w:p>
    <w:p w:rsidR="00804254" w:rsidRDefault="00BF3689">
      <w:pPr>
        <w:ind w:firstLineChars="200" w:firstLine="420"/>
        <w:rPr>
          <w:rFonts w:ascii="宋体" w:hAnsi="宋体"/>
          <w:bCs/>
        </w:rPr>
      </w:pPr>
      <w:r>
        <w:rPr>
          <w:rFonts w:ascii="宋体" w:hAnsi="宋体" w:cs="宋体" w:hint="eastAsia"/>
          <w:bCs/>
          <w:kern w:val="0"/>
          <w:szCs w:val="21"/>
        </w:rPr>
        <w:t>12.</w:t>
      </w:r>
      <w:r>
        <w:rPr>
          <w:rFonts w:ascii="宋体" w:hAnsi="宋体" w:hint="eastAsia"/>
          <w:bCs/>
        </w:rPr>
        <w:t>我单位已知悉并同意中标（成交）结果信息公示（公开）的内容。</w:t>
      </w:r>
    </w:p>
    <w:p w:rsidR="00804254" w:rsidRDefault="00BF3689">
      <w:pPr>
        <w:ind w:firstLineChars="200" w:firstLine="420"/>
        <w:rPr>
          <w:rFonts w:ascii="宋体" w:hAnsi="宋体"/>
          <w:b/>
          <w:bCs/>
        </w:rPr>
      </w:pPr>
      <w:r>
        <w:rPr>
          <w:rFonts w:ascii="宋体" w:hAnsi="宋体" w:hint="eastAsia"/>
          <w:bCs/>
        </w:rPr>
        <w:t>13. .我单位保证，符合《中华人民共和国政府采购法实施条例》第十八条规定，与其他投标供应商不存在单位负责人为同一人或者存在直接控股、管理关系；</w:t>
      </w:r>
      <w:r>
        <w:rPr>
          <w:rFonts w:ascii="宋体" w:hAnsi="宋体" w:hint="eastAsia"/>
          <w:b/>
          <w:bCs/>
        </w:rPr>
        <w:t>不存在为本次采购项目提供整体设计、规范编制或者项目管理、监理、检测等服务的情形。若存在“不同供应商的董事、股东或其他高级管理人员为同一人的”情形的，我单位保证不存在串通投标、恶意串通或者视为串通投标的情形。</w:t>
      </w:r>
    </w:p>
    <w:p w:rsidR="00804254" w:rsidRDefault="00BF3689">
      <w:pPr>
        <w:ind w:firstLineChars="200" w:firstLine="422"/>
        <w:rPr>
          <w:rFonts w:ascii="宋体" w:hAnsi="宋体"/>
        </w:rPr>
      </w:pPr>
      <w:r>
        <w:rPr>
          <w:rFonts w:ascii="宋体" w:hAnsi="宋体" w:hint="eastAsia"/>
          <w:b/>
        </w:rPr>
        <w:t>14.我单位清楚，如存在违反投标承诺行为情节严重的，将根据《深圳市财政局关于印发&lt;深圳市财政局政府采购供应商信用信息管理办法&gt;的通知》，依法被列入失信信息。</w:t>
      </w:r>
    </w:p>
    <w:p w:rsidR="00804254" w:rsidRDefault="00BF3689">
      <w:pPr>
        <w:ind w:firstLineChars="200" w:firstLine="420"/>
        <w:rPr>
          <w:rFonts w:ascii="宋体" w:hAnsi="宋体"/>
          <w:szCs w:val="21"/>
        </w:rPr>
      </w:pPr>
      <w:r>
        <w:rPr>
          <w:rFonts w:ascii="宋体" w:hAnsi="宋体" w:hint="eastAsia"/>
          <w:szCs w:val="21"/>
        </w:rPr>
        <w:t>以上承诺，如有违反，愿依照国家相关法律法规处理，并承担由此给采购人带来的损失。</w:t>
      </w:r>
    </w:p>
    <w:p w:rsidR="00804254" w:rsidRDefault="00BF3689">
      <w:pPr>
        <w:spacing w:beforeLines="25" w:before="60" w:afterLines="25" w:after="60"/>
        <w:ind w:firstLineChars="2600" w:firstLine="5460"/>
        <w:jc w:val="right"/>
        <w:rPr>
          <w:color w:val="FF0000"/>
        </w:rPr>
      </w:pPr>
      <w:r>
        <w:rPr>
          <w:rFonts w:ascii="宋体" w:hAnsi="宋体" w:hint="eastAsia"/>
          <w:szCs w:val="21"/>
        </w:rPr>
        <w:t xml:space="preserve">                                  </w:t>
      </w:r>
      <w:bookmarkEnd w:id="73"/>
      <w:r>
        <w:rPr>
          <w:rFonts w:hint="eastAsia"/>
          <w:color w:val="FF0000"/>
          <w:szCs w:val="21"/>
        </w:rPr>
        <w:t>投标人：</w:t>
      </w:r>
      <w:r>
        <w:rPr>
          <w:rFonts w:hint="eastAsia"/>
          <w:color w:val="FF0000"/>
          <w:szCs w:val="21"/>
          <w:u w:val="thick"/>
        </w:rPr>
        <w:t xml:space="preserve">                           </w:t>
      </w:r>
      <w:r>
        <w:rPr>
          <w:rFonts w:hint="eastAsia"/>
          <w:color w:val="FF0000"/>
          <w:szCs w:val="21"/>
        </w:rPr>
        <w:t>.</w:t>
      </w:r>
    </w:p>
    <w:p w:rsidR="00804254" w:rsidRDefault="00BF3689">
      <w:pPr>
        <w:ind w:firstLine="645"/>
        <w:jc w:val="right"/>
        <w:rPr>
          <w:rFonts w:ascii="宋体" w:hAnsi="宋体"/>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ascii="宋体" w:hAnsi="宋体" w:hint="eastAsia"/>
          <w:color w:val="FF0000"/>
          <w:szCs w:val="21"/>
        </w:rPr>
        <w:t>日</w:t>
      </w:r>
    </w:p>
    <w:p w:rsidR="00804254" w:rsidRDefault="00804254">
      <w:pPr>
        <w:ind w:firstLine="645"/>
        <w:rPr>
          <w:rFonts w:ascii="宋体" w:hAnsi="宋体"/>
          <w:szCs w:val="21"/>
        </w:rPr>
      </w:pPr>
    </w:p>
    <w:p w:rsidR="00804254" w:rsidRDefault="00804254">
      <w:pPr>
        <w:rPr>
          <w:rFonts w:ascii="宋体"/>
          <w:b/>
          <w:szCs w:val="21"/>
        </w:rPr>
      </w:pPr>
    </w:p>
    <w:p w:rsidR="00804254" w:rsidRDefault="00804254">
      <w:pPr>
        <w:ind w:firstLineChars="200" w:firstLine="482"/>
        <w:jc w:val="center"/>
        <w:rPr>
          <w:rFonts w:hAnsi="宋体"/>
          <w:b/>
          <w:bCs/>
          <w:sz w:val="24"/>
        </w:rPr>
      </w:pPr>
    </w:p>
    <w:p w:rsidR="00804254" w:rsidRDefault="00BF3689">
      <w:pPr>
        <w:widowControl/>
        <w:jc w:val="left"/>
        <w:rPr>
          <w:rFonts w:ascii="黑体" w:eastAsia="黑体" w:hAnsi="宋体"/>
          <w:bCs/>
          <w:sz w:val="24"/>
        </w:rPr>
      </w:pPr>
      <w:r>
        <w:rPr>
          <w:rFonts w:ascii="黑体" w:eastAsia="黑体"/>
          <w:b/>
          <w:sz w:val="24"/>
        </w:rPr>
        <w:br w:type="page"/>
      </w:r>
    </w:p>
    <w:p w:rsidR="00804254" w:rsidRDefault="00BF3689">
      <w:pPr>
        <w:pStyle w:val="30"/>
        <w:jc w:val="center"/>
        <w:rPr>
          <w:rFonts w:ascii="黑体" w:eastAsia="黑体"/>
          <w:b w:val="0"/>
          <w:sz w:val="24"/>
          <w:szCs w:val="24"/>
        </w:rPr>
      </w:pPr>
      <w:r>
        <w:rPr>
          <w:rFonts w:ascii="黑体" w:eastAsia="黑体" w:hint="eastAsia"/>
          <w:b w:val="0"/>
          <w:sz w:val="24"/>
          <w:szCs w:val="24"/>
        </w:rPr>
        <w:lastRenderedPageBreak/>
        <w:t>三、投标人情况及资格证明文件</w:t>
      </w:r>
    </w:p>
    <w:p w:rsidR="00804254" w:rsidRDefault="00804254">
      <w:pPr>
        <w:rPr>
          <w:b/>
          <w:bCs/>
          <w:sz w:val="24"/>
        </w:rPr>
      </w:pPr>
    </w:p>
    <w:p w:rsidR="00804254" w:rsidRDefault="00BF3689">
      <w:pPr>
        <w:ind w:firstLineChars="1100" w:firstLine="2640"/>
        <w:outlineLvl w:val="3"/>
        <w:rPr>
          <w:rFonts w:ascii="黑体" w:eastAsia="黑体" w:hAnsi="宋体"/>
          <w:bCs/>
          <w:kern w:val="0"/>
          <w:sz w:val="24"/>
          <w:szCs w:val="32"/>
        </w:rPr>
      </w:pPr>
      <w:bookmarkStart w:id="76" w:name="_Hlk72257590"/>
      <w:r>
        <w:rPr>
          <w:rFonts w:ascii="黑体" w:eastAsia="黑体" w:hAnsi="宋体" w:hint="eastAsia"/>
          <w:bCs/>
          <w:kern w:val="0"/>
          <w:sz w:val="24"/>
          <w:szCs w:val="32"/>
        </w:rPr>
        <w:t>（一）投标人资格证明文件</w:t>
      </w:r>
    </w:p>
    <w:p w:rsidR="00804254" w:rsidRDefault="00BF3689">
      <w:pPr>
        <w:spacing w:beforeLines="50" w:before="120"/>
        <w:ind w:firstLineChars="200" w:firstLine="422"/>
        <w:rPr>
          <w:b/>
          <w:bCs/>
          <w:color w:val="FF0000"/>
        </w:rPr>
      </w:pPr>
      <w:r>
        <w:rPr>
          <w:rFonts w:hint="eastAsia"/>
          <w:b/>
          <w:bCs/>
          <w:color w:val="FF0000"/>
        </w:rPr>
        <w:t>（特别提示：投标人须按本招标文件第一册第一章招标公告</w:t>
      </w:r>
      <w:r>
        <w:rPr>
          <w:rFonts w:hint="eastAsia"/>
          <w:b/>
          <w:bCs/>
          <w:color w:val="FF0000"/>
        </w:rPr>
        <w:t xml:space="preserve"> </w:t>
      </w:r>
      <w:r>
        <w:rPr>
          <w:rFonts w:hint="eastAsia"/>
          <w:b/>
          <w:bCs/>
          <w:color w:val="FF0000"/>
        </w:rPr>
        <w:t>“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rsidR="00804254" w:rsidRDefault="00BF3689">
      <w:pPr>
        <w:spacing w:beforeLines="50" w:before="120"/>
        <w:ind w:firstLineChars="200" w:firstLine="422"/>
        <w:rPr>
          <w:bCs/>
        </w:rPr>
      </w:pPr>
      <w:r>
        <w:rPr>
          <w:rFonts w:hint="eastAsia"/>
          <w:b/>
          <w:bCs/>
          <w:color w:val="FF0000"/>
        </w:rPr>
        <w:t>1</w:t>
      </w:r>
      <w:r>
        <w:rPr>
          <w:rFonts w:hint="eastAsia"/>
          <w:b/>
          <w:bCs/>
          <w:color w:val="FF0000"/>
        </w:rPr>
        <w:t>、资格证明材料：</w:t>
      </w:r>
      <w:r>
        <w:rPr>
          <w:bCs/>
        </w:rPr>
        <w:t xml:space="preserve"> </w:t>
      </w:r>
    </w:p>
    <w:p w:rsidR="00804254" w:rsidRDefault="00804254">
      <w:pPr>
        <w:rPr>
          <w:b/>
          <w:bCs/>
          <w:sz w:val="24"/>
        </w:rPr>
      </w:pPr>
    </w:p>
    <w:p w:rsidR="00804254" w:rsidRDefault="00804254">
      <w:pPr>
        <w:rPr>
          <w:b/>
          <w:bCs/>
          <w:sz w:val="24"/>
        </w:rPr>
      </w:pPr>
    </w:p>
    <w:p w:rsidR="00804254" w:rsidRDefault="00804254">
      <w:pPr>
        <w:rPr>
          <w:b/>
          <w:bCs/>
          <w:sz w:val="24"/>
        </w:rPr>
      </w:pPr>
    </w:p>
    <w:p w:rsidR="00804254" w:rsidRDefault="00804254">
      <w:pPr>
        <w:rPr>
          <w:b/>
          <w:bCs/>
          <w:sz w:val="24"/>
        </w:rPr>
      </w:pPr>
    </w:p>
    <w:p w:rsidR="00804254" w:rsidRDefault="00BF3689">
      <w:pPr>
        <w:ind w:firstLineChars="200" w:firstLine="480"/>
        <w:outlineLvl w:val="3"/>
        <w:rPr>
          <w:rFonts w:ascii="黑体" w:eastAsia="黑体" w:hAnsi="宋体"/>
          <w:bCs/>
          <w:kern w:val="0"/>
          <w:sz w:val="24"/>
          <w:szCs w:val="32"/>
        </w:rPr>
      </w:pPr>
      <w:bookmarkStart w:id="77" w:name="_Hlk72257908"/>
      <w:r>
        <w:rPr>
          <w:rFonts w:ascii="黑体" w:eastAsia="黑体" w:hAnsi="宋体" w:hint="eastAsia"/>
          <w:bCs/>
          <w:kern w:val="0"/>
          <w:sz w:val="24"/>
          <w:szCs w:val="32"/>
        </w:rPr>
        <w:t>（二）中小企业声明函、残疾人福利性单位声明函及监狱企业声明函</w:t>
      </w:r>
    </w:p>
    <w:bookmarkEnd w:id="76"/>
    <w:p w:rsidR="00804254" w:rsidRDefault="00804254"/>
    <w:p w:rsidR="00804254" w:rsidRDefault="00BF3689">
      <w:pPr>
        <w:ind w:firstLineChars="200" w:firstLine="420"/>
        <w:rPr>
          <w:rFonts w:ascii="黑体" w:eastAsia="黑体" w:hAnsi="黑体" w:cs="黑体"/>
          <w:color w:val="FF0000"/>
          <w:highlight w:val="yellow"/>
        </w:rPr>
      </w:pPr>
      <w:r>
        <w:rPr>
          <w:rFonts w:ascii="黑体" w:eastAsia="黑体" w:hAnsi="黑体" w:cs="黑体" w:hint="eastAsia"/>
          <w:color w:val="FF0000"/>
        </w:rPr>
        <w:t>请投标人依照招标文件提供的格式和内容填写声明函，不要随意变更格式；</w:t>
      </w:r>
      <w:r>
        <w:rPr>
          <w:rFonts w:ascii="黑体" w:eastAsia="黑体" w:hAnsi="黑体" w:cs="黑体" w:hint="eastAsia"/>
          <w:color w:val="FF0000"/>
          <w:highlight w:val="yellow"/>
        </w:rPr>
        <w:t>声明函不需要盖章或签字；满足多项优惠政策的投标人，不重复享受多项价格扣除政策。</w:t>
      </w:r>
    </w:p>
    <w:p w:rsidR="00804254" w:rsidRDefault="00804254">
      <w:pPr>
        <w:ind w:firstLineChars="200" w:firstLine="420"/>
        <w:rPr>
          <w:rFonts w:ascii="黑体" w:eastAsia="黑体" w:hAnsi="黑体" w:cs="黑体"/>
          <w:color w:val="FF0000"/>
        </w:rPr>
      </w:pPr>
    </w:p>
    <w:p w:rsidR="00804254" w:rsidRDefault="00BF3689">
      <w:pPr>
        <w:ind w:firstLineChars="200" w:firstLine="420"/>
        <w:rPr>
          <w:rFonts w:ascii="黑体" w:eastAsia="黑体" w:hAnsi="黑体" w:cs="黑体"/>
          <w:color w:val="FF0000"/>
          <w:highlight w:val="yellow"/>
        </w:rPr>
      </w:pPr>
      <w:r>
        <w:rPr>
          <w:rFonts w:ascii="黑体" w:eastAsia="黑体" w:hAnsi="黑体" w:cs="黑体" w:hint="eastAsia"/>
          <w:color w:val="FF0000"/>
          <w:highlight w:val="yellow"/>
        </w:rPr>
        <w:t>（一）声明函的填写要求</w:t>
      </w:r>
    </w:p>
    <w:p w:rsidR="00804254" w:rsidRDefault="00BF3689">
      <w:pPr>
        <w:ind w:firstLineChars="200" w:firstLine="420"/>
        <w:rPr>
          <w:rFonts w:ascii="黑体" w:eastAsia="黑体" w:hAnsi="黑体" w:cs="黑体"/>
          <w:color w:val="FF0000"/>
        </w:rPr>
      </w:pPr>
      <w:r>
        <w:rPr>
          <w:rFonts w:ascii="黑体" w:eastAsia="黑体" w:hAnsi="黑体" w:cs="黑体" w:hint="eastAsia"/>
          <w:color w:val="FF0000"/>
        </w:rPr>
        <w:t>1.“单位名称”应填写采购人名称（深圳公共资源交易中心不是本项目的采购人，而是组织实施机构）；</w:t>
      </w:r>
    </w:p>
    <w:p w:rsidR="00804254" w:rsidRDefault="00BF3689">
      <w:pPr>
        <w:ind w:firstLineChars="200" w:firstLine="420"/>
        <w:rPr>
          <w:rFonts w:ascii="黑体" w:eastAsia="黑体" w:hAnsi="黑体" w:cs="黑体"/>
          <w:color w:val="FF0000"/>
        </w:rPr>
      </w:pPr>
      <w:r>
        <w:rPr>
          <w:rFonts w:ascii="黑体" w:eastAsia="黑体" w:hAnsi="黑体" w:cs="黑体" w:hint="eastAsia"/>
          <w:color w:val="FF0000"/>
        </w:rPr>
        <w:t>2.“项目名称”应按照招标文件中确定的项目名称填写。对于分包方式面向中小企业采购的项目，应标明中小企业的具体分包内容；对于以联合体方式面向中小企业采购的项目，应标明联合体中中小企业所承担的具体内容。</w:t>
      </w:r>
    </w:p>
    <w:p w:rsidR="00804254" w:rsidRDefault="00BF3689">
      <w:pPr>
        <w:ind w:firstLineChars="200" w:firstLine="420"/>
        <w:rPr>
          <w:rFonts w:ascii="黑体" w:eastAsia="黑体" w:hAnsi="黑体" w:cs="黑体"/>
          <w:color w:val="FF0000"/>
        </w:rPr>
      </w:pPr>
      <w:r>
        <w:rPr>
          <w:rFonts w:ascii="黑体" w:eastAsia="黑体" w:hAnsi="黑体" w:cs="黑体" w:hint="eastAsia"/>
          <w:color w:val="FF0000"/>
        </w:rPr>
        <w:t>3.“标的名称”应填写所采购货物（标的）的具体名称</w:t>
      </w:r>
      <w:r>
        <w:rPr>
          <w:rFonts w:ascii="黑体" w:eastAsia="黑体" w:hAnsi="黑体" w:cs="黑体" w:hint="eastAsia"/>
          <w:color w:val="0070C0"/>
        </w:rPr>
        <w:t>（以招标文件第一册第三章用户需求书“货物需求明细”的“货物名称”一栏为准）；</w:t>
      </w:r>
      <w:r>
        <w:rPr>
          <w:rFonts w:ascii="黑体" w:eastAsia="黑体" w:hAnsi="黑体" w:cs="黑体" w:hint="eastAsia"/>
          <w:color w:val="FF0000"/>
        </w:rPr>
        <w:t>如果涉及多项货物（标的）为同一企业制造，“标的名称”下划线处可以如实填写多项货物；对于分包方式面向中小企业采购的项目，“标的名称”应填写招标文件中注明的分包给中小企业的采购标的名称；对于以联合体方式面向中小企业采购的项目，“标的名称”应填写招标文件中注明的联合体中中小企业承担的采购标的名称。</w:t>
      </w:r>
    </w:p>
    <w:p w:rsidR="00804254" w:rsidRDefault="00BF3689">
      <w:pPr>
        <w:ind w:firstLineChars="200" w:firstLine="420"/>
        <w:rPr>
          <w:rFonts w:ascii="黑体" w:eastAsia="黑体" w:hAnsi="黑体" w:cs="黑体"/>
          <w:color w:val="FF0000"/>
        </w:rPr>
      </w:pPr>
      <w:r>
        <w:rPr>
          <w:rFonts w:ascii="黑体" w:eastAsia="黑体" w:hAnsi="黑体" w:cs="黑体" w:hint="eastAsia"/>
          <w:color w:val="FF0000"/>
        </w:rPr>
        <w:t>4.“采购文件中明确的所属行业”应填写采购标的对应的中小企业划分标准所属行业</w:t>
      </w:r>
      <w:r>
        <w:rPr>
          <w:rFonts w:ascii="黑体" w:eastAsia="黑体" w:hAnsi="黑体" w:cs="黑体" w:hint="eastAsia"/>
          <w:color w:val="0070C0"/>
        </w:rPr>
        <w:t>（所属行业以招标文件第一册第三章用户需求书“货物清单明细”的“标的所属行业”一栏为准）</w:t>
      </w:r>
      <w:r>
        <w:rPr>
          <w:rFonts w:ascii="黑体" w:eastAsia="黑体" w:hAnsi="宋体" w:hint="eastAsia"/>
          <w:bCs/>
          <w:color w:val="FF0000"/>
          <w:szCs w:val="21"/>
          <w:lang w:bidi="ar"/>
        </w:rPr>
        <w:t>，并应确保与采购标的涉及的货物制造商本身的所属行业保持一致。</w:t>
      </w:r>
      <w:r>
        <w:rPr>
          <w:rFonts w:ascii="黑体" w:eastAsia="黑体" w:hAnsi="黑体" w:cs="黑体" w:hint="eastAsia"/>
          <w:color w:val="FF0000"/>
        </w:rPr>
        <w:t>对于分包方式面向中小企业采购的项目，“采购文件中明确的所属行业”应按照招标文件中注明的分包给中小企业的采购标的所属行业填写，并应确保与该分包部分采购标的涉及的货物制造商本身的所属行业保持一致。对于以联合体方式面向中小企业采购的项目，“采购文件中明确的所属行业”应按照招标文件中注明的联合体中中小企业承担的采购标的所属行业填写，并应确保与该承担部分采购标的涉及的货物制造商本身的所属行业保持一致。</w:t>
      </w:r>
    </w:p>
    <w:p w:rsidR="00804254" w:rsidRDefault="00BF3689">
      <w:pPr>
        <w:ind w:firstLineChars="200" w:firstLine="420"/>
        <w:rPr>
          <w:rFonts w:ascii="黑体" w:eastAsia="黑体" w:hAnsi="黑体" w:cs="黑体"/>
          <w:color w:val="FF0000"/>
        </w:rPr>
      </w:pPr>
      <w:r>
        <w:rPr>
          <w:rFonts w:ascii="黑体" w:eastAsia="黑体" w:hAnsi="黑体" w:cs="黑体" w:hint="eastAsia"/>
          <w:color w:val="FF0000"/>
        </w:rPr>
        <w:t>5.“企业名称”应如实填写</w:t>
      </w:r>
      <w:r>
        <w:rPr>
          <w:rFonts w:ascii="黑体" w:eastAsia="黑体" w:hAnsi="黑体" w:cs="黑体" w:hint="eastAsia"/>
          <w:b/>
          <w:bCs/>
          <w:color w:val="FF0000"/>
        </w:rPr>
        <w:t>货物制造商名称</w:t>
      </w:r>
      <w:r>
        <w:rPr>
          <w:rFonts w:ascii="黑体" w:eastAsia="黑体" w:hAnsi="黑体" w:cs="黑体" w:hint="eastAsia"/>
          <w:color w:val="FF0000"/>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rsidR="00804254" w:rsidRDefault="00BF3689">
      <w:pPr>
        <w:ind w:firstLineChars="200" w:firstLine="420"/>
        <w:rPr>
          <w:rFonts w:ascii="黑体" w:eastAsia="黑体" w:hAnsi="黑体" w:cs="黑体"/>
          <w:color w:val="FF0000"/>
        </w:rPr>
      </w:pPr>
      <w:r>
        <w:rPr>
          <w:rFonts w:ascii="黑体" w:eastAsia="黑体" w:hAnsi="黑体" w:cs="黑体" w:hint="eastAsia"/>
          <w:color w:val="FF0000"/>
        </w:rPr>
        <w:t>6.从业人员、资产总额指标以上年度末数据为依据，营业收入指标以上年度累计数据为依据。无上年度数据的新成立企业可不填报。</w:t>
      </w:r>
    </w:p>
    <w:p w:rsidR="00804254" w:rsidRDefault="00BF3689">
      <w:pPr>
        <w:ind w:firstLineChars="200" w:firstLine="420"/>
        <w:rPr>
          <w:rFonts w:ascii="黑体" w:eastAsia="黑体" w:hAnsi="黑体" w:cs="黑体"/>
          <w:color w:val="FF0000"/>
        </w:rPr>
      </w:pPr>
      <w:r>
        <w:rPr>
          <w:rFonts w:ascii="黑体" w:eastAsia="黑体" w:hAnsi="黑体" w:cs="黑体" w:hint="eastAsia"/>
          <w:color w:val="FF0000"/>
        </w:rPr>
        <w:t>7.“中型企业/小型企业/微型企业”部分，应依据企业上年度从业人员、营业收入、资产总额等指标，按照《中小企业划型标准规定》（工信部联企业〔2011〕300 号）、《金融业企业划型标准规定》（银发〔2015〕309 号），判断《中小企业声明函》载明的货物制造商是否属于招标文件所属行业的中型企业/小型企业/微型企业。</w:t>
      </w:r>
    </w:p>
    <w:p w:rsidR="00804254" w:rsidRDefault="00BF3689">
      <w:pPr>
        <w:ind w:firstLineChars="200" w:firstLine="420"/>
        <w:rPr>
          <w:rFonts w:ascii="黑体" w:eastAsia="黑体" w:hAnsi="黑体" w:cs="黑体"/>
          <w:color w:val="FF0000"/>
        </w:rPr>
      </w:pPr>
      <w:r>
        <w:rPr>
          <w:rFonts w:ascii="黑体" w:eastAsia="黑体" w:hAnsi="黑体" w:cs="黑体" w:hint="eastAsia"/>
          <w:color w:val="FF0000"/>
        </w:rPr>
        <w:t>8.对于已纳入统计部门统计范围的企业，所属行业、从业人员、营业收入、资产总额、规模类型应与统计部门报表保持一致。对于未纳入统计部门统计范围的企业，应对照</w:t>
      </w:r>
      <w:r>
        <w:rPr>
          <w:rFonts w:ascii="黑体" w:eastAsia="黑体" w:hAnsi="黑体" w:cs="黑体" w:hint="eastAsia"/>
          <w:color w:val="FF0000"/>
        </w:rPr>
        <w:lastRenderedPageBreak/>
        <w:t>《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rsidR="00804254" w:rsidRDefault="00BF3689">
      <w:pPr>
        <w:ind w:firstLineChars="200" w:firstLine="420"/>
        <w:rPr>
          <w:rFonts w:ascii="黑体" w:eastAsia="黑体" w:hAnsi="黑体" w:cs="黑体"/>
          <w:color w:val="FF0000"/>
        </w:rPr>
      </w:pPr>
      <w:r>
        <w:rPr>
          <w:rFonts w:ascii="黑体" w:eastAsia="黑体" w:hAnsi="黑体" w:cs="黑体" w:hint="eastAsia"/>
          <w:color w:val="FF0000"/>
        </w:rPr>
        <w:t>9.声明是残疾人福利性单位须填写《残疾人福利性单位声明函》的相关内容，具体参照以上《中小企业声明函》填写要求执行。</w:t>
      </w:r>
    </w:p>
    <w:p w:rsidR="00804254" w:rsidRDefault="00BF3689">
      <w:pPr>
        <w:ind w:firstLineChars="200" w:firstLine="420"/>
        <w:rPr>
          <w:rFonts w:ascii="黑体" w:eastAsia="黑体" w:hAnsi="黑体" w:cs="黑体"/>
          <w:color w:val="FF0000"/>
        </w:rPr>
      </w:pPr>
      <w:r>
        <w:rPr>
          <w:rFonts w:ascii="黑体" w:eastAsia="黑体" w:hAnsi="黑体" w:cs="黑体" w:hint="eastAsia"/>
          <w:color w:val="FF0000"/>
        </w:rPr>
        <w:t>10.声明是监狱企业须填写《监狱企业声明函》的三项内容（填写位置的字体已加粗），具体参照以上《中小企业声明函》填写要求执行。</w:t>
      </w:r>
    </w:p>
    <w:p w:rsidR="00804254" w:rsidRDefault="00BF3689">
      <w:pPr>
        <w:ind w:firstLineChars="200" w:firstLine="420"/>
        <w:rPr>
          <w:rFonts w:ascii="黑体" w:eastAsia="黑体" w:hAnsi="黑体" w:cs="黑体"/>
          <w:color w:val="FF0000"/>
          <w:highlight w:val="yellow"/>
        </w:rPr>
      </w:pPr>
      <w:r>
        <w:rPr>
          <w:rFonts w:ascii="黑体" w:eastAsia="黑体" w:hAnsi="黑体" w:cs="黑体" w:hint="eastAsia"/>
          <w:color w:val="FF0000"/>
          <w:highlight w:val="yellow"/>
        </w:rPr>
        <w:t>（二）声明函的提交要求</w:t>
      </w:r>
    </w:p>
    <w:p w:rsidR="00804254" w:rsidRDefault="00BF3689">
      <w:pPr>
        <w:ind w:firstLineChars="200" w:firstLine="420"/>
        <w:rPr>
          <w:rFonts w:ascii="黑体" w:eastAsia="黑体" w:hAnsi="黑体" w:cs="黑体"/>
          <w:color w:val="FF0000"/>
        </w:rPr>
      </w:pPr>
      <w:r>
        <w:rPr>
          <w:rFonts w:ascii="黑体" w:eastAsia="黑体" w:hAnsi="黑体" w:cs="黑体" w:hint="eastAsia"/>
          <w:color w:val="FF0000"/>
        </w:rPr>
        <w:t>1. 投标（响应）供应商对《中小企业声明函》的真实性负责。投标（响应）供应商应当核实投标（响应）的货物制造商的相关信息，如对相关信息了解不充分，或者不能确定相关信息真实、准确的，不建议出具《中小企业声明函》。</w:t>
      </w:r>
    </w:p>
    <w:p w:rsidR="00804254" w:rsidRDefault="00BF3689">
      <w:pPr>
        <w:ind w:firstLineChars="200" w:firstLine="420"/>
        <w:rPr>
          <w:rFonts w:ascii="黑体" w:eastAsia="黑体" w:hAnsi="黑体" w:cs="黑体"/>
          <w:color w:val="FF0000"/>
        </w:rPr>
      </w:pPr>
      <w:r>
        <w:rPr>
          <w:rFonts w:ascii="黑体" w:eastAsia="黑体" w:hAnsi="黑体" w:cs="黑体" w:hint="eastAsia"/>
          <w:color w:val="FF0000"/>
        </w:rPr>
        <w:t>2.鼓励供应商在投标（响应）时一并提供对货物制造商相关信息的核实核验情况以及其他佐证材料。</w:t>
      </w:r>
    </w:p>
    <w:p w:rsidR="00804254" w:rsidRDefault="00BF3689">
      <w:pPr>
        <w:ind w:firstLineChars="200" w:firstLine="420"/>
        <w:rPr>
          <w:rFonts w:ascii="黑体" w:eastAsia="黑体" w:hAnsi="黑体" w:cs="黑体"/>
          <w:color w:val="FF0000"/>
        </w:rPr>
      </w:pPr>
      <w:r>
        <w:rPr>
          <w:rFonts w:ascii="黑体" w:eastAsia="黑体" w:hAnsi="黑体" w:cs="黑体" w:hint="eastAsia"/>
          <w:color w:val="FF0000"/>
        </w:rPr>
        <w:t>3.如供应商提供的《中小企业声明函》存在所属行业或划型不实的，属于提供虚假材料谋取中标、成交，依照《中华人民共和国政府采购法》第七十七条的规定，将处以采购金额千分之五以上千分之十以下的罚款，列入不良行为记录名单，在一至三年内禁止参加政府采购活动，有违法所得的，并处没收违法所得，情节严重的，由工商行政管理机关吊销营业执照；构成犯罪的，依法追究刑事责任。</w:t>
      </w:r>
    </w:p>
    <w:p w:rsidR="00804254" w:rsidRDefault="00BF3689">
      <w:pPr>
        <w:ind w:firstLineChars="200" w:firstLine="420"/>
        <w:rPr>
          <w:rFonts w:ascii="黑体" w:eastAsia="黑体" w:hAnsi="黑体" w:cs="黑体"/>
          <w:color w:val="FF0000"/>
        </w:rPr>
      </w:pPr>
      <w:r>
        <w:rPr>
          <w:rFonts w:ascii="黑体" w:eastAsia="黑体" w:hAnsi="黑体" w:cs="黑体" w:hint="eastAsia"/>
          <w:color w:val="FF0000"/>
        </w:rPr>
        <w:t>4.声明函内容由投标人根据自身实际情况填写，不符合要求的投标人可以不填写或直接删除相应的声明函。投标人提供的声明函不属实的，属于提供虚假资料谋取中标，依照《中华人民共和国政府采购法》等国家有关规定追究相应责任。</w:t>
      </w:r>
    </w:p>
    <w:p w:rsidR="00804254" w:rsidRDefault="00BF3689">
      <w:pPr>
        <w:ind w:firstLineChars="200" w:firstLine="420"/>
        <w:rPr>
          <w:rFonts w:ascii="黑体" w:eastAsia="黑体" w:hAnsi="黑体" w:cs="黑体"/>
          <w:color w:val="FF0000"/>
          <w:highlight w:val="yellow"/>
        </w:rPr>
      </w:pPr>
      <w:r>
        <w:rPr>
          <w:rFonts w:ascii="黑体" w:eastAsia="黑体" w:hAnsi="黑体" w:cs="黑体" w:hint="eastAsia"/>
          <w:color w:val="FF0000"/>
          <w:highlight w:val="yellow"/>
        </w:rPr>
        <w:t>（三）声明函相关规定文件</w:t>
      </w:r>
    </w:p>
    <w:p w:rsidR="00804254" w:rsidRDefault="00BF3689">
      <w:pPr>
        <w:ind w:firstLineChars="200" w:firstLine="420"/>
        <w:rPr>
          <w:rFonts w:ascii="黑体" w:eastAsia="黑体" w:hAnsi="黑体" w:cs="黑体"/>
          <w:color w:val="FF0000"/>
        </w:rPr>
      </w:pPr>
      <w:r>
        <w:rPr>
          <w:rFonts w:ascii="黑体" w:eastAsia="黑体" w:hAnsi="黑体" w:cs="黑体" w:hint="eastAsia"/>
          <w:color w:val="FF0000"/>
        </w:rPr>
        <w:t>1.财政部《政府采购促进中小企业发展管理办法》（财库〔2020〕46号）；</w:t>
      </w:r>
    </w:p>
    <w:p w:rsidR="00804254" w:rsidRDefault="00BF3689">
      <w:pPr>
        <w:ind w:firstLineChars="200" w:firstLine="420"/>
        <w:rPr>
          <w:rFonts w:ascii="黑体" w:eastAsia="黑体" w:hAnsi="黑体" w:cs="黑体"/>
          <w:color w:val="FF0000"/>
        </w:rPr>
      </w:pPr>
      <w:r>
        <w:rPr>
          <w:rFonts w:ascii="黑体" w:eastAsia="黑体" w:hAnsi="黑体" w:cs="黑体" w:hint="eastAsia"/>
          <w:color w:val="FF0000"/>
        </w:rPr>
        <w:t>2.《工业和信息化部、国家统计局、国家发展和改革委员会、财政部关于印发中小企业划型标准规定的通知》（工信部联企业〔2011〕300 号，以下简称300号文）；</w:t>
      </w:r>
    </w:p>
    <w:p w:rsidR="00804254" w:rsidRDefault="00BF3689">
      <w:pPr>
        <w:ind w:firstLineChars="200" w:firstLine="420"/>
        <w:rPr>
          <w:rFonts w:ascii="黑体" w:eastAsia="黑体" w:hAnsi="黑体" w:cs="黑体"/>
          <w:color w:val="FF0000"/>
        </w:rPr>
      </w:pPr>
      <w:r>
        <w:rPr>
          <w:rFonts w:ascii="黑体" w:eastAsia="黑体" w:hAnsi="黑体" w:cs="黑体" w:hint="eastAsia"/>
          <w:color w:val="FF0000"/>
        </w:rPr>
        <w:t>3.《统计上大中小微型企业划分办法(2017)》（国统字〔2017〕213 号）；</w:t>
      </w:r>
    </w:p>
    <w:p w:rsidR="00804254" w:rsidRDefault="00BF3689">
      <w:pPr>
        <w:ind w:firstLineChars="200" w:firstLine="420"/>
        <w:rPr>
          <w:rFonts w:ascii="黑体" w:eastAsia="黑体" w:hAnsi="黑体" w:cs="黑体"/>
          <w:color w:val="FF0000"/>
        </w:rPr>
      </w:pPr>
      <w:r>
        <w:rPr>
          <w:rFonts w:ascii="黑体" w:eastAsia="黑体" w:hAnsi="黑体" w:cs="黑体" w:hint="eastAsia"/>
          <w:color w:val="FF0000"/>
        </w:rPr>
        <w:t>4.《关于促进残疾人就业政府采购政策的通知》（财库〔2017〕141号）；</w:t>
      </w:r>
    </w:p>
    <w:p w:rsidR="00804254" w:rsidRDefault="00BF3689">
      <w:pPr>
        <w:ind w:firstLineChars="200" w:firstLine="420"/>
        <w:rPr>
          <w:rFonts w:ascii="黑体" w:eastAsia="黑体" w:hAnsi="黑体" w:cs="黑体"/>
          <w:color w:val="FF0000"/>
        </w:rPr>
      </w:pPr>
      <w:r>
        <w:rPr>
          <w:rFonts w:ascii="黑体" w:eastAsia="黑体" w:hAnsi="黑体" w:cs="黑体" w:hint="eastAsia"/>
          <w:color w:val="FF0000"/>
        </w:rPr>
        <w:t>5.《关于政府采购支持监狱企业发展有关问题的通知》（财库〔2014〕68号）。</w:t>
      </w:r>
    </w:p>
    <w:p w:rsidR="00804254" w:rsidRDefault="00BF3689">
      <w:pPr>
        <w:ind w:firstLineChars="200" w:firstLine="420"/>
        <w:rPr>
          <w:rFonts w:ascii="黑体" w:eastAsia="黑体" w:hAnsi="黑体" w:cs="黑体"/>
          <w:color w:val="FF0000"/>
          <w:highlight w:val="yellow"/>
        </w:rPr>
      </w:pPr>
      <w:r>
        <w:rPr>
          <w:rFonts w:ascii="黑体" w:eastAsia="黑体" w:hAnsi="黑体" w:cs="黑体" w:hint="eastAsia"/>
          <w:color w:val="FF0000"/>
          <w:highlight w:val="yellow"/>
        </w:rPr>
        <w:t>（四）声明函的审查</w:t>
      </w:r>
    </w:p>
    <w:p w:rsidR="00804254" w:rsidRDefault="00BF3689">
      <w:pPr>
        <w:ind w:firstLineChars="200" w:firstLine="420"/>
        <w:rPr>
          <w:rFonts w:ascii="黑体" w:eastAsia="黑体" w:hAnsi="黑体" w:cs="黑体"/>
          <w:color w:val="FF0000"/>
        </w:rPr>
      </w:pPr>
      <w:r>
        <w:rPr>
          <w:rFonts w:ascii="黑体" w:eastAsia="黑体" w:hAnsi="黑体" w:cs="黑体" w:hint="eastAsia"/>
          <w:color w:val="FF0000"/>
        </w:rPr>
        <w:t>1.事业单位、社会组织等非企业主体不享受中小企业扶持政策，但事业单位、社会组织等非企业主体提供全部由中小企业制造的货物参加货物采购项目的除外。</w:t>
      </w:r>
    </w:p>
    <w:p w:rsidR="00804254" w:rsidRDefault="00BF3689">
      <w:pPr>
        <w:ind w:firstLineChars="200" w:firstLine="420"/>
        <w:rPr>
          <w:rFonts w:ascii="黑体" w:eastAsia="黑体" w:hAnsi="黑体" w:cs="黑体"/>
          <w:color w:val="FF0000"/>
        </w:rPr>
      </w:pPr>
      <w:r>
        <w:rPr>
          <w:rFonts w:ascii="黑体" w:eastAsia="黑体" w:hAnsi="黑体" w:cs="黑体" w:hint="eastAsia"/>
          <w:color w:val="FF0000"/>
        </w:rPr>
        <w:t>2.若本项目属于专门面向中小企业、残疾人福利性单位或监狱企业（包括预留份额专门面向中小企业的），则声明函有效性由采购人或代理机构判定，对供应商是否按招标文件规定提交《中小企业声明函》一并进行审查，如判定声明函无效的，相关供应商将作资格审查不通过处理；</w:t>
      </w:r>
    </w:p>
    <w:p w:rsidR="00804254" w:rsidRDefault="00BF3689">
      <w:pPr>
        <w:ind w:firstLineChars="200" w:firstLine="420"/>
        <w:rPr>
          <w:rFonts w:ascii="黑体" w:eastAsia="黑体" w:hAnsi="黑体" w:cs="黑体"/>
          <w:color w:val="FF0000"/>
        </w:rPr>
      </w:pPr>
      <w:r>
        <w:rPr>
          <w:rFonts w:ascii="黑体" w:eastAsia="黑体" w:hAnsi="黑体" w:cs="黑体" w:hint="eastAsia"/>
          <w:color w:val="FF0000"/>
        </w:rPr>
        <w:t>若本项目非专门面向中小企业、残疾人福利性单位或监狱企业，由评审专家在评审过程中依法审查相关供应商是否满足条件并给予相应扶持政策，声明函的有效性由评审委员会判定，如评审委员会判定声明函无效，相关供应商不享受价格扣除（但不作投标无效处理）。</w:t>
      </w:r>
    </w:p>
    <w:p w:rsidR="00804254" w:rsidRDefault="00BF3689">
      <w:pPr>
        <w:ind w:firstLineChars="200" w:firstLine="420"/>
        <w:rPr>
          <w:rFonts w:ascii="黑体" w:eastAsia="黑体" w:hAnsi="黑体" w:cs="黑体"/>
          <w:color w:val="FF0000"/>
        </w:rPr>
      </w:pPr>
      <w:r>
        <w:rPr>
          <w:rFonts w:ascii="黑体" w:eastAsia="黑体" w:hAnsi="黑体" w:cs="黑体" w:hint="eastAsia"/>
          <w:color w:val="FF0000"/>
        </w:rPr>
        <w:t xml:space="preserve">3.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 </w:t>
      </w:r>
    </w:p>
    <w:p w:rsidR="00804254" w:rsidRDefault="00804254">
      <w:pPr>
        <w:ind w:firstLineChars="200" w:firstLine="420"/>
      </w:pPr>
    </w:p>
    <w:p w:rsidR="00804254" w:rsidRDefault="00804254"/>
    <w:p w:rsidR="00804254" w:rsidRDefault="00BF3689">
      <w:pPr>
        <w:jc w:val="center"/>
        <w:rPr>
          <w:b/>
          <w:bCs/>
        </w:rPr>
      </w:pPr>
      <w:r>
        <w:rPr>
          <w:rFonts w:hint="eastAsia"/>
          <w:b/>
          <w:bCs/>
        </w:rPr>
        <w:t>1</w:t>
      </w:r>
      <w:r>
        <w:rPr>
          <w:rFonts w:hint="eastAsia"/>
          <w:b/>
          <w:bCs/>
        </w:rPr>
        <w:t>、</w:t>
      </w:r>
      <w:r>
        <w:rPr>
          <w:b/>
          <w:bCs/>
        </w:rPr>
        <w:t>中小企业声明函（货物）</w:t>
      </w:r>
    </w:p>
    <w:p w:rsidR="00804254" w:rsidRDefault="00804254"/>
    <w:p w:rsidR="00804254" w:rsidRDefault="00BF3689">
      <w:pPr>
        <w:spacing w:line="360" w:lineRule="exact"/>
        <w:ind w:firstLineChars="200" w:firstLine="420"/>
      </w:pPr>
      <w:r>
        <w:rPr>
          <w:rFonts w:hint="eastAsia"/>
        </w:rPr>
        <w:t>本公司（联合体）郑重声明，根据《政府采购促进中小企业发展管理办法》（财库﹝</w:t>
      </w:r>
      <w:r>
        <w:rPr>
          <w:rFonts w:hint="eastAsia"/>
        </w:rPr>
        <w:t>2020</w:t>
      </w:r>
      <w:r>
        <w:rPr>
          <w:rFonts w:hint="eastAsia"/>
        </w:rPr>
        <w:t>﹞</w:t>
      </w:r>
      <w:r>
        <w:rPr>
          <w:rFonts w:hint="eastAsia"/>
        </w:rPr>
        <w:t>46</w:t>
      </w:r>
      <w:r>
        <w:rPr>
          <w:rFonts w:hint="eastAsia"/>
        </w:rPr>
        <w:t>号）的规定，本公司（联合体）参加</w:t>
      </w:r>
      <w:r>
        <w:rPr>
          <w:rFonts w:hint="eastAsia"/>
          <w:b/>
          <w:bCs/>
          <w:u w:val="single"/>
        </w:rPr>
        <w:t xml:space="preserve">    </w:t>
      </w:r>
      <w:r>
        <w:rPr>
          <w:rFonts w:hint="eastAsia"/>
          <w:b/>
          <w:bCs/>
          <w:u w:val="single"/>
        </w:rPr>
        <w:t>（单位名称）</w:t>
      </w:r>
      <w:r>
        <w:rPr>
          <w:rFonts w:hint="eastAsia"/>
          <w:b/>
          <w:bCs/>
          <w:u w:val="single"/>
        </w:rPr>
        <w:t xml:space="preserve">   </w:t>
      </w:r>
      <w:r>
        <w:rPr>
          <w:rFonts w:hint="eastAsia"/>
        </w:rPr>
        <w:t xml:space="preserve"> </w:t>
      </w:r>
      <w:r>
        <w:rPr>
          <w:rFonts w:hint="eastAsia"/>
        </w:rPr>
        <w:t>的</w:t>
      </w:r>
      <w:r>
        <w:rPr>
          <w:rFonts w:hint="eastAsia"/>
          <w:b/>
          <w:bCs/>
          <w:u w:val="single"/>
        </w:rPr>
        <w:t xml:space="preserve">    </w:t>
      </w:r>
      <w:r>
        <w:rPr>
          <w:rFonts w:hint="eastAsia"/>
          <w:b/>
          <w:bCs/>
          <w:u w:val="single"/>
        </w:rPr>
        <w:t>（项目名称）</w:t>
      </w:r>
      <w:r>
        <w:rPr>
          <w:rFonts w:hint="eastAsia"/>
          <w:b/>
          <w:bCs/>
          <w:u w:val="single"/>
        </w:rPr>
        <w:t xml:space="preserve">   </w:t>
      </w:r>
      <w:r>
        <w:rPr>
          <w:rFonts w:hint="eastAsia"/>
        </w:rPr>
        <w:t xml:space="preserve"> </w:t>
      </w:r>
      <w:r>
        <w:rPr>
          <w:rFonts w:hint="eastAsia"/>
        </w:rPr>
        <w:t>采购活动，提供的货物全部由符合政策要求的中小企业制造。相关企业（含联合体中的中小企业、签订分包意向协议的中小企业）的具体情况如下：</w:t>
      </w:r>
    </w:p>
    <w:p w:rsidR="00804254" w:rsidRDefault="00BF3689">
      <w:pPr>
        <w:spacing w:line="360" w:lineRule="exact"/>
        <w:ind w:firstLineChars="200" w:firstLine="420"/>
      </w:pPr>
      <w:r>
        <w:rPr>
          <w:rFonts w:hint="eastAsia"/>
        </w:rPr>
        <w:lastRenderedPageBreak/>
        <w:t xml:space="preserve">1. </w:t>
      </w:r>
      <w:r>
        <w:rPr>
          <w:rFonts w:hint="eastAsia"/>
          <w:b/>
          <w:bCs/>
          <w:u w:val="single"/>
        </w:rPr>
        <w:t xml:space="preserve">   </w:t>
      </w:r>
      <w:r>
        <w:rPr>
          <w:rFonts w:hint="eastAsia"/>
          <w:b/>
          <w:bCs/>
          <w:u w:val="single"/>
        </w:rPr>
        <w:t>（标的名称）</w:t>
      </w:r>
      <w:r>
        <w:rPr>
          <w:rFonts w:hint="eastAsia"/>
          <w:b/>
          <w:bCs/>
          <w:u w:val="single"/>
        </w:rPr>
        <w:t xml:space="preserve">    </w:t>
      </w:r>
      <w:r>
        <w:rPr>
          <w:rFonts w:hint="eastAsia"/>
        </w:rPr>
        <w:t xml:space="preserve"> </w:t>
      </w:r>
      <w:r>
        <w:rPr>
          <w:rFonts w:hint="eastAsia"/>
        </w:rPr>
        <w:t>，属于</w:t>
      </w:r>
      <w:r>
        <w:rPr>
          <w:rFonts w:hint="eastAsia"/>
          <w:b/>
          <w:bCs/>
          <w:u w:val="single"/>
        </w:rPr>
        <w:t xml:space="preserve">    </w:t>
      </w:r>
      <w:r>
        <w:rPr>
          <w:rFonts w:hint="eastAsia"/>
          <w:b/>
          <w:bCs/>
          <w:u w:val="single"/>
        </w:rPr>
        <w:t>（采购文件中明确的所属行业）</w:t>
      </w:r>
      <w:r>
        <w:rPr>
          <w:rFonts w:hint="eastAsia"/>
          <w:b/>
          <w:bCs/>
          <w:u w:val="single"/>
        </w:rPr>
        <w:t xml:space="preserve">   </w:t>
      </w:r>
      <w:r>
        <w:rPr>
          <w:rFonts w:hint="eastAsia"/>
        </w:rPr>
        <w:t xml:space="preserve"> </w:t>
      </w:r>
      <w:r>
        <w:rPr>
          <w:rFonts w:hint="eastAsia"/>
        </w:rPr>
        <w:t>行业；制造商为</w:t>
      </w:r>
      <w:r>
        <w:rPr>
          <w:rFonts w:hint="eastAsia"/>
          <w:b/>
          <w:bCs/>
          <w:u w:val="single"/>
        </w:rPr>
        <w:t xml:space="preserve">    </w:t>
      </w:r>
      <w:r>
        <w:rPr>
          <w:rFonts w:hint="eastAsia"/>
          <w:b/>
          <w:bCs/>
          <w:u w:val="single"/>
        </w:rPr>
        <w:t>（企业名称，要求制造商本身所属行业应当与招标文件要求的行业相一致）</w:t>
      </w:r>
      <w:r>
        <w:rPr>
          <w:rFonts w:hint="eastAsia"/>
          <w:b/>
          <w:bCs/>
          <w:u w:val="single"/>
        </w:rPr>
        <w:t xml:space="preserve">    </w:t>
      </w:r>
      <w:r>
        <w:rPr>
          <w:rFonts w:hint="eastAsia"/>
        </w:rPr>
        <w:t>，从业人员</w:t>
      </w:r>
      <w:r>
        <w:rPr>
          <w:rFonts w:hint="eastAsia"/>
          <w:b/>
          <w:bCs/>
          <w:u w:val="single"/>
        </w:rPr>
        <w:t xml:space="preserve">        </w:t>
      </w:r>
      <w:r>
        <w:rPr>
          <w:rFonts w:hint="eastAsia"/>
        </w:rPr>
        <w:t>人，营业收入为</w:t>
      </w:r>
      <w:r>
        <w:rPr>
          <w:rFonts w:hint="eastAsia"/>
          <w:b/>
          <w:bCs/>
          <w:u w:val="single"/>
        </w:rPr>
        <w:t xml:space="preserve">         </w:t>
      </w:r>
      <w:r>
        <w:rPr>
          <w:rFonts w:hint="eastAsia"/>
        </w:rPr>
        <w:t>万元，资产总额为</w:t>
      </w:r>
      <w:r>
        <w:rPr>
          <w:rFonts w:hint="eastAsia"/>
          <w:b/>
          <w:bCs/>
          <w:u w:val="single"/>
        </w:rPr>
        <w:t xml:space="preserve">        </w:t>
      </w:r>
      <w:r>
        <w:rPr>
          <w:rFonts w:hint="eastAsia"/>
        </w:rPr>
        <w:t xml:space="preserve"> </w:t>
      </w:r>
      <w:r>
        <w:rPr>
          <w:rFonts w:hint="eastAsia"/>
        </w:rPr>
        <w:t>万元，属于</w:t>
      </w:r>
      <w:r>
        <w:rPr>
          <w:rFonts w:hint="eastAsia"/>
          <w:b/>
          <w:bCs/>
          <w:u w:val="single"/>
        </w:rPr>
        <w:t xml:space="preserve">    </w:t>
      </w:r>
      <w:r>
        <w:rPr>
          <w:rFonts w:hint="eastAsia"/>
          <w:b/>
          <w:bCs/>
          <w:u w:val="single"/>
        </w:rPr>
        <w:t>（中型企业、小型企业、微型企业）</w:t>
      </w:r>
      <w:r>
        <w:rPr>
          <w:rFonts w:hint="eastAsia"/>
          <w:b/>
          <w:bCs/>
          <w:u w:val="single"/>
        </w:rPr>
        <w:t xml:space="preserve">   </w:t>
      </w:r>
      <w:r>
        <w:rPr>
          <w:rFonts w:hint="eastAsia"/>
        </w:rPr>
        <w:t xml:space="preserve"> </w:t>
      </w:r>
      <w:r>
        <w:rPr>
          <w:rFonts w:hint="eastAsia"/>
        </w:rPr>
        <w:t>；</w:t>
      </w:r>
    </w:p>
    <w:p w:rsidR="00804254" w:rsidRDefault="00BF3689">
      <w:pPr>
        <w:spacing w:line="360" w:lineRule="exact"/>
        <w:ind w:firstLineChars="200" w:firstLine="420"/>
      </w:pPr>
      <w:r>
        <w:rPr>
          <w:rFonts w:hint="eastAsia"/>
        </w:rPr>
        <w:t>2.</w:t>
      </w:r>
      <w:r>
        <w:rPr>
          <w:rFonts w:hint="eastAsia"/>
          <w:b/>
          <w:bCs/>
          <w:u w:val="single"/>
        </w:rPr>
        <w:t xml:space="preserve">    </w:t>
      </w:r>
      <w:r>
        <w:rPr>
          <w:rFonts w:hint="eastAsia"/>
          <w:b/>
          <w:bCs/>
          <w:u w:val="single"/>
        </w:rPr>
        <w:t>（标的名称）</w:t>
      </w:r>
      <w:r>
        <w:rPr>
          <w:rFonts w:hint="eastAsia"/>
          <w:b/>
          <w:bCs/>
          <w:u w:val="single"/>
        </w:rPr>
        <w:t xml:space="preserve">     </w:t>
      </w:r>
      <w:r>
        <w:rPr>
          <w:rFonts w:hint="eastAsia"/>
        </w:rPr>
        <w:t>，属于</w:t>
      </w:r>
      <w:r>
        <w:rPr>
          <w:rFonts w:hint="eastAsia"/>
          <w:b/>
          <w:bCs/>
          <w:u w:val="single"/>
        </w:rPr>
        <w:t xml:space="preserve">    </w:t>
      </w:r>
      <w:r>
        <w:rPr>
          <w:rFonts w:hint="eastAsia"/>
          <w:b/>
          <w:bCs/>
          <w:u w:val="single"/>
        </w:rPr>
        <w:t>（采购文件中明确的所属行业）</w:t>
      </w:r>
      <w:r>
        <w:rPr>
          <w:rFonts w:hint="eastAsia"/>
          <w:b/>
          <w:bCs/>
          <w:u w:val="single"/>
        </w:rPr>
        <w:t xml:space="preserve">    </w:t>
      </w:r>
      <w:r>
        <w:rPr>
          <w:rFonts w:hint="eastAsia"/>
        </w:rPr>
        <w:t>行业；制造商为</w:t>
      </w:r>
      <w:r>
        <w:rPr>
          <w:rFonts w:hint="eastAsia"/>
          <w:b/>
          <w:bCs/>
          <w:u w:val="single"/>
        </w:rPr>
        <w:t xml:space="preserve">    </w:t>
      </w:r>
      <w:r>
        <w:rPr>
          <w:rFonts w:hint="eastAsia"/>
          <w:b/>
          <w:bCs/>
          <w:u w:val="single"/>
        </w:rPr>
        <w:t>（企业名称，要求制造商本身所属行业应当与招标文件要求的行业相一致）</w:t>
      </w:r>
      <w:r>
        <w:rPr>
          <w:rFonts w:hint="eastAsia"/>
          <w:b/>
          <w:bCs/>
          <w:u w:val="single"/>
        </w:rPr>
        <w:t xml:space="preserve">    </w:t>
      </w:r>
      <w:r>
        <w:rPr>
          <w:rFonts w:hint="eastAsia"/>
        </w:rPr>
        <w:t>，从业人员</w:t>
      </w:r>
      <w:r>
        <w:rPr>
          <w:rFonts w:hint="eastAsia"/>
          <w:b/>
          <w:bCs/>
          <w:u w:val="single"/>
        </w:rPr>
        <w:t xml:space="preserve">        </w:t>
      </w:r>
      <w:r>
        <w:rPr>
          <w:rFonts w:hint="eastAsia"/>
        </w:rPr>
        <w:t>人，营业收入为</w:t>
      </w:r>
      <w:r>
        <w:rPr>
          <w:rFonts w:hint="eastAsia"/>
          <w:b/>
          <w:bCs/>
          <w:u w:val="single"/>
        </w:rPr>
        <w:t xml:space="preserve">         </w:t>
      </w:r>
      <w:r>
        <w:rPr>
          <w:rFonts w:hint="eastAsia"/>
        </w:rPr>
        <w:t>万元，资产总额为</w:t>
      </w:r>
      <w:r>
        <w:rPr>
          <w:rFonts w:hint="eastAsia"/>
          <w:b/>
          <w:bCs/>
          <w:u w:val="single"/>
        </w:rPr>
        <w:t xml:space="preserve">        </w:t>
      </w:r>
      <w:r>
        <w:rPr>
          <w:rFonts w:hint="eastAsia"/>
        </w:rPr>
        <w:t xml:space="preserve"> </w:t>
      </w:r>
      <w:r>
        <w:rPr>
          <w:rFonts w:hint="eastAsia"/>
        </w:rPr>
        <w:t>万元，属于</w:t>
      </w:r>
      <w:r>
        <w:rPr>
          <w:rFonts w:hint="eastAsia"/>
          <w:b/>
          <w:bCs/>
          <w:u w:val="single"/>
        </w:rPr>
        <w:t xml:space="preserve">    </w:t>
      </w:r>
      <w:r>
        <w:rPr>
          <w:rFonts w:hint="eastAsia"/>
          <w:b/>
          <w:bCs/>
          <w:u w:val="single"/>
        </w:rPr>
        <w:t>（中型企业、小型企业、微型企业）</w:t>
      </w:r>
      <w:r>
        <w:rPr>
          <w:rFonts w:hint="eastAsia"/>
          <w:b/>
          <w:bCs/>
          <w:u w:val="single"/>
        </w:rPr>
        <w:t xml:space="preserve">   </w:t>
      </w:r>
      <w:r>
        <w:rPr>
          <w:rFonts w:hint="eastAsia"/>
        </w:rPr>
        <w:t xml:space="preserve"> </w:t>
      </w:r>
      <w:r>
        <w:rPr>
          <w:rFonts w:hint="eastAsia"/>
        </w:rPr>
        <w:t>；</w:t>
      </w:r>
    </w:p>
    <w:p w:rsidR="00804254" w:rsidRDefault="00BF3689">
      <w:pPr>
        <w:spacing w:line="360" w:lineRule="exact"/>
        <w:ind w:firstLineChars="200" w:firstLine="420"/>
      </w:pPr>
      <w:r>
        <w:rPr>
          <w:rFonts w:hint="eastAsia"/>
        </w:rPr>
        <w:t>……</w:t>
      </w:r>
    </w:p>
    <w:p w:rsidR="00804254" w:rsidRDefault="00BF3689">
      <w:pPr>
        <w:spacing w:line="360" w:lineRule="exact"/>
        <w:ind w:firstLineChars="200" w:firstLine="420"/>
      </w:pPr>
      <w:r>
        <w:rPr>
          <w:rFonts w:hint="eastAsia"/>
        </w:rPr>
        <w:t>以上企业，不属于大企业的分支机构，不存在控股股东为大企业的情形，也不存在与大企业的负责人为同一人的情形。</w:t>
      </w:r>
    </w:p>
    <w:p w:rsidR="00804254" w:rsidRDefault="00BF3689">
      <w:pPr>
        <w:spacing w:line="360" w:lineRule="exact"/>
        <w:ind w:firstLineChars="200" w:firstLine="420"/>
      </w:pPr>
      <w:bookmarkStart w:id="78" w:name="_Hlk73562203"/>
      <w:r>
        <w:rPr>
          <w:rFonts w:hint="eastAsia"/>
        </w:rPr>
        <w:t>本投标人对上述声明内容的真实性负责。如有虚假，将依法承担相应责任。</w:t>
      </w:r>
    </w:p>
    <w:p w:rsidR="00804254" w:rsidRDefault="00BF3689">
      <w:pPr>
        <w:spacing w:line="360" w:lineRule="exact"/>
        <w:ind w:firstLineChars="200" w:firstLine="420"/>
      </w:pPr>
      <w:r>
        <w:rPr>
          <w:rFonts w:hint="eastAsia"/>
        </w:rPr>
        <w:t>本投标人已知悉《政府采购促进中小企业发展管理办法》（财库〔</w:t>
      </w:r>
      <w:r>
        <w:rPr>
          <w:rFonts w:hint="eastAsia"/>
        </w:rPr>
        <w:t>2020</w:t>
      </w:r>
      <w:r>
        <w:rPr>
          <w:rFonts w:hint="eastAsia"/>
        </w:rPr>
        <w:t>〕</w:t>
      </w:r>
      <w:r>
        <w:rPr>
          <w:rFonts w:hint="eastAsia"/>
        </w:rPr>
        <w:t>46</w:t>
      </w:r>
      <w:r>
        <w:rPr>
          <w:rFonts w:hint="eastAsia"/>
        </w:rPr>
        <w:t>号）、《中小企业划型标准规定》（工信部联企〔</w:t>
      </w:r>
      <w:r>
        <w:rPr>
          <w:rFonts w:hint="eastAsia"/>
        </w:rPr>
        <w:t>2011</w:t>
      </w:r>
      <w:r>
        <w:rPr>
          <w:rFonts w:hint="eastAsia"/>
        </w:rPr>
        <w:t>〕</w:t>
      </w:r>
      <w:r>
        <w:rPr>
          <w:rFonts w:hint="eastAsia"/>
        </w:rPr>
        <w:t>300</w:t>
      </w:r>
      <w:r>
        <w:rPr>
          <w:rFonts w:hint="eastAsia"/>
        </w:rPr>
        <w:t>号）、《统计上大中小微型企业划分办法（</w:t>
      </w:r>
      <w:r>
        <w:rPr>
          <w:rFonts w:hint="eastAsia"/>
        </w:rPr>
        <w:t>2017</w:t>
      </w:r>
      <w:r>
        <w:rPr>
          <w:rFonts w:hint="eastAsia"/>
        </w:rPr>
        <w:t>）》等规定，承诺提供的声明函内容是真实的，并知悉根据《政府采购促进中小企业发展管理办法》（财库〔</w:t>
      </w:r>
      <w:r>
        <w:rPr>
          <w:rFonts w:hint="eastAsia"/>
        </w:rPr>
        <w:t>2020</w:t>
      </w:r>
      <w:r>
        <w:rPr>
          <w:rFonts w:hint="eastAsia"/>
        </w:rPr>
        <w:t>〕</w:t>
      </w:r>
      <w:r>
        <w:rPr>
          <w:rFonts w:hint="eastAsia"/>
        </w:rPr>
        <w:t xml:space="preserve">46 </w:t>
      </w:r>
      <w:r>
        <w:rPr>
          <w:rFonts w:hint="eastAsia"/>
        </w:rPr>
        <w:t>号）第二十条规定，投标人按照本办法规定提供声明函内容不实的，属于提供虚假材料谋取中标，依照《政府采购法》等政府采购有关法律法规规定追究相应责任。</w:t>
      </w:r>
      <w:bookmarkEnd w:id="78"/>
    </w:p>
    <w:p w:rsidR="00804254" w:rsidRDefault="00804254">
      <w:pPr>
        <w:ind w:firstLineChars="200" w:firstLine="420"/>
      </w:pPr>
    </w:p>
    <w:p w:rsidR="00804254" w:rsidRDefault="00804254"/>
    <w:p w:rsidR="00804254" w:rsidRDefault="00804254"/>
    <w:p w:rsidR="00804254" w:rsidRDefault="00BF3689">
      <w:pPr>
        <w:jc w:val="center"/>
        <w:rPr>
          <w:b/>
          <w:bCs/>
        </w:rPr>
      </w:pPr>
      <w:r>
        <w:rPr>
          <w:rFonts w:hint="eastAsia"/>
          <w:b/>
          <w:bCs/>
        </w:rPr>
        <w:t>2</w:t>
      </w:r>
      <w:r>
        <w:rPr>
          <w:rFonts w:hint="eastAsia"/>
          <w:b/>
          <w:bCs/>
        </w:rPr>
        <w:t>、残疾人福利性单位声明函（货物类）</w:t>
      </w:r>
    </w:p>
    <w:p w:rsidR="00804254" w:rsidRDefault="00804254"/>
    <w:p w:rsidR="00804254" w:rsidRDefault="00BF3689">
      <w:pPr>
        <w:spacing w:line="360" w:lineRule="exact"/>
        <w:ind w:firstLineChars="200" w:firstLine="420"/>
      </w:pPr>
      <w:bookmarkStart w:id="79" w:name="_Hlk73562331"/>
      <w:bookmarkStart w:id="80" w:name="_Hlk73562245"/>
      <w:r>
        <w:rPr>
          <w:rFonts w:hint="eastAsia"/>
        </w:rPr>
        <w:t>本单位郑重声明，根据《财政部</w:t>
      </w:r>
      <w:r>
        <w:rPr>
          <w:rFonts w:hint="eastAsia"/>
        </w:rPr>
        <w:t xml:space="preserve"> </w:t>
      </w:r>
      <w:r>
        <w:rPr>
          <w:rFonts w:hint="eastAsia"/>
        </w:rPr>
        <w:t>民政部</w:t>
      </w:r>
      <w:r>
        <w:rPr>
          <w:rFonts w:hint="eastAsia"/>
        </w:rPr>
        <w:t xml:space="preserve"> </w:t>
      </w:r>
      <w:r>
        <w:rPr>
          <w:rFonts w:hint="eastAsia"/>
        </w:rPr>
        <w:t>中国残疾人联合会关于促进残疾人就业政府采购政策的通知》（财库〔</w:t>
      </w:r>
      <w:r>
        <w:rPr>
          <w:rFonts w:hint="eastAsia"/>
        </w:rPr>
        <w:t>2017</w:t>
      </w:r>
      <w:r>
        <w:rPr>
          <w:rFonts w:hint="eastAsia"/>
        </w:rPr>
        <w:t>〕</w:t>
      </w:r>
      <w:r>
        <w:rPr>
          <w:rFonts w:hint="eastAsia"/>
        </w:rPr>
        <w:t>141</w:t>
      </w:r>
      <w:r>
        <w:rPr>
          <w:rFonts w:hint="eastAsia"/>
        </w:rPr>
        <w:t>号）的规定，本单位为符合条件的残疾人福利性单位，且本单位参加</w:t>
      </w:r>
      <w:r>
        <w:rPr>
          <w:rFonts w:hint="eastAsia"/>
          <w:b/>
          <w:bCs/>
          <w:u w:val="single"/>
        </w:rPr>
        <w:t xml:space="preserve">    </w:t>
      </w:r>
      <w:r>
        <w:rPr>
          <w:rFonts w:hint="eastAsia"/>
          <w:b/>
          <w:bCs/>
          <w:u w:val="single"/>
        </w:rPr>
        <w:t>（单位名称）</w:t>
      </w:r>
      <w:r>
        <w:rPr>
          <w:rFonts w:hint="eastAsia"/>
          <w:b/>
          <w:bCs/>
          <w:u w:val="single"/>
        </w:rPr>
        <w:t xml:space="preserve">    </w:t>
      </w:r>
      <w:r>
        <w:rPr>
          <w:rFonts w:hint="eastAsia"/>
        </w:rPr>
        <w:t>单位的</w:t>
      </w:r>
      <w:r>
        <w:rPr>
          <w:rFonts w:hint="eastAsia"/>
          <w:b/>
          <w:bCs/>
          <w:u w:val="single"/>
        </w:rPr>
        <w:t xml:space="preserve">    </w:t>
      </w:r>
      <w:r>
        <w:rPr>
          <w:rFonts w:hint="eastAsia"/>
          <w:b/>
          <w:bCs/>
          <w:u w:val="single"/>
        </w:rPr>
        <w:t>（项目名称）</w:t>
      </w:r>
      <w:r>
        <w:rPr>
          <w:rFonts w:hint="eastAsia"/>
          <w:b/>
          <w:bCs/>
          <w:u w:val="single"/>
        </w:rPr>
        <w:t xml:space="preserve">    </w:t>
      </w:r>
      <w:r>
        <w:rPr>
          <w:rFonts w:hint="eastAsia"/>
        </w:rPr>
        <w:t>项目采购活动提供本单位制造的货物（由本单位承担工程</w:t>
      </w:r>
      <w:r>
        <w:rPr>
          <w:rFonts w:hint="eastAsia"/>
        </w:rPr>
        <w:t>/</w:t>
      </w:r>
      <w:r>
        <w:rPr>
          <w:rFonts w:hint="eastAsia"/>
        </w:rPr>
        <w:t>提供服务），或者提供其他残疾人福利性单位制造的货物（不包括使用非残疾人福利性单位注册商标的货物）。</w:t>
      </w:r>
    </w:p>
    <w:p w:rsidR="00804254" w:rsidRDefault="00BF3689">
      <w:pPr>
        <w:spacing w:line="360" w:lineRule="exact"/>
        <w:ind w:firstLineChars="200" w:firstLine="420"/>
      </w:pPr>
      <w:r>
        <w:rPr>
          <w:rFonts w:hint="eastAsia"/>
        </w:rPr>
        <w:t>本单位对上述声明的真实性负责。如有虚假，将依法承担相应责任。</w:t>
      </w:r>
    </w:p>
    <w:p w:rsidR="00804254" w:rsidRDefault="00BF3689">
      <w:pPr>
        <w:spacing w:line="360" w:lineRule="exact"/>
        <w:ind w:firstLineChars="200" w:firstLine="420"/>
      </w:pPr>
      <w:r>
        <w:rPr>
          <w:rFonts w:hint="eastAsia"/>
        </w:rPr>
        <w:t>本投标人已知悉《财政部民政部中国残疾人联合会关于促进残疾人就业政府采购政策的通知》（财库〔</w:t>
      </w:r>
      <w:r>
        <w:rPr>
          <w:rFonts w:hint="eastAsia"/>
        </w:rPr>
        <w:t>2017</w:t>
      </w:r>
      <w:r>
        <w:rPr>
          <w:rFonts w:hint="eastAsia"/>
        </w:rPr>
        <w:t>〕</w:t>
      </w:r>
      <w:r>
        <w:rPr>
          <w:rFonts w:hint="eastAsia"/>
        </w:rPr>
        <w:t>141</w:t>
      </w:r>
      <w:r>
        <w:rPr>
          <w:rFonts w:hint="eastAsia"/>
        </w:rPr>
        <w:t>号）的规定，承诺提供的声明函内容是真实的，如提供声明函内容不实，则依法追究相关法律责任。</w:t>
      </w:r>
      <w:bookmarkEnd w:id="79"/>
      <w:bookmarkEnd w:id="80"/>
    </w:p>
    <w:p w:rsidR="00804254" w:rsidRDefault="00804254">
      <w:pPr>
        <w:spacing w:line="360" w:lineRule="exact"/>
        <w:ind w:firstLineChars="200" w:firstLine="420"/>
      </w:pPr>
    </w:p>
    <w:p w:rsidR="00804254" w:rsidRDefault="00804254"/>
    <w:p w:rsidR="00804254" w:rsidRDefault="00BF3689">
      <w:pPr>
        <w:spacing w:line="360" w:lineRule="exact"/>
        <w:ind w:firstLineChars="200" w:firstLine="422"/>
        <w:jc w:val="center"/>
        <w:rPr>
          <w:b/>
          <w:bCs/>
        </w:rPr>
      </w:pPr>
      <w:r>
        <w:rPr>
          <w:rFonts w:hint="eastAsia"/>
          <w:b/>
          <w:bCs/>
        </w:rPr>
        <w:t>3</w:t>
      </w:r>
      <w:r>
        <w:rPr>
          <w:rFonts w:hint="eastAsia"/>
          <w:b/>
          <w:bCs/>
        </w:rPr>
        <w:t>、监狱企业声明函</w:t>
      </w:r>
    </w:p>
    <w:p w:rsidR="00804254" w:rsidRDefault="00BF3689">
      <w:pPr>
        <w:spacing w:line="360" w:lineRule="exact"/>
        <w:ind w:firstLineChars="200" w:firstLine="422"/>
        <w:rPr>
          <w:b/>
          <w:bCs/>
        </w:rPr>
      </w:pPr>
      <w:r>
        <w:rPr>
          <w:rFonts w:hint="eastAsia"/>
          <w:b/>
          <w:bCs/>
        </w:rPr>
        <w:t>【货物类，提供监狱企业货物的供应商如需享受优惠政策，还须另行提供省级以上监狱管理局、戒毒管理局（含新疆生产建设兵团）出具的监狱企业证明文件】</w:t>
      </w:r>
    </w:p>
    <w:p w:rsidR="00804254" w:rsidRDefault="00BF3689">
      <w:pPr>
        <w:spacing w:line="360" w:lineRule="exact"/>
        <w:ind w:firstLineChars="200" w:firstLine="420"/>
      </w:pPr>
      <w:r>
        <w:rPr>
          <w:rFonts w:hint="eastAsia"/>
        </w:rPr>
        <w:t>本投标人郑重声明，根据《财政部司法部关于政府采购支持监狱企业发展有关问题的通知》（财库〔</w:t>
      </w:r>
      <w:r>
        <w:t>2014</w:t>
      </w:r>
      <w:r>
        <w:rPr>
          <w:rFonts w:hint="eastAsia"/>
        </w:rPr>
        <w:t>〕</w:t>
      </w:r>
      <w:r>
        <w:t>68</w:t>
      </w:r>
      <w:r>
        <w:rPr>
          <w:rFonts w:hint="eastAsia"/>
        </w:rPr>
        <w:t>号）的规定，本投标人</w:t>
      </w:r>
      <w:r>
        <w:t>参加</w:t>
      </w:r>
      <w:r>
        <w:rPr>
          <w:b/>
          <w:bCs/>
          <w:u w:val="single"/>
        </w:rPr>
        <w:t>（</w:t>
      </w:r>
      <w:r>
        <w:rPr>
          <w:rFonts w:hint="eastAsia"/>
          <w:b/>
          <w:bCs/>
          <w:u w:val="single"/>
        </w:rPr>
        <w:t>采购人</w:t>
      </w:r>
      <w:r>
        <w:rPr>
          <w:b/>
          <w:bCs/>
          <w:u w:val="single"/>
        </w:rPr>
        <w:t>名称）</w:t>
      </w:r>
      <w:r>
        <w:t>的</w:t>
      </w:r>
      <w:r>
        <w:rPr>
          <w:b/>
          <w:bCs/>
          <w:u w:val="single"/>
        </w:rPr>
        <w:t>（项目名称）</w:t>
      </w:r>
      <w:r>
        <w:t>采购活动，提供的货物全部由符合政策要求的</w:t>
      </w:r>
      <w:r>
        <w:rPr>
          <w:rFonts w:hint="eastAsia"/>
        </w:rPr>
        <w:t>监狱企业</w:t>
      </w:r>
      <w:r>
        <w:t>制造。相关</w:t>
      </w:r>
      <w:r>
        <w:rPr>
          <w:rFonts w:hint="eastAsia"/>
        </w:rPr>
        <w:t>监狱企业</w:t>
      </w:r>
      <w:r>
        <w:t>的具体情况如下：</w:t>
      </w:r>
    </w:p>
    <w:p w:rsidR="00804254" w:rsidRDefault="00BF3689">
      <w:pPr>
        <w:spacing w:line="360" w:lineRule="exact"/>
        <w:ind w:firstLineChars="200" w:firstLine="420"/>
      </w:pPr>
      <w:r>
        <w:lastRenderedPageBreak/>
        <w:t>1.</w:t>
      </w:r>
      <w:r>
        <w:rPr>
          <w:b/>
          <w:bCs/>
          <w:u w:val="single"/>
        </w:rPr>
        <w:t xml:space="preserve"> </w:t>
      </w:r>
      <w:r>
        <w:rPr>
          <w:rFonts w:hint="eastAsia"/>
          <w:b/>
          <w:bCs/>
          <w:u w:val="single"/>
        </w:rPr>
        <w:t xml:space="preserve">   </w:t>
      </w:r>
      <w:r>
        <w:rPr>
          <w:b/>
          <w:bCs/>
          <w:u w:val="single"/>
        </w:rPr>
        <w:t>（标的名称）</w:t>
      </w:r>
      <w:r>
        <w:rPr>
          <w:rFonts w:hint="eastAsia"/>
          <w:b/>
          <w:bCs/>
          <w:u w:val="single"/>
        </w:rPr>
        <w:t xml:space="preserve">   </w:t>
      </w:r>
      <w:r>
        <w:rPr>
          <w:rFonts w:hint="eastAsia"/>
        </w:rPr>
        <w:t xml:space="preserve"> </w:t>
      </w:r>
      <w:r>
        <w:rPr>
          <w:rFonts w:hint="eastAsia"/>
        </w:rPr>
        <w:t>，</w:t>
      </w:r>
      <w:r>
        <w:t>制造商为</w:t>
      </w:r>
      <w:r>
        <w:rPr>
          <w:rFonts w:hint="eastAsia"/>
          <w:b/>
          <w:bCs/>
          <w:u w:val="single"/>
        </w:rPr>
        <w:t xml:space="preserve">    </w:t>
      </w:r>
      <w:r>
        <w:rPr>
          <w:b/>
          <w:bCs/>
          <w:u w:val="single"/>
        </w:rPr>
        <w:t>（</w:t>
      </w:r>
      <w:r>
        <w:rPr>
          <w:rFonts w:hint="eastAsia"/>
          <w:b/>
          <w:bCs/>
          <w:u w:val="single"/>
        </w:rPr>
        <w:t>企业</w:t>
      </w:r>
      <w:r>
        <w:rPr>
          <w:b/>
          <w:bCs/>
          <w:u w:val="single"/>
        </w:rPr>
        <w:t>名称）</w:t>
      </w:r>
      <w:r>
        <w:rPr>
          <w:rFonts w:hint="eastAsia"/>
          <w:b/>
          <w:bCs/>
          <w:u w:val="single"/>
        </w:rPr>
        <w:t xml:space="preserve">   </w:t>
      </w:r>
      <w:r>
        <w:rPr>
          <w:rFonts w:hint="eastAsia"/>
        </w:rPr>
        <w:t xml:space="preserve"> </w:t>
      </w:r>
      <w:r>
        <w:t>，属于</w:t>
      </w:r>
      <w:r>
        <w:rPr>
          <w:rFonts w:hint="eastAsia"/>
          <w:b/>
          <w:bCs/>
          <w:u w:val="single"/>
        </w:rPr>
        <w:t xml:space="preserve">  </w:t>
      </w:r>
      <w:r>
        <w:rPr>
          <w:rFonts w:hint="eastAsia"/>
          <w:b/>
          <w:bCs/>
          <w:u w:val="single"/>
        </w:rPr>
        <w:t>监狱企业</w:t>
      </w:r>
      <w:r>
        <w:rPr>
          <w:rFonts w:hint="eastAsia"/>
          <w:b/>
          <w:bCs/>
          <w:u w:val="single"/>
        </w:rPr>
        <w:t xml:space="preserve"> </w:t>
      </w:r>
      <w:r>
        <w:rPr>
          <w:rFonts w:hint="eastAsia"/>
        </w:rPr>
        <w:t xml:space="preserve"> </w:t>
      </w:r>
      <w:r>
        <w:t>；</w:t>
      </w:r>
    </w:p>
    <w:p w:rsidR="00804254" w:rsidRDefault="00BF3689">
      <w:pPr>
        <w:spacing w:line="360" w:lineRule="exact"/>
        <w:ind w:firstLineChars="200" w:firstLine="420"/>
      </w:pPr>
      <w:r>
        <w:t>2..</w:t>
      </w:r>
      <w:r>
        <w:rPr>
          <w:b/>
          <w:bCs/>
          <w:u w:val="single"/>
        </w:rPr>
        <w:t xml:space="preserve"> </w:t>
      </w:r>
      <w:r>
        <w:rPr>
          <w:rFonts w:hint="eastAsia"/>
          <w:b/>
          <w:bCs/>
          <w:u w:val="single"/>
        </w:rPr>
        <w:t xml:space="preserve">   </w:t>
      </w:r>
      <w:r>
        <w:rPr>
          <w:b/>
          <w:bCs/>
          <w:u w:val="single"/>
        </w:rPr>
        <w:t>（标的名称）</w:t>
      </w:r>
      <w:r>
        <w:rPr>
          <w:rFonts w:hint="eastAsia"/>
          <w:b/>
          <w:bCs/>
          <w:u w:val="single"/>
        </w:rPr>
        <w:t xml:space="preserve">   </w:t>
      </w:r>
      <w:r>
        <w:rPr>
          <w:rFonts w:hint="eastAsia"/>
        </w:rPr>
        <w:t xml:space="preserve"> </w:t>
      </w:r>
      <w:r>
        <w:rPr>
          <w:rFonts w:hint="eastAsia"/>
        </w:rPr>
        <w:t>，</w:t>
      </w:r>
      <w:r>
        <w:t>制造商为</w:t>
      </w:r>
      <w:r>
        <w:rPr>
          <w:rFonts w:hint="eastAsia"/>
          <w:b/>
          <w:bCs/>
          <w:u w:val="single"/>
        </w:rPr>
        <w:t xml:space="preserve">    </w:t>
      </w:r>
      <w:r>
        <w:rPr>
          <w:b/>
          <w:bCs/>
          <w:u w:val="single"/>
        </w:rPr>
        <w:t>（</w:t>
      </w:r>
      <w:r>
        <w:rPr>
          <w:rFonts w:hint="eastAsia"/>
          <w:b/>
          <w:bCs/>
          <w:u w:val="single"/>
        </w:rPr>
        <w:t>企业</w:t>
      </w:r>
      <w:r>
        <w:rPr>
          <w:b/>
          <w:bCs/>
          <w:u w:val="single"/>
        </w:rPr>
        <w:t>名称）</w:t>
      </w:r>
      <w:r>
        <w:rPr>
          <w:rFonts w:hint="eastAsia"/>
          <w:b/>
          <w:bCs/>
          <w:u w:val="single"/>
        </w:rPr>
        <w:t xml:space="preserve">   </w:t>
      </w:r>
      <w:r>
        <w:rPr>
          <w:rFonts w:hint="eastAsia"/>
        </w:rPr>
        <w:t xml:space="preserve"> </w:t>
      </w:r>
      <w:r>
        <w:t>，属于</w:t>
      </w:r>
      <w:r>
        <w:rPr>
          <w:rFonts w:hint="eastAsia"/>
          <w:b/>
          <w:bCs/>
          <w:u w:val="single"/>
        </w:rPr>
        <w:t xml:space="preserve">  </w:t>
      </w:r>
      <w:r>
        <w:rPr>
          <w:rFonts w:hint="eastAsia"/>
          <w:b/>
          <w:bCs/>
          <w:u w:val="single"/>
        </w:rPr>
        <w:t>监狱企业</w:t>
      </w:r>
      <w:r>
        <w:rPr>
          <w:rFonts w:hint="eastAsia"/>
          <w:b/>
          <w:bCs/>
          <w:u w:val="single"/>
        </w:rPr>
        <w:t xml:space="preserve"> </w:t>
      </w:r>
      <w:r>
        <w:rPr>
          <w:rFonts w:hint="eastAsia"/>
        </w:rPr>
        <w:t xml:space="preserve"> </w:t>
      </w:r>
      <w:r>
        <w:rPr>
          <w:rFonts w:hint="eastAsia"/>
        </w:rPr>
        <w:t>。</w:t>
      </w:r>
    </w:p>
    <w:p w:rsidR="00804254" w:rsidRDefault="00BF3689">
      <w:pPr>
        <w:spacing w:line="360" w:lineRule="exact"/>
        <w:ind w:firstLineChars="200" w:firstLine="420"/>
      </w:pPr>
      <w:r>
        <w:t xml:space="preserve">…… </w:t>
      </w:r>
    </w:p>
    <w:p w:rsidR="00804254" w:rsidRDefault="00BF3689">
      <w:pPr>
        <w:spacing w:line="360" w:lineRule="exact"/>
        <w:ind w:firstLineChars="200" w:firstLine="420"/>
      </w:pPr>
      <w:r>
        <w:t>本</w:t>
      </w:r>
      <w:r>
        <w:rPr>
          <w:rFonts w:hint="eastAsia"/>
        </w:rPr>
        <w:t>投标人</w:t>
      </w:r>
      <w:r>
        <w:t>对上述声明内容的真实性负责。如有虚假，将依法承担相应责任。</w:t>
      </w:r>
    </w:p>
    <w:p w:rsidR="00804254" w:rsidRDefault="00BF3689">
      <w:pPr>
        <w:spacing w:line="360" w:lineRule="exact"/>
        <w:ind w:firstLineChars="200" w:firstLine="420"/>
      </w:pPr>
      <w:r>
        <w:rPr>
          <w:rFonts w:hint="eastAsia"/>
        </w:rPr>
        <w:t>附：省级以上监狱管理局、戒毒管理局（含新疆生产建设兵团）出具的监狱企业证明文件。</w:t>
      </w:r>
      <w:bookmarkEnd w:id="77"/>
    </w:p>
    <w:p w:rsidR="00804254" w:rsidRDefault="00BF3689">
      <w:pPr>
        <w:spacing w:line="360" w:lineRule="exact"/>
        <w:ind w:firstLineChars="200" w:firstLine="420"/>
      </w:pPr>
      <w:bookmarkStart w:id="81" w:name="_Hlk72259976"/>
      <w:r>
        <w:br w:type="page"/>
      </w:r>
    </w:p>
    <w:p w:rsidR="00804254" w:rsidRDefault="00BF3689">
      <w:pPr>
        <w:pStyle w:val="30"/>
        <w:jc w:val="center"/>
        <w:rPr>
          <w:rFonts w:ascii="黑体" w:eastAsia="黑体"/>
          <w:b w:val="0"/>
          <w:sz w:val="24"/>
          <w:szCs w:val="24"/>
        </w:rPr>
      </w:pPr>
      <w:r>
        <w:rPr>
          <w:rFonts w:ascii="黑体" w:eastAsia="黑体" w:hint="eastAsia"/>
          <w:b w:val="0"/>
          <w:sz w:val="24"/>
          <w:szCs w:val="24"/>
        </w:rPr>
        <w:lastRenderedPageBreak/>
        <w:t>四、项目详细报价</w:t>
      </w:r>
    </w:p>
    <w:p w:rsidR="00804254" w:rsidRDefault="00BF3689">
      <w:pPr>
        <w:tabs>
          <w:tab w:val="left" w:pos="720"/>
        </w:tabs>
        <w:ind w:firstLineChars="1300" w:firstLine="3132"/>
        <w:rPr>
          <w:b/>
          <w:sz w:val="24"/>
        </w:rPr>
      </w:pPr>
      <w:r>
        <w:rPr>
          <w:rFonts w:hint="eastAsia"/>
          <w:b/>
          <w:sz w:val="24"/>
        </w:rPr>
        <w:t>（一）分项报价表</w:t>
      </w:r>
    </w:p>
    <w:tbl>
      <w:tblPr>
        <w:tblW w:w="9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7"/>
        <w:gridCol w:w="276"/>
        <w:gridCol w:w="1209"/>
        <w:gridCol w:w="1147"/>
        <w:gridCol w:w="703"/>
        <w:gridCol w:w="703"/>
        <w:gridCol w:w="703"/>
        <w:gridCol w:w="612"/>
        <w:gridCol w:w="726"/>
        <w:gridCol w:w="462"/>
        <w:gridCol w:w="427"/>
        <w:gridCol w:w="571"/>
        <w:gridCol w:w="563"/>
        <w:gridCol w:w="703"/>
      </w:tblGrid>
      <w:tr w:rsidR="00804254">
        <w:trPr>
          <w:jc w:val="center"/>
        </w:trPr>
        <w:tc>
          <w:tcPr>
            <w:tcW w:w="427" w:type="dxa"/>
            <w:vAlign w:val="center"/>
          </w:tcPr>
          <w:p w:rsidR="00804254" w:rsidRDefault="00BF3689">
            <w:pPr>
              <w:jc w:val="center"/>
              <w:rPr>
                <w:bCs/>
                <w:szCs w:val="21"/>
              </w:rPr>
            </w:pPr>
            <w:r>
              <w:rPr>
                <w:rFonts w:hint="eastAsia"/>
                <w:bCs/>
                <w:szCs w:val="21"/>
              </w:rPr>
              <w:t>序号</w:t>
            </w:r>
          </w:p>
        </w:tc>
        <w:tc>
          <w:tcPr>
            <w:tcW w:w="1485" w:type="dxa"/>
            <w:gridSpan w:val="2"/>
            <w:vAlign w:val="center"/>
          </w:tcPr>
          <w:p w:rsidR="00804254" w:rsidRDefault="00BF3689">
            <w:pPr>
              <w:jc w:val="center"/>
              <w:rPr>
                <w:bCs/>
                <w:szCs w:val="21"/>
              </w:rPr>
            </w:pPr>
            <w:r>
              <w:rPr>
                <w:rFonts w:hint="eastAsia"/>
                <w:szCs w:val="21"/>
              </w:rPr>
              <w:t>采购计划编号</w:t>
            </w:r>
          </w:p>
        </w:tc>
        <w:tc>
          <w:tcPr>
            <w:tcW w:w="1147" w:type="dxa"/>
            <w:vAlign w:val="center"/>
          </w:tcPr>
          <w:p w:rsidR="00804254" w:rsidRDefault="00BF3689">
            <w:pPr>
              <w:jc w:val="center"/>
              <w:rPr>
                <w:bCs/>
                <w:szCs w:val="21"/>
              </w:rPr>
            </w:pPr>
            <w:r>
              <w:rPr>
                <w:rFonts w:hint="eastAsia"/>
                <w:bCs/>
                <w:szCs w:val="21"/>
              </w:rPr>
              <w:t>货物名称</w:t>
            </w:r>
          </w:p>
        </w:tc>
        <w:tc>
          <w:tcPr>
            <w:tcW w:w="703" w:type="dxa"/>
            <w:vAlign w:val="center"/>
          </w:tcPr>
          <w:p w:rsidR="00804254" w:rsidRDefault="00BF3689">
            <w:pPr>
              <w:jc w:val="center"/>
              <w:rPr>
                <w:bCs/>
                <w:szCs w:val="21"/>
              </w:rPr>
            </w:pPr>
            <w:r>
              <w:rPr>
                <w:rFonts w:hint="eastAsia"/>
                <w:szCs w:val="21"/>
              </w:rPr>
              <w:t>品牌</w:t>
            </w:r>
          </w:p>
        </w:tc>
        <w:tc>
          <w:tcPr>
            <w:tcW w:w="703" w:type="dxa"/>
            <w:vAlign w:val="center"/>
          </w:tcPr>
          <w:p w:rsidR="00804254" w:rsidRDefault="00BF3689">
            <w:pPr>
              <w:jc w:val="center"/>
              <w:rPr>
                <w:szCs w:val="21"/>
              </w:rPr>
            </w:pPr>
            <w:r>
              <w:rPr>
                <w:rFonts w:hint="eastAsia"/>
                <w:szCs w:val="21"/>
              </w:rPr>
              <w:t>规格</w:t>
            </w:r>
          </w:p>
        </w:tc>
        <w:tc>
          <w:tcPr>
            <w:tcW w:w="703" w:type="dxa"/>
            <w:vAlign w:val="center"/>
          </w:tcPr>
          <w:p w:rsidR="00804254" w:rsidRDefault="00BF3689">
            <w:pPr>
              <w:jc w:val="center"/>
              <w:rPr>
                <w:bCs/>
                <w:szCs w:val="21"/>
              </w:rPr>
            </w:pPr>
            <w:r>
              <w:rPr>
                <w:rFonts w:hint="eastAsia"/>
                <w:szCs w:val="21"/>
              </w:rPr>
              <w:t>型号</w:t>
            </w:r>
          </w:p>
        </w:tc>
        <w:tc>
          <w:tcPr>
            <w:tcW w:w="612" w:type="dxa"/>
            <w:vAlign w:val="center"/>
          </w:tcPr>
          <w:p w:rsidR="00804254" w:rsidRDefault="00BF3689">
            <w:pPr>
              <w:jc w:val="center"/>
              <w:rPr>
                <w:bCs/>
                <w:szCs w:val="21"/>
              </w:rPr>
            </w:pPr>
            <w:r>
              <w:rPr>
                <w:rFonts w:hint="eastAsia"/>
                <w:b/>
                <w:color w:val="FF0000"/>
                <w:szCs w:val="21"/>
              </w:rPr>
              <w:t>原产地</w:t>
            </w:r>
          </w:p>
        </w:tc>
        <w:tc>
          <w:tcPr>
            <w:tcW w:w="726" w:type="dxa"/>
            <w:vAlign w:val="center"/>
          </w:tcPr>
          <w:p w:rsidR="00804254" w:rsidRDefault="00BF3689">
            <w:pPr>
              <w:jc w:val="center"/>
              <w:rPr>
                <w:bCs/>
                <w:szCs w:val="21"/>
              </w:rPr>
            </w:pPr>
            <w:r>
              <w:rPr>
                <w:rFonts w:hint="eastAsia"/>
                <w:szCs w:val="21"/>
              </w:rPr>
              <w:t>制造商名称</w:t>
            </w:r>
          </w:p>
        </w:tc>
        <w:tc>
          <w:tcPr>
            <w:tcW w:w="462" w:type="dxa"/>
            <w:vAlign w:val="center"/>
          </w:tcPr>
          <w:p w:rsidR="00804254" w:rsidRDefault="00BF3689">
            <w:pPr>
              <w:jc w:val="center"/>
              <w:rPr>
                <w:bCs/>
                <w:szCs w:val="21"/>
              </w:rPr>
            </w:pPr>
            <w:r>
              <w:rPr>
                <w:rFonts w:hint="eastAsia"/>
                <w:bCs/>
                <w:szCs w:val="21"/>
              </w:rPr>
              <w:t>数量</w:t>
            </w:r>
          </w:p>
        </w:tc>
        <w:tc>
          <w:tcPr>
            <w:tcW w:w="427" w:type="dxa"/>
            <w:vAlign w:val="center"/>
          </w:tcPr>
          <w:p w:rsidR="00804254" w:rsidRDefault="00BF3689">
            <w:pPr>
              <w:jc w:val="center"/>
              <w:rPr>
                <w:bCs/>
                <w:szCs w:val="21"/>
              </w:rPr>
            </w:pPr>
            <w:r>
              <w:rPr>
                <w:rFonts w:hint="eastAsia"/>
                <w:bCs/>
                <w:szCs w:val="21"/>
              </w:rPr>
              <w:t>单位</w:t>
            </w:r>
          </w:p>
        </w:tc>
        <w:tc>
          <w:tcPr>
            <w:tcW w:w="571" w:type="dxa"/>
            <w:vAlign w:val="center"/>
          </w:tcPr>
          <w:p w:rsidR="00804254" w:rsidRDefault="00BF3689">
            <w:pPr>
              <w:jc w:val="center"/>
              <w:rPr>
                <w:bCs/>
                <w:szCs w:val="21"/>
              </w:rPr>
            </w:pPr>
            <w:r>
              <w:rPr>
                <w:rFonts w:hint="eastAsia"/>
                <w:szCs w:val="21"/>
              </w:rPr>
              <w:t>单价</w:t>
            </w:r>
            <w:r>
              <w:rPr>
                <w:rFonts w:hint="eastAsia"/>
                <w:szCs w:val="21"/>
              </w:rPr>
              <w:t>(</w:t>
            </w:r>
            <w:r>
              <w:rPr>
                <w:rFonts w:hint="eastAsia"/>
                <w:szCs w:val="21"/>
              </w:rPr>
              <w:t>元</w:t>
            </w:r>
            <w:r>
              <w:rPr>
                <w:rFonts w:hint="eastAsia"/>
                <w:szCs w:val="21"/>
              </w:rPr>
              <w:t>)</w:t>
            </w:r>
          </w:p>
        </w:tc>
        <w:tc>
          <w:tcPr>
            <w:tcW w:w="563" w:type="dxa"/>
            <w:vAlign w:val="center"/>
          </w:tcPr>
          <w:p w:rsidR="00804254" w:rsidRDefault="00BF3689">
            <w:pPr>
              <w:jc w:val="center"/>
              <w:rPr>
                <w:bCs/>
                <w:szCs w:val="21"/>
              </w:rPr>
            </w:pPr>
            <w:r>
              <w:rPr>
                <w:rFonts w:hint="eastAsia"/>
                <w:szCs w:val="21"/>
              </w:rPr>
              <w:t>合价</w:t>
            </w:r>
            <w:r>
              <w:rPr>
                <w:rFonts w:hint="eastAsia"/>
                <w:szCs w:val="21"/>
              </w:rPr>
              <w:t>(</w:t>
            </w:r>
            <w:r>
              <w:rPr>
                <w:rFonts w:hint="eastAsia"/>
                <w:szCs w:val="21"/>
              </w:rPr>
              <w:t>元</w:t>
            </w:r>
            <w:r>
              <w:rPr>
                <w:rFonts w:hint="eastAsia"/>
                <w:szCs w:val="21"/>
              </w:rPr>
              <w:t>)</w:t>
            </w:r>
          </w:p>
        </w:tc>
        <w:tc>
          <w:tcPr>
            <w:tcW w:w="703" w:type="dxa"/>
            <w:vAlign w:val="center"/>
          </w:tcPr>
          <w:p w:rsidR="00804254" w:rsidRDefault="00BF3689">
            <w:pPr>
              <w:jc w:val="center"/>
              <w:rPr>
                <w:szCs w:val="21"/>
              </w:rPr>
            </w:pPr>
            <w:r>
              <w:rPr>
                <w:rFonts w:hint="eastAsia"/>
                <w:szCs w:val="21"/>
              </w:rPr>
              <w:t>预算金额（元）</w:t>
            </w:r>
          </w:p>
        </w:tc>
      </w:tr>
      <w:tr w:rsidR="00804254">
        <w:trPr>
          <w:jc w:val="center"/>
        </w:trPr>
        <w:tc>
          <w:tcPr>
            <w:tcW w:w="427" w:type="dxa"/>
            <w:vAlign w:val="center"/>
          </w:tcPr>
          <w:p w:rsidR="00804254" w:rsidRDefault="00BF3689">
            <w:pPr>
              <w:jc w:val="center"/>
              <w:rPr>
                <w:bCs/>
                <w:szCs w:val="21"/>
              </w:rPr>
            </w:pPr>
            <w:r>
              <w:rPr>
                <w:rFonts w:hint="eastAsia"/>
                <w:bCs/>
                <w:szCs w:val="21"/>
              </w:rPr>
              <w:t>1</w:t>
            </w:r>
          </w:p>
        </w:tc>
        <w:tc>
          <w:tcPr>
            <w:tcW w:w="1485" w:type="dxa"/>
            <w:gridSpan w:val="2"/>
            <w:vMerge w:val="restart"/>
            <w:vAlign w:val="center"/>
          </w:tcPr>
          <w:p w:rsidR="00804254" w:rsidRDefault="00BF3689">
            <w:pPr>
              <w:jc w:val="center"/>
              <w:rPr>
                <w:bCs/>
                <w:szCs w:val="21"/>
              </w:rPr>
            </w:pPr>
            <w:r>
              <w:rPr>
                <w:rFonts w:hint="eastAsia"/>
                <w:bCs/>
                <w:szCs w:val="21"/>
              </w:rPr>
              <w:t>PLAN-2021</w:t>
            </w:r>
            <w:r>
              <w:rPr>
                <w:bCs/>
                <w:szCs w:val="21"/>
              </w:rPr>
              <w:t>***</w:t>
            </w:r>
          </w:p>
        </w:tc>
        <w:tc>
          <w:tcPr>
            <w:tcW w:w="1147" w:type="dxa"/>
            <w:vAlign w:val="center"/>
          </w:tcPr>
          <w:p w:rsidR="00804254" w:rsidRDefault="00BF3689">
            <w:pPr>
              <w:jc w:val="center"/>
              <w:rPr>
                <w:bCs/>
                <w:szCs w:val="21"/>
              </w:rPr>
            </w:pPr>
            <w:r>
              <w:rPr>
                <w:rFonts w:hint="eastAsia"/>
                <w:bCs/>
                <w:szCs w:val="21"/>
              </w:rPr>
              <w:t>*</w:t>
            </w:r>
            <w:r>
              <w:rPr>
                <w:bCs/>
                <w:szCs w:val="21"/>
              </w:rPr>
              <w:t>**</w:t>
            </w:r>
            <w:r>
              <w:rPr>
                <w:rFonts w:hint="eastAsia"/>
                <w:bCs/>
                <w:szCs w:val="21"/>
              </w:rPr>
              <w:t>（填写相关内容）</w:t>
            </w:r>
          </w:p>
        </w:tc>
        <w:tc>
          <w:tcPr>
            <w:tcW w:w="703" w:type="dxa"/>
            <w:vAlign w:val="center"/>
          </w:tcPr>
          <w:p w:rsidR="00804254" w:rsidRDefault="00804254">
            <w:pPr>
              <w:jc w:val="center"/>
              <w:rPr>
                <w:bCs/>
                <w:szCs w:val="21"/>
              </w:rPr>
            </w:pPr>
          </w:p>
        </w:tc>
        <w:tc>
          <w:tcPr>
            <w:tcW w:w="703" w:type="dxa"/>
            <w:vAlign w:val="center"/>
          </w:tcPr>
          <w:p w:rsidR="00804254" w:rsidRDefault="00804254">
            <w:pPr>
              <w:jc w:val="center"/>
              <w:rPr>
                <w:bCs/>
                <w:szCs w:val="21"/>
              </w:rPr>
            </w:pPr>
          </w:p>
        </w:tc>
        <w:tc>
          <w:tcPr>
            <w:tcW w:w="703" w:type="dxa"/>
            <w:vAlign w:val="center"/>
          </w:tcPr>
          <w:p w:rsidR="00804254" w:rsidRDefault="00804254">
            <w:pPr>
              <w:jc w:val="center"/>
              <w:rPr>
                <w:bCs/>
                <w:szCs w:val="21"/>
              </w:rPr>
            </w:pPr>
          </w:p>
        </w:tc>
        <w:tc>
          <w:tcPr>
            <w:tcW w:w="612" w:type="dxa"/>
            <w:vAlign w:val="center"/>
          </w:tcPr>
          <w:p w:rsidR="00804254" w:rsidRDefault="00804254">
            <w:pPr>
              <w:jc w:val="center"/>
              <w:rPr>
                <w:bCs/>
                <w:szCs w:val="21"/>
              </w:rPr>
            </w:pPr>
          </w:p>
        </w:tc>
        <w:tc>
          <w:tcPr>
            <w:tcW w:w="726" w:type="dxa"/>
            <w:vAlign w:val="center"/>
          </w:tcPr>
          <w:p w:rsidR="00804254" w:rsidRDefault="00804254">
            <w:pPr>
              <w:jc w:val="center"/>
              <w:rPr>
                <w:bCs/>
                <w:szCs w:val="21"/>
              </w:rPr>
            </w:pPr>
          </w:p>
        </w:tc>
        <w:tc>
          <w:tcPr>
            <w:tcW w:w="462" w:type="dxa"/>
            <w:vAlign w:val="center"/>
          </w:tcPr>
          <w:p w:rsidR="00804254" w:rsidRDefault="00BF3689">
            <w:pPr>
              <w:jc w:val="center"/>
              <w:rPr>
                <w:bCs/>
                <w:szCs w:val="21"/>
              </w:rPr>
            </w:pPr>
            <w:r>
              <w:rPr>
                <w:rFonts w:hint="eastAsia"/>
                <w:bCs/>
                <w:szCs w:val="21"/>
              </w:rPr>
              <w:t>*</w:t>
            </w:r>
          </w:p>
        </w:tc>
        <w:tc>
          <w:tcPr>
            <w:tcW w:w="427" w:type="dxa"/>
            <w:vAlign w:val="center"/>
          </w:tcPr>
          <w:p w:rsidR="00804254" w:rsidRDefault="00BF3689">
            <w:pPr>
              <w:jc w:val="center"/>
              <w:rPr>
                <w:bCs/>
                <w:szCs w:val="21"/>
              </w:rPr>
            </w:pPr>
            <w:r>
              <w:rPr>
                <w:rFonts w:hint="eastAsia"/>
                <w:bCs/>
                <w:szCs w:val="21"/>
              </w:rPr>
              <w:t>*</w:t>
            </w:r>
          </w:p>
        </w:tc>
        <w:tc>
          <w:tcPr>
            <w:tcW w:w="571" w:type="dxa"/>
            <w:vAlign w:val="center"/>
          </w:tcPr>
          <w:p w:rsidR="00804254" w:rsidRDefault="00804254">
            <w:pPr>
              <w:jc w:val="center"/>
              <w:rPr>
                <w:bCs/>
                <w:szCs w:val="21"/>
              </w:rPr>
            </w:pPr>
          </w:p>
        </w:tc>
        <w:tc>
          <w:tcPr>
            <w:tcW w:w="563" w:type="dxa"/>
            <w:vAlign w:val="center"/>
          </w:tcPr>
          <w:p w:rsidR="00804254" w:rsidRDefault="00804254">
            <w:pPr>
              <w:jc w:val="center"/>
              <w:rPr>
                <w:bCs/>
                <w:szCs w:val="21"/>
              </w:rPr>
            </w:pPr>
          </w:p>
        </w:tc>
        <w:tc>
          <w:tcPr>
            <w:tcW w:w="703" w:type="dxa"/>
            <w:vMerge w:val="restart"/>
            <w:vAlign w:val="center"/>
          </w:tcPr>
          <w:p w:rsidR="00804254" w:rsidRDefault="00BF3689">
            <w:pPr>
              <w:jc w:val="center"/>
              <w:rPr>
                <w:b/>
                <w:bCs/>
                <w:szCs w:val="21"/>
              </w:rPr>
            </w:pPr>
            <w:r>
              <w:rPr>
                <w:bCs/>
                <w:szCs w:val="21"/>
              </w:rPr>
              <w:t>******</w:t>
            </w:r>
          </w:p>
        </w:tc>
      </w:tr>
      <w:tr w:rsidR="00804254">
        <w:trPr>
          <w:jc w:val="center"/>
        </w:trPr>
        <w:tc>
          <w:tcPr>
            <w:tcW w:w="427" w:type="dxa"/>
            <w:vAlign w:val="center"/>
          </w:tcPr>
          <w:p w:rsidR="00804254" w:rsidRDefault="00BF3689">
            <w:pPr>
              <w:jc w:val="center"/>
              <w:rPr>
                <w:bCs/>
                <w:szCs w:val="21"/>
              </w:rPr>
            </w:pPr>
            <w:r>
              <w:rPr>
                <w:rFonts w:hint="eastAsia"/>
                <w:bCs/>
                <w:szCs w:val="21"/>
              </w:rPr>
              <w:t>2</w:t>
            </w:r>
          </w:p>
        </w:tc>
        <w:tc>
          <w:tcPr>
            <w:tcW w:w="1485" w:type="dxa"/>
            <w:gridSpan w:val="2"/>
            <w:vMerge/>
            <w:vAlign w:val="center"/>
          </w:tcPr>
          <w:p w:rsidR="00804254" w:rsidRDefault="00804254">
            <w:pPr>
              <w:jc w:val="center"/>
              <w:rPr>
                <w:bCs/>
                <w:szCs w:val="21"/>
              </w:rPr>
            </w:pPr>
          </w:p>
        </w:tc>
        <w:tc>
          <w:tcPr>
            <w:tcW w:w="1147" w:type="dxa"/>
            <w:vAlign w:val="center"/>
          </w:tcPr>
          <w:p w:rsidR="00804254" w:rsidRDefault="00BF3689">
            <w:pPr>
              <w:jc w:val="center"/>
              <w:rPr>
                <w:bCs/>
                <w:szCs w:val="21"/>
              </w:rPr>
            </w:pPr>
            <w:r>
              <w:rPr>
                <w:rFonts w:hint="eastAsia"/>
                <w:bCs/>
                <w:szCs w:val="21"/>
              </w:rPr>
              <w:t>*</w:t>
            </w:r>
            <w:r>
              <w:rPr>
                <w:bCs/>
                <w:szCs w:val="21"/>
              </w:rPr>
              <w:t>**</w:t>
            </w:r>
          </w:p>
        </w:tc>
        <w:tc>
          <w:tcPr>
            <w:tcW w:w="703" w:type="dxa"/>
            <w:vAlign w:val="center"/>
          </w:tcPr>
          <w:p w:rsidR="00804254" w:rsidRDefault="00804254">
            <w:pPr>
              <w:jc w:val="center"/>
              <w:rPr>
                <w:bCs/>
                <w:szCs w:val="21"/>
              </w:rPr>
            </w:pPr>
          </w:p>
        </w:tc>
        <w:tc>
          <w:tcPr>
            <w:tcW w:w="703" w:type="dxa"/>
            <w:vAlign w:val="center"/>
          </w:tcPr>
          <w:p w:rsidR="00804254" w:rsidRDefault="00804254">
            <w:pPr>
              <w:jc w:val="center"/>
              <w:rPr>
                <w:bCs/>
                <w:szCs w:val="21"/>
              </w:rPr>
            </w:pPr>
          </w:p>
        </w:tc>
        <w:tc>
          <w:tcPr>
            <w:tcW w:w="703" w:type="dxa"/>
            <w:vAlign w:val="center"/>
          </w:tcPr>
          <w:p w:rsidR="00804254" w:rsidRDefault="00804254">
            <w:pPr>
              <w:jc w:val="center"/>
              <w:rPr>
                <w:bCs/>
                <w:szCs w:val="21"/>
              </w:rPr>
            </w:pPr>
          </w:p>
        </w:tc>
        <w:tc>
          <w:tcPr>
            <w:tcW w:w="612" w:type="dxa"/>
            <w:vAlign w:val="center"/>
          </w:tcPr>
          <w:p w:rsidR="00804254" w:rsidRDefault="00804254">
            <w:pPr>
              <w:jc w:val="center"/>
              <w:rPr>
                <w:bCs/>
                <w:szCs w:val="21"/>
              </w:rPr>
            </w:pPr>
          </w:p>
        </w:tc>
        <w:tc>
          <w:tcPr>
            <w:tcW w:w="726" w:type="dxa"/>
            <w:vAlign w:val="center"/>
          </w:tcPr>
          <w:p w:rsidR="00804254" w:rsidRDefault="00804254">
            <w:pPr>
              <w:jc w:val="center"/>
              <w:rPr>
                <w:bCs/>
                <w:szCs w:val="21"/>
              </w:rPr>
            </w:pPr>
          </w:p>
        </w:tc>
        <w:tc>
          <w:tcPr>
            <w:tcW w:w="462" w:type="dxa"/>
            <w:vAlign w:val="center"/>
          </w:tcPr>
          <w:p w:rsidR="00804254" w:rsidRDefault="00BF3689">
            <w:pPr>
              <w:jc w:val="center"/>
              <w:rPr>
                <w:bCs/>
                <w:szCs w:val="21"/>
              </w:rPr>
            </w:pPr>
            <w:r>
              <w:rPr>
                <w:rFonts w:hint="eastAsia"/>
                <w:bCs/>
                <w:szCs w:val="21"/>
              </w:rPr>
              <w:t>*</w:t>
            </w:r>
          </w:p>
        </w:tc>
        <w:tc>
          <w:tcPr>
            <w:tcW w:w="427" w:type="dxa"/>
            <w:vAlign w:val="center"/>
          </w:tcPr>
          <w:p w:rsidR="00804254" w:rsidRDefault="00BF3689">
            <w:pPr>
              <w:jc w:val="center"/>
              <w:rPr>
                <w:bCs/>
                <w:szCs w:val="21"/>
              </w:rPr>
            </w:pPr>
            <w:r>
              <w:rPr>
                <w:rFonts w:hint="eastAsia"/>
                <w:bCs/>
                <w:szCs w:val="21"/>
              </w:rPr>
              <w:t>*</w:t>
            </w:r>
          </w:p>
        </w:tc>
        <w:tc>
          <w:tcPr>
            <w:tcW w:w="571" w:type="dxa"/>
            <w:vAlign w:val="center"/>
          </w:tcPr>
          <w:p w:rsidR="00804254" w:rsidRDefault="00804254">
            <w:pPr>
              <w:jc w:val="center"/>
              <w:rPr>
                <w:bCs/>
                <w:szCs w:val="21"/>
              </w:rPr>
            </w:pPr>
          </w:p>
        </w:tc>
        <w:tc>
          <w:tcPr>
            <w:tcW w:w="563" w:type="dxa"/>
            <w:vAlign w:val="center"/>
          </w:tcPr>
          <w:p w:rsidR="00804254" w:rsidRDefault="00804254">
            <w:pPr>
              <w:jc w:val="center"/>
              <w:rPr>
                <w:bCs/>
                <w:szCs w:val="21"/>
              </w:rPr>
            </w:pPr>
          </w:p>
        </w:tc>
        <w:tc>
          <w:tcPr>
            <w:tcW w:w="703" w:type="dxa"/>
            <w:vMerge/>
            <w:vAlign w:val="center"/>
          </w:tcPr>
          <w:p w:rsidR="00804254" w:rsidRDefault="00804254">
            <w:pPr>
              <w:jc w:val="center"/>
              <w:rPr>
                <w:b/>
                <w:bCs/>
                <w:color w:val="FF0000"/>
                <w:szCs w:val="21"/>
              </w:rPr>
            </w:pPr>
          </w:p>
        </w:tc>
      </w:tr>
      <w:tr w:rsidR="00804254">
        <w:trPr>
          <w:jc w:val="center"/>
        </w:trPr>
        <w:tc>
          <w:tcPr>
            <w:tcW w:w="427" w:type="dxa"/>
            <w:vAlign w:val="center"/>
          </w:tcPr>
          <w:p w:rsidR="00804254" w:rsidRDefault="00BF3689">
            <w:pPr>
              <w:jc w:val="center"/>
              <w:rPr>
                <w:bCs/>
                <w:szCs w:val="21"/>
              </w:rPr>
            </w:pPr>
            <w:r>
              <w:rPr>
                <w:rFonts w:hint="eastAsia"/>
                <w:bCs/>
                <w:szCs w:val="21"/>
              </w:rPr>
              <w:t>3</w:t>
            </w:r>
          </w:p>
        </w:tc>
        <w:tc>
          <w:tcPr>
            <w:tcW w:w="1485" w:type="dxa"/>
            <w:gridSpan w:val="2"/>
            <w:vMerge/>
            <w:vAlign w:val="center"/>
          </w:tcPr>
          <w:p w:rsidR="00804254" w:rsidRDefault="00804254">
            <w:pPr>
              <w:jc w:val="center"/>
              <w:rPr>
                <w:bCs/>
                <w:szCs w:val="21"/>
              </w:rPr>
            </w:pPr>
          </w:p>
        </w:tc>
        <w:tc>
          <w:tcPr>
            <w:tcW w:w="1147" w:type="dxa"/>
            <w:vAlign w:val="center"/>
          </w:tcPr>
          <w:p w:rsidR="00804254" w:rsidRDefault="00BF3689">
            <w:pPr>
              <w:jc w:val="center"/>
              <w:rPr>
                <w:bCs/>
                <w:szCs w:val="21"/>
              </w:rPr>
            </w:pPr>
            <w:r>
              <w:rPr>
                <w:rFonts w:hint="eastAsia"/>
                <w:bCs/>
                <w:szCs w:val="21"/>
              </w:rPr>
              <w:t>*</w:t>
            </w:r>
            <w:r>
              <w:rPr>
                <w:bCs/>
                <w:szCs w:val="21"/>
              </w:rPr>
              <w:t>**</w:t>
            </w:r>
          </w:p>
        </w:tc>
        <w:tc>
          <w:tcPr>
            <w:tcW w:w="703" w:type="dxa"/>
            <w:vAlign w:val="center"/>
          </w:tcPr>
          <w:p w:rsidR="00804254" w:rsidRDefault="00804254">
            <w:pPr>
              <w:jc w:val="center"/>
              <w:rPr>
                <w:bCs/>
                <w:szCs w:val="21"/>
              </w:rPr>
            </w:pPr>
          </w:p>
        </w:tc>
        <w:tc>
          <w:tcPr>
            <w:tcW w:w="703" w:type="dxa"/>
            <w:vAlign w:val="center"/>
          </w:tcPr>
          <w:p w:rsidR="00804254" w:rsidRDefault="00804254">
            <w:pPr>
              <w:jc w:val="center"/>
              <w:rPr>
                <w:bCs/>
                <w:szCs w:val="21"/>
              </w:rPr>
            </w:pPr>
          </w:p>
        </w:tc>
        <w:tc>
          <w:tcPr>
            <w:tcW w:w="703" w:type="dxa"/>
            <w:vAlign w:val="center"/>
          </w:tcPr>
          <w:p w:rsidR="00804254" w:rsidRDefault="00804254">
            <w:pPr>
              <w:jc w:val="center"/>
              <w:rPr>
                <w:bCs/>
                <w:szCs w:val="21"/>
              </w:rPr>
            </w:pPr>
          </w:p>
        </w:tc>
        <w:tc>
          <w:tcPr>
            <w:tcW w:w="612" w:type="dxa"/>
            <w:vAlign w:val="center"/>
          </w:tcPr>
          <w:p w:rsidR="00804254" w:rsidRDefault="00804254">
            <w:pPr>
              <w:jc w:val="center"/>
              <w:rPr>
                <w:bCs/>
                <w:szCs w:val="21"/>
              </w:rPr>
            </w:pPr>
          </w:p>
        </w:tc>
        <w:tc>
          <w:tcPr>
            <w:tcW w:w="726" w:type="dxa"/>
            <w:vAlign w:val="center"/>
          </w:tcPr>
          <w:p w:rsidR="00804254" w:rsidRDefault="00804254">
            <w:pPr>
              <w:jc w:val="center"/>
              <w:rPr>
                <w:bCs/>
                <w:szCs w:val="21"/>
              </w:rPr>
            </w:pPr>
          </w:p>
        </w:tc>
        <w:tc>
          <w:tcPr>
            <w:tcW w:w="462" w:type="dxa"/>
            <w:vAlign w:val="center"/>
          </w:tcPr>
          <w:p w:rsidR="00804254" w:rsidRDefault="00BF3689">
            <w:pPr>
              <w:jc w:val="center"/>
              <w:rPr>
                <w:bCs/>
                <w:szCs w:val="21"/>
              </w:rPr>
            </w:pPr>
            <w:r>
              <w:rPr>
                <w:rFonts w:hint="eastAsia"/>
                <w:bCs/>
                <w:szCs w:val="21"/>
              </w:rPr>
              <w:t>*</w:t>
            </w:r>
          </w:p>
        </w:tc>
        <w:tc>
          <w:tcPr>
            <w:tcW w:w="427" w:type="dxa"/>
            <w:vAlign w:val="center"/>
          </w:tcPr>
          <w:p w:rsidR="00804254" w:rsidRDefault="00BF3689">
            <w:pPr>
              <w:jc w:val="center"/>
              <w:rPr>
                <w:bCs/>
                <w:szCs w:val="21"/>
              </w:rPr>
            </w:pPr>
            <w:r>
              <w:rPr>
                <w:rFonts w:hint="eastAsia"/>
                <w:bCs/>
                <w:szCs w:val="21"/>
              </w:rPr>
              <w:t>*</w:t>
            </w:r>
          </w:p>
        </w:tc>
        <w:tc>
          <w:tcPr>
            <w:tcW w:w="571" w:type="dxa"/>
            <w:vAlign w:val="center"/>
          </w:tcPr>
          <w:p w:rsidR="00804254" w:rsidRDefault="00804254">
            <w:pPr>
              <w:jc w:val="center"/>
              <w:rPr>
                <w:bCs/>
                <w:szCs w:val="21"/>
              </w:rPr>
            </w:pPr>
          </w:p>
        </w:tc>
        <w:tc>
          <w:tcPr>
            <w:tcW w:w="563" w:type="dxa"/>
            <w:vAlign w:val="center"/>
          </w:tcPr>
          <w:p w:rsidR="00804254" w:rsidRDefault="00804254">
            <w:pPr>
              <w:jc w:val="center"/>
              <w:rPr>
                <w:bCs/>
                <w:szCs w:val="21"/>
              </w:rPr>
            </w:pPr>
          </w:p>
        </w:tc>
        <w:tc>
          <w:tcPr>
            <w:tcW w:w="703" w:type="dxa"/>
            <w:vMerge/>
            <w:vAlign w:val="center"/>
          </w:tcPr>
          <w:p w:rsidR="00804254" w:rsidRDefault="00804254">
            <w:pPr>
              <w:jc w:val="center"/>
              <w:rPr>
                <w:b/>
                <w:bCs/>
                <w:szCs w:val="21"/>
              </w:rPr>
            </w:pPr>
          </w:p>
        </w:tc>
      </w:tr>
      <w:tr w:rsidR="00804254">
        <w:trPr>
          <w:jc w:val="center"/>
        </w:trPr>
        <w:tc>
          <w:tcPr>
            <w:tcW w:w="427" w:type="dxa"/>
            <w:vAlign w:val="center"/>
          </w:tcPr>
          <w:p w:rsidR="00804254" w:rsidRDefault="00BF3689">
            <w:pPr>
              <w:jc w:val="center"/>
              <w:rPr>
                <w:bCs/>
                <w:szCs w:val="21"/>
              </w:rPr>
            </w:pPr>
            <w:r>
              <w:rPr>
                <w:rFonts w:hint="eastAsia"/>
                <w:bCs/>
                <w:szCs w:val="21"/>
              </w:rPr>
              <w:t>4</w:t>
            </w:r>
          </w:p>
        </w:tc>
        <w:tc>
          <w:tcPr>
            <w:tcW w:w="1485" w:type="dxa"/>
            <w:gridSpan w:val="2"/>
            <w:vMerge/>
            <w:vAlign w:val="center"/>
          </w:tcPr>
          <w:p w:rsidR="00804254" w:rsidRDefault="00804254">
            <w:pPr>
              <w:jc w:val="center"/>
              <w:rPr>
                <w:bCs/>
                <w:szCs w:val="21"/>
              </w:rPr>
            </w:pPr>
          </w:p>
        </w:tc>
        <w:tc>
          <w:tcPr>
            <w:tcW w:w="1147" w:type="dxa"/>
            <w:vAlign w:val="center"/>
          </w:tcPr>
          <w:p w:rsidR="00804254" w:rsidRDefault="00BF3689">
            <w:pPr>
              <w:jc w:val="center"/>
              <w:rPr>
                <w:bCs/>
                <w:szCs w:val="21"/>
              </w:rPr>
            </w:pPr>
            <w:r>
              <w:rPr>
                <w:rFonts w:hint="eastAsia"/>
                <w:bCs/>
                <w:szCs w:val="21"/>
              </w:rPr>
              <w:t>*</w:t>
            </w:r>
            <w:r>
              <w:rPr>
                <w:bCs/>
                <w:szCs w:val="21"/>
              </w:rPr>
              <w:t>**</w:t>
            </w:r>
          </w:p>
        </w:tc>
        <w:tc>
          <w:tcPr>
            <w:tcW w:w="703" w:type="dxa"/>
            <w:vAlign w:val="center"/>
          </w:tcPr>
          <w:p w:rsidR="00804254" w:rsidRDefault="00804254">
            <w:pPr>
              <w:jc w:val="center"/>
              <w:rPr>
                <w:bCs/>
                <w:szCs w:val="21"/>
              </w:rPr>
            </w:pPr>
          </w:p>
        </w:tc>
        <w:tc>
          <w:tcPr>
            <w:tcW w:w="703" w:type="dxa"/>
            <w:vAlign w:val="center"/>
          </w:tcPr>
          <w:p w:rsidR="00804254" w:rsidRDefault="00804254">
            <w:pPr>
              <w:jc w:val="center"/>
              <w:rPr>
                <w:bCs/>
                <w:szCs w:val="21"/>
              </w:rPr>
            </w:pPr>
          </w:p>
        </w:tc>
        <w:tc>
          <w:tcPr>
            <w:tcW w:w="703" w:type="dxa"/>
            <w:vAlign w:val="center"/>
          </w:tcPr>
          <w:p w:rsidR="00804254" w:rsidRDefault="00804254">
            <w:pPr>
              <w:jc w:val="center"/>
              <w:rPr>
                <w:bCs/>
                <w:szCs w:val="21"/>
              </w:rPr>
            </w:pPr>
          </w:p>
        </w:tc>
        <w:tc>
          <w:tcPr>
            <w:tcW w:w="612" w:type="dxa"/>
            <w:vAlign w:val="center"/>
          </w:tcPr>
          <w:p w:rsidR="00804254" w:rsidRDefault="00804254">
            <w:pPr>
              <w:jc w:val="center"/>
              <w:rPr>
                <w:bCs/>
                <w:szCs w:val="21"/>
              </w:rPr>
            </w:pPr>
          </w:p>
        </w:tc>
        <w:tc>
          <w:tcPr>
            <w:tcW w:w="726" w:type="dxa"/>
            <w:vAlign w:val="center"/>
          </w:tcPr>
          <w:p w:rsidR="00804254" w:rsidRDefault="00804254">
            <w:pPr>
              <w:jc w:val="center"/>
              <w:rPr>
                <w:bCs/>
                <w:szCs w:val="21"/>
              </w:rPr>
            </w:pPr>
          </w:p>
        </w:tc>
        <w:tc>
          <w:tcPr>
            <w:tcW w:w="462" w:type="dxa"/>
            <w:vAlign w:val="center"/>
          </w:tcPr>
          <w:p w:rsidR="00804254" w:rsidRDefault="00BF3689">
            <w:pPr>
              <w:jc w:val="center"/>
              <w:rPr>
                <w:bCs/>
                <w:szCs w:val="21"/>
              </w:rPr>
            </w:pPr>
            <w:r>
              <w:rPr>
                <w:rFonts w:hint="eastAsia"/>
                <w:bCs/>
                <w:szCs w:val="21"/>
              </w:rPr>
              <w:t>*</w:t>
            </w:r>
          </w:p>
        </w:tc>
        <w:tc>
          <w:tcPr>
            <w:tcW w:w="427" w:type="dxa"/>
            <w:vAlign w:val="center"/>
          </w:tcPr>
          <w:p w:rsidR="00804254" w:rsidRDefault="00BF3689">
            <w:pPr>
              <w:jc w:val="center"/>
              <w:rPr>
                <w:bCs/>
                <w:szCs w:val="21"/>
              </w:rPr>
            </w:pPr>
            <w:r>
              <w:rPr>
                <w:rFonts w:hint="eastAsia"/>
                <w:bCs/>
                <w:szCs w:val="21"/>
              </w:rPr>
              <w:t>*</w:t>
            </w:r>
          </w:p>
        </w:tc>
        <w:tc>
          <w:tcPr>
            <w:tcW w:w="571" w:type="dxa"/>
            <w:vAlign w:val="center"/>
          </w:tcPr>
          <w:p w:rsidR="00804254" w:rsidRDefault="00804254">
            <w:pPr>
              <w:jc w:val="center"/>
              <w:rPr>
                <w:bCs/>
                <w:szCs w:val="21"/>
              </w:rPr>
            </w:pPr>
          </w:p>
        </w:tc>
        <w:tc>
          <w:tcPr>
            <w:tcW w:w="563" w:type="dxa"/>
            <w:vAlign w:val="center"/>
          </w:tcPr>
          <w:p w:rsidR="00804254" w:rsidRDefault="00804254">
            <w:pPr>
              <w:jc w:val="center"/>
              <w:rPr>
                <w:bCs/>
                <w:szCs w:val="21"/>
              </w:rPr>
            </w:pPr>
          </w:p>
        </w:tc>
        <w:tc>
          <w:tcPr>
            <w:tcW w:w="703" w:type="dxa"/>
            <w:vMerge/>
            <w:vAlign w:val="center"/>
          </w:tcPr>
          <w:p w:rsidR="00804254" w:rsidRDefault="00804254">
            <w:pPr>
              <w:jc w:val="center"/>
              <w:rPr>
                <w:b/>
                <w:bCs/>
                <w:szCs w:val="21"/>
              </w:rPr>
            </w:pPr>
          </w:p>
        </w:tc>
      </w:tr>
      <w:tr w:rsidR="00804254">
        <w:trPr>
          <w:jc w:val="center"/>
        </w:trPr>
        <w:tc>
          <w:tcPr>
            <w:tcW w:w="427" w:type="dxa"/>
            <w:vAlign w:val="center"/>
          </w:tcPr>
          <w:p w:rsidR="00804254" w:rsidRDefault="00BF3689">
            <w:pPr>
              <w:jc w:val="center"/>
              <w:rPr>
                <w:bCs/>
                <w:szCs w:val="21"/>
              </w:rPr>
            </w:pPr>
            <w:r>
              <w:rPr>
                <w:bCs/>
                <w:szCs w:val="21"/>
              </w:rPr>
              <w:t>5</w:t>
            </w:r>
          </w:p>
        </w:tc>
        <w:tc>
          <w:tcPr>
            <w:tcW w:w="1485" w:type="dxa"/>
            <w:gridSpan w:val="2"/>
            <w:vMerge/>
            <w:vAlign w:val="center"/>
          </w:tcPr>
          <w:p w:rsidR="00804254" w:rsidRDefault="00804254">
            <w:pPr>
              <w:jc w:val="center"/>
              <w:rPr>
                <w:bCs/>
                <w:szCs w:val="21"/>
              </w:rPr>
            </w:pPr>
          </w:p>
        </w:tc>
        <w:tc>
          <w:tcPr>
            <w:tcW w:w="1147" w:type="dxa"/>
            <w:vAlign w:val="center"/>
          </w:tcPr>
          <w:p w:rsidR="00804254" w:rsidRDefault="00BF3689">
            <w:pPr>
              <w:jc w:val="center"/>
              <w:rPr>
                <w:bCs/>
                <w:szCs w:val="21"/>
              </w:rPr>
            </w:pPr>
            <w:r>
              <w:rPr>
                <w:rFonts w:ascii="宋体" w:hAnsi="宋体" w:hint="eastAsia"/>
                <w:bCs/>
                <w:szCs w:val="21"/>
              </w:rPr>
              <w:t>……</w:t>
            </w:r>
          </w:p>
        </w:tc>
        <w:tc>
          <w:tcPr>
            <w:tcW w:w="703" w:type="dxa"/>
            <w:vAlign w:val="center"/>
          </w:tcPr>
          <w:p w:rsidR="00804254" w:rsidRDefault="00804254">
            <w:pPr>
              <w:jc w:val="center"/>
              <w:rPr>
                <w:rFonts w:ascii="宋体" w:hAnsi="宋体"/>
                <w:bCs/>
                <w:szCs w:val="21"/>
              </w:rPr>
            </w:pPr>
          </w:p>
        </w:tc>
        <w:tc>
          <w:tcPr>
            <w:tcW w:w="703" w:type="dxa"/>
            <w:vAlign w:val="center"/>
          </w:tcPr>
          <w:p w:rsidR="00804254" w:rsidRDefault="00804254">
            <w:pPr>
              <w:jc w:val="center"/>
              <w:rPr>
                <w:bCs/>
                <w:szCs w:val="21"/>
              </w:rPr>
            </w:pPr>
          </w:p>
        </w:tc>
        <w:tc>
          <w:tcPr>
            <w:tcW w:w="703" w:type="dxa"/>
            <w:vAlign w:val="center"/>
          </w:tcPr>
          <w:p w:rsidR="00804254" w:rsidRDefault="00804254">
            <w:pPr>
              <w:jc w:val="center"/>
              <w:rPr>
                <w:bCs/>
                <w:szCs w:val="21"/>
              </w:rPr>
            </w:pPr>
          </w:p>
        </w:tc>
        <w:tc>
          <w:tcPr>
            <w:tcW w:w="612" w:type="dxa"/>
            <w:vAlign w:val="center"/>
          </w:tcPr>
          <w:p w:rsidR="00804254" w:rsidRDefault="00804254">
            <w:pPr>
              <w:jc w:val="center"/>
              <w:rPr>
                <w:bCs/>
                <w:szCs w:val="21"/>
              </w:rPr>
            </w:pPr>
          </w:p>
        </w:tc>
        <w:tc>
          <w:tcPr>
            <w:tcW w:w="726" w:type="dxa"/>
            <w:vAlign w:val="center"/>
          </w:tcPr>
          <w:p w:rsidR="00804254" w:rsidRDefault="00804254">
            <w:pPr>
              <w:jc w:val="center"/>
              <w:rPr>
                <w:bCs/>
                <w:szCs w:val="21"/>
              </w:rPr>
            </w:pPr>
          </w:p>
        </w:tc>
        <w:tc>
          <w:tcPr>
            <w:tcW w:w="462" w:type="dxa"/>
            <w:vAlign w:val="center"/>
          </w:tcPr>
          <w:p w:rsidR="00804254" w:rsidRDefault="00BF3689">
            <w:pPr>
              <w:jc w:val="center"/>
              <w:rPr>
                <w:bCs/>
                <w:szCs w:val="21"/>
              </w:rPr>
            </w:pPr>
            <w:r>
              <w:rPr>
                <w:rFonts w:hint="eastAsia"/>
                <w:bCs/>
                <w:szCs w:val="21"/>
              </w:rPr>
              <w:t>*</w:t>
            </w:r>
          </w:p>
        </w:tc>
        <w:tc>
          <w:tcPr>
            <w:tcW w:w="427" w:type="dxa"/>
            <w:vAlign w:val="center"/>
          </w:tcPr>
          <w:p w:rsidR="00804254" w:rsidRDefault="00BF3689">
            <w:pPr>
              <w:jc w:val="center"/>
              <w:rPr>
                <w:bCs/>
                <w:szCs w:val="21"/>
              </w:rPr>
            </w:pPr>
            <w:r>
              <w:rPr>
                <w:rFonts w:hint="eastAsia"/>
                <w:bCs/>
                <w:szCs w:val="21"/>
              </w:rPr>
              <w:t>*</w:t>
            </w:r>
          </w:p>
        </w:tc>
        <w:tc>
          <w:tcPr>
            <w:tcW w:w="571" w:type="dxa"/>
            <w:vAlign w:val="center"/>
          </w:tcPr>
          <w:p w:rsidR="00804254" w:rsidRDefault="00804254">
            <w:pPr>
              <w:jc w:val="center"/>
              <w:rPr>
                <w:bCs/>
                <w:szCs w:val="21"/>
              </w:rPr>
            </w:pPr>
          </w:p>
        </w:tc>
        <w:tc>
          <w:tcPr>
            <w:tcW w:w="563" w:type="dxa"/>
            <w:vAlign w:val="center"/>
          </w:tcPr>
          <w:p w:rsidR="00804254" w:rsidRDefault="00804254">
            <w:pPr>
              <w:jc w:val="center"/>
              <w:rPr>
                <w:bCs/>
                <w:szCs w:val="21"/>
              </w:rPr>
            </w:pPr>
          </w:p>
        </w:tc>
        <w:tc>
          <w:tcPr>
            <w:tcW w:w="703" w:type="dxa"/>
            <w:vMerge/>
            <w:vAlign w:val="center"/>
          </w:tcPr>
          <w:p w:rsidR="00804254" w:rsidRDefault="00804254">
            <w:pPr>
              <w:jc w:val="center"/>
              <w:rPr>
                <w:b/>
                <w:bCs/>
                <w:color w:val="FF0000"/>
                <w:szCs w:val="21"/>
              </w:rPr>
            </w:pPr>
          </w:p>
        </w:tc>
      </w:tr>
      <w:tr w:rsidR="00804254">
        <w:trPr>
          <w:jc w:val="center"/>
        </w:trPr>
        <w:tc>
          <w:tcPr>
            <w:tcW w:w="703" w:type="dxa"/>
            <w:gridSpan w:val="2"/>
            <w:vAlign w:val="center"/>
          </w:tcPr>
          <w:p w:rsidR="00804254" w:rsidRDefault="00804254">
            <w:pPr>
              <w:jc w:val="left"/>
              <w:rPr>
                <w:bCs/>
                <w:szCs w:val="21"/>
              </w:rPr>
            </w:pPr>
          </w:p>
        </w:tc>
        <w:tc>
          <w:tcPr>
            <w:tcW w:w="8529" w:type="dxa"/>
            <w:gridSpan w:val="12"/>
            <w:vAlign w:val="center"/>
          </w:tcPr>
          <w:p w:rsidR="00804254" w:rsidRDefault="00BF3689">
            <w:pPr>
              <w:jc w:val="left"/>
              <w:rPr>
                <w:bCs/>
                <w:szCs w:val="21"/>
              </w:rPr>
            </w:pPr>
            <w:r>
              <w:rPr>
                <w:rFonts w:hint="eastAsia"/>
                <w:bCs/>
                <w:szCs w:val="21"/>
              </w:rPr>
              <w:t>合计（即投标总价；币种：人民币；单位：元）</w:t>
            </w:r>
            <w:r>
              <w:rPr>
                <w:rFonts w:hint="eastAsia"/>
                <w:bCs/>
                <w:szCs w:val="21"/>
              </w:rPr>
              <w:t xml:space="preserve"> </w:t>
            </w:r>
            <w:r>
              <w:rPr>
                <w:rFonts w:hint="eastAsia"/>
                <w:bCs/>
                <w:szCs w:val="21"/>
              </w:rPr>
              <w:t>小写：</w:t>
            </w:r>
            <w:r>
              <w:rPr>
                <w:rFonts w:hint="eastAsia"/>
                <w:bCs/>
                <w:szCs w:val="21"/>
              </w:rPr>
              <w:t xml:space="preserve">            </w:t>
            </w:r>
            <w:r>
              <w:rPr>
                <w:rFonts w:hint="eastAsia"/>
                <w:bCs/>
                <w:szCs w:val="21"/>
              </w:rPr>
              <w:t>大写：</w:t>
            </w:r>
          </w:p>
        </w:tc>
      </w:tr>
    </w:tbl>
    <w:p w:rsidR="00804254" w:rsidRDefault="00804254">
      <w:pPr>
        <w:ind w:firstLineChars="200" w:firstLine="482"/>
        <w:rPr>
          <w:rFonts w:ascii="宋体" w:hAnsi="宋体"/>
          <w:b/>
          <w:sz w:val="24"/>
        </w:rPr>
      </w:pPr>
    </w:p>
    <w:p w:rsidR="00804254" w:rsidRDefault="00BF3689">
      <w:pPr>
        <w:ind w:firstLineChars="200" w:firstLine="482"/>
        <w:rPr>
          <w:rFonts w:ascii="宋体" w:hAnsi="宋体"/>
          <w:b/>
          <w:sz w:val="24"/>
        </w:rPr>
      </w:pPr>
      <w:r>
        <w:rPr>
          <w:rFonts w:ascii="宋体" w:hAnsi="宋体" w:hint="eastAsia"/>
          <w:b/>
          <w:sz w:val="24"/>
        </w:rPr>
        <w:t>注：1.本表可按同样格式扩展。</w:t>
      </w:r>
    </w:p>
    <w:p w:rsidR="00804254" w:rsidRDefault="00BF3689">
      <w:pPr>
        <w:ind w:firstLineChars="196" w:firstLine="472"/>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“品牌”可以与商标一致，也可以填写便于区分其他公司商品的制造商简称或者制造商认可的品牌名称。</w:t>
      </w:r>
    </w:p>
    <w:p w:rsidR="00804254" w:rsidRDefault="00BF3689">
      <w:pPr>
        <w:ind w:firstLineChars="196" w:firstLine="472"/>
        <w:rPr>
          <w:b/>
          <w:sz w:val="24"/>
        </w:rPr>
      </w:pPr>
      <w:r>
        <w:rPr>
          <w:rFonts w:ascii="宋体" w:hAnsi="宋体" w:hint="eastAsia"/>
          <w:b/>
          <w:sz w:val="24"/>
        </w:rPr>
        <w:t>3.如所投货物属于定制类的非量产货物或无具体型号的货物，可以在“规格/型号”栏目仅填写规格信息而不填型号信息（型号信息用“定制”描述即可）；</w:t>
      </w:r>
      <w:bookmarkStart w:id="82" w:name="_Hlk73646428"/>
      <w:r>
        <w:rPr>
          <w:rFonts w:ascii="宋体" w:hAnsi="宋体" w:hint="eastAsia"/>
          <w:b/>
          <w:sz w:val="24"/>
        </w:rPr>
        <w:t>此类填写错误或缺漏（所投货物为定制类的非量产货物但供应商却错误填报了型号）的不利后果</w:t>
      </w:r>
      <w:r>
        <w:rPr>
          <w:rFonts w:hint="eastAsia"/>
          <w:b/>
          <w:sz w:val="24"/>
        </w:rPr>
        <w:t>由供应商承担。经评审委员会认定，在使用综合评分法的项目中一项此类填写错误或缺漏将按照一项普通招标技术要求（一般参数</w:t>
      </w:r>
      <w:r>
        <w:rPr>
          <w:rFonts w:hint="eastAsia"/>
          <w:b/>
          <w:sz w:val="24"/>
        </w:rPr>
        <w:t>/</w:t>
      </w:r>
      <w:r>
        <w:rPr>
          <w:rFonts w:hint="eastAsia"/>
          <w:b/>
          <w:sz w:val="24"/>
        </w:rPr>
        <w:t>普通参数）负偏离扣分处理。</w:t>
      </w:r>
      <w:bookmarkEnd w:id="82"/>
    </w:p>
    <w:p w:rsidR="00804254" w:rsidRDefault="00BF3689">
      <w:pPr>
        <w:ind w:firstLineChars="196" w:firstLine="472"/>
        <w:rPr>
          <w:rFonts w:ascii="宋体" w:hAnsi="宋体"/>
          <w:b/>
          <w:sz w:val="24"/>
        </w:rPr>
      </w:pPr>
      <w:r>
        <w:rPr>
          <w:rFonts w:ascii="宋体" w:hAnsi="宋体"/>
          <w:b/>
          <w:sz w:val="24"/>
        </w:rPr>
        <w:t>3</w:t>
      </w:r>
      <w:r>
        <w:rPr>
          <w:rFonts w:ascii="宋体" w:hAnsi="宋体" w:hint="eastAsia"/>
          <w:b/>
          <w:sz w:val="24"/>
        </w:rPr>
        <w:t>.“原产地”是指货物的实际生产加工地，非品牌所在地</w:t>
      </w:r>
    </w:p>
    <w:p w:rsidR="00804254" w:rsidRDefault="00BF3689">
      <w:pPr>
        <w:ind w:firstLineChars="196" w:firstLine="472"/>
        <w:rPr>
          <w:rFonts w:ascii="宋体" w:hAnsi="宋体"/>
          <w:b/>
          <w:sz w:val="24"/>
        </w:rPr>
      </w:pPr>
      <w:r>
        <w:rPr>
          <w:rFonts w:ascii="宋体" w:hAnsi="宋体"/>
          <w:b/>
          <w:sz w:val="24"/>
        </w:rPr>
        <w:t>4</w:t>
      </w:r>
      <w:r>
        <w:rPr>
          <w:rFonts w:ascii="宋体" w:hAnsi="宋体" w:hint="eastAsia"/>
          <w:b/>
          <w:sz w:val="24"/>
        </w:rPr>
        <w:t>.所投货物均应填写制造商名称，“制造商”是指产品品牌厂商，产品代工制造的，应填写接受委托生产制造的制造商。</w:t>
      </w:r>
    </w:p>
    <w:p w:rsidR="00804254" w:rsidRDefault="00BF3689">
      <w:pPr>
        <w:ind w:firstLineChars="200" w:firstLine="482"/>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rsidR="00804254" w:rsidRDefault="00BF3689">
      <w:pPr>
        <w:ind w:firstLineChars="200" w:firstLine="482"/>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rsidR="00804254" w:rsidRDefault="00BF3689">
      <w:pPr>
        <w:ind w:firstLineChars="200" w:firstLine="482"/>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rsidR="00804254" w:rsidRDefault="00804254">
      <w:pPr>
        <w:ind w:firstLineChars="200" w:firstLine="482"/>
        <w:rPr>
          <w:rFonts w:ascii="宋体" w:hAnsi="宋体"/>
          <w:b/>
          <w:color w:val="FF0000"/>
          <w:sz w:val="24"/>
        </w:rPr>
      </w:pPr>
    </w:p>
    <w:p w:rsidR="00804254" w:rsidRDefault="00804254">
      <w:pPr>
        <w:ind w:firstLineChars="200" w:firstLine="482"/>
        <w:rPr>
          <w:rFonts w:ascii="宋体" w:hAnsi="宋体"/>
          <w:b/>
          <w:color w:val="FF0000"/>
          <w:sz w:val="24"/>
        </w:rPr>
      </w:pPr>
    </w:p>
    <w:p w:rsidR="00804254" w:rsidRDefault="00BF3689">
      <w:pPr>
        <w:tabs>
          <w:tab w:val="left" w:pos="720"/>
        </w:tabs>
        <w:jc w:val="center"/>
        <w:rPr>
          <w:b/>
          <w:sz w:val="24"/>
        </w:rPr>
      </w:pPr>
      <w:r>
        <w:rPr>
          <w:rFonts w:hint="eastAsia"/>
          <w:b/>
          <w:sz w:val="24"/>
        </w:rPr>
        <w:t>（二）核心产品品牌</w:t>
      </w:r>
    </w:p>
    <w:p w:rsidR="00804254" w:rsidRDefault="00804254">
      <w:pPr>
        <w:ind w:firstLineChars="200" w:firstLine="482"/>
        <w:rPr>
          <w:rFonts w:ascii="宋体" w:hAnsi="宋体"/>
          <w:b/>
          <w:color w:val="FF0000"/>
          <w:sz w:val="24"/>
        </w:rPr>
      </w:pPr>
    </w:p>
    <w:p w:rsidR="00804254" w:rsidRDefault="00BF3689">
      <w:pPr>
        <w:ind w:firstLineChars="200" w:firstLine="482"/>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rsidR="00804254" w:rsidRDefault="00804254">
      <w:pPr>
        <w:ind w:firstLineChars="200" w:firstLine="482"/>
        <w:rPr>
          <w:rFonts w:ascii="宋体" w:hAnsi="宋体"/>
          <w:b/>
          <w:color w:val="FF0000"/>
          <w:sz w:val="24"/>
        </w:rPr>
      </w:pPr>
    </w:p>
    <w:p w:rsidR="00804254" w:rsidRDefault="00BF3689">
      <w:pPr>
        <w:ind w:firstLineChars="200" w:firstLine="480"/>
        <w:rPr>
          <w:rFonts w:ascii="宋体" w:hAnsi="宋体"/>
          <w:sz w:val="24"/>
        </w:rPr>
      </w:pPr>
      <w:r>
        <w:rPr>
          <w:rFonts w:ascii="宋体" w:hAnsi="宋体" w:hint="eastAsia"/>
          <w:sz w:val="24"/>
        </w:rPr>
        <w:t>备注：单一产品采购项目，核心产品即为该单一产品。</w:t>
      </w:r>
    </w:p>
    <w:p w:rsidR="00804254" w:rsidRDefault="00804254">
      <w:pPr>
        <w:ind w:firstLineChars="200" w:firstLine="482"/>
        <w:rPr>
          <w:rFonts w:ascii="宋体" w:hAnsi="宋体"/>
          <w:b/>
          <w:color w:val="FF0000"/>
          <w:sz w:val="24"/>
        </w:rPr>
      </w:pPr>
    </w:p>
    <w:p w:rsidR="00804254" w:rsidRDefault="00804254">
      <w:pPr>
        <w:ind w:firstLineChars="200" w:firstLine="482"/>
        <w:rPr>
          <w:rFonts w:ascii="宋体" w:hAnsi="宋体"/>
          <w:b/>
          <w:color w:val="FF0000"/>
          <w:sz w:val="24"/>
        </w:rPr>
      </w:pPr>
    </w:p>
    <w:p w:rsidR="00804254" w:rsidRDefault="00804254">
      <w:pPr>
        <w:rPr>
          <w:b/>
          <w:sz w:val="24"/>
        </w:rPr>
      </w:pPr>
    </w:p>
    <w:p w:rsidR="00804254" w:rsidRDefault="00BF3689">
      <w:pPr>
        <w:tabs>
          <w:tab w:val="left" w:pos="720"/>
        </w:tabs>
        <w:ind w:firstLineChars="800" w:firstLine="1928"/>
        <w:rPr>
          <w:b/>
          <w:sz w:val="24"/>
        </w:rPr>
      </w:pPr>
      <w:r>
        <w:rPr>
          <w:rFonts w:hint="eastAsia"/>
          <w:b/>
          <w:sz w:val="24"/>
        </w:rPr>
        <w:t>（三）可选配件报价清单（不包括在总报价内）</w:t>
      </w:r>
    </w:p>
    <w:p w:rsidR="00804254" w:rsidRDefault="00BF3689">
      <w:pPr>
        <w:ind w:firstLineChars="200" w:firstLine="422"/>
        <w:rPr>
          <w:rFonts w:hAnsi="宋体"/>
          <w:b/>
          <w:bCs/>
          <w:szCs w:val="21"/>
        </w:rPr>
      </w:pPr>
      <w:r>
        <w:rPr>
          <w:rFonts w:hAnsi="宋体" w:hint="eastAsia"/>
          <w:b/>
          <w:bCs/>
          <w:szCs w:val="21"/>
        </w:rPr>
        <w:lastRenderedPageBreak/>
        <w:t>注：格式可以参照《（一）分项报价表》表格，并提供相应的品牌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rsidR="00804254" w:rsidRDefault="00804254">
      <w:pPr>
        <w:ind w:firstLineChars="200" w:firstLine="482"/>
        <w:rPr>
          <w:rFonts w:hAnsi="宋体"/>
          <w:b/>
          <w:bCs/>
          <w:sz w:val="24"/>
        </w:rPr>
      </w:pPr>
    </w:p>
    <w:p w:rsidR="00804254" w:rsidRDefault="00804254">
      <w:pPr>
        <w:ind w:firstLineChars="200" w:firstLine="482"/>
        <w:rPr>
          <w:rFonts w:hAnsi="宋体"/>
          <w:b/>
          <w:bCs/>
          <w:sz w:val="24"/>
        </w:rPr>
      </w:pPr>
    </w:p>
    <w:p w:rsidR="00804254" w:rsidRDefault="00BF3689">
      <w:pPr>
        <w:tabs>
          <w:tab w:val="left" w:pos="720"/>
        </w:tabs>
        <w:jc w:val="center"/>
        <w:rPr>
          <w:b/>
          <w:sz w:val="24"/>
        </w:rPr>
      </w:pPr>
      <w:r>
        <w:rPr>
          <w:rFonts w:hint="eastAsia"/>
          <w:b/>
          <w:sz w:val="24"/>
        </w:rPr>
        <w:t>（四）</w:t>
      </w:r>
      <w:bookmarkStart w:id="83" w:name="_Hlk72073235"/>
      <w:r>
        <w:rPr>
          <w:rFonts w:hint="eastAsia"/>
          <w:b/>
          <w:sz w:val="24"/>
        </w:rPr>
        <w:t>投标人认为需要涉及的其他内容报价清单</w:t>
      </w:r>
      <w:bookmarkEnd w:id="83"/>
    </w:p>
    <w:p w:rsidR="00804254" w:rsidRDefault="00804254"/>
    <w:p w:rsidR="00804254" w:rsidRDefault="00BF3689">
      <w:pPr>
        <w:ind w:firstLineChars="300" w:firstLine="723"/>
        <w:rPr>
          <w:b/>
          <w:color w:val="FF0000"/>
          <w:sz w:val="24"/>
        </w:rPr>
      </w:pPr>
      <w:r>
        <w:rPr>
          <w:rFonts w:hint="eastAsia"/>
          <w:b/>
          <w:color w:val="FF0000"/>
          <w:sz w:val="24"/>
        </w:rPr>
        <w:t>（信息公开部分的内容到此为止！以下为信息不公开部分。）</w:t>
      </w:r>
    </w:p>
    <w:bookmarkEnd w:id="81"/>
    <w:p w:rsidR="00804254" w:rsidRDefault="00BF3689">
      <w:r>
        <w:br w:type="page"/>
      </w:r>
    </w:p>
    <w:p w:rsidR="00804254" w:rsidRDefault="00BF3689">
      <w:pPr>
        <w:outlineLvl w:val="1"/>
        <w:rPr>
          <w:rFonts w:ascii="宋体" w:hAnsi="宋体"/>
          <w:b/>
          <w:color w:val="FF0000"/>
          <w:sz w:val="28"/>
          <w:szCs w:val="28"/>
        </w:rPr>
      </w:pPr>
      <w:bookmarkStart w:id="84" w:name="_Hlk72260530"/>
      <w:r>
        <w:rPr>
          <w:rFonts w:ascii="宋体" w:hAnsi="宋体" w:hint="eastAsia"/>
          <w:b/>
          <w:color w:val="FF0000"/>
          <w:sz w:val="28"/>
          <w:szCs w:val="28"/>
        </w:rPr>
        <w:lastRenderedPageBreak/>
        <w:t>投标文件附件（信息不公开部分）</w:t>
      </w:r>
    </w:p>
    <w:p w:rsidR="00804254" w:rsidRDefault="00BF3689">
      <w:pPr>
        <w:pStyle w:val="30"/>
        <w:numPr>
          <w:ilvl w:val="0"/>
          <w:numId w:val="10"/>
        </w:numPr>
        <w:jc w:val="center"/>
        <w:rPr>
          <w:rFonts w:ascii="黑体" w:eastAsia="黑体"/>
          <w:b w:val="0"/>
          <w:sz w:val="24"/>
          <w:highlight w:val="yellow"/>
        </w:rPr>
      </w:pPr>
      <w:r>
        <w:rPr>
          <w:rFonts w:ascii="黑体" w:eastAsia="黑体" w:hint="eastAsia"/>
          <w:b w:val="0"/>
          <w:sz w:val="24"/>
          <w:highlight w:val="yellow"/>
        </w:rPr>
        <w:t>供应商基本情况表</w:t>
      </w:r>
    </w:p>
    <w:p w:rsidR="00804254" w:rsidRDefault="00BF3689">
      <w:pPr>
        <w:pStyle w:val="af4"/>
        <w:snapToGrid w:val="0"/>
        <w:spacing w:beforeAutospacing="0" w:afterAutospacing="0"/>
        <w:jc w:val="center"/>
        <w:outlineLvl w:val="0"/>
        <w:rPr>
          <w:rFonts w:ascii="方正小标宋简体" w:eastAsia="方正小标宋简体" w:hAnsi="方正小标宋简体" w:cs="方正小标宋简体"/>
          <w:sz w:val="44"/>
          <w:szCs w:val="44"/>
        </w:rPr>
      </w:pPr>
      <w:r>
        <w:rPr>
          <w:rFonts w:ascii="方正小标宋简体" w:eastAsia="方正小标宋简体" w:hAnsi="方正小标宋简体" w:cs="方正小标宋简体" w:hint="eastAsia"/>
          <w:kern w:val="2"/>
          <w:sz w:val="44"/>
          <w:szCs w:val="44"/>
          <w:lang w:bidi="ar"/>
        </w:rPr>
        <w:t>供应商基本情况表</w:t>
      </w:r>
    </w:p>
    <w:tbl>
      <w:tblPr>
        <w:tblStyle w:val="af8"/>
        <w:tblW w:w="8858" w:type="dxa"/>
        <w:tblLook w:val="04A0" w:firstRow="1" w:lastRow="0" w:firstColumn="1" w:lastColumn="0" w:noHBand="0" w:noVBand="1"/>
      </w:tblPr>
      <w:tblGrid>
        <w:gridCol w:w="728"/>
        <w:gridCol w:w="670"/>
        <w:gridCol w:w="1591"/>
        <w:gridCol w:w="939"/>
        <w:gridCol w:w="783"/>
        <w:gridCol w:w="1189"/>
        <w:gridCol w:w="1486"/>
        <w:gridCol w:w="1472"/>
      </w:tblGrid>
      <w:tr w:rsidR="00804254">
        <w:trPr>
          <w:trHeight w:val="1363"/>
        </w:trPr>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center"/>
              <w:rPr>
                <w:rFonts w:ascii="宋体" w:hAnsi="宋体" w:cs="宋体"/>
                <w:szCs w:val="21"/>
              </w:rPr>
            </w:pPr>
            <w:r>
              <w:rPr>
                <w:rFonts w:ascii="宋体" w:hAnsi="宋体" w:cs="宋体" w:hint="eastAsia"/>
                <w:szCs w:val="21"/>
                <w:lang w:bidi="ar"/>
              </w:rPr>
              <w:t>投标（响应）供应商</w:t>
            </w:r>
          </w:p>
        </w:tc>
        <w:tc>
          <w:tcPr>
            <w:tcW w:w="253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center"/>
              <w:rPr>
                <w:rFonts w:ascii="宋体" w:hAnsi="宋体" w:cs="宋体"/>
                <w:szCs w:val="21"/>
              </w:rPr>
            </w:pPr>
            <w:r>
              <w:rPr>
                <w:rFonts w:ascii="宋体" w:hAnsi="宋体" w:cs="宋体" w:hint="eastAsia"/>
                <w:szCs w:val="21"/>
                <w:lang w:bidi="ar"/>
              </w:rPr>
              <w:t>项目名称及编号</w:t>
            </w:r>
          </w:p>
        </w:tc>
        <w:tc>
          <w:tcPr>
            <w:tcW w:w="295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r>
      <w:tr w:rsidR="00804254">
        <w:trPr>
          <w:trHeight w:val="469"/>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center"/>
              <w:rPr>
                <w:rFonts w:ascii="宋体" w:hAnsi="宋体" w:cs="宋体"/>
                <w:szCs w:val="21"/>
              </w:rPr>
            </w:pPr>
            <w:r>
              <w:rPr>
                <w:rFonts w:ascii="宋体" w:hAnsi="宋体" w:cs="宋体" w:hint="eastAsia"/>
                <w:b/>
                <w:bCs/>
                <w:szCs w:val="21"/>
                <w:lang w:bidi="ar"/>
              </w:rPr>
              <w:t>投标（响应）供应商相关人员情况</w:t>
            </w:r>
          </w:p>
        </w:tc>
      </w:tr>
      <w:tr w:rsidR="00804254">
        <w:trPr>
          <w:trHeight w:val="915"/>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snapToGrid w:val="0"/>
              <w:jc w:val="center"/>
              <w:rPr>
                <w:rFonts w:ascii="宋体" w:hAnsi="宋体" w:cs="宋体"/>
                <w:szCs w:val="21"/>
              </w:rPr>
            </w:pPr>
            <w:r>
              <w:rPr>
                <w:rFonts w:ascii="宋体" w:hAnsi="宋体" w:cs="宋体" w:hint="eastAsia"/>
                <w:szCs w:val="21"/>
                <w:lang w:bidi="ar"/>
              </w:rPr>
              <w:t>序号</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center"/>
              <w:rPr>
                <w:rFonts w:ascii="宋体" w:hAnsi="宋体" w:cs="宋体"/>
                <w:szCs w:val="21"/>
              </w:rPr>
            </w:pPr>
            <w:r>
              <w:rPr>
                <w:rFonts w:ascii="宋体" w:hAnsi="宋体" w:cs="宋体" w:hint="eastAsia"/>
                <w:szCs w:val="21"/>
                <w:lang w:bidi="ar"/>
              </w:rPr>
              <w:t>职务</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center"/>
              <w:rPr>
                <w:rFonts w:ascii="宋体" w:hAnsi="宋体" w:cs="宋体"/>
                <w:szCs w:val="21"/>
              </w:rPr>
            </w:pPr>
            <w:r>
              <w:rPr>
                <w:rFonts w:ascii="宋体" w:hAnsi="宋体" w:cs="宋体" w:hint="eastAsia"/>
                <w:szCs w:val="21"/>
                <w:lang w:bidi="ar"/>
              </w:rPr>
              <w:t>姓名</w:t>
            </w: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center"/>
              <w:rPr>
                <w:rFonts w:ascii="宋体" w:hAnsi="宋体" w:cs="宋体"/>
                <w:szCs w:val="21"/>
              </w:rPr>
            </w:pPr>
            <w:r>
              <w:rPr>
                <w:rFonts w:ascii="宋体" w:hAnsi="宋体" w:cs="宋体" w:hint="eastAsia"/>
                <w:szCs w:val="21"/>
                <w:lang w:bidi="ar"/>
              </w:rPr>
              <w:t>身份证号码</w:t>
            </w: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snapToGrid w:val="0"/>
              <w:jc w:val="center"/>
              <w:rPr>
                <w:rFonts w:ascii="宋体" w:hAnsi="宋体" w:cs="宋体"/>
                <w:szCs w:val="21"/>
              </w:rPr>
            </w:pPr>
            <w:r>
              <w:rPr>
                <w:rFonts w:ascii="宋体" w:hAnsi="宋体" w:cs="宋体" w:hint="eastAsia"/>
                <w:szCs w:val="21"/>
                <w:lang w:bidi="ar"/>
              </w:rPr>
              <w:t>劳动合同</w:t>
            </w:r>
          </w:p>
          <w:p w:rsidR="00804254" w:rsidRDefault="00BF3689">
            <w:pPr>
              <w:snapToGrid w:val="0"/>
              <w:jc w:val="center"/>
              <w:rPr>
                <w:rFonts w:ascii="宋体" w:hAnsi="宋体" w:cs="宋体"/>
                <w:szCs w:val="21"/>
              </w:rPr>
            </w:pPr>
            <w:r>
              <w:rPr>
                <w:rFonts w:ascii="宋体" w:hAnsi="宋体" w:cs="宋体" w:hint="eastAsia"/>
                <w:szCs w:val="21"/>
                <w:lang w:bidi="ar"/>
              </w:rPr>
              <w:t>关系单位</w:t>
            </w: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snapToGrid w:val="0"/>
              <w:jc w:val="center"/>
              <w:rPr>
                <w:rFonts w:ascii="宋体" w:hAnsi="宋体" w:cs="宋体"/>
                <w:szCs w:val="21"/>
              </w:rPr>
            </w:pPr>
            <w:r>
              <w:rPr>
                <w:rFonts w:ascii="宋体" w:hAnsi="宋体" w:cs="宋体" w:hint="eastAsia"/>
                <w:szCs w:val="21"/>
                <w:lang w:bidi="ar"/>
              </w:rPr>
              <w:t>缴纳社会</w:t>
            </w:r>
          </w:p>
          <w:p w:rsidR="00804254" w:rsidRDefault="00BF3689">
            <w:pPr>
              <w:snapToGrid w:val="0"/>
              <w:jc w:val="center"/>
              <w:rPr>
                <w:rFonts w:ascii="宋体" w:hAnsi="宋体" w:cs="宋体"/>
                <w:szCs w:val="21"/>
              </w:rPr>
            </w:pPr>
            <w:r>
              <w:rPr>
                <w:rFonts w:ascii="宋体" w:hAnsi="宋体" w:cs="宋体" w:hint="eastAsia"/>
                <w:szCs w:val="21"/>
                <w:lang w:bidi="ar"/>
              </w:rPr>
              <w:t>保险单位</w:t>
            </w:r>
          </w:p>
        </w:tc>
      </w:tr>
      <w:tr w:rsidR="00804254">
        <w:trPr>
          <w:trHeight w:val="1205"/>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center"/>
              <w:rPr>
                <w:rFonts w:ascii="宋体" w:hAnsi="宋体" w:cs="宋体"/>
                <w:szCs w:val="21"/>
              </w:rPr>
            </w:pPr>
            <w:r>
              <w:rPr>
                <w:rFonts w:ascii="宋体" w:hAnsi="宋体" w:cs="宋体" w:hint="eastAsia"/>
                <w:szCs w:val="21"/>
                <w:lang w:bidi="ar"/>
              </w:rPr>
              <w:t>1</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spacing w:line="460" w:lineRule="exact"/>
              <w:jc w:val="center"/>
              <w:rPr>
                <w:rFonts w:ascii="宋体" w:hAnsi="宋体" w:cs="宋体"/>
                <w:szCs w:val="21"/>
              </w:rPr>
            </w:pPr>
            <w:r>
              <w:rPr>
                <w:rFonts w:ascii="宋体" w:hAnsi="宋体" w:cs="宋体" w:hint="eastAsia"/>
                <w:szCs w:val="21"/>
                <w:lang w:bidi="ar"/>
              </w:rPr>
              <w:t>法定代表人/单位负责人/主要经营负责人</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r>
      <w:tr w:rsidR="00804254">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center"/>
              <w:rPr>
                <w:rFonts w:ascii="宋体" w:hAnsi="宋体" w:cs="宋体"/>
                <w:szCs w:val="21"/>
              </w:rPr>
            </w:pPr>
            <w:r>
              <w:rPr>
                <w:rFonts w:ascii="宋体" w:hAnsi="宋体" w:cs="宋体" w:hint="eastAsia"/>
                <w:szCs w:val="21"/>
                <w:lang w:bidi="ar"/>
              </w:rPr>
              <w:t>2</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center"/>
              <w:rPr>
                <w:rFonts w:ascii="宋体" w:hAnsi="宋体" w:cs="宋体"/>
                <w:szCs w:val="21"/>
              </w:rPr>
            </w:pPr>
            <w:r>
              <w:rPr>
                <w:rFonts w:ascii="宋体" w:hAnsi="宋体" w:cs="宋体" w:hint="eastAsia"/>
                <w:szCs w:val="21"/>
                <w:lang w:bidi="ar"/>
              </w:rPr>
              <w:t>项目投标授权代表人</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r>
      <w:tr w:rsidR="00804254">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center"/>
              <w:rPr>
                <w:rFonts w:ascii="宋体" w:hAnsi="宋体" w:cs="宋体"/>
                <w:szCs w:val="21"/>
              </w:rPr>
            </w:pPr>
            <w:r>
              <w:rPr>
                <w:rFonts w:ascii="宋体" w:hAnsi="宋体" w:cs="宋体" w:hint="eastAsia"/>
                <w:szCs w:val="21"/>
                <w:lang w:bidi="ar"/>
              </w:rPr>
              <w:t>3</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center"/>
              <w:rPr>
                <w:rFonts w:ascii="宋体" w:hAnsi="宋体" w:cs="宋体"/>
                <w:szCs w:val="21"/>
              </w:rPr>
            </w:pPr>
            <w:r>
              <w:rPr>
                <w:rFonts w:ascii="宋体" w:hAnsi="宋体" w:cs="宋体" w:hint="eastAsia"/>
                <w:szCs w:val="21"/>
                <w:lang w:bidi="ar"/>
              </w:rPr>
              <w:t>项目负责人</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r>
      <w:tr w:rsidR="00804254">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center"/>
              <w:rPr>
                <w:rFonts w:ascii="宋体" w:hAnsi="宋体" w:cs="宋体"/>
                <w:szCs w:val="21"/>
              </w:rPr>
            </w:pPr>
            <w:r>
              <w:rPr>
                <w:rFonts w:ascii="宋体" w:hAnsi="宋体" w:cs="宋体" w:hint="eastAsia"/>
                <w:szCs w:val="21"/>
                <w:lang w:bidi="ar"/>
              </w:rPr>
              <w:t>4</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center"/>
              <w:rPr>
                <w:rFonts w:ascii="宋体" w:hAnsi="宋体" w:cs="宋体"/>
                <w:szCs w:val="21"/>
              </w:rPr>
            </w:pPr>
            <w:r>
              <w:rPr>
                <w:rFonts w:ascii="宋体" w:hAnsi="宋体" w:cs="宋体" w:hint="eastAsia"/>
                <w:szCs w:val="21"/>
                <w:lang w:bidi="ar"/>
              </w:rPr>
              <w:t>主要技术人员</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r>
      <w:tr w:rsidR="00804254">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center"/>
              <w:rPr>
                <w:rFonts w:ascii="宋体" w:hAnsi="宋体" w:cs="宋体"/>
                <w:szCs w:val="21"/>
              </w:rPr>
            </w:pPr>
            <w:r>
              <w:rPr>
                <w:rFonts w:ascii="宋体" w:hAnsi="宋体" w:cs="宋体" w:hint="eastAsia"/>
                <w:szCs w:val="21"/>
                <w:lang w:bidi="ar"/>
              </w:rPr>
              <w:t>5</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pStyle w:val="af4"/>
              <w:snapToGrid w:val="0"/>
              <w:spacing w:beforeAutospacing="0" w:afterAutospacing="0"/>
              <w:jc w:val="center"/>
              <w:rPr>
                <w:rFonts w:ascii="宋体" w:hAnsi="宋体" w:cs="宋体"/>
                <w:sz w:val="21"/>
                <w:szCs w:val="21"/>
              </w:rPr>
            </w:pPr>
            <w:r>
              <w:rPr>
                <w:rFonts w:ascii="宋体" w:hAnsi="宋体" w:cs="宋体" w:hint="eastAsia"/>
                <w:kern w:val="2"/>
                <w:sz w:val="21"/>
                <w:szCs w:val="21"/>
                <w:lang w:bidi="ar"/>
              </w:rPr>
              <w:t>投标文件编制人员</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r>
      <w:tr w:rsidR="00804254">
        <w:trPr>
          <w:trHeight w:val="469"/>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left"/>
              <w:rPr>
                <w:rFonts w:ascii="宋体" w:hAnsi="宋体" w:cs="宋体"/>
                <w:szCs w:val="21"/>
              </w:rPr>
            </w:pPr>
            <w:r>
              <w:rPr>
                <w:rFonts w:ascii="宋体" w:hAnsi="宋体" w:cs="宋体" w:hint="eastAsia"/>
                <w:b/>
                <w:bCs/>
                <w:szCs w:val="21"/>
                <w:lang w:bidi="ar"/>
              </w:rPr>
              <w:t>说明：同一职务有多人担任（如主要技术人员），应分行填写。</w:t>
            </w:r>
          </w:p>
        </w:tc>
      </w:tr>
      <w:tr w:rsidR="00804254">
        <w:trPr>
          <w:trHeight w:val="532"/>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center"/>
              <w:rPr>
                <w:rFonts w:ascii="宋体" w:hAnsi="宋体" w:cs="宋体"/>
                <w:b/>
                <w:bCs/>
                <w:szCs w:val="21"/>
              </w:rPr>
            </w:pPr>
            <w:r>
              <w:rPr>
                <w:rFonts w:ascii="宋体" w:hAnsi="宋体" w:cs="宋体" w:hint="eastAsia"/>
                <w:b/>
                <w:bCs/>
                <w:szCs w:val="21"/>
                <w:lang w:bidi="ar"/>
              </w:rPr>
              <w:t>投标（响应）供应商关联关系情况</w:t>
            </w:r>
          </w:p>
        </w:tc>
      </w:tr>
      <w:tr w:rsidR="00804254">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center"/>
              <w:rPr>
                <w:rFonts w:ascii="宋体" w:hAnsi="宋体" w:cs="宋体"/>
                <w:szCs w:val="21"/>
                <w:lang w:bidi="ar"/>
              </w:rPr>
            </w:pPr>
            <w:r>
              <w:rPr>
                <w:rFonts w:ascii="宋体" w:hAnsi="宋体" w:cs="宋体" w:hint="eastAsia"/>
                <w:szCs w:val="21"/>
                <w:lang w:bidi="ar"/>
              </w:rPr>
              <w:t>序号</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center"/>
              <w:rPr>
                <w:rFonts w:ascii="宋体" w:hAnsi="宋体" w:cs="宋体"/>
                <w:szCs w:val="21"/>
              </w:rPr>
            </w:pPr>
            <w:r>
              <w:rPr>
                <w:rFonts w:ascii="宋体" w:hAnsi="宋体" w:cs="宋体" w:hint="eastAsia"/>
                <w:szCs w:val="21"/>
                <w:lang w:bidi="ar"/>
              </w:rPr>
              <w:t>关联关系类型</w:t>
            </w:r>
          </w:p>
        </w:tc>
        <w:tc>
          <w:tcPr>
            <w:tcW w:w="17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center"/>
              <w:rPr>
                <w:rFonts w:ascii="宋体" w:hAnsi="宋体" w:cs="宋体"/>
                <w:szCs w:val="21"/>
              </w:rPr>
            </w:pPr>
            <w:r>
              <w:rPr>
                <w:rFonts w:ascii="宋体" w:hAnsi="宋体" w:cs="宋体" w:hint="eastAsia"/>
                <w:szCs w:val="21"/>
                <w:lang w:bidi="ar"/>
              </w:rPr>
              <w:t>关联主体名称</w:t>
            </w:r>
          </w:p>
        </w:tc>
        <w:tc>
          <w:tcPr>
            <w:tcW w:w="41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center"/>
              <w:rPr>
                <w:rFonts w:ascii="宋体" w:hAnsi="宋体" w:cs="宋体"/>
                <w:szCs w:val="21"/>
              </w:rPr>
            </w:pPr>
            <w:r>
              <w:rPr>
                <w:rFonts w:ascii="宋体" w:hAnsi="宋体" w:cs="宋体" w:hint="eastAsia"/>
                <w:szCs w:val="21"/>
                <w:lang w:bidi="ar"/>
              </w:rPr>
              <w:t>备注</w:t>
            </w:r>
          </w:p>
        </w:tc>
      </w:tr>
      <w:tr w:rsidR="00804254">
        <w:trPr>
          <w:trHeight w:val="2034"/>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center"/>
              <w:rPr>
                <w:rFonts w:ascii="宋体" w:hAnsi="宋体" w:cs="宋体"/>
                <w:szCs w:val="21"/>
                <w:lang w:bidi="ar"/>
              </w:rPr>
            </w:pPr>
            <w:r>
              <w:rPr>
                <w:rFonts w:ascii="宋体" w:hAnsi="宋体" w:cs="宋体" w:hint="eastAsia"/>
                <w:szCs w:val="21"/>
                <w:lang w:bidi="ar"/>
              </w:rPr>
              <w:t>1</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center"/>
              <w:rPr>
                <w:rFonts w:ascii="宋体" w:hAnsi="宋体" w:cs="宋体"/>
                <w:szCs w:val="21"/>
              </w:rPr>
            </w:pPr>
            <w:r>
              <w:rPr>
                <w:rFonts w:ascii="宋体" w:hAnsi="宋体" w:cs="宋体" w:hint="eastAsia"/>
                <w:szCs w:val="21"/>
                <w:lang w:bidi="ar"/>
              </w:rPr>
              <w:t>控股股东</w:t>
            </w:r>
          </w:p>
        </w:tc>
        <w:tc>
          <w:tcPr>
            <w:tcW w:w="17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c>
          <w:tcPr>
            <w:tcW w:w="41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snapToGrid w:val="0"/>
              <w:jc w:val="left"/>
              <w:rPr>
                <w:rFonts w:ascii="宋体" w:hAnsi="宋体" w:cs="宋体"/>
                <w:szCs w:val="21"/>
              </w:rPr>
            </w:pPr>
            <w:r>
              <w:rPr>
                <w:rFonts w:ascii="宋体" w:hAnsi="宋体" w:cs="宋体" w:hint="eastAsia"/>
                <w:szCs w:val="21"/>
                <w:lang w:bidi="ar"/>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rsidR="00804254">
        <w:trPr>
          <w:trHeight w:val="1363"/>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center"/>
              <w:rPr>
                <w:rFonts w:ascii="宋体" w:hAnsi="宋体" w:cs="宋体"/>
                <w:szCs w:val="21"/>
                <w:lang w:bidi="ar"/>
              </w:rPr>
            </w:pPr>
            <w:r>
              <w:rPr>
                <w:rFonts w:ascii="宋体" w:hAnsi="宋体" w:cs="宋体" w:hint="eastAsia"/>
                <w:szCs w:val="21"/>
                <w:lang w:bidi="ar"/>
              </w:rPr>
              <w:t>2</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jc w:val="center"/>
              <w:rPr>
                <w:rFonts w:ascii="宋体" w:hAnsi="宋体" w:cs="宋体"/>
                <w:szCs w:val="21"/>
              </w:rPr>
            </w:pPr>
            <w:r>
              <w:rPr>
                <w:rFonts w:ascii="宋体" w:hAnsi="宋体" w:cs="宋体" w:hint="eastAsia"/>
                <w:szCs w:val="21"/>
                <w:lang w:bidi="ar"/>
              </w:rPr>
              <w:t>管理关系</w:t>
            </w:r>
          </w:p>
        </w:tc>
        <w:tc>
          <w:tcPr>
            <w:tcW w:w="17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804254">
            <w:pPr>
              <w:jc w:val="center"/>
              <w:rPr>
                <w:rFonts w:ascii="宋体" w:hAnsi="宋体" w:cs="宋体"/>
                <w:szCs w:val="21"/>
              </w:rPr>
            </w:pPr>
          </w:p>
        </w:tc>
        <w:tc>
          <w:tcPr>
            <w:tcW w:w="41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snapToGrid w:val="0"/>
              <w:jc w:val="left"/>
              <w:rPr>
                <w:rFonts w:ascii="宋体" w:hAnsi="宋体" w:cs="宋体"/>
                <w:szCs w:val="21"/>
              </w:rPr>
            </w:pPr>
            <w:r>
              <w:rPr>
                <w:rFonts w:ascii="宋体" w:hAnsi="宋体" w:cs="宋体" w:hint="eastAsia"/>
                <w:szCs w:val="21"/>
                <w:lang w:bidi="ar"/>
              </w:rPr>
              <w:t>指对投标（响应）供应商不具有出资持股关系，但对其存在管理关系的主体。</w:t>
            </w:r>
          </w:p>
        </w:tc>
      </w:tr>
      <w:tr w:rsidR="00804254">
        <w:trPr>
          <w:trHeight w:val="631"/>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snapToGrid w:val="0"/>
              <w:jc w:val="left"/>
              <w:rPr>
                <w:rFonts w:ascii="宋体" w:hAnsi="宋体" w:cs="宋体"/>
                <w:szCs w:val="21"/>
              </w:rPr>
            </w:pPr>
            <w:r>
              <w:rPr>
                <w:rFonts w:ascii="宋体" w:hAnsi="宋体" w:cs="宋体" w:hint="eastAsia"/>
                <w:b/>
                <w:bCs/>
                <w:szCs w:val="21"/>
                <w:lang w:bidi="ar"/>
              </w:rPr>
              <w:t>说明：同一关联关系类型有多个主体的，应分行填写。</w:t>
            </w:r>
          </w:p>
        </w:tc>
      </w:tr>
    </w:tbl>
    <w:p w:rsidR="00804254" w:rsidRDefault="00804254"/>
    <w:p w:rsidR="00804254" w:rsidRDefault="00BF3689">
      <w:pPr>
        <w:rPr>
          <w:rFonts w:ascii="黑体" w:eastAsia="黑体"/>
          <w:sz w:val="24"/>
        </w:rPr>
      </w:pPr>
      <w:r>
        <w:rPr>
          <w:rFonts w:ascii="黑体" w:eastAsia="黑体" w:hint="eastAsia"/>
          <w:sz w:val="24"/>
        </w:rPr>
        <w:br w:type="page"/>
      </w:r>
    </w:p>
    <w:p w:rsidR="00804254" w:rsidRDefault="00BF3689">
      <w:pPr>
        <w:pStyle w:val="30"/>
        <w:jc w:val="center"/>
        <w:rPr>
          <w:rFonts w:ascii="黑体" w:eastAsia="黑体"/>
          <w:b w:val="0"/>
          <w:sz w:val="24"/>
        </w:rPr>
      </w:pPr>
      <w:r>
        <w:rPr>
          <w:rFonts w:ascii="黑体" w:eastAsia="黑体" w:hint="eastAsia"/>
          <w:b w:val="0"/>
          <w:sz w:val="24"/>
        </w:rPr>
        <w:lastRenderedPageBreak/>
        <w:t>二、</w:t>
      </w:r>
      <w:bookmarkStart w:id="85" w:name="_Hlk72092499"/>
      <w:r>
        <w:rPr>
          <w:rFonts w:ascii="黑体" w:eastAsia="黑体" w:hint="eastAsia"/>
          <w:b w:val="0"/>
          <w:sz w:val="24"/>
        </w:rPr>
        <w:t>法定代表人（负责人）证明书</w:t>
      </w:r>
      <w:bookmarkEnd w:id="85"/>
    </w:p>
    <w:p w:rsidR="00804254" w:rsidRDefault="00804254">
      <w:pPr>
        <w:rPr>
          <w:sz w:val="24"/>
        </w:rPr>
      </w:pPr>
    </w:p>
    <w:p w:rsidR="00804254" w:rsidRDefault="00BF3689">
      <w:pPr>
        <w:spacing w:line="360" w:lineRule="auto"/>
        <w:ind w:firstLineChars="200" w:firstLine="420"/>
        <w:rPr>
          <w:szCs w:val="21"/>
        </w:rPr>
      </w:pPr>
      <w:r>
        <w:rPr>
          <w:rFonts w:hint="eastAsia"/>
          <w:szCs w:val="21"/>
          <w:u w:val="single"/>
        </w:rPr>
        <w:t xml:space="preserve">                 </w:t>
      </w:r>
      <w:r>
        <w:rPr>
          <w:rFonts w:hint="eastAsia"/>
          <w:szCs w:val="21"/>
        </w:rPr>
        <w:t>（姓名），现任我单位</w:t>
      </w:r>
      <w:r>
        <w:rPr>
          <w:rFonts w:hint="eastAsia"/>
          <w:szCs w:val="21"/>
          <w:u w:val="single"/>
        </w:rPr>
        <w:t xml:space="preserve">             </w:t>
      </w:r>
      <w:r>
        <w:rPr>
          <w:rFonts w:hint="eastAsia"/>
          <w:szCs w:val="21"/>
        </w:rPr>
        <w:t>职务，为法定代表人（负责人），身份证件号为：</w:t>
      </w:r>
      <w:r>
        <w:rPr>
          <w:rFonts w:hint="eastAsia"/>
          <w:szCs w:val="21"/>
          <w:u w:val="single"/>
        </w:rPr>
        <w:t xml:space="preserve">                                     </w:t>
      </w:r>
      <w:r>
        <w:rPr>
          <w:rFonts w:hint="eastAsia"/>
          <w:szCs w:val="21"/>
        </w:rPr>
        <w:t>，联系电话：</w:t>
      </w:r>
      <w:r>
        <w:rPr>
          <w:rFonts w:hint="eastAsia"/>
          <w:szCs w:val="21"/>
          <w:u w:val="single"/>
        </w:rPr>
        <w:t xml:space="preserve">                </w:t>
      </w:r>
      <w:r>
        <w:rPr>
          <w:rFonts w:hint="eastAsia"/>
          <w:szCs w:val="21"/>
        </w:rPr>
        <w:t>。</w:t>
      </w:r>
    </w:p>
    <w:p w:rsidR="00804254" w:rsidRDefault="00BF3689">
      <w:pPr>
        <w:spacing w:line="360" w:lineRule="auto"/>
        <w:ind w:firstLineChars="200" w:firstLine="420"/>
        <w:rPr>
          <w:szCs w:val="21"/>
        </w:rPr>
      </w:pPr>
      <w:r>
        <w:rPr>
          <w:rFonts w:hint="eastAsia"/>
          <w:szCs w:val="21"/>
        </w:rPr>
        <w:t>特此证明。</w:t>
      </w:r>
    </w:p>
    <w:p w:rsidR="00804254" w:rsidRDefault="00BF3689">
      <w:pPr>
        <w:spacing w:line="360" w:lineRule="auto"/>
        <w:ind w:firstLineChars="200" w:firstLine="420"/>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rsidR="00804254" w:rsidRDefault="00BF3689">
      <w:pPr>
        <w:numPr>
          <w:ilvl w:val="0"/>
          <w:numId w:val="11"/>
        </w:numPr>
        <w:spacing w:line="360" w:lineRule="auto"/>
        <w:ind w:firstLineChars="200" w:firstLine="420"/>
        <w:rPr>
          <w:szCs w:val="21"/>
        </w:rPr>
      </w:pPr>
      <w:r>
        <w:rPr>
          <w:rFonts w:hint="eastAsia"/>
          <w:szCs w:val="21"/>
          <w:lang w:eastAsia="zh-Hans"/>
        </w:rPr>
        <w:t>本证明书要供法定代表人（负责人）</w:t>
      </w:r>
      <w:r>
        <w:rPr>
          <w:rFonts w:hint="eastAsia"/>
          <w:szCs w:val="21"/>
        </w:rPr>
        <w:t>相关身份证明文件：身份证扫描件（正反两面）；港澳台居民可提供来往通行证扫描件；非中国国籍管辖范围人员，可提供公安部门认可的身份证明材料扫描件。</w:t>
      </w:r>
    </w:p>
    <w:p w:rsidR="00804254" w:rsidRDefault="00BF3689">
      <w:pPr>
        <w:numPr>
          <w:ilvl w:val="0"/>
          <w:numId w:val="11"/>
        </w:numPr>
        <w:spacing w:line="360" w:lineRule="auto"/>
        <w:ind w:firstLineChars="200" w:firstLine="420"/>
        <w:rPr>
          <w:szCs w:val="21"/>
        </w:rPr>
      </w:pPr>
      <w:r>
        <w:rPr>
          <w:rFonts w:hint="eastAsia"/>
          <w:szCs w:val="21"/>
          <w:lang w:eastAsia="zh-Hans"/>
        </w:rPr>
        <w:t>本项目投标授权代表为法定代表人（负责人）的，无需提供</w:t>
      </w:r>
      <w:r>
        <w:rPr>
          <w:rFonts w:hint="eastAsia"/>
          <w:szCs w:val="21"/>
        </w:rPr>
        <w:t>《投标文件签署授权委托书》</w:t>
      </w:r>
      <w:r>
        <w:rPr>
          <w:rFonts w:hint="eastAsia"/>
          <w:szCs w:val="21"/>
          <w:lang w:eastAsia="zh-Hans"/>
        </w:rPr>
        <w:t>。</w:t>
      </w:r>
    </w:p>
    <w:p w:rsidR="00804254" w:rsidRDefault="00BF3689">
      <w:pPr>
        <w:numPr>
          <w:ilvl w:val="0"/>
          <w:numId w:val="11"/>
        </w:numPr>
        <w:spacing w:line="360" w:lineRule="auto"/>
        <w:ind w:firstLineChars="200" w:firstLine="420"/>
        <w:rPr>
          <w:szCs w:val="21"/>
        </w:rPr>
      </w:pPr>
      <w:r>
        <w:rPr>
          <w:rFonts w:hint="eastAsia"/>
          <w:szCs w:val="21"/>
        </w:rPr>
        <w:t>内容必须填写真实、清楚，涂改无效，不得转让、买卖。</w:t>
      </w:r>
    </w:p>
    <w:tbl>
      <w:tblPr>
        <w:tblStyle w:val="af8"/>
        <w:tblW w:w="8529" w:type="dxa"/>
        <w:tblLayout w:type="fixed"/>
        <w:tblLook w:val="04A0" w:firstRow="1" w:lastRow="0" w:firstColumn="1" w:lastColumn="0" w:noHBand="0" w:noVBand="1"/>
      </w:tblPr>
      <w:tblGrid>
        <w:gridCol w:w="4264"/>
        <w:gridCol w:w="4265"/>
      </w:tblGrid>
      <w:tr w:rsidR="00804254">
        <w:trPr>
          <w:trHeight w:val="2101"/>
        </w:trPr>
        <w:tc>
          <w:tcPr>
            <w:tcW w:w="4264" w:type="dxa"/>
          </w:tcPr>
          <w:p w:rsidR="00804254" w:rsidRDefault="00BF3689">
            <w:pPr>
              <w:jc w:val="center"/>
            </w:pPr>
            <w:r>
              <w:rPr>
                <w:rFonts w:hint="eastAsia"/>
              </w:rPr>
              <w:t>证件扫描件正面</w:t>
            </w:r>
          </w:p>
          <w:p w:rsidR="00804254" w:rsidRDefault="00804254">
            <w:pPr>
              <w:pStyle w:val="ac"/>
              <w:jc w:val="center"/>
            </w:pPr>
          </w:p>
          <w:p w:rsidR="00804254" w:rsidRDefault="00804254">
            <w:pPr>
              <w:pStyle w:val="20"/>
              <w:jc w:val="center"/>
            </w:pPr>
          </w:p>
        </w:tc>
        <w:tc>
          <w:tcPr>
            <w:tcW w:w="4265" w:type="dxa"/>
          </w:tcPr>
          <w:p w:rsidR="00804254" w:rsidRDefault="00BF3689">
            <w:pPr>
              <w:jc w:val="center"/>
            </w:pPr>
            <w:r>
              <w:rPr>
                <w:rFonts w:hint="eastAsia"/>
              </w:rPr>
              <w:t>证件扫描件反面</w:t>
            </w:r>
          </w:p>
          <w:p w:rsidR="00804254" w:rsidRDefault="00804254">
            <w:pPr>
              <w:pStyle w:val="ac"/>
              <w:jc w:val="center"/>
            </w:pPr>
          </w:p>
          <w:p w:rsidR="00804254" w:rsidRDefault="00804254">
            <w:pPr>
              <w:pStyle w:val="20"/>
              <w:jc w:val="center"/>
            </w:pPr>
          </w:p>
        </w:tc>
      </w:tr>
    </w:tbl>
    <w:p w:rsidR="00804254" w:rsidRDefault="00804254">
      <w:pPr>
        <w:rPr>
          <w:sz w:val="24"/>
        </w:rPr>
      </w:pPr>
    </w:p>
    <w:p w:rsidR="00804254" w:rsidRDefault="00BF3689">
      <w:pPr>
        <w:widowControl/>
        <w:jc w:val="left"/>
        <w:rPr>
          <w:rFonts w:ascii="黑体" w:eastAsia="黑体" w:hAnsi="宋体"/>
          <w:bCs/>
          <w:sz w:val="24"/>
          <w:szCs w:val="32"/>
        </w:rPr>
      </w:pPr>
      <w:r>
        <w:rPr>
          <w:rFonts w:hint="eastAsia"/>
          <w:b/>
          <w:bCs/>
          <w:color w:val="FF0000"/>
          <w:szCs w:val="21"/>
          <w:lang w:eastAsia="zh-Hans"/>
        </w:rPr>
        <w:t>温馨提示：为避免出现《深圳经济特区政府采购条例实施细则》第七十五条第二项所列情形，请投标供应商核实你单位法定代表人、本项目投标授权代表人、项目负责人（如有）、主要技术人员（如有）等是否在你公司缴纳社会保险。</w:t>
      </w:r>
      <w:r>
        <w:rPr>
          <w:rFonts w:ascii="黑体" w:eastAsia="黑体"/>
          <w:b/>
          <w:sz w:val="24"/>
        </w:rPr>
        <w:br w:type="page"/>
      </w:r>
    </w:p>
    <w:p w:rsidR="00804254" w:rsidRDefault="00BF3689">
      <w:pPr>
        <w:pStyle w:val="30"/>
        <w:spacing w:before="120" w:after="120"/>
        <w:jc w:val="center"/>
        <w:rPr>
          <w:rFonts w:ascii="黑体" w:eastAsia="黑体"/>
          <w:b w:val="0"/>
          <w:sz w:val="24"/>
        </w:rPr>
      </w:pPr>
      <w:r>
        <w:rPr>
          <w:rFonts w:ascii="黑体" w:eastAsia="黑体" w:hint="eastAsia"/>
          <w:b w:val="0"/>
          <w:sz w:val="24"/>
        </w:rPr>
        <w:lastRenderedPageBreak/>
        <w:t>三、投标文件签署授权委托书</w:t>
      </w:r>
    </w:p>
    <w:p w:rsidR="00804254" w:rsidRDefault="00BF3689">
      <w:pPr>
        <w:spacing w:line="360" w:lineRule="auto"/>
        <w:ind w:firstLineChars="200" w:firstLine="42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rsidR="00804254" w:rsidRDefault="00BF3689">
      <w:pPr>
        <w:spacing w:line="360" w:lineRule="auto"/>
        <w:ind w:firstLineChars="200" w:firstLine="420"/>
        <w:rPr>
          <w:szCs w:val="21"/>
        </w:rPr>
      </w:pPr>
      <w:r>
        <w:rPr>
          <w:rFonts w:hint="eastAsia"/>
          <w:szCs w:val="21"/>
        </w:rPr>
        <w:t>代理人无转委托权，特此委托。</w:t>
      </w:r>
    </w:p>
    <w:p w:rsidR="00804254" w:rsidRDefault="00804254">
      <w:pPr>
        <w:spacing w:line="360" w:lineRule="auto"/>
        <w:ind w:firstLineChars="200" w:firstLine="420"/>
        <w:rPr>
          <w:szCs w:val="21"/>
        </w:rPr>
      </w:pPr>
    </w:p>
    <w:p w:rsidR="00804254" w:rsidRDefault="00BF3689">
      <w:pPr>
        <w:spacing w:line="360" w:lineRule="auto"/>
        <w:ind w:firstLineChars="200" w:firstLine="420"/>
        <w:rPr>
          <w:szCs w:val="21"/>
        </w:rPr>
      </w:pPr>
      <w:r>
        <w:rPr>
          <w:rFonts w:hint="eastAsia"/>
          <w:szCs w:val="21"/>
        </w:rPr>
        <w:t>代理人：</w:t>
      </w:r>
      <w:r>
        <w:rPr>
          <w:rFonts w:hint="eastAsia"/>
          <w:szCs w:val="21"/>
          <w:u w:val="single"/>
        </w:rPr>
        <w:t xml:space="preserve">              </w:t>
      </w:r>
      <w:r>
        <w:rPr>
          <w:rFonts w:hint="eastAsia"/>
          <w:szCs w:val="21"/>
        </w:rPr>
        <w:t>；</w:t>
      </w:r>
    </w:p>
    <w:p w:rsidR="00804254" w:rsidRDefault="00BF3689">
      <w:pPr>
        <w:spacing w:line="360" w:lineRule="auto"/>
        <w:ind w:firstLineChars="200" w:firstLine="420"/>
        <w:rPr>
          <w:szCs w:val="21"/>
        </w:rPr>
      </w:pPr>
      <w:r>
        <w:rPr>
          <w:rFonts w:hint="eastAsia"/>
          <w:szCs w:val="21"/>
        </w:rPr>
        <w:t>身份证件号：</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w:t>
      </w:r>
    </w:p>
    <w:p w:rsidR="00804254" w:rsidRDefault="00BF3689">
      <w:pPr>
        <w:spacing w:line="360" w:lineRule="auto"/>
        <w:ind w:firstLineChars="200" w:firstLine="420"/>
        <w:rPr>
          <w:szCs w:val="21"/>
        </w:rPr>
      </w:pPr>
      <w:r>
        <w:rPr>
          <w:rFonts w:hint="eastAsia"/>
          <w:szCs w:val="21"/>
        </w:rPr>
        <w:t>联系电话：</w:t>
      </w:r>
      <w:r>
        <w:rPr>
          <w:rFonts w:hint="eastAsia"/>
          <w:szCs w:val="21"/>
          <w:u w:val="single"/>
        </w:rPr>
        <w:t xml:space="preserve">            </w:t>
      </w:r>
      <w:r>
        <w:rPr>
          <w:rFonts w:hint="eastAsia"/>
          <w:szCs w:val="21"/>
        </w:rPr>
        <w:t>，手机：</w:t>
      </w:r>
      <w:r>
        <w:rPr>
          <w:rFonts w:hint="eastAsia"/>
          <w:szCs w:val="21"/>
          <w:u w:val="single"/>
        </w:rPr>
        <w:t xml:space="preserve">                   </w:t>
      </w:r>
      <w:r>
        <w:rPr>
          <w:rFonts w:hint="eastAsia"/>
          <w:szCs w:val="21"/>
        </w:rPr>
        <w:t>，电子邮箱：</w:t>
      </w:r>
      <w:r>
        <w:rPr>
          <w:rFonts w:hint="eastAsia"/>
          <w:szCs w:val="21"/>
          <w:u w:val="single"/>
        </w:rPr>
        <w:t xml:space="preserve">                        </w:t>
      </w:r>
      <w:r>
        <w:rPr>
          <w:rFonts w:hint="eastAsia"/>
          <w:szCs w:val="21"/>
        </w:rPr>
        <w:t>；</w:t>
      </w:r>
    </w:p>
    <w:p w:rsidR="00804254" w:rsidRDefault="00BF3689">
      <w:pPr>
        <w:spacing w:line="360" w:lineRule="auto"/>
        <w:ind w:firstLineChars="200" w:firstLine="420"/>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rPr>
        <w:t xml:space="preserve"> </w:t>
      </w:r>
      <w:r>
        <w:rPr>
          <w:rFonts w:hint="eastAsia"/>
          <w:szCs w:val="21"/>
          <w:u w:val="single"/>
        </w:rPr>
        <w:t xml:space="preserve">      </w:t>
      </w:r>
      <w:r>
        <w:rPr>
          <w:rFonts w:hint="eastAsia"/>
          <w:szCs w:val="21"/>
        </w:rPr>
        <w:t>日。</w:t>
      </w:r>
    </w:p>
    <w:p w:rsidR="00804254" w:rsidRDefault="00BF3689">
      <w:pPr>
        <w:spacing w:line="360" w:lineRule="auto"/>
        <w:ind w:firstLineChars="200" w:firstLine="422"/>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af8"/>
        <w:tblW w:w="8529" w:type="dxa"/>
        <w:tblLayout w:type="fixed"/>
        <w:tblLook w:val="04A0" w:firstRow="1" w:lastRow="0" w:firstColumn="1" w:lastColumn="0" w:noHBand="0" w:noVBand="1"/>
      </w:tblPr>
      <w:tblGrid>
        <w:gridCol w:w="4264"/>
        <w:gridCol w:w="4265"/>
      </w:tblGrid>
      <w:tr w:rsidR="00804254">
        <w:trPr>
          <w:trHeight w:val="1922"/>
        </w:trPr>
        <w:tc>
          <w:tcPr>
            <w:tcW w:w="4264" w:type="dxa"/>
          </w:tcPr>
          <w:p w:rsidR="00804254" w:rsidRDefault="00BF3689">
            <w:pPr>
              <w:jc w:val="center"/>
            </w:pPr>
            <w:r>
              <w:rPr>
                <w:rFonts w:hint="eastAsia"/>
              </w:rPr>
              <w:t>证件扫描件正面</w:t>
            </w:r>
          </w:p>
          <w:p w:rsidR="00804254" w:rsidRDefault="00804254">
            <w:pPr>
              <w:pStyle w:val="ac"/>
              <w:jc w:val="center"/>
            </w:pPr>
          </w:p>
          <w:p w:rsidR="00804254" w:rsidRDefault="00804254">
            <w:pPr>
              <w:pStyle w:val="20"/>
              <w:jc w:val="center"/>
            </w:pPr>
          </w:p>
        </w:tc>
        <w:tc>
          <w:tcPr>
            <w:tcW w:w="4265" w:type="dxa"/>
          </w:tcPr>
          <w:p w:rsidR="00804254" w:rsidRDefault="00BF3689">
            <w:pPr>
              <w:jc w:val="center"/>
            </w:pPr>
            <w:r>
              <w:rPr>
                <w:rFonts w:hint="eastAsia"/>
              </w:rPr>
              <w:t>证件扫描件反面</w:t>
            </w:r>
          </w:p>
          <w:p w:rsidR="00804254" w:rsidRDefault="00804254">
            <w:pPr>
              <w:pStyle w:val="ac"/>
              <w:jc w:val="center"/>
            </w:pPr>
          </w:p>
          <w:p w:rsidR="00804254" w:rsidRDefault="00804254">
            <w:pPr>
              <w:pStyle w:val="20"/>
              <w:jc w:val="center"/>
            </w:pPr>
          </w:p>
        </w:tc>
      </w:tr>
    </w:tbl>
    <w:p w:rsidR="00804254" w:rsidRDefault="00804254"/>
    <w:p w:rsidR="00804254" w:rsidRDefault="00BF3689">
      <w:pPr>
        <w:widowControl/>
        <w:jc w:val="left"/>
        <w:rPr>
          <w:rFonts w:ascii="黑体" w:eastAsia="黑体" w:hAnsi="宋体"/>
          <w:bCs/>
          <w:kern w:val="0"/>
          <w:sz w:val="24"/>
        </w:rPr>
      </w:pPr>
      <w:r>
        <w:rPr>
          <w:rFonts w:hint="eastAsia"/>
          <w:b/>
          <w:bCs/>
          <w:color w:val="FF0000"/>
          <w:szCs w:val="21"/>
          <w:lang w:eastAsia="zh-Hans"/>
        </w:rPr>
        <w:t>温馨提示：为避免出现《深圳经济特区政府采购条例实施细则》第七十五条第二项所列情形，请投标供应商核实你单位法定代表人、本项目投标授权代表人、项目负责人（如有）、主要技术人员（如有）等是否在你公司缴纳社会保险。</w:t>
      </w:r>
      <w:r>
        <w:rPr>
          <w:rFonts w:ascii="黑体" w:eastAsia="黑体"/>
          <w:b/>
          <w:kern w:val="0"/>
          <w:sz w:val="24"/>
        </w:rPr>
        <w:br w:type="page"/>
      </w:r>
    </w:p>
    <w:p w:rsidR="00804254" w:rsidRDefault="00BF3689">
      <w:pPr>
        <w:pStyle w:val="30"/>
        <w:jc w:val="center"/>
        <w:rPr>
          <w:rFonts w:ascii="黑体" w:eastAsia="黑体"/>
          <w:b w:val="0"/>
          <w:kern w:val="0"/>
          <w:sz w:val="24"/>
          <w:szCs w:val="24"/>
        </w:rPr>
      </w:pPr>
      <w:r>
        <w:rPr>
          <w:rFonts w:ascii="黑体" w:eastAsia="黑体" w:hint="eastAsia"/>
          <w:b w:val="0"/>
          <w:kern w:val="0"/>
          <w:sz w:val="24"/>
          <w:szCs w:val="24"/>
        </w:rPr>
        <w:lastRenderedPageBreak/>
        <w:t>四、</w:t>
      </w:r>
      <w:bookmarkStart w:id="86" w:name="_Hlk72092634"/>
      <w:r>
        <w:rPr>
          <w:rFonts w:ascii="黑体" w:eastAsia="黑体" w:hint="eastAsia"/>
          <w:b w:val="0"/>
          <w:kern w:val="0"/>
          <w:sz w:val="24"/>
          <w:szCs w:val="24"/>
        </w:rPr>
        <w:t>实质性条款响应情况表</w:t>
      </w:r>
      <w:bookmarkEnd w:id="86"/>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5"/>
        <w:gridCol w:w="3231"/>
        <w:gridCol w:w="2268"/>
        <w:gridCol w:w="1275"/>
        <w:gridCol w:w="738"/>
      </w:tblGrid>
      <w:tr w:rsidR="00804254">
        <w:trPr>
          <w:trHeight w:val="631"/>
        </w:trPr>
        <w:tc>
          <w:tcPr>
            <w:tcW w:w="705" w:type="dxa"/>
            <w:vAlign w:val="center"/>
          </w:tcPr>
          <w:p w:rsidR="00804254" w:rsidRDefault="00BF3689">
            <w:pPr>
              <w:adjustRightInd w:val="0"/>
              <w:snapToGrid w:val="0"/>
              <w:spacing w:line="360" w:lineRule="auto"/>
              <w:jc w:val="center"/>
              <w:rPr>
                <w:rFonts w:ascii="宋体" w:hAnsi="宋体"/>
                <w:kern w:val="0"/>
                <w:szCs w:val="21"/>
              </w:rPr>
            </w:pPr>
            <w:bookmarkStart w:id="87" w:name="_Hlk72092651"/>
            <w:r>
              <w:rPr>
                <w:rFonts w:ascii="宋体" w:hAnsi="宋体" w:hint="eastAsia"/>
                <w:kern w:val="0"/>
                <w:szCs w:val="21"/>
              </w:rPr>
              <w:t>序号</w:t>
            </w:r>
          </w:p>
        </w:tc>
        <w:tc>
          <w:tcPr>
            <w:tcW w:w="3231" w:type="dxa"/>
            <w:vAlign w:val="center"/>
          </w:tcPr>
          <w:p w:rsidR="00804254" w:rsidRDefault="00BF3689">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2268" w:type="dxa"/>
            <w:vAlign w:val="center"/>
          </w:tcPr>
          <w:p w:rsidR="00804254" w:rsidRDefault="00BF3689">
            <w:pPr>
              <w:adjustRightInd w:val="0"/>
              <w:snapToGrid w:val="0"/>
              <w:spacing w:line="360" w:lineRule="auto"/>
              <w:jc w:val="center"/>
              <w:rPr>
                <w:rFonts w:ascii="宋体" w:hAnsi="宋体"/>
                <w:kern w:val="0"/>
                <w:szCs w:val="21"/>
              </w:rPr>
            </w:pPr>
            <w:r>
              <w:rPr>
                <w:rFonts w:hint="eastAsia"/>
              </w:rPr>
              <w:t>投标响应</w:t>
            </w:r>
          </w:p>
        </w:tc>
        <w:tc>
          <w:tcPr>
            <w:tcW w:w="1275" w:type="dxa"/>
            <w:vAlign w:val="center"/>
          </w:tcPr>
          <w:p w:rsidR="00804254" w:rsidRDefault="00BF3689">
            <w:pPr>
              <w:adjustRightInd w:val="0"/>
              <w:snapToGrid w:val="0"/>
              <w:spacing w:line="360" w:lineRule="auto"/>
              <w:jc w:val="center"/>
              <w:rPr>
                <w:rFonts w:ascii="宋体" w:hAnsi="宋体"/>
                <w:kern w:val="0"/>
                <w:szCs w:val="21"/>
              </w:rPr>
            </w:pPr>
            <w:r>
              <w:rPr>
                <w:rFonts w:hint="eastAsia"/>
              </w:rPr>
              <w:t>偏离情况</w:t>
            </w:r>
          </w:p>
        </w:tc>
        <w:tc>
          <w:tcPr>
            <w:tcW w:w="738" w:type="dxa"/>
            <w:vAlign w:val="center"/>
          </w:tcPr>
          <w:p w:rsidR="00804254" w:rsidRDefault="00BF3689">
            <w:pPr>
              <w:adjustRightInd w:val="0"/>
              <w:snapToGrid w:val="0"/>
              <w:spacing w:line="360" w:lineRule="auto"/>
              <w:jc w:val="center"/>
              <w:rPr>
                <w:rFonts w:ascii="宋体" w:hAnsi="宋体"/>
                <w:kern w:val="0"/>
                <w:szCs w:val="21"/>
              </w:rPr>
            </w:pPr>
            <w:r>
              <w:rPr>
                <w:rFonts w:hint="eastAsia"/>
              </w:rPr>
              <w:t>说明</w:t>
            </w:r>
          </w:p>
        </w:tc>
      </w:tr>
      <w:bookmarkEnd w:id="87"/>
      <w:tr w:rsidR="00804254">
        <w:tc>
          <w:tcPr>
            <w:tcW w:w="705" w:type="dxa"/>
          </w:tcPr>
          <w:p w:rsidR="00804254" w:rsidRDefault="00BF3689">
            <w:pPr>
              <w:adjustRightInd w:val="0"/>
              <w:snapToGrid w:val="0"/>
              <w:spacing w:line="360" w:lineRule="auto"/>
              <w:rPr>
                <w:rFonts w:ascii="宋体" w:hAnsi="宋体"/>
                <w:kern w:val="0"/>
                <w:szCs w:val="21"/>
              </w:rPr>
            </w:pPr>
            <w:r>
              <w:rPr>
                <w:rFonts w:ascii="宋体" w:hAnsi="宋体" w:hint="eastAsia"/>
                <w:kern w:val="0"/>
                <w:szCs w:val="21"/>
              </w:rPr>
              <w:t>1</w:t>
            </w:r>
          </w:p>
        </w:tc>
        <w:tc>
          <w:tcPr>
            <w:tcW w:w="3231" w:type="dxa"/>
          </w:tcPr>
          <w:p w:rsidR="00804254" w:rsidRDefault="00BF3689">
            <w:pPr>
              <w:adjustRightInd w:val="0"/>
              <w:snapToGrid w:val="0"/>
              <w:spacing w:line="360" w:lineRule="auto"/>
              <w:jc w:val="center"/>
              <w:rPr>
                <w:rFonts w:hAnsi="宋体"/>
                <w:kern w:val="0"/>
                <w:szCs w:val="21"/>
              </w:rPr>
            </w:pPr>
            <w:r>
              <w:rPr>
                <w:rFonts w:hAnsi="宋体" w:hint="eastAsia"/>
                <w:kern w:val="0"/>
                <w:szCs w:val="21"/>
              </w:rPr>
              <w:t>（填写相关内容）</w:t>
            </w:r>
          </w:p>
          <w:p w:rsidR="00804254" w:rsidRDefault="00BF3689">
            <w:pPr>
              <w:adjustRightInd w:val="0"/>
              <w:snapToGrid w:val="0"/>
              <w:spacing w:line="360" w:lineRule="auto"/>
              <w:rPr>
                <w:rFonts w:hAnsi="宋体"/>
                <w:kern w:val="0"/>
                <w:szCs w:val="21"/>
              </w:rPr>
            </w:pPr>
            <w:r>
              <w:rPr>
                <w:rFonts w:ascii="宋体" w:hAnsi="宋体" w:hint="eastAsia"/>
                <w:color w:val="0000FF"/>
              </w:rPr>
              <w:t>如：★投标文件载明的交货期不超过招标文件规定的期限</w:t>
            </w:r>
          </w:p>
        </w:tc>
        <w:tc>
          <w:tcPr>
            <w:tcW w:w="2268" w:type="dxa"/>
          </w:tcPr>
          <w:p w:rsidR="00804254" w:rsidRDefault="00804254">
            <w:pPr>
              <w:adjustRightInd w:val="0"/>
              <w:snapToGrid w:val="0"/>
              <w:spacing w:line="360" w:lineRule="auto"/>
              <w:rPr>
                <w:rFonts w:ascii="宋体" w:hAnsi="宋体"/>
                <w:kern w:val="0"/>
                <w:szCs w:val="21"/>
              </w:rPr>
            </w:pPr>
          </w:p>
        </w:tc>
        <w:tc>
          <w:tcPr>
            <w:tcW w:w="1275" w:type="dxa"/>
          </w:tcPr>
          <w:p w:rsidR="00804254" w:rsidRDefault="00804254">
            <w:pPr>
              <w:adjustRightInd w:val="0"/>
              <w:snapToGrid w:val="0"/>
              <w:spacing w:line="360" w:lineRule="auto"/>
              <w:rPr>
                <w:rFonts w:ascii="宋体" w:hAnsi="宋体"/>
                <w:kern w:val="0"/>
                <w:szCs w:val="21"/>
              </w:rPr>
            </w:pPr>
          </w:p>
        </w:tc>
        <w:tc>
          <w:tcPr>
            <w:tcW w:w="738" w:type="dxa"/>
          </w:tcPr>
          <w:p w:rsidR="00804254" w:rsidRDefault="00804254">
            <w:pPr>
              <w:adjustRightInd w:val="0"/>
              <w:snapToGrid w:val="0"/>
              <w:spacing w:line="360" w:lineRule="auto"/>
              <w:rPr>
                <w:rFonts w:ascii="宋体" w:hAnsi="宋体"/>
                <w:kern w:val="0"/>
                <w:szCs w:val="21"/>
              </w:rPr>
            </w:pPr>
          </w:p>
        </w:tc>
      </w:tr>
      <w:tr w:rsidR="00804254">
        <w:tc>
          <w:tcPr>
            <w:tcW w:w="705" w:type="dxa"/>
          </w:tcPr>
          <w:p w:rsidR="00804254" w:rsidRDefault="00BF3689">
            <w:pPr>
              <w:adjustRightInd w:val="0"/>
              <w:snapToGrid w:val="0"/>
              <w:spacing w:line="360" w:lineRule="auto"/>
              <w:rPr>
                <w:rFonts w:ascii="宋体" w:hAnsi="宋体"/>
                <w:kern w:val="0"/>
                <w:szCs w:val="21"/>
              </w:rPr>
            </w:pPr>
            <w:r>
              <w:rPr>
                <w:rFonts w:ascii="宋体" w:hAnsi="宋体" w:hint="eastAsia"/>
                <w:kern w:val="0"/>
                <w:szCs w:val="21"/>
              </w:rPr>
              <w:t>2</w:t>
            </w:r>
          </w:p>
        </w:tc>
        <w:tc>
          <w:tcPr>
            <w:tcW w:w="3231" w:type="dxa"/>
          </w:tcPr>
          <w:p w:rsidR="00804254" w:rsidRDefault="00BF3689">
            <w:pPr>
              <w:adjustRightInd w:val="0"/>
              <w:snapToGrid w:val="0"/>
              <w:spacing w:line="360" w:lineRule="auto"/>
              <w:jc w:val="center"/>
              <w:rPr>
                <w:rFonts w:hAnsi="宋体"/>
                <w:kern w:val="0"/>
                <w:szCs w:val="21"/>
              </w:rPr>
            </w:pPr>
            <w:r>
              <w:rPr>
                <w:rFonts w:hAnsi="宋体" w:hint="eastAsia"/>
                <w:kern w:val="0"/>
                <w:szCs w:val="21"/>
              </w:rPr>
              <w:t>（填写相关内容）</w:t>
            </w:r>
          </w:p>
          <w:p w:rsidR="00804254" w:rsidRDefault="00BF3689">
            <w:pPr>
              <w:adjustRightInd w:val="0"/>
              <w:snapToGrid w:val="0"/>
              <w:spacing w:line="360" w:lineRule="auto"/>
              <w:rPr>
                <w:rFonts w:hAnsi="宋体"/>
                <w:kern w:val="0"/>
                <w:szCs w:val="21"/>
              </w:rPr>
            </w:pPr>
            <w:r>
              <w:rPr>
                <w:rFonts w:ascii="宋体" w:hAnsi="宋体" w:hint="eastAsia"/>
                <w:color w:val="0000FF"/>
              </w:rPr>
              <w:t>如：★投标文件载明的免费保修期不低于招标文件规定的期限</w:t>
            </w:r>
          </w:p>
        </w:tc>
        <w:tc>
          <w:tcPr>
            <w:tcW w:w="2268" w:type="dxa"/>
          </w:tcPr>
          <w:p w:rsidR="00804254" w:rsidRDefault="00804254">
            <w:pPr>
              <w:adjustRightInd w:val="0"/>
              <w:snapToGrid w:val="0"/>
              <w:spacing w:line="360" w:lineRule="auto"/>
              <w:rPr>
                <w:rFonts w:ascii="宋体" w:hAnsi="宋体"/>
                <w:kern w:val="0"/>
                <w:szCs w:val="21"/>
              </w:rPr>
            </w:pPr>
          </w:p>
        </w:tc>
        <w:tc>
          <w:tcPr>
            <w:tcW w:w="1275" w:type="dxa"/>
          </w:tcPr>
          <w:p w:rsidR="00804254" w:rsidRDefault="00804254">
            <w:pPr>
              <w:adjustRightInd w:val="0"/>
              <w:snapToGrid w:val="0"/>
              <w:spacing w:line="360" w:lineRule="auto"/>
              <w:rPr>
                <w:rFonts w:ascii="宋体" w:hAnsi="宋体"/>
                <w:kern w:val="0"/>
                <w:szCs w:val="21"/>
              </w:rPr>
            </w:pPr>
          </w:p>
        </w:tc>
        <w:tc>
          <w:tcPr>
            <w:tcW w:w="738" w:type="dxa"/>
          </w:tcPr>
          <w:p w:rsidR="00804254" w:rsidRDefault="00804254">
            <w:pPr>
              <w:adjustRightInd w:val="0"/>
              <w:snapToGrid w:val="0"/>
              <w:spacing w:line="360" w:lineRule="auto"/>
              <w:rPr>
                <w:rFonts w:ascii="宋体" w:hAnsi="宋体"/>
                <w:kern w:val="0"/>
                <w:szCs w:val="21"/>
              </w:rPr>
            </w:pPr>
          </w:p>
        </w:tc>
      </w:tr>
      <w:tr w:rsidR="00804254">
        <w:tc>
          <w:tcPr>
            <w:tcW w:w="705" w:type="dxa"/>
          </w:tcPr>
          <w:p w:rsidR="00804254" w:rsidRDefault="00BF3689">
            <w:pPr>
              <w:adjustRightInd w:val="0"/>
              <w:snapToGrid w:val="0"/>
              <w:spacing w:line="360" w:lineRule="auto"/>
              <w:rPr>
                <w:rFonts w:ascii="宋体" w:hAnsi="宋体"/>
                <w:kern w:val="0"/>
                <w:szCs w:val="21"/>
              </w:rPr>
            </w:pPr>
            <w:r>
              <w:rPr>
                <w:rFonts w:ascii="宋体" w:hAnsi="宋体" w:hint="eastAsia"/>
                <w:kern w:val="0"/>
                <w:szCs w:val="21"/>
              </w:rPr>
              <w:t>3</w:t>
            </w:r>
          </w:p>
        </w:tc>
        <w:tc>
          <w:tcPr>
            <w:tcW w:w="3231" w:type="dxa"/>
            <w:vAlign w:val="center"/>
          </w:tcPr>
          <w:p w:rsidR="00804254" w:rsidRDefault="00BF3689">
            <w:pPr>
              <w:adjustRightInd w:val="0"/>
              <w:snapToGrid w:val="0"/>
              <w:spacing w:line="360" w:lineRule="auto"/>
              <w:jc w:val="center"/>
              <w:rPr>
                <w:rFonts w:ascii="宋体" w:hAnsi="宋体"/>
                <w:kern w:val="0"/>
                <w:szCs w:val="21"/>
              </w:rPr>
            </w:pPr>
            <w:r>
              <w:rPr>
                <w:rFonts w:ascii="宋体" w:hAnsi="宋体" w:hint="eastAsia"/>
                <w:kern w:val="0"/>
                <w:szCs w:val="21"/>
              </w:rPr>
              <w:t>…………</w:t>
            </w:r>
          </w:p>
        </w:tc>
        <w:tc>
          <w:tcPr>
            <w:tcW w:w="2268" w:type="dxa"/>
          </w:tcPr>
          <w:p w:rsidR="00804254" w:rsidRDefault="00804254">
            <w:pPr>
              <w:adjustRightInd w:val="0"/>
              <w:snapToGrid w:val="0"/>
              <w:spacing w:line="360" w:lineRule="auto"/>
              <w:rPr>
                <w:rFonts w:ascii="宋体" w:hAnsi="宋体"/>
                <w:kern w:val="0"/>
                <w:szCs w:val="21"/>
              </w:rPr>
            </w:pPr>
          </w:p>
        </w:tc>
        <w:tc>
          <w:tcPr>
            <w:tcW w:w="1275" w:type="dxa"/>
          </w:tcPr>
          <w:p w:rsidR="00804254" w:rsidRDefault="00804254">
            <w:pPr>
              <w:adjustRightInd w:val="0"/>
              <w:snapToGrid w:val="0"/>
              <w:spacing w:line="360" w:lineRule="auto"/>
              <w:rPr>
                <w:rFonts w:ascii="宋体" w:hAnsi="宋体"/>
                <w:kern w:val="0"/>
                <w:szCs w:val="21"/>
              </w:rPr>
            </w:pPr>
          </w:p>
        </w:tc>
        <w:tc>
          <w:tcPr>
            <w:tcW w:w="738" w:type="dxa"/>
          </w:tcPr>
          <w:p w:rsidR="00804254" w:rsidRDefault="00804254">
            <w:pPr>
              <w:adjustRightInd w:val="0"/>
              <w:snapToGrid w:val="0"/>
              <w:spacing w:line="360" w:lineRule="auto"/>
              <w:rPr>
                <w:rFonts w:ascii="宋体" w:hAnsi="宋体"/>
                <w:kern w:val="0"/>
                <w:szCs w:val="21"/>
              </w:rPr>
            </w:pPr>
          </w:p>
        </w:tc>
      </w:tr>
    </w:tbl>
    <w:p w:rsidR="00804254" w:rsidRDefault="00804254">
      <w:pPr>
        <w:ind w:firstLineChars="200" w:firstLine="482"/>
        <w:rPr>
          <w:b/>
          <w:sz w:val="24"/>
          <w:szCs w:val="22"/>
        </w:rPr>
      </w:pPr>
    </w:p>
    <w:p w:rsidR="00804254" w:rsidRDefault="00BF3689">
      <w:pPr>
        <w:ind w:firstLineChars="200" w:firstLine="482"/>
        <w:rPr>
          <w:b/>
          <w:sz w:val="24"/>
          <w:szCs w:val="22"/>
        </w:rPr>
      </w:pPr>
      <w:r>
        <w:rPr>
          <w:rFonts w:hint="eastAsia"/>
          <w:b/>
          <w:sz w:val="24"/>
          <w:szCs w:val="22"/>
        </w:rPr>
        <w:t>注：</w:t>
      </w:r>
      <w:r>
        <w:rPr>
          <w:rFonts w:hint="eastAsia"/>
          <w:b/>
          <w:sz w:val="24"/>
          <w:szCs w:val="22"/>
        </w:rPr>
        <w:t>1.</w:t>
      </w:r>
      <w:r>
        <w:rPr>
          <w:rFonts w:hint="eastAsia"/>
          <w:b/>
          <w:sz w:val="24"/>
          <w:szCs w:val="22"/>
        </w:rPr>
        <w:t>上表所列各项均为不可负偏离条款。</w:t>
      </w:r>
    </w:p>
    <w:p w:rsidR="00804254" w:rsidRDefault="00BF3689">
      <w:pPr>
        <w:ind w:firstLineChars="200" w:firstLine="482"/>
        <w:rPr>
          <w:b/>
          <w:sz w:val="24"/>
          <w:szCs w:val="22"/>
        </w:rPr>
      </w:pPr>
      <w:r>
        <w:rPr>
          <w:rFonts w:hint="eastAsia"/>
          <w:b/>
          <w:sz w:val="24"/>
          <w:szCs w:val="22"/>
        </w:rPr>
        <w:t>2.</w:t>
      </w:r>
      <w:r>
        <w:rPr>
          <w:rFonts w:hint="eastAsia"/>
          <w:b/>
          <w:sz w:val="24"/>
          <w:szCs w:val="22"/>
        </w:rPr>
        <w:t>“投标响应”一栏应当详细填写投标人自身响应情况，而不能不合理照搬照抄招实质性条款具体内容。</w:t>
      </w:r>
    </w:p>
    <w:p w:rsidR="00804254" w:rsidRDefault="00BF3689">
      <w:pPr>
        <w:ind w:firstLineChars="200" w:firstLine="482"/>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rsidR="00804254" w:rsidRDefault="00BF3689">
      <w:pPr>
        <w:ind w:firstLineChars="200" w:firstLine="482"/>
        <w:rPr>
          <w:b/>
          <w:sz w:val="24"/>
        </w:rPr>
      </w:pPr>
      <w:r>
        <w:rPr>
          <w:b/>
          <w:sz w:val="24"/>
        </w:rPr>
        <w:t>4.</w:t>
      </w:r>
      <w:r>
        <w:rPr>
          <w:rFonts w:hint="eastAsia"/>
          <w:b/>
          <w:sz w:val="24"/>
        </w:rPr>
        <w:t>评审委员会有权对投标响应情况作出判断（作出评审结论）。</w:t>
      </w:r>
    </w:p>
    <w:p w:rsidR="00804254" w:rsidRDefault="00BF3689">
      <w:pPr>
        <w:ind w:firstLineChars="200" w:firstLine="482"/>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bookmarkEnd w:id="84"/>
    </w:p>
    <w:p w:rsidR="00804254" w:rsidRDefault="00BF3689">
      <w:pPr>
        <w:ind w:firstLineChars="200" w:firstLine="482"/>
        <w:rPr>
          <w:b/>
          <w:sz w:val="24"/>
          <w:szCs w:val="22"/>
        </w:rPr>
      </w:pPr>
      <w:r>
        <w:rPr>
          <w:rFonts w:hint="eastAsia"/>
          <w:b/>
          <w:sz w:val="24"/>
          <w:szCs w:val="22"/>
        </w:rPr>
        <w:t>6.</w:t>
      </w:r>
      <w:r>
        <w:rPr>
          <w:rFonts w:hint="eastAsia"/>
          <w:b/>
          <w:sz w:val="24"/>
          <w:szCs w:val="22"/>
        </w:rPr>
        <w:t>要求提供证明资料，在“说明”一栏中列明证明资料的位置</w:t>
      </w:r>
      <w:r>
        <w:rPr>
          <w:rFonts w:hint="eastAsia"/>
          <w:b/>
          <w:sz w:val="24"/>
          <w:szCs w:val="22"/>
        </w:rPr>
        <w:t>,</w:t>
      </w:r>
      <w:r>
        <w:rPr>
          <w:rFonts w:hint="eastAsia"/>
          <w:b/>
          <w:sz w:val="24"/>
          <w:szCs w:val="22"/>
        </w:rPr>
        <w:t>以便评审；未要求提供证明材料的，投标人可以不提供。</w:t>
      </w:r>
    </w:p>
    <w:p w:rsidR="00804254" w:rsidRDefault="00804254"/>
    <w:p w:rsidR="00804254" w:rsidRDefault="00804254"/>
    <w:p w:rsidR="00804254" w:rsidRDefault="00BF3689">
      <w:pPr>
        <w:widowControl/>
        <w:jc w:val="left"/>
        <w:rPr>
          <w:rFonts w:ascii="黑体" w:eastAsia="黑体" w:hAnsi="宋体"/>
          <w:bCs/>
          <w:sz w:val="24"/>
        </w:rPr>
      </w:pPr>
      <w:r>
        <w:rPr>
          <w:rFonts w:ascii="黑体" w:eastAsia="黑体"/>
          <w:b/>
          <w:sz w:val="24"/>
        </w:rPr>
        <w:br w:type="page"/>
      </w:r>
    </w:p>
    <w:p w:rsidR="00804254" w:rsidRDefault="00BF3689">
      <w:pPr>
        <w:pStyle w:val="30"/>
        <w:jc w:val="center"/>
        <w:rPr>
          <w:sz w:val="24"/>
        </w:rPr>
      </w:pPr>
      <w:r>
        <w:rPr>
          <w:rFonts w:ascii="黑体" w:eastAsia="黑体" w:hint="eastAsia"/>
          <w:b w:val="0"/>
          <w:sz w:val="24"/>
          <w:szCs w:val="24"/>
        </w:rPr>
        <w:lastRenderedPageBreak/>
        <w:t>五、技术要求偏离表</w:t>
      </w:r>
    </w:p>
    <w:tbl>
      <w:tblPr>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4"/>
        <w:gridCol w:w="772"/>
        <w:gridCol w:w="5446"/>
        <w:gridCol w:w="972"/>
        <w:gridCol w:w="710"/>
        <w:gridCol w:w="390"/>
      </w:tblGrid>
      <w:tr w:rsidR="00804254">
        <w:trPr>
          <w:trHeight w:val="470"/>
        </w:trPr>
        <w:tc>
          <w:tcPr>
            <w:tcW w:w="464" w:type="dxa"/>
            <w:vAlign w:val="center"/>
          </w:tcPr>
          <w:p w:rsidR="00804254" w:rsidRDefault="00BF3689">
            <w:pPr>
              <w:jc w:val="center"/>
              <w:rPr>
                <w:color w:val="000000" w:themeColor="text1"/>
                <w:szCs w:val="21"/>
              </w:rPr>
            </w:pPr>
            <w:r>
              <w:rPr>
                <w:rFonts w:hint="eastAsia"/>
                <w:sz w:val="24"/>
              </w:rPr>
              <w:t>序号</w:t>
            </w:r>
          </w:p>
        </w:tc>
        <w:tc>
          <w:tcPr>
            <w:tcW w:w="772" w:type="dxa"/>
            <w:vAlign w:val="center"/>
          </w:tcPr>
          <w:p w:rsidR="00804254" w:rsidRDefault="00BF3689">
            <w:pPr>
              <w:jc w:val="center"/>
              <w:rPr>
                <w:color w:val="000000" w:themeColor="text1"/>
                <w:szCs w:val="21"/>
              </w:rPr>
            </w:pPr>
            <w:r>
              <w:rPr>
                <w:rFonts w:hint="eastAsia"/>
                <w:sz w:val="24"/>
              </w:rPr>
              <w:t>货物名称</w:t>
            </w:r>
          </w:p>
        </w:tc>
        <w:tc>
          <w:tcPr>
            <w:tcW w:w="5446" w:type="dxa"/>
            <w:vAlign w:val="center"/>
          </w:tcPr>
          <w:p w:rsidR="00804254" w:rsidRDefault="00BF3689">
            <w:pPr>
              <w:jc w:val="center"/>
              <w:rPr>
                <w:color w:val="000000" w:themeColor="text1"/>
                <w:szCs w:val="21"/>
              </w:rPr>
            </w:pPr>
            <w:r>
              <w:rPr>
                <w:rFonts w:hint="eastAsia"/>
                <w:sz w:val="24"/>
              </w:rPr>
              <w:t>招标技术要求</w:t>
            </w:r>
          </w:p>
        </w:tc>
        <w:tc>
          <w:tcPr>
            <w:tcW w:w="972" w:type="dxa"/>
            <w:vAlign w:val="center"/>
          </w:tcPr>
          <w:p w:rsidR="00804254" w:rsidRDefault="00BF3689">
            <w:pPr>
              <w:jc w:val="center"/>
              <w:rPr>
                <w:color w:val="000000" w:themeColor="text1"/>
                <w:szCs w:val="21"/>
              </w:rPr>
            </w:pPr>
            <w:r>
              <w:rPr>
                <w:rFonts w:hint="eastAsia"/>
                <w:sz w:val="24"/>
              </w:rPr>
              <w:t>投标技术响应</w:t>
            </w:r>
          </w:p>
        </w:tc>
        <w:tc>
          <w:tcPr>
            <w:tcW w:w="710" w:type="dxa"/>
            <w:vAlign w:val="center"/>
          </w:tcPr>
          <w:p w:rsidR="00804254" w:rsidRDefault="00BF3689">
            <w:pPr>
              <w:jc w:val="center"/>
              <w:rPr>
                <w:color w:val="000000" w:themeColor="text1"/>
                <w:szCs w:val="21"/>
              </w:rPr>
            </w:pPr>
            <w:r>
              <w:rPr>
                <w:rFonts w:hint="eastAsia"/>
                <w:sz w:val="24"/>
              </w:rPr>
              <w:t>偏离情况</w:t>
            </w:r>
          </w:p>
        </w:tc>
        <w:tc>
          <w:tcPr>
            <w:tcW w:w="390" w:type="dxa"/>
            <w:vAlign w:val="center"/>
          </w:tcPr>
          <w:p w:rsidR="00804254" w:rsidRDefault="00BF3689">
            <w:pPr>
              <w:jc w:val="center"/>
              <w:rPr>
                <w:color w:val="000000" w:themeColor="text1"/>
                <w:szCs w:val="21"/>
              </w:rPr>
            </w:pPr>
            <w:r>
              <w:rPr>
                <w:rFonts w:hint="eastAsia"/>
                <w:sz w:val="24"/>
              </w:rPr>
              <w:t>说明</w:t>
            </w:r>
          </w:p>
        </w:tc>
      </w:tr>
      <w:tr w:rsidR="00804254">
        <w:trPr>
          <w:trHeight w:val="170"/>
        </w:trPr>
        <w:tc>
          <w:tcPr>
            <w:tcW w:w="464" w:type="dxa"/>
            <w:vMerge w:val="restart"/>
            <w:vAlign w:val="center"/>
          </w:tcPr>
          <w:p w:rsidR="00804254" w:rsidRDefault="00BF3689">
            <w:pPr>
              <w:jc w:val="center"/>
              <w:rPr>
                <w:color w:val="000000" w:themeColor="text1"/>
                <w:szCs w:val="21"/>
              </w:rPr>
            </w:pPr>
            <w:r>
              <w:rPr>
                <w:color w:val="000000" w:themeColor="text1"/>
                <w:szCs w:val="21"/>
              </w:rPr>
              <w:t>1</w:t>
            </w:r>
          </w:p>
        </w:tc>
        <w:tc>
          <w:tcPr>
            <w:tcW w:w="772" w:type="dxa"/>
            <w:vMerge w:val="restart"/>
            <w:vAlign w:val="center"/>
          </w:tcPr>
          <w:p w:rsidR="00804254" w:rsidRDefault="00BF3689">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5446" w:type="dxa"/>
          </w:tcPr>
          <w:p w:rsidR="00804254" w:rsidRDefault="00BF3689">
            <w:pPr>
              <w:jc w:val="center"/>
              <w:rPr>
                <w:color w:val="000000" w:themeColor="text1"/>
                <w:szCs w:val="21"/>
              </w:rPr>
            </w:pPr>
            <w:r>
              <w:rPr>
                <w:rFonts w:hint="eastAsia"/>
              </w:rPr>
              <w:t>（填写相关内容）</w:t>
            </w:r>
          </w:p>
        </w:tc>
        <w:tc>
          <w:tcPr>
            <w:tcW w:w="972" w:type="dxa"/>
          </w:tcPr>
          <w:p w:rsidR="00804254" w:rsidRDefault="00804254">
            <w:pPr>
              <w:rPr>
                <w:color w:val="000000" w:themeColor="text1"/>
                <w:szCs w:val="21"/>
              </w:rPr>
            </w:pPr>
          </w:p>
        </w:tc>
        <w:tc>
          <w:tcPr>
            <w:tcW w:w="710" w:type="dxa"/>
          </w:tcPr>
          <w:p w:rsidR="00804254" w:rsidRDefault="00804254">
            <w:pPr>
              <w:rPr>
                <w:color w:val="000000" w:themeColor="text1"/>
                <w:szCs w:val="21"/>
              </w:rPr>
            </w:pPr>
          </w:p>
        </w:tc>
        <w:tc>
          <w:tcPr>
            <w:tcW w:w="390" w:type="dxa"/>
          </w:tcPr>
          <w:p w:rsidR="00804254" w:rsidRDefault="00804254">
            <w:pPr>
              <w:rPr>
                <w:color w:val="000000" w:themeColor="text1"/>
                <w:szCs w:val="21"/>
              </w:rPr>
            </w:pPr>
          </w:p>
        </w:tc>
      </w:tr>
      <w:tr w:rsidR="00804254">
        <w:trPr>
          <w:trHeight w:val="170"/>
        </w:trPr>
        <w:tc>
          <w:tcPr>
            <w:tcW w:w="464" w:type="dxa"/>
            <w:vMerge/>
            <w:vAlign w:val="center"/>
          </w:tcPr>
          <w:p w:rsidR="00804254" w:rsidRDefault="00804254">
            <w:pPr>
              <w:jc w:val="center"/>
              <w:rPr>
                <w:color w:val="000000" w:themeColor="text1"/>
                <w:szCs w:val="21"/>
              </w:rPr>
            </w:pPr>
          </w:p>
        </w:tc>
        <w:tc>
          <w:tcPr>
            <w:tcW w:w="772" w:type="dxa"/>
            <w:vMerge/>
            <w:vAlign w:val="center"/>
          </w:tcPr>
          <w:p w:rsidR="00804254" w:rsidRDefault="00804254">
            <w:pPr>
              <w:jc w:val="center"/>
              <w:rPr>
                <w:color w:val="000000" w:themeColor="text1"/>
                <w:szCs w:val="21"/>
              </w:rPr>
            </w:pPr>
          </w:p>
        </w:tc>
        <w:tc>
          <w:tcPr>
            <w:tcW w:w="5446" w:type="dxa"/>
          </w:tcPr>
          <w:p w:rsidR="00804254" w:rsidRDefault="00BF3689">
            <w:pPr>
              <w:jc w:val="center"/>
              <w:rPr>
                <w:color w:val="000000" w:themeColor="text1"/>
                <w:szCs w:val="21"/>
              </w:rPr>
            </w:pPr>
            <w:r>
              <w:rPr>
                <w:rFonts w:hint="eastAsia"/>
              </w:rPr>
              <w:t>（填写相关内容）</w:t>
            </w:r>
          </w:p>
        </w:tc>
        <w:tc>
          <w:tcPr>
            <w:tcW w:w="972" w:type="dxa"/>
          </w:tcPr>
          <w:p w:rsidR="00804254" w:rsidRDefault="00804254">
            <w:pPr>
              <w:rPr>
                <w:color w:val="000000" w:themeColor="text1"/>
                <w:szCs w:val="21"/>
              </w:rPr>
            </w:pPr>
          </w:p>
        </w:tc>
        <w:tc>
          <w:tcPr>
            <w:tcW w:w="710" w:type="dxa"/>
          </w:tcPr>
          <w:p w:rsidR="00804254" w:rsidRDefault="00804254">
            <w:pPr>
              <w:rPr>
                <w:color w:val="000000" w:themeColor="text1"/>
                <w:szCs w:val="21"/>
              </w:rPr>
            </w:pPr>
          </w:p>
        </w:tc>
        <w:tc>
          <w:tcPr>
            <w:tcW w:w="390" w:type="dxa"/>
          </w:tcPr>
          <w:p w:rsidR="00804254" w:rsidRDefault="00804254">
            <w:pPr>
              <w:rPr>
                <w:color w:val="000000" w:themeColor="text1"/>
                <w:szCs w:val="21"/>
              </w:rPr>
            </w:pPr>
          </w:p>
        </w:tc>
      </w:tr>
      <w:tr w:rsidR="00804254">
        <w:trPr>
          <w:trHeight w:val="170"/>
        </w:trPr>
        <w:tc>
          <w:tcPr>
            <w:tcW w:w="464" w:type="dxa"/>
            <w:vMerge/>
            <w:vAlign w:val="center"/>
          </w:tcPr>
          <w:p w:rsidR="00804254" w:rsidRDefault="00804254">
            <w:pPr>
              <w:jc w:val="center"/>
              <w:rPr>
                <w:color w:val="000000" w:themeColor="text1"/>
                <w:szCs w:val="21"/>
              </w:rPr>
            </w:pPr>
          </w:p>
        </w:tc>
        <w:tc>
          <w:tcPr>
            <w:tcW w:w="772" w:type="dxa"/>
            <w:vMerge/>
            <w:vAlign w:val="center"/>
          </w:tcPr>
          <w:p w:rsidR="00804254" w:rsidRDefault="00804254">
            <w:pPr>
              <w:jc w:val="center"/>
              <w:rPr>
                <w:color w:val="000000" w:themeColor="text1"/>
                <w:szCs w:val="21"/>
              </w:rPr>
            </w:pPr>
          </w:p>
        </w:tc>
        <w:tc>
          <w:tcPr>
            <w:tcW w:w="5446" w:type="dxa"/>
          </w:tcPr>
          <w:p w:rsidR="00804254" w:rsidRDefault="00BF3689">
            <w:pPr>
              <w:jc w:val="center"/>
              <w:rPr>
                <w:color w:val="000000" w:themeColor="text1"/>
                <w:szCs w:val="21"/>
              </w:rPr>
            </w:pPr>
            <w:r>
              <w:rPr>
                <w:rFonts w:hint="eastAsia"/>
              </w:rPr>
              <w:t>（填写相关内容）</w:t>
            </w:r>
          </w:p>
        </w:tc>
        <w:tc>
          <w:tcPr>
            <w:tcW w:w="972" w:type="dxa"/>
          </w:tcPr>
          <w:p w:rsidR="00804254" w:rsidRDefault="00804254">
            <w:pPr>
              <w:rPr>
                <w:color w:val="000000" w:themeColor="text1"/>
                <w:szCs w:val="21"/>
              </w:rPr>
            </w:pPr>
          </w:p>
        </w:tc>
        <w:tc>
          <w:tcPr>
            <w:tcW w:w="710" w:type="dxa"/>
          </w:tcPr>
          <w:p w:rsidR="00804254" w:rsidRDefault="00804254">
            <w:pPr>
              <w:rPr>
                <w:color w:val="000000" w:themeColor="text1"/>
                <w:szCs w:val="21"/>
              </w:rPr>
            </w:pPr>
          </w:p>
        </w:tc>
        <w:tc>
          <w:tcPr>
            <w:tcW w:w="390" w:type="dxa"/>
          </w:tcPr>
          <w:p w:rsidR="00804254" w:rsidRDefault="00804254">
            <w:pPr>
              <w:rPr>
                <w:color w:val="000000" w:themeColor="text1"/>
                <w:szCs w:val="21"/>
              </w:rPr>
            </w:pPr>
          </w:p>
        </w:tc>
      </w:tr>
      <w:tr w:rsidR="00804254">
        <w:trPr>
          <w:trHeight w:val="170"/>
        </w:trPr>
        <w:tc>
          <w:tcPr>
            <w:tcW w:w="464" w:type="dxa"/>
            <w:vMerge/>
            <w:vAlign w:val="center"/>
          </w:tcPr>
          <w:p w:rsidR="00804254" w:rsidRDefault="00804254">
            <w:pPr>
              <w:jc w:val="center"/>
              <w:rPr>
                <w:color w:val="000000" w:themeColor="text1"/>
                <w:szCs w:val="21"/>
              </w:rPr>
            </w:pPr>
          </w:p>
        </w:tc>
        <w:tc>
          <w:tcPr>
            <w:tcW w:w="772" w:type="dxa"/>
            <w:vMerge/>
            <w:vAlign w:val="center"/>
          </w:tcPr>
          <w:p w:rsidR="00804254" w:rsidRDefault="00804254">
            <w:pPr>
              <w:jc w:val="center"/>
              <w:rPr>
                <w:color w:val="000000" w:themeColor="text1"/>
                <w:szCs w:val="21"/>
              </w:rPr>
            </w:pPr>
          </w:p>
        </w:tc>
        <w:tc>
          <w:tcPr>
            <w:tcW w:w="5446" w:type="dxa"/>
          </w:tcPr>
          <w:p w:rsidR="00804254" w:rsidRDefault="00BF3689">
            <w:pPr>
              <w:jc w:val="center"/>
              <w:rPr>
                <w:color w:val="000000" w:themeColor="text1"/>
                <w:szCs w:val="21"/>
              </w:rPr>
            </w:pPr>
            <w:r>
              <w:rPr>
                <w:rFonts w:hint="eastAsia"/>
              </w:rPr>
              <w:t>（填写相关内容）</w:t>
            </w:r>
          </w:p>
        </w:tc>
        <w:tc>
          <w:tcPr>
            <w:tcW w:w="972" w:type="dxa"/>
          </w:tcPr>
          <w:p w:rsidR="00804254" w:rsidRDefault="00804254">
            <w:pPr>
              <w:rPr>
                <w:color w:val="000000" w:themeColor="text1"/>
                <w:szCs w:val="21"/>
              </w:rPr>
            </w:pPr>
          </w:p>
        </w:tc>
        <w:tc>
          <w:tcPr>
            <w:tcW w:w="710" w:type="dxa"/>
          </w:tcPr>
          <w:p w:rsidR="00804254" w:rsidRDefault="00804254">
            <w:pPr>
              <w:rPr>
                <w:color w:val="000000" w:themeColor="text1"/>
                <w:szCs w:val="21"/>
              </w:rPr>
            </w:pPr>
          </w:p>
        </w:tc>
        <w:tc>
          <w:tcPr>
            <w:tcW w:w="390" w:type="dxa"/>
          </w:tcPr>
          <w:p w:rsidR="00804254" w:rsidRDefault="00804254">
            <w:pPr>
              <w:rPr>
                <w:color w:val="000000" w:themeColor="text1"/>
                <w:szCs w:val="21"/>
              </w:rPr>
            </w:pPr>
          </w:p>
        </w:tc>
      </w:tr>
      <w:tr w:rsidR="00804254">
        <w:trPr>
          <w:trHeight w:val="170"/>
        </w:trPr>
        <w:tc>
          <w:tcPr>
            <w:tcW w:w="464" w:type="dxa"/>
            <w:vMerge/>
            <w:vAlign w:val="center"/>
          </w:tcPr>
          <w:p w:rsidR="00804254" w:rsidRDefault="00804254">
            <w:pPr>
              <w:jc w:val="center"/>
              <w:rPr>
                <w:color w:val="000000" w:themeColor="text1"/>
                <w:szCs w:val="21"/>
              </w:rPr>
            </w:pPr>
          </w:p>
        </w:tc>
        <w:tc>
          <w:tcPr>
            <w:tcW w:w="772" w:type="dxa"/>
            <w:vMerge/>
            <w:vAlign w:val="center"/>
          </w:tcPr>
          <w:p w:rsidR="00804254" w:rsidRDefault="00804254">
            <w:pPr>
              <w:jc w:val="center"/>
              <w:rPr>
                <w:color w:val="000000" w:themeColor="text1"/>
                <w:szCs w:val="21"/>
              </w:rPr>
            </w:pPr>
          </w:p>
        </w:tc>
        <w:tc>
          <w:tcPr>
            <w:tcW w:w="5446" w:type="dxa"/>
          </w:tcPr>
          <w:p w:rsidR="00804254" w:rsidRDefault="00BF3689">
            <w:pPr>
              <w:jc w:val="center"/>
              <w:rPr>
                <w:color w:val="000000" w:themeColor="text1"/>
                <w:szCs w:val="21"/>
              </w:rPr>
            </w:pPr>
            <w:r>
              <w:rPr>
                <w:rFonts w:hint="eastAsia"/>
              </w:rPr>
              <w:t>（填写相关内容）</w:t>
            </w:r>
          </w:p>
        </w:tc>
        <w:tc>
          <w:tcPr>
            <w:tcW w:w="972" w:type="dxa"/>
          </w:tcPr>
          <w:p w:rsidR="00804254" w:rsidRDefault="00804254">
            <w:pPr>
              <w:rPr>
                <w:rStyle w:val="afa"/>
                <w:b w:val="0"/>
                <w:bCs w:val="0"/>
                <w:color w:val="000000" w:themeColor="text1"/>
                <w:szCs w:val="21"/>
              </w:rPr>
            </w:pPr>
          </w:p>
        </w:tc>
        <w:tc>
          <w:tcPr>
            <w:tcW w:w="710" w:type="dxa"/>
          </w:tcPr>
          <w:p w:rsidR="00804254" w:rsidRDefault="00804254">
            <w:pPr>
              <w:rPr>
                <w:rStyle w:val="afa"/>
                <w:b w:val="0"/>
                <w:bCs w:val="0"/>
                <w:color w:val="000000" w:themeColor="text1"/>
                <w:szCs w:val="21"/>
              </w:rPr>
            </w:pPr>
          </w:p>
        </w:tc>
        <w:tc>
          <w:tcPr>
            <w:tcW w:w="390" w:type="dxa"/>
          </w:tcPr>
          <w:p w:rsidR="00804254" w:rsidRDefault="00804254">
            <w:pPr>
              <w:rPr>
                <w:rStyle w:val="afa"/>
                <w:b w:val="0"/>
                <w:bCs w:val="0"/>
                <w:color w:val="000000" w:themeColor="text1"/>
                <w:szCs w:val="21"/>
              </w:rPr>
            </w:pPr>
          </w:p>
        </w:tc>
      </w:tr>
      <w:tr w:rsidR="00804254">
        <w:trPr>
          <w:trHeight w:val="170"/>
        </w:trPr>
        <w:tc>
          <w:tcPr>
            <w:tcW w:w="464" w:type="dxa"/>
            <w:vMerge/>
            <w:vAlign w:val="center"/>
          </w:tcPr>
          <w:p w:rsidR="00804254" w:rsidRDefault="00804254">
            <w:pPr>
              <w:jc w:val="center"/>
              <w:rPr>
                <w:color w:val="000000" w:themeColor="text1"/>
                <w:szCs w:val="21"/>
              </w:rPr>
            </w:pPr>
          </w:p>
        </w:tc>
        <w:tc>
          <w:tcPr>
            <w:tcW w:w="772" w:type="dxa"/>
            <w:vMerge/>
            <w:vAlign w:val="center"/>
          </w:tcPr>
          <w:p w:rsidR="00804254" w:rsidRDefault="00804254">
            <w:pPr>
              <w:jc w:val="center"/>
              <w:rPr>
                <w:color w:val="000000" w:themeColor="text1"/>
                <w:szCs w:val="21"/>
              </w:rPr>
            </w:pPr>
          </w:p>
        </w:tc>
        <w:tc>
          <w:tcPr>
            <w:tcW w:w="5446" w:type="dxa"/>
          </w:tcPr>
          <w:p w:rsidR="00804254" w:rsidRDefault="00BF3689">
            <w:pPr>
              <w:jc w:val="center"/>
              <w:rPr>
                <w:color w:val="000000" w:themeColor="text1"/>
                <w:szCs w:val="21"/>
              </w:rPr>
            </w:pPr>
            <w:r>
              <w:rPr>
                <w:rFonts w:ascii="宋体" w:hAnsi="宋体" w:hint="eastAsia"/>
                <w:color w:val="000000" w:themeColor="text1"/>
                <w:szCs w:val="21"/>
              </w:rPr>
              <w:t>……</w:t>
            </w:r>
          </w:p>
        </w:tc>
        <w:tc>
          <w:tcPr>
            <w:tcW w:w="972" w:type="dxa"/>
          </w:tcPr>
          <w:p w:rsidR="00804254" w:rsidRDefault="00804254">
            <w:pPr>
              <w:rPr>
                <w:color w:val="000000" w:themeColor="text1"/>
                <w:szCs w:val="21"/>
              </w:rPr>
            </w:pPr>
          </w:p>
        </w:tc>
        <w:tc>
          <w:tcPr>
            <w:tcW w:w="710" w:type="dxa"/>
          </w:tcPr>
          <w:p w:rsidR="00804254" w:rsidRDefault="00804254">
            <w:pPr>
              <w:rPr>
                <w:color w:val="000000" w:themeColor="text1"/>
                <w:szCs w:val="21"/>
              </w:rPr>
            </w:pPr>
          </w:p>
        </w:tc>
        <w:tc>
          <w:tcPr>
            <w:tcW w:w="390" w:type="dxa"/>
          </w:tcPr>
          <w:p w:rsidR="00804254" w:rsidRDefault="00804254">
            <w:pPr>
              <w:rPr>
                <w:color w:val="000000" w:themeColor="text1"/>
                <w:szCs w:val="21"/>
              </w:rPr>
            </w:pPr>
          </w:p>
        </w:tc>
      </w:tr>
      <w:tr w:rsidR="00804254">
        <w:trPr>
          <w:trHeight w:val="170"/>
        </w:trPr>
        <w:tc>
          <w:tcPr>
            <w:tcW w:w="464" w:type="dxa"/>
            <w:vMerge/>
            <w:vAlign w:val="center"/>
          </w:tcPr>
          <w:p w:rsidR="00804254" w:rsidRDefault="00804254">
            <w:pPr>
              <w:jc w:val="center"/>
              <w:rPr>
                <w:color w:val="000000" w:themeColor="text1"/>
                <w:szCs w:val="21"/>
              </w:rPr>
            </w:pPr>
          </w:p>
        </w:tc>
        <w:tc>
          <w:tcPr>
            <w:tcW w:w="772" w:type="dxa"/>
            <w:vMerge/>
            <w:vAlign w:val="center"/>
          </w:tcPr>
          <w:p w:rsidR="00804254" w:rsidRDefault="00804254">
            <w:pPr>
              <w:jc w:val="center"/>
              <w:rPr>
                <w:color w:val="000000" w:themeColor="text1"/>
                <w:szCs w:val="21"/>
              </w:rPr>
            </w:pPr>
          </w:p>
        </w:tc>
        <w:tc>
          <w:tcPr>
            <w:tcW w:w="5446" w:type="dxa"/>
          </w:tcPr>
          <w:p w:rsidR="00804254" w:rsidRDefault="00BF3689">
            <w:pPr>
              <w:jc w:val="center"/>
              <w:rPr>
                <w:b/>
                <w:bCs/>
                <w:color w:val="000000" w:themeColor="text1"/>
                <w:szCs w:val="21"/>
              </w:rPr>
            </w:pPr>
            <w:r>
              <w:rPr>
                <w:rFonts w:ascii="宋体" w:hAnsi="宋体" w:hint="eastAsia"/>
                <w:color w:val="000000" w:themeColor="text1"/>
                <w:szCs w:val="21"/>
              </w:rPr>
              <w:t>……</w:t>
            </w:r>
          </w:p>
        </w:tc>
        <w:tc>
          <w:tcPr>
            <w:tcW w:w="972" w:type="dxa"/>
          </w:tcPr>
          <w:p w:rsidR="00804254" w:rsidRDefault="00804254">
            <w:pPr>
              <w:rPr>
                <w:b/>
                <w:bCs/>
                <w:color w:val="FF0000"/>
                <w:szCs w:val="21"/>
              </w:rPr>
            </w:pPr>
          </w:p>
        </w:tc>
        <w:tc>
          <w:tcPr>
            <w:tcW w:w="710" w:type="dxa"/>
          </w:tcPr>
          <w:p w:rsidR="00804254" w:rsidRDefault="00804254">
            <w:pPr>
              <w:rPr>
                <w:b/>
                <w:bCs/>
                <w:color w:val="FF0000"/>
                <w:szCs w:val="21"/>
              </w:rPr>
            </w:pPr>
          </w:p>
        </w:tc>
        <w:tc>
          <w:tcPr>
            <w:tcW w:w="390" w:type="dxa"/>
          </w:tcPr>
          <w:p w:rsidR="00804254" w:rsidRDefault="00804254">
            <w:pPr>
              <w:rPr>
                <w:b/>
                <w:bCs/>
                <w:color w:val="FF0000"/>
                <w:szCs w:val="21"/>
              </w:rPr>
            </w:pPr>
          </w:p>
        </w:tc>
      </w:tr>
      <w:tr w:rsidR="00804254">
        <w:trPr>
          <w:trHeight w:val="170"/>
        </w:trPr>
        <w:tc>
          <w:tcPr>
            <w:tcW w:w="464" w:type="dxa"/>
            <w:vMerge/>
            <w:vAlign w:val="center"/>
          </w:tcPr>
          <w:p w:rsidR="00804254" w:rsidRDefault="00804254">
            <w:pPr>
              <w:jc w:val="center"/>
              <w:rPr>
                <w:color w:val="000000" w:themeColor="text1"/>
                <w:szCs w:val="21"/>
              </w:rPr>
            </w:pPr>
          </w:p>
        </w:tc>
        <w:tc>
          <w:tcPr>
            <w:tcW w:w="772" w:type="dxa"/>
            <w:vMerge/>
            <w:vAlign w:val="center"/>
          </w:tcPr>
          <w:p w:rsidR="00804254" w:rsidRDefault="00804254">
            <w:pPr>
              <w:jc w:val="center"/>
              <w:rPr>
                <w:color w:val="000000" w:themeColor="text1"/>
                <w:szCs w:val="21"/>
              </w:rPr>
            </w:pPr>
          </w:p>
        </w:tc>
        <w:tc>
          <w:tcPr>
            <w:tcW w:w="5446" w:type="dxa"/>
          </w:tcPr>
          <w:p w:rsidR="00804254" w:rsidRDefault="00BF3689">
            <w:pPr>
              <w:jc w:val="center"/>
              <w:rPr>
                <w:color w:val="000000" w:themeColor="text1"/>
                <w:szCs w:val="21"/>
              </w:rPr>
            </w:pPr>
            <w:r>
              <w:rPr>
                <w:rFonts w:ascii="宋体" w:hAnsi="宋体" w:hint="eastAsia"/>
                <w:color w:val="000000" w:themeColor="text1"/>
                <w:szCs w:val="21"/>
              </w:rPr>
              <w:t>……</w:t>
            </w:r>
          </w:p>
        </w:tc>
        <w:tc>
          <w:tcPr>
            <w:tcW w:w="972" w:type="dxa"/>
          </w:tcPr>
          <w:p w:rsidR="00804254" w:rsidRDefault="00804254">
            <w:pPr>
              <w:rPr>
                <w:color w:val="000000" w:themeColor="text1"/>
                <w:szCs w:val="21"/>
              </w:rPr>
            </w:pPr>
          </w:p>
        </w:tc>
        <w:tc>
          <w:tcPr>
            <w:tcW w:w="710" w:type="dxa"/>
          </w:tcPr>
          <w:p w:rsidR="00804254" w:rsidRDefault="00804254">
            <w:pPr>
              <w:rPr>
                <w:color w:val="000000" w:themeColor="text1"/>
                <w:szCs w:val="21"/>
              </w:rPr>
            </w:pPr>
          </w:p>
        </w:tc>
        <w:tc>
          <w:tcPr>
            <w:tcW w:w="390" w:type="dxa"/>
          </w:tcPr>
          <w:p w:rsidR="00804254" w:rsidRDefault="00804254">
            <w:pPr>
              <w:rPr>
                <w:color w:val="000000" w:themeColor="text1"/>
                <w:szCs w:val="21"/>
              </w:rPr>
            </w:pPr>
          </w:p>
        </w:tc>
      </w:tr>
      <w:tr w:rsidR="00804254">
        <w:trPr>
          <w:trHeight w:val="165"/>
        </w:trPr>
        <w:tc>
          <w:tcPr>
            <w:tcW w:w="464" w:type="dxa"/>
            <w:vMerge w:val="restart"/>
            <w:vAlign w:val="center"/>
          </w:tcPr>
          <w:p w:rsidR="00804254" w:rsidRDefault="00BF3689">
            <w:pPr>
              <w:jc w:val="center"/>
              <w:rPr>
                <w:color w:val="000000" w:themeColor="text1"/>
                <w:szCs w:val="21"/>
              </w:rPr>
            </w:pPr>
            <w:r>
              <w:rPr>
                <w:rFonts w:hint="eastAsia"/>
                <w:color w:val="000000" w:themeColor="text1"/>
                <w:szCs w:val="21"/>
              </w:rPr>
              <w:t>2</w:t>
            </w:r>
          </w:p>
        </w:tc>
        <w:tc>
          <w:tcPr>
            <w:tcW w:w="772" w:type="dxa"/>
            <w:vMerge w:val="restart"/>
            <w:vAlign w:val="center"/>
          </w:tcPr>
          <w:p w:rsidR="00804254" w:rsidRDefault="00BF3689">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5446" w:type="dxa"/>
          </w:tcPr>
          <w:p w:rsidR="00804254" w:rsidRDefault="00BF3689">
            <w:pPr>
              <w:jc w:val="center"/>
              <w:rPr>
                <w:b/>
                <w:bCs/>
                <w:color w:val="000000" w:themeColor="text1"/>
                <w:szCs w:val="21"/>
              </w:rPr>
            </w:pPr>
            <w:r>
              <w:rPr>
                <w:rFonts w:hint="eastAsia"/>
              </w:rPr>
              <w:t>（填写相关内容）</w:t>
            </w:r>
          </w:p>
        </w:tc>
        <w:tc>
          <w:tcPr>
            <w:tcW w:w="972" w:type="dxa"/>
          </w:tcPr>
          <w:p w:rsidR="00804254" w:rsidRDefault="00804254">
            <w:pPr>
              <w:rPr>
                <w:b/>
                <w:bCs/>
                <w:color w:val="FF0000"/>
                <w:szCs w:val="21"/>
              </w:rPr>
            </w:pPr>
          </w:p>
        </w:tc>
        <w:tc>
          <w:tcPr>
            <w:tcW w:w="710" w:type="dxa"/>
          </w:tcPr>
          <w:p w:rsidR="00804254" w:rsidRDefault="00804254">
            <w:pPr>
              <w:rPr>
                <w:b/>
                <w:bCs/>
                <w:color w:val="FF0000"/>
                <w:szCs w:val="21"/>
              </w:rPr>
            </w:pPr>
          </w:p>
        </w:tc>
        <w:tc>
          <w:tcPr>
            <w:tcW w:w="390" w:type="dxa"/>
          </w:tcPr>
          <w:p w:rsidR="00804254" w:rsidRDefault="00804254">
            <w:pPr>
              <w:rPr>
                <w:b/>
                <w:bCs/>
                <w:color w:val="FF0000"/>
                <w:szCs w:val="21"/>
              </w:rPr>
            </w:pPr>
          </w:p>
        </w:tc>
      </w:tr>
      <w:tr w:rsidR="00804254">
        <w:trPr>
          <w:trHeight w:val="170"/>
        </w:trPr>
        <w:tc>
          <w:tcPr>
            <w:tcW w:w="464" w:type="dxa"/>
            <w:vMerge/>
          </w:tcPr>
          <w:p w:rsidR="00804254" w:rsidRDefault="00804254">
            <w:pPr>
              <w:jc w:val="center"/>
              <w:rPr>
                <w:color w:val="000000" w:themeColor="text1"/>
                <w:szCs w:val="21"/>
              </w:rPr>
            </w:pPr>
          </w:p>
        </w:tc>
        <w:tc>
          <w:tcPr>
            <w:tcW w:w="772" w:type="dxa"/>
            <w:vMerge/>
          </w:tcPr>
          <w:p w:rsidR="00804254" w:rsidRDefault="00804254">
            <w:pPr>
              <w:rPr>
                <w:color w:val="000000" w:themeColor="text1"/>
                <w:szCs w:val="21"/>
              </w:rPr>
            </w:pPr>
          </w:p>
        </w:tc>
        <w:tc>
          <w:tcPr>
            <w:tcW w:w="5446" w:type="dxa"/>
          </w:tcPr>
          <w:p w:rsidR="00804254" w:rsidRDefault="00BF3689">
            <w:pPr>
              <w:jc w:val="center"/>
              <w:rPr>
                <w:color w:val="000000" w:themeColor="text1"/>
                <w:szCs w:val="21"/>
              </w:rPr>
            </w:pPr>
            <w:r>
              <w:rPr>
                <w:rFonts w:hint="eastAsia"/>
              </w:rPr>
              <w:t>（填写相关内容）</w:t>
            </w:r>
          </w:p>
        </w:tc>
        <w:tc>
          <w:tcPr>
            <w:tcW w:w="972" w:type="dxa"/>
          </w:tcPr>
          <w:p w:rsidR="00804254" w:rsidRDefault="00804254">
            <w:pPr>
              <w:rPr>
                <w:color w:val="000000" w:themeColor="text1"/>
                <w:szCs w:val="21"/>
              </w:rPr>
            </w:pPr>
          </w:p>
        </w:tc>
        <w:tc>
          <w:tcPr>
            <w:tcW w:w="710" w:type="dxa"/>
          </w:tcPr>
          <w:p w:rsidR="00804254" w:rsidRDefault="00804254">
            <w:pPr>
              <w:rPr>
                <w:color w:val="000000" w:themeColor="text1"/>
                <w:szCs w:val="21"/>
              </w:rPr>
            </w:pPr>
          </w:p>
        </w:tc>
        <w:tc>
          <w:tcPr>
            <w:tcW w:w="390" w:type="dxa"/>
          </w:tcPr>
          <w:p w:rsidR="00804254" w:rsidRDefault="00804254">
            <w:pPr>
              <w:rPr>
                <w:color w:val="000000" w:themeColor="text1"/>
                <w:szCs w:val="21"/>
              </w:rPr>
            </w:pPr>
          </w:p>
        </w:tc>
      </w:tr>
      <w:tr w:rsidR="00804254">
        <w:trPr>
          <w:trHeight w:val="32"/>
        </w:trPr>
        <w:tc>
          <w:tcPr>
            <w:tcW w:w="464" w:type="dxa"/>
            <w:vMerge/>
          </w:tcPr>
          <w:p w:rsidR="00804254" w:rsidRDefault="00804254">
            <w:pPr>
              <w:jc w:val="center"/>
              <w:rPr>
                <w:color w:val="000000" w:themeColor="text1"/>
                <w:szCs w:val="21"/>
              </w:rPr>
            </w:pPr>
          </w:p>
        </w:tc>
        <w:tc>
          <w:tcPr>
            <w:tcW w:w="772" w:type="dxa"/>
            <w:vMerge/>
          </w:tcPr>
          <w:p w:rsidR="00804254" w:rsidRDefault="00804254">
            <w:pPr>
              <w:rPr>
                <w:color w:val="000000" w:themeColor="text1"/>
                <w:szCs w:val="21"/>
              </w:rPr>
            </w:pPr>
          </w:p>
        </w:tc>
        <w:tc>
          <w:tcPr>
            <w:tcW w:w="5446" w:type="dxa"/>
          </w:tcPr>
          <w:p w:rsidR="00804254" w:rsidRDefault="00BF3689">
            <w:pPr>
              <w:jc w:val="center"/>
              <w:rPr>
                <w:color w:val="000000" w:themeColor="text1"/>
                <w:szCs w:val="21"/>
              </w:rPr>
            </w:pPr>
            <w:r>
              <w:rPr>
                <w:rFonts w:hint="eastAsia"/>
              </w:rPr>
              <w:t>（填写相关内容）</w:t>
            </w:r>
          </w:p>
        </w:tc>
        <w:tc>
          <w:tcPr>
            <w:tcW w:w="972" w:type="dxa"/>
          </w:tcPr>
          <w:p w:rsidR="00804254" w:rsidRDefault="00804254">
            <w:pPr>
              <w:rPr>
                <w:color w:val="000000" w:themeColor="text1"/>
                <w:szCs w:val="21"/>
              </w:rPr>
            </w:pPr>
          </w:p>
        </w:tc>
        <w:tc>
          <w:tcPr>
            <w:tcW w:w="710" w:type="dxa"/>
          </w:tcPr>
          <w:p w:rsidR="00804254" w:rsidRDefault="00804254">
            <w:pPr>
              <w:rPr>
                <w:color w:val="000000" w:themeColor="text1"/>
                <w:szCs w:val="21"/>
              </w:rPr>
            </w:pPr>
          </w:p>
        </w:tc>
        <w:tc>
          <w:tcPr>
            <w:tcW w:w="390" w:type="dxa"/>
          </w:tcPr>
          <w:p w:rsidR="00804254" w:rsidRDefault="00804254">
            <w:pPr>
              <w:rPr>
                <w:color w:val="000000" w:themeColor="text1"/>
                <w:szCs w:val="21"/>
              </w:rPr>
            </w:pPr>
          </w:p>
        </w:tc>
      </w:tr>
      <w:tr w:rsidR="00804254">
        <w:trPr>
          <w:trHeight w:val="20"/>
        </w:trPr>
        <w:tc>
          <w:tcPr>
            <w:tcW w:w="464" w:type="dxa"/>
            <w:vMerge/>
          </w:tcPr>
          <w:p w:rsidR="00804254" w:rsidRDefault="00804254">
            <w:pPr>
              <w:jc w:val="center"/>
              <w:rPr>
                <w:color w:val="000000" w:themeColor="text1"/>
                <w:szCs w:val="21"/>
              </w:rPr>
            </w:pPr>
          </w:p>
        </w:tc>
        <w:tc>
          <w:tcPr>
            <w:tcW w:w="772" w:type="dxa"/>
            <w:vMerge/>
          </w:tcPr>
          <w:p w:rsidR="00804254" w:rsidRDefault="00804254">
            <w:pPr>
              <w:rPr>
                <w:color w:val="000000" w:themeColor="text1"/>
                <w:szCs w:val="21"/>
              </w:rPr>
            </w:pPr>
          </w:p>
        </w:tc>
        <w:tc>
          <w:tcPr>
            <w:tcW w:w="5446" w:type="dxa"/>
          </w:tcPr>
          <w:p w:rsidR="00804254" w:rsidRDefault="00BF3689">
            <w:pPr>
              <w:jc w:val="center"/>
              <w:rPr>
                <w:color w:val="000000" w:themeColor="text1"/>
                <w:szCs w:val="21"/>
              </w:rPr>
            </w:pPr>
            <w:r>
              <w:rPr>
                <w:rFonts w:ascii="宋体" w:hAnsi="宋体" w:hint="eastAsia"/>
                <w:color w:val="000000" w:themeColor="text1"/>
                <w:szCs w:val="21"/>
              </w:rPr>
              <w:t>……</w:t>
            </w:r>
          </w:p>
        </w:tc>
        <w:tc>
          <w:tcPr>
            <w:tcW w:w="972" w:type="dxa"/>
          </w:tcPr>
          <w:p w:rsidR="00804254" w:rsidRDefault="00804254">
            <w:pPr>
              <w:rPr>
                <w:color w:val="000000" w:themeColor="text1"/>
                <w:szCs w:val="21"/>
              </w:rPr>
            </w:pPr>
          </w:p>
        </w:tc>
        <w:tc>
          <w:tcPr>
            <w:tcW w:w="710" w:type="dxa"/>
          </w:tcPr>
          <w:p w:rsidR="00804254" w:rsidRDefault="00804254">
            <w:pPr>
              <w:rPr>
                <w:color w:val="000000" w:themeColor="text1"/>
                <w:szCs w:val="21"/>
              </w:rPr>
            </w:pPr>
          </w:p>
        </w:tc>
        <w:tc>
          <w:tcPr>
            <w:tcW w:w="390" w:type="dxa"/>
          </w:tcPr>
          <w:p w:rsidR="00804254" w:rsidRDefault="00804254">
            <w:pPr>
              <w:rPr>
                <w:color w:val="000000" w:themeColor="text1"/>
                <w:szCs w:val="21"/>
              </w:rPr>
            </w:pPr>
          </w:p>
        </w:tc>
      </w:tr>
    </w:tbl>
    <w:p w:rsidR="00804254" w:rsidRDefault="00804254">
      <w:pPr>
        <w:rPr>
          <w:sz w:val="24"/>
        </w:rPr>
      </w:pPr>
    </w:p>
    <w:p w:rsidR="00804254" w:rsidRDefault="00BF3689">
      <w:pPr>
        <w:rPr>
          <w:szCs w:val="21"/>
        </w:rPr>
      </w:pPr>
      <w:bookmarkStart w:id="88" w:name="_Hlk72095977"/>
      <w:r>
        <w:rPr>
          <w:rFonts w:hint="eastAsia"/>
          <w:szCs w:val="21"/>
        </w:rPr>
        <w:t>证明资料【如有的话，提供的证明资料应统一编号（排序），格式自定】</w:t>
      </w:r>
      <w:bookmarkEnd w:id="88"/>
      <w:r>
        <w:rPr>
          <w:rFonts w:hint="eastAsia"/>
          <w:szCs w:val="21"/>
        </w:rPr>
        <w:t>：</w:t>
      </w:r>
    </w:p>
    <w:p w:rsidR="00804254" w:rsidRDefault="00804254">
      <w:pPr>
        <w:ind w:firstLineChars="200" w:firstLine="422"/>
        <w:rPr>
          <w:b/>
          <w:szCs w:val="21"/>
        </w:rPr>
      </w:pPr>
    </w:p>
    <w:p w:rsidR="00804254" w:rsidRDefault="00804254">
      <w:pPr>
        <w:ind w:firstLineChars="200" w:firstLine="422"/>
        <w:rPr>
          <w:b/>
          <w:szCs w:val="21"/>
        </w:rPr>
      </w:pPr>
    </w:p>
    <w:p w:rsidR="00804254" w:rsidRDefault="00BF3689">
      <w:pPr>
        <w:ind w:firstLineChars="200" w:firstLine="420"/>
        <w:rPr>
          <w:bCs/>
          <w:szCs w:val="21"/>
        </w:rPr>
      </w:pPr>
      <w:r>
        <w:rPr>
          <w:rFonts w:hint="eastAsia"/>
          <w:bCs/>
          <w:szCs w:val="21"/>
        </w:rPr>
        <w:t>《技术要求偏离表》编制指引：</w:t>
      </w:r>
    </w:p>
    <w:p w:rsidR="00804254" w:rsidRDefault="00BF3689">
      <w:pPr>
        <w:ind w:firstLineChars="200" w:firstLine="420"/>
        <w:rPr>
          <w:bCs/>
          <w:szCs w:val="21"/>
        </w:rPr>
      </w:pPr>
      <w:r>
        <w:rPr>
          <w:rFonts w:hint="eastAsia"/>
          <w:bCs/>
          <w:szCs w:val="21"/>
        </w:rPr>
        <w:t>1</w:t>
      </w:r>
      <w:r>
        <w:rPr>
          <w:rFonts w:hint="eastAsia"/>
          <w:bCs/>
          <w:szCs w:val="21"/>
        </w:rPr>
        <w:t>、技术要求偏离表的序号、货物名称、招标技术要求等栏目</w:t>
      </w:r>
      <w:bookmarkStart w:id="89" w:name="_Hlk72094407"/>
      <w:r>
        <w:rPr>
          <w:rFonts w:hint="eastAsia"/>
          <w:bCs/>
          <w:szCs w:val="21"/>
        </w:rPr>
        <w:t>对应“用户需求书”中的“技术要求”章节</w:t>
      </w:r>
      <w:bookmarkEnd w:id="89"/>
      <w:r>
        <w:rPr>
          <w:rFonts w:hint="eastAsia"/>
          <w:bCs/>
          <w:szCs w:val="21"/>
        </w:rPr>
        <w:t>相关内容。</w:t>
      </w:r>
    </w:p>
    <w:p w:rsidR="00804254" w:rsidRDefault="00BF3689">
      <w:pPr>
        <w:ind w:firstLineChars="200" w:firstLine="420"/>
        <w:rPr>
          <w:bCs/>
          <w:color w:val="FF0000"/>
          <w:szCs w:val="21"/>
        </w:rPr>
      </w:pPr>
      <w:r>
        <w:rPr>
          <w:bCs/>
          <w:szCs w:val="21"/>
        </w:rPr>
        <w:t>2</w:t>
      </w:r>
      <w:r>
        <w:rPr>
          <w:rFonts w:hint="eastAsia"/>
          <w:bCs/>
          <w:szCs w:val="21"/>
        </w:rPr>
        <w:t>、“投标技术响应”一栏必须一一对照“招标技术要求”，详细填写投标人自身投标货物的具体参数，而不能不合理照搬照抄招标文件的技术要求，以体现具体响应情况。</w:t>
      </w:r>
      <w:r>
        <w:rPr>
          <w:rFonts w:hint="eastAsia"/>
          <w:bCs/>
          <w:color w:val="FF0000"/>
          <w:szCs w:val="21"/>
        </w:rPr>
        <w:t>“投标技术响应”必须与所投产品客观实际保持一致，响应不实且情节严重的，经查实，将依法记入供应商诚信档案或受到行政处罚。</w:t>
      </w:r>
    </w:p>
    <w:p w:rsidR="00804254" w:rsidRDefault="00BF3689">
      <w:pPr>
        <w:ind w:firstLineChars="200" w:firstLine="420"/>
        <w:rPr>
          <w:bCs/>
          <w:color w:val="FF0000"/>
          <w:szCs w:val="21"/>
        </w:rPr>
      </w:pPr>
      <w:r>
        <w:rPr>
          <w:bCs/>
          <w:szCs w:val="21"/>
        </w:rPr>
        <w:t>3</w:t>
      </w:r>
      <w:r>
        <w:rPr>
          <w:rFonts w:hint="eastAsia"/>
          <w:bCs/>
          <w:szCs w:val="21"/>
        </w:rPr>
        <w:t>、</w:t>
      </w:r>
      <w:bookmarkStart w:id="90" w:name="_Hlk72158270"/>
      <w:r>
        <w:rPr>
          <w:rFonts w:hint="eastAsia"/>
          <w:bCs/>
          <w:szCs w:val="21"/>
        </w:rPr>
        <w:t>“偏离情况”</w:t>
      </w:r>
      <w:bookmarkEnd w:id="90"/>
      <w:r>
        <w:rPr>
          <w:rFonts w:hint="eastAsia"/>
          <w:bCs/>
          <w:szCs w:val="21"/>
        </w:rPr>
        <w:t>一栏填写如实填写“正偏离”、“负偏离”或“无偏离”，其中：</w:t>
      </w:r>
      <w:bookmarkStart w:id="91" w:name="_Hlk72093866"/>
      <w:r>
        <w:rPr>
          <w:rFonts w:hint="eastAsia"/>
          <w:bCs/>
          <w:szCs w:val="21"/>
        </w:rPr>
        <w:t>“正偏离”表示“投标响应优于招标技术要求”，“负偏离”表示“投标响应不满足招标技术要求”，“无偏离”表示“投标响应与招标技术要求一致”</w:t>
      </w:r>
      <w:bookmarkEnd w:id="91"/>
      <w:r>
        <w:rPr>
          <w:rFonts w:hint="eastAsia"/>
          <w:bCs/>
          <w:szCs w:val="21"/>
        </w:rPr>
        <w:t>。“投标技术响应”对比“招标技术要求”存在响应不全（包括未响应整项招标技术要求或者未响应一项招标技术要求的部分内容），均视为“负偏离”。带★号条款为不可负偏离条款，不作为评分准则中的评分内容，如未响应或出现负偏离的，将做投标无效处理。</w:t>
      </w:r>
      <w:r>
        <w:rPr>
          <w:rFonts w:hint="eastAsia"/>
          <w:bCs/>
          <w:color w:val="FF0000"/>
          <w:szCs w:val="21"/>
        </w:rPr>
        <w:t>“偏离情况”必须与所投产品客观实际保持一致，响应不实且情节严重的，经查实，将依法记入供应商诚信档案或受到行政处罚。</w:t>
      </w:r>
    </w:p>
    <w:p w:rsidR="00804254" w:rsidRDefault="00BF3689">
      <w:pPr>
        <w:ind w:firstLineChars="200" w:firstLine="422"/>
        <w:rPr>
          <w:b/>
          <w:szCs w:val="21"/>
        </w:rPr>
      </w:pPr>
      <w:r>
        <w:rPr>
          <w:b/>
          <w:szCs w:val="21"/>
        </w:rPr>
        <w:t>4</w:t>
      </w:r>
      <w:r>
        <w:rPr>
          <w:rFonts w:hint="eastAsia"/>
          <w:b/>
          <w:szCs w:val="21"/>
        </w:rPr>
        <w:t>、未要求提供证明资料的招标技术要求，可以不提供证明资料（如实响应即可）。</w:t>
      </w:r>
    </w:p>
    <w:p w:rsidR="00804254" w:rsidRDefault="00BF3689">
      <w:pPr>
        <w:ind w:firstLineChars="200" w:firstLine="422"/>
        <w:rPr>
          <w:bCs/>
          <w:szCs w:val="21"/>
        </w:rPr>
      </w:pPr>
      <w:r>
        <w:rPr>
          <w:rFonts w:hint="eastAsia"/>
          <w:b/>
          <w:szCs w:val="21"/>
        </w:rPr>
        <w:t>5</w:t>
      </w:r>
      <w:r>
        <w:rPr>
          <w:rFonts w:hint="eastAsia"/>
          <w:b/>
          <w:szCs w:val="21"/>
        </w:rPr>
        <w:t>、</w:t>
      </w:r>
      <w:bookmarkStart w:id="92" w:name="_Hlk72096106"/>
      <w:r>
        <w:rPr>
          <w:rFonts w:hint="eastAsia"/>
          <w:b/>
          <w:szCs w:val="21"/>
        </w:rPr>
        <w:t>证明资料条款响应要求</w:t>
      </w:r>
      <w:bookmarkEnd w:id="92"/>
      <w:r>
        <w:rPr>
          <w:rFonts w:hint="eastAsia"/>
          <w:b/>
          <w:szCs w:val="21"/>
        </w:rPr>
        <w:t>：</w:t>
      </w:r>
      <w:r>
        <w:rPr>
          <w:rFonts w:hint="eastAsia"/>
          <w:bCs/>
          <w:szCs w:val="21"/>
        </w:rPr>
        <w:t>要求提供证明资料（且已对证明资料的形式、内容作出明确要求）进行响应的条款，应当在“说明”一栏中列明是否提供了符合要求的证明资料，以及所提供证明资料在表后“证明资料”中的编号（位置）</w:t>
      </w:r>
      <w:r>
        <w:rPr>
          <w:rFonts w:hint="eastAsia"/>
          <w:bCs/>
          <w:szCs w:val="21"/>
        </w:rPr>
        <w:t>,</w:t>
      </w:r>
      <w:r>
        <w:rPr>
          <w:rFonts w:hint="eastAsia"/>
          <w:bCs/>
          <w:szCs w:val="21"/>
        </w:rPr>
        <w:t>以便评审；</w:t>
      </w:r>
      <w:bookmarkStart w:id="93" w:name="_Hlk73558782"/>
      <w:r>
        <w:rPr>
          <w:rFonts w:hint="eastAsia"/>
          <w:bCs/>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94" w:name="_Hlk73558164"/>
      <w:r>
        <w:rPr>
          <w:rFonts w:hint="eastAsia"/>
          <w:bCs/>
          <w:szCs w:val="21"/>
        </w:rPr>
        <w:t>且投标人在“偏离情况”一栏响应为“正偏离”或“无偏离”的，经评审委员会认定，将判定为负偏离。</w:t>
      </w:r>
      <w:bookmarkEnd w:id="93"/>
      <w:bookmarkEnd w:id="94"/>
    </w:p>
    <w:p w:rsidR="00804254" w:rsidRDefault="00BF3689">
      <w:pPr>
        <w:ind w:firstLineChars="200" w:firstLine="420"/>
        <w:rPr>
          <w:bCs/>
          <w:szCs w:val="21"/>
        </w:rPr>
      </w:pPr>
      <w:r>
        <w:rPr>
          <w:rFonts w:hint="eastAsia"/>
          <w:bCs/>
          <w:szCs w:val="21"/>
        </w:rPr>
        <w:t>6</w:t>
      </w:r>
      <w:r>
        <w:rPr>
          <w:rFonts w:hint="eastAsia"/>
          <w:bCs/>
          <w:szCs w:val="21"/>
        </w:rPr>
        <w:t>、</w:t>
      </w:r>
      <w:bookmarkStart w:id="95" w:name="_Hlk72096137"/>
      <w:r>
        <w:rPr>
          <w:rFonts w:hint="eastAsia"/>
          <w:bCs/>
          <w:szCs w:val="21"/>
        </w:rPr>
        <w:t>表后“证明资料”部分内容的编制</w:t>
      </w:r>
      <w:bookmarkEnd w:id="95"/>
      <w:r>
        <w:rPr>
          <w:rFonts w:hint="eastAsia"/>
          <w:bCs/>
          <w:szCs w:val="21"/>
        </w:rPr>
        <w:t>：提供的所有证明资料应当统一编号（排序），且证明资料的编号（顺序）、数量和名称（形式）均应与“说明”一栏所填内容保持一致（一一对应），以便评审委员会查看。</w:t>
      </w:r>
      <w:bookmarkStart w:id="96" w:name="_Hlk73558180"/>
      <w:r>
        <w:rPr>
          <w:rFonts w:hint="eastAsia"/>
          <w:bCs/>
          <w:szCs w:val="21"/>
        </w:rPr>
        <w:t>未按照招标文件要求在表后放置证明材料的供应商将承担不利后果，经评审委员会认定，相关技术要求将判定为负偏离。</w:t>
      </w:r>
      <w:bookmarkEnd w:id="96"/>
    </w:p>
    <w:p w:rsidR="00804254" w:rsidRDefault="00BF3689">
      <w:pPr>
        <w:ind w:firstLineChars="200" w:firstLine="422"/>
        <w:rPr>
          <w:b/>
          <w:szCs w:val="21"/>
        </w:rPr>
      </w:pPr>
      <w:r>
        <w:rPr>
          <w:rFonts w:hint="eastAsia"/>
          <w:b/>
          <w:szCs w:val="21"/>
        </w:rPr>
        <w:t>7</w:t>
      </w:r>
      <w:r>
        <w:rPr>
          <w:rFonts w:hint="eastAsia"/>
          <w:b/>
          <w:szCs w:val="21"/>
        </w:rPr>
        <w:t>、</w:t>
      </w:r>
      <w:bookmarkStart w:id="97" w:name="_Hlk72096176"/>
      <w:r>
        <w:rPr>
          <w:rFonts w:hint="eastAsia"/>
          <w:b/>
          <w:szCs w:val="21"/>
        </w:rPr>
        <w:t>证明资料的形式及其它具体要求</w:t>
      </w:r>
      <w:bookmarkEnd w:id="97"/>
      <w:r>
        <w:rPr>
          <w:rFonts w:hint="eastAsia"/>
          <w:b/>
          <w:szCs w:val="21"/>
        </w:rPr>
        <w:t>：</w:t>
      </w:r>
    </w:p>
    <w:p w:rsidR="00804254" w:rsidRDefault="00BF3689">
      <w:pPr>
        <w:ind w:firstLineChars="200" w:firstLine="420"/>
        <w:rPr>
          <w:bCs/>
          <w:szCs w:val="21"/>
        </w:rPr>
      </w:pPr>
      <w:r>
        <w:rPr>
          <w:rFonts w:hint="eastAsia"/>
          <w:bCs/>
          <w:szCs w:val="21"/>
        </w:rPr>
        <w:t>（</w:t>
      </w:r>
      <w:r>
        <w:rPr>
          <w:rFonts w:hint="eastAsia"/>
          <w:bCs/>
          <w:szCs w:val="21"/>
        </w:rPr>
        <w:t>1</w:t>
      </w:r>
      <w:r>
        <w:rPr>
          <w:rFonts w:hint="eastAsia"/>
          <w:bCs/>
          <w:szCs w:val="21"/>
        </w:rPr>
        <w:t>）除照片、图片（截图）及不需加盖公章的文字说明（技术说明）外，其它证明资料均要求为原件扫描件；</w:t>
      </w:r>
    </w:p>
    <w:p w:rsidR="00804254" w:rsidRDefault="00BF3689">
      <w:pPr>
        <w:ind w:firstLineChars="200" w:firstLine="420"/>
        <w:rPr>
          <w:bCs/>
          <w:szCs w:val="21"/>
        </w:rPr>
      </w:pPr>
      <w:r>
        <w:rPr>
          <w:rFonts w:hint="eastAsia"/>
          <w:bCs/>
          <w:szCs w:val="21"/>
        </w:rPr>
        <w:lastRenderedPageBreak/>
        <w:t>（</w:t>
      </w:r>
      <w:r>
        <w:rPr>
          <w:rFonts w:hint="eastAsia"/>
          <w:bCs/>
          <w:szCs w:val="21"/>
        </w:rPr>
        <w:t>2</w:t>
      </w:r>
      <w:r>
        <w:rPr>
          <w:rFonts w:hint="eastAsia"/>
          <w:bCs/>
          <w:szCs w:val="21"/>
        </w:rPr>
        <w:t>）提供证明资料的形式包括但不限于：</w:t>
      </w:r>
      <w:r>
        <w:rPr>
          <w:rFonts w:hint="eastAsia"/>
          <w:bCs/>
          <w:szCs w:val="21"/>
        </w:rPr>
        <w:t>a.</w:t>
      </w:r>
      <w:r>
        <w:rPr>
          <w:rFonts w:hint="eastAsia"/>
          <w:bCs/>
          <w:szCs w:val="21"/>
        </w:rPr>
        <w:t>制造商公布（出具）的产品说明书、产品彩页；</w:t>
      </w:r>
      <w:r>
        <w:rPr>
          <w:rFonts w:hint="eastAsia"/>
          <w:bCs/>
          <w:szCs w:val="21"/>
        </w:rPr>
        <w:t>b.</w:t>
      </w:r>
      <w:r>
        <w:rPr>
          <w:rFonts w:hint="eastAsia"/>
          <w:bCs/>
          <w:szCs w:val="21"/>
        </w:rPr>
        <w:t>我国政府机构出具的产品检验和核准证件等；</w:t>
      </w:r>
      <w:r>
        <w:rPr>
          <w:rFonts w:hint="eastAsia"/>
          <w:bCs/>
          <w:szCs w:val="21"/>
        </w:rPr>
        <w:t>c.</w:t>
      </w:r>
      <w:r>
        <w:rPr>
          <w:rFonts w:hint="eastAsia"/>
          <w:bCs/>
          <w:szCs w:val="21"/>
        </w:rPr>
        <w:t>第三方机构出具的检测（检验、测试）报告、认证证书等；已对证明资料的形式、内容作出具体要求的，必须严格按要求的形式、内容提供证明资料；</w:t>
      </w:r>
    </w:p>
    <w:p w:rsidR="00804254" w:rsidRDefault="00BF3689">
      <w:pPr>
        <w:ind w:firstLineChars="200" w:firstLine="420"/>
        <w:rPr>
          <w:bCs/>
          <w:szCs w:val="21"/>
        </w:rPr>
      </w:pPr>
      <w:r>
        <w:rPr>
          <w:rFonts w:hint="eastAsia"/>
          <w:bCs/>
          <w:szCs w:val="21"/>
        </w:rPr>
        <w:t>（</w:t>
      </w:r>
      <w:r>
        <w:rPr>
          <w:rFonts w:hint="eastAsia"/>
          <w:bCs/>
          <w:szCs w:val="21"/>
        </w:rPr>
        <w:t>3</w:t>
      </w:r>
      <w:r>
        <w:rPr>
          <w:rFonts w:hint="eastAsia"/>
          <w:bCs/>
          <w:szCs w:val="21"/>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rsidR="00804254" w:rsidRDefault="00BF3689">
      <w:pPr>
        <w:ind w:firstLineChars="200" w:firstLine="420"/>
        <w:rPr>
          <w:bCs/>
          <w:szCs w:val="21"/>
        </w:rPr>
      </w:pPr>
      <w:r>
        <w:rPr>
          <w:rFonts w:hint="eastAsia"/>
          <w:bCs/>
          <w:szCs w:val="21"/>
        </w:rPr>
        <w:t>我国政府机构出具的产品检验和核准证件应为证件正面、背面和附件标注的全部具体内容；产品检验和核准证件的尺寸和清晰度应该能够在电脑上被阅读、识别和判断；</w:t>
      </w:r>
    </w:p>
    <w:p w:rsidR="00804254" w:rsidRDefault="00BF3689">
      <w:pPr>
        <w:ind w:firstLineChars="200" w:firstLine="420"/>
        <w:rPr>
          <w:bCs/>
          <w:szCs w:val="21"/>
        </w:rPr>
      </w:pPr>
      <w:r>
        <w:rPr>
          <w:rFonts w:hint="eastAsia"/>
          <w:bCs/>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rsidR="00804254" w:rsidRDefault="00BF3689">
      <w:pPr>
        <w:ind w:firstLineChars="200" w:firstLine="420"/>
        <w:rPr>
          <w:bCs/>
          <w:szCs w:val="21"/>
        </w:rPr>
      </w:pPr>
      <w:r>
        <w:rPr>
          <w:rFonts w:hint="eastAsia"/>
          <w:bCs/>
          <w:szCs w:val="21"/>
        </w:rPr>
        <w:t>其它证明资料的形式要求参照以上要求执行；</w:t>
      </w:r>
    </w:p>
    <w:p w:rsidR="00804254" w:rsidRDefault="00BF3689">
      <w:pPr>
        <w:ind w:firstLineChars="200" w:firstLine="420"/>
        <w:rPr>
          <w:bCs/>
          <w:szCs w:val="21"/>
        </w:rPr>
      </w:pPr>
      <w:r>
        <w:rPr>
          <w:rFonts w:hint="eastAsia"/>
          <w:bCs/>
          <w:szCs w:val="21"/>
        </w:rPr>
        <w:t>8</w:t>
      </w:r>
      <w:r>
        <w:rPr>
          <w:rFonts w:hint="eastAsia"/>
          <w:bCs/>
          <w:szCs w:val="21"/>
        </w:rPr>
        <w:t>、其它注意事项：</w:t>
      </w:r>
    </w:p>
    <w:p w:rsidR="00804254" w:rsidRDefault="00BF3689">
      <w:pPr>
        <w:ind w:firstLineChars="200" w:firstLine="420"/>
        <w:rPr>
          <w:bCs/>
          <w:szCs w:val="21"/>
        </w:rPr>
      </w:pPr>
      <w:r>
        <w:rPr>
          <w:rFonts w:hint="eastAsia"/>
          <w:bCs/>
          <w:szCs w:val="21"/>
        </w:rPr>
        <w:t>（</w:t>
      </w:r>
      <w:r>
        <w:rPr>
          <w:rFonts w:hint="eastAsia"/>
          <w:bCs/>
          <w:szCs w:val="21"/>
        </w:rPr>
        <w:t>1</w:t>
      </w:r>
      <w:r>
        <w:rPr>
          <w:rFonts w:hint="eastAsia"/>
          <w:bCs/>
          <w:szCs w:val="21"/>
        </w:rPr>
        <w:t>）评审委员会有权对投标人的响应情况作出判断（评审结论）；</w:t>
      </w:r>
    </w:p>
    <w:p w:rsidR="00804254" w:rsidRDefault="00BF3689">
      <w:pPr>
        <w:ind w:firstLineChars="200" w:firstLine="420"/>
        <w:rPr>
          <w:bCs/>
          <w:szCs w:val="21"/>
        </w:rPr>
      </w:pPr>
      <w:r>
        <w:rPr>
          <w:rFonts w:hint="eastAsia"/>
          <w:bCs/>
          <w:szCs w:val="21"/>
        </w:rPr>
        <w:t>（</w:t>
      </w:r>
      <w:r>
        <w:rPr>
          <w:rFonts w:hint="eastAsia"/>
          <w:bCs/>
          <w:szCs w:val="21"/>
        </w:rPr>
        <w:t>2</w:t>
      </w:r>
      <w:r>
        <w:rPr>
          <w:rFonts w:hint="eastAsia"/>
          <w:bCs/>
          <w:szCs w:val="21"/>
        </w:rPr>
        <w:t>）</w:t>
      </w:r>
      <w:bookmarkStart w:id="98" w:name="_Hlk72158213"/>
      <w:r>
        <w:rPr>
          <w:rFonts w:hint="eastAsia"/>
          <w:bCs/>
          <w:szCs w:val="21"/>
        </w:rPr>
        <w:t>评审委员会有权对以谋取中标为目的的技术规格模糊响应（如有意不合理照搬照抄招标文件的技术要求）或虚假响应予以认定，并视情况经政府集中采购机构报主管部门进行处理。</w:t>
      </w:r>
      <w:bookmarkEnd w:id="98"/>
    </w:p>
    <w:p w:rsidR="00804254" w:rsidRDefault="00804254">
      <w:pPr>
        <w:ind w:firstLineChars="200" w:firstLine="482"/>
        <w:rPr>
          <w:b/>
          <w:sz w:val="24"/>
        </w:rPr>
      </w:pPr>
    </w:p>
    <w:p w:rsidR="00804254" w:rsidRDefault="00804254">
      <w:pPr>
        <w:rPr>
          <w:sz w:val="24"/>
        </w:rPr>
      </w:pPr>
    </w:p>
    <w:p w:rsidR="00804254" w:rsidRDefault="00BF3689">
      <w:pPr>
        <w:widowControl/>
        <w:jc w:val="left"/>
        <w:rPr>
          <w:rFonts w:ascii="黑体" w:eastAsia="黑体" w:hAnsi="宋体"/>
          <w:sz w:val="24"/>
          <w:szCs w:val="20"/>
        </w:rPr>
      </w:pPr>
      <w:r>
        <w:rPr>
          <w:rFonts w:ascii="黑体" w:eastAsia="黑体"/>
          <w:b/>
          <w:bCs/>
          <w:sz w:val="24"/>
          <w:szCs w:val="20"/>
        </w:rPr>
        <w:br w:type="page"/>
      </w:r>
    </w:p>
    <w:p w:rsidR="00804254" w:rsidRDefault="00BF3689">
      <w:pPr>
        <w:pStyle w:val="30"/>
        <w:jc w:val="center"/>
        <w:rPr>
          <w:sz w:val="24"/>
        </w:rPr>
      </w:pPr>
      <w:r>
        <w:rPr>
          <w:rFonts w:ascii="黑体" w:eastAsia="黑体" w:hint="eastAsia"/>
          <w:b w:val="0"/>
          <w:bCs w:val="0"/>
          <w:sz w:val="24"/>
          <w:szCs w:val="20"/>
        </w:rPr>
        <w:lastRenderedPageBreak/>
        <w:t>六、商务要求偏离表</w:t>
      </w:r>
    </w:p>
    <w:tbl>
      <w:tblPr>
        <w:tblW w:w="9091"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0"/>
        <w:gridCol w:w="1408"/>
        <w:gridCol w:w="4918"/>
        <w:gridCol w:w="973"/>
        <w:gridCol w:w="642"/>
        <w:gridCol w:w="540"/>
      </w:tblGrid>
      <w:tr w:rsidR="00804254">
        <w:trPr>
          <w:trHeight w:val="397"/>
        </w:trPr>
        <w:tc>
          <w:tcPr>
            <w:tcW w:w="610" w:type="dxa"/>
            <w:vAlign w:val="center"/>
          </w:tcPr>
          <w:p w:rsidR="00804254" w:rsidRDefault="00BF3689">
            <w:pPr>
              <w:jc w:val="center"/>
              <w:rPr>
                <w:b/>
              </w:rPr>
            </w:pPr>
            <w:r>
              <w:rPr>
                <w:rFonts w:hint="eastAsia"/>
                <w:sz w:val="24"/>
              </w:rPr>
              <w:t>序号</w:t>
            </w:r>
          </w:p>
        </w:tc>
        <w:tc>
          <w:tcPr>
            <w:tcW w:w="1408" w:type="dxa"/>
            <w:vAlign w:val="center"/>
          </w:tcPr>
          <w:p w:rsidR="00804254" w:rsidRDefault="00BF3689">
            <w:pPr>
              <w:jc w:val="center"/>
              <w:rPr>
                <w:b/>
              </w:rPr>
            </w:pPr>
            <w:r>
              <w:rPr>
                <w:rFonts w:hint="eastAsia"/>
                <w:b/>
              </w:rPr>
              <w:t>商务需求项</w:t>
            </w:r>
          </w:p>
        </w:tc>
        <w:tc>
          <w:tcPr>
            <w:tcW w:w="4918" w:type="dxa"/>
            <w:vAlign w:val="center"/>
          </w:tcPr>
          <w:p w:rsidR="00804254" w:rsidRDefault="00BF3689">
            <w:pPr>
              <w:jc w:val="center"/>
              <w:rPr>
                <w:b/>
              </w:rPr>
            </w:pPr>
            <w:r>
              <w:rPr>
                <w:rFonts w:hint="eastAsia"/>
                <w:sz w:val="24"/>
              </w:rPr>
              <w:t>招标商务要求</w:t>
            </w:r>
          </w:p>
        </w:tc>
        <w:tc>
          <w:tcPr>
            <w:tcW w:w="973" w:type="dxa"/>
            <w:vAlign w:val="center"/>
          </w:tcPr>
          <w:p w:rsidR="00804254" w:rsidRDefault="00BF3689">
            <w:pPr>
              <w:jc w:val="center"/>
              <w:rPr>
                <w:b/>
              </w:rPr>
            </w:pPr>
            <w:r>
              <w:rPr>
                <w:rFonts w:hint="eastAsia"/>
                <w:sz w:val="24"/>
              </w:rPr>
              <w:t>投标商务响应</w:t>
            </w:r>
          </w:p>
        </w:tc>
        <w:tc>
          <w:tcPr>
            <w:tcW w:w="642" w:type="dxa"/>
            <w:vAlign w:val="center"/>
          </w:tcPr>
          <w:p w:rsidR="00804254" w:rsidRDefault="00BF3689">
            <w:pPr>
              <w:jc w:val="center"/>
              <w:rPr>
                <w:b/>
              </w:rPr>
            </w:pPr>
            <w:r>
              <w:rPr>
                <w:rFonts w:hint="eastAsia"/>
              </w:rPr>
              <w:t>偏离情况</w:t>
            </w:r>
          </w:p>
        </w:tc>
        <w:tc>
          <w:tcPr>
            <w:tcW w:w="540" w:type="dxa"/>
            <w:vAlign w:val="center"/>
          </w:tcPr>
          <w:p w:rsidR="00804254" w:rsidRDefault="00BF3689">
            <w:pPr>
              <w:jc w:val="center"/>
              <w:rPr>
                <w:b/>
              </w:rPr>
            </w:pPr>
            <w:r>
              <w:rPr>
                <w:rFonts w:hint="eastAsia"/>
                <w:sz w:val="24"/>
              </w:rPr>
              <w:t>说明</w:t>
            </w:r>
          </w:p>
        </w:tc>
      </w:tr>
      <w:tr w:rsidR="00804254">
        <w:trPr>
          <w:trHeight w:val="280"/>
        </w:trPr>
        <w:tc>
          <w:tcPr>
            <w:tcW w:w="9091" w:type="dxa"/>
            <w:gridSpan w:val="6"/>
          </w:tcPr>
          <w:p w:rsidR="00804254" w:rsidRDefault="00BF3689">
            <w:pPr>
              <w:rPr>
                <w:b/>
              </w:rPr>
            </w:pPr>
            <w:r>
              <w:rPr>
                <w:rFonts w:hint="eastAsia"/>
                <w:b/>
              </w:rPr>
              <w:t>（一）免费保修期内售后服务要求</w:t>
            </w:r>
          </w:p>
        </w:tc>
      </w:tr>
      <w:tr w:rsidR="00804254">
        <w:trPr>
          <w:trHeight w:val="320"/>
        </w:trPr>
        <w:tc>
          <w:tcPr>
            <w:tcW w:w="610" w:type="dxa"/>
            <w:vAlign w:val="center"/>
          </w:tcPr>
          <w:p w:rsidR="00804254" w:rsidRDefault="00BF3689">
            <w:pPr>
              <w:jc w:val="center"/>
              <w:rPr>
                <w:bCs/>
              </w:rPr>
            </w:pPr>
            <w:r>
              <w:rPr>
                <w:rFonts w:hint="eastAsia"/>
                <w:bCs/>
              </w:rPr>
              <w:t>1</w:t>
            </w:r>
          </w:p>
        </w:tc>
        <w:tc>
          <w:tcPr>
            <w:tcW w:w="1408" w:type="dxa"/>
          </w:tcPr>
          <w:p w:rsidR="00804254" w:rsidRDefault="00BF3689">
            <w:pPr>
              <w:jc w:val="center"/>
            </w:pPr>
            <w:r>
              <w:rPr>
                <w:rFonts w:hint="eastAsia"/>
              </w:rPr>
              <w:t>*</w:t>
            </w:r>
            <w:r>
              <w:t>***</w:t>
            </w:r>
          </w:p>
        </w:tc>
        <w:tc>
          <w:tcPr>
            <w:tcW w:w="4918" w:type="dxa"/>
          </w:tcPr>
          <w:p w:rsidR="00804254" w:rsidRDefault="00BF3689">
            <w:pPr>
              <w:jc w:val="center"/>
              <w:rPr>
                <w:b/>
              </w:rPr>
            </w:pPr>
            <w:r>
              <w:rPr>
                <w:rFonts w:hint="eastAsia"/>
                <w:bCs/>
                <w:szCs w:val="21"/>
              </w:rPr>
              <w:t>（填写相关内容）</w:t>
            </w:r>
          </w:p>
        </w:tc>
        <w:tc>
          <w:tcPr>
            <w:tcW w:w="973" w:type="dxa"/>
          </w:tcPr>
          <w:p w:rsidR="00804254" w:rsidRDefault="00804254">
            <w:pPr>
              <w:rPr>
                <w:bCs/>
                <w:szCs w:val="21"/>
              </w:rPr>
            </w:pPr>
          </w:p>
        </w:tc>
        <w:tc>
          <w:tcPr>
            <w:tcW w:w="642" w:type="dxa"/>
          </w:tcPr>
          <w:p w:rsidR="00804254" w:rsidRDefault="00804254">
            <w:pPr>
              <w:rPr>
                <w:bCs/>
                <w:szCs w:val="21"/>
              </w:rPr>
            </w:pPr>
          </w:p>
        </w:tc>
        <w:tc>
          <w:tcPr>
            <w:tcW w:w="540" w:type="dxa"/>
          </w:tcPr>
          <w:p w:rsidR="00804254" w:rsidRDefault="00804254">
            <w:pPr>
              <w:rPr>
                <w:bCs/>
                <w:szCs w:val="21"/>
              </w:rPr>
            </w:pPr>
          </w:p>
        </w:tc>
      </w:tr>
      <w:tr w:rsidR="00804254">
        <w:trPr>
          <w:trHeight w:val="320"/>
        </w:trPr>
        <w:tc>
          <w:tcPr>
            <w:tcW w:w="610" w:type="dxa"/>
            <w:vAlign w:val="center"/>
          </w:tcPr>
          <w:p w:rsidR="00804254" w:rsidRDefault="00BF3689">
            <w:pPr>
              <w:jc w:val="center"/>
              <w:rPr>
                <w:bCs/>
              </w:rPr>
            </w:pPr>
            <w:r>
              <w:rPr>
                <w:bCs/>
              </w:rPr>
              <w:t>2</w:t>
            </w:r>
          </w:p>
        </w:tc>
        <w:tc>
          <w:tcPr>
            <w:tcW w:w="1408" w:type="dxa"/>
          </w:tcPr>
          <w:p w:rsidR="00804254" w:rsidRDefault="00BF3689">
            <w:pPr>
              <w:jc w:val="center"/>
            </w:pPr>
            <w:r>
              <w:rPr>
                <w:rFonts w:hint="eastAsia"/>
              </w:rPr>
              <w:t>****</w:t>
            </w:r>
          </w:p>
        </w:tc>
        <w:tc>
          <w:tcPr>
            <w:tcW w:w="4918" w:type="dxa"/>
          </w:tcPr>
          <w:p w:rsidR="00804254" w:rsidRDefault="00BF3689">
            <w:pPr>
              <w:jc w:val="center"/>
              <w:rPr>
                <w:bCs/>
                <w:szCs w:val="21"/>
              </w:rPr>
            </w:pPr>
            <w:r>
              <w:rPr>
                <w:rFonts w:hint="eastAsia"/>
              </w:rPr>
              <w:t>（填写相关内容）</w:t>
            </w:r>
          </w:p>
        </w:tc>
        <w:tc>
          <w:tcPr>
            <w:tcW w:w="973" w:type="dxa"/>
          </w:tcPr>
          <w:p w:rsidR="00804254" w:rsidRDefault="00804254">
            <w:pPr>
              <w:rPr>
                <w:bCs/>
                <w:szCs w:val="21"/>
              </w:rPr>
            </w:pPr>
          </w:p>
        </w:tc>
        <w:tc>
          <w:tcPr>
            <w:tcW w:w="642" w:type="dxa"/>
          </w:tcPr>
          <w:p w:rsidR="00804254" w:rsidRDefault="00804254">
            <w:pPr>
              <w:rPr>
                <w:bCs/>
                <w:szCs w:val="21"/>
              </w:rPr>
            </w:pPr>
          </w:p>
        </w:tc>
        <w:tc>
          <w:tcPr>
            <w:tcW w:w="540" w:type="dxa"/>
          </w:tcPr>
          <w:p w:rsidR="00804254" w:rsidRDefault="00804254">
            <w:pPr>
              <w:rPr>
                <w:bCs/>
                <w:szCs w:val="21"/>
              </w:rPr>
            </w:pPr>
          </w:p>
        </w:tc>
      </w:tr>
      <w:tr w:rsidR="00804254">
        <w:trPr>
          <w:trHeight w:val="320"/>
        </w:trPr>
        <w:tc>
          <w:tcPr>
            <w:tcW w:w="9091" w:type="dxa"/>
            <w:gridSpan w:val="6"/>
            <w:vAlign w:val="center"/>
          </w:tcPr>
          <w:p w:rsidR="00804254" w:rsidRDefault="00BF3689">
            <w:pPr>
              <w:rPr>
                <w:bCs/>
                <w:szCs w:val="21"/>
              </w:rPr>
            </w:pPr>
            <w:r>
              <w:rPr>
                <w:rFonts w:hint="eastAsia"/>
                <w:b/>
              </w:rPr>
              <w:t>（二）免费保修期外售后服务要求</w:t>
            </w:r>
          </w:p>
        </w:tc>
      </w:tr>
      <w:tr w:rsidR="00804254">
        <w:trPr>
          <w:trHeight w:val="320"/>
        </w:trPr>
        <w:tc>
          <w:tcPr>
            <w:tcW w:w="610" w:type="dxa"/>
          </w:tcPr>
          <w:p w:rsidR="00804254" w:rsidRDefault="00BF3689">
            <w:pPr>
              <w:jc w:val="center"/>
              <w:rPr>
                <w:bCs/>
              </w:rPr>
            </w:pPr>
            <w:r>
              <w:rPr>
                <w:rFonts w:hint="eastAsia"/>
              </w:rPr>
              <w:t>1</w:t>
            </w:r>
          </w:p>
        </w:tc>
        <w:tc>
          <w:tcPr>
            <w:tcW w:w="1408" w:type="dxa"/>
          </w:tcPr>
          <w:p w:rsidR="00804254" w:rsidRDefault="00BF3689">
            <w:pPr>
              <w:jc w:val="center"/>
            </w:pPr>
            <w:r>
              <w:rPr>
                <w:rFonts w:hint="eastAsia"/>
              </w:rPr>
              <w:t>****</w:t>
            </w:r>
          </w:p>
        </w:tc>
        <w:tc>
          <w:tcPr>
            <w:tcW w:w="4918" w:type="dxa"/>
          </w:tcPr>
          <w:p w:rsidR="00804254" w:rsidRDefault="00BF3689">
            <w:pPr>
              <w:jc w:val="center"/>
            </w:pPr>
            <w:r>
              <w:rPr>
                <w:rFonts w:hint="eastAsia"/>
              </w:rPr>
              <w:t>（填写相关内容）</w:t>
            </w:r>
          </w:p>
        </w:tc>
        <w:tc>
          <w:tcPr>
            <w:tcW w:w="973" w:type="dxa"/>
          </w:tcPr>
          <w:p w:rsidR="00804254" w:rsidRDefault="00804254">
            <w:pPr>
              <w:rPr>
                <w:bCs/>
                <w:szCs w:val="21"/>
              </w:rPr>
            </w:pPr>
          </w:p>
        </w:tc>
        <w:tc>
          <w:tcPr>
            <w:tcW w:w="642" w:type="dxa"/>
          </w:tcPr>
          <w:p w:rsidR="00804254" w:rsidRDefault="00804254">
            <w:pPr>
              <w:rPr>
                <w:bCs/>
                <w:szCs w:val="21"/>
              </w:rPr>
            </w:pPr>
          </w:p>
        </w:tc>
        <w:tc>
          <w:tcPr>
            <w:tcW w:w="540" w:type="dxa"/>
          </w:tcPr>
          <w:p w:rsidR="00804254" w:rsidRDefault="00804254">
            <w:pPr>
              <w:rPr>
                <w:bCs/>
                <w:szCs w:val="21"/>
              </w:rPr>
            </w:pPr>
          </w:p>
        </w:tc>
      </w:tr>
      <w:tr w:rsidR="00804254">
        <w:trPr>
          <w:trHeight w:val="320"/>
        </w:trPr>
        <w:tc>
          <w:tcPr>
            <w:tcW w:w="9091" w:type="dxa"/>
            <w:gridSpan w:val="6"/>
          </w:tcPr>
          <w:p w:rsidR="00804254" w:rsidRDefault="00BF3689">
            <w:pPr>
              <w:rPr>
                <w:bCs/>
                <w:szCs w:val="21"/>
              </w:rPr>
            </w:pPr>
            <w:r>
              <w:rPr>
                <w:rFonts w:hint="eastAsia"/>
                <w:b/>
              </w:rPr>
              <w:t>（三）其他商务要求</w:t>
            </w:r>
          </w:p>
        </w:tc>
      </w:tr>
      <w:tr w:rsidR="00804254">
        <w:trPr>
          <w:trHeight w:val="320"/>
        </w:trPr>
        <w:tc>
          <w:tcPr>
            <w:tcW w:w="610" w:type="dxa"/>
          </w:tcPr>
          <w:p w:rsidR="00804254" w:rsidRDefault="00BF3689">
            <w:pPr>
              <w:jc w:val="center"/>
            </w:pPr>
            <w:r>
              <w:rPr>
                <w:rFonts w:hint="eastAsia"/>
              </w:rPr>
              <w:t>1</w:t>
            </w:r>
          </w:p>
        </w:tc>
        <w:tc>
          <w:tcPr>
            <w:tcW w:w="1408" w:type="dxa"/>
          </w:tcPr>
          <w:p w:rsidR="00804254" w:rsidRDefault="00BF3689">
            <w:pPr>
              <w:jc w:val="center"/>
            </w:pPr>
            <w:r>
              <w:rPr>
                <w:rFonts w:hint="eastAsia"/>
              </w:rPr>
              <w:t>****</w:t>
            </w:r>
          </w:p>
        </w:tc>
        <w:tc>
          <w:tcPr>
            <w:tcW w:w="4918" w:type="dxa"/>
          </w:tcPr>
          <w:p w:rsidR="00804254" w:rsidRDefault="00BF3689">
            <w:pPr>
              <w:jc w:val="center"/>
            </w:pPr>
            <w:r>
              <w:rPr>
                <w:rFonts w:hint="eastAsia"/>
              </w:rPr>
              <w:t>（填写相关内容）</w:t>
            </w:r>
          </w:p>
        </w:tc>
        <w:tc>
          <w:tcPr>
            <w:tcW w:w="973" w:type="dxa"/>
          </w:tcPr>
          <w:p w:rsidR="00804254" w:rsidRDefault="00804254">
            <w:pPr>
              <w:rPr>
                <w:bCs/>
                <w:szCs w:val="21"/>
              </w:rPr>
            </w:pPr>
          </w:p>
        </w:tc>
        <w:tc>
          <w:tcPr>
            <w:tcW w:w="642" w:type="dxa"/>
          </w:tcPr>
          <w:p w:rsidR="00804254" w:rsidRDefault="00804254">
            <w:pPr>
              <w:rPr>
                <w:bCs/>
                <w:szCs w:val="21"/>
              </w:rPr>
            </w:pPr>
          </w:p>
        </w:tc>
        <w:tc>
          <w:tcPr>
            <w:tcW w:w="540" w:type="dxa"/>
          </w:tcPr>
          <w:p w:rsidR="00804254" w:rsidRDefault="00804254">
            <w:pPr>
              <w:rPr>
                <w:bCs/>
                <w:szCs w:val="21"/>
              </w:rPr>
            </w:pPr>
          </w:p>
        </w:tc>
      </w:tr>
    </w:tbl>
    <w:p w:rsidR="00804254" w:rsidRDefault="00BF3689">
      <w:pPr>
        <w:ind w:firstLineChars="200" w:firstLine="420"/>
        <w:rPr>
          <w:bCs/>
          <w:szCs w:val="21"/>
        </w:rPr>
      </w:pPr>
      <w:r>
        <w:rPr>
          <w:rFonts w:hint="eastAsia"/>
          <w:bCs/>
          <w:szCs w:val="21"/>
        </w:rPr>
        <w:t>《商务要求偏离表》编制指引：</w:t>
      </w:r>
    </w:p>
    <w:p w:rsidR="00804254" w:rsidRDefault="00BF3689">
      <w:pPr>
        <w:ind w:firstLineChars="200" w:firstLine="420"/>
        <w:rPr>
          <w:bCs/>
          <w:szCs w:val="21"/>
        </w:rPr>
      </w:pPr>
      <w:r>
        <w:rPr>
          <w:rFonts w:hint="eastAsia"/>
          <w:bCs/>
          <w:szCs w:val="21"/>
        </w:rPr>
        <w:t>1</w:t>
      </w:r>
      <w:r>
        <w:rPr>
          <w:rFonts w:hint="eastAsia"/>
          <w:bCs/>
          <w:szCs w:val="21"/>
        </w:rPr>
        <w:t>、商务要求偏离表的序号、商务需求项、招标商务要求等栏目对应“用户需求书”中的“商务要求”章节相关内容。</w:t>
      </w:r>
    </w:p>
    <w:p w:rsidR="00804254" w:rsidRDefault="00BF3689">
      <w:pPr>
        <w:ind w:firstLineChars="200" w:firstLine="420"/>
        <w:rPr>
          <w:bCs/>
          <w:szCs w:val="21"/>
        </w:rPr>
      </w:pPr>
      <w:r>
        <w:rPr>
          <w:bCs/>
          <w:szCs w:val="21"/>
        </w:rPr>
        <w:t>2</w:t>
      </w:r>
      <w:r>
        <w:rPr>
          <w:rFonts w:hint="eastAsia"/>
          <w:bCs/>
          <w:szCs w:val="21"/>
        </w:rPr>
        <w:t>、“投标商务响应”一栏必须一一对照“招标商务要求”，详细填写自身响应情况，而不能不合理照搬照抄招标文件的商务要求，以体现具体响应情况。</w:t>
      </w:r>
    </w:p>
    <w:p w:rsidR="00804254" w:rsidRDefault="00BF3689">
      <w:pPr>
        <w:ind w:firstLineChars="200" w:firstLine="420"/>
        <w:rPr>
          <w:bCs/>
          <w:color w:val="FF0000"/>
          <w:szCs w:val="21"/>
        </w:rPr>
      </w:pPr>
      <w:r>
        <w:rPr>
          <w:bCs/>
          <w:szCs w:val="21"/>
        </w:rPr>
        <w:t>3</w:t>
      </w:r>
      <w:r>
        <w:rPr>
          <w:rFonts w:hint="eastAsia"/>
          <w:bCs/>
          <w:szCs w:val="21"/>
        </w:rPr>
        <w:t>、“偏离情况”一栏填写如实填写“正偏离”、“负偏离”或“无偏离”，其中：“正偏离”表示“投标响应优于招标商务要求”，“负偏离”表示“投标响应不满足招标商务要求”，“无偏离”表示“投标响应与招标商务要求一致”。</w:t>
      </w:r>
    </w:p>
    <w:p w:rsidR="00804254" w:rsidRDefault="00BF3689">
      <w:pPr>
        <w:rPr>
          <w:bCs/>
          <w:szCs w:val="21"/>
        </w:rPr>
      </w:pPr>
      <w:r>
        <w:rPr>
          <w:rFonts w:hint="eastAsia"/>
          <w:bCs/>
          <w:szCs w:val="21"/>
        </w:rPr>
        <w:t>“投标商务响应”对比“招标商务要求”存在响应不全（包括未响应整项招标商务要求或者未响应一项招标商务要求的部分内容），均视为“负偏离”。</w:t>
      </w:r>
    </w:p>
    <w:p w:rsidR="00804254" w:rsidRDefault="00BF3689">
      <w:pPr>
        <w:ind w:firstLineChars="200" w:firstLine="420"/>
        <w:rPr>
          <w:bCs/>
          <w:szCs w:val="21"/>
        </w:rPr>
      </w:pPr>
      <w:r>
        <w:rPr>
          <w:rFonts w:hint="eastAsia"/>
          <w:bCs/>
          <w:szCs w:val="21"/>
        </w:rPr>
        <w:t>4</w:t>
      </w:r>
      <w:r>
        <w:rPr>
          <w:rFonts w:hint="eastAsia"/>
          <w:bCs/>
          <w:szCs w:val="21"/>
        </w:rPr>
        <w:t>、带★号条款为不可偏离条款，如未响应或出现负偏离的，将作投标无效处理。</w:t>
      </w:r>
    </w:p>
    <w:p w:rsidR="00804254" w:rsidRDefault="00804254">
      <w:pPr>
        <w:rPr>
          <w:sz w:val="24"/>
        </w:rPr>
      </w:pPr>
    </w:p>
    <w:p w:rsidR="00804254" w:rsidRDefault="00804254">
      <w:pPr>
        <w:rPr>
          <w:sz w:val="24"/>
        </w:rPr>
      </w:pPr>
      <w:bookmarkStart w:id="99" w:name="_Hlk72260576"/>
    </w:p>
    <w:p w:rsidR="00804254" w:rsidRDefault="00BF3689">
      <w:pPr>
        <w:widowControl/>
        <w:jc w:val="left"/>
        <w:rPr>
          <w:rFonts w:ascii="黑体" w:eastAsia="黑体" w:hAnsi="宋体"/>
          <w:sz w:val="24"/>
          <w:szCs w:val="20"/>
        </w:rPr>
      </w:pPr>
      <w:r>
        <w:rPr>
          <w:rFonts w:ascii="黑体" w:eastAsia="黑体"/>
          <w:b/>
          <w:bCs/>
          <w:sz w:val="24"/>
          <w:szCs w:val="20"/>
        </w:rPr>
        <w:br w:type="page"/>
      </w:r>
    </w:p>
    <w:p w:rsidR="00804254" w:rsidRDefault="00BF3689">
      <w:pPr>
        <w:pStyle w:val="30"/>
        <w:jc w:val="center"/>
        <w:rPr>
          <w:rFonts w:ascii="黑体" w:eastAsia="黑体"/>
          <w:b w:val="0"/>
          <w:bCs w:val="0"/>
          <w:sz w:val="24"/>
          <w:szCs w:val="20"/>
        </w:rPr>
      </w:pPr>
      <w:r>
        <w:rPr>
          <w:rFonts w:ascii="黑体" w:eastAsia="黑体" w:hint="eastAsia"/>
          <w:b w:val="0"/>
          <w:bCs w:val="0"/>
          <w:sz w:val="24"/>
          <w:szCs w:val="20"/>
        </w:rPr>
        <w:lastRenderedPageBreak/>
        <w:t>七、</w:t>
      </w:r>
      <w:bookmarkStart w:id="100" w:name="_Hlk72062872"/>
      <w:r>
        <w:rPr>
          <w:rFonts w:ascii="黑体" w:eastAsia="黑体" w:hint="eastAsia"/>
          <w:b w:val="0"/>
          <w:bCs w:val="0"/>
          <w:sz w:val="24"/>
          <w:szCs w:val="20"/>
        </w:rPr>
        <w:t>投标人认为需要加以说明的其他内容</w:t>
      </w:r>
      <w:bookmarkEnd w:id="100"/>
    </w:p>
    <w:bookmarkEnd w:id="99"/>
    <w:p w:rsidR="00804254" w:rsidRDefault="00BF3689">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rsidR="00804254" w:rsidRDefault="00804254">
      <w:pPr>
        <w:widowControl/>
        <w:jc w:val="center"/>
        <w:rPr>
          <w:rFonts w:ascii="黑体" w:eastAsia="黑体" w:hAnsi="宋体"/>
          <w:kern w:val="0"/>
          <w:sz w:val="24"/>
          <w:szCs w:val="20"/>
        </w:rPr>
      </w:pPr>
    </w:p>
    <w:p w:rsidR="00804254" w:rsidRDefault="00BF3689">
      <w:pPr>
        <w:spacing w:afterLines="50" w:after="120" w:line="360" w:lineRule="exact"/>
        <w:ind w:firstLineChars="200" w:firstLine="482"/>
        <w:rPr>
          <w:b/>
          <w:bCs/>
          <w:sz w:val="24"/>
        </w:rPr>
      </w:pPr>
      <w:r>
        <w:rPr>
          <w:rFonts w:ascii="Calibri" w:hAnsi="Calibri" w:cs="宋体" w:hint="eastAsia"/>
          <w:b/>
          <w:bCs/>
          <w:sz w:val="24"/>
          <w:lang w:bidi="ar"/>
        </w:rPr>
        <w:t>我单位在投标前已充分知悉以下情形为参与政府采购活动时的重大风险事项，并承诺已对下述风险提示事项重点排查，若存在下述情况，我单位愿意依法承担被记入供应商诚信档案、罚款、取消参与政府采购资格、吊销营业执照等处罚；构成犯罪的，依法承担刑事责任。</w:t>
      </w:r>
    </w:p>
    <w:tbl>
      <w:tblPr>
        <w:tblStyle w:val="af8"/>
        <w:tblW w:w="0" w:type="auto"/>
        <w:tblLook w:val="04A0" w:firstRow="1" w:lastRow="0" w:firstColumn="1" w:lastColumn="0" w:noHBand="0" w:noVBand="1"/>
      </w:tblPr>
      <w:tblGrid>
        <w:gridCol w:w="711"/>
        <w:gridCol w:w="7811"/>
      </w:tblGrid>
      <w:tr w:rsidR="00804254">
        <w:trPr>
          <w:trHeight w:val="151"/>
        </w:trPr>
        <w:tc>
          <w:tcPr>
            <w:tcW w:w="711" w:type="dxa"/>
            <w:tcBorders>
              <w:top w:val="single" w:sz="4" w:space="0" w:color="auto"/>
              <w:left w:val="single" w:sz="4" w:space="0" w:color="auto"/>
              <w:bottom w:val="single" w:sz="4" w:space="0" w:color="auto"/>
              <w:right w:val="single" w:sz="4" w:space="0" w:color="auto"/>
            </w:tcBorders>
            <w:shd w:val="clear" w:color="auto" w:fill="auto"/>
          </w:tcPr>
          <w:p w:rsidR="00804254" w:rsidRDefault="00BF3689">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lang w:bidi="ar"/>
              </w:rPr>
              <w:t>序号</w:t>
            </w:r>
          </w:p>
        </w:tc>
        <w:tc>
          <w:tcPr>
            <w:tcW w:w="7811" w:type="dxa"/>
            <w:tcBorders>
              <w:top w:val="single" w:sz="4" w:space="0" w:color="auto"/>
              <w:left w:val="single" w:sz="4" w:space="0" w:color="auto"/>
              <w:bottom w:val="single" w:sz="4" w:space="0" w:color="auto"/>
              <w:right w:val="single" w:sz="4" w:space="0" w:color="auto"/>
            </w:tcBorders>
            <w:shd w:val="clear" w:color="auto" w:fill="auto"/>
          </w:tcPr>
          <w:p w:rsidR="00804254" w:rsidRDefault="00BF3689">
            <w:pPr>
              <w:spacing w:line="400" w:lineRule="exact"/>
              <w:jc w:val="center"/>
              <w:rPr>
                <w:rFonts w:ascii="仿宋_GB2312" w:eastAsia="仿宋_GB2312" w:hAnsi="仿宋_GB2312" w:cs="仿宋_GB2312"/>
                <w:sz w:val="24"/>
              </w:rPr>
            </w:pPr>
            <w:r>
              <w:rPr>
                <w:rFonts w:ascii="仿宋_GB2312" w:eastAsia="仿宋_GB2312" w:hAnsi="仿宋_GB2312" w:cs="仿宋_GB2312" w:hint="eastAsia"/>
                <w:b/>
                <w:bCs/>
                <w:sz w:val="24"/>
                <w:lang w:bidi="ar"/>
              </w:rPr>
              <w:t>供应商参与投标禁止情形</w:t>
            </w:r>
          </w:p>
        </w:tc>
      </w:tr>
      <w:tr w:rsidR="00804254">
        <w:tc>
          <w:tcPr>
            <w:tcW w:w="711" w:type="dxa"/>
            <w:tcBorders>
              <w:top w:val="single" w:sz="4" w:space="0" w:color="auto"/>
              <w:left w:val="single" w:sz="4" w:space="0" w:color="auto"/>
              <w:bottom w:val="single" w:sz="4" w:space="0" w:color="auto"/>
              <w:right w:val="single" w:sz="4" w:space="0" w:color="auto"/>
            </w:tcBorders>
            <w:shd w:val="clear" w:color="auto" w:fill="auto"/>
          </w:tcPr>
          <w:p w:rsidR="00804254" w:rsidRDefault="00BF3689">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lang w:bidi="ar"/>
              </w:rPr>
              <w:t>1</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lang w:bidi="ar"/>
              </w:rPr>
              <w:t>与其他投标供应商的法定代表人、主要经营负责人、投标授权代表人、项目负责人、主要技术人员为</w:t>
            </w:r>
            <w:r>
              <w:rPr>
                <w:rFonts w:ascii="仿宋_GB2312" w:eastAsia="仿宋_GB2312" w:hAnsi="仿宋_GB2312" w:cs="仿宋_GB2312" w:hint="eastAsia"/>
                <w:b/>
                <w:bCs/>
                <w:sz w:val="24"/>
                <w:lang w:bidi="ar"/>
              </w:rPr>
              <w:t>同一人、属同一单位或者在同一单位缴纳社会保险</w:t>
            </w:r>
            <w:r>
              <w:rPr>
                <w:rFonts w:ascii="仿宋_GB2312" w:eastAsia="仿宋_GB2312" w:hAnsi="仿宋_GB2312" w:cs="仿宋_GB2312" w:hint="eastAsia"/>
                <w:sz w:val="24"/>
                <w:lang w:bidi="ar"/>
              </w:rPr>
              <w:t>。</w:t>
            </w:r>
          </w:p>
        </w:tc>
      </w:tr>
      <w:tr w:rsidR="00804254">
        <w:trPr>
          <w:trHeight w:val="90"/>
        </w:trPr>
        <w:tc>
          <w:tcPr>
            <w:tcW w:w="711" w:type="dxa"/>
            <w:tcBorders>
              <w:top w:val="single" w:sz="4" w:space="0" w:color="auto"/>
              <w:left w:val="single" w:sz="4" w:space="0" w:color="auto"/>
              <w:bottom w:val="single" w:sz="4" w:space="0" w:color="auto"/>
              <w:right w:val="single" w:sz="4" w:space="0" w:color="auto"/>
            </w:tcBorders>
            <w:shd w:val="clear" w:color="auto" w:fill="auto"/>
          </w:tcPr>
          <w:p w:rsidR="00804254" w:rsidRDefault="00BF3689">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lang w:bidi="ar"/>
              </w:rPr>
              <w:t>2</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lang w:bidi="ar"/>
              </w:rPr>
              <w:t>参与本项目政府采购活动时，与其他投标供应商存在单位负责人为</w:t>
            </w:r>
            <w:r>
              <w:rPr>
                <w:rFonts w:ascii="仿宋_GB2312" w:eastAsia="仿宋_GB2312" w:hAnsi="仿宋_GB2312" w:cs="仿宋_GB2312" w:hint="eastAsia"/>
                <w:b/>
                <w:bCs/>
                <w:sz w:val="24"/>
                <w:lang w:bidi="ar"/>
              </w:rPr>
              <w:t>同一人或直接控股、管理关系</w:t>
            </w:r>
            <w:r>
              <w:rPr>
                <w:rFonts w:ascii="仿宋_GB2312" w:eastAsia="仿宋_GB2312" w:hAnsi="仿宋_GB2312" w:cs="仿宋_GB2312" w:hint="eastAsia"/>
                <w:sz w:val="24"/>
                <w:lang w:bidi="ar"/>
              </w:rPr>
              <w:t>。</w:t>
            </w:r>
          </w:p>
        </w:tc>
      </w:tr>
      <w:tr w:rsidR="00804254">
        <w:tc>
          <w:tcPr>
            <w:tcW w:w="711" w:type="dxa"/>
            <w:tcBorders>
              <w:top w:val="single" w:sz="4" w:space="0" w:color="auto"/>
              <w:left w:val="single" w:sz="4" w:space="0" w:color="auto"/>
              <w:bottom w:val="single" w:sz="4" w:space="0" w:color="auto"/>
              <w:right w:val="single" w:sz="4" w:space="0" w:color="auto"/>
            </w:tcBorders>
            <w:shd w:val="clear" w:color="auto" w:fill="auto"/>
          </w:tcPr>
          <w:p w:rsidR="00804254" w:rsidRDefault="00BF3689">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lang w:bidi="ar"/>
              </w:rPr>
              <w:t>3</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lang w:bidi="ar"/>
              </w:rPr>
              <w:t>与其他投标供应商的投标文件或部分投标文件</w:t>
            </w:r>
            <w:r>
              <w:rPr>
                <w:rFonts w:ascii="仿宋_GB2312" w:eastAsia="仿宋_GB2312" w:hAnsi="仿宋_GB2312" w:cs="仿宋_GB2312" w:hint="eastAsia"/>
                <w:b/>
                <w:bCs/>
                <w:sz w:val="24"/>
                <w:lang w:bidi="ar"/>
              </w:rPr>
              <w:t>相互混装或存在非正常一致</w:t>
            </w:r>
            <w:r>
              <w:rPr>
                <w:rFonts w:ascii="仿宋_GB2312" w:eastAsia="仿宋_GB2312" w:hAnsi="仿宋_GB2312" w:cs="仿宋_GB2312" w:hint="eastAsia"/>
                <w:sz w:val="24"/>
                <w:lang w:bidi="ar"/>
              </w:rPr>
              <w:t>。</w:t>
            </w:r>
          </w:p>
        </w:tc>
      </w:tr>
      <w:tr w:rsidR="00804254">
        <w:tc>
          <w:tcPr>
            <w:tcW w:w="711" w:type="dxa"/>
            <w:tcBorders>
              <w:top w:val="single" w:sz="4" w:space="0" w:color="auto"/>
              <w:left w:val="single" w:sz="4" w:space="0" w:color="auto"/>
              <w:bottom w:val="single" w:sz="4" w:space="0" w:color="auto"/>
              <w:right w:val="single" w:sz="4" w:space="0" w:color="auto"/>
            </w:tcBorders>
            <w:shd w:val="clear" w:color="auto" w:fill="auto"/>
          </w:tcPr>
          <w:p w:rsidR="00804254" w:rsidRDefault="00BF3689">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lang w:bidi="ar"/>
              </w:rPr>
              <w:t>4</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lang w:bidi="ar"/>
              </w:rPr>
              <w:t>与其他投标供应商的投标文件由</w:t>
            </w:r>
            <w:r>
              <w:rPr>
                <w:rFonts w:ascii="仿宋_GB2312" w:eastAsia="仿宋_GB2312" w:hAnsi="仿宋_GB2312" w:cs="仿宋_GB2312" w:hint="eastAsia"/>
                <w:b/>
                <w:bCs/>
                <w:sz w:val="24"/>
                <w:lang w:bidi="ar"/>
              </w:rPr>
              <w:t>同一单位或者同一人编制</w:t>
            </w:r>
            <w:r>
              <w:rPr>
                <w:rFonts w:ascii="仿宋_GB2312" w:eastAsia="仿宋_GB2312" w:hAnsi="仿宋_GB2312" w:cs="仿宋_GB2312" w:hint="eastAsia"/>
                <w:sz w:val="24"/>
                <w:lang w:bidi="ar"/>
              </w:rPr>
              <w:t>，或者使用</w:t>
            </w:r>
            <w:r>
              <w:rPr>
                <w:rFonts w:ascii="仿宋_GB2312" w:eastAsia="仿宋_GB2312" w:hAnsi="仿宋_GB2312" w:cs="仿宋_GB2312" w:hint="eastAsia"/>
                <w:b/>
                <w:bCs/>
                <w:sz w:val="24"/>
                <w:lang w:bidi="ar"/>
              </w:rPr>
              <w:t>同一设备编制</w:t>
            </w:r>
            <w:r>
              <w:rPr>
                <w:rFonts w:ascii="仿宋_GB2312" w:eastAsia="仿宋_GB2312" w:hAnsi="仿宋_GB2312" w:cs="仿宋_GB2312" w:hint="eastAsia"/>
                <w:sz w:val="24"/>
                <w:lang w:bidi="ar"/>
              </w:rPr>
              <w:t>（“文件制作机器码”“文件创建标识码”一致）。</w:t>
            </w:r>
          </w:p>
        </w:tc>
      </w:tr>
      <w:tr w:rsidR="00804254">
        <w:trPr>
          <w:trHeight w:val="90"/>
        </w:trPr>
        <w:tc>
          <w:tcPr>
            <w:tcW w:w="711" w:type="dxa"/>
            <w:tcBorders>
              <w:top w:val="single" w:sz="4" w:space="0" w:color="auto"/>
              <w:left w:val="single" w:sz="4" w:space="0" w:color="auto"/>
              <w:bottom w:val="single" w:sz="4" w:space="0" w:color="auto"/>
              <w:right w:val="single" w:sz="4" w:space="0" w:color="auto"/>
            </w:tcBorders>
            <w:shd w:val="clear" w:color="auto" w:fill="auto"/>
          </w:tcPr>
          <w:p w:rsidR="00804254" w:rsidRDefault="00BF3689">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lang w:bidi="ar"/>
              </w:rPr>
              <w:t>5</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lang w:bidi="ar"/>
              </w:rPr>
              <w:t>提供</w:t>
            </w:r>
            <w:r>
              <w:rPr>
                <w:rFonts w:ascii="仿宋_GB2312" w:eastAsia="仿宋_GB2312" w:hAnsi="仿宋_GB2312" w:cs="仿宋_GB2312" w:hint="eastAsia"/>
                <w:b/>
                <w:bCs/>
                <w:sz w:val="24"/>
                <w:lang w:bidi="ar"/>
              </w:rPr>
              <w:t>未经出具机构核实</w:t>
            </w:r>
            <w:r>
              <w:rPr>
                <w:rFonts w:ascii="仿宋_GB2312" w:eastAsia="仿宋_GB2312" w:hAnsi="仿宋_GB2312" w:cs="仿宋_GB2312" w:hint="eastAsia"/>
                <w:sz w:val="24"/>
                <w:lang w:bidi="ar"/>
              </w:rPr>
              <w:t>的虚假的检验检测报告、业绩材料、社保缴纳证明、学历学位证书、职称认证证书等材料。</w:t>
            </w:r>
          </w:p>
        </w:tc>
      </w:tr>
      <w:tr w:rsidR="00804254">
        <w:tc>
          <w:tcPr>
            <w:tcW w:w="711" w:type="dxa"/>
            <w:tcBorders>
              <w:top w:val="single" w:sz="4" w:space="0" w:color="auto"/>
              <w:left w:val="single" w:sz="4" w:space="0" w:color="auto"/>
              <w:bottom w:val="single" w:sz="4" w:space="0" w:color="auto"/>
              <w:right w:val="single" w:sz="4" w:space="0" w:color="auto"/>
            </w:tcBorders>
            <w:shd w:val="clear" w:color="auto" w:fill="auto"/>
          </w:tcPr>
          <w:p w:rsidR="00804254" w:rsidRDefault="00BF3689">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lang w:bidi="ar"/>
              </w:rPr>
              <w:t>6</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804254" w:rsidRDefault="00BF3689">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lang w:bidi="ar"/>
              </w:rPr>
              <w:t>擅自将投标密钥或电子营业执照出借他人使用或未妥善保管。</w:t>
            </w:r>
          </w:p>
        </w:tc>
      </w:tr>
    </w:tbl>
    <w:p w:rsidR="00804254" w:rsidRDefault="00BF3689">
      <w:pPr>
        <w:spacing w:beforeLines="50" w:before="120" w:line="380" w:lineRule="exact"/>
        <w:ind w:firstLineChars="200" w:firstLine="422"/>
        <w:rPr>
          <w:b/>
        </w:rPr>
      </w:pPr>
      <w:r>
        <w:rPr>
          <w:rFonts w:ascii="Calibri" w:hAnsi="Calibri" w:cs="宋体" w:hint="eastAsia"/>
          <w:b/>
          <w:lang w:bidi="ar"/>
        </w:rPr>
        <w:t>一、我单位已充分知悉“隐瞒真实情况，提供虚假资料”的法定情形，包括但不限于：</w:t>
      </w:r>
    </w:p>
    <w:p w:rsidR="00804254" w:rsidRDefault="00BF3689">
      <w:pPr>
        <w:spacing w:line="380" w:lineRule="exact"/>
        <w:ind w:firstLineChars="200" w:firstLine="420"/>
      </w:pPr>
      <w:r>
        <w:rPr>
          <w:rFonts w:ascii="Calibri" w:hAnsi="Calibri" w:cs="宋体" w:hint="eastAsia"/>
          <w:lang w:bidi="ar"/>
        </w:rPr>
        <w:t>（一）通过转让或者租借等方式从其他单位获取资格或者资质证书投标的。</w:t>
      </w:r>
    </w:p>
    <w:p w:rsidR="00804254" w:rsidRDefault="00BF3689">
      <w:pPr>
        <w:spacing w:line="380" w:lineRule="exact"/>
        <w:ind w:firstLineChars="200" w:firstLine="420"/>
      </w:pPr>
      <w:r>
        <w:rPr>
          <w:rFonts w:ascii="Calibri" w:hAnsi="Calibri" w:cs="宋体" w:hint="eastAsia"/>
          <w:lang w:bidi="ar"/>
        </w:rPr>
        <w:t>（二）由其他单位或者其他单位负责人在投标供应商编制的投标文件上加盖印章或者签字的。</w:t>
      </w:r>
    </w:p>
    <w:p w:rsidR="00804254" w:rsidRDefault="00BF3689">
      <w:pPr>
        <w:spacing w:line="380" w:lineRule="exact"/>
        <w:ind w:firstLineChars="200" w:firstLine="420"/>
      </w:pPr>
      <w:r>
        <w:rPr>
          <w:rFonts w:ascii="Calibri" w:hAnsi="Calibri" w:cs="宋体" w:hint="eastAsia"/>
          <w:lang w:bidi="ar"/>
        </w:rPr>
        <w:t>（三）项目负责人或者主要技术人员不是本单位人员的。</w:t>
      </w:r>
    </w:p>
    <w:p w:rsidR="00804254" w:rsidRDefault="00BF3689">
      <w:pPr>
        <w:spacing w:line="380" w:lineRule="exact"/>
        <w:ind w:firstLineChars="200" w:firstLine="420"/>
      </w:pPr>
      <w:r>
        <w:rPr>
          <w:rFonts w:ascii="Calibri" w:hAnsi="Calibri" w:cs="宋体" w:hint="eastAsia"/>
          <w:lang w:bidi="ar"/>
        </w:rPr>
        <w:t>（四）投标保证金不是从投标供应商基本账户转出的。</w:t>
      </w:r>
    </w:p>
    <w:p w:rsidR="00804254" w:rsidRDefault="00BF3689">
      <w:pPr>
        <w:spacing w:line="380" w:lineRule="exact"/>
        <w:ind w:firstLineChars="200" w:firstLine="420"/>
      </w:pPr>
      <w:r>
        <w:rPr>
          <w:rFonts w:ascii="Calibri" w:hAnsi="Calibri" w:cs="宋体" w:hint="eastAsia"/>
          <w:lang w:bidi="ar"/>
        </w:rPr>
        <w:t>（五）其他隐瞒真实情况、提供虚假资料的行为。</w:t>
      </w:r>
    </w:p>
    <w:p w:rsidR="00804254" w:rsidRDefault="00BF3689">
      <w:pPr>
        <w:spacing w:line="380" w:lineRule="exact"/>
        <w:ind w:firstLineChars="200" w:firstLine="422"/>
        <w:rPr>
          <w:b/>
        </w:rPr>
      </w:pPr>
      <w:r>
        <w:rPr>
          <w:rFonts w:ascii="Calibri" w:hAnsi="Calibri" w:cs="宋体" w:hint="eastAsia"/>
          <w:b/>
          <w:lang w:bidi="ar"/>
        </w:rPr>
        <w:t>二、我单位已充分知悉“与其他采购参加人串通投标”的法定情形，包括但不限于：</w:t>
      </w:r>
    </w:p>
    <w:p w:rsidR="00804254" w:rsidRDefault="00BF3689">
      <w:pPr>
        <w:spacing w:line="380" w:lineRule="exact"/>
        <w:ind w:firstLineChars="200" w:firstLine="420"/>
      </w:pPr>
      <w:r>
        <w:rPr>
          <w:rFonts w:ascii="Calibri" w:hAnsi="Calibri" w:cs="宋体" w:hint="eastAsia"/>
          <w:lang w:bidi="ar"/>
        </w:rPr>
        <w:t>（一）投标供应商之间相互约定给予未中标的供应商利益补偿。</w:t>
      </w:r>
    </w:p>
    <w:p w:rsidR="00804254" w:rsidRDefault="00BF3689">
      <w:pPr>
        <w:spacing w:line="380" w:lineRule="exact"/>
        <w:ind w:firstLineChars="200" w:firstLine="420"/>
      </w:pPr>
      <w:r>
        <w:rPr>
          <w:rFonts w:ascii="Calibri" w:hAnsi="Calibri" w:cs="宋体" w:hint="eastAsia"/>
          <w:lang w:bidi="ar"/>
        </w:rPr>
        <w:t>（二）不同投标供应商的法定代表人、主要经营负责人、项目投标授权代表人、项目负责人、主要技术人员为同一人、属同一单位或者在同一单位缴纳社会保险。</w:t>
      </w:r>
    </w:p>
    <w:p w:rsidR="00804254" w:rsidRDefault="00BF3689">
      <w:pPr>
        <w:spacing w:line="340" w:lineRule="exact"/>
        <w:ind w:firstLineChars="200" w:firstLine="420"/>
      </w:pPr>
      <w:r>
        <w:rPr>
          <w:rFonts w:ascii="Calibri" w:hAnsi="Calibri" w:cs="宋体" w:hint="eastAsia"/>
          <w:lang w:bidi="ar"/>
        </w:rPr>
        <w:t>（三）不同投标供应商的投标文件由同一单位或者同一人编制，或者由同一人分阶段参与编制的。</w:t>
      </w:r>
    </w:p>
    <w:p w:rsidR="00804254" w:rsidRDefault="00BF3689">
      <w:pPr>
        <w:spacing w:line="340" w:lineRule="exact"/>
        <w:ind w:firstLineChars="200" w:firstLine="420"/>
      </w:pPr>
      <w:r>
        <w:rPr>
          <w:rFonts w:ascii="Calibri" w:hAnsi="Calibri" w:cs="宋体" w:hint="eastAsia"/>
          <w:lang w:bidi="ar"/>
        </w:rPr>
        <w:t>（四）不同投标供应商的投标文件或部分投标文件相互混装。</w:t>
      </w:r>
    </w:p>
    <w:p w:rsidR="00804254" w:rsidRDefault="00BF3689">
      <w:pPr>
        <w:spacing w:line="340" w:lineRule="exact"/>
        <w:ind w:firstLineChars="200" w:firstLine="420"/>
      </w:pPr>
      <w:r>
        <w:rPr>
          <w:rFonts w:ascii="Calibri" w:hAnsi="Calibri" w:cs="宋体" w:hint="eastAsia"/>
          <w:lang w:bidi="ar"/>
        </w:rPr>
        <w:lastRenderedPageBreak/>
        <w:t>（五）不同投标供应商的投标文件内容存在非正常一致。</w:t>
      </w:r>
    </w:p>
    <w:p w:rsidR="00804254" w:rsidRDefault="00BF3689">
      <w:pPr>
        <w:spacing w:line="340" w:lineRule="exact"/>
        <w:ind w:firstLineChars="200" w:firstLine="420"/>
      </w:pPr>
      <w:r>
        <w:rPr>
          <w:rFonts w:ascii="Calibri" w:hAnsi="Calibri" w:cs="宋体" w:hint="eastAsia"/>
          <w:lang w:bidi="ar"/>
        </w:rPr>
        <w:t>（六）由同一单位工作人员为两家以上（含两家）供应商进行同一项投标活动的。</w:t>
      </w:r>
    </w:p>
    <w:p w:rsidR="00804254" w:rsidRDefault="00BF3689">
      <w:pPr>
        <w:spacing w:line="340" w:lineRule="exact"/>
        <w:ind w:firstLineChars="200" w:firstLine="420"/>
      </w:pPr>
      <w:r>
        <w:rPr>
          <w:rFonts w:ascii="Calibri" w:hAnsi="Calibri" w:cs="宋体" w:hint="eastAsia"/>
          <w:lang w:bidi="ar"/>
        </w:rPr>
        <w:t>（七）不同投标人的投标报价呈规律性差异。</w:t>
      </w:r>
    </w:p>
    <w:p w:rsidR="00804254" w:rsidRDefault="00BF3689">
      <w:pPr>
        <w:spacing w:line="340" w:lineRule="exact"/>
        <w:ind w:firstLineChars="200" w:firstLine="420"/>
      </w:pPr>
      <w:r>
        <w:rPr>
          <w:rFonts w:ascii="Calibri" w:hAnsi="Calibri" w:cs="宋体" w:hint="eastAsia"/>
          <w:lang w:bidi="ar"/>
        </w:rPr>
        <w:t>（八）不同投标人的投标保证金从同一单位或者个人的账户转出。</w:t>
      </w:r>
    </w:p>
    <w:p w:rsidR="00804254" w:rsidRDefault="00BF3689">
      <w:pPr>
        <w:spacing w:line="340" w:lineRule="exact"/>
        <w:ind w:firstLineChars="200" w:firstLine="420"/>
      </w:pPr>
      <w:r>
        <w:rPr>
          <w:rFonts w:ascii="Calibri" w:hAnsi="Calibri" w:cs="宋体" w:hint="eastAsia"/>
          <w:lang w:bidi="ar"/>
        </w:rPr>
        <w:t>（九）主管部门依照法律、法规认定的其他情形。</w:t>
      </w:r>
    </w:p>
    <w:p w:rsidR="00804254" w:rsidRDefault="00BF3689">
      <w:pPr>
        <w:spacing w:line="340" w:lineRule="exact"/>
        <w:ind w:firstLineChars="200" w:firstLine="422"/>
        <w:rPr>
          <w:b/>
        </w:rPr>
      </w:pPr>
      <w:r>
        <w:rPr>
          <w:rFonts w:ascii="Calibri" w:hAnsi="Calibri" w:cs="宋体" w:hint="eastAsia"/>
          <w:b/>
          <w:lang w:bidi="ar"/>
        </w:rPr>
        <w:t>三、我单位已充分知悉下列情形存在法律风险，在投标前已对相关风险事项进行排查。</w:t>
      </w:r>
    </w:p>
    <w:p w:rsidR="00804254" w:rsidRDefault="00BF3689">
      <w:pPr>
        <w:spacing w:line="340" w:lineRule="exact"/>
        <w:ind w:firstLineChars="200" w:firstLine="420"/>
        <w:rPr>
          <w:b/>
        </w:rPr>
      </w:pPr>
      <w:r>
        <w:rPr>
          <w:rFonts w:ascii="Calibri" w:hAnsi="Calibri" w:cs="宋体" w:hint="eastAsia"/>
          <w:lang w:bidi="ar"/>
        </w:rPr>
        <w:t>（一）对于从其他主体获取的投标资料，我单位应审慎核查，确保其真实性。</w:t>
      </w:r>
      <w:r>
        <w:rPr>
          <w:rFonts w:ascii="Calibri" w:hAnsi="Calibri" w:cs="宋体" w:hint="eastAsia"/>
          <w:b/>
          <w:lang w:bidi="ar"/>
        </w:rPr>
        <w:t>如主管部门查实投标文件中存在虚假资料的，无论相关资料是否由第三方或本公司员工提供，均不影响主管部门对供应商存在“隐瞒真实情况，提供虚假资料”违法行为的认定。</w:t>
      </w:r>
    </w:p>
    <w:p w:rsidR="00804254" w:rsidRDefault="00BF3689">
      <w:pPr>
        <w:spacing w:line="340" w:lineRule="exact"/>
        <w:ind w:firstLineChars="200" w:firstLine="420"/>
      </w:pPr>
      <w:r>
        <w:rPr>
          <w:rFonts w:ascii="Calibri" w:hAnsi="Calibri" w:cs="宋体" w:hint="eastAsia"/>
          <w:lang w:bidi="ar"/>
        </w:rPr>
        <w:t>（二）对于涉及国家机关出具的公文、证件、证明材料等文件，一旦涉嫌虚假，经查实，主管部门将依法从严处理，并移送有关部门追究法律责任；涉嫌犯罪的，移送司法机关处理。</w:t>
      </w:r>
    </w:p>
    <w:p w:rsidR="00804254" w:rsidRDefault="00BF3689">
      <w:pPr>
        <w:spacing w:line="340" w:lineRule="exact"/>
        <w:ind w:firstLineChars="200" w:firstLine="420"/>
      </w:pPr>
      <w:r>
        <w:rPr>
          <w:rFonts w:ascii="Calibri" w:hAnsi="Calibri" w:cs="宋体" w:hint="eastAsia"/>
          <w:lang w:bidi="ar"/>
        </w:rPr>
        <w:t>（三）我单位对投标电子密钥或电子营业执照负有妥善保管、及时变更和续期等主体责任；使用电子密钥或电子营业执照在深圳政府采购网站进行的活动，均具有法律效力，须承担相应的法律后果。若</w:t>
      </w:r>
      <w:r>
        <w:rPr>
          <w:rFonts w:ascii="Calibri" w:hAnsi="Calibri" w:cs="宋体" w:hint="eastAsia"/>
          <w:b/>
          <w:bCs/>
          <w:lang w:bidi="ar"/>
        </w:rPr>
        <w:t>擅自将投标密钥或电子营业执照出借他人使用所造成的法律后果，由我单位自行承担</w:t>
      </w:r>
      <w:r>
        <w:rPr>
          <w:rFonts w:ascii="Calibri" w:hAnsi="Calibri" w:cs="宋体" w:hint="eastAsia"/>
          <w:lang w:bidi="ar"/>
        </w:rPr>
        <w:t>。</w:t>
      </w:r>
    </w:p>
    <w:p w:rsidR="00804254" w:rsidRDefault="00BF3689">
      <w:pPr>
        <w:spacing w:line="340" w:lineRule="exact"/>
        <w:ind w:firstLineChars="200" w:firstLine="422"/>
        <w:rPr>
          <w:b/>
        </w:rPr>
      </w:pPr>
      <w:r>
        <w:rPr>
          <w:rFonts w:ascii="Calibri" w:hAnsi="Calibri" w:cs="宋体" w:hint="eastAsia"/>
          <w:b/>
          <w:lang w:bidi="ar"/>
        </w:rPr>
        <w:t>四、我单位已充分知悉政府采购违法、违规行为的法律后果。</w:t>
      </w:r>
    </w:p>
    <w:p w:rsidR="00804254" w:rsidRDefault="00BF3689">
      <w:pPr>
        <w:spacing w:line="340" w:lineRule="exact"/>
        <w:ind w:firstLineChars="200" w:firstLine="420"/>
      </w:pPr>
      <w:r>
        <w:rPr>
          <w:rFonts w:ascii="Calibri" w:hAnsi="Calibri" w:cs="宋体" w:hint="eastAsia"/>
          <w:lang w:bidi="ar"/>
        </w:rPr>
        <w:t>经查实，若我单位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分之二十以上千分之三十以下罚款，由市场监管部门依法吊销营业执照。</w:t>
      </w:r>
    </w:p>
    <w:p w:rsidR="00804254" w:rsidRDefault="00BF3689">
      <w:pPr>
        <w:spacing w:line="340" w:lineRule="exact"/>
        <w:ind w:firstLineChars="200" w:firstLine="422"/>
        <w:rPr>
          <w:b/>
          <w:bCs/>
          <w:color w:val="FF0000"/>
        </w:rPr>
      </w:pPr>
      <w:r>
        <w:rPr>
          <w:rFonts w:ascii="Calibri" w:hAnsi="Calibri" w:cs="宋体" w:hint="eastAsia"/>
          <w:b/>
          <w:bCs/>
          <w:color w:val="FF0000"/>
          <w:lang w:bidi="ar"/>
        </w:rPr>
        <w:t>以下文字请投标供应商抄写并确认：“我单位已仔细阅读《政府采购违法行为风险知悉确认书》，充分知悉违法行为的法律后果，并承诺将严谨、诚信、依法依规参与政府采购活动”。</w:t>
      </w:r>
    </w:p>
    <w:tbl>
      <w:tblPr>
        <w:tblStyle w:val="1d"/>
        <w:tblW w:w="8532" w:type="dxa"/>
        <w:tblBorders>
          <w:top w:val="none" w:sz="4" w:space="0" w:color="auto"/>
          <w:left w:val="none" w:sz="4" w:space="0" w:color="auto"/>
          <w:right w:val="none" w:sz="4" w:space="0" w:color="auto"/>
          <w:insideH w:val="none" w:sz="4" w:space="0" w:color="auto"/>
          <w:insideV w:val="none" w:sz="4" w:space="0" w:color="auto"/>
        </w:tblBorders>
        <w:tblLayout w:type="fixed"/>
        <w:tblLook w:val="04A0" w:firstRow="1" w:lastRow="0" w:firstColumn="1" w:lastColumn="0" w:noHBand="0" w:noVBand="1"/>
      </w:tblPr>
      <w:tblGrid>
        <w:gridCol w:w="8532"/>
      </w:tblGrid>
      <w:tr w:rsidR="00804254">
        <w:trPr>
          <w:trHeight w:val="304"/>
        </w:trPr>
        <w:tc>
          <w:tcPr>
            <w:tcW w:w="8529" w:type="dxa"/>
            <w:tcBorders>
              <w:top w:val="nil"/>
              <w:left w:val="nil"/>
              <w:bottom w:val="single" w:sz="8" w:space="0" w:color="000000"/>
              <w:right w:val="nil"/>
            </w:tcBorders>
            <w:shd w:val="clear" w:color="auto" w:fill="auto"/>
          </w:tcPr>
          <w:p w:rsidR="00804254" w:rsidRDefault="00804254">
            <w:pPr>
              <w:autoSpaceDE w:val="0"/>
              <w:autoSpaceDN w:val="0"/>
              <w:spacing w:line="340" w:lineRule="exact"/>
              <w:ind w:firstLine="1866"/>
              <w:rPr>
                <w:rFonts w:ascii="宋体" w:hAnsi="宋体" w:cs="宋体"/>
                <w:spacing w:val="-4"/>
                <w:kern w:val="0"/>
                <w:szCs w:val="21"/>
              </w:rPr>
            </w:pPr>
          </w:p>
        </w:tc>
      </w:tr>
      <w:tr w:rsidR="00804254">
        <w:tc>
          <w:tcPr>
            <w:tcW w:w="8529" w:type="dxa"/>
            <w:tcBorders>
              <w:top w:val="single" w:sz="8" w:space="0" w:color="000000"/>
              <w:left w:val="nil"/>
              <w:bottom w:val="single" w:sz="8" w:space="0" w:color="000000"/>
              <w:right w:val="nil"/>
            </w:tcBorders>
            <w:shd w:val="clear" w:color="auto" w:fill="auto"/>
          </w:tcPr>
          <w:p w:rsidR="00804254" w:rsidRDefault="00804254">
            <w:pPr>
              <w:autoSpaceDE w:val="0"/>
              <w:autoSpaceDN w:val="0"/>
              <w:spacing w:line="340" w:lineRule="exact"/>
              <w:ind w:firstLine="1866"/>
              <w:rPr>
                <w:rFonts w:ascii="宋体" w:hAnsi="宋体" w:cs="宋体"/>
                <w:spacing w:val="-4"/>
                <w:kern w:val="0"/>
                <w:szCs w:val="21"/>
              </w:rPr>
            </w:pPr>
          </w:p>
        </w:tc>
      </w:tr>
      <w:tr w:rsidR="00804254">
        <w:tc>
          <w:tcPr>
            <w:tcW w:w="8529" w:type="dxa"/>
            <w:tcBorders>
              <w:top w:val="single" w:sz="8" w:space="0" w:color="000000"/>
              <w:left w:val="nil"/>
              <w:bottom w:val="single" w:sz="8" w:space="0" w:color="000000"/>
              <w:right w:val="nil"/>
            </w:tcBorders>
            <w:shd w:val="clear" w:color="auto" w:fill="auto"/>
          </w:tcPr>
          <w:p w:rsidR="00804254" w:rsidRDefault="00804254">
            <w:pPr>
              <w:autoSpaceDE w:val="0"/>
              <w:autoSpaceDN w:val="0"/>
              <w:spacing w:line="340" w:lineRule="exact"/>
              <w:ind w:firstLine="1866"/>
              <w:rPr>
                <w:rFonts w:ascii="宋体" w:hAnsi="宋体" w:cs="宋体"/>
                <w:spacing w:val="-4"/>
                <w:kern w:val="0"/>
                <w:szCs w:val="21"/>
              </w:rPr>
            </w:pPr>
          </w:p>
        </w:tc>
      </w:tr>
      <w:tr w:rsidR="00804254">
        <w:tc>
          <w:tcPr>
            <w:tcW w:w="8529" w:type="dxa"/>
            <w:tcBorders>
              <w:top w:val="single" w:sz="8" w:space="0" w:color="000000"/>
              <w:left w:val="nil"/>
              <w:bottom w:val="single" w:sz="8" w:space="0" w:color="auto"/>
              <w:right w:val="nil"/>
            </w:tcBorders>
            <w:shd w:val="clear" w:color="auto" w:fill="auto"/>
          </w:tcPr>
          <w:p w:rsidR="00804254" w:rsidRDefault="00804254">
            <w:pPr>
              <w:autoSpaceDE w:val="0"/>
              <w:autoSpaceDN w:val="0"/>
              <w:spacing w:line="340" w:lineRule="exact"/>
              <w:ind w:firstLine="1866"/>
              <w:rPr>
                <w:rFonts w:ascii="宋体" w:hAnsi="宋体" w:cs="宋体"/>
                <w:spacing w:val="-4"/>
                <w:kern w:val="0"/>
                <w:szCs w:val="21"/>
              </w:rPr>
            </w:pPr>
          </w:p>
        </w:tc>
      </w:tr>
    </w:tbl>
    <w:p w:rsidR="00804254" w:rsidRDefault="00804254">
      <w:pPr>
        <w:widowControl/>
        <w:wordWrap w:val="0"/>
        <w:autoSpaceDE w:val="0"/>
        <w:autoSpaceDN w:val="0"/>
        <w:spacing w:line="340" w:lineRule="exact"/>
        <w:ind w:right="808" w:firstLineChars="200" w:firstLine="404"/>
        <w:jc w:val="right"/>
        <w:rPr>
          <w:rFonts w:ascii="宋体" w:hAnsi="宋体" w:cs="宋体"/>
          <w:spacing w:val="-4"/>
          <w:kern w:val="0"/>
          <w:szCs w:val="21"/>
        </w:rPr>
      </w:pPr>
    </w:p>
    <w:p w:rsidR="00804254" w:rsidRDefault="00BF3689">
      <w:pPr>
        <w:widowControl/>
        <w:wordWrap w:val="0"/>
        <w:autoSpaceDE w:val="0"/>
        <w:autoSpaceDN w:val="0"/>
        <w:spacing w:line="340" w:lineRule="exact"/>
        <w:ind w:right="808" w:firstLineChars="200" w:firstLine="404"/>
        <w:jc w:val="right"/>
        <w:rPr>
          <w:rFonts w:ascii="宋体" w:hAnsi="宋体" w:cs="宋体"/>
          <w:spacing w:val="-4"/>
          <w:kern w:val="0"/>
          <w:szCs w:val="21"/>
          <w:u w:val="single"/>
        </w:rPr>
      </w:pPr>
      <w:r>
        <w:rPr>
          <w:rFonts w:ascii="宋体" w:hAnsi="宋体" w:cs="宋体" w:hint="eastAsia"/>
          <w:color w:val="FF0000"/>
          <w:spacing w:val="-4"/>
          <w:kern w:val="0"/>
          <w:szCs w:val="21"/>
          <w:highlight w:val="yellow"/>
          <w:lang w:bidi="ar"/>
        </w:rPr>
        <w:t>单位负责人签名：</w:t>
      </w:r>
      <w:r>
        <w:rPr>
          <w:rFonts w:ascii="宋体" w:hAnsi="宋体" w:cs="宋体" w:hint="eastAsia"/>
          <w:spacing w:val="-4"/>
          <w:kern w:val="0"/>
          <w:szCs w:val="21"/>
          <w:u w:val="single"/>
          <w:lang w:bidi="ar"/>
        </w:rPr>
        <w:t xml:space="preserve">              </w:t>
      </w:r>
    </w:p>
    <w:p w:rsidR="00804254" w:rsidRDefault="00BF3689">
      <w:pPr>
        <w:widowControl/>
        <w:wordWrap w:val="0"/>
        <w:autoSpaceDE w:val="0"/>
        <w:autoSpaceDN w:val="0"/>
        <w:spacing w:line="340" w:lineRule="exact"/>
        <w:ind w:right="808" w:firstLineChars="200" w:firstLine="404"/>
        <w:jc w:val="center"/>
        <w:rPr>
          <w:rFonts w:ascii="宋体" w:hAnsi="宋体" w:cs="宋体"/>
          <w:spacing w:val="-4"/>
          <w:kern w:val="0"/>
          <w:szCs w:val="21"/>
          <w:u w:val="single"/>
        </w:rPr>
      </w:pPr>
      <w:r>
        <w:rPr>
          <w:rFonts w:ascii="宋体" w:hAnsi="宋体" w:cs="宋体" w:hint="eastAsia"/>
          <w:spacing w:val="-4"/>
          <w:kern w:val="0"/>
          <w:szCs w:val="21"/>
          <w:lang w:bidi="ar"/>
        </w:rPr>
        <w:t xml:space="preserve">                                </w:t>
      </w:r>
      <w:r>
        <w:rPr>
          <w:rFonts w:ascii="宋体" w:hAnsi="宋体" w:cs="宋体" w:hint="eastAsia"/>
          <w:color w:val="FF0000"/>
          <w:spacing w:val="-4"/>
          <w:kern w:val="0"/>
          <w:szCs w:val="21"/>
          <w:highlight w:val="yellow"/>
          <w:lang w:bidi="ar"/>
        </w:rPr>
        <w:t xml:space="preserve"> （加盖公章）</w:t>
      </w:r>
    </w:p>
    <w:p w:rsidR="00804254" w:rsidRDefault="00BF3689">
      <w:pPr>
        <w:widowControl/>
        <w:wordWrap w:val="0"/>
        <w:autoSpaceDE w:val="0"/>
        <w:autoSpaceDN w:val="0"/>
        <w:spacing w:line="340" w:lineRule="exact"/>
        <w:ind w:right="808" w:firstLineChars="200" w:firstLine="404"/>
        <w:jc w:val="right"/>
        <w:rPr>
          <w:rFonts w:ascii="宋体" w:hAnsi="宋体" w:cs="宋体"/>
          <w:spacing w:val="-4"/>
          <w:kern w:val="0"/>
          <w:szCs w:val="21"/>
          <w:u w:val="single"/>
        </w:rPr>
      </w:pPr>
      <w:r>
        <w:rPr>
          <w:rFonts w:ascii="宋体" w:hAnsi="宋体" w:cs="宋体" w:hint="eastAsia"/>
          <w:spacing w:val="-4"/>
          <w:kern w:val="0"/>
          <w:szCs w:val="21"/>
          <w:lang w:bidi="ar"/>
        </w:rPr>
        <w:t xml:space="preserve">     日期：</w:t>
      </w:r>
      <w:r>
        <w:rPr>
          <w:rFonts w:ascii="宋体" w:hAnsi="宋体" w:cs="宋体" w:hint="eastAsia"/>
          <w:spacing w:val="-4"/>
          <w:kern w:val="0"/>
          <w:szCs w:val="21"/>
          <w:u w:val="single"/>
          <w:lang w:bidi="ar"/>
        </w:rPr>
        <w:t xml:space="preserve">              </w:t>
      </w:r>
    </w:p>
    <w:p w:rsidR="00804254" w:rsidRDefault="00804254">
      <w:pPr>
        <w:widowControl/>
        <w:autoSpaceDE w:val="0"/>
        <w:autoSpaceDN w:val="0"/>
        <w:spacing w:line="340" w:lineRule="exact"/>
        <w:ind w:firstLineChars="200" w:firstLine="406"/>
        <w:jc w:val="left"/>
        <w:rPr>
          <w:rFonts w:ascii="宋体" w:hAnsi="宋体" w:cs="宋体"/>
          <w:b/>
          <w:bCs/>
          <w:spacing w:val="-4"/>
          <w:kern w:val="0"/>
          <w:szCs w:val="21"/>
        </w:rPr>
      </w:pPr>
    </w:p>
    <w:p w:rsidR="00804254" w:rsidRDefault="00BF3689">
      <w:pPr>
        <w:widowControl/>
        <w:autoSpaceDE w:val="0"/>
        <w:autoSpaceDN w:val="0"/>
        <w:spacing w:line="400" w:lineRule="exact"/>
        <w:ind w:firstLineChars="200" w:firstLine="406"/>
        <w:jc w:val="left"/>
        <w:rPr>
          <w:rFonts w:ascii="宋体" w:hAnsi="宋体"/>
          <w:b/>
          <w:bCs/>
          <w:color w:val="FF0000"/>
          <w:spacing w:val="-4"/>
          <w:szCs w:val="21"/>
          <w:lang w:bidi="ar"/>
        </w:rPr>
      </w:pPr>
      <w:r>
        <w:rPr>
          <w:rFonts w:ascii="宋体" w:hAnsi="宋体" w:hint="eastAsia"/>
          <w:b/>
          <w:bCs/>
          <w:color w:val="FF0000"/>
          <w:spacing w:val="-4"/>
          <w:szCs w:val="21"/>
          <w:lang w:bidi="ar"/>
        </w:rPr>
        <w:t>注：</w:t>
      </w:r>
    </w:p>
    <w:p w:rsidR="00804254" w:rsidRDefault="00BF3689">
      <w:pPr>
        <w:widowControl/>
        <w:autoSpaceDE w:val="0"/>
        <w:autoSpaceDN w:val="0"/>
        <w:spacing w:line="400" w:lineRule="exact"/>
        <w:ind w:firstLineChars="200" w:firstLine="406"/>
        <w:jc w:val="left"/>
        <w:rPr>
          <w:rFonts w:ascii="宋体" w:hAnsi="宋体"/>
          <w:b/>
          <w:bCs/>
          <w:color w:val="FF0000"/>
          <w:spacing w:val="-4"/>
          <w:szCs w:val="21"/>
          <w:lang w:bidi="ar"/>
        </w:rPr>
      </w:pPr>
      <w:r>
        <w:rPr>
          <w:rFonts w:ascii="宋体" w:hAnsi="宋体" w:hint="eastAsia"/>
          <w:b/>
          <w:bCs/>
          <w:color w:val="FF0000"/>
          <w:spacing w:val="-4"/>
          <w:szCs w:val="21"/>
          <w:lang w:bidi="ar"/>
        </w:rPr>
        <w:t>1.《政府采购违法行为风险知悉确认书》需由</w:t>
      </w:r>
      <w:r>
        <w:rPr>
          <w:rFonts w:ascii="宋体" w:hAnsi="宋体" w:hint="eastAsia"/>
          <w:b/>
          <w:bCs/>
          <w:color w:val="FF0000"/>
          <w:spacing w:val="-4"/>
          <w:szCs w:val="21"/>
          <w:highlight w:val="yellow"/>
          <w:lang w:bidi="ar"/>
        </w:rPr>
        <w:t>投标供应商负责人签字并加盖单位公章</w:t>
      </w:r>
      <w:r>
        <w:rPr>
          <w:rFonts w:ascii="宋体" w:hAnsi="宋体" w:hint="eastAsia"/>
          <w:b/>
          <w:bCs/>
          <w:color w:val="FF0000"/>
          <w:spacing w:val="-4"/>
          <w:szCs w:val="21"/>
          <w:lang w:bidi="ar"/>
        </w:rPr>
        <w:t>后，扫描上传至投标文件一并提交。</w:t>
      </w:r>
    </w:p>
    <w:p w:rsidR="00804254" w:rsidRDefault="00BF3689">
      <w:pPr>
        <w:widowControl/>
        <w:autoSpaceDE w:val="0"/>
        <w:autoSpaceDN w:val="0"/>
        <w:spacing w:line="400" w:lineRule="exact"/>
        <w:ind w:firstLineChars="200" w:firstLine="406"/>
        <w:jc w:val="left"/>
        <w:rPr>
          <w:rFonts w:ascii="宋体" w:hAnsi="宋体"/>
          <w:b/>
          <w:bCs/>
          <w:color w:val="FF0000"/>
          <w:spacing w:val="-4"/>
          <w:szCs w:val="21"/>
          <w:lang w:bidi="ar"/>
        </w:rPr>
      </w:pPr>
      <w:r>
        <w:rPr>
          <w:rFonts w:ascii="宋体" w:hAnsi="宋体" w:hint="eastAsia"/>
          <w:b/>
          <w:bCs/>
          <w:color w:val="FF0000"/>
          <w:spacing w:val="-4"/>
          <w:szCs w:val="21"/>
          <w:lang w:bidi="ar"/>
        </w:rPr>
        <w:lastRenderedPageBreak/>
        <w:t>2.根据《深圳市财政局关于在采购文件及深圳政府采购智慧平台增设供应商投标特别警示条款等事宜的通知》（深财购〔2025〕7号）的要求，《政府采购违法行为风险知悉确认书》用于对供应商违法行为的提醒，不作为供应商资格性审查及符合性审查条件。</w:t>
      </w:r>
    </w:p>
    <w:p w:rsidR="00804254" w:rsidRDefault="00804254">
      <w:pPr>
        <w:widowControl/>
        <w:autoSpaceDE w:val="0"/>
        <w:autoSpaceDN w:val="0"/>
        <w:spacing w:line="400" w:lineRule="exact"/>
        <w:ind w:firstLineChars="200" w:firstLine="404"/>
        <w:jc w:val="left"/>
        <w:rPr>
          <w:rFonts w:ascii="宋体" w:eastAsiaTheme="minorEastAsia" w:hAnsi="宋体"/>
          <w:color w:val="FF0000"/>
          <w:spacing w:val="-4"/>
          <w:kern w:val="0"/>
          <w:szCs w:val="21"/>
        </w:rPr>
      </w:pPr>
    </w:p>
    <w:p w:rsidR="00804254" w:rsidRDefault="00BF3689">
      <w:pPr>
        <w:widowControl/>
        <w:jc w:val="left"/>
        <w:rPr>
          <w:rFonts w:ascii="黑体" w:eastAsia="黑体"/>
          <w:sz w:val="24"/>
          <w:szCs w:val="20"/>
        </w:rPr>
      </w:pPr>
      <w:r>
        <w:rPr>
          <w:rFonts w:ascii="黑体" w:eastAsia="黑体"/>
          <w:sz w:val="24"/>
          <w:szCs w:val="20"/>
        </w:rPr>
        <w:br w:type="page"/>
      </w:r>
    </w:p>
    <w:p w:rsidR="00804254" w:rsidRDefault="00BF3689">
      <w:pPr>
        <w:jc w:val="center"/>
        <w:rPr>
          <w:rFonts w:ascii="黑体" w:eastAsia="黑体"/>
          <w:sz w:val="24"/>
          <w:szCs w:val="20"/>
        </w:rPr>
      </w:pPr>
      <w:r>
        <w:rPr>
          <w:rFonts w:ascii="黑体" w:eastAsia="黑体" w:hint="eastAsia"/>
          <w:sz w:val="24"/>
          <w:szCs w:val="20"/>
        </w:rPr>
        <w:lastRenderedPageBreak/>
        <w:t>（二）订单融资情况</w:t>
      </w:r>
    </w:p>
    <w:p w:rsidR="00804254" w:rsidRDefault="00BF3689">
      <w:pPr>
        <w:ind w:firstLineChars="200" w:firstLine="422"/>
        <w:rPr>
          <w:rFonts w:ascii="宋体" w:hAnsi="宋体" w:cs="宋体"/>
          <w:b/>
          <w:bCs/>
        </w:rPr>
      </w:pPr>
      <w:r>
        <w:rPr>
          <w:rFonts w:ascii="宋体" w:hAnsi="宋体" w:cs="宋体" w:hint="eastAsia"/>
          <w:b/>
          <w:bCs/>
        </w:rPr>
        <w:t>1、关于政府采购订单融资政策</w:t>
      </w:r>
    </w:p>
    <w:p w:rsidR="00804254" w:rsidRDefault="00BF3689">
      <w:pPr>
        <w:pStyle w:val="ac"/>
        <w:spacing w:line="240" w:lineRule="auto"/>
        <w:ind w:firstLineChars="200" w:firstLine="420"/>
        <w:rPr>
          <w:b w:val="0"/>
          <w:sz w:val="21"/>
          <w:szCs w:val="21"/>
        </w:rPr>
      </w:pPr>
      <w:r>
        <w:rPr>
          <w:rFonts w:hint="eastAsia"/>
          <w:b w:val="0"/>
          <w:sz w:val="21"/>
          <w:szCs w:val="21"/>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Pr>
          <w:rFonts w:hint="eastAsia"/>
          <w:b w:val="0"/>
          <w:sz w:val="21"/>
          <w:szCs w:val="21"/>
        </w:rPr>
        <w:t>(https://finance.szexgrp.com/gtm/web/guarantee/#/)</w:t>
      </w:r>
      <w:r>
        <w:rPr>
          <w:rFonts w:hint="eastAsia"/>
          <w:b w:val="0"/>
          <w:sz w:val="21"/>
          <w:szCs w:val="21"/>
        </w:rPr>
        <w:t>，相关政策法规参阅深圳市政府采购监管网（</w:t>
      </w:r>
      <w:r>
        <w:rPr>
          <w:rFonts w:hint="eastAsia"/>
          <w:b w:val="0"/>
          <w:sz w:val="21"/>
          <w:szCs w:val="21"/>
        </w:rPr>
        <w:t>http://zfcg.sz.gov.cn/</w:t>
      </w:r>
      <w:r>
        <w:rPr>
          <w:rFonts w:hint="eastAsia"/>
          <w:b w:val="0"/>
          <w:sz w:val="21"/>
          <w:szCs w:val="21"/>
        </w:rPr>
        <w:t>）信息公开栏目。</w:t>
      </w:r>
    </w:p>
    <w:p w:rsidR="00804254" w:rsidRDefault="00BF3689">
      <w:pPr>
        <w:ind w:firstLineChars="200" w:firstLine="422"/>
        <w:rPr>
          <w:rFonts w:ascii="宋体" w:hAnsi="宋体" w:cs="宋体"/>
          <w:b/>
          <w:bCs/>
        </w:rPr>
      </w:pPr>
      <w:r>
        <w:rPr>
          <w:rFonts w:ascii="宋体" w:hAnsi="宋体" w:cs="宋体" w:hint="eastAsia"/>
          <w:b/>
          <w:bCs/>
        </w:rPr>
        <w:t>2、供应商账户信息</w:t>
      </w:r>
    </w:p>
    <w:p w:rsidR="00804254" w:rsidRDefault="00BF3689">
      <w:pPr>
        <w:ind w:leftChars="200" w:left="420" w:firstLineChars="100" w:firstLine="210"/>
        <w:rPr>
          <w:szCs w:val="21"/>
        </w:rPr>
      </w:pPr>
      <w:r>
        <w:rPr>
          <w:rFonts w:hint="eastAsia"/>
          <w:szCs w:val="21"/>
        </w:rPr>
        <w:t>投标人（单位全称）：</w:t>
      </w:r>
      <w:r>
        <w:rPr>
          <w:rFonts w:hint="eastAsia"/>
          <w:szCs w:val="21"/>
          <w:u w:val="thick"/>
        </w:rPr>
        <w:t xml:space="preserve">                           </w:t>
      </w:r>
      <w:r>
        <w:rPr>
          <w:rFonts w:hint="eastAsia"/>
          <w:szCs w:val="21"/>
        </w:rPr>
        <w:t>；</w:t>
      </w:r>
      <w:r>
        <w:rPr>
          <w:rFonts w:hint="eastAsia"/>
          <w:szCs w:val="21"/>
        </w:rPr>
        <w:t xml:space="preserve">  </w:t>
      </w:r>
    </w:p>
    <w:p w:rsidR="00804254" w:rsidRDefault="00BF3689">
      <w:pPr>
        <w:ind w:leftChars="200" w:left="420" w:firstLineChars="100" w:firstLine="210"/>
        <w:rPr>
          <w:szCs w:val="21"/>
        </w:rPr>
      </w:pPr>
      <w:r>
        <w:rPr>
          <w:rFonts w:hint="eastAsia"/>
          <w:szCs w:val="21"/>
        </w:rPr>
        <w:t>投标人单位地址：</w:t>
      </w:r>
      <w:r>
        <w:rPr>
          <w:rFonts w:hint="eastAsia"/>
          <w:szCs w:val="21"/>
          <w:u w:val="thick"/>
        </w:rPr>
        <w:t xml:space="preserve">                    </w:t>
      </w:r>
      <w:r>
        <w:rPr>
          <w:rFonts w:hint="eastAsia"/>
          <w:szCs w:val="21"/>
        </w:rPr>
        <w:t>；</w:t>
      </w:r>
    </w:p>
    <w:p w:rsidR="00804254" w:rsidRDefault="00BF3689">
      <w:pPr>
        <w:ind w:leftChars="200" w:left="420" w:firstLineChars="100" w:firstLine="21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rsidR="00804254" w:rsidRDefault="00BF3689">
      <w:pPr>
        <w:ind w:leftChars="200" w:left="420" w:firstLineChars="100" w:firstLine="210"/>
        <w:rPr>
          <w:szCs w:val="21"/>
          <w:u w:val="thick"/>
        </w:rPr>
      </w:pPr>
      <w:r>
        <w:rPr>
          <w:rFonts w:hint="eastAsia"/>
          <w:szCs w:val="21"/>
        </w:rPr>
        <w:t>联系电话：</w:t>
      </w:r>
      <w:r>
        <w:rPr>
          <w:rFonts w:hint="eastAsia"/>
          <w:szCs w:val="21"/>
          <w:u w:val="thick"/>
        </w:rPr>
        <w:t xml:space="preserve">                     </w:t>
      </w:r>
      <w:r>
        <w:rPr>
          <w:rFonts w:hint="eastAsia"/>
          <w:szCs w:val="21"/>
        </w:rPr>
        <w:t>；</w:t>
      </w:r>
    </w:p>
    <w:p w:rsidR="00804254" w:rsidRDefault="00BF3689">
      <w:pPr>
        <w:ind w:leftChars="200" w:left="420" w:firstLineChars="100" w:firstLine="210"/>
        <w:rPr>
          <w:szCs w:val="21"/>
        </w:rPr>
      </w:pPr>
      <w:r>
        <w:rPr>
          <w:rFonts w:hint="eastAsia"/>
          <w:szCs w:val="21"/>
        </w:rPr>
        <w:t>开户银行名称：</w:t>
      </w:r>
      <w:r>
        <w:rPr>
          <w:rFonts w:hint="eastAsia"/>
          <w:szCs w:val="21"/>
          <w:u w:val="thick"/>
        </w:rPr>
        <w:t xml:space="preserve">                                                 </w:t>
      </w:r>
      <w:r>
        <w:rPr>
          <w:rFonts w:hint="eastAsia"/>
          <w:szCs w:val="21"/>
        </w:rPr>
        <w:t>；</w:t>
      </w:r>
    </w:p>
    <w:p w:rsidR="00804254" w:rsidRDefault="00BF3689">
      <w:pPr>
        <w:ind w:leftChars="200" w:left="420" w:firstLineChars="100" w:firstLine="210"/>
        <w:rPr>
          <w:szCs w:val="21"/>
          <w:u w:val="thick"/>
        </w:rPr>
      </w:pPr>
      <w:r>
        <w:rPr>
          <w:rFonts w:hint="eastAsia"/>
          <w:szCs w:val="21"/>
        </w:rPr>
        <w:t>开户银行账号：</w:t>
      </w:r>
      <w:r>
        <w:rPr>
          <w:rFonts w:hint="eastAsia"/>
          <w:szCs w:val="21"/>
          <w:u w:val="thick"/>
        </w:rPr>
        <w:t xml:space="preserve">                                                  </w:t>
      </w:r>
      <w:r>
        <w:rPr>
          <w:rFonts w:hint="eastAsia"/>
          <w:szCs w:val="21"/>
        </w:rPr>
        <w:t>；</w:t>
      </w:r>
    </w:p>
    <w:p w:rsidR="00804254" w:rsidRDefault="00BF3689">
      <w:pPr>
        <w:ind w:leftChars="200" w:left="420" w:firstLineChars="100" w:firstLine="210"/>
        <w:rPr>
          <w:szCs w:val="21"/>
        </w:rPr>
      </w:pPr>
      <w:r>
        <w:rPr>
          <w:rFonts w:hint="eastAsia"/>
          <w:szCs w:val="21"/>
        </w:rPr>
        <w:t>开户银行地址：</w:t>
      </w:r>
      <w:r>
        <w:rPr>
          <w:rFonts w:hint="eastAsia"/>
          <w:szCs w:val="21"/>
          <w:u w:val="thick"/>
        </w:rPr>
        <w:t xml:space="preserve">                                                  </w:t>
      </w:r>
      <w:r>
        <w:rPr>
          <w:rFonts w:hint="eastAsia"/>
          <w:szCs w:val="21"/>
        </w:rPr>
        <w:t>。</w:t>
      </w:r>
    </w:p>
    <w:p w:rsidR="00804254" w:rsidRDefault="00BF3689">
      <w:pPr>
        <w:ind w:leftChars="200" w:left="420" w:firstLineChars="100" w:firstLine="210"/>
        <w:rPr>
          <w:szCs w:val="21"/>
        </w:rPr>
      </w:pPr>
      <w:r>
        <w:rPr>
          <w:rFonts w:hint="eastAsia"/>
          <w:szCs w:val="21"/>
        </w:rPr>
        <w:t xml:space="preserve"> </w:t>
      </w:r>
      <w:r>
        <w:rPr>
          <w:rFonts w:ascii="宋体" w:eastAsiaTheme="minorEastAsia" w:hAnsi="宋体" w:hint="eastAsia"/>
          <w:b/>
          <w:bCs/>
          <w:color w:val="FF0000"/>
          <w:spacing w:val="-4"/>
          <w:kern w:val="0"/>
          <w:szCs w:val="21"/>
        </w:rPr>
        <w:t>注：本项填写内容作为订单融资开展的参考信息，不作为供应商资格性审查及符合性审查条件。</w:t>
      </w:r>
    </w:p>
    <w:p w:rsidR="00804254" w:rsidRDefault="00804254">
      <w:pPr>
        <w:widowControl/>
        <w:autoSpaceDE w:val="0"/>
        <w:autoSpaceDN w:val="0"/>
        <w:spacing w:line="400" w:lineRule="exact"/>
        <w:ind w:right="1414" w:firstLineChars="200" w:firstLine="480"/>
        <w:jc w:val="right"/>
        <w:rPr>
          <w:rFonts w:eastAsiaTheme="minorEastAsia"/>
          <w:kern w:val="0"/>
          <w:sz w:val="24"/>
        </w:rPr>
      </w:pPr>
    </w:p>
    <w:p w:rsidR="00804254" w:rsidRDefault="00804254">
      <w:pPr>
        <w:widowControl/>
        <w:autoSpaceDE w:val="0"/>
        <w:autoSpaceDN w:val="0"/>
        <w:spacing w:line="400" w:lineRule="exact"/>
        <w:ind w:right="1414" w:firstLineChars="200" w:firstLine="480"/>
        <w:jc w:val="right"/>
        <w:rPr>
          <w:rFonts w:eastAsiaTheme="minorEastAsia"/>
          <w:kern w:val="0"/>
          <w:sz w:val="24"/>
        </w:rPr>
      </w:pPr>
    </w:p>
    <w:p w:rsidR="00804254" w:rsidRDefault="00804254">
      <w:pPr>
        <w:widowControl/>
        <w:autoSpaceDE w:val="0"/>
        <w:autoSpaceDN w:val="0"/>
        <w:spacing w:line="400" w:lineRule="exact"/>
        <w:ind w:right="1414" w:firstLineChars="200" w:firstLine="480"/>
        <w:jc w:val="right"/>
        <w:rPr>
          <w:rFonts w:eastAsiaTheme="minorEastAsia"/>
          <w:kern w:val="0"/>
          <w:sz w:val="24"/>
        </w:rPr>
      </w:pPr>
    </w:p>
    <w:p w:rsidR="00804254" w:rsidRDefault="00BF3689">
      <w:pPr>
        <w:widowControl/>
        <w:jc w:val="center"/>
        <w:rPr>
          <w:rFonts w:ascii="黑体" w:eastAsia="黑体" w:hAnsi="宋体"/>
          <w:kern w:val="0"/>
          <w:sz w:val="24"/>
          <w:szCs w:val="20"/>
        </w:rPr>
      </w:pPr>
      <w:r>
        <w:rPr>
          <w:rFonts w:ascii="黑体" w:eastAsia="黑体" w:hAnsi="宋体" w:hint="eastAsia"/>
          <w:kern w:val="0"/>
          <w:sz w:val="24"/>
          <w:szCs w:val="20"/>
        </w:rPr>
        <w:t>（三）投标人认为需要加以说明的其他内容（格式自定）</w:t>
      </w:r>
    </w:p>
    <w:p w:rsidR="00804254" w:rsidRDefault="00804254">
      <w:pPr>
        <w:jc w:val="center"/>
        <w:rPr>
          <w:b/>
          <w:sz w:val="32"/>
          <w:szCs w:val="32"/>
        </w:rPr>
      </w:pPr>
    </w:p>
    <w:p w:rsidR="00804254" w:rsidRDefault="00804254">
      <w:pPr>
        <w:ind w:firstLineChars="202" w:firstLine="424"/>
        <w:rPr>
          <w:rFonts w:ascii="宋体" w:hAnsi="宋体"/>
          <w:szCs w:val="21"/>
        </w:rPr>
      </w:pPr>
    </w:p>
    <w:p w:rsidR="00804254" w:rsidRDefault="00804254">
      <w:pPr>
        <w:jc w:val="center"/>
        <w:rPr>
          <w:rFonts w:ascii="黑体" w:eastAsia="黑体" w:hAnsi="宋体"/>
          <w:bCs/>
          <w:kern w:val="0"/>
          <w:sz w:val="24"/>
        </w:rPr>
      </w:pPr>
    </w:p>
    <w:p w:rsidR="00804254" w:rsidRDefault="00804254">
      <w:pPr>
        <w:jc w:val="center"/>
        <w:rPr>
          <w:rFonts w:ascii="黑体" w:eastAsia="黑体" w:hAnsi="宋体"/>
          <w:bCs/>
          <w:kern w:val="0"/>
          <w:sz w:val="24"/>
        </w:rPr>
      </w:pPr>
    </w:p>
    <w:p w:rsidR="00804254" w:rsidRDefault="00804254">
      <w:pPr>
        <w:jc w:val="center"/>
        <w:rPr>
          <w:rFonts w:ascii="黑体" w:eastAsia="黑体" w:hAnsi="宋体"/>
          <w:bCs/>
          <w:kern w:val="0"/>
          <w:sz w:val="24"/>
        </w:rPr>
      </w:pPr>
    </w:p>
    <w:p w:rsidR="00804254" w:rsidRDefault="00804254">
      <w:pPr>
        <w:jc w:val="center"/>
        <w:rPr>
          <w:rFonts w:ascii="黑体" w:eastAsia="黑体" w:hAnsi="宋体"/>
          <w:bCs/>
          <w:kern w:val="0"/>
          <w:sz w:val="24"/>
        </w:rPr>
      </w:pPr>
    </w:p>
    <w:p w:rsidR="00804254" w:rsidRDefault="00804254">
      <w:pPr>
        <w:jc w:val="center"/>
        <w:rPr>
          <w:rFonts w:ascii="黑体" w:eastAsia="黑体" w:hAnsi="宋体"/>
          <w:bCs/>
          <w:kern w:val="0"/>
          <w:sz w:val="24"/>
        </w:rPr>
      </w:pPr>
    </w:p>
    <w:p w:rsidR="00804254" w:rsidRDefault="00804254">
      <w:pPr>
        <w:jc w:val="center"/>
        <w:rPr>
          <w:rFonts w:ascii="黑体" w:eastAsia="黑体" w:hAnsi="宋体"/>
          <w:bCs/>
          <w:kern w:val="0"/>
          <w:sz w:val="24"/>
        </w:rPr>
      </w:pPr>
    </w:p>
    <w:p w:rsidR="00804254" w:rsidRDefault="00804254">
      <w:pPr>
        <w:jc w:val="center"/>
        <w:rPr>
          <w:rFonts w:ascii="黑体" w:eastAsia="黑体" w:hAnsi="宋体"/>
          <w:bCs/>
          <w:kern w:val="0"/>
          <w:sz w:val="24"/>
        </w:rPr>
      </w:pPr>
    </w:p>
    <w:p w:rsidR="00804254" w:rsidRDefault="00804254">
      <w:pPr>
        <w:jc w:val="center"/>
        <w:rPr>
          <w:rFonts w:ascii="黑体" w:eastAsia="黑体" w:hAnsi="宋体"/>
          <w:bCs/>
          <w:kern w:val="0"/>
          <w:sz w:val="24"/>
        </w:rPr>
      </w:pPr>
    </w:p>
    <w:p w:rsidR="00804254" w:rsidRDefault="00804254">
      <w:pPr>
        <w:jc w:val="center"/>
        <w:rPr>
          <w:rFonts w:ascii="黑体" w:eastAsia="黑体" w:hAnsi="宋体"/>
          <w:bCs/>
          <w:kern w:val="0"/>
          <w:sz w:val="24"/>
        </w:rPr>
      </w:pPr>
    </w:p>
    <w:p w:rsidR="00804254" w:rsidRDefault="00804254">
      <w:pPr>
        <w:jc w:val="center"/>
        <w:rPr>
          <w:rFonts w:ascii="黑体" w:eastAsia="黑体" w:hAnsi="宋体"/>
          <w:bCs/>
          <w:kern w:val="0"/>
          <w:sz w:val="24"/>
        </w:rPr>
      </w:pPr>
    </w:p>
    <w:p w:rsidR="00804254" w:rsidRDefault="00804254">
      <w:pPr>
        <w:jc w:val="center"/>
        <w:rPr>
          <w:rFonts w:ascii="黑体" w:eastAsia="黑体" w:hAnsi="宋体"/>
          <w:bCs/>
          <w:kern w:val="0"/>
          <w:sz w:val="24"/>
        </w:rPr>
        <w:sectPr w:rsidR="00804254">
          <w:pgSz w:w="11907" w:h="16840"/>
          <w:pgMar w:top="1440" w:right="1797" w:bottom="1440" w:left="1797" w:header="851" w:footer="992" w:gutter="0"/>
          <w:cols w:space="425"/>
          <w:titlePg/>
          <w:docGrid w:linePitch="462"/>
        </w:sectPr>
      </w:pPr>
    </w:p>
    <w:p w:rsidR="00804254" w:rsidRDefault="00BF3689">
      <w:pPr>
        <w:pStyle w:val="2"/>
      </w:pPr>
      <w:r>
        <w:rPr>
          <w:rFonts w:hint="eastAsia"/>
        </w:rPr>
        <w:lastRenderedPageBreak/>
        <w:t>第五章  合同条款及格式</w:t>
      </w:r>
    </w:p>
    <w:p w:rsidR="00804254" w:rsidRDefault="00804254"/>
    <w:p w:rsidR="00804254" w:rsidRDefault="00BF3689">
      <w:pPr>
        <w:ind w:firstLineChars="900" w:firstLine="1897"/>
        <w:rPr>
          <w:b/>
          <w:bCs/>
        </w:rPr>
      </w:pPr>
      <w:bookmarkStart w:id="101" w:name="_Toc3995"/>
      <w:r>
        <w:rPr>
          <w:rFonts w:hint="eastAsia"/>
          <w:b/>
          <w:bCs/>
        </w:rPr>
        <w:t>（仅供参考，具体以项目需求及采购结果为准）</w:t>
      </w:r>
    </w:p>
    <w:p w:rsidR="00804254" w:rsidRDefault="00804254">
      <w:pPr>
        <w:jc w:val="center"/>
        <w:rPr>
          <w:rFonts w:ascii="宋体" w:hAnsi="宋体" w:cs="宋体"/>
          <w:b/>
          <w:bCs/>
          <w:spacing w:val="-20"/>
          <w:kern w:val="44"/>
          <w:sz w:val="48"/>
          <w:szCs w:val="48"/>
        </w:rPr>
      </w:pPr>
    </w:p>
    <w:p w:rsidR="00804254" w:rsidRDefault="00804254">
      <w:pPr>
        <w:jc w:val="center"/>
        <w:rPr>
          <w:rFonts w:ascii="宋体" w:hAnsi="宋体" w:cs="宋体"/>
          <w:b/>
          <w:bCs/>
          <w:spacing w:val="-20"/>
          <w:kern w:val="44"/>
          <w:sz w:val="48"/>
          <w:szCs w:val="48"/>
        </w:rPr>
      </w:pPr>
    </w:p>
    <w:p w:rsidR="00804254" w:rsidRDefault="00804254">
      <w:pPr>
        <w:pStyle w:val="ac"/>
      </w:pPr>
    </w:p>
    <w:p w:rsidR="00804254" w:rsidRDefault="00BF3689">
      <w:pPr>
        <w:jc w:val="center"/>
        <w:rPr>
          <w:rFonts w:ascii="宋体" w:hAnsi="宋体" w:cs="宋体"/>
          <w:b/>
          <w:bCs/>
          <w:spacing w:val="-20"/>
          <w:kern w:val="44"/>
          <w:sz w:val="48"/>
          <w:szCs w:val="48"/>
        </w:rPr>
      </w:pPr>
      <w:r>
        <w:rPr>
          <w:rFonts w:ascii="宋体" w:hAnsi="宋体" w:cs="宋体" w:hint="eastAsia"/>
          <w:b/>
          <w:bCs/>
          <w:spacing w:val="-20"/>
          <w:kern w:val="44"/>
          <w:sz w:val="48"/>
          <w:szCs w:val="48"/>
        </w:rPr>
        <w:t>政府采购货物买卖合同</w:t>
      </w:r>
    </w:p>
    <w:p w:rsidR="00804254" w:rsidRDefault="00BF3689">
      <w:pPr>
        <w:jc w:val="center"/>
        <w:rPr>
          <w:rFonts w:ascii="宋体" w:hAnsi="宋体" w:cs="宋体"/>
          <w:b/>
          <w:bCs/>
          <w:spacing w:val="-20"/>
          <w:kern w:val="44"/>
          <w:sz w:val="48"/>
          <w:szCs w:val="48"/>
        </w:rPr>
      </w:pPr>
      <w:r>
        <w:rPr>
          <w:rFonts w:ascii="宋体" w:hAnsi="宋体" w:cs="宋体" w:hint="eastAsia"/>
          <w:b/>
          <w:bCs/>
          <w:spacing w:val="-20"/>
          <w:kern w:val="44"/>
          <w:sz w:val="48"/>
          <w:szCs w:val="48"/>
        </w:rPr>
        <w:t>（试行）</w:t>
      </w:r>
    </w:p>
    <w:p w:rsidR="00804254" w:rsidRDefault="00804254">
      <w:pPr>
        <w:rPr>
          <w:rFonts w:ascii="宋体" w:hAnsi="宋体" w:cs="宋体"/>
          <w:b/>
          <w:bCs/>
          <w:spacing w:val="-20"/>
          <w:kern w:val="44"/>
          <w:sz w:val="40"/>
          <w:szCs w:val="40"/>
        </w:rPr>
      </w:pPr>
    </w:p>
    <w:p w:rsidR="00804254" w:rsidRDefault="00804254">
      <w:pPr>
        <w:rPr>
          <w:rFonts w:ascii="宋体" w:hAnsi="宋体" w:cs="宋体"/>
          <w:b/>
          <w:bCs/>
          <w:spacing w:val="-20"/>
          <w:kern w:val="44"/>
          <w:sz w:val="40"/>
          <w:szCs w:val="40"/>
        </w:rPr>
      </w:pPr>
    </w:p>
    <w:p w:rsidR="00804254" w:rsidRDefault="00804254">
      <w:pPr>
        <w:rPr>
          <w:rFonts w:ascii="宋体" w:hAnsi="宋体" w:cs="宋体"/>
          <w:b/>
          <w:bCs/>
          <w:spacing w:val="-20"/>
          <w:kern w:val="44"/>
          <w:sz w:val="40"/>
          <w:szCs w:val="40"/>
        </w:rPr>
      </w:pPr>
    </w:p>
    <w:p w:rsidR="00804254" w:rsidRDefault="00BF3689">
      <w:pPr>
        <w:spacing w:line="360" w:lineRule="auto"/>
        <w:ind w:leftChars="200" w:left="420"/>
        <w:rPr>
          <w:sz w:val="32"/>
          <w:szCs w:val="32"/>
        </w:rPr>
      </w:pPr>
      <w:r>
        <w:rPr>
          <w:rFonts w:ascii="宋体" w:hAnsi="宋体" w:cs="宋体" w:hint="eastAsia"/>
          <w:kern w:val="0"/>
          <w:sz w:val="32"/>
          <w:szCs w:val="32"/>
        </w:rPr>
        <w:t>项目名称：</w:t>
      </w:r>
      <w:r>
        <w:rPr>
          <w:rFonts w:hint="eastAsia"/>
          <w:sz w:val="32"/>
          <w:szCs w:val="32"/>
          <w:u w:val="single"/>
        </w:rPr>
        <w:t xml:space="preserve">                             </w:t>
      </w:r>
    </w:p>
    <w:p w:rsidR="00804254" w:rsidRDefault="00BF3689">
      <w:pPr>
        <w:spacing w:line="360" w:lineRule="auto"/>
        <w:ind w:leftChars="200" w:left="420"/>
        <w:rPr>
          <w:sz w:val="32"/>
          <w:szCs w:val="32"/>
          <w:u w:val="single"/>
        </w:rPr>
      </w:pPr>
      <w:r>
        <w:rPr>
          <w:rFonts w:hint="eastAsia"/>
          <w:sz w:val="32"/>
          <w:szCs w:val="32"/>
        </w:rPr>
        <w:t>合同编号：</w:t>
      </w:r>
      <w:r>
        <w:rPr>
          <w:rFonts w:hint="eastAsia"/>
          <w:sz w:val="32"/>
          <w:szCs w:val="32"/>
          <w:u w:val="single"/>
        </w:rPr>
        <w:t xml:space="preserve">                             </w:t>
      </w:r>
    </w:p>
    <w:p w:rsidR="00804254" w:rsidRDefault="00BF3689">
      <w:pPr>
        <w:spacing w:line="360" w:lineRule="auto"/>
        <w:ind w:leftChars="200" w:left="420"/>
        <w:rPr>
          <w:sz w:val="32"/>
          <w:szCs w:val="32"/>
        </w:rPr>
      </w:pPr>
      <w:r>
        <w:rPr>
          <w:rFonts w:hint="eastAsia"/>
          <w:sz w:val="32"/>
          <w:szCs w:val="32"/>
        </w:rPr>
        <w:t>甲</w:t>
      </w:r>
      <w:r>
        <w:rPr>
          <w:rFonts w:hint="eastAsia"/>
          <w:sz w:val="32"/>
          <w:szCs w:val="32"/>
        </w:rPr>
        <w:t xml:space="preserve">    </w:t>
      </w:r>
      <w:r>
        <w:rPr>
          <w:rFonts w:hint="eastAsia"/>
          <w:sz w:val="32"/>
          <w:szCs w:val="32"/>
        </w:rPr>
        <w:t>方：</w:t>
      </w:r>
      <w:r>
        <w:rPr>
          <w:rFonts w:hint="eastAsia"/>
          <w:sz w:val="32"/>
          <w:szCs w:val="32"/>
          <w:u w:val="single"/>
        </w:rPr>
        <w:t xml:space="preserve">                             </w:t>
      </w:r>
    </w:p>
    <w:p w:rsidR="00804254" w:rsidRDefault="00BF3689">
      <w:pPr>
        <w:spacing w:line="360" w:lineRule="auto"/>
        <w:ind w:leftChars="200" w:left="420"/>
        <w:rPr>
          <w:sz w:val="32"/>
          <w:szCs w:val="32"/>
          <w:u w:val="single"/>
        </w:rPr>
      </w:pPr>
      <w:r>
        <w:rPr>
          <w:rFonts w:hint="eastAsia"/>
          <w:sz w:val="32"/>
          <w:szCs w:val="32"/>
        </w:rPr>
        <w:t>乙</w:t>
      </w:r>
      <w:r>
        <w:rPr>
          <w:rFonts w:hint="eastAsia"/>
          <w:sz w:val="32"/>
          <w:szCs w:val="32"/>
        </w:rPr>
        <w:t xml:space="preserve">    </w:t>
      </w:r>
      <w:r>
        <w:rPr>
          <w:rFonts w:hint="eastAsia"/>
          <w:sz w:val="32"/>
          <w:szCs w:val="32"/>
        </w:rPr>
        <w:t>方：</w:t>
      </w:r>
      <w:r>
        <w:rPr>
          <w:rFonts w:hint="eastAsia"/>
          <w:sz w:val="32"/>
          <w:szCs w:val="32"/>
          <w:u w:val="single"/>
        </w:rPr>
        <w:t xml:space="preserve">                             </w:t>
      </w:r>
    </w:p>
    <w:p w:rsidR="00804254" w:rsidRDefault="00BF3689">
      <w:pPr>
        <w:spacing w:line="360" w:lineRule="auto"/>
        <w:ind w:leftChars="200" w:left="420"/>
        <w:rPr>
          <w:sz w:val="32"/>
          <w:szCs w:val="32"/>
        </w:rPr>
      </w:pPr>
      <w:r>
        <w:rPr>
          <w:rFonts w:hint="eastAsia"/>
          <w:sz w:val="32"/>
          <w:szCs w:val="32"/>
        </w:rPr>
        <w:t>签订时间：</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rsidR="00804254" w:rsidRDefault="00804254"/>
    <w:p w:rsidR="00804254" w:rsidRDefault="00BF3689">
      <w:pPr>
        <w:rPr>
          <w:rFonts w:eastAsia="黑体"/>
          <w:sz w:val="44"/>
          <w:szCs w:val="44"/>
        </w:rPr>
      </w:pPr>
      <w:r>
        <w:rPr>
          <w:rFonts w:eastAsia="黑体"/>
          <w:sz w:val="44"/>
          <w:szCs w:val="44"/>
        </w:rPr>
        <w:br w:type="page"/>
      </w:r>
    </w:p>
    <w:p w:rsidR="00804254" w:rsidRDefault="00804254">
      <w:pPr>
        <w:rPr>
          <w:rFonts w:eastAsia="黑体"/>
          <w:sz w:val="44"/>
          <w:szCs w:val="44"/>
        </w:rPr>
      </w:pPr>
    </w:p>
    <w:p w:rsidR="00804254" w:rsidRDefault="00804254">
      <w:pPr>
        <w:rPr>
          <w:rFonts w:eastAsia="黑体"/>
          <w:sz w:val="44"/>
          <w:szCs w:val="44"/>
        </w:rPr>
      </w:pPr>
    </w:p>
    <w:p w:rsidR="00804254" w:rsidRDefault="00BF3689">
      <w:pPr>
        <w:jc w:val="center"/>
        <w:rPr>
          <w:rFonts w:eastAsia="黑体"/>
          <w:sz w:val="44"/>
          <w:szCs w:val="44"/>
        </w:rPr>
      </w:pPr>
      <w:r>
        <w:rPr>
          <w:rFonts w:eastAsia="黑体" w:hint="eastAsia"/>
          <w:sz w:val="44"/>
          <w:szCs w:val="44"/>
        </w:rPr>
        <w:t>使</w:t>
      </w:r>
      <w:r>
        <w:rPr>
          <w:rFonts w:eastAsia="黑体" w:hint="eastAsia"/>
          <w:sz w:val="44"/>
          <w:szCs w:val="44"/>
        </w:rPr>
        <w:t xml:space="preserve"> </w:t>
      </w:r>
      <w:r>
        <w:rPr>
          <w:rFonts w:eastAsia="黑体" w:hint="eastAsia"/>
          <w:sz w:val="44"/>
          <w:szCs w:val="44"/>
        </w:rPr>
        <w:t>用</w:t>
      </w:r>
      <w:r>
        <w:rPr>
          <w:rFonts w:eastAsia="黑体" w:hint="eastAsia"/>
          <w:sz w:val="44"/>
          <w:szCs w:val="44"/>
        </w:rPr>
        <w:t xml:space="preserve"> </w:t>
      </w:r>
      <w:r>
        <w:rPr>
          <w:rFonts w:eastAsia="黑体" w:hint="eastAsia"/>
          <w:sz w:val="44"/>
          <w:szCs w:val="44"/>
        </w:rPr>
        <w:t>说</w:t>
      </w:r>
      <w:r>
        <w:rPr>
          <w:rFonts w:eastAsia="黑体" w:hint="eastAsia"/>
          <w:sz w:val="44"/>
          <w:szCs w:val="44"/>
        </w:rPr>
        <w:t xml:space="preserve"> </w:t>
      </w:r>
      <w:r>
        <w:rPr>
          <w:rFonts w:eastAsia="黑体" w:hint="eastAsia"/>
          <w:sz w:val="44"/>
          <w:szCs w:val="44"/>
        </w:rPr>
        <w:t>明</w:t>
      </w:r>
    </w:p>
    <w:p w:rsidR="00804254" w:rsidRDefault="00804254">
      <w:pPr>
        <w:ind w:firstLineChars="200" w:firstLine="640"/>
        <w:rPr>
          <w:rFonts w:ascii="仿宋_GB2312" w:eastAsia="仿宋_GB2312" w:hAnsi="仿宋_GB2312" w:cs="仿宋_GB2312"/>
          <w:sz w:val="32"/>
          <w:szCs w:val="32"/>
        </w:rPr>
      </w:pPr>
    </w:p>
    <w:p w:rsidR="00804254" w:rsidRDefault="00BF3689">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1.本合同标准文本适用于购买现成货物的采购项目，不包括需要供应商定制开发、创新研发的货物采购项目。</w:t>
      </w:r>
    </w:p>
    <w:p w:rsidR="00804254" w:rsidRDefault="00BF3689">
      <w:pPr>
        <w:ind w:firstLineChars="200" w:firstLine="640"/>
        <w:rPr>
          <w:rFonts w:eastAsia="黑体"/>
          <w:sz w:val="44"/>
          <w:szCs w:val="44"/>
        </w:rPr>
      </w:pPr>
      <w:r>
        <w:rPr>
          <w:rFonts w:ascii="仿宋_GB2312" w:eastAsia="仿宋_GB2312" w:hAnsi="仿宋_GB2312" w:cs="仿宋_GB2312" w:hint="eastAsia"/>
          <w:sz w:val="32"/>
          <w:szCs w:val="32"/>
        </w:rPr>
        <w:t>2.本合同标准文本为政府采购货物买卖合同编制提供参考，可以结合采购项目具体情况，对文本作必要的调整修订后使用。</w:t>
      </w:r>
    </w:p>
    <w:p w:rsidR="00804254" w:rsidRDefault="00BF3689">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3.本合同标准文本各条款中，如涉及填写多家供应商、制造商，多种采购标的、分包主要内容等信息的，可根据采购项目具体情况添加信息项。</w:t>
      </w:r>
    </w:p>
    <w:p w:rsidR="00804254" w:rsidRDefault="00804254">
      <w:pPr>
        <w:ind w:firstLineChars="200" w:firstLine="880"/>
        <w:rPr>
          <w:rFonts w:eastAsia="黑体"/>
          <w:sz w:val="44"/>
          <w:szCs w:val="44"/>
        </w:rPr>
        <w:sectPr w:rsidR="00804254">
          <w:headerReference w:type="default" r:id="rId13"/>
          <w:footerReference w:type="default" r:id="rId14"/>
          <w:pgSz w:w="11906" w:h="16838"/>
          <w:pgMar w:top="1440" w:right="1800" w:bottom="1440" w:left="1800" w:header="851" w:footer="992" w:gutter="0"/>
          <w:cols w:space="425"/>
          <w:docGrid w:type="lines" w:linePitch="312"/>
        </w:sectPr>
      </w:pPr>
    </w:p>
    <w:p w:rsidR="00804254" w:rsidRDefault="00804254">
      <w:bookmarkStart w:id="102" w:name="_Toc22209"/>
      <w:bookmarkEnd w:id="101"/>
    </w:p>
    <w:p w:rsidR="00804254" w:rsidRDefault="00BF3689">
      <w:pPr>
        <w:keepNext/>
        <w:keepLines/>
        <w:adjustRightInd w:val="0"/>
        <w:snapToGrid w:val="0"/>
        <w:spacing w:line="400" w:lineRule="exact"/>
        <w:jc w:val="center"/>
        <w:outlineLvl w:val="1"/>
        <w:rPr>
          <w:rFonts w:ascii="黑体" w:eastAsia="黑体" w:hAnsi="华文中宋"/>
          <w:sz w:val="28"/>
          <w:szCs w:val="28"/>
        </w:rPr>
      </w:pPr>
      <w:r>
        <w:rPr>
          <w:rFonts w:ascii="黑体" w:eastAsia="黑体" w:hAnsi="黑体" w:hint="eastAsia"/>
          <w:sz w:val="28"/>
          <w:szCs w:val="28"/>
        </w:rPr>
        <w:t xml:space="preserve">第一节 </w:t>
      </w:r>
      <w:r>
        <w:rPr>
          <w:rFonts w:ascii="黑体" w:eastAsia="黑体" w:hAnsi="华文中宋" w:hint="eastAsia"/>
          <w:sz w:val="28"/>
          <w:szCs w:val="28"/>
        </w:rPr>
        <w:t>政府采购合同协议书</w:t>
      </w:r>
      <w:bookmarkEnd w:id="102"/>
    </w:p>
    <w:p w:rsidR="00804254" w:rsidRDefault="00804254"/>
    <w:p w:rsidR="00804254" w:rsidRDefault="00BF3689">
      <w:pPr>
        <w:adjustRightInd w:val="0"/>
        <w:snapToGrid w:val="0"/>
        <w:spacing w:line="400" w:lineRule="exact"/>
        <w:rPr>
          <w:rFonts w:ascii="宋体" w:hAnsi="宋体"/>
          <w:szCs w:val="21"/>
        </w:rPr>
      </w:pPr>
      <w:r>
        <w:rPr>
          <w:rFonts w:ascii="宋体" w:hAnsi="宋体" w:hint="eastAsia"/>
          <w:szCs w:val="21"/>
        </w:rPr>
        <w:t>甲方（全称）：</w:t>
      </w:r>
      <w:r>
        <w:rPr>
          <w:rFonts w:ascii="宋体" w:hAnsi="宋体" w:hint="eastAsia"/>
          <w:szCs w:val="21"/>
          <w:u w:val="single"/>
        </w:rPr>
        <w:t xml:space="preserve">                       </w:t>
      </w:r>
      <w:r>
        <w:rPr>
          <w:rFonts w:ascii="宋体" w:hAnsi="宋体" w:hint="eastAsia"/>
          <w:szCs w:val="21"/>
        </w:rPr>
        <w:t>（采购人、受采购人委托签订合同的单位或采购</w:t>
      </w:r>
      <w:r>
        <w:rPr>
          <w:rFonts w:ascii="宋体" w:hAnsi="宋体" w:hint="eastAsia"/>
          <w:szCs w:val="21"/>
        </w:rPr>
        <w:tab/>
        <w:t xml:space="preserve">                                   文件约定的合同甲方）</w:t>
      </w:r>
    </w:p>
    <w:p w:rsidR="00804254" w:rsidRDefault="00BF3689">
      <w:pPr>
        <w:adjustRightInd w:val="0"/>
        <w:snapToGrid w:val="0"/>
        <w:spacing w:line="400" w:lineRule="exact"/>
        <w:rPr>
          <w:rFonts w:ascii="宋体" w:hAnsi="宋体"/>
          <w:szCs w:val="21"/>
        </w:rPr>
      </w:pPr>
      <w:r>
        <w:rPr>
          <w:rFonts w:ascii="宋体" w:hAnsi="宋体" w:hint="eastAsia"/>
          <w:szCs w:val="21"/>
        </w:rPr>
        <w:t>乙方1（全称）：</w:t>
      </w:r>
      <w:r>
        <w:rPr>
          <w:rFonts w:ascii="宋体" w:hAnsi="宋体" w:hint="eastAsia"/>
          <w:szCs w:val="21"/>
          <w:u w:val="single"/>
        </w:rPr>
        <w:t xml:space="preserve">                       </w:t>
      </w:r>
      <w:r>
        <w:rPr>
          <w:rFonts w:ascii="宋体" w:hAnsi="宋体" w:hint="eastAsia"/>
          <w:szCs w:val="21"/>
        </w:rPr>
        <w:t>（供应商）</w:t>
      </w:r>
    </w:p>
    <w:p w:rsidR="00804254" w:rsidRDefault="00BF3689">
      <w:pPr>
        <w:adjustRightInd w:val="0"/>
        <w:snapToGrid w:val="0"/>
        <w:spacing w:line="400" w:lineRule="exact"/>
        <w:rPr>
          <w:rFonts w:ascii="宋体" w:hAnsi="宋体"/>
          <w:szCs w:val="21"/>
        </w:rPr>
      </w:pPr>
      <w:r>
        <w:rPr>
          <w:rFonts w:ascii="宋体" w:hAnsi="宋体" w:hint="eastAsia"/>
          <w:szCs w:val="21"/>
        </w:rPr>
        <w:t>乙方2（全称）：</w:t>
      </w:r>
      <w:r>
        <w:rPr>
          <w:rFonts w:ascii="宋体" w:hAnsi="宋体" w:hint="eastAsia"/>
          <w:szCs w:val="21"/>
          <w:u w:val="single"/>
        </w:rPr>
        <w:t xml:space="preserve">                        </w:t>
      </w:r>
      <w:r>
        <w:rPr>
          <w:rFonts w:ascii="宋体" w:hAnsi="宋体" w:hint="eastAsia"/>
          <w:szCs w:val="21"/>
        </w:rPr>
        <w:t>（联合体成员供应商或其他合同主体）（如有）</w:t>
      </w:r>
    </w:p>
    <w:p w:rsidR="00804254" w:rsidRDefault="00BF3689">
      <w:pPr>
        <w:adjustRightInd w:val="0"/>
        <w:snapToGrid w:val="0"/>
        <w:spacing w:line="400" w:lineRule="exact"/>
        <w:rPr>
          <w:rFonts w:ascii="宋体" w:hAnsi="宋体"/>
          <w:szCs w:val="21"/>
        </w:rPr>
      </w:pPr>
      <w:r>
        <w:rPr>
          <w:rFonts w:hint="eastAsia"/>
        </w:rPr>
        <w:t>乙方</w:t>
      </w:r>
      <w:r>
        <w:rPr>
          <w:rFonts w:ascii="宋体" w:hAnsi="宋体" w:hint="eastAsia"/>
          <w:szCs w:val="21"/>
        </w:rPr>
        <w:t>3</w:t>
      </w:r>
      <w:r>
        <w:rPr>
          <w:rFonts w:hint="eastAsia"/>
        </w:rPr>
        <w:t>（全称）</w:t>
      </w:r>
      <w:r>
        <w:rPr>
          <w:rFonts w:ascii="宋体" w:hAnsi="宋体" w:hint="eastAsia"/>
          <w:szCs w:val="21"/>
          <w:u w:val="single"/>
        </w:rPr>
        <w:t xml:space="preserve">                          </w:t>
      </w:r>
      <w:r>
        <w:rPr>
          <w:rFonts w:ascii="宋体" w:hAnsi="宋体" w:hint="eastAsia"/>
          <w:szCs w:val="21"/>
        </w:rPr>
        <w:t>（联合体成员供应商或其他合同主体）（如有）</w:t>
      </w:r>
    </w:p>
    <w:p w:rsidR="00804254" w:rsidRDefault="00804254">
      <w:pPr>
        <w:spacing w:line="400" w:lineRule="exact"/>
      </w:pPr>
    </w:p>
    <w:p w:rsidR="00804254" w:rsidRDefault="00BF3689">
      <w:pPr>
        <w:adjustRightInd w:val="0"/>
        <w:snapToGrid w:val="0"/>
        <w:spacing w:line="400" w:lineRule="exact"/>
        <w:ind w:firstLineChars="200" w:firstLine="420"/>
        <w:rPr>
          <w:rFonts w:ascii="宋体" w:hAnsi="宋体"/>
          <w:szCs w:val="21"/>
        </w:rPr>
      </w:pPr>
      <w:r>
        <w:rPr>
          <w:rFonts w:ascii="宋体" w:hAnsi="宋体" w:hint="eastAsia"/>
          <w:szCs w:val="21"/>
        </w:rPr>
        <w:t xml:space="preserve">依据《中华人民共和国民法典》《中华人民共和国政府采购法》《深圳经济特区政府采购条例》等有关的法律法规，以及本采购项目的招标文件等采购文件、乙方的《投标（响应）文件》及《中标（成交）通知书》，甲乙双方同意签订本合同。具体情况及要求如下：     </w:t>
      </w:r>
    </w:p>
    <w:p w:rsidR="00804254" w:rsidRDefault="00BF3689">
      <w:pPr>
        <w:numPr>
          <w:ilvl w:val="0"/>
          <w:numId w:val="12"/>
        </w:numPr>
        <w:adjustRightInd w:val="0"/>
        <w:snapToGrid w:val="0"/>
        <w:spacing w:line="400" w:lineRule="exact"/>
        <w:ind w:firstLineChars="200" w:firstLine="422"/>
        <w:rPr>
          <w:rFonts w:ascii="宋体" w:hAnsi="宋体"/>
          <w:b/>
          <w:szCs w:val="21"/>
        </w:rPr>
      </w:pPr>
      <w:r>
        <w:rPr>
          <w:rFonts w:ascii="宋体" w:hAnsi="宋体" w:hint="eastAsia"/>
          <w:b/>
          <w:szCs w:val="21"/>
        </w:rPr>
        <w:t>项目信息</w:t>
      </w:r>
    </w:p>
    <w:p w:rsidR="00804254" w:rsidRDefault="00BF3689">
      <w:pPr>
        <w:numPr>
          <w:ilvl w:val="0"/>
          <w:numId w:val="13"/>
        </w:numPr>
        <w:adjustRightInd w:val="0"/>
        <w:snapToGrid w:val="0"/>
        <w:spacing w:line="400" w:lineRule="exact"/>
        <w:ind w:firstLineChars="200" w:firstLine="420"/>
        <w:rPr>
          <w:rFonts w:ascii="宋体" w:hAnsi="宋体"/>
          <w:szCs w:val="21"/>
          <w:u w:val="single"/>
        </w:rPr>
      </w:pPr>
      <w:r>
        <w:rPr>
          <w:rFonts w:ascii="宋体" w:hAnsi="宋体" w:hint="eastAsia"/>
          <w:szCs w:val="21"/>
        </w:rPr>
        <w:t>采购项目名称：</w:t>
      </w:r>
      <w:r>
        <w:rPr>
          <w:rFonts w:ascii="宋体" w:hAnsi="宋体" w:hint="eastAsia"/>
          <w:szCs w:val="21"/>
          <w:u w:val="single"/>
        </w:rPr>
        <w:t xml:space="preserve">                                            </w:t>
      </w:r>
    </w:p>
    <w:p w:rsidR="00804254" w:rsidRDefault="00BF3689">
      <w:pPr>
        <w:numPr>
          <w:ilvl w:val="255"/>
          <w:numId w:val="0"/>
        </w:numPr>
        <w:tabs>
          <w:tab w:val="left" w:pos="999"/>
        </w:tabs>
        <w:adjustRightInd w:val="0"/>
        <w:snapToGrid w:val="0"/>
        <w:spacing w:line="400" w:lineRule="exact"/>
        <w:rPr>
          <w:rFonts w:ascii="宋体" w:hAnsi="宋体"/>
          <w:szCs w:val="21"/>
        </w:rPr>
      </w:pPr>
      <w:r>
        <w:rPr>
          <w:rFonts w:ascii="宋体" w:hAnsi="宋体" w:hint="eastAsia"/>
          <w:szCs w:val="21"/>
        </w:rPr>
        <w:t xml:space="preserve">         采购项目编号：</w:t>
      </w:r>
      <w:r>
        <w:rPr>
          <w:rFonts w:ascii="宋体" w:hAnsi="宋体"/>
          <w:szCs w:val="21"/>
          <w:u w:val="single"/>
        </w:rPr>
        <w:t xml:space="preserve">                                          </w:t>
      </w:r>
    </w:p>
    <w:p w:rsidR="00804254" w:rsidRDefault="00BF3689">
      <w:pPr>
        <w:adjustRightInd w:val="0"/>
        <w:snapToGrid w:val="0"/>
        <w:spacing w:line="400" w:lineRule="exact"/>
        <w:ind w:firstLineChars="200" w:firstLine="420"/>
        <w:rPr>
          <w:rFonts w:ascii="宋体" w:hAnsi="宋体"/>
          <w:szCs w:val="21"/>
        </w:rPr>
      </w:pPr>
      <w:r>
        <w:rPr>
          <w:rFonts w:ascii="宋体" w:hAnsi="宋体" w:hint="eastAsia"/>
          <w:szCs w:val="21"/>
        </w:rPr>
        <w:t>（2）采购计划编号：</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szCs w:val="21"/>
        </w:rPr>
        <w:t xml:space="preserve"> </w:t>
      </w:r>
    </w:p>
    <w:p w:rsidR="00804254" w:rsidRDefault="00BF3689">
      <w:pPr>
        <w:adjustRightInd w:val="0"/>
        <w:snapToGrid w:val="0"/>
        <w:spacing w:line="400" w:lineRule="exact"/>
        <w:ind w:firstLineChars="200" w:firstLine="420"/>
        <w:rPr>
          <w:rFonts w:ascii="宋体" w:hAnsi="宋体"/>
          <w:szCs w:val="21"/>
        </w:rPr>
      </w:pPr>
      <w:r>
        <w:rPr>
          <w:rFonts w:ascii="宋体" w:hAnsi="宋体" w:hint="eastAsia"/>
          <w:szCs w:val="21"/>
        </w:rPr>
        <w:t>（3）项目内容：</w:t>
      </w:r>
    </w:p>
    <w:p w:rsidR="00804254" w:rsidRDefault="00BF3689">
      <w:pPr>
        <w:adjustRightInd w:val="0"/>
        <w:snapToGrid w:val="0"/>
        <w:spacing w:line="400" w:lineRule="exact"/>
        <w:ind w:firstLineChars="200" w:firstLine="420"/>
        <w:rPr>
          <w:rFonts w:ascii="宋体" w:hAnsi="宋体"/>
          <w:szCs w:val="21"/>
        </w:rPr>
      </w:pPr>
      <w:r>
        <w:rPr>
          <w:rFonts w:ascii="宋体" w:hAnsi="宋体" w:hint="eastAsia"/>
          <w:szCs w:val="21"/>
        </w:rPr>
        <w:t xml:space="preserve">     采购标的及数量（台/套</w:t>
      </w:r>
      <w:r>
        <w:rPr>
          <w:rFonts w:ascii="宋体" w:hAnsi="宋体"/>
          <w:szCs w:val="21"/>
          <w:lang w:val="en"/>
        </w:rPr>
        <w:t>/</w:t>
      </w:r>
      <w:r>
        <w:rPr>
          <w:rFonts w:ascii="宋体" w:hAnsi="宋体" w:hint="eastAsia"/>
          <w:szCs w:val="21"/>
          <w:lang w:val="en"/>
        </w:rPr>
        <w:t>个</w:t>
      </w:r>
      <w:r>
        <w:rPr>
          <w:rFonts w:ascii="宋体" w:hAnsi="宋体"/>
          <w:szCs w:val="21"/>
          <w:lang w:val="en"/>
        </w:rPr>
        <w:t>/</w:t>
      </w:r>
      <w:r>
        <w:rPr>
          <w:rFonts w:ascii="宋体" w:hAnsi="宋体" w:hint="eastAsia"/>
          <w:szCs w:val="21"/>
          <w:lang w:val="en"/>
        </w:rPr>
        <w:t>架</w:t>
      </w:r>
      <w:r>
        <w:rPr>
          <w:rFonts w:ascii="宋体" w:hAnsi="宋体"/>
          <w:szCs w:val="21"/>
          <w:lang w:val="en"/>
        </w:rPr>
        <w:t>/</w:t>
      </w:r>
      <w:r>
        <w:rPr>
          <w:rFonts w:ascii="宋体" w:hAnsi="宋体" w:hint="eastAsia"/>
          <w:szCs w:val="21"/>
          <w:lang w:val="en"/>
        </w:rPr>
        <w:t>组等</w:t>
      </w:r>
      <w:r>
        <w:rPr>
          <w:rFonts w:ascii="宋体" w:hAnsi="宋体" w:hint="eastAsia"/>
          <w:szCs w:val="21"/>
        </w:rPr>
        <w:t>）：</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 xml:space="preserve"> </w:t>
      </w:r>
    </w:p>
    <w:p w:rsidR="00804254" w:rsidRDefault="00BF3689">
      <w:pPr>
        <w:numPr>
          <w:ilvl w:val="255"/>
          <w:numId w:val="0"/>
        </w:numPr>
        <w:adjustRightInd w:val="0"/>
        <w:snapToGrid w:val="0"/>
        <w:spacing w:line="400" w:lineRule="exact"/>
        <w:ind w:firstLineChars="200" w:firstLine="420"/>
        <w:rPr>
          <w:rFonts w:ascii="宋体" w:hAnsi="宋体" w:cs="宋体"/>
          <w:szCs w:val="21"/>
          <w:lang w:val="en"/>
        </w:rPr>
      </w:pPr>
      <w:r>
        <w:rPr>
          <w:rFonts w:ascii="宋体" w:hAnsi="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szCs w:val="21"/>
          <w:u w:val="single"/>
          <w:lang w:val="en"/>
        </w:rPr>
        <w:t xml:space="preserve">   </w:t>
      </w:r>
      <w:r>
        <w:rPr>
          <w:rFonts w:ascii="宋体" w:hAnsi="宋体" w:cs="宋体" w:hint="eastAsia"/>
          <w:szCs w:val="21"/>
          <w:u w:val="single"/>
        </w:rPr>
        <w:t xml:space="preserve">    </w:t>
      </w:r>
      <w:r>
        <w:rPr>
          <w:rFonts w:ascii="宋体" w:hAnsi="宋体" w:cs="宋体"/>
          <w:szCs w:val="21"/>
          <w:u w:val="single"/>
          <w:lang w:val="en"/>
        </w:rPr>
        <w:t xml:space="preserve"> </w:t>
      </w:r>
      <w:r>
        <w:rPr>
          <w:rFonts w:ascii="宋体" w:hAnsi="宋体" w:cs="宋体" w:hint="eastAsia"/>
          <w:szCs w:val="21"/>
          <w:u w:val="single"/>
        </w:rPr>
        <w:t xml:space="preserve"> </w:t>
      </w:r>
      <w:r>
        <w:rPr>
          <w:rFonts w:ascii="宋体" w:hAnsi="宋体" w:cs="宋体"/>
          <w:szCs w:val="21"/>
          <w:lang w:val="en"/>
        </w:rPr>
        <w:t xml:space="preserve">     </w:t>
      </w:r>
      <w:r>
        <w:rPr>
          <w:rFonts w:ascii="宋体" w:hAnsi="宋体" w:cs="宋体" w:hint="eastAsia"/>
          <w:szCs w:val="21"/>
        </w:rPr>
        <w:t>规格型号：</w:t>
      </w:r>
      <w:r>
        <w:rPr>
          <w:rFonts w:ascii="宋体" w:hAnsi="宋体" w:cs="宋体" w:hint="eastAsia"/>
          <w:szCs w:val="21"/>
          <w:u w:val="single"/>
        </w:rPr>
        <w:t xml:space="preserve">   </w:t>
      </w:r>
      <w:r>
        <w:rPr>
          <w:rFonts w:ascii="宋体" w:hAnsi="宋体" w:cs="宋体"/>
          <w:szCs w:val="21"/>
          <w:u w:val="single"/>
          <w:lang w:val="en"/>
        </w:rPr>
        <w:t xml:space="preserve">  </w:t>
      </w:r>
      <w:r>
        <w:rPr>
          <w:rFonts w:ascii="宋体" w:hAnsi="宋体" w:cs="宋体" w:hint="eastAsia"/>
          <w:szCs w:val="21"/>
          <w:u w:val="single"/>
        </w:rPr>
        <w:t xml:space="preserve">       </w:t>
      </w:r>
      <w:r>
        <w:rPr>
          <w:rFonts w:ascii="宋体" w:hAnsi="宋体" w:cs="宋体"/>
          <w:szCs w:val="21"/>
          <w:u w:val="single"/>
          <w:lang w:val="en"/>
        </w:rPr>
        <w:t xml:space="preserve">   </w:t>
      </w:r>
    </w:p>
    <w:p w:rsidR="00804254" w:rsidRDefault="00BF3689">
      <w:pPr>
        <w:adjustRightInd w:val="0"/>
        <w:snapToGrid w:val="0"/>
        <w:spacing w:line="400" w:lineRule="exact"/>
        <w:ind w:firstLineChars="450" w:firstLine="945"/>
        <w:rPr>
          <w:rFonts w:ascii="宋体" w:hAnsi="宋体"/>
          <w:szCs w:val="21"/>
          <w:u w:val="single"/>
        </w:rPr>
      </w:pPr>
      <w:r>
        <w:rPr>
          <w:rFonts w:ascii="宋体" w:hAnsi="宋体" w:hint="eastAsia"/>
          <w:szCs w:val="21"/>
        </w:rPr>
        <w:t>采购标的的技术要求、商务要求具体见附件。</w:t>
      </w:r>
    </w:p>
    <w:p w:rsidR="00804254" w:rsidRDefault="00BF3689">
      <w:pPr>
        <w:numPr>
          <w:ilvl w:val="255"/>
          <w:numId w:val="0"/>
        </w:numPr>
        <w:adjustRightInd w:val="0"/>
        <w:snapToGrid w:val="0"/>
        <w:spacing w:line="400" w:lineRule="exact"/>
        <w:ind w:firstLineChars="450" w:firstLine="945"/>
        <w:rPr>
          <w:rFonts w:ascii="宋体" w:hAnsi="宋体" w:cs="宋体"/>
          <w:szCs w:val="21"/>
        </w:rPr>
      </w:pPr>
      <w:r>
        <w:rPr>
          <w:rFonts w:ascii="汉仪书宋二S" w:eastAsia="汉仪书宋二S" w:hAnsi="汉仪书宋二S" w:cs="汉仪书宋二S" w:hint="eastAsia"/>
          <w:szCs w:val="21"/>
        </w:rPr>
        <w:t>①</w:t>
      </w:r>
      <w:r>
        <w:rPr>
          <w:rFonts w:ascii="宋体" w:hAnsi="宋体" w:cs="宋体" w:hint="eastAsia"/>
          <w:szCs w:val="21"/>
        </w:rPr>
        <w:t>涉及信息类产品，请填写该产品关键部件的品牌、型号：</w:t>
      </w:r>
    </w:p>
    <w:p w:rsidR="00804254" w:rsidRDefault="00BF3689">
      <w:pPr>
        <w:numPr>
          <w:ilvl w:val="255"/>
          <w:numId w:val="0"/>
        </w:numPr>
        <w:adjustRightInd w:val="0"/>
        <w:snapToGrid w:val="0"/>
        <w:spacing w:line="400" w:lineRule="exact"/>
        <w:ind w:firstLineChars="200" w:firstLine="420"/>
        <w:rPr>
          <w:rFonts w:ascii="宋体" w:hAnsi="宋体" w:cs="宋体"/>
          <w:kern w:val="0"/>
          <w:szCs w:val="21"/>
          <w:u w:val="single"/>
        </w:rPr>
      </w:pPr>
      <w:r>
        <w:rPr>
          <w:rFonts w:ascii="宋体" w:hAnsi="宋体" w:cs="宋体" w:hint="eastAsia"/>
          <w:szCs w:val="21"/>
        </w:rPr>
        <w:t xml:space="preserve">     标的名称：</w:t>
      </w:r>
      <w:r>
        <w:rPr>
          <w:rFonts w:ascii="宋体" w:hAnsi="宋体" w:cs="宋体" w:hint="eastAsia"/>
          <w:kern w:val="0"/>
          <w:szCs w:val="21"/>
          <w:u w:val="single"/>
        </w:rPr>
        <w:t xml:space="preserve">      </w:t>
      </w:r>
      <w:r>
        <w:rPr>
          <w:rFonts w:ascii="宋体" w:hAnsi="宋体" w:cs="宋体"/>
          <w:kern w:val="0"/>
          <w:szCs w:val="21"/>
          <w:u w:val="single"/>
          <w:lang w:val="en"/>
        </w:rPr>
        <w:t xml:space="preserve">               </w:t>
      </w:r>
      <w:r>
        <w:rPr>
          <w:rFonts w:ascii="宋体" w:hAnsi="宋体" w:cs="宋体" w:hint="eastAsia"/>
          <w:kern w:val="0"/>
          <w:szCs w:val="21"/>
          <w:u w:val="single"/>
        </w:rPr>
        <w:t xml:space="preserve">    </w:t>
      </w:r>
    </w:p>
    <w:p w:rsidR="00804254" w:rsidRDefault="00BF3689">
      <w:pPr>
        <w:numPr>
          <w:ilvl w:val="255"/>
          <w:numId w:val="0"/>
        </w:numPr>
        <w:adjustRightInd w:val="0"/>
        <w:snapToGrid w:val="0"/>
        <w:spacing w:line="400" w:lineRule="exact"/>
        <w:ind w:firstLineChars="200" w:firstLine="420"/>
        <w:rPr>
          <w:rFonts w:ascii="宋体" w:hAnsi="宋体" w:cs="宋体"/>
          <w:szCs w:val="21"/>
        </w:rPr>
      </w:pPr>
      <w:r>
        <w:rPr>
          <w:rFonts w:ascii="宋体" w:hAnsi="宋体" w:cs="宋体" w:hint="eastAsia"/>
          <w:szCs w:val="21"/>
        </w:rPr>
        <w:t xml:space="preserve">     关键部件：</w:t>
      </w:r>
      <w:r>
        <w:rPr>
          <w:rFonts w:ascii="宋体" w:hAnsi="宋体" w:cs="宋体" w:hint="eastAsia"/>
          <w:kern w:val="0"/>
          <w:szCs w:val="21"/>
          <w:u w:val="single"/>
        </w:rPr>
        <w:t xml:space="preserve">          </w:t>
      </w:r>
      <w:r>
        <w:rPr>
          <w:rFonts w:ascii="宋体" w:hAnsi="宋体" w:cs="宋体" w:hint="eastAsia"/>
          <w:kern w:val="0"/>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rsidR="00804254" w:rsidRDefault="00BF3689">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rsidR="00804254" w:rsidRDefault="00BF3689">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p>
    <w:p w:rsidR="00804254" w:rsidRDefault="00BF3689">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（注：关键部件是指财政部会同有关部门发布的政府采购需求标准规定的需要通过国家有关部门指定的测评机构开展的安全可靠测评的软硬件，如CPU芯片、操作系统、数据库等。）</w:t>
      </w:r>
    </w:p>
    <w:p w:rsidR="00804254" w:rsidRDefault="00BF3689">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汉仪书宋二S" w:eastAsia="汉仪书宋二S" w:hAnsi="汉仪书宋二S" w:cs="汉仪书宋二S" w:hint="eastAsia"/>
          <w:szCs w:val="21"/>
        </w:rPr>
        <w:t>②</w:t>
      </w:r>
      <w:r>
        <w:rPr>
          <w:rFonts w:ascii="宋体" w:hAnsi="宋体" w:cs="宋体" w:hint="eastAsia"/>
          <w:szCs w:val="21"/>
        </w:rPr>
        <w:t>涉及车辆采购，请填写是否属于新能源汽车：</w:t>
      </w:r>
    </w:p>
    <w:p w:rsidR="00804254" w:rsidRDefault="00BF3689">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宋体" w:hAnsi="宋体" w:cs="宋体" w:hint="eastAsia"/>
          <w:szCs w:val="21"/>
        </w:rPr>
        <w:sym w:font="Wingdings" w:char="00A8"/>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数量：</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r>
        <w:rPr>
          <w:rFonts w:ascii="宋体" w:hAnsi="宋体" w:cs="宋体" w:hint="eastAsia"/>
          <w:szCs w:val="21"/>
        </w:rPr>
        <w:t xml:space="preserve"> </w:t>
      </w:r>
    </w:p>
    <w:p w:rsidR="00804254" w:rsidRDefault="00BF3689">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宋体" w:hAnsi="宋体" w:cs="宋体" w:hint="eastAsia"/>
          <w:szCs w:val="21"/>
        </w:rPr>
        <w:sym w:font="Wingdings" w:char="00A8"/>
      </w:r>
      <w:r>
        <w:rPr>
          <w:rFonts w:ascii="宋体" w:hAnsi="宋体" w:cs="宋体" w:hint="eastAsia"/>
          <w:szCs w:val="21"/>
        </w:rPr>
        <w:t>否</w:t>
      </w:r>
    </w:p>
    <w:p w:rsidR="00804254" w:rsidRDefault="00BF3689">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宋体" w:hAnsi="宋体" w:cs="宋体"/>
          <w:szCs w:val="21"/>
          <w:lang w:val="en"/>
        </w:rPr>
        <w:t>4</w:t>
      </w:r>
      <w:r>
        <w:rPr>
          <w:rFonts w:ascii="宋体" w:hAnsi="宋体" w:cs="宋体" w:hint="eastAsia"/>
          <w:szCs w:val="21"/>
        </w:rPr>
        <w:t>）政府采购组织形式：</w:t>
      </w:r>
      <w:r>
        <w:rPr>
          <w:rFonts w:ascii="宋体" w:hAnsi="宋体" w:cs="宋体" w:hint="eastAsia"/>
          <w:szCs w:val="21"/>
        </w:rPr>
        <w:sym w:font="Wingdings" w:char="00A8"/>
      </w:r>
      <w:r>
        <w:rPr>
          <w:rFonts w:ascii="宋体" w:hAnsi="宋体" w:cs="宋体" w:hint="eastAsia"/>
          <w:szCs w:val="21"/>
        </w:rPr>
        <w:t xml:space="preserve">集中采购    </w:t>
      </w:r>
      <w:r>
        <w:rPr>
          <w:rFonts w:ascii="宋体" w:hAnsi="宋体" w:cs="宋体" w:hint="eastAsia"/>
          <w:szCs w:val="21"/>
        </w:rPr>
        <w:sym w:font="Wingdings" w:char="00A8"/>
      </w:r>
      <w:r>
        <w:rPr>
          <w:rFonts w:ascii="宋体" w:hAnsi="宋体" w:cs="宋体" w:hint="eastAsia"/>
          <w:szCs w:val="21"/>
        </w:rPr>
        <w:t>自行采购</w:t>
      </w:r>
    </w:p>
    <w:p w:rsidR="00804254" w:rsidRDefault="00BF3689">
      <w:pPr>
        <w:numPr>
          <w:ilvl w:val="255"/>
          <w:numId w:val="0"/>
        </w:numPr>
        <w:autoSpaceDE w:val="0"/>
        <w:autoSpaceDN w:val="0"/>
        <w:adjustRightInd w:val="0"/>
        <w:snapToGrid w:val="0"/>
        <w:spacing w:line="400" w:lineRule="exact"/>
        <w:ind w:leftChars="100" w:left="210" w:firstLineChars="100" w:firstLine="210"/>
        <w:rPr>
          <w:rFonts w:ascii="宋体" w:hAnsi="宋体" w:cs="宋体"/>
          <w:szCs w:val="21"/>
          <w:u w:val="single"/>
        </w:rPr>
      </w:pPr>
      <w:r>
        <w:rPr>
          <w:rFonts w:ascii="宋体" w:hAnsi="宋体" w:cs="宋体" w:hint="eastAsia"/>
          <w:szCs w:val="21"/>
        </w:rPr>
        <w:lastRenderedPageBreak/>
        <w:t>（</w:t>
      </w:r>
      <w:r>
        <w:rPr>
          <w:rFonts w:ascii="宋体" w:hAnsi="宋体" w:cs="宋体"/>
          <w:szCs w:val="21"/>
          <w:lang w:val="en"/>
        </w:rPr>
        <w:t>5</w:t>
      </w:r>
      <w:r>
        <w:rPr>
          <w:rFonts w:ascii="宋体" w:hAnsi="宋体" w:cs="宋体" w:hint="eastAsia"/>
          <w:szCs w:val="21"/>
        </w:rPr>
        <w:t>）政府采购方式：</w:t>
      </w:r>
      <w:r>
        <w:rPr>
          <w:rFonts w:ascii="宋体" w:hAnsi="宋体" w:cs="宋体" w:hint="eastAsia"/>
          <w:szCs w:val="21"/>
        </w:rPr>
        <w:sym w:font="Wingdings" w:char="00A8"/>
      </w:r>
      <w:r>
        <w:rPr>
          <w:rFonts w:ascii="宋体" w:hAnsi="宋体" w:cs="宋体" w:hint="eastAsia"/>
          <w:szCs w:val="21"/>
        </w:rPr>
        <w:t xml:space="preserve">公开招标  </w:t>
      </w:r>
      <w:r>
        <w:rPr>
          <w:rFonts w:ascii="宋体" w:hAnsi="宋体" w:cs="宋体" w:hint="eastAsia"/>
          <w:szCs w:val="21"/>
        </w:rPr>
        <w:sym w:font="Wingdings" w:char="00A8"/>
      </w:r>
      <w:r>
        <w:rPr>
          <w:rFonts w:ascii="宋体" w:hAnsi="宋体" w:cs="宋体" w:hint="eastAsia"/>
          <w:szCs w:val="21"/>
        </w:rPr>
        <w:t>竞争性谈判</w:t>
      </w:r>
      <w:r>
        <w:rPr>
          <w:rFonts w:ascii="宋体" w:eastAsia="华文楷体" w:hAnsi="宋体" w:cs="宋体" w:hint="eastAsia"/>
          <w:sz w:val="22"/>
          <w:szCs w:val="21"/>
        </w:rPr>
        <w:t xml:space="preserve">  </w:t>
      </w:r>
      <w:r>
        <w:rPr>
          <w:rFonts w:ascii="宋体" w:hAnsi="宋体" w:cs="宋体" w:hint="eastAsia"/>
          <w:szCs w:val="21"/>
        </w:rPr>
        <w:sym w:font="Wingdings" w:char="00A8"/>
      </w:r>
      <w:r>
        <w:rPr>
          <w:rFonts w:ascii="宋体" w:hAnsi="宋体" w:cs="宋体" w:hint="eastAsia"/>
          <w:szCs w:val="21"/>
        </w:rPr>
        <w:t xml:space="preserve">单一来源  </w:t>
      </w:r>
      <w:r>
        <w:rPr>
          <w:rFonts w:ascii="宋体" w:hAnsi="宋体" w:cs="宋体" w:hint="eastAsia"/>
          <w:szCs w:val="21"/>
        </w:rPr>
        <w:sym w:font="Wingdings" w:char="00A8"/>
      </w:r>
      <w:r>
        <w:rPr>
          <w:rFonts w:ascii="宋体" w:hAnsi="宋体" w:cs="宋体" w:hint="eastAsia"/>
          <w:szCs w:val="21"/>
        </w:rPr>
        <w:t xml:space="preserve">竞价  </w:t>
      </w:r>
      <w:r>
        <w:rPr>
          <w:rFonts w:ascii="宋体" w:hAnsi="宋体" w:cs="宋体" w:hint="eastAsia"/>
          <w:szCs w:val="21"/>
        </w:rPr>
        <w:sym w:font="Wingdings" w:char="00A8"/>
      </w:r>
      <w:r>
        <w:rPr>
          <w:rFonts w:ascii="宋体" w:hAnsi="宋体" w:cs="宋体" w:hint="eastAsia"/>
          <w:szCs w:val="21"/>
        </w:rPr>
        <w:t xml:space="preserve">框架协议 </w:t>
      </w:r>
      <w:r>
        <w:rPr>
          <w:rFonts w:ascii="宋体" w:hAnsi="宋体" w:cs="宋体" w:hint="eastAsia"/>
          <w:szCs w:val="21"/>
        </w:rPr>
        <w:sym w:font="Wingdings" w:char="00A8"/>
      </w:r>
      <w:r>
        <w:rPr>
          <w:rFonts w:ascii="宋体" w:hAnsi="宋体" w:cs="宋体" w:hint="eastAsia"/>
          <w:szCs w:val="21"/>
        </w:rPr>
        <w:t>其他：</w:t>
      </w:r>
      <w:r>
        <w:rPr>
          <w:rFonts w:ascii="宋体" w:hAnsi="宋体" w:cs="宋体" w:hint="eastAsia"/>
          <w:szCs w:val="21"/>
          <w:u w:val="single"/>
        </w:rPr>
        <w:t xml:space="preserve">          </w:t>
      </w:r>
    </w:p>
    <w:p w:rsidR="00804254" w:rsidRDefault="00BF3689">
      <w:pPr>
        <w:numPr>
          <w:ilvl w:val="255"/>
          <w:numId w:val="0"/>
        </w:numPr>
        <w:autoSpaceDE w:val="0"/>
        <w:autoSpaceDN w:val="0"/>
        <w:adjustRightInd w:val="0"/>
        <w:snapToGrid w:val="0"/>
        <w:spacing w:line="400" w:lineRule="exact"/>
        <w:ind w:firstLine="420"/>
        <w:rPr>
          <w:rFonts w:ascii="宋体" w:hAnsi="宋体" w:cs="宋体"/>
          <w:szCs w:val="21"/>
        </w:rPr>
      </w:pPr>
      <w:r>
        <w:rPr>
          <w:rFonts w:ascii="宋体" w:hAnsi="宋体" w:cs="宋体" w:hint="eastAsia"/>
          <w:szCs w:val="21"/>
        </w:rPr>
        <w:t>（注：在框架协议采购的第二阶段，可选择使用该合同文本）</w:t>
      </w:r>
    </w:p>
    <w:p w:rsidR="00804254" w:rsidRDefault="00BF3689">
      <w:pPr>
        <w:numPr>
          <w:ilvl w:val="255"/>
          <w:numId w:val="0"/>
        </w:numPr>
        <w:autoSpaceDE w:val="0"/>
        <w:autoSpaceDN w:val="0"/>
        <w:adjustRightInd w:val="0"/>
        <w:snapToGrid w:val="0"/>
        <w:spacing w:line="400" w:lineRule="exact"/>
        <w:ind w:firstLineChars="100" w:firstLine="220"/>
        <w:rPr>
          <w:rFonts w:ascii="宋体" w:hAnsi="宋体"/>
          <w:szCs w:val="21"/>
        </w:rPr>
      </w:pPr>
      <w:r>
        <w:rPr>
          <w:rFonts w:ascii="宋体" w:eastAsia="华文楷体" w:hAnsi="宋体" w:cs="华文楷体" w:hint="eastAsia"/>
          <w:sz w:val="22"/>
          <w:szCs w:val="21"/>
        </w:rPr>
        <w:t xml:space="preserve"> </w:t>
      </w:r>
      <w:r>
        <w:rPr>
          <w:rFonts w:ascii="宋体" w:eastAsia="华文楷体" w:hAnsi="宋体" w:cs="华文楷体" w:hint="eastAsia"/>
          <w:sz w:val="22"/>
          <w:szCs w:val="21"/>
        </w:rPr>
        <w:t>（</w:t>
      </w:r>
      <w:r>
        <w:rPr>
          <w:rFonts w:ascii="宋体" w:eastAsia="华文楷体" w:hAnsi="宋体" w:cs="华文楷体"/>
          <w:sz w:val="22"/>
          <w:szCs w:val="21"/>
          <w:lang w:val="en"/>
        </w:rPr>
        <w:t>6</w:t>
      </w:r>
      <w:r>
        <w:rPr>
          <w:rFonts w:ascii="宋体" w:eastAsia="华文楷体" w:hAnsi="宋体" w:cs="华文楷体" w:hint="eastAsia"/>
          <w:sz w:val="22"/>
          <w:szCs w:val="21"/>
        </w:rPr>
        <w:t>）</w:t>
      </w:r>
      <w:r>
        <w:rPr>
          <w:rFonts w:ascii="宋体" w:hAnsi="宋体" w:hint="eastAsia"/>
          <w:szCs w:val="21"/>
        </w:rPr>
        <w:t>中标（成交）采购标的制造商是否为中小企业：</w:t>
      </w:r>
      <w:r>
        <w:rPr>
          <w:rFonts w:ascii="宋体" w:hAnsi="宋体" w:hint="eastAsia"/>
          <w:szCs w:val="21"/>
        </w:rPr>
        <w:sym w:font="Wingdings" w:char="00A8"/>
      </w:r>
      <w:r>
        <w:rPr>
          <w:rFonts w:ascii="宋体" w:hAnsi="宋体" w:hint="eastAsia"/>
          <w:szCs w:val="21"/>
        </w:rPr>
        <w:t xml:space="preserve">是      </w:t>
      </w:r>
      <w:r>
        <w:rPr>
          <w:rFonts w:ascii="宋体" w:hAnsi="宋体" w:hint="eastAsia"/>
          <w:szCs w:val="21"/>
        </w:rPr>
        <w:sym w:font="Wingdings" w:char="00A8"/>
      </w:r>
      <w:r>
        <w:rPr>
          <w:rFonts w:ascii="宋体" w:hAnsi="宋体" w:hint="eastAsia"/>
          <w:szCs w:val="21"/>
        </w:rPr>
        <w:t>否</w:t>
      </w:r>
    </w:p>
    <w:p w:rsidR="00804254" w:rsidRDefault="00BF3689">
      <w:pPr>
        <w:numPr>
          <w:ilvl w:val="255"/>
          <w:numId w:val="0"/>
        </w:numPr>
        <w:adjustRightInd w:val="0"/>
        <w:snapToGrid w:val="0"/>
        <w:spacing w:line="400" w:lineRule="exact"/>
        <w:rPr>
          <w:rFonts w:ascii="宋体" w:hAnsi="宋体"/>
          <w:iCs/>
          <w:szCs w:val="21"/>
        </w:rPr>
      </w:pPr>
      <w:r>
        <w:rPr>
          <w:rFonts w:ascii="宋体" w:hAnsi="宋体" w:hint="eastAsia"/>
          <w:szCs w:val="21"/>
        </w:rPr>
        <w:t xml:space="preserve">         本合同是否为专门面向中小企业的采购合同（中小企业预留合同）：</w:t>
      </w:r>
      <w:r>
        <w:rPr>
          <w:rFonts w:ascii="宋体" w:hAnsi="宋体" w:hint="eastAsia"/>
          <w:iCs/>
          <w:szCs w:val="21"/>
        </w:rPr>
        <w:sym w:font="Wingdings" w:char="00A8"/>
      </w:r>
      <w:r>
        <w:rPr>
          <w:rFonts w:ascii="宋体" w:hAnsi="宋体" w:hint="eastAsia"/>
          <w:iCs/>
          <w:szCs w:val="21"/>
        </w:rPr>
        <w:t xml:space="preserve">是    </w:t>
      </w:r>
      <w:r>
        <w:rPr>
          <w:rFonts w:ascii="宋体" w:hAnsi="宋体" w:hint="eastAsia"/>
          <w:iCs/>
          <w:szCs w:val="21"/>
        </w:rPr>
        <w:sym w:font="Wingdings" w:char="00A8"/>
      </w:r>
      <w:r>
        <w:rPr>
          <w:rFonts w:ascii="宋体" w:hAnsi="宋体" w:hint="eastAsia"/>
          <w:iCs/>
          <w:szCs w:val="21"/>
        </w:rPr>
        <w:t>否</w:t>
      </w:r>
    </w:p>
    <w:p w:rsidR="00804254" w:rsidRDefault="00BF3689">
      <w:pPr>
        <w:numPr>
          <w:ilvl w:val="255"/>
          <w:numId w:val="0"/>
        </w:numPr>
        <w:adjustRightInd w:val="0"/>
        <w:snapToGrid w:val="0"/>
        <w:spacing w:line="400" w:lineRule="exact"/>
        <w:rPr>
          <w:rFonts w:ascii="宋体" w:hAnsi="宋体"/>
          <w:iCs/>
          <w:szCs w:val="21"/>
        </w:rPr>
      </w:pPr>
      <w:r>
        <w:rPr>
          <w:rFonts w:hint="eastAsia"/>
        </w:rPr>
        <w:t xml:space="preserve">         </w:t>
      </w:r>
      <w:r>
        <w:rPr>
          <w:rFonts w:hint="eastAsia"/>
        </w:rPr>
        <w:t>若本项目不专门面向中小企业采购，是否给予小微企业评审优惠：</w:t>
      </w:r>
      <w:r>
        <w:rPr>
          <w:rFonts w:ascii="宋体" w:hAnsi="宋体" w:hint="eastAsia"/>
          <w:iCs/>
          <w:szCs w:val="21"/>
        </w:rPr>
        <w:sym w:font="Wingdings" w:char="00A8"/>
      </w:r>
      <w:r>
        <w:rPr>
          <w:rFonts w:ascii="宋体" w:hAnsi="宋体" w:hint="eastAsia"/>
          <w:iCs/>
          <w:szCs w:val="21"/>
        </w:rPr>
        <w:t xml:space="preserve">是   </w:t>
      </w:r>
      <w:r>
        <w:rPr>
          <w:rFonts w:ascii="宋体" w:hAnsi="宋体" w:hint="eastAsia"/>
          <w:iCs/>
          <w:szCs w:val="21"/>
        </w:rPr>
        <w:sym w:font="Wingdings" w:char="00A8"/>
      </w:r>
      <w:r>
        <w:rPr>
          <w:rFonts w:ascii="宋体" w:hAnsi="宋体" w:hint="eastAsia"/>
          <w:iCs/>
          <w:szCs w:val="21"/>
        </w:rPr>
        <w:t>否</w:t>
      </w:r>
    </w:p>
    <w:p w:rsidR="00804254" w:rsidRDefault="00BF3689">
      <w:pPr>
        <w:numPr>
          <w:ilvl w:val="255"/>
          <w:numId w:val="0"/>
        </w:numPr>
        <w:adjustRightInd w:val="0"/>
        <w:snapToGrid w:val="0"/>
        <w:spacing w:line="400" w:lineRule="exact"/>
        <w:rPr>
          <w:rFonts w:ascii="宋体" w:hAnsi="宋体"/>
          <w:iCs/>
          <w:szCs w:val="21"/>
        </w:rPr>
      </w:pPr>
      <w:r>
        <w:rPr>
          <w:rFonts w:hint="eastAsia"/>
        </w:rPr>
        <w:t xml:space="preserve">         </w:t>
      </w:r>
      <w:r>
        <w:rPr>
          <w:rFonts w:hint="eastAsia"/>
        </w:rPr>
        <w:t>中标（成交）采购标的制造商是否为残疾人福利性单位：</w:t>
      </w:r>
      <w:r>
        <w:rPr>
          <w:rFonts w:ascii="宋体" w:hAnsi="宋体" w:hint="eastAsia"/>
          <w:iCs/>
          <w:szCs w:val="21"/>
        </w:rPr>
        <w:sym w:font="Wingdings" w:char="00A8"/>
      </w:r>
      <w:r>
        <w:rPr>
          <w:rFonts w:ascii="宋体" w:hAnsi="宋体" w:hint="eastAsia"/>
          <w:iCs/>
          <w:szCs w:val="21"/>
        </w:rPr>
        <w:t xml:space="preserve">是   </w:t>
      </w:r>
      <w:r>
        <w:rPr>
          <w:rFonts w:ascii="宋体" w:hAnsi="宋体" w:hint="eastAsia"/>
          <w:iCs/>
          <w:szCs w:val="21"/>
        </w:rPr>
        <w:sym w:font="Wingdings" w:char="00A8"/>
      </w:r>
      <w:r>
        <w:rPr>
          <w:rFonts w:ascii="宋体" w:hAnsi="宋体" w:hint="eastAsia"/>
          <w:iCs/>
          <w:szCs w:val="21"/>
        </w:rPr>
        <w:t>否</w:t>
      </w:r>
    </w:p>
    <w:p w:rsidR="00804254" w:rsidRDefault="00BF3689">
      <w:pPr>
        <w:snapToGrid w:val="0"/>
        <w:spacing w:line="400" w:lineRule="exact"/>
      </w:pPr>
      <w:r>
        <w:rPr>
          <w:rFonts w:hint="eastAsia"/>
        </w:rPr>
        <w:t xml:space="preserve">         </w:t>
      </w:r>
      <w:r>
        <w:rPr>
          <w:rFonts w:hint="eastAsia"/>
        </w:rPr>
        <w:t>中标（成交）采购标的制造商是否为监狱企业：</w:t>
      </w:r>
      <w:r>
        <w:rPr>
          <w:rFonts w:ascii="宋体" w:hAnsi="宋体" w:hint="eastAsia"/>
          <w:iCs/>
          <w:szCs w:val="21"/>
        </w:rPr>
        <w:sym w:font="Wingdings" w:char="00A8"/>
      </w:r>
      <w:r>
        <w:rPr>
          <w:rFonts w:ascii="宋体" w:hAnsi="宋体" w:hint="eastAsia"/>
          <w:iCs/>
          <w:szCs w:val="21"/>
        </w:rPr>
        <w:t xml:space="preserve">是       </w:t>
      </w:r>
      <w:r>
        <w:rPr>
          <w:rFonts w:ascii="宋体" w:hAnsi="宋体" w:hint="eastAsia"/>
          <w:iCs/>
          <w:szCs w:val="21"/>
        </w:rPr>
        <w:sym w:font="Wingdings" w:char="00A8"/>
      </w:r>
      <w:r>
        <w:rPr>
          <w:rFonts w:ascii="宋体" w:hAnsi="宋体" w:hint="eastAsia"/>
          <w:iCs/>
          <w:szCs w:val="21"/>
        </w:rPr>
        <w:t>否</w:t>
      </w:r>
    </w:p>
    <w:p w:rsidR="00804254" w:rsidRDefault="00BF3689">
      <w:pPr>
        <w:adjustRightInd w:val="0"/>
        <w:snapToGrid w:val="0"/>
        <w:spacing w:line="400" w:lineRule="exact"/>
        <w:ind w:firstLineChars="200" w:firstLine="420"/>
        <w:rPr>
          <w:rFonts w:ascii="宋体" w:hAnsi="宋体"/>
          <w:szCs w:val="21"/>
        </w:rPr>
      </w:pPr>
      <w:r>
        <w:rPr>
          <w:rFonts w:ascii="宋体" w:hAnsi="宋体" w:hint="eastAsia"/>
          <w:szCs w:val="21"/>
        </w:rPr>
        <w:t>（</w:t>
      </w:r>
      <w:r>
        <w:rPr>
          <w:rFonts w:ascii="宋体" w:hAnsi="宋体"/>
          <w:szCs w:val="21"/>
          <w:lang w:val="en"/>
        </w:rPr>
        <w:t>7</w:t>
      </w:r>
      <w:r>
        <w:rPr>
          <w:rFonts w:ascii="宋体" w:hAnsi="宋体" w:hint="eastAsia"/>
          <w:szCs w:val="21"/>
        </w:rPr>
        <w:t>）合同是否分包：</w:t>
      </w:r>
      <w:r>
        <w:rPr>
          <w:rFonts w:ascii="宋体" w:hAnsi="宋体" w:hint="eastAsia"/>
          <w:iCs/>
          <w:szCs w:val="21"/>
        </w:rPr>
        <w:sym w:font="Wingdings" w:char="00A8"/>
      </w:r>
      <w:r>
        <w:rPr>
          <w:rFonts w:ascii="宋体" w:hAnsi="宋体" w:hint="eastAsia"/>
          <w:iCs/>
          <w:szCs w:val="21"/>
        </w:rPr>
        <w:t xml:space="preserve">是       </w:t>
      </w:r>
      <w:r>
        <w:rPr>
          <w:rFonts w:ascii="宋体" w:hAnsi="宋体" w:hint="eastAsia"/>
          <w:iCs/>
          <w:szCs w:val="21"/>
        </w:rPr>
        <w:sym w:font="Wingdings" w:char="00A8"/>
      </w:r>
      <w:r>
        <w:rPr>
          <w:rFonts w:ascii="宋体" w:hAnsi="宋体" w:hint="eastAsia"/>
          <w:iCs/>
          <w:szCs w:val="21"/>
        </w:rPr>
        <w:t>否</w:t>
      </w:r>
    </w:p>
    <w:p w:rsidR="00804254" w:rsidRDefault="00BF3689">
      <w:pPr>
        <w:adjustRightInd w:val="0"/>
        <w:snapToGrid w:val="0"/>
        <w:spacing w:line="400" w:lineRule="exact"/>
        <w:ind w:firstLineChars="400" w:firstLine="840"/>
        <w:rPr>
          <w:rFonts w:ascii="宋体" w:hAnsi="宋体"/>
          <w:szCs w:val="21"/>
          <w:u w:val="single"/>
        </w:rPr>
      </w:pPr>
      <w:r>
        <w:rPr>
          <w:rFonts w:ascii="宋体" w:hAnsi="宋体" w:hint="eastAsia"/>
          <w:szCs w:val="21"/>
        </w:rPr>
        <w:t xml:space="preserve"> 分包主要内容：</w:t>
      </w:r>
      <w:r>
        <w:rPr>
          <w:rFonts w:ascii="宋体" w:hAnsi="宋体" w:hint="eastAsia"/>
          <w:szCs w:val="21"/>
          <w:u w:val="single"/>
        </w:rPr>
        <w:t xml:space="preserve">                                            </w:t>
      </w:r>
    </w:p>
    <w:p w:rsidR="00804254" w:rsidRDefault="00BF3689">
      <w:pPr>
        <w:adjustRightInd w:val="0"/>
        <w:snapToGrid w:val="0"/>
        <w:spacing w:line="400" w:lineRule="exact"/>
        <w:ind w:firstLineChars="400" w:firstLine="840"/>
        <w:rPr>
          <w:rFonts w:ascii="宋体" w:hAnsi="宋体"/>
          <w:szCs w:val="21"/>
        </w:rPr>
      </w:pPr>
      <w:r>
        <w:rPr>
          <w:rFonts w:ascii="宋体" w:hAnsi="宋体" w:hint="eastAsia"/>
          <w:szCs w:val="21"/>
        </w:rPr>
        <w:t xml:space="preserve"> 分包供应商/制造商名称（如供应商和制造商不同，请分别填写）：</w:t>
      </w:r>
    </w:p>
    <w:p w:rsidR="00804254" w:rsidRDefault="00BF3689">
      <w:pPr>
        <w:adjustRightInd w:val="0"/>
        <w:snapToGrid w:val="0"/>
        <w:spacing w:line="400" w:lineRule="exact"/>
        <w:ind w:firstLineChars="400" w:firstLine="840"/>
        <w:rPr>
          <w:rFonts w:ascii="宋体" w:hAnsi="宋体"/>
          <w:szCs w:val="21"/>
          <w:u w:val="single"/>
        </w:rPr>
      </w:pPr>
      <w:r>
        <w:rPr>
          <w:rFonts w:ascii="宋体" w:hAnsi="宋体" w:hint="eastAsia"/>
          <w:szCs w:val="21"/>
        </w:rPr>
        <w:t xml:space="preserve"> </w:t>
      </w:r>
      <w:r>
        <w:rPr>
          <w:rFonts w:ascii="宋体" w:hAnsi="宋体" w:hint="eastAsia"/>
          <w:szCs w:val="21"/>
          <w:u w:val="single"/>
        </w:rPr>
        <w:t xml:space="preserve">                                                          </w:t>
      </w:r>
    </w:p>
    <w:p w:rsidR="00804254" w:rsidRDefault="00BF3689">
      <w:pPr>
        <w:adjustRightInd w:val="0"/>
        <w:snapToGrid w:val="0"/>
        <w:spacing w:line="400" w:lineRule="exact"/>
        <w:ind w:firstLineChars="400" w:firstLine="840"/>
        <w:rPr>
          <w:rFonts w:ascii="宋体" w:hAnsi="宋体"/>
          <w:szCs w:val="21"/>
        </w:rPr>
      </w:pPr>
      <w:r>
        <w:rPr>
          <w:rFonts w:ascii="宋体" w:hAnsi="宋体" w:hint="eastAsia"/>
          <w:szCs w:val="21"/>
        </w:rPr>
        <w:t xml:space="preserve"> 分包供应商/制造商类型（如果供应商和制造商不同，只填写制造商类型）：</w:t>
      </w:r>
    </w:p>
    <w:p w:rsidR="00804254" w:rsidRDefault="00BF3689">
      <w:pPr>
        <w:adjustRightInd w:val="0"/>
        <w:snapToGrid w:val="0"/>
        <w:spacing w:line="400" w:lineRule="exact"/>
        <w:ind w:firstLineChars="400" w:firstLine="840"/>
        <w:rPr>
          <w:rFonts w:ascii="宋体" w:hAnsi="宋体"/>
          <w:iCs/>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大型企业  </w:t>
      </w:r>
      <w:r>
        <w:rPr>
          <w:rFonts w:ascii="宋体" w:hAnsi="宋体" w:hint="eastAsia"/>
          <w:iCs/>
          <w:szCs w:val="21"/>
        </w:rPr>
        <w:sym w:font="Wingdings" w:char="00A8"/>
      </w:r>
      <w:r>
        <w:rPr>
          <w:rFonts w:ascii="宋体" w:hAnsi="宋体" w:hint="eastAsia"/>
          <w:iCs/>
          <w:szCs w:val="21"/>
        </w:rPr>
        <w:t xml:space="preserve">中型企业  </w:t>
      </w:r>
      <w:r>
        <w:rPr>
          <w:rFonts w:ascii="宋体" w:hAnsi="宋体" w:hint="eastAsia"/>
          <w:iCs/>
          <w:szCs w:val="21"/>
        </w:rPr>
        <w:sym w:font="Wingdings" w:char="00A8"/>
      </w:r>
      <w:r>
        <w:rPr>
          <w:rFonts w:ascii="宋体" w:hAnsi="宋体" w:hint="eastAsia"/>
          <w:iCs/>
          <w:szCs w:val="21"/>
        </w:rPr>
        <w:t xml:space="preserve">小微型企业  </w:t>
      </w:r>
    </w:p>
    <w:p w:rsidR="00804254" w:rsidRDefault="00BF3689">
      <w:pPr>
        <w:adjustRightInd w:val="0"/>
        <w:snapToGrid w:val="0"/>
        <w:spacing w:line="400" w:lineRule="exact"/>
        <w:ind w:firstLineChars="400" w:firstLine="840"/>
        <w:rPr>
          <w:rFonts w:eastAsia="华文楷体"/>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残疾人福利性单位 </w:t>
      </w:r>
      <w:r>
        <w:rPr>
          <w:rFonts w:ascii="宋体" w:hAnsi="宋体" w:hint="eastAsia"/>
          <w:iCs/>
          <w:szCs w:val="21"/>
        </w:rPr>
        <w:sym w:font="Wingdings" w:char="00A8"/>
      </w:r>
      <w:r>
        <w:rPr>
          <w:rFonts w:ascii="宋体" w:hAnsi="宋体" w:hint="eastAsia"/>
          <w:iCs/>
          <w:szCs w:val="21"/>
        </w:rPr>
        <w:t xml:space="preserve">监狱企业 </w:t>
      </w:r>
      <w:r>
        <w:rPr>
          <w:rFonts w:ascii="宋体" w:hAnsi="宋体" w:hint="eastAsia"/>
          <w:iCs/>
          <w:szCs w:val="21"/>
        </w:rPr>
        <w:sym w:font="Wingdings" w:char="00A8"/>
      </w:r>
      <w:r>
        <w:rPr>
          <w:rFonts w:ascii="宋体" w:hAnsi="宋体" w:hint="eastAsia"/>
          <w:iCs/>
          <w:szCs w:val="21"/>
        </w:rPr>
        <w:t>其他</w:t>
      </w:r>
    </w:p>
    <w:p w:rsidR="00804254" w:rsidRDefault="00BF3689">
      <w:pPr>
        <w:numPr>
          <w:ilvl w:val="255"/>
          <w:numId w:val="0"/>
        </w:numPr>
        <w:adjustRightInd w:val="0"/>
        <w:snapToGrid w:val="0"/>
        <w:spacing w:line="400" w:lineRule="exact"/>
        <w:rPr>
          <w:rFonts w:ascii="宋体" w:hAnsi="宋体" w:cs="宋体"/>
          <w:iCs/>
          <w:szCs w:val="21"/>
        </w:rPr>
      </w:pPr>
      <w:r>
        <w:rPr>
          <w:rFonts w:ascii="宋体" w:hAnsi="宋体" w:hint="eastAsia"/>
          <w:szCs w:val="21"/>
        </w:rPr>
        <w:t xml:space="preserve">    </w:t>
      </w:r>
      <w:r>
        <w:rPr>
          <w:rFonts w:ascii="宋体" w:hAnsi="宋体" w:cs="宋体" w:hint="eastAsia"/>
          <w:szCs w:val="21"/>
        </w:rPr>
        <w:t>（</w:t>
      </w:r>
      <w:r>
        <w:rPr>
          <w:rFonts w:ascii="宋体" w:hAnsi="宋体" w:cs="宋体"/>
          <w:szCs w:val="21"/>
          <w:lang w:val="en"/>
        </w:rPr>
        <w:t>8</w:t>
      </w:r>
      <w:r>
        <w:rPr>
          <w:rFonts w:ascii="宋体" w:hAnsi="宋体" w:cs="宋体" w:hint="eastAsia"/>
          <w:szCs w:val="21"/>
        </w:rPr>
        <w:t>）中标（成交）供应商是否为外商投资企业：</w:t>
      </w:r>
      <w:r>
        <w:rPr>
          <w:rFonts w:ascii="宋体" w:hAnsi="宋体" w:cs="宋体" w:hint="eastAsia"/>
          <w:iCs/>
          <w:szCs w:val="21"/>
        </w:rPr>
        <w:sym w:font="Wingdings" w:char="00A8"/>
      </w:r>
      <w:r>
        <w:rPr>
          <w:rFonts w:ascii="宋体" w:hAnsi="宋体" w:cs="宋体" w:hint="eastAsia"/>
          <w:iCs/>
          <w:szCs w:val="21"/>
        </w:rPr>
        <w:t xml:space="preserve">是       </w:t>
      </w:r>
      <w:r>
        <w:rPr>
          <w:rFonts w:ascii="宋体" w:hAnsi="宋体" w:cs="宋体" w:hint="eastAsia"/>
          <w:iCs/>
          <w:szCs w:val="21"/>
        </w:rPr>
        <w:sym w:font="Wingdings" w:char="00A8"/>
      </w:r>
      <w:r>
        <w:rPr>
          <w:rFonts w:ascii="宋体" w:hAnsi="宋体" w:cs="宋体" w:hint="eastAsia"/>
          <w:iCs/>
          <w:szCs w:val="21"/>
        </w:rPr>
        <w:t>否</w:t>
      </w:r>
    </w:p>
    <w:p w:rsidR="00804254" w:rsidRDefault="00BF3689">
      <w:pPr>
        <w:tabs>
          <w:tab w:val="left" w:pos="1340"/>
        </w:tabs>
        <w:autoSpaceDE w:val="0"/>
        <w:autoSpaceDN w:val="0"/>
        <w:adjustRightInd w:val="0"/>
        <w:spacing w:line="400" w:lineRule="exact"/>
        <w:ind w:firstLineChars="200" w:firstLine="420"/>
        <w:rPr>
          <w:rFonts w:ascii="宋体" w:hAnsi="宋体" w:cs="宋体"/>
          <w:szCs w:val="21"/>
          <w:u w:val="single"/>
        </w:rPr>
      </w:pPr>
      <w:r>
        <w:rPr>
          <w:rFonts w:ascii="宋体" w:hAnsi="宋体" w:cs="宋体" w:hint="eastAsia"/>
          <w:szCs w:val="21"/>
        </w:rPr>
        <w:t xml:space="preserve">     外商投资企业类型：</w:t>
      </w:r>
      <w:r>
        <w:rPr>
          <w:rFonts w:ascii="宋体" w:hAnsi="宋体" w:cs="宋体" w:hint="eastAsia"/>
          <w:iCs/>
          <w:szCs w:val="21"/>
        </w:rPr>
        <w:sym w:font="Wingdings" w:char="00A8"/>
      </w:r>
      <w:r>
        <w:rPr>
          <w:rFonts w:ascii="宋体" w:hAnsi="宋体" w:cs="宋体" w:hint="eastAsia"/>
          <w:szCs w:val="21"/>
        </w:rPr>
        <w:t xml:space="preserve">全部由外国投资者投资  </w:t>
      </w:r>
      <w:r>
        <w:rPr>
          <w:rFonts w:ascii="宋体" w:hAnsi="宋体" w:cs="宋体" w:hint="eastAsia"/>
          <w:iCs/>
          <w:szCs w:val="21"/>
        </w:rPr>
        <w:sym w:font="Wingdings" w:char="00A8"/>
      </w:r>
      <w:r>
        <w:rPr>
          <w:rFonts w:ascii="宋体" w:hAnsi="宋体" w:cs="宋体" w:hint="eastAsia"/>
          <w:iCs/>
          <w:szCs w:val="21"/>
        </w:rPr>
        <w:t>部分由外国投资者投资</w:t>
      </w:r>
    </w:p>
    <w:p w:rsidR="00804254" w:rsidRDefault="00BF3689">
      <w:pPr>
        <w:numPr>
          <w:ilvl w:val="255"/>
          <w:numId w:val="0"/>
        </w:numPr>
        <w:adjustRightInd w:val="0"/>
        <w:snapToGrid w:val="0"/>
        <w:spacing w:line="400" w:lineRule="exact"/>
        <w:ind w:firstLineChars="200" w:firstLine="420"/>
        <w:rPr>
          <w:rFonts w:ascii="宋体" w:hAnsi="宋体" w:cs="宋体"/>
          <w:szCs w:val="21"/>
        </w:rPr>
      </w:pPr>
      <w:r>
        <w:rPr>
          <w:rFonts w:ascii="宋体" w:hAnsi="宋体" w:cs="宋体" w:hint="eastAsia"/>
          <w:szCs w:val="21"/>
        </w:rPr>
        <w:t>（</w:t>
      </w:r>
      <w:r>
        <w:rPr>
          <w:rFonts w:ascii="宋体" w:hAnsi="宋体" w:cs="宋体"/>
          <w:szCs w:val="21"/>
          <w:lang w:val="en"/>
        </w:rPr>
        <w:t>9</w:t>
      </w:r>
      <w:r>
        <w:rPr>
          <w:rFonts w:ascii="宋体" w:hAnsi="宋体" w:cs="宋体" w:hint="eastAsia"/>
          <w:szCs w:val="21"/>
        </w:rPr>
        <w:t>）是否涉及进口产品：</w:t>
      </w:r>
    </w:p>
    <w:p w:rsidR="00804254" w:rsidRDefault="00BF3689">
      <w:pPr>
        <w:numPr>
          <w:ilvl w:val="255"/>
          <w:numId w:val="0"/>
        </w:numPr>
        <w:adjustRightInd w:val="0"/>
        <w:snapToGrid w:val="0"/>
        <w:spacing w:line="400" w:lineRule="exact"/>
        <w:ind w:firstLineChars="400" w:firstLine="840"/>
        <w:rPr>
          <w:rFonts w:ascii="宋体" w:hAnsi="宋体" w:cs="宋体"/>
          <w:szCs w:val="21"/>
          <w:u w:val="single"/>
        </w:rPr>
      </w:pPr>
      <w:r>
        <w:rPr>
          <w:rFonts w:ascii="宋体" w:hAnsi="宋体" w:cs="宋体" w:hint="eastAsia"/>
          <w:szCs w:val="21"/>
        </w:rPr>
        <w:t xml:space="preserve"> </w:t>
      </w:r>
      <w:r>
        <w:rPr>
          <w:rFonts w:ascii="宋体" w:hAnsi="宋体" w:cs="宋体" w:hint="eastAsia"/>
          <w:szCs w:val="21"/>
        </w:rPr>
        <w:sym w:font="Wingdings" w:char="00A8"/>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p>
    <w:p w:rsidR="00804254" w:rsidRDefault="00BF3689">
      <w:pPr>
        <w:numPr>
          <w:ilvl w:val="255"/>
          <w:numId w:val="0"/>
        </w:numPr>
        <w:adjustRightInd w:val="0"/>
        <w:snapToGrid w:val="0"/>
        <w:spacing w:line="400" w:lineRule="exact"/>
        <w:ind w:firstLineChars="400" w:firstLine="840"/>
        <w:rPr>
          <w:rFonts w:ascii="宋体" w:hAnsi="宋体"/>
          <w:szCs w:val="21"/>
        </w:rPr>
      </w:pPr>
      <w:r>
        <w:rPr>
          <w:rFonts w:ascii="宋体" w:hAnsi="宋体" w:cs="宋体" w:hint="eastAsia"/>
          <w:szCs w:val="21"/>
        </w:rPr>
        <w:t xml:space="preserve">        国别：</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规格型号：</w:t>
      </w:r>
      <w:r>
        <w:rPr>
          <w:rFonts w:ascii="宋体" w:hAnsi="宋体" w:cs="宋体" w:hint="eastAsia"/>
          <w:szCs w:val="21"/>
          <w:u w:val="single"/>
        </w:rPr>
        <w:t xml:space="preserve">        </w:t>
      </w:r>
      <w:r>
        <w:rPr>
          <w:rFonts w:ascii="宋体" w:hAnsi="宋体" w:hint="eastAsia"/>
          <w:szCs w:val="21"/>
        </w:rPr>
        <w:t xml:space="preserve">      </w:t>
      </w:r>
    </w:p>
    <w:p w:rsidR="00804254" w:rsidRDefault="00BF3689">
      <w:pPr>
        <w:adjustRightInd w:val="0"/>
        <w:snapToGrid w:val="0"/>
        <w:spacing w:line="400" w:lineRule="exact"/>
        <w:ind w:firstLineChars="400" w:firstLine="840"/>
        <w:rPr>
          <w:rFonts w:ascii="宋体" w:hAnsi="宋体"/>
          <w:szCs w:val="21"/>
        </w:rPr>
      </w:pPr>
      <w:r>
        <w:rPr>
          <w:rFonts w:ascii="宋体" w:hAnsi="宋体" w:hint="eastAsia"/>
          <w:szCs w:val="21"/>
        </w:rPr>
        <w:t xml:space="preserve"> </w:t>
      </w:r>
      <w:r>
        <w:rPr>
          <w:rFonts w:ascii="宋体" w:hAnsi="宋体" w:hint="eastAsia"/>
          <w:szCs w:val="21"/>
        </w:rPr>
        <w:sym w:font="Wingdings" w:char="00A8"/>
      </w:r>
      <w:r>
        <w:rPr>
          <w:rFonts w:ascii="宋体" w:hAnsi="宋体" w:hint="eastAsia"/>
          <w:szCs w:val="21"/>
        </w:rPr>
        <w:t>否</w:t>
      </w:r>
    </w:p>
    <w:p w:rsidR="00804254" w:rsidRDefault="00BF3689">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（1</w:t>
      </w:r>
      <w:r>
        <w:rPr>
          <w:rFonts w:ascii="宋体" w:hAnsi="宋体"/>
          <w:szCs w:val="21"/>
          <w:lang w:val="en"/>
        </w:rPr>
        <w:t>0</w:t>
      </w:r>
      <w:r>
        <w:rPr>
          <w:rFonts w:ascii="宋体" w:hAnsi="宋体" w:hint="eastAsia"/>
          <w:szCs w:val="21"/>
        </w:rPr>
        <w:t>）是否涉及节能产品：</w:t>
      </w:r>
    </w:p>
    <w:p w:rsidR="00804254" w:rsidRDefault="00BF3689">
      <w:pPr>
        <w:numPr>
          <w:ilvl w:val="255"/>
          <w:numId w:val="0"/>
        </w:numPr>
        <w:tabs>
          <w:tab w:val="left" w:pos="740"/>
        </w:tabs>
        <w:adjustRightInd w:val="0"/>
        <w:snapToGrid w:val="0"/>
        <w:spacing w:line="400" w:lineRule="exact"/>
        <w:rPr>
          <w:rFonts w:ascii="宋体" w:hAnsi="宋体"/>
          <w:iCs/>
          <w:szCs w:val="21"/>
        </w:rPr>
      </w:pPr>
      <w:r>
        <w:rPr>
          <w:rFonts w:ascii="宋体" w:hAnsi="宋体" w:hint="eastAsia"/>
          <w:szCs w:val="21"/>
        </w:rPr>
        <w:t xml:space="preserve">         </w:t>
      </w:r>
      <w:r>
        <w:rPr>
          <w:rFonts w:ascii="宋体" w:hAnsi="宋体" w:hint="eastAsia"/>
          <w:szCs w:val="21"/>
        </w:rPr>
        <w:sym w:font="Wingdings" w:char="00A8"/>
      </w:r>
      <w:r>
        <w:rPr>
          <w:rFonts w:ascii="宋体" w:hAnsi="宋体" w:hint="eastAsia"/>
          <w:szCs w:val="21"/>
        </w:rPr>
        <w:t>是，《节能产品政府采购品目清单》的底级品目名称：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rsidR="00804254" w:rsidRDefault="00BF3689">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强制采购       </w:t>
      </w:r>
      <w:r>
        <w:rPr>
          <w:rFonts w:ascii="宋体" w:hAnsi="宋体" w:hint="eastAsia"/>
          <w:iCs/>
          <w:szCs w:val="21"/>
        </w:rPr>
        <w:sym w:font="Wingdings" w:char="00A8"/>
      </w:r>
      <w:r>
        <w:rPr>
          <w:rFonts w:ascii="宋体" w:hAnsi="宋体" w:hint="eastAsia"/>
          <w:iCs/>
          <w:szCs w:val="21"/>
        </w:rPr>
        <w:t xml:space="preserve">优先采购    </w:t>
      </w:r>
    </w:p>
    <w:p w:rsidR="00804254" w:rsidRDefault="00BF3689">
      <w:pPr>
        <w:numPr>
          <w:ilvl w:val="255"/>
          <w:numId w:val="0"/>
        </w:numPr>
        <w:tabs>
          <w:tab w:val="left" w:pos="740"/>
        </w:tabs>
        <w:adjustRightInd w:val="0"/>
        <w:snapToGrid w:val="0"/>
        <w:spacing w:line="400" w:lineRule="exact"/>
        <w:rPr>
          <w:rFonts w:ascii="宋体" w:hAnsi="宋体"/>
          <w:szCs w:val="21"/>
        </w:rPr>
      </w:pPr>
      <w:r>
        <w:rPr>
          <w:rFonts w:ascii="宋体" w:hAnsi="宋体" w:hint="eastAsia"/>
          <w:iCs/>
          <w:szCs w:val="21"/>
        </w:rPr>
        <w:t xml:space="preserve">         </w:t>
      </w:r>
      <w:r>
        <w:rPr>
          <w:rFonts w:ascii="宋体" w:hAnsi="宋体" w:hint="eastAsia"/>
          <w:szCs w:val="21"/>
        </w:rPr>
        <w:sym w:font="Wingdings" w:char="00A8"/>
      </w:r>
      <w:r>
        <w:rPr>
          <w:rFonts w:ascii="宋体" w:hAnsi="宋体" w:hint="eastAsia"/>
          <w:szCs w:val="21"/>
        </w:rPr>
        <w:t>否</w:t>
      </w:r>
    </w:p>
    <w:p w:rsidR="00804254" w:rsidRDefault="00BF3689">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是否涉及环境标志产品：</w:t>
      </w:r>
    </w:p>
    <w:p w:rsidR="00804254" w:rsidRDefault="00BF3689">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w:t>
      </w:r>
      <w:r>
        <w:rPr>
          <w:rFonts w:ascii="宋体" w:hAnsi="宋体" w:hint="eastAsia"/>
          <w:szCs w:val="21"/>
        </w:rPr>
        <w:sym w:font="Wingdings" w:char="00A8"/>
      </w:r>
      <w:r>
        <w:rPr>
          <w:rFonts w:ascii="宋体" w:hAnsi="宋体" w:hint="eastAsia"/>
          <w:szCs w:val="21"/>
        </w:rPr>
        <w:t>是，《环境标志产品政府采购品目清单》的底级品目名称：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rsidR="00804254" w:rsidRDefault="00BF3689">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强制采购       </w:t>
      </w:r>
      <w:r>
        <w:rPr>
          <w:rFonts w:ascii="宋体" w:hAnsi="宋体" w:hint="eastAsia"/>
          <w:iCs/>
          <w:szCs w:val="21"/>
        </w:rPr>
        <w:sym w:font="Wingdings" w:char="00A8"/>
      </w:r>
      <w:r>
        <w:rPr>
          <w:rFonts w:ascii="宋体" w:hAnsi="宋体" w:hint="eastAsia"/>
          <w:iCs/>
          <w:szCs w:val="21"/>
        </w:rPr>
        <w:t xml:space="preserve">优先采购    </w:t>
      </w:r>
    </w:p>
    <w:p w:rsidR="00804254" w:rsidRDefault="00BF3689">
      <w:pPr>
        <w:numPr>
          <w:ilvl w:val="255"/>
          <w:numId w:val="0"/>
        </w:numPr>
        <w:tabs>
          <w:tab w:val="left" w:pos="740"/>
        </w:tabs>
        <w:adjustRightInd w:val="0"/>
        <w:snapToGrid w:val="0"/>
        <w:spacing w:line="400" w:lineRule="exact"/>
        <w:rPr>
          <w:rFonts w:ascii="宋体" w:hAnsi="宋体"/>
          <w:szCs w:val="21"/>
        </w:rPr>
      </w:pPr>
      <w:r>
        <w:rPr>
          <w:rFonts w:ascii="宋体" w:hAnsi="宋体" w:hint="eastAsia"/>
          <w:iCs/>
          <w:szCs w:val="21"/>
        </w:rPr>
        <w:t xml:space="preserve">         </w:t>
      </w:r>
      <w:r>
        <w:rPr>
          <w:rFonts w:ascii="宋体" w:hAnsi="宋体" w:hint="eastAsia"/>
          <w:szCs w:val="21"/>
        </w:rPr>
        <w:sym w:font="Wingdings" w:char="00A8"/>
      </w:r>
      <w:r>
        <w:rPr>
          <w:rFonts w:ascii="宋体" w:hAnsi="宋体" w:hint="eastAsia"/>
          <w:szCs w:val="21"/>
        </w:rPr>
        <w:t>否</w:t>
      </w:r>
    </w:p>
    <w:p w:rsidR="00804254" w:rsidRDefault="00BF3689">
      <w:pPr>
        <w:numPr>
          <w:ilvl w:val="255"/>
          <w:numId w:val="0"/>
        </w:numPr>
        <w:autoSpaceDE w:val="0"/>
        <w:autoSpaceDN w:val="0"/>
        <w:adjustRightInd w:val="0"/>
        <w:snapToGrid w:val="0"/>
        <w:spacing w:line="400" w:lineRule="exact"/>
        <w:rPr>
          <w:rFonts w:ascii="宋体" w:hAnsi="宋体"/>
          <w:szCs w:val="21"/>
        </w:rPr>
      </w:pPr>
      <w:r>
        <w:rPr>
          <w:rFonts w:ascii="宋体" w:eastAsia="华文楷体" w:hAnsi="宋体" w:cs="华文楷体" w:hint="eastAsia"/>
          <w:szCs w:val="21"/>
        </w:rPr>
        <w:t xml:space="preserve">          </w:t>
      </w:r>
      <w:r>
        <w:rPr>
          <w:rFonts w:ascii="宋体" w:hAnsi="宋体" w:hint="eastAsia"/>
          <w:szCs w:val="21"/>
        </w:rPr>
        <w:t xml:space="preserve">是否涉及绿色产品： </w:t>
      </w:r>
    </w:p>
    <w:p w:rsidR="00804254" w:rsidRDefault="00BF3689">
      <w:pPr>
        <w:autoSpaceDE w:val="0"/>
        <w:autoSpaceDN w:val="0"/>
        <w:adjustRightInd w:val="0"/>
        <w:spacing w:line="400" w:lineRule="exact"/>
        <w:ind w:firstLine="420"/>
        <w:rPr>
          <w:rFonts w:ascii="宋体" w:hAnsi="宋体" w:cs="华文楷体"/>
          <w:sz w:val="22"/>
          <w:szCs w:val="21"/>
          <w:u w:val="single"/>
        </w:rPr>
      </w:pPr>
      <w:r>
        <w:rPr>
          <w:rFonts w:ascii="宋体" w:hAnsi="宋体" w:hint="eastAsia"/>
          <w:szCs w:val="21"/>
        </w:rPr>
        <w:t xml:space="preserve">     </w:t>
      </w:r>
      <w:r>
        <w:rPr>
          <w:rFonts w:ascii="宋体" w:hAnsi="宋体" w:hint="eastAsia"/>
          <w:szCs w:val="21"/>
        </w:rPr>
        <w:sym w:font="Wingdings" w:char="00A8"/>
      </w:r>
      <w:r>
        <w:rPr>
          <w:rFonts w:ascii="宋体" w:hAnsi="宋体" w:hint="eastAsia"/>
          <w:szCs w:val="21"/>
        </w:rPr>
        <w:t>是，绿色产品政府采购相关政策确定的底级品目名称：</w:t>
      </w:r>
      <w:r>
        <w:rPr>
          <w:rFonts w:ascii="宋体" w:hAnsi="宋体" w:cs="华文楷体" w:hint="eastAsia"/>
          <w:sz w:val="22"/>
          <w:szCs w:val="21"/>
          <w:u w:val="single"/>
        </w:rPr>
        <w:t xml:space="preserve">         </w:t>
      </w:r>
    </w:p>
    <w:p w:rsidR="00804254" w:rsidRDefault="00BF3689">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强制采购       </w:t>
      </w:r>
      <w:r>
        <w:rPr>
          <w:rFonts w:ascii="宋体" w:hAnsi="宋体" w:hint="eastAsia"/>
          <w:iCs/>
          <w:szCs w:val="21"/>
        </w:rPr>
        <w:sym w:font="Wingdings" w:char="00A8"/>
      </w:r>
      <w:r>
        <w:rPr>
          <w:rFonts w:ascii="宋体" w:hAnsi="宋体" w:hint="eastAsia"/>
          <w:iCs/>
          <w:szCs w:val="21"/>
        </w:rPr>
        <w:t xml:space="preserve">优先采购    </w:t>
      </w:r>
    </w:p>
    <w:p w:rsidR="00804254" w:rsidRDefault="00BF3689">
      <w:pPr>
        <w:autoSpaceDE w:val="0"/>
        <w:autoSpaceDN w:val="0"/>
        <w:adjustRightInd w:val="0"/>
        <w:spacing w:line="400" w:lineRule="exact"/>
        <w:ind w:firstLine="420"/>
        <w:rPr>
          <w:rFonts w:ascii="宋体" w:eastAsia="华文楷体" w:hAnsi="宋体" w:cs="华文楷体"/>
          <w:szCs w:val="21"/>
        </w:rPr>
      </w:pPr>
      <w:r>
        <w:rPr>
          <w:rFonts w:ascii="宋体" w:hAnsi="宋体" w:hint="eastAsia"/>
          <w:szCs w:val="21"/>
        </w:rPr>
        <w:t xml:space="preserve">     </w:t>
      </w:r>
      <w:r>
        <w:rPr>
          <w:rFonts w:ascii="宋体" w:hAnsi="宋体" w:hint="eastAsia"/>
          <w:szCs w:val="21"/>
        </w:rPr>
        <w:sym w:font="Wingdings" w:char="00A8"/>
      </w:r>
      <w:r>
        <w:rPr>
          <w:rFonts w:ascii="宋体" w:hAnsi="宋体" w:hint="eastAsia"/>
          <w:szCs w:val="21"/>
        </w:rPr>
        <w:t>否</w:t>
      </w:r>
    </w:p>
    <w:p w:rsidR="00804254" w:rsidRDefault="00BF3689">
      <w:pPr>
        <w:numPr>
          <w:ilvl w:val="255"/>
          <w:numId w:val="0"/>
        </w:numPr>
        <w:adjustRightInd w:val="0"/>
        <w:snapToGrid w:val="0"/>
        <w:spacing w:line="400" w:lineRule="exact"/>
        <w:rPr>
          <w:rFonts w:ascii="宋体" w:hAnsi="宋体"/>
          <w:szCs w:val="21"/>
        </w:rPr>
      </w:pPr>
      <w:r>
        <w:rPr>
          <w:rFonts w:ascii="宋体" w:hAnsi="宋体" w:hint="eastAsia"/>
          <w:szCs w:val="21"/>
        </w:rPr>
        <w:lastRenderedPageBreak/>
        <w:t xml:space="preserve">    （1</w:t>
      </w:r>
      <w:r>
        <w:rPr>
          <w:rFonts w:ascii="宋体" w:hAnsi="宋体"/>
          <w:szCs w:val="21"/>
          <w:lang w:val="en"/>
        </w:rPr>
        <w:t>1</w:t>
      </w:r>
      <w:r>
        <w:rPr>
          <w:rFonts w:ascii="宋体" w:hAnsi="宋体" w:hint="eastAsia"/>
          <w:szCs w:val="21"/>
        </w:rPr>
        <w:t>）涉及商品包装和快递包装的，是否参考《商品包装政府采购需求标准（试行）》、《快递包装政府采购需求标准（试行）》明确产品及相关快递服务的具体包装要求：</w:t>
      </w:r>
    </w:p>
    <w:p w:rsidR="00804254" w:rsidRDefault="00BF3689">
      <w:pPr>
        <w:numPr>
          <w:ilvl w:val="255"/>
          <w:numId w:val="0"/>
        </w:numPr>
        <w:adjustRightInd w:val="0"/>
        <w:snapToGrid w:val="0"/>
        <w:spacing w:line="400" w:lineRule="exact"/>
        <w:ind w:firstLineChars="400" w:firstLine="840"/>
        <w:rPr>
          <w:rFonts w:ascii="宋体" w:hAnsi="宋体"/>
          <w:szCs w:val="21"/>
        </w:rPr>
      </w:pPr>
      <w:r>
        <w:rPr>
          <w:rFonts w:ascii="宋体" w:hAnsi="宋体" w:hint="eastAsia"/>
          <w:szCs w:val="21"/>
        </w:rPr>
        <w:sym w:font="Wingdings" w:char="00A8"/>
      </w:r>
      <w:r>
        <w:rPr>
          <w:rFonts w:ascii="宋体" w:hAnsi="宋体" w:hint="eastAsia"/>
          <w:szCs w:val="21"/>
        </w:rPr>
        <w:t xml:space="preserve">是       </w:t>
      </w:r>
      <w:r>
        <w:rPr>
          <w:rFonts w:ascii="宋体" w:hAnsi="宋体" w:hint="eastAsia"/>
          <w:szCs w:val="21"/>
        </w:rPr>
        <w:sym w:font="Wingdings" w:char="00A8"/>
      </w:r>
      <w:r>
        <w:rPr>
          <w:rFonts w:ascii="宋体" w:hAnsi="宋体" w:hint="eastAsia"/>
          <w:szCs w:val="21"/>
        </w:rPr>
        <w:t xml:space="preserve">否      </w:t>
      </w:r>
      <w:r>
        <w:rPr>
          <w:rFonts w:ascii="宋体" w:hAnsi="宋体" w:hint="eastAsia"/>
          <w:szCs w:val="21"/>
        </w:rPr>
        <w:sym w:font="Wingdings" w:char="00A8"/>
      </w:r>
      <w:r>
        <w:rPr>
          <w:rFonts w:ascii="宋体" w:hAnsi="宋体" w:hint="eastAsia"/>
          <w:szCs w:val="21"/>
        </w:rPr>
        <w:t>不涉及</w:t>
      </w:r>
    </w:p>
    <w:p w:rsidR="00804254" w:rsidRDefault="00BF3689">
      <w:pPr>
        <w:numPr>
          <w:ilvl w:val="0"/>
          <w:numId w:val="12"/>
        </w:numPr>
        <w:adjustRightInd w:val="0"/>
        <w:snapToGrid w:val="0"/>
        <w:spacing w:line="400" w:lineRule="exact"/>
        <w:ind w:firstLineChars="200" w:firstLine="422"/>
        <w:rPr>
          <w:rFonts w:ascii="宋体" w:hAnsi="宋体"/>
          <w:b/>
          <w:szCs w:val="21"/>
        </w:rPr>
      </w:pPr>
      <w:r>
        <w:rPr>
          <w:rFonts w:ascii="宋体" w:hAnsi="宋体" w:hint="eastAsia"/>
          <w:b/>
          <w:szCs w:val="21"/>
        </w:rPr>
        <w:t>合同金额</w:t>
      </w:r>
    </w:p>
    <w:p w:rsidR="00804254" w:rsidRDefault="00BF3689">
      <w:pPr>
        <w:adjustRightInd w:val="0"/>
        <w:snapToGrid w:val="0"/>
        <w:spacing w:line="400" w:lineRule="exact"/>
        <w:ind w:firstLineChars="200" w:firstLine="420"/>
        <w:rPr>
          <w:rFonts w:ascii="宋体" w:hAnsi="宋体"/>
          <w:szCs w:val="21"/>
        </w:rPr>
      </w:pPr>
      <w:r>
        <w:rPr>
          <w:rFonts w:ascii="宋体" w:hAnsi="宋体" w:hint="eastAsia"/>
          <w:szCs w:val="21"/>
        </w:rPr>
        <w:t>（1）合同金额小写：</w:t>
      </w:r>
      <w:r>
        <w:rPr>
          <w:rFonts w:ascii="宋体" w:hAnsi="宋体" w:hint="eastAsia"/>
          <w:szCs w:val="21"/>
          <w:u w:val="single"/>
        </w:rPr>
        <w:t xml:space="preserve">                           </w:t>
      </w:r>
    </w:p>
    <w:p w:rsidR="00804254" w:rsidRDefault="00BF3689">
      <w:pPr>
        <w:adjustRightInd w:val="0"/>
        <w:snapToGrid w:val="0"/>
        <w:spacing w:line="400" w:lineRule="exact"/>
        <w:rPr>
          <w:rFonts w:ascii="宋体" w:hAnsi="宋体"/>
          <w:szCs w:val="21"/>
          <w:u w:val="single"/>
        </w:rPr>
      </w:pPr>
      <w:r>
        <w:rPr>
          <w:rFonts w:ascii="宋体" w:hAnsi="宋体" w:hint="eastAsia"/>
          <w:szCs w:val="21"/>
        </w:rPr>
        <w:t xml:space="preserve">                 大写：</w:t>
      </w:r>
      <w:r>
        <w:rPr>
          <w:rFonts w:ascii="宋体" w:hAnsi="宋体" w:hint="eastAsia"/>
          <w:szCs w:val="21"/>
          <w:u w:val="single"/>
        </w:rPr>
        <w:t xml:space="preserve">                           </w:t>
      </w:r>
    </w:p>
    <w:p w:rsidR="00804254" w:rsidRDefault="00BF3689">
      <w:pPr>
        <w:adjustRightInd w:val="0"/>
        <w:snapToGrid w:val="0"/>
        <w:spacing w:line="400" w:lineRule="exact"/>
        <w:rPr>
          <w:rFonts w:ascii="宋体" w:hAnsi="宋体"/>
          <w:szCs w:val="21"/>
        </w:rPr>
      </w:pPr>
      <w:r>
        <w:rPr>
          <w:rFonts w:ascii="宋体" w:hAnsi="宋体" w:hint="eastAsia"/>
          <w:szCs w:val="21"/>
        </w:rPr>
        <w:t xml:space="preserve">         分包金额（如有）小写：</w:t>
      </w:r>
      <w:r>
        <w:rPr>
          <w:rFonts w:ascii="宋体" w:hAnsi="宋体" w:hint="eastAsia"/>
          <w:szCs w:val="21"/>
          <w:u w:val="single"/>
        </w:rPr>
        <w:t xml:space="preserve">                   </w:t>
      </w:r>
    </w:p>
    <w:p w:rsidR="00804254" w:rsidRDefault="00BF3689">
      <w:pPr>
        <w:adjustRightInd w:val="0"/>
        <w:snapToGrid w:val="0"/>
        <w:spacing w:line="400" w:lineRule="exact"/>
        <w:rPr>
          <w:rFonts w:ascii="宋体" w:hAnsi="宋体"/>
          <w:szCs w:val="21"/>
          <w:u w:val="single"/>
        </w:rPr>
      </w:pPr>
      <w:r>
        <w:rPr>
          <w:rFonts w:ascii="宋体" w:hAnsi="宋体" w:hint="eastAsia"/>
          <w:szCs w:val="21"/>
        </w:rPr>
        <w:t xml:space="preserve">                     大写：</w:t>
      </w:r>
      <w:r>
        <w:rPr>
          <w:rFonts w:ascii="宋体" w:hAnsi="宋体" w:hint="eastAsia"/>
          <w:szCs w:val="21"/>
          <w:u w:val="single"/>
        </w:rPr>
        <w:t xml:space="preserve">                       </w:t>
      </w:r>
    </w:p>
    <w:p w:rsidR="00804254" w:rsidRDefault="00BF3689">
      <w:pPr>
        <w:adjustRightInd w:val="0"/>
        <w:snapToGrid w:val="0"/>
        <w:spacing w:line="400" w:lineRule="exact"/>
        <w:rPr>
          <w:rFonts w:ascii="宋体" w:hAnsi="宋体"/>
          <w:szCs w:val="21"/>
        </w:rPr>
      </w:pPr>
      <w:r>
        <w:rPr>
          <w:rFonts w:ascii="宋体" w:hAnsi="宋体" w:hint="eastAsia"/>
          <w:szCs w:val="21"/>
        </w:rPr>
        <w:t xml:space="preserve">    （注：固定单价合同应填写单价和最高限价）</w:t>
      </w:r>
    </w:p>
    <w:p w:rsidR="00804254" w:rsidRDefault="00BF3689">
      <w:pPr>
        <w:numPr>
          <w:ilvl w:val="255"/>
          <w:numId w:val="0"/>
        </w:numPr>
        <w:adjustRightInd w:val="0"/>
        <w:snapToGrid w:val="0"/>
        <w:spacing w:line="400" w:lineRule="exact"/>
        <w:rPr>
          <w:rFonts w:ascii="宋体" w:hAnsi="宋体"/>
          <w:szCs w:val="21"/>
        </w:rPr>
      </w:pPr>
      <w:r>
        <w:rPr>
          <w:rFonts w:ascii="宋体" w:hAnsi="宋体" w:hint="eastAsia"/>
          <w:szCs w:val="21"/>
        </w:rPr>
        <w:t xml:space="preserve">    （2）合同定价方式（采用组合定价方式的，可以勾选多项）：</w:t>
      </w:r>
    </w:p>
    <w:p w:rsidR="00804254" w:rsidRDefault="00BF3689">
      <w:pPr>
        <w:adjustRightInd w:val="0"/>
        <w:snapToGrid w:val="0"/>
        <w:spacing w:line="400" w:lineRule="exact"/>
        <w:ind w:firstLineChars="200" w:firstLine="420"/>
        <w:rPr>
          <w:rFonts w:ascii="宋体" w:hAnsi="宋体"/>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固定总价 </w:t>
      </w:r>
      <w:r>
        <w:rPr>
          <w:rFonts w:ascii="宋体" w:hAnsi="宋体" w:hint="eastAsia"/>
          <w:iCs/>
          <w:szCs w:val="21"/>
        </w:rPr>
        <w:sym w:font="Wingdings" w:char="00A8"/>
      </w:r>
      <w:r>
        <w:rPr>
          <w:rFonts w:ascii="宋体" w:hAnsi="宋体" w:hint="eastAsia"/>
          <w:iCs/>
          <w:szCs w:val="21"/>
        </w:rPr>
        <w:t xml:space="preserve">固定单价 </w:t>
      </w:r>
      <w:r>
        <w:rPr>
          <w:rFonts w:ascii="宋体" w:hAnsi="宋体" w:hint="eastAsia"/>
          <w:iCs/>
          <w:szCs w:val="21"/>
        </w:rPr>
        <w:sym w:font="Wingdings" w:char="00A8"/>
      </w:r>
      <w:r>
        <w:rPr>
          <w:rFonts w:ascii="宋体" w:hAnsi="宋体" w:hint="eastAsia"/>
          <w:iCs/>
          <w:szCs w:val="21"/>
        </w:rPr>
        <w:t xml:space="preserve">固定费率 </w:t>
      </w:r>
      <w:r>
        <w:rPr>
          <w:rFonts w:ascii="宋体" w:hAnsi="宋体" w:hint="eastAsia"/>
          <w:iCs/>
          <w:szCs w:val="21"/>
        </w:rPr>
        <w:sym w:font="Wingdings" w:char="00A8"/>
      </w:r>
      <w:r>
        <w:rPr>
          <w:rFonts w:ascii="宋体" w:hAnsi="宋体" w:hint="eastAsia"/>
          <w:iCs/>
          <w:szCs w:val="21"/>
        </w:rPr>
        <w:t xml:space="preserve">成本补偿 </w:t>
      </w:r>
      <w:r>
        <w:rPr>
          <w:rFonts w:ascii="宋体" w:hAnsi="宋体" w:hint="eastAsia"/>
          <w:iCs/>
          <w:szCs w:val="21"/>
        </w:rPr>
        <w:sym w:font="Wingdings" w:char="00A8"/>
      </w:r>
      <w:r>
        <w:rPr>
          <w:rFonts w:ascii="宋体" w:hAnsi="宋体" w:hint="eastAsia"/>
          <w:iCs/>
          <w:szCs w:val="21"/>
        </w:rPr>
        <w:t xml:space="preserve">绩效激励 </w:t>
      </w:r>
      <w:r>
        <w:rPr>
          <w:rFonts w:ascii="宋体" w:hAnsi="宋体" w:hint="eastAsia"/>
          <w:iCs/>
          <w:szCs w:val="21"/>
        </w:rPr>
        <w:sym w:font="Wingdings" w:char="00A8"/>
      </w:r>
      <w:r>
        <w:rPr>
          <w:rFonts w:ascii="宋体" w:hAnsi="宋体" w:hint="eastAsia"/>
          <w:iCs/>
          <w:szCs w:val="21"/>
        </w:rPr>
        <w:t>其他</w:t>
      </w:r>
      <w:r>
        <w:rPr>
          <w:rFonts w:ascii="宋体" w:hAnsi="宋体" w:hint="eastAsia"/>
          <w:szCs w:val="21"/>
          <w:u w:val="single"/>
        </w:rPr>
        <w:t xml:space="preserve">       </w:t>
      </w:r>
    </w:p>
    <w:p w:rsidR="00804254" w:rsidRDefault="00BF3689">
      <w:pPr>
        <w:spacing w:line="400" w:lineRule="exact"/>
        <w:ind w:firstLineChars="200" w:firstLine="420"/>
        <w:rPr>
          <w:szCs w:val="21"/>
        </w:rPr>
      </w:pPr>
      <w:r>
        <w:rPr>
          <w:rFonts w:ascii="宋体" w:hAnsi="宋体" w:hint="eastAsia"/>
          <w:szCs w:val="21"/>
        </w:rPr>
        <w:t>（3）付款方式（按项目实际勾选填写）：</w:t>
      </w:r>
    </w:p>
    <w:p w:rsidR="00804254" w:rsidRDefault="00BF3689">
      <w:pPr>
        <w:adjustRightInd w:val="0"/>
        <w:snapToGrid w:val="0"/>
        <w:spacing w:line="400" w:lineRule="exact"/>
        <w:ind w:firstLineChars="300" w:firstLine="630"/>
        <w:rPr>
          <w:rFonts w:ascii="宋体" w:hAnsi="宋体"/>
          <w:szCs w:val="21"/>
          <w:u w:val="single"/>
        </w:rPr>
      </w:pPr>
      <w:r>
        <w:rPr>
          <w:rFonts w:ascii="宋体" w:hAnsi="宋体" w:hint="eastAsia"/>
          <w:szCs w:val="21"/>
        </w:rPr>
        <w:sym w:font="Wingdings" w:char="00A8"/>
      </w:r>
      <w:r>
        <w:rPr>
          <w:rFonts w:ascii="宋体" w:hAnsi="宋体" w:hint="eastAsia"/>
          <w:szCs w:val="21"/>
        </w:rPr>
        <w:t>全额付款：</w:t>
      </w:r>
      <w:r>
        <w:rPr>
          <w:rFonts w:ascii="宋体" w:hAnsi="宋体" w:hint="eastAsia"/>
          <w:szCs w:val="21"/>
          <w:u w:val="single"/>
        </w:rPr>
        <w:t xml:space="preserve">     （应明确一次性支付合同款项的条件）                    </w:t>
      </w:r>
    </w:p>
    <w:p w:rsidR="00804254" w:rsidRDefault="00BF3689">
      <w:pPr>
        <w:snapToGrid w:val="0"/>
        <w:spacing w:line="400" w:lineRule="exact"/>
        <w:ind w:firstLineChars="300" w:firstLine="630"/>
      </w:pPr>
      <w:r>
        <w:rPr>
          <w:rFonts w:ascii="宋体" w:hAnsi="宋体" w:hint="eastAsia"/>
          <w:szCs w:val="21"/>
        </w:rPr>
        <w:sym w:font="Wingdings" w:char="00A8"/>
      </w:r>
      <w:r>
        <w:rPr>
          <w:rFonts w:ascii="宋体" w:hAnsi="宋体" w:hint="eastAsia"/>
          <w:szCs w:val="21"/>
        </w:rPr>
        <w:t>分期付款：</w:t>
      </w:r>
      <w:r>
        <w:rPr>
          <w:rFonts w:ascii="宋体" w:hAnsi="宋体" w:hint="eastAsia"/>
          <w:szCs w:val="21"/>
          <w:u w:val="single"/>
        </w:rPr>
        <w:t xml:space="preserve">  （应明确分期支付合同款项的各期比例和支付条件，各期支付条件应与分期履约验收情况挂钩） </w:t>
      </w:r>
      <w:r>
        <w:rPr>
          <w:rFonts w:ascii="宋体" w:hAnsi="宋体" w:hint="eastAsia"/>
          <w:szCs w:val="21"/>
        </w:rPr>
        <w:t>，其中涉及预付款的：</w:t>
      </w:r>
      <w:r>
        <w:rPr>
          <w:rFonts w:ascii="宋体" w:hAnsi="宋体" w:hint="eastAsia"/>
          <w:szCs w:val="21"/>
          <w:u w:val="single"/>
        </w:rPr>
        <w:t xml:space="preserve"> （应明确预付款的支付比例和支付条件） </w:t>
      </w:r>
    </w:p>
    <w:p w:rsidR="00804254" w:rsidRDefault="00BF3689">
      <w:pPr>
        <w:adjustRightInd w:val="0"/>
        <w:snapToGrid w:val="0"/>
        <w:spacing w:line="400" w:lineRule="exact"/>
        <w:ind w:firstLineChars="300" w:firstLine="630"/>
        <w:rPr>
          <w:rFonts w:ascii="宋体" w:hAnsi="宋体"/>
          <w:szCs w:val="21"/>
          <w:u w:val="single"/>
        </w:rPr>
      </w:pPr>
      <w:r>
        <w:rPr>
          <w:rFonts w:ascii="宋体" w:hAnsi="宋体" w:hint="eastAsia"/>
          <w:szCs w:val="21"/>
        </w:rPr>
        <w:sym w:font="Wingdings" w:char="00A8"/>
      </w:r>
      <w:r>
        <w:rPr>
          <w:rFonts w:ascii="宋体" w:hAnsi="宋体" w:hint="eastAsia"/>
          <w:szCs w:val="21"/>
        </w:rPr>
        <w:t>成本补偿：</w:t>
      </w:r>
      <w:r>
        <w:rPr>
          <w:rFonts w:ascii="宋体" w:hAnsi="宋体" w:hint="eastAsia"/>
          <w:szCs w:val="21"/>
          <w:u w:val="single"/>
        </w:rPr>
        <w:t xml:space="preserve">      （应明确按照成本补偿方式的支付方式和支付条件）   </w:t>
      </w:r>
    </w:p>
    <w:p w:rsidR="00804254" w:rsidRDefault="00BF3689">
      <w:pPr>
        <w:adjustRightInd w:val="0"/>
        <w:snapToGrid w:val="0"/>
        <w:spacing w:line="400" w:lineRule="exact"/>
        <w:ind w:firstLineChars="300" w:firstLine="630"/>
        <w:rPr>
          <w:rFonts w:ascii="宋体" w:hAnsi="宋体"/>
          <w:szCs w:val="21"/>
        </w:rPr>
      </w:pPr>
      <w:r>
        <w:rPr>
          <w:rFonts w:ascii="宋体" w:hAnsi="宋体" w:hint="eastAsia"/>
          <w:szCs w:val="21"/>
        </w:rPr>
        <w:sym w:font="Wingdings" w:char="00A8"/>
      </w:r>
      <w:r>
        <w:rPr>
          <w:rFonts w:ascii="宋体" w:hAnsi="宋体" w:hint="eastAsia"/>
          <w:szCs w:val="21"/>
        </w:rPr>
        <w:t>绩效激励：</w:t>
      </w:r>
      <w:r>
        <w:rPr>
          <w:rFonts w:ascii="宋体" w:hAnsi="宋体" w:hint="eastAsia"/>
          <w:szCs w:val="21"/>
          <w:u w:val="single"/>
        </w:rPr>
        <w:t xml:space="preserve">      （应明确按照绩效激励方式的支付方式和支付条件）   </w:t>
      </w:r>
    </w:p>
    <w:p w:rsidR="00804254" w:rsidRDefault="00BF3689">
      <w:pPr>
        <w:numPr>
          <w:ilvl w:val="0"/>
          <w:numId w:val="12"/>
        </w:numPr>
        <w:adjustRightInd w:val="0"/>
        <w:snapToGrid w:val="0"/>
        <w:spacing w:line="400" w:lineRule="exact"/>
        <w:ind w:firstLineChars="200" w:firstLine="422"/>
        <w:rPr>
          <w:rFonts w:ascii="宋体" w:hAnsi="宋体"/>
          <w:b/>
          <w:szCs w:val="21"/>
          <w:u w:val="single"/>
        </w:rPr>
      </w:pPr>
      <w:r>
        <w:rPr>
          <w:rFonts w:ascii="宋体" w:hAnsi="宋体" w:hint="eastAsia"/>
          <w:b/>
          <w:szCs w:val="21"/>
        </w:rPr>
        <w:t>合同履行</w:t>
      </w:r>
    </w:p>
    <w:p w:rsidR="00804254" w:rsidRDefault="00BF3689">
      <w:pPr>
        <w:adjustRightInd w:val="0"/>
        <w:snapToGrid w:val="0"/>
        <w:spacing w:line="400" w:lineRule="exact"/>
        <w:ind w:firstLineChars="200" w:firstLine="420"/>
        <w:rPr>
          <w:rFonts w:ascii="宋体" w:hAnsi="宋体" w:cs="宋体"/>
          <w:szCs w:val="21"/>
        </w:rPr>
      </w:pPr>
      <w:r>
        <w:rPr>
          <w:rFonts w:ascii="宋体" w:hAnsi="宋体" w:cs="宋体" w:hint="eastAsia"/>
          <w:szCs w:val="21"/>
        </w:rPr>
        <w:t>（1）起始日期：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日，完成日期：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w:t>
      </w:r>
    </w:p>
    <w:p w:rsidR="00804254" w:rsidRDefault="00BF3689">
      <w:pPr>
        <w:adjustRightInd w:val="0"/>
        <w:snapToGrid w:val="0"/>
        <w:spacing w:line="400" w:lineRule="exact"/>
        <w:ind w:firstLineChars="200" w:firstLine="420"/>
        <w:rPr>
          <w:rFonts w:ascii="宋体" w:hAnsi="宋体" w:cs="宋体"/>
          <w:szCs w:val="21"/>
          <w:u w:val="single"/>
        </w:rPr>
      </w:pPr>
      <w:r>
        <w:rPr>
          <w:rFonts w:ascii="宋体" w:hAnsi="宋体" w:cs="宋体" w:hint="eastAsia"/>
          <w:szCs w:val="21"/>
        </w:rPr>
        <w:t>（2）履约地点</w:t>
      </w:r>
      <w:r>
        <w:rPr>
          <w:rFonts w:ascii="宋体" w:hAnsi="宋体" w:cs="宋体" w:hint="eastAsia"/>
          <w:bCs/>
          <w:szCs w:val="21"/>
        </w:rPr>
        <w:t>：</w:t>
      </w:r>
      <w:r>
        <w:rPr>
          <w:rFonts w:ascii="宋体" w:hAnsi="宋体" w:cs="宋体" w:hint="eastAsia"/>
          <w:szCs w:val="21"/>
          <w:u w:val="single"/>
        </w:rPr>
        <w:t xml:space="preserve">                             </w:t>
      </w:r>
    </w:p>
    <w:p w:rsidR="00804254" w:rsidRDefault="00BF3689">
      <w:pPr>
        <w:adjustRightInd w:val="0"/>
        <w:snapToGrid w:val="0"/>
        <w:spacing w:line="400" w:lineRule="exact"/>
        <w:ind w:firstLineChars="200" w:firstLine="420"/>
        <w:rPr>
          <w:rFonts w:ascii="宋体" w:hAnsi="宋体" w:cs="宋体"/>
          <w:szCs w:val="21"/>
        </w:rPr>
      </w:pPr>
      <w:r>
        <w:rPr>
          <w:rFonts w:ascii="宋体" w:hAnsi="宋体" w:cs="宋体" w:hint="eastAsia"/>
          <w:bCs/>
          <w:szCs w:val="21"/>
        </w:rPr>
        <w:t>（3）履约担保：</w:t>
      </w:r>
      <w:r>
        <w:rPr>
          <w:rFonts w:ascii="宋体" w:hAnsi="宋体" w:cs="宋体" w:hint="eastAsia"/>
        </w:rPr>
        <w:t>是否收取履约保证金：</w:t>
      </w:r>
      <w:r>
        <w:rPr>
          <w:rFonts w:ascii="宋体" w:hAnsi="宋体" w:cs="宋体" w:hint="eastAsia"/>
          <w:szCs w:val="21"/>
        </w:rPr>
        <w:sym w:font="Wingdings" w:char="00A8"/>
      </w:r>
      <w:r>
        <w:rPr>
          <w:rFonts w:ascii="宋体" w:hAnsi="宋体" w:cs="宋体" w:hint="eastAsia"/>
          <w:szCs w:val="21"/>
        </w:rPr>
        <w:t xml:space="preserve">是    </w:t>
      </w:r>
      <w:r>
        <w:rPr>
          <w:rFonts w:ascii="宋体" w:hAnsi="宋体" w:cs="宋体" w:hint="eastAsia"/>
          <w:szCs w:val="21"/>
        </w:rPr>
        <w:sym w:font="Wingdings" w:char="00A8"/>
      </w:r>
      <w:r>
        <w:rPr>
          <w:rFonts w:ascii="宋体" w:hAnsi="宋体" w:cs="宋体" w:hint="eastAsia"/>
          <w:szCs w:val="21"/>
        </w:rPr>
        <w:t>否</w:t>
      </w:r>
    </w:p>
    <w:p w:rsidR="00804254" w:rsidRDefault="00BF3689">
      <w:pPr>
        <w:autoSpaceDE w:val="0"/>
        <w:autoSpaceDN w:val="0"/>
        <w:adjustRightInd w:val="0"/>
        <w:spacing w:line="400" w:lineRule="exact"/>
        <w:ind w:firstLineChars="200" w:firstLine="440"/>
        <w:rPr>
          <w:rFonts w:ascii="宋体" w:hAnsi="宋体" w:cs="宋体"/>
          <w:szCs w:val="21"/>
        </w:rPr>
      </w:pPr>
      <w:r>
        <w:rPr>
          <w:rFonts w:ascii="宋体" w:eastAsia="华文楷体" w:hAnsi="宋体" w:cs="宋体" w:hint="eastAsia"/>
          <w:bCs/>
          <w:sz w:val="22"/>
          <w:szCs w:val="21"/>
        </w:rPr>
        <w:t xml:space="preserve">  </w:t>
      </w:r>
      <w:r>
        <w:rPr>
          <w:rFonts w:ascii="宋体" w:hAnsi="宋体" w:cs="宋体" w:hint="eastAsia"/>
          <w:szCs w:val="21"/>
        </w:rPr>
        <w:t xml:space="preserve">  收取履约保证金形式：</w:t>
      </w:r>
      <w:r>
        <w:rPr>
          <w:rFonts w:ascii="宋体" w:hAnsi="宋体" w:cs="宋体" w:hint="eastAsia"/>
          <w:bCs/>
          <w:szCs w:val="21"/>
          <w:u w:val="single"/>
        </w:rPr>
        <w:t xml:space="preserve">                            </w:t>
      </w:r>
    </w:p>
    <w:p w:rsidR="00804254" w:rsidRDefault="00BF3689">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 xml:space="preserve">    收取履约保证金金额：</w:t>
      </w:r>
      <w:r>
        <w:rPr>
          <w:rFonts w:ascii="宋体" w:hAnsi="宋体" w:cs="宋体" w:hint="eastAsia"/>
          <w:bCs/>
          <w:szCs w:val="21"/>
          <w:u w:val="single"/>
        </w:rPr>
        <w:t xml:space="preserve">                            </w:t>
      </w:r>
    </w:p>
    <w:p w:rsidR="00804254" w:rsidRDefault="00BF3689">
      <w:pPr>
        <w:snapToGrid w:val="0"/>
        <w:spacing w:line="400" w:lineRule="exact"/>
        <w:ind w:firstLineChars="200" w:firstLine="420"/>
        <w:rPr>
          <w:rFonts w:ascii="宋体" w:hAnsi="宋体" w:cs="宋体"/>
        </w:rPr>
      </w:pPr>
      <w:r>
        <w:rPr>
          <w:rFonts w:ascii="宋体" w:hAnsi="宋体" w:cs="宋体" w:hint="eastAsia"/>
          <w:bCs/>
          <w:szCs w:val="21"/>
        </w:rPr>
        <w:t xml:space="preserve">    履约担保期限：</w:t>
      </w:r>
      <w:r>
        <w:rPr>
          <w:rFonts w:ascii="宋体" w:hAnsi="宋体" w:cs="宋体" w:hint="eastAsia"/>
          <w:bCs/>
          <w:szCs w:val="21"/>
          <w:u w:val="single"/>
        </w:rPr>
        <w:t xml:space="preserve">                                  </w:t>
      </w:r>
    </w:p>
    <w:p w:rsidR="00804254" w:rsidRDefault="00BF3689">
      <w:pPr>
        <w:adjustRightInd w:val="0"/>
        <w:snapToGrid w:val="0"/>
        <w:spacing w:line="400" w:lineRule="exact"/>
        <w:ind w:firstLineChars="200" w:firstLine="420"/>
        <w:rPr>
          <w:rFonts w:ascii="宋体" w:hAnsi="宋体" w:cs="宋体"/>
          <w:bCs/>
          <w:szCs w:val="21"/>
        </w:rPr>
      </w:pPr>
      <w:r>
        <w:rPr>
          <w:rFonts w:ascii="宋体" w:hAnsi="宋体" w:cs="宋体" w:hint="eastAsia"/>
          <w:bCs/>
          <w:szCs w:val="21"/>
        </w:rPr>
        <w:t>（4）分期履行要求：</w:t>
      </w:r>
      <w:r>
        <w:rPr>
          <w:rFonts w:ascii="宋体" w:hAnsi="宋体" w:cs="宋体" w:hint="eastAsia"/>
          <w:bCs/>
          <w:szCs w:val="21"/>
          <w:u w:val="single"/>
        </w:rPr>
        <w:t xml:space="preserve">                                                        </w:t>
      </w:r>
    </w:p>
    <w:p w:rsidR="00804254" w:rsidRDefault="00BF3689">
      <w:pPr>
        <w:adjustRightInd w:val="0"/>
        <w:snapToGrid w:val="0"/>
        <w:spacing w:line="400" w:lineRule="exact"/>
        <w:ind w:firstLineChars="200" w:firstLine="420"/>
        <w:rPr>
          <w:rFonts w:ascii="宋体" w:hAnsi="宋体" w:cs="宋体"/>
          <w:szCs w:val="21"/>
          <w:u w:val="single"/>
        </w:rPr>
      </w:pPr>
      <w:r>
        <w:rPr>
          <w:rFonts w:ascii="宋体" w:hAnsi="宋体" w:cs="宋体" w:hint="eastAsia"/>
          <w:bCs/>
          <w:szCs w:val="21"/>
        </w:rPr>
        <w:t>（5）风险处置措施和替代方案：</w:t>
      </w:r>
      <w:r>
        <w:rPr>
          <w:rFonts w:ascii="宋体" w:hAnsi="宋体" w:cs="宋体" w:hint="eastAsia"/>
          <w:color w:val="0000FF"/>
          <w:szCs w:val="21"/>
          <w:u w:val="single"/>
        </w:rPr>
        <w:t xml:space="preserve"> </w:t>
      </w:r>
      <w:r>
        <w:rPr>
          <w:rFonts w:ascii="宋体" w:hAnsi="宋体" w:cs="宋体" w:hint="eastAsia"/>
          <w:color w:val="000000"/>
          <w:szCs w:val="21"/>
          <w:u w:val="single"/>
        </w:rPr>
        <w:t xml:space="preserve">              </w:t>
      </w:r>
      <w:r>
        <w:rPr>
          <w:rFonts w:ascii="宋体" w:hAnsi="宋体" w:cs="宋体" w:hint="eastAsia"/>
          <w:szCs w:val="21"/>
          <w:u w:val="single"/>
        </w:rPr>
        <w:t xml:space="preserve">                                                </w:t>
      </w:r>
    </w:p>
    <w:p w:rsidR="00804254" w:rsidRDefault="00BF3689">
      <w:pPr>
        <w:numPr>
          <w:ilvl w:val="0"/>
          <w:numId w:val="12"/>
        </w:numPr>
        <w:adjustRightInd w:val="0"/>
        <w:snapToGrid w:val="0"/>
        <w:spacing w:line="400" w:lineRule="exact"/>
        <w:ind w:firstLineChars="200" w:firstLine="422"/>
        <w:rPr>
          <w:rFonts w:ascii="宋体" w:hAnsi="宋体"/>
          <w:b/>
          <w:szCs w:val="21"/>
        </w:rPr>
      </w:pPr>
      <w:r>
        <w:rPr>
          <w:rFonts w:ascii="宋体" w:hAnsi="宋体" w:hint="eastAsia"/>
          <w:b/>
          <w:szCs w:val="21"/>
        </w:rPr>
        <w:t>合同验收</w:t>
      </w:r>
    </w:p>
    <w:p w:rsidR="00804254" w:rsidRDefault="00BF3689">
      <w:pPr>
        <w:numPr>
          <w:ilvl w:val="0"/>
          <w:numId w:val="14"/>
        </w:numPr>
        <w:adjustRightInd w:val="0"/>
        <w:snapToGrid w:val="0"/>
        <w:spacing w:line="400" w:lineRule="exact"/>
        <w:ind w:firstLineChars="200" w:firstLine="420"/>
        <w:rPr>
          <w:rFonts w:ascii="宋体" w:hAnsi="宋体"/>
          <w:bCs/>
          <w:szCs w:val="21"/>
        </w:rPr>
      </w:pPr>
      <w:r>
        <w:rPr>
          <w:rFonts w:ascii="宋体" w:hAnsi="宋体" w:hint="eastAsia"/>
          <w:bCs/>
          <w:szCs w:val="21"/>
        </w:rPr>
        <w:t>验收组织方式：</w:t>
      </w:r>
      <w:r>
        <w:rPr>
          <w:rFonts w:ascii="宋体" w:hAnsi="宋体" w:cs="宋体" w:hint="eastAsia"/>
          <w:szCs w:val="21"/>
        </w:rPr>
        <w:sym w:font="Wingdings" w:char="00A8"/>
      </w:r>
      <w:r>
        <w:rPr>
          <w:rFonts w:ascii="宋体" w:hAnsi="宋体" w:hint="eastAsia"/>
          <w:bCs/>
          <w:szCs w:val="21"/>
        </w:rPr>
        <w:t xml:space="preserve">自行组织 </w:t>
      </w:r>
      <w:r>
        <w:rPr>
          <w:rFonts w:ascii="宋体" w:hAnsi="宋体" w:cs="宋体" w:hint="eastAsia"/>
          <w:szCs w:val="21"/>
        </w:rPr>
        <w:sym w:font="Wingdings" w:char="00A8"/>
      </w:r>
      <w:r>
        <w:rPr>
          <w:rFonts w:ascii="宋体" w:hAnsi="宋体" w:hint="eastAsia"/>
          <w:bCs/>
          <w:szCs w:val="21"/>
        </w:rPr>
        <w:t>委托第三方组织</w:t>
      </w:r>
    </w:p>
    <w:p w:rsidR="00804254" w:rsidRDefault="00BF3689">
      <w:pPr>
        <w:adjustRightInd w:val="0"/>
        <w:snapToGrid w:val="0"/>
        <w:spacing w:line="400" w:lineRule="exact"/>
        <w:rPr>
          <w:rFonts w:ascii="宋体" w:hAnsi="宋体"/>
          <w:bCs/>
          <w:szCs w:val="21"/>
        </w:rPr>
      </w:pPr>
      <w:r>
        <w:rPr>
          <w:rFonts w:ascii="宋体" w:hAnsi="宋体" w:hint="eastAsia"/>
          <w:bCs/>
          <w:szCs w:val="21"/>
        </w:rPr>
        <w:t xml:space="preserve">         验收主体：</w:t>
      </w:r>
      <w:r>
        <w:rPr>
          <w:rFonts w:ascii="宋体" w:hAnsi="宋体" w:hint="eastAsia"/>
          <w:bCs/>
          <w:szCs w:val="21"/>
          <w:u w:val="single"/>
        </w:rPr>
        <w:t xml:space="preserve">                  </w:t>
      </w:r>
    </w:p>
    <w:p w:rsidR="00804254" w:rsidRDefault="00BF3689">
      <w:pPr>
        <w:adjustRightInd w:val="0"/>
        <w:snapToGrid w:val="0"/>
        <w:spacing w:line="400" w:lineRule="exact"/>
        <w:rPr>
          <w:rFonts w:ascii="宋体" w:hAnsi="宋体"/>
          <w:bCs/>
          <w:szCs w:val="21"/>
        </w:rPr>
      </w:pPr>
      <w:r>
        <w:rPr>
          <w:rFonts w:ascii="宋体" w:hAnsi="宋体" w:hint="eastAsia"/>
          <w:bCs/>
          <w:szCs w:val="21"/>
        </w:rPr>
        <w:t xml:space="preserve">        是否邀请本项目的其他供应商参加验收：</w:t>
      </w:r>
      <w:r>
        <w:rPr>
          <w:rFonts w:ascii="宋体" w:hAnsi="宋体" w:cs="宋体" w:hint="eastAsia"/>
          <w:szCs w:val="21"/>
        </w:rPr>
        <w:sym w:font="Wingdings" w:char="00A8"/>
      </w:r>
      <w:r>
        <w:rPr>
          <w:rFonts w:ascii="宋体" w:hAnsi="宋体" w:hint="eastAsia"/>
          <w:bCs/>
          <w:szCs w:val="21"/>
        </w:rPr>
        <w:t xml:space="preserve">是  </w:t>
      </w:r>
      <w:r>
        <w:rPr>
          <w:rFonts w:ascii="宋体" w:hAnsi="宋体" w:cs="宋体" w:hint="eastAsia"/>
          <w:szCs w:val="21"/>
        </w:rPr>
        <w:sym w:font="Wingdings" w:char="00A8"/>
      </w:r>
      <w:r>
        <w:rPr>
          <w:rFonts w:ascii="宋体" w:hAnsi="宋体" w:hint="eastAsia"/>
          <w:bCs/>
          <w:szCs w:val="21"/>
        </w:rPr>
        <w:t>否</w:t>
      </w:r>
    </w:p>
    <w:p w:rsidR="00804254" w:rsidRDefault="00BF3689">
      <w:pPr>
        <w:adjustRightInd w:val="0"/>
        <w:snapToGrid w:val="0"/>
        <w:spacing w:line="400" w:lineRule="exact"/>
        <w:ind w:firstLineChars="400" w:firstLine="840"/>
        <w:rPr>
          <w:rFonts w:ascii="宋体" w:hAnsi="宋体"/>
          <w:bCs/>
          <w:szCs w:val="21"/>
        </w:rPr>
      </w:pPr>
      <w:r>
        <w:rPr>
          <w:rFonts w:ascii="宋体" w:hAnsi="宋体" w:hint="eastAsia"/>
          <w:bCs/>
          <w:szCs w:val="21"/>
        </w:rPr>
        <w:t>是否邀请专家参加验收：</w:t>
      </w:r>
      <w:r>
        <w:rPr>
          <w:rFonts w:ascii="宋体" w:hAnsi="宋体" w:cs="宋体" w:hint="eastAsia"/>
          <w:szCs w:val="21"/>
        </w:rPr>
        <w:sym w:font="Wingdings" w:char="00A8"/>
      </w:r>
      <w:r>
        <w:rPr>
          <w:rFonts w:ascii="宋体" w:hAnsi="宋体" w:hint="eastAsia"/>
          <w:bCs/>
          <w:szCs w:val="21"/>
        </w:rPr>
        <w:t xml:space="preserve">是  </w:t>
      </w:r>
      <w:r>
        <w:rPr>
          <w:rFonts w:ascii="宋体" w:hAnsi="宋体" w:cs="宋体" w:hint="eastAsia"/>
          <w:szCs w:val="21"/>
        </w:rPr>
        <w:sym w:font="Wingdings" w:char="00A8"/>
      </w:r>
      <w:r>
        <w:rPr>
          <w:rFonts w:ascii="宋体" w:hAnsi="宋体" w:hint="eastAsia"/>
          <w:bCs/>
          <w:szCs w:val="21"/>
        </w:rPr>
        <w:t>否</w:t>
      </w:r>
    </w:p>
    <w:p w:rsidR="00804254" w:rsidRDefault="00BF3689">
      <w:pPr>
        <w:adjustRightInd w:val="0"/>
        <w:snapToGrid w:val="0"/>
        <w:spacing w:line="400" w:lineRule="exact"/>
        <w:ind w:firstLineChars="400" w:firstLine="840"/>
        <w:rPr>
          <w:rFonts w:ascii="宋体" w:hAnsi="宋体"/>
          <w:bCs/>
          <w:szCs w:val="21"/>
        </w:rPr>
      </w:pPr>
      <w:r>
        <w:rPr>
          <w:rFonts w:ascii="宋体" w:hAnsi="宋体" w:hint="eastAsia"/>
          <w:bCs/>
          <w:szCs w:val="21"/>
        </w:rPr>
        <w:t>是否邀请服务对象参加验收：</w:t>
      </w:r>
      <w:r>
        <w:rPr>
          <w:rFonts w:ascii="宋体" w:hAnsi="宋体" w:cs="宋体" w:hint="eastAsia"/>
          <w:szCs w:val="21"/>
        </w:rPr>
        <w:sym w:font="Wingdings" w:char="00A8"/>
      </w:r>
      <w:r>
        <w:rPr>
          <w:rFonts w:ascii="宋体" w:hAnsi="宋体" w:hint="eastAsia"/>
          <w:bCs/>
          <w:szCs w:val="21"/>
        </w:rPr>
        <w:t xml:space="preserve">是  </w:t>
      </w:r>
      <w:r>
        <w:rPr>
          <w:rFonts w:ascii="宋体" w:hAnsi="宋体" w:cs="宋体" w:hint="eastAsia"/>
          <w:szCs w:val="21"/>
        </w:rPr>
        <w:sym w:font="Wingdings" w:char="00A8"/>
      </w:r>
      <w:r>
        <w:rPr>
          <w:rFonts w:ascii="宋体" w:hAnsi="宋体" w:hint="eastAsia"/>
          <w:bCs/>
          <w:szCs w:val="21"/>
        </w:rPr>
        <w:t>否</w:t>
      </w:r>
    </w:p>
    <w:p w:rsidR="00804254" w:rsidRDefault="00BF3689">
      <w:pPr>
        <w:adjustRightInd w:val="0"/>
        <w:snapToGrid w:val="0"/>
        <w:spacing w:line="400" w:lineRule="exact"/>
        <w:ind w:firstLineChars="400" w:firstLine="840"/>
        <w:rPr>
          <w:rFonts w:ascii="宋体" w:hAnsi="宋体"/>
          <w:bCs/>
          <w:szCs w:val="21"/>
        </w:rPr>
      </w:pPr>
      <w:r>
        <w:rPr>
          <w:rFonts w:ascii="宋体" w:hAnsi="宋体" w:hint="eastAsia"/>
          <w:bCs/>
          <w:szCs w:val="21"/>
        </w:rPr>
        <w:lastRenderedPageBreak/>
        <w:t>是否邀请第三方检测机构参加验收：</w:t>
      </w:r>
      <w:r>
        <w:rPr>
          <w:rFonts w:ascii="宋体" w:hAnsi="宋体" w:cs="宋体" w:hint="eastAsia"/>
          <w:szCs w:val="21"/>
        </w:rPr>
        <w:sym w:font="Wingdings" w:char="00A8"/>
      </w:r>
      <w:r>
        <w:rPr>
          <w:rFonts w:ascii="宋体" w:hAnsi="宋体" w:hint="eastAsia"/>
          <w:bCs/>
          <w:szCs w:val="21"/>
        </w:rPr>
        <w:t xml:space="preserve">是  </w:t>
      </w:r>
      <w:r>
        <w:rPr>
          <w:rFonts w:ascii="宋体" w:hAnsi="宋体" w:cs="宋体" w:hint="eastAsia"/>
          <w:szCs w:val="21"/>
        </w:rPr>
        <w:sym w:font="Wingdings" w:char="00A8"/>
      </w:r>
      <w:r>
        <w:rPr>
          <w:rFonts w:ascii="宋体" w:hAnsi="宋体" w:hint="eastAsia"/>
          <w:bCs/>
          <w:szCs w:val="21"/>
        </w:rPr>
        <w:t>否</w:t>
      </w:r>
    </w:p>
    <w:p w:rsidR="00804254" w:rsidRDefault="00BF3689">
      <w:pPr>
        <w:adjustRightInd w:val="0"/>
        <w:snapToGrid w:val="0"/>
        <w:spacing w:line="400" w:lineRule="exact"/>
        <w:ind w:firstLineChars="400" w:firstLine="840"/>
        <w:rPr>
          <w:rFonts w:ascii="宋体" w:hAnsi="宋体"/>
          <w:bCs/>
          <w:szCs w:val="21"/>
        </w:rPr>
      </w:pPr>
      <w:r>
        <w:rPr>
          <w:rFonts w:ascii="宋体" w:hAnsi="宋体" w:hint="eastAsia"/>
          <w:bCs/>
          <w:szCs w:val="21"/>
        </w:rPr>
        <w:t>是否进行抽查检测：</w:t>
      </w:r>
      <w:r>
        <w:rPr>
          <w:rFonts w:ascii="宋体" w:hAnsi="宋体" w:cs="宋体" w:hint="eastAsia"/>
          <w:szCs w:val="21"/>
        </w:rPr>
        <w:sym w:font="Wingdings" w:char="00A8"/>
      </w:r>
      <w:r>
        <w:rPr>
          <w:rFonts w:ascii="宋体" w:hAnsi="宋体" w:hint="eastAsia"/>
          <w:bCs/>
          <w:szCs w:val="21"/>
        </w:rPr>
        <w:t>是，抽查比例：</w:t>
      </w:r>
      <w:r>
        <w:rPr>
          <w:rFonts w:ascii="宋体" w:hAnsi="宋体" w:hint="eastAsia"/>
          <w:bCs/>
          <w:szCs w:val="21"/>
          <w:u w:val="single"/>
        </w:rPr>
        <w:t xml:space="preserve">        </w:t>
      </w:r>
      <w:r>
        <w:rPr>
          <w:rFonts w:ascii="宋体" w:hAnsi="宋体" w:hint="eastAsia"/>
          <w:bCs/>
          <w:szCs w:val="21"/>
        </w:rPr>
        <w:t xml:space="preserve"> </w:t>
      </w:r>
      <w:r>
        <w:rPr>
          <w:rFonts w:ascii="宋体" w:hAnsi="宋体" w:cs="宋体" w:hint="eastAsia"/>
          <w:szCs w:val="21"/>
        </w:rPr>
        <w:sym w:font="Wingdings" w:char="00A8"/>
      </w:r>
      <w:r>
        <w:rPr>
          <w:rFonts w:ascii="宋体" w:hAnsi="宋体" w:hint="eastAsia"/>
          <w:bCs/>
          <w:szCs w:val="21"/>
        </w:rPr>
        <w:t>否</w:t>
      </w:r>
    </w:p>
    <w:p w:rsidR="00804254" w:rsidRDefault="00BF3689">
      <w:pPr>
        <w:adjustRightInd w:val="0"/>
        <w:snapToGrid w:val="0"/>
        <w:spacing w:line="400" w:lineRule="exact"/>
        <w:ind w:firstLineChars="400" w:firstLine="840"/>
        <w:rPr>
          <w:rFonts w:ascii="宋体" w:hAnsi="宋体"/>
          <w:bCs/>
          <w:szCs w:val="21"/>
          <w:u w:val="single"/>
        </w:rPr>
      </w:pPr>
      <w:r>
        <w:rPr>
          <w:rFonts w:ascii="宋体" w:hAnsi="宋体" w:hint="eastAsia"/>
          <w:bCs/>
          <w:szCs w:val="21"/>
        </w:rPr>
        <w:t>是否存在破坏性检测：</w:t>
      </w:r>
      <w:r>
        <w:rPr>
          <w:rFonts w:ascii="宋体" w:hAnsi="宋体" w:cs="宋体" w:hint="eastAsia"/>
          <w:szCs w:val="21"/>
        </w:rPr>
        <w:sym w:font="Wingdings" w:char="00A8"/>
      </w:r>
      <w:r>
        <w:rPr>
          <w:rFonts w:ascii="宋体" w:hAnsi="宋体" w:hint="eastAsia"/>
          <w:bCs/>
          <w:szCs w:val="21"/>
        </w:rPr>
        <w:t>是，</w:t>
      </w:r>
      <w:r>
        <w:rPr>
          <w:rFonts w:ascii="宋体" w:hAnsi="宋体" w:hint="eastAsia"/>
          <w:bCs/>
          <w:szCs w:val="21"/>
          <w:u w:val="single"/>
        </w:rPr>
        <w:t>（应明确对被破坏的检测产品的处理方式）</w:t>
      </w:r>
    </w:p>
    <w:p w:rsidR="00804254" w:rsidRDefault="00BF3689">
      <w:pPr>
        <w:adjustRightInd w:val="0"/>
        <w:snapToGrid w:val="0"/>
        <w:spacing w:line="400" w:lineRule="exact"/>
        <w:ind w:firstLineChars="400" w:firstLine="840"/>
        <w:rPr>
          <w:rFonts w:ascii="宋体" w:hAnsi="宋体"/>
          <w:bCs/>
          <w:szCs w:val="21"/>
        </w:rPr>
      </w:pPr>
      <w:r>
        <w:rPr>
          <w:rFonts w:ascii="宋体" w:hAnsi="宋体" w:hint="eastAsia"/>
          <w:bCs/>
          <w:szCs w:val="21"/>
        </w:rPr>
        <w:t xml:space="preserve">                    </w:t>
      </w:r>
      <w:r>
        <w:rPr>
          <w:rFonts w:ascii="宋体" w:hAnsi="宋体" w:cs="宋体" w:hint="eastAsia"/>
          <w:szCs w:val="21"/>
        </w:rPr>
        <w:sym w:font="Wingdings" w:char="00A8"/>
      </w:r>
      <w:r>
        <w:rPr>
          <w:rFonts w:ascii="宋体" w:hAnsi="宋体" w:hint="eastAsia"/>
          <w:bCs/>
          <w:szCs w:val="21"/>
        </w:rPr>
        <w:t>否</w:t>
      </w:r>
    </w:p>
    <w:p w:rsidR="00804254" w:rsidRDefault="00BF3689">
      <w:pPr>
        <w:adjustRightInd w:val="0"/>
        <w:snapToGrid w:val="0"/>
        <w:spacing w:line="400" w:lineRule="exact"/>
        <w:ind w:firstLineChars="400" w:firstLine="840"/>
        <w:rPr>
          <w:rFonts w:ascii="宋体" w:hAnsi="宋体"/>
          <w:bCs/>
          <w:szCs w:val="21"/>
          <w:u w:val="single"/>
        </w:rPr>
      </w:pPr>
      <w:r>
        <w:rPr>
          <w:rFonts w:ascii="宋体" w:hAnsi="宋体" w:hint="eastAsia"/>
          <w:bCs/>
          <w:szCs w:val="21"/>
        </w:rPr>
        <w:t>验收组织的其他事项：</w:t>
      </w:r>
      <w:r>
        <w:rPr>
          <w:rFonts w:ascii="宋体" w:hAnsi="宋体" w:hint="eastAsia"/>
          <w:bCs/>
          <w:szCs w:val="21"/>
          <w:u w:val="single"/>
        </w:rPr>
        <w:t xml:space="preserve">                </w:t>
      </w:r>
    </w:p>
    <w:p w:rsidR="00804254" w:rsidRDefault="00BF3689">
      <w:pPr>
        <w:adjustRightInd w:val="0"/>
        <w:snapToGrid w:val="0"/>
        <w:spacing w:line="400" w:lineRule="exact"/>
        <w:ind w:firstLineChars="200" w:firstLine="420"/>
        <w:rPr>
          <w:rFonts w:ascii="宋体" w:hAnsi="宋体"/>
          <w:bCs/>
          <w:szCs w:val="21"/>
          <w:u w:val="single"/>
        </w:rPr>
      </w:pPr>
      <w:r>
        <w:rPr>
          <w:rFonts w:ascii="宋体" w:hAnsi="宋体" w:hint="eastAsia"/>
          <w:bCs/>
          <w:szCs w:val="21"/>
        </w:rPr>
        <w:t>（2）履约验收时间：</w:t>
      </w:r>
      <w:r>
        <w:rPr>
          <w:rFonts w:ascii="宋体" w:hAnsi="宋体" w:hint="eastAsia"/>
          <w:bCs/>
          <w:szCs w:val="21"/>
          <w:u w:val="single"/>
        </w:rPr>
        <w:t xml:space="preserve">（计划于何时验收/供应商提出验收申请之日起   日内组织验收） </w:t>
      </w:r>
    </w:p>
    <w:p w:rsidR="00804254" w:rsidRDefault="00BF3689">
      <w:pPr>
        <w:adjustRightInd w:val="0"/>
        <w:snapToGrid w:val="0"/>
        <w:spacing w:line="400" w:lineRule="exact"/>
        <w:ind w:firstLineChars="200" w:firstLine="420"/>
        <w:rPr>
          <w:rFonts w:ascii="宋体" w:hAnsi="宋体"/>
          <w:bCs/>
          <w:szCs w:val="21"/>
        </w:rPr>
      </w:pPr>
      <w:r>
        <w:rPr>
          <w:rFonts w:ascii="宋体" w:hAnsi="宋体" w:hint="eastAsia"/>
          <w:bCs/>
          <w:szCs w:val="21"/>
        </w:rPr>
        <w:t>（3）履约验收方式：</w:t>
      </w:r>
      <w:r>
        <w:rPr>
          <w:rFonts w:ascii="宋体" w:hAnsi="宋体" w:cs="宋体" w:hint="eastAsia"/>
          <w:szCs w:val="21"/>
        </w:rPr>
        <w:sym w:font="Wingdings" w:char="00A8"/>
      </w:r>
      <w:r>
        <w:rPr>
          <w:rFonts w:ascii="宋体" w:hAnsi="宋体" w:hint="eastAsia"/>
          <w:bCs/>
          <w:szCs w:val="21"/>
        </w:rPr>
        <w:t xml:space="preserve">一次性验收         </w:t>
      </w:r>
    </w:p>
    <w:p w:rsidR="00804254" w:rsidRDefault="00BF3689">
      <w:pPr>
        <w:adjustRightInd w:val="0"/>
        <w:snapToGrid w:val="0"/>
        <w:spacing w:line="400" w:lineRule="exact"/>
        <w:rPr>
          <w:rFonts w:ascii="宋体" w:hAnsi="宋体"/>
          <w:bCs/>
          <w:szCs w:val="21"/>
        </w:rPr>
      </w:pPr>
      <w:r>
        <w:rPr>
          <w:rFonts w:ascii="宋体" w:hAnsi="宋体" w:hint="eastAsia"/>
          <w:bCs/>
          <w:szCs w:val="21"/>
        </w:rPr>
        <w:t xml:space="preserve">                       </w:t>
      </w:r>
      <w:r>
        <w:rPr>
          <w:rFonts w:ascii="宋体" w:hAnsi="宋体" w:cs="宋体" w:hint="eastAsia"/>
          <w:szCs w:val="21"/>
        </w:rPr>
        <w:sym w:font="Wingdings" w:char="00A8"/>
      </w:r>
      <w:r>
        <w:rPr>
          <w:rFonts w:ascii="宋体" w:hAnsi="宋体" w:hint="eastAsia"/>
          <w:bCs/>
          <w:szCs w:val="21"/>
        </w:rPr>
        <w:t>分期/分项验收：</w:t>
      </w:r>
      <w:r>
        <w:rPr>
          <w:rFonts w:ascii="宋体" w:hAnsi="宋体" w:hint="eastAsia"/>
          <w:bCs/>
          <w:szCs w:val="21"/>
          <w:u w:val="single"/>
        </w:rPr>
        <w:t xml:space="preserve"> （应明确分期</w:t>
      </w:r>
      <w:r>
        <w:rPr>
          <w:rFonts w:ascii="宋体" w:hAnsi="宋体"/>
          <w:bCs/>
          <w:szCs w:val="21"/>
          <w:u w:val="single"/>
          <w:lang w:val="en"/>
        </w:rPr>
        <w:t>/</w:t>
      </w:r>
      <w:r>
        <w:rPr>
          <w:rFonts w:ascii="宋体" w:hAnsi="宋体" w:hint="eastAsia"/>
          <w:bCs/>
          <w:szCs w:val="21"/>
          <w:u w:val="single"/>
          <w:lang w:val="en"/>
        </w:rPr>
        <w:t>分项验收的工作安排</w:t>
      </w:r>
      <w:r>
        <w:rPr>
          <w:rFonts w:ascii="宋体" w:hAnsi="宋体" w:hint="eastAsia"/>
          <w:bCs/>
          <w:szCs w:val="21"/>
          <w:u w:val="single"/>
        </w:rPr>
        <w:t xml:space="preserve">）  </w:t>
      </w:r>
    </w:p>
    <w:p w:rsidR="00804254" w:rsidRDefault="00BF3689">
      <w:pPr>
        <w:adjustRightInd w:val="0"/>
        <w:snapToGrid w:val="0"/>
        <w:spacing w:line="400" w:lineRule="exact"/>
        <w:ind w:firstLineChars="200" w:firstLine="420"/>
        <w:rPr>
          <w:rFonts w:ascii="宋体" w:hAnsi="宋体"/>
          <w:bCs/>
          <w:szCs w:val="21"/>
        </w:rPr>
      </w:pPr>
      <w:r>
        <w:rPr>
          <w:rFonts w:ascii="宋体" w:hAnsi="宋体" w:hint="eastAsia"/>
          <w:bCs/>
          <w:szCs w:val="21"/>
        </w:rPr>
        <w:t>（4）履约验收程序：</w:t>
      </w:r>
      <w:r>
        <w:rPr>
          <w:rFonts w:ascii="宋体" w:hAnsi="宋体" w:hint="eastAsia"/>
          <w:bCs/>
          <w:szCs w:val="21"/>
          <w:u w:val="single"/>
        </w:rPr>
        <w:t xml:space="preserve">                                         </w:t>
      </w:r>
    </w:p>
    <w:p w:rsidR="00804254" w:rsidRDefault="00BF3689">
      <w:pPr>
        <w:adjustRightInd w:val="0"/>
        <w:snapToGrid w:val="0"/>
        <w:spacing w:line="400" w:lineRule="exact"/>
        <w:ind w:firstLineChars="200" w:firstLine="420"/>
        <w:rPr>
          <w:rFonts w:ascii="宋体" w:hAnsi="宋体"/>
          <w:bCs/>
          <w:szCs w:val="21"/>
          <w:u w:val="single"/>
        </w:rPr>
      </w:pPr>
      <w:r>
        <w:rPr>
          <w:rFonts w:ascii="宋体" w:hAnsi="宋体" w:hint="eastAsia"/>
          <w:bCs/>
          <w:szCs w:val="21"/>
        </w:rPr>
        <w:t>（5）履约验收的内容：</w:t>
      </w:r>
      <w:r>
        <w:rPr>
          <w:rFonts w:ascii="宋体" w:hAnsi="宋体" w:hint="eastAsia"/>
          <w:bCs/>
          <w:szCs w:val="21"/>
          <w:u w:val="single"/>
        </w:rPr>
        <w:t xml:space="preserve"> （应当包括每一项技术和商务要求的履约情况，特别是落实政府采购扶持中小企业，支持绿色发展和乡村振兴等政策情况）                                      </w:t>
      </w:r>
    </w:p>
    <w:p w:rsidR="00804254" w:rsidRDefault="00BF3689">
      <w:pPr>
        <w:adjustRightInd w:val="0"/>
        <w:snapToGrid w:val="0"/>
        <w:spacing w:line="400" w:lineRule="exact"/>
        <w:ind w:firstLineChars="200" w:firstLine="420"/>
        <w:rPr>
          <w:rFonts w:ascii="宋体" w:hAnsi="宋体"/>
          <w:bCs/>
          <w:szCs w:val="21"/>
          <w:u w:val="single"/>
        </w:rPr>
      </w:pPr>
      <w:r>
        <w:rPr>
          <w:rFonts w:ascii="宋体" w:hAnsi="宋体" w:hint="eastAsia"/>
          <w:bCs/>
          <w:szCs w:val="21"/>
        </w:rPr>
        <w:t>（6）履约验收标准：</w:t>
      </w:r>
      <w:r>
        <w:rPr>
          <w:rFonts w:ascii="宋体" w:hAnsi="宋体" w:hint="eastAsia"/>
          <w:bCs/>
          <w:szCs w:val="21"/>
          <w:u w:val="single"/>
        </w:rPr>
        <w:t xml:space="preserve">                                         </w:t>
      </w:r>
    </w:p>
    <w:p w:rsidR="00804254" w:rsidRDefault="00BF3689">
      <w:pPr>
        <w:autoSpaceDE w:val="0"/>
        <w:autoSpaceDN w:val="0"/>
        <w:adjustRightInd w:val="0"/>
        <w:spacing w:line="400" w:lineRule="exact"/>
        <w:ind w:firstLineChars="200" w:firstLine="420"/>
        <w:rPr>
          <w:rFonts w:ascii="宋体" w:hAnsi="宋体" w:cs="宋体"/>
          <w:szCs w:val="21"/>
        </w:rPr>
      </w:pPr>
      <w:r>
        <w:rPr>
          <w:rFonts w:ascii="宋体" w:hAnsi="宋体" w:cs="宋体" w:hint="eastAsia"/>
          <w:bCs/>
          <w:szCs w:val="21"/>
        </w:rPr>
        <w:t>（7）是否以采购活动中供应商提供的样品作为参考：</w:t>
      </w:r>
      <w:r>
        <w:rPr>
          <w:rFonts w:ascii="宋体" w:hAnsi="宋体" w:cs="宋体" w:hint="eastAsia"/>
          <w:szCs w:val="21"/>
        </w:rPr>
        <w:sym w:font="Wingdings" w:char="00A8"/>
      </w:r>
      <w:r>
        <w:rPr>
          <w:rFonts w:ascii="宋体" w:hAnsi="宋体" w:cs="宋体" w:hint="eastAsia"/>
          <w:bCs/>
          <w:szCs w:val="21"/>
        </w:rPr>
        <w:t xml:space="preserve">是  </w:t>
      </w:r>
      <w:r>
        <w:rPr>
          <w:rFonts w:ascii="宋体" w:hAnsi="宋体" w:cs="宋体" w:hint="eastAsia"/>
          <w:szCs w:val="21"/>
        </w:rPr>
        <w:sym w:font="Wingdings" w:char="00A8"/>
      </w:r>
      <w:r>
        <w:rPr>
          <w:rFonts w:ascii="宋体" w:hAnsi="宋体" w:cs="宋体" w:hint="eastAsia"/>
          <w:bCs/>
          <w:szCs w:val="21"/>
        </w:rPr>
        <w:t>否</w:t>
      </w:r>
    </w:p>
    <w:p w:rsidR="00804254" w:rsidRDefault="00BF3689">
      <w:pPr>
        <w:adjustRightInd w:val="0"/>
        <w:snapToGrid w:val="0"/>
        <w:spacing w:line="400" w:lineRule="exact"/>
        <w:ind w:firstLineChars="200" w:firstLine="420"/>
        <w:rPr>
          <w:rFonts w:ascii="宋体" w:hAnsi="宋体" w:cs="宋体"/>
          <w:bCs/>
          <w:szCs w:val="21"/>
          <w:u w:val="single"/>
        </w:rPr>
      </w:pPr>
      <w:r>
        <w:rPr>
          <w:rFonts w:ascii="宋体" w:hAnsi="宋体" w:cs="宋体" w:hint="eastAsia"/>
          <w:bCs/>
          <w:szCs w:val="21"/>
        </w:rPr>
        <w:t>（8）履约验收其他事项：</w:t>
      </w:r>
      <w:r>
        <w:rPr>
          <w:rFonts w:ascii="宋体" w:hAnsi="宋体" w:cs="宋体" w:hint="eastAsia"/>
          <w:bCs/>
          <w:szCs w:val="21"/>
          <w:u w:val="single"/>
        </w:rPr>
        <w:t xml:space="preserve">      （产权过户登记等）          </w:t>
      </w:r>
    </w:p>
    <w:p w:rsidR="00804254" w:rsidRDefault="00BF3689">
      <w:pPr>
        <w:numPr>
          <w:ilvl w:val="0"/>
          <w:numId w:val="12"/>
        </w:numPr>
        <w:adjustRightInd w:val="0"/>
        <w:snapToGrid w:val="0"/>
        <w:spacing w:line="400" w:lineRule="exact"/>
        <w:ind w:firstLineChars="200" w:firstLine="422"/>
        <w:rPr>
          <w:rFonts w:ascii="宋体" w:hAnsi="宋体"/>
          <w:b/>
          <w:szCs w:val="21"/>
        </w:rPr>
      </w:pPr>
      <w:r>
        <w:rPr>
          <w:rFonts w:ascii="宋体" w:hAnsi="宋体" w:hint="eastAsia"/>
          <w:b/>
          <w:szCs w:val="21"/>
        </w:rPr>
        <w:t>组成合同的文件</w:t>
      </w:r>
    </w:p>
    <w:p w:rsidR="00804254" w:rsidRDefault="00BF3689">
      <w:pPr>
        <w:adjustRightInd w:val="0"/>
        <w:snapToGrid w:val="0"/>
        <w:spacing w:line="400" w:lineRule="exact"/>
        <w:ind w:firstLineChars="200" w:firstLine="420"/>
        <w:rPr>
          <w:rFonts w:ascii="宋体" w:hAnsi="宋体"/>
          <w:szCs w:val="21"/>
        </w:rPr>
      </w:pPr>
      <w:r>
        <w:rPr>
          <w:rFonts w:ascii="宋体" w:hAnsi="宋体" w:hint="eastAsia"/>
          <w:szCs w:val="21"/>
        </w:rPr>
        <w:t>本协议书与下列文件一起构成合同文件，如下述文件之间有任何抵触、矛盾或歧义，应按以下顺序解释：</w:t>
      </w:r>
    </w:p>
    <w:p w:rsidR="00804254" w:rsidRDefault="00BF3689">
      <w:pPr>
        <w:adjustRightInd w:val="0"/>
        <w:snapToGrid w:val="0"/>
        <w:spacing w:line="400" w:lineRule="exact"/>
        <w:ind w:firstLineChars="200" w:firstLine="420"/>
        <w:rPr>
          <w:rFonts w:ascii="宋体" w:hAnsi="宋体"/>
          <w:szCs w:val="21"/>
        </w:rPr>
      </w:pPr>
      <w:r>
        <w:rPr>
          <w:rFonts w:ascii="宋体" w:hAnsi="宋体" w:hint="eastAsia"/>
          <w:szCs w:val="21"/>
        </w:rPr>
        <w:t>（1）政府采购合同协议书及其变更、补充协议</w:t>
      </w:r>
    </w:p>
    <w:p w:rsidR="00804254" w:rsidRDefault="00BF3689">
      <w:pPr>
        <w:adjustRightInd w:val="0"/>
        <w:snapToGrid w:val="0"/>
        <w:spacing w:line="400" w:lineRule="exact"/>
        <w:ind w:firstLineChars="200" w:firstLine="420"/>
        <w:rPr>
          <w:rFonts w:ascii="宋体" w:hAnsi="宋体"/>
          <w:szCs w:val="21"/>
        </w:rPr>
      </w:pPr>
      <w:r>
        <w:rPr>
          <w:rFonts w:ascii="宋体" w:hAnsi="宋体" w:hint="eastAsia"/>
          <w:szCs w:val="21"/>
        </w:rPr>
        <w:t>（2）政府采购合同专用条款</w:t>
      </w:r>
    </w:p>
    <w:p w:rsidR="00804254" w:rsidRDefault="00BF3689">
      <w:pPr>
        <w:adjustRightInd w:val="0"/>
        <w:snapToGrid w:val="0"/>
        <w:spacing w:line="400" w:lineRule="exact"/>
        <w:ind w:firstLineChars="200" w:firstLine="420"/>
        <w:rPr>
          <w:rFonts w:ascii="宋体" w:hAnsi="宋体"/>
          <w:szCs w:val="21"/>
        </w:rPr>
      </w:pPr>
      <w:r>
        <w:rPr>
          <w:rFonts w:ascii="宋体" w:hAnsi="宋体" w:hint="eastAsia"/>
          <w:szCs w:val="21"/>
        </w:rPr>
        <w:t>（3）政府采购合同通用条款</w:t>
      </w:r>
    </w:p>
    <w:p w:rsidR="00804254" w:rsidRDefault="00BF3689">
      <w:pPr>
        <w:adjustRightInd w:val="0"/>
        <w:snapToGrid w:val="0"/>
        <w:spacing w:line="400" w:lineRule="exact"/>
        <w:ind w:firstLineChars="200" w:firstLine="420"/>
        <w:rPr>
          <w:rFonts w:ascii="宋体" w:hAnsi="宋体"/>
          <w:szCs w:val="21"/>
        </w:rPr>
      </w:pPr>
      <w:r>
        <w:rPr>
          <w:rFonts w:ascii="宋体" w:hAnsi="宋体" w:hint="eastAsia"/>
          <w:szCs w:val="21"/>
        </w:rPr>
        <w:t>（4）中标（成交）通知书</w:t>
      </w:r>
    </w:p>
    <w:p w:rsidR="00804254" w:rsidRDefault="00BF3689">
      <w:pPr>
        <w:adjustRightInd w:val="0"/>
        <w:snapToGrid w:val="0"/>
        <w:spacing w:line="400" w:lineRule="exact"/>
        <w:ind w:firstLineChars="200" w:firstLine="420"/>
        <w:rPr>
          <w:rFonts w:ascii="宋体" w:hAnsi="宋体"/>
          <w:szCs w:val="21"/>
        </w:rPr>
      </w:pPr>
      <w:r>
        <w:rPr>
          <w:rFonts w:ascii="宋体" w:hAnsi="宋体" w:hint="eastAsia"/>
          <w:szCs w:val="21"/>
        </w:rPr>
        <w:t>（5）投标（响应）文件</w:t>
      </w:r>
    </w:p>
    <w:p w:rsidR="00804254" w:rsidRDefault="00BF3689">
      <w:pPr>
        <w:adjustRightInd w:val="0"/>
        <w:snapToGrid w:val="0"/>
        <w:spacing w:line="400" w:lineRule="exact"/>
        <w:ind w:firstLineChars="200" w:firstLine="420"/>
        <w:rPr>
          <w:rFonts w:ascii="宋体" w:hAnsi="宋体"/>
          <w:szCs w:val="21"/>
        </w:rPr>
      </w:pPr>
      <w:r>
        <w:rPr>
          <w:rFonts w:ascii="宋体" w:hAnsi="宋体" w:hint="eastAsia"/>
          <w:szCs w:val="21"/>
        </w:rPr>
        <w:t>（6）采购文件</w:t>
      </w:r>
    </w:p>
    <w:p w:rsidR="00804254" w:rsidRDefault="00BF3689">
      <w:pPr>
        <w:adjustRightInd w:val="0"/>
        <w:snapToGrid w:val="0"/>
        <w:spacing w:line="400" w:lineRule="exact"/>
        <w:ind w:firstLineChars="200" w:firstLine="420"/>
        <w:rPr>
          <w:rFonts w:ascii="宋体" w:hAnsi="宋体"/>
          <w:szCs w:val="21"/>
        </w:rPr>
      </w:pPr>
      <w:r>
        <w:rPr>
          <w:rFonts w:ascii="宋体" w:hAnsi="宋体" w:hint="eastAsia"/>
          <w:szCs w:val="21"/>
        </w:rPr>
        <w:t>（7）有关技术文件，图纸</w:t>
      </w:r>
    </w:p>
    <w:p w:rsidR="00804254" w:rsidRDefault="00BF3689">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（8）</w:t>
      </w:r>
      <w:r>
        <w:rPr>
          <w:rFonts w:ascii="宋体" w:hAnsi="宋体" w:cs="宋体" w:hint="eastAsia"/>
          <w:color w:val="000000"/>
          <w:szCs w:val="21"/>
        </w:rPr>
        <w:t>国家法律、行政法规和规章制度规定或合同约定的作为合同组成部分的其他文件</w:t>
      </w:r>
    </w:p>
    <w:p w:rsidR="00804254" w:rsidRDefault="00BF3689">
      <w:pPr>
        <w:numPr>
          <w:ilvl w:val="0"/>
          <w:numId w:val="12"/>
        </w:numPr>
        <w:adjustRightInd w:val="0"/>
        <w:snapToGrid w:val="0"/>
        <w:spacing w:line="400" w:lineRule="exact"/>
        <w:ind w:firstLineChars="200" w:firstLine="422"/>
        <w:rPr>
          <w:rFonts w:ascii="宋体" w:hAnsi="宋体"/>
          <w:b/>
          <w:szCs w:val="21"/>
        </w:rPr>
      </w:pPr>
      <w:r>
        <w:rPr>
          <w:rFonts w:ascii="宋体" w:hAnsi="宋体" w:hint="eastAsia"/>
          <w:b/>
          <w:szCs w:val="21"/>
        </w:rPr>
        <w:t>合同生效</w:t>
      </w:r>
    </w:p>
    <w:p w:rsidR="00804254" w:rsidRDefault="00BF3689">
      <w:pPr>
        <w:adjustRightInd w:val="0"/>
        <w:snapToGrid w:val="0"/>
        <w:spacing w:line="400" w:lineRule="exact"/>
        <w:ind w:firstLineChars="200" w:firstLine="420"/>
        <w:rPr>
          <w:rFonts w:ascii="宋体" w:hAnsi="宋体"/>
          <w:szCs w:val="21"/>
        </w:rPr>
      </w:pPr>
      <w:r>
        <w:rPr>
          <w:rFonts w:ascii="宋体" w:hAnsi="宋体" w:hint="eastAsia"/>
          <w:szCs w:val="21"/>
        </w:rPr>
        <w:t>本合同自</w:t>
      </w:r>
      <w:r>
        <w:rPr>
          <w:rFonts w:ascii="宋体" w:hAnsi="宋体" w:hint="eastAsia"/>
          <w:szCs w:val="21"/>
          <w:u w:val="single"/>
        </w:rPr>
        <w:t xml:space="preserve">                             </w:t>
      </w:r>
      <w:r>
        <w:rPr>
          <w:rFonts w:ascii="宋体" w:hAnsi="宋体" w:hint="eastAsia"/>
          <w:szCs w:val="21"/>
        </w:rPr>
        <w:t>生效。</w:t>
      </w:r>
    </w:p>
    <w:p w:rsidR="00804254" w:rsidRDefault="00BF3689">
      <w:pPr>
        <w:numPr>
          <w:ilvl w:val="0"/>
          <w:numId w:val="12"/>
        </w:numPr>
        <w:adjustRightInd w:val="0"/>
        <w:snapToGrid w:val="0"/>
        <w:spacing w:line="400" w:lineRule="exact"/>
        <w:ind w:firstLineChars="200" w:firstLine="422"/>
        <w:rPr>
          <w:rFonts w:ascii="宋体" w:hAnsi="宋体"/>
          <w:b/>
          <w:szCs w:val="21"/>
        </w:rPr>
      </w:pPr>
      <w:r>
        <w:rPr>
          <w:rFonts w:ascii="宋体" w:hAnsi="宋体" w:hint="eastAsia"/>
          <w:b/>
          <w:szCs w:val="21"/>
        </w:rPr>
        <w:t>合同份数</w:t>
      </w:r>
    </w:p>
    <w:p w:rsidR="00804254" w:rsidRDefault="00BF3689">
      <w:pPr>
        <w:adjustRightInd w:val="0"/>
        <w:snapToGrid w:val="0"/>
        <w:spacing w:line="400" w:lineRule="exact"/>
        <w:ind w:firstLineChars="200" w:firstLine="420"/>
        <w:rPr>
          <w:rFonts w:ascii="宋体" w:hAnsi="宋体"/>
          <w:szCs w:val="21"/>
        </w:rPr>
      </w:pPr>
      <w:r>
        <w:rPr>
          <w:rFonts w:ascii="宋体" w:hAnsi="宋体" w:hint="eastAsia"/>
          <w:szCs w:val="21"/>
        </w:rPr>
        <w:t>本合同一式</w:t>
      </w:r>
      <w:r>
        <w:rPr>
          <w:rFonts w:ascii="宋体" w:hAnsi="宋体" w:hint="eastAsia"/>
          <w:szCs w:val="21"/>
          <w:u w:val="single"/>
        </w:rPr>
        <w:t xml:space="preserve">    </w:t>
      </w:r>
      <w:r>
        <w:rPr>
          <w:rFonts w:ascii="宋体" w:hAnsi="宋体" w:hint="eastAsia"/>
          <w:szCs w:val="21"/>
        </w:rPr>
        <w:t>份，甲方执</w:t>
      </w:r>
      <w:r>
        <w:rPr>
          <w:rFonts w:ascii="宋体" w:hAnsi="宋体" w:hint="eastAsia"/>
          <w:szCs w:val="21"/>
          <w:u w:val="single"/>
        </w:rPr>
        <w:t xml:space="preserve">    </w:t>
      </w:r>
      <w:r>
        <w:rPr>
          <w:rFonts w:ascii="宋体" w:hAnsi="宋体" w:hint="eastAsia"/>
          <w:szCs w:val="21"/>
        </w:rPr>
        <w:t>份，乙方执</w:t>
      </w:r>
      <w:r>
        <w:rPr>
          <w:rFonts w:ascii="宋体" w:hAnsi="宋体" w:hint="eastAsia"/>
          <w:szCs w:val="21"/>
          <w:u w:val="single"/>
        </w:rPr>
        <w:t xml:space="preserve">    </w:t>
      </w:r>
      <w:r>
        <w:rPr>
          <w:rFonts w:ascii="宋体" w:hAnsi="宋体" w:hint="eastAsia"/>
          <w:szCs w:val="21"/>
        </w:rPr>
        <w:t>份，均具有同等法律效力。</w:t>
      </w:r>
    </w:p>
    <w:p w:rsidR="00804254" w:rsidRDefault="00BF3689">
      <w:pPr>
        <w:adjustRightInd w:val="0"/>
        <w:snapToGrid w:val="0"/>
        <w:spacing w:line="400" w:lineRule="exact"/>
        <w:ind w:firstLineChars="200" w:firstLine="420"/>
        <w:rPr>
          <w:rFonts w:ascii="宋体" w:hAnsi="宋体"/>
          <w:szCs w:val="21"/>
        </w:rPr>
      </w:pPr>
      <w:r>
        <w:rPr>
          <w:rFonts w:ascii="宋体" w:hAnsi="宋体" w:hint="eastAsia"/>
          <w:szCs w:val="21"/>
        </w:rPr>
        <w:t>合同订立时间：</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p>
    <w:p w:rsidR="00804254" w:rsidRDefault="00BF3689">
      <w:pPr>
        <w:adjustRightInd w:val="0"/>
        <w:snapToGrid w:val="0"/>
        <w:spacing w:line="400" w:lineRule="exact"/>
        <w:ind w:firstLineChars="200" w:firstLine="420"/>
        <w:rPr>
          <w:rFonts w:ascii="宋体" w:hAnsi="宋体"/>
          <w:szCs w:val="21"/>
        </w:rPr>
      </w:pPr>
      <w:r>
        <w:rPr>
          <w:rFonts w:ascii="宋体" w:hAnsi="宋体" w:hint="eastAsia"/>
          <w:szCs w:val="21"/>
        </w:rPr>
        <w:t>合同订立地点：</w:t>
      </w:r>
      <w:r>
        <w:rPr>
          <w:rFonts w:ascii="宋体" w:hAnsi="宋体" w:hint="eastAsia"/>
          <w:szCs w:val="21"/>
          <w:u w:val="single"/>
        </w:rPr>
        <w:t xml:space="preserve">                           </w:t>
      </w:r>
    </w:p>
    <w:p w:rsidR="00804254" w:rsidRDefault="00BF3689">
      <w:pPr>
        <w:adjustRightInd w:val="0"/>
        <w:snapToGrid w:val="0"/>
        <w:spacing w:line="400" w:lineRule="exact"/>
        <w:ind w:firstLineChars="200" w:firstLine="420"/>
      </w:pPr>
      <w:r>
        <w:rPr>
          <w:rFonts w:ascii="宋体" w:hAnsi="宋体" w:hint="eastAsia"/>
          <w:szCs w:val="21"/>
        </w:rPr>
        <w:t>附件：具体标的及其技术要求和商务要求、联合协议、分包意向协议等。</w:t>
      </w:r>
    </w:p>
    <w:p w:rsidR="00804254" w:rsidRDefault="00BF3689">
      <w:r>
        <w:rPr>
          <w:rFonts w:hint="eastAsia"/>
        </w:rPr>
        <w:br w:type="page"/>
      </w:r>
    </w:p>
    <w:p w:rsidR="00804254" w:rsidRDefault="00804254">
      <w:pPr>
        <w:ind w:firstLineChars="200" w:firstLine="420"/>
        <w:rPr>
          <w:szCs w:val="21"/>
        </w:rPr>
      </w:pPr>
    </w:p>
    <w:tbl>
      <w:tblPr>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firstRow="1" w:lastRow="0" w:firstColumn="1" w:lastColumn="0" w:noHBand="0" w:noVBand="1"/>
      </w:tblPr>
      <w:tblGrid>
        <w:gridCol w:w="1891"/>
        <w:gridCol w:w="2412"/>
        <w:gridCol w:w="1979"/>
        <w:gridCol w:w="2116"/>
      </w:tblGrid>
      <w:tr w:rsidR="00804254">
        <w:trPr>
          <w:trHeight w:val="490"/>
        </w:trPr>
        <w:tc>
          <w:tcPr>
            <w:tcW w:w="4303" w:type="dxa"/>
            <w:gridSpan w:val="2"/>
            <w:tcBorders>
              <w:bottom w:val="single" w:sz="2" w:space="0" w:color="auto"/>
              <w:right w:val="single" w:sz="2" w:space="0" w:color="auto"/>
            </w:tcBorders>
            <w:vAlign w:val="center"/>
          </w:tcPr>
          <w:p w:rsidR="00804254" w:rsidRDefault="00BF3689">
            <w:pPr>
              <w:adjustRightInd w:val="0"/>
              <w:snapToGrid w:val="0"/>
              <w:spacing w:line="300" w:lineRule="exact"/>
              <w:jc w:val="center"/>
            </w:pPr>
            <w:r>
              <w:rPr>
                <w:szCs w:val="21"/>
              </w:rPr>
              <w:t>甲方</w:t>
            </w:r>
            <w:r>
              <w:rPr>
                <w:rFonts w:hint="eastAsia"/>
                <w:szCs w:val="21"/>
              </w:rPr>
              <w:t>（采购人</w:t>
            </w:r>
            <w:r>
              <w:rPr>
                <w:rFonts w:ascii="宋体" w:hAnsi="宋体" w:hint="eastAsia"/>
                <w:szCs w:val="21"/>
              </w:rPr>
              <w:t>、受采购人委托签订合同的单位或</w:t>
            </w:r>
            <w:r>
              <w:rPr>
                <w:rFonts w:hint="eastAsia"/>
                <w:szCs w:val="21"/>
              </w:rPr>
              <w:t>采购文件约定的合同甲方）</w:t>
            </w:r>
          </w:p>
        </w:tc>
        <w:tc>
          <w:tcPr>
            <w:tcW w:w="4095" w:type="dxa"/>
            <w:gridSpan w:val="2"/>
            <w:tcBorders>
              <w:left w:val="single" w:sz="2" w:space="0" w:color="auto"/>
              <w:bottom w:val="single" w:sz="2" w:space="0" w:color="auto"/>
            </w:tcBorders>
            <w:vAlign w:val="center"/>
          </w:tcPr>
          <w:p w:rsidR="00804254" w:rsidRDefault="00BF3689">
            <w:pPr>
              <w:adjustRightInd w:val="0"/>
              <w:snapToGrid w:val="0"/>
              <w:spacing w:line="300" w:lineRule="exact"/>
              <w:jc w:val="center"/>
            </w:pPr>
            <w:r>
              <w:rPr>
                <w:szCs w:val="21"/>
              </w:rPr>
              <w:t>乙方</w:t>
            </w:r>
            <w:r>
              <w:rPr>
                <w:rFonts w:hint="eastAsia"/>
                <w:szCs w:val="21"/>
              </w:rPr>
              <w:t>（供应商）</w:t>
            </w:r>
          </w:p>
        </w:tc>
      </w:tr>
      <w:tr w:rsidR="00804254">
        <w:trPr>
          <w:trHeight w:val="917"/>
        </w:trPr>
        <w:tc>
          <w:tcPr>
            <w:tcW w:w="1891" w:type="dxa"/>
            <w:tcBorders>
              <w:top w:val="single" w:sz="2" w:space="0" w:color="auto"/>
              <w:bottom w:val="single" w:sz="2" w:space="0" w:color="auto"/>
              <w:right w:val="single" w:sz="2" w:space="0" w:color="auto"/>
            </w:tcBorders>
            <w:vAlign w:val="center"/>
          </w:tcPr>
          <w:p w:rsidR="00804254" w:rsidRDefault="00BF3689">
            <w:pPr>
              <w:adjustRightInd w:val="0"/>
              <w:snapToGrid w:val="0"/>
              <w:spacing w:line="300" w:lineRule="exact"/>
              <w:jc w:val="center"/>
              <w:rPr>
                <w:szCs w:val="21"/>
              </w:rPr>
            </w:pPr>
            <w:r>
              <w:rPr>
                <w:szCs w:val="21"/>
              </w:rPr>
              <w:t>单位名称</w:t>
            </w:r>
            <w:r>
              <w:rPr>
                <w:rFonts w:hint="eastAsia"/>
                <w:szCs w:val="21"/>
              </w:rPr>
              <w:t>（公章或合同章）</w:t>
            </w:r>
          </w:p>
        </w:tc>
        <w:tc>
          <w:tcPr>
            <w:tcW w:w="2412" w:type="dxa"/>
            <w:tcBorders>
              <w:top w:val="single" w:sz="2" w:space="0" w:color="auto"/>
              <w:left w:val="single" w:sz="2" w:space="0" w:color="auto"/>
              <w:bottom w:val="single" w:sz="2" w:space="0" w:color="auto"/>
              <w:right w:val="single" w:sz="2" w:space="0" w:color="auto"/>
            </w:tcBorders>
            <w:vAlign w:val="center"/>
          </w:tcPr>
          <w:p w:rsidR="00804254" w:rsidRDefault="00804254">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04254" w:rsidRDefault="00BF3689">
            <w:pPr>
              <w:adjustRightInd w:val="0"/>
              <w:snapToGrid w:val="0"/>
              <w:spacing w:line="300" w:lineRule="exact"/>
              <w:jc w:val="center"/>
              <w:rPr>
                <w:szCs w:val="21"/>
              </w:rPr>
            </w:pPr>
            <w:r>
              <w:rPr>
                <w:szCs w:val="21"/>
              </w:rPr>
              <w:t>单位名称</w:t>
            </w:r>
            <w:r>
              <w:rPr>
                <w:rFonts w:hint="eastAsia"/>
                <w:szCs w:val="21"/>
              </w:rPr>
              <w:t>（公章或合同章）</w:t>
            </w:r>
          </w:p>
        </w:tc>
        <w:tc>
          <w:tcPr>
            <w:tcW w:w="2116" w:type="dxa"/>
            <w:tcBorders>
              <w:top w:val="single" w:sz="2" w:space="0" w:color="auto"/>
              <w:left w:val="single" w:sz="2" w:space="0" w:color="auto"/>
              <w:bottom w:val="single" w:sz="2" w:space="0" w:color="auto"/>
            </w:tcBorders>
            <w:vAlign w:val="center"/>
          </w:tcPr>
          <w:p w:rsidR="00804254" w:rsidRDefault="00804254">
            <w:pPr>
              <w:adjustRightInd w:val="0"/>
              <w:snapToGrid w:val="0"/>
              <w:spacing w:line="300" w:lineRule="exact"/>
              <w:jc w:val="center"/>
              <w:rPr>
                <w:spacing w:val="20"/>
                <w:szCs w:val="21"/>
              </w:rPr>
            </w:pPr>
          </w:p>
        </w:tc>
      </w:tr>
      <w:tr w:rsidR="00804254">
        <w:trPr>
          <w:trHeight w:val="1171"/>
        </w:trPr>
        <w:tc>
          <w:tcPr>
            <w:tcW w:w="1891" w:type="dxa"/>
            <w:vMerge w:val="restart"/>
            <w:tcBorders>
              <w:top w:val="single" w:sz="2" w:space="0" w:color="auto"/>
              <w:right w:val="single" w:sz="2" w:space="0" w:color="auto"/>
            </w:tcBorders>
            <w:vAlign w:val="center"/>
          </w:tcPr>
          <w:p w:rsidR="00804254" w:rsidRDefault="00BF3689">
            <w:pPr>
              <w:adjustRightInd w:val="0"/>
              <w:snapToGrid w:val="0"/>
              <w:spacing w:line="300" w:lineRule="exact"/>
              <w:jc w:val="center"/>
              <w:rPr>
                <w:szCs w:val="21"/>
              </w:rPr>
            </w:pPr>
            <w:r>
              <w:rPr>
                <w:szCs w:val="21"/>
              </w:rPr>
              <w:t>法定代表人</w:t>
            </w:r>
          </w:p>
          <w:p w:rsidR="00804254" w:rsidRDefault="00BF3689" w:rsidP="00CA2ED9">
            <w:pPr>
              <w:adjustRightInd w:val="0"/>
              <w:snapToGrid w:val="0"/>
              <w:spacing w:line="300" w:lineRule="exact"/>
              <w:ind w:firstLineChars="48" w:firstLine="101"/>
              <w:jc w:val="center"/>
              <w:rPr>
                <w:szCs w:val="21"/>
              </w:rPr>
            </w:pPr>
            <w:r>
              <w:rPr>
                <w:rFonts w:hint="eastAsia"/>
                <w:szCs w:val="21"/>
              </w:rPr>
              <w:t>或其</w:t>
            </w:r>
            <w:r>
              <w:rPr>
                <w:szCs w:val="21"/>
              </w:rPr>
              <w:t>委托代理人</w:t>
            </w:r>
            <w:r>
              <w:rPr>
                <w:rFonts w:hint="eastAsia"/>
                <w:szCs w:val="21"/>
              </w:rPr>
              <w:t>（签章）</w:t>
            </w:r>
          </w:p>
        </w:tc>
        <w:tc>
          <w:tcPr>
            <w:tcW w:w="2412" w:type="dxa"/>
            <w:vMerge w:val="restart"/>
            <w:tcBorders>
              <w:top w:val="single" w:sz="2" w:space="0" w:color="auto"/>
              <w:left w:val="single" w:sz="2" w:space="0" w:color="auto"/>
              <w:right w:val="single" w:sz="2" w:space="0" w:color="auto"/>
            </w:tcBorders>
            <w:vAlign w:val="center"/>
          </w:tcPr>
          <w:p w:rsidR="00804254" w:rsidRDefault="00804254">
            <w:pPr>
              <w:adjustRightInd w:val="0"/>
              <w:snapToGrid w:val="0"/>
              <w:spacing w:line="300" w:lineRule="exact"/>
              <w:jc w:val="center"/>
              <w:rPr>
                <w:szCs w:val="21"/>
              </w:rPr>
            </w:pPr>
          </w:p>
        </w:tc>
        <w:tc>
          <w:tcPr>
            <w:tcW w:w="1979" w:type="dxa"/>
            <w:tcBorders>
              <w:top w:val="single" w:sz="2" w:space="0" w:color="auto"/>
              <w:left w:val="single" w:sz="2" w:space="0" w:color="auto"/>
              <w:right w:val="single" w:sz="2" w:space="0" w:color="auto"/>
            </w:tcBorders>
            <w:vAlign w:val="center"/>
          </w:tcPr>
          <w:p w:rsidR="00804254" w:rsidRDefault="00BF3689">
            <w:pPr>
              <w:adjustRightInd w:val="0"/>
              <w:snapToGrid w:val="0"/>
              <w:spacing w:line="300" w:lineRule="exact"/>
              <w:jc w:val="center"/>
              <w:rPr>
                <w:szCs w:val="21"/>
              </w:rPr>
            </w:pPr>
            <w:r>
              <w:rPr>
                <w:szCs w:val="21"/>
              </w:rPr>
              <w:t>法定代表人</w:t>
            </w:r>
          </w:p>
          <w:p w:rsidR="00804254" w:rsidRDefault="00BF3689">
            <w:pPr>
              <w:adjustRightInd w:val="0"/>
              <w:snapToGrid w:val="0"/>
              <w:spacing w:line="300" w:lineRule="exact"/>
              <w:jc w:val="center"/>
              <w:rPr>
                <w:szCs w:val="21"/>
              </w:rPr>
            </w:pPr>
            <w:r>
              <w:rPr>
                <w:rFonts w:hint="eastAsia"/>
                <w:szCs w:val="21"/>
              </w:rPr>
              <w:t>或其</w:t>
            </w:r>
            <w:r>
              <w:rPr>
                <w:szCs w:val="21"/>
              </w:rPr>
              <w:t>委托代理人</w:t>
            </w:r>
            <w:r>
              <w:rPr>
                <w:rFonts w:hint="eastAsia"/>
                <w:szCs w:val="21"/>
              </w:rPr>
              <w:t>（签章）</w:t>
            </w:r>
          </w:p>
        </w:tc>
        <w:tc>
          <w:tcPr>
            <w:tcW w:w="2116" w:type="dxa"/>
            <w:tcBorders>
              <w:top w:val="single" w:sz="2" w:space="0" w:color="auto"/>
              <w:left w:val="single" w:sz="2" w:space="0" w:color="auto"/>
              <w:bottom w:val="single" w:sz="2" w:space="0" w:color="auto"/>
            </w:tcBorders>
            <w:vAlign w:val="center"/>
          </w:tcPr>
          <w:p w:rsidR="00804254" w:rsidRDefault="00804254">
            <w:pPr>
              <w:adjustRightInd w:val="0"/>
              <w:snapToGrid w:val="0"/>
              <w:spacing w:line="300" w:lineRule="exact"/>
              <w:jc w:val="center"/>
              <w:rPr>
                <w:szCs w:val="21"/>
              </w:rPr>
            </w:pPr>
          </w:p>
        </w:tc>
      </w:tr>
      <w:tr w:rsidR="00804254">
        <w:trPr>
          <w:trHeight w:val="483"/>
        </w:trPr>
        <w:tc>
          <w:tcPr>
            <w:tcW w:w="1891" w:type="dxa"/>
            <w:vMerge/>
            <w:tcBorders>
              <w:bottom w:val="single" w:sz="2" w:space="0" w:color="auto"/>
              <w:right w:val="single" w:sz="2" w:space="0" w:color="auto"/>
            </w:tcBorders>
            <w:vAlign w:val="center"/>
          </w:tcPr>
          <w:p w:rsidR="00804254" w:rsidRDefault="00804254">
            <w:pPr>
              <w:adjustRightInd w:val="0"/>
              <w:snapToGrid w:val="0"/>
              <w:spacing w:line="300" w:lineRule="exact"/>
              <w:jc w:val="center"/>
              <w:rPr>
                <w:szCs w:val="21"/>
              </w:rPr>
            </w:pPr>
          </w:p>
        </w:tc>
        <w:tc>
          <w:tcPr>
            <w:tcW w:w="2412" w:type="dxa"/>
            <w:vMerge/>
            <w:tcBorders>
              <w:left w:val="single" w:sz="2" w:space="0" w:color="auto"/>
              <w:bottom w:val="single" w:sz="2" w:space="0" w:color="auto"/>
              <w:right w:val="single" w:sz="2" w:space="0" w:color="auto"/>
            </w:tcBorders>
            <w:vAlign w:val="center"/>
          </w:tcPr>
          <w:p w:rsidR="00804254" w:rsidRDefault="00804254">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04254" w:rsidRDefault="00BF3689">
            <w:pPr>
              <w:adjustRightInd w:val="0"/>
              <w:snapToGrid w:val="0"/>
              <w:spacing w:line="300" w:lineRule="exact"/>
              <w:jc w:val="center"/>
              <w:rPr>
                <w:szCs w:val="21"/>
              </w:rPr>
            </w:pPr>
            <w:r>
              <w:rPr>
                <w:rFonts w:hint="eastAsia"/>
                <w:szCs w:val="21"/>
              </w:rPr>
              <w:t>拥有者性别</w:t>
            </w:r>
          </w:p>
        </w:tc>
        <w:tc>
          <w:tcPr>
            <w:tcW w:w="2116" w:type="dxa"/>
            <w:tcBorders>
              <w:top w:val="single" w:sz="2" w:space="0" w:color="auto"/>
              <w:left w:val="single" w:sz="2" w:space="0" w:color="auto"/>
              <w:bottom w:val="single" w:sz="2" w:space="0" w:color="auto"/>
            </w:tcBorders>
            <w:vAlign w:val="center"/>
          </w:tcPr>
          <w:p w:rsidR="00804254" w:rsidRDefault="00804254">
            <w:pPr>
              <w:adjustRightInd w:val="0"/>
              <w:snapToGrid w:val="0"/>
              <w:spacing w:line="300" w:lineRule="exact"/>
              <w:jc w:val="center"/>
              <w:rPr>
                <w:spacing w:val="20"/>
                <w:szCs w:val="21"/>
              </w:rPr>
            </w:pPr>
          </w:p>
        </w:tc>
      </w:tr>
      <w:tr w:rsidR="00804254">
        <w:trPr>
          <w:trHeight w:val="483"/>
        </w:trPr>
        <w:tc>
          <w:tcPr>
            <w:tcW w:w="1891" w:type="dxa"/>
            <w:tcBorders>
              <w:top w:val="single" w:sz="2" w:space="0" w:color="auto"/>
              <w:bottom w:val="single" w:sz="2" w:space="0" w:color="auto"/>
              <w:right w:val="single" w:sz="2" w:space="0" w:color="auto"/>
            </w:tcBorders>
            <w:vAlign w:val="center"/>
          </w:tcPr>
          <w:p w:rsidR="00804254" w:rsidRDefault="00BF3689">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412" w:type="dxa"/>
            <w:tcBorders>
              <w:top w:val="single" w:sz="2" w:space="0" w:color="auto"/>
              <w:left w:val="single" w:sz="2" w:space="0" w:color="auto"/>
              <w:bottom w:val="single" w:sz="2" w:space="0" w:color="auto"/>
              <w:right w:val="single" w:sz="2" w:space="0" w:color="auto"/>
            </w:tcBorders>
            <w:vAlign w:val="center"/>
          </w:tcPr>
          <w:p w:rsidR="00804254" w:rsidRDefault="00804254">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04254" w:rsidRDefault="00BF3689">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116" w:type="dxa"/>
            <w:tcBorders>
              <w:top w:val="single" w:sz="2" w:space="0" w:color="auto"/>
              <w:left w:val="single" w:sz="2" w:space="0" w:color="auto"/>
              <w:bottom w:val="single" w:sz="2" w:space="0" w:color="auto"/>
            </w:tcBorders>
            <w:vAlign w:val="center"/>
          </w:tcPr>
          <w:p w:rsidR="00804254" w:rsidRDefault="00804254">
            <w:pPr>
              <w:adjustRightInd w:val="0"/>
              <w:snapToGrid w:val="0"/>
              <w:spacing w:line="300" w:lineRule="exact"/>
              <w:jc w:val="center"/>
              <w:rPr>
                <w:spacing w:val="20"/>
                <w:szCs w:val="21"/>
              </w:rPr>
            </w:pPr>
          </w:p>
        </w:tc>
      </w:tr>
      <w:tr w:rsidR="00804254">
        <w:trPr>
          <w:trHeight w:val="483"/>
        </w:trPr>
        <w:tc>
          <w:tcPr>
            <w:tcW w:w="1891" w:type="dxa"/>
            <w:tcBorders>
              <w:top w:val="single" w:sz="2" w:space="0" w:color="auto"/>
              <w:bottom w:val="single" w:sz="2" w:space="0" w:color="auto"/>
              <w:right w:val="single" w:sz="2" w:space="0" w:color="auto"/>
            </w:tcBorders>
            <w:vAlign w:val="center"/>
          </w:tcPr>
          <w:p w:rsidR="00804254" w:rsidRDefault="00BF3689">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412" w:type="dxa"/>
            <w:tcBorders>
              <w:top w:val="single" w:sz="2" w:space="0" w:color="auto"/>
              <w:left w:val="single" w:sz="2" w:space="0" w:color="auto"/>
              <w:bottom w:val="single" w:sz="2" w:space="0" w:color="auto"/>
              <w:right w:val="single" w:sz="2" w:space="0" w:color="auto"/>
            </w:tcBorders>
            <w:vAlign w:val="center"/>
          </w:tcPr>
          <w:p w:rsidR="00804254" w:rsidRDefault="00804254">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04254" w:rsidRDefault="00BF3689">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116" w:type="dxa"/>
            <w:tcBorders>
              <w:top w:val="single" w:sz="2" w:space="0" w:color="auto"/>
              <w:left w:val="single" w:sz="2" w:space="0" w:color="auto"/>
              <w:bottom w:val="single" w:sz="2" w:space="0" w:color="auto"/>
            </w:tcBorders>
            <w:vAlign w:val="center"/>
          </w:tcPr>
          <w:p w:rsidR="00804254" w:rsidRDefault="00804254">
            <w:pPr>
              <w:adjustRightInd w:val="0"/>
              <w:snapToGrid w:val="0"/>
              <w:spacing w:line="300" w:lineRule="exact"/>
              <w:jc w:val="center"/>
              <w:rPr>
                <w:spacing w:val="20"/>
                <w:szCs w:val="21"/>
              </w:rPr>
            </w:pPr>
          </w:p>
        </w:tc>
      </w:tr>
      <w:tr w:rsidR="00804254">
        <w:trPr>
          <w:trHeight w:val="483"/>
        </w:trPr>
        <w:tc>
          <w:tcPr>
            <w:tcW w:w="1891" w:type="dxa"/>
            <w:tcBorders>
              <w:top w:val="single" w:sz="2" w:space="0" w:color="auto"/>
              <w:bottom w:val="single" w:sz="2" w:space="0" w:color="auto"/>
              <w:right w:val="single" w:sz="2" w:space="0" w:color="auto"/>
            </w:tcBorders>
            <w:vAlign w:val="center"/>
          </w:tcPr>
          <w:p w:rsidR="00804254" w:rsidRDefault="00BF3689">
            <w:pPr>
              <w:adjustRightInd w:val="0"/>
              <w:snapToGrid w:val="0"/>
              <w:spacing w:line="300" w:lineRule="exact"/>
              <w:jc w:val="center"/>
              <w:rPr>
                <w:szCs w:val="21"/>
              </w:rPr>
            </w:pPr>
            <w:r>
              <w:rPr>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rsidR="00804254" w:rsidRDefault="00804254">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04254" w:rsidRDefault="00BF3689">
            <w:pPr>
              <w:adjustRightInd w:val="0"/>
              <w:snapToGrid w:val="0"/>
              <w:spacing w:line="300" w:lineRule="exact"/>
              <w:jc w:val="center"/>
              <w:rPr>
                <w:szCs w:val="21"/>
              </w:rPr>
            </w:pPr>
            <w:r>
              <w:rPr>
                <w:szCs w:val="21"/>
              </w:rPr>
              <w:t>联系电话</w:t>
            </w:r>
          </w:p>
        </w:tc>
        <w:tc>
          <w:tcPr>
            <w:tcW w:w="2116" w:type="dxa"/>
            <w:tcBorders>
              <w:top w:val="single" w:sz="2" w:space="0" w:color="auto"/>
              <w:left w:val="single" w:sz="2" w:space="0" w:color="auto"/>
              <w:bottom w:val="single" w:sz="2" w:space="0" w:color="auto"/>
            </w:tcBorders>
            <w:vAlign w:val="center"/>
          </w:tcPr>
          <w:p w:rsidR="00804254" w:rsidRDefault="00804254">
            <w:pPr>
              <w:adjustRightInd w:val="0"/>
              <w:snapToGrid w:val="0"/>
              <w:spacing w:line="300" w:lineRule="exact"/>
              <w:jc w:val="center"/>
              <w:rPr>
                <w:spacing w:val="20"/>
                <w:szCs w:val="21"/>
              </w:rPr>
            </w:pPr>
          </w:p>
        </w:tc>
      </w:tr>
      <w:tr w:rsidR="00804254">
        <w:trPr>
          <w:trHeight w:val="483"/>
        </w:trPr>
        <w:tc>
          <w:tcPr>
            <w:tcW w:w="1891" w:type="dxa"/>
            <w:tcBorders>
              <w:top w:val="single" w:sz="2" w:space="0" w:color="auto"/>
              <w:bottom w:val="single" w:sz="2" w:space="0" w:color="auto"/>
              <w:right w:val="single" w:sz="2" w:space="0" w:color="auto"/>
            </w:tcBorders>
            <w:vAlign w:val="center"/>
          </w:tcPr>
          <w:p w:rsidR="00804254" w:rsidRDefault="00BF3689">
            <w:pPr>
              <w:adjustRightInd w:val="0"/>
              <w:snapToGrid w:val="0"/>
              <w:spacing w:line="300" w:lineRule="exact"/>
              <w:jc w:val="center"/>
              <w:rPr>
                <w:szCs w:val="21"/>
              </w:rPr>
            </w:pPr>
            <w:r>
              <w:rPr>
                <w:rFonts w:hint="eastAsia"/>
                <w:szCs w:val="21"/>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rsidR="00804254" w:rsidRDefault="00804254">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04254" w:rsidRDefault="00BF3689">
            <w:pPr>
              <w:adjustRightInd w:val="0"/>
              <w:snapToGrid w:val="0"/>
              <w:spacing w:line="300" w:lineRule="exact"/>
              <w:jc w:val="center"/>
              <w:rPr>
                <w:szCs w:val="21"/>
              </w:rPr>
            </w:pPr>
            <w:r>
              <w:rPr>
                <w:rFonts w:hint="eastAsia"/>
                <w:szCs w:val="21"/>
              </w:rPr>
              <w:t>通信地址</w:t>
            </w:r>
          </w:p>
        </w:tc>
        <w:tc>
          <w:tcPr>
            <w:tcW w:w="2116" w:type="dxa"/>
            <w:tcBorders>
              <w:top w:val="single" w:sz="2" w:space="0" w:color="auto"/>
              <w:left w:val="single" w:sz="2" w:space="0" w:color="auto"/>
              <w:bottom w:val="single" w:sz="2" w:space="0" w:color="auto"/>
            </w:tcBorders>
            <w:vAlign w:val="center"/>
          </w:tcPr>
          <w:p w:rsidR="00804254" w:rsidRDefault="00804254">
            <w:pPr>
              <w:adjustRightInd w:val="0"/>
              <w:snapToGrid w:val="0"/>
              <w:spacing w:line="300" w:lineRule="exact"/>
              <w:jc w:val="center"/>
              <w:rPr>
                <w:spacing w:val="20"/>
                <w:szCs w:val="21"/>
              </w:rPr>
            </w:pPr>
          </w:p>
        </w:tc>
      </w:tr>
      <w:tr w:rsidR="00804254">
        <w:trPr>
          <w:trHeight w:val="483"/>
        </w:trPr>
        <w:tc>
          <w:tcPr>
            <w:tcW w:w="1891" w:type="dxa"/>
            <w:tcBorders>
              <w:top w:val="single" w:sz="2" w:space="0" w:color="auto"/>
              <w:bottom w:val="single" w:sz="2" w:space="0" w:color="auto"/>
              <w:right w:val="single" w:sz="2" w:space="0" w:color="auto"/>
            </w:tcBorders>
            <w:vAlign w:val="center"/>
          </w:tcPr>
          <w:p w:rsidR="00804254" w:rsidRDefault="00BF3689">
            <w:pPr>
              <w:adjustRightInd w:val="0"/>
              <w:snapToGrid w:val="0"/>
              <w:spacing w:line="300" w:lineRule="exact"/>
              <w:jc w:val="center"/>
              <w:rPr>
                <w:szCs w:val="21"/>
              </w:rPr>
            </w:pPr>
            <w:r>
              <w:rPr>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rsidR="00804254" w:rsidRDefault="00804254">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04254" w:rsidRDefault="00BF3689">
            <w:pPr>
              <w:adjustRightInd w:val="0"/>
              <w:snapToGrid w:val="0"/>
              <w:spacing w:line="300" w:lineRule="exact"/>
              <w:jc w:val="center"/>
              <w:rPr>
                <w:szCs w:val="21"/>
              </w:rPr>
            </w:pPr>
            <w:r>
              <w:rPr>
                <w:szCs w:val="21"/>
              </w:rPr>
              <w:t>邮政编码</w:t>
            </w:r>
          </w:p>
        </w:tc>
        <w:tc>
          <w:tcPr>
            <w:tcW w:w="2116" w:type="dxa"/>
            <w:tcBorders>
              <w:top w:val="single" w:sz="2" w:space="0" w:color="auto"/>
              <w:left w:val="single" w:sz="2" w:space="0" w:color="auto"/>
              <w:bottom w:val="single" w:sz="2" w:space="0" w:color="auto"/>
            </w:tcBorders>
            <w:vAlign w:val="center"/>
          </w:tcPr>
          <w:p w:rsidR="00804254" w:rsidRDefault="00804254">
            <w:pPr>
              <w:adjustRightInd w:val="0"/>
              <w:snapToGrid w:val="0"/>
              <w:spacing w:line="300" w:lineRule="exact"/>
              <w:jc w:val="center"/>
              <w:rPr>
                <w:spacing w:val="20"/>
                <w:szCs w:val="21"/>
              </w:rPr>
            </w:pPr>
          </w:p>
        </w:tc>
      </w:tr>
      <w:tr w:rsidR="00804254">
        <w:trPr>
          <w:trHeight w:val="483"/>
        </w:trPr>
        <w:tc>
          <w:tcPr>
            <w:tcW w:w="1891" w:type="dxa"/>
            <w:tcBorders>
              <w:top w:val="single" w:sz="2" w:space="0" w:color="auto"/>
              <w:bottom w:val="single" w:sz="2" w:space="0" w:color="auto"/>
              <w:right w:val="single" w:sz="2" w:space="0" w:color="auto"/>
            </w:tcBorders>
            <w:vAlign w:val="center"/>
          </w:tcPr>
          <w:p w:rsidR="00804254" w:rsidRDefault="00BF3689">
            <w:pPr>
              <w:adjustRightInd w:val="0"/>
              <w:snapToGrid w:val="0"/>
              <w:spacing w:line="300" w:lineRule="exact"/>
              <w:jc w:val="center"/>
              <w:rPr>
                <w:szCs w:val="21"/>
              </w:rPr>
            </w:pPr>
            <w:r>
              <w:rPr>
                <w:rFonts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rsidR="00804254" w:rsidRDefault="00804254">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04254" w:rsidRDefault="00BF3689">
            <w:pPr>
              <w:adjustRightInd w:val="0"/>
              <w:snapToGrid w:val="0"/>
              <w:spacing w:line="300" w:lineRule="exact"/>
              <w:jc w:val="center"/>
              <w:rPr>
                <w:szCs w:val="21"/>
              </w:rPr>
            </w:pPr>
            <w:r>
              <w:rPr>
                <w:rFonts w:hint="eastAsia"/>
                <w:szCs w:val="21"/>
              </w:rPr>
              <w:t>电子邮箱</w:t>
            </w:r>
          </w:p>
        </w:tc>
        <w:tc>
          <w:tcPr>
            <w:tcW w:w="2116" w:type="dxa"/>
            <w:tcBorders>
              <w:top w:val="single" w:sz="2" w:space="0" w:color="auto"/>
              <w:left w:val="single" w:sz="2" w:space="0" w:color="auto"/>
              <w:bottom w:val="single" w:sz="2" w:space="0" w:color="auto"/>
            </w:tcBorders>
            <w:vAlign w:val="center"/>
          </w:tcPr>
          <w:p w:rsidR="00804254" w:rsidRDefault="00804254">
            <w:pPr>
              <w:adjustRightInd w:val="0"/>
              <w:snapToGrid w:val="0"/>
              <w:spacing w:line="300" w:lineRule="exact"/>
              <w:jc w:val="center"/>
              <w:rPr>
                <w:spacing w:val="20"/>
                <w:szCs w:val="21"/>
              </w:rPr>
            </w:pPr>
          </w:p>
        </w:tc>
      </w:tr>
      <w:tr w:rsidR="00804254">
        <w:trPr>
          <w:trHeight w:val="483"/>
        </w:trPr>
        <w:tc>
          <w:tcPr>
            <w:tcW w:w="1891" w:type="dxa"/>
            <w:tcBorders>
              <w:top w:val="single" w:sz="2" w:space="0" w:color="auto"/>
              <w:bottom w:val="single" w:sz="2" w:space="0" w:color="auto"/>
              <w:right w:val="single" w:sz="2" w:space="0" w:color="auto"/>
            </w:tcBorders>
            <w:vAlign w:val="center"/>
          </w:tcPr>
          <w:p w:rsidR="00804254" w:rsidRDefault="00BF3689">
            <w:pPr>
              <w:adjustRightInd w:val="0"/>
              <w:snapToGrid w:val="0"/>
              <w:spacing w:line="300" w:lineRule="exact"/>
              <w:jc w:val="center"/>
              <w:rPr>
                <w:szCs w:val="21"/>
              </w:rPr>
            </w:pPr>
            <w:r>
              <w:rPr>
                <w:rFonts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rsidR="00804254" w:rsidRDefault="00804254">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04254" w:rsidRDefault="00BF3689">
            <w:pPr>
              <w:adjustRightInd w:val="0"/>
              <w:snapToGrid w:val="0"/>
              <w:spacing w:line="300" w:lineRule="exact"/>
              <w:jc w:val="center"/>
              <w:rPr>
                <w:szCs w:val="21"/>
              </w:rPr>
            </w:pPr>
            <w:r>
              <w:rPr>
                <w:rFonts w:hint="eastAsia"/>
                <w:szCs w:val="21"/>
              </w:rPr>
              <w:t>统一社会信用代码</w:t>
            </w:r>
          </w:p>
        </w:tc>
        <w:tc>
          <w:tcPr>
            <w:tcW w:w="2116" w:type="dxa"/>
            <w:tcBorders>
              <w:top w:val="single" w:sz="2" w:space="0" w:color="auto"/>
              <w:left w:val="single" w:sz="2" w:space="0" w:color="auto"/>
              <w:bottom w:val="single" w:sz="2" w:space="0" w:color="auto"/>
            </w:tcBorders>
            <w:vAlign w:val="center"/>
          </w:tcPr>
          <w:p w:rsidR="00804254" w:rsidRDefault="00804254">
            <w:pPr>
              <w:adjustRightInd w:val="0"/>
              <w:snapToGrid w:val="0"/>
              <w:spacing w:line="300" w:lineRule="exact"/>
              <w:jc w:val="center"/>
              <w:rPr>
                <w:spacing w:val="20"/>
                <w:szCs w:val="21"/>
              </w:rPr>
            </w:pPr>
          </w:p>
        </w:tc>
      </w:tr>
      <w:tr w:rsidR="00804254">
        <w:trPr>
          <w:trHeight w:val="483"/>
        </w:trPr>
        <w:tc>
          <w:tcPr>
            <w:tcW w:w="1891" w:type="dxa"/>
            <w:tcBorders>
              <w:top w:val="single" w:sz="2" w:space="0" w:color="auto"/>
              <w:bottom w:val="single" w:sz="2" w:space="0" w:color="auto"/>
              <w:right w:val="single" w:sz="2" w:space="0" w:color="auto"/>
            </w:tcBorders>
            <w:vAlign w:val="center"/>
          </w:tcPr>
          <w:p w:rsidR="00804254" w:rsidRDefault="00804254">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804254" w:rsidRDefault="00804254">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04254" w:rsidRDefault="00BF3689">
            <w:pPr>
              <w:adjustRightInd w:val="0"/>
              <w:snapToGrid w:val="0"/>
              <w:spacing w:line="300" w:lineRule="exact"/>
              <w:jc w:val="center"/>
              <w:rPr>
                <w:szCs w:val="21"/>
              </w:rPr>
            </w:pPr>
            <w:r>
              <w:rPr>
                <w:szCs w:val="21"/>
              </w:rPr>
              <w:t>开户名称</w:t>
            </w:r>
          </w:p>
        </w:tc>
        <w:tc>
          <w:tcPr>
            <w:tcW w:w="2116" w:type="dxa"/>
            <w:tcBorders>
              <w:top w:val="single" w:sz="2" w:space="0" w:color="auto"/>
              <w:left w:val="single" w:sz="2" w:space="0" w:color="auto"/>
              <w:bottom w:val="single" w:sz="2" w:space="0" w:color="auto"/>
            </w:tcBorders>
            <w:vAlign w:val="center"/>
          </w:tcPr>
          <w:p w:rsidR="00804254" w:rsidRDefault="00804254">
            <w:pPr>
              <w:adjustRightInd w:val="0"/>
              <w:snapToGrid w:val="0"/>
              <w:spacing w:line="300" w:lineRule="exact"/>
              <w:jc w:val="center"/>
              <w:rPr>
                <w:spacing w:val="20"/>
                <w:szCs w:val="21"/>
              </w:rPr>
            </w:pPr>
          </w:p>
        </w:tc>
      </w:tr>
      <w:tr w:rsidR="00804254">
        <w:trPr>
          <w:trHeight w:val="483"/>
        </w:trPr>
        <w:tc>
          <w:tcPr>
            <w:tcW w:w="1891" w:type="dxa"/>
            <w:tcBorders>
              <w:top w:val="single" w:sz="2" w:space="0" w:color="auto"/>
              <w:bottom w:val="single" w:sz="2" w:space="0" w:color="auto"/>
              <w:right w:val="single" w:sz="2" w:space="0" w:color="auto"/>
            </w:tcBorders>
            <w:vAlign w:val="center"/>
          </w:tcPr>
          <w:p w:rsidR="00804254" w:rsidRDefault="00804254">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804254" w:rsidRDefault="00804254">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04254" w:rsidRDefault="00BF3689">
            <w:pPr>
              <w:adjustRightInd w:val="0"/>
              <w:snapToGrid w:val="0"/>
              <w:spacing w:line="300" w:lineRule="exact"/>
              <w:jc w:val="center"/>
              <w:rPr>
                <w:szCs w:val="21"/>
              </w:rPr>
            </w:pPr>
            <w:r>
              <w:rPr>
                <w:szCs w:val="21"/>
              </w:rPr>
              <w:t>开户银行</w:t>
            </w:r>
          </w:p>
        </w:tc>
        <w:tc>
          <w:tcPr>
            <w:tcW w:w="2116" w:type="dxa"/>
            <w:tcBorders>
              <w:top w:val="single" w:sz="2" w:space="0" w:color="auto"/>
              <w:left w:val="single" w:sz="2" w:space="0" w:color="auto"/>
              <w:bottom w:val="single" w:sz="2" w:space="0" w:color="auto"/>
            </w:tcBorders>
            <w:vAlign w:val="center"/>
          </w:tcPr>
          <w:p w:rsidR="00804254" w:rsidRDefault="00804254">
            <w:pPr>
              <w:adjustRightInd w:val="0"/>
              <w:snapToGrid w:val="0"/>
              <w:spacing w:line="300" w:lineRule="exact"/>
              <w:jc w:val="center"/>
              <w:rPr>
                <w:spacing w:val="20"/>
                <w:szCs w:val="21"/>
              </w:rPr>
            </w:pPr>
          </w:p>
        </w:tc>
      </w:tr>
      <w:tr w:rsidR="00804254">
        <w:trPr>
          <w:trHeight w:val="483"/>
        </w:trPr>
        <w:tc>
          <w:tcPr>
            <w:tcW w:w="1891" w:type="dxa"/>
            <w:tcBorders>
              <w:top w:val="single" w:sz="2" w:space="0" w:color="auto"/>
              <w:bottom w:val="single" w:sz="2" w:space="0" w:color="auto"/>
              <w:right w:val="single" w:sz="2" w:space="0" w:color="auto"/>
            </w:tcBorders>
            <w:vAlign w:val="center"/>
          </w:tcPr>
          <w:p w:rsidR="00804254" w:rsidRDefault="00804254">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804254" w:rsidRDefault="00804254">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04254" w:rsidRDefault="00BF3689">
            <w:pPr>
              <w:adjustRightInd w:val="0"/>
              <w:snapToGrid w:val="0"/>
              <w:spacing w:line="300" w:lineRule="exact"/>
              <w:jc w:val="center"/>
              <w:rPr>
                <w:szCs w:val="21"/>
              </w:rPr>
            </w:pPr>
            <w:r>
              <w:rPr>
                <w:szCs w:val="21"/>
              </w:rPr>
              <w:t>银行账号</w:t>
            </w:r>
          </w:p>
        </w:tc>
        <w:tc>
          <w:tcPr>
            <w:tcW w:w="2116" w:type="dxa"/>
            <w:tcBorders>
              <w:top w:val="single" w:sz="2" w:space="0" w:color="auto"/>
              <w:left w:val="single" w:sz="2" w:space="0" w:color="auto"/>
              <w:bottom w:val="single" w:sz="2" w:space="0" w:color="auto"/>
            </w:tcBorders>
            <w:vAlign w:val="center"/>
          </w:tcPr>
          <w:p w:rsidR="00804254" w:rsidRDefault="00804254">
            <w:pPr>
              <w:adjustRightInd w:val="0"/>
              <w:snapToGrid w:val="0"/>
              <w:spacing w:line="300" w:lineRule="exact"/>
              <w:jc w:val="center"/>
              <w:rPr>
                <w:spacing w:val="20"/>
                <w:szCs w:val="21"/>
              </w:rPr>
            </w:pPr>
          </w:p>
        </w:tc>
      </w:tr>
      <w:tr w:rsidR="00804254">
        <w:trPr>
          <w:trHeight w:val="586"/>
        </w:trPr>
        <w:tc>
          <w:tcPr>
            <w:tcW w:w="8398" w:type="dxa"/>
            <w:gridSpan w:val="4"/>
            <w:tcBorders>
              <w:top w:val="single" w:sz="2" w:space="0" w:color="auto"/>
            </w:tcBorders>
            <w:vAlign w:val="center"/>
          </w:tcPr>
          <w:p w:rsidR="00804254" w:rsidRDefault="00BF3689">
            <w:pPr>
              <w:adjustRightInd w:val="0"/>
              <w:snapToGrid w:val="0"/>
              <w:spacing w:beforeLines="50" w:before="120" w:line="360" w:lineRule="auto"/>
              <w:jc w:val="left"/>
              <w:rPr>
                <w:spacing w:val="20"/>
                <w:szCs w:val="21"/>
              </w:rPr>
            </w:pPr>
            <w:r>
              <w:rPr>
                <w:rFonts w:ascii="宋体" w:hAnsi="宋体" w:hint="eastAsia"/>
                <w:szCs w:val="21"/>
              </w:rPr>
              <w:t>注：涉及联合体或其他合同主体的信息应按上表格式加列。</w:t>
            </w:r>
          </w:p>
        </w:tc>
      </w:tr>
    </w:tbl>
    <w:p w:rsidR="00804254" w:rsidRDefault="00BF3689">
      <w:pPr>
        <w:keepNext/>
        <w:keepLines/>
        <w:adjustRightInd w:val="0"/>
        <w:snapToGrid w:val="0"/>
        <w:spacing w:beforeLines="50" w:before="120" w:line="360" w:lineRule="auto"/>
        <w:jc w:val="center"/>
        <w:outlineLvl w:val="1"/>
        <w:rPr>
          <w:rFonts w:ascii="黑体" w:eastAsia="黑体" w:hAnsi="黑体"/>
          <w:b/>
          <w:bCs/>
          <w:sz w:val="28"/>
          <w:szCs w:val="28"/>
        </w:rPr>
      </w:pPr>
      <w:r>
        <w:rPr>
          <w:rFonts w:ascii="宋体" w:hAnsi="宋体"/>
          <w:b/>
          <w:bCs/>
          <w:szCs w:val="21"/>
          <w:u w:val="single"/>
        </w:rPr>
        <w:br w:type="page"/>
      </w:r>
      <w:bookmarkStart w:id="103" w:name="_Toc27624"/>
      <w:r>
        <w:rPr>
          <w:rFonts w:ascii="黑体" w:eastAsia="黑体" w:hAnsi="黑体" w:hint="eastAsia"/>
          <w:sz w:val="28"/>
          <w:szCs w:val="28"/>
        </w:rPr>
        <w:lastRenderedPageBreak/>
        <w:t>第二节 政府采购合同通用条款</w:t>
      </w:r>
      <w:bookmarkEnd w:id="103"/>
    </w:p>
    <w:p w:rsidR="00804254" w:rsidRDefault="00BF3689">
      <w:pPr>
        <w:tabs>
          <w:tab w:val="left" w:pos="8820"/>
          <w:tab w:val="left" w:pos="9345"/>
          <w:tab w:val="left" w:pos="9765"/>
        </w:tabs>
        <w:adjustRightInd w:val="0"/>
        <w:snapToGrid w:val="0"/>
        <w:spacing w:line="400" w:lineRule="exact"/>
        <w:jc w:val="left"/>
        <w:rPr>
          <w:rFonts w:ascii="宋体" w:hAnsi="宋体"/>
          <w:b/>
          <w:bCs/>
          <w:sz w:val="24"/>
        </w:rPr>
      </w:pPr>
      <w:r>
        <w:rPr>
          <w:rFonts w:ascii="宋体" w:hAnsi="宋体" w:hint="eastAsia"/>
          <w:b/>
          <w:sz w:val="24"/>
        </w:rPr>
        <w:t xml:space="preserve">1. </w:t>
      </w:r>
      <w:r>
        <w:rPr>
          <w:rFonts w:ascii="宋体" w:hAnsi="宋体" w:hint="eastAsia"/>
          <w:b/>
          <w:bCs/>
          <w:sz w:val="24"/>
        </w:rPr>
        <w:t>定义</w:t>
      </w:r>
    </w:p>
    <w:p w:rsidR="00804254" w:rsidRDefault="00BF3689">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1.1合同当事人</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（1）采购人（以下称甲方）是指使用财政性资金，通过政府采购方式向供应商购买货物及其相关服务的国家机关、事业单位、团体组织。</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（2）供应商（以下称乙方）是指参加政府采购活动并且中标（成交），向采购人提供合同约定的货物及其相关服务的法人、非法人组织或者自然人。</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（3）其他合同主体是指除采购人和供应商以外，</w:t>
      </w:r>
      <w:r>
        <w:rPr>
          <w:rFonts w:ascii="宋体" w:hAnsi="宋体" w:cs="宋体" w:hint="eastAsia"/>
          <w:bCs/>
          <w:color w:val="000000"/>
          <w:szCs w:val="21"/>
        </w:rPr>
        <w:t>依法参与合同缔结或履行，享有权利、承担义务的合同当事人</w:t>
      </w:r>
      <w:r>
        <w:rPr>
          <w:rFonts w:ascii="宋体" w:hAnsi="宋体" w:hint="eastAsia"/>
          <w:szCs w:val="21"/>
        </w:rPr>
        <w:t>。</w:t>
      </w:r>
    </w:p>
    <w:p w:rsidR="00804254" w:rsidRDefault="00BF3689">
      <w:pPr>
        <w:tabs>
          <w:tab w:val="left" w:pos="570"/>
          <w:tab w:val="left" w:pos="9240"/>
          <w:tab w:val="left" w:pos="9555"/>
        </w:tabs>
        <w:adjustRightInd w:val="0"/>
        <w:snapToGrid w:val="0"/>
        <w:spacing w:line="400" w:lineRule="exact"/>
        <w:ind w:firstLineChars="200" w:firstLine="420"/>
        <w:jc w:val="left"/>
        <w:rPr>
          <w:rFonts w:ascii="宋体" w:hAnsi="宋体"/>
          <w:szCs w:val="21"/>
        </w:rPr>
      </w:pPr>
      <w:r>
        <w:rPr>
          <w:rFonts w:ascii="宋体" w:hAnsi="宋体" w:hint="eastAsia"/>
          <w:szCs w:val="21"/>
        </w:rPr>
        <w:t>1.2本合同下列术语应解释为：</w:t>
      </w:r>
    </w:p>
    <w:p w:rsidR="00804254" w:rsidRDefault="00BF3689">
      <w:pPr>
        <w:adjustRightInd w:val="0"/>
        <w:snapToGrid w:val="0"/>
        <w:spacing w:line="400" w:lineRule="exact"/>
        <w:ind w:firstLineChars="200" w:firstLine="420"/>
        <w:jc w:val="left"/>
        <w:rPr>
          <w:rFonts w:ascii="宋体" w:hAnsi="宋体"/>
          <w:szCs w:val="21"/>
        </w:rPr>
      </w:pPr>
      <w:r>
        <w:rPr>
          <w:rFonts w:ascii="宋体" w:hAnsi="宋体" w:hint="eastAsia"/>
          <w:szCs w:val="21"/>
        </w:rPr>
        <w:t>（1）“合同”系指</w:t>
      </w:r>
      <w:r>
        <w:rPr>
          <w:rFonts w:ascii="宋体" w:hAnsi="宋体" w:cs="宋体" w:hint="eastAsia"/>
          <w:bCs/>
          <w:color w:val="000000"/>
          <w:szCs w:val="21"/>
        </w:rPr>
        <w:t>合同当事人意思表示达成一致的任何协议，包括签署的</w:t>
      </w:r>
      <w:r>
        <w:rPr>
          <w:rFonts w:ascii="宋体" w:hAnsi="宋体" w:hint="eastAsia"/>
          <w:szCs w:val="21"/>
        </w:rPr>
        <w:t>政府采购合同协议书及其变更、补充协议，政府采购合同专用条款，政府采购合同通用条款，中标（成交）通知书，投标（响应）文件，采购文件，有关技术文件和图纸，以及</w:t>
      </w:r>
      <w:r>
        <w:rPr>
          <w:rFonts w:ascii="宋体" w:hAnsi="宋体" w:cs="宋体" w:hint="eastAsia"/>
          <w:color w:val="000000"/>
          <w:szCs w:val="21"/>
        </w:rPr>
        <w:t>国家法律、行政法规和规章制度规定或合同约定的作为合同组成部分的其他文件</w:t>
      </w:r>
      <w:r>
        <w:rPr>
          <w:rFonts w:ascii="宋体" w:hAnsi="宋体" w:hint="eastAsia"/>
          <w:szCs w:val="21"/>
        </w:rPr>
        <w:t>。</w:t>
      </w:r>
    </w:p>
    <w:p w:rsidR="00804254" w:rsidRDefault="00BF3689">
      <w:pPr>
        <w:tabs>
          <w:tab w:val="left" w:pos="570"/>
          <w:tab w:val="left" w:pos="9240"/>
          <w:tab w:val="left" w:pos="9555"/>
        </w:tabs>
        <w:adjustRightInd w:val="0"/>
        <w:snapToGrid w:val="0"/>
        <w:spacing w:line="400" w:lineRule="exact"/>
        <w:ind w:firstLineChars="200" w:firstLine="420"/>
        <w:jc w:val="left"/>
        <w:rPr>
          <w:rFonts w:ascii="宋体" w:hAnsi="宋体"/>
          <w:szCs w:val="21"/>
        </w:rPr>
      </w:pPr>
      <w:r>
        <w:rPr>
          <w:rFonts w:ascii="宋体" w:hAnsi="宋体" w:hint="eastAsia"/>
          <w:szCs w:val="21"/>
        </w:rPr>
        <w:t>（2）“合同价款”系指根据本合同规定乙方在全面履行合同义务后甲方应支付给乙方的价款。</w:t>
      </w:r>
    </w:p>
    <w:p w:rsidR="00804254" w:rsidRDefault="00BF3689">
      <w:pPr>
        <w:tabs>
          <w:tab w:val="left" w:pos="570"/>
          <w:tab w:val="left" w:pos="9240"/>
          <w:tab w:val="left" w:pos="9555"/>
        </w:tabs>
        <w:adjustRightInd w:val="0"/>
        <w:snapToGrid w:val="0"/>
        <w:spacing w:line="400" w:lineRule="exact"/>
        <w:ind w:firstLineChars="200" w:firstLine="420"/>
        <w:jc w:val="left"/>
        <w:rPr>
          <w:rFonts w:ascii="宋体" w:hAnsi="宋体"/>
          <w:color w:val="000000"/>
          <w:szCs w:val="21"/>
        </w:rPr>
      </w:pPr>
      <w:r>
        <w:rPr>
          <w:rFonts w:ascii="宋体" w:hAnsi="宋体" w:hint="eastAsia"/>
          <w:szCs w:val="21"/>
        </w:rPr>
        <w:t>（3）“货物”系指乙方根据本合同规定须向甲方提供的各种形态和种类的物品，包括原材料、设备、产品（</w:t>
      </w:r>
      <w:r>
        <w:rPr>
          <w:rFonts w:ascii="宋体" w:hAnsi="宋体" w:hint="eastAsia"/>
          <w:color w:val="000000"/>
          <w:szCs w:val="21"/>
        </w:rPr>
        <w:t>包括软件）及相关的其备品备件、工具、手册及</w:t>
      </w:r>
      <w:r>
        <w:rPr>
          <w:rFonts w:ascii="宋体" w:hAnsi="宋体"/>
          <w:color w:val="000000"/>
          <w:szCs w:val="21"/>
          <w:lang w:val="en"/>
        </w:rPr>
        <w:t>其他</w:t>
      </w:r>
      <w:r>
        <w:rPr>
          <w:rFonts w:ascii="宋体" w:hAnsi="宋体" w:hint="eastAsia"/>
          <w:color w:val="000000"/>
          <w:szCs w:val="21"/>
        </w:rPr>
        <w:t>技术资料和材料等。</w:t>
      </w:r>
    </w:p>
    <w:p w:rsidR="00804254" w:rsidRDefault="00BF3689">
      <w:pPr>
        <w:adjustRightInd w:val="0"/>
        <w:snapToGrid w:val="0"/>
        <w:spacing w:line="400" w:lineRule="exact"/>
        <w:ind w:firstLineChars="200" w:firstLine="420"/>
        <w:jc w:val="left"/>
        <w:rPr>
          <w:rFonts w:ascii="宋体" w:hAnsi="宋体"/>
          <w:color w:val="000000"/>
          <w:szCs w:val="21"/>
          <w:highlight w:val="yellow"/>
        </w:rPr>
      </w:pPr>
      <w:r>
        <w:rPr>
          <w:rFonts w:ascii="宋体" w:hAnsi="宋体" w:hint="eastAsia"/>
          <w:color w:val="000000"/>
          <w:szCs w:val="21"/>
        </w:rPr>
        <w:t>（4）“</w:t>
      </w:r>
      <w:r>
        <w:rPr>
          <w:rFonts w:ascii="宋体" w:hAnsi="宋体" w:hint="eastAsia"/>
          <w:szCs w:val="21"/>
        </w:rPr>
        <w:t>相关</w:t>
      </w:r>
      <w:r>
        <w:rPr>
          <w:rFonts w:ascii="宋体" w:hAnsi="宋体" w:hint="eastAsia"/>
          <w:color w:val="000000"/>
          <w:szCs w:val="21"/>
        </w:rPr>
        <w:t>服务”系指根据合同规定，乙方应提供的与货物有关的技术、管理和</w:t>
      </w:r>
      <w:r>
        <w:rPr>
          <w:rFonts w:ascii="宋体" w:hAnsi="宋体"/>
          <w:color w:val="000000"/>
          <w:szCs w:val="21"/>
          <w:lang w:val="en"/>
        </w:rPr>
        <w:t>其他</w:t>
      </w:r>
      <w:r>
        <w:rPr>
          <w:rFonts w:ascii="宋体" w:hAnsi="宋体" w:hint="eastAsia"/>
          <w:color w:val="000000"/>
          <w:szCs w:val="21"/>
        </w:rPr>
        <w:t>服务，包括但不限于：管理和质量保证、运输、保险、检验、现场准备、安装、集成、调试、培训、维修、废弃处置、技术支持等以及合同中规定乙方应承担的</w:t>
      </w:r>
      <w:r>
        <w:rPr>
          <w:rFonts w:ascii="宋体" w:hAnsi="宋体"/>
          <w:color w:val="000000"/>
          <w:szCs w:val="21"/>
          <w:lang w:val="en"/>
        </w:rPr>
        <w:t>其他</w:t>
      </w:r>
      <w:r>
        <w:rPr>
          <w:rFonts w:ascii="宋体" w:hAnsi="宋体" w:hint="eastAsia"/>
          <w:color w:val="000000"/>
          <w:szCs w:val="21"/>
        </w:rPr>
        <w:t>义务。</w:t>
      </w:r>
    </w:p>
    <w:p w:rsidR="00804254" w:rsidRDefault="00BF3689">
      <w:pPr>
        <w:adjustRightInd w:val="0"/>
        <w:snapToGrid w:val="0"/>
        <w:spacing w:line="400" w:lineRule="exact"/>
        <w:ind w:firstLineChars="200" w:firstLine="420"/>
        <w:jc w:val="left"/>
        <w:rPr>
          <w:rFonts w:ascii="宋体" w:hAnsi="宋体"/>
          <w:color w:val="000000"/>
          <w:szCs w:val="21"/>
          <w:highlight w:val="yellow"/>
        </w:rPr>
      </w:pPr>
      <w:r>
        <w:rPr>
          <w:rFonts w:ascii="宋体" w:hAnsi="宋体" w:hint="eastAsia"/>
          <w:color w:val="000000"/>
          <w:szCs w:val="21"/>
        </w:rPr>
        <w:t>（5）“分包”系指中标（成交）供应商按采购文件、投标（响应）文件的规定，根据分包意向协议，将中标（成交）项目中的部分履约内容，分给具有相应资质条件的供应商履行合同的行为。</w:t>
      </w:r>
    </w:p>
    <w:p w:rsidR="00804254" w:rsidRDefault="00BF3689">
      <w:pPr>
        <w:tabs>
          <w:tab w:val="left" w:pos="570"/>
          <w:tab w:val="left" w:pos="9240"/>
          <w:tab w:val="left" w:pos="9555"/>
        </w:tabs>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（6）</w:t>
      </w:r>
      <w:r>
        <w:rPr>
          <w:rFonts w:ascii="宋体" w:hAnsi="宋体" w:hint="eastAsia"/>
          <w:szCs w:val="21"/>
        </w:rPr>
        <w:t>“联合体”系指由两个以上的自然人、法人或者非法人组织组成，以一个供应商的身份共同参加政府采购的主体</w:t>
      </w:r>
      <w:r>
        <w:rPr>
          <w:rFonts w:ascii="宋体" w:hAnsi="宋体" w:hint="eastAsia"/>
          <w:color w:val="000000"/>
          <w:szCs w:val="21"/>
        </w:rPr>
        <w:t>。联合体各方应在签订合同协议书前向甲方提交联合协议，且明确牵头人及各成员单位的工作分工、权利、义务、责任，联合体各方应共同与甲方签订合同，就合同约定的事项对甲方承担连带责任。联合体具体要求见【</w:t>
      </w:r>
      <w:r>
        <w:rPr>
          <w:rFonts w:ascii="宋体" w:hAnsi="宋体" w:hint="eastAsia"/>
          <w:b/>
          <w:bCs/>
          <w:color w:val="000000"/>
          <w:szCs w:val="21"/>
        </w:rPr>
        <w:t>政府采购合同专用条款</w:t>
      </w:r>
      <w:r>
        <w:rPr>
          <w:rFonts w:ascii="宋体" w:hAnsi="宋体" w:hint="eastAsia"/>
          <w:color w:val="000000"/>
          <w:szCs w:val="21"/>
        </w:rPr>
        <w:t>】。</w:t>
      </w:r>
    </w:p>
    <w:p w:rsidR="00804254" w:rsidRDefault="00BF3689">
      <w:pPr>
        <w:tabs>
          <w:tab w:val="left" w:pos="570"/>
          <w:tab w:val="left" w:pos="9240"/>
          <w:tab w:val="left" w:pos="9555"/>
        </w:tabs>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（7）其他术语解释，见【</w:t>
      </w:r>
      <w:r>
        <w:rPr>
          <w:rFonts w:ascii="宋体" w:hAnsi="宋体" w:hint="eastAsia"/>
          <w:b/>
          <w:bCs/>
          <w:color w:val="000000"/>
          <w:szCs w:val="21"/>
        </w:rPr>
        <w:t>政府采购合同专用条款</w:t>
      </w:r>
      <w:r>
        <w:rPr>
          <w:rFonts w:ascii="宋体" w:hAnsi="宋体" w:hint="eastAsia"/>
          <w:color w:val="000000"/>
          <w:szCs w:val="21"/>
        </w:rPr>
        <w:t>】。</w:t>
      </w:r>
    </w:p>
    <w:p w:rsidR="00804254" w:rsidRDefault="00BF3689">
      <w:pPr>
        <w:numPr>
          <w:ilvl w:val="0"/>
          <w:numId w:val="15"/>
        </w:numPr>
        <w:autoSpaceDE w:val="0"/>
        <w:autoSpaceDN w:val="0"/>
        <w:adjustRightInd w:val="0"/>
        <w:snapToGrid w:val="0"/>
        <w:spacing w:line="400" w:lineRule="exact"/>
        <w:jc w:val="left"/>
        <w:rPr>
          <w:rFonts w:ascii="宋体" w:hAnsi="宋体"/>
          <w:b/>
          <w:bCs/>
          <w:color w:val="000000"/>
          <w:sz w:val="24"/>
        </w:rPr>
      </w:pPr>
      <w:r>
        <w:rPr>
          <w:rFonts w:ascii="宋体" w:hAnsi="宋体" w:hint="eastAsia"/>
          <w:b/>
          <w:color w:val="000000"/>
          <w:sz w:val="24"/>
        </w:rPr>
        <w:t>合同标的及金额</w:t>
      </w:r>
    </w:p>
    <w:p w:rsidR="00804254" w:rsidRDefault="00BF3689">
      <w:pPr>
        <w:autoSpaceDE w:val="0"/>
        <w:autoSpaceDN w:val="0"/>
        <w:adjustRightInd w:val="0"/>
        <w:snapToGrid w:val="0"/>
        <w:spacing w:line="400" w:lineRule="exact"/>
        <w:ind w:firstLineChars="200" w:firstLine="420"/>
        <w:jc w:val="left"/>
        <w:rPr>
          <w:rFonts w:ascii="宋体" w:hAnsi="宋体"/>
          <w:b/>
          <w:bCs/>
          <w:i/>
          <w:iCs/>
          <w:color w:val="000000"/>
          <w:szCs w:val="21"/>
        </w:rPr>
      </w:pPr>
      <w:r>
        <w:rPr>
          <w:rFonts w:ascii="宋体" w:hAnsi="宋体" w:hint="eastAsia"/>
          <w:color w:val="000000"/>
          <w:szCs w:val="21"/>
        </w:rPr>
        <w:t>2.1 合同标的及金额应与中标（成交）结果一致。乙方为履行本合同而发生的所有费用均应包含在合同价款中，甲方不再另行支付</w:t>
      </w:r>
      <w:r>
        <w:rPr>
          <w:rFonts w:ascii="宋体" w:hAnsi="宋体"/>
          <w:color w:val="000000"/>
          <w:szCs w:val="21"/>
          <w:lang w:val="en"/>
        </w:rPr>
        <w:t>其他</w:t>
      </w:r>
      <w:r>
        <w:rPr>
          <w:rFonts w:ascii="宋体" w:hAnsi="宋体" w:hint="eastAsia"/>
          <w:color w:val="000000"/>
          <w:szCs w:val="21"/>
        </w:rPr>
        <w:t>任何费用。</w:t>
      </w:r>
    </w:p>
    <w:p w:rsidR="00804254" w:rsidRDefault="00BF3689">
      <w:pPr>
        <w:adjustRightInd w:val="0"/>
        <w:snapToGrid w:val="0"/>
        <w:spacing w:line="400" w:lineRule="exact"/>
        <w:jc w:val="left"/>
        <w:rPr>
          <w:rFonts w:ascii="宋体" w:hAnsi="宋体"/>
          <w:b/>
          <w:color w:val="000000"/>
          <w:sz w:val="24"/>
        </w:rPr>
      </w:pPr>
      <w:r>
        <w:rPr>
          <w:rFonts w:ascii="宋体" w:hAnsi="宋体" w:hint="eastAsia"/>
          <w:b/>
          <w:color w:val="000000"/>
          <w:sz w:val="24"/>
        </w:rPr>
        <w:lastRenderedPageBreak/>
        <w:t>3. 履行合同的时间、地点和方式</w:t>
      </w:r>
    </w:p>
    <w:p w:rsidR="00804254" w:rsidRDefault="00BF3689">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3.1 </w:t>
      </w:r>
      <w:r>
        <w:rPr>
          <w:rFonts w:ascii="宋体" w:hAnsi="宋体" w:cs="宋体" w:hint="eastAsia"/>
          <w:szCs w:val="21"/>
        </w:rPr>
        <w:t>乙方应当在约定的时间、地点，按照约定方式履行合同。</w:t>
      </w:r>
    </w:p>
    <w:p w:rsidR="00804254" w:rsidRDefault="00BF3689">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4. 甲方的权利和义务</w:t>
      </w:r>
    </w:p>
    <w:p w:rsidR="00804254" w:rsidRDefault="00BF3689">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4.1</w:t>
      </w:r>
      <w:r>
        <w:rPr>
          <w:rFonts w:ascii="宋体" w:hAnsi="宋体"/>
          <w:color w:val="000000"/>
          <w:szCs w:val="21"/>
        </w:rPr>
        <w:t xml:space="preserve"> 签署合同后，甲方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r>
        <w:rPr>
          <w:rFonts w:ascii="宋体" w:hAnsi="宋体" w:hint="eastAsia"/>
          <w:color w:val="000000"/>
          <w:szCs w:val="21"/>
        </w:rPr>
        <w:t>甲方有权对乙方的履约行为进行检查，并</w:t>
      </w:r>
      <w:r>
        <w:rPr>
          <w:rFonts w:ascii="宋体" w:hAnsi="宋体"/>
          <w:color w:val="000000"/>
          <w:szCs w:val="21"/>
        </w:rPr>
        <w:t>及时确认乙方提交的事项</w:t>
      </w:r>
      <w:r>
        <w:rPr>
          <w:rFonts w:ascii="宋体" w:hAnsi="宋体" w:hint="eastAsia"/>
          <w:color w:val="000000"/>
          <w:szCs w:val="21"/>
        </w:rPr>
        <w:t>。甲方应当</w:t>
      </w:r>
      <w:r>
        <w:rPr>
          <w:rFonts w:ascii="宋体" w:hAnsi="宋体"/>
          <w:color w:val="000000"/>
          <w:szCs w:val="21"/>
        </w:rPr>
        <w:t>配合乙方完成</w:t>
      </w:r>
      <w:r>
        <w:rPr>
          <w:rFonts w:ascii="宋体" w:hAnsi="宋体" w:hint="eastAsia"/>
          <w:color w:val="000000"/>
          <w:szCs w:val="21"/>
        </w:rPr>
        <w:t>相关项目</w:t>
      </w:r>
      <w:r>
        <w:rPr>
          <w:rFonts w:ascii="宋体" w:hAnsi="宋体"/>
          <w:color w:val="000000"/>
          <w:szCs w:val="21"/>
        </w:rPr>
        <w:t>实施工作。</w:t>
      </w:r>
    </w:p>
    <w:p w:rsidR="00804254" w:rsidRDefault="00BF3689">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4.2 </w:t>
      </w:r>
      <w:r>
        <w:rPr>
          <w:rFonts w:ascii="宋体" w:hAnsi="宋体"/>
          <w:color w:val="000000"/>
          <w:szCs w:val="21"/>
        </w:rPr>
        <w:t>甲方有权要求乙方按时提交各阶段有关</w:t>
      </w:r>
      <w:r>
        <w:rPr>
          <w:rFonts w:ascii="宋体" w:hAnsi="宋体" w:hint="eastAsia"/>
          <w:color w:val="000000"/>
          <w:szCs w:val="21"/>
        </w:rPr>
        <w:t>安排计划</w:t>
      </w:r>
      <w:r>
        <w:rPr>
          <w:rFonts w:ascii="宋体" w:hAnsi="宋体"/>
          <w:color w:val="000000"/>
          <w:szCs w:val="21"/>
        </w:rPr>
        <w:t>，并有权</w:t>
      </w:r>
      <w:r>
        <w:rPr>
          <w:rFonts w:ascii="宋体" w:hAnsi="宋体" w:hint="eastAsia"/>
          <w:color w:val="000000"/>
          <w:szCs w:val="21"/>
        </w:rPr>
        <w:t>定期核对乙方提供货物数量、规格、质量等内容。甲方</w:t>
      </w:r>
      <w:r>
        <w:rPr>
          <w:rFonts w:ascii="宋体" w:hAnsi="宋体"/>
          <w:color w:val="000000"/>
          <w:szCs w:val="21"/>
        </w:rPr>
        <w:t>有权督促乙方工作并要求乙方</w:t>
      </w:r>
      <w:r>
        <w:rPr>
          <w:rFonts w:ascii="宋体" w:hAnsi="宋体" w:hint="eastAsia"/>
          <w:color w:val="000000"/>
          <w:szCs w:val="21"/>
        </w:rPr>
        <w:t>更</w:t>
      </w:r>
      <w:r>
        <w:rPr>
          <w:rFonts w:ascii="宋体" w:hAnsi="宋体"/>
          <w:color w:val="000000"/>
          <w:szCs w:val="21"/>
        </w:rPr>
        <w:t>换不符合要求的</w:t>
      </w:r>
      <w:r>
        <w:rPr>
          <w:rFonts w:ascii="宋体" w:hAnsi="宋体" w:hint="eastAsia"/>
          <w:color w:val="000000"/>
          <w:szCs w:val="21"/>
        </w:rPr>
        <w:t>货物</w:t>
      </w:r>
      <w:r>
        <w:rPr>
          <w:rFonts w:ascii="宋体" w:hAnsi="宋体"/>
          <w:color w:val="000000"/>
          <w:szCs w:val="21"/>
        </w:rPr>
        <w:t>。</w:t>
      </w:r>
    </w:p>
    <w:p w:rsidR="00804254" w:rsidRDefault="00BF3689">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4.</w:t>
      </w:r>
      <w:r>
        <w:rPr>
          <w:rFonts w:ascii="宋体" w:hAnsi="宋体"/>
          <w:color w:val="000000"/>
          <w:szCs w:val="21"/>
        </w:rPr>
        <w:t>3</w:t>
      </w:r>
      <w:r>
        <w:rPr>
          <w:rFonts w:ascii="宋体" w:hAnsi="宋体" w:hint="eastAsia"/>
          <w:color w:val="000000"/>
          <w:szCs w:val="21"/>
        </w:rPr>
        <w:t xml:space="preserve"> </w:t>
      </w:r>
      <w:r>
        <w:rPr>
          <w:rFonts w:ascii="宋体" w:hAnsi="宋体"/>
          <w:color w:val="000000"/>
          <w:szCs w:val="21"/>
        </w:rPr>
        <w:t>甲方</w:t>
      </w:r>
      <w:r>
        <w:rPr>
          <w:rFonts w:ascii="宋体" w:hAnsi="宋体" w:hint="eastAsia"/>
          <w:color w:val="000000"/>
          <w:szCs w:val="21"/>
        </w:rPr>
        <w:t>有权要求乙方对缺陷部分予以修复，并按合同约定享有货物保修及其他合同约定的权利。</w:t>
      </w:r>
    </w:p>
    <w:p w:rsidR="00804254" w:rsidRDefault="00BF3689">
      <w:pPr>
        <w:snapToGrid w:val="0"/>
        <w:spacing w:line="400" w:lineRule="exact"/>
        <w:ind w:firstLineChars="200" w:firstLine="420"/>
        <w:rPr>
          <w:rFonts w:eastAsia="华文楷体"/>
        </w:rPr>
      </w:pPr>
      <w:r>
        <w:rPr>
          <w:rFonts w:ascii="宋体" w:hAnsi="宋体"/>
          <w:color w:val="000000"/>
          <w:szCs w:val="21"/>
        </w:rPr>
        <w:t>4.4 甲方应当按照合同约定及时对交付的货物进行验收</w:t>
      </w:r>
      <w:r>
        <w:rPr>
          <w:rFonts w:ascii="宋体" w:hAnsi="宋体" w:hint="eastAsia"/>
          <w:color w:val="000000"/>
          <w:szCs w:val="21"/>
        </w:rPr>
        <w:t>，</w:t>
      </w:r>
      <w:r>
        <w:rPr>
          <w:rFonts w:ascii="宋体" w:hAnsi="宋体" w:cs="宋体" w:hint="eastAsia"/>
          <w:szCs w:val="21"/>
        </w:rPr>
        <w:t>未</w:t>
      </w:r>
      <w:r>
        <w:rPr>
          <w:rFonts w:ascii="宋体" w:hAnsi="宋体" w:hint="eastAsia"/>
          <w:color w:val="000000"/>
          <w:szCs w:val="21"/>
        </w:rPr>
        <w:t>在</w:t>
      </w:r>
      <w:r>
        <w:rPr>
          <w:rFonts w:ascii="宋体" w:hAnsi="宋体" w:cs="宋体" w:hint="eastAsia"/>
          <w:b/>
          <w:bCs/>
          <w:szCs w:val="21"/>
        </w:rPr>
        <w:t>【政府采购合同专用条款】</w:t>
      </w:r>
      <w:r>
        <w:rPr>
          <w:rFonts w:ascii="宋体" w:hAnsi="宋体" w:cs="宋体" w:hint="eastAsia"/>
          <w:szCs w:val="21"/>
        </w:rPr>
        <w:t>约定的期限内对乙方履约提出任何异议或者向乙方作出任何说明的，</w:t>
      </w:r>
      <w:r>
        <w:rPr>
          <w:rFonts w:ascii="宋体" w:hAnsi="宋体" w:hint="eastAsia"/>
          <w:color w:val="000000"/>
          <w:szCs w:val="21"/>
        </w:rPr>
        <w:t>视为验收通过。</w:t>
      </w:r>
    </w:p>
    <w:p w:rsidR="00804254" w:rsidRDefault="00BF3689">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color w:val="000000"/>
          <w:szCs w:val="21"/>
        </w:rPr>
        <w:t>4</w:t>
      </w:r>
      <w:r>
        <w:rPr>
          <w:rFonts w:ascii="宋体" w:hAnsi="宋体" w:hint="eastAsia"/>
          <w:color w:val="000000"/>
          <w:szCs w:val="21"/>
        </w:rPr>
        <w:t>.</w:t>
      </w:r>
      <w:r>
        <w:rPr>
          <w:rFonts w:ascii="宋体" w:hAnsi="宋体"/>
          <w:color w:val="000000"/>
          <w:szCs w:val="21"/>
        </w:rPr>
        <w:t xml:space="preserve">5 </w:t>
      </w:r>
      <w:r>
        <w:rPr>
          <w:rFonts w:ascii="宋体" w:hAnsi="宋体" w:hint="eastAsia"/>
          <w:color w:val="000000"/>
          <w:szCs w:val="21"/>
        </w:rPr>
        <w:t>甲方应当根据合同约定及时向乙方支付合同价款</w:t>
      </w:r>
      <w:r>
        <w:rPr>
          <w:rFonts w:ascii="宋体" w:hAnsi="宋体"/>
          <w:color w:val="000000"/>
          <w:szCs w:val="21"/>
        </w:rPr>
        <w:t>，不得以内部人员变更、履行内部付款流程等为由，拒绝或迟延支付。</w:t>
      </w:r>
    </w:p>
    <w:p w:rsidR="00804254" w:rsidRDefault="00BF3689">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4.6</w:t>
      </w:r>
      <w:r>
        <w:rPr>
          <w:rFonts w:ascii="宋体" w:hAnsi="宋体"/>
          <w:color w:val="000000"/>
          <w:szCs w:val="21"/>
        </w:rPr>
        <w:t xml:space="preserve"> </w:t>
      </w:r>
      <w:r>
        <w:rPr>
          <w:rFonts w:ascii="宋体" w:hAnsi="宋体" w:hint="eastAsia"/>
          <w:color w:val="000000"/>
          <w:szCs w:val="21"/>
        </w:rPr>
        <w:t>国家法律法规规定及</w:t>
      </w:r>
      <w:r>
        <w:rPr>
          <w:rFonts w:ascii="宋体" w:hAnsi="宋体" w:cs="宋体" w:hint="eastAsia"/>
          <w:b/>
          <w:bCs/>
          <w:szCs w:val="21"/>
        </w:rPr>
        <w:t>【政府采购合同专用条款】</w:t>
      </w:r>
      <w:r>
        <w:rPr>
          <w:rFonts w:ascii="宋体" w:hAnsi="宋体" w:hint="eastAsia"/>
          <w:color w:val="000000"/>
          <w:szCs w:val="21"/>
        </w:rPr>
        <w:t>约定应由甲方承担的其他义务和责任。</w:t>
      </w:r>
    </w:p>
    <w:p w:rsidR="00804254" w:rsidRDefault="00BF3689">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5. 乙方的权利和义务</w:t>
      </w:r>
    </w:p>
    <w:p w:rsidR="00804254" w:rsidRDefault="00BF3689">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5.1 </w:t>
      </w:r>
      <w:r>
        <w:rPr>
          <w:rFonts w:ascii="宋体" w:hAnsi="宋体"/>
          <w:color w:val="000000"/>
          <w:szCs w:val="21"/>
        </w:rPr>
        <w:t>签署合同后，乙方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p>
    <w:p w:rsidR="00804254" w:rsidRDefault="00BF3689">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5.</w:t>
      </w:r>
      <w:r>
        <w:rPr>
          <w:rFonts w:ascii="宋体" w:hAnsi="宋体"/>
          <w:color w:val="000000"/>
          <w:szCs w:val="21"/>
        </w:rPr>
        <w:t>2 乙方应按照合同要求</w:t>
      </w:r>
      <w:r>
        <w:rPr>
          <w:rFonts w:ascii="宋体" w:hAnsi="宋体" w:hint="eastAsia"/>
          <w:color w:val="000000"/>
          <w:szCs w:val="21"/>
        </w:rPr>
        <w:t>履约</w:t>
      </w:r>
      <w:r>
        <w:rPr>
          <w:rFonts w:ascii="宋体" w:hAnsi="宋体"/>
          <w:color w:val="000000"/>
          <w:szCs w:val="21"/>
        </w:rPr>
        <w:t>，充分合理安排，确保</w:t>
      </w:r>
      <w:r>
        <w:rPr>
          <w:rFonts w:ascii="宋体" w:hAnsi="宋体" w:hint="eastAsia"/>
          <w:color w:val="000000"/>
          <w:szCs w:val="21"/>
        </w:rPr>
        <w:t>提供的货物及相关服务符合合同有关</w:t>
      </w:r>
      <w:r>
        <w:rPr>
          <w:rFonts w:ascii="宋体" w:hAnsi="宋体"/>
          <w:color w:val="000000"/>
          <w:szCs w:val="21"/>
        </w:rPr>
        <w:t>要求</w:t>
      </w:r>
      <w:r>
        <w:rPr>
          <w:rFonts w:ascii="宋体" w:hAnsi="宋体" w:hint="eastAsia"/>
          <w:color w:val="000000"/>
          <w:szCs w:val="21"/>
        </w:rPr>
        <w:t>。接受项目行业管理部门及政府有关部门的指导，配合甲方的履约检查及验收，并</w:t>
      </w:r>
      <w:r>
        <w:rPr>
          <w:rFonts w:ascii="宋体" w:hAnsi="宋体"/>
          <w:color w:val="000000"/>
          <w:szCs w:val="21"/>
        </w:rPr>
        <w:t>负责项目实施过程中的所有协调工作。</w:t>
      </w:r>
    </w:p>
    <w:p w:rsidR="00804254" w:rsidRDefault="00BF3689" w:rsidP="00CA2ED9">
      <w:pPr>
        <w:spacing w:line="400" w:lineRule="exact"/>
        <w:ind w:firstLineChars="176" w:firstLine="370"/>
        <w:rPr>
          <w:rFonts w:ascii="宋体" w:hAnsi="宋体" w:cs="宋体"/>
          <w:color w:val="000000"/>
          <w:szCs w:val="21"/>
        </w:rPr>
      </w:pPr>
      <w:r>
        <w:rPr>
          <w:rFonts w:ascii="宋体" w:hAnsi="宋体" w:hint="eastAsia"/>
          <w:color w:val="000000"/>
          <w:szCs w:val="21"/>
        </w:rPr>
        <w:t>5.</w:t>
      </w:r>
      <w:r>
        <w:rPr>
          <w:rFonts w:ascii="宋体" w:hAnsi="宋体"/>
          <w:color w:val="000000"/>
          <w:szCs w:val="21"/>
        </w:rPr>
        <w:t>3</w:t>
      </w:r>
      <w:r>
        <w:rPr>
          <w:rFonts w:ascii="宋体" w:hAnsi="宋体" w:hint="eastAsia"/>
          <w:color w:val="000000"/>
          <w:szCs w:val="21"/>
        </w:rPr>
        <w:t>乙方有权</w:t>
      </w:r>
      <w:r>
        <w:rPr>
          <w:rFonts w:ascii="宋体" w:hAnsi="宋体" w:cs="宋体" w:hint="eastAsia"/>
          <w:color w:val="000000"/>
          <w:szCs w:val="21"/>
        </w:rPr>
        <w:t>根据合同约定向甲方收取合同价款。</w:t>
      </w:r>
    </w:p>
    <w:p w:rsidR="00804254" w:rsidRDefault="00BF3689" w:rsidP="00CA2ED9">
      <w:pPr>
        <w:spacing w:line="400" w:lineRule="exact"/>
        <w:ind w:firstLineChars="176" w:firstLine="370"/>
        <w:rPr>
          <w:rFonts w:ascii="宋体" w:hAnsi="宋体" w:cs="宋体"/>
          <w:color w:val="000000"/>
          <w:szCs w:val="21"/>
        </w:rPr>
      </w:pPr>
      <w:r>
        <w:rPr>
          <w:rFonts w:ascii="宋体" w:hAnsi="宋体" w:hint="eastAsia"/>
          <w:color w:val="000000"/>
          <w:szCs w:val="21"/>
        </w:rPr>
        <w:t>5.</w:t>
      </w:r>
      <w:r>
        <w:rPr>
          <w:rFonts w:ascii="宋体" w:hAnsi="宋体"/>
          <w:color w:val="000000"/>
          <w:szCs w:val="21"/>
        </w:rPr>
        <w:t>4</w:t>
      </w:r>
      <w:r>
        <w:rPr>
          <w:rFonts w:ascii="宋体" w:hAnsi="宋体" w:cs="宋体" w:hint="eastAsia"/>
          <w:color w:val="000000"/>
          <w:szCs w:val="21"/>
        </w:rPr>
        <w:t>国家法律法规规定</w:t>
      </w:r>
      <w:r>
        <w:rPr>
          <w:rFonts w:ascii="宋体" w:hAnsi="宋体" w:hint="eastAsia"/>
          <w:color w:val="000000"/>
          <w:szCs w:val="21"/>
        </w:rPr>
        <w:t>及</w:t>
      </w:r>
      <w:r>
        <w:rPr>
          <w:rFonts w:ascii="宋体" w:hAnsi="宋体" w:cs="宋体" w:hint="eastAsia"/>
          <w:b/>
          <w:bCs/>
          <w:szCs w:val="21"/>
        </w:rPr>
        <w:t>【政府采购合同专用条款】</w:t>
      </w:r>
      <w:r>
        <w:rPr>
          <w:rFonts w:ascii="宋体" w:hAnsi="宋体" w:cs="宋体" w:hint="eastAsia"/>
          <w:szCs w:val="21"/>
        </w:rPr>
        <w:t>约定应</w:t>
      </w:r>
      <w:r>
        <w:rPr>
          <w:rFonts w:ascii="宋体" w:hAnsi="宋体" w:cs="宋体" w:hint="eastAsia"/>
          <w:color w:val="000000"/>
          <w:szCs w:val="21"/>
        </w:rPr>
        <w:t>由乙方承担的其他义务和责任。</w:t>
      </w:r>
    </w:p>
    <w:p w:rsidR="00804254" w:rsidRDefault="00BF3689">
      <w:pPr>
        <w:numPr>
          <w:ilvl w:val="0"/>
          <w:numId w:val="16"/>
        </w:num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合同履行</w:t>
      </w:r>
    </w:p>
    <w:p w:rsidR="00804254" w:rsidRDefault="00BF3689">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6.1 甲乙双方应当按照</w:t>
      </w:r>
      <w:r>
        <w:rPr>
          <w:rFonts w:ascii="宋体" w:hAnsi="宋体" w:cs="宋体" w:hint="eastAsia"/>
          <w:b/>
          <w:bCs/>
          <w:szCs w:val="21"/>
        </w:rPr>
        <w:t>【政府采购合同专用条款】</w:t>
      </w:r>
      <w:r>
        <w:rPr>
          <w:rFonts w:ascii="宋体" w:hAnsi="宋体" w:hint="eastAsia"/>
          <w:color w:val="000000"/>
          <w:szCs w:val="21"/>
        </w:rPr>
        <w:t>约定顺序履行合同义务；如果没有先后顺序的，应当同时履行。</w:t>
      </w:r>
    </w:p>
    <w:p w:rsidR="00804254" w:rsidRDefault="00BF3689">
      <w:pPr>
        <w:autoSpaceDE w:val="0"/>
        <w:autoSpaceDN w:val="0"/>
        <w:adjustRightInd w:val="0"/>
        <w:snapToGrid w:val="0"/>
        <w:spacing w:line="400" w:lineRule="exact"/>
        <w:ind w:firstLineChars="200" w:firstLine="420"/>
        <w:jc w:val="left"/>
      </w:pPr>
      <w:r>
        <w:rPr>
          <w:rFonts w:ascii="宋体" w:hAnsi="宋体" w:hint="eastAsia"/>
          <w:color w:val="000000"/>
          <w:szCs w:val="21"/>
        </w:rPr>
        <w:t>6.2 甲乙双方按照合同约定顺序履行合同义务时，应当先履行一方未履行的，后履行一方有权拒绝其履行请求。先履行一方履行不符合约定的，后履行一方有权拒绝其相应的履行请求。</w:t>
      </w:r>
    </w:p>
    <w:p w:rsidR="00804254" w:rsidRDefault="00BF3689">
      <w:pPr>
        <w:adjustRightInd w:val="0"/>
        <w:snapToGrid w:val="0"/>
        <w:spacing w:line="400" w:lineRule="exact"/>
        <w:jc w:val="left"/>
        <w:rPr>
          <w:rFonts w:ascii="宋体" w:hAnsi="宋体"/>
          <w:b/>
          <w:bCs/>
          <w:color w:val="000000"/>
          <w:sz w:val="24"/>
        </w:rPr>
      </w:pPr>
      <w:r>
        <w:rPr>
          <w:rFonts w:ascii="宋体" w:hAnsi="宋体" w:hint="eastAsia"/>
          <w:b/>
          <w:bCs/>
          <w:color w:val="000000"/>
          <w:sz w:val="24"/>
        </w:rPr>
        <w:t>7. 货物包装、运输、保险和交付要求</w:t>
      </w:r>
    </w:p>
    <w:p w:rsidR="00804254" w:rsidRDefault="00BF3689">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7.1 本合同</w:t>
      </w:r>
      <w:r>
        <w:rPr>
          <w:rFonts w:ascii="宋体" w:hAnsi="宋体" w:hint="eastAsia"/>
          <w:bCs/>
          <w:color w:val="000000"/>
          <w:szCs w:val="21"/>
        </w:rPr>
        <w:t>涉及商品包装、快递包装的，</w:t>
      </w:r>
      <w:r>
        <w:rPr>
          <w:rFonts w:ascii="宋体" w:hAnsi="宋体" w:hint="eastAsia"/>
          <w:color w:val="000000"/>
          <w:szCs w:val="21"/>
        </w:rPr>
        <w:t>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包装应适应远距离运输、防潮、防震、防锈和防野蛮装卸等要求，确保货物安全无损地运</w:t>
      </w:r>
      <w:r>
        <w:rPr>
          <w:rFonts w:ascii="宋体" w:hAnsi="宋体" w:hint="eastAsia"/>
          <w:color w:val="000000"/>
          <w:szCs w:val="21"/>
        </w:rPr>
        <w:lastRenderedPageBreak/>
        <w:t>抵</w:t>
      </w:r>
      <w:r>
        <w:rPr>
          <w:rFonts w:ascii="宋体" w:hAnsi="宋体" w:hint="eastAsia"/>
          <w:b/>
          <w:color w:val="000000"/>
          <w:szCs w:val="21"/>
        </w:rPr>
        <w:t>【政府采购合同专用条款】</w:t>
      </w:r>
      <w:r>
        <w:rPr>
          <w:rFonts w:ascii="宋体" w:hAnsi="宋体" w:hint="eastAsia"/>
          <w:bCs/>
          <w:color w:val="000000"/>
          <w:szCs w:val="21"/>
        </w:rPr>
        <w:t>约定的</w:t>
      </w:r>
      <w:r>
        <w:rPr>
          <w:rFonts w:ascii="宋体" w:hAnsi="宋体" w:hint="eastAsia"/>
          <w:color w:val="000000"/>
          <w:szCs w:val="21"/>
        </w:rPr>
        <w:t>指定现场。</w:t>
      </w:r>
    </w:p>
    <w:p w:rsidR="00804254" w:rsidRDefault="00BF3689">
      <w:pPr>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7.2 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乙方负责办理将货物运抵本合同规定的交货地点，并装卸、交付至甲方的一切运输事项，相关费用应包含在合同价款中。</w:t>
      </w:r>
    </w:p>
    <w:p w:rsidR="00804254" w:rsidRDefault="00BF3689">
      <w:pPr>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7.3 货物保险要求按</w:t>
      </w:r>
      <w:r>
        <w:rPr>
          <w:rFonts w:ascii="宋体" w:hAnsi="宋体" w:hint="eastAsia"/>
          <w:b/>
          <w:color w:val="000000"/>
          <w:szCs w:val="21"/>
        </w:rPr>
        <w:t>【政府采购合同专用条款】</w:t>
      </w:r>
      <w:r>
        <w:rPr>
          <w:rFonts w:ascii="宋体" w:hAnsi="宋体" w:hint="eastAsia"/>
          <w:bCs/>
          <w:color w:val="000000"/>
          <w:szCs w:val="21"/>
        </w:rPr>
        <w:t>规定执行</w:t>
      </w:r>
      <w:r>
        <w:rPr>
          <w:rFonts w:ascii="宋体" w:hAnsi="宋体" w:hint="eastAsia"/>
          <w:color w:val="000000"/>
          <w:szCs w:val="21"/>
        </w:rPr>
        <w:t>。</w:t>
      </w:r>
    </w:p>
    <w:p w:rsidR="00804254" w:rsidRDefault="00BF3689">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7.4 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rsidR="00804254" w:rsidRDefault="00BF3689">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7.5 </w:t>
      </w:r>
      <w:r>
        <w:rPr>
          <w:rFonts w:ascii="宋体" w:hAnsi="宋体" w:cs="宋体" w:hint="eastAsia"/>
          <w:color w:val="000000"/>
          <w:szCs w:val="21"/>
        </w:rPr>
        <w:t>乙方在运输到达之前应提前通知甲方，并提示货物运输装卸的注意事项，甲方配合乙方做好货物的接收工作。</w:t>
      </w:r>
    </w:p>
    <w:p w:rsidR="00804254" w:rsidRDefault="00BF3689">
      <w:pPr>
        <w:autoSpaceDE w:val="0"/>
        <w:autoSpaceDN w:val="0"/>
        <w:adjustRightInd w:val="0"/>
        <w:spacing w:line="400" w:lineRule="exact"/>
        <w:ind w:firstLineChars="200" w:firstLine="420"/>
        <w:rPr>
          <w:rFonts w:ascii="华文楷体" w:eastAsia="华文楷体" w:hAnsi="华文楷体" w:cs="华文楷体"/>
          <w:szCs w:val="21"/>
        </w:rPr>
      </w:pPr>
      <w:r>
        <w:rPr>
          <w:rFonts w:ascii="宋体" w:hAnsi="宋体" w:hint="eastAsia"/>
          <w:color w:val="000000"/>
          <w:szCs w:val="21"/>
        </w:rPr>
        <w:t>7.6 如因包装、运输问题导致货物损毁、丢失或者品质下降，甲方有权要求降价、换货、拒收部分或整批货物，由此产生的费用和损失，均由乙方承担。</w:t>
      </w:r>
    </w:p>
    <w:p w:rsidR="00804254" w:rsidRDefault="00BF3689">
      <w:pPr>
        <w:adjustRightInd w:val="0"/>
        <w:snapToGrid w:val="0"/>
        <w:spacing w:line="400" w:lineRule="exact"/>
        <w:jc w:val="left"/>
        <w:rPr>
          <w:rFonts w:ascii="宋体" w:hAnsi="宋体"/>
          <w:b/>
          <w:sz w:val="24"/>
        </w:rPr>
      </w:pPr>
      <w:r>
        <w:rPr>
          <w:rFonts w:ascii="宋体" w:hAnsi="宋体" w:hint="eastAsia"/>
          <w:b/>
          <w:color w:val="000000"/>
          <w:sz w:val="24"/>
        </w:rPr>
        <w:t xml:space="preserve">8. </w:t>
      </w:r>
      <w:r>
        <w:rPr>
          <w:rFonts w:ascii="宋体" w:hAnsi="宋体" w:hint="eastAsia"/>
          <w:b/>
          <w:sz w:val="24"/>
        </w:rPr>
        <w:t>质量标准和保证</w:t>
      </w:r>
    </w:p>
    <w:p w:rsidR="00804254" w:rsidRDefault="00BF3689">
      <w:pPr>
        <w:adjustRightInd w:val="0"/>
        <w:snapToGrid w:val="0"/>
        <w:spacing w:line="400" w:lineRule="exact"/>
        <w:ind w:firstLineChars="200" w:firstLine="420"/>
        <w:jc w:val="left"/>
        <w:rPr>
          <w:rFonts w:ascii="宋体" w:hAnsi="宋体" w:cs="Courier New"/>
          <w:b/>
          <w:szCs w:val="21"/>
        </w:rPr>
      </w:pPr>
      <w:r>
        <w:rPr>
          <w:rFonts w:ascii="宋体" w:hAnsi="宋体" w:cs="Courier New" w:hint="eastAsia"/>
          <w:szCs w:val="21"/>
        </w:rPr>
        <w:t>8.1 质量标准</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（1）本合同下提供的货物应符合合同</w:t>
      </w:r>
      <w:r>
        <w:rPr>
          <w:rFonts w:ascii="宋体" w:hAnsi="宋体" w:cs="宋体" w:hint="eastAsia"/>
          <w:color w:val="000000"/>
          <w:szCs w:val="21"/>
        </w:rPr>
        <w:t>约定的</w:t>
      </w:r>
      <w:r>
        <w:rPr>
          <w:rFonts w:ascii="宋体" w:hAnsi="宋体" w:cs="宋体" w:hint="eastAsia"/>
          <w:szCs w:val="21"/>
        </w:rPr>
        <w:t>品牌、规格型号、技术性能、配置、质量、数量等要求。</w:t>
      </w:r>
      <w:r>
        <w:rPr>
          <w:rFonts w:ascii="宋体" w:hAnsi="宋体" w:hint="eastAsia"/>
          <w:szCs w:val="21"/>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rsidR="00804254" w:rsidRDefault="00BF3689">
      <w:pPr>
        <w:adjustRightInd w:val="0"/>
        <w:snapToGrid w:val="0"/>
        <w:spacing w:line="400" w:lineRule="exact"/>
        <w:ind w:firstLineChars="200" w:firstLine="420"/>
        <w:jc w:val="left"/>
        <w:rPr>
          <w:rFonts w:ascii="宋体" w:hAnsi="宋体" w:cs="Courier New"/>
          <w:szCs w:val="21"/>
        </w:rPr>
      </w:pPr>
      <w:r>
        <w:rPr>
          <w:rFonts w:ascii="宋体" w:hAnsi="宋体" w:cs="Courier New" w:hint="eastAsia"/>
          <w:szCs w:val="21"/>
        </w:rPr>
        <w:t>（2）采用中华人民共和国法定计量单位。</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（3）乙方所提供的货物应符合国家有关安全、环保、卫生的规定。</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（4）乙方应向甲方提交所提供货物的技术文件，包括相应的中文技术文件，如：产品目录、图纸、操作手册、使用说明、维护手册或服务指南等。上述文件应包装好随货物一同发运。</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8.2 保证</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（1）乙方应保证提供的货物完全符合合同规定的质量、规格和性能要求。乙方应保证货物在正确安装、正常使用和保养条件下，</w:t>
      </w:r>
      <w:r>
        <w:rPr>
          <w:rFonts w:ascii="宋体" w:hAnsi="宋体" w:cs="宋体" w:hint="eastAsia"/>
          <w:szCs w:val="21"/>
        </w:rPr>
        <w:t>在其使用寿命期内具备合同约定的性能</w:t>
      </w:r>
      <w:r>
        <w:rPr>
          <w:rFonts w:ascii="宋体" w:hAnsi="宋体" w:hint="eastAsia"/>
          <w:szCs w:val="21"/>
        </w:rPr>
        <w:t>。存在质量保证期的，货物最终交付验收合格后在</w:t>
      </w:r>
      <w:r>
        <w:rPr>
          <w:rFonts w:ascii="宋体" w:hAnsi="宋体" w:hint="eastAsia"/>
          <w:b/>
          <w:szCs w:val="21"/>
        </w:rPr>
        <w:t>【政府采购合同专用条款】</w:t>
      </w:r>
      <w:r>
        <w:rPr>
          <w:rFonts w:ascii="宋体" w:hAnsi="宋体" w:hint="eastAsia"/>
          <w:szCs w:val="21"/>
        </w:rPr>
        <w:t>规定或乙方书面承诺（两者以较长的为准）的质量保证期内，本保证保持有效。</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（2）在质量保证期内所发现的缺陷，甲方应尽快以书面形式通知乙方。</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（3）乙方收到通知后，应在</w:t>
      </w:r>
      <w:r>
        <w:rPr>
          <w:rFonts w:ascii="宋体" w:hAnsi="宋体" w:hint="eastAsia"/>
          <w:b/>
          <w:szCs w:val="21"/>
        </w:rPr>
        <w:t>【政府采购合同专用条款】</w:t>
      </w:r>
      <w:r>
        <w:rPr>
          <w:rFonts w:ascii="宋体" w:hAnsi="宋体" w:hint="eastAsia"/>
          <w:szCs w:val="21"/>
        </w:rPr>
        <w:t>规定的响应时间内以合理的速度免费维修或更换有缺陷的货物或部件。</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（4）在质量保证期内，如果货物的质量或规格与合同不符，或证实货物是有缺陷的，包括潜在的缺陷或使用不符合要求的材料等，甲方可以根据本合同第1</w:t>
      </w:r>
      <w:r>
        <w:rPr>
          <w:rFonts w:ascii="宋体" w:hAnsi="宋体" w:hint="eastAsia"/>
          <w:color w:val="000000"/>
          <w:szCs w:val="21"/>
        </w:rPr>
        <w:t>5</w:t>
      </w:r>
      <w:r>
        <w:rPr>
          <w:rFonts w:ascii="宋体" w:hAnsi="宋体" w:hint="eastAsia"/>
          <w:szCs w:val="21"/>
        </w:rPr>
        <w:t>.1条规定以书面形式</w:t>
      </w:r>
      <w:r>
        <w:rPr>
          <w:rFonts w:ascii="宋体" w:hAnsi="宋体" w:hint="eastAsia"/>
          <w:color w:val="000000"/>
          <w:szCs w:val="21"/>
        </w:rPr>
        <w:t>追究</w:t>
      </w:r>
      <w:r>
        <w:rPr>
          <w:rFonts w:ascii="宋体" w:hAnsi="宋体" w:hint="eastAsia"/>
          <w:szCs w:val="21"/>
        </w:rPr>
        <w:t>乙方</w:t>
      </w:r>
      <w:r>
        <w:rPr>
          <w:rFonts w:ascii="宋体" w:hAnsi="宋体" w:hint="eastAsia"/>
          <w:color w:val="000000"/>
          <w:szCs w:val="21"/>
        </w:rPr>
        <w:t>的违约责任</w:t>
      </w:r>
      <w:r>
        <w:rPr>
          <w:rFonts w:ascii="宋体" w:hAnsi="宋体" w:hint="eastAsia"/>
          <w:szCs w:val="21"/>
        </w:rPr>
        <w:t>。</w:t>
      </w:r>
    </w:p>
    <w:p w:rsidR="00804254" w:rsidRDefault="00BF3689">
      <w:pPr>
        <w:adjustRightInd w:val="0"/>
        <w:snapToGrid w:val="0"/>
        <w:spacing w:line="400" w:lineRule="exact"/>
        <w:ind w:firstLineChars="200" w:firstLine="420"/>
        <w:jc w:val="left"/>
      </w:pPr>
      <w:r>
        <w:rPr>
          <w:rFonts w:ascii="宋体" w:hAnsi="宋体" w:hint="eastAsia"/>
          <w:szCs w:val="21"/>
        </w:rPr>
        <w:lastRenderedPageBreak/>
        <w:t>（5）乙方在约定的时间内未能弥补缺陷，甲方可采取必要的补救措施，但其风险和费用将由乙方承担，甲方根据合同约定对乙方行使的其他权利不受影响。</w:t>
      </w:r>
    </w:p>
    <w:p w:rsidR="00804254" w:rsidRDefault="00BF3689">
      <w:pPr>
        <w:adjustRightInd w:val="0"/>
        <w:snapToGrid w:val="0"/>
        <w:spacing w:line="400" w:lineRule="exact"/>
        <w:jc w:val="left"/>
        <w:rPr>
          <w:rFonts w:ascii="宋体" w:hAnsi="宋体"/>
          <w:b/>
          <w:bCs/>
          <w:sz w:val="24"/>
        </w:rPr>
      </w:pPr>
      <w:r>
        <w:rPr>
          <w:rFonts w:ascii="宋体" w:hAnsi="宋体" w:hint="eastAsia"/>
          <w:b/>
          <w:bCs/>
          <w:color w:val="000000"/>
          <w:sz w:val="24"/>
        </w:rPr>
        <w:t>9</w:t>
      </w:r>
      <w:r>
        <w:rPr>
          <w:rFonts w:ascii="宋体" w:hAnsi="宋体" w:hint="eastAsia"/>
          <w:b/>
          <w:bCs/>
          <w:sz w:val="24"/>
        </w:rPr>
        <w:t>.</w:t>
      </w:r>
      <w:r>
        <w:rPr>
          <w:rFonts w:ascii="宋体" w:hAnsi="宋体" w:hint="eastAsia"/>
          <w:b/>
          <w:bCs/>
          <w:color w:val="000000"/>
          <w:sz w:val="24"/>
        </w:rPr>
        <w:t xml:space="preserve"> </w:t>
      </w:r>
      <w:r>
        <w:rPr>
          <w:rFonts w:ascii="宋体" w:hAnsi="宋体" w:hint="eastAsia"/>
          <w:b/>
          <w:bCs/>
          <w:sz w:val="24"/>
        </w:rPr>
        <w:t>权利瑕疵担保</w:t>
      </w:r>
    </w:p>
    <w:p w:rsidR="00804254" w:rsidRDefault="00BF3689">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9.1 乙方保证对其出售的货物享有合法的权利。</w:t>
      </w:r>
    </w:p>
    <w:p w:rsidR="00804254" w:rsidRDefault="00BF3689">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9.2 </w:t>
      </w:r>
      <w:r>
        <w:rPr>
          <w:rFonts w:ascii="宋体" w:hAnsi="宋体" w:cs="宋体" w:hint="eastAsia"/>
          <w:szCs w:val="15"/>
        </w:rPr>
        <w:t>乙方保证在交付的货物上不存在抵押权等担保物权。</w:t>
      </w:r>
    </w:p>
    <w:p w:rsidR="00804254" w:rsidRDefault="00BF3689">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9.3 如甲方使用上述货物构成对第三人侵权的，则由乙方承担全部责任。</w:t>
      </w:r>
    </w:p>
    <w:p w:rsidR="00804254" w:rsidRDefault="00BF3689">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10. 知识产权保护</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color w:val="000000"/>
          <w:szCs w:val="21"/>
        </w:rPr>
        <w:t>10.1 乙方对其所销售的货物应当享有知识产权或经权利人合法授权，保证没有侵犯任</w:t>
      </w:r>
      <w:r>
        <w:rPr>
          <w:rFonts w:ascii="宋体" w:hAnsi="宋体" w:hint="eastAsia"/>
          <w:szCs w:val="21"/>
        </w:rPr>
        <w:t>何第三人的知识产权等权利。</w:t>
      </w:r>
      <w:bookmarkStart w:id="104" w:name="_Hlk163047038"/>
      <w:r>
        <w:rPr>
          <w:rFonts w:ascii="宋体" w:hAnsi="宋体" w:cs="宋体" w:hint="eastAsia"/>
          <w:szCs w:val="15"/>
        </w:rPr>
        <w:t>因违反前述约定对第三人构成侵权的，应当由乙方向第三人承担法律责任；甲方依法向第三人赔偿后，有权向乙方追偿。甲方有其他损失的，乙方应当赔偿</w:t>
      </w:r>
      <w:bookmarkEnd w:id="104"/>
      <w:r>
        <w:rPr>
          <w:rFonts w:ascii="宋体" w:hAnsi="宋体" w:hint="eastAsia"/>
          <w:szCs w:val="21"/>
        </w:rPr>
        <w:t>。</w:t>
      </w:r>
    </w:p>
    <w:p w:rsidR="00804254" w:rsidRDefault="00BF3689">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11. 保密义务</w:t>
      </w:r>
    </w:p>
    <w:p w:rsidR="00804254" w:rsidRDefault="00BF3689">
      <w:pPr>
        <w:autoSpaceDE w:val="0"/>
        <w:autoSpaceDN w:val="0"/>
        <w:adjustRightInd w:val="0"/>
        <w:snapToGrid w:val="0"/>
        <w:spacing w:line="400" w:lineRule="exact"/>
        <w:ind w:firstLineChars="200" w:firstLine="420"/>
        <w:jc w:val="left"/>
        <w:rPr>
          <w:rFonts w:ascii="宋体" w:hAnsi="宋体" w:cs="宋体"/>
          <w:szCs w:val="15"/>
        </w:rPr>
      </w:pPr>
      <w:r>
        <w:rPr>
          <w:rFonts w:ascii="宋体" w:hAnsi="宋体" w:cs="宋体" w:hint="eastAsia"/>
          <w:szCs w:val="15"/>
        </w:rPr>
        <w:t>11.1 甲、乙双方对采购和合同履行过程中所获悉的国家秘密、工作秘密、商业秘密或者其他应当保密的信息，均有保密义务且不受合同有效期所限，直至该信息成为公开信息。泄露、不正当地使用国家秘密、工作秘密、商业秘密或者其他应当保密的信息，应当承担相应责任。其他应当保密的信息由双方在</w:t>
      </w:r>
      <w:r>
        <w:rPr>
          <w:rFonts w:ascii="宋体" w:hAnsi="宋体" w:cs="宋体" w:hint="eastAsia"/>
          <w:b/>
          <w:bCs/>
          <w:szCs w:val="15"/>
        </w:rPr>
        <w:t>【政府采购合同专用条款】</w:t>
      </w:r>
      <w:r>
        <w:rPr>
          <w:rFonts w:ascii="宋体" w:hAnsi="宋体" w:cs="宋体" w:hint="eastAsia"/>
          <w:szCs w:val="15"/>
        </w:rPr>
        <w:t>中约定。</w:t>
      </w:r>
    </w:p>
    <w:p w:rsidR="00804254" w:rsidRDefault="00BF3689">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12. 合同价款支付</w:t>
      </w:r>
    </w:p>
    <w:p w:rsidR="00804254" w:rsidRDefault="00BF3689">
      <w:pPr>
        <w:adjustRightInd w:val="0"/>
        <w:snapToGrid w:val="0"/>
        <w:spacing w:line="400" w:lineRule="exact"/>
        <w:ind w:firstLineChars="200" w:firstLine="420"/>
        <w:jc w:val="left"/>
        <w:rPr>
          <w:rFonts w:ascii="宋体" w:hAnsi="宋体"/>
          <w:szCs w:val="21"/>
        </w:rPr>
      </w:pPr>
      <w:r>
        <w:rPr>
          <w:rFonts w:ascii="宋体" w:hAnsi="宋体" w:hint="eastAsia"/>
          <w:szCs w:val="21"/>
        </w:rPr>
        <w:t>12.1 合同价款支付按照国库集中支付制度及财政管理相关规定执行。</w:t>
      </w:r>
    </w:p>
    <w:p w:rsidR="00804254" w:rsidRDefault="00BF3689">
      <w:pPr>
        <w:adjustRightInd w:val="0"/>
        <w:snapToGrid w:val="0"/>
        <w:spacing w:line="400" w:lineRule="exact"/>
        <w:ind w:firstLineChars="200" w:firstLine="420"/>
        <w:jc w:val="left"/>
        <w:rPr>
          <w:rFonts w:ascii="Arial" w:hAnsi="Arial"/>
          <w:b/>
          <w:bCs/>
          <w:sz w:val="24"/>
          <w:szCs w:val="32"/>
        </w:rPr>
      </w:pPr>
      <w:r>
        <w:rPr>
          <w:rFonts w:ascii="宋体" w:hAnsi="宋体" w:hint="eastAsia"/>
          <w:szCs w:val="21"/>
        </w:rPr>
        <w:t>12.2 对于满足合同约定支付条件的，甲方原则上应当自收到发票后10个工作日内将资金支付到合同约定的乙方账户，不得以机构变动、人员更替、政策调整等为由迟延付款，不得将采购文件和合同中未规定的义务作为向乙方付款的条件。具体合同价款支付时间在【</w:t>
      </w:r>
      <w:r>
        <w:rPr>
          <w:rFonts w:ascii="宋体" w:hAnsi="宋体" w:hint="eastAsia"/>
          <w:b/>
          <w:bCs/>
          <w:szCs w:val="21"/>
        </w:rPr>
        <w:t>政府采购合同专用条款</w:t>
      </w:r>
      <w:r>
        <w:rPr>
          <w:rFonts w:ascii="宋体" w:hAnsi="宋体" w:hint="eastAsia"/>
          <w:szCs w:val="21"/>
        </w:rPr>
        <w:t>】中约定。</w:t>
      </w:r>
    </w:p>
    <w:p w:rsidR="00804254" w:rsidRDefault="00BF3689">
      <w:pPr>
        <w:spacing w:line="400" w:lineRule="exact"/>
        <w:rPr>
          <w:rFonts w:ascii="宋体" w:hAnsi="宋体"/>
          <w:b/>
          <w:bCs/>
          <w:sz w:val="24"/>
        </w:rPr>
      </w:pPr>
      <w:r>
        <w:rPr>
          <w:rFonts w:ascii="宋体" w:hAnsi="宋体" w:hint="eastAsia"/>
          <w:b/>
          <w:bCs/>
          <w:sz w:val="24"/>
        </w:rPr>
        <w:t>13. 履约保证金</w:t>
      </w:r>
    </w:p>
    <w:p w:rsidR="00804254" w:rsidRDefault="00BF3689">
      <w:pPr>
        <w:adjustRightInd w:val="0"/>
        <w:snapToGrid w:val="0"/>
        <w:spacing w:line="400" w:lineRule="exact"/>
        <w:ind w:firstLineChars="200" w:firstLine="420"/>
        <w:jc w:val="left"/>
        <w:rPr>
          <w:rFonts w:ascii="宋体" w:hAnsi="宋体"/>
          <w:szCs w:val="21"/>
        </w:rPr>
      </w:pPr>
      <w:r>
        <w:rPr>
          <w:rFonts w:ascii="宋体" w:hAnsi="宋体" w:hint="eastAsia"/>
          <w:szCs w:val="21"/>
        </w:rPr>
        <w:t xml:space="preserve">13.1 </w:t>
      </w:r>
      <w:r>
        <w:rPr>
          <w:rFonts w:ascii="宋体" w:hAnsi="宋体" w:cs="宋体" w:hint="eastAsia"/>
          <w:szCs w:val="15"/>
        </w:rPr>
        <w:t>乙方应当以支票、汇票、本票或者金融机构、担保机构出具的保函等非现金形式提交。</w:t>
      </w:r>
    </w:p>
    <w:p w:rsidR="00804254" w:rsidRDefault="00BF3689">
      <w:pPr>
        <w:adjustRightInd w:val="0"/>
        <w:snapToGrid w:val="0"/>
        <w:spacing w:line="400" w:lineRule="exact"/>
        <w:ind w:firstLineChars="200" w:firstLine="420"/>
        <w:jc w:val="left"/>
        <w:rPr>
          <w:rFonts w:ascii="宋体" w:hAnsi="宋体"/>
          <w:szCs w:val="21"/>
        </w:rPr>
      </w:pPr>
      <w:r>
        <w:rPr>
          <w:rFonts w:ascii="宋体" w:hAnsi="宋体" w:hint="eastAsia"/>
          <w:szCs w:val="21"/>
        </w:rPr>
        <w:t>13.2 如果乙方出现</w:t>
      </w:r>
      <w:r>
        <w:rPr>
          <w:rFonts w:ascii="宋体" w:hAnsi="宋体" w:cs="宋体" w:hint="eastAsia"/>
          <w:b/>
          <w:bCs/>
          <w:szCs w:val="15"/>
        </w:rPr>
        <w:t>【政府采购合同专用条款】</w:t>
      </w:r>
      <w:r>
        <w:rPr>
          <w:rFonts w:ascii="宋体" w:hAnsi="宋体" w:cs="宋体" w:hint="eastAsia"/>
          <w:szCs w:val="15"/>
        </w:rPr>
        <w:t>约定情形的</w:t>
      </w:r>
      <w:r>
        <w:rPr>
          <w:rFonts w:ascii="宋体" w:hAnsi="宋体" w:hint="eastAsia"/>
          <w:szCs w:val="21"/>
        </w:rPr>
        <w:t>，履约保证金不予退还；如果乙方未能按合同约定全面履行义务，甲方有权从履约保证金中取得补偿或赔偿，且不影响甲方要求乙方承担合同约定的超过履约保证金的违约责任的权利。</w:t>
      </w:r>
    </w:p>
    <w:p w:rsidR="00804254" w:rsidRDefault="00BF3689">
      <w:pPr>
        <w:spacing w:line="400" w:lineRule="exact"/>
        <w:ind w:firstLine="420"/>
      </w:pPr>
      <w:r>
        <w:rPr>
          <w:rFonts w:ascii="宋体" w:hAnsi="宋体" w:hint="eastAsia"/>
          <w:szCs w:val="21"/>
        </w:rPr>
        <w:t>13.3 甲方在项目通过验收后按照</w:t>
      </w:r>
      <w:r>
        <w:rPr>
          <w:rFonts w:ascii="宋体" w:hAnsi="宋体" w:hint="eastAsia"/>
          <w:b/>
          <w:szCs w:val="21"/>
        </w:rPr>
        <w:t>【政府采购合同专用条款】</w:t>
      </w:r>
      <w:r>
        <w:rPr>
          <w:rFonts w:ascii="宋体" w:hAnsi="宋体" w:hint="eastAsia"/>
          <w:szCs w:val="21"/>
        </w:rPr>
        <w:t>规定的时间内将履约保证金退还乙方；逾期退还的，乙方可要求甲方支付违约金，违约金按照</w:t>
      </w:r>
      <w:r>
        <w:rPr>
          <w:rFonts w:ascii="宋体" w:hAnsi="宋体" w:hint="eastAsia"/>
          <w:b/>
          <w:szCs w:val="21"/>
        </w:rPr>
        <w:t>【政府采购合同专用条款】</w:t>
      </w:r>
      <w:r>
        <w:rPr>
          <w:rFonts w:ascii="宋体" w:hAnsi="宋体" w:hint="eastAsia"/>
          <w:szCs w:val="21"/>
        </w:rPr>
        <w:t>规定支付。</w:t>
      </w:r>
    </w:p>
    <w:p w:rsidR="00804254" w:rsidRDefault="00BF3689">
      <w:pPr>
        <w:autoSpaceDE w:val="0"/>
        <w:autoSpaceDN w:val="0"/>
        <w:adjustRightInd w:val="0"/>
        <w:snapToGrid w:val="0"/>
        <w:spacing w:line="400" w:lineRule="exact"/>
        <w:jc w:val="left"/>
        <w:rPr>
          <w:rFonts w:ascii="宋体" w:hAnsi="宋体"/>
          <w:b/>
          <w:sz w:val="24"/>
        </w:rPr>
      </w:pPr>
      <w:r>
        <w:rPr>
          <w:rFonts w:ascii="宋体" w:hAnsi="宋体" w:hint="eastAsia"/>
          <w:b/>
          <w:bCs/>
          <w:sz w:val="24"/>
        </w:rPr>
        <w:t xml:space="preserve">14. </w:t>
      </w:r>
      <w:r>
        <w:rPr>
          <w:rFonts w:hint="eastAsia"/>
          <w:b/>
          <w:sz w:val="24"/>
        </w:rPr>
        <w:t>售后</w:t>
      </w:r>
      <w:r>
        <w:rPr>
          <w:rFonts w:ascii="宋体" w:hAnsi="宋体" w:hint="eastAsia"/>
          <w:b/>
          <w:sz w:val="24"/>
        </w:rPr>
        <w:t>服务</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14.1 除项目不涉及或采购活动中明确约定无须承担外，乙方还应提供下列服务：</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（1）货物的现场移动、安装、调试、启动监督及技术支持；</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lastRenderedPageBreak/>
        <w:t>（2）提供货物组装和维修所需的专用工具和辅助材料；</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（3）在</w:t>
      </w:r>
      <w:r>
        <w:rPr>
          <w:rFonts w:ascii="宋体" w:hAnsi="宋体" w:cs="宋体" w:hint="eastAsia"/>
          <w:b/>
          <w:bCs/>
          <w:szCs w:val="15"/>
        </w:rPr>
        <w:t>【政府采购合同专用条款】</w:t>
      </w:r>
      <w:r>
        <w:rPr>
          <w:rFonts w:ascii="宋体" w:hAnsi="宋体" w:hint="eastAsia"/>
          <w:szCs w:val="21"/>
        </w:rPr>
        <w:t>约定的期限内对所有的货物实施运行监督、维修，但前提条件是该服务并不能免除乙方在质量保证期内所承担的义务；</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（4）在制造商所在地或指定现场就货物的安装、启动、运营、维护、废弃处置等对甲方操作人员进行培训</w:t>
      </w:r>
      <w:r>
        <w:rPr>
          <w:rFonts w:ascii="宋体" w:hAnsi="宋体" w:cs="宋体" w:hint="eastAsia"/>
          <w:szCs w:val="15"/>
        </w:rPr>
        <w:t>；</w:t>
      </w:r>
    </w:p>
    <w:p w:rsidR="00804254" w:rsidRDefault="00BF3689">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（5）依照法律、行政法规的规定或者按照</w:t>
      </w:r>
      <w:r>
        <w:rPr>
          <w:rFonts w:ascii="宋体" w:hAnsi="宋体" w:cs="宋体" w:hint="eastAsia"/>
          <w:b/>
          <w:bCs/>
          <w:szCs w:val="21"/>
        </w:rPr>
        <w:t>【政府采购合同专用条款】</w:t>
      </w:r>
      <w:r>
        <w:rPr>
          <w:rFonts w:ascii="宋体" w:hAnsi="宋体" w:cs="宋体" w:hint="eastAsia"/>
          <w:szCs w:val="21"/>
        </w:rPr>
        <w:t>约定，货物在有效使用年限届满后应予回收的，乙方负有自行或者委托第三人对货物予以回收的义务；</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（6）</w:t>
      </w:r>
      <w:r>
        <w:rPr>
          <w:rFonts w:ascii="宋体" w:hAnsi="宋体" w:hint="eastAsia"/>
          <w:b/>
          <w:szCs w:val="21"/>
        </w:rPr>
        <w:t>【政府采购合同专用条款】</w:t>
      </w:r>
      <w:r>
        <w:rPr>
          <w:rFonts w:ascii="宋体" w:hAnsi="宋体" w:hint="eastAsia"/>
          <w:szCs w:val="21"/>
        </w:rPr>
        <w:t>规定由乙方提供的其他服务。</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14.2 乙方提供的售后服务的费用已包含在合同价款中，甲方不再另行支付。</w:t>
      </w:r>
    </w:p>
    <w:p w:rsidR="00804254" w:rsidRDefault="00BF3689">
      <w:pPr>
        <w:adjustRightInd w:val="0"/>
        <w:snapToGrid w:val="0"/>
        <w:spacing w:line="400" w:lineRule="exact"/>
        <w:jc w:val="left"/>
        <w:rPr>
          <w:rFonts w:ascii="宋体" w:hAnsi="宋体"/>
          <w:b/>
          <w:bCs/>
          <w:sz w:val="24"/>
        </w:rPr>
      </w:pPr>
      <w:r>
        <w:rPr>
          <w:rFonts w:ascii="宋体" w:hAnsi="宋体" w:hint="eastAsia"/>
          <w:b/>
          <w:bCs/>
          <w:sz w:val="24"/>
        </w:rPr>
        <w:t>15. 违约责任</w:t>
      </w:r>
    </w:p>
    <w:p w:rsidR="00804254" w:rsidRDefault="00BF3689">
      <w:pPr>
        <w:adjustRightInd w:val="0"/>
        <w:snapToGrid w:val="0"/>
        <w:spacing w:line="400" w:lineRule="exact"/>
        <w:ind w:firstLineChars="200" w:firstLine="420"/>
        <w:jc w:val="left"/>
        <w:rPr>
          <w:rFonts w:ascii="宋体" w:hAnsi="宋体"/>
          <w:bCs/>
          <w:szCs w:val="21"/>
        </w:rPr>
      </w:pPr>
      <w:r>
        <w:rPr>
          <w:rFonts w:ascii="宋体" w:hAnsi="宋体" w:hint="eastAsia"/>
          <w:bCs/>
          <w:szCs w:val="21"/>
        </w:rPr>
        <w:t>15.1质量瑕疵的违约责任</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乙方提供的产品不符合合同约定的质量标准或存在产品质量缺陷，甲方有权要求乙方根据</w:t>
      </w:r>
      <w:r>
        <w:rPr>
          <w:rFonts w:ascii="宋体" w:hAnsi="宋体" w:hint="eastAsia"/>
          <w:b/>
          <w:szCs w:val="21"/>
        </w:rPr>
        <w:t>【政府采购合同专用条款】</w:t>
      </w:r>
      <w:r>
        <w:rPr>
          <w:rFonts w:ascii="宋体" w:hAnsi="宋体" w:hint="eastAsia"/>
          <w:bCs/>
          <w:szCs w:val="21"/>
        </w:rPr>
        <w:t>要求</w:t>
      </w:r>
      <w:r>
        <w:rPr>
          <w:rFonts w:ascii="宋体" w:hAnsi="宋体" w:hint="eastAsia"/>
          <w:szCs w:val="21"/>
        </w:rPr>
        <w:t>及时修理、重作、更换，并承担由此给甲方造成的损失。</w:t>
      </w:r>
    </w:p>
    <w:p w:rsidR="00804254" w:rsidRDefault="00BF3689">
      <w:pPr>
        <w:autoSpaceDE w:val="0"/>
        <w:autoSpaceDN w:val="0"/>
        <w:adjustRightInd w:val="0"/>
        <w:snapToGrid w:val="0"/>
        <w:spacing w:line="400" w:lineRule="exact"/>
        <w:ind w:firstLineChars="200" w:firstLine="420"/>
        <w:jc w:val="left"/>
        <w:rPr>
          <w:rFonts w:ascii="宋体" w:hAnsi="宋体"/>
          <w:bCs/>
          <w:szCs w:val="21"/>
        </w:rPr>
      </w:pPr>
      <w:r>
        <w:rPr>
          <w:rFonts w:ascii="宋体" w:hAnsi="宋体" w:hint="eastAsia"/>
          <w:bCs/>
          <w:szCs w:val="21"/>
        </w:rPr>
        <w:t>15.2 迟延交货的违约责任</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（2）如果乙方没有按照合同规定的时间交货和提供相关服务，甲方有权从货款中扣除误期赔偿费而不影响合同项下的其他补救方法，赔偿费按</w:t>
      </w:r>
      <w:r>
        <w:rPr>
          <w:rFonts w:ascii="宋体" w:hAnsi="宋体" w:hint="eastAsia"/>
          <w:b/>
          <w:szCs w:val="21"/>
        </w:rPr>
        <w:t>【政府采购合同专用条款】</w:t>
      </w:r>
      <w:r>
        <w:rPr>
          <w:rFonts w:ascii="宋体" w:hAnsi="宋体" w:hint="eastAsia"/>
          <w:szCs w:val="21"/>
        </w:rPr>
        <w:t>规定执行。如果涉及公共利益，且赔偿金额无法弥补公共利益损失，甲方可要求继续履行或者采取其他补救措施。</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15.3 迟延支付的违约责任</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甲方存在迟延支付乙方合同款项的，应当承担</w:t>
      </w:r>
      <w:r>
        <w:rPr>
          <w:rFonts w:ascii="宋体" w:hAnsi="宋体" w:hint="eastAsia"/>
          <w:b/>
          <w:bCs/>
          <w:szCs w:val="21"/>
        </w:rPr>
        <w:t>【政府采购合同专用条款】</w:t>
      </w:r>
      <w:r>
        <w:rPr>
          <w:rFonts w:ascii="宋体" w:hAnsi="宋体" w:hint="eastAsia"/>
          <w:szCs w:val="21"/>
        </w:rPr>
        <w:t>规定的逾期付款利息。</w:t>
      </w:r>
    </w:p>
    <w:p w:rsidR="00804254" w:rsidRDefault="00BF3689">
      <w:pPr>
        <w:adjustRightInd w:val="0"/>
        <w:snapToGrid w:val="0"/>
        <w:spacing w:line="400" w:lineRule="exact"/>
        <w:ind w:firstLineChars="200" w:firstLine="420"/>
        <w:jc w:val="left"/>
        <w:rPr>
          <w:rFonts w:ascii="宋体" w:hAnsi="宋体"/>
          <w:szCs w:val="21"/>
        </w:rPr>
      </w:pPr>
      <w:r>
        <w:rPr>
          <w:rFonts w:ascii="宋体" w:hAnsi="宋体" w:hint="eastAsia"/>
          <w:bCs/>
          <w:szCs w:val="21"/>
        </w:rPr>
        <w:t>15.4其他违约责任根据项目实际需要按</w:t>
      </w:r>
      <w:r>
        <w:rPr>
          <w:rFonts w:ascii="宋体" w:hAnsi="宋体" w:hint="eastAsia"/>
          <w:b/>
          <w:bCs/>
          <w:szCs w:val="21"/>
        </w:rPr>
        <w:t>【政府采购合同专用条款】</w:t>
      </w:r>
      <w:r>
        <w:rPr>
          <w:rFonts w:ascii="宋体" w:hAnsi="宋体" w:hint="eastAsia"/>
          <w:szCs w:val="21"/>
        </w:rPr>
        <w:t>规定执行。</w:t>
      </w:r>
    </w:p>
    <w:p w:rsidR="00804254" w:rsidRDefault="00BF3689">
      <w:pPr>
        <w:numPr>
          <w:ilvl w:val="0"/>
          <w:numId w:val="17"/>
        </w:numPr>
        <w:autoSpaceDE w:val="0"/>
        <w:autoSpaceDN w:val="0"/>
        <w:adjustRightInd w:val="0"/>
        <w:snapToGrid w:val="0"/>
        <w:spacing w:line="400" w:lineRule="exact"/>
        <w:jc w:val="left"/>
        <w:rPr>
          <w:rFonts w:ascii="宋体" w:hAnsi="宋体"/>
          <w:b/>
          <w:sz w:val="24"/>
        </w:rPr>
      </w:pPr>
      <w:r>
        <w:rPr>
          <w:rFonts w:ascii="宋体" w:hAnsi="宋体" w:hint="eastAsia"/>
          <w:b/>
          <w:sz w:val="24"/>
        </w:rPr>
        <w:t>合同变更、中止与终止</w:t>
      </w:r>
    </w:p>
    <w:p w:rsidR="00804254" w:rsidRDefault="00BF3689">
      <w:pPr>
        <w:adjustRightInd w:val="0"/>
        <w:snapToGrid w:val="0"/>
        <w:spacing w:line="400" w:lineRule="exact"/>
        <w:jc w:val="left"/>
        <w:rPr>
          <w:rFonts w:ascii="宋体" w:hAnsi="宋体"/>
          <w:szCs w:val="21"/>
        </w:rPr>
      </w:pPr>
      <w:r>
        <w:rPr>
          <w:rFonts w:ascii="宋体" w:hAnsi="宋体" w:hint="eastAsia"/>
          <w:szCs w:val="21"/>
        </w:rPr>
        <w:t xml:space="preserve">    16.1合同的变更</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政府采购合同履行中，在不改变合同其他条款的前提下，甲方可以在合同价款10%的范围内追加与合同标的相同的货物，并就此与乙方协商一致后签订补充协议。</w:t>
      </w:r>
    </w:p>
    <w:p w:rsidR="00804254" w:rsidRDefault="00BF3689">
      <w:pPr>
        <w:adjustRightInd w:val="0"/>
        <w:snapToGrid w:val="0"/>
        <w:spacing w:line="400" w:lineRule="exact"/>
        <w:ind w:firstLineChars="200" w:firstLine="420"/>
        <w:jc w:val="left"/>
        <w:rPr>
          <w:rFonts w:ascii="宋体" w:hAnsi="宋体"/>
          <w:szCs w:val="21"/>
        </w:rPr>
      </w:pPr>
      <w:r>
        <w:rPr>
          <w:rFonts w:ascii="宋体" w:hAnsi="宋体" w:hint="eastAsia"/>
          <w:szCs w:val="21"/>
        </w:rPr>
        <w:t>16.2合同的中止</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（1）合同履行过程中因供应商就采购文件、采购过程或结果提起投诉的，甲方认为有必要的，可以中止合同的履行。</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lastRenderedPageBreak/>
        <w:t>（2）合同履行过程中，如果乙方出现以下情形之一的：1．经营状况严重恶化；2．转移财产、抽逃资金，以逃避债务；3．丧失商业信誉；4．有丧失或者可能丧失履约能力的其他情形，乙方有义务及时告知甲方。甲方有权以书面形式通知乙方中止合同并要求乙方在合理期限内消除相关情形或者提供适当担保。乙方提供适当担保的，合同继续履行；乙方在合理期限内未恢复履约能力且未提供适当担保的，视为拒绝继续履约，甲方有权解除合同并要求乙方承担由此给甲方造成的损失。</w:t>
      </w:r>
    </w:p>
    <w:p w:rsidR="00804254" w:rsidRDefault="00BF3689">
      <w:pPr>
        <w:autoSpaceDE w:val="0"/>
        <w:autoSpaceDN w:val="0"/>
        <w:adjustRightInd w:val="0"/>
        <w:spacing w:line="400" w:lineRule="exact"/>
        <w:ind w:firstLineChars="200" w:firstLine="420"/>
        <w:rPr>
          <w:rFonts w:ascii="华文楷体" w:eastAsia="华文楷体" w:hAnsi="华文楷体" w:cs="华文楷体"/>
          <w:szCs w:val="21"/>
        </w:rPr>
      </w:pPr>
      <w:r>
        <w:rPr>
          <w:rFonts w:ascii="宋体" w:hAnsi="宋体" w:cs="宋体" w:hint="eastAsia"/>
          <w:szCs w:val="21"/>
        </w:rPr>
        <w:t>（3）乙方分立、合并或者变更住所的，应当及时以书面形式告知甲方。乙方没有及时告知甲方，致使合同履行发生困难的，甲方可以中止合同履行并要求乙方承担由此给甲方造成的损失。</w:t>
      </w:r>
    </w:p>
    <w:p w:rsidR="00804254" w:rsidRDefault="00BF3689">
      <w:pPr>
        <w:snapToGrid w:val="0"/>
        <w:spacing w:line="400" w:lineRule="exact"/>
        <w:ind w:firstLineChars="200" w:firstLine="420"/>
        <w:jc w:val="left"/>
      </w:pPr>
      <w:r>
        <w:rPr>
          <w:rFonts w:ascii="宋体" w:hAnsi="宋体" w:hint="eastAsia"/>
          <w:szCs w:val="21"/>
        </w:rPr>
        <w:t>（4）甲方不得以行政区划调整、政府换届、机构或者职能调整以及相关责任人更替为由中止合同。</w:t>
      </w:r>
    </w:p>
    <w:p w:rsidR="00804254" w:rsidRDefault="00BF3689">
      <w:pPr>
        <w:adjustRightInd w:val="0"/>
        <w:snapToGrid w:val="0"/>
        <w:spacing w:line="400" w:lineRule="exact"/>
        <w:ind w:firstLineChars="200" w:firstLine="420"/>
        <w:jc w:val="left"/>
        <w:rPr>
          <w:rFonts w:ascii="宋体" w:hAnsi="宋体"/>
          <w:szCs w:val="21"/>
        </w:rPr>
      </w:pPr>
      <w:r>
        <w:rPr>
          <w:rFonts w:ascii="宋体" w:hAnsi="宋体" w:hint="eastAsia"/>
          <w:szCs w:val="21"/>
        </w:rPr>
        <w:t>16.3合同的终止</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（1）合同因有效期限届满而终止；</w:t>
      </w:r>
    </w:p>
    <w:p w:rsidR="00804254" w:rsidRDefault="00BF3689">
      <w:pPr>
        <w:snapToGrid w:val="0"/>
        <w:spacing w:line="400" w:lineRule="exact"/>
        <w:ind w:firstLineChars="200" w:firstLine="420"/>
        <w:rPr>
          <w:rFonts w:ascii="宋体" w:hAnsi="宋体" w:cs="宋体"/>
          <w:szCs w:val="21"/>
        </w:rPr>
      </w:pPr>
      <w:r>
        <w:rPr>
          <w:rFonts w:ascii="宋体" w:hAnsi="宋体" w:hint="eastAsia"/>
          <w:szCs w:val="21"/>
        </w:rPr>
        <w:t>（2）乙方未按合同约定履行，构成根本性违约的，甲方有权终止合同，</w:t>
      </w:r>
      <w:r>
        <w:rPr>
          <w:rFonts w:ascii="宋体" w:hAnsi="宋体" w:cs="宋体" w:hint="eastAsia"/>
          <w:szCs w:val="21"/>
        </w:rPr>
        <w:t>并追究乙方的违约责任</w:t>
      </w:r>
      <w:r>
        <w:rPr>
          <w:rFonts w:ascii="宋体" w:hAnsi="宋体" w:hint="eastAsia"/>
          <w:szCs w:val="21"/>
        </w:rPr>
        <w:t>。</w:t>
      </w:r>
    </w:p>
    <w:p w:rsidR="00804254" w:rsidRDefault="00BF3689">
      <w:pPr>
        <w:autoSpaceDE w:val="0"/>
        <w:autoSpaceDN w:val="0"/>
        <w:adjustRightInd w:val="0"/>
        <w:spacing w:line="400" w:lineRule="exact"/>
        <w:ind w:firstLineChars="200" w:firstLine="440"/>
        <w:rPr>
          <w:rFonts w:ascii="宋体" w:eastAsia="华文楷体" w:hAnsi="宋体" w:cs="华文楷体"/>
          <w:sz w:val="22"/>
          <w:szCs w:val="21"/>
        </w:rPr>
      </w:pPr>
      <w:r>
        <w:rPr>
          <w:rFonts w:ascii="宋体" w:eastAsia="华文楷体" w:hAnsi="宋体" w:cs="华文楷体" w:hint="eastAsia"/>
          <w:sz w:val="22"/>
          <w:szCs w:val="21"/>
        </w:rPr>
        <w:t xml:space="preserve">16.4 </w:t>
      </w:r>
      <w:r>
        <w:rPr>
          <w:rFonts w:ascii="宋体" w:hAnsi="宋体" w:hint="eastAsia"/>
          <w:szCs w:val="21"/>
        </w:rPr>
        <w:t>涉及国家利益、社会公共利益的情形</w:t>
      </w:r>
    </w:p>
    <w:p w:rsidR="00804254" w:rsidRDefault="00BF3689">
      <w:pPr>
        <w:autoSpaceDE w:val="0"/>
        <w:autoSpaceDN w:val="0"/>
        <w:adjustRightInd w:val="0"/>
        <w:spacing w:line="400" w:lineRule="exact"/>
        <w:ind w:firstLineChars="200" w:firstLine="420"/>
        <w:rPr>
          <w:rFonts w:ascii="华文楷体" w:eastAsia="华文楷体" w:hAnsi="华文楷体" w:cs="华文楷体"/>
          <w:szCs w:val="21"/>
        </w:rPr>
      </w:pPr>
      <w:r>
        <w:rPr>
          <w:rFonts w:ascii="宋体" w:hAnsi="宋体" w:cs="宋体" w:hint="eastAsia"/>
          <w:szCs w:val="21"/>
        </w:rPr>
        <w:t>政府采购合同继续履行将损害国家利益和社会公共利益的，双方当事人应当变更、中止或者终止合同。有过错的一方应当承担赔偿责任，双方都有过错的，各自承担相应的责任。</w:t>
      </w:r>
    </w:p>
    <w:p w:rsidR="00804254" w:rsidRDefault="00BF3689">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17. 合同分包</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17.1 乙方不得将合同转包给其他供应商。涉及合同分包的，乙方应根据采购文件和投标（响应）文件规定进行合同分包。</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17.2 乙方执行政府采购政策向中小企业依法分包的，乙方应当按采购文件和投标（响应）文件签订分包意向协议，分包意向协议属于本合同组成部分。</w:t>
      </w:r>
    </w:p>
    <w:p w:rsidR="00804254" w:rsidRDefault="00BF3689">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18. 不可抗力</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18.1 不可抗力是指合同双方不能预见、不能避免且不能克服的客观情况。</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18.2 任何一方对由于不可抗力造成的部分或全部不能履行合同不承担违约责任。但迟延履行后发生不可抗力的，不能免除责任。</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18.3 遇有不可抗力的一方，应及时将事件情况以书面形式告知另一方，并在事件发生后及时向另一方提交合同不能履行或部分不能履行或需要延期履行的详细报告，以及证明不可抗力发生及其持续时间的证据。</w:t>
      </w:r>
    </w:p>
    <w:p w:rsidR="00804254" w:rsidRDefault="00BF3689">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19. 解决争议的方法</w:t>
      </w:r>
    </w:p>
    <w:p w:rsidR="00804254" w:rsidRDefault="00BF3689">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19.1 因本合同及合同有关事项发生的争议，由甲乙双方友好协商解决。协商不成时，可以向有关组织申请调解。合同一方或双方不愿调解或调解不成的，可以通过仲裁或诉讼</w:t>
      </w:r>
      <w:r>
        <w:rPr>
          <w:rFonts w:ascii="宋体" w:hAnsi="宋体" w:cs="宋体" w:hint="eastAsia"/>
          <w:szCs w:val="21"/>
        </w:rPr>
        <w:lastRenderedPageBreak/>
        <w:t>的方式解决争议。</w:t>
      </w:r>
    </w:p>
    <w:p w:rsidR="00804254" w:rsidRDefault="00BF3689">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19.2 选择仲裁的，应在</w:t>
      </w:r>
      <w:r>
        <w:rPr>
          <w:rFonts w:ascii="宋体" w:hAnsi="宋体" w:cs="宋体" w:hint="eastAsia"/>
          <w:b/>
          <w:bCs/>
          <w:szCs w:val="21"/>
        </w:rPr>
        <w:t>【政府采购合同专用条款】</w:t>
      </w:r>
      <w:r>
        <w:rPr>
          <w:rFonts w:ascii="宋体" w:hAnsi="宋体" w:cs="宋体" w:hint="eastAsia"/>
          <w:szCs w:val="21"/>
        </w:rPr>
        <w:t>中明确仲裁机构及仲裁地；通过诉讼方式解决的，可以在</w:t>
      </w:r>
      <w:r>
        <w:rPr>
          <w:rFonts w:ascii="宋体" w:hAnsi="宋体" w:cs="宋体" w:hint="eastAsia"/>
          <w:b/>
          <w:bCs/>
          <w:szCs w:val="21"/>
        </w:rPr>
        <w:t>【政府采购合同专用条款】</w:t>
      </w:r>
      <w:r>
        <w:rPr>
          <w:rFonts w:ascii="宋体" w:hAnsi="宋体" w:cs="宋体" w:hint="eastAsia"/>
          <w:szCs w:val="21"/>
        </w:rPr>
        <w:t>中进一步约定选择与争议有实际联系的地点的人民法院管辖，但管辖法院的约定不得违反级别管辖和专属管辖的规定。</w:t>
      </w:r>
    </w:p>
    <w:p w:rsidR="00804254" w:rsidRDefault="00BF3689">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19.3 如甲乙双方有争议的事项不影响合同其他部分的履行，在争议解决期间，合同其他部分应当继续履行。</w:t>
      </w:r>
    </w:p>
    <w:p w:rsidR="00804254" w:rsidRDefault="00BF3689">
      <w:pPr>
        <w:autoSpaceDE w:val="0"/>
        <w:autoSpaceDN w:val="0"/>
        <w:adjustRightInd w:val="0"/>
        <w:snapToGrid w:val="0"/>
        <w:spacing w:line="400" w:lineRule="exact"/>
        <w:jc w:val="left"/>
        <w:rPr>
          <w:rFonts w:ascii="宋体" w:hAnsi="宋体"/>
          <w:sz w:val="24"/>
        </w:rPr>
      </w:pPr>
      <w:r>
        <w:rPr>
          <w:rFonts w:ascii="宋体" w:hAnsi="宋体" w:hint="eastAsia"/>
          <w:b/>
          <w:sz w:val="24"/>
        </w:rPr>
        <w:t>20. 政府采购政策</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 xml:space="preserve">20.1 </w:t>
      </w:r>
      <w:r>
        <w:rPr>
          <w:rFonts w:ascii="宋体" w:hAnsi="宋体" w:cs="宋体" w:hint="eastAsia"/>
          <w:lang w:val="en-GB"/>
        </w:rPr>
        <w:t>本合同应当按照规定执行政府采购政策。</w:t>
      </w:r>
    </w:p>
    <w:p w:rsidR="00804254" w:rsidRDefault="00BF3689">
      <w:pPr>
        <w:autoSpaceDE w:val="0"/>
        <w:autoSpaceDN w:val="0"/>
        <w:adjustRightInd w:val="0"/>
        <w:snapToGrid w:val="0"/>
        <w:spacing w:line="400" w:lineRule="exact"/>
        <w:ind w:firstLineChars="200" w:firstLine="420"/>
        <w:jc w:val="left"/>
        <w:rPr>
          <w:rFonts w:ascii="宋体" w:hAnsi="宋体"/>
          <w:szCs w:val="21"/>
        </w:rPr>
      </w:pPr>
      <w:r>
        <w:rPr>
          <w:rFonts w:ascii="宋体" w:hAnsi="宋体"/>
          <w:szCs w:val="21"/>
        </w:rPr>
        <w:t>2</w:t>
      </w:r>
      <w:r>
        <w:rPr>
          <w:rFonts w:ascii="宋体" w:hAnsi="宋体" w:hint="eastAsia"/>
          <w:szCs w:val="21"/>
        </w:rPr>
        <w:t>0.2 本合同依法执行政府采购政策的方式和内容，属于合同履约验收的范围。</w:t>
      </w:r>
      <w:r>
        <w:rPr>
          <w:rFonts w:ascii="宋体" w:hAnsi="宋体" w:cs="宋体" w:hint="eastAsia"/>
        </w:rPr>
        <w:t>甲乙双方</w:t>
      </w:r>
      <w:r>
        <w:rPr>
          <w:rFonts w:ascii="宋体" w:hAnsi="宋体" w:cs="宋体" w:hint="eastAsia"/>
          <w:lang w:val="en-GB"/>
        </w:rPr>
        <w:t>未按规定要求执行政府采购政策造成损失的</w:t>
      </w:r>
      <w:r>
        <w:rPr>
          <w:rFonts w:ascii="宋体" w:hAnsi="宋体" w:hint="eastAsia"/>
          <w:szCs w:val="21"/>
        </w:rPr>
        <w:t>，有过错的一方应当承担赔偿责任，双方都有过错的，各自承担相应的责任。</w:t>
      </w:r>
    </w:p>
    <w:p w:rsidR="00804254" w:rsidRDefault="00BF3689">
      <w:pPr>
        <w:spacing w:line="400" w:lineRule="exact"/>
        <w:ind w:firstLineChars="200" w:firstLine="420"/>
        <w:rPr>
          <w:rFonts w:ascii="Calibri" w:hAnsi="Calibri"/>
          <w:szCs w:val="22"/>
        </w:rPr>
      </w:pPr>
      <w:r>
        <w:rPr>
          <w:rFonts w:ascii="宋体" w:hAnsi="宋体"/>
          <w:szCs w:val="21"/>
        </w:rPr>
        <w:t>2</w:t>
      </w:r>
      <w:r>
        <w:rPr>
          <w:rFonts w:ascii="宋体" w:hAnsi="宋体" w:hint="eastAsia"/>
          <w:szCs w:val="21"/>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rsidR="00804254" w:rsidRDefault="00BF3689">
      <w:pPr>
        <w:autoSpaceDE w:val="0"/>
        <w:autoSpaceDN w:val="0"/>
        <w:adjustRightInd w:val="0"/>
        <w:snapToGrid w:val="0"/>
        <w:spacing w:line="400" w:lineRule="exact"/>
        <w:jc w:val="left"/>
        <w:rPr>
          <w:rFonts w:ascii="宋体" w:hAnsi="宋体"/>
          <w:b/>
          <w:sz w:val="24"/>
        </w:rPr>
      </w:pPr>
      <w:r>
        <w:rPr>
          <w:rFonts w:ascii="宋体" w:hAnsi="宋体" w:hint="eastAsia"/>
          <w:b/>
          <w:sz w:val="24"/>
        </w:rPr>
        <w:t>21. 法律适用</w:t>
      </w:r>
    </w:p>
    <w:p w:rsidR="00804254" w:rsidRDefault="00BF3689">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21.1 本合同的订立、生效、解释、履行及与本合同有关的争议解决，均适用法律、行政法规。</w:t>
      </w:r>
    </w:p>
    <w:p w:rsidR="00804254" w:rsidRDefault="00BF3689">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21.2 本合同条款与法律、行政法规的强制性规定不一致的，双方当事人应按照法律、行政法规的强制性规定修改本合同的相关条款。</w:t>
      </w:r>
    </w:p>
    <w:p w:rsidR="00804254" w:rsidRDefault="00BF3689">
      <w:pPr>
        <w:numPr>
          <w:ilvl w:val="255"/>
          <w:numId w:val="0"/>
        </w:numPr>
        <w:autoSpaceDE w:val="0"/>
        <w:autoSpaceDN w:val="0"/>
        <w:adjustRightInd w:val="0"/>
        <w:snapToGrid w:val="0"/>
        <w:spacing w:line="400" w:lineRule="exact"/>
        <w:jc w:val="left"/>
        <w:rPr>
          <w:rFonts w:ascii="宋体" w:hAnsi="宋体"/>
          <w:b/>
          <w:sz w:val="24"/>
        </w:rPr>
      </w:pPr>
      <w:r>
        <w:rPr>
          <w:rFonts w:ascii="宋体" w:hAnsi="宋体" w:hint="eastAsia"/>
          <w:b/>
          <w:sz w:val="24"/>
        </w:rPr>
        <w:t>22. 通知</w:t>
      </w:r>
    </w:p>
    <w:p w:rsidR="00804254" w:rsidRDefault="00BF3689">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22.1 本合同任何一方向对方发出的通知、信件、数据电文等，应当发送至本合同第一部分《政府采购合同协议书》所约定的通讯地址、联系人、联系电话或电子邮箱。</w:t>
      </w:r>
    </w:p>
    <w:p w:rsidR="00804254" w:rsidRDefault="00BF3689">
      <w:pPr>
        <w:autoSpaceDE w:val="0"/>
        <w:autoSpaceDN w:val="0"/>
        <w:adjustRightInd w:val="0"/>
        <w:spacing w:line="400" w:lineRule="exact"/>
        <w:rPr>
          <w:rFonts w:ascii="华文楷体" w:eastAsia="华文楷体" w:hAnsi="华文楷体" w:cs="华文楷体"/>
          <w:szCs w:val="21"/>
        </w:rPr>
      </w:pPr>
      <w:r>
        <w:rPr>
          <w:rFonts w:ascii="宋体" w:hAnsi="宋体" w:cs="宋体" w:hint="eastAsia"/>
          <w:szCs w:val="21"/>
        </w:rPr>
        <w:t xml:space="preserve">    22.2 一方当事人变更名称、住所、联系人、联系电话或电子邮箱等信息的，应当在变更后3日内及时书面通知对方，对方实际收到变更通知前的送达仍为有效送达。</w:t>
      </w:r>
    </w:p>
    <w:p w:rsidR="00804254" w:rsidRDefault="00BF3689">
      <w:pPr>
        <w:adjustRightInd w:val="0"/>
        <w:snapToGrid w:val="0"/>
        <w:spacing w:line="400" w:lineRule="exact"/>
        <w:ind w:firstLineChars="200" w:firstLine="420"/>
        <w:jc w:val="left"/>
        <w:rPr>
          <w:rFonts w:ascii="宋体" w:hAnsi="宋体"/>
          <w:szCs w:val="21"/>
        </w:rPr>
      </w:pPr>
      <w:r>
        <w:rPr>
          <w:rFonts w:ascii="宋体" w:hAnsi="宋体" w:hint="eastAsia"/>
          <w:szCs w:val="21"/>
        </w:rPr>
        <w:t>22.3本合同一方给另一方的通知均应采用书面形式，传真或快递送到本合同中规定的对方的地址和办理签收手续。</w:t>
      </w:r>
    </w:p>
    <w:p w:rsidR="00804254" w:rsidRDefault="00BF3689">
      <w:pPr>
        <w:adjustRightInd w:val="0"/>
        <w:snapToGrid w:val="0"/>
        <w:spacing w:line="400" w:lineRule="exact"/>
        <w:ind w:firstLineChars="200" w:firstLine="420"/>
        <w:jc w:val="left"/>
        <w:rPr>
          <w:rFonts w:ascii="宋体" w:hAnsi="宋体"/>
          <w:szCs w:val="21"/>
        </w:rPr>
      </w:pPr>
      <w:r>
        <w:rPr>
          <w:rFonts w:ascii="宋体" w:hAnsi="宋体" w:hint="eastAsia"/>
          <w:szCs w:val="21"/>
        </w:rPr>
        <w:t>22.4通知以送达之日或通知书中规定的生效之日起生效，两者中以较迟之日为准。</w:t>
      </w:r>
    </w:p>
    <w:p w:rsidR="00804254" w:rsidRDefault="00BF3689">
      <w:pPr>
        <w:numPr>
          <w:ilvl w:val="0"/>
          <w:numId w:val="18"/>
        </w:numPr>
        <w:adjustRightInd w:val="0"/>
        <w:snapToGrid w:val="0"/>
        <w:spacing w:line="400" w:lineRule="exact"/>
        <w:jc w:val="left"/>
        <w:rPr>
          <w:rFonts w:ascii="宋体" w:hAnsi="宋体"/>
          <w:b/>
          <w:bCs/>
          <w:sz w:val="24"/>
        </w:rPr>
      </w:pPr>
      <w:r>
        <w:rPr>
          <w:rFonts w:ascii="宋体" w:hAnsi="宋体" w:hint="eastAsia"/>
          <w:b/>
          <w:bCs/>
          <w:sz w:val="24"/>
        </w:rPr>
        <w:t>合同未尽事项</w:t>
      </w:r>
    </w:p>
    <w:p w:rsidR="00804254" w:rsidRDefault="00BF3689">
      <w:pPr>
        <w:adjustRightInd w:val="0"/>
        <w:snapToGrid w:val="0"/>
        <w:spacing w:line="400" w:lineRule="exact"/>
        <w:ind w:firstLineChars="200" w:firstLine="420"/>
        <w:jc w:val="left"/>
        <w:rPr>
          <w:rFonts w:ascii="宋体" w:hAnsi="宋体"/>
          <w:bCs/>
          <w:szCs w:val="21"/>
        </w:rPr>
      </w:pPr>
      <w:r>
        <w:rPr>
          <w:rFonts w:ascii="宋体" w:hAnsi="宋体" w:hint="eastAsia"/>
          <w:bCs/>
          <w:szCs w:val="21"/>
        </w:rPr>
        <w:t>23.1合同未尽事项见</w:t>
      </w:r>
      <w:r>
        <w:rPr>
          <w:rFonts w:ascii="宋体" w:hAnsi="宋体" w:hint="eastAsia"/>
          <w:b/>
          <w:szCs w:val="21"/>
        </w:rPr>
        <w:t>【政府采购合同专用条款】</w:t>
      </w:r>
      <w:r>
        <w:rPr>
          <w:rFonts w:ascii="宋体" w:hAnsi="宋体" w:hint="eastAsia"/>
          <w:bCs/>
          <w:szCs w:val="21"/>
        </w:rPr>
        <w:t>。</w:t>
      </w:r>
    </w:p>
    <w:p w:rsidR="00804254" w:rsidRDefault="00BF3689">
      <w:pPr>
        <w:adjustRightInd w:val="0"/>
        <w:snapToGrid w:val="0"/>
        <w:spacing w:line="400" w:lineRule="exact"/>
        <w:jc w:val="left"/>
        <w:rPr>
          <w:rFonts w:ascii="黑体" w:eastAsia="黑体" w:hAnsi="华文中宋"/>
          <w:sz w:val="28"/>
          <w:szCs w:val="28"/>
        </w:rPr>
      </w:pPr>
      <w:r>
        <w:rPr>
          <w:rFonts w:ascii="宋体" w:hAnsi="宋体" w:hint="eastAsia"/>
          <w:bCs/>
          <w:szCs w:val="21"/>
        </w:rPr>
        <w:t xml:space="preserve">    23.2 合同附件与合同正文具有同等的法律效力。</w:t>
      </w:r>
      <w:bookmarkStart w:id="105" w:name="_Toc20313"/>
    </w:p>
    <w:p w:rsidR="00804254" w:rsidRDefault="00BF3689">
      <w:pPr>
        <w:adjustRightInd w:val="0"/>
        <w:snapToGrid w:val="0"/>
        <w:jc w:val="center"/>
        <w:rPr>
          <w:rFonts w:ascii="黑体" w:eastAsia="黑体" w:hAnsi="华文中宋"/>
          <w:sz w:val="28"/>
          <w:szCs w:val="28"/>
        </w:rPr>
      </w:pPr>
      <w:r>
        <w:rPr>
          <w:rFonts w:ascii="黑体" w:eastAsia="黑体" w:hAnsi="华文中宋" w:hint="eastAsia"/>
          <w:sz w:val="28"/>
          <w:szCs w:val="28"/>
        </w:rPr>
        <w:br w:type="page"/>
      </w:r>
    </w:p>
    <w:p w:rsidR="00804254" w:rsidRDefault="00BF3689">
      <w:pPr>
        <w:keepNext/>
        <w:keepLines/>
        <w:adjustRightInd w:val="0"/>
        <w:snapToGrid w:val="0"/>
        <w:spacing w:line="360" w:lineRule="auto"/>
        <w:jc w:val="center"/>
        <w:outlineLvl w:val="1"/>
        <w:rPr>
          <w:rFonts w:ascii="黑体" w:eastAsia="黑体" w:hAnsi="华文中宋"/>
          <w:sz w:val="28"/>
          <w:szCs w:val="28"/>
        </w:rPr>
      </w:pPr>
      <w:r>
        <w:rPr>
          <w:rFonts w:ascii="黑体" w:eastAsia="黑体" w:hAnsi="华文中宋" w:hint="eastAsia"/>
          <w:sz w:val="28"/>
          <w:szCs w:val="28"/>
        </w:rPr>
        <w:lastRenderedPageBreak/>
        <w:t>第三节 政府采购合同专用条款</w:t>
      </w:r>
      <w:bookmarkEnd w:id="105"/>
    </w:p>
    <w:tbl>
      <w:tblPr>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607"/>
        <w:gridCol w:w="1742"/>
        <w:gridCol w:w="5170"/>
      </w:tblGrid>
      <w:tr w:rsidR="00804254">
        <w:trPr>
          <w:trHeight w:val="736"/>
        </w:trPr>
        <w:tc>
          <w:tcPr>
            <w:tcW w:w="1607" w:type="dxa"/>
            <w:vAlign w:val="center"/>
          </w:tcPr>
          <w:p w:rsidR="00804254" w:rsidRDefault="00BF3689">
            <w:pPr>
              <w:adjustRightInd w:val="0"/>
              <w:snapToGrid w:val="0"/>
              <w:jc w:val="center"/>
              <w:rPr>
                <w:rFonts w:ascii="宋体" w:hAnsi="宋体"/>
                <w:szCs w:val="21"/>
              </w:rPr>
            </w:pPr>
            <w:r>
              <w:rPr>
                <w:rFonts w:ascii="宋体" w:hAnsi="宋体" w:hint="eastAsia"/>
                <w:szCs w:val="21"/>
              </w:rPr>
              <w:t>第二节</w:t>
            </w:r>
          </w:p>
          <w:p w:rsidR="00804254" w:rsidRDefault="00BF3689">
            <w:pPr>
              <w:adjustRightInd w:val="0"/>
              <w:snapToGrid w:val="0"/>
              <w:jc w:val="center"/>
              <w:rPr>
                <w:rFonts w:ascii="宋体" w:hAnsi="宋体"/>
                <w:szCs w:val="21"/>
              </w:rPr>
            </w:pPr>
            <w:r>
              <w:rPr>
                <w:rFonts w:ascii="宋体" w:hAnsi="宋体" w:hint="eastAsia"/>
                <w:szCs w:val="21"/>
              </w:rPr>
              <w:t>第1.2（6）项</w:t>
            </w:r>
          </w:p>
        </w:tc>
        <w:tc>
          <w:tcPr>
            <w:tcW w:w="1742" w:type="dxa"/>
            <w:vAlign w:val="center"/>
          </w:tcPr>
          <w:p w:rsidR="00804254" w:rsidRDefault="00BF3689">
            <w:pPr>
              <w:adjustRightInd w:val="0"/>
              <w:snapToGrid w:val="0"/>
              <w:jc w:val="left"/>
              <w:rPr>
                <w:rFonts w:ascii="宋体" w:hAnsi="宋体"/>
                <w:szCs w:val="21"/>
              </w:rPr>
            </w:pPr>
            <w:r>
              <w:rPr>
                <w:rFonts w:ascii="宋体" w:hAnsi="宋体" w:hint="eastAsia"/>
                <w:szCs w:val="21"/>
              </w:rPr>
              <w:t>联合体具体要求</w:t>
            </w:r>
          </w:p>
        </w:tc>
        <w:tc>
          <w:tcPr>
            <w:tcW w:w="5170" w:type="dxa"/>
            <w:vAlign w:val="center"/>
          </w:tcPr>
          <w:p w:rsidR="00804254" w:rsidRDefault="00804254">
            <w:pPr>
              <w:adjustRightInd w:val="0"/>
              <w:snapToGrid w:val="0"/>
              <w:jc w:val="left"/>
              <w:rPr>
                <w:rFonts w:ascii="宋体" w:hAnsi="宋体"/>
                <w:szCs w:val="21"/>
              </w:rPr>
            </w:pPr>
          </w:p>
        </w:tc>
      </w:tr>
      <w:tr w:rsidR="00804254">
        <w:trPr>
          <w:trHeight w:val="604"/>
        </w:trPr>
        <w:tc>
          <w:tcPr>
            <w:tcW w:w="1607" w:type="dxa"/>
            <w:vAlign w:val="center"/>
          </w:tcPr>
          <w:p w:rsidR="00804254" w:rsidRDefault="00BF3689">
            <w:pPr>
              <w:adjustRightInd w:val="0"/>
              <w:snapToGrid w:val="0"/>
              <w:jc w:val="center"/>
              <w:rPr>
                <w:rFonts w:ascii="宋体" w:hAnsi="宋体"/>
                <w:szCs w:val="21"/>
              </w:rPr>
            </w:pPr>
            <w:r>
              <w:rPr>
                <w:rFonts w:ascii="宋体" w:hAnsi="宋体" w:hint="eastAsia"/>
                <w:szCs w:val="21"/>
              </w:rPr>
              <w:t>第二节</w:t>
            </w:r>
          </w:p>
          <w:p w:rsidR="00804254" w:rsidRDefault="00BF3689">
            <w:pPr>
              <w:adjustRightInd w:val="0"/>
              <w:snapToGrid w:val="0"/>
              <w:jc w:val="center"/>
              <w:rPr>
                <w:rFonts w:ascii="宋体" w:hAnsi="宋体"/>
                <w:szCs w:val="21"/>
              </w:rPr>
            </w:pPr>
            <w:r>
              <w:rPr>
                <w:rFonts w:ascii="宋体" w:hAnsi="宋体" w:hint="eastAsia"/>
                <w:szCs w:val="21"/>
              </w:rPr>
              <w:t>第1.2（7）项</w:t>
            </w:r>
          </w:p>
        </w:tc>
        <w:tc>
          <w:tcPr>
            <w:tcW w:w="1742" w:type="dxa"/>
            <w:vAlign w:val="center"/>
          </w:tcPr>
          <w:p w:rsidR="00804254" w:rsidRDefault="00BF3689">
            <w:pPr>
              <w:adjustRightInd w:val="0"/>
              <w:snapToGrid w:val="0"/>
              <w:jc w:val="left"/>
              <w:rPr>
                <w:rFonts w:ascii="宋体" w:hAnsi="宋体"/>
                <w:szCs w:val="21"/>
              </w:rPr>
            </w:pPr>
            <w:r>
              <w:rPr>
                <w:rFonts w:ascii="宋体" w:hAnsi="宋体" w:hint="eastAsia"/>
                <w:szCs w:val="21"/>
              </w:rPr>
              <w:t>其他术语解释</w:t>
            </w:r>
          </w:p>
        </w:tc>
        <w:tc>
          <w:tcPr>
            <w:tcW w:w="5170" w:type="dxa"/>
            <w:vAlign w:val="center"/>
          </w:tcPr>
          <w:p w:rsidR="00804254" w:rsidRDefault="00804254">
            <w:pPr>
              <w:adjustRightInd w:val="0"/>
              <w:snapToGrid w:val="0"/>
              <w:jc w:val="left"/>
              <w:rPr>
                <w:rFonts w:ascii="宋体" w:hAnsi="宋体"/>
                <w:szCs w:val="21"/>
              </w:rPr>
            </w:pPr>
          </w:p>
        </w:tc>
      </w:tr>
      <w:tr w:rsidR="00804254">
        <w:trPr>
          <w:trHeight w:val="736"/>
        </w:trPr>
        <w:tc>
          <w:tcPr>
            <w:tcW w:w="1607" w:type="dxa"/>
            <w:vAlign w:val="center"/>
          </w:tcPr>
          <w:p w:rsidR="00804254" w:rsidRDefault="00BF3689">
            <w:pPr>
              <w:adjustRightInd w:val="0"/>
              <w:snapToGrid w:val="0"/>
              <w:jc w:val="center"/>
              <w:rPr>
                <w:rFonts w:ascii="宋体" w:hAnsi="宋体"/>
                <w:szCs w:val="21"/>
              </w:rPr>
            </w:pPr>
            <w:r>
              <w:rPr>
                <w:rFonts w:ascii="宋体" w:hAnsi="宋体" w:hint="eastAsia"/>
                <w:szCs w:val="21"/>
              </w:rPr>
              <w:t>第二节</w:t>
            </w:r>
          </w:p>
          <w:p w:rsidR="00804254" w:rsidRDefault="00BF3689">
            <w:pPr>
              <w:adjustRightInd w:val="0"/>
              <w:snapToGrid w:val="0"/>
              <w:jc w:val="center"/>
              <w:rPr>
                <w:rFonts w:ascii="宋体" w:hAnsi="宋体"/>
                <w:szCs w:val="21"/>
              </w:rPr>
            </w:pPr>
            <w:r>
              <w:rPr>
                <w:rFonts w:ascii="宋体" w:hAnsi="宋体" w:hint="eastAsia"/>
                <w:szCs w:val="21"/>
              </w:rPr>
              <w:t>第4.4款</w:t>
            </w:r>
          </w:p>
        </w:tc>
        <w:tc>
          <w:tcPr>
            <w:tcW w:w="1742" w:type="dxa"/>
            <w:vAlign w:val="center"/>
          </w:tcPr>
          <w:p w:rsidR="00804254" w:rsidRDefault="00BF3689">
            <w:pPr>
              <w:adjustRightInd w:val="0"/>
              <w:snapToGrid w:val="0"/>
              <w:jc w:val="left"/>
              <w:rPr>
                <w:rFonts w:ascii="宋体" w:hAnsi="宋体"/>
                <w:szCs w:val="21"/>
              </w:rPr>
            </w:pPr>
            <w:r>
              <w:rPr>
                <w:rFonts w:ascii="宋体" w:hAnsi="宋体" w:hint="eastAsia"/>
                <w:szCs w:val="21"/>
              </w:rPr>
              <w:t>履约验收中甲方提出异议或作出说明的期限</w:t>
            </w:r>
          </w:p>
        </w:tc>
        <w:tc>
          <w:tcPr>
            <w:tcW w:w="5170" w:type="dxa"/>
            <w:vAlign w:val="center"/>
          </w:tcPr>
          <w:p w:rsidR="00804254" w:rsidRDefault="00804254">
            <w:pPr>
              <w:adjustRightInd w:val="0"/>
              <w:snapToGrid w:val="0"/>
              <w:jc w:val="left"/>
              <w:rPr>
                <w:rFonts w:ascii="宋体" w:hAnsi="宋体"/>
                <w:szCs w:val="21"/>
              </w:rPr>
            </w:pPr>
          </w:p>
        </w:tc>
      </w:tr>
      <w:tr w:rsidR="00804254">
        <w:trPr>
          <w:trHeight w:val="736"/>
        </w:trPr>
        <w:tc>
          <w:tcPr>
            <w:tcW w:w="1607" w:type="dxa"/>
            <w:vAlign w:val="center"/>
          </w:tcPr>
          <w:p w:rsidR="00804254" w:rsidRDefault="00BF3689">
            <w:pPr>
              <w:adjustRightInd w:val="0"/>
              <w:snapToGrid w:val="0"/>
              <w:jc w:val="center"/>
              <w:rPr>
                <w:rFonts w:ascii="宋体" w:hAnsi="宋体"/>
                <w:szCs w:val="21"/>
              </w:rPr>
            </w:pPr>
            <w:r>
              <w:rPr>
                <w:rFonts w:ascii="宋体" w:hAnsi="宋体" w:hint="eastAsia"/>
                <w:szCs w:val="21"/>
              </w:rPr>
              <w:t>第二节</w:t>
            </w:r>
          </w:p>
          <w:p w:rsidR="00804254" w:rsidRDefault="00BF3689">
            <w:pPr>
              <w:adjustRightInd w:val="0"/>
              <w:snapToGrid w:val="0"/>
              <w:jc w:val="center"/>
              <w:rPr>
                <w:rFonts w:ascii="宋体" w:hAnsi="宋体"/>
                <w:szCs w:val="21"/>
              </w:rPr>
            </w:pPr>
            <w:r>
              <w:rPr>
                <w:rFonts w:ascii="宋体" w:hAnsi="宋体" w:hint="eastAsia"/>
                <w:szCs w:val="21"/>
              </w:rPr>
              <w:t>第4.6款</w:t>
            </w:r>
          </w:p>
        </w:tc>
        <w:tc>
          <w:tcPr>
            <w:tcW w:w="1742" w:type="dxa"/>
            <w:vAlign w:val="center"/>
          </w:tcPr>
          <w:p w:rsidR="00804254" w:rsidRDefault="00BF3689">
            <w:pPr>
              <w:adjustRightInd w:val="0"/>
              <w:snapToGrid w:val="0"/>
              <w:jc w:val="left"/>
              <w:rPr>
                <w:rFonts w:ascii="宋体" w:hAnsi="宋体"/>
                <w:szCs w:val="21"/>
              </w:rPr>
            </w:pPr>
            <w:r>
              <w:rPr>
                <w:rFonts w:ascii="宋体" w:hAnsi="宋体" w:hint="eastAsia"/>
                <w:szCs w:val="21"/>
              </w:rPr>
              <w:t>约定甲方承担的其他义务和责任</w:t>
            </w:r>
          </w:p>
        </w:tc>
        <w:tc>
          <w:tcPr>
            <w:tcW w:w="5170" w:type="dxa"/>
            <w:vAlign w:val="center"/>
          </w:tcPr>
          <w:p w:rsidR="00804254" w:rsidRDefault="00804254">
            <w:pPr>
              <w:adjustRightInd w:val="0"/>
              <w:snapToGrid w:val="0"/>
              <w:jc w:val="left"/>
              <w:rPr>
                <w:rFonts w:ascii="宋体" w:hAnsi="宋体"/>
                <w:szCs w:val="21"/>
              </w:rPr>
            </w:pPr>
          </w:p>
        </w:tc>
      </w:tr>
      <w:tr w:rsidR="00804254">
        <w:trPr>
          <w:trHeight w:val="736"/>
        </w:trPr>
        <w:tc>
          <w:tcPr>
            <w:tcW w:w="1607" w:type="dxa"/>
            <w:vAlign w:val="center"/>
          </w:tcPr>
          <w:p w:rsidR="00804254" w:rsidRDefault="00BF3689">
            <w:pPr>
              <w:adjustRightInd w:val="0"/>
              <w:snapToGrid w:val="0"/>
              <w:jc w:val="center"/>
              <w:rPr>
                <w:rFonts w:ascii="宋体" w:hAnsi="宋体"/>
                <w:szCs w:val="21"/>
              </w:rPr>
            </w:pPr>
            <w:r>
              <w:rPr>
                <w:rFonts w:ascii="宋体" w:hAnsi="宋体" w:hint="eastAsia"/>
                <w:szCs w:val="21"/>
              </w:rPr>
              <w:t>第二节</w:t>
            </w:r>
          </w:p>
          <w:p w:rsidR="00804254" w:rsidRDefault="00BF3689">
            <w:pPr>
              <w:snapToGrid w:val="0"/>
              <w:jc w:val="center"/>
            </w:pPr>
            <w:r>
              <w:rPr>
                <w:rFonts w:ascii="宋体" w:hAnsi="宋体" w:hint="eastAsia"/>
                <w:szCs w:val="21"/>
              </w:rPr>
              <w:t>第5.4款</w:t>
            </w:r>
          </w:p>
        </w:tc>
        <w:tc>
          <w:tcPr>
            <w:tcW w:w="1742" w:type="dxa"/>
            <w:vAlign w:val="center"/>
          </w:tcPr>
          <w:p w:rsidR="00804254" w:rsidRDefault="00BF3689">
            <w:pPr>
              <w:adjustRightInd w:val="0"/>
              <w:snapToGrid w:val="0"/>
              <w:jc w:val="left"/>
              <w:rPr>
                <w:rFonts w:ascii="宋体" w:hAnsi="宋体"/>
                <w:szCs w:val="21"/>
              </w:rPr>
            </w:pPr>
            <w:r>
              <w:rPr>
                <w:rFonts w:ascii="宋体" w:hAnsi="宋体" w:hint="eastAsia"/>
                <w:szCs w:val="21"/>
              </w:rPr>
              <w:t>约定乙方承担的其他义务和责任</w:t>
            </w:r>
          </w:p>
        </w:tc>
        <w:tc>
          <w:tcPr>
            <w:tcW w:w="5170" w:type="dxa"/>
            <w:vAlign w:val="center"/>
          </w:tcPr>
          <w:p w:rsidR="00804254" w:rsidRDefault="00804254">
            <w:pPr>
              <w:adjustRightInd w:val="0"/>
              <w:snapToGrid w:val="0"/>
              <w:jc w:val="left"/>
              <w:rPr>
                <w:rFonts w:ascii="宋体" w:hAnsi="宋体"/>
                <w:szCs w:val="21"/>
              </w:rPr>
            </w:pPr>
          </w:p>
        </w:tc>
      </w:tr>
      <w:tr w:rsidR="00804254">
        <w:trPr>
          <w:trHeight w:val="736"/>
        </w:trPr>
        <w:tc>
          <w:tcPr>
            <w:tcW w:w="1607" w:type="dxa"/>
            <w:vAlign w:val="center"/>
          </w:tcPr>
          <w:p w:rsidR="00804254" w:rsidRDefault="00BF3689">
            <w:pPr>
              <w:adjustRightInd w:val="0"/>
              <w:snapToGrid w:val="0"/>
              <w:jc w:val="center"/>
              <w:rPr>
                <w:rFonts w:ascii="宋体" w:hAnsi="宋体"/>
                <w:szCs w:val="21"/>
              </w:rPr>
            </w:pPr>
            <w:r>
              <w:rPr>
                <w:rFonts w:ascii="宋体" w:hAnsi="宋体" w:hint="eastAsia"/>
                <w:szCs w:val="21"/>
              </w:rPr>
              <w:t>第二节</w:t>
            </w:r>
          </w:p>
          <w:p w:rsidR="00804254" w:rsidRDefault="00BF3689">
            <w:pPr>
              <w:snapToGrid w:val="0"/>
              <w:jc w:val="center"/>
              <w:rPr>
                <w:rFonts w:ascii="宋体" w:hAnsi="宋体"/>
                <w:szCs w:val="21"/>
              </w:rPr>
            </w:pPr>
            <w:r>
              <w:rPr>
                <w:rFonts w:ascii="宋体" w:hAnsi="宋体" w:hint="eastAsia"/>
                <w:szCs w:val="21"/>
              </w:rPr>
              <w:t>第6.1款</w:t>
            </w:r>
          </w:p>
        </w:tc>
        <w:tc>
          <w:tcPr>
            <w:tcW w:w="1742" w:type="dxa"/>
            <w:vAlign w:val="center"/>
          </w:tcPr>
          <w:p w:rsidR="00804254" w:rsidRDefault="00BF3689">
            <w:pPr>
              <w:adjustRightInd w:val="0"/>
              <w:snapToGrid w:val="0"/>
              <w:jc w:val="left"/>
              <w:rPr>
                <w:rFonts w:ascii="宋体" w:hAnsi="宋体"/>
                <w:szCs w:val="21"/>
              </w:rPr>
            </w:pPr>
            <w:r>
              <w:rPr>
                <w:rFonts w:ascii="宋体" w:hAnsi="宋体" w:hint="eastAsia"/>
                <w:szCs w:val="21"/>
              </w:rPr>
              <w:t>履行合同义务的顺序</w:t>
            </w:r>
          </w:p>
        </w:tc>
        <w:tc>
          <w:tcPr>
            <w:tcW w:w="5170" w:type="dxa"/>
            <w:vAlign w:val="center"/>
          </w:tcPr>
          <w:p w:rsidR="00804254" w:rsidRDefault="00804254">
            <w:pPr>
              <w:adjustRightInd w:val="0"/>
              <w:snapToGrid w:val="0"/>
              <w:jc w:val="left"/>
              <w:rPr>
                <w:rFonts w:ascii="宋体" w:hAnsi="宋体"/>
                <w:szCs w:val="21"/>
              </w:rPr>
            </w:pPr>
          </w:p>
        </w:tc>
      </w:tr>
      <w:tr w:rsidR="00804254">
        <w:trPr>
          <w:trHeight w:val="667"/>
        </w:trPr>
        <w:tc>
          <w:tcPr>
            <w:tcW w:w="1607" w:type="dxa"/>
            <w:vMerge w:val="restart"/>
            <w:vAlign w:val="center"/>
          </w:tcPr>
          <w:p w:rsidR="00804254" w:rsidRDefault="00BF3689">
            <w:pPr>
              <w:adjustRightInd w:val="0"/>
              <w:snapToGrid w:val="0"/>
              <w:jc w:val="center"/>
              <w:rPr>
                <w:rFonts w:ascii="宋体" w:hAnsi="宋体"/>
                <w:szCs w:val="21"/>
              </w:rPr>
            </w:pPr>
            <w:r>
              <w:rPr>
                <w:rFonts w:ascii="宋体" w:hAnsi="宋体" w:hint="eastAsia"/>
                <w:szCs w:val="21"/>
              </w:rPr>
              <w:t>第二节</w:t>
            </w:r>
          </w:p>
          <w:p w:rsidR="00804254" w:rsidRDefault="00BF3689">
            <w:pPr>
              <w:adjustRightInd w:val="0"/>
              <w:snapToGrid w:val="0"/>
              <w:jc w:val="center"/>
              <w:rPr>
                <w:rFonts w:ascii="宋体" w:hAnsi="宋体"/>
                <w:szCs w:val="21"/>
              </w:rPr>
            </w:pPr>
            <w:r>
              <w:rPr>
                <w:rFonts w:ascii="宋体" w:hAnsi="宋体" w:hint="eastAsia"/>
                <w:szCs w:val="21"/>
              </w:rPr>
              <w:t>第7.1款</w:t>
            </w:r>
          </w:p>
        </w:tc>
        <w:tc>
          <w:tcPr>
            <w:tcW w:w="1742" w:type="dxa"/>
            <w:vAlign w:val="center"/>
          </w:tcPr>
          <w:p w:rsidR="00804254" w:rsidRDefault="00BF3689">
            <w:pPr>
              <w:adjustRightInd w:val="0"/>
              <w:snapToGrid w:val="0"/>
              <w:jc w:val="left"/>
              <w:rPr>
                <w:rFonts w:ascii="宋体" w:hAnsi="宋体"/>
                <w:szCs w:val="21"/>
              </w:rPr>
            </w:pPr>
            <w:r>
              <w:rPr>
                <w:rFonts w:ascii="宋体" w:hAnsi="宋体" w:hint="eastAsia"/>
                <w:szCs w:val="21"/>
              </w:rPr>
              <w:t>包装特殊要求</w:t>
            </w:r>
          </w:p>
        </w:tc>
        <w:tc>
          <w:tcPr>
            <w:tcW w:w="5170" w:type="dxa"/>
            <w:vAlign w:val="center"/>
          </w:tcPr>
          <w:p w:rsidR="00804254" w:rsidRDefault="00804254"/>
        </w:tc>
      </w:tr>
      <w:tr w:rsidR="00804254">
        <w:trPr>
          <w:trHeight w:val="667"/>
        </w:trPr>
        <w:tc>
          <w:tcPr>
            <w:tcW w:w="1607" w:type="dxa"/>
            <w:vMerge/>
            <w:vAlign w:val="center"/>
          </w:tcPr>
          <w:p w:rsidR="00804254" w:rsidRDefault="00804254">
            <w:pPr>
              <w:adjustRightInd w:val="0"/>
              <w:snapToGrid w:val="0"/>
              <w:jc w:val="center"/>
              <w:rPr>
                <w:rFonts w:ascii="宋体" w:hAnsi="宋体"/>
                <w:szCs w:val="21"/>
              </w:rPr>
            </w:pPr>
          </w:p>
        </w:tc>
        <w:tc>
          <w:tcPr>
            <w:tcW w:w="1742" w:type="dxa"/>
            <w:vAlign w:val="center"/>
          </w:tcPr>
          <w:p w:rsidR="00804254" w:rsidRDefault="00BF3689">
            <w:pPr>
              <w:adjustRightInd w:val="0"/>
              <w:snapToGrid w:val="0"/>
              <w:jc w:val="left"/>
              <w:rPr>
                <w:rFonts w:ascii="宋体" w:hAnsi="宋体"/>
                <w:szCs w:val="21"/>
              </w:rPr>
            </w:pPr>
            <w:r>
              <w:rPr>
                <w:rFonts w:ascii="宋体" w:hAnsi="宋体" w:hint="eastAsia"/>
                <w:szCs w:val="21"/>
              </w:rPr>
              <w:t>指定现场</w:t>
            </w:r>
          </w:p>
        </w:tc>
        <w:tc>
          <w:tcPr>
            <w:tcW w:w="5170" w:type="dxa"/>
            <w:vAlign w:val="center"/>
          </w:tcPr>
          <w:p w:rsidR="00804254" w:rsidRDefault="00804254"/>
        </w:tc>
      </w:tr>
      <w:tr w:rsidR="00804254">
        <w:trPr>
          <w:trHeight w:val="772"/>
        </w:trPr>
        <w:tc>
          <w:tcPr>
            <w:tcW w:w="1607" w:type="dxa"/>
            <w:vAlign w:val="center"/>
          </w:tcPr>
          <w:p w:rsidR="00804254" w:rsidRDefault="00BF3689">
            <w:pPr>
              <w:adjustRightInd w:val="0"/>
              <w:snapToGrid w:val="0"/>
              <w:jc w:val="center"/>
              <w:rPr>
                <w:rFonts w:ascii="宋体" w:hAnsi="宋体"/>
                <w:szCs w:val="21"/>
              </w:rPr>
            </w:pPr>
            <w:r>
              <w:rPr>
                <w:rFonts w:ascii="宋体" w:hAnsi="宋体" w:hint="eastAsia"/>
                <w:szCs w:val="21"/>
              </w:rPr>
              <w:t>第二节</w:t>
            </w:r>
          </w:p>
          <w:p w:rsidR="00804254" w:rsidRDefault="00BF3689">
            <w:pPr>
              <w:adjustRightInd w:val="0"/>
              <w:snapToGrid w:val="0"/>
              <w:jc w:val="center"/>
              <w:rPr>
                <w:rFonts w:ascii="宋体" w:hAnsi="宋体"/>
                <w:szCs w:val="21"/>
              </w:rPr>
            </w:pPr>
            <w:r>
              <w:rPr>
                <w:rFonts w:ascii="宋体" w:hAnsi="宋体" w:hint="eastAsia"/>
                <w:szCs w:val="21"/>
              </w:rPr>
              <w:t>第7.2款</w:t>
            </w:r>
          </w:p>
        </w:tc>
        <w:tc>
          <w:tcPr>
            <w:tcW w:w="1742" w:type="dxa"/>
            <w:vAlign w:val="center"/>
          </w:tcPr>
          <w:p w:rsidR="00804254" w:rsidRDefault="00BF3689">
            <w:pPr>
              <w:adjustRightInd w:val="0"/>
              <w:snapToGrid w:val="0"/>
              <w:jc w:val="left"/>
              <w:rPr>
                <w:rFonts w:ascii="宋体" w:hAnsi="宋体"/>
                <w:szCs w:val="21"/>
              </w:rPr>
            </w:pPr>
            <w:r>
              <w:rPr>
                <w:rFonts w:ascii="宋体" w:hAnsi="宋体" w:hint="eastAsia"/>
                <w:szCs w:val="21"/>
              </w:rPr>
              <w:t>运输特殊要求</w:t>
            </w:r>
          </w:p>
        </w:tc>
        <w:tc>
          <w:tcPr>
            <w:tcW w:w="5170" w:type="dxa"/>
            <w:vAlign w:val="center"/>
          </w:tcPr>
          <w:p w:rsidR="00804254" w:rsidRDefault="00804254"/>
        </w:tc>
      </w:tr>
      <w:tr w:rsidR="00804254">
        <w:trPr>
          <w:trHeight w:val="667"/>
        </w:trPr>
        <w:tc>
          <w:tcPr>
            <w:tcW w:w="1607" w:type="dxa"/>
            <w:vAlign w:val="center"/>
          </w:tcPr>
          <w:p w:rsidR="00804254" w:rsidRDefault="00BF3689">
            <w:pPr>
              <w:adjustRightInd w:val="0"/>
              <w:snapToGrid w:val="0"/>
              <w:jc w:val="center"/>
              <w:rPr>
                <w:rFonts w:ascii="宋体" w:hAnsi="宋体"/>
                <w:szCs w:val="21"/>
              </w:rPr>
            </w:pPr>
            <w:r>
              <w:rPr>
                <w:rFonts w:ascii="宋体" w:hAnsi="宋体" w:hint="eastAsia"/>
                <w:szCs w:val="21"/>
              </w:rPr>
              <w:t>第二节</w:t>
            </w:r>
          </w:p>
          <w:p w:rsidR="00804254" w:rsidRDefault="00BF3689">
            <w:pPr>
              <w:adjustRightInd w:val="0"/>
              <w:snapToGrid w:val="0"/>
              <w:jc w:val="center"/>
              <w:rPr>
                <w:rFonts w:ascii="宋体" w:hAnsi="宋体"/>
                <w:szCs w:val="21"/>
              </w:rPr>
            </w:pPr>
            <w:r>
              <w:rPr>
                <w:rFonts w:ascii="宋体" w:hAnsi="宋体" w:hint="eastAsia"/>
                <w:szCs w:val="21"/>
              </w:rPr>
              <w:t>第7.3款</w:t>
            </w:r>
          </w:p>
        </w:tc>
        <w:tc>
          <w:tcPr>
            <w:tcW w:w="1742" w:type="dxa"/>
            <w:vAlign w:val="center"/>
          </w:tcPr>
          <w:p w:rsidR="00804254" w:rsidRDefault="00BF3689">
            <w:pPr>
              <w:adjustRightInd w:val="0"/>
              <w:snapToGrid w:val="0"/>
              <w:jc w:val="left"/>
              <w:rPr>
                <w:rFonts w:ascii="宋体" w:hAnsi="宋体"/>
                <w:szCs w:val="21"/>
              </w:rPr>
            </w:pPr>
            <w:r>
              <w:rPr>
                <w:rFonts w:ascii="宋体" w:hAnsi="宋体" w:hint="eastAsia"/>
                <w:szCs w:val="21"/>
              </w:rPr>
              <w:t>保险要求</w:t>
            </w:r>
          </w:p>
        </w:tc>
        <w:tc>
          <w:tcPr>
            <w:tcW w:w="5170" w:type="dxa"/>
            <w:vAlign w:val="center"/>
          </w:tcPr>
          <w:p w:rsidR="00804254" w:rsidRDefault="00804254"/>
        </w:tc>
      </w:tr>
      <w:tr w:rsidR="00804254">
        <w:trPr>
          <w:trHeight w:val="736"/>
        </w:trPr>
        <w:tc>
          <w:tcPr>
            <w:tcW w:w="1607" w:type="dxa"/>
            <w:vAlign w:val="center"/>
          </w:tcPr>
          <w:p w:rsidR="00804254" w:rsidRDefault="00BF3689">
            <w:pPr>
              <w:adjustRightInd w:val="0"/>
              <w:snapToGrid w:val="0"/>
              <w:jc w:val="center"/>
              <w:rPr>
                <w:rFonts w:ascii="宋体" w:hAnsi="宋体"/>
                <w:szCs w:val="21"/>
              </w:rPr>
            </w:pPr>
            <w:r>
              <w:rPr>
                <w:rFonts w:ascii="宋体" w:hAnsi="宋体" w:hint="eastAsia"/>
                <w:szCs w:val="21"/>
              </w:rPr>
              <w:t>第二节</w:t>
            </w:r>
          </w:p>
          <w:p w:rsidR="00804254" w:rsidRDefault="00BF3689">
            <w:pPr>
              <w:adjustRightInd w:val="0"/>
              <w:snapToGrid w:val="0"/>
              <w:jc w:val="center"/>
              <w:rPr>
                <w:rFonts w:ascii="宋体" w:hAnsi="宋体"/>
                <w:szCs w:val="21"/>
              </w:rPr>
            </w:pPr>
            <w:r>
              <w:rPr>
                <w:rFonts w:ascii="宋体" w:hAnsi="宋体" w:hint="eastAsia"/>
                <w:szCs w:val="21"/>
              </w:rPr>
              <w:t>第8.2（1）项</w:t>
            </w:r>
          </w:p>
        </w:tc>
        <w:tc>
          <w:tcPr>
            <w:tcW w:w="1742" w:type="dxa"/>
            <w:vAlign w:val="center"/>
          </w:tcPr>
          <w:p w:rsidR="00804254" w:rsidRDefault="00BF3689">
            <w:pPr>
              <w:adjustRightInd w:val="0"/>
              <w:snapToGrid w:val="0"/>
              <w:jc w:val="left"/>
              <w:rPr>
                <w:rFonts w:ascii="宋体" w:hAnsi="宋体"/>
                <w:szCs w:val="21"/>
              </w:rPr>
            </w:pPr>
            <w:r>
              <w:rPr>
                <w:rFonts w:ascii="宋体" w:hAnsi="宋体" w:hint="eastAsia"/>
                <w:szCs w:val="21"/>
              </w:rPr>
              <w:t>质量保证期</w:t>
            </w:r>
          </w:p>
        </w:tc>
        <w:tc>
          <w:tcPr>
            <w:tcW w:w="5170" w:type="dxa"/>
            <w:vAlign w:val="center"/>
          </w:tcPr>
          <w:p w:rsidR="00804254" w:rsidRDefault="00804254">
            <w:pPr>
              <w:autoSpaceDE w:val="0"/>
              <w:autoSpaceDN w:val="0"/>
              <w:adjustRightInd w:val="0"/>
              <w:snapToGrid w:val="0"/>
              <w:ind w:firstLineChars="200" w:firstLine="420"/>
              <w:jc w:val="left"/>
              <w:rPr>
                <w:rFonts w:ascii="宋体" w:hAnsi="宋体"/>
                <w:szCs w:val="21"/>
              </w:rPr>
            </w:pPr>
          </w:p>
        </w:tc>
      </w:tr>
      <w:tr w:rsidR="00804254">
        <w:trPr>
          <w:trHeight w:val="736"/>
        </w:trPr>
        <w:tc>
          <w:tcPr>
            <w:tcW w:w="1607" w:type="dxa"/>
            <w:vAlign w:val="center"/>
          </w:tcPr>
          <w:p w:rsidR="00804254" w:rsidRDefault="00BF3689">
            <w:pPr>
              <w:adjustRightInd w:val="0"/>
              <w:snapToGrid w:val="0"/>
              <w:jc w:val="center"/>
              <w:rPr>
                <w:rFonts w:ascii="宋体" w:hAnsi="宋体"/>
                <w:szCs w:val="21"/>
              </w:rPr>
            </w:pPr>
            <w:r>
              <w:rPr>
                <w:rFonts w:ascii="宋体" w:hAnsi="宋体" w:hint="eastAsia"/>
                <w:szCs w:val="21"/>
              </w:rPr>
              <w:t>第二节</w:t>
            </w:r>
          </w:p>
          <w:p w:rsidR="00804254" w:rsidRDefault="00BF3689">
            <w:pPr>
              <w:adjustRightInd w:val="0"/>
              <w:snapToGrid w:val="0"/>
              <w:jc w:val="center"/>
              <w:rPr>
                <w:rFonts w:ascii="宋体" w:hAnsi="宋体"/>
                <w:szCs w:val="21"/>
              </w:rPr>
            </w:pPr>
            <w:r>
              <w:rPr>
                <w:rFonts w:ascii="宋体" w:hAnsi="宋体" w:hint="eastAsia"/>
                <w:szCs w:val="21"/>
              </w:rPr>
              <w:t>第8.2（3）项</w:t>
            </w:r>
          </w:p>
        </w:tc>
        <w:tc>
          <w:tcPr>
            <w:tcW w:w="1742" w:type="dxa"/>
            <w:vAlign w:val="center"/>
          </w:tcPr>
          <w:p w:rsidR="00804254" w:rsidRDefault="00BF3689">
            <w:pPr>
              <w:adjustRightInd w:val="0"/>
              <w:snapToGrid w:val="0"/>
              <w:jc w:val="left"/>
              <w:rPr>
                <w:rFonts w:ascii="宋体" w:hAnsi="宋体"/>
                <w:szCs w:val="21"/>
              </w:rPr>
            </w:pPr>
            <w:r>
              <w:rPr>
                <w:rFonts w:ascii="宋体" w:hAnsi="宋体" w:hint="eastAsia"/>
                <w:szCs w:val="21"/>
              </w:rPr>
              <w:t>货物质量缺陷</w:t>
            </w:r>
          </w:p>
          <w:p w:rsidR="00804254" w:rsidRDefault="00BF3689">
            <w:pPr>
              <w:adjustRightInd w:val="0"/>
              <w:snapToGrid w:val="0"/>
              <w:jc w:val="left"/>
              <w:rPr>
                <w:rFonts w:ascii="宋体" w:hAnsi="宋体"/>
                <w:szCs w:val="21"/>
              </w:rPr>
            </w:pPr>
            <w:r>
              <w:rPr>
                <w:rFonts w:ascii="宋体" w:hAnsi="宋体" w:hint="eastAsia"/>
                <w:szCs w:val="21"/>
              </w:rPr>
              <w:t>响应时间</w:t>
            </w:r>
          </w:p>
        </w:tc>
        <w:tc>
          <w:tcPr>
            <w:tcW w:w="5170" w:type="dxa"/>
            <w:vAlign w:val="center"/>
          </w:tcPr>
          <w:p w:rsidR="00804254" w:rsidRDefault="00804254">
            <w:pPr>
              <w:adjustRightInd w:val="0"/>
              <w:snapToGrid w:val="0"/>
              <w:jc w:val="left"/>
              <w:rPr>
                <w:rFonts w:ascii="宋体" w:hAnsi="宋体"/>
                <w:szCs w:val="21"/>
              </w:rPr>
            </w:pPr>
          </w:p>
        </w:tc>
      </w:tr>
      <w:tr w:rsidR="00804254">
        <w:trPr>
          <w:trHeight w:val="736"/>
        </w:trPr>
        <w:tc>
          <w:tcPr>
            <w:tcW w:w="1607" w:type="dxa"/>
            <w:vAlign w:val="center"/>
          </w:tcPr>
          <w:p w:rsidR="00804254" w:rsidRDefault="00BF3689">
            <w:pPr>
              <w:snapToGrid w:val="0"/>
              <w:jc w:val="center"/>
              <w:rPr>
                <w:rFonts w:ascii="宋体" w:hAnsi="宋体" w:cs="宋体"/>
                <w:szCs w:val="21"/>
              </w:rPr>
            </w:pPr>
            <w:r>
              <w:rPr>
                <w:rFonts w:ascii="宋体" w:hAnsi="宋体" w:cs="宋体" w:hint="eastAsia"/>
                <w:szCs w:val="21"/>
              </w:rPr>
              <w:t>第二节</w:t>
            </w:r>
          </w:p>
          <w:p w:rsidR="00804254" w:rsidRDefault="00BF3689">
            <w:pPr>
              <w:autoSpaceDE w:val="0"/>
              <w:autoSpaceDN w:val="0"/>
              <w:adjustRightInd w:val="0"/>
              <w:spacing w:line="400" w:lineRule="exact"/>
              <w:jc w:val="center"/>
              <w:rPr>
                <w:rFonts w:ascii="华文楷体" w:eastAsia="华文楷体" w:hAnsi="华文楷体" w:cs="华文楷体"/>
                <w:sz w:val="22"/>
                <w:szCs w:val="21"/>
              </w:rPr>
            </w:pPr>
            <w:r>
              <w:rPr>
                <w:rFonts w:ascii="宋体" w:hAnsi="宋体" w:cs="宋体" w:hint="eastAsia"/>
                <w:sz w:val="22"/>
                <w:szCs w:val="21"/>
              </w:rPr>
              <w:t>第11.1款</w:t>
            </w:r>
          </w:p>
        </w:tc>
        <w:tc>
          <w:tcPr>
            <w:tcW w:w="1742" w:type="dxa"/>
            <w:vAlign w:val="center"/>
          </w:tcPr>
          <w:p w:rsidR="00804254" w:rsidRDefault="00BF3689">
            <w:pPr>
              <w:adjustRightInd w:val="0"/>
              <w:snapToGrid w:val="0"/>
              <w:rPr>
                <w:rFonts w:ascii="宋体" w:hAnsi="宋体"/>
                <w:szCs w:val="21"/>
              </w:rPr>
            </w:pPr>
            <w:r>
              <w:rPr>
                <w:rFonts w:ascii="宋体" w:hAnsi="宋体" w:hint="eastAsia"/>
                <w:szCs w:val="21"/>
              </w:rPr>
              <w:t>其他应当保密的信息</w:t>
            </w:r>
          </w:p>
        </w:tc>
        <w:tc>
          <w:tcPr>
            <w:tcW w:w="5170" w:type="dxa"/>
            <w:vAlign w:val="center"/>
          </w:tcPr>
          <w:p w:rsidR="00804254" w:rsidRDefault="00804254">
            <w:pPr>
              <w:adjustRightInd w:val="0"/>
              <w:snapToGrid w:val="0"/>
              <w:jc w:val="left"/>
              <w:rPr>
                <w:rFonts w:ascii="宋体" w:hAnsi="宋体"/>
                <w:szCs w:val="21"/>
              </w:rPr>
            </w:pPr>
          </w:p>
        </w:tc>
      </w:tr>
      <w:tr w:rsidR="00804254">
        <w:trPr>
          <w:trHeight w:val="697"/>
        </w:trPr>
        <w:tc>
          <w:tcPr>
            <w:tcW w:w="1607" w:type="dxa"/>
            <w:vAlign w:val="center"/>
          </w:tcPr>
          <w:p w:rsidR="00804254" w:rsidRDefault="00BF3689">
            <w:pPr>
              <w:adjustRightInd w:val="0"/>
              <w:snapToGrid w:val="0"/>
              <w:jc w:val="center"/>
              <w:rPr>
                <w:rFonts w:ascii="宋体" w:hAnsi="宋体"/>
                <w:szCs w:val="21"/>
              </w:rPr>
            </w:pPr>
            <w:r>
              <w:rPr>
                <w:rFonts w:ascii="宋体" w:hAnsi="宋体" w:hint="eastAsia"/>
                <w:szCs w:val="21"/>
              </w:rPr>
              <w:t>第二节</w:t>
            </w:r>
          </w:p>
          <w:p w:rsidR="00804254" w:rsidRDefault="00BF3689">
            <w:pPr>
              <w:adjustRightInd w:val="0"/>
              <w:snapToGrid w:val="0"/>
              <w:jc w:val="center"/>
              <w:rPr>
                <w:rFonts w:ascii="宋体" w:hAnsi="宋体"/>
                <w:szCs w:val="21"/>
              </w:rPr>
            </w:pPr>
            <w:r>
              <w:rPr>
                <w:rFonts w:ascii="宋体" w:hAnsi="宋体" w:hint="eastAsia"/>
                <w:szCs w:val="21"/>
              </w:rPr>
              <w:t>第12.2款</w:t>
            </w:r>
          </w:p>
        </w:tc>
        <w:tc>
          <w:tcPr>
            <w:tcW w:w="1742" w:type="dxa"/>
            <w:vAlign w:val="center"/>
          </w:tcPr>
          <w:p w:rsidR="00804254" w:rsidRDefault="00BF3689">
            <w:pPr>
              <w:adjustRightInd w:val="0"/>
              <w:snapToGrid w:val="0"/>
              <w:jc w:val="left"/>
              <w:rPr>
                <w:rFonts w:ascii="宋体" w:hAnsi="宋体"/>
                <w:szCs w:val="21"/>
              </w:rPr>
            </w:pPr>
            <w:r>
              <w:rPr>
                <w:rFonts w:ascii="宋体" w:hAnsi="宋体" w:hint="eastAsia"/>
                <w:szCs w:val="21"/>
              </w:rPr>
              <w:t>合同价款支付时间</w:t>
            </w:r>
          </w:p>
        </w:tc>
        <w:tc>
          <w:tcPr>
            <w:tcW w:w="5170" w:type="dxa"/>
            <w:vAlign w:val="center"/>
          </w:tcPr>
          <w:p w:rsidR="00804254" w:rsidRDefault="00804254">
            <w:pPr>
              <w:adjustRightInd w:val="0"/>
              <w:snapToGrid w:val="0"/>
              <w:jc w:val="left"/>
              <w:rPr>
                <w:rFonts w:ascii="宋体" w:hAnsi="宋体"/>
                <w:szCs w:val="21"/>
              </w:rPr>
            </w:pPr>
          </w:p>
        </w:tc>
      </w:tr>
      <w:tr w:rsidR="00804254">
        <w:trPr>
          <w:trHeight w:val="697"/>
        </w:trPr>
        <w:tc>
          <w:tcPr>
            <w:tcW w:w="1607" w:type="dxa"/>
            <w:vAlign w:val="center"/>
          </w:tcPr>
          <w:p w:rsidR="00804254" w:rsidRDefault="00BF3689">
            <w:pPr>
              <w:adjustRightInd w:val="0"/>
              <w:snapToGrid w:val="0"/>
              <w:jc w:val="center"/>
              <w:rPr>
                <w:rFonts w:ascii="宋体" w:hAnsi="宋体"/>
                <w:szCs w:val="21"/>
              </w:rPr>
            </w:pPr>
            <w:r>
              <w:rPr>
                <w:rFonts w:ascii="宋体" w:hAnsi="宋体" w:hint="eastAsia"/>
                <w:szCs w:val="21"/>
              </w:rPr>
              <w:t>第二节</w:t>
            </w:r>
          </w:p>
          <w:p w:rsidR="00804254" w:rsidRDefault="00BF3689">
            <w:pPr>
              <w:adjustRightInd w:val="0"/>
              <w:snapToGrid w:val="0"/>
              <w:jc w:val="center"/>
              <w:rPr>
                <w:rFonts w:ascii="宋体" w:hAnsi="宋体"/>
                <w:szCs w:val="21"/>
              </w:rPr>
            </w:pPr>
            <w:r>
              <w:rPr>
                <w:rFonts w:ascii="宋体" w:hAnsi="宋体" w:hint="eastAsia"/>
                <w:szCs w:val="21"/>
              </w:rPr>
              <w:t>第13.2款</w:t>
            </w:r>
          </w:p>
        </w:tc>
        <w:tc>
          <w:tcPr>
            <w:tcW w:w="1742" w:type="dxa"/>
            <w:vAlign w:val="center"/>
          </w:tcPr>
          <w:p w:rsidR="00804254" w:rsidRDefault="00BF3689">
            <w:pPr>
              <w:adjustRightInd w:val="0"/>
              <w:snapToGrid w:val="0"/>
              <w:jc w:val="left"/>
              <w:rPr>
                <w:rFonts w:ascii="宋体" w:hAnsi="宋体"/>
                <w:szCs w:val="21"/>
              </w:rPr>
            </w:pPr>
            <w:r>
              <w:rPr>
                <w:rFonts w:ascii="宋体" w:hAnsi="宋体" w:hint="eastAsia"/>
                <w:szCs w:val="21"/>
              </w:rPr>
              <w:t>履约保证金不予退还的情形</w:t>
            </w:r>
          </w:p>
        </w:tc>
        <w:tc>
          <w:tcPr>
            <w:tcW w:w="5170" w:type="dxa"/>
            <w:vAlign w:val="center"/>
          </w:tcPr>
          <w:p w:rsidR="00804254" w:rsidRDefault="00804254">
            <w:pPr>
              <w:adjustRightInd w:val="0"/>
              <w:snapToGrid w:val="0"/>
              <w:jc w:val="left"/>
              <w:rPr>
                <w:rFonts w:ascii="宋体" w:hAnsi="宋体"/>
                <w:szCs w:val="21"/>
              </w:rPr>
            </w:pPr>
          </w:p>
        </w:tc>
      </w:tr>
      <w:tr w:rsidR="00804254">
        <w:trPr>
          <w:trHeight w:val="736"/>
        </w:trPr>
        <w:tc>
          <w:tcPr>
            <w:tcW w:w="1607" w:type="dxa"/>
            <w:vAlign w:val="center"/>
          </w:tcPr>
          <w:p w:rsidR="00804254" w:rsidRDefault="00BF3689">
            <w:pPr>
              <w:adjustRightInd w:val="0"/>
              <w:snapToGrid w:val="0"/>
              <w:jc w:val="center"/>
              <w:rPr>
                <w:rFonts w:ascii="宋体" w:hAnsi="宋体"/>
                <w:szCs w:val="21"/>
              </w:rPr>
            </w:pPr>
            <w:r>
              <w:rPr>
                <w:rFonts w:ascii="宋体" w:hAnsi="宋体" w:hint="eastAsia"/>
                <w:szCs w:val="21"/>
              </w:rPr>
              <w:t>第二节</w:t>
            </w:r>
          </w:p>
          <w:p w:rsidR="00804254" w:rsidRDefault="00BF3689">
            <w:pPr>
              <w:adjustRightInd w:val="0"/>
              <w:snapToGrid w:val="0"/>
              <w:jc w:val="center"/>
              <w:rPr>
                <w:rFonts w:ascii="宋体" w:hAnsi="宋体"/>
                <w:szCs w:val="21"/>
              </w:rPr>
            </w:pPr>
            <w:r>
              <w:rPr>
                <w:rFonts w:ascii="宋体" w:hAnsi="宋体" w:hint="eastAsia"/>
                <w:szCs w:val="21"/>
              </w:rPr>
              <w:t>第13.3款</w:t>
            </w:r>
          </w:p>
        </w:tc>
        <w:tc>
          <w:tcPr>
            <w:tcW w:w="1742" w:type="dxa"/>
            <w:vAlign w:val="center"/>
          </w:tcPr>
          <w:p w:rsidR="00804254" w:rsidRDefault="00BF3689">
            <w:pPr>
              <w:adjustRightInd w:val="0"/>
              <w:snapToGrid w:val="0"/>
              <w:jc w:val="left"/>
              <w:rPr>
                <w:rFonts w:ascii="宋体" w:hAnsi="宋体"/>
                <w:szCs w:val="21"/>
              </w:rPr>
            </w:pPr>
            <w:r>
              <w:rPr>
                <w:rFonts w:ascii="宋体" w:hAnsi="宋体" w:hint="eastAsia"/>
                <w:szCs w:val="21"/>
              </w:rPr>
              <w:t>履约保证金退还时间及逾期退还的违约金</w:t>
            </w:r>
          </w:p>
        </w:tc>
        <w:tc>
          <w:tcPr>
            <w:tcW w:w="5170" w:type="dxa"/>
            <w:vAlign w:val="center"/>
          </w:tcPr>
          <w:p w:rsidR="00804254" w:rsidRDefault="00804254">
            <w:pPr>
              <w:adjustRightInd w:val="0"/>
              <w:snapToGrid w:val="0"/>
              <w:jc w:val="left"/>
              <w:rPr>
                <w:rFonts w:ascii="宋体" w:hAnsi="宋体"/>
                <w:szCs w:val="21"/>
              </w:rPr>
            </w:pPr>
          </w:p>
        </w:tc>
      </w:tr>
      <w:tr w:rsidR="00804254">
        <w:trPr>
          <w:trHeight w:val="784"/>
        </w:trPr>
        <w:tc>
          <w:tcPr>
            <w:tcW w:w="1607" w:type="dxa"/>
            <w:vAlign w:val="center"/>
          </w:tcPr>
          <w:p w:rsidR="00804254" w:rsidRDefault="00BF3689">
            <w:pPr>
              <w:adjustRightInd w:val="0"/>
              <w:snapToGrid w:val="0"/>
              <w:jc w:val="center"/>
              <w:rPr>
                <w:rFonts w:ascii="宋体" w:hAnsi="宋体"/>
                <w:szCs w:val="21"/>
              </w:rPr>
            </w:pPr>
            <w:r>
              <w:rPr>
                <w:rFonts w:ascii="宋体" w:hAnsi="宋体" w:hint="eastAsia"/>
                <w:szCs w:val="21"/>
              </w:rPr>
              <w:t>第二节</w:t>
            </w:r>
          </w:p>
          <w:p w:rsidR="00804254" w:rsidRDefault="00BF3689">
            <w:pPr>
              <w:adjustRightInd w:val="0"/>
              <w:snapToGrid w:val="0"/>
              <w:jc w:val="center"/>
              <w:rPr>
                <w:rFonts w:ascii="宋体" w:hAnsi="宋体"/>
                <w:szCs w:val="21"/>
              </w:rPr>
            </w:pPr>
            <w:r>
              <w:rPr>
                <w:rFonts w:ascii="宋体" w:hAnsi="宋体" w:hint="eastAsia"/>
                <w:szCs w:val="21"/>
              </w:rPr>
              <w:t>第14.1（3）项</w:t>
            </w:r>
          </w:p>
        </w:tc>
        <w:tc>
          <w:tcPr>
            <w:tcW w:w="1742" w:type="dxa"/>
            <w:vAlign w:val="center"/>
          </w:tcPr>
          <w:p w:rsidR="00804254" w:rsidRDefault="00BF3689">
            <w:pPr>
              <w:adjustRightInd w:val="0"/>
              <w:snapToGrid w:val="0"/>
              <w:jc w:val="left"/>
              <w:rPr>
                <w:rFonts w:ascii="宋体" w:hAnsi="宋体"/>
                <w:szCs w:val="21"/>
              </w:rPr>
            </w:pPr>
            <w:r>
              <w:rPr>
                <w:rFonts w:ascii="宋体" w:hAnsi="宋体" w:hint="eastAsia"/>
                <w:szCs w:val="21"/>
              </w:rPr>
              <w:t>运行监督、维修期限</w:t>
            </w:r>
          </w:p>
        </w:tc>
        <w:tc>
          <w:tcPr>
            <w:tcW w:w="5170" w:type="dxa"/>
            <w:vAlign w:val="center"/>
          </w:tcPr>
          <w:p w:rsidR="00804254" w:rsidRDefault="00804254">
            <w:pPr>
              <w:adjustRightInd w:val="0"/>
              <w:snapToGrid w:val="0"/>
              <w:jc w:val="left"/>
              <w:rPr>
                <w:rFonts w:ascii="宋体" w:hAnsi="宋体"/>
                <w:szCs w:val="21"/>
              </w:rPr>
            </w:pPr>
          </w:p>
        </w:tc>
      </w:tr>
      <w:tr w:rsidR="00804254">
        <w:trPr>
          <w:trHeight w:val="784"/>
        </w:trPr>
        <w:tc>
          <w:tcPr>
            <w:tcW w:w="1607" w:type="dxa"/>
            <w:vAlign w:val="center"/>
          </w:tcPr>
          <w:p w:rsidR="00804254" w:rsidRDefault="00BF3689">
            <w:pPr>
              <w:adjustRightInd w:val="0"/>
              <w:snapToGrid w:val="0"/>
              <w:jc w:val="center"/>
              <w:rPr>
                <w:rFonts w:ascii="宋体" w:hAnsi="宋体"/>
                <w:szCs w:val="21"/>
              </w:rPr>
            </w:pPr>
            <w:r>
              <w:rPr>
                <w:rFonts w:ascii="宋体" w:hAnsi="宋体" w:hint="eastAsia"/>
                <w:szCs w:val="21"/>
              </w:rPr>
              <w:lastRenderedPageBreak/>
              <w:t>第二节</w:t>
            </w:r>
          </w:p>
          <w:p w:rsidR="00804254" w:rsidRDefault="00BF3689">
            <w:pPr>
              <w:adjustRightInd w:val="0"/>
              <w:snapToGrid w:val="0"/>
              <w:jc w:val="center"/>
              <w:rPr>
                <w:rFonts w:ascii="宋体" w:hAnsi="宋体"/>
                <w:szCs w:val="21"/>
              </w:rPr>
            </w:pPr>
            <w:r>
              <w:rPr>
                <w:rFonts w:ascii="宋体" w:hAnsi="宋体" w:hint="eastAsia"/>
                <w:szCs w:val="21"/>
              </w:rPr>
              <w:t>第14.1（5）项</w:t>
            </w:r>
          </w:p>
        </w:tc>
        <w:tc>
          <w:tcPr>
            <w:tcW w:w="1742" w:type="dxa"/>
            <w:vAlign w:val="center"/>
          </w:tcPr>
          <w:p w:rsidR="00804254" w:rsidRDefault="00BF3689">
            <w:pPr>
              <w:adjustRightInd w:val="0"/>
              <w:snapToGrid w:val="0"/>
              <w:jc w:val="left"/>
              <w:rPr>
                <w:rFonts w:ascii="宋体" w:hAnsi="宋体"/>
                <w:szCs w:val="21"/>
              </w:rPr>
            </w:pPr>
            <w:r>
              <w:rPr>
                <w:rFonts w:ascii="宋体" w:hAnsi="宋体" w:hint="eastAsia"/>
                <w:szCs w:val="21"/>
              </w:rPr>
              <w:t>货物回收的约定</w:t>
            </w:r>
          </w:p>
        </w:tc>
        <w:tc>
          <w:tcPr>
            <w:tcW w:w="5170" w:type="dxa"/>
            <w:vAlign w:val="center"/>
          </w:tcPr>
          <w:p w:rsidR="00804254" w:rsidRDefault="00804254">
            <w:pPr>
              <w:adjustRightInd w:val="0"/>
              <w:snapToGrid w:val="0"/>
              <w:jc w:val="left"/>
              <w:rPr>
                <w:rFonts w:ascii="宋体" w:hAnsi="宋体"/>
                <w:szCs w:val="21"/>
              </w:rPr>
            </w:pPr>
          </w:p>
        </w:tc>
      </w:tr>
      <w:tr w:rsidR="00804254">
        <w:trPr>
          <w:trHeight w:val="736"/>
        </w:trPr>
        <w:tc>
          <w:tcPr>
            <w:tcW w:w="1607" w:type="dxa"/>
            <w:vAlign w:val="center"/>
          </w:tcPr>
          <w:p w:rsidR="00804254" w:rsidRDefault="00BF3689">
            <w:pPr>
              <w:adjustRightInd w:val="0"/>
              <w:snapToGrid w:val="0"/>
              <w:jc w:val="center"/>
              <w:rPr>
                <w:rFonts w:ascii="宋体" w:hAnsi="宋体"/>
                <w:szCs w:val="21"/>
              </w:rPr>
            </w:pPr>
            <w:r>
              <w:rPr>
                <w:rFonts w:ascii="宋体" w:hAnsi="宋体" w:hint="eastAsia"/>
                <w:szCs w:val="21"/>
              </w:rPr>
              <w:t>第二节</w:t>
            </w:r>
          </w:p>
          <w:p w:rsidR="00804254" w:rsidRDefault="00BF3689">
            <w:pPr>
              <w:adjustRightInd w:val="0"/>
              <w:snapToGrid w:val="0"/>
              <w:jc w:val="center"/>
              <w:rPr>
                <w:rFonts w:ascii="宋体" w:hAnsi="宋体"/>
                <w:szCs w:val="21"/>
              </w:rPr>
            </w:pPr>
            <w:r>
              <w:rPr>
                <w:rFonts w:ascii="宋体" w:hAnsi="宋体" w:hint="eastAsia"/>
                <w:szCs w:val="21"/>
              </w:rPr>
              <w:t>第14.1（6）项</w:t>
            </w:r>
          </w:p>
        </w:tc>
        <w:tc>
          <w:tcPr>
            <w:tcW w:w="1742" w:type="dxa"/>
            <w:vAlign w:val="center"/>
          </w:tcPr>
          <w:p w:rsidR="00804254" w:rsidRDefault="00BF3689">
            <w:pPr>
              <w:adjustRightInd w:val="0"/>
              <w:snapToGrid w:val="0"/>
              <w:jc w:val="left"/>
              <w:rPr>
                <w:rFonts w:ascii="宋体" w:hAnsi="宋体"/>
                <w:szCs w:val="21"/>
              </w:rPr>
            </w:pPr>
            <w:r>
              <w:rPr>
                <w:rFonts w:ascii="宋体" w:hAnsi="宋体" w:hint="eastAsia"/>
                <w:szCs w:val="21"/>
              </w:rPr>
              <w:t>乙方提供的其他服务</w:t>
            </w:r>
          </w:p>
        </w:tc>
        <w:tc>
          <w:tcPr>
            <w:tcW w:w="5170" w:type="dxa"/>
            <w:vAlign w:val="center"/>
          </w:tcPr>
          <w:p w:rsidR="00804254" w:rsidRDefault="00804254">
            <w:pPr>
              <w:adjustRightInd w:val="0"/>
              <w:snapToGrid w:val="0"/>
              <w:jc w:val="left"/>
              <w:rPr>
                <w:rFonts w:ascii="宋体" w:hAnsi="宋体"/>
                <w:szCs w:val="21"/>
              </w:rPr>
            </w:pPr>
          </w:p>
        </w:tc>
      </w:tr>
      <w:tr w:rsidR="00804254">
        <w:trPr>
          <w:trHeight w:val="736"/>
        </w:trPr>
        <w:tc>
          <w:tcPr>
            <w:tcW w:w="1607" w:type="dxa"/>
            <w:vAlign w:val="center"/>
          </w:tcPr>
          <w:p w:rsidR="00804254" w:rsidRDefault="00BF3689">
            <w:pPr>
              <w:adjustRightInd w:val="0"/>
              <w:snapToGrid w:val="0"/>
              <w:jc w:val="center"/>
              <w:rPr>
                <w:rFonts w:ascii="宋体" w:hAnsi="宋体"/>
                <w:szCs w:val="21"/>
              </w:rPr>
            </w:pPr>
            <w:r>
              <w:rPr>
                <w:rFonts w:ascii="宋体" w:hAnsi="宋体" w:hint="eastAsia"/>
                <w:szCs w:val="21"/>
              </w:rPr>
              <w:t>第二节</w:t>
            </w:r>
          </w:p>
          <w:p w:rsidR="00804254" w:rsidRDefault="00BF3689">
            <w:pPr>
              <w:adjustRightInd w:val="0"/>
              <w:snapToGrid w:val="0"/>
              <w:jc w:val="center"/>
              <w:rPr>
                <w:rFonts w:ascii="宋体" w:hAnsi="宋体"/>
                <w:szCs w:val="21"/>
              </w:rPr>
            </w:pPr>
            <w:r>
              <w:rPr>
                <w:rFonts w:ascii="宋体" w:hAnsi="宋体" w:hint="eastAsia"/>
                <w:szCs w:val="21"/>
              </w:rPr>
              <w:t>第15.1款</w:t>
            </w:r>
          </w:p>
        </w:tc>
        <w:tc>
          <w:tcPr>
            <w:tcW w:w="1742" w:type="dxa"/>
            <w:vAlign w:val="center"/>
          </w:tcPr>
          <w:p w:rsidR="00804254" w:rsidRDefault="00BF3689">
            <w:pPr>
              <w:adjustRightInd w:val="0"/>
              <w:snapToGrid w:val="0"/>
              <w:jc w:val="left"/>
              <w:rPr>
                <w:rFonts w:ascii="宋体" w:hAnsi="宋体"/>
                <w:szCs w:val="21"/>
              </w:rPr>
            </w:pPr>
            <w:r>
              <w:rPr>
                <w:rFonts w:ascii="宋体" w:hAnsi="宋体" w:hint="eastAsia"/>
                <w:szCs w:val="21"/>
              </w:rPr>
              <w:t>修理、重作、更换相关具体规定</w:t>
            </w:r>
          </w:p>
        </w:tc>
        <w:tc>
          <w:tcPr>
            <w:tcW w:w="5170" w:type="dxa"/>
            <w:vAlign w:val="center"/>
          </w:tcPr>
          <w:p w:rsidR="00804254" w:rsidRDefault="00804254">
            <w:pPr>
              <w:adjustRightInd w:val="0"/>
              <w:snapToGrid w:val="0"/>
              <w:jc w:val="left"/>
              <w:rPr>
                <w:rFonts w:ascii="宋体" w:hAnsi="宋体"/>
                <w:szCs w:val="21"/>
              </w:rPr>
            </w:pPr>
          </w:p>
        </w:tc>
      </w:tr>
      <w:tr w:rsidR="00804254">
        <w:trPr>
          <w:trHeight w:val="736"/>
        </w:trPr>
        <w:tc>
          <w:tcPr>
            <w:tcW w:w="1607" w:type="dxa"/>
            <w:vAlign w:val="center"/>
          </w:tcPr>
          <w:p w:rsidR="00804254" w:rsidRDefault="00BF3689">
            <w:pPr>
              <w:adjustRightInd w:val="0"/>
              <w:snapToGrid w:val="0"/>
              <w:jc w:val="center"/>
              <w:rPr>
                <w:rFonts w:ascii="宋体" w:hAnsi="宋体"/>
                <w:szCs w:val="21"/>
              </w:rPr>
            </w:pPr>
            <w:r>
              <w:rPr>
                <w:rFonts w:ascii="宋体" w:hAnsi="宋体" w:hint="eastAsia"/>
                <w:szCs w:val="21"/>
              </w:rPr>
              <w:t>第二节</w:t>
            </w:r>
          </w:p>
          <w:p w:rsidR="00804254" w:rsidRDefault="00BF3689">
            <w:pPr>
              <w:adjustRightInd w:val="0"/>
              <w:snapToGrid w:val="0"/>
              <w:jc w:val="center"/>
              <w:rPr>
                <w:rFonts w:ascii="宋体" w:hAnsi="宋体"/>
                <w:szCs w:val="21"/>
              </w:rPr>
            </w:pPr>
            <w:r>
              <w:rPr>
                <w:rFonts w:ascii="宋体" w:hAnsi="宋体" w:hint="eastAsia"/>
                <w:szCs w:val="21"/>
              </w:rPr>
              <w:t>第15.2（2）项</w:t>
            </w:r>
          </w:p>
        </w:tc>
        <w:tc>
          <w:tcPr>
            <w:tcW w:w="1742" w:type="dxa"/>
            <w:vAlign w:val="center"/>
          </w:tcPr>
          <w:p w:rsidR="00804254" w:rsidRDefault="00BF3689">
            <w:pPr>
              <w:adjustRightInd w:val="0"/>
              <w:snapToGrid w:val="0"/>
              <w:jc w:val="left"/>
              <w:rPr>
                <w:rFonts w:ascii="宋体" w:hAnsi="宋体"/>
                <w:szCs w:val="21"/>
              </w:rPr>
            </w:pPr>
            <w:r>
              <w:rPr>
                <w:rFonts w:ascii="宋体" w:hAnsi="宋体" w:hint="eastAsia"/>
                <w:szCs w:val="21"/>
              </w:rPr>
              <w:t>迟延交货赔偿费</w:t>
            </w:r>
          </w:p>
        </w:tc>
        <w:tc>
          <w:tcPr>
            <w:tcW w:w="5170" w:type="dxa"/>
            <w:vAlign w:val="center"/>
          </w:tcPr>
          <w:p w:rsidR="00804254" w:rsidRDefault="00804254">
            <w:pPr>
              <w:adjustRightInd w:val="0"/>
              <w:snapToGrid w:val="0"/>
              <w:jc w:val="left"/>
              <w:rPr>
                <w:rFonts w:ascii="宋体" w:hAnsi="宋体"/>
                <w:szCs w:val="21"/>
                <w:u w:val="single"/>
              </w:rPr>
            </w:pPr>
          </w:p>
        </w:tc>
      </w:tr>
      <w:tr w:rsidR="00804254">
        <w:trPr>
          <w:trHeight w:val="736"/>
        </w:trPr>
        <w:tc>
          <w:tcPr>
            <w:tcW w:w="1607" w:type="dxa"/>
            <w:vAlign w:val="center"/>
          </w:tcPr>
          <w:p w:rsidR="00804254" w:rsidRDefault="00BF3689">
            <w:pPr>
              <w:adjustRightInd w:val="0"/>
              <w:snapToGrid w:val="0"/>
              <w:jc w:val="center"/>
              <w:rPr>
                <w:rFonts w:ascii="宋体" w:hAnsi="宋体"/>
                <w:szCs w:val="21"/>
              </w:rPr>
            </w:pPr>
            <w:r>
              <w:rPr>
                <w:rFonts w:ascii="宋体" w:hAnsi="宋体" w:hint="eastAsia"/>
                <w:szCs w:val="21"/>
              </w:rPr>
              <w:t>第二节</w:t>
            </w:r>
          </w:p>
          <w:p w:rsidR="00804254" w:rsidRDefault="00BF3689">
            <w:pPr>
              <w:adjustRightInd w:val="0"/>
              <w:snapToGrid w:val="0"/>
              <w:jc w:val="center"/>
              <w:rPr>
                <w:rFonts w:ascii="宋体" w:hAnsi="宋体"/>
                <w:szCs w:val="21"/>
              </w:rPr>
            </w:pPr>
            <w:r>
              <w:rPr>
                <w:rFonts w:ascii="宋体" w:hAnsi="宋体" w:hint="eastAsia"/>
                <w:szCs w:val="21"/>
              </w:rPr>
              <w:t>第15.3款</w:t>
            </w:r>
          </w:p>
        </w:tc>
        <w:tc>
          <w:tcPr>
            <w:tcW w:w="1742" w:type="dxa"/>
            <w:vAlign w:val="center"/>
          </w:tcPr>
          <w:p w:rsidR="00804254" w:rsidRDefault="00BF3689">
            <w:pPr>
              <w:adjustRightInd w:val="0"/>
              <w:snapToGrid w:val="0"/>
              <w:jc w:val="left"/>
              <w:rPr>
                <w:rFonts w:ascii="宋体" w:hAnsi="宋体"/>
                <w:szCs w:val="21"/>
              </w:rPr>
            </w:pPr>
            <w:r>
              <w:rPr>
                <w:rFonts w:ascii="宋体" w:hAnsi="宋体" w:hint="eastAsia"/>
                <w:szCs w:val="21"/>
              </w:rPr>
              <w:t>逾期付款利息</w:t>
            </w:r>
          </w:p>
        </w:tc>
        <w:tc>
          <w:tcPr>
            <w:tcW w:w="5170" w:type="dxa"/>
            <w:vAlign w:val="center"/>
          </w:tcPr>
          <w:p w:rsidR="00804254" w:rsidRDefault="00804254">
            <w:pPr>
              <w:adjustRightInd w:val="0"/>
              <w:snapToGrid w:val="0"/>
              <w:jc w:val="left"/>
              <w:rPr>
                <w:rFonts w:ascii="宋体" w:hAnsi="宋体"/>
                <w:szCs w:val="21"/>
                <w:u w:val="single"/>
              </w:rPr>
            </w:pPr>
          </w:p>
        </w:tc>
      </w:tr>
      <w:tr w:rsidR="00804254">
        <w:trPr>
          <w:trHeight w:val="876"/>
        </w:trPr>
        <w:tc>
          <w:tcPr>
            <w:tcW w:w="1607" w:type="dxa"/>
            <w:tcBorders>
              <w:bottom w:val="single" w:sz="2" w:space="0" w:color="auto"/>
              <w:right w:val="single" w:sz="2" w:space="0" w:color="auto"/>
            </w:tcBorders>
            <w:vAlign w:val="center"/>
          </w:tcPr>
          <w:p w:rsidR="00804254" w:rsidRDefault="00BF3689">
            <w:pPr>
              <w:adjustRightInd w:val="0"/>
              <w:snapToGrid w:val="0"/>
              <w:jc w:val="center"/>
              <w:rPr>
                <w:rFonts w:ascii="宋体" w:hAnsi="宋体"/>
                <w:szCs w:val="21"/>
              </w:rPr>
            </w:pPr>
            <w:r>
              <w:rPr>
                <w:rFonts w:ascii="宋体" w:hAnsi="宋体" w:hint="eastAsia"/>
                <w:szCs w:val="21"/>
              </w:rPr>
              <w:t>第二节</w:t>
            </w:r>
          </w:p>
          <w:p w:rsidR="00804254" w:rsidRDefault="00BF3689">
            <w:pPr>
              <w:adjustRightInd w:val="0"/>
              <w:snapToGrid w:val="0"/>
              <w:jc w:val="center"/>
              <w:rPr>
                <w:rFonts w:ascii="宋体" w:hAnsi="宋体"/>
                <w:szCs w:val="21"/>
              </w:rPr>
            </w:pPr>
            <w:r>
              <w:rPr>
                <w:rFonts w:ascii="宋体" w:hAnsi="宋体" w:hint="eastAsia"/>
                <w:szCs w:val="21"/>
              </w:rPr>
              <w:t>第15.4款</w:t>
            </w:r>
          </w:p>
        </w:tc>
        <w:tc>
          <w:tcPr>
            <w:tcW w:w="1742" w:type="dxa"/>
            <w:tcBorders>
              <w:left w:val="single" w:sz="2" w:space="0" w:color="auto"/>
              <w:bottom w:val="single" w:sz="2" w:space="0" w:color="auto"/>
              <w:right w:val="single" w:sz="2" w:space="0" w:color="auto"/>
            </w:tcBorders>
            <w:vAlign w:val="center"/>
          </w:tcPr>
          <w:p w:rsidR="00804254" w:rsidRDefault="00BF3689">
            <w:pPr>
              <w:adjustRightInd w:val="0"/>
              <w:snapToGrid w:val="0"/>
              <w:jc w:val="left"/>
              <w:rPr>
                <w:rFonts w:ascii="宋体" w:hAnsi="宋体"/>
                <w:szCs w:val="21"/>
              </w:rPr>
            </w:pPr>
            <w:r>
              <w:rPr>
                <w:rFonts w:ascii="宋体" w:hAnsi="宋体" w:hint="eastAsia"/>
                <w:szCs w:val="21"/>
              </w:rPr>
              <w:t>其他违约责任</w:t>
            </w:r>
          </w:p>
        </w:tc>
        <w:tc>
          <w:tcPr>
            <w:tcW w:w="5170" w:type="dxa"/>
            <w:tcBorders>
              <w:left w:val="single" w:sz="2" w:space="0" w:color="auto"/>
              <w:bottom w:val="single" w:sz="2" w:space="0" w:color="auto"/>
            </w:tcBorders>
            <w:vAlign w:val="center"/>
          </w:tcPr>
          <w:p w:rsidR="00804254" w:rsidRDefault="00804254">
            <w:pPr>
              <w:adjustRightInd w:val="0"/>
              <w:snapToGrid w:val="0"/>
              <w:jc w:val="left"/>
              <w:rPr>
                <w:rFonts w:ascii="宋体" w:hAnsi="宋体"/>
                <w:szCs w:val="21"/>
                <w:u w:val="single"/>
              </w:rPr>
            </w:pPr>
          </w:p>
        </w:tc>
      </w:tr>
      <w:tr w:rsidR="00804254">
        <w:trPr>
          <w:trHeight w:val="90"/>
        </w:trPr>
        <w:tc>
          <w:tcPr>
            <w:tcW w:w="1607" w:type="dxa"/>
            <w:tcBorders>
              <w:top w:val="single" w:sz="2" w:space="0" w:color="auto"/>
              <w:right w:val="single" w:sz="2" w:space="0" w:color="auto"/>
            </w:tcBorders>
            <w:vAlign w:val="center"/>
          </w:tcPr>
          <w:p w:rsidR="00804254" w:rsidRDefault="00BF3689">
            <w:pPr>
              <w:adjustRightInd w:val="0"/>
              <w:snapToGrid w:val="0"/>
              <w:jc w:val="center"/>
              <w:rPr>
                <w:rFonts w:ascii="宋体" w:hAnsi="宋体"/>
                <w:szCs w:val="21"/>
              </w:rPr>
            </w:pPr>
            <w:r>
              <w:rPr>
                <w:rFonts w:ascii="宋体" w:hAnsi="宋体" w:hint="eastAsia"/>
                <w:szCs w:val="21"/>
              </w:rPr>
              <w:t>第二节</w:t>
            </w:r>
          </w:p>
          <w:p w:rsidR="00804254" w:rsidRDefault="00BF3689">
            <w:pPr>
              <w:adjustRightInd w:val="0"/>
              <w:snapToGrid w:val="0"/>
              <w:jc w:val="center"/>
              <w:rPr>
                <w:rFonts w:ascii="宋体" w:hAnsi="宋体"/>
                <w:szCs w:val="21"/>
              </w:rPr>
            </w:pPr>
            <w:r>
              <w:rPr>
                <w:rFonts w:ascii="宋体" w:hAnsi="宋体" w:hint="eastAsia"/>
                <w:szCs w:val="21"/>
              </w:rPr>
              <w:t>第19.2款</w:t>
            </w:r>
          </w:p>
        </w:tc>
        <w:tc>
          <w:tcPr>
            <w:tcW w:w="1742" w:type="dxa"/>
            <w:tcBorders>
              <w:top w:val="single" w:sz="2" w:space="0" w:color="auto"/>
              <w:left w:val="single" w:sz="2" w:space="0" w:color="auto"/>
              <w:right w:val="single" w:sz="2" w:space="0" w:color="auto"/>
            </w:tcBorders>
            <w:vAlign w:val="center"/>
          </w:tcPr>
          <w:p w:rsidR="00804254" w:rsidRDefault="00BF3689">
            <w:pPr>
              <w:adjustRightInd w:val="0"/>
              <w:snapToGrid w:val="0"/>
              <w:jc w:val="left"/>
              <w:rPr>
                <w:rFonts w:ascii="宋体" w:hAnsi="宋体"/>
                <w:szCs w:val="21"/>
              </w:rPr>
            </w:pPr>
            <w:r>
              <w:rPr>
                <w:rFonts w:ascii="宋体" w:hAnsi="宋体" w:hint="eastAsia"/>
                <w:szCs w:val="21"/>
              </w:rPr>
              <w:t>解决争议的方法</w:t>
            </w:r>
          </w:p>
        </w:tc>
        <w:tc>
          <w:tcPr>
            <w:tcW w:w="5170" w:type="dxa"/>
            <w:tcBorders>
              <w:top w:val="single" w:sz="2" w:space="0" w:color="auto"/>
              <w:left w:val="single" w:sz="2" w:space="0" w:color="auto"/>
            </w:tcBorders>
            <w:vAlign w:val="center"/>
          </w:tcPr>
          <w:p w:rsidR="00804254" w:rsidRDefault="00BF3689">
            <w:pPr>
              <w:autoSpaceDE w:val="0"/>
              <w:autoSpaceDN w:val="0"/>
              <w:adjustRightInd w:val="0"/>
              <w:snapToGrid w:val="0"/>
              <w:spacing w:line="400" w:lineRule="exact"/>
              <w:jc w:val="left"/>
              <w:rPr>
                <w:rFonts w:ascii="宋体" w:hAnsi="宋体" w:cs="宋体"/>
                <w:iCs/>
                <w:szCs w:val="21"/>
              </w:rPr>
            </w:pPr>
            <w:r>
              <w:rPr>
                <w:rFonts w:ascii="宋体" w:hAnsi="宋体" w:cs="宋体" w:hint="eastAsia"/>
                <w:iCs/>
                <w:szCs w:val="21"/>
              </w:rPr>
              <w:t>因本合同及合同有关事项发生的争议，按下列第</w:t>
            </w:r>
            <w:r>
              <w:rPr>
                <w:rFonts w:ascii="宋体" w:hAnsi="宋体" w:cs="宋体" w:hint="eastAsia"/>
                <w:iCs/>
                <w:szCs w:val="21"/>
                <w:u w:val="single"/>
              </w:rPr>
              <w:t xml:space="preserve">   </w:t>
            </w:r>
            <w:r>
              <w:rPr>
                <w:rFonts w:ascii="宋体" w:hAnsi="宋体" w:cs="宋体" w:hint="eastAsia"/>
                <w:iCs/>
                <w:szCs w:val="21"/>
              </w:rPr>
              <w:t>种方式解决：</w:t>
            </w:r>
          </w:p>
          <w:p w:rsidR="00804254" w:rsidRDefault="00BF3689">
            <w:pPr>
              <w:autoSpaceDE w:val="0"/>
              <w:autoSpaceDN w:val="0"/>
              <w:adjustRightInd w:val="0"/>
              <w:snapToGrid w:val="0"/>
              <w:spacing w:line="400" w:lineRule="exact"/>
              <w:jc w:val="left"/>
              <w:rPr>
                <w:rFonts w:ascii="宋体" w:hAnsi="宋体" w:cs="宋体"/>
                <w:iCs/>
                <w:szCs w:val="21"/>
              </w:rPr>
            </w:pPr>
            <w:r>
              <w:rPr>
                <w:rFonts w:ascii="宋体" w:hAnsi="宋体" w:cs="宋体" w:hint="eastAsia"/>
                <w:iCs/>
                <w:szCs w:val="21"/>
              </w:rPr>
              <w:t>（1）向</w:t>
            </w:r>
            <w:r>
              <w:rPr>
                <w:rFonts w:ascii="宋体" w:hAnsi="宋体" w:cs="宋体" w:hint="eastAsia"/>
                <w:iCs/>
                <w:szCs w:val="21"/>
                <w:u w:val="single"/>
              </w:rPr>
              <w:t xml:space="preserve">                    </w:t>
            </w:r>
            <w:r>
              <w:rPr>
                <w:rFonts w:ascii="宋体" w:hAnsi="宋体" w:cs="宋体" w:hint="eastAsia"/>
                <w:iCs/>
                <w:szCs w:val="21"/>
              </w:rPr>
              <w:t>仲裁委员会申请仲裁，仲裁地点为</w:t>
            </w:r>
            <w:r>
              <w:rPr>
                <w:rFonts w:ascii="宋体" w:hAnsi="宋体" w:cs="宋体" w:hint="eastAsia"/>
                <w:iCs/>
                <w:szCs w:val="21"/>
                <w:u w:val="single"/>
              </w:rPr>
              <w:t xml:space="preserve">           </w:t>
            </w:r>
            <w:r>
              <w:rPr>
                <w:rFonts w:ascii="宋体" w:hAnsi="宋体" w:cs="宋体" w:hint="eastAsia"/>
                <w:iCs/>
                <w:szCs w:val="21"/>
              </w:rPr>
              <w:t>；</w:t>
            </w:r>
          </w:p>
          <w:p w:rsidR="00804254" w:rsidRDefault="00BF3689">
            <w:pPr>
              <w:adjustRightInd w:val="0"/>
              <w:snapToGrid w:val="0"/>
              <w:jc w:val="left"/>
              <w:rPr>
                <w:rFonts w:ascii="宋体" w:hAnsi="宋体"/>
                <w:szCs w:val="21"/>
                <w:u w:val="single"/>
              </w:rPr>
            </w:pPr>
            <w:r>
              <w:rPr>
                <w:rFonts w:ascii="宋体" w:hAnsi="宋体" w:cs="宋体" w:hint="eastAsia"/>
                <w:iCs/>
                <w:szCs w:val="21"/>
              </w:rPr>
              <w:t>（2）向</w:t>
            </w:r>
            <w:r>
              <w:rPr>
                <w:rFonts w:ascii="宋体" w:hAnsi="宋体" w:cs="宋体" w:hint="eastAsia"/>
                <w:iCs/>
                <w:szCs w:val="21"/>
                <w:u w:val="single"/>
              </w:rPr>
              <w:t xml:space="preserve">                    </w:t>
            </w:r>
            <w:r>
              <w:rPr>
                <w:rFonts w:ascii="宋体" w:hAnsi="宋体" w:cs="宋体" w:hint="eastAsia"/>
                <w:iCs/>
                <w:szCs w:val="21"/>
              </w:rPr>
              <w:t>人民法院起诉。</w:t>
            </w:r>
          </w:p>
        </w:tc>
      </w:tr>
      <w:tr w:rsidR="00804254">
        <w:trPr>
          <w:trHeight w:val="770"/>
        </w:trPr>
        <w:tc>
          <w:tcPr>
            <w:tcW w:w="1607" w:type="dxa"/>
            <w:vAlign w:val="center"/>
          </w:tcPr>
          <w:p w:rsidR="00804254" w:rsidRDefault="00BF3689">
            <w:pPr>
              <w:adjustRightInd w:val="0"/>
              <w:snapToGrid w:val="0"/>
              <w:jc w:val="center"/>
              <w:rPr>
                <w:rFonts w:ascii="宋体" w:hAnsi="宋体"/>
                <w:szCs w:val="21"/>
              </w:rPr>
            </w:pPr>
            <w:r>
              <w:rPr>
                <w:rFonts w:ascii="宋体" w:hAnsi="宋体" w:hint="eastAsia"/>
                <w:szCs w:val="21"/>
              </w:rPr>
              <w:t>第二节</w:t>
            </w:r>
          </w:p>
          <w:p w:rsidR="00804254" w:rsidRDefault="00BF3689">
            <w:pPr>
              <w:adjustRightInd w:val="0"/>
              <w:snapToGrid w:val="0"/>
              <w:jc w:val="center"/>
              <w:rPr>
                <w:rFonts w:ascii="宋体" w:hAnsi="宋体"/>
                <w:szCs w:val="21"/>
              </w:rPr>
            </w:pPr>
            <w:r>
              <w:rPr>
                <w:rFonts w:ascii="宋体" w:hAnsi="宋体" w:hint="eastAsia"/>
                <w:szCs w:val="21"/>
              </w:rPr>
              <w:t>第23.1款</w:t>
            </w:r>
          </w:p>
        </w:tc>
        <w:tc>
          <w:tcPr>
            <w:tcW w:w="1742" w:type="dxa"/>
            <w:vAlign w:val="center"/>
          </w:tcPr>
          <w:p w:rsidR="00804254" w:rsidRDefault="00BF3689">
            <w:pPr>
              <w:adjustRightInd w:val="0"/>
              <w:snapToGrid w:val="0"/>
              <w:jc w:val="left"/>
              <w:rPr>
                <w:rFonts w:ascii="宋体" w:hAnsi="宋体"/>
                <w:szCs w:val="21"/>
              </w:rPr>
            </w:pPr>
            <w:r>
              <w:rPr>
                <w:rFonts w:ascii="宋体" w:hAnsi="宋体" w:hint="eastAsia"/>
                <w:bCs/>
                <w:szCs w:val="21"/>
              </w:rPr>
              <w:t>其他专用条款</w:t>
            </w:r>
          </w:p>
        </w:tc>
        <w:tc>
          <w:tcPr>
            <w:tcW w:w="5170" w:type="dxa"/>
            <w:vAlign w:val="center"/>
          </w:tcPr>
          <w:p w:rsidR="00804254" w:rsidRDefault="00804254">
            <w:pPr>
              <w:adjustRightInd w:val="0"/>
              <w:snapToGrid w:val="0"/>
              <w:jc w:val="left"/>
              <w:rPr>
                <w:rFonts w:ascii="宋体" w:hAnsi="宋体"/>
                <w:szCs w:val="21"/>
              </w:rPr>
            </w:pPr>
          </w:p>
        </w:tc>
      </w:tr>
    </w:tbl>
    <w:p w:rsidR="00804254" w:rsidRDefault="00804254"/>
    <w:p w:rsidR="00804254" w:rsidRDefault="00804254"/>
    <w:p w:rsidR="00804254" w:rsidRDefault="00BF3689">
      <w:pPr>
        <w:widowControl/>
        <w:jc w:val="left"/>
        <w:rPr>
          <w:rFonts w:ascii="宋体" w:hAnsi="宋体"/>
          <w:szCs w:val="21"/>
        </w:rPr>
      </w:pPr>
      <w:r>
        <w:rPr>
          <w:rFonts w:ascii="宋体" w:hAnsi="宋体"/>
          <w:szCs w:val="21"/>
        </w:rPr>
        <w:br w:type="page"/>
      </w:r>
    </w:p>
    <w:p w:rsidR="00804254" w:rsidRDefault="00804254">
      <w:pPr>
        <w:widowControl/>
        <w:jc w:val="left"/>
        <w:rPr>
          <w:rFonts w:ascii="宋体" w:hAnsi="宋体"/>
          <w:szCs w:val="21"/>
        </w:rPr>
      </w:pPr>
    </w:p>
    <w:p w:rsidR="00804254" w:rsidRDefault="00BF3689">
      <w:pPr>
        <w:pStyle w:val="10"/>
      </w:pPr>
      <w:r>
        <w:rPr>
          <w:rFonts w:hint="eastAsia"/>
        </w:rPr>
        <w:t>第二册</w:t>
      </w:r>
      <w:r>
        <w:rPr>
          <w:rFonts w:hint="eastAsia"/>
        </w:rPr>
        <w:t xml:space="preserve">  </w:t>
      </w:r>
      <w:r>
        <w:rPr>
          <w:rFonts w:hint="eastAsia"/>
        </w:rPr>
        <w:t>通用条款（公开招标）</w:t>
      </w:r>
    </w:p>
    <w:p w:rsidR="00804254" w:rsidRDefault="00BF3689">
      <w:pPr>
        <w:pStyle w:val="2"/>
        <w:numPr>
          <w:ilvl w:val="0"/>
          <w:numId w:val="19"/>
        </w:numPr>
        <w:spacing w:beforeLines="50" w:before="120" w:afterLines="50" w:after="120"/>
        <w:ind w:left="562" w:hanging="562"/>
        <w:rPr>
          <w:sz w:val="28"/>
          <w:szCs w:val="28"/>
        </w:rPr>
      </w:pPr>
      <w:bookmarkStart w:id="106" w:name="_Hlk72399513"/>
      <w:r>
        <w:rPr>
          <w:rFonts w:hint="eastAsia"/>
          <w:sz w:val="28"/>
          <w:szCs w:val="28"/>
        </w:rPr>
        <w:t xml:space="preserve"> 总则</w:t>
      </w:r>
    </w:p>
    <w:bookmarkEnd w:id="106"/>
    <w:p w:rsidR="00804254" w:rsidRDefault="00BF3689">
      <w:pPr>
        <w:rPr>
          <w:rFonts w:ascii="黑体" w:eastAsia="黑体" w:hAnsi="宋体"/>
          <w:sz w:val="24"/>
        </w:rPr>
      </w:pPr>
      <w:r>
        <w:rPr>
          <w:rFonts w:ascii="黑体" w:eastAsia="黑体" w:hAnsi="宋体" w:hint="eastAsia"/>
          <w:sz w:val="24"/>
        </w:rPr>
        <w:t>1. 通用条款说明</w:t>
      </w:r>
    </w:p>
    <w:p w:rsidR="00804254" w:rsidRDefault="00BF3689" w:rsidP="00CA2ED9">
      <w:pPr>
        <w:ind w:firstLineChars="196" w:firstLine="412"/>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107" w:name="_Hlk72399729"/>
      <w:r>
        <w:rPr>
          <w:rFonts w:ascii="宋体" w:hAnsi="宋体" w:hint="eastAsia"/>
          <w:szCs w:val="21"/>
        </w:rPr>
        <w:t>如有需要，政府集中采购机构可以对通用条款的内容进行补充。</w:t>
      </w:r>
      <w:bookmarkEnd w:id="107"/>
    </w:p>
    <w:p w:rsidR="00804254" w:rsidRDefault="00BF3689" w:rsidP="00CA2ED9">
      <w:pPr>
        <w:ind w:firstLineChars="196" w:firstLine="412"/>
        <w:rPr>
          <w:rFonts w:ascii="宋体" w:hAnsi="宋体"/>
          <w:szCs w:val="21"/>
        </w:rPr>
      </w:pPr>
      <w:r>
        <w:rPr>
          <w:rFonts w:ascii="宋体" w:hAnsi="宋体" w:hint="eastAsia"/>
          <w:szCs w:val="21"/>
        </w:rPr>
        <w:t>1.2招标文件分为第一册“专用条款”和第二册“通用条款”。</w:t>
      </w:r>
    </w:p>
    <w:p w:rsidR="00804254" w:rsidRDefault="00BF3689" w:rsidP="00CA2ED9">
      <w:pPr>
        <w:ind w:firstLineChars="196" w:firstLine="412"/>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rsidR="00804254" w:rsidRDefault="00BF3689" w:rsidP="00CA2ED9">
      <w:pPr>
        <w:ind w:firstLineChars="196" w:firstLine="412"/>
        <w:rPr>
          <w:rFonts w:ascii="宋体" w:hAnsi="宋体"/>
          <w:szCs w:val="21"/>
        </w:rPr>
      </w:pPr>
      <w:r>
        <w:rPr>
          <w:rFonts w:ascii="宋体" w:hAnsi="宋体" w:hint="eastAsia"/>
          <w:szCs w:val="21"/>
        </w:rPr>
        <w:t>1.4“通用条款”是适用于政府采购公开招标项目的基础性条款，具有普遍性和通用性。</w:t>
      </w:r>
    </w:p>
    <w:p w:rsidR="00804254" w:rsidRDefault="00BF3689" w:rsidP="00CA2ED9">
      <w:pPr>
        <w:ind w:firstLineChars="196" w:firstLine="412"/>
        <w:rPr>
          <w:rFonts w:ascii="宋体" w:hAnsi="宋体"/>
          <w:szCs w:val="21"/>
        </w:rPr>
      </w:pPr>
      <w:r>
        <w:rPr>
          <w:rFonts w:ascii="宋体" w:hAnsi="宋体" w:hint="eastAsia"/>
          <w:szCs w:val="21"/>
        </w:rPr>
        <w:t>1.5 “专用条款”和“通用条款”表述不一致或有冲突时，以“专用条款”为准。</w:t>
      </w:r>
    </w:p>
    <w:p w:rsidR="00804254" w:rsidRDefault="00BF3689">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804254" w:rsidRDefault="00BF3689" w:rsidP="00CA2ED9">
      <w:pPr>
        <w:ind w:firstLineChars="196" w:firstLine="412"/>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804254" w:rsidRDefault="00BF3689">
      <w:pPr>
        <w:rPr>
          <w:rFonts w:ascii="黑体" w:eastAsia="黑体" w:hAnsi="宋体"/>
          <w:sz w:val="24"/>
        </w:rPr>
      </w:pPr>
      <w:r>
        <w:rPr>
          <w:rFonts w:ascii="黑体" w:eastAsia="黑体" w:hAnsi="宋体" w:hint="eastAsia"/>
          <w:sz w:val="24"/>
        </w:rPr>
        <w:t>3．定义</w:t>
      </w:r>
    </w:p>
    <w:p w:rsidR="00804254" w:rsidRDefault="00BF3689">
      <w:pPr>
        <w:ind w:firstLineChars="200" w:firstLine="420"/>
        <w:rPr>
          <w:rFonts w:ascii="宋体" w:hAnsi="宋体"/>
          <w:szCs w:val="21"/>
        </w:rPr>
      </w:pPr>
      <w:r>
        <w:rPr>
          <w:rFonts w:ascii="宋体" w:hAnsi="宋体"/>
          <w:szCs w:val="21"/>
        </w:rPr>
        <w:t>招标文件中下列术语应解释为：</w:t>
      </w:r>
    </w:p>
    <w:p w:rsidR="00804254" w:rsidRDefault="00BF3689" w:rsidP="00CA2ED9">
      <w:pPr>
        <w:ind w:firstLineChars="196" w:firstLine="412"/>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rsidR="00804254" w:rsidRDefault="00BF3689" w:rsidP="00CA2ED9">
      <w:pPr>
        <w:ind w:firstLineChars="196" w:firstLine="412"/>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804254" w:rsidRDefault="00BF3689" w:rsidP="00CA2ED9">
      <w:pPr>
        <w:ind w:firstLineChars="196" w:firstLine="412"/>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rsidR="00804254" w:rsidRDefault="00BF3689" w:rsidP="00CA2ED9">
      <w:pPr>
        <w:ind w:firstLineChars="196" w:firstLine="412"/>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rsidR="00804254" w:rsidRDefault="00BF3689" w:rsidP="00CA2ED9">
      <w:pPr>
        <w:ind w:firstLineChars="196" w:firstLine="412"/>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rsidR="00804254" w:rsidRDefault="00BF3689" w:rsidP="00CA2ED9">
      <w:pPr>
        <w:ind w:firstLineChars="196" w:firstLine="412"/>
        <w:rPr>
          <w:rFonts w:ascii="宋体" w:hAnsi="宋体"/>
          <w:szCs w:val="21"/>
        </w:rPr>
      </w:pPr>
      <w:r>
        <w:rPr>
          <w:rFonts w:ascii="宋体" w:hAnsi="宋体" w:hint="eastAsia"/>
          <w:szCs w:val="21"/>
        </w:rPr>
        <w:t>3.6“合同”指由本次招标所产生的合同或合约文件；</w:t>
      </w:r>
    </w:p>
    <w:p w:rsidR="00804254" w:rsidRDefault="00BF3689" w:rsidP="00CA2ED9">
      <w:pPr>
        <w:ind w:firstLineChars="196" w:firstLine="412"/>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深圳公共资源交易中心（深圳交易集团有限公司罗湖</w:t>
      </w:r>
      <w:r>
        <w:rPr>
          <w:rFonts w:ascii="宋体" w:hAnsi="宋体"/>
          <w:b/>
          <w:bCs/>
          <w:szCs w:val="21"/>
        </w:rPr>
        <w:t>*</w:t>
      </w:r>
      <w:r>
        <w:rPr>
          <w:rFonts w:ascii="宋体" w:hAnsi="宋体" w:hint="eastAsia"/>
          <w:b/>
          <w:bCs/>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rsidR="00804254" w:rsidRDefault="00BF3689" w:rsidP="00CA2ED9">
      <w:pPr>
        <w:ind w:firstLineChars="196" w:firstLine="412"/>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深圳公共资源交易中心（深圳交易集团有限公司罗湖分公司）</w:t>
      </w:r>
      <w:r>
        <w:rPr>
          <w:rFonts w:ascii="宋体" w:hAnsi="宋体" w:hint="eastAsia"/>
          <w:szCs w:val="21"/>
        </w:rPr>
        <w:t>网站上传电子投标文件；</w:t>
      </w:r>
    </w:p>
    <w:p w:rsidR="00804254" w:rsidRDefault="00BF3689" w:rsidP="00CA2ED9">
      <w:pPr>
        <w:ind w:firstLineChars="196" w:firstLine="412"/>
        <w:rPr>
          <w:rFonts w:ascii="宋体" w:hAnsi="宋体"/>
          <w:szCs w:val="21"/>
        </w:rPr>
      </w:pPr>
      <w:r>
        <w:rPr>
          <w:rFonts w:ascii="宋体" w:hAnsi="宋体" w:hint="eastAsia"/>
          <w:szCs w:val="21"/>
        </w:rPr>
        <w:t>3.9招标文件中的标题或题名仅起引导作用，而不应视为对招标文件内容的理解和解释。</w:t>
      </w:r>
    </w:p>
    <w:p w:rsidR="00804254" w:rsidRDefault="00BF3689">
      <w:pPr>
        <w:rPr>
          <w:rFonts w:ascii="黑体" w:eastAsia="黑体" w:hAnsi="宋体"/>
          <w:sz w:val="24"/>
        </w:rPr>
      </w:pPr>
      <w:r>
        <w:rPr>
          <w:rFonts w:ascii="黑体" w:eastAsia="黑体" w:hAnsi="宋体" w:hint="eastAsia"/>
          <w:sz w:val="24"/>
        </w:rPr>
        <w:t xml:space="preserve">4. </w:t>
      </w:r>
      <w:bookmarkStart w:id="108" w:name="_Hlk72398643"/>
      <w:r>
        <w:rPr>
          <w:rFonts w:ascii="黑体" w:eastAsia="黑体" w:hAnsi="宋体" w:hint="eastAsia"/>
          <w:sz w:val="24"/>
        </w:rPr>
        <w:t>政府采购供应商责任</w:t>
      </w:r>
    </w:p>
    <w:p w:rsidR="00804254" w:rsidRDefault="00BF3689" w:rsidP="00CA2ED9">
      <w:pPr>
        <w:ind w:firstLineChars="196" w:firstLine="412"/>
        <w:rPr>
          <w:rFonts w:ascii="宋体" w:hAnsi="宋体"/>
          <w:szCs w:val="21"/>
        </w:rPr>
      </w:pPr>
      <w:r>
        <w:rPr>
          <w:rFonts w:ascii="宋体" w:hAnsi="宋体" w:hint="eastAsia"/>
          <w:szCs w:val="21"/>
        </w:rPr>
        <w:t>4.1欢迎诚信、有实力和有社会责任心的供应商参与政府采购事业。</w:t>
      </w:r>
    </w:p>
    <w:p w:rsidR="00804254" w:rsidRDefault="00BF3689" w:rsidP="00CA2ED9">
      <w:pPr>
        <w:ind w:firstLineChars="196" w:firstLine="412"/>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rsidR="00804254" w:rsidRDefault="00BF3689">
      <w:pPr>
        <w:rPr>
          <w:rFonts w:ascii="黑体" w:eastAsia="黑体" w:hAnsi="宋体"/>
          <w:sz w:val="24"/>
        </w:rPr>
      </w:pPr>
      <w:r>
        <w:rPr>
          <w:rFonts w:ascii="黑体" w:eastAsia="黑体" w:hAnsi="宋体" w:hint="eastAsia"/>
          <w:sz w:val="24"/>
        </w:rPr>
        <w:t>5．投标人参加政府采购的条件</w:t>
      </w:r>
    </w:p>
    <w:p w:rsidR="00804254" w:rsidRDefault="00BF3689" w:rsidP="00CA2ED9">
      <w:pPr>
        <w:ind w:firstLineChars="196" w:firstLine="412"/>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w:t>
      </w:r>
      <w:r>
        <w:rPr>
          <w:rFonts w:ascii="宋体" w:hAnsi="宋体" w:hint="eastAsia"/>
          <w:szCs w:val="21"/>
        </w:rPr>
        <w:lastRenderedPageBreak/>
        <w:t>见www.szggzy.com网站“交易服务指南-政府采购”。。</w:t>
      </w:r>
    </w:p>
    <w:p w:rsidR="00804254" w:rsidRDefault="00BF3689" w:rsidP="00CA2ED9">
      <w:pPr>
        <w:ind w:firstLineChars="196" w:firstLine="412"/>
        <w:rPr>
          <w:rFonts w:ascii="宋体" w:hAnsi="宋体"/>
          <w:szCs w:val="21"/>
        </w:rPr>
      </w:pPr>
      <w:r>
        <w:rPr>
          <w:rFonts w:ascii="宋体" w:hAnsi="宋体" w:hint="eastAsia"/>
          <w:szCs w:val="21"/>
        </w:rPr>
        <w:t>5.2投标人资格要求</w:t>
      </w:r>
    </w:p>
    <w:p w:rsidR="00804254" w:rsidRDefault="00BF3689" w:rsidP="00CA2ED9">
      <w:pPr>
        <w:ind w:firstLineChars="196" w:firstLine="412"/>
        <w:rPr>
          <w:rFonts w:ascii="宋体" w:hAnsi="宋体"/>
          <w:szCs w:val="21"/>
        </w:rPr>
      </w:pPr>
      <w:r>
        <w:rPr>
          <w:rFonts w:ascii="宋体" w:hAnsi="宋体" w:hint="eastAsia"/>
          <w:szCs w:val="21"/>
        </w:rPr>
        <w:t>参加本项目的投标人应具备的资格条件详见本项目招标公告中“投标人资格要求”（即申请人的资格要求）的内容。</w:t>
      </w:r>
    </w:p>
    <w:p w:rsidR="00804254" w:rsidRDefault="00BF3689" w:rsidP="00CA2ED9">
      <w:pPr>
        <w:ind w:firstLineChars="196" w:firstLine="412"/>
        <w:rPr>
          <w:rFonts w:ascii="宋体" w:hAnsi="宋体"/>
          <w:szCs w:val="21"/>
        </w:rPr>
      </w:pPr>
      <w:r>
        <w:rPr>
          <w:rFonts w:ascii="宋体" w:hAnsi="宋体" w:hint="eastAsia"/>
          <w:szCs w:val="21"/>
        </w:rPr>
        <w:t>5.3联合体投标</w:t>
      </w:r>
    </w:p>
    <w:p w:rsidR="00804254" w:rsidRDefault="00BF3689" w:rsidP="00CA2ED9">
      <w:pPr>
        <w:ind w:firstLineChars="196" w:firstLine="412"/>
        <w:rPr>
          <w:rFonts w:ascii="宋体" w:hAnsi="宋体"/>
          <w:szCs w:val="21"/>
        </w:rPr>
      </w:pPr>
      <w:r>
        <w:rPr>
          <w:rFonts w:ascii="宋体" w:hAnsi="宋体" w:hint="eastAsia"/>
          <w:szCs w:val="21"/>
        </w:rPr>
        <w:t>5.3.1　以下有关联合体投标的条款仅适用于允许投标人组成联合体投标的项目。</w:t>
      </w:r>
    </w:p>
    <w:p w:rsidR="00804254" w:rsidRDefault="00BF3689" w:rsidP="00CA2ED9">
      <w:pPr>
        <w:ind w:firstLineChars="196" w:firstLine="412"/>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rsidR="00804254" w:rsidRDefault="00BF3689" w:rsidP="00CA2ED9">
      <w:pPr>
        <w:ind w:firstLineChars="196" w:firstLine="412"/>
        <w:rPr>
          <w:rFonts w:ascii="宋体" w:hAnsi="宋体"/>
        </w:rPr>
      </w:pPr>
      <w:r>
        <w:rPr>
          <w:rFonts w:ascii="宋体" w:hAnsi="宋体" w:hint="eastAsia"/>
        </w:rPr>
        <w:t>（1）投标联合体各方参加政府采购活动应当具备下列条件：</w:t>
      </w:r>
      <w:r>
        <w:rPr>
          <w:rFonts w:ascii="宋体" w:hAnsi="宋体"/>
        </w:rPr>
        <w:t xml:space="preserve"> </w:t>
      </w:r>
    </w:p>
    <w:p w:rsidR="00804254" w:rsidRDefault="00BF3689" w:rsidP="00CA2ED9">
      <w:pPr>
        <w:ind w:leftChars="200" w:left="420" w:firstLineChars="196" w:firstLine="412"/>
        <w:rPr>
          <w:rFonts w:ascii="宋体" w:hAnsi="宋体"/>
        </w:rPr>
      </w:pPr>
      <w:r>
        <w:rPr>
          <w:rFonts w:ascii="宋体" w:hAnsi="宋体" w:hint="eastAsia"/>
        </w:rPr>
        <w:t>1、具有独立承担民事责任的能力；</w:t>
      </w:r>
      <w:r>
        <w:rPr>
          <w:rFonts w:ascii="宋体" w:hAnsi="宋体"/>
        </w:rPr>
        <w:t xml:space="preserve"> </w:t>
      </w:r>
    </w:p>
    <w:p w:rsidR="00804254" w:rsidRDefault="00BF3689" w:rsidP="00CA2ED9">
      <w:pPr>
        <w:ind w:left="420" w:firstLineChars="196" w:firstLine="412"/>
        <w:rPr>
          <w:rFonts w:ascii="宋体" w:hAnsi="宋体"/>
        </w:rPr>
      </w:pPr>
      <w:r>
        <w:rPr>
          <w:rFonts w:ascii="宋体" w:hAnsi="宋体" w:hint="eastAsia"/>
        </w:rPr>
        <w:t>2、有良好的商业信誉和健全的财务会计制度；</w:t>
      </w:r>
      <w:r>
        <w:rPr>
          <w:rFonts w:ascii="宋体" w:hAnsi="宋体"/>
        </w:rPr>
        <w:t xml:space="preserve"> </w:t>
      </w:r>
    </w:p>
    <w:p w:rsidR="00804254" w:rsidRDefault="00BF3689" w:rsidP="00CA2ED9">
      <w:pPr>
        <w:ind w:leftChars="200" w:left="420" w:firstLineChars="196" w:firstLine="412"/>
        <w:rPr>
          <w:rFonts w:ascii="宋体" w:hAnsi="宋体"/>
        </w:rPr>
      </w:pPr>
      <w:r>
        <w:rPr>
          <w:rFonts w:ascii="宋体" w:hAnsi="宋体" w:hint="eastAsia"/>
        </w:rPr>
        <w:t>3、具有履行合同所必需的设备和专业技术能力；</w:t>
      </w:r>
      <w:r>
        <w:rPr>
          <w:rFonts w:ascii="宋体" w:hAnsi="宋体"/>
        </w:rPr>
        <w:t xml:space="preserve"> </w:t>
      </w:r>
    </w:p>
    <w:p w:rsidR="00804254" w:rsidRDefault="00BF3689" w:rsidP="00CA2ED9">
      <w:pPr>
        <w:ind w:leftChars="200" w:left="420" w:firstLineChars="196" w:firstLine="412"/>
        <w:rPr>
          <w:rFonts w:ascii="宋体" w:hAnsi="宋体"/>
        </w:rPr>
      </w:pPr>
      <w:r>
        <w:rPr>
          <w:rFonts w:ascii="宋体" w:hAnsi="宋体" w:hint="eastAsia"/>
        </w:rPr>
        <w:t>4、有依法缴纳税收和社会保障资金的良好记录；</w:t>
      </w:r>
      <w:r>
        <w:rPr>
          <w:rFonts w:ascii="宋体" w:hAnsi="宋体"/>
        </w:rPr>
        <w:t xml:space="preserve"> </w:t>
      </w:r>
    </w:p>
    <w:p w:rsidR="00804254" w:rsidRDefault="00BF3689" w:rsidP="00CA2ED9">
      <w:pPr>
        <w:ind w:leftChars="200" w:left="420" w:firstLineChars="196" w:firstLine="412"/>
        <w:rPr>
          <w:rFonts w:ascii="宋体" w:hAnsi="宋体"/>
        </w:rPr>
      </w:pPr>
      <w:r>
        <w:rPr>
          <w:rFonts w:ascii="宋体" w:hAnsi="宋体" w:hint="eastAsia"/>
        </w:rPr>
        <w:t>5、参加政府采购活动前三年内，在经营活动中没有重大违法记录；</w:t>
      </w:r>
      <w:r>
        <w:rPr>
          <w:rFonts w:ascii="宋体" w:hAnsi="宋体"/>
        </w:rPr>
        <w:t xml:space="preserve"> </w:t>
      </w:r>
    </w:p>
    <w:p w:rsidR="00804254" w:rsidRDefault="00BF3689" w:rsidP="00CA2ED9">
      <w:pPr>
        <w:ind w:leftChars="200" w:left="420" w:firstLineChars="196" w:firstLine="412"/>
        <w:rPr>
          <w:rFonts w:ascii="宋体" w:hAnsi="宋体"/>
        </w:rPr>
      </w:pPr>
      <w:r>
        <w:rPr>
          <w:rFonts w:ascii="宋体" w:hAnsi="宋体" w:hint="eastAsia"/>
        </w:rPr>
        <w:t>6、法律、行政法规规定的其他条件。</w:t>
      </w:r>
      <w:r>
        <w:rPr>
          <w:rFonts w:ascii="宋体" w:hAnsi="宋体"/>
        </w:rPr>
        <w:t xml:space="preserve"> </w:t>
      </w:r>
    </w:p>
    <w:p w:rsidR="00804254" w:rsidRDefault="00BF3689" w:rsidP="00CA2ED9">
      <w:pPr>
        <w:ind w:firstLineChars="196" w:firstLine="412"/>
        <w:rPr>
          <w:rFonts w:ascii="宋体" w:hAnsi="宋体"/>
        </w:rPr>
      </w:pPr>
      <w:r>
        <w:rPr>
          <w:rFonts w:ascii="宋体" w:hAnsi="宋体" w:hint="eastAsia"/>
        </w:rPr>
        <w:t>（2）在投标截止前，投标联合体各方均应注册成政府集中采购机构供应商；</w:t>
      </w:r>
    </w:p>
    <w:p w:rsidR="00804254" w:rsidRDefault="00BF3689" w:rsidP="00CA2ED9">
      <w:pPr>
        <w:ind w:firstLineChars="196" w:firstLine="412"/>
        <w:rPr>
          <w:rFonts w:ascii="宋体" w:hAnsi="宋体"/>
        </w:rPr>
      </w:pPr>
      <w:r>
        <w:rPr>
          <w:rFonts w:ascii="宋体" w:hAnsi="宋体" w:hint="eastAsia"/>
        </w:rPr>
        <w:t>（3）联合体中有同类资质的供应商按照联合体分工承担相同工作的，应当按照资质等级较低的供应商确定资质等级；</w:t>
      </w:r>
    </w:p>
    <w:p w:rsidR="00804254" w:rsidRDefault="00BF3689" w:rsidP="00CA2ED9">
      <w:pPr>
        <w:ind w:firstLineChars="196" w:firstLine="412"/>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804254" w:rsidRDefault="00BF3689" w:rsidP="00CA2ED9">
      <w:pPr>
        <w:ind w:firstLineChars="196" w:firstLine="412"/>
        <w:rPr>
          <w:rFonts w:ascii="宋体" w:hAnsi="宋体"/>
        </w:rPr>
      </w:pPr>
      <w:r>
        <w:rPr>
          <w:rFonts w:ascii="宋体" w:hAnsi="宋体" w:hint="eastAsia"/>
        </w:rPr>
        <w:t>（5）投标人的投标文件及中标后签署的合同协议对联合体各方均具法律约束力；</w:t>
      </w:r>
    </w:p>
    <w:p w:rsidR="00804254" w:rsidRDefault="00BF3689" w:rsidP="00CA2ED9">
      <w:pPr>
        <w:ind w:firstLineChars="196" w:firstLine="412"/>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rsidR="00804254" w:rsidRDefault="00BF3689" w:rsidP="00CA2ED9">
      <w:pPr>
        <w:ind w:firstLineChars="196" w:firstLine="412"/>
        <w:rPr>
          <w:rFonts w:ascii="宋体" w:hAnsi="宋体"/>
        </w:rPr>
      </w:pPr>
      <w:r>
        <w:rPr>
          <w:rFonts w:ascii="宋体" w:hAnsi="宋体" w:hint="eastAsia"/>
        </w:rPr>
        <w:t>（7）联合体中标后，联合体各方应当共同与采购人签订合同，就中标项目向采购人承担连带责任；</w:t>
      </w:r>
    </w:p>
    <w:p w:rsidR="00804254" w:rsidRDefault="00BF3689" w:rsidP="00CA2ED9">
      <w:pPr>
        <w:ind w:firstLineChars="196" w:firstLine="412"/>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rsidR="00804254" w:rsidRDefault="00BF3689" w:rsidP="00CA2ED9">
      <w:pPr>
        <w:ind w:firstLineChars="196" w:firstLine="412"/>
        <w:rPr>
          <w:rFonts w:ascii="宋体" w:hAnsi="宋体"/>
          <w:szCs w:val="21"/>
        </w:rPr>
      </w:pPr>
      <w:r>
        <w:rPr>
          <w:rFonts w:ascii="宋体" w:hAnsi="宋体" w:hint="eastAsia"/>
        </w:rPr>
        <w:t>（9）本通用条款中“投标人”一词亦指联合体各方，专用条款另有规定或说明的除外。</w:t>
      </w:r>
    </w:p>
    <w:p w:rsidR="00804254" w:rsidRDefault="00BF3689">
      <w:pPr>
        <w:rPr>
          <w:rFonts w:ascii="黑体" w:eastAsia="黑体" w:hAnsi="宋体"/>
          <w:sz w:val="24"/>
        </w:rPr>
      </w:pPr>
      <w:r>
        <w:rPr>
          <w:rFonts w:ascii="黑体" w:eastAsia="黑体" w:hAnsi="宋体" w:hint="eastAsia"/>
          <w:sz w:val="24"/>
        </w:rPr>
        <w:t>6．政策导向</w:t>
      </w:r>
    </w:p>
    <w:p w:rsidR="00804254" w:rsidRDefault="00BF3689" w:rsidP="00CA2ED9">
      <w:pPr>
        <w:ind w:firstLineChars="196" w:firstLine="412"/>
        <w:rPr>
          <w:rFonts w:ascii="宋体" w:hAnsi="宋体"/>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rsidR="00804254" w:rsidRDefault="00BF3689">
      <w:pPr>
        <w:ind w:firstLine="405"/>
        <w:rPr>
          <w:rFonts w:ascii="宋体" w:hAnsi="宋体"/>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rsidR="00804254" w:rsidRDefault="00BF3689">
      <w:pPr>
        <w:ind w:firstLine="405"/>
      </w:pPr>
      <w:r>
        <w:rPr>
          <w:rFonts w:ascii="宋体" w:hAnsi="宋体" w:hint="eastAsia"/>
        </w:rPr>
        <w:t>6.3  本项目支持投标人性别平等的相关政策。</w:t>
      </w:r>
    </w:p>
    <w:p w:rsidR="00804254" w:rsidRDefault="00BF3689">
      <w:pPr>
        <w:rPr>
          <w:rFonts w:ascii="黑体" w:eastAsia="黑体" w:hAnsi="宋体"/>
          <w:sz w:val="24"/>
        </w:rPr>
      </w:pPr>
      <w:r>
        <w:rPr>
          <w:rFonts w:ascii="黑体" w:eastAsia="黑体" w:hAnsi="宋体" w:hint="eastAsia"/>
          <w:sz w:val="24"/>
        </w:rPr>
        <w:t>7. 本项目若涉及采购货物，则合格的货物及相应服务应满足以下要求：</w:t>
      </w:r>
    </w:p>
    <w:p w:rsidR="00804254" w:rsidRDefault="00BF3689" w:rsidP="00CA2ED9">
      <w:pPr>
        <w:ind w:firstLineChars="196" w:firstLine="412"/>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804254" w:rsidRDefault="00BF3689" w:rsidP="00CA2ED9">
      <w:pPr>
        <w:ind w:firstLineChars="196" w:firstLine="412"/>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rsidR="00804254" w:rsidRDefault="00BF3689" w:rsidP="00CA2ED9">
      <w:pPr>
        <w:ind w:firstLineChars="196" w:firstLine="412"/>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804254" w:rsidRDefault="00BF3689" w:rsidP="00CA2ED9">
      <w:pPr>
        <w:ind w:firstLineChars="196" w:firstLine="412"/>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109"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109"/>
    </w:p>
    <w:p w:rsidR="00804254" w:rsidRDefault="00BF3689" w:rsidP="00CA2ED9">
      <w:pPr>
        <w:ind w:firstLineChars="196" w:firstLine="412"/>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w:t>
      </w:r>
      <w:r>
        <w:rPr>
          <w:rFonts w:ascii="宋体" w:hAnsi="宋体" w:hint="eastAsia"/>
        </w:rPr>
        <w:lastRenderedPageBreak/>
        <w:t>定，投标人必须按合同规定完成设备的安装，并达到验收标准。</w:t>
      </w:r>
    </w:p>
    <w:p w:rsidR="00804254" w:rsidRDefault="00BF3689" w:rsidP="00CA2ED9">
      <w:pPr>
        <w:ind w:firstLineChars="196" w:firstLine="412"/>
        <w:rPr>
          <w:rFonts w:ascii="宋体" w:hAnsi="宋体"/>
        </w:rPr>
      </w:pPr>
      <w:r>
        <w:rPr>
          <w:rFonts w:ascii="宋体" w:hAnsi="宋体" w:hint="eastAsia"/>
        </w:rPr>
        <w:t>7.6  工期要求：投标人在投标时对其所投项目应提交交货进度、交货计划等，在合同规定的时间内完成项目实施工作。</w:t>
      </w:r>
    </w:p>
    <w:p w:rsidR="00804254" w:rsidRDefault="00BF3689" w:rsidP="00CA2ED9">
      <w:pPr>
        <w:ind w:firstLineChars="196" w:firstLine="412"/>
        <w:rPr>
          <w:rFonts w:ascii="宋体" w:hAnsi="宋体"/>
        </w:rPr>
      </w:pPr>
      <w:r>
        <w:rPr>
          <w:rFonts w:ascii="宋体" w:hAnsi="宋体" w:hint="eastAsia"/>
        </w:rPr>
        <w:t>7.7  投标人必须承担的设备运输、安装调试、验收检测和提供设备操作说明书、图纸等其他相关及类似的义务。</w:t>
      </w:r>
    </w:p>
    <w:p w:rsidR="00804254" w:rsidRDefault="00BF3689">
      <w:pPr>
        <w:rPr>
          <w:rFonts w:ascii="黑体" w:eastAsia="黑体" w:hAnsi="宋体"/>
          <w:sz w:val="24"/>
        </w:rPr>
      </w:pPr>
      <w:r>
        <w:rPr>
          <w:rFonts w:ascii="黑体" w:eastAsia="黑体" w:hAnsi="宋体" w:hint="eastAsia"/>
          <w:sz w:val="24"/>
        </w:rPr>
        <w:t>8．投标费用</w:t>
      </w:r>
    </w:p>
    <w:p w:rsidR="00804254" w:rsidRDefault="00BF3689" w:rsidP="00CA2ED9">
      <w:pPr>
        <w:ind w:firstLineChars="196" w:firstLine="412"/>
        <w:rPr>
          <w:rFonts w:ascii="宋体" w:hAnsi="宋体"/>
          <w:szCs w:val="21"/>
        </w:rPr>
      </w:pPr>
      <w:r>
        <w:rPr>
          <w:rFonts w:ascii="宋体" w:hAnsi="宋体" w:hint="eastAsia"/>
          <w:szCs w:val="21"/>
        </w:rPr>
        <w:t>不论投标结果如何，投标人应承担其编制投标文件与递交投标文件所涉及的一切费用。</w:t>
      </w:r>
    </w:p>
    <w:p w:rsidR="00804254" w:rsidRDefault="00BF3689">
      <w:pPr>
        <w:rPr>
          <w:rFonts w:ascii="黑体" w:eastAsia="黑体" w:hAnsi="宋体"/>
          <w:sz w:val="24"/>
        </w:rPr>
      </w:pPr>
      <w:r>
        <w:rPr>
          <w:rFonts w:ascii="黑体" w:eastAsia="黑体" w:hAnsi="宋体" w:hint="eastAsia"/>
          <w:sz w:val="24"/>
        </w:rPr>
        <w:t>9．踏勘现场</w:t>
      </w:r>
    </w:p>
    <w:p w:rsidR="00804254" w:rsidRDefault="00BF3689" w:rsidP="00CA2ED9">
      <w:pPr>
        <w:ind w:firstLineChars="196" w:firstLine="412"/>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804254" w:rsidRDefault="00BF3689" w:rsidP="00CA2ED9">
      <w:pPr>
        <w:ind w:firstLineChars="196" w:firstLine="412"/>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rsidR="00804254" w:rsidRDefault="00BF3689" w:rsidP="00CA2ED9">
      <w:pPr>
        <w:ind w:firstLineChars="196" w:firstLine="412"/>
        <w:rPr>
          <w:rFonts w:ascii="宋体" w:hAnsi="宋体"/>
        </w:rPr>
      </w:pPr>
      <w:r>
        <w:rPr>
          <w:rFonts w:ascii="宋体" w:hAnsi="宋体" w:hint="eastAsia"/>
        </w:rPr>
        <w:t>9.3采购人应当通过政府集中采购机构向投标人提供有关现场的书面资料和数据。</w:t>
      </w:r>
    </w:p>
    <w:p w:rsidR="00804254" w:rsidRDefault="00BF3689" w:rsidP="00CA2ED9">
      <w:pPr>
        <w:ind w:firstLineChars="196" w:firstLine="412"/>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rsidR="00804254" w:rsidRDefault="00BF3689" w:rsidP="00CA2ED9">
      <w:pPr>
        <w:ind w:firstLineChars="196" w:firstLine="412"/>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804254" w:rsidRDefault="00BF3689">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804254" w:rsidRDefault="00BF3689" w:rsidP="00CA2ED9">
      <w:pPr>
        <w:ind w:firstLineChars="196" w:firstLine="412"/>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804254" w:rsidRDefault="00BF3689" w:rsidP="00CA2ED9">
      <w:pPr>
        <w:ind w:firstLineChars="196" w:firstLine="412"/>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rsidR="00804254" w:rsidRDefault="00BF3689" w:rsidP="00CA2ED9">
      <w:pPr>
        <w:ind w:firstLineChars="196" w:firstLine="412"/>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bookmarkEnd w:id="108"/>
    <w:p w:rsidR="00804254" w:rsidRDefault="00804254" w:rsidP="00CA2ED9">
      <w:pPr>
        <w:ind w:firstLineChars="196" w:firstLine="412"/>
        <w:rPr>
          <w:rFonts w:ascii="宋体" w:hAnsi="宋体"/>
        </w:rPr>
      </w:pPr>
    </w:p>
    <w:p w:rsidR="00804254" w:rsidRDefault="00BF3689">
      <w:pPr>
        <w:pStyle w:val="2"/>
        <w:numPr>
          <w:ilvl w:val="0"/>
          <w:numId w:val="19"/>
        </w:numPr>
        <w:spacing w:beforeLines="50" w:before="120" w:afterLines="50" w:after="120"/>
        <w:ind w:left="562" w:hanging="562"/>
        <w:rPr>
          <w:sz w:val="28"/>
          <w:szCs w:val="28"/>
        </w:rPr>
      </w:pPr>
      <w:r>
        <w:rPr>
          <w:rFonts w:hint="eastAsia"/>
          <w:sz w:val="28"/>
          <w:szCs w:val="28"/>
        </w:rPr>
        <w:t xml:space="preserve"> 招标文件</w:t>
      </w:r>
    </w:p>
    <w:p w:rsidR="00804254" w:rsidRDefault="00BF3689">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110" w:name="_Hlk72399819"/>
      <w:r>
        <w:rPr>
          <w:rFonts w:ascii="黑体" w:eastAsia="黑体" w:hAnsi="宋体" w:hint="eastAsia"/>
          <w:sz w:val="24"/>
        </w:rPr>
        <w:t>招标文件的编制与组成</w:t>
      </w:r>
    </w:p>
    <w:p w:rsidR="00804254" w:rsidRDefault="00BF3689">
      <w:pPr>
        <w:snapToGrid w:val="0"/>
        <w:ind w:firstLineChars="200" w:firstLine="42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rsidR="00804254" w:rsidRDefault="00BF3689" w:rsidP="00CA2ED9">
      <w:pPr>
        <w:ind w:firstLineChars="196" w:firstLine="412"/>
        <w:rPr>
          <w:rFonts w:ascii="宋体" w:hAnsi="宋体"/>
          <w:szCs w:val="21"/>
        </w:rPr>
      </w:pPr>
      <w:r>
        <w:rPr>
          <w:rFonts w:ascii="宋体" w:hAnsi="宋体" w:hint="eastAsia"/>
          <w:szCs w:val="21"/>
        </w:rPr>
        <w:t>招标文件包括下列内容：</w:t>
      </w:r>
    </w:p>
    <w:p w:rsidR="00804254" w:rsidRDefault="00BF3689">
      <w:pPr>
        <w:ind w:leftChars="200" w:left="420" w:firstLineChars="196" w:firstLine="413"/>
        <w:rPr>
          <w:rFonts w:ascii="宋体" w:hAnsi="宋体"/>
          <w:b/>
          <w:szCs w:val="21"/>
        </w:rPr>
      </w:pPr>
      <w:r>
        <w:rPr>
          <w:rFonts w:ascii="宋体" w:hAnsi="宋体" w:hint="eastAsia"/>
          <w:b/>
          <w:szCs w:val="21"/>
        </w:rPr>
        <w:t>第一册  专用条款</w:t>
      </w:r>
    </w:p>
    <w:p w:rsidR="00804254" w:rsidRDefault="00BF3689">
      <w:pPr>
        <w:ind w:leftChars="514" w:left="1079"/>
        <w:rPr>
          <w:rFonts w:ascii="宋体" w:hAnsi="宋体"/>
          <w:b/>
          <w:szCs w:val="21"/>
        </w:rPr>
      </w:pPr>
      <w:r>
        <w:rPr>
          <w:rFonts w:ascii="宋体" w:hAnsi="宋体" w:hint="eastAsia"/>
          <w:b/>
          <w:szCs w:val="21"/>
        </w:rPr>
        <w:t>关键信息</w:t>
      </w:r>
    </w:p>
    <w:p w:rsidR="00804254" w:rsidRDefault="00BF3689" w:rsidP="00CA2ED9">
      <w:pPr>
        <w:ind w:leftChars="300" w:left="630" w:firstLineChars="196" w:firstLine="412"/>
        <w:rPr>
          <w:rFonts w:ascii="宋体" w:hAnsi="宋体"/>
          <w:szCs w:val="21"/>
        </w:rPr>
      </w:pPr>
      <w:r>
        <w:rPr>
          <w:rFonts w:ascii="宋体" w:hAnsi="宋体" w:hint="eastAsia"/>
          <w:szCs w:val="21"/>
        </w:rPr>
        <w:t>第一章  招标公告</w:t>
      </w:r>
    </w:p>
    <w:p w:rsidR="00804254" w:rsidRDefault="00BF3689" w:rsidP="00CA2ED9">
      <w:pPr>
        <w:ind w:leftChars="300" w:left="630" w:firstLineChars="196" w:firstLine="412"/>
        <w:rPr>
          <w:rFonts w:ascii="宋体" w:hAnsi="宋体"/>
          <w:szCs w:val="21"/>
        </w:rPr>
      </w:pPr>
      <w:r>
        <w:rPr>
          <w:rFonts w:ascii="宋体" w:hAnsi="宋体" w:hint="eastAsia"/>
          <w:szCs w:val="21"/>
        </w:rPr>
        <w:t>第二章  对通用条款的补充内容及其他关键信息</w:t>
      </w:r>
    </w:p>
    <w:p w:rsidR="00804254" w:rsidRDefault="00BF3689" w:rsidP="00CA2ED9">
      <w:pPr>
        <w:ind w:leftChars="300" w:left="630" w:firstLineChars="196" w:firstLine="412"/>
        <w:rPr>
          <w:rFonts w:ascii="宋体" w:hAnsi="宋体"/>
          <w:szCs w:val="21"/>
        </w:rPr>
      </w:pPr>
      <w:r>
        <w:rPr>
          <w:rFonts w:ascii="宋体" w:hAnsi="宋体" w:hint="eastAsia"/>
          <w:szCs w:val="21"/>
        </w:rPr>
        <w:t>第三章  用户需求书</w:t>
      </w:r>
    </w:p>
    <w:p w:rsidR="00804254" w:rsidRDefault="00BF3689" w:rsidP="00CA2ED9">
      <w:pPr>
        <w:ind w:leftChars="300" w:left="630" w:firstLineChars="196" w:firstLine="412"/>
        <w:rPr>
          <w:rFonts w:ascii="宋体" w:hAnsi="宋体"/>
          <w:szCs w:val="21"/>
        </w:rPr>
      </w:pPr>
      <w:r>
        <w:rPr>
          <w:rFonts w:hint="eastAsia"/>
        </w:rPr>
        <w:t>第四章</w:t>
      </w:r>
      <w:r>
        <w:rPr>
          <w:rFonts w:hint="eastAsia"/>
        </w:rPr>
        <w:t xml:space="preserve"> </w:t>
      </w:r>
      <w:r>
        <w:t xml:space="preserve"> </w:t>
      </w:r>
      <w:r>
        <w:rPr>
          <w:rFonts w:hint="eastAsia"/>
        </w:rPr>
        <w:t>投标文件格式及附件</w:t>
      </w:r>
    </w:p>
    <w:p w:rsidR="00804254" w:rsidRDefault="00BF3689" w:rsidP="00CA2ED9">
      <w:pPr>
        <w:ind w:leftChars="300" w:left="630" w:firstLineChars="196" w:firstLine="412"/>
        <w:rPr>
          <w:rFonts w:ascii="宋体" w:hAnsi="宋体"/>
          <w:szCs w:val="21"/>
        </w:rPr>
      </w:pPr>
      <w:r>
        <w:rPr>
          <w:rFonts w:ascii="宋体" w:hAnsi="宋体" w:hint="eastAsia"/>
          <w:szCs w:val="21"/>
        </w:rPr>
        <w:t>第五章  合同条款及格式</w:t>
      </w:r>
    </w:p>
    <w:p w:rsidR="00804254" w:rsidRDefault="00BF3689">
      <w:pPr>
        <w:ind w:leftChars="200" w:left="420" w:firstLineChars="196" w:firstLine="413"/>
        <w:rPr>
          <w:rFonts w:ascii="宋体" w:hAnsi="宋体"/>
          <w:b/>
          <w:szCs w:val="21"/>
        </w:rPr>
      </w:pPr>
      <w:r>
        <w:rPr>
          <w:rFonts w:ascii="宋体" w:hAnsi="宋体" w:hint="eastAsia"/>
          <w:b/>
          <w:szCs w:val="21"/>
        </w:rPr>
        <w:t>第二册  通用条款</w:t>
      </w:r>
    </w:p>
    <w:p w:rsidR="00804254" w:rsidRDefault="00BF3689" w:rsidP="00CA2ED9">
      <w:pPr>
        <w:ind w:leftChars="300" w:left="630" w:firstLineChars="196" w:firstLine="412"/>
        <w:rPr>
          <w:rFonts w:ascii="宋体" w:hAnsi="宋体"/>
          <w:szCs w:val="21"/>
        </w:rPr>
      </w:pPr>
      <w:r>
        <w:rPr>
          <w:rFonts w:ascii="宋体" w:hAnsi="宋体" w:hint="eastAsia"/>
          <w:szCs w:val="21"/>
        </w:rPr>
        <w:t>第一章  总则</w:t>
      </w:r>
    </w:p>
    <w:p w:rsidR="00804254" w:rsidRDefault="00BF3689" w:rsidP="00CA2ED9">
      <w:pPr>
        <w:ind w:leftChars="300" w:left="630" w:firstLineChars="196" w:firstLine="412"/>
        <w:rPr>
          <w:rFonts w:ascii="宋体" w:hAnsi="宋体"/>
          <w:szCs w:val="21"/>
        </w:rPr>
      </w:pPr>
      <w:r>
        <w:rPr>
          <w:rFonts w:ascii="宋体" w:hAnsi="宋体" w:hint="eastAsia"/>
          <w:szCs w:val="21"/>
        </w:rPr>
        <w:t>第二章  招标文件</w:t>
      </w:r>
    </w:p>
    <w:p w:rsidR="00804254" w:rsidRDefault="00BF3689" w:rsidP="00CA2ED9">
      <w:pPr>
        <w:ind w:leftChars="300" w:left="630" w:firstLineChars="196" w:firstLine="412"/>
        <w:rPr>
          <w:rFonts w:ascii="宋体" w:hAnsi="宋体"/>
          <w:szCs w:val="21"/>
        </w:rPr>
      </w:pPr>
      <w:r>
        <w:rPr>
          <w:rFonts w:ascii="宋体" w:hAnsi="宋体" w:hint="eastAsia"/>
          <w:szCs w:val="21"/>
        </w:rPr>
        <w:t>第三章  投标文件的编制</w:t>
      </w:r>
    </w:p>
    <w:p w:rsidR="00804254" w:rsidRDefault="00BF3689" w:rsidP="00CA2ED9">
      <w:pPr>
        <w:ind w:leftChars="300" w:left="630" w:firstLineChars="196" w:firstLine="412"/>
        <w:rPr>
          <w:rFonts w:ascii="宋体" w:hAnsi="宋体"/>
          <w:szCs w:val="21"/>
        </w:rPr>
      </w:pPr>
      <w:r>
        <w:rPr>
          <w:rFonts w:ascii="宋体" w:hAnsi="宋体" w:hint="eastAsia"/>
          <w:szCs w:val="21"/>
        </w:rPr>
        <w:t>第四章  投标文件的递交</w:t>
      </w:r>
    </w:p>
    <w:p w:rsidR="00804254" w:rsidRDefault="00BF3689" w:rsidP="00CA2ED9">
      <w:pPr>
        <w:ind w:leftChars="300" w:left="630" w:firstLineChars="196" w:firstLine="412"/>
        <w:rPr>
          <w:rFonts w:ascii="宋体" w:hAnsi="宋体"/>
          <w:szCs w:val="21"/>
        </w:rPr>
      </w:pPr>
      <w:r>
        <w:rPr>
          <w:rFonts w:ascii="宋体" w:hAnsi="宋体" w:hint="eastAsia"/>
          <w:szCs w:val="21"/>
        </w:rPr>
        <w:t>第五章  开标</w:t>
      </w:r>
    </w:p>
    <w:p w:rsidR="00804254" w:rsidRDefault="00BF3689" w:rsidP="00CA2ED9">
      <w:pPr>
        <w:ind w:leftChars="300" w:left="630" w:firstLineChars="196" w:firstLine="412"/>
        <w:rPr>
          <w:rFonts w:ascii="宋体" w:hAnsi="宋体"/>
          <w:szCs w:val="21"/>
        </w:rPr>
      </w:pPr>
      <w:r>
        <w:rPr>
          <w:rFonts w:ascii="宋体" w:hAnsi="宋体" w:hint="eastAsia"/>
          <w:szCs w:val="21"/>
        </w:rPr>
        <w:t>第六章  评审要求</w:t>
      </w:r>
    </w:p>
    <w:p w:rsidR="00804254" w:rsidRDefault="00BF3689" w:rsidP="00CA2ED9">
      <w:pPr>
        <w:ind w:leftChars="300" w:left="630" w:firstLineChars="196" w:firstLine="412"/>
        <w:rPr>
          <w:rFonts w:ascii="宋体" w:hAnsi="宋体"/>
          <w:szCs w:val="21"/>
        </w:rPr>
      </w:pPr>
      <w:r>
        <w:rPr>
          <w:rFonts w:ascii="宋体" w:hAnsi="宋体" w:hint="eastAsia"/>
          <w:szCs w:val="21"/>
        </w:rPr>
        <w:t>第七章  评审程序及评审方法</w:t>
      </w:r>
    </w:p>
    <w:p w:rsidR="00804254" w:rsidRDefault="00BF3689" w:rsidP="00CA2ED9">
      <w:pPr>
        <w:ind w:leftChars="300" w:left="630" w:firstLineChars="196" w:firstLine="412"/>
        <w:rPr>
          <w:rFonts w:ascii="宋体" w:hAnsi="宋体"/>
          <w:szCs w:val="21"/>
        </w:rPr>
      </w:pPr>
      <w:r>
        <w:rPr>
          <w:rFonts w:ascii="宋体" w:hAnsi="宋体" w:hint="eastAsia"/>
          <w:szCs w:val="21"/>
        </w:rPr>
        <w:t>第八章  定标及公示</w:t>
      </w:r>
    </w:p>
    <w:p w:rsidR="00804254" w:rsidRDefault="00BF3689" w:rsidP="00CA2ED9">
      <w:pPr>
        <w:ind w:leftChars="300" w:left="630" w:firstLineChars="196" w:firstLine="412"/>
        <w:rPr>
          <w:rFonts w:ascii="宋体" w:hAnsi="宋体"/>
          <w:szCs w:val="21"/>
        </w:rPr>
      </w:pPr>
      <w:r>
        <w:rPr>
          <w:rFonts w:ascii="宋体" w:hAnsi="宋体" w:hint="eastAsia"/>
          <w:szCs w:val="21"/>
        </w:rPr>
        <w:t>第九章  公开招标失败的后续处理</w:t>
      </w:r>
    </w:p>
    <w:p w:rsidR="00804254" w:rsidRDefault="00BF3689" w:rsidP="00CA2ED9">
      <w:pPr>
        <w:ind w:leftChars="300" w:left="630" w:firstLineChars="196" w:firstLine="412"/>
        <w:rPr>
          <w:rFonts w:ascii="宋体" w:hAnsi="宋体"/>
          <w:szCs w:val="21"/>
        </w:rPr>
      </w:pPr>
      <w:r>
        <w:rPr>
          <w:rFonts w:ascii="宋体" w:hAnsi="宋体" w:hint="eastAsia"/>
          <w:szCs w:val="21"/>
        </w:rPr>
        <w:lastRenderedPageBreak/>
        <w:t>第十章  合同的授予与备案</w:t>
      </w:r>
    </w:p>
    <w:p w:rsidR="00804254" w:rsidRDefault="00BF3689" w:rsidP="00CA2ED9">
      <w:pPr>
        <w:ind w:leftChars="300" w:left="630" w:firstLineChars="196" w:firstLine="412"/>
        <w:rPr>
          <w:rFonts w:ascii="宋体" w:hAnsi="宋体"/>
          <w:szCs w:val="21"/>
        </w:rPr>
      </w:pPr>
      <w:r>
        <w:rPr>
          <w:rFonts w:ascii="宋体" w:hAnsi="宋体" w:hint="eastAsia"/>
          <w:szCs w:val="21"/>
        </w:rPr>
        <w:t>第十一章  质疑处理</w:t>
      </w:r>
    </w:p>
    <w:p w:rsidR="00804254" w:rsidRDefault="00BF3689" w:rsidP="00CA2ED9">
      <w:pPr>
        <w:ind w:firstLineChars="196" w:firstLine="412"/>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rsidR="00804254" w:rsidRDefault="00BF3689" w:rsidP="00CA2ED9">
      <w:pPr>
        <w:ind w:firstLineChars="196" w:firstLine="412"/>
        <w:rPr>
          <w:rFonts w:ascii="宋体" w:hAnsi="宋体"/>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804254" w:rsidRDefault="00BF3689">
      <w:pPr>
        <w:ind w:firstLineChars="196" w:firstLine="413"/>
        <w:rPr>
          <w:rFonts w:ascii="宋体" w:hAnsi="宋体"/>
          <w:b/>
          <w:color w:val="FF0000"/>
          <w:szCs w:val="21"/>
        </w:rPr>
      </w:pPr>
      <w:r>
        <w:rPr>
          <w:rFonts w:ascii="宋体" w:hAnsi="宋体" w:hint="eastAsia"/>
          <w:b/>
          <w:color w:val="FF0000"/>
          <w:szCs w:val="21"/>
        </w:rPr>
        <w:t>11.4招标文件所称“原件备查”，是指在项目产生质疑、投诉等阶段，主管部门、采购人、代理机构、评审委员会等可以要求供应商提供原件进行核查。</w:t>
      </w:r>
    </w:p>
    <w:p w:rsidR="00804254" w:rsidRDefault="00BF3689">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rsidR="00804254" w:rsidRDefault="00BF3689" w:rsidP="00CA2ED9">
      <w:pPr>
        <w:ind w:firstLineChars="196" w:firstLine="412"/>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rsidR="00804254" w:rsidRDefault="00BF3689" w:rsidP="00CA2ED9">
      <w:pPr>
        <w:ind w:firstLineChars="196" w:firstLine="412"/>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rsidR="00804254" w:rsidRDefault="00BF3689" w:rsidP="00CA2ED9">
      <w:pPr>
        <w:ind w:firstLineChars="196" w:firstLine="412"/>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rsidR="00804254" w:rsidRDefault="00BF3689">
      <w:pPr>
        <w:ind w:firstLineChars="196" w:firstLine="413"/>
        <w:rPr>
          <w:rFonts w:ascii="宋体" w:hAnsi="宋体"/>
          <w:szCs w:val="21"/>
        </w:rPr>
      </w:pPr>
      <w:r>
        <w:rPr>
          <w:rFonts w:ascii="宋体" w:hAnsi="宋体" w:hint="eastAsia"/>
          <w:b/>
          <w:color w:val="FF0000"/>
          <w:szCs w:val="21"/>
        </w:rPr>
        <w:t>12.4对于没有提出澄清又参与了该项目投标的供应商将被视为完全认同该招标文件（含澄清纪要），投标截止期后不再受理针对招标文件的相关质疑或投诉。</w:t>
      </w:r>
    </w:p>
    <w:p w:rsidR="00804254" w:rsidRDefault="00BF3689">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rsidR="00804254" w:rsidRDefault="00BF3689" w:rsidP="00CA2ED9">
      <w:pPr>
        <w:ind w:firstLineChars="196" w:firstLine="412"/>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rsidR="00804254" w:rsidRDefault="00BF3689" w:rsidP="00CA2ED9">
      <w:pPr>
        <w:ind w:firstLineChars="196" w:firstLine="412"/>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rsidR="00804254" w:rsidRDefault="00BF3689" w:rsidP="00CA2ED9">
      <w:pPr>
        <w:ind w:firstLineChars="196" w:firstLine="412"/>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804254" w:rsidRDefault="00BF3689" w:rsidP="00CA2ED9">
      <w:pPr>
        <w:ind w:firstLineChars="196" w:firstLine="412"/>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110"/>
    </w:p>
    <w:p w:rsidR="00804254" w:rsidRDefault="00804254">
      <w:pPr>
        <w:rPr>
          <w:rFonts w:ascii="宋体" w:hAnsi="宋体"/>
          <w:szCs w:val="21"/>
        </w:rPr>
      </w:pPr>
    </w:p>
    <w:p w:rsidR="00804254" w:rsidRDefault="00BF3689">
      <w:pPr>
        <w:pStyle w:val="2"/>
        <w:numPr>
          <w:ilvl w:val="0"/>
          <w:numId w:val="19"/>
        </w:numPr>
        <w:spacing w:beforeLines="50" w:before="120" w:afterLines="50" w:after="120"/>
        <w:ind w:left="562" w:hanging="562"/>
        <w:rPr>
          <w:sz w:val="28"/>
          <w:szCs w:val="28"/>
        </w:rPr>
      </w:pPr>
      <w:r>
        <w:rPr>
          <w:rFonts w:hint="eastAsia"/>
          <w:sz w:val="28"/>
          <w:szCs w:val="28"/>
        </w:rPr>
        <w:t xml:space="preserve"> 投标文件的编制</w:t>
      </w:r>
    </w:p>
    <w:p w:rsidR="00804254" w:rsidRDefault="00BF3689">
      <w:pPr>
        <w:rPr>
          <w:rFonts w:ascii="黑体" w:eastAsia="黑体" w:hAnsi="宋体"/>
          <w:sz w:val="24"/>
        </w:rPr>
      </w:pPr>
      <w:r>
        <w:rPr>
          <w:rFonts w:ascii="黑体" w:eastAsia="黑体" w:hAnsi="宋体" w:hint="eastAsia"/>
          <w:sz w:val="24"/>
        </w:rPr>
        <w:t>14．</w:t>
      </w:r>
      <w:bookmarkStart w:id="111" w:name="_Hlk72400236"/>
      <w:r>
        <w:rPr>
          <w:rFonts w:ascii="黑体" w:eastAsia="黑体" w:hAnsi="宋体" w:hint="eastAsia"/>
          <w:sz w:val="24"/>
        </w:rPr>
        <w:t>投标文件的语言及度量单位</w:t>
      </w:r>
    </w:p>
    <w:p w:rsidR="00804254" w:rsidRDefault="00BF3689" w:rsidP="00CA2ED9">
      <w:pPr>
        <w:ind w:firstLineChars="196" w:firstLine="412"/>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rsidR="00804254" w:rsidRDefault="00BF3689" w:rsidP="00CA2ED9">
      <w:pPr>
        <w:ind w:firstLineChars="196" w:firstLine="412"/>
        <w:rPr>
          <w:rFonts w:ascii="宋体" w:hAnsi="宋体"/>
          <w:szCs w:val="21"/>
        </w:rPr>
      </w:pPr>
      <w:r>
        <w:rPr>
          <w:rFonts w:ascii="宋体" w:hAnsi="宋体" w:hint="eastAsia"/>
          <w:szCs w:val="21"/>
        </w:rPr>
        <w:t>14.2 除技术规范另有规定外，投标文件使用的度量单位，均采用中华人民共和国法定计量单位。</w:t>
      </w:r>
    </w:p>
    <w:bookmarkEnd w:id="111"/>
    <w:p w:rsidR="00804254" w:rsidRDefault="00BF3689">
      <w:pPr>
        <w:rPr>
          <w:rFonts w:ascii="黑体" w:eastAsia="黑体" w:hAnsi="宋体"/>
          <w:sz w:val="24"/>
        </w:rPr>
      </w:pPr>
      <w:r>
        <w:rPr>
          <w:rFonts w:ascii="黑体" w:eastAsia="黑体" w:hAnsi="宋体" w:hint="eastAsia"/>
          <w:sz w:val="24"/>
        </w:rPr>
        <w:t>15．</w:t>
      </w:r>
      <w:bookmarkStart w:id="112" w:name="_Hlk72401567"/>
      <w:r>
        <w:rPr>
          <w:rFonts w:ascii="黑体" w:eastAsia="黑体" w:hAnsi="宋体" w:hint="eastAsia"/>
          <w:sz w:val="24"/>
        </w:rPr>
        <w:t>投标文件的组成</w:t>
      </w:r>
    </w:p>
    <w:p w:rsidR="00804254" w:rsidRDefault="00BF3689" w:rsidP="00CA2ED9">
      <w:pPr>
        <w:ind w:firstLineChars="196" w:firstLine="412"/>
        <w:rPr>
          <w:rFonts w:ascii="宋体" w:hAnsi="宋体"/>
          <w:szCs w:val="21"/>
        </w:rPr>
      </w:pPr>
      <w:r>
        <w:rPr>
          <w:rFonts w:ascii="宋体" w:hAnsi="宋体" w:hint="eastAsia"/>
          <w:szCs w:val="21"/>
        </w:rPr>
        <w:t>具体内容在招标文件专用条款中进行规定。</w:t>
      </w:r>
    </w:p>
    <w:p w:rsidR="00804254" w:rsidRDefault="00BF3689">
      <w:pPr>
        <w:rPr>
          <w:rFonts w:ascii="黑体" w:eastAsia="黑体" w:hAnsi="宋体"/>
          <w:sz w:val="24"/>
        </w:rPr>
      </w:pPr>
      <w:r>
        <w:rPr>
          <w:rFonts w:ascii="黑体" w:eastAsia="黑体" w:hAnsi="宋体"/>
          <w:sz w:val="24"/>
        </w:rPr>
        <w:t>16．投标文件格式</w:t>
      </w:r>
    </w:p>
    <w:p w:rsidR="00804254" w:rsidRDefault="00BF3689" w:rsidP="00CA2ED9">
      <w:pPr>
        <w:ind w:firstLineChars="196" w:firstLine="412"/>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804254" w:rsidRDefault="00BF3689">
      <w:pPr>
        <w:rPr>
          <w:rFonts w:ascii="黑体" w:eastAsia="黑体" w:hAnsi="宋体"/>
          <w:sz w:val="24"/>
        </w:rPr>
      </w:pPr>
      <w:r>
        <w:rPr>
          <w:rFonts w:ascii="黑体" w:eastAsia="黑体" w:hAnsi="宋体" w:hint="eastAsia"/>
          <w:sz w:val="24"/>
        </w:rPr>
        <w:lastRenderedPageBreak/>
        <w:t>17．投标货币</w:t>
      </w:r>
    </w:p>
    <w:p w:rsidR="00804254" w:rsidRDefault="00BF3689" w:rsidP="00CA2ED9">
      <w:pPr>
        <w:ind w:firstLineChars="196" w:firstLine="412"/>
        <w:rPr>
          <w:rFonts w:ascii="宋体" w:hAnsi="宋体"/>
          <w:szCs w:val="21"/>
        </w:rPr>
      </w:pPr>
      <w:r>
        <w:rPr>
          <w:rFonts w:ascii="宋体" w:hAnsi="宋体" w:hint="eastAsia"/>
          <w:szCs w:val="21"/>
        </w:rPr>
        <w:t>本项目的投标报价应以人民币计。</w:t>
      </w:r>
    </w:p>
    <w:bookmarkEnd w:id="112"/>
    <w:p w:rsidR="00804254" w:rsidRDefault="00BF3689">
      <w:pPr>
        <w:rPr>
          <w:rFonts w:ascii="黑体" w:eastAsia="黑体" w:hAnsi="宋体"/>
          <w:sz w:val="24"/>
        </w:rPr>
      </w:pPr>
      <w:r>
        <w:rPr>
          <w:rFonts w:ascii="黑体" w:eastAsia="黑体" w:hAnsi="宋体" w:hint="eastAsia"/>
          <w:sz w:val="24"/>
        </w:rPr>
        <w:t>18．</w:t>
      </w:r>
      <w:bookmarkStart w:id="113" w:name="_Hlk72401735"/>
      <w:r>
        <w:rPr>
          <w:rFonts w:ascii="黑体" w:eastAsia="黑体" w:hAnsi="宋体" w:hint="eastAsia"/>
          <w:sz w:val="24"/>
        </w:rPr>
        <w:t>证明投标文件投标技术方案的合格性和符合招标文件规定的文件要求</w:t>
      </w:r>
    </w:p>
    <w:p w:rsidR="00804254" w:rsidRDefault="00BF3689" w:rsidP="00CA2ED9">
      <w:pPr>
        <w:ind w:firstLineChars="196" w:firstLine="412"/>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804254" w:rsidRDefault="00BF3689" w:rsidP="00CA2ED9">
      <w:pPr>
        <w:ind w:firstLineChars="196" w:firstLine="412"/>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rsidR="00804254" w:rsidRDefault="00BF3689" w:rsidP="00CA2ED9">
      <w:pPr>
        <w:ind w:firstLineChars="196" w:firstLine="412"/>
        <w:rPr>
          <w:rFonts w:ascii="宋体" w:hAnsi="宋体"/>
          <w:szCs w:val="21"/>
        </w:rPr>
      </w:pPr>
      <w:r>
        <w:rPr>
          <w:rFonts w:ascii="宋体" w:hAnsi="宋体" w:hint="eastAsia"/>
          <w:szCs w:val="21"/>
        </w:rPr>
        <w:t>18.2.1主要技术指标和性能的详细说明。</w:t>
      </w:r>
    </w:p>
    <w:p w:rsidR="00804254" w:rsidRDefault="00BF3689" w:rsidP="00CA2ED9">
      <w:pPr>
        <w:ind w:firstLineChars="196" w:firstLine="412"/>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804254" w:rsidRDefault="00BF3689" w:rsidP="00CA2ED9">
      <w:pPr>
        <w:ind w:firstLineChars="196" w:firstLine="412"/>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804254" w:rsidRDefault="00BF3689" w:rsidP="00CA2ED9">
      <w:pPr>
        <w:ind w:firstLineChars="196" w:firstLine="412"/>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rsidR="00804254" w:rsidRDefault="00BF3689" w:rsidP="00CA2ED9">
      <w:pPr>
        <w:ind w:firstLineChars="196" w:firstLine="412"/>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rsidR="00804254" w:rsidRDefault="00BF3689" w:rsidP="00CA2ED9">
      <w:pPr>
        <w:ind w:firstLineChars="196" w:firstLine="412"/>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rsidR="00804254" w:rsidRDefault="00BF3689" w:rsidP="00CA2ED9">
      <w:pPr>
        <w:ind w:firstLineChars="196" w:firstLine="412"/>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804254" w:rsidRDefault="00BF3689" w:rsidP="00CA2ED9">
      <w:pPr>
        <w:ind w:firstLineChars="196" w:firstLine="412"/>
        <w:rPr>
          <w:rFonts w:ascii="宋体" w:hAnsi="宋体"/>
          <w:szCs w:val="21"/>
        </w:rPr>
      </w:pPr>
      <w:r>
        <w:rPr>
          <w:rFonts w:ascii="宋体" w:hAnsi="宋体" w:hint="eastAsia"/>
          <w:szCs w:val="21"/>
        </w:rPr>
        <w:t>18.5除非另有规定或说明，投标人对同一项目投标时，不得同时提供两套或两套以上的投标方案。</w:t>
      </w:r>
    </w:p>
    <w:bookmarkEnd w:id="113"/>
    <w:p w:rsidR="00804254" w:rsidRDefault="00BF3689">
      <w:pPr>
        <w:rPr>
          <w:rFonts w:ascii="黑体" w:eastAsia="黑体" w:hAnsi="宋体"/>
          <w:sz w:val="24"/>
        </w:rPr>
      </w:pPr>
      <w:r>
        <w:rPr>
          <w:rFonts w:ascii="黑体" w:eastAsia="黑体" w:hAnsi="宋体" w:hint="eastAsia"/>
          <w:sz w:val="24"/>
        </w:rPr>
        <w:t>19．</w:t>
      </w:r>
      <w:bookmarkStart w:id="114" w:name="_Hlk72402034"/>
      <w:r>
        <w:rPr>
          <w:rFonts w:ascii="黑体" w:eastAsia="黑体" w:hAnsi="宋体" w:hint="eastAsia"/>
          <w:sz w:val="24"/>
        </w:rPr>
        <w:t>投标文件其他证明文件的要求</w:t>
      </w:r>
    </w:p>
    <w:p w:rsidR="00804254" w:rsidRDefault="00BF3689">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有关扫描件（或照片）的尺寸和清晰度要求能够使用电脑阅读、识别和判断。</w:t>
      </w:r>
      <w:bookmarkStart w:id="115" w:name="_Hlk71407299"/>
      <w:r>
        <w:rPr>
          <w:rFonts w:ascii="宋体" w:hAnsi="宋体" w:hint="eastAsia"/>
          <w:szCs w:val="21"/>
        </w:rPr>
        <w:t>若投标人未按要求提供证明材料或提供的是部分证明材料或提供不清晰的扫描件（或照片）的，采购人、代理机构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bookmarkEnd w:id="115"/>
    <w:p w:rsidR="00804254" w:rsidRDefault="00BF3689" w:rsidP="00CA2ED9">
      <w:pPr>
        <w:ind w:firstLineChars="196" w:firstLine="412"/>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804254" w:rsidRDefault="00BF3689">
      <w:pPr>
        <w:rPr>
          <w:rFonts w:ascii="黑体" w:eastAsia="黑体" w:hAnsi="宋体"/>
          <w:sz w:val="24"/>
        </w:rPr>
      </w:pPr>
      <w:r>
        <w:rPr>
          <w:rFonts w:ascii="黑体" w:eastAsia="黑体" w:hAnsi="宋体" w:hint="eastAsia"/>
          <w:sz w:val="24"/>
        </w:rPr>
        <w:t>20．投标有效期</w:t>
      </w:r>
    </w:p>
    <w:p w:rsidR="00804254" w:rsidRDefault="00BF3689" w:rsidP="00CA2ED9">
      <w:pPr>
        <w:ind w:firstLineChars="196" w:firstLine="412"/>
        <w:rPr>
          <w:rFonts w:ascii="宋体" w:hAnsi="宋体"/>
          <w:szCs w:val="21"/>
        </w:rPr>
      </w:pPr>
      <w:bookmarkStart w:id="116" w:name="_Hlk72402214"/>
      <w:bookmarkEnd w:id="1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804254" w:rsidRDefault="00BF3689" w:rsidP="00CA2ED9">
      <w:pPr>
        <w:ind w:firstLineChars="196" w:firstLine="412"/>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w:t>
      </w:r>
      <w:r>
        <w:rPr>
          <w:rFonts w:ascii="宋体" w:hAnsi="宋体" w:hint="eastAsia"/>
          <w:szCs w:val="21"/>
        </w:rPr>
        <w:lastRenderedPageBreak/>
        <w:t>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804254" w:rsidRDefault="00BF3689" w:rsidP="00CA2ED9">
      <w:pPr>
        <w:ind w:firstLineChars="196" w:firstLine="412"/>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bookmarkEnd w:id="116"/>
    <w:p w:rsidR="00804254" w:rsidRDefault="00BF3689">
      <w:pPr>
        <w:rPr>
          <w:rFonts w:ascii="黑体" w:eastAsia="黑体" w:hAnsi="宋体"/>
          <w:sz w:val="24"/>
        </w:rPr>
      </w:pPr>
      <w:r>
        <w:rPr>
          <w:rFonts w:ascii="黑体" w:eastAsia="黑体" w:hAnsi="宋体" w:hint="eastAsia"/>
          <w:sz w:val="24"/>
        </w:rPr>
        <w:t>21．</w:t>
      </w:r>
      <w:bookmarkStart w:id="117" w:name="_Hlk72402325"/>
      <w:r>
        <w:rPr>
          <w:rFonts w:ascii="黑体" w:eastAsia="黑体" w:hAnsi="宋体" w:hint="eastAsia"/>
          <w:sz w:val="24"/>
        </w:rPr>
        <w:t xml:space="preserve">关于投标保证金 </w:t>
      </w:r>
    </w:p>
    <w:p w:rsidR="00804254" w:rsidRDefault="00BF3689">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w:t>
      </w:r>
      <w:r>
        <w:rPr>
          <w:rFonts w:hint="eastAsia"/>
        </w:rPr>
        <w:t>2021</w:t>
      </w:r>
      <w:r>
        <w:rPr>
          <w:rFonts w:hint="eastAsia"/>
        </w:rPr>
        <w:t>〕</w:t>
      </w:r>
      <w:r>
        <w:rPr>
          <w:rFonts w:hint="eastAsia"/>
        </w:rPr>
        <w:t>51</w:t>
      </w:r>
      <w:r>
        <w:rPr>
          <w:rFonts w:hint="eastAsia"/>
        </w:rPr>
        <w:t>号）文的规定，本项目不收取投标保证金。</w:t>
      </w:r>
    </w:p>
    <w:p w:rsidR="00804254" w:rsidRDefault="00BF3689">
      <w:pPr>
        <w:rPr>
          <w:rFonts w:ascii="黑体" w:eastAsia="黑体" w:hAnsi="宋体"/>
          <w:sz w:val="24"/>
        </w:rPr>
      </w:pPr>
      <w:r>
        <w:rPr>
          <w:rFonts w:ascii="黑体" w:eastAsia="黑体" w:hAnsi="宋体" w:hint="eastAsia"/>
          <w:sz w:val="24"/>
        </w:rPr>
        <w:t>22．投标人的替代方案</w:t>
      </w:r>
    </w:p>
    <w:p w:rsidR="00804254" w:rsidRDefault="00BF3689" w:rsidP="00CA2ED9">
      <w:pPr>
        <w:ind w:firstLineChars="196" w:firstLine="412"/>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rsidR="00804254" w:rsidRDefault="00BF3689" w:rsidP="00CA2ED9">
      <w:pPr>
        <w:ind w:firstLineChars="196" w:firstLine="412"/>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117"/>
    <w:p w:rsidR="00804254" w:rsidRDefault="00BF3689">
      <w:pPr>
        <w:rPr>
          <w:rFonts w:ascii="黑体" w:eastAsia="黑体" w:hAnsi="宋体"/>
          <w:sz w:val="24"/>
        </w:rPr>
      </w:pPr>
      <w:r>
        <w:rPr>
          <w:rFonts w:ascii="黑体" w:eastAsia="黑体" w:hAnsi="宋体" w:hint="eastAsia"/>
          <w:sz w:val="24"/>
        </w:rPr>
        <w:t>23．</w:t>
      </w:r>
      <w:bookmarkStart w:id="118"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804254" w:rsidRDefault="00BF3689" w:rsidP="00CA2ED9">
      <w:pPr>
        <w:ind w:firstLineChars="196" w:firstLine="412"/>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rsidR="00804254" w:rsidRDefault="00BF3689" w:rsidP="00CA2ED9">
      <w:pPr>
        <w:ind w:firstLineChars="196" w:firstLine="412"/>
        <w:rPr>
          <w:rFonts w:ascii="宋体" w:hAnsi="宋体"/>
        </w:rPr>
      </w:pPr>
      <w:r>
        <w:rPr>
          <w:rFonts w:ascii="宋体" w:hAnsi="宋体" w:hint="eastAsia"/>
        </w:rPr>
        <w:t>23.2投标人在使用《投标书编制软件》编制投标书时须注意：</w:t>
      </w:r>
    </w:p>
    <w:p w:rsidR="00804254" w:rsidRDefault="00BF3689" w:rsidP="00CA2ED9">
      <w:pPr>
        <w:ind w:firstLineChars="196" w:firstLine="412"/>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rsidR="00804254" w:rsidRDefault="00BF3689" w:rsidP="00CA2ED9">
      <w:pPr>
        <w:ind w:firstLineChars="196" w:firstLine="412"/>
        <w:rPr>
          <w:rFonts w:ascii="宋体" w:hAnsi="宋体"/>
        </w:rPr>
      </w:pPr>
      <w:r>
        <w:rPr>
          <w:rFonts w:ascii="宋体" w:hAnsi="宋体" w:hint="eastAsia"/>
        </w:rPr>
        <w:t>23.2.2不能用非本公司的电子密钥加密本公司的投标文件，或者用其它公司的登录用户上传本公司的投标文件。</w:t>
      </w:r>
    </w:p>
    <w:p w:rsidR="00804254" w:rsidRDefault="00BF3689" w:rsidP="00CA2ED9">
      <w:pPr>
        <w:ind w:firstLineChars="196" w:firstLine="412"/>
        <w:rPr>
          <w:rFonts w:ascii="宋体" w:hAnsi="宋体"/>
        </w:rPr>
      </w:pPr>
      <w:r>
        <w:rPr>
          <w:rFonts w:ascii="宋体" w:hAnsi="宋体" w:hint="eastAsia"/>
        </w:rPr>
        <w:t>23.2.3要求用《投标书编制软件》编制投标书的包，不能用其它方式编制投标书。编制投标文件时，电脑须连通互联网。</w:t>
      </w:r>
    </w:p>
    <w:p w:rsidR="00804254" w:rsidRDefault="00BF3689" w:rsidP="00CA2ED9">
      <w:pPr>
        <w:ind w:firstLineChars="196" w:firstLine="412"/>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rsidR="00804254" w:rsidRDefault="00BF3689" w:rsidP="00CA2ED9">
      <w:pPr>
        <w:ind w:firstLineChars="196" w:firstLine="412"/>
        <w:rPr>
          <w:rFonts w:ascii="宋体" w:hAnsi="宋体"/>
        </w:rPr>
      </w:pPr>
      <w:r>
        <w:rPr>
          <w:rFonts w:ascii="宋体" w:hAnsi="宋体" w:hint="eastAsia"/>
        </w:rPr>
        <w:t>23.2.5完整填写“投标关键信息”，如下图所示：</w:t>
      </w:r>
    </w:p>
    <w:p w:rsidR="00804254" w:rsidRDefault="00BF3689" w:rsidP="00CA2ED9">
      <w:pPr>
        <w:ind w:firstLineChars="196" w:firstLine="412"/>
        <w:rPr>
          <w:rFonts w:ascii="宋体" w:hAnsi="宋体"/>
        </w:rPr>
      </w:pPr>
      <w:r>
        <w:rPr>
          <w:rFonts w:ascii="宋体" w:hAnsi="宋体"/>
          <w:noProof/>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804254" w:rsidRDefault="00804254">
      <w:pPr>
        <w:ind w:firstLineChars="196" w:firstLine="413"/>
        <w:rPr>
          <w:rFonts w:ascii="宋体" w:hAnsi="宋体"/>
          <w:b/>
        </w:rPr>
      </w:pPr>
    </w:p>
    <w:p w:rsidR="00804254" w:rsidRDefault="00804254" w:rsidP="00CA2ED9">
      <w:pPr>
        <w:ind w:firstLineChars="196" w:firstLine="412"/>
        <w:rPr>
          <w:rFonts w:ascii="宋体" w:hAnsi="宋体"/>
        </w:rPr>
      </w:pPr>
    </w:p>
    <w:p w:rsidR="00804254" w:rsidRDefault="00804254">
      <w:pPr>
        <w:rPr>
          <w:rFonts w:ascii="宋体" w:hAnsi="宋体"/>
        </w:rPr>
      </w:pPr>
    </w:p>
    <w:p w:rsidR="00804254" w:rsidRDefault="00804254">
      <w:pPr>
        <w:widowControl/>
        <w:jc w:val="left"/>
        <w:rPr>
          <w:rFonts w:ascii="宋体" w:hAnsi="宋体" w:cs="宋体"/>
          <w:kern w:val="0"/>
          <w:sz w:val="24"/>
        </w:rPr>
      </w:pPr>
    </w:p>
    <w:p w:rsidR="00804254" w:rsidRDefault="00BF3689">
      <w:pPr>
        <w:ind w:firstLineChars="196" w:firstLine="413"/>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rsidR="00804254" w:rsidRDefault="00BF3689" w:rsidP="00CA2ED9">
      <w:pPr>
        <w:ind w:firstLineChars="196" w:firstLine="412"/>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804254" w:rsidRDefault="00BF3689" w:rsidP="00CA2ED9">
      <w:pPr>
        <w:ind w:firstLineChars="196" w:firstLine="412"/>
        <w:rPr>
          <w:rFonts w:ascii="宋体" w:hAnsi="宋体"/>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rsidR="00804254" w:rsidRDefault="00BF3689" w:rsidP="00CA2ED9">
      <w:pPr>
        <w:ind w:firstLineChars="196" w:firstLine="412"/>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rsidR="00804254" w:rsidRDefault="00BF3689" w:rsidP="00CA2ED9">
      <w:pPr>
        <w:ind w:firstLineChars="196" w:firstLine="412"/>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rsidR="00804254" w:rsidRDefault="00BF3689" w:rsidP="00CA2ED9">
      <w:pPr>
        <w:ind w:firstLineChars="196" w:firstLine="412"/>
        <w:rPr>
          <w:rFonts w:ascii="宋体" w:hAnsi="宋体"/>
        </w:rPr>
      </w:pPr>
      <w:r>
        <w:rPr>
          <w:rFonts w:ascii="宋体" w:hAnsi="宋体" w:hint="eastAsia"/>
        </w:rPr>
        <w:t>23.3电报、电话、传真形式的投标概不接受。</w:t>
      </w:r>
    </w:p>
    <w:p w:rsidR="00804254" w:rsidRDefault="00BF3689">
      <w:pPr>
        <w:ind w:firstLineChars="196" w:firstLine="413"/>
        <w:rPr>
          <w:rFonts w:ascii="宋体" w:hAnsi="宋体"/>
          <w:b/>
          <w:color w:val="FF0000"/>
        </w:rPr>
      </w:pPr>
      <w:r>
        <w:rPr>
          <w:rFonts w:ascii="宋体" w:hAnsi="宋体" w:hint="eastAsia"/>
          <w:b/>
          <w:color w:val="FF0000"/>
        </w:rPr>
        <w:t>23.4经投标人电子密钥或电子营业执照加密的投标文件无须盖章或签字，</w:t>
      </w:r>
      <w:r>
        <w:rPr>
          <w:rFonts w:ascii="宋体" w:hAnsi="宋体" w:hint="eastAsia"/>
          <w:color w:val="FF0000"/>
        </w:rPr>
        <w:t>专用条款另有要求的除外。</w:t>
      </w:r>
    </w:p>
    <w:p w:rsidR="00804254" w:rsidRDefault="00BF3689">
      <w:pPr>
        <w:ind w:firstLineChars="196" w:firstLine="413"/>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118"/>
    </w:p>
    <w:p w:rsidR="00804254" w:rsidRDefault="00804254" w:rsidP="00CA2ED9">
      <w:pPr>
        <w:ind w:firstLineChars="196" w:firstLine="412"/>
        <w:rPr>
          <w:rFonts w:ascii="宋体" w:hAnsi="宋体"/>
          <w:szCs w:val="21"/>
        </w:rPr>
      </w:pPr>
    </w:p>
    <w:p w:rsidR="00804254" w:rsidRDefault="00BF3689">
      <w:pPr>
        <w:pStyle w:val="2"/>
        <w:numPr>
          <w:ilvl w:val="0"/>
          <w:numId w:val="19"/>
        </w:numPr>
        <w:spacing w:beforeLines="50" w:before="120" w:afterLines="50" w:after="120"/>
        <w:ind w:left="562" w:hanging="562"/>
        <w:rPr>
          <w:sz w:val="28"/>
          <w:szCs w:val="28"/>
        </w:rPr>
      </w:pPr>
      <w:r>
        <w:rPr>
          <w:rFonts w:hint="eastAsia"/>
          <w:sz w:val="28"/>
          <w:szCs w:val="28"/>
        </w:rPr>
        <w:t xml:space="preserve"> 投标文件的递交</w:t>
      </w:r>
    </w:p>
    <w:p w:rsidR="00804254" w:rsidRDefault="00BF3689">
      <w:pPr>
        <w:rPr>
          <w:rFonts w:ascii="黑体" w:eastAsia="黑体" w:hAnsi="宋体"/>
          <w:sz w:val="24"/>
        </w:rPr>
      </w:pPr>
      <w:bookmarkStart w:id="119" w:name="_Hlk72405459"/>
      <w:r>
        <w:rPr>
          <w:rFonts w:ascii="黑体" w:eastAsia="黑体" w:hAnsi="宋体" w:hint="eastAsia"/>
          <w:sz w:val="24"/>
        </w:rPr>
        <w:t>24．投标文件的保密</w:t>
      </w:r>
    </w:p>
    <w:p w:rsidR="00804254" w:rsidRDefault="00BF3689" w:rsidP="00CA2ED9">
      <w:pPr>
        <w:ind w:firstLineChars="196" w:firstLine="412"/>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rsidR="00804254" w:rsidRDefault="00BF3689">
      <w:pPr>
        <w:widowControl/>
        <w:jc w:val="left"/>
        <w:rPr>
          <w:rFonts w:ascii="宋体" w:hAnsi="宋体" w:cs="宋体"/>
          <w:kern w:val="0"/>
          <w:sz w:val="24"/>
        </w:rPr>
      </w:pPr>
      <w:r>
        <w:rPr>
          <w:rFonts w:ascii="宋体" w:hAnsi="宋体"/>
          <w:noProof/>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804254" w:rsidRDefault="00804254">
      <w:pPr>
        <w:ind w:firstLineChars="200" w:firstLine="480"/>
        <w:rPr>
          <w:sz w:val="24"/>
        </w:rPr>
      </w:pPr>
    </w:p>
    <w:p w:rsidR="00804254" w:rsidRDefault="00BF3689">
      <w:pPr>
        <w:rPr>
          <w:sz w:val="24"/>
        </w:rPr>
      </w:pPr>
      <w:r>
        <w:rPr>
          <w:rFonts w:ascii="宋体" w:hAnsi="宋体"/>
          <w:noProof/>
        </w:rPr>
        <w:lastRenderedPageBreak/>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rsidR="00804254" w:rsidRDefault="00804254" w:rsidP="00CA2ED9">
      <w:pPr>
        <w:ind w:firstLineChars="196" w:firstLine="412"/>
        <w:rPr>
          <w:rFonts w:ascii="宋体" w:hAnsi="宋体"/>
        </w:rPr>
      </w:pPr>
    </w:p>
    <w:p w:rsidR="00804254" w:rsidRDefault="00BF3689">
      <w:pPr>
        <w:rPr>
          <w:rFonts w:ascii="宋体" w:hAnsi="宋体"/>
          <w:b/>
        </w:rPr>
      </w:pPr>
      <w:r>
        <w:rPr>
          <w:rFonts w:ascii="宋体" w:hAnsi="宋体" w:hint="eastAsia"/>
          <w:b/>
        </w:rPr>
        <w:t>24.2若采购项目出现延期情况：</w:t>
      </w:r>
    </w:p>
    <w:p w:rsidR="00804254" w:rsidRDefault="00BF3689">
      <w:pPr>
        <w:ind w:firstLineChars="200" w:firstLine="422"/>
        <w:rPr>
          <w:rFonts w:ascii="黑体" w:eastAsia="黑体" w:hAnsi="宋体"/>
          <w:b/>
          <w:sz w:val="24"/>
        </w:rPr>
      </w:pPr>
      <w:r>
        <w:rPr>
          <w:rFonts w:ascii="宋体" w:hAnsi="宋体" w:hint="eastAsia"/>
          <w:b/>
        </w:rPr>
        <w:t>如果供下载的招标文件（后缀名为.</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rsidR="00804254" w:rsidRDefault="00BF3689">
      <w:pPr>
        <w:rPr>
          <w:rFonts w:ascii="黑体" w:eastAsia="黑体" w:hAnsi="宋体"/>
          <w:sz w:val="24"/>
        </w:rPr>
      </w:pPr>
      <w:r>
        <w:rPr>
          <w:rFonts w:ascii="黑体" w:eastAsia="黑体" w:hAnsi="宋体" w:hint="eastAsia"/>
          <w:sz w:val="24"/>
        </w:rPr>
        <w:t>25．上传投标文件及投标截止日期</w:t>
      </w:r>
    </w:p>
    <w:p w:rsidR="00804254" w:rsidRDefault="00BF3689" w:rsidP="00CA2ED9">
      <w:pPr>
        <w:ind w:firstLineChars="196" w:firstLine="412"/>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深圳公共资源交易中心（深圳交易集团有限公司罗湖分公司）</w:t>
      </w:r>
      <w:r>
        <w:rPr>
          <w:rFonts w:ascii="宋体" w:hAnsi="宋体" w:hint="eastAsia"/>
          <w:b/>
          <w:bCs/>
        </w:rPr>
        <w:t>（地址：深圳市罗湖区黄贝街道凤凰社区深南东路1076号罗湖区党群服务中心4层）</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rsidR="00804254" w:rsidRDefault="00BF3689" w:rsidP="00CA2ED9">
      <w:pPr>
        <w:ind w:firstLineChars="196" w:firstLine="412"/>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rsidR="00804254" w:rsidRDefault="00BF3689" w:rsidP="00CA2ED9">
      <w:pPr>
        <w:ind w:firstLineChars="196" w:firstLine="412"/>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rsidR="00804254" w:rsidRDefault="00804254" w:rsidP="00CA2ED9">
      <w:pPr>
        <w:ind w:firstLineChars="196" w:firstLine="412"/>
        <w:rPr>
          <w:rFonts w:ascii="宋体" w:hAnsi="宋体"/>
        </w:rPr>
      </w:pPr>
    </w:p>
    <w:p w:rsidR="00804254" w:rsidRDefault="00804254" w:rsidP="00CA2ED9">
      <w:pPr>
        <w:ind w:firstLineChars="196" w:firstLine="412"/>
        <w:rPr>
          <w:rFonts w:ascii="宋体" w:hAnsi="宋体"/>
        </w:rPr>
      </w:pPr>
    </w:p>
    <w:bookmarkEnd w:id="119"/>
    <w:p w:rsidR="00804254" w:rsidRDefault="00BF3689">
      <w:pPr>
        <w:rPr>
          <w:rFonts w:ascii="黑体" w:eastAsia="黑体" w:hAnsi="宋体"/>
          <w:sz w:val="24"/>
        </w:rPr>
      </w:pPr>
      <w:r>
        <w:rPr>
          <w:rFonts w:ascii="黑体" w:eastAsia="黑体" w:hAnsi="宋体" w:hint="eastAsia"/>
          <w:sz w:val="24"/>
        </w:rPr>
        <w:t>26. 样品、现场演示、方案讲解</w:t>
      </w:r>
    </w:p>
    <w:p w:rsidR="00804254" w:rsidRDefault="00BF3689" w:rsidP="00CA2ED9">
      <w:pPr>
        <w:ind w:firstLineChars="196" w:firstLine="412"/>
        <w:rPr>
          <w:rFonts w:ascii="宋体" w:hAnsi="宋体"/>
          <w:szCs w:val="21"/>
        </w:rPr>
      </w:pPr>
      <w:r>
        <w:rPr>
          <w:rFonts w:ascii="宋体" w:hAnsi="宋体" w:hint="eastAsia"/>
          <w:szCs w:val="21"/>
        </w:rPr>
        <w:t>26.1 样品、现场演示、方案讲解等事项在招标文件专用条款中进行规定。</w:t>
      </w:r>
    </w:p>
    <w:p w:rsidR="00804254" w:rsidRDefault="00BF3689">
      <w:pPr>
        <w:rPr>
          <w:rFonts w:ascii="黑体" w:eastAsia="黑体" w:hAnsi="宋体"/>
          <w:sz w:val="24"/>
        </w:rPr>
      </w:pPr>
      <w:bookmarkStart w:id="120"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rsidR="00804254" w:rsidRDefault="00BF3689" w:rsidP="00CA2ED9">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804254" w:rsidRDefault="00BF3689" w:rsidP="00CA2ED9">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804254" w:rsidRDefault="00BF3689" w:rsidP="00CA2ED9">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rsidR="00804254" w:rsidRDefault="00BF3689" w:rsidP="00CA2ED9">
      <w:pPr>
        <w:ind w:firstLineChars="196" w:firstLine="412"/>
        <w:rPr>
          <w:rFonts w:ascii="宋体" w:hAnsi="宋体"/>
          <w:szCs w:val="21"/>
        </w:rPr>
      </w:pPr>
      <w:r>
        <w:rPr>
          <w:rFonts w:ascii="宋体" w:hAnsi="宋体" w:hint="eastAsia"/>
          <w:szCs w:val="21"/>
        </w:rPr>
        <w:t>27.4政府集中采购机构不退还投标文件，专用条款另有规定的除外。</w:t>
      </w:r>
    </w:p>
    <w:bookmarkEnd w:id="120"/>
    <w:p w:rsidR="00804254" w:rsidRDefault="00BF3689">
      <w:pPr>
        <w:pStyle w:val="2"/>
        <w:numPr>
          <w:ilvl w:val="0"/>
          <w:numId w:val="19"/>
        </w:numPr>
        <w:spacing w:beforeLines="50" w:before="120" w:afterLines="50" w:after="120"/>
        <w:ind w:left="562" w:hanging="562"/>
        <w:rPr>
          <w:sz w:val="28"/>
          <w:szCs w:val="28"/>
        </w:rPr>
      </w:pPr>
      <w:r>
        <w:rPr>
          <w:rFonts w:hint="eastAsia"/>
          <w:sz w:val="28"/>
          <w:szCs w:val="28"/>
        </w:rPr>
        <w:t xml:space="preserve"> 开标</w:t>
      </w:r>
    </w:p>
    <w:p w:rsidR="00804254" w:rsidRDefault="00BF3689">
      <w:pPr>
        <w:rPr>
          <w:rFonts w:ascii="黑体" w:eastAsia="黑体" w:hAnsi="宋体"/>
          <w:sz w:val="24"/>
        </w:rPr>
      </w:pPr>
      <w:r>
        <w:rPr>
          <w:rFonts w:ascii="黑体" w:eastAsia="黑体" w:hAnsi="宋体" w:hint="eastAsia"/>
          <w:sz w:val="24"/>
        </w:rPr>
        <w:t>28．开标</w:t>
      </w:r>
    </w:p>
    <w:p w:rsidR="00804254" w:rsidRDefault="00BF3689">
      <w:pPr>
        <w:ind w:firstLineChars="171" w:firstLine="359"/>
        <w:rPr>
          <w:rFonts w:ascii="宋体" w:hAnsi="宋体"/>
          <w:szCs w:val="21"/>
        </w:rPr>
      </w:pPr>
      <w:r>
        <w:rPr>
          <w:rFonts w:ascii="宋体" w:hAnsi="宋体"/>
          <w:szCs w:val="21"/>
        </w:rPr>
        <w:lastRenderedPageBreak/>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rsidR="00804254" w:rsidRDefault="00BF3689">
      <w:pPr>
        <w:ind w:firstLineChars="150" w:firstLine="315"/>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rsidR="00804254" w:rsidRDefault="00804254">
      <w:pPr>
        <w:ind w:firstLineChars="150" w:firstLine="315"/>
        <w:rPr>
          <w:rFonts w:ascii="宋体" w:hAnsi="宋体"/>
          <w:szCs w:val="21"/>
        </w:rPr>
      </w:pPr>
    </w:p>
    <w:p w:rsidR="00804254" w:rsidRDefault="00BF3689">
      <w:pPr>
        <w:pStyle w:val="2"/>
        <w:numPr>
          <w:ilvl w:val="0"/>
          <w:numId w:val="19"/>
        </w:numPr>
        <w:spacing w:beforeLines="50" w:before="120" w:afterLines="50" w:after="120"/>
        <w:ind w:left="562" w:hanging="562"/>
        <w:rPr>
          <w:sz w:val="28"/>
          <w:szCs w:val="28"/>
        </w:rPr>
      </w:pPr>
      <w:r>
        <w:rPr>
          <w:rFonts w:hint="eastAsia"/>
          <w:sz w:val="28"/>
          <w:szCs w:val="28"/>
        </w:rPr>
        <w:t xml:space="preserve"> 评审要求</w:t>
      </w:r>
    </w:p>
    <w:p w:rsidR="00804254" w:rsidRDefault="00BF3689">
      <w:pPr>
        <w:rPr>
          <w:rFonts w:ascii="黑体" w:eastAsia="黑体" w:hAnsi="宋体"/>
          <w:sz w:val="24"/>
        </w:rPr>
      </w:pPr>
      <w:r>
        <w:rPr>
          <w:rFonts w:ascii="黑体" w:eastAsia="黑体" w:hAnsi="宋体" w:hint="eastAsia"/>
          <w:sz w:val="24"/>
        </w:rPr>
        <w:t>29．评审委员会组成</w:t>
      </w:r>
    </w:p>
    <w:p w:rsidR="00804254" w:rsidRDefault="00BF3689" w:rsidP="00CA2ED9">
      <w:pPr>
        <w:ind w:firstLineChars="196" w:firstLine="412"/>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804254" w:rsidRDefault="00BF3689" w:rsidP="00CA2ED9">
      <w:pPr>
        <w:ind w:firstLineChars="196" w:firstLine="412"/>
        <w:rPr>
          <w:rFonts w:ascii="宋体" w:hAnsi="宋体"/>
        </w:rPr>
      </w:pPr>
      <w:bookmarkStart w:id="121"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21"/>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rsidR="00804254" w:rsidRDefault="00BF3689">
      <w:pPr>
        <w:ind w:firstLineChars="196" w:firstLine="413"/>
        <w:rPr>
          <w:rFonts w:ascii="宋体" w:hAnsi="宋体"/>
          <w:b/>
          <w:color w:val="FF0000"/>
        </w:rPr>
      </w:pPr>
      <w:r>
        <w:rPr>
          <w:rFonts w:ascii="宋体" w:hAnsi="宋体" w:hint="eastAsia"/>
          <w:b/>
          <w:color w:val="FF0000"/>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属于严管项目，论证及评审抽取专家的规则均按此要求执行。</w:t>
      </w:r>
    </w:p>
    <w:p w:rsidR="00804254" w:rsidRDefault="00BF3689" w:rsidP="00CA2ED9">
      <w:pPr>
        <w:ind w:firstLineChars="196" w:firstLine="412"/>
        <w:rPr>
          <w:rFonts w:ascii="宋体" w:hAnsi="宋体"/>
        </w:rPr>
      </w:pPr>
      <w:r>
        <w:rPr>
          <w:rFonts w:ascii="宋体" w:hAnsi="宋体" w:hint="eastAsia"/>
        </w:rPr>
        <w:t>29.2评审定标应当遵循公平、公正、科学、择优的原则。</w:t>
      </w:r>
    </w:p>
    <w:p w:rsidR="00804254" w:rsidRDefault="00BF3689" w:rsidP="00CA2ED9">
      <w:pPr>
        <w:ind w:firstLineChars="196" w:firstLine="412"/>
        <w:rPr>
          <w:rFonts w:ascii="宋体" w:hAnsi="宋体"/>
        </w:rPr>
      </w:pPr>
      <w:r>
        <w:rPr>
          <w:rFonts w:ascii="宋体" w:hAnsi="宋体" w:hint="eastAsia"/>
        </w:rPr>
        <w:t>29.3评审活动依法进行，任何单位和个人不得非法干预评标过程和结果。</w:t>
      </w:r>
    </w:p>
    <w:p w:rsidR="00804254" w:rsidRDefault="00BF3689" w:rsidP="00CA2ED9">
      <w:pPr>
        <w:ind w:firstLineChars="196" w:firstLine="412"/>
        <w:rPr>
          <w:rFonts w:ascii="宋体" w:hAnsi="宋体"/>
        </w:rPr>
      </w:pPr>
      <w:r>
        <w:rPr>
          <w:rFonts w:ascii="宋体" w:hAnsi="宋体" w:hint="eastAsia"/>
        </w:rPr>
        <w:t>29.4评审过程中不允许违背评标程序或采用招标文件未载明的评标方法或评标因素进行评标。</w:t>
      </w:r>
    </w:p>
    <w:p w:rsidR="00804254" w:rsidRDefault="00BF3689" w:rsidP="00CA2ED9">
      <w:pPr>
        <w:ind w:firstLineChars="196" w:firstLine="412"/>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804254" w:rsidRDefault="00BF3689">
      <w:pPr>
        <w:rPr>
          <w:rFonts w:ascii="黑体" w:eastAsia="黑体" w:hAnsi="宋体"/>
          <w:sz w:val="24"/>
        </w:rPr>
      </w:pPr>
      <w:r>
        <w:rPr>
          <w:rFonts w:ascii="黑体" w:eastAsia="黑体" w:hAnsi="宋体" w:hint="eastAsia"/>
          <w:sz w:val="24"/>
        </w:rPr>
        <w:t>30．向评审委员会提供的资料</w:t>
      </w:r>
    </w:p>
    <w:p w:rsidR="00804254" w:rsidRDefault="00BF3689" w:rsidP="00CA2ED9">
      <w:pPr>
        <w:ind w:firstLineChars="196" w:firstLine="412"/>
        <w:rPr>
          <w:rFonts w:ascii="宋体" w:hAnsi="宋体"/>
        </w:rPr>
      </w:pPr>
      <w:r>
        <w:rPr>
          <w:rFonts w:ascii="宋体" w:hAnsi="宋体" w:hint="eastAsia"/>
        </w:rPr>
        <w:t>30.1公开发布的招标文件，包括图纸、服务清单、答疑文件等；</w:t>
      </w:r>
    </w:p>
    <w:p w:rsidR="00804254" w:rsidRDefault="00BF3689" w:rsidP="00CA2ED9">
      <w:pPr>
        <w:ind w:firstLineChars="196" w:firstLine="412"/>
        <w:rPr>
          <w:rFonts w:ascii="宋体" w:hAnsi="宋体"/>
        </w:rPr>
      </w:pPr>
      <w:r>
        <w:rPr>
          <w:rFonts w:ascii="宋体" w:hAnsi="宋体" w:hint="eastAsia"/>
        </w:rPr>
        <w:t>30.2其他评标必须的资料。</w:t>
      </w:r>
    </w:p>
    <w:p w:rsidR="00804254" w:rsidRDefault="00BF3689" w:rsidP="00CA2ED9">
      <w:pPr>
        <w:ind w:firstLineChars="196" w:firstLine="412"/>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804254" w:rsidRDefault="00BF3689" w:rsidP="00CA2ED9">
      <w:pPr>
        <w:ind w:firstLineChars="196" w:firstLine="412"/>
        <w:rPr>
          <w:rFonts w:ascii="宋体" w:hAnsi="宋体"/>
        </w:rPr>
      </w:pPr>
      <w:r>
        <w:rPr>
          <w:rFonts w:ascii="宋体" w:hAnsi="宋体" w:hint="eastAsia"/>
        </w:rPr>
        <w:t>（1）招标的目的；</w:t>
      </w:r>
    </w:p>
    <w:p w:rsidR="00804254" w:rsidRDefault="00BF3689" w:rsidP="00CA2ED9">
      <w:pPr>
        <w:ind w:firstLineChars="196" w:firstLine="412"/>
        <w:rPr>
          <w:rFonts w:ascii="宋体" w:hAnsi="宋体"/>
        </w:rPr>
      </w:pPr>
      <w:r>
        <w:rPr>
          <w:rFonts w:ascii="宋体" w:hAnsi="宋体" w:hint="eastAsia"/>
        </w:rPr>
        <w:t>（2）招标项目需求的范围和性质；</w:t>
      </w:r>
    </w:p>
    <w:p w:rsidR="00804254" w:rsidRDefault="00BF3689" w:rsidP="00CA2ED9">
      <w:pPr>
        <w:ind w:firstLineChars="196" w:firstLine="412"/>
        <w:rPr>
          <w:rFonts w:ascii="宋体" w:hAnsi="宋体"/>
        </w:rPr>
      </w:pPr>
      <w:r>
        <w:rPr>
          <w:rFonts w:ascii="宋体" w:hAnsi="宋体" w:hint="eastAsia"/>
        </w:rPr>
        <w:t>（3）招标文件规定的投标人的资格、财政预算限额、商务条款；</w:t>
      </w:r>
    </w:p>
    <w:p w:rsidR="00804254" w:rsidRDefault="00BF3689" w:rsidP="00CA2ED9">
      <w:pPr>
        <w:ind w:firstLineChars="196" w:firstLine="412"/>
        <w:rPr>
          <w:rFonts w:ascii="宋体" w:hAnsi="宋体"/>
        </w:rPr>
      </w:pPr>
      <w:r>
        <w:rPr>
          <w:rFonts w:ascii="宋体" w:hAnsi="宋体" w:hint="eastAsia"/>
        </w:rPr>
        <w:t>（4）招标文件规定的评标程序、评标方法和评标因素；</w:t>
      </w:r>
    </w:p>
    <w:p w:rsidR="00804254" w:rsidRDefault="00BF3689" w:rsidP="00CA2ED9">
      <w:pPr>
        <w:ind w:firstLineChars="196" w:firstLine="412"/>
        <w:rPr>
          <w:rFonts w:ascii="宋体" w:hAnsi="宋体"/>
        </w:rPr>
      </w:pPr>
      <w:r>
        <w:rPr>
          <w:rFonts w:ascii="宋体" w:hAnsi="宋体" w:hint="eastAsia"/>
        </w:rPr>
        <w:t>（5）招标文件所列示的资格性审查表及符合性审查表。</w:t>
      </w:r>
    </w:p>
    <w:p w:rsidR="00804254" w:rsidRDefault="00BF3689">
      <w:pPr>
        <w:rPr>
          <w:rFonts w:ascii="黑体" w:eastAsia="黑体" w:hAnsi="宋体"/>
          <w:sz w:val="24"/>
        </w:rPr>
      </w:pPr>
      <w:r>
        <w:rPr>
          <w:rFonts w:ascii="黑体" w:eastAsia="黑体" w:hAnsi="宋体" w:hint="eastAsia"/>
          <w:sz w:val="24"/>
        </w:rPr>
        <w:t>31．独立评审</w:t>
      </w:r>
    </w:p>
    <w:p w:rsidR="00804254" w:rsidRDefault="00BF3689" w:rsidP="00CA2ED9">
      <w:pPr>
        <w:ind w:firstLineChars="196" w:firstLine="412"/>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804254" w:rsidRDefault="00804254" w:rsidP="00CA2ED9">
      <w:pPr>
        <w:ind w:firstLineChars="196" w:firstLine="412"/>
        <w:rPr>
          <w:rFonts w:ascii="宋体" w:hAnsi="宋体"/>
          <w:bCs/>
          <w:szCs w:val="21"/>
        </w:rPr>
      </w:pPr>
    </w:p>
    <w:p w:rsidR="00804254" w:rsidRDefault="00BF3689">
      <w:pPr>
        <w:pStyle w:val="2"/>
        <w:numPr>
          <w:ilvl w:val="0"/>
          <w:numId w:val="19"/>
        </w:numPr>
        <w:spacing w:beforeLines="50" w:before="120" w:afterLines="50" w:after="120"/>
        <w:ind w:left="562" w:hanging="562"/>
        <w:rPr>
          <w:sz w:val="28"/>
          <w:szCs w:val="28"/>
        </w:rPr>
      </w:pPr>
      <w:r>
        <w:rPr>
          <w:rFonts w:hint="eastAsia"/>
          <w:sz w:val="28"/>
          <w:szCs w:val="28"/>
        </w:rPr>
        <w:t xml:space="preserve"> 评审程序及评审方法</w:t>
      </w:r>
    </w:p>
    <w:p w:rsidR="00804254" w:rsidRDefault="00BF3689">
      <w:pPr>
        <w:rPr>
          <w:rFonts w:ascii="黑体" w:eastAsia="黑体" w:hAnsi="宋体"/>
          <w:sz w:val="24"/>
        </w:rPr>
      </w:pPr>
      <w:r>
        <w:rPr>
          <w:rFonts w:ascii="黑体" w:eastAsia="黑体" w:hAnsi="宋体" w:hint="eastAsia"/>
          <w:sz w:val="24"/>
        </w:rPr>
        <w:t>32．投标文件初审</w:t>
      </w:r>
    </w:p>
    <w:p w:rsidR="00804254" w:rsidRDefault="00BF3689" w:rsidP="00CA2ED9">
      <w:pPr>
        <w:ind w:firstLineChars="196" w:firstLine="412"/>
        <w:rPr>
          <w:rFonts w:ascii="宋体" w:hAnsi="宋体"/>
        </w:rPr>
      </w:pPr>
      <w:r>
        <w:rPr>
          <w:rFonts w:ascii="宋体" w:hAnsi="宋体" w:hint="eastAsia"/>
        </w:rPr>
        <w:t>32.1投标文件初审包括资格性审查和符合性审查。</w:t>
      </w:r>
    </w:p>
    <w:p w:rsidR="00804254" w:rsidRDefault="00BF3689" w:rsidP="00CA2ED9">
      <w:pPr>
        <w:ind w:firstLineChars="196" w:firstLine="412"/>
        <w:rPr>
          <w:rFonts w:ascii="宋体" w:hAnsi="宋体"/>
        </w:rPr>
      </w:pPr>
      <w:r>
        <w:rPr>
          <w:rFonts w:ascii="宋体" w:hAnsi="宋体" w:hint="eastAsia"/>
        </w:rPr>
        <w:lastRenderedPageBreak/>
        <w:t>资格性审查：依据法律法规和招标文件的规定，对投标文件中的资格证明等进行审查，以确定投标供应商是否具备投标资格。</w:t>
      </w:r>
    </w:p>
    <w:p w:rsidR="00804254" w:rsidRDefault="00BF3689" w:rsidP="00CA2ED9">
      <w:pPr>
        <w:ind w:firstLineChars="196" w:firstLine="412"/>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rsidR="00804254" w:rsidRDefault="00BF3689" w:rsidP="00CA2ED9">
      <w:pPr>
        <w:ind w:firstLineChars="196" w:firstLine="412"/>
        <w:rPr>
          <w:rFonts w:ascii="宋体" w:hAnsi="宋体"/>
        </w:rPr>
      </w:pPr>
      <w:r>
        <w:rPr>
          <w:rFonts w:ascii="宋体" w:hAnsi="宋体" w:hint="eastAsia"/>
        </w:rPr>
        <w:t>32.2 投标文件初审内容请详见《资格性审查表》和《符合性审查表》部分。投标人若有一条审查不通过则按投标无效处理。</w:t>
      </w:r>
    </w:p>
    <w:p w:rsidR="00804254" w:rsidRDefault="00BF3689" w:rsidP="00CA2ED9">
      <w:pPr>
        <w:ind w:firstLineChars="196" w:firstLine="412"/>
        <w:rPr>
          <w:rFonts w:ascii="宋体" w:hAnsi="宋体"/>
          <w:bCs/>
        </w:rPr>
      </w:pPr>
      <w:r>
        <w:rPr>
          <w:rFonts w:ascii="宋体" w:hAnsi="宋体" w:hint="eastAsia"/>
          <w:bCs/>
        </w:rPr>
        <w:t>32.3 投标文件初审中关于供应商家数的计算:</w:t>
      </w:r>
    </w:p>
    <w:p w:rsidR="00804254" w:rsidRDefault="00BF3689" w:rsidP="00CA2ED9">
      <w:pPr>
        <w:ind w:firstLineChars="196" w:firstLine="412"/>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804254" w:rsidRDefault="00BF3689" w:rsidP="00CA2ED9">
      <w:pPr>
        <w:ind w:firstLineChars="196" w:firstLine="412"/>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rsidR="00804254" w:rsidRDefault="00BF3689" w:rsidP="00CA2ED9">
      <w:pPr>
        <w:ind w:firstLineChars="196" w:firstLine="412"/>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rsidR="00804254" w:rsidRDefault="00BF3689" w:rsidP="00CA2ED9">
      <w:pPr>
        <w:ind w:firstLineChars="196" w:firstLine="412"/>
        <w:rPr>
          <w:rFonts w:ascii="宋体" w:hAnsi="宋体"/>
        </w:rPr>
      </w:pPr>
      <w:r>
        <w:rPr>
          <w:rFonts w:ascii="宋体" w:hAnsi="宋体" w:hint="eastAsia"/>
        </w:rPr>
        <w:t>32.4投标人投标文件作无效处理的情形，具体包括但不限于以下：</w:t>
      </w:r>
    </w:p>
    <w:p w:rsidR="00804254" w:rsidRDefault="00BF3689" w:rsidP="00CA2ED9">
      <w:pPr>
        <w:ind w:firstLineChars="196" w:firstLine="412"/>
      </w:pPr>
      <w:r>
        <w:rPr>
          <w:rFonts w:ascii="宋体" w:hAnsi="宋体" w:hint="eastAsia"/>
        </w:rPr>
        <w:t>32.4.1</w:t>
      </w:r>
      <w:r>
        <w:rPr>
          <w:rFonts w:hint="eastAsia"/>
        </w:rPr>
        <w:t>不同投标人的投标文件由同一单位或者同一个人编制，或者由同一个人分阶段参与编制；</w:t>
      </w:r>
    </w:p>
    <w:p w:rsidR="00804254" w:rsidRDefault="00BF3689" w:rsidP="00CA2ED9">
      <w:pPr>
        <w:ind w:firstLineChars="196" w:firstLine="412"/>
      </w:pPr>
      <w:r>
        <w:rPr>
          <w:rFonts w:ascii="宋体" w:hAnsi="宋体"/>
        </w:rPr>
        <w:t>32.4.</w:t>
      </w:r>
      <w:r>
        <w:rPr>
          <w:rFonts w:ascii="宋体" w:hAnsi="宋体" w:hint="eastAsia"/>
        </w:rPr>
        <w:t>2</w:t>
      </w:r>
      <w:r>
        <w:rPr>
          <w:rFonts w:hint="eastAsia"/>
        </w:rPr>
        <w:t>不同投标人委托同一单位或者个人办理投标事宜；</w:t>
      </w:r>
    </w:p>
    <w:p w:rsidR="00804254" w:rsidRDefault="00BF3689" w:rsidP="00CA2ED9">
      <w:pPr>
        <w:ind w:firstLineChars="196" w:firstLine="412"/>
        <w:rPr>
          <w:rFonts w:ascii="宋体" w:hAnsi="宋体"/>
        </w:rPr>
      </w:pPr>
      <w:r>
        <w:rPr>
          <w:rFonts w:ascii="宋体" w:hAnsi="宋体" w:hint="eastAsia"/>
        </w:rPr>
        <w:t>32.4.3不同投标人的投标文件载明的项目管理成员或者联系人员为同一人；</w:t>
      </w:r>
    </w:p>
    <w:p w:rsidR="00804254" w:rsidRDefault="00BF3689" w:rsidP="00CA2ED9">
      <w:pPr>
        <w:ind w:firstLineChars="196" w:firstLine="412"/>
        <w:rPr>
          <w:rFonts w:ascii="宋体" w:hAnsi="宋体"/>
        </w:rPr>
      </w:pPr>
      <w:r>
        <w:rPr>
          <w:rFonts w:ascii="宋体" w:hAnsi="宋体" w:hint="eastAsia"/>
        </w:rPr>
        <w:t>32.4.4不同投标人的投标文件异常一致或者投标报价呈规律性差异；</w:t>
      </w:r>
    </w:p>
    <w:p w:rsidR="00804254" w:rsidRDefault="00BF3689" w:rsidP="00CA2ED9">
      <w:pPr>
        <w:ind w:firstLineChars="196" w:firstLine="412"/>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804254" w:rsidRDefault="00BF3689" w:rsidP="00CA2ED9">
      <w:pPr>
        <w:ind w:firstLineChars="196" w:firstLine="412"/>
        <w:rPr>
          <w:rFonts w:ascii="宋体" w:hAnsi="宋体"/>
        </w:rPr>
      </w:pPr>
      <w:r>
        <w:rPr>
          <w:rFonts w:ascii="宋体" w:hAnsi="宋体" w:hint="eastAsia"/>
        </w:rPr>
        <w:t>32.4.6投标供应商之间相互约定给予未中标的供应商利益补偿；</w:t>
      </w:r>
    </w:p>
    <w:p w:rsidR="00804254" w:rsidRDefault="00BF3689" w:rsidP="00CA2ED9">
      <w:pPr>
        <w:ind w:firstLineChars="196" w:firstLine="412"/>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rsidR="00804254" w:rsidRDefault="00BF3689" w:rsidP="00CA2ED9">
      <w:pPr>
        <w:ind w:firstLineChars="196" w:firstLine="412"/>
        <w:rPr>
          <w:rFonts w:ascii="宋体" w:hAnsi="宋体"/>
        </w:rPr>
      </w:pPr>
      <w:r>
        <w:rPr>
          <w:rFonts w:ascii="宋体" w:hAnsi="宋体" w:hint="eastAsia"/>
        </w:rPr>
        <w:t>32.4.8不同投标供应商的投标文件内容存在非正常一致；</w:t>
      </w:r>
    </w:p>
    <w:p w:rsidR="00804254" w:rsidRDefault="00BF3689" w:rsidP="00CA2ED9">
      <w:pPr>
        <w:ind w:firstLineChars="196" w:firstLine="412"/>
        <w:rPr>
          <w:rFonts w:ascii="宋体" w:hAnsi="宋体"/>
        </w:rPr>
      </w:pPr>
      <w:r>
        <w:rPr>
          <w:rFonts w:ascii="宋体" w:hAnsi="宋体" w:hint="eastAsia"/>
        </w:rPr>
        <w:t>32.4.9在同一单位工作人员为两家以上（含两家）供应商进行同一项投标活动；</w:t>
      </w:r>
    </w:p>
    <w:p w:rsidR="00804254" w:rsidRDefault="00BF3689" w:rsidP="00CA2ED9">
      <w:pPr>
        <w:ind w:firstLineChars="196" w:firstLine="412"/>
        <w:rPr>
          <w:rFonts w:ascii="宋体" w:hAnsi="宋体"/>
        </w:rPr>
      </w:pPr>
      <w:r>
        <w:rPr>
          <w:rFonts w:ascii="宋体" w:hAnsi="宋体" w:hint="eastAsia"/>
        </w:rPr>
        <w:t>32.4.10主管部门依照法律、法规认定的其他情形。</w:t>
      </w:r>
    </w:p>
    <w:p w:rsidR="00804254" w:rsidRDefault="00BF3689">
      <w:pPr>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rsidR="00804254" w:rsidRDefault="00BF3689">
      <w:pPr>
        <w:rPr>
          <w:rFonts w:ascii="黑体" w:eastAsia="黑体" w:hAnsi="宋体"/>
          <w:sz w:val="24"/>
        </w:rPr>
      </w:pPr>
      <w:r>
        <w:rPr>
          <w:rFonts w:ascii="黑体" w:eastAsia="黑体" w:hAnsi="宋体" w:hint="eastAsia"/>
          <w:sz w:val="24"/>
        </w:rPr>
        <w:t>33．澄清有关问题</w:t>
      </w:r>
    </w:p>
    <w:p w:rsidR="00804254" w:rsidRDefault="00BF3689" w:rsidP="00CA2ED9">
      <w:pPr>
        <w:ind w:firstLineChars="196" w:firstLine="412"/>
        <w:rPr>
          <w:rFonts w:ascii="宋体" w:hAnsi="宋体"/>
        </w:rPr>
      </w:pPr>
      <w:bookmarkStart w:id="122"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22"/>
    </w:p>
    <w:p w:rsidR="00804254" w:rsidRDefault="00BF3689" w:rsidP="00CA2ED9">
      <w:pPr>
        <w:ind w:firstLineChars="196" w:firstLine="412"/>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rsidR="00804254" w:rsidRDefault="00BF3689" w:rsidP="00CA2ED9">
      <w:pPr>
        <w:ind w:firstLineChars="196" w:firstLine="412"/>
        <w:rPr>
          <w:rFonts w:ascii="宋体" w:hAnsi="宋体"/>
          <w:color w:val="FF0000"/>
          <w:highlight w:val="yellow"/>
        </w:rPr>
      </w:pPr>
      <w:r>
        <w:rPr>
          <w:rFonts w:ascii="宋体" w:hAnsi="宋体"/>
          <w:color w:val="FF0000"/>
          <w:highlight w:val="yellow"/>
        </w:rPr>
        <w:t>33.3</w:t>
      </w:r>
      <w:r>
        <w:rPr>
          <w:rFonts w:ascii="宋体" w:hAnsi="宋体" w:hint="eastAsia"/>
          <w:color w:val="FF0000"/>
          <w:highlight w:val="yellow"/>
        </w:rPr>
        <w:t>对于投标文件中含义不明确、同类问题表述不一致或者有明显文字和计算错误的内容，评审委员会应当以书面形式要求投标人作出必要的澄清、说明或者补正。</w:t>
      </w:r>
    </w:p>
    <w:p w:rsidR="00804254" w:rsidRDefault="00BF3689" w:rsidP="00CA2ED9">
      <w:pPr>
        <w:ind w:firstLineChars="196" w:firstLine="412"/>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804254" w:rsidRDefault="00BF3689" w:rsidP="00CA2ED9">
      <w:pPr>
        <w:ind w:firstLineChars="196" w:firstLine="412"/>
        <w:rPr>
          <w:rFonts w:ascii="宋体" w:hAnsi="宋体"/>
          <w:szCs w:val="21"/>
        </w:rPr>
      </w:pPr>
      <w:r>
        <w:rPr>
          <w:rFonts w:ascii="宋体" w:hAnsi="宋体" w:hint="eastAsia"/>
          <w:szCs w:val="21"/>
        </w:rPr>
        <w:t>根据本通用条款第34条，凡属于评审委员会在评审中发现的算术错误进行核实的修改不在此列。</w:t>
      </w:r>
    </w:p>
    <w:p w:rsidR="00804254" w:rsidRDefault="00BF3689">
      <w:pPr>
        <w:rPr>
          <w:rFonts w:ascii="黑体" w:eastAsia="黑体" w:hAnsi="宋体"/>
          <w:sz w:val="24"/>
        </w:rPr>
      </w:pPr>
      <w:bookmarkStart w:id="123" w:name="_Toc100052400"/>
      <w:bookmarkStart w:id="124" w:name="_Toc73521669"/>
      <w:bookmarkStart w:id="125" w:name="_Toc73517673"/>
      <w:bookmarkStart w:id="126" w:name="_Toc73518151"/>
      <w:bookmarkStart w:id="127" w:name="_Toc73521581"/>
      <w:r>
        <w:rPr>
          <w:rFonts w:ascii="黑体" w:eastAsia="黑体" w:hAnsi="宋体" w:hint="eastAsia"/>
          <w:sz w:val="24"/>
        </w:rPr>
        <w:t>34．错误的修正</w:t>
      </w:r>
      <w:bookmarkEnd w:id="123"/>
      <w:bookmarkEnd w:id="124"/>
      <w:bookmarkEnd w:id="125"/>
      <w:bookmarkEnd w:id="126"/>
      <w:bookmarkEnd w:id="127"/>
    </w:p>
    <w:p w:rsidR="00804254" w:rsidRDefault="00BF3689" w:rsidP="00CA2ED9">
      <w:pPr>
        <w:ind w:firstLineChars="196" w:firstLine="412"/>
        <w:rPr>
          <w:rFonts w:ascii="宋体" w:hAnsi="宋体"/>
          <w:szCs w:val="21"/>
        </w:rPr>
      </w:pPr>
      <w:r>
        <w:rPr>
          <w:rFonts w:ascii="宋体" w:hAnsi="宋体" w:hint="eastAsia"/>
          <w:szCs w:val="21"/>
        </w:rPr>
        <w:lastRenderedPageBreak/>
        <w:t>投标文件报价出现前后不一致的，除专用条款另有规定外，按照下列规定修正：</w:t>
      </w:r>
    </w:p>
    <w:p w:rsidR="00804254" w:rsidRDefault="00BF3689" w:rsidP="00CA2ED9">
      <w:pPr>
        <w:ind w:firstLineChars="196" w:firstLine="412"/>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rsidR="00804254" w:rsidRDefault="00BF3689" w:rsidP="00CA2ED9">
      <w:pPr>
        <w:ind w:firstLineChars="196" w:firstLine="412"/>
        <w:rPr>
          <w:rFonts w:ascii="宋体" w:hAnsi="宋体"/>
          <w:szCs w:val="21"/>
        </w:rPr>
      </w:pPr>
      <w:r>
        <w:rPr>
          <w:rFonts w:ascii="宋体" w:hAnsi="宋体" w:hint="eastAsia"/>
          <w:szCs w:val="21"/>
        </w:rPr>
        <w:t>34.2大写金额和小写金额不一致的，以大写金额为准；</w:t>
      </w:r>
    </w:p>
    <w:p w:rsidR="00804254" w:rsidRDefault="00BF3689" w:rsidP="00CA2ED9">
      <w:pPr>
        <w:ind w:firstLineChars="196" w:firstLine="412"/>
        <w:rPr>
          <w:rFonts w:ascii="宋体" w:hAnsi="宋体"/>
          <w:szCs w:val="21"/>
        </w:rPr>
      </w:pPr>
      <w:r>
        <w:rPr>
          <w:rFonts w:ascii="宋体" w:hAnsi="宋体" w:hint="eastAsia"/>
          <w:szCs w:val="21"/>
        </w:rPr>
        <w:t>34.3单价金额小数点或者百分比有明显错位，以开标一览表的总价为准，并修改单价；</w:t>
      </w:r>
    </w:p>
    <w:p w:rsidR="00804254" w:rsidRDefault="00BF3689" w:rsidP="00CA2ED9">
      <w:pPr>
        <w:ind w:firstLineChars="196" w:firstLine="412"/>
        <w:rPr>
          <w:rFonts w:ascii="宋体" w:hAnsi="宋体"/>
          <w:szCs w:val="21"/>
        </w:rPr>
      </w:pPr>
      <w:r>
        <w:rPr>
          <w:rFonts w:ascii="宋体" w:hAnsi="宋体" w:hint="eastAsia"/>
          <w:szCs w:val="21"/>
        </w:rPr>
        <w:t>34.4总价金额与按单价汇总金额不一致的，以单价金额计算结果为准。</w:t>
      </w:r>
    </w:p>
    <w:p w:rsidR="00804254" w:rsidRDefault="00BF3689" w:rsidP="00CA2ED9">
      <w:pPr>
        <w:ind w:firstLineChars="196" w:firstLine="412"/>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rsidR="00804254" w:rsidRDefault="00BF3689">
      <w:pPr>
        <w:rPr>
          <w:rFonts w:ascii="黑体" w:eastAsia="黑体" w:hAnsi="宋体"/>
          <w:sz w:val="24"/>
        </w:rPr>
      </w:pPr>
      <w:r>
        <w:rPr>
          <w:rFonts w:ascii="黑体" w:eastAsia="黑体" w:hAnsi="宋体" w:hint="eastAsia"/>
          <w:sz w:val="24"/>
        </w:rPr>
        <w:t>35．投标文件的比较与评价</w:t>
      </w:r>
    </w:p>
    <w:p w:rsidR="00804254" w:rsidRDefault="00BF3689" w:rsidP="00CA2ED9">
      <w:pPr>
        <w:ind w:firstLineChars="196" w:firstLine="412"/>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804254" w:rsidRDefault="00BF3689">
      <w:pPr>
        <w:ind w:firstLineChars="196" w:firstLine="413"/>
        <w:rPr>
          <w:rFonts w:ascii="宋体" w:hAnsi="宋体"/>
          <w:b/>
          <w:bCs/>
          <w:szCs w:val="21"/>
        </w:rPr>
      </w:pPr>
      <w:r>
        <w:rPr>
          <w:rFonts w:ascii="宋体" w:hAnsi="宋体" w:hint="eastAsia"/>
          <w:b/>
          <w:bCs/>
          <w:szCs w:val="21"/>
        </w:rPr>
        <w:t>评审委员会成员对需要共同认定的事项存在争议的，应当按照少数服从多数的原则作出结论。持不同意见的评审委员会成员应当书面作出说明，否则视为无异议。</w:t>
      </w:r>
    </w:p>
    <w:p w:rsidR="00804254" w:rsidRDefault="00BF3689">
      <w:pPr>
        <w:rPr>
          <w:rFonts w:ascii="黑体" w:eastAsia="黑体" w:hAnsi="宋体"/>
          <w:sz w:val="24"/>
        </w:rPr>
      </w:pPr>
      <w:r>
        <w:rPr>
          <w:rFonts w:ascii="黑体" w:eastAsia="黑体" w:hAnsi="宋体" w:hint="eastAsia"/>
          <w:sz w:val="24"/>
        </w:rPr>
        <w:t>36. 实地考察</w:t>
      </w:r>
    </w:p>
    <w:p w:rsidR="00804254" w:rsidRDefault="00BF3689">
      <w:pPr>
        <w:ind w:firstLineChars="200" w:firstLine="420"/>
        <w:rPr>
          <w:rFonts w:ascii="黑体" w:eastAsia="黑体" w:hAnsi="宋体"/>
          <w:sz w:val="24"/>
        </w:rPr>
      </w:pPr>
      <w:r>
        <w:rPr>
          <w:rFonts w:ascii="宋体" w:hAnsi="宋体" w:hint="eastAsia"/>
          <w:szCs w:val="21"/>
        </w:rPr>
        <w:t>36.1在评审期间，评审委员会根据招标文件规定（详见“一、对通用条款的补充内容”），有权对本项目的投标人开展实地考察，投标人需时刻做好接收实地考察的准备。</w:t>
      </w:r>
      <w:r>
        <w:rPr>
          <w:rFonts w:ascii="黑体" w:eastAsia="黑体" w:hAnsi="宋体" w:hint="eastAsia"/>
          <w:sz w:val="24"/>
        </w:rPr>
        <w:t>37．评审方法</w:t>
      </w:r>
    </w:p>
    <w:p w:rsidR="00804254" w:rsidRDefault="00BF3689">
      <w:pPr>
        <w:ind w:firstLineChars="196" w:firstLine="413"/>
        <w:rPr>
          <w:rFonts w:ascii="宋体" w:hAnsi="宋体"/>
          <w:b/>
          <w:bCs/>
          <w:szCs w:val="21"/>
        </w:rPr>
      </w:pPr>
      <w:r>
        <w:rPr>
          <w:rFonts w:ascii="宋体" w:hAnsi="宋体" w:hint="eastAsia"/>
          <w:b/>
          <w:bCs/>
          <w:szCs w:val="21"/>
        </w:rPr>
        <w:t>37.1.1最低价法</w:t>
      </w:r>
    </w:p>
    <w:p w:rsidR="00804254" w:rsidRDefault="00BF3689" w:rsidP="00CA2ED9">
      <w:pPr>
        <w:ind w:firstLineChars="196" w:firstLine="412"/>
        <w:rPr>
          <w:rFonts w:ascii="ˎ̥" w:hAnsi="ˎ̥" w:hint="eastAsia"/>
        </w:rPr>
      </w:pPr>
      <w:bookmarkStart w:id="128" w:name="_Hlk72438142"/>
      <w:r>
        <w:rPr>
          <w:rFonts w:ascii="ˎ̥" w:hAnsi="ˎ̥"/>
        </w:rPr>
        <w:t>最低价法，</w:t>
      </w:r>
      <w:r>
        <w:rPr>
          <w:rFonts w:ascii="ˎ̥" w:hAnsi="ˎ̥" w:hint="eastAsia"/>
        </w:rPr>
        <w:t>是指投标文件满足招标文件全部实质性要求，且投标报价最低的投标人为中标候选人的评标方法。</w:t>
      </w:r>
    </w:p>
    <w:p w:rsidR="00804254" w:rsidRDefault="00BF3689" w:rsidP="00CA2ED9">
      <w:pPr>
        <w:ind w:firstLineChars="196" w:firstLine="412"/>
        <w:rPr>
          <w:rFonts w:ascii="ˎ̥" w:hAnsi="ˎ̥" w:hint="eastAsia"/>
        </w:rPr>
      </w:pPr>
      <w:r>
        <w:rPr>
          <w:rFonts w:ascii="ˎ̥" w:hAnsi="ˎ̥" w:hint="eastAsia"/>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rsidR="00804254" w:rsidRDefault="00BF3689">
      <w:pPr>
        <w:ind w:firstLineChars="196" w:firstLine="413"/>
        <w:rPr>
          <w:rFonts w:ascii="宋体" w:hAnsi="宋体"/>
          <w:b/>
          <w:bCs/>
          <w:szCs w:val="21"/>
        </w:rPr>
      </w:pPr>
      <w:r>
        <w:rPr>
          <w:rFonts w:ascii="宋体" w:hAnsi="宋体" w:hint="eastAsia"/>
          <w:b/>
          <w:bCs/>
          <w:szCs w:val="21"/>
        </w:rPr>
        <w:t>37.1.2综合评分法</w:t>
      </w:r>
    </w:p>
    <w:p w:rsidR="00804254" w:rsidRDefault="00BF3689" w:rsidP="00CA2ED9">
      <w:pPr>
        <w:ind w:firstLineChars="196" w:firstLine="412"/>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28"/>
      <w:r>
        <w:rPr>
          <w:rFonts w:ascii="ˎ̥" w:hAnsi="ˎ̥" w:hint="eastAsia"/>
        </w:rPr>
        <w:t>。</w:t>
      </w:r>
    </w:p>
    <w:p w:rsidR="00804254" w:rsidRDefault="00BF3689" w:rsidP="00CA2ED9">
      <w:pPr>
        <w:ind w:firstLineChars="196" w:firstLine="412"/>
        <w:rPr>
          <w:rFonts w:ascii="ˎ̥" w:hAnsi="ˎ̥" w:hint="eastAsia"/>
        </w:rPr>
      </w:pPr>
      <w:r>
        <w:rPr>
          <w:rFonts w:ascii="ˎ̥" w:hAnsi="ˎ̥" w:hint="eastAsia"/>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rsidR="00804254" w:rsidRDefault="00BF3689">
      <w:pPr>
        <w:ind w:firstLineChars="196" w:firstLine="413"/>
        <w:rPr>
          <w:rFonts w:ascii="宋体" w:hAnsi="宋体"/>
          <w:b/>
          <w:bCs/>
          <w:szCs w:val="21"/>
        </w:rPr>
      </w:pPr>
      <w:r>
        <w:rPr>
          <w:rFonts w:ascii="宋体" w:hAnsi="宋体" w:hint="eastAsia"/>
          <w:b/>
          <w:bCs/>
          <w:szCs w:val="21"/>
        </w:rPr>
        <w:t>37.2本项目采用的评审方法见本项目招标文件第一册“专用条款”的相关内容。</w:t>
      </w:r>
    </w:p>
    <w:p w:rsidR="00804254" w:rsidRDefault="00BF3689">
      <w:pPr>
        <w:ind w:firstLineChars="196" w:firstLine="413"/>
        <w:rPr>
          <w:rFonts w:ascii="宋体" w:hAnsi="宋体"/>
          <w:b/>
          <w:bCs/>
          <w:szCs w:val="21"/>
        </w:rPr>
      </w:pPr>
      <w:r>
        <w:rPr>
          <w:rFonts w:ascii="宋体" w:hAnsi="宋体" w:hint="eastAsia"/>
          <w:b/>
          <w:bCs/>
          <w:szCs w:val="21"/>
        </w:rPr>
        <w:t>37.3重新评审的情形</w:t>
      </w:r>
    </w:p>
    <w:p w:rsidR="00804254" w:rsidRDefault="00BF3689" w:rsidP="00CA2ED9">
      <w:pPr>
        <w:ind w:firstLineChars="196" w:firstLine="412"/>
        <w:rPr>
          <w:rFonts w:ascii="宋体" w:hAnsi="宋体"/>
          <w:b/>
          <w:bCs/>
          <w:szCs w:val="21"/>
        </w:rPr>
      </w:pPr>
      <w:r>
        <w:rPr>
          <w:rFonts w:ascii="宋体" w:hAnsi="宋体" w:cs="宋体" w:hint="eastAsia"/>
          <w:kern w:val="0"/>
          <w:szCs w:val="21"/>
        </w:rPr>
        <w:t>评审结果汇总完成后，除下列情形外，任何人不得修改评审结果：</w:t>
      </w:r>
    </w:p>
    <w:p w:rsidR="00804254" w:rsidRDefault="00BF3689" w:rsidP="00CA2ED9">
      <w:pPr>
        <w:ind w:firstLineChars="196" w:firstLine="412"/>
        <w:rPr>
          <w:rFonts w:ascii="宋体" w:hAnsi="宋体" w:cs="宋体"/>
          <w:kern w:val="0"/>
          <w:szCs w:val="21"/>
        </w:rPr>
      </w:pPr>
      <w:r>
        <w:rPr>
          <w:rFonts w:ascii="宋体" w:hAnsi="宋体" w:cs="宋体" w:hint="eastAsia"/>
          <w:kern w:val="0"/>
          <w:szCs w:val="21"/>
        </w:rPr>
        <w:t>37.3.1分值汇总计算错误的；</w:t>
      </w:r>
    </w:p>
    <w:p w:rsidR="00804254" w:rsidRDefault="00BF3689" w:rsidP="00CA2ED9">
      <w:pPr>
        <w:ind w:firstLineChars="196" w:firstLine="412"/>
        <w:rPr>
          <w:rFonts w:ascii="宋体" w:hAnsi="宋体" w:cs="宋体"/>
          <w:kern w:val="0"/>
          <w:szCs w:val="21"/>
        </w:rPr>
      </w:pPr>
      <w:r>
        <w:rPr>
          <w:rFonts w:ascii="宋体" w:hAnsi="宋体" w:cs="宋体" w:hint="eastAsia"/>
          <w:kern w:val="0"/>
          <w:szCs w:val="21"/>
        </w:rPr>
        <w:t>37.3.2分项评分超出评分标准范围的；</w:t>
      </w:r>
    </w:p>
    <w:p w:rsidR="00804254" w:rsidRDefault="00BF3689" w:rsidP="00CA2ED9">
      <w:pPr>
        <w:ind w:firstLineChars="196" w:firstLine="412"/>
        <w:rPr>
          <w:rFonts w:ascii="宋体" w:hAnsi="宋体" w:cs="宋体"/>
          <w:kern w:val="0"/>
          <w:szCs w:val="21"/>
        </w:rPr>
      </w:pPr>
      <w:r>
        <w:rPr>
          <w:rFonts w:ascii="宋体" w:hAnsi="宋体" w:cs="宋体" w:hint="eastAsia"/>
          <w:kern w:val="0"/>
          <w:szCs w:val="21"/>
        </w:rPr>
        <w:t>37.3.3评审委员会成员对客观评审因素评分不一致的；</w:t>
      </w:r>
    </w:p>
    <w:p w:rsidR="00804254" w:rsidRDefault="00BF3689" w:rsidP="00CA2ED9">
      <w:pPr>
        <w:ind w:firstLineChars="196" w:firstLine="412"/>
        <w:rPr>
          <w:rFonts w:ascii="宋体" w:hAnsi="宋体" w:cs="宋体"/>
          <w:kern w:val="0"/>
          <w:szCs w:val="21"/>
        </w:rPr>
      </w:pPr>
      <w:r>
        <w:rPr>
          <w:rFonts w:ascii="宋体" w:hAnsi="宋体" w:cs="宋体" w:hint="eastAsia"/>
          <w:kern w:val="0"/>
          <w:szCs w:val="21"/>
        </w:rPr>
        <w:t>37.3.4经评审委员会认定评分畸高、畸低的。</w:t>
      </w:r>
    </w:p>
    <w:p w:rsidR="00804254" w:rsidRDefault="00BF3689" w:rsidP="00CA2ED9">
      <w:pPr>
        <w:ind w:firstLineChars="196" w:firstLine="412"/>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804254" w:rsidRDefault="00BF3689" w:rsidP="00CA2ED9">
      <w:pPr>
        <w:ind w:firstLineChars="196" w:firstLine="412"/>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rsidR="00804254" w:rsidRDefault="00BF3689">
      <w:pPr>
        <w:ind w:firstLineChars="196" w:firstLine="413"/>
        <w:rPr>
          <w:rFonts w:ascii="宋体" w:hAnsi="宋体"/>
          <w:b/>
          <w:bCs/>
          <w:szCs w:val="21"/>
        </w:rPr>
      </w:pPr>
      <w:r>
        <w:rPr>
          <w:rFonts w:ascii="宋体" w:hAnsi="宋体" w:hint="eastAsia"/>
          <w:b/>
          <w:bCs/>
          <w:szCs w:val="21"/>
        </w:rPr>
        <w:t>37.4重新组建评审委员会的情形</w:t>
      </w:r>
    </w:p>
    <w:p w:rsidR="00804254" w:rsidRDefault="00BF3689" w:rsidP="00CA2ED9">
      <w:pPr>
        <w:ind w:firstLineChars="196" w:firstLine="412"/>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804254" w:rsidRDefault="00BF3689" w:rsidP="00CA2ED9">
      <w:pPr>
        <w:ind w:firstLineChars="196" w:firstLine="412"/>
        <w:rPr>
          <w:rFonts w:ascii="宋体" w:hAnsi="宋体" w:cs="宋体"/>
          <w:kern w:val="0"/>
          <w:szCs w:val="21"/>
        </w:rPr>
      </w:pPr>
      <w:r>
        <w:rPr>
          <w:rFonts w:ascii="宋体" w:hAnsi="宋体" w:cs="宋体" w:hint="eastAsia"/>
          <w:kern w:val="0"/>
          <w:szCs w:val="21"/>
        </w:rPr>
        <w:lastRenderedPageBreak/>
        <w:t>37.4.1评审委员会组成不符合《政府采购货物和服务招标投标管理办法》规定的；</w:t>
      </w:r>
    </w:p>
    <w:p w:rsidR="00804254" w:rsidRDefault="00BF3689" w:rsidP="00CA2ED9">
      <w:pPr>
        <w:ind w:firstLineChars="196" w:firstLine="412"/>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rsidR="00804254" w:rsidRDefault="00BF3689" w:rsidP="00CA2ED9">
      <w:pPr>
        <w:ind w:firstLineChars="196" w:firstLine="412"/>
        <w:rPr>
          <w:rFonts w:ascii="宋体" w:hAnsi="宋体" w:cs="宋体"/>
          <w:kern w:val="0"/>
          <w:szCs w:val="21"/>
        </w:rPr>
      </w:pPr>
      <w:r>
        <w:rPr>
          <w:rFonts w:ascii="宋体" w:hAnsi="宋体" w:cs="宋体" w:hint="eastAsia"/>
          <w:kern w:val="0"/>
          <w:szCs w:val="21"/>
        </w:rPr>
        <w:t>37.4.3评审委员会及其成员独立评标受到非法干预的；</w:t>
      </w:r>
    </w:p>
    <w:p w:rsidR="00804254" w:rsidRDefault="00BF3689" w:rsidP="00CA2ED9">
      <w:pPr>
        <w:ind w:firstLineChars="196" w:firstLine="412"/>
        <w:rPr>
          <w:rFonts w:ascii="宋体" w:hAnsi="宋体" w:cs="宋体"/>
          <w:kern w:val="0"/>
          <w:szCs w:val="21"/>
        </w:rPr>
      </w:pPr>
      <w:r>
        <w:rPr>
          <w:rFonts w:ascii="宋体" w:hAnsi="宋体" w:cs="宋体" w:hint="eastAsia"/>
          <w:kern w:val="0"/>
          <w:szCs w:val="21"/>
        </w:rPr>
        <w:t>37.4.4有政府采购法实施条例第七十五条规定的违法行为的。</w:t>
      </w:r>
    </w:p>
    <w:p w:rsidR="00804254" w:rsidRDefault="00BF3689" w:rsidP="00CA2ED9">
      <w:pPr>
        <w:ind w:firstLineChars="196" w:firstLine="412"/>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rsidR="00804254" w:rsidRDefault="00804254" w:rsidP="00CA2ED9">
      <w:pPr>
        <w:ind w:firstLineChars="196" w:firstLine="412"/>
        <w:rPr>
          <w:rFonts w:ascii="宋体" w:hAnsi="宋体"/>
          <w:szCs w:val="21"/>
        </w:rPr>
      </w:pPr>
    </w:p>
    <w:p w:rsidR="00804254" w:rsidRDefault="00BF3689">
      <w:pPr>
        <w:pStyle w:val="2"/>
        <w:numPr>
          <w:ilvl w:val="0"/>
          <w:numId w:val="19"/>
        </w:numPr>
        <w:spacing w:beforeLines="50" w:before="120" w:afterLines="50" w:after="120"/>
        <w:ind w:left="562" w:hanging="562"/>
        <w:rPr>
          <w:sz w:val="28"/>
          <w:szCs w:val="28"/>
        </w:rPr>
      </w:pPr>
      <w:r>
        <w:rPr>
          <w:rFonts w:hint="eastAsia"/>
          <w:sz w:val="28"/>
          <w:szCs w:val="28"/>
        </w:rPr>
        <w:t xml:space="preserve"> 定标及公示</w:t>
      </w:r>
    </w:p>
    <w:p w:rsidR="00804254" w:rsidRDefault="00BF3689">
      <w:pPr>
        <w:rPr>
          <w:rFonts w:ascii="黑体" w:eastAsia="黑体" w:hAnsi="宋体"/>
          <w:sz w:val="24"/>
        </w:rPr>
      </w:pPr>
      <w:r>
        <w:rPr>
          <w:rFonts w:ascii="黑体" w:eastAsia="黑体" w:hAnsi="宋体" w:hint="eastAsia"/>
          <w:sz w:val="24"/>
        </w:rPr>
        <w:t>38．定标方法</w:t>
      </w:r>
    </w:p>
    <w:p w:rsidR="00804254" w:rsidRDefault="00BF3689">
      <w:pPr>
        <w:ind w:firstLineChars="196" w:firstLine="413"/>
        <w:rPr>
          <w:rFonts w:ascii="宋体" w:hAnsi="宋体"/>
          <w:b/>
          <w:bCs/>
          <w:szCs w:val="21"/>
        </w:rPr>
      </w:pPr>
      <w:bookmarkStart w:id="129" w:name="_Hlk73782795"/>
      <w:r>
        <w:rPr>
          <w:rFonts w:ascii="宋体" w:hAnsi="宋体" w:hint="eastAsia"/>
          <w:b/>
          <w:bCs/>
          <w:szCs w:val="21"/>
        </w:rPr>
        <w:t>38.1非评定分离项目定标方法</w:t>
      </w:r>
    </w:p>
    <w:p w:rsidR="00804254" w:rsidRDefault="00BF3689" w:rsidP="00CA2ED9">
      <w:pPr>
        <w:ind w:firstLineChars="196" w:firstLine="412"/>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rsidR="00804254" w:rsidRDefault="00BF3689" w:rsidP="00CA2ED9">
      <w:pPr>
        <w:ind w:firstLineChars="196" w:firstLine="412"/>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30"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30"/>
      <w:r>
        <w:rPr>
          <w:rFonts w:ascii="ˎ̥" w:hAnsi="ˎ̥"/>
        </w:rPr>
        <w:t>）。</w:t>
      </w:r>
    </w:p>
    <w:p w:rsidR="00804254" w:rsidRDefault="00BF3689">
      <w:pPr>
        <w:ind w:firstLineChars="100" w:firstLine="210"/>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w:t>
      </w:r>
    </w:p>
    <w:p w:rsidR="00804254" w:rsidRDefault="00706A4B" w:rsidP="00706A4B">
      <w:pPr>
        <w:ind w:firstLineChars="100" w:firstLine="320"/>
        <w:rPr>
          <w:rFonts w:ascii="ˎ̥" w:hAnsi="ˎ̥" w:hint="eastAsia"/>
        </w:rPr>
      </w:pPr>
      <w:r>
        <w:rPr>
          <w:rFonts w:hint="eastAsia"/>
          <w:sz w:val="32"/>
          <w:szCs w:val="40"/>
        </w:rPr>
        <w:sym w:font="Wingdings 2" w:char="F052"/>
      </w:r>
      <w:r w:rsidR="00BF3689">
        <w:rPr>
          <w:rFonts w:ascii="ˎ̥" w:hAnsi="ˎ̥"/>
        </w:rPr>
        <w:t>投标文件满足招标文件全部实质性要求，且按照评审因素的量化指标评审得分最高的投标人</w:t>
      </w:r>
      <w:r w:rsidR="00BF3689">
        <w:rPr>
          <w:rFonts w:ascii="ˎ̥" w:hAnsi="ˎ̥" w:hint="eastAsia"/>
        </w:rPr>
        <w:t>为中标供应商</w:t>
      </w:r>
      <w:r w:rsidR="00BF3689">
        <w:rPr>
          <w:rFonts w:ascii="ˎ̥" w:hAnsi="ˎ̥"/>
        </w:rPr>
        <w:t>（</w:t>
      </w:r>
      <w:r w:rsidR="00BF3689">
        <w:rPr>
          <w:rFonts w:ascii="ˎ̥" w:hAnsi="ˎ̥" w:hint="eastAsia"/>
        </w:rPr>
        <w:t>排名</w:t>
      </w:r>
      <w:r w:rsidR="00BF3689">
        <w:rPr>
          <w:rFonts w:ascii="ˎ̥" w:hAnsi="ˎ̥"/>
        </w:rPr>
        <w:t>第二</w:t>
      </w:r>
      <w:r w:rsidR="00BF3689">
        <w:rPr>
          <w:rFonts w:ascii="ˎ̥" w:hAnsi="ˎ̥" w:hint="eastAsia"/>
        </w:rPr>
        <w:t>的投标人为第一替补中标候选人、排名</w:t>
      </w:r>
      <w:r w:rsidR="00BF3689">
        <w:rPr>
          <w:rFonts w:ascii="ˎ̥" w:hAnsi="ˎ̥"/>
        </w:rPr>
        <w:t>第</w:t>
      </w:r>
      <w:r w:rsidR="00BF3689">
        <w:rPr>
          <w:rFonts w:ascii="ˎ̥" w:hAnsi="ˎ̥" w:hint="eastAsia"/>
        </w:rPr>
        <w:t>三的投标人为第二替补中标候选人</w:t>
      </w:r>
      <w:r w:rsidR="00BF3689">
        <w:rPr>
          <w:rFonts w:ascii="ˎ̥" w:hAnsi="ˎ̥"/>
        </w:rPr>
        <w:t>）。</w:t>
      </w:r>
      <w:r w:rsidR="00BF3689">
        <w:rPr>
          <w:rFonts w:ascii="ˎ̥" w:hAnsi="ˎ̥" w:hint="eastAsia"/>
        </w:rPr>
        <w:t>出现</w:t>
      </w:r>
      <w:r w:rsidR="00BF3689">
        <w:rPr>
          <w:rFonts w:ascii="ˎ̥" w:hAnsi="ˎ̥"/>
        </w:rPr>
        <w:t>得分且投标报价相同的并列</w:t>
      </w:r>
      <w:r w:rsidR="00BF3689">
        <w:rPr>
          <w:rFonts w:ascii="ˎ̥" w:hAnsi="ˎ̥" w:hint="eastAsia"/>
        </w:rPr>
        <w:t>情况时，采取随机抽取的方式确定，具体操作办法及流程由评审委员会确定。</w:t>
      </w:r>
      <w:r w:rsidR="00BF3689">
        <w:rPr>
          <w:rFonts w:hint="eastAsia"/>
          <w:b/>
          <w:bCs/>
        </w:rPr>
        <w:t>如排名第一的中标候选人被认定投标或中标无效，符合法定情形时，依法顺次替补；合格供应商不符合法定数量时，应当重新开展采购活动。</w:t>
      </w:r>
    </w:p>
    <w:p w:rsidR="00804254" w:rsidRDefault="00BF3689">
      <w:pPr>
        <w:ind w:firstLineChars="100" w:firstLine="320"/>
        <w:rPr>
          <w:rFonts w:ascii="ˎ̥" w:hAnsi="ˎ̥" w:hint="eastAsia"/>
        </w:rPr>
      </w:pPr>
      <w:r>
        <w:rPr>
          <w:rFonts w:hint="eastAsia"/>
          <w:sz w:val="32"/>
          <w:szCs w:val="40"/>
        </w:rPr>
        <w:sym w:font="Wingdings" w:char="00A8"/>
      </w:r>
      <w:r>
        <w:rPr>
          <w:rFonts w:hint="eastAsia"/>
        </w:rPr>
        <w:t>投标文件满足招标文件全部实质性要求，且按照评审因素的量化指标评审得分最高的投标人为唯一中标候选人。中标候选人并列的，采取随机抽取的方式确定，具体操作办法及流程由评标委员会确定。</w:t>
      </w:r>
      <w:r>
        <w:rPr>
          <w:rFonts w:hint="eastAsia"/>
          <w:b/>
          <w:bCs/>
        </w:rPr>
        <w:t>如唯一候选中标供应商被认定投标或中标无效，采购人应当重新开展采购活动。</w:t>
      </w:r>
    </w:p>
    <w:p w:rsidR="00804254" w:rsidRDefault="00BF3689">
      <w:pPr>
        <w:ind w:firstLineChars="196" w:firstLine="413"/>
        <w:rPr>
          <w:rFonts w:ascii="宋体" w:hAnsi="宋体"/>
          <w:b/>
          <w:bCs/>
          <w:szCs w:val="21"/>
        </w:rPr>
      </w:pPr>
      <w:r>
        <w:rPr>
          <w:rFonts w:ascii="宋体" w:hAnsi="宋体" w:hint="eastAsia"/>
          <w:b/>
          <w:bCs/>
          <w:szCs w:val="21"/>
        </w:rPr>
        <w:t>38.2评定分离项目定标方法</w:t>
      </w:r>
    </w:p>
    <w:p w:rsidR="00804254" w:rsidRDefault="00BF3689" w:rsidP="00CA2ED9">
      <w:pPr>
        <w:ind w:firstLineChars="196" w:firstLine="412"/>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rsidR="00804254" w:rsidRDefault="00BF3689" w:rsidP="00CA2ED9">
      <w:pPr>
        <w:ind w:firstLineChars="196" w:firstLine="412"/>
      </w:pPr>
      <w:r>
        <w:rPr>
          <w:rFonts w:ascii="宋体" w:hAnsi="宋体"/>
          <w:szCs w:val="21"/>
        </w:rPr>
        <w:t xml:space="preserve">38.2.2 </w:t>
      </w:r>
      <w:bookmarkStart w:id="131"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rsidR="00804254" w:rsidRDefault="00BF3689" w:rsidP="00CA2ED9">
      <w:pPr>
        <w:ind w:firstLineChars="196" w:firstLine="412"/>
        <w:rPr>
          <w:rFonts w:ascii="宋体" w:hAnsi="宋体"/>
          <w:szCs w:val="21"/>
        </w:rPr>
      </w:pPr>
      <w:r>
        <w:rPr>
          <w:rFonts w:ascii="宋体" w:hAnsi="宋体" w:hint="eastAsia"/>
          <w:szCs w:val="21"/>
        </w:rPr>
        <w:t>38.2.3</w:t>
      </w:r>
      <w:bookmarkStart w:id="132"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31"/>
      <w:bookmarkEnd w:id="132"/>
    </w:p>
    <w:p w:rsidR="00804254" w:rsidRDefault="00BF3689" w:rsidP="00CA2ED9">
      <w:pPr>
        <w:ind w:firstLineChars="196" w:firstLine="412"/>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rPr>
        <w:t>&lt;</w:t>
      </w:r>
      <w:r>
        <w:rPr>
          <w:rFonts w:hint="eastAsia"/>
        </w:rPr>
        <w:t>深圳市政府采购评标定标分离管理办法</w:t>
      </w:r>
      <w:r>
        <w:rPr>
          <w:rFonts w:hint="eastAsia"/>
        </w:rPr>
        <w:t>&gt;</w:t>
      </w:r>
      <w:r>
        <w:rPr>
          <w:rFonts w:hint="eastAsia"/>
        </w:rPr>
        <w:t>续期的通知》（深财规〔</w:t>
      </w:r>
      <w:r>
        <w:rPr>
          <w:rFonts w:hint="eastAsia"/>
        </w:rPr>
        <w:t>2023</w:t>
      </w:r>
      <w:r>
        <w:rPr>
          <w:rFonts w:hint="eastAsia"/>
        </w:rPr>
        <w:t>〕</w:t>
      </w:r>
      <w:r>
        <w:rPr>
          <w:rFonts w:hint="eastAsia"/>
        </w:rPr>
        <w:t>1</w:t>
      </w:r>
      <w:r>
        <w:rPr>
          <w:rFonts w:hint="eastAsia"/>
        </w:rPr>
        <w:t>号）执行。</w:t>
      </w:r>
    </w:p>
    <w:p w:rsidR="00804254" w:rsidRDefault="00BF3689" w:rsidP="00CA2ED9">
      <w:pPr>
        <w:ind w:firstLineChars="196" w:firstLine="412"/>
        <w:rPr>
          <w:rFonts w:ascii="宋体" w:hAnsi="宋体"/>
          <w:szCs w:val="21"/>
        </w:rPr>
      </w:pPr>
      <w:r>
        <w:rPr>
          <w:rFonts w:ascii="宋体" w:hAnsi="宋体" w:hint="eastAsia"/>
          <w:szCs w:val="21"/>
        </w:rPr>
        <w:t>说明：采购人及投标供应商应按照上述方法提前做好相关准备。</w:t>
      </w:r>
    </w:p>
    <w:p w:rsidR="00804254" w:rsidRDefault="00BF3689" w:rsidP="00CA2ED9">
      <w:pPr>
        <w:ind w:firstLineChars="196" w:firstLine="412"/>
        <w:rPr>
          <w:rFonts w:ascii="宋体" w:hAnsi="宋体"/>
          <w:szCs w:val="21"/>
        </w:rPr>
      </w:pPr>
      <w:r>
        <w:rPr>
          <w:rFonts w:ascii="宋体" w:hAnsi="宋体" w:hint="eastAsia"/>
          <w:szCs w:val="21"/>
        </w:rPr>
        <w:t>38.3专用条款另有规定的，按专用条款相关要求定标。</w:t>
      </w:r>
      <w:bookmarkEnd w:id="129"/>
    </w:p>
    <w:p w:rsidR="00804254" w:rsidRDefault="00BF3689">
      <w:pPr>
        <w:rPr>
          <w:rFonts w:ascii="黑体" w:eastAsia="黑体" w:hAnsi="宋体"/>
          <w:sz w:val="24"/>
        </w:rPr>
      </w:pPr>
      <w:r>
        <w:rPr>
          <w:rFonts w:ascii="黑体" w:eastAsia="黑体" w:hAnsi="宋体" w:hint="eastAsia"/>
          <w:sz w:val="24"/>
        </w:rPr>
        <w:t>39．编写评审报告</w:t>
      </w:r>
    </w:p>
    <w:p w:rsidR="00804254" w:rsidRDefault="00BF3689" w:rsidP="00CA2ED9">
      <w:pPr>
        <w:ind w:firstLineChars="196" w:firstLine="412"/>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rsidR="00804254" w:rsidRDefault="00BF3689">
      <w:pPr>
        <w:rPr>
          <w:rFonts w:ascii="黑体" w:eastAsia="黑体" w:hAnsi="宋体"/>
          <w:sz w:val="24"/>
        </w:rPr>
      </w:pPr>
      <w:r>
        <w:rPr>
          <w:rFonts w:ascii="黑体" w:eastAsia="黑体" w:hAnsi="宋体" w:hint="eastAsia"/>
          <w:sz w:val="24"/>
        </w:rPr>
        <w:t>40．中标公告</w:t>
      </w:r>
    </w:p>
    <w:p w:rsidR="00804254" w:rsidRDefault="00BF3689" w:rsidP="00CA2ED9">
      <w:pPr>
        <w:ind w:firstLineChars="196" w:firstLine="412"/>
        <w:rPr>
          <w:rFonts w:ascii="宋体" w:hAnsi="宋体"/>
          <w:szCs w:val="21"/>
        </w:rPr>
      </w:pPr>
      <w:r>
        <w:rPr>
          <w:rFonts w:ascii="宋体" w:hAnsi="宋体" w:hint="eastAsia"/>
          <w:szCs w:val="21"/>
        </w:rPr>
        <w:lastRenderedPageBreak/>
        <w:t>40.1</w:t>
      </w:r>
      <w:bookmarkStart w:id="133"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Start w:id="134" w:name="_Hlk72438751"/>
      <w:bookmarkEnd w:id="133"/>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w:t>
      </w:r>
      <w:r>
        <w:rPr>
          <w:rFonts w:ascii="宋体" w:hAnsi="宋体" w:hint="eastAsia"/>
          <w:szCs w:val="21"/>
        </w:rPr>
        <w:t>若在公示期内未提出质疑，则视为认同该评审结果。</w:t>
      </w:r>
    </w:p>
    <w:bookmarkEnd w:id="134"/>
    <w:p w:rsidR="00804254" w:rsidRDefault="00BF3689" w:rsidP="00CA2ED9">
      <w:pPr>
        <w:ind w:firstLineChars="196" w:firstLine="412"/>
        <w:rPr>
          <w:rFonts w:ascii="宋体" w:hAnsi="宋体"/>
          <w:szCs w:val="21"/>
        </w:rPr>
      </w:pPr>
      <w:r>
        <w:rPr>
          <w:rFonts w:ascii="宋体" w:hAnsi="宋体" w:hint="eastAsia"/>
          <w:szCs w:val="21"/>
        </w:rPr>
        <w:t>40.2质疑、投诉供应商应保证质疑、投诉内容的真实性和可靠性，并承担相应的法律责任。</w:t>
      </w:r>
    </w:p>
    <w:p w:rsidR="00804254" w:rsidRDefault="00BF3689">
      <w:pPr>
        <w:rPr>
          <w:rFonts w:ascii="黑体" w:eastAsia="黑体" w:hAnsi="宋体"/>
          <w:sz w:val="24"/>
        </w:rPr>
      </w:pPr>
      <w:r>
        <w:rPr>
          <w:rFonts w:ascii="黑体" w:eastAsia="黑体" w:hAnsi="宋体" w:hint="eastAsia"/>
          <w:sz w:val="24"/>
        </w:rPr>
        <w:t>41．中标通知书</w:t>
      </w:r>
    </w:p>
    <w:p w:rsidR="00804254" w:rsidRDefault="00BF3689" w:rsidP="00CA2ED9">
      <w:pPr>
        <w:ind w:firstLineChars="196" w:firstLine="412"/>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35"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35"/>
    </w:p>
    <w:p w:rsidR="00804254" w:rsidRDefault="00BF3689" w:rsidP="00CA2ED9">
      <w:pPr>
        <w:ind w:firstLineChars="196" w:firstLine="412"/>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804254" w:rsidRDefault="00BF3689" w:rsidP="00CA2ED9">
      <w:pPr>
        <w:ind w:firstLineChars="196" w:firstLine="412"/>
        <w:rPr>
          <w:rFonts w:ascii="宋体" w:hAnsi="宋体"/>
          <w:szCs w:val="21"/>
        </w:rPr>
      </w:pPr>
      <w:bookmarkStart w:id="136" w:name="_Hlk71407340"/>
      <w:r>
        <w:rPr>
          <w:rFonts w:ascii="宋体" w:hAnsi="宋体" w:hint="eastAsia"/>
          <w:szCs w:val="21"/>
        </w:rPr>
        <w:t>41.3因质疑投诉或其它原因导致项目结果变更或采购终止的，政府集中采购机构有权吊销中标通知书。</w:t>
      </w:r>
    </w:p>
    <w:bookmarkEnd w:id="136"/>
    <w:p w:rsidR="00804254" w:rsidRDefault="00804254" w:rsidP="00CA2ED9">
      <w:pPr>
        <w:ind w:firstLineChars="196" w:firstLine="412"/>
        <w:rPr>
          <w:rFonts w:ascii="宋体" w:hAnsi="宋体"/>
          <w:szCs w:val="21"/>
        </w:rPr>
      </w:pPr>
    </w:p>
    <w:p w:rsidR="00804254" w:rsidRDefault="00BF3689">
      <w:pPr>
        <w:pStyle w:val="2"/>
        <w:numPr>
          <w:ilvl w:val="0"/>
          <w:numId w:val="19"/>
        </w:numPr>
        <w:spacing w:beforeLines="50" w:before="120" w:afterLines="50" w:after="120"/>
        <w:ind w:left="562" w:hanging="562"/>
        <w:rPr>
          <w:sz w:val="28"/>
          <w:szCs w:val="28"/>
        </w:rPr>
      </w:pPr>
      <w:r>
        <w:rPr>
          <w:rFonts w:hint="eastAsia"/>
          <w:sz w:val="28"/>
          <w:szCs w:val="28"/>
        </w:rPr>
        <w:t xml:space="preserve"> 公开招标失败的后续处理</w:t>
      </w:r>
    </w:p>
    <w:p w:rsidR="00804254" w:rsidRDefault="00BF3689">
      <w:pPr>
        <w:rPr>
          <w:rFonts w:ascii="黑体" w:eastAsia="黑体" w:hAnsi="宋体"/>
          <w:sz w:val="24"/>
        </w:rPr>
      </w:pPr>
      <w:r>
        <w:rPr>
          <w:rFonts w:ascii="黑体" w:eastAsia="黑体" w:hAnsi="宋体" w:hint="eastAsia"/>
          <w:sz w:val="24"/>
        </w:rPr>
        <w:t>42．公开招标失败的处理</w:t>
      </w:r>
    </w:p>
    <w:p w:rsidR="00804254" w:rsidRDefault="00BF3689" w:rsidP="00CA2ED9">
      <w:pPr>
        <w:ind w:firstLineChars="196" w:firstLine="412"/>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rsidR="00804254" w:rsidRDefault="00BF3689" w:rsidP="00CA2ED9">
      <w:pPr>
        <w:ind w:firstLineChars="196" w:firstLine="412"/>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rsidR="00804254" w:rsidRDefault="00BF3689" w:rsidP="00CA2ED9">
      <w:pPr>
        <w:ind w:firstLineChars="196" w:firstLine="412"/>
        <w:rPr>
          <w:rFonts w:ascii="宋体" w:hAnsi="宋体"/>
          <w:szCs w:val="21"/>
        </w:rPr>
      </w:pPr>
      <w:r>
        <w:rPr>
          <w:rFonts w:ascii="宋体" w:hAnsi="宋体" w:hint="eastAsia"/>
          <w:szCs w:val="21"/>
        </w:rPr>
        <w:t>42.3重新组织采购有以下两种组织形式：</w:t>
      </w:r>
    </w:p>
    <w:p w:rsidR="00804254" w:rsidRDefault="00BF3689" w:rsidP="00CA2ED9">
      <w:pPr>
        <w:ind w:firstLineChars="196" w:firstLine="412"/>
        <w:rPr>
          <w:rFonts w:ascii="宋体" w:hAnsi="宋体"/>
        </w:rPr>
      </w:pPr>
      <w:r>
        <w:rPr>
          <w:rFonts w:ascii="宋体" w:hAnsi="宋体" w:hint="eastAsia"/>
        </w:rPr>
        <w:t>（1）由政府集中采购机构重新组织公开招标；</w:t>
      </w:r>
    </w:p>
    <w:p w:rsidR="00804254" w:rsidRDefault="00BF3689" w:rsidP="00CA2ED9">
      <w:pPr>
        <w:ind w:firstLineChars="196" w:firstLine="412"/>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rsidR="00804254" w:rsidRDefault="00BF3689" w:rsidP="00CA2ED9">
      <w:pPr>
        <w:ind w:firstLineChars="196" w:firstLine="412"/>
        <w:rPr>
          <w:rFonts w:ascii="宋体" w:hAnsi="宋体"/>
        </w:rPr>
      </w:pPr>
      <w:r>
        <w:rPr>
          <w:rFonts w:ascii="宋体" w:hAnsi="宋体" w:hint="eastAsia"/>
        </w:rPr>
        <w:t>42.4公开招标失败的采购项目重新组织公开招标，由政府集中采购机构重新按公开招标流程组织采购活动。</w:t>
      </w:r>
    </w:p>
    <w:p w:rsidR="00804254" w:rsidRDefault="00BF3689">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rsidR="00804254" w:rsidRDefault="00804254">
      <w:pPr>
        <w:rPr>
          <w:rFonts w:ascii="黑体" w:eastAsia="黑体" w:hAnsi="宋体"/>
          <w:sz w:val="24"/>
        </w:rPr>
      </w:pPr>
    </w:p>
    <w:p w:rsidR="00804254" w:rsidRDefault="00BF3689">
      <w:pPr>
        <w:pStyle w:val="2"/>
        <w:numPr>
          <w:ilvl w:val="0"/>
          <w:numId w:val="19"/>
        </w:numPr>
        <w:spacing w:beforeLines="50" w:before="120" w:afterLines="50" w:after="120"/>
        <w:ind w:left="562" w:hanging="562"/>
        <w:rPr>
          <w:sz w:val="28"/>
          <w:szCs w:val="28"/>
        </w:rPr>
      </w:pPr>
      <w:bookmarkStart w:id="137" w:name="_Hlk72439043"/>
      <w:r>
        <w:rPr>
          <w:rFonts w:hint="eastAsia"/>
          <w:sz w:val="28"/>
          <w:szCs w:val="28"/>
        </w:rPr>
        <w:t xml:space="preserve"> 合同的授予与备案</w:t>
      </w:r>
      <w:bookmarkEnd w:id="137"/>
    </w:p>
    <w:p w:rsidR="00804254" w:rsidRDefault="00BF3689">
      <w:pPr>
        <w:rPr>
          <w:rFonts w:ascii="黑体" w:eastAsia="黑体" w:hAnsi="宋体"/>
          <w:sz w:val="24"/>
        </w:rPr>
      </w:pPr>
      <w:bookmarkStart w:id="138" w:name="_Toc73517679"/>
      <w:bookmarkStart w:id="139" w:name="_Toc73521586"/>
      <w:bookmarkStart w:id="140" w:name="_Toc73518157"/>
      <w:bookmarkStart w:id="141" w:name="_Toc100052408"/>
      <w:bookmarkStart w:id="142" w:name="_Toc73521674"/>
      <w:bookmarkStart w:id="143" w:name="_Hlk72439088"/>
      <w:r>
        <w:rPr>
          <w:rFonts w:ascii="黑体" w:eastAsia="黑体" w:hAnsi="宋体" w:hint="eastAsia"/>
          <w:sz w:val="24"/>
        </w:rPr>
        <w:t>43．合同授予标准</w:t>
      </w:r>
      <w:bookmarkEnd w:id="138"/>
      <w:bookmarkEnd w:id="139"/>
      <w:bookmarkEnd w:id="140"/>
      <w:bookmarkEnd w:id="141"/>
      <w:bookmarkEnd w:id="142"/>
    </w:p>
    <w:p w:rsidR="00804254" w:rsidRDefault="00BF3689" w:rsidP="00CA2ED9">
      <w:pPr>
        <w:ind w:firstLineChars="196" w:firstLine="412"/>
        <w:rPr>
          <w:rFonts w:ascii="宋体" w:hAnsi="宋体"/>
          <w:szCs w:val="21"/>
        </w:rPr>
      </w:pPr>
      <w:r>
        <w:rPr>
          <w:rFonts w:ascii="宋体" w:hAnsi="宋体" w:hint="eastAsia"/>
          <w:szCs w:val="21"/>
        </w:rPr>
        <w:t>本项目的合同将授予经本招标文件规定评审确定的中标供应商。</w:t>
      </w:r>
    </w:p>
    <w:p w:rsidR="00804254" w:rsidRDefault="00BF3689">
      <w:pPr>
        <w:rPr>
          <w:rFonts w:ascii="黑体" w:eastAsia="黑体" w:hAnsi="宋体"/>
          <w:sz w:val="24"/>
        </w:rPr>
      </w:pPr>
      <w:bookmarkStart w:id="144" w:name="_Toc73521675"/>
      <w:bookmarkStart w:id="145" w:name="_Toc73517680"/>
      <w:bookmarkStart w:id="146" w:name="_Toc73521587"/>
      <w:bookmarkStart w:id="147" w:name="_Toc73518158"/>
      <w:bookmarkStart w:id="148" w:name="_Toc100052409"/>
      <w:r>
        <w:rPr>
          <w:rFonts w:ascii="黑体" w:eastAsia="黑体" w:hAnsi="宋体" w:hint="eastAsia"/>
          <w:sz w:val="24"/>
        </w:rPr>
        <w:t>44．</w:t>
      </w:r>
      <w:bookmarkEnd w:id="144"/>
      <w:bookmarkEnd w:id="145"/>
      <w:bookmarkEnd w:id="146"/>
      <w:bookmarkEnd w:id="147"/>
      <w:bookmarkEnd w:id="148"/>
      <w:r>
        <w:rPr>
          <w:rFonts w:ascii="黑体" w:eastAsia="黑体" w:hAnsi="宋体" w:hint="eastAsia"/>
          <w:sz w:val="24"/>
        </w:rPr>
        <w:t>接受和拒绝任何或所有投标的权力</w:t>
      </w:r>
    </w:p>
    <w:p w:rsidR="00804254" w:rsidRDefault="00BF3689" w:rsidP="00CA2ED9">
      <w:pPr>
        <w:ind w:firstLineChars="196" w:firstLine="412"/>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804254" w:rsidRDefault="00BF3689">
      <w:pPr>
        <w:rPr>
          <w:rFonts w:ascii="黑体" w:eastAsia="黑体" w:hAnsi="宋体"/>
          <w:sz w:val="24"/>
        </w:rPr>
      </w:pPr>
      <w:bookmarkStart w:id="149" w:name="_Toc73517682"/>
      <w:bookmarkStart w:id="150" w:name="_Toc73521677"/>
      <w:bookmarkStart w:id="151" w:name="_Toc100052410"/>
      <w:bookmarkStart w:id="152" w:name="_Toc73521589"/>
      <w:bookmarkStart w:id="153" w:name="_Toc73518160"/>
      <w:r>
        <w:rPr>
          <w:rFonts w:ascii="黑体" w:eastAsia="黑体" w:hAnsi="宋体" w:hint="eastAsia"/>
          <w:sz w:val="24"/>
        </w:rPr>
        <w:t>45．合同的签订</w:t>
      </w:r>
      <w:bookmarkEnd w:id="149"/>
      <w:bookmarkEnd w:id="150"/>
      <w:bookmarkEnd w:id="151"/>
      <w:bookmarkEnd w:id="152"/>
      <w:bookmarkEnd w:id="153"/>
    </w:p>
    <w:p w:rsidR="00804254" w:rsidRDefault="00BF3689" w:rsidP="00CA2ED9">
      <w:pPr>
        <w:ind w:firstLineChars="196" w:firstLine="412"/>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rsidR="00804254" w:rsidRDefault="00BF3689" w:rsidP="00CA2ED9">
      <w:pPr>
        <w:ind w:firstLineChars="196" w:firstLine="412"/>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804254" w:rsidRDefault="00BF3689" w:rsidP="00CA2ED9">
      <w:pPr>
        <w:ind w:firstLineChars="196" w:firstLine="412"/>
        <w:rPr>
          <w:rFonts w:ascii="宋体" w:hAnsi="宋体"/>
          <w:szCs w:val="21"/>
        </w:rPr>
      </w:pPr>
      <w:r>
        <w:rPr>
          <w:rFonts w:ascii="宋体" w:hAnsi="宋体" w:hint="eastAsia"/>
          <w:szCs w:val="21"/>
        </w:rPr>
        <w:t>45.3中标人应当按照合同约定履行义务，完成中标项目，不得将中标项目转让（转包）给他人。</w:t>
      </w:r>
    </w:p>
    <w:p w:rsidR="00804254" w:rsidRDefault="00BF3689">
      <w:pPr>
        <w:rPr>
          <w:rFonts w:ascii="黑体" w:eastAsia="黑体" w:hAnsi="宋体"/>
          <w:sz w:val="24"/>
        </w:rPr>
      </w:pPr>
      <w:bookmarkStart w:id="154" w:name="_Toc73521678"/>
      <w:bookmarkStart w:id="155" w:name="_Toc73521590"/>
      <w:bookmarkStart w:id="156" w:name="_Toc100052411"/>
      <w:bookmarkStart w:id="157" w:name="_Toc73517683"/>
      <w:bookmarkStart w:id="158" w:name="_Toc73518161"/>
      <w:r>
        <w:rPr>
          <w:rFonts w:ascii="黑体" w:eastAsia="黑体" w:hAnsi="宋体" w:hint="eastAsia"/>
          <w:sz w:val="24"/>
        </w:rPr>
        <w:t>46．履约担保</w:t>
      </w:r>
      <w:bookmarkEnd w:id="154"/>
      <w:bookmarkEnd w:id="155"/>
      <w:bookmarkEnd w:id="156"/>
      <w:bookmarkEnd w:id="157"/>
      <w:bookmarkEnd w:id="158"/>
    </w:p>
    <w:p w:rsidR="00804254" w:rsidRDefault="00BF3689" w:rsidP="00CA2ED9">
      <w:pPr>
        <w:ind w:firstLineChars="196" w:firstLine="412"/>
        <w:rPr>
          <w:rFonts w:ascii="宋体" w:hAnsi="宋体"/>
          <w:szCs w:val="21"/>
        </w:rPr>
      </w:pPr>
      <w:r>
        <w:rPr>
          <w:rFonts w:ascii="宋体" w:hAnsi="宋体" w:hint="eastAsia"/>
          <w:szCs w:val="21"/>
        </w:rPr>
        <w:t>46.1在签订项目合同的同时，中标人应按“对通用条款的补充内容”中规定的金额向</w:t>
      </w:r>
      <w:r>
        <w:rPr>
          <w:rFonts w:ascii="宋体" w:hAnsi="宋体" w:hint="eastAsia"/>
          <w:szCs w:val="21"/>
        </w:rPr>
        <w:lastRenderedPageBreak/>
        <w:t>采购人提交履约担保；</w:t>
      </w:r>
    </w:p>
    <w:p w:rsidR="00804254" w:rsidRDefault="00BF3689" w:rsidP="00CA2ED9">
      <w:pPr>
        <w:ind w:firstLineChars="196" w:firstLine="412"/>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804254" w:rsidRDefault="00BF3689">
      <w:pPr>
        <w:rPr>
          <w:rFonts w:ascii="黑体" w:eastAsia="黑体" w:hAnsi="宋体"/>
          <w:sz w:val="24"/>
        </w:rPr>
      </w:pPr>
      <w:r>
        <w:rPr>
          <w:rFonts w:ascii="黑体" w:eastAsia="黑体" w:hAnsi="宋体" w:hint="eastAsia"/>
          <w:sz w:val="24"/>
        </w:rPr>
        <w:t>47. 合同备案</w:t>
      </w:r>
    </w:p>
    <w:p w:rsidR="00804254" w:rsidRDefault="00BF3689">
      <w:pPr>
        <w:ind w:firstLineChars="200" w:firstLine="420"/>
        <w:rPr>
          <w:rFonts w:ascii="宋体" w:hAnsi="宋体"/>
          <w:szCs w:val="21"/>
        </w:rPr>
      </w:pPr>
      <w:r>
        <w:rPr>
          <w:rFonts w:ascii="宋体" w:hAnsi="宋体" w:hint="eastAsia"/>
          <w:szCs w:val="21"/>
          <w:lang w:eastAsia="zh-Hans"/>
        </w:rPr>
        <w:t>采购人与中标供应商自中标通知书发出之日起10个工作日内签订政府采购合同，</w:t>
      </w:r>
      <w:r>
        <w:rPr>
          <w:rFonts w:ascii="宋体" w:hAnsi="宋体" w:hint="eastAsia"/>
          <w:szCs w:val="21"/>
        </w:rPr>
        <w:t>并按财政部门规定提交备案。</w:t>
      </w:r>
    </w:p>
    <w:p w:rsidR="00804254" w:rsidRDefault="00BF3689">
      <w:pPr>
        <w:rPr>
          <w:rFonts w:ascii="黑体" w:eastAsia="黑体" w:hAnsi="宋体"/>
          <w:sz w:val="24"/>
        </w:rPr>
      </w:pPr>
      <w:r>
        <w:rPr>
          <w:rFonts w:ascii="黑体" w:eastAsia="黑体" w:hAnsi="宋体" w:hint="eastAsia"/>
          <w:sz w:val="24"/>
        </w:rPr>
        <w:t>48. 合同变更</w:t>
      </w:r>
    </w:p>
    <w:p w:rsidR="00804254" w:rsidRDefault="00BF3689" w:rsidP="00CA2ED9">
      <w:pPr>
        <w:ind w:firstLineChars="196" w:firstLine="412"/>
        <w:rPr>
          <w:rFonts w:ascii="宋体" w:hAnsi="宋体"/>
          <w:szCs w:val="21"/>
        </w:rPr>
      </w:pPr>
      <w:r>
        <w:rPr>
          <w:rFonts w:ascii="宋体" w:hAnsi="宋体" w:hint="eastAsia"/>
          <w:szCs w:val="21"/>
        </w:rPr>
        <w:t>合同变更事宜按《深圳市财政局关于优化政府采购合同备案的通知》（深财发保〔2022〕2号）相关规定执行。</w:t>
      </w:r>
    </w:p>
    <w:p w:rsidR="00804254" w:rsidRDefault="00BF3689">
      <w:pPr>
        <w:rPr>
          <w:rFonts w:ascii="黑体" w:eastAsia="黑体" w:hAnsi="宋体"/>
          <w:sz w:val="24"/>
        </w:rPr>
      </w:pPr>
      <w:r>
        <w:rPr>
          <w:rFonts w:ascii="黑体" w:eastAsia="黑体" w:hAnsi="宋体" w:hint="eastAsia"/>
          <w:sz w:val="24"/>
        </w:rPr>
        <w:t>49. 项目验收</w:t>
      </w:r>
    </w:p>
    <w:p w:rsidR="00804254" w:rsidRDefault="00BF3689">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rsidR="00804254" w:rsidRDefault="00BF3689">
      <w:pPr>
        <w:rPr>
          <w:rFonts w:ascii="黑体" w:eastAsia="黑体" w:hAnsi="宋体"/>
          <w:sz w:val="24"/>
        </w:rPr>
      </w:pPr>
      <w:r>
        <w:rPr>
          <w:rFonts w:ascii="黑体" w:eastAsia="黑体" w:hAnsi="宋体" w:hint="eastAsia"/>
          <w:sz w:val="24"/>
        </w:rPr>
        <w:t>50. 宣传</w:t>
      </w:r>
    </w:p>
    <w:p w:rsidR="00804254" w:rsidRDefault="00BF3689" w:rsidP="00CA2ED9">
      <w:pPr>
        <w:ind w:leftChars="100" w:left="210" w:firstLineChars="196" w:firstLine="412"/>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804254" w:rsidRDefault="00BF3689" w:rsidP="00CA2ED9">
      <w:pPr>
        <w:ind w:leftChars="100" w:left="210" w:firstLineChars="196" w:firstLine="412"/>
        <w:rPr>
          <w:rFonts w:ascii="宋体" w:hAnsi="宋体"/>
        </w:rPr>
      </w:pPr>
      <w:r>
        <w:rPr>
          <w:rFonts w:ascii="宋体" w:hAnsi="宋体"/>
        </w:rPr>
        <w:t>a.名片、宣传册、广告标语等；</w:t>
      </w:r>
    </w:p>
    <w:p w:rsidR="00804254" w:rsidRDefault="00BF3689" w:rsidP="00CA2ED9">
      <w:pPr>
        <w:ind w:leftChars="100" w:left="210" w:firstLineChars="196" w:firstLine="412"/>
        <w:rPr>
          <w:rFonts w:ascii="宋体" w:hAnsi="宋体"/>
        </w:rPr>
      </w:pPr>
      <w:r>
        <w:rPr>
          <w:rFonts w:ascii="宋体" w:hAnsi="宋体"/>
        </w:rPr>
        <w:t>b.案例介绍、推广等；</w:t>
      </w:r>
    </w:p>
    <w:p w:rsidR="00804254" w:rsidRDefault="00BF3689" w:rsidP="00CA2ED9">
      <w:pPr>
        <w:ind w:leftChars="100" w:left="210" w:firstLineChars="196" w:firstLine="412"/>
        <w:rPr>
          <w:rFonts w:ascii="宋体" w:hAnsi="宋体"/>
        </w:rPr>
      </w:pPr>
      <w:r>
        <w:rPr>
          <w:rFonts w:ascii="宋体" w:hAnsi="宋体" w:hint="eastAsia"/>
        </w:rPr>
        <w:t>c.工作</w:t>
      </w:r>
      <w:r>
        <w:rPr>
          <w:rFonts w:ascii="宋体" w:hAnsi="宋体"/>
        </w:rPr>
        <w:t>人员向其他消费群体宣传。</w:t>
      </w:r>
    </w:p>
    <w:p w:rsidR="00804254" w:rsidRDefault="00BF3689">
      <w:pPr>
        <w:rPr>
          <w:rFonts w:ascii="黑体" w:eastAsia="黑体" w:hAnsi="宋体"/>
          <w:sz w:val="24"/>
        </w:rPr>
      </w:pPr>
      <w:r>
        <w:rPr>
          <w:rFonts w:ascii="黑体" w:eastAsia="黑体" w:hAnsi="宋体" w:hint="eastAsia"/>
          <w:sz w:val="24"/>
        </w:rPr>
        <w:t>51. 供应商违法责任</w:t>
      </w:r>
    </w:p>
    <w:p w:rsidR="00804254" w:rsidRDefault="00BF3689" w:rsidP="00CA2ED9">
      <w:pPr>
        <w:ind w:firstLineChars="196" w:firstLine="412"/>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rsidR="00804254" w:rsidRDefault="00BF3689" w:rsidP="00CA2ED9">
      <w:pPr>
        <w:ind w:firstLineChars="196" w:firstLine="412"/>
        <w:rPr>
          <w:rFonts w:ascii="宋体" w:hAnsi="宋体"/>
          <w:szCs w:val="21"/>
        </w:rPr>
      </w:pPr>
      <w:r>
        <w:rPr>
          <w:rFonts w:ascii="宋体" w:hAnsi="宋体" w:hint="eastAsia"/>
          <w:szCs w:val="21"/>
        </w:rPr>
        <w:t>（1）在采购活动中应当回避而未回避的；</w:t>
      </w:r>
    </w:p>
    <w:p w:rsidR="00804254" w:rsidRDefault="00BF3689" w:rsidP="00CA2ED9">
      <w:pPr>
        <w:ind w:firstLineChars="196" w:firstLine="412"/>
        <w:rPr>
          <w:rFonts w:ascii="宋体" w:hAnsi="宋体"/>
          <w:szCs w:val="21"/>
        </w:rPr>
      </w:pPr>
      <w:r>
        <w:rPr>
          <w:rFonts w:ascii="宋体" w:hAnsi="宋体" w:hint="eastAsia"/>
          <w:szCs w:val="21"/>
        </w:rPr>
        <w:t>（2）未按本条例规定签订、履行采购合同，造成严重后果的；</w:t>
      </w:r>
    </w:p>
    <w:p w:rsidR="00804254" w:rsidRDefault="00BF3689" w:rsidP="00CA2ED9">
      <w:pPr>
        <w:ind w:firstLineChars="196" w:firstLine="412"/>
        <w:rPr>
          <w:rFonts w:ascii="宋体" w:hAnsi="宋体"/>
          <w:szCs w:val="21"/>
        </w:rPr>
      </w:pPr>
      <w:r>
        <w:rPr>
          <w:rFonts w:ascii="宋体" w:hAnsi="宋体" w:hint="eastAsia"/>
          <w:szCs w:val="21"/>
        </w:rPr>
        <w:t>（3）隐瞒真实情况，提供虚假资料的；</w:t>
      </w:r>
    </w:p>
    <w:p w:rsidR="00804254" w:rsidRDefault="00BF3689" w:rsidP="00CA2ED9">
      <w:pPr>
        <w:ind w:firstLineChars="196" w:firstLine="412"/>
        <w:rPr>
          <w:rFonts w:ascii="宋体" w:hAnsi="宋体"/>
          <w:szCs w:val="21"/>
        </w:rPr>
      </w:pPr>
      <w:r>
        <w:rPr>
          <w:rFonts w:ascii="宋体" w:hAnsi="宋体" w:hint="eastAsia"/>
          <w:szCs w:val="21"/>
        </w:rPr>
        <w:t>（4）以非法手段排斥其他供应商参与竞争的；</w:t>
      </w:r>
    </w:p>
    <w:p w:rsidR="00804254" w:rsidRDefault="00BF3689" w:rsidP="00CA2ED9">
      <w:pPr>
        <w:ind w:firstLineChars="196" w:firstLine="412"/>
        <w:rPr>
          <w:rFonts w:ascii="宋体" w:hAnsi="宋体"/>
          <w:szCs w:val="21"/>
        </w:rPr>
      </w:pPr>
      <w:r>
        <w:rPr>
          <w:rFonts w:ascii="宋体" w:hAnsi="宋体" w:hint="eastAsia"/>
          <w:szCs w:val="21"/>
        </w:rPr>
        <w:t>（5）与其他采购参加人串通投标的；</w:t>
      </w:r>
    </w:p>
    <w:p w:rsidR="00804254" w:rsidRDefault="00BF3689" w:rsidP="00CA2ED9">
      <w:pPr>
        <w:ind w:firstLineChars="196" w:firstLine="412"/>
        <w:rPr>
          <w:rFonts w:ascii="宋体" w:hAnsi="宋体"/>
          <w:szCs w:val="21"/>
        </w:rPr>
      </w:pPr>
      <w:r>
        <w:rPr>
          <w:rFonts w:ascii="宋体" w:hAnsi="宋体" w:hint="eastAsia"/>
          <w:szCs w:val="21"/>
        </w:rPr>
        <w:t>（6）恶意投诉的；</w:t>
      </w:r>
    </w:p>
    <w:p w:rsidR="00804254" w:rsidRDefault="00BF3689" w:rsidP="00CA2ED9">
      <w:pPr>
        <w:ind w:firstLineChars="196" w:firstLine="412"/>
        <w:rPr>
          <w:rFonts w:ascii="宋体" w:hAnsi="宋体"/>
          <w:szCs w:val="21"/>
        </w:rPr>
      </w:pPr>
      <w:r>
        <w:rPr>
          <w:rFonts w:ascii="宋体" w:hAnsi="宋体" w:hint="eastAsia"/>
          <w:szCs w:val="21"/>
        </w:rPr>
        <w:t>（7）向采购项目相关人行贿或者提供其他不当利益的；</w:t>
      </w:r>
    </w:p>
    <w:p w:rsidR="00804254" w:rsidRDefault="00BF3689" w:rsidP="00CA2ED9">
      <w:pPr>
        <w:ind w:firstLineChars="196" w:firstLine="412"/>
        <w:rPr>
          <w:rFonts w:ascii="宋体" w:hAnsi="宋体"/>
          <w:szCs w:val="21"/>
        </w:rPr>
      </w:pPr>
      <w:r>
        <w:rPr>
          <w:rFonts w:ascii="宋体" w:hAnsi="宋体" w:hint="eastAsia"/>
          <w:szCs w:val="21"/>
        </w:rPr>
        <w:t>（8）阻碍、抗拒主管部门监督检查的；</w:t>
      </w:r>
    </w:p>
    <w:p w:rsidR="00804254" w:rsidRDefault="00BF3689" w:rsidP="00CA2ED9">
      <w:pPr>
        <w:ind w:firstLineChars="196" w:firstLine="412"/>
        <w:rPr>
          <w:rFonts w:ascii="宋体" w:hAnsi="宋体"/>
          <w:szCs w:val="21"/>
        </w:rPr>
      </w:pPr>
      <w:r>
        <w:rPr>
          <w:rFonts w:ascii="宋体" w:hAnsi="宋体" w:hint="eastAsia"/>
          <w:szCs w:val="21"/>
        </w:rPr>
        <w:t>（9）其他违反本条例规定的行为。</w:t>
      </w:r>
    </w:p>
    <w:p w:rsidR="00804254" w:rsidRDefault="00BF3689" w:rsidP="00CA2ED9">
      <w:pPr>
        <w:ind w:firstLineChars="196" w:firstLine="412"/>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59" w:name="_Hlk72440769"/>
      <w:r>
        <w:rPr>
          <w:rFonts w:ascii="宋体" w:hAnsi="宋体" w:hint="eastAsia"/>
          <w:szCs w:val="21"/>
        </w:rPr>
        <w:t>政府集中采购机构或采购人不予退还其交纳的谈判保证金，情节严重的，并由主管部门</w:t>
      </w:r>
      <w:bookmarkEnd w:id="159"/>
      <w:r>
        <w:rPr>
          <w:rFonts w:ascii="宋体" w:hAnsi="宋体" w:hint="eastAsia"/>
          <w:szCs w:val="21"/>
        </w:rPr>
        <w:t>记入供应商诚信档案，予以通报：</w:t>
      </w:r>
    </w:p>
    <w:p w:rsidR="00804254" w:rsidRDefault="00BF3689" w:rsidP="00CA2ED9">
      <w:pPr>
        <w:ind w:firstLineChars="196" w:firstLine="412"/>
        <w:rPr>
          <w:rFonts w:ascii="宋体" w:hAnsi="宋体"/>
          <w:szCs w:val="21"/>
        </w:rPr>
      </w:pPr>
      <w:r>
        <w:rPr>
          <w:rFonts w:ascii="宋体" w:hAnsi="宋体" w:hint="eastAsia"/>
          <w:szCs w:val="21"/>
        </w:rPr>
        <w:t>（1</w:t>
      </w:r>
      <w:r>
        <w:rPr>
          <w:rFonts w:ascii="宋体" w:hAnsi="宋体"/>
          <w:szCs w:val="21"/>
        </w:rPr>
        <w:t>）投标截止后，撤销投标的；</w:t>
      </w:r>
    </w:p>
    <w:p w:rsidR="00804254" w:rsidRDefault="00BF3689" w:rsidP="00CA2ED9">
      <w:pPr>
        <w:ind w:firstLineChars="196" w:firstLine="412"/>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804254" w:rsidRDefault="00BF3689" w:rsidP="00CA2ED9">
      <w:pPr>
        <w:ind w:firstLineChars="196" w:firstLine="412"/>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rsidR="00804254" w:rsidRDefault="00BF3689" w:rsidP="00CA2ED9">
      <w:pPr>
        <w:ind w:firstLineChars="196" w:firstLine="412"/>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bookmarkEnd w:id="143"/>
    <w:p w:rsidR="00804254" w:rsidRDefault="00BF3689">
      <w:pPr>
        <w:pStyle w:val="2"/>
        <w:numPr>
          <w:ilvl w:val="0"/>
          <w:numId w:val="19"/>
        </w:numPr>
        <w:spacing w:beforeLines="50" w:before="120" w:afterLines="50" w:after="120"/>
        <w:ind w:left="562" w:hanging="562"/>
        <w:rPr>
          <w:sz w:val="28"/>
          <w:szCs w:val="28"/>
        </w:rPr>
      </w:pPr>
      <w:r>
        <w:rPr>
          <w:rFonts w:hint="eastAsia"/>
          <w:sz w:val="28"/>
          <w:szCs w:val="28"/>
        </w:rPr>
        <w:t xml:space="preserve"> 质疑处理</w:t>
      </w:r>
    </w:p>
    <w:p w:rsidR="00804254" w:rsidRDefault="00BF3689">
      <w:pPr>
        <w:rPr>
          <w:rFonts w:ascii="黑体" w:eastAsia="黑体" w:hAnsi="宋体"/>
          <w:sz w:val="24"/>
        </w:rPr>
      </w:pPr>
      <w:bookmarkStart w:id="160" w:name="_Hlk72439706"/>
      <w:r>
        <w:rPr>
          <w:rFonts w:ascii="黑体" w:eastAsia="黑体" w:hAnsi="宋体" w:hint="eastAsia"/>
          <w:sz w:val="24"/>
        </w:rPr>
        <w:t>52.质疑提出与答复</w:t>
      </w:r>
    </w:p>
    <w:p w:rsidR="00804254" w:rsidRDefault="00BF3689">
      <w:pPr>
        <w:rPr>
          <w:rFonts w:ascii="宋体" w:hAnsi="宋体"/>
          <w:szCs w:val="21"/>
        </w:rPr>
      </w:pPr>
      <w:r>
        <w:rPr>
          <w:rFonts w:ascii="宋体" w:hAnsi="宋体" w:hint="eastAsia"/>
          <w:szCs w:val="21"/>
        </w:rPr>
        <w:t xml:space="preserve">    52.1提出质疑</w:t>
      </w:r>
    </w:p>
    <w:p w:rsidR="00804254" w:rsidRDefault="00BF3689">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rsidR="00804254" w:rsidRDefault="00BF3689">
      <w:pPr>
        <w:rPr>
          <w:rFonts w:ascii="宋体" w:hAnsi="宋体"/>
          <w:szCs w:val="21"/>
        </w:rPr>
      </w:pPr>
      <w:r>
        <w:rPr>
          <w:rFonts w:ascii="宋体" w:hAnsi="宋体" w:hint="eastAsia"/>
          <w:szCs w:val="21"/>
        </w:rPr>
        <w:lastRenderedPageBreak/>
        <w:t xml:space="preserve">    52.2</w:t>
      </w:r>
      <w:r>
        <w:rPr>
          <w:rFonts w:ascii="宋体" w:hAnsi="宋体"/>
          <w:szCs w:val="21"/>
        </w:rPr>
        <w:t>法律依据</w:t>
      </w:r>
    </w:p>
    <w:p w:rsidR="00804254" w:rsidRDefault="00BF3689">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rsidR="00804254" w:rsidRDefault="00BF3689">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rsidR="00804254" w:rsidRDefault="00BF3689">
      <w:pPr>
        <w:rPr>
          <w:rFonts w:ascii="宋体" w:hAnsi="宋体"/>
          <w:szCs w:val="21"/>
        </w:rPr>
      </w:pPr>
      <w:r>
        <w:rPr>
          <w:rFonts w:ascii="宋体" w:hAnsi="宋体" w:hint="eastAsia"/>
          <w:szCs w:val="21"/>
        </w:rPr>
        <w:t xml:space="preserve">    52.3.1提出质疑的供应商应当是参与所质疑项目采购活动的供应商；</w:t>
      </w:r>
      <w:bookmarkStart w:id="161" w:name="_Hlk75374941"/>
      <w:r>
        <w:rPr>
          <w:rFonts w:ascii="宋体" w:hAnsi="宋体" w:hint="eastAsia"/>
          <w:szCs w:val="21"/>
        </w:rPr>
        <w:t>以联合体形式参与的，质疑应当由组成联合体的所有成员共同提出</w:t>
      </w:r>
      <w:bookmarkEnd w:id="161"/>
      <w:r>
        <w:rPr>
          <w:rFonts w:ascii="宋体" w:hAnsi="宋体" w:hint="eastAsia"/>
          <w:szCs w:val="21"/>
        </w:rPr>
        <w:t>；</w:t>
      </w:r>
    </w:p>
    <w:p w:rsidR="00804254" w:rsidRDefault="00BF3689">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rsidR="00804254" w:rsidRDefault="00BF3689">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rsidR="00804254" w:rsidRDefault="00BF3689">
      <w:pPr>
        <w:ind w:firstLine="420"/>
        <w:rPr>
          <w:rFonts w:ascii="宋体" w:hAnsi="宋体"/>
          <w:szCs w:val="21"/>
        </w:rPr>
      </w:pPr>
      <w:r>
        <w:rPr>
          <w:rFonts w:ascii="宋体" w:hAnsi="宋体" w:hint="eastAsia"/>
          <w:szCs w:val="21"/>
        </w:rPr>
        <w:t>（1）供应商的名称（或者姓名）、地址、邮编、邮箱、联系人及联系电话；</w:t>
      </w:r>
    </w:p>
    <w:p w:rsidR="00804254" w:rsidRDefault="00BF3689">
      <w:pPr>
        <w:ind w:firstLineChars="200" w:firstLine="420"/>
        <w:rPr>
          <w:rFonts w:ascii="宋体" w:hAnsi="宋体"/>
          <w:szCs w:val="21"/>
        </w:rPr>
      </w:pPr>
      <w:r>
        <w:rPr>
          <w:rFonts w:ascii="宋体" w:hAnsi="宋体" w:hint="eastAsia"/>
          <w:szCs w:val="21"/>
        </w:rPr>
        <w:t>（2）质疑项目的名称、编号；</w:t>
      </w:r>
    </w:p>
    <w:p w:rsidR="00804254" w:rsidRDefault="00BF3689">
      <w:pPr>
        <w:ind w:firstLineChars="200" w:firstLine="420"/>
        <w:rPr>
          <w:rFonts w:ascii="宋体" w:hAnsi="宋体"/>
          <w:szCs w:val="21"/>
        </w:rPr>
      </w:pPr>
      <w:r>
        <w:rPr>
          <w:rFonts w:ascii="宋体" w:hAnsi="宋体" w:hint="eastAsia"/>
          <w:szCs w:val="21"/>
        </w:rPr>
        <w:t>（3）具体、明确的质疑对象、质疑事项和质疑请求；</w:t>
      </w:r>
    </w:p>
    <w:p w:rsidR="00804254" w:rsidRDefault="00BF3689">
      <w:pPr>
        <w:ind w:firstLineChars="200" w:firstLine="420"/>
        <w:rPr>
          <w:rFonts w:ascii="宋体" w:hAnsi="宋体"/>
          <w:szCs w:val="21"/>
        </w:rPr>
      </w:pPr>
      <w:r>
        <w:rPr>
          <w:rFonts w:ascii="宋体" w:hAnsi="宋体" w:hint="eastAsia"/>
          <w:szCs w:val="21"/>
        </w:rPr>
        <w:t>（4）因质疑事项而受损害的权益；</w:t>
      </w:r>
    </w:p>
    <w:p w:rsidR="00804254" w:rsidRDefault="00BF3689">
      <w:pPr>
        <w:ind w:firstLineChars="200" w:firstLine="420"/>
        <w:rPr>
          <w:rFonts w:ascii="宋体" w:hAnsi="宋体"/>
          <w:szCs w:val="21"/>
        </w:rPr>
      </w:pPr>
      <w:r>
        <w:rPr>
          <w:rFonts w:ascii="宋体" w:hAnsi="宋体" w:hint="eastAsia"/>
          <w:szCs w:val="21"/>
        </w:rPr>
        <w:t>（5）事实依据；</w:t>
      </w:r>
    </w:p>
    <w:p w:rsidR="00804254" w:rsidRDefault="00BF3689">
      <w:pPr>
        <w:ind w:firstLineChars="200" w:firstLine="420"/>
        <w:rPr>
          <w:rFonts w:ascii="宋体" w:hAnsi="宋体"/>
          <w:szCs w:val="21"/>
        </w:rPr>
      </w:pPr>
      <w:r>
        <w:rPr>
          <w:rFonts w:ascii="宋体" w:hAnsi="宋体" w:hint="eastAsia"/>
          <w:szCs w:val="21"/>
        </w:rPr>
        <w:t>（6）必要的法律依据；</w:t>
      </w:r>
    </w:p>
    <w:p w:rsidR="00804254" w:rsidRDefault="00BF3689">
      <w:pPr>
        <w:ind w:firstLineChars="200" w:firstLine="420"/>
        <w:rPr>
          <w:rFonts w:ascii="宋体" w:hAnsi="宋体"/>
          <w:szCs w:val="21"/>
        </w:rPr>
      </w:pPr>
      <w:r>
        <w:rPr>
          <w:rFonts w:ascii="宋体" w:hAnsi="宋体" w:hint="eastAsia"/>
          <w:szCs w:val="21"/>
        </w:rPr>
        <w:t>（7）提出质疑的日期。</w:t>
      </w:r>
    </w:p>
    <w:p w:rsidR="00804254" w:rsidRDefault="00BF3689">
      <w:pPr>
        <w:ind w:firstLineChars="200" w:firstLine="42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rsidR="00804254" w:rsidRDefault="00BF3689">
      <w:pPr>
        <w:ind w:firstLineChars="200" w:firstLine="420"/>
        <w:rPr>
          <w:rFonts w:ascii="宋体" w:hAnsi="宋体"/>
          <w:szCs w:val="21"/>
        </w:rPr>
      </w:pPr>
      <w:r>
        <w:rPr>
          <w:rFonts w:ascii="宋体" w:hAnsi="宋体" w:hint="eastAsia"/>
          <w:szCs w:val="21"/>
        </w:rPr>
        <w:t>52.4提交</w:t>
      </w:r>
      <w:r>
        <w:rPr>
          <w:rFonts w:ascii="宋体" w:hAnsi="宋体"/>
          <w:szCs w:val="21"/>
        </w:rPr>
        <w:t>材料</w:t>
      </w:r>
    </w:p>
    <w:p w:rsidR="00804254" w:rsidRDefault="00BF3689">
      <w:pPr>
        <w:ind w:firstLineChars="200" w:firstLine="42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rsidR="00804254" w:rsidRDefault="00BF3689">
      <w:pPr>
        <w:ind w:firstLineChars="200" w:firstLine="42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804254" w:rsidRDefault="00BF3689">
      <w:pPr>
        <w:ind w:firstLineChars="200" w:firstLine="422"/>
        <w:rPr>
          <w:b/>
          <w:color w:val="FF0000"/>
        </w:rPr>
      </w:pPr>
      <w:r>
        <w:rPr>
          <w:rFonts w:hint="eastAsia"/>
          <w:b/>
          <w:color w:val="FF0000"/>
        </w:rPr>
        <w:t>52.5</w:t>
      </w:r>
      <w:r>
        <w:rPr>
          <w:rFonts w:hint="eastAsia"/>
          <w:b/>
          <w:color w:val="FF0000"/>
        </w:rPr>
        <w:t>提交方式</w:t>
      </w:r>
    </w:p>
    <w:p w:rsidR="00804254" w:rsidRDefault="00BF3689">
      <w:pPr>
        <w:ind w:firstLineChars="200" w:firstLine="422"/>
        <w:rPr>
          <w:b/>
          <w:color w:val="FF0000"/>
        </w:rPr>
      </w:pPr>
      <w:r>
        <w:rPr>
          <w:rFonts w:hint="eastAsia"/>
          <w:b/>
          <w:color w:val="FF0000"/>
        </w:rPr>
        <w:t>5</w:t>
      </w:r>
      <w:r>
        <w:rPr>
          <w:b/>
          <w:color w:val="FF0000"/>
        </w:rPr>
        <w:t>2.5.</w:t>
      </w:r>
      <w:r>
        <w:rPr>
          <w:rFonts w:hint="eastAsia"/>
          <w:b/>
          <w:color w:val="FF0000"/>
        </w:rPr>
        <w:t>1</w:t>
      </w:r>
      <w:r>
        <w:rPr>
          <w:rFonts w:hint="eastAsia"/>
          <w:b/>
          <w:color w:val="FF0000"/>
        </w:rPr>
        <w:t>请质疑供应商根据深圳公共资源交易中心网页（</w:t>
      </w:r>
      <w:r>
        <w:rPr>
          <w:rFonts w:hint="eastAsia"/>
          <w:b/>
          <w:color w:val="FF0000"/>
        </w:rPr>
        <w:t>https://www.szggzy.com/globalSearch/details.html?contentId=1211037</w:t>
      </w:r>
      <w:r>
        <w:rPr>
          <w:rFonts w:hint="eastAsia"/>
          <w:b/>
          <w:color w:val="FF0000"/>
        </w:rPr>
        <w:t>）所发布的质疑指引、质疑函模板填写质疑函并提交质疑材料。</w:t>
      </w:r>
    </w:p>
    <w:p w:rsidR="00804254" w:rsidRDefault="00BF3689">
      <w:pPr>
        <w:rPr>
          <w:b/>
          <w:bCs/>
          <w:color w:val="FF0000"/>
        </w:rPr>
      </w:pPr>
      <w:r>
        <w:rPr>
          <w:rFonts w:hint="eastAsia"/>
          <w:b/>
          <w:bCs/>
          <w:color w:val="FF0000"/>
        </w:rPr>
        <w:t>收文地点：深圳公共资源交易中心（深圳交易集团有限公司罗湖分公司）深圳市罗湖区黄贝街道凤凰社区深南东路</w:t>
      </w:r>
      <w:r>
        <w:rPr>
          <w:rFonts w:hint="eastAsia"/>
          <w:b/>
          <w:bCs/>
          <w:color w:val="FF0000"/>
        </w:rPr>
        <w:t>1076</w:t>
      </w:r>
      <w:r>
        <w:rPr>
          <w:rFonts w:hint="eastAsia"/>
          <w:b/>
          <w:bCs/>
          <w:color w:val="FF0000"/>
        </w:rPr>
        <w:t>号罗湖区党群服务中心</w:t>
      </w:r>
      <w:r>
        <w:rPr>
          <w:rFonts w:hint="eastAsia"/>
          <w:b/>
          <w:bCs/>
          <w:color w:val="FF0000"/>
        </w:rPr>
        <w:t>4</w:t>
      </w:r>
      <w:r>
        <w:rPr>
          <w:rFonts w:hint="eastAsia"/>
          <w:b/>
          <w:bCs/>
          <w:color w:val="FF0000"/>
        </w:rPr>
        <w:t>、</w:t>
      </w:r>
      <w:r>
        <w:rPr>
          <w:rFonts w:hint="eastAsia"/>
          <w:b/>
          <w:bCs/>
          <w:color w:val="FF0000"/>
        </w:rPr>
        <w:t xml:space="preserve">5 </w:t>
      </w:r>
      <w:r>
        <w:rPr>
          <w:rFonts w:hint="eastAsia"/>
          <w:b/>
          <w:bCs/>
          <w:color w:val="FF0000"/>
        </w:rPr>
        <w:t>层。质疑咨询电话：</w:t>
      </w:r>
      <w:r>
        <w:rPr>
          <w:rFonts w:hint="eastAsia"/>
          <w:b/>
          <w:bCs/>
          <w:color w:val="FF0000"/>
        </w:rPr>
        <w:t>0755-822399</w:t>
      </w:r>
      <w:r w:rsidR="00706A4B">
        <w:rPr>
          <w:rFonts w:hint="eastAsia"/>
          <w:b/>
          <w:bCs/>
          <w:color w:val="FF0000"/>
        </w:rPr>
        <w:t>6</w:t>
      </w:r>
      <w:r>
        <w:rPr>
          <w:rFonts w:hint="eastAsia"/>
          <w:b/>
          <w:bCs/>
          <w:color w:val="FF0000"/>
        </w:rPr>
        <w:t>2</w:t>
      </w:r>
      <w:r>
        <w:rPr>
          <w:rFonts w:hint="eastAsia"/>
          <w:b/>
          <w:bCs/>
          <w:color w:val="FF0000"/>
        </w:rPr>
        <w:t>。</w:t>
      </w:r>
    </w:p>
    <w:p w:rsidR="00804254" w:rsidRDefault="00BF3689">
      <w:pPr>
        <w:ind w:firstLineChars="200" w:firstLine="420"/>
        <w:rPr>
          <w:rFonts w:ascii="宋体" w:hAnsi="宋体"/>
          <w:szCs w:val="21"/>
        </w:rPr>
      </w:pPr>
      <w:r>
        <w:rPr>
          <w:rFonts w:ascii="宋体" w:hAnsi="宋体" w:hint="eastAsia"/>
          <w:szCs w:val="21"/>
        </w:rPr>
        <w:t>52.6收文办理</w:t>
      </w:r>
      <w:r>
        <w:rPr>
          <w:rFonts w:ascii="宋体" w:hAnsi="宋体"/>
          <w:szCs w:val="21"/>
        </w:rPr>
        <w:t>程序</w:t>
      </w:r>
    </w:p>
    <w:p w:rsidR="00804254" w:rsidRDefault="00BF3689">
      <w:pPr>
        <w:ind w:firstLineChars="200" w:firstLine="42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804254" w:rsidRDefault="00BF3689">
      <w:pPr>
        <w:ind w:firstLineChars="200" w:firstLine="420"/>
        <w:rPr>
          <w:rFonts w:ascii="仿宋" w:eastAsia="仿宋" w:hAnsi="仿宋"/>
          <w:sz w:val="28"/>
          <w:szCs w:val="28"/>
        </w:rPr>
      </w:pPr>
      <w:r>
        <w:rPr>
          <w:rFonts w:ascii="宋体" w:hAnsi="宋体" w:hint="eastAsia"/>
          <w:szCs w:val="21"/>
        </w:rPr>
        <w:t>52.6.2供应商提交的质疑材料不符合质疑条件的，视情况处理：</w:t>
      </w:r>
    </w:p>
    <w:p w:rsidR="00804254" w:rsidRDefault="00BF3689">
      <w:pPr>
        <w:ind w:firstLineChars="200" w:firstLine="42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804254" w:rsidRDefault="00BF3689">
      <w:pPr>
        <w:ind w:firstLineChars="200" w:firstLine="420"/>
        <w:rPr>
          <w:rFonts w:ascii="宋体" w:hAnsi="宋体"/>
          <w:szCs w:val="21"/>
        </w:rPr>
      </w:pPr>
      <w:r>
        <w:rPr>
          <w:rFonts w:ascii="宋体" w:hAnsi="宋体" w:hint="eastAsia"/>
          <w:szCs w:val="21"/>
        </w:rPr>
        <w:t>供应商提交的质疑存在下列情形之一的，不予受理：</w:t>
      </w:r>
    </w:p>
    <w:p w:rsidR="00804254" w:rsidRDefault="00BF3689">
      <w:pPr>
        <w:ind w:firstLineChars="200" w:firstLine="420"/>
        <w:rPr>
          <w:rFonts w:ascii="宋体" w:hAnsi="宋体"/>
          <w:szCs w:val="21"/>
        </w:rPr>
      </w:pPr>
      <w:r>
        <w:rPr>
          <w:rFonts w:ascii="宋体" w:hAnsi="宋体" w:hint="eastAsia"/>
          <w:szCs w:val="21"/>
        </w:rPr>
        <w:t>（1）质疑主体不满足要求的；</w:t>
      </w:r>
    </w:p>
    <w:p w:rsidR="00804254" w:rsidRDefault="00BF3689">
      <w:pPr>
        <w:ind w:firstLineChars="200" w:firstLine="420"/>
        <w:rPr>
          <w:rFonts w:ascii="宋体" w:hAnsi="宋体"/>
          <w:szCs w:val="21"/>
        </w:rPr>
      </w:pPr>
      <w:r>
        <w:rPr>
          <w:rFonts w:ascii="宋体" w:hAnsi="宋体" w:hint="eastAsia"/>
          <w:szCs w:val="21"/>
        </w:rPr>
        <w:t>（2）供应商自身权益未受到损害的；</w:t>
      </w:r>
    </w:p>
    <w:p w:rsidR="00804254" w:rsidRDefault="00BF3689">
      <w:pPr>
        <w:ind w:firstLineChars="200" w:firstLine="420"/>
        <w:rPr>
          <w:rFonts w:ascii="宋体" w:hAnsi="宋体"/>
          <w:szCs w:val="21"/>
        </w:rPr>
      </w:pPr>
      <w:r>
        <w:rPr>
          <w:rFonts w:ascii="宋体" w:hAnsi="宋体" w:hint="eastAsia"/>
          <w:szCs w:val="21"/>
        </w:rPr>
        <w:t>（3）供应商未在法定质疑期限内提出质疑的；</w:t>
      </w:r>
    </w:p>
    <w:p w:rsidR="00804254" w:rsidRDefault="00BF3689">
      <w:pPr>
        <w:ind w:firstLineChars="200" w:firstLine="42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rsidR="00804254" w:rsidRDefault="00BF3689">
      <w:pPr>
        <w:ind w:firstLineChars="200" w:firstLine="420"/>
        <w:rPr>
          <w:rFonts w:ascii="宋体" w:hAnsi="宋体"/>
          <w:szCs w:val="21"/>
        </w:rPr>
      </w:pPr>
      <w:r>
        <w:rPr>
          <w:rFonts w:ascii="宋体" w:hAnsi="宋体" w:hint="eastAsia"/>
          <w:szCs w:val="21"/>
        </w:rPr>
        <w:t>（5）其他不符合受理条件情形的。</w:t>
      </w:r>
    </w:p>
    <w:p w:rsidR="00804254" w:rsidRDefault="00BF3689">
      <w:pPr>
        <w:ind w:firstLineChars="200" w:firstLine="420"/>
        <w:rPr>
          <w:rFonts w:ascii="宋体" w:hAnsi="宋体"/>
          <w:szCs w:val="21"/>
        </w:rPr>
      </w:pPr>
      <w:r>
        <w:rPr>
          <w:rFonts w:ascii="宋体" w:hAnsi="宋体" w:hint="eastAsia"/>
          <w:szCs w:val="21"/>
        </w:rPr>
        <w:t>质疑事项不予受理的，政府集中采购机构应当向供应商出具不符合质疑条件告知书。</w:t>
      </w:r>
    </w:p>
    <w:p w:rsidR="00804254" w:rsidRDefault="00BF3689">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rsidR="00804254" w:rsidRDefault="00BF3689">
      <w:pPr>
        <w:rPr>
          <w:rFonts w:ascii="宋体" w:hAnsi="宋体"/>
          <w:szCs w:val="21"/>
        </w:rPr>
      </w:pPr>
      <w:r>
        <w:rPr>
          <w:rFonts w:ascii="宋体" w:hAnsi="宋体" w:hint="eastAsia"/>
          <w:szCs w:val="21"/>
        </w:rPr>
        <w:lastRenderedPageBreak/>
        <w:t xml:space="preserve">    自收文之日起七个工作日内。</w:t>
      </w:r>
    </w:p>
    <w:p w:rsidR="00804254" w:rsidRDefault="00BF3689">
      <w:pPr>
        <w:rPr>
          <w:rFonts w:ascii="宋体" w:hAnsi="宋体"/>
          <w:szCs w:val="21"/>
        </w:rPr>
      </w:pPr>
      <w:r>
        <w:rPr>
          <w:rFonts w:ascii="宋体" w:hAnsi="宋体" w:hint="eastAsia"/>
          <w:szCs w:val="21"/>
        </w:rPr>
        <w:t xml:space="preserve">    52.8投诉</w:t>
      </w:r>
    </w:p>
    <w:p w:rsidR="00804254" w:rsidRDefault="00BF3689">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rsidR="00804254" w:rsidRDefault="00BF3689">
      <w:pPr>
        <w:rPr>
          <w:rFonts w:ascii="黑体" w:eastAsia="黑体" w:hAnsi="宋体"/>
          <w:sz w:val="24"/>
        </w:rPr>
      </w:pPr>
      <w:r>
        <w:rPr>
          <w:rFonts w:ascii="黑体" w:eastAsia="黑体" w:hAnsi="宋体" w:hint="eastAsia"/>
          <w:sz w:val="24"/>
        </w:rPr>
        <w:t>53. 质疑后续处理</w:t>
      </w:r>
    </w:p>
    <w:p w:rsidR="00804254" w:rsidRDefault="00BF3689">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rsidR="00804254" w:rsidRDefault="00BF3689">
      <w:pPr>
        <w:ind w:firstLine="432"/>
        <w:rPr>
          <w:rFonts w:ascii="宋体" w:hAnsi="宋体"/>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rsidR="00804254" w:rsidRDefault="00804254">
      <w:pPr>
        <w:ind w:firstLine="420"/>
        <w:rPr>
          <w:rFonts w:ascii="宋体" w:hAnsi="宋体"/>
          <w:szCs w:val="21"/>
        </w:rPr>
      </w:pPr>
    </w:p>
    <w:p w:rsidR="00804254" w:rsidRDefault="00BF3689">
      <w:pPr>
        <w:jc w:val="center"/>
      </w:pPr>
      <w:r>
        <w:t>---- END ----</w:t>
      </w:r>
      <w:bookmarkEnd w:id="160"/>
    </w:p>
    <w:sectPr w:rsidR="00804254">
      <w:pgSz w:w="11907" w:h="16840"/>
      <w:pgMar w:top="1440" w:right="1797" w:bottom="1440" w:left="1797" w:header="851" w:footer="992" w:gutter="0"/>
      <w:cols w:space="425"/>
      <w:titlePg/>
      <w:docGrid w:linePitch="46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 w:author="86136" w:date="2025-12-31T11:45:00Z" w:initials="8">
    <w:p w:rsidR="00BF3689" w:rsidRDefault="00BF3689">
      <w:pPr>
        <w:pStyle w:val="ab"/>
      </w:pPr>
      <w:r>
        <w:rPr>
          <w:rStyle w:val="aff"/>
        </w:rPr>
        <w:annotationRef/>
      </w:r>
      <w:r>
        <w:t>分差过大分值设置无意义，建议修改分值</w:t>
      </w:r>
    </w:p>
  </w:comment>
  <w:comment w:id="4" w:author="86136" w:date="2025-12-31T15:44:00Z" w:initials="8">
    <w:p w:rsidR="00145659" w:rsidRDefault="00145659">
      <w:pPr>
        <w:pStyle w:val="ab"/>
      </w:pPr>
      <w:r>
        <w:rPr>
          <w:rStyle w:val="aff"/>
        </w:rPr>
        <w:annotationRef/>
      </w:r>
      <w:r>
        <w:t>根据财政局要求，社保需为近三个月任意一个月</w:t>
      </w:r>
    </w:p>
  </w:comment>
  <w:comment w:id="52" w:author="86136" w:date="2025-12-31T14:46:00Z" w:initials="8">
    <w:p w:rsidR="00BF3689" w:rsidRDefault="00BF3689">
      <w:pPr>
        <w:pStyle w:val="ab"/>
      </w:pPr>
      <w:r>
        <w:rPr>
          <w:rStyle w:val="aff"/>
        </w:rPr>
        <w:annotationRef/>
      </w:r>
      <w:r>
        <w:t>同一份检测报告需包含上述全部内容，有倾向性嫌疑</w:t>
      </w:r>
      <w:r>
        <w:rPr>
          <w:rFonts w:hint="eastAsia"/>
        </w:rPr>
        <w:t xml:space="preserve"> ，建议核实修改</w:t>
      </w:r>
    </w:p>
  </w:comment>
  <w:comment w:id="53" w:author="86136" w:date="2025-12-31T14:47:00Z" w:initials="8">
    <w:p w:rsidR="00BF3689" w:rsidRDefault="00BF3689">
      <w:pPr>
        <w:pStyle w:val="ab"/>
      </w:pPr>
      <w:r>
        <w:rPr>
          <w:rStyle w:val="aff"/>
        </w:rPr>
        <w:annotationRef/>
      </w:r>
      <w:r>
        <w:t>这里应该是两个证明材料，建议分开表述</w:t>
      </w:r>
    </w:p>
  </w:comment>
  <w:comment w:id="54" w:author="86136" w:date="2025-12-31T14:54:00Z" w:initials="8">
    <w:p w:rsidR="00BF3689" w:rsidRPr="00BF3689" w:rsidRDefault="00BF3689">
      <w:pPr>
        <w:pStyle w:val="ab"/>
      </w:pPr>
      <w:r>
        <w:rPr>
          <w:rStyle w:val="aff"/>
        </w:rPr>
        <w:annotationRef/>
      </w:r>
      <w:r>
        <w:rPr>
          <w:rStyle w:val="aff"/>
        </w:rPr>
        <w:annotationRef/>
      </w:r>
      <w:r>
        <w:t>同一份检测报告需包含上述全部内容，有倾向性嫌疑</w:t>
      </w:r>
      <w:r>
        <w:rPr>
          <w:rFonts w:hint="eastAsia"/>
        </w:rPr>
        <w:t xml:space="preserve"> ，建议核实修改</w:t>
      </w:r>
    </w:p>
  </w:comment>
  <w:comment w:id="55" w:author="86136" w:date="2025-12-31T14:54:00Z" w:initials="8">
    <w:p w:rsidR="00BF3689" w:rsidRDefault="00BF3689">
      <w:pPr>
        <w:pStyle w:val="ab"/>
      </w:pPr>
      <w:r>
        <w:rPr>
          <w:rStyle w:val="aff"/>
        </w:rPr>
        <w:annotationRef/>
      </w:r>
      <w:r>
        <w:t>这里应该是两个证明材料，建议分开表述</w:t>
      </w:r>
    </w:p>
  </w:comment>
  <w:comment w:id="56" w:author="86136" w:date="2025-12-31T14:57:00Z" w:initials="8">
    <w:p w:rsidR="00BF3689" w:rsidRDefault="00BF3689">
      <w:pPr>
        <w:pStyle w:val="ab"/>
      </w:pPr>
      <w:r>
        <w:rPr>
          <w:rStyle w:val="aff"/>
        </w:rPr>
        <w:annotationRef/>
      </w:r>
      <w:r>
        <w:t>同一份检测报告需包含上述全部内容，有倾向性嫌疑</w:t>
      </w:r>
      <w:r>
        <w:rPr>
          <w:rFonts w:hint="eastAsia"/>
        </w:rPr>
        <w:t xml:space="preserve"> ，建议核实修改</w:t>
      </w:r>
    </w:p>
  </w:comment>
  <w:comment w:id="57" w:author="86136" w:date="2025-12-31T14:58:00Z" w:initials="8">
    <w:p w:rsidR="00BF3689" w:rsidRDefault="00BF3689">
      <w:pPr>
        <w:pStyle w:val="ab"/>
      </w:pPr>
      <w:r>
        <w:rPr>
          <w:rStyle w:val="aff"/>
        </w:rPr>
        <w:annotationRef/>
      </w:r>
      <w:r>
        <w:t>这里应该是两个证明材料，建议分开表述</w:t>
      </w:r>
    </w:p>
  </w:comment>
  <w:comment w:id="58" w:author="86136" w:date="2025-12-31T14:58:00Z" w:initials="8">
    <w:p w:rsidR="00BF3689" w:rsidRDefault="00BF3689">
      <w:pPr>
        <w:pStyle w:val="ab"/>
      </w:pPr>
      <w:r>
        <w:rPr>
          <w:rStyle w:val="aff"/>
        </w:rPr>
        <w:annotationRef/>
      </w:r>
      <w:r>
        <w:t>这里应该是两个证明材料，建议分开表述</w:t>
      </w:r>
    </w:p>
  </w:comment>
  <w:comment w:id="59" w:author="86136" w:date="2025-12-31T14:58:00Z" w:initials="8">
    <w:p w:rsidR="00BF3689" w:rsidRDefault="00BF3689">
      <w:pPr>
        <w:pStyle w:val="ab"/>
      </w:pPr>
      <w:r>
        <w:rPr>
          <w:rStyle w:val="aff"/>
        </w:rPr>
        <w:annotationRef/>
      </w:r>
      <w:r>
        <w:t>同一份检测报告需包含上述全部内容，有倾向性嫌疑</w:t>
      </w:r>
      <w:r>
        <w:rPr>
          <w:rFonts w:hint="eastAsia"/>
        </w:rPr>
        <w:t xml:space="preserve"> ，建议核实修改</w:t>
      </w:r>
    </w:p>
  </w:comment>
  <w:comment w:id="60" w:author="86136" w:date="2025-12-31T14:58:00Z" w:initials="8">
    <w:p w:rsidR="00BF3689" w:rsidRDefault="00BF3689">
      <w:pPr>
        <w:pStyle w:val="ab"/>
      </w:pPr>
      <w:r>
        <w:rPr>
          <w:rStyle w:val="aff"/>
        </w:rPr>
        <w:annotationRef/>
      </w:r>
      <w:r>
        <w:t>同一份检测报告需包含上述全部内容，有倾向性嫌疑</w:t>
      </w:r>
      <w:r>
        <w:rPr>
          <w:rFonts w:hint="eastAsia"/>
        </w:rPr>
        <w:t xml:space="preserve"> ，建议核实修改</w:t>
      </w:r>
    </w:p>
  </w:comment>
  <w:comment w:id="61" w:author="86136" w:date="2025-12-31T14:58:00Z" w:initials="8">
    <w:p w:rsidR="00BF3689" w:rsidRDefault="00BF3689">
      <w:pPr>
        <w:pStyle w:val="ab"/>
      </w:pPr>
      <w:r>
        <w:rPr>
          <w:rStyle w:val="aff"/>
        </w:rPr>
        <w:annotationRef/>
      </w:r>
      <w:r>
        <w:t>这里应该是两个证明材料，建议分开表述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C9A19D6" w15:done="0"/>
  <w15:commentEx w15:paraId="60283416" w15:done="0"/>
  <w15:commentEx w15:paraId="12A32904" w15:done="0"/>
  <w15:commentEx w15:paraId="5DE446DC" w15:done="0"/>
  <w15:commentEx w15:paraId="55F528E8" w15:done="0"/>
  <w15:commentEx w15:paraId="40BA18ED" w15:done="0"/>
  <w15:commentEx w15:paraId="52EC51A3" w15:done="0"/>
  <w15:commentEx w15:paraId="24D645CB" w15:done="0"/>
  <w15:commentEx w15:paraId="77E44529" w15:done="0"/>
  <w15:commentEx w15:paraId="78AE02D7" w15:done="0"/>
  <w15:commentEx w15:paraId="2B911B15" w15:done="0"/>
  <w15:commentEx w15:paraId="246648B6" w15:done="0"/>
  <w15:commentEx w15:paraId="1CC303A4" w15:done="0"/>
  <w15:commentEx w15:paraId="569135E0" w15:done="0"/>
  <w15:commentEx w15:paraId="5C972FB3" w15:done="0"/>
  <w15:commentEx w15:paraId="1E6001C7" w15:done="0"/>
  <w15:commentEx w15:paraId="76304D53" w15:done="0"/>
  <w15:commentEx w15:paraId="0DA60D88" w15:done="0"/>
  <w15:commentEx w15:paraId="5C3B6635" w15:done="0"/>
  <w15:commentEx w15:paraId="52236CB2" w15:done="0"/>
  <w15:commentEx w15:paraId="27A2683D" w15:done="0"/>
  <w15:commentEx w15:paraId="1D241883" w15:done="0"/>
  <w15:commentEx w15:paraId="00741C23" w15:done="0" w15:paraIdParent="1D241883"/>
  <w15:commentEx w15:paraId="0C5257CC" w15:done="0"/>
  <w15:commentEx w15:paraId="285428C3" w15:done="0"/>
  <w15:commentEx w15:paraId="25986224" w15:done="0"/>
  <w15:commentEx w15:paraId="1231793F" w15:done="0"/>
  <w15:commentEx w15:paraId="60F001D5" w15:done="0"/>
  <w15:commentEx w15:paraId="5071613B" w15:done="0"/>
  <w15:commentEx w15:paraId="0ED93990" w15:done="0"/>
  <w15:commentEx w15:paraId="3CCA1681" w15:done="0"/>
  <w15:commentEx w15:paraId="67CD0D10" w15:done="0"/>
  <w15:commentEx w15:paraId="2C1A7619" w15:done="0"/>
  <w15:commentEx w15:paraId="07EF721D" w15:done="0"/>
  <w15:commentEx w15:paraId="5F266F1A" w15:done="0"/>
  <w15:commentEx w15:paraId="652F000B" w15:done="0"/>
  <w15:commentEx w15:paraId="3FD34D7E" w15:done="0"/>
  <w15:commentEx w15:paraId="71344FBD" w15:done="0"/>
  <w15:commentEx w15:paraId="4AA3475E" w15:done="0"/>
  <w15:commentEx w15:paraId="3DB31353" w15:done="0"/>
  <w15:commentEx w15:paraId="0E7E6816" w15:done="0"/>
  <w15:commentEx w15:paraId="773C2180" w15:done="0"/>
  <w15:commentEx w15:paraId="398F2570" w15:done="0"/>
  <w15:commentEx w15:paraId="20D12D0A" w15:done="0"/>
  <w15:commentEx w15:paraId="53181173" w15:done="0"/>
  <w15:commentEx w15:paraId="74912D3B" w15:done="0"/>
  <w15:commentEx w15:paraId="0E2F49A7" w15:done="0"/>
  <w15:commentEx w15:paraId="36955A3D" w15:done="0"/>
  <w15:commentEx w15:paraId="2AC677B6" w15:done="0"/>
  <w15:commentEx w15:paraId="646E036B" w15:done="0"/>
  <w15:commentEx w15:paraId="390F7F45" w15:done="0"/>
  <w15:commentEx w15:paraId="4CF660F1" w15:done="0"/>
  <w15:commentEx w15:paraId="3E83739B" w15:done="0"/>
  <w15:commentEx w15:paraId="55106474" w15:done="0"/>
  <w15:commentEx w15:paraId="13F01F29" w15:done="0"/>
  <w15:commentEx w15:paraId="3050239E" w15:done="0"/>
  <w15:commentEx w15:paraId="42EE0108" w15:done="0"/>
  <w15:commentEx w15:paraId="65A357C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1B90" w:rsidRDefault="003E1B90">
      <w:r>
        <w:separator/>
      </w:r>
    </w:p>
  </w:endnote>
  <w:endnote w:type="continuationSeparator" w:id="0">
    <w:p w:rsidR="003E1B90" w:rsidRDefault="003E1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隶书">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长城仿宋">
    <w:altName w:val="微软雅黑"/>
    <w:charset w:val="86"/>
    <w:family w:val="modern"/>
    <w:pitch w:val="default"/>
    <w:sig w:usb0="00000000" w:usb1="00000000" w:usb2="00000010" w:usb3="00000000" w:csb0="00040000"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文鼎粗黑">
    <w:altName w:val="方正黑体_GBK"/>
    <w:charset w:val="86"/>
    <w:family w:val="modern"/>
    <w:pitch w:val="default"/>
    <w:sig w:usb0="00000000" w:usb1="00000000" w:usb2="00000010" w:usb3="00000000" w:csb0="00040000" w:csb1="00000000"/>
  </w:font>
  <w:font w:name="Arial (W1)">
    <w:altName w:val="DejaVu Sans"/>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
    <w:altName w:val="华文仿宋"/>
    <w:charset w:val="01"/>
    <w:family w:val="auto"/>
    <w:pitch w:val="default"/>
    <w:sig w:usb0="00000000" w:usb1="00000000" w:usb2="00000000" w:usb3="00000000" w:csb0="00040001" w:csb1="00000000"/>
  </w:font>
  <w:font w:name="汉仪细等线简">
    <w:altName w:val="华文仿宋"/>
    <w:charset w:val="86"/>
    <w:family w:val="modern"/>
    <w:pitch w:val="default"/>
    <w:sig w:usb0="00000000" w:usb1="00000000" w:usb2="00000012" w:usb3="00000000" w:csb0="00040000" w:csb1="00000000"/>
  </w:font>
  <w:font w:name="H Yb 2gj">
    <w:altName w:val="华文仿宋"/>
    <w:charset w:val="86"/>
    <w:family w:val="auto"/>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auto"/>
    <w:notTrueType/>
    <w:pitch w:val="variable"/>
    <w:sig w:usb0="00000001" w:usb1="08080000" w:usb2="00000010" w:usb3="00000000" w:csb0="00100000" w:csb1="00000000"/>
  </w:font>
  <w:font w:name="Wingdings 2">
    <w:panose1 w:val="050201020105070707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方正小标宋简体">
    <w:panose1 w:val="02010601030101010101"/>
    <w:charset w:val="86"/>
    <w:family w:val="auto"/>
    <w:pitch w:val="variable"/>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汉仪书宋二S">
    <w:altName w:val="宋体"/>
    <w:charset w:val="00"/>
    <w:family w:val="auto"/>
    <w:pitch w:val="default"/>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689" w:rsidRDefault="00BF3689">
    <w:pPr>
      <w:pStyle w:val="af1"/>
      <w:framePr w:wrap="around" w:vAnchor="text" w:hAnchor="margin" w:xAlign="center" w:y="1"/>
      <w:rPr>
        <w:rStyle w:val="afb"/>
      </w:rPr>
    </w:pPr>
    <w:r>
      <w:rPr>
        <w:rStyle w:val="afb"/>
      </w:rPr>
      <w:fldChar w:fldCharType="begin"/>
    </w:r>
    <w:r>
      <w:rPr>
        <w:rStyle w:val="afb"/>
      </w:rPr>
      <w:instrText xml:space="preserve">PAGE  </w:instrText>
    </w:r>
    <w:r>
      <w:rPr>
        <w:rStyle w:val="afb"/>
      </w:rPr>
      <w:fldChar w:fldCharType="end"/>
    </w:r>
  </w:p>
  <w:p w:rsidR="00BF3689" w:rsidRDefault="00BF3689">
    <w:pPr>
      <w:pStyle w:val="af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689" w:rsidRDefault="00BF3689">
    <w:pPr>
      <w:pStyle w:val="af1"/>
      <w:framePr w:wrap="around" w:vAnchor="text" w:hAnchor="margin" w:xAlign="center" w:y="1"/>
      <w:rPr>
        <w:rStyle w:val="afb"/>
      </w:rPr>
    </w:pPr>
    <w:r>
      <w:t xml:space="preserve">- </w:t>
    </w:r>
    <w:r>
      <w:fldChar w:fldCharType="begin"/>
    </w:r>
    <w:r>
      <w:instrText xml:space="preserve"> PAGE </w:instrText>
    </w:r>
    <w:r>
      <w:fldChar w:fldCharType="separate"/>
    </w:r>
    <w:r w:rsidR="00FA6FE6">
      <w:rPr>
        <w:noProof/>
      </w:rPr>
      <w:t>32</w:t>
    </w:r>
    <w:r>
      <w:fldChar w:fldCharType="end"/>
    </w:r>
    <w:r>
      <w:t xml:space="preserve"> -</w:t>
    </w:r>
  </w:p>
  <w:p w:rsidR="00BF3689" w:rsidRDefault="00BF3689">
    <w:pPr>
      <w:pStyle w:val="af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689" w:rsidRDefault="00BF3689">
    <w:pPr>
      <w:tabs>
        <w:tab w:val="center" w:pos="4153"/>
        <w:tab w:val="right" w:pos="8306"/>
      </w:tabs>
      <w:snapToGrid w:val="0"/>
      <w:jc w:val="left"/>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1B90" w:rsidRDefault="003E1B90">
      <w:r>
        <w:separator/>
      </w:r>
    </w:p>
  </w:footnote>
  <w:footnote w:type="continuationSeparator" w:id="0">
    <w:p w:rsidR="003E1B90" w:rsidRDefault="003E1B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689" w:rsidRDefault="00BF3689">
    <w:pPr>
      <w:pStyle w:val="af2"/>
      <w:pBdr>
        <w:bottom w:val="none" w:sz="0" w:space="1" w:color="auto"/>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689" w:rsidRDefault="00BF3689">
    <w:pPr>
      <w:pBdr>
        <w:top w:val="none" w:sz="0" w:space="1" w:color="auto"/>
        <w:left w:val="none" w:sz="0" w:space="4" w:color="auto"/>
        <w:bottom w:val="none" w:sz="0" w:space="1" w:color="auto"/>
        <w:right w:val="none" w:sz="0" w:space="4" w:color="auto"/>
      </w:pBdr>
      <w:tabs>
        <w:tab w:val="center" w:pos="4153"/>
        <w:tab w:val="right" w:pos="8306"/>
      </w:tabs>
      <w:snapToGrid w:val="0"/>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164BE"/>
    <w:multiLevelType w:val="singleLevel"/>
    <w:tmpl w:val="8AC164BE"/>
    <w:lvl w:ilvl="0">
      <w:start w:val="2"/>
      <w:numFmt w:val="decimal"/>
      <w:lvlText w:val="%1."/>
      <w:lvlJc w:val="left"/>
      <w:pPr>
        <w:tabs>
          <w:tab w:val="left" w:pos="312"/>
        </w:tabs>
      </w:pPr>
    </w:lvl>
  </w:abstractNum>
  <w:abstractNum w:abstractNumId="1">
    <w:nsid w:val="B9358C2E"/>
    <w:multiLevelType w:val="singleLevel"/>
    <w:tmpl w:val="B9358C2E"/>
    <w:lvl w:ilvl="0">
      <w:start w:val="2"/>
      <w:numFmt w:val="decimal"/>
      <w:suff w:val="nothing"/>
      <w:lvlText w:val="%1、"/>
      <w:lvlJc w:val="left"/>
    </w:lvl>
  </w:abstractNum>
  <w:abstractNum w:abstractNumId="2">
    <w:nsid w:val="BF6BC116"/>
    <w:multiLevelType w:val="singleLevel"/>
    <w:tmpl w:val="BF6BC116"/>
    <w:lvl w:ilvl="0">
      <w:start w:val="16"/>
      <w:numFmt w:val="decimal"/>
      <w:suff w:val="space"/>
      <w:lvlText w:val="%1."/>
      <w:lvlJc w:val="left"/>
    </w:lvl>
  </w:abstractNum>
  <w:abstractNum w:abstractNumId="3">
    <w:nsid w:val="CFE7C3F8"/>
    <w:multiLevelType w:val="singleLevel"/>
    <w:tmpl w:val="CFE7C3F8"/>
    <w:lvl w:ilvl="0">
      <w:start w:val="1"/>
      <w:numFmt w:val="decimal"/>
      <w:suff w:val="nothing"/>
      <w:lvlText w:val="（%1）"/>
      <w:lvlJc w:val="left"/>
    </w:lvl>
  </w:abstractNum>
  <w:abstractNum w:abstractNumId="4">
    <w:nsid w:val="DDECD3BC"/>
    <w:multiLevelType w:val="singleLevel"/>
    <w:tmpl w:val="DDECD3BC"/>
    <w:lvl w:ilvl="0">
      <w:start w:val="6"/>
      <w:numFmt w:val="decimal"/>
      <w:suff w:val="space"/>
      <w:lvlText w:val="%1."/>
      <w:lvlJc w:val="left"/>
    </w:lvl>
  </w:abstractNum>
  <w:abstractNum w:abstractNumId="5">
    <w:nsid w:val="DE759F4B"/>
    <w:multiLevelType w:val="singleLevel"/>
    <w:tmpl w:val="DE759F4B"/>
    <w:lvl w:ilvl="0">
      <w:start w:val="2"/>
      <w:numFmt w:val="decimal"/>
      <w:suff w:val="space"/>
      <w:lvlText w:val="%1."/>
      <w:lvlJc w:val="left"/>
    </w:lvl>
  </w:abstractNum>
  <w:abstractNum w:abstractNumId="6">
    <w:nsid w:val="DEABE1DB"/>
    <w:multiLevelType w:val="singleLevel"/>
    <w:tmpl w:val="DEABE1DB"/>
    <w:lvl w:ilvl="0">
      <w:start w:val="23"/>
      <w:numFmt w:val="decimal"/>
      <w:suff w:val="space"/>
      <w:lvlText w:val="%1."/>
      <w:lvlJc w:val="left"/>
    </w:lvl>
  </w:abstractNum>
  <w:abstractNum w:abstractNumId="7">
    <w:nsid w:val="FFEFC674"/>
    <w:multiLevelType w:val="singleLevel"/>
    <w:tmpl w:val="FFEFC674"/>
    <w:lvl w:ilvl="0">
      <w:start w:val="1"/>
      <w:numFmt w:val="decimal"/>
      <w:suff w:val="nothing"/>
      <w:lvlText w:val="（%1）"/>
      <w:lvlJc w:val="left"/>
    </w:lvl>
  </w:abstractNum>
  <w:abstractNum w:abstractNumId="8">
    <w:nsid w:val="FFFFFF7C"/>
    <w:multiLevelType w:val="singleLevel"/>
    <w:tmpl w:val="FFFFFF7C"/>
    <w:lvl w:ilvl="0">
      <w:start w:val="1"/>
      <w:numFmt w:val="decimal"/>
      <w:pStyle w:val="41"/>
      <w:lvlText w:val="%1."/>
      <w:lvlJc w:val="left"/>
      <w:pPr>
        <w:tabs>
          <w:tab w:val="left" w:pos="7994"/>
        </w:tabs>
        <w:ind w:leftChars="800" w:left="7994" w:hangingChars="200" w:hanging="360"/>
      </w:pPr>
    </w:lvl>
  </w:abstractNum>
  <w:abstractNum w:abstractNumId="9">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10">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nsid w:val="12503483"/>
    <w:multiLevelType w:val="multilevel"/>
    <w:tmpl w:val="12503483"/>
    <w:lvl w:ilvl="0">
      <w:start w:val="1"/>
      <w:numFmt w:val="bullet"/>
      <w:pStyle w:val="a0"/>
      <w:lvlText w:val=""/>
      <w:lvlJc w:val="left"/>
      <w:pPr>
        <w:tabs>
          <w:tab w:val="left" w:pos="420"/>
        </w:tabs>
        <w:ind w:left="420" w:hanging="420"/>
      </w:pPr>
      <w:rPr>
        <w:rFonts w:ascii="Wingdings" w:hAnsi="Wingdings" w:hint="default"/>
      </w:rPr>
    </w:lvl>
    <w:lvl w:ilvl="1">
      <w:start w:val="1"/>
      <w:numFmt w:val="bullet"/>
      <w:pStyle w:val="a1"/>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2"/>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3">
    <w:nsid w:val="18E7533A"/>
    <w:multiLevelType w:val="singleLevel"/>
    <w:tmpl w:val="18E7533A"/>
    <w:lvl w:ilvl="0">
      <w:start w:val="1"/>
      <w:numFmt w:val="chineseCounting"/>
      <w:suff w:val="nothing"/>
      <w:lvlText w:val="%1、"/>
      <w:lvlJc w:val="left"/>
      <w:rPr>
        <w:rFonts w:hint="eastAsia"/>
      </w:rPr>
    </w:lvl>
  </w:abstractNum>
  <w:abstractNum w:abstractNumId="14">
    <w:nsid w:val="265305CA"/>
    <w:multiLevelType w:val="multilevel"/>
    <w:tmpl w:val="265305C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nsid w:val="2F395B7B"/>
    <w:multiLevelType w:val="multilevel"/>
    <w:tmpl w:val="2F395B7B"/>
    <w:lvl w:ilvl="0">
      <w:start w:val="1"/>
      <w:numFmt w:val="bullet"/>
      <w:pStyle w:val="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6">
    <w:nsid w:val="7A0F6431"/>
    <w:multiLevelType w:val="singleLevel"/>
    <w:tmpl w:val="7A0F6431"/>
    <w:lvl w:ilvl="0">
      <w:start w:val="1"/>
      <w:numFmt w:val="decimal"/>
      <w:suff w:val="space"/>
      <w:lvlText w:val="%1."/>
      <w:lvlJc w:val="left"/>
    </w:lvl>
  </w:abstractNum>
  <w:abstractNum w:abstractNumId="17">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8">
    <w:nsid w:val="7E5070A4"/>
    <w:multiLevelType w:val="singleLevel"/>
    <w:tmpl w:val="7E5070A4"/>
    <w:lvl w:ilvl="0">
      <w:start w:val="2"/>
      <w:numFmt w:val="decimal"/>
      <w:suff w:val="nothing"/>
      <w:lvlText w:val="%1、"/>
      <w:lvlJc w:val="left"/>
    </w:lvl>
  </w:abstractNum>
  <w:num w:numId="1">
    <w:abstractNumId w:val="9"/>
  </w:num>
  <w:num w:numId="2">
    <w:abstractNumId w:val="8"/>
  </w:num>
  <w:num w:numId="3">
    <w:abstractNumId w:val="12"/>
  </w:num>
  <w:num w:numId="4">
    <w:abstractNumId w:val="11"/>
  </w:num>
  <w:num w:numId="5">
    <w:abstractNumId w:val="17"/>
  </w:num>
  <w:num w:numId="6">
    <w:abstractNumId w:val="15"/>
  </w:num>
  <w:num w:numId="7">
    <w:abstractNumId w:val="14"/>
  </w:num>
  <w:num w:numId="8">
    <w:abstractNumId w:val="0"/>
  </w:num>
  <w:num w:numId="9">
    <w:abstractNumId w:val="18"/>
  </w:num>
  <w:num w:numId="10">
    <w:abstractNumId w:val="13"/>
  </w:num>
  <w:num w:numId="11">
    <w:abstractNumId w:val="1"/>
  </w:num>
  <w:num w:numId="12">
    <w:abstractNumId w:val="16"/>
  </w:num>
  <w:num w:numId="13">
    <w:abstractNumId w:val="3"/>
  </w:num>
  <w:num w:numId="14">
    <w:abstractNumId w:val="7"/>
  </w:num>
  <w:num w:numId="15">
    <w:abstractNumId w:val="5"/>
  </w:num>
  <w:num w:numId="16">
    <w:abstractNumId w:val="4"/>
  </w:num>
  <w:num w:numId="17">
    <w:abstractNumId w:val="2"/>
  </w:num>
  <w:num w:numId="18">
    <w:abstractNumId w:val="6"/>
  </w:num>
  <w:num w:numId="19">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罗湖采购部">
    <w15:presenceInfo w15:providerId="None" w15:userId="罗湖采购部"/>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bordersDoNotSurroundHeader/>
  <w:bordersDoNotSurroundFooter/>
  <w:hideSpellingErrors/>
  <w:defaultTabStop w:val="420"/>
  <w:noPunctuationKerning/>
  <w:characterSpacingControl w:val="doNotCompress"/>
  <w:footnotePr>
    <w:footnote w:id="-1"/>
    <w:footnote w:id="0"/>
  </w:footnotePr>
  <w:endnotePr>
    <w:endnote w:id="-1"/>
    <w:endnote w:id="0"/>
  </w:end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U4OGYzZWRkYWFlOTUxNDA2M2UzOTg0MDNkZjZlN2UifQ=="/>
    <w:docVar w:name="KSO_WPS_MARK_KEY" w:val="a5980290-81d1-4166-b591-31e4936b8684"/>
  </w:docVars>
  <w:rsids>
    <w:rsidRoot w:val="006C5683"/>
    <w:rsid w:val="DF6F9EEA"/>
    <w:rsid w:val="000006EA"/>
    <w:rsid w:val="00000AD9"/>
    <w:rsid w:val="000043C0"/>
    <w:rsid w:val="00004F2D"/>
    <w:rsid w:val="000050CA"/>
    <w:rsid w:val="000051C6"/>
    <w:rsid w:val="00005215"/>
    <w:rsid w:val="00005A10"/>
    <w:rsid w:val="00005D3D"/>
    <w:rsid w:val="0000667D"/>
    <w:rsid w:val="00006F7B"/>
    <w:rsid w:val="00007951"/>
    <w:rsid w:val="0000796B"/>
    <w:rsid w:val="00010063"/>
    <w:rsid w:val="00010102"/>
    <w:rsid w:val="0001019E"/>
    <w:rsid w:val="00011EA6"/>
    <w:rsid w:val="00012640"/>
    <w:rsid w:val="00012B21"/>
    <w:rsid w:val="0001300F"/>
    <w:rsid w:val="0001336E"/>
    <w:rsid w:val="0001480D"/>
    <w:rsid w:val="00014A5C"/>
    <w:rsid w:val="00015388"/>
    <w:rsid w:val="0001716B"/>
    <w:rsid w:val="00017F81"/>
    <w:rsid w:val="000211EA"/>
    <w:rsid w:val="000234B2"/>
    <w:rsid w:val="00024FD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A2B"/>
    <w:rsid w:val="00040D3C"/>
    <w:rsid w:val="00042C84"/>
    <w:rsid w:val="00043621"/>
    <w:rsid w:val="00043739"/>
    <w:rsid w:val="00043A89"/>
    <w:rsid w:val="00045739"/>
    <w:rsid w:val="0004583E"/>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70EC"/>
    <w:rsid w:val="00080613"/>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1994"/>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123"/>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D3"/>
    <w:rsid w:val="001339CF"/>
    <w:rsid w:val="00134E0F"/>
    <w:rsid w:val="001355D0"/>
    <w:rsid w:val="00135C39"/>
    <w:rsid w:val="0013673A"/>
    <w:rsid w:val="00136D81"/>
    <w:rsid w:val="001410EB"/>
    <w:rsid w:val="00141224"/>
    <w:rsid w:val="00143103"/>
    <w:rsid w:val="00143554"/>
    <w:rsid w:val="00143653"/>
    <w:rsid w:val="00143934"/>
    <w:rsid w:val="00143B3A"/>
    <w:rsid w:val="00143E43"/>
    <w:rsid w:val="00143FFC"/>
    <w:rsid w:val="00145659"/>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091"/>
    <w:rsid w:val="001626BD"/>
    <w:rsid w:val="00162C33"/>
    <w:rsid w:val="0016340E"/>
    <w:rsid w:val="00164E23"/>
    <w:rsid w:val="0016595F"/>
    <w:rsid w:val="00165A4C"/>
    <w:rsid w:val="00166A2C"/>
    <w:rsid w:val="00166BF2"/>
    <w:rsid w:val="00166CC3"/>
    <w:rsid w:val="00167E68"/>
    <w:rsid w:val="00170A9E"/>
    <w:rsid w:val="00170ED1"/>
    <w:rsid w:val="0017121A"/>
    <w:rsid w:val="00171401"/>
    <w:rsid w:val="0017141F"/>
    <w:rsid w:val="00171777"/>
    <w:rsid w:val="001719FB"/>
    <w:rsid w:val="00172B65"/>
    <w:rsid w:val="00172EF5"/>
    <w:rsid w:val="001732E1"/>
    <w:rsid w:val="00174268"/>
    <w:rsid w:val="0017486B"/>
    <w:rsid w:val="0017613E"/>
    <w:rsid w:val="00177167"/>
    <w:rsid w:val="00177753"/>
    <w:rsid w:val="00177BE4"/>
    <w:rsid w:val="00180EDB"/>
    <w:rsid w:val="00181A71"/>
    <w:rsid w:val="00182329"/>
    <w:rsid w:val="0018261B"/>
    <w:rsid w:val="001834A7"/>
    <w:rsid w:val="0018373B"/>
    <w:rsid w:val="00183C79"/>
    <w:rsid w:val="00183C8B"/>
    <w:rsid w:val="00183E75"/>
    <w:rsid w:val="00183E77"/>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D2C"/>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59E"/>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8FE"/>
    <w:rsid w:val="001E6A0B"/>
    <w:rsid w:val="001E77DA"/>
    <w:rsid w:val="001E7A2F"/>
    <w:rsid w:val="001E7AB0"/>
    <w:rsid w:val="001E7DD0"/>
    <w:rsid w:val="001F0349"/>
    <w:rsid w:val="001F077B"/>
    <w:rsid w:val="001F0B74"/>
    <w:rsid w:val="001F1045"/>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4BE4"/>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0B"/>
    <w:rsid w:val="002411BD"/>
    <w:rsid w:val="00242ED3"/>
    <w:rsid w:val="00244711"/>
    <w:rsid w:val="00244AE4"/>
    <w:rsid w:val="00245EBE"/>
    <w:rsid w:val="002472C1"/>
    <w:rsid w:val="002473F4"/>
    <w:rsid w:val="00247D64"/>
    <w:rsid w:val="0025093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4F69"/>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412"/>
    <w:rsid w:val="002D1DFB"/>
    <w:rsid w:val="002D45BF"/>
    <w:rsid w:val="002D4A85"/>
    <w:rsid w:val="002D6162"/>
    <w:rsid w:val="002D64DF"/>
    <w:rsid w:val="002D750A"/>
    <w:rsid w:val="002E242E"/>
    <w:rsid w:val="002E257C"/>
    <w:rsid w:val="002E2FEC"/>
    <w:rsid w:val="002E38DB"/>
    <w:rsid w:val="002E3BEB"/>
    <w:rsid w:val="002E441D"/>
    <w:rsid w:val="002E4AB1"/>
    <w:rsid w:val="002E4F11"/>
    <w:rsid w:val="002E4F8A"/>
    <w:rsid w:val="002E505D"/>
    <w:rsid w:val="002E6F69"/>
    <w:rsid w:val="002E7296"/>
    <w:rsid w:val="002E73B8"/>
    <w:rsid w:val="002F04A7"/>
    <w:rsid w:val="002F0545"/>
    <w:rsid w:val="002F0823"/>
    <w:rsid w:val="002F2471"/>
    <w:rsid w:val="002F2B7A"/>
    <w:rsid w:val="002F2E1D"/>
    <w:rsid w:val="002F3105"/>
    <w:rsid w:val="002F59F2"/>
    <w:rsid w:val="002F5E6C"/>
    <w:rsid w:val="002F72FF"/>
    <w:rsid w:val="00300BF3"/>
    <w:rsid w:val="0030143F"/>
    <w:rsid w:val="00301A2B"/>
    <w:rsid w:val="00301BCD"/>
    <w:rsid w:val="00302988"/>
    <w:rsid w:val="00303ACF"/>
    <w:rsid w:val="0030463E"/>
    <w:rsid w:val="00304ED6"/>
    <w:rsid w:val="00306654"/>
    <w:rsid w:val="00306D5D"/>
    <w:rsid w:val="00306FF4"/>
    <w:rsid w:val="00310EE1"/>
    <w:rsid w:val="003122B0"/>
    <w:rsid w:val="00312390"/>
    <w:rsid w:val="003123F4"/>
    <w:rsid w:val="00312EAF"/>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A33"/>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0FA8"/>
    <w:rsid w:val="00351A4A"/>
    <w:rsid w:val="00351D95"/>
    <w:rsid w:val="00351FB4"/>
    <w:rsid w:val="00353860"/>
    <w:rsid w:val="00354CD9"/>
    <w:rsid w:val="003556C1"/>
    <w:rsid w:val="00355EEE"/>
    <w:rsid w:val="00356FC1"/>
    <w:rsid w:val="00357883"/>
    <w:rsid w:val="00360494"/>
    <w:rsid w:val="00360B7E"/>
    <w:rsid w:val="00360C00"/>
    <w:rsid w:val="0036105D"/>
    <w:rsid w:val="00361243"/>
    <w:rsid w:val="00361633"/>
    <w:rsid w:val="00361935"/>
    <w:rsid w:val="003626AE"/>
    <w:rsid w:val="0036292A"/>
    <w:rsid w:val="00362AF3"/>
    <w:rsid w:val="00362FFF"/>
    <w:rsid w:val="0036467D"/>
    <w:rsid w:val="00364BEE"/>
    <w:rsid w:val="0036508D"/>
    <w:rsid w:val="003651C8"/>
    <w:rsid w:val="00366321"/>
    <w:rsid w:val="00366419"/>
    <w:rsid w:val="003665E3"/>
    <w:rsid w:val="003669F1"/>
    <w:rsid w:val="00366F10"/>
    <w:rsid w:val="003700A3"/>
    <w:rsid w:val="00370B40"/>
    <w:rsid w:val="00371A92"/>
    <w:rsid w:val="00371C15"/>
    <w:rsid w:val="00372CDF"/>
    <w:rsid w:val="00373411"/>
    <w:rsid w:val="0037369C"/>
    <w:rsid w:val="00373D40"/>
    <w:rsid w:val="003741F6"/>
    <w:rsid w:val="00374A29"/>
    <w:rsid w:val="00374FA4"/>
    <w:rsid w:val="003756C6"/>
    <w:rsid w:val="00376548"/>
    <w:rsid w:val="00376E35"/>
    <w:rsid w:val="003773AC"/>
    <w:rsid w:val="00377F6C"/>
    <w:rsid w:val="00380094"/>
    <w:rsid w:val="00380256"/>
    <w:rsid w:val="0038165D"/>
    <w:rsid w:val="00383071"/>
    <w:rsid w:val="00385175"/>
    <w:rsid w:val="00385444"/>
    <w:rsid w:val="00385F39"/>
    <w:rsid w:val="00386070"/>
    <w:rsid w:val="00387DCF"/>
    <w:rsid w:val="00390006"/>
    <w:rsid w:val="003900A5"/>
    <w:rsid w:val="0039012D"/>
    <w:rsid w:val="003917AD"/>
    <w:rsid w:val="003917D1"/>
    <w:rsid w:val="00391FAB"/>
    <w:rsid w:val="00392539"/>
    <w:rsid w:val="00392677"/>
    <w:rsid w:val="0039320C"/>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3EBB"/>
    <w:rsid w:val="003A443D"/>
    <w:rsid w:val="003A4DE4"/>
    <w:rsid w:val="003A6A5A"/>
    <w:rsid w:val="003A72E9"/>
    <w:rsid w:val="003B11DA"/>
    <w:rsid w:val="003B175A"/>
    <w:rsid w:val="003B3231"/>
    <w:rsid w:val="003B357A"/>
    <w:rsid w:val="003B4274"/>
    <w:rsid w:val="003B499C"/>
    <w:rsid w:val="003B4CCD"/>
    <w:rsid w:val="003B53D4"/>
    <w:rsid w:val="003B56D7"/>
    <w:rsid w:val="003B7298"/>
    <w:rsid w:val="003C0FF8"/>
    <w:rsid w:val="003C1D0C"/>
    <w:rsid w:val="003C1F2E"/>
    <w:rsid w:val="003C42A3"/>
    <w:rsid w:val="003C49D5"/>
    <w:rsid w:val="003C4FD5"/>
    <w:rsid w:val="003C582B"/>
    <w:rsid w:val="003C6BFF"/>
    <w:rsid w:val="003D006F"/>
    <w:rsid w:val="003D0679"/>
    <w:rsid w:val="003D2333"/>
    <w:rsid w:val="003D2E1B"/>
    <w:rsid w:val="003D3241"/>
    <w:rsid w:val="003D39AE"/>
    <w:rsid w:val="003D3B44"/>
    <w:rsid w:val="003D4804"/>
    <w:rsid w:val="003D5413"/>
    <w:rsid w:val="003D7685"/>
    <w:rsid w:val="003D7E9A"/>
    <w:rsid w:val="003E0366"/>
    <w:rsid w:val="003E100C"/>
    <w:rsid w:val="003E1B90"/>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AD9"/>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52C"/>
    <w:rsid w:val="004329C9"/>
    <w:rsid w:val="00432CD5"/>
    <w:rsid w:val="00432EF0"/>
    <w:rsid w:val="0043396E"/>
    <w:rsid w:val="00433CDB"/>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8ED"/>
    <w:rsid w:val="00457EFC"/>
    <w:rsid w:val="0046064C"/>
    <w:rsid w:val="004611B6"/>
    <w:rsid w:val="00461997"/>
    <w:rsid w:val="00463F8B"/>
    <w:rsid w:val="004644C2"/>
    <w:rsid w:val="004649AD"/>
    <w:rsid w:val="004650E7"/>
    <w:rsid w:val="0046687B"/>
    <w:rsid w:val="00466CB4"/>
    <w:rsid w:val="004670E6"/>
    <w:rsid w:val="00470418"/>
    <w:rsid w:val="004704EA"/>
    <w:rsid w:val="0047071D"/>
    <w:rsid w:val="004720F6"/>
    <w:rsid w:val="004727C4"/>
    <w:rsid w:val="00472F62"/>
    <w:rsid w:val="00473579"/>
    <w:rsid w:val="00473E50"/>
    <w:rsid w:val="00474E5A"/>
    <w:rsid w:val="00475355"/>
    <w:rsid w:val="0047558F"/>
    <w:rsid w:val="00475FD5"/>
    <w:rsid w:val="00476FED"/>
    <w:rsid w:val="0047725A"/>
    <w:rsid w:val="004812F4"/>
    <w:rsid w:val="0048231B"/>
    <w:rsid w:val="004838D4"/>
    <w:rsid w:val="004845AC"/>
    <w:rsid w:val="00484C31"/>
    <w:rsid w:val="00485E3C"/>
    <w:rsid w:val="004863A9"/>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224"/>
    <w:rsid w:val="004A74DD"/>
    <w:rsid w:val="004B00D1"/>
    <w:rsid w:val="004B0AC8"/>
    <w:rsid w:val="004B0B57"/>
    <w:rsid w:val="004B0BBE"/>
    <w:rsid w:val="004B0EB0"/>
    <w:rsid w:val="004B1246"/>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D000F"/>
    <w:rsid w:val="004D055D"/>
    <w:rsid w:val="004D1240"/>
    <w:rsid w:val="004D12B8"/>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52"/>
    <w:rsid w:val="00500F7A"/>
    <w:rsid w:val="005012AD"/>
    <w:rsid w:val="005016E5"/>
    <w:rsid w:val="00501A56"/>
    <w:rsid w:val="00502317"/>
    <w:rsid w:val="005027BB"/>
    <w:rsid w:val="00503415"/>
    <w:rsid w:val="005034C1"/>
    <w:rsid w:val="005037E1"/>
    <w:rsid w:val="00503B5C"/>
    <w:rsid w:val="0050456A"/>
    <w:rsid w:val="0050487B"/>
    <w:rsid w:val="00504CB5"/>
    <w:rsid w:val="00505C46"/>
    <w:rsid w:val="005068E1"/>
    <w:rsid w:val="005070B6"/>
    <w:rsid w:val="005077C5"/>
    <w:rsid w:val="00510111"/>
    <w:rsid w:val="00510B80"/>
    <w:rsid w:val="0051168A"/>
    <w:rsid w:val="005117D2"/>
    <w:rsid w:val="005118A6"/>
    <w:rsid w:val="005122F4"/>
    <w:rsid w:val="0051405F"/>
    <w:rsid w:val="00514277"/>
    <w:rsid w:val="0051444F"/>
    <w:rsid w:val="005156A6"/>
    <w:rsid w:val="00516393"/>
    <w:rsid w:val="00516669"/>
    <w:rsid w:val="005179A5"/>
    <w:rsid w:val="00520B4F"/>
    <w:rsid w:val="00522582"/>
    <w:rsid w:val="00524AD7"/>
    <w:rsid w:val="005254FD"/>
    <w:rsid w:val="005268A9"/>
    <w:rsid w:val="0052720F"/>
    <w:rsid w:val="00527421"/>
    <w:rsid w:val="005275C4"/>
    <w:rsid w:val="00527D36"/>
    <w:rsid w:val="00531076"/>
    <w:rsid w:val="00531D28"/>
    <w:rsid w:val="005328A8"/>
    <w:rsid w:val="005338EE"/>
    <w:rsid w:val="00533920"/>
    <w:rsid w:val="00535141"/>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454"/>
    <w:rsid w:val="00545B19"/>
    <w:rsid w:val="00547404"/>
    <w:rsid w:val="005474A2"/>
    <w:rsid w:val="00547520"/>
    <w:rsid w:val="0055035F"/>
    <w:rsid w:val="005507FD"/>
    <w:rsid w:val="005511C0"/>
    <w:rsid w:val="00551D4B"/>
    <w:rsid w:val="00551E3C"/>
    <w:rsid w:val="0055232C"/>
    <w:rsid w:val="0055242B"/>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3B9D"/>
    <w:rsid w:val="00565AF7"/>
    <w:rsid w:val="00566024"/>
    <w:rsid w:val="005671C3"/>
    <w:rsid w:val="0057060C"/>
    <w:rsid w:val="00570C0B"/>
    <w:rsid w:val="0057189C"/>
    <w:rsid w:val="00571BD2"/>
    <w:rsid w:val="00571CD7"/>
    <w:rsid w:val="00571D59"/>
    <w:rsid w:val="00572E3E"/>
    <w:rsid w:val="0057332B"/>
    <w:rsid w:val="0057364D"/>
    <w:rsid w:val="005737FC"/>
    <w:rsid w:val="0057420B"/>
    <w:rsid w:val="0057593B"/>
    <w:rsid w:val="005762CE"/>
    <w:rsid w:val="00576DC0"/>
    <w:rsid w:val="00580280"/>
    <w:rsid w:val="00580B9E"/>
    <w:rsid w:val="00580DAB"/>
    <w:rsid w:val="0058135A"/>
    <w:rsid w:val="005817D9"/>
    <w:rsid w:val="00581F7C"/>
    <w:rsid w:val="00583358"/>
    <w:rsid w:val="005839BF"/>
    <w:rsid w:val="00584058"/>
    <w:rsid w:val="00584413"/>
    <w:rsid w:val="005844A5"/>
    <w:rsid w:val="005846B4"/>
    <w:rsid w:val="005850E5"/>
    <w:rsid w:val="005851E0"/>
    <w:rsid w:val="00585571"/>
    <w:rsid w:val="005856F9"/>
    <w:rsid w:val="00585B91"/>
    <w:rsid w:val="00586BB0"/>
    <w:rsid w:val="00586BF1"/>
    <w:rsid w:val="00587DC4"/>
    <w:rsid w:val="0059008F"/>
    <w:rsid w:val="005903E4"/>
    <w:rsid w:val="005907D5"/>
    <w:rsid w:val="005910C0"/>
    <w:rsid w:val="005913EE"/>
    <w:rsid w:val="00592461"/>
    <w:rsid w:val="00594DE3"/>
    <w:rsid w:val="005950D6"/>
    <w:rsid w:val="0059519C"/>
    <w:rsid w:val="00595524"/>
    <w:rsid w:val="005964D5"/>
    <w:rsid w:val="005974F3"/>
    <w:rsid w:val="0059751C"/>
    <w:rsid w:val="00597919"/>
    <w:rsid w:val="00597F9F"/>
    <w:rsid w:val="005A0B9F"/>
    <w:rsid w:val="005A0EFC"/>
    <w:rsid w:val="005A44E7"/>
    <w:rsid w:val="005A5D8E"/>
    <w:rsid w:val="005A63D8"/>
    <w:rsid w:val="005A71A7"/>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6E68"/>
    <w:rsid w:val="005B747D"/>
    <w:rsid w:val="005B7733"/>
    <w:rsid w:val="005B7A22"/>
    <w:rsid w:val="005C0602"/>
    <w:rsid w:val="005C0D5D"/>
    <w:rsid w:val="005C1415"/>
    <w:rsid w:val="005C191A"/>
    <w:rsid w:val="005C2AA9"/>
    <w:rsid w:val="005C330D"/>
    <w:rsid w:val="005C40C7"/>
    <w:rsid w:val="005C4114"/>
    <w:rsid w:val="005C4EFF"/>
    <w:rsid w:val="005C4F43"/>
    <w:rsid w:val="005C6CC6"/>
    <w:rsid w:val="005C6E71"/>
    <w:rsid w:val="005C7363"/>
    <w:rsid w:val="005D0B55"/>
    <w:rsid w:val="005D4A04"/>
    <w:rsid w:val="005D4CF7"/>
    <w:rsid w:val="005D5347"/>
    <w:rsid w:val="005D5CC5"/>
    <w:rsid w:val="005D5FE6"/>
    <w:rsid w:val="005D61EA"/>
    <w:rsid w:val="005D74D8"/>
    <w:rsid w:val="005D787B"/>
    <w:rsid w:val="005E031D"/>
    <w:rsid w:val="005E03AC"/>
    <w:rsid w:val="005E04B5"/>
    <w:rsid w:val="005E0621"/>
    <w:rsid w:val="005E12BE"/>
    <w:rsid w:val="005E2C81"/>
    <w:rsid w:val="005E4D3C"/>
    <w:rsid w:val="005E7158"/>
    <w:rsid w:val="005E7ECB"/>
    <w:rsid w:val="005F0C00"/>
    <w:rsid w:val="005F1037"/>
    <w:rsid w:val="005F2BF8"/>
    <w:rsid w:val="005F2EA8"/>
    <w:rsid w:val="005F3B04"/>
    <w:rsid w:val="005F5574"/>
    <w:rsid w:val="005F5D1D"/>
    <w:rsid w:val="005F60C9"/>
    <w:rsid w:val="005F64C6"/>
    <w:rsid w:val="005F6576"/>
    <w:rsid w:val="006008F1"/>
    <w:rsid w:val="00601714"/>
    <w:rsid w:val="00601735"/>
    <w:rsid w:val="00602BD2"/>
    <w:rsid w:val="00604980"/>
    <w:rsid w:val="0060614D"/>
    <w:rsid w:val="006100A4"/>
    <w:rsid w:val="00610871"/>
    <w:rsid w:val="00610E48"/>
    <w:rsid w:val="00610FE0"/>
    <w:rsid w:val="00613A78"/>
    <w:rsid w:val="00613C47"/>
    <w:rsid w:val="00615086"/>
    <w:rsid w:val="00616201"/>
    <w:rsid w:val="00616225"/>
    <w:rsid w:val="00616BA2"/>
    <w:rsid w:val="0061705E"/>
    <w:rsid w:val="00617070"/>
    <w:rsid w:val="006170F1"/>
    <w:rsid w:val="00617914"/>
    <w:rsid w:val="00617A8B"/>
    <w:rsid w:val="00621904"/>
    <w:rsid w:val="00622248"/>
    <w:rsid w:val="00622FEA"/>
    <w:rsid w:val="00623CDF"/>
    <w:rsid w:val="00623DB1"/>
    <w:rsid w:val="006245F3"/>
    <w:rsid w:val="00624680"/>
    <w:rsid w:val="0062485E"/>
    <w:rsid w:val="00624DBE"/>
    <w:rsid w:val="00625450"/>
    <w:rsid w:val="0062557A"/>
    <w:rsid w:val="0062624F"/>
    <w:rsid w:val="006319CA"/>
    <w:rsid w:val="00633B3E"/>
    <w:rsid w:val="00634EC0"/>
    <w:rsid w:val="0063627F"/>
    <w:rsid w:val="006376C4"/>
    <w:rsid w:val="006403E7"/>
    <w:rsid w:val="00642D72"/>
    <w:rsid w:val="0064437B"/>
    <w:rsid w:val="006443CB"/>
    <w:rsid w:val="006448B8"/>
    <w:rsid w:val="00644F80"/>
    <w:rsid w:val="00645874"/>
    <w:rsid w:val="00647673"/>
    <w:rsid w:val="00650F81"/>
    <w:rsid w:val="00650FC7"/>
    <w:rsid w:val="00651822"/>
    <w:rsid w:val="00651F86"/>
    <w:rsid w:val="00652D6B"/>
    <w:rsid w:val="0065395E"/>
    <w:rsid w:val="00653C24"/>
    <w:rsid w:val="00653D68"/>
    <w:rsid w:val="00653E4E"/>
    <w:rsid w:val="00654275"/>
    <w:rsid w:val="0065446D"/>
    <w:rsid w:val="00654891"/>
    <w:rsid w:val="00654894"/>
    <w:rsid w:val="00655104"/>
    <w:rsid w:val="00656067"/>
    <w:rsid w:val="00660693"/>
    <w:rsid w:val="006611D6"/>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5720"/>
    <w:rsid w:val="0067738E"/>
    <w:rsid w:val="00677F23"/>
    <w:rsid w:val="0068015A"/>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86F68"/>
    <w:rsid w:val="00690F1F"/>
    <w:rsid w:val="00691120"/>
    <w:rsid w:val="006915BD"/>
    <w:rsid w:val="006915F2"/>
    <w:rsid w:val="00691DC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22"/>
    <w:rsid w:val="006A4AEE"/>
    <w:rsid w:val="006A5E7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B7AFA"/>
    <w:rsid w:val="006C0176"/>
    <w:rsid w:val="006C2994"/>
    <w:rsid w:val="006C35EC"/>
    <w:rsid w:val="006C4150"/>
    <w:rsid w:val="006C4382"/>
    <w:rsid w:val="006C4891"/>
    <w:rsid w:val="006C52BC"/>
    <w:rsid w:val="006C5683"/>
    <w:rsid w:val="006C5E33"/>
    <w:rsid w:val="006C5E48"/>
    <w:rsid w:val="006C6434"/>
    <w:rsid w:val="006C6CD8"/>
    <w:rsid w:val="006C70BB"/>
    <w:rsid w:val="006C7EB1"/>
    <w:rsid w:val="006D013F"/>
    <w:rsid w:val="006D017F"/>
    <w:rsid w:val="006D08BD"/>
    <w:rsid w:val="006D0F8E"/>
    <w:rsid w:val="006D1416"/>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0622"/>
    <w:rsid w:val="006F1972"/>
    <w:rsid w:val="006F1EA3"/>
    <w:rsid w:val="006F2627"/>
    <w:rsid w:val="006F2A57"/>
    <w:rsid w:val="006F3187"/>
    <w:rsid w:val="006F3568"/>
    <w:rsid w:val="006F3EEB"/>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446"/>
    <w:rsid w:val="00706A4B"/>
    <w:rsid w:val="00706A58"/>
    <w:rsid w:val="00707517"/>
    <w:rsid w:val="007078ED"/>
    <w:rsid w:val="00710187"/>
    <w:rsid w:val="007101D7"/>
    <w:rsid w:val="00710D6E"/>
    <w:rsid w:val="007110E1"/>
    <w:rsid w:val="00711723"/>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8A"/>
    <w:rsid w:val="00727047"/>
    <w:rsid w:val="00727A0E"/>
    <w:rsid w:val="00727B1A"/>
    <w:rsid w:val="00727C81"/>
    <w:rsid w:val="00727F8E"/>
    <w:rsid w:val="00730B33"/>
    <w:rsid w:val="00734510"/>
    <w:rsid w:val="00734887"/>
    <w:rsid w:val="007365B6"/>
    <w:rsid w:val="00737394"/>
    <w:rsid w:val="007401E2"/>
    <w:rsid w:val="00740205"/>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1E0A"/>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0FDB"/>
    <w:rsid w:val="007822E4"/>
    <w:rsid w:val="00782346"/>
    <w:rsid w:val="007836E7"/>
    <w:rsid w:val="007838CD"/>
    <w:rsid w:val="007839A9"/>
    <w:rsid w:val="00784054"/>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3A3"/>
    <w:rsid w:val="007A268F"/>
    <w:rsid w:val="007A29EC"/>
    <w:rsid w:val="007A4A53"/>
    <w:rsid w:val="007A4C93"/>
    <w:rsid w:val="007A4E17"/>
    <w:rsid w:val="007A7F6D"/>
    <w:rsid w:val="007B0FBD"/>
    <w:rsid w:val="007B10EC"/>
    <w:rsid w:val="007B1BAF"/>
    <w:rsid w:val="007B20C3"/>
    <w:rsid w:val="007B2FE8"/>
    <w:rsid w:val="007B35F7"/>
    <w:rsid w:val="007B4DD5"/>
    <w:rsid w:val="007B4F72"/>
    <w:rsid w:val="007B5148"/>
    <w:rsid w:val="007B5A16"/>
    <w:rsid w:val="007B71AA"/>
    <w:rsid w:val="007B7F09"/>
    <w:rsid w:val="007C03FE"/>
    <w:rsid w:val="007C0E04"/>
    <w:rsid w:val="007C17D3"/>
    <w:rsid w:val="007C1FA2"/>
    <w:rsid w:val="007C2827"/>
    <w:rsid w:val="007C294A"/>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EF9"/>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5143"/>
    <w:rsid w:val="007F6758"/>
    <w:rsid w:val="007F6D96"/>
    <w:rsid w:val="00800D05"/>
    <w:rsid w:val="00801D7A"/>
    <w:rsid w:val="008020F2"/>
    <w:rsid w:val="0080248F"/>
    <w:rsid w:val="00803F74"/>
    <w:rsid w:val="00804254"/>
    <w:rsid w:val="00804653"/>
    <w:rsid w:val="00804C48"/>
    <w:rsid w:val="0080505A"/>
    <w:rsid w:val="008060B3"/>
    <w:rsid w:val="00806205"/>
    <w:rsid w:val="00806639"/>
    <w:rsid w:val="00806A84"/>
    <w:rsid w:val="00806EF4"/>
    <w:rsid w:val="008073A4"/>
    <w:rsid w:val="00807C6C"/>
    <w:rsid w:val="008115ED"/>
    <w:rsid w:val="0081254B"/>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B7C"/>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6AF"/>
    <w:rsid w:val="008617AF"/>
    <w:rsid w:val="00861DB0"/>
    <w:rsid w:val="00861E83"/>
    <w:rsid w:val="0086225C"/>
    <w:rsid w:val="008629A8"/>
    <w:rsid w:val="00863225"/>
    <w:rsid w:val="00863ADA"/>
    <w:rsid w:val="00865BAA"/>
    <w:rsid w:val="00865C83"/>
    <w:rsid w:val="008677CB"/>
    <w:rsid w:val="0087026D"/>
    <w:rsid w:val="0087056E"/>
    <w:rsid w:val="00870CB6"/>
    <w:rsid w:val="00870DF8"/>
    <w:rsid w:val="008722A6"/>
    <w:rsid w:val="008737AE"/>
    <w:rsid w:val="00873851"/>
    <w:rsid w:val="00873FEA"/>
    <w:rsid w:val="0087419B"/>
    <w:rsid w:val="008744CC"/>
    <w:rsid w:val="00874592"/>
    <w:rsid w:val="008751C1"/>
    <w:rsid w:val="0087595D"/>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376"/>
    <w:rsid w:val="008A593A"/>
    <w:rsid w:val="008A6A60"/>
    <w:rsid w:val="008A6C5A"/>
    <w:rsid w:val="008A6CCA"/>
    <w:rsid w:val="008B1B8C"/>
    <w:rsid w:val="008B2C59"/>
    <w:rsid w:val="008B2DF3"/>
    <w:rsid w:val="008B376A"/>
    <w:rsid w:val="008B444E"/>
    <w:rsid w:val="008B569F"/>
    <w:rsid w:val="008B7220"/>
    <w:rsid w:val="008C0669"/>
    <w:rsid w:val="008C0814"/>
    <w:rsid w:val="008C0867"/>
    <w:rsid w:val="008C08A5"/>
    <w:rsid w:val="008C1DD7"/>
    <w:rsid w:val="008C26FA"/>
    <w:rsid w:val="008C2BC1"/>
    <w:rsid w:val="008C4566"/>
    <w:rsid w:val="008C46B6"/>
    <w:rsid w:val="008C4935"/>
    <w:rsid w:val="008C522A"/>
    <w:rsid w:val="008C5E71"/>
    <w:rsid w:val="008C64E3"/>
    <w:rsid w:val="008C6A8B"/>
    <w:rsid w:val="008C7260"/>
    <w:rsid w:val="008C77F7"/>
    <w:rsid w:val="008D00EA"/>
    <w:rsid w:val="008D0D1E"/>
    <w:rsid w:val="008D1175"/>
    <w:rsid w:val="008D1627"/>
    <w:rsid w:val="008D1DA0"/>
    <w:rsid w:val="008D2828"/>
    <w:rsid w:val="008D284E"/>
    <w:rsid w:val="008D4ED3"/>
    <w:rsid w:val="008D54BF"/>
    <w:rsid w:val="008D5A85"/>
    <w:rsid w:val="008D5DC6"/>
    <w:rsid w:val="008D6A11"/>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662"/>
    <w:rsid w:val="00900B2A"/>
    <w:rsid w:val="00901953"/>
    <w:rsid w:val="00902166"/>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46C"/>
    <w:rsid w:val="00917816"/>
    <w:rsid w:val="00917D06"/>
    <w:rsid w:val="009207DB"/>
    <w:rsid w:val="00921202"/>
    <w:rsid w:val="00922024"/>
    <w:rsid w:val="009222A3"/>
    <w:rsid w:val="009224EE"/>
    <w:rsid w:val="00922D24"/>
    <w:rsid w:val="00924853"/>
    <w:rsid w:val="009248C9"/>
    <w:rsid w:val="009252E0"/>
    <w:rsid w:val="00925501"/>
    <w:rsid w:val="00926982"/>
    <w:rsid w:val="00926D4C"/>
    <w:rsid w:val="009270C4"/>
    <w:rsid w:val="0093083B"/>
    <w:rsid w:val="0093092B"/>
    <w:rsid w:val="00930C8D"/>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586"/>
    <w:rsid w:val="00983EFD"/>
    <w:rsid w:val="00984AFF"/>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B6A"/>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A745F"/>
    <w:rsid w:val="009A7461"/>
    <w:rsid w:val="009B0BF0"/>
    <w:rsid w:val="009B1AAC"/>
    <w:rsid w:val="009B1DA5"/>
    <w:rsid w:val="009B1E1D"/>
    <w:rsid w:val="009B28FD"/>
    <w:rsid w:val="009B2AD6"/>
    <w:rsid w:val="009B3172"/>
    <w:rsid w:val="009B461D"/>
    <w:rsid w:val="009B4F1F"/>
    <w:rsid w:val="009B5594"/>
    <w:rsid w:val="009B59ED"/>
    <w:rsid w:val="009B628B"/>
    <w:rsid w:val="009B6405"/>
    <w:rsid w:val="009B6D8D"/>
    <w:rsid w:val="009B6EAC"/>
    <w:rsid w:val="009B729E"/>
    <w:rsid w:val="009B7498"/>
    <w:rsid w:val="009C217C"/>
    <w:rsid w:val="009C264B"/>
    <w:rsid w:val="009C34F1"/>
    <w:rsid w:val="009C3B80"/>
    <w:rsid w:val="009C3D84"/>
    <w:rsid w:val="009C3F5A"/>
    <w:rsid w:val="009C48C6"/>
    <w:rsid w:val="009C5D76"/>
    <w:rsid w:val="009C5DFB"/>
    <w:rsid w:val="009C5FDE"/>
    <w:rsid w:val="009C623B"/>
    <w:rsid w:val="009C667D"/>
    <w:rsid w:val="009C69E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BE"/>
    <w:rsid w:val="009E68C1"/>
    <w:rsid w:val="009E6DD0"/>
    <w:rsid w:val="009E6DEE"/>
    <w:rsid w:val="009E700C"/>
    <w:rsid w:val="009F082A"/>
    <w:rsid w:val="009F0BD9"/>
    <w:rsid w:val="009F12B4"/>
    <w:rsid w:val="009F33FA"/>
    <w:rsid w:val="009F347C"/>
    <w:rsid w:val="009F3F14"/>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279A"/>
    <w:rsid w:val="00A33842"/>
    <w:rsid w:val="00A33A1E"/>
    <w:rsid w:val="00A33FDC"/>
    <w:rsid w:val="00A34114"/>
    <w:rsid w:val="00A34C81"/>
    <w:rsid w:val="00A34E19"/>
    <w:rsid w:val="00A35C90"/>
    <w:rsid w:val="00A362F9"/>
    <w:rsid w:val="00A3695F"/>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47A20"/>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BB5"/>
    <w:rsid w:val="00A63D89"/>
    <w:rsid w:val="00A63EF3"/>
    <w:rsid w:val="00A650F1"/>
    <w:rsid w:val="00A6526E"/>
    <w:rsid w:val="00A65DA4"/>
    <w:rsid w:val="00A66E04"/>
    <w:rsid w:val="00A67194"/>
    <w:rsid w:val="00A671B3"/>
    <w:rsid w:val="00A67864"/>
    <w:rsid w:val="00A7001C"/>
    <w:rsid w:val="00A70242"/>
    <w:rsid w:val="00A7040E"/>
    <w:rsid w:val="00A7286F"/>
    <w:rsid w:val="00A734F2"/>
    <w:rsid w:val="00A73DEE"/>
    <w:rsid w:val="00A74678"/>
    <w:rsid w:val="00A75AEA"/>
    <w:rsid w:val="00A76063"/>
    <w:rsid w:val="00A767EB"/>
    <w:rsid w:val="00A771BF"/>
    <w:rsid w:val="00A77299"/>
    <w:rsid w:val="00A803C1"/>
    <w:rsid w:val="00A815B6"/>
    <w:rsid w:val="00A815F6"/>
    <w:rsid w:val="00A81953"/>
    <w:rsid w:val="00A823D7"/>
    <w:rsid w:val="00A827C9"/>
    <w:rsid w:val="00A8350D"/>
    <w:rsid w:val="00A85B31"/>
    <w:rsid w:val="00A861F3"/>
    <w:rsid w:val="00A86C48"/>
    <w:rsid w:val="00A90DB1"/>
    <w:rsid w:val="00A90FB8"/>
    <w:rsid w:val="00A9147B"/>
    <w:rsid w:val="00A91B14"/>
    <w:rsid w:val="00A91BA8"/>
    <w:rsid w:val="00A91EF1"/>
    <w:rsid w:val="00A91EF2"/>
    <w:rsid w:val="00A9325C"/>
    <w:rsid w:val="00A93680"/>
    <w:rsid w:val="00A9430B"/>
    <w:rsid w:val="00A94483"/>
    <w:rsid w:val="00A94BA4"/>
    <w:rsid w:val="00A959CA"/>
    <w:rsid w:val="00A96FC6"/>
    <w:rsid w:val="00A97A16"/>
    <w:rsid w:val="00A97B61"/>
    <w:rsid w:val="00A97C2E"/>
    <w:rsid w:val="00A97CE3"/>
    <w:rsid w:val="00A97E0C"/>
    <w:rsid w:val="00AA01DA"/>
    <w:rsid w:val="00AA1178"/>
    <w:rsid w:val="00AA11BA"/>
    <w:rsid w:val="00AA2755"/>
    <w:rsid w:val="00AA2D62"/>
    <w:rsid w:val="00AA2E2C"/>
    <w:rsid w:val="00AA2E90"/>
    <w:rsid w:val="00AA3077"/>
    <w:rsid w:val="00AA375B"/>
    <w:rsid w:val="00AA38AF"/>
    <w:rsid w:val="00AA450C"/>
    <w:rsid w:val="00AA4B62"/>
    <w:rsid w:val="00AA5EB3"/>
    <w:rsid w:val="00AA6916"/>
    <w:rsid w:val="00AA6E2B"/>
    <w:rsid w:val="00AB040A"/>
    <w:rsid w:val="00AB110E"/>
    <w:rsid w:val="00AB11CF"/>
    <w:rsid w:val="00AB1287"/>
    <w:rsid w:val="00AB1CE8"/>
    <w:rsid w:val="00AB2655"/>
    <w:rsid w:val="00AB2F06"/>
    <w:rsid w:val="00AB4FFF"/>
    <w:rsid w:val="00AB5190"/>
    <w:rsid w:val="00AB5513"/>
    <w:rsid w:val="00AB5A0C"/>
    <w:rsid w:val="00AB6070"/>
    <w:rsid w:val="00AB6DFC"/>
    <w:rsid w:val="00AB7354"/>
    <w:rsid w:val="00AB7BFE"/>
    <w:rsid w:val="00AB7C46"/>
    <w:rsid w:val="00AB7DD5"/>
    <w:rsid w:val="00AC05D0"/>
    <w:rsid w:val="00AC1A49"/>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358E"/>
    <w:rsid w:val="00B1400D"/>
    <w:rsid w:val="00B147C9"/>
    <w:rsid w:val="00B15BB2"/>
    <w:rsid w:val="00B16EBE"/>
    <w:rsid w:val="00B20E3B"/>
    <w:rsid w:val="00B21D0E"/>
    <w:rsid w:val="00B22C57"/>
    <w:rsid w:val="00B23C76"/>
    <w:rsid w:val="00B23EEE"/>
    <w:rsid w:val="00B27139"/>
    <w:rsid w:val="00B27298"/>
    <w:rsid w:val="00B27384"/>
    <w:rsid w:val="00B276E4"/>
    <w:rsid w:val="00B27A6D"/>
    <w:rsid w:val="00B309F9"/>
    <w:rsid w:val="00B30DAD"/>
    <w:rsid w:val="00B31782"/>
    <w:rsid w:val="00B32D93"/>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47391"/>
    <w:rsid w:val="00B51B75"/>
    <w:rsid w:val="00B52AD3"/>
    <w:rsid w:val="00B539EB"/>
    <w:rsid w:val="00B54B76"/>
    <w:rsid w:val="00B54D84"/>
    <w:rsid w:val="00B55ECC"/>
    <w:rsid w:val="00B560E5"/>
    <w:rsid w:val="00B5610F"/>
    <w:rsid w:val="00B576E1"/>
    <w:rsid w:val="00B6088D"/>
    <w:rsid w:val="00B608F1"/>
    <w:rsid w:val="00B60F79"/>
    <w:rsid w:val="00B61158"/>
    <w:rsid w:val="00B6131E"/>
    <w:rsid w:val="00B6252C"/>
    <w:rsid w:val="00B62CBE"/>
    <w:rsid w:val="00B62EFD"/>
    <w:rsid w:val="00B63999"/>
    <w:rsid w:val="00B63B4A"/>
    <w:rsid w:val="00B63E1F"/>
    <w:rsid w:val="00B641C5"/>
    <w:rsid w:val="00B64F8D"/>
    <w:rsid w:val="00B6533C"/>
    <w:rsid w:val="00B65388"/>
    <w:rsid w:val="00B65458"/>
    <w:rsid w:val="00B65FD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0C75"/>
    <w:rsid w:val="00B815D3"/>
    <w:rsid w:val="00B8270D"/>
    <w:rsid w:val="00B827F1"/>
    <w:rsid w:val="00B82B33"/>
    <w:rsid w:val="00B82C75"/>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056C"/>
    <w:rsid w:val="00BD219A"/>
    <w:rsid w:val="00BD2C42"/>
    <w:rsid w:val="00BD2EF9"/>
    <w:rsid w:val="00BD2F1D"/>
    <w:rsid w:val="00BD3997"/>
    <w:rsid w:val="00BD5D7E"/>
    <w:rsid w:val="00BD6EF9"/>
    <w:rsid w:val="00BD754C"/>
    <w:rsid w:val="00BD764C"/>
    <w:rsid w:val="00BD78C6"/>
    <w:rsid w:val="00BE01E1"/>
    <w:rsid w:val="00BE07A5"/>
    <w:rsid w:val="00BE15DA"/>
    <w:rsid w:val="00BE19AD"/>
    <w:rsid w:val="00BE369C"/>
    <w:rsid w:val="00BE4FBC"/>
    <w:rsid w:val="00BE5B7C"/>
    <w:rsid w:val="00BE6DBE"/>
    <w:rsid w:val="00BE72FD"/>
    <w:rsid w:val="00BE733C"/>
    <w:rsid w:val="00BE73D4"/>
    <w:rsid w:val="00BE7AF2"/>
    <w:rsid w:val="00BF1EF8"/>
    <w:rsid w:val="00BF25A9"/>
    <w:rsid w:val="00BF2DE5"/>
    <w:rsid w:val="00BF3689"/>
    <w:rsid w:val="00BF4429"/>
    <w:rsid w:val="00BF4C49"/>
    <w:rsid w:val="00BF4D1A"/>
    <w:rsid w:val="00BF5168"/>
    <w:rsid w:val="00BF51C9"/>
    <w:rsid w:val="00BF5A5B"/>
    <w:rsid w:val="00BF62DF"/>
    <w:rsid w:val="00BF6338"/>
    <w:rsid w:val="00BF6D56"/>
    <w:rsid w:val="00BF7EB2"/>
    <w:rsid w:val="00C00D03"/>
    <w:rsid w:val="00C00D9C"/>
    <w:rsid w:val="00C01DFC"/>
    <w:rsid w:val="00C0270E"/>
    <w:rsid w:val="00C0282B"/>
    <w:rsid w:val="00C03262"/>
    <w:rsid w:val="00C047A4"/>
    <w:rsid w:val="00C05013"/>
    <w:rsid w:val="00C067E0"/>
    <w:rsid w:val="00C0773D"/>
    <w:rsid w:val="00C1025D"/>
    <w:rsid w:val="00C11733"/>
    <w:rsid w:val="00C12CC1"/>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279B8"/>
    <w:rsid w:val="00C30615"/>
    <w:rsid w:val="00C30715"/>
    <w:rsid w:val="00C30D84"/>
    <w:rsid w:val="00C3131B"/>
    <w:rsid w:val="00C317A7"/>
    <w:rsid w:val="00C33614"/>
    <w:rsid w:val="00C33AEC"/>
    <w:rsid w:val="00C357CB"/>
    <w:rsid w:val="00C35C8E"/>
    <w:rsid w:val="00C36B1D"/>
    <w:rsid w:val="00C3742C"/>
    <w:rsid w:val="00C40921"/>
    <w:rsid w:val="00C410D2"/>
    <w:rsid w:val="00C41363"/>
    <w:rsid w:val="00C42A78"/>
    <w:rsid w:val="00C437D6"/>
    <w:rsid w:val="00C4471B"/>
    <w:rsid w:val="00C45C94"/>
    <w:rsid w:val="00C4601D"/>
    <w:rsid w:val="00C46612"/>
    <w:rsid w:val="00C509D2"/>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09F"/>
    <w:rsid w:val="00C9312F"/>
    <w:rsid w:val="00C94499"/>
    <w:rsid w:val="00C9491A"/>
    <w:rsid w:val="00C94BE9"/>
    <w:rsid w:val="00C95701"/>
    <w:rsid w:val="00C95DD7"/>
    <w:rsid w:val="00C95ED6"/>
    <w:rsid w:val="00C96BBB"/>
    <w:rsid w:val="00CA04D5"/>
    <w:rsid w:val="00CA0F7D"/>
    <w:rsid w:val="00CA1AC8"/>
    <w:rsid w:val="00CA1AD4"/>
    <w:rsid w:val="00CA1FB0"/>
    <w:rsid w:val="00CA24D1"/>
    <w:rsid w:val="00CA2AD9"/>
    <w:rsid w:val="00CA2ED9"/>
    <w:rsid w:val="00CA39CC"/>
    <w:rsid w:val="00CA3C11"/>
    <w:rsid w:val="00CA403D"/>
    <w:rsid w:val="00CA4743"/>
    <w:rsid w:val="00CA57FE"/>
    <w:rsid w:val="00CA5FF6"/>
    <w:rsid w:val="00CA6F32"/>
    <w:rsid w:val="00CA735E"/>
    <w:rsid w:val="00CB01B1"/>
    <w:rsid w:val="00CB138F"/>
    <w:rsid w:val="00CB13CF"/>
    <w:rsid w:val="00CB13E0"/>
    <w:rsid w:val="00CB199A"/>
    <w:rsid w:val="00CB2282"/>
    <w:rsid w:val="00CB2F02"/>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306F"/>
    <w:rsid w:val="00CD4BF8"/>
    <w:rsid w:val="00CD52CD"/>
    <w:rsid w:val="00CD652E"/>
    <w:rsid w:val="00CD6828"/>
    <w:rsid w:val="00CD685C"/>
    <w:rsid w:val="00CD68DD"/>
    <w:rsid w:val="00CD7B8B"/>
    <w:rsid w:val="00CE01F8"/>
    <w:rsid w:val="00CE0D43"/>
    <w:rsid w:val="00CE19B6"/>
    <w:rsid w:val="00CE24B9"/>
    <w:rsid w:val="00CE2B04"/>
    <w:rsid w:val="00CE3E8B"/>
    <w:rsid w:val="00CE47DC"/>
    <w:rsid w:val="00CE5298"/>
    <w:rsid w:val="00CE5322"/>
    <w:rsid w:val="00CE58EB"/>
    <w:rsid w:val="00CE6939"/>
    <w:rsid w:val="00CE705F"/>
    <w:rsid w:val="00CE745E"/>
    <w:rsid w:val="00CF0041"/>
    <w:rsid w:val="00CF097D"/>
    <w:rsid w:val="00CF0D4B"/>
    <w:rsid w:val="00CF2605"/>
    <w:rsid w:val="00CF2804"/>
    <w:rsid w:val="00CF35B2"/>
    <w:rsid w:val="00CF36C4"/>
    <w:rsid w:val="00CF38D4"/>
    <w:rsid w:val="00CF461A"/>
    <w:rsid w:val="00CF5C07"/>
    <w:rsid w:val="00CF5CFC"/>
    <w:rsid w:val="00CF71A4"/>
    <w:rsid w:val="00D00272"/>
    <w:rsid w:val="00D00AF5"/>
    <w:rsid w:val="00D00E75"/>
    <w:rsid w:val="00D00EE2"/>
    <w:rsid w:val="00D01917"/>
    <w:rsid w:val="00D01EBC"/>
    <w:rsid w:val="00D036AC"/>
    <w:rsid w:val="00D03DE1"/>
    <w:rsid w:val="00D03EDD"/>
    <w:rsid w:val="00D03EEF"/>
    <w:rsid w:val="00D04F08"/>
    <w:rsid w:val="00D050BB"/>
    <w:rsid w:val="00D058B9"/>
    <w:rsid w:val="00D05AA1"/>
    <w:rsid w:val="00D07010"/>
    <w:rsid w:val="00D07087"/>
    <w:rsid w:val="00D0779D"/>
    <w:rsid w:val="00D07A1B"/>
    <w:rsid w:val="00D07E2A"/>
    <w:rsid w:val="00D11666"/>
    <w:rsid w:val="00D11D07"/>
    <w:rsid w:val="00D138F2"/>
    <w:rsid w:val="00D1489F"/>
    <w:rsid w:val="00D159F8"/>
    <w:rsid w:val="00D15DD2"/>
    <w:rsid w:val="00D16E55"/>
    <w:rsid w:val="00D16ECF"/>
    <w:rsid w:val="00D17564"/>
    <w:rsid w:val="00D17597"/>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6113"/>
    <w:rsid w:val="00D26883"/>
    <w:rsid w:val="00D27131"/>
    <w:rsid w:val="00D30B0E"/>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1A9F"/>
    <w:rsid w:val="00D61EDD"/>
    <w:rsid w:val="00D628AF"/>
    <w:rsid w:val="00D6294B"/>
    <w:rsid w:val="00D654F8"/>
    <w:rsid w:val="00D66697"/>
    <w:rsid w:val="00D676B3"/>
    <w:rsid w:val="00D6787A"/>
    <w:rsid w:val="00D67ACA"/>
    <w:rsid w:val="00D67F69"/>
    <w:rsid w:val="00D70FAD"/>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8796F"/>
    <w:rsid w:val="00D9031D"/>
    <w:rsid w:val="00D90824"/>
    <w:rsid w:val="00D90F8A"/>
    <w:rsid w:val="00D91621"/>
    <w:rsid w:val="00D9180B"/>
    <w:rsid w:val="00D91CA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07DE"/>
    <w:rsid w:val="00DC1309"/>
    <w:rsid w:val="00DC16F9"/>
    <w:rsid w:val="00DC1CA6"/>
    <w:rsid w:val="00DC1DFC"/>
    <w:rsid w:val="00DC20CF"/>
    <w:rsid w:val="00DC3472"/>
    <w:rsid w:val="00DC4B44"/>
    <w:rsid w:val="00DC5C38"/>
    <w:rsid w:val="00DC61A3"/>
    <w:rsid w:val="00DC76E7"/>
    <w:rsid w:val="00DC7E69"/>
    <w:rsid w:val="00DD0467"/>
    <w:rsid w:val="00DD15EF"/>
    <w:rsid w:val="00DD1738"/>
    <w:rsid w:val="00DD190E"/>
    <w:rsid w:val="00DD3316"/>
    <w:rsid w:val="00DD3E02"/>
    <w:rsid w:val="00DD45AF"/>
    <w:rsid w:val="00DD4A91"/>
    <w:rsid w:val="00DD4BBD"/>
    <w:rsid w:val="00DD5654"/>
    <w:rsid w:val="00DD5E57"/>
    <w:rsid w:val="00DD60E3"/>
    <w:rsid w:val="00DD7F9B"/>
    <w:rsid w:val="00DE1C74"/>
    <w:rsid w:val="00DE1CCF"/>
    <w:rsid w:val="00DE3385"/>
    <w:rsid w:val="00DE3CA1"/>
    <w:rsid w:val="00DE4007"/>
    <w:rsid w:val="00DE4053"/>
    <w:rsid w:val="00DE4638"/>
    <w:rsid w:val="00DE4651"/>
    <w:rsid w:val="00DE4FEE"/>
    <w:rsid w:val="00DE534A"/>
    <w:rsid w:val="00DE55FD"/>
    <w:rsid w:val="00DE60A8"/>
    <w:rsid w:val="00DE7265"/>
    <w:rsid w:val="00DE7525"/>
    <w:rsid w:val="00DE787B"/>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6CF1"/>
    <w:rsid w:val="00E17F53"/>
    <w:rsid w:val="00E200F5"/>
    <w:rsid w:val="00E20354"/>
    <w:rsid w:val="00E207DB"/>
    <w:rsid w:val="00E20BB5"/>
    <w:rsid w:val="00E21F5A"/>
    <w:rsid w:val="00E221D8"/>
    <w:rsid w:val="00E234F1"/>
    <w:rsid w:val="00E23ACB"/>
    <w:rsid w:val="00E23BDA"/>
    <w:rsid w:val="00E25124"/>
    <w:rsid w:val="00E261F8"/>
    <w:rsid w:val="00E26E25"/>
    <w:rsid w:val="00E27DF3"/>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565D"/>
    <w:rsid w:val="00E66F49"/>
    <w:rsid w:val="00E721A9"/>
    <w:rsid w:val="00E73549"/>
    <w:rsid w:val="00E7484F"/>
    <w:rsid w:val="00E74861"/>
    <w:rsid w:val="00E74B50"/>
    <w:rsid w:val="00E74EC9"/>
    <w:rsid w:val="00E75572"/>
    <w:rsid w:val="00E75733"/>
    <w:rsid w:val="00E75A9D"/>
    <w:rsid w:val="00E77754"/>
    <w:rsid w:val="00E80CF7"/>
    <w:rsid w:val="00E80FB4"/>
    <w:rsid w:val="00E81B8E"/>
    <w:rsid w:val="00E81ED7"/>
    <w:rsid w:val="00E8369B"/>
    <w:rsid w:val="00E8377F"/>
    <w:rsid w:val="00E83850"/>
    <w:rsid w:val="00E85244"/>
    <w:rsid w:val="00E85A96"/>
    <w:rsid w:val="00E86159"/>
    <w:rsid w:val="00E86741"/>
    <w:rsid w:val="00E87653"/>
    <w:rsid w:val="00E87AE4"/>
    <w:rsid w:val="00E90A5A"/>
    <w:rsid w:val="00E90C1F"/>
    <w:rsid w:val="00E9124A"/>
    <w:rsid w:val="00E9222C"/>
    <w:rsid w:val="00E9296D"/>
    <w:rsid w:val="00E92AA5"/>
    <w:rsid w:val="00E92FB2"/>
    <w:rsid w:val="00E94509"/>
    <w:rsid w:val="00E94A0D"/>
    <w:rsid w:val="00E9558B"/>
    <w:rsid w:val="00E95A44"/>
    <w:rsid w:val="00E95D1B"/>
    <w:rsid w:val="00E969A4"/>
    <w:rsid w:val="00E9735C"/>
    <w:rsid w:val="00EA0266"/>
    <w:rsid w:val="00EA096D"/>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3C4"/>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785"/>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2126"/>
    <w:rsid w:val="00EE2FBF"/>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050"/>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C7D"/>
    <w:rsid w:val="00F32D63"/>
    <w:rsid w:val="00F33C8D"/>
    <w:rsid w:val="00F34012"/>
    <w:rsid w:val="00F343A3"/>
    <w:rsid w:val="00F34C99"/>
    <w:rsid w:val="00F3531A"/>
    <w:rsid w:val="00F353E8"/>
    <w:rsid w:val="00F35AB2"/>
    <w:rsid w:val="00F400FB"/>
    <w:rsid w:val="00F41DB0"/>
    <w:rsid w:val="00F42F39"/>
    <w:rsid w:val="00F43631"/>
    <w:rsid w:val="00F43947"/>
    <w:rsid w:val="00F439BB"/>
    <w:rsid w:val="00F43CEB"/>
    <w:rsid w:val="00F449D7"/>
    <w:rsid w:val="00F460C4"/>
    <w:rsid w:val="00F461AE"/>
    <w:rsid w:val="00F467F9"/>
    <w:rsid w:val="00F47426"/>
    <w:rsid w:val="00F4766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5742"/>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BFE"/>
    <w:rsid w:val="00F91D47"/>
    <w:rsid w:val="00F92B0F"/>
    <w:rsid w:val="00F9354E"/>
    <w:rsid w:val="00F941FC"/>
    <w:rsid w:val="00F96D24"/>
    <w:rsid w:val="00F97093"/>
    <w:rsid w:val="00F97FF3"/>
    <w:rsid w:val="00FA0091"/>
    <w:rsid w:val="00FA1AA9"/>
    <w:rsid w:val="00FA2C8B"/>
    <w:rsid w:val="00FA3E0C"/>
    <w:rsid w:val="00FA4DBA"/>
    <w:rsid w:val="00FA4FBA"/>
    <w:rsid w:val="00FA5580"/>
    <w:rsid w:val="00FA655A"/>
    <w:rsid w:val="00FA6759"/>
    <w:rsid w:val="00FA69C3"/>
    <w:rsid w:val="00FA6AAC"/>
    <w:rsid w:val="00FA6CBC"/>
    <w:rsid w:val="00FA6D48"/>
    <w:rsid w:val="00FA6FE6"/>
    <w:rsid w:val="00FA7027"/>
    <w:rsid w:val="00FA7775"/>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3256"/>
    <w:rsid w:val="00FE3F8E"/>
    <w:rsid w:val="00FE445D"/>
    <w:rsid w:val="00FE47ED"/>
    <w:rsid w:val="00FE4F89"/>
    <w:rsid w:val="00FE5101"/>
    <w:rsid w:val="00FE61DC"/>
    <w:rsid w:val="00FE67D0"/>
    <w:rsid w:val="00FE689B"/>
    <w:rsid w:val="00FE7081"/>
    <w:rsid w:val="00FE79CE"/>
    <w:rsid w:val="00FF06FA"/>
    <w:rsid w:val="00FF081E"/>
    <w:rsid w:val="00FF145C"/>
    <w:rsid w:val="00FF26EE"/>
    <w:rsid w:val="00FF28EC"/>
    <w:rsid w:val="00FF2AA0"/>
    <w:rsid w:val="00FF47A3"/>
    <w:rsid w:val="00FF4B3F"/>
    <w:rsid w:val="00FF4B43"/>
    <w:rsid w:val="00FF574F"/>
    <w:rsid w:val="010A191C"/>
    <w:rsid w:val="011E42FB"/>
    <w:rsid w:val="012146C6"/>
    <w:rsid w:val="015D35F5"/>
    <w:rsid w:val="01E55D35"/>
    <w:rsid w:val="01F72B36"/>
    <w:rsid w:val="02095687"/>
    <w:rsid w:val="02743188"/>
    <w:rsid w:val="02AC10D3"/>
    <w:rsid w:val="034033B2"/>
    <w:rsid w:val="03B866D0"/>
    <w:rsid w:val="03C40B3F"/>
    <w:rsid w:val="03E11E16"/>
    <w:rsid w:val="03E5503B"/>
    <w:rsid w:val="04833B9D"/>
    <w:rsid w:val="04FC5581"/>
    <w:rsid w:val="05082DD9"/>
    <w:rsid w:val="05821997"/>
    <w:rsid w:val="05891928"/>
    <w:rsid w:val="05BF24C9"/>
    <w:rsid w:val="05DF0DF0"/>
    <w:rsid w:val="0616597F"/>
    <w:rsid w:val="06C559AF"/>
    <w:rsid w:val="0775586D"/>
    <w:rsid w:val="081C64DD"/>
    <w:rsid w:val="0824198F"/>
    <w:rsid w:val="083E1B6F"/>
    <w:rsid w:val="08435461"/>
    <w:rsid w:val="08435AFA"/>
    <w:rsid w:val="08645884"/>
    <w:rsid w:val="090C7C1B"/>
    <w:rsid w:val="0929095D"/>
    <w:rsid w:val="09493091"/>
    <w:rsid w:val="0A914C01"/>
    <w:rsid w:val="0AD31787"/>
    <w:rsid w:val="0AF96D6A"/>
    <w:rsid w:val="0B3061AD"/>
    <w:rsid w:val="0B912479"/>
    <w:rsid w:val="0BC1169B"/>
    <w:rsid w:val="0BCC39BB"/>
    <w:rsid w:val="0C2520CA"/>
    <w:rsid w:val="0C4C5587"/>
    <w:rsid w:val="0C7777A9"/>
    <w:rsid w:val="0D490A8D"/>
    <w:rsid w:val="0DC93D4A"/>
    <w:rsid w:val="0E5643EF"/>
    <w:rsid w:val="0E6E6F80"/>
    <w:rsid w:val="0F7A7451"/>
    <w:rsid w:val="0FF94323"/>
    <w:rsid w:val="107A34BF"/>
    <w:rsid w:val="107A51CD"/>
    <w:rsid w:val="108D4A90"/>
    <w:rsid w:val="10993984"/>
    <w:rsid w:val="10E67EAB"/>
    <w:rsid w:val="11925F20"/>
    <w:rsid w:val="11C91423"/>
    <w:rsid w:val="123821EC"/>
    <w:rsid w:val="12923148"/>
    <w:rsid w:val="12E96032"/>
    <w:rsid w:val="12EC0F8D"/>
    <w:rsid w:val="13D4431F"/>
    <w:rsid w:val="14F71134"/>
    <w:rsid w:val="151D38BF"/>
    <w:rsid w:val="15BA18F1"/>
    <w:rsid w:val="15BF1762"/>
    <w:rsid w:val="160650C5"/>
    <w:rsid w:val="161A1EE6"/>
    <w:rsid w:val="16BA40A9"/>
    <w:rsid w:val="16E54E7B"/>
    <w:rsid w:val="16F47498"/>
    <w:rsid w:val="17051BB8"/>
    <w:rsid w:val="17727A45"/>
    <w:rsid w:val="181638D8"/>
    <w:rsid w:val="18841AD7"/>
    <w:rsid w:val="18A015D3"/>
    <w:rsid w:val="198E1224"/>
    <w:rsid w:val="19B1604A"/>
    <w:rsid w:val="19B95C26"/>
    <w:rsid w:val="19E46AD9"/>
    <w:rsid w:val="1A126E19"/>
    <w:rsid w:val="1A652503"/>
    <w:rsid w:val="1AC668AF"/>
    <w:rsid w:val="1B325F2A"/>
    <w:rsid w:val="1B400C2F"/>
    <w:rsid w:val="1B62301A"/>
    <w:rsid w:val="1C1F1E0E"/>
    <w:rsid w:val="1CF12935"/>
    <w:rsid w:val="1D190873"/>
    <w:rsid w:val="1D4B710C"/>
    <w:rsid w:val="1E330E9C"/>
    <w:rsid w:val="1E340CEE"/>
    <w:rsid w:val="1E9C6591"/>
    <w:rsid w:val="1F507A92"/>
    <w:rsid w:val="1FD21930"/>
    <w:rsid w:val="20043B19"/>
    <w:rsid w:val="20D17B68"/>
    <w:rsid w:val="2112344B"/>
    <w:rsid w:val="21481A39"/>
    <w:rsid w:val="219A1B7F"/>
    <w:rsid w:val="21B22A5C"/>
    <w:rsid w:val="21E65C8F"/>
    <w:rsid w:val="235220CD"/>
    <w:rsid w:val="23AA6A32"/>
    <w:rsid w:val="23C9229F"/>
    <w:rsid w:val="24195A43"/>
    <w:rsid w:val="245D31B5"/>
    <w:rsid w:val="24826101"/>
    <w:rsid w:val="25784A9C"/>
    <w:rsid w:val="25E16A45"/>
    <w:rsid w:val="25F11338"/>
    <w:rsid w:val="25F46AB0"/>
    <w:rsid w:val="27217B54"/>
    <w:rsid w:val="277D1EE5"/>
    <w:rsid w:val="27A31B59"/>
    <w:rsid w:val="27B87AF2"/>
    <w:rsid w:val="27EE3E21"/>
    <w:rsid w:val="286C3B37"/>
    <w:rsid w:val="289002C6"/>
    <w:rsid w:val="28C71A62"/>
    <w:rsid w:val="293801B5"/>
    <w:rsid w:val="298A23AD"/>
    <w:rsid w:val="2B033371"/>
    <w:rsid w:val="2B3A56AF"/>
    <w:rsid w:val="2BB71443"/>
    <w:rsid w:val="2BF00047"/>
    <w:rsid w:val="2C0853D9"/>
    <w:rsid w:val="2C240F34"/>
    <w:rsid w:val="2C64115C"/>
    <w:rsid w:val="2D0B54A3"/>
    <w:rsid w:val="2D230138"/>
    <w:rsid w:val="2D6F4378"/>
    <w:rsid w:val="2DED1D9C"/>
    <w:rsid w:val="2E590BD6"/>
    <w:rsid w:val="2EA0509E"/>
    <w:rsid w:val="2F3F3850"/>
    <w:rsid w:val="2F815A0A"/>
    <w:rsid w:val="2FF73D1D"/>
    <w:rsid w:val="300801AF"/>
    <w:rsid w:val="30104524"/>
    <w:rsid w:val="30113460"/>
    <w:rsid w:val="30204AC3"/>
    <w:rsid w:val="304B4E50"/>
    <w:rsid w:val="3063463F"/>
    <w:rsid w:val="308F3CFA"/>
    <w:rsid w:val="31A11AE9"/>
    <w:rsid w:val="31FC3EF9"/>
    <w:rsid w:val="322E5E24"/>
    <w:rsid w:val="324B16F5"/>
    <w:rsid w:val="32CF303F"/>
    <w:rsid w:val="3350673E"/>
    <w:rsid w:val="33977D4F"/>
    <w:rsid w:val="33B67A9F"/>
    <w:rsid w:val="33E02E1C"/>
    <w:rsid w:val="341D63B4"/>
    <w:rsid w:val="34E60A39"/>
    <w:rsid w:val="351D0A98"/>
    <w:rsid w:val="354F755A"/>
    <w:rsid w:val="355C0DE1"/>
    <w:rsid w:val="35893F26"/>
    <w:rsid w:val="361D3B28"/>
    <w:rsid w:val="36366E2A"/>
    <w:rsid w:val="36383DD0"/>
    <w:rsid w:val="36572E41"/>
    <w:rsid w:val="36F1018E"/>
    <w:rsid w:val="372D5650"/>
    <w:rsid w:val="376857B1"/>
    <w:rsid w:val="377622CB"/>
    <w:rsid w:val="3780685D"/>
    <w:rsid w:val="37BA2F63"/>
    <w:rsid w:val="37C81053"/>
    <w:rsid w:val="37E817A5"/>
    <w:rsid w:val="38704532"/>
    <w:rsid w:val="38AA04E2"/>
    <w:rsid w:val="38B04014"/>
    <w:rsid w:val="38D77AF6"/>
    <w:rsid w:val="38DA1EF9"/>
    <w:rsid w:val="38E050B1"/>
    <w:rsid w:val="394E75C1"/>
    <w:rsid w:val="398A2C99"/>
    <w:rsid w:val="39B41E0D"/>
    <w:rsid w:val="39B853D1"/>
    <w:rsid w:val="39DB34A5"/>
    <w:rsid w:val="3A3C23C2"/>
    <w:rsid w:val="3B040851"/>
    <w:rsid w:val="3BA76A03"/>
    <w:rsid w:val="3BE30FA7"/>
    <w:rsid w:val="3C002C09"/>
    <w:rsid w:val="3C56385D"/>
    <w:rsid w:val="3C895347"/>
    <w:rsid w:val="3CDF3135"/>
    <w:rsid w:val="3D1D0F09"/>
    <w:rsid w:val="3D4153BD"/>
    <w:rsid w:val="3D605B64"/>
    <w:rsid w:val="3DB66D48"/>
    <w:rsid w:val="3E42676A"/>
    <w:rsid w:val="3F26350E"/>
    <w:rsid w:val="3F2B5786"/>
    <w:rsid w:val="3F3E428E"/>
    <w:rsid w:val="3F513CB1"/>
    <w:rsid w:val="3FA86688"/>
    <w:rsid w:val="3FB269C3"/>
    <w:rsid w:val="3FD032C7"/>
    <w:rsid w:val="3FDB1D7E"/>
    <w:rsid w:val="406D3E71"/>
    <w:rsid w:val="40767C0D"/>
    <w:rsid w:val="40E45FD9"/>
    <w:rsid w:val="410061AC"/>
    <w:rsid w:val="413E22CD"/>
    <w:rsid w:val="41571D6E"/>
    <w:rsid w:val="41B06223"/>
    <w:rsid w:val="41B829D4"/>
    <w:rsid w:val="41E77728"/>
    <w:rsid w:val="41F8244F"/>
    <w:rsid w:val="421F601D"/>
    <w:rsid w:val="42482AD4"/>
    <w:rsid w:val="42896114"/>
    <w:rsid w:val="42BE5CDC"/>
    <w:rsid w:val="430C0C47"/>
    <w:rsid w:val="432B6014"/>
    <w:rsid w:val="4356369E"/>
    <w:rsid w:val="43A73423"/>
    <w:rsid w:val="43E62EC8"/>
    <w:rsid w:val="451275EF"/>
    <w:rsid w:val="465B0EC8"/>
    <w:rsid w:val="46CC258D"/>
    <w:rsid w:val="46E42C4A"/>
    <w:rsid w:val="472C7633"/>
    <w:rsid w:val="47385FC3"/>
    <w:rsid w:val="474256D1"/>
    <w:rsid w:val="475D2AB1"/>
    <w:rsid w:val="47D965EA"/>
    <w:rsid w:val="48D43EA7"/>
    <w:rsid w:val="48EA0098"/>
    <w:rsid w:val="496D4057"/>
    <w:rsid w:val="49807693"/>
    <w:rsid w:val="49D82CEC"/>
    <w:rsid w:val="4ADA6DED"/>
    <w:rsid w:val="4BC16430"/>
    <w:rsid w:val="4BFD54DB"/>
    <w:rsid w:val="4C164FBE"/>
    <w:rsid w:val="4C271A49"/>
    <w:rsid w:val="4C325CE4"/>
    <w:rsid w:val="4C623D84"/>
    <w:rsid w:val="4CE935CD"/>
    <w:rsid w:val="4D661295"/>
    <w:rsid w:val="4DC55A54"/>
    <w:rsid w:val="4DD637A3"/>
    <w:rsid w:val="4DEA0C18"/>
    <w:rsid w:val="4DF60365"/>
    <w:rsid w:val="4E0D2787"/>
    <w:rsid w:val="4E0D453F"/>
    <w:rsid w:val="4E537D88"/>
    <w:rsid w:val="4E5E2A3C"/>
    <w:rsid w:val="4E7B22CD"/>
    <w:rsid w:val="4ECD27ED"/>
    <w:rsid w:val="4F227A3B"/>
    <w:rsid w:val="4F2B0C9E"/>
    <w:rsid w:val="4FCD0FCF"/>
    <w:rsid w:val="4FEC07C0"/>
    <w:rsid w:val="4FF813ED"/>
    <w:rsid w:val="50043987"/>
    <w:rsid w:val="502F5B05"/>
    <w:rsid w:val="505144B9"/>
    <w:rsid w:val="509960DB"/>
    <w:rsid w:val="50F67A62"/>
    <w:rsid w:val="510E78E7"/>
    <w:rsid w:val="51D73B45"/>
    <w:rsid w:val="51F21254"/>
    <w:rsid w:val="523258FE"/>
    <w:rsid w:val="52DF6974"/>
    <w:rsid w:val="53292792"/>
    <w:rsid w:val="53B57275"/>
    <w:rsid w:val="540A2A63"/>
    <w:rsid w:val="54A27FE5"/>
    <w:rsid w:val="551A77A3"/>
    <w:rsid w:val="552B71DA"/>
    <w:rsid w:val="55C80ACA"/>
    <w:rsid w:val="55F9355F"/>
    <w:rsid w:val="5606548A"/>
    <w:rsid w:val="56562CF2"/>
    <w:rsid w:val="572A016E"/>
    <w:rsid w:val="573D71DF"/>
    <w:rsid w:val="577D0663"/>
    <w:rsid w:val="57AE734F"/>
    <w:rsid w:val="58236A15"/>
    <w:rsid w:val="58321EC6"/>
    <w:rsid w:val="58501D07"/>
    <w:rsid w:val="585A3C87"/>
    <w:rsid w:val="58620FD6"/>
    <w:rsid w:val="586757C9"/>
    <w:rsid w:val="58807305"/>
    <w:rsid w:val="58A446B9"/>
    <w:rsid w:val="597C3E85"/>
    <w:rsid w:val="598445C0"/>
    <w:rsid w:val="5A4456CE"/>
    <w:rsid w:val="5ABF28B9"/>
    <w:rsid w:val="5AC22B45"/>
    <w:rsid w:val="5ADD3C34"/>
    <w:rsid w:val="5B24477E"/>
    <w:rsid w:val="5D12364D"/>
    <w:rsid w:val="5D5F6EC4"/>
    <w:rsid w:val="5D652999"/>
    <w:rsid w:val="5D6730F6"/>
    <w:rsid w:val="5D8D7C8E"/>
    <w:rsid w:val="5D973AB6"/>
    <w:rsid w:val="5D9E6676"/>
    <w:rsid w:val="5DC61182"/>
    <w:rsid w:val="5E123C25"/>
    <w:rsid w:val="5E2935C7"/>
    <w:rsid w:val="5E643D94"/>
    <w:rsid w:val="5E6E14AE"/>
    <w:rsid w:val="5EB43E99"/>
    <w:rsid w:val="5EB54CAB"/>
    <w:rsid w:val="5EC74A26"/>
    <w:rsid w:val="5EEC4F2C"/>
    <w:rsid w:val="5F137888"/>
    <w:rsid w:val="5F3118C0"/>
    <w:rsid w:val="5F362174"/>
    <w:rsid w:val="5FAD15EE"/>
    <w:rsid w:val="60103A97"/>
    <w:rsid w:val="60C1328E"/>
    <w:rsid w:val="60C22744"/>
    <w:rsid w:val="610C012A"/>
    <w:rsid w:val="61237EB8"/>
    <w:rsid w:val="616F7CF3"/>
    <w:rsid w:val="61FC3A17"/>
    <w:rsid w:val="623A3232"/>
    <w:rsid w:val="624C3ACF"/>
    <w:rsid w:val="633C34A4"/>
    <w:rsid w:val="63BA64B1"/>
    <w:rsid w:val="63F2576A"/>
    <w:rsid w:val="64232B20"/>
    <w:rsid w:val="64365814"/>
    <w:rsid w:val="64CB312C"/>
    <w:rsid w:val="64DB3FFC"/>
    <w:rsid w:val="64E32783"/>
    <w:rsid w:val="65007F4E"/>
    <w:rsid w:val="6585379C"/>
    <w:rsid w:val="658A3520"/>
    <w:rsid w:val="662D4763"/>
    <w:rsid w:val="664513D6"/>
    <w:rsid w:val="664B644A"/>
    <w:rsid w:val="666B09B5"/>
    <w:rsid w:val="66885224"/>
    <w:rsid w:val="66C80040"/>
    <w:rsid w:val="67236729"/>
    <w:rsid w:val="677360E3"/>
    <w:rsid w:val="67F65590"/>
    <w:rsid w:val="68664B20"/>
    <w:rsid w:val="68D357B0"/>
    <w:rsid w:val="693D06FA"/>
    <w:rsid w:val="69962BD5"/>
    <w:rsid w:val="69CB7493"/>
    <w:rsid w:val="69D4537F"/>
    <w:rsid w:val="6A365264"/>
    <w:rsid w:val="6AB30BF4"/>
    <w:rsid w:val="6B981DF8"/>
    <w:rsid w:val="6B9D025C"/>
    <w:rsid w:val="6BA75FB6"/>
    <w:rsid w:val="6BCA0C7C"/>
    <w:rsid w:val="6BFE0F28"/>
    <w:rsid w:val="6BFF52D4"/>
    <w:rsid w:val="6C59487A"/>
    <w:rsid w:val="6D9B19E5"/>
    <w:rsid w:val="6F5E0FC0"/>
    <w:rsid w:val="6F6F4E5B"/>
    <w:rsid w:val="6FCD69D4"/>
    <w:rsid w:val="70A80E7F"/>
    <w:rsid w:val="70E241C6"/>
    <w:rsid w:val="71034F30"/>
    <w:rsid w:val="71603DA0"/>
    <w:rsid w:val="716167CC"/>
    <w:rsid w:val="71ED0060"/>
    <w:rsid w:val="728B1D53"/>
    <w:rsid w:val="72991E28"/>
    <w:rsid w:val="7329796E"/>
    <w:rsid w:val="74564E86"/>
    <w:rsid w:val="753D3F57"/>
    <w:rsid w:val="75BA3232"/>
    <w:rsid w:val="76A16BB3"/>
    <w:rsid w:val="76D10E3F"/>
    <w:rsid w:val="76E35326"/>
    <w:rsid w:val="76EB17F6"/>
    <w:rsid w:val="77747E1D"/>
    <w:rsid w:val="778411AD"/>
    <w:rsid w:val="77901832"/>
    <w:rsid w:val="77B9304C"/>
    <w:rsid w:val="78440AD8"/>
    <w:rsid w:val="784D024E"/>
    <w:rsid w:val="786B73C0"/>
    <w:rsid w:val="78857573"/>
    <w:rsid w:val="789442E7"/>
    <w:rsid w:val="78A11141"/>
    <w:rsid w:val="78E74F63"/>
    <w:rsid w:val="79BD121C"/>
    <w:rsid w:val="79F41288"/>
    <w:rsid w:val="7A6B1587"/>
    <w:rsid w:val="7B1E65F5"/>
    <w:rsid w:val="7B9F5272"/>
    <w:rsid w:val="7BBB7C03"/>
    <w:rsid w:val="7C0741E9"/>
    <w:rsid w:val="7C230F73"/>
    <w:rsid w:val="7C4A67DB"/>
    <w:rsid w:val="7CB347BD"/>
    <w:rsid w:val="7D1B52B4"/>
    <w:rsid w:val="7D3744CD"/>
    <w:rsid w:val="7D7173A1"/>
    <w:rsid w:val="7DB23C95"/>
    <w:rsid w:val="7E433576"/>
    <w:rsid w:val="7EED3340"/>
    <w:rsid w:val="7F727327"/>
    <w:rsid w:val="7F8D7E89"/>
    <w:rsid w:val="7FCB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next w:val="a4"/>
    <w:qFormat/>
    <w:pPr>
      <w:widowControl w:val="0"/>
      <w:jc w:val="both"/>
    </w:pPr>
    <w:rPr>
      <w:kern w:val="2"/>
      <w:sz w:val="21"/>
      <w:szCs w:val="24"/>
    </w:rPr>
  </w:style>
  <w:style w:type="paragraph" w:styleId="10">
    <w:name w:val="heading 1"/>
    <w:basedOn w:val="30"/>
    <w:next w:val="a3"/>
    <w:link w:val="1Char"/>
    <w:qFormat/>
    <w:pPr>
      <w:spacing w:before="340" w:after="330" w:line="360" w:lineRule="auto"/>
      <w:jc w:val="center"/>
      <w:outlineLvl w:val="0"/>
    </w:pPr>
    <w:rPr>
      <w:rFonts w:eastAsia="黑体"/>
      <w:kern w:val="44"/>
      <w:szCs w:val="44"/>
    </w:rPr>
  </w:style>
  <w:style w:type="paragraph" w:styleId="2">
    <w:name w:val="heading 2"/>
    <w:basedOn w:val="30"/>
    <w:next w:val="4"/>
    <w:link w:val="2Char"/>
    <w:qFormat/>
    <w:pPr>
      <w:adjustRightInd w:val="0"/>
      <w:jc w:val="center"/>
      <w:textAlignment w:val="baseline"/>
      <w:outlineLvl w:val="1"/>
    </w:pPr>
    <w:rPr>
      <w:kern w:val="0"/>
      <w:sz w:val="24"/>
      <w:szCs w:val="20"/>
    </w:rPr>
  </w:style>
  <w:style w:type="paragraph" w:styleId="30">
    <w:name w:val="heading 3"/>
    <w:basedOn w:val="4"/>
    <w:next w:val="a3"/>
    <w:link w:val="3Char1"/>
    <w:uiPriority w:val="9"/>
    <w:qFormat/>
    <w:pPr>
      <w:spacing w:before="260" w:after="260" w:line="240" w:lineRule="auto"/>
      <w:outlineLvl w:val="2"/>
    </w:pPr>
    <w:rPr>
      <w:rFonts w:ascii="宋体" w:eastAsia="宋体" w:hAnsi="宋体"/>
      <w:szCs w:val="32"/>
    </w:rPr>
  </w:style>
  <w:style w:type="paragraph" w:styleId="4">
    <w:name w:val="heading 4"/>
    <w:basedOn w:val="a3"/>
    <w:next w:val="a3"/>
    <w:link w:val="4Char"/>
    <w:uiPriority w:val="9"/>
    <w:qFormat/>
    <w:pPr>
      <w:keepNext/>
      <w:keepLines/>
      <w:spacing w:before="280" w:after="290" w:line="376" w:lineRule="auto"/>
      <w:outlineLvl w:val="3"/>
    </w:pPr>
    <w:rPr>
      <w:rFonts w:ascii="Arial" w:eastAsia="黑体" w:hAnsi="Arial"/>
      <w:b/>
      <w:bCs/>
      <w:sz w:val="28"/>
      <w:szCs w:val="28"/>
    </w:rPr>
  </w:style>
  <w:style w:type="paragraph" w:styleId="5">
    <w:name w:val="heading 5"/>
    <w:basedOn w:val="a3"/>
    <w:next w:val="a5"/>
    <w:link w:val="5Char"/>
    <w:qFormat/>
    <w:pPr>
      <w:keepNext/>
      <w:keepLines/>
      <w:spacing w:before="280" w:after="290" w:line="376" w:lineRule="auto"/>
      <w:outlineLvl w:val="4"/>
    </w:pPr>
    <w:rPr>
      <w:b/>
      <w:sz w:val="28"/>
      <w:szCs w:val="20"/>
    </w:rPr>
  </w:style>
  <w:style w:type="paragraph" w:styleId="6">
    <w:name w:val="heading 6"/>
    <w:basedOn w:val="a3"/>
    <w:next w:val="a5"/>
    <w:link w:val="6Char"/>
    <w:qFormat/>
    <w:pPr>
      <w:keepNext/>
      <w:keepLines/>
      <w:spacing w:before="240" w:after="64" w:line="320" w:lineRule="auto"/>
      <w:outlineLvl w:val="5"/>
    </w:pPr>
    <w:rPr>
      <w:rFonts w:ascii="Arial" w:eastAsia="黑体" w:hAnsi="Arial"/>
      <w:b/>
      <w:sz w:val="24"/>
      <w:szCs w:val="20"/>
    </w:rPr>
  </w:style>
  <w:style w:type="paragraph" w:styleId="7">
    <w:name w:val="heading 7"/>
    <w:basedOn w:val="a3"/>
    <w:next w:val="a5"/>
    <w:link w:val="7Char"/>
    <w:qFormat/>
    <w:pPr>
      <w:keepNext/>
      <w:keepLines/>
      <w:spacing w:before="240" w:after="64" w:line="320" w:lineRule="auto"/>
      <w:outlineLvl w:val="6"/>
    </w:pPr>
    <w:rPr>
      <w:b/>
      <w:sz w:val="24"/>
      <w:szCs w:val="20"/>
    </w:rPr>
  </w:style>
  <w:style w:type="paragraph" w:styleId="8">
    <w:name w:val="heading 8"/>
    <w:basedOn w:val="a3"/>
    <w:next w:val="a5"/>
    <w:link w:val="8Char"/>
    <w:qFormat/>
    <w:pPr>
      <w:keepNext/>
      <w:keepLines/>
      <w:spacing w:before="240" w:after="64" w:line="320" w:lineRule="auto"/>
      <w:outlineLvl w:val="7"/>
    </w:pPr>
    <w:rPr>
      <w:rFonts w:ascii="Arial" w:eastAsia="黑体" w:hAnsi="Arial"/>
      <w:sz w:val="24"/>
      <w:szCs w:val="20"/>
    </w:rPr>
  </w:style>
  <w:style w:type="paragraph" w:styleId="9">
    <w:name w:val="heading 9"/>
    <w:basedOn w:val="a3"/>
    <w:next w:val="a5"/>
    <w:link w:val="9Char"/>
    <w:qFormat/>
    <w:pPr>
      <w:keepNext/>
      <w:keepLines/>
      <w:spacing w:before="240" w:after="64" w:line="320" w:lineRule="auto"/>
      <w:outlineLvl w:val="8"/>
    </w:pPr>
    <w:rPr>
      <w:rFonts w:ascii="Arial" w:eastAsia="黑体" w:hAnsi="Arial"/>
      <w:szCs w:val="20"/>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4">
    <w:name w:val="No Spacing"/>
    <w:uiPriority w:val="1"/>
    <w:qFormat/>
    <w:pPr>
      <w:widowControl w:val="0"/>
      <w:jc w:val="both"/>
    </w:pPr>
    <w:rPr>
      <w:rFonts w:ascii="Calibri" w:hAnsi="Calibri"/>
      <w:kern w:val="2"/>
      <w:sz w:val="21"/>
      <w:szCs w:val="22"/>
    </w:rPr>
  </w:style>
  <w:style w:type="paragraph" w:styleId="a5">
    <w:name w:val="Normal Indent"/>
    <w:basedOn w:val="a3"/>
    <w:link w:val="Char"/>
    <w:qFormat/>
    <w:pPr>
      <w:ind w:firstLine="420"/>
    </w:pPr>
    <w:rPr>
      <w:szCs w:val="20"/>
    </w:rPr>
  </w:style>
  <w:style w:type="paragraph" w:styleId="70">
    <w:name w:val="toc 7"/>
    <w:basedOn w:val="a3"/>
    <w:next w:val="a3"/>
    <w:semiHidden/>
    <w:qFormat/>
    <w:pPr>
      <w:ind w:left="1260"/>
      <w:jc w:val="left"/>
    </w:pPr>
    <w:rPr>
      <w:szCs w:val="21"/>
    </w:rPr>
  </w:style>
  <w:style w:type="paragraph" w:styleId="a9">
    <w:name w:val="caption"/>
    <w:basedOn w:val="a3"/>
    <w:next w:val="a3"/>
    <w:qFormat/>
    <w:pPr>
      <w:widowControl/>
      <w:spacing w:line="360" w:lineRule="auto"/>
      <w:ind w:firstLineChars="920" w:firstLine="1940"/>
      <w:jc w:val="left"/>
    </w:pPr>
    <w:rPr>
      <w:rFonts w:ascii="宋体" w:hAnsi="宋体"/>
      <w:b/>
      <w:bCs/>
      <w:kern w:val="0"/>
      <w:sz w:val="20"/>
      <w:szCs w:val="20"/>
    </w:rPr>
  </w:style>
  <w:style w:type="paragraph" w:styleId="a">
    <w:name w:val="List Bullet"/>
    <w:basedOn w:val="a3"/>
    <w:qFormat/>
    <w:pPr>
      <w:numPr>
        <w:numId w:val="1"/>
      </w:numPr>
    </w:pPr>
    <w:rPr>
      <w:szCs w:val="20"/>
    </w:rPr>
  </w:style>
  <w:style w:type="paragraph" w:styleId="aa">
    <w:name w:val="Document Map"/>
    <w:basedOn w:val="a3"/>
    <w:semiHidden/>
    <w:qFormat/>
    <w:pPr>
      <w:shd w:val="clear" w:color="auto" w:fill="000080"/>
    </w:pPr>
  </w:style>
  <w:style w:type="paragraph" w:styleId="ab">
    <w:name w:val="annotation text"/>
    <w:basedOn w:val="a3"/>
    <w:link w:val="Char0"/>
    <w:uiPriority w:val="99"/>
    <w:qFormat/>
    <w:pPr>
      <w:autoSpaceDE w:val="0"/>
      <w:autoSpaceDN w:val="0"/>
      <w:adjustRightInd w:val="0"/>
      <w:jc w:val="left"/>
      <w:textAlignment w:val="baseline"/>
    </w:pPr>
    <w:rPr>
      <w:rFonts w:ascii="宋体"/>
      <w:kern w:val="0"/>
      <w:sz w:val="34"/>
      <w:szCs w:val="20"/>
    </w:rPr>
  </w:style>
  <w:style w:type="paragraph" w:styleId="31">
    <w:name w:val="Body Text 3"/>
    <w:basedOn w:val="a3"/>
    <w:link w:val="3Char"/>
    <w:qFormat/>
    <w:pPr>
      <w:spacing w:after="120"/>
    </w:pPr>
    <w:rPr>
      <w:sz w:val="16"/>
      <w:szCs w:val="16"/>
    </w:rPr>
  </w:style>
  <w:style w:type="paragraph" w:styleId="ac">
    <w:name w:val="Body Text"/>
    <w:basedOn w:val="a3"/>
    <w:next w:val="20"/>
    <w:link w:val="Char1"/>
    <w:qFormat/>
    <w:pPr>
      <w:spacing w:line="360" w:lineRule="auto"/>
    </w:pPr>
    <w:rPr>
      <w:b/>
      <w:bCs/>
      <w:sz w:val="24"/>
    </w:rPr>
  </w:style>
  <w:style w:type="paragraph" w:styleId="20">
    <w:name w:val="Body Text 2"/>
    <w:basedOn w:val="a3"/>
    <w:link w:val="2Char0"/>
    <w:qFormat/>
    <w:pPr>
      <w:spacing w:line="360" w:lineRule="auto"/>
    </w:pPr>
    <w:rPr>
      <w:sz w:val="24"/>
    </w:rPr>
  </w:style>
  <w:style w:type="paragraph" w:styleId="ad">
    <w:name w:val="Body Text Indent"/>
    <w:basedOn w:val="a3"/>
    <w:link w:val="Char2"/>
    <w:qFormat/>
    <w:pPr>
      <w:spacing w:line="360" w:lineRule="auto"/>
      <w:ind w:firstLineChars="200" w:firstLine="420"/>
    </w:pPr>
  </w:style>
  <w:style w:type="paragraph" w:styleId="50">
    <w:name w:val="toc 5"/>
    <w:basedOn w:val="a3"/>
    <w:next w:val="a3"/>
    <w:semiHidden/>
    <w:qFormat/>
    <w:pPr>
      <w:ind w:left="840"/>
      <w:jc w:val="left"/>
    </w:pPr>
    <w:rPr>
      <w:szCs w:val="21"/>
    </w:rPr>
  </w:style>
  <w:style w:type="paragraph" w:styleId="32">
    <w:name w:val="toc 3"/>
    <w:basedOn w:val="a3"/>
    <w:next w:val="a3"/>
    <w:semiHidden/>
    <w:qFormat/>
    <w:pPr>
      <w:ind w:left="420"/>
      <w:jc w:val="left"/>
    </w:pPr>
    <w:rPr>
      <w:i/>
      <w:iCs/>
    </w:rPr>
  </w:style>
  <w:style w:type="paragraph" w:styleId="ae">
    <w:name w:val="Plain Text"/>
    <w:basedOn w:val="a3"/>
    <w:link w:val="Char3"/>
    <w:qFormat/>
    <w:rPr>
      <w:rFonts w:ascii="宋体" w:hAnsi="Courier New"/>
      <w:szCs w:val="20"/>
    </w:rPr>
  </w:style>
  <w:style w:type="paragraph" w:styleId="80">
    <w:name w:val="toc 8"/>
    <w:basedOn w:val="a3"/>
    <w:next w:val="a3"/>
    <w:semiHidden/>
    <w:qFormat/>
    <w:pPr>
      <w:ind w:left="1470"/>
      <w:jc w:val="left"/>
    </w:pPr>
    <w:rPr>
      <w:szCs w:val="21"/>
    </w:rPr>
  </w:style>
  <w:style w:type="paragraph" w:styleId="af">
    <w:name w:val="Date"/>
    <w:basedOn w:val="a3"/>
    <w:next w:val="a3"/>
    <w:link w:val="Char4"/>
    <w:qFormat/>
    <w:rPr>
      <w:rFonts w:ascii="宋体" w:hAnsi="Courier New"/>
      <w:sz w:val="32"/>
      <w:szCs w:val="20"/>
    </w:rPr>
  </w:style>
  <w:style w:type="paragraph" w:styleId="21">
    <w:name w:val="Body Text Indent 2"/>
    <w:basedOn w:val="a3"/>
    <w:link w:val="2Char1"/>
    <w:qFormat/>
    <w:pPr>
      <w:spacing w:beforeLines="50" w:afterLines="50" w:line="120" w:lineRule="auto"/>
      <w:ind w:firstLineChars="400" w:firstLine="840"/>
      <w:jc w:val="left"/>
    </w:pPr>
    <w:rPr>
      <w:rFonts w:ascii="宋体" w:hAnsi="宋体"/>
    </w:rPr>
  </w:style>
  <w:style w:type="paragraph" w:styleId="af0">
    <w:name w:val="Balloon Text"/>
    <w:basedOn w:val="a3"/>
    <w:link w:val="Char5"/>
    <w:uiPriority w:val="99"/>
    <w:semiHidden/>
    <w:qFormat/>
    <w:rPr>
      <w:sz w:val="18"/>
      <w:szCs w:val="18"/>
    </w:rPr>
  </w:style>
  <w:style w:type="paragraph" w:styleId="af1">
    <w:name w:val="footer"/>
    <w:basedOn w:val="a3"/>
    <w:link w:val="Char6"/>
    <w:qFormat/>
    <w:pPr>
      <w:tabs>
        <w:tab w:val="center" w:pos="4153"/>
        <w:tab w:val="right" w:pos="8306"/>
      </w:tabs>
      <w:snapToGrid w:val="0"/>
      <w:jc w:val="left"/>
    </w:pPr>
    <w:rPr>
      <w:sz w:val="18"/>
      <w:szCs w:val="18"/>
    </w:rPr>
  </w:style>
  <w:style w:type="paragraph" w:styleId="af2">
    <w:name w:val="header"/>
    <w:basedOn w:val="a3"/>
    <w:link w:val="Char7"/>
    <w:uiPriority w:val="99"/>
    <w:qFormat/>
    <w:pPr>
      <w:pBdr>
        <w:bottom w:val="single" w:sz="6" w:space="1" w:color="auto"/>
      </w:pBdr>
      <w:tabs>
        <w:tab w:val="center" w:pos="4153"/>
        <w:tab w:val="right" w:pos="8306"/>
      </w:tabs>
      <w:snapToGrid w:val="0"/>
      <w:jc w:val="center"/>
    </w:pPr>
    <w:rPr>
      <w:sz w:val="18"/>
      <w:szCs w:val="18"/>
    </w:rPr>
  </w:style>
  <w:style w:type="paragraph" w:styleId="11">
    <w:name w:val="toc 1"/>
    <w:basedOn w:val="a3"/>
    <w:next w:val="a3"/>
    <w:qFormat/>
    <w:pPr>
      <w:spacing w:before="120" w:after="120"/>
      <w:jc w:val="left"/>
    </w:pPr>
    <w:rPr>
      <w:b/>
      <w:bCs/>
      <w:caps/>
    </w:rPr>
  </w:style>
  <w:style w:type="paragraph" w:styleId="40">
    <w:name w:val="toc 4"/>
    <w:basedOn w:val="a3"/>
    <w:next w:val="a3"/>
    <w:semiHidden/>
    <w:qFormat/>
    <w:pPr>
      <w:ind w:left="630"/>
      <w:jc w:val="left"/>
    </w:pPr>
    <w:rPr>
      <w:szCs w:val="21"/>
    </w:rPr>
  </w:style>
  <w:style w:type="paragraph" w:styleId="af3">
    <w:name w:val="Subtitle"/>
    <w:next w:val="a3"/>
    <w:link w:val="Char8"/>
    <w:qFormat/>
    <w:pPr>
      <w:wordWrap w:val="0"/>
      <w:spacing w:after="60"/>
      <w:jc w:val="center"/>
    </w:pPr>
    <w:rPr>
      <w:rFonts w:ascii="Calibri" w:hAnsi="Calibri"/>
      <w:sz w:val="24"/>
    </w:rPr>
  </w:style>
  <w:style w:type="paragraph" w:styleId="60">
    <w:name w:val="toc 6"/>
    <w:basedOn w:val="a3"/>
    <w:next w:val="a3"/>
    <w:semiHidden/>
    <w:qFormat/>
    <w:pPr>
      <w:ind w:left="1050"/>
      <w:jc w:val="left"/>
    </w:pPr>
    <w:rPr>
      <w:szCs w:val="21"/>
    </w:rPr>
  </w:style>
  <w:style w:type="paragraph" w:styleId="33">
    <w:name w:val="Body Text Indent 3"/>
    <w:basedOn w:val="a3"/>
    <w:link w:val="3Char0"/>
    <w:qFormat/>
    <w:pPr>
      <w:spacing w:line="360" w:lineRule="auto"/>
      <w:ind w:firstLineChars="200" w:firstLine="482"/>
    </w:pPr>
    <w:rPr>
      <w:rFonts w:ascii="宋体"/>
      <w:b/>
      <w:bCs/>
      <w:sz w:val="24"/>
    </w:rPr>
  </w:style>
  <w:style w:type="paragraph" w:styleId="22">
    <w:name w:val="toc 2"/>
    <w:basedOn w:val="a3"/>
    <w:next w:val="a3"/>
    <w:semiHidden/>
    <w:qFormat/>
    <w:pPr>
      <w:tabs>
        <w:tab w:val="right" w:leader="dot" w:pos="8296"/>
      </w:tabs>
      <w:ind w:left="210"/>
      <w:jc w:val="left"/>
    </w:pPr>
    <w:rPr>
      <w:smallCaps/>
    </w:rPr>
  </w:style>
  <w:style w:type="paragraph" w:styleId="90">
    <w:name w:val="toc 9"/>
    <w:basedOn w:val="a3"/>
    <w:next w:val="a3"/>
    <w:semiHidden/>
    <w:qFormat/>
    <w:pPr>
      <w:ind w:left="1680"/>
      <w:jc w:val="left"/>
    </w:pPr>
    <w:rPr>
      <w:szCs w:val="21"/>
    </w:rPr>
  </w:style>
  <w:style w:type="paragraph" w:styleId="HTML">
    <w:name w:val="HTML Preformatted"/>
    <w:basedOn w:val="a3"/>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af4">
    <w:name w:val="Normal (Web)"/>
    <w:basedOn w:val="a3"/>
    <w:uiPriority w:val="99"/>
    <w:qFormat/>
    <w:pPr>
      <w:spacing w:beforeAutospacing="1" w:afterAutospacing="1"/>
      <w:jc w:val="left"/>
    </w:pPr>
    <w:rPr>
      <w:kern w:val="0"/>
      <w:sz w:val="24"/>
    </w:rPr>
  </w:style>
  <w:style w:type="paragraph" w:styleId="12">
    <w:name w:val="index 1"/>
    <w:basedOn w:val="a3"/>
    <w:next w:val="a3"/>
    <w:semiHidden/>
    <w:qFormat/>
    <w:pPr>
      <w:tabs>
        <w:tab w:val="left" w:pos="3360"/>
      </w:tabs>
      <w:spacing w:line="520" w:lineRule="exact"/>
      <w:ind w:leftChars="50" w:left="419" w:hangingChars="131" w:hanging="314"/>
      <w:jc w:val="center"/>
      <w:outlineLvl w:val="3"/>
    </w:pPr>
    <w:rPr>
      <w:rFonts w:ascii="宋体" w:hAnsi="宋体"/>
      <w:sz w:val="24"/>
    </w:rPr>
  </w:style>
  <w:style w:type="paragraph" w:styleId="af5">
    <w:name w:val="Title"/>
    <w:basedOn w:val="a3"/>
    <w:link w:val="Char9"/>
    <w:qFormat/>
    <w:pPr>
      <w:spacing w:before="240" w:after="60"/>
      <w:jc w:val="center"/>
      <w:outlineLvl w:val="0"/>
    </w:pPr>
    <w:rPr>
      <w:rFonts w:ascii="Arial" w:eastAsia="隶书" w:hAnsi="Arial" w:cs="Arial"/>
      <w:b/>
      <w:bCs/>
      <w:sz w:val="32"/>
      <w:szCs w:val="32"/>
    </w:rPr>
  </w:style>
  <w:style w:type="paragraph" w:styleId="af6">
    <w:name w:val="annotation subject"/>
    <w:basedOn w:val="ab"/>
    <w:next w:val="ab"/>
    <w:link w:val="Chara"/>
    <w:uiPriority w:val="99"/>
    <w:qFormat/>
    <w:pPr>
      <w:autoSpaceDE/>
      <w:autoSpaceDN/>
      <w:adjustRightInd/>
      <w:textAlignment w:val="auto"/>
    </w:pPr>
    <w:rPr>
      <w:rFonts w:ascii="Times New Roman"/>
      <w:b/>
      <w:bCs/>
      <w:kern w:val="2"/>
      <w:sz w:val="21"/>
      <w:szCs w:val="24"/>
    </w:rPr>
  </w:style>
  <w:style w:type="paragraph" w:styleId="af7">
    <w:name w:val="Body Text First Indent"/>
    <w:basedOn w:val="ac"/>
    <w:link w:val="Charb"/>
    <w:qFormat/>
    <w:pPr>
      <w:spacing w:after="120" w:line="240" w:lineRule="auto"/>
      <w:ind w:firstLineChars="100" w:firstLine="420"/>
    </w:pPr>
    <w:rPr>
      <w:sz w:val="21"/>
    </w:rPr>
  </w:style>
  <w:style w:type="table" w:styleId="af8">
    <w:name w:val="Table Grid"/>
    <w:basedOn w:val="a7"/>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op w:val="single" w:sz="4" w:space="0" w:color="auto"/>
        <w:left w:val="single" w:sz="4" w:space="0" w:color="auto"/>
        <w:bottom w:val="single" w:sz="4" w:space="0" w:color="auto"/>
        <w:right w:val="single" w:sz="4" w:space="0" w:color="auto"/>
      </w:tcBorders>
    </w:tcPr>
  </w:style>
  <w:style w:type="table" w:styleId="af9">
    <w:name w:val="Table Elegant"/>
    <w:basedOn w:val="a7"/>
    <w:qFormat/>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a">
    <w:name w:val="Strong"/>
    <w:qFormat/>
    <w:rPr>
      <w:b/>
      <w:bCs/>
    </w:rPr>
  </w:style>
  <w:style w:type="character" w:styleId="afb">
    <w:name w:val="page number"/>
    <w:basedOn w:val="a6"/>
    <w:qFormat/>
  </w:style>
  <w:style w:type="character" w:styleId="afc">
    <w:name w:val="FollowedHyperlink"/>
    <w:qFormat/>
    <w:rPr>
      <w:color w:val="800080"/>
      <w:u w:val="single"/>
    </w:rPr>
  </w:style>
  <w:style w:type="character" w:styleId="afd">
    <w:name w:val="Emphasis"/>
    <w:basedOn w:val="a6"/>
    <w:qFormat/>
    <w:rPr>
      <w:sz w:val="20"/>
    </w:rPr>
  </w:style>
  <w:style w:type="character" w:styleId="afe">
    <w:name w:val="Hyperlink"/>
    <w:qFormat/>
    <w:rPr>
      <w:color w:val="0000FF"/>
      <w:u w:val="single"/>
    </w:rPr>
  </w:style>
  <w:style w:type="character" w:styleId="aff">
    <w:name w:val="annotation reference"/>
    <w:basedOn w:val="a6"/>
    <w:uiPriority w:val="99"/>
    <w:qFormat/>
    <w:rPr>
      <w:sz w:val="21"/>
      <w:szCs w:val="21"/>
    </w:rPr>
  </w:style>
  <w:style w:type="character" w:customStyle="1" w:styleId="4Char">
    <w:name w:val="标题 4 Char"/>
    <w:link w:val="4"/>
    <w:uiPriority w:val="9"/>
    <w:qFormat/>
    <w:rPr>
      <w:rFonts w:ascii="Arial" w:eastAsia="黑体" w:hAnsi="Arial"/>
      <w:b/>
      <w:bCs/>
      <w:kern w:val="2"/>
      <w:sz w:val="28"/>
      <w:szCs w:val="28"/>
      <w:lang w:val="en-US" w:eastAsia="zh-CN" w:bidi="ar-SA"/>
    </w:rPr>
  </w:style>
  <w:style w:type="paragraph" w:customStyle="1" w:styleId="Charc">
    <w:name w:val="Char"/>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30"/>
    <w:uiPriority w:val="9"/>
    <w:qFormat/>
    <w:rPr>
      <w:rFonts w:ascii="宋体" w:eastAsia="宋体" w:hAnsi="宋体"/>
      <w:b/>
      <w:bCs/>
      <w:kern w:val="2"/>
      <w:sz w:val="28"/>
      <w:szCs w:val="32"/>
      <w:lang w:val="en-US" w:eastAsia="zh-CN" w:bidi="ar-SA"/>
    </w:rPr>
  </w:style>
  <w:style w:type="character" w:customStyle="1" w:styleId="1Char">
    <w:name w:val="标题 1 Char"/>
    <w:link w:val="10"/>
    <w:qFormat/>
    <w:rPr>
      <w:rFonts w:ascii="宋体" w:eastAsia="黑体" w:hAnsi="宋体"/>
      <w:b/>
      <w:bCs/>
      <w:kern w:val="44"/>
      <w:sz w:val="28"/>
      <w:szCs w:val="44"/>
      <w:lang w:val="en-US" w:eastAsia="zh-CN" w:bidi="ar-SA"/>
    </w:rPr>
  </w:style>
  <w:style w:type="character" w:customStyle="1" w:styleId="Char">
    <w:name w:val="正文缩进 Char"/>
    <w:link w:val="a5"/>
    <w:qFormat/>
    <w:rPr>
      <w:rFonts w:eastAsia="宋体"/>
      <w:kern w:val="2"/>
      <w:sz w:val="21"/>
      <w:lang w:val="en-US" w:eastAsia="zh-CN" w:bidi="ar-SA"/>
    </w:rPr>
  </w:style>
  <w:style w:type="character" w:customStyle="1" w:styleId="3Char2">
    <w:name w:val="标题 3 Char"/>
    <w:qFormat/>
    <w:rPr>
      <w:rFonts w:ascii="黑体" w:eastAsia="黑体"/>
      <w:bCs/>
      <w:sz w:val="30"/>
    </w:rPr>
  </w:style>
  <w:style w:type="paragraph" w:customStyle="1" w:styleId="41">
    <w:name w:val="样式41"/>
    <w:basedOn w:val="a3"/>
    <w:qFormat/>
    <w:pPr>
      <w:numPr>
        <w:numId w:val="2"/>
      </w:numPr>
      <w:tabs>
        <w:tab w:val="left" w:pos="945"/>
      </w:tabs>
      <w:spacing w:line="360" w:lineRule="auto"/>
    </w:pPr>
    <w:rPr>
      <w:b/>
      <w:color w:val="000000"/>
      <w:sz w:val="24"/>
      <w:szCs w:val="20"/>
    </w:rPr>
  </w:style>
  <w:style w:type="paragraph" w:customStyle="1" w:styleId="aff0">
    <w:name w:val="图"/>
    <w:basedOn w:val="a3"/>
    <w:qFormat/>
    <w:pPr>
      <w:keepNext/>
      <w:adjustRightInd w:val="0"/>
      <w:snapToGrid w:val="0"/>
      <w:spacing w:before="60" w:after="60" w:line="300" w:lineRule="auto"/>
      <w:jc w:val="center"/>
    </w:pPr>
    <w:rPr>
      <w:spacing w:val="20"/>
      <w:kern w:val="0"/>
      <w:sz w:val="24"/>
      <w:szCs w:val="20"/>
    </w:rPr>
  </w:style>
  <w:style w:type="paragraph" w:customStyle="1" w:styleId="aff1">
    <w:name w:val="文档正文"/>
    <w:basedOn w:val="a3"/>
    <w:qFormat/>
    <w:pPr>
      <w:adjustRightInd w:val="0"/>
      <w:spacing w:line="480" w:lineRule="atLeast"/>
      <w:ind w:firstLineChars="200" w:firstLine="567"/>
      <w:textAlignment w:val="baseline"/>
    </w:pPr>
    <w:rPr>
      <w:rFonts w:ascii="长城仿宋"/>
      <w:kern w:val="0"/>
      <w:szCs w:val="20"/>
    </w:rPr>
  </w:style>
  <w:style w:type="paragraph" w:customStyle="1" w:styleId="CharCharCharChar">
    <w:name w:val="Char Char Char Char"/>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a3"/>
    <w:qFormat/>
    <w:pPr>
      <w:suppressAutoHyphens/>
      <w:autoSpaceDE w:val="0"/>
      <w:spacing w:after="120"/>
      <w:jc w:val="left"/>
    </w:pPr>
    <w:rPr>
      <w:rFonts w:ascii="Helvetica" w:hAnsi="Helvetica"/>
      <w:kern w:val="1"/>
      <w:sz w:val="20"/>
      <w:szCs w:val="20"/>
    </w:rPr>
  </w:style>
  <w:style w:type="paragraph" w:customStyle="1" w:styleId="aff2">
    <w:name w:val="自定义正文"/>
    <w:basedOn w:val="a3"/>
    <w:qFormat/>
    <w:pPr>
      <w:spacing w:afterLines="50"/>
      <w:ind w:leftChars="600" w:left="600"/>
    </w:pPr>
  </w:style>
  <w:style w:type="paragraph" w:customStyle="1" w:styleId="CharCharCharCharChar">
    <w:name w:val="Char Char Char Char Char"/>
    <w:basedOn w:val="a3"/>
    <w:qFormat/>
    <w:rPr>
      <w:rFonts w:ascii="Tahoma" w:hAnsi="Tahoma"/>
      <w:sz w:val="24"/>
      <w:szCs w:val="20"/>
    </w:rPr>
  </w:style>
  <w:style w:type="paragraph" w:customStyle="1" w:styleId="13">
    <w:name w:val="小标题 1"/>
    <w:basedOn w:val="a3"/>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a3"/>
    <w:qFormat/>
    <w:rPr>
      <w:rFonts w:ascii="Tahoma" w:hAnsi="Tahoma"/>
      <w:sz w:val="24"/>
      <w:szCs w:val="20"/>
    </w:rPr>
  </w:style>
  <w:style w:type="paragraph" w:customStyle="1" w:styleId="aff3">
    <w:name w:val="È±Ê¡ÎÄ±¾"/>
    <w:basedOn w:val="a3"/>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2"/>
    <w:qFormat/>
    <w:rPr>
      <w:rFonts w:ascii="宋体" w:eastAsia="宋体" w:hAnsi="宋体"/>
      <w:b/>
      <w:bCs/>
      <w:sz w:val="24"/>
      <w:lang w:val="en-US" w:eastAsia="zh-CN" w:bidi="ar-SA"/>
    </w:rPr>
  </w:style>
  <w:style w:type="paragraph" w:customStyle="1" w:styleId="CharCharCharCharCharChar1Char">
    <w:name w:val="Char Char Char Char Char Char1 Char"/>
    <w:basedOn w:val="a3"/>
    <w:qFormat/>
    <w:pPr>
      <w:widowControl/>
      <w:spacing w:after="160" w:line="240" w:lineRule="exact"/>
      <w:jc w:val="left"/>
    </w:pPr>
    <w:rPr>
      <w:rFonts w:ascii="Verdana" w:hAnsi="Verdana"/>
      <w:kern w:val="0"/>
      <w:szCs w:val="20"/>
      <w:lang w:eastAsia="en-US"/>
    </w:rPr>
  </w:style>
  <w:style w:type="paragraph" w:styleId="aff4">
    <w:name w:val="List Paragraph"/>
    <w:basedOn w:val="a3"/>
    <w:qFormat/>
    <w:pPr>
      <w:ind w:firstLineChars="200" w:firstLine="420"/>
    </w:pPr>
    <w:rPr>
      <w:rFonts w:ascii="Calibri" w:hAnsi="Calibri"/>
      <w:szCs w:val="22"/>
    </w:rPr>
  </w:style>
  <w:style w:type="paragraph" w:customStyle="1" w:styleId="USE1">
    <w:name w:val="USE 1"/>
    <w:basedOn w:val="a3"/>
    <w:qFormat/>
    <w:pPr>
      <w:spacing w:line="200" w:lineRule="atLeast"/>
      <w:jc w:val="left"/>
    </w:pPr>
    <w:rPr>
      <w:rFonts w:ascii="宋体" w:hAnsi="宋体"/>
      <w:b/>
      <w:sz w:val="24"/>
      <w:szCs w:val="28"/>
    </w:rPr>
  </w:style>
  <w:style w:type="paragraph" w:customStyle="1" w:styleId="RFItextfrom3rdLevel">
    <w:name w:val="RFI text from 3rd Level"/>
    <w:basedOn w:val="a3"/>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2">
    <w:name w:val="正文文字缩进项目"/>
    <w:basedOn w:val="ad"/>
    <w:qFormat/>
    <w:pPr>
      <w:numPr>
        <w:ilvl w:val="1"/>
        <w:numId w:val="3"/>
      </w:numPr>
      <w:tabs>
        <w:tab w:val="clear" w:pos="1260"/>
        <w:tab w:val="left" w:pos="840"/>
      </w:tabs>
      <w:spacing w:after="120" w:line="240" w:lineRule="auto"/>
      <w:ind w:left="840" w:firstLineChars="0" w:firstLine="0"/>
    </w:pPr>
    <w:rPr>
      <w:rFonts w:ascii="Tahoma" w:hAnsi="Tahoma"/>
      <w:sz w:val="22"/>
      <w:szCs w:val="20"/>
    </w:rPr>
  </w:style>
  <w:style w:type="paragraph" w:customStyle="1" w:styleId="21313">
    <w:name w:val="样式 标题 2 + 段前: 13 磅 段后: 13 磅 行距: 单倍行距"/>
    <w:basedOn w:val="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2">
    <w:name w:val="正文文本缩进 Char"/>
    <w:link w:val="ad"/>
    <w:qFormat/>
    <w:rPr>
      <w:rFonts w:eastAsia="宋体"/>
      <w:kern w:val="2"/>
      <w:sz w:val="21"/>
      <w:szCs w:val="24"/>
      <w:lang w:val="en-US" w:eastAsia="zh-CN" w:bidi="ar-SA"/>
    </w:rPr>
  </w:style>
  <w:style w:type="character" w:customStyle="1" w:styleId="5Char">
    <w:name w:val="标题 5 Char"/>
    <w:link w:val="5"/>
    <w:qFormat/>
    <w:rPr>
      <w:rFonts w:eastAsia="宋体"/>
      <w:b/>
      <w:kern w:val="2"/>
      <w:sz w:val="28"/>
      <w:lang w:val="en-US" w:eastAsia="zh-CN" w:bidi="ar-SA"/>
    </w:rPr>
  </w:style>
  <w:style w:type="character" w:customStyle="1" w:styleId="Chard">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6"/>
    <w:qFormat/>
    <w:rPr>
      <w:rFonts w:ascii="Arial" w:eastAsia="黑体" w:hAnsi="Arial"/>
      <w:b/>
      <w:kern w:val="2"/>
      <w:sz w:val="24"/>
      <w:lang w:val="en-US" w:eastAsia="zh-CN" w:bidi="ar-SA"/>
    </w:rPr>
  </w:style>
  <w:style w:type="character" w:customStyle="1" w:styleId="7Char">
    <w:name w:val="标题 7 Char"/>
    <w:link w:val="7"/>
    <w:qFormat/>
    <w:rPr>
      <w:rFonts w:eastAsia="宋体"/>
      <w:b/>
      <w:kern w:val="2"/>
      <w:sz w:val="24"/>
      <w:lang w:val="en-US" w:eastAsia="zh-CN" w:bidi="ar-SA"/>
    </w:rPr>
  </w:style>
  <w:style w:type="character" w:customStyle="1" w:styleId="8Char">
    <w:name w:val="标题 8 Char"/>
    <w:link w:val="8"/>
    <w:qFormat/>
    <w:rPr>
      <w:rFonts w:ascii="Arial" w:eastAsia="黑体" w:hAnsi="Arial"/>
      <w:kern w:val="2"/>
      <w:sz w:val="24"/>
      <w:lang w:val="en-US" w:eastAsia="zh-CN" w:bidi="ar-SA"/>
    </w:rPr>
  </w:style>
  <w:style w:type="character" w:customStyle="1" w:styleId="9Char">
    <w:name w:val="标题 9 Char"/>
    <w:link w:val="9"/>
    <w:qFormat/>
    <w:rPr>
      <w:rFonts w:ascii="Arial" w:eastAsia="黑体" w:hAnsi="Arial"/>
      <w:kern w:val="2"/>
      <w:sz w:val="21"/>
      <w:lang w:val="en-US" w:eastAsia="zh-CN" w:bidi="ar-SA"/>
    </w:rPr>
  </w:style>
  <w:style w:type="character" w:customStyle="1" w:styleId="Char9">
    <w:name w:val="标题 Char"/>
    <w:link w:val="af5"/>
    <w:qFormat/>
    <w:rPr>
      <w:rFonts w:ascii="Arial" w:eastAsia="隶书" w:hAnsi="Arial" w:cs="Arial"/>
      <w:b/>
      <w:bCs/>
      <w:kern w:val="2"/>
      <w:sz w:val="32"/>
      <w:szCs w:val="32"/>
      <w:lang w:val="en-US" w:eastAsia="zh-CN" w:bidi="ar-SA"/>
    </w:rPr>
  </w:style>
  <w:style w:type="character" w:customStyle="1" w:styleId="Char4">
    <w:name w:val="日期 Char"/>
    <w:link w:val="af"/>
    <w:qFormat/>
    <w:rPr>
      <w:rFonts w:ascii="宋体" w:eastAsia="宋体" w:hAnsi="Courier New"/>
      <w:kern w:val="2"/>
      <w:sz w:val="32"/>
      <w:lang w:val="en-US" w:eastAsia="zh-CN" w:bidi="ar-SA"/>
    </w:rPr>
  </w:style>
  <w:style w:type="character" w:customStyle="1" w:styleId="HTMLChar">
    <w:name w:val="HTML 预设格式 Char"/>
    <w:link w:val="HTML"/>
    <w:qFormat/>
    <w:rPr>
      <w:rFonts w:ascii="Arial Unicode MS" w:eastAsia="Arial Unicode MS" w:hAnsi="Arial Unicode MS"/>
      <w:color w:val="000000"/>
      <w:lang w:val="en-US" w:eastAsia="zh-CN" w:bidi="ar-SA"/>
    </w:rPr>
  </w:style>
  <w:style w:type="character" w:customStyle="1" w:styleId="Char3">
    <w:name w:val="纯文本 Char"/>
    <w:link w:val="ae"/>
    <w:qFormat/>
    <w:rPr>
      <w:rFonts w:ascii="宋体" w:eastAsia="宋体" w:hAnsi="Courier New"/>
      <w:kern w:val="2"/>
      <w:sz w:val="21"/>
      <w:lang w:val="en-US" w:eastAsia="zh-CN" w:bidi="ar-SA"/>
    </w:rPr>
  </w:style>
  <w:style w:type="character" w:customStyle="1" w:styleId="Chare">
    <w:name w:val="正文文字首行缩进 Char"/>
    <w:qFormat/>
    <w:rPr>
      <w:kern w:val="2"/>
      <w:sz w:val="21"/>
      <w:szCs w:val="24"/>
    </w:rPr>
  </w:style>
  <w:style w:type="character" w:customStyle="1" w:styleId="Char1">
    <w:name w:val="正文文本 Char"/>
    <w:link w:val="ac"/>
    <w:qFormat/>
    <w:rPr>
      <w:rFonts w:eastAsia="宋体"/>
      <w:b/>
      <w:bCs/>
      <w:kern w:val="2"/>
      <w:sz w:val="24"/>
      <w:szCs w:val="24"/>
      <w:lang w:val="en-US" w:eastAsia="zh-CN" w:bidi="ar-SA"/>
    </w:rPr>
  </w:style>
  <w:style w:type="character" w:customStyle="1" w:styleId="2Char1">
    <w:name w:val="正文文本缩进 2 Char"/>
    <w:link w:val="21"/>
    <w:qFormat/>
    <w:rPr>
      <w:rFonts w:ascii="宋体" w:eastAsia="宋体" w:hAnsi="宋体"/>
      <w:kern w:val="2"/>
      <w:sz w:val="21"/>
      <w:szCs w:val="24"/>
      <w:lang w:val="en-US" w:eastAsia="zh-CN" w:bidi="ar-SA"/>
    </w:rPr>
  </w:style>
  <w:style w:type="character" w:customStyle="1" w:styleId="Char7">
    <w:name w:val="页眉 Char"/>
    <w:link w:val="af2"/>
    <w:uiPriority w:val="99"/>
    <w:qFormat/>
    <w:rPr>
      <w:rFonts w:eastAsia="宋体"/>
      <w:kern w:val="2"/>
      <w:sz w:val="18"/>
      <w:szCs w:val="18"/>
      <w:lang w:val="en-US" w:eastAsia="zh-CN" w:bidi="ar-SA"/>
    </w:rPr>
  </w:style>
  <w:style w:type="character" w:customStyle="1" w:styleId="3Char0">
    <w:name w:val="正文文本缩进 3 Char"/>
    <w:link w:val="33"/>
    <w:qFormat/>
    <w:rPr>
      <w:rFonts w:ascii="宋体" w:eastAsia="宋体"/>
      <w:b/>
      <w:bCs/>
      <w:kern w:val="2"/>
      <w:sz w:val="24"/>
      <w:szCs w:val="24"/>
      <w:lang w:val="en-US" w:eastAsia="zh-CN" w:bidi="ar-SA"/>
    </w:rPr>
  </w:style>
  <w:style w:type="character" w:customStyle="1" w:styleId="2Char0">
    <w:name w:val="正文文本 2 Char"/>
    <w:link w:val="20"/>
    <w:qFormat/>
    <w:rPr>
      <w:rFonts w:eastAsia="宋体"/>
      <w:kern w:val="2"/>
      <w:sz w:val="24"/>
      <w:szCs w:val="24"/>
      <w:lang w:val="en-US" w:eastAsia="zh-CN" w:bidi="ar-SA"/>
    </w:rPr>
  </w:style>
  <w:style w:type="character" w:customStyle="1" w:styleId="Char6">
    <w:name w:val="页脚 Char"/>
    <w:link w:val="af1"/>
    <w:qFormat/>
    <w:rPr>
      <w:rFonts w:eastAsia="宋体"/>
      <w:kern w:val="2"/>
      <w:sz w:val="18"/>
      <w:szCs w:val="18"/>
      <w:lang w:val="en-US" w:eastAsia="zh-CN" w:bidi="ar-SA"/>
    </w:rPr>
  </w:style>
  <w:style w:type="character" w:customStyle="1" w:styleId="3Char">
    <w:name w:val="正文文本 3 Char"/>
    <w:link w:val="31"/>
    <w:qFormat/>
    <w:rPr>
      <w:rFonts w:eastAsia="宋体"/>
      <w:kern w:val="2"/>
      <w:sz w:val="16"/>
      <w:szCs w:val="16"/>
      <w:lang w:val="en-US" w:eastAsia="zh-CN" w:bidi="ar-SA"/>
    </w:rPr>
  </w:style>
  <w:style w:type="character" w:customStyle="1" w:styleId="Char5">
    <w:name w:val="批注框文本 Char"/>
    <w:link w:val="af0"/>
    <w:uiPriority w:val="99"/>
    <w:semiHidden/>
    <w:qFormat/>
    <w:rPr>
      <w:rFonts w:eastAsia="宋体"/>
      <w:kern w:val="2"/>
      <w:sz w:val="18"/>
      <w:szCs w:val="18"/>
      <w:lang w:val="en-US" w:eastAsia="zh-CN" w:bidi="ar-SA"/>
    </w:rPr>
  </w:style>
  <w:style w:type="paragraph" w:customStyle="1" w:styleId="14">
    <w:name w:val="样式1"/>
    <w:basedOn w:val="af5"/>
    <w:qFormat/>
    <w:pPr>
      <w:spacing w:before="120" w:after="120"/>
    </w:pPr>
    <w:rPr>
      <w:rFonts w:eastAsia="黑体"/>
      <w:b w:val="0"/>
      <w:sz w:val="30"/>
      <w:szCs w:val="21"/>
    </w:rPr>
  </w:style>
  <w:style w:type="paragraph" w:customStyle="1" w:styleId="23">
    <w:name w:val="样式2"/>
    <w:basedOn w:val="af5"/>
    <w:next w:val="14"/>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a3"/>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a3"/>
    <w:qFormat/>
    <w:pPr>
      <w:adjustRightInd w:val="0"/>
      <w:spacing w:before="100" w:after="100" w:line="360" w:lineRule="auto"/>
      <w:ind w:firstLineChars="200" w:firstLine="200"/>
      <w:jc w:val="left"/>
      <w:textAlignment w:val="baseline"/>
    </w:pPr>
    <w:rPr>
      <w:rFonts w:ascii="Arial" w:hAnsi="Arial"/>
      <w:kern w:val="0"/>
      <w:sz w:val="24"/>
      <w:szCs w:val="20"/>
    </w:rPr>
  </w:style>
  <w:style w:type="paragraph" w:customStyle="1" w:styleId="--">
    <w:name w:val="--规划正文"/>
    <w:basedOn w:val="a3"/>
    <w:qFormat/>
    <w:pPr>
      <w:spacing w:line="360" w:lineRule="auto"/>
      <w:ind w:firstLineChars="200" w:firstLine="200"/>
    </w:pPr>
    <w:rPr>
      <w:szCs w:val="20"/>
    </w:rPr>
  </w:style>
  <w:style w:type="paragraph" w:customStyle="1" w:styleId="a1">
    <w:name w:val="设计依据"/>
    <w:basedOn w:val="ac"/>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0">
    <w:name w:val="方案要点"/>
    <w:basedOn w:val="a3"/>
    <w:qFormat/>
    <w:pPr>
      <w:numPr>
        <w:numId w:val="4"/>
      </w:numPr>
      <w:spacing w:line="360" w:lineRule="auto"/>
    </w:pPr>
    <w:rPr>
      <w:rFonts w:ascii="仿宋_GB2312" w:eastAsia="仿宋_GB2312" w:hAnsi="宋体"/>
      <w:color w:val="000000"/>
      <w:sz w:val="28"/>
      <w:szCs w:val="28"/>
    </w:rPr>
  </w:style>
  <w:style w:type="paragraph" w:customStyle="1" w:styleId="42">
    <w:name w:val="样式4"/>
    <w:basedOn w:val="a3"/>
    <w:qFormat/>
    <w:pPr>
      <w:tabs>
        <w:tab w:val="left" w:pos="842"/>
      </w:tabs>
      <w:spacing w:line="360" w:lineRule="auto"/>
      <w:ind w:left="842" w:hanging="420"/>
    </w:pPr>
    <w:rPr>
      <w:sz w:val="24"/>
    </w:rPr>
  </w:style>
  <w:style w:type="paragraph" w:customStyle="1" w:styleId="aff5">
    <w:name w:val="文字"/>
    <w:basedOn w:val="a3"/>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Chars="0" w:firstLine="0"/>
    </w:pPr>
    <w:rPr>
      <w:sz w:val="20"/>
    </w:rPr>
  </w:style>
  <w:style w:type="paragraph" w:customStyle="1" w:styleId="----0">
    <w:name w:val="--规划-表格-居中"/>
    <w:basedOn w:val="--"/>
    <w:qFormat/>
    <w:pPr>
      <w:spacing w:line="240" w:lineRule="auto"/>
      <w:ind w:firstLineChars="0" w:firstLine="0"/>
      <w:jc w:val="center"/>
    </w:pPr>
    <w:rPr>
      <w:sz w:val="20"/>
    </w:rPr>
  </w:style>
  <w:style w:type="paragraph" w:customStyle="1" w:styleId="--0">
    <w:name w:val="--编号内缩进"/>
    <w:basedOn w:val="a3"/>
    <w:qFormat/>
    <w:pPr>
      <w:spacing w:line="360" w:lineRule="auto"/>
      <w:ind w:left="420" w:firstLineChars="200" w:firstLine="200"/>
    </w:pPr>
    <w:rPr>
      <w:szCs w:val="21"/>
    </w:rPr>
  </w:style>
  <w:style w:type="paragraph" w:customStyle="1" w:styleId="---">
    <w:name w:val="--规划-题注"/>
    <w:basedOn w:val="a3"/>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a3"/>
    <w:next w:val="--"/>
    <w:qFormat/>
    <w:pPr>
      <w:keepNext/>
      <w:keepLines/>
      <w:spacing w:line="360" w:lineRule="auto"/>
      <w:outlineLvl w:val="4"/>
    </w:pPr>
    <w:rPr>
      <w:rFonts w:eastAsia="黑体"/>
    </w:rPr>
  </w:style>
  <w:style w:type="paragraph" w:customStyle="1" w:styleId="--Char">
    <w:name w:val="--规划正文 Char"/>
    <w:basedOn w:val="a3"/>
    <w:qFormat/>
    <w:pPr>
      <w:spacing w:line="360" w:lineRule="auto"/>
      <w:ind w:firstLineChars="200" w:firstLine="200"/>
    </w:pPr>
    <w:rPr>
      <w:sz w:val="24"/>
    </w:rPr>
  </w:style>
  <w:style w:type="paragraph" w:customStyle="1" w:styleId="aff6">
    <w:name w:val="缺省文本"/>
    <w:basedOn w:val="a3"/>
    <w:qFormat/>
    <w:pPr>
      <w:autoSpaceDE w:val="0"/>
      <w:autoSpaceDN w:val="0"/>
      <w:adjustRightInd w:val="0"/>
      <w:jc w:val="left"/>
    </w:pPr>
    <w:rPr>
      <w:kern w:val="0"/>
    </w:rPr>
  </w:style>
  <w:style w:type="paragraph" w:customStyle="1" w:styleId="aff7">
    <w:name w:val="封面文档标题"/>
    <w:basedOn w:val="a3"/>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10"/>
    <w:qFormat/>
    <w:pPr>
      <w:numPr>
        <w:numId w:val="5"/>
      </w:numPr>
      <w:spacing w:before="240" w:after="240" w:line="480" w:lineRule="auto"/>
      <w:ind w:rightChars="100" w:right="21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a3"/>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ff8">
    <w:name w:val="列表项目"/>
    <w:basedOn w:val="a3"/>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a6"/>
    <w:qFormat/>
  </w:style>
  <w:style w:type="character" w:customStyle="1" w:styleId="font2">
    <w:name w:val="font2"/>
    <w:basedOn w:val="a6"/>
    <w:qFormat/>
  </w:style>
  <w:style w:type="character" w:customStyle="1" w:styleId="font41">
    <w:name w:val="font41"/>
    <w:qFormat/>
    <w:rPr>
      <w:color w:val="000000"/>
      <w:spacing w:val="260"/>
      <w:sz w:val="18"/>
      <w:szCs w:val="18"/>
      <w:u w:val="none"/>
    </w:rPr>
  </w:style>
  <w:style w:type="paragraph" w:customStyle="1" w:styleId="aff9">
    <w:name w:val="正文(首行缩进)"/>
    <w:qFormat/>
    <w:pPr>
      <w:spacing w:line="360" w:lineRule="auto"/>
      <w:ind w:firstLineChars="200" w:firstLine="488"/>
      <w:jc w:val="both"/>
    </w:pPr>
    <w:rPr>
      <w:rFonts w:eastAsia="仿宋_GB2312"/>
      <w:spacing w:val="2"/>
      <w:sz w:val="24"/>
      <w:szCs w:val="24"/>
    </w:rPr>
  </w:style>
  <w:style w:type="paragraph" w:customStyle="1" w:styleId="xl72">
    <w:name w:val="xl72"/>
    <w:basedOn w:val="a3"/>
    <w:qFormat/>
    <w:pPr>
      <w:widowControl/>
      <w:spacing w:before="100" w:beforeAutospacing="1" w:after="100" w:afterAutospacing="1"/>
      <w:jc w:val="left"/>
    </w:pPr>
    <w:rPr>
      <w:rFonts w:ascii="宋体" w:hAnsi="宋体"/>
      <w:b/>
      <w:bCs/>
      <w:kern w:val="0"/>
      <w:sz w:val="28"/>
      <w:szCs w:val="28"/>
    </w:rPr>
  </w:style>
  <w:style w:type="character" w:customStyle="1" w:styleId="Charb">
    <w:name w:val="正文首行缩进 Char"/>
    <w:link w:val="af7"/>
    <w:qFormat/>
    <w:rPr>
      <w:rFonts w:eastAsia="宋体"/>
      <w:b/>
      <w:bCs/>
      <w:kern w:val="2"/>
      <w:sz w:val="21"/>
      <w:szCs w:val="24"/>
      <w:lang w:val="en-US" w:eastAsia="zh-CN" w:bidi="ar-SA"/>
    </w:rPr>
  </w:style>
  <w:style w:type="paragraph" w:customStyle="1" w:styleId="Charf">
    <w:name w:val="正文(首行缩进) Char"/>
    <w:qFormat/>
    <w:pPr>
      <w:spacing w:before="120" w:after="60" w:line="360" w:lineRule="auto"/>
      <w:ind w:firstLineChars="200" w:firstLine="200"/>
    </w:pPr>
    <w:rPr>
      <w:rFonts w:eastAsia="仿宋_GB2312"/>
      <w:spacing w:val="2"/>
      <w:kern w:val="24"/>
      <w:sz w:val="24"/>
      <w:szCs w:val="24"/>
    </w:rPr>
  </w:style>
  <w:style w:type="paragraph" w:customStyle="1" w:styleId="81">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a3"/>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a6"/>
    <w:qFormat/>
  </w:style>
  <w:style w:type="paragraph" w:customStyle="1" w:styleId="91">
    <w:name w:val="9"/>
    <w:basedOn w:val="a3"/>
    <w:next w:val="a5"/>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a6"/>
    <w:qFormat/>
  </w:style>
  <w:style w:type="paragraph" w:customStyle="1" w:styleId="82">
    <w:name w:val="8"/>
    <w:basedOn w:val="a3"/>
    <w:next w:val="ad"/>
    <w:qFormat/>
    <w:pPr>
      <w:spacing w:after="120"/>
      <w:ind w:leftChars="200" w:left="420"/>
    </w:pPr>
  </w:style>
  <w:style w:type="paragraph" w:customStyle="1" w:styleId="71">
    <w:name w:val="7"/>
    <w:basedOn w:val="a3"/>
    <w:qFormat/>
    <w:pPr>
      <w:autoSpaceDE w:val="0"/>
      <w:autoSpaceDN w:val="0"/>
      <w:adjustRightInd w:val="0"/>
      <w:spacing w:line="270" w:lineRule="atLeast"/>
      <w:jc w:val="left"/>
    </w:pPr>
    <w:rPr>
      <w:rFonts w:ascii="宋体"/>
      <w:kern w:val="0"/>
      <w:sz w:val="18"/>
      <w:szCs w:val="18"/>
    </w:rPr>
  </w:style>
  <w:style w:type="paragraph" w:customStyle="1" w:styleId="00">
    <w:name w:val="00"/>
    <w:basedOn w:val="a3"/>
    <w:qFormat/>
    <w:pPr>
      <w:autoSpaceDE w:val="0"/>
      <w:autoSpaceDN w:val="0"/>
      <w:adjustRightInd w:val="0"/>
      <w:jc w:val="left"/>
    </w:pPr>
    <w:rPr>
      <w:rFonts w:ascii="黑体" w:eastAsia="黑体"/>
      <w:b/>
      <w:bCs/>
      <w:kern w:val="0"/>
      <w:sz w:val="20"/>
      <w:szCs w:val="20"/>
    </w:rPr>
  </w:style>
  <w:style w:type="paragraph" w:customStyle="1" w:styleId="51">
    <w:name w:val="5"/>
    <w:basedOn w:val="a3"/>
    <w:qFormat/>
    <w:pPr>
      <w:autoSpaceDE w:val="0"/>
      <w:autoSpaceDN w:val="0"/>
      <w:adjustRightInd w:val="0"/>
      <w:jc w:val="left"/>
    </w:pPr>
    <w:rPr>
      <w:rFonts w:ascii="宋体"/>
      <w:b/>
      <w:bCs/>
      <w:kern w:val="0"/>
      <w:sz w:val="18"/>
      <w:szCs w:val="18"/>
    </w:rPr>
  </w:style>
  <w:style w:type="paragraph" w:customStyle="1" w:styleId="61">
    <w:name w:val="6"/>
    <w:basedOn w:val="51"/>
    <w:qFormat/>
    <w:pPr>
      <w:spacing w:line="270" w:lineRule="atLeast"/>
      <w:jc w:val="both"/>
    </w:pPr>
    <w:rPr>
      <w:b w:val="0"/>
      <w:bCs w:val="0"/>
    </w:rPr>
  </w:style>
  <w:style w:type="paragraph" w:customStyle="1" w:styleId="affa">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ffb">
    <w:name w:val="姜文清定义的正文"/>
    <w:basedOn w:val="a3"/>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a3"/>
    <w:qFormat/>
    <w:pPr>
      <w:widowControl/>
      <w:spacing w:before="120" w:line="360" w:lineRule="auto"/>
      <w:ind w:firstLine="425"/>
    </w:pPr>
    <w:rPr>
      <w:kern w:val="0"/>
      <w:sz w:val="24"/>
    </w:rPr>
  </w:style>
  <w:style w:type="character" w:customStyle="1" w:styleId="blue">
    <w:name w:val="blue"/>
    <w:basedOn w:val="a6"/>
    <w:qFormat/>
  </w:style>
  <w:style w:type="paragraph" w:customStyle="1" w:styleId="blue1">
    <w:name w:val="blue1"/>
    <w:basedOn w:val="a3"/>
    <w:qFormat/>
    <w:pPr>
      <w:widowControl/>
      <w:spacing w:before="100" w:beforeAutospacing="1" w:after="100" w:afterAutospacing="1"/>
      <w:jc w:val="left"/>
    </w:pPr>
    <w:rPr>
      <w:rFonts w:ascii="宋体" w:hAnsi="宋体" w:cs="宋体"/>
      <w:kern w:val="0"/>
      <w:sz w:val="24"/>
    </w:rPr>
  </w:style>
  <w:style w:type="character" w:customStyle="1" w:styleId="font">
    <w:name w:val="font"/>
    <w:basedOn w:val="a6"/>
    <w:qFormat/>
  </w:style>
  <w:style w:type="character" w:customStyle="1" w:styleId="font11">
    <w:name w:val="font11"/>
    <w:qFormat/>
    <w:rPr>
      <w:rFonts w:ascii="ˎ̥" w:hAnsi="ˎ̥" w:hint="default"/>
    </w:rPr>
  </w:style>
  <w:style w:type="paragraph" w:customStyle="1" w:styleId="a14">
    <w:name w:val="a14"/>
    <w:basedOn w:val="a3"/>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a6"/>
    <w:qFormat/>
  </w:style>
  <w:style w:type="character" w:customStyle="1" w:styleId="prodheadlines">
    <w:name w:val="prodheadlines"/>
    <w:basedOn w:val="a6"/>
    <w:qFormat/>
  </w:style>
  <w:style w:type="character" w:customStyle="1" w:styleId="text">
    <w:name w:val="text"/>
    <w:basedOn w:val="a6"/>
    <w:qFormat/>
  </w:style>
  <w:style w:type="paragraph" w:customStyle="1" w:styleId="text1">
    <w:name w:val="text1"/>
    <w:basedOn w:val="a3"/>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a3"/>
    <w:next w:val="a3"/>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a3"/>
    <w:next w:val="a3"/>
    <w:hidden/>
    <w:qFormat/>
    <w:pPr>
      <w:widowControl/>
      <w:pBdr>
        <w:top w:val="single" w:sz="6" w:space="1" w:color="auto"/>
      </w:pBdr>
      <w:jc w:val="center"/>
    </w:pPr>
    <w:rPr>
      <w:rFonts w:ascii="Arial" w:hAnsi="Arial" w:cs="Arial"/>
      <w:vanish/>
      <w:kern w:val="0"/>
      <w:sz w:val="16"/>
      <w:szCs w:val="16"/>
    </w:rPr>
  </w:style>
  <w:style w:type="paragraph" w:customStyle="1" w:styleId="affc">
    <w:name w:val="正文样式"/>
    <w:basedOn w:val="a3"/>
    <w:qFormat/>
    <w:pPr>
      <w:adjustRightInd w:val="0"/>
      <w:spacing w:line="400" w:lineRule="atLeast"/>
      <w:ind w:firstLineChars="203" w:firstLine="570"/>
      <w:textAlignment w:val="baseline"/>
    </w:pPr>
    <w:rPr>
      <w:rFonts w:eastAsia="仿宋_GB2312"/>
      <w:kern w:val="0"/>
      <w:sz w:val="28"/>
      <w:szCs w:val="20"/>
    </w:rPr>
  </w:style>
  <w:style w:type="paragraph" w:customStyle="1" w:styleId="xl34">
    <w:name w:val="xl34"/>
    <w:basedOn w:val="a3"/>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ffd">
    <w:name w:val="段落正文"/>
    <w:basedOn w:val="ae"/>
    <w:qFormat/>
    <w:pPr>
      <w:ind w:firstLineChars="200" w:firstLine="560"/>
    </w:pPr>
    <w:rPr>
      <w:sz w:val="28"/>
    </w:rPr>
  </w:style>
  <w:style w:type="character" w:customStyle="1" w:styleId="gray6">
    <w:name w:val="gray6"/>
    <w:basedOn w:val="a6"/>
    <w:qFormat/>
  </w:style>
  <w:style w:type="character" w:customStyle="1" w:styleId="style9">
    <w:name w:val="style9"/>
    <w:basedOn w:val="a6"/>
    <w:qFormat/>
  </w:style>
  <w:style w:type="paragraph" w:customStyle="1" w:styleId="24">
    <w:name w:val="2册标题4"/>
    <w:basedOn w:val="a3"/>
    <w:next w:val="a3"/>
    <w:qFormat/>
    <w:pPr>
      <w:spacing w:beforeLines="50" w:afterLines="50" w:line="300" w:lineRule="auto"/>
      <w:ind w:leftChars="200" w:left="420"/>
      <w:outlineLvl w:val="3"/>
    </w:pPr>
    <w:rPr>
      <w:rFonts w:ascii="Arial" w:eastAsia="幼圆" w:hAnsi="Arial" w:cs="Arial"/>
      <w:b/>
      <w:sz w:val="24"/>
    </w:rPr>
  </w:style>
  <w:style w:type="character" w:customStyle="1" w:styleId="grame">
    <w:name w:val="grame"/>
    <w:basedOn w:val="a6"/>
    <w:qFormat/>
  </w:style>
  <w:style w:type="paragraph" w:customStyle="1" w:styleId="style2">
    <w:name w:val="style2"/>
    <w:basedOn w:val="a3"/>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a3"/>
    <w:qFormat/>
    <w:pPr>
      <w:jc w:val="left"/>
    </w:pPr>
    <w:rPr>
      <w:rFonts w:ascii="Tahoma" w:hAnsi="Tahoma"/>
      <w:sz w:val="24"/>
      <w:szCs w:val="20"/>
    </w:rPr>
  </w:style>
  <w:style w:type="paragraph" w:customStyle="1" w:styleId="1">
    <w:name w:val="编号1"/>
    <w:basedOn w:val="a3"/>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3"/>
    <w:qFormat/>
    <w:pPr>
      <w:widowControl/>
      <w:spacing w:line="400" w:lineRule="exact"/>
      <w:jc w:val="center"/>
    </w:pPr>
    <w:rPr>
      <w:rFonts w:ascii="Verdana" w:hAnsi="Verdana"/>
      <w:kern w:val="0"/>
      <w:szCs w:val="20"/>
      <w:lang w:eastAsia="en-US"/>
    </w:rPr>
  </w:style>
  <w:style w:type="paragraph" w:customStyle="1" w:styleId="font0">
    <w:name w:val="font0"/>
    <w:basedOn w:val="a3"/>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a3"/>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3"/>
    <w:qFormat/>
    <w:pPr>
      <w:widowControl/>
      <w:spacing w:before="100" w:beforeAutospacing="1" w:after="100" w:afterAutospacing="1"/>
      <w:jc w:val="left"/>
    </w:pPr>
    <w:rPr>
      <w:kern w:val="0"/>
      <w:sz w:val="24"/>
    </w:rPr>
  </w:style>
  <w:style w:type="paragraph" w:customStyle="1" w:styleId="xl24">
    <w:name w:val="xl2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fe">
    <w:name w:val="表格字"/>
    <w:basedOn w:val="a3"/>
    <w:qFormat/>
    <w:pPr>
      <w:adjustRightInd w:val="0"/>
      <w:jc w:val="center"/>
    </w:pPr>
    <w:rPr>
      <w:rFonts w:ascii="宋体"/>
      <w:sz w:val="24"/>
      <w:szCs w:val="20"/>
    </w:rPr>
  </w:style>
  <w:style w:type="character" w:customStyle="1" w:styleId="afff">
    <w:name w:val="样式 小三 加粗"/>
    <w:qFormat/>
    <w:rPr>
      <w:rFonts w:eastAsia="宋体"/>
      <w:b/>
      <w:bCs/>
      <w:sz w:val="32"/>
    </w:rPr>
  </w:style>
  <w:style w:type="paragraph" w:customStyle="1" w:styleId="xl28">
    <w:name w:val="xl2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a3"/>
    <w:qFormat/>
    <w:rPr>
      <w:rFonts w:ascii="Tahoma" w:hAnsi="Tahoma"/>
      <w:sz w:val="24"/>
      <w:szCs w:val="20"/>
    </w:rPr>
  </w:style>
  <w:style w:type="paragraph" w:customStyle="1" w:styleId="Char20">
    <w:name w:val="Char2"/>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a6"/>
    <w:qFormat/>
  </w:style>
  <w:style w:type="paragraph" w:customStyle="1" w:styleId="afff0">
    <w:name w:val="缩进正文"/>
    <w:basedOn w:val="a3"/>
    <w:link w:val="Charf0"/>
    <w:qFormat/>
    <w:pPr>
      <w:ind w:firstLineChars="200" w:firstLine="560"/>
    </w:pPr>
    <w:rPr>
      <w:rFonts w:eastAsia="仿宋_GB2312" w:cs="宋体"/>
      <w:sz w:val="28"/>
      <w:szCs w:val="20"/>
    </w:rPr>
  </w:style>
  <w:style w:type="character" w:customStyle="1" w:styleId="Charf0">
    <w:name w:val="缩进正文 Char"/>
    <w:link w:val="afff0"/>
    <w:qFormat/>
    <w:rPr>
      <w:rFonts w:eastAsia="仿宋_GB2312" w:cs="宋体"/>
      <w:kern w:val="2"/>
      <w:sz w:val="28"/>
      <w:lang w:val="en-US" w:eastAsia="zh-CN" w:bidi="ar-SA"/>
    </w:rPr>
  </w:style>
  <w:style w:type="paragraph" w:customStyle="1" w:styleId="15">
    <w:name w:val="列出段落1"/>
    <w:basedOn w:val="a3"/>
    <w:qFormat/>
    <w:pPr>
      <w:ind w:firstLineChars="200" w:firstLine="420"/>
    </w:pPr>
    <w:rPr>
      <w:rFonts w:ascii="Calibri" w:hAnsi="Calibri" w:cs="Calibri"/>
      <w:szCs w:val="21"/>
    </w:rPr>
  </w:style>
  <w:style w:type="character" w:customStyle="1" w:styleId="Char0">
    <w:name w:val="批注文字 Char"/>
    <w:basedOn w:val="a6"/>
    <w:link w:val="ab"/>
    <w:uiPriority w:val="99"/>
    <w:qFormat/>
    <w:rPr>
      <w:rFonts w:ascii="宋体"/>
      <w:sz w:val="34"/>
    </w:rPr>
  </w:style>
  <w:style w:type="character" w:customStyle="1" w:styleId="Chara">
    <w:name w:val="批注主题 Char"/>
    <w:basedOn w:val="Char0"/>
    <w:link w:val="af6"/>
    <w:uiPriority w:val="99"/>
    <w:qFormat/>
    <w:rPr>
      <w:rFonts w:ascii="宋体"/>
      <w:sz w:val="34"/>
    </w:rPr>
  </w:style>
  <w:style w:type="paragraph" w:customStyle="1" w:styleId="afff1">
    <w:name w:val="评价"/>
    <w:basedOn w:val="a3"/>
    <w:qFormat/>
    <w:pPr>
      <w:spacing w:afterLines="20"/>
      <w:ind w:firstLineChars="200" w:firstLine="1446"/>
    </w:pPr>
    <w:rPr>
      <w:rFonts w:ascii="Calibri" w:hAnsi="Calibri"/>
      <w:sz w:val="24"/>
    </w:rPr>
  </w:style>
  <w:style w:type="paragraph" w:customStyle="1" w:styleId="16">
    <w:name w:val="修订1"/>
    <w:hidden/>
    <w:uiPriority w:val="99"/>
    <w:semiHidden/>
    <w:qFormat/>
    <w:rPr>
      <w:kern w:val="2"/>
      <w:sz w:val="21"/>
      <w:szCs w:val="24"/>
    </w:rPr>
  </w:style>
  <w:style w:type="character" w:customStyle="1" w:styleId="alt-edited1">
    <w:name w:val="alt-edited1"/>
    <w:qFormat/>
    <w:rPr>
      <w:color w:val="4D90F0"/>
    </w:rPr>
  </w:style>
  <w:style w:type="paragraph" w:customStyle="1" w:styleId="toc14">
    <w:name w:val="toc 14"/>
    <w:next w:val="a3"/>
    <w:qFormat/>
    <w:pPr>
      <w:wordWrap w:val="0"/>
      <w:jc w:val="both"/>
    </w:pPr>
    <w:rPr>
      <w:rFonts w:ascii="Calibri" w:hAnsi="Calibri"/>
      <w:sz w:val="21"/>
    </w:rPr>
  </w:style>
  <w:style w:type="character" w:customStyle="1" w:styleId="Char12">
    <w:name w:val="文档结构图 Char1"/>
    <w:semiHidden/>
    <w:qFormat/>
    <w:rPr>
      <w:sz w:val="20"/>
    </w:rPr>
  </w:style>
  <w:style w:type="character" w:customStyle="1" w:styleId="Charf1">
    <w:name w:val="文档结构图 Char"/>
    <w:semiHidden/>
    <w:qFormat/>
    <w:rPr>
      <w:sz w:val="20"/>
    </w:rPr>
  </w:style>
  <w:style w:type="character" w:customStyle="1" w:styleId="shorttext">
    <w:name w:val="short_text"/>
    <w:basedOn w:val="a6"/>
    <w:qFormat/>
    <w:rPr>
      <w:sz w:val="20"/>
    </w:rPr>
  </w:style>
  <w:style w:type="character" w:customStyle="1" w:styleId="Char13">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7">
    <w:name w:val="不明显强调1"/>
    <w:qFormat/>
    <w:rPr>
      <w:i/>
      <w:sz w:val="20"/>
    </w:rPr>
  </w:style>
  <w:style w:type="character" w:customStyle="1" w:styleId="font71">
    <w:name w:val="font71"/>
    <w:qFormat/>
    <w:rPr>
      <w:sz w:val="20"/>
      <w:u w:val="none"/>
    </w:rPr>
  </w:style>
  <w:style w:type="character" w:customStyle="1" w:styleId="Char14">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5">
    <w:name w:val="纯文本 Char1"/>
    <w:semiHidden/>
    <w:qFormat/>
    <w:rPr>
      <w:sz w:val="20"/>
    </w:rPr>
  </w:style>
  <w:style w:type="character" w:customStyle="1" w:styleId="3Char11">
    <w:name w:val="正文文本 3 Char1"/>
    <w:semiHidden/>
    <w:qFormat/>
    <w:rPr>
      <w:sz w:val="20"/>
    </w:rPr>
  </w:style>
  <w:style w:type="character" w:customStyle="1" w:styleId="Char16">
    <w:name w:val="正文文本缩进 Char1"/>
    <w:semiHidden/>
    <w:qFormat/>
    <w:rPr>
      <w:sz w:val="20"/>
    </w:rPr>
  </w:style>
  <w:style w:type="character" w:customStyle="1" w:styleId="18">
    <w:name w:val="明显参考1"/>
    <w:qFormat/>
    <w:rPr>
      <w:b/>
      <w:sz w:val="20"/>
    </w:rPr>
  </w:style>
  <w:style w:type="character" w:customStyle="1" w:styleId="apple-converted-space">
    <w:name w:val="apple-converted-space"/>
    <w:qFormat/>
    <w:rPr>
      <w:sz w:val="20"/>
    </w:rPr>
  </w:style>
  <w:style w:type="character" w:customStyle="1" w:styleId="19">
    <w:name w:val="书籍标题1"/>
    <w:qFormat/>
    <w:rPr>
      <w:b/>
      <w:i/>
      <w:sz w:val="20"/>
    </w:rPr>
  </w:style>
  <w:style w:type="character" w:customStyle="1" w:styleId="longtext">
    <w:name w:val="long_text"/>
    <w:qFormat/>
    <w:rPr>
      <w:sz w:val="20"/>
    </w:rPr>
  </w:style>
  <w:style w:type="character" w:customStyle="1" w:styleId="Char17">
    <w:name w:val="日期 Char1"/>
    <w:semiHidden/>
    <w:qFormat/>
    <w:rPr>
      <w:sz w:val="20"/>
    </w:rPr>
  </w:style>
  <w:style w:type="character" w:customStyle="1" w:styleId="Char18">
    <w:name w:val="批注文字 Char1"/>
    <w:semiHidden/>
    <w:qFormat/>
    <w:rPr>
      <w:sz w:val="20"/>
    </w:rPr>
  </w:style>
  <w:style w:type="character" w:customStyle="1" w:styleId="1a">
    <w:name w:val="明显强调1"/>
    <w:qFormat/>
    <w:rPr>
      <w:i/>
      <w:sz w:val="20"/>
    </w:rPr>
  </w:style>
  <w:style w:type="character" w:customStyle="1" w:styleId="160">
    <w:name w:val="16"/>
    <w:qFormat/>
    <w:rPr>
      <w:b/>
      <w:color w:val="FF0356"/>
      <w:sz w:val="20"/>
    </w:rPr>
  </w:style>
  <w:style w:type="character" w:customStyle="1" w:styleId="Char19">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b">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a6"/>
    <w:qFormat/>
    <w:rPr>
      <w:color w:val="FF0000"/>
      <w:sz w:val="20"/>
      <w:u w:val="none"/>
      <w:vertAlign w:val="superscript"/>
    </w:rPr>
  </w:style>
  <w:style w:type="character" w:customStyle="1" w:styleId="Char1a">
    <w:name w:val="页脚 Char1"/>
    <w:semiHidden/>
    <w:qFormat/>
    <w:rPr>
      <w:sz w:val="20"/>
    </w:rPr>
  </w:style>
  <w:style w:type="character" w:customStyle="1" w:styleId="Char1b">
    <w:name w:val="批注框文本 Char1"/>
    <w:semiHidden/>
    <w:qFormat/>
    <w:rPr>
      <w:sz w:val="20"/>
    </w:rPr>
  </w:style>
  <w:style w:type="paragraph" w:customStyle="1" w:styleId="25">
    <w:name w:val="列出段落2"/>
    <w:basedOn w:val="a3"/>
    <w:next w:val="toc814"/>
    <w:qFormat/>
    <w:pPr>
      <w:ind w:firstLine="420"/>
    </w:pPr>
    <w:rPr>
      <w:rFonts w:hAnsi="Calibri"/>
      <w:kern w:val="0"/>
      <w:szCs w:val="20"/>
    </w:rPr>
  </w:style>
  <w:style w:type="paragraph" w:customStyle="1" w:styleId="toc814">
    <w:name w:val="toc 814"/>
    <w:next w:val="a3"/>
    <w:qFormat/>
    <w:pPr>
      <w:wordWrap w:val="0"/>
      <w:ind w:left="2975"/>
      <w:jc w:val="both"/>
    </w:pPr>
    <w:rPr>
      <w:rFonts w:ascii="Calibri" w:hAnsi="Calibri"/>
      <w:sz w:val="21"/>
    </w:rPr>
  </w:style>
  <w:style w:type="paragraph" w:customStyle="1" w:styleId="toc62">
    <w:name w:val="toc 62"/>
    <w:next w:val="a3"/>
    <w:qFormat/>
    <w:pPr>
      <w:wordWrap w:val="0"/>
      <w:ind w:left="2125"/>
      <w:jc w:val="both"/>
    </w:pPr>
    <w:rPr>
      <w:rFonts w:ascii="Calibri" w:hAnsi="Calibri"/>
      <w:sz w:val="21"/>
    </w:rPr>
  </w:style>
  <w:style w:type="paragraph" w:customStyle="1" w:styleId="toc414">
    <w:name w:val="toc 414"/>
    <w:next w:val="a3"/>
    <w:qFormat/>
    <w:pPr>
      <w:wordWrap w:val="0"/>
      <w:ind w:left="1275"/>
      <w:jc w:val="both"/>
    </w:pPr>
    <w:rPr>
      <w:rFonts w:ascii="Calibri" w:hAnsi="Calibri"/>
      <w:sz w:val="21"/>
    </w:rPr>
  </w:style>
  <w:style w:type="paragraph" w:customStyle="1" w:styleId="toc411">
    <w:name w:val="toc 411"/>
    <w:next w:val="a3"/>
    <w:qFormat/>
    <w:pPr>
      <w:wordWrap w:val="0"/>
      <w:ind w:left="1275"/>
      <w:jc w:val="both"/>
    </w:pPr>
    <w:rPr>
      <w:rFonts w:ascii="Calibri" w:hAnsi="Calibri"/>
      <w:sz w:val="21"/>
    </w:rPr>
  </w:style>
  <w:style w:type="paragraph" w:customStyle="1" w:styleId="xl86">
    <w:name w:val="xl86"/>
    <w:basedOn w:val="a3"/>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a3"/>
    <w:qFormat/>
    <w:pPr>
      <w:wordWrap w:val="0"/>
      <w:ind w:left="1700"/>
      <w:jc w:val="both"/>
    </w:pPr>
    <w:rPr>
      <w:rFonts w:ascii="Calibri" w:hAnsi="Calibri"/>
      <w:sz w:val="21"/>
    </w:rPr>
  </w:style>
  <w:style w:type="paragraph" w:customStyle="1" w:styleId="TOCHeading4">
    <w:name w:val="TOC Heading4"/>
    <w:next w:val="a3"/>
    <w:qFormat/>
    <w:pPr>
      <w:wordWrap w:val="0"/>
    </w:pPr>
    <w:rPr>
      <w:rFonts w:ascii="Calibri" w:hAnsi="Calibri"/>
      <w:sz w:val="32"/>
    </w:rPr>
  </w:style>
  <w:style w:type="paragraph" w:customStyle="1" w:styleId="toc15">
    <w:name w:val="toc 15"/>
    <w:next w:val="a3"/>
    <w:qFormat/>
    <w:pPr>
      <w:wordWrap w:val="0"/>
      <w:jc w:val="both"/>
    </w:pPr>
    <w:rPr>
      <w:rFonts w:ascii="Calibri" w:hAnsi="Calibri"/>
      <w:sz w:val="21"/>
    </w:rPr>
  </w:style>
  <w:style w:type="paragraph" w:customStyle="1" w:styleId="TOCHeading2">
    <w:name w:val="TOC Heading2"/>
    <w:next w:val="a3"/>
    <w:qFormat/>
    <w:pPr>
      <w:wordWrap w:val="0"/>
    </w:pPr>
    <w:rPr>
      <w:rFonts w:ascii="Calibri" w:hAnsi="Calibri"/>
      <w:sz w:val="32"/>
    </w:rPr>
  </w:style>
  <w:style w:type="paragraph" w:customStyle="1" w:styleId="TOCHeading1">
    <w:name w:val="TOC Heading1"/>
    <w:next w:val="a3"/>
    <w:qFormat/>
    <w:pPr>
      <w:wordWrap w:val="0"/>
    </w:pPr>
    <w:rPr>
      <w:rFonts w:ascii="Calibri" w:hAnsi="Calibri"/>
      <w:sz w:val="32"/>
    </w:rPr>
  </w:style>
  <w:style w:type="paragraph" w:customStyle="1" w:styleId="toc73">
    <w:name w:val="toc 73"/>
    <w:next w:val="a3"/>
    <w:qFormat/>
    <w:pPr>
      <w:wordWrap w:val="0"/>
      <w:ind w:left="2550"/>
      <w:jc w:val="both"/>
    </w:pPr>
    <w:rPr>
      <w:rFonts w:ascii="Calibri" w:hAnsi="Calibri"/>
      <w:sz w:val="21"/>
    </w:rPr>
  </w:style>
  <w:style w:type="paragraph" w:customStyle="1" w:styleId="font7">
    <w:name w:val="font7"/>
    <w:basedOn w:val="a3"/>
    <w:next w:val="toc810"/>
    <w:qFormat/>
    <w:pPr>
      <w:widowControl/>
      <w:spacing w:before="280" w:after="280"/>
    </w:pPr>
    <w:rPr>
      <w:rFonts w:ascii="Arial" w:hAnsi="Calibri"/>
      <w:kern w:val="0"/>
      <w:sz w:val="18"/>
      <w:szCs w:val="20"/>
    </w:rPr>
  </w:style>
  <w:style w:type="paragraph" w:customStyle="1" w:styleId="toc810">
    <w:name w:val="toc 810"/>
    <w:next w:val="a3"/>
    <w:qFormat/>
    <w:pPr>
      <w:wordWrap w:val="0"/>
      <w:ind w:left="2975"/>
      <w:jc w:val="both"/>
    </w:pPr>
    <w:rPr>
      <w:rFonts w:ascii="Calibri" w:hAnsi="Calibri"/>
      <w:sz w:val="21"/>
    </w:rPr>
  </w:style>
  <w:style w:type="paragraph" w:customStyle="1" w:styleId="xl113">
    <w:name w:val="xl113"/>
    <w:basedOn w:val="a3"/>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a3"/>
    <w:qFormat/>
    <w:pPr>
      <w:wordWrap w:val="0"/>
    </w:pPr>
    <w:rPr>
      <w:rFonts w:ascii="Calibri" w:hAnsi="Calibri"/>
      <w:sz w:val="32"/>
    </w:rPr>
  </w:style>
  <w:style w:type="paragraph" w:customStyle="1" w:styleId="toc89">
    <w:name w:val="toc 89"/>
    <w:next w:val="a3"/>
    <w:qFormat/>
    <w:pPr>
      <w:wordWrap w:val="0"/>
      <w:ind w:left="2975"/>
      <w:jc w:val="both"/>
    </w:pPr>
    <w:rPr>
      <w:rFonts w:ascii="Calibri" w:hAnsi="Calibri"/>
      <w:sz w:val="21"/>
    </w:rPr>
  </w:style>
  <w:style w:type="paragraph" w:customStyle="1" w:styleId="xl73">
    <w:name w:val="xl73"/>
    <w:basedOn w:val="a3"/>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a3"/>
    <w:qFormat/>
    <w:pPr>
      <w:wordWrap w:val="0"/>
      <w:ind w:left="2125"/>
      <w:jc w:val="both"/>
    </w:pPr>
    <w:rPr>
      <w:rFonts w:ascii="Calibri" w:hAnsi="Calibri"/>
      <w:sz w:val="21"/>
    </w:rPr>
  </w:style>
  <w:style w:type="paragraph" w:customStyle="1" w:styleId="xl79">
    <w:name w:val="xl79"/>
    <w:basedOn w:val="a3"/>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a3"/>
    <w:qFormat/>
    <w:pPr>
      <w:wordWrap w:val="0"/>
      <w:ind w:left="2975"/>
      <w:jc w:val="both"/>
    </w:pPr>
    <w:rPr>
      <w:rFonts w:ascii="Calibri" w:hAnsi="Calibri"/>
      <w:sz w:val="21"/>
    </w:rPr>
  </w:style>
  <w:style w:type="paragraph" w:customStyle="1" w:styleId="toc11">
    <w:name w:val="toc 11"/>
    <w:next w:val="a3"/>
    <w:qFormat/>
    <w:pPr>
      <w:wordWrap w:val="0"/>
      <w:jc w:val="both"/>
    </w:pPr>
    <w:rPr>
      <w:rFonts w:ascii="Calibri" w:hAnsi="Calibri"/>
      <w:sz w:val="21"/>
    </w:rPr>
  </w:style>
  <w:style w:type="paragraph" w:customStyle="1" w:styleId="toc410">
    <w:name w:val="toc 410"/>
    <w:next w:val="a3"/>
    <w:qFormat/>
    <w:pPr>
      <w:wordWrap w:val="0"/>
      <w:ind w:left="1275"/>
      <w:jc w:val="both"/>
    </w:pPr>
    <w:rPr>
      <w:rFonts w:ascii="Calibri" w:hAnsi="Calibri"/>
      <w:sz w:val="21"/>
    </w:rPr>
  </w:style>
  <w:style w:type="paragraph" w:customStyle="1" w:styleId="toc611">
    <w:name w:val="toc 611"/>
    <w:next w:val="a3"/>
    <w:qFormat/>
    <w:pPr>
      <w:wordWrap w:val="0"/>
      <w:ind w:left="2125"/>
      <w:jc w:val="both"/>
    </w:pPr>
    <w:rPr>
      <w:rFonts w:ascii="Calibri" w:hAnsi="Calibri"/>
      <w:sz w:val="21"/>
    </w:rPr>
  </w:style>
  <w:style w:type="paragraph" w:customStyle="1" w:styleId="xl112">
    <w:name w:val="xl112"/>
    <w:basedOn w:val="a3"/>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a3"/>
    <w:qFormat/>
    <w:pPr>
      <w:wordWrap w:val="0"/>
      <w:ind w:left="1700"/>
      <w:jc w:val="both"/>
    </w:pPr>
    <w:rPr>
      <w:rFonts w:ascii="Calibri" w:hAnsi="Calibri"/>
      <w:sz w:val="21"/>
    </w:rPr>
  </w:style>
  <w:style w:type="paragraph" w:customStyle="1" w:styleId="toc44">
    <w:name w:val="toc 44"/>
    <w:next w:val="a3"/>
    <w:qFormat/>
    <w:pPr>
      <w:wordWrap w:val="0"/>
      <w:ind w:left="1275"/>
      <w:jc w:val="both"/>
    </w:pPr>
    <w:rPr>
      <w:rFonts w:ascii="Calibri" w:hAnsi="Calibri"/>
      <w:sz w:val="21"/>
    </w:rPr>
  </w:style>
  <w:style w:type="paragraph" w:customStyle="1" w:styleId="toc412">
    <w:name w:val="toc 412"/>
    <w:next w:val="a3"/>
    <w:qFormat/>
    <w:pPr>
      <w:wordWrap w:val="0"/>
      <w:ind w:left="1275"/>
      <w:jc w:val="both"/>
    </w:pPr>
    <w:rPr>
      <w:rFonts w:ascii="Calibri" w:hAnsi="Calibri"/>
      <w:sz w:val="21"/>
    </w:rPr>
  </w:style>
  <w:style w:type="paragraph" w:customStyle="1" w:styleId="xl74">
    <w:name w:val="xl74"/>
    <w:basedOn w:val="a3"/>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a3"/>
    <w:qFormat/>
    <w:pPr>
      <w:wordWrap w:val="0"/>
      <w:ind w:left="1700"/>
      <w:jc w:val="both"/>
    </w:pPr>
    <w:rPr>
      <w:rFonts w:ascii="Calibri" w:hAnsi="Calibri"/>
      <w:sz w:val="21"/>
    </w:rPr>
  </w:style>
  <w:style w:type="paragraph" w:customStyle="1" w:styleId="toc912">
    <w:name w:val="toc 912"/>
    <w:next w:val="a3"/>
    <w:qFormat/>
    <w:pPr>
      <w:wordWrap w:val="0"/>
      <w:ind w:left="3400"/>
      <w:jc w:val="both"/>
    </w:pPr>
    <w:rPr>
      <w:rFonts w:ascii="Calibri" w:hAnsi="Calibri"/>
      <w:sz w:val="21"/>
    </w:rPr>
  </w:style>
  <w:style w:type="paragraph" w:customStyle="1" w:styleId="toc91">
    <w:name w:val="toc 91"/>
    <w:next w:val="a3"/>
    <w:qFormat/>
    <w:pPr>
      <w:wordWrap w:val="0"/>
      <w:ind w:left="3400"/>
      <w:jc w:val="both"/>
    </w:pPr>
    <w:rPr>
      <w:rFonts w:ascii="Calibri" w:hAnsi="Calibri"/>
      <w:sz w:val="21"/>
    </w:rPr>
  </w:style>
  <w:style w:type="paragraph" w:customStyle="1" w:styleId="toc38">
    <w:name w:val="toc 38"/>
    <w:next w:val="a3"/>
    <w:qFormat/>
    <w:pPr>
      <w:wordWrap w:val="0"/>
      <w:ind w:left="850"/>
      <w:jc w:val="both"/>
    </w:pPr>
    <w:rPr>
      <w:rFonts w:ascii="Calibri" w:hAnsi="Calibri"/>
      <w:sz w:val="21"/>
    </w:rPr>
  </w:style>
  <w:style w:type="paragraph" w:customStyle="1" w:styleId="toc95">
    <w:name w:val="toc 95"/>
    <w:next w:val="a3"/>
    <w:qFormat/>
    <w:pPr>
      <w:wordWrap w:val="0"/>
      <w:ind w:left="3400"/>
      <w:jc w:val="both"/>
    </w:pPr>
    <w:rPr>
      <w:rFonts w:ascii="Calibri" w:hAnsi="Calibri"/>
      <w:sz w:val="21"/>
    </w:rPr>
  </w:style>
  <w:style w:type="paragraph" w:customStyle="1" w:styleId="52">
    <w:name w:val="列出段落5"/>
    <w:basedOn w:val="a3"/>
    <w:next w:val="toc312"/>
    <w:qFormat/>
    <w:pPr>
      <w:ind w:firstLine="420"/>
    </w:pPr>
    <w:rPr>
      <w:rFonts w:hAnsi="Calibri"/>
      <w:kern w:val="0"/>
      <w:szCs w:val="20"/>
    </w:rPr>
  </w:style>
  <w:style w:type="paragraph" w:customStyle="1" w:styleId="toc312">
    <w:name w:val="toc 312"/>
    <w:next w:val="a3"/>
    <w:qFormat/>
    <w:pPr>
      <w:wordWrap w:val="0"/>
      <w:ind w:left="850"/>
      <w:jc w:val="both"/>
    </w:pPr>
    <w:rPr>
      <w:rFonts w:ascii="Calibri" w:hAnsi="Calibri"/>
      <w:sz w:val="21"/>
    </w:rPr>
  </w:style>
  <w:style w:type="paragraph" w:customStyle="1" w:styleId="xl66">
    <w:name w:val="xl66"/>
    <w:basedOn w:val="a3"/>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a3"/>
    <w:qFormat/>
    <w:pPr>
      <w:wordWrap w:val="0"/>
      <w:ind w:left="1700"/>
      <w:jc w:val="both"/>
    </w:pPr>
    <w:rPr>
      <w:rFonts w:ascii="Calibri" w:hAnsi="Calibri"/>
      <w:sz w:val="21"/>
    </w:rPr>
  </w:style>
  <w:style w:type="paragraph" w:customStyle="1" w:styleId="TOCHeading3">
    <w:name w:val="TOC Heading3"/>
    <w:next w:val="a3"/>
    <w:qFormat/>
    <w:pPr>
      <w:wordWrap w:val="0"/>
    </w:pPr>
    <w:rPr>
      <w:rFonts w:ascii="Calibri" w:hAnsi="Calibri"/>
      <w:sz w:val="32"/>
    </w:rPr>
  </w:style>
  <w:style w:type="paragraph" w:customStyle="1" w:styleId="toc65">
    <w:name w:val="toc 65"/>
    <w:next w:val="a3"/>
    <w:qFormat/>
    <w:pPr>
      <w:wordWrap w:val="0"/>
      <w:ind w:left="2125"/>
      <w:jc w:val="both"/>
    </w:pPr>
    <w:rPr>
      <w:rFonts w:ascii="Calibri" w:hAnsi="Calibri"/>
      <w:sz w:val="21"/>
    </w:rPr>
  </w:style>
  <w:style w:type="paragraph" w:customStyle="1" w:styleId="toc25">
    <w:name w:val="toc 25"/>
    <w:next w:val="a3"/>
    <w:qFormat/>
    <w:pPr>
      <w:wordWrap w:val="0"/>
      <w:ind w:left="425"/>
      <w:jc w:val="both"/>
    </w:pPr>
    <w:rPr>
      <w:rFonts w:ascii="Calibri" w:hAnsi="Calibri"/>
      <w:sz w:val="21"/>
    </w:rPr>
  </w:style>
  <w:style w:type="paragraph" w:customStyle="1" w:styleId="xl84">
    <w:name w:val="xl84"/>
    <w:basedOn w:val="a3"/>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a3"/>
    <w:qFormat/>
    <w:pPr>
      <w:wordWrap w:val="0"/>
      <w:ind w:left="3400"/>
      <w:jc w:val="both"/>
    </w:pPr>
    <w:rPr>
      <w:rFonts w:ascii="Calibri" w:hAnsi="Calibri"/>
      <w:sz w:val="21"/>
    </w:rPr>
  </w:style>
  <w:style w:type="paragraph" w:customStyle="1" w:styleId="xl81">
    <w:name w:val="xl81"/>
    <w:basedOn w:val="a3"/>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a3"/>
    <w:qFormat/>
    <w:pPr>
      <w:wordWrap w:val="0"/>
      <w:ind w:left="1700"/>
      <w:jc w:val="both"/>
    </w:pPr>
    <w:rPr>
      <w:rFonts w:ascii="Calibri" w:hAnsi="Calibri"/>
      <w:sz w:val="21"/>
    </w:rPr>
  </w:style>
  <w:style w:type="paragraph" w:customStyle="1" w:styleId="110">
    <w:name w:val="目录 11"/>
    <w:next w:val="a3"/>
    <w:qFormat/>
    <w:pPr>
      <w:wordWrap w:val="0"/>
      <w:jc w:val="both"/>
    </w:pPr>
    <w:rPr>
      <w:rFonts w:ascii="Calibri" w:hAnsi="Calibri"/>
      <w:sz w:val="21"/>
    </w:rPr>
  </w:style>
  <w:style w:type="paragraph" w:customStyle="1" w:styleId="toc513">
    <w:name w:val="toc 513"/>
    <w:next w:val="a3"/>
    <w:qFormat/>
    <w:pPr>
      <w:wordWrap w:val="0"/>
      <w:ind w:left="1700"/>
      <w:jc w:val="both"/>
    </w:pPr>
    <w:rPr>
      <w:rFonts w:ascii="Calibri" w:hAnsi="Calibri"/>
      <w:sz w:val="21"/>
    </w:rPr>
  </w:style>
  <w:style w:type="paragraph" w:customStyle="1" w:styleId="TOCHeading12">
    <w:name w:val="TOC Heading12"/>
    <w:next w:val="a3"/>
    <w:qFormat/>
    <w:pPr>
      <w:wordWrap w:val="0"/>
    </w:pPr>
    <w:rPr>
      <w:rFonts w:ascii="Calibri" w:hAnsi="Calibri"/>
      <w:sz w:val="32"/>
    </w:rPr>
  </w:style>
  <w:style w:type="paragraph" w:customStyle="1" w:styleId="TOCHeading8">
    <w:name w:val="TOC Heading8"/>
    <w:next w:val="a3"/>
    <w:qFormat/>
    <w:pPr>
      <w:wordWrap w:val="0"/>
    </w:pPr>
    <w:rPr>
      <w:rFonts w:ascii="Calibri" w:hAnsi="Calibri"/>
      <w:sz w:val="32"/>
    </w:rPr>
  </w:style>
  <w:style w:type="paragraph" w:customStyle="1" w:styleId="toc711">
    <w:name w:val="toc 711"/>
    <w:next w:val="a3"/>
    <w:qFormat/>
    <w:pPr>
      <w:wordWrap w:val="0"/>
      <w:ind w:left="2550"/>
      <w:jc w:val="both"/>
    </w:pPr>
    <w:rPr>
      <w:rFonts w:ascii="Calibri" w:hAnsi="Calibri"/>
      <w:sz w:val="21"/>
    </w:rPr>
  </w:style>
  <w:style w:type="paragraph" w:customStyle="1" w:styleId="toc212">
    <w:name w:val="toc 212"/>
    <w:next w:val="a3"/>
    <w:qFormat/>
    <w:pPr>
      <w:wordWrap w:val="0"/>
      <w:ind w:left="425"/>
      <w:jc w:val="both"/>
    </w:pPr>
    <w:rPr>
      <w:rFonts w:ascii="Calibri" w:hAnsi="Calibri"/>
      <w:sz w:val="21"/>
    </w:rPr>
  </w:style>
  <w:style w:type="paragraph" w:customStyle="1" w:styleId="210">
    <w:name w:val="目录 21"/>
    <w:next w:val="a3"/>
    <w:qFormat/>
    <w:pPr>
      <w:wordWrap w:val="0"/>
      <w:ind w:left="425"/>
      <w:jc w:val="both"/>
    </w:pPr>
    <w:rPr>
      <w:rFonts w:ascii="Calibri" w:hAnsi="Calibri"/>
      <w:sz w:val="21"/>
    </w:rPr>
  </w:style>
  <w:style w:type="paragraph" w:customStyle="1" w:styleId="toc45">
    <w:name w:val="toc 45"/>
    <w:next w:val="a3"/>
    <w:qFormat/>
    <w:pPr>
      <w:wordWrap w:val="0"/>
      <w:ind w:left="1275"/>
      <w:jc w:val="both"/>
    </w:pPr>
    <w:rPr>
      <w:rFonts w:ascii="Calibri" w:hAnsi="Calibri"/>
      <w:sz w:val="21"/>
    </w:rPr>
  </w:style>
  <w:style w:type="paragraph" w:customStyle="1" w:styleId="xl116">
    <w:name w:val="xl116"/>
    <w:basedOn w:val="a3"/>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a3"/>
    <w:qFormat/>
    <w:pPr>
      <w:wordWrap w:val="0"/>
      <w:ind w:left="2550"/>
      <w:jc w:val="both"/>
    </w:pPr>
    <w:rPr>
      <w:rFonts w:ascii="Calibri" w:hAnsi="Calibri"/>
      <w:sz w:val="21"/>
    </w:rPr>
  </w:style>
  <w:style w:type="paragraph" w:customStyle="1" w:styleId="font8">
    <w:name w:val="font8"/>
    <w:basedOn w:val="a3"/>
    <w:next w:val="TOCHeading11"/>
    <w:qFormat/>
    <w:pPr>
      <w:widowControl/>
      <w:spacing w:before="280" w:after="280"/>
    </w:pPr>
    <w:rPr>
      <w:rFonts w:ascii="Arial" w:hAnsi="Calibri"/>
      <w:kern w:val="0"/>
      <w:sz w:val="20"/>
      <w:szCs w:val="20"/>
    </w:rPr>
  </w:style>
  <w:style w:type="paragraph" w:customStyle="1" w:styleId="TOCHeading11">
    <w:name w:val="TOC Heading11"/>
    <w:next w:val="a3"/>
    <w:qFormat/>
    <w:pPr>
      <w:wordWrap w:val="0"/>
    </w:pPr>
    <w:rPr>
      <w:rFonts w:ascii="Calibri" w:hAnsi="Calibri"/>
      <w:sz w:val="32"/>
    </w:rPr>
  </w:style>
  <w:style w:type="paragraph" w:customStyle="1" w:styleId="xl69">
    <w:name w:val="xl69"/>
    <w:basedOn w:val="a3"/>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a3"/>
    <w:qFormat/>
    <w:pPr>
      <w:wordWrap w:val="0"/>
      <w:ind w:left="1275"/>
      <w:jc w:val="both"/>
    </w:pPr>
    <w:rPr>
      <w:rFonts w:ascii="Calibri" w:hAnsi="Calibri"/>
      <w:sz w:val="21"/>
    </w:rPr>
  </w:style>
  <w:style w:type="paragraph" w:customStyle="1" w:styleId="toc813">
    <w:name w:val="toc 813"/>
    <w:next w:val="a3"/>
    <w:qFormat/>
    <w:pPr>
      <w:wordWrap w:val="0"/>
      <w:ind w:left="2975"/>
      <w:jc w:val="both"/>
    </w:pPr>
    <w:rPr>
      <w:rFonts w:ascii="Calibri" w:hAnsi="Calibri"/>
      <w:sz w:val="21"/>
    </w:rPr>
  </w:style>
  <w:style w:type="paragraph" w:customStyle="1" w:styleId="910">
    <w:name w:val="目录 91"/>
    <w:next w:val="a3"/>
    <w:qFormat/>
    <w:pPr>
      <w:wordWrap w:val="0"/>
      <w:ind w:left="3400"/>
      <w:jc w:val="both"/>
    </w:pPr>
    <w:rPr>
      <w:rFonts w:ascii="Calibri" w:hAnsi="Calibri"/>
      <w:sz w:val="21"/>
    </w:rPr>
  </w:style>
  <w:style w:type="paragraph" w:customStyle="1" w:styleId="34">
    <w:name w:val="列出段落3"/>
    <w:basedOn w:val="a3"/>
    <w:next w:val="toc213"/>
    <w:qFormat/>
    <w:pPr>
      <w:ind w:firstLine="420"/>
    </w:pPr>
    <w:rPr>
      <w:rFonts w:hAnsi="Calibri"/>
      <w:kern w:val="0"/>
      <w:szCs w:val="20"/>
    </w:rPr>
  </w:style>
  <w:style w:type="paragraph" w:customStyle="1" w:styleId="toc213">
    <w:name w:val="toc 213"/>
    <w:next w:val="a3"/>
    <w:qFormat/>
    <w:pPr>
      <w:wordWrap w:val="0"/>
      <w:ind w:left="425"/>
      <w:jc w:val="both"/>
    </w:pPr>
    <w:rPr>
      <w:rFonts w:ascii="Calibri" w:hAnsi="Calibri"/>
      <w:sz w:val="21"/>
    </w:rPr>
  </w:style>
  <w:style w:type="paragraph" w:customStyle="1" w:styleId="TOC1">
    <w:name w:val="TOC 标题1"/>
    <w:next w:val="a3"/>
    <w:qFormat/>
    <w:pPr>
      <w:wordWrap w:val="0"/>
    </w:pPr>
    <w:rPr>
      <w:rFonts w:ascii="Calibri" w:hAnsi="Calibri"/>
      <w:sz w:val="32"/>
    </w:rPr>
  </w:style>
  <w:style w:type="paragraph" w:customStyle="1" w:styleId="TOCHeading5">
    <w:name w:val="TOC Heading5"/>
    <w:next w:val="a3"/>
    <w:qFormat/>
    <w:pPr>
      <w:wordWrap w:val="0"/>
    </w:pPr>
    <w:rPr>
      <w:rFonts w:ascii="Calibri" w:hAnsi="Calibri"/>
      <w:sz w:val="32"/>
    </w:rPr>
  </w:style>
  <w:style w:type="paragraph" w:customStyle="1" w:styleId="toc313">
    <w:name w:val="toc 313"/>
    <w:next w:val="a3"/>
    <w:qFormat/>
    <w:pPr>
      <w:wordWrap w:val="0"/>
      <w:ind w:left="850"/>
      <w:jc w:val="both"/>
    </w:pPr>
    <w:rPr>
      <w:rFonts w:ascii="Calibri" w:hAnsi="Calibri"/>
      <w:sz w:val="21"/>
    </w:rPr>
  </w:style>
  <w:style w:type="paragraph" w:customStyle="1" w:styleId="toc716">
    <w:name w:val="toc 716"/>
    <w:next w:val="a3"/>
    <w:qFormat/>
    <w:pPr>
      <w:wordWrap w:val="0"/>
      <w:ind w:left="2550"/>
      <w:jc w:val="both"/>
    </w:pPr>
    <w:rPr>
      <w:rFonts w:ascii="Calibri" w:hAnsi="Calibri"/>
      <w:sz w:val="21"/>
    </w:rPr>
  </w:style>
  <w:style w:type="paragraph" w:customStyle="1" w:styleId="xl115">
    <w:name w:val="xl115"/>
    <w:basedOn w:val="a3"/>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a3"/>
    <w:qFormat/>
    <w:pPr>
      <w:wordWrap w:val="0"/>
      <w:ind w:left="2550"/>
      <w:jc w:val="both"/>
    </w:pPr>
    <w:rPr>
      <w:rFonts w:ascii="Calibri" w:hAnsi="Calibri"/>
      <w:sz w:val="21"/>
    </w:rPr>
  </w:style>
  <w:style w:type="paragraph" w:customStyle="1" w:styleId="toc64">
    <w:name w:val="toc 64"/>
    <w:next w:val="a3"/>
    <w:qFormat/>
    <w:pPr>
      <w:wordWrap w:val="0"/>
      <w:ind w:left="2125"/>
      <w:jc w:val="both"/>
    </w:pPr>
    <w:rPr>
      <w:rFonts w:ascii="Calibri" w:hAnsi="Calibri"/>
      <w:sz w:val="21"/>
    </w:rPr>
  </w:style>
  <w:style w:type="paragraph" w:customStyle="1" w:styleId="toc24">
    <w:name w:val="toc 24"/>
    <w:next w:val="a3"/>
    <w:qFormat/>
    <w:pPr>
      <w:wordWrap w:val="0"/>
      <w:ind w:left="425"/>
      <w:jc w:val="both"/>
    </w:pPr>
    <w:rPr>
      <w:rFonts w:ascii="Calibri" w:hAnsi="Calibri"/>
      <w:sz w:val="21"/>
    </w:rPr>
  </w:style>
  <w:style w:type="paragraph" w:customStyle="1" w:styleId="toc54">
    <w:name w:val="toc 54"/>
    <w:next w:val="a3"/>
    <w:qFormat/>
    <w:pPr>
      <w:wordWrap w:val="0"/>
      <w:ind w:left="1700"/>
      <w:jc w:val="both"/>
    </w:pPr>
    <w:rPr>
      <w:rFonts w:ascii="Calibri" w:hAnsi="Calibri"/>
      <w:sz w:val="21"/>
    </w:rPr>
  </w:style>
  <w:style w:type="paragraph" w:customStyle="1" w:styleId="xl93">
    <w:name w:val="xl93"/>
    <w:basedOn w:val="a3"/>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a3"/>
    <w:qFormat/>
    <w:pPr>
      <w:wordWrap w:val="0"/>
      <w:jc w:val="both"/>
    </w:pPr>
    <w:rPr>
      <w:rFonts w:ascii="Calibri" w:hAnsi="Calibri"/>
      <w:sz w:val="21"/>
    </w:rPr>
  </w:style>
  <w:style w:type="paragraph" w:customStyle="1" w:styleId="xl96">
    <w:name w:val="xl96"/>
    <w:basedOn w:val="a3"/>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a3"/>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a3"/>
    <w:qFormat/>
    <w:pPr>
      <w:wordWrap w:val="0"/>
      <w:ind w:left="850"/>
      <w:jc w:val="both"/>
    </w:pPr>
    <w:rPr>
      <w:rFonts w:ascii="Calibri" w:hAnsi="Calibri"/>
      <w:sz w:val="21"/>
    </w:rPr>
  </w:style>
  <w:style w:type="paragraph" w:customStyle="1" w:styleId="TOCHeading14">
    <w:name w:val="TOC Heading14"/>
    <w:next w:val="a3"/>
    <w:qFormat/>
    <w:pPr>
      <w:wordWrap w:val="0"/>
    </w:pPr>
    <w:rPr>
      <w:rFonts w:ascii="Calibri" w:hAnsi="Calibri"/>
      <w:sz w:val="32"/>
    </w:rPr>
  </w:style>
  <w:style w:type="paragraph" w:customStyle="1" w:styleId="CharCharCharCharCharCharChar1">
    <w:name w:val="Char Char Char Char Char Char Char1"/>
    <w:basedOn w:val="a3"/>
    <w:next w:val="toc67"/>
    <w:qFormat/>
    <w:pPr>
      <w:widowControl/>
      <w:spacing w:after="160" w:line="240" w:lineRule="exact"/>
    </w:pPr>
    <w:rPr>
      <w:rFonts w:hAnsi="Calibri"/>
      <w:kern w:val="0"/>
      <w:szCs w:val="20"/>
    </w:rPr>
  </w:style>
  <w:style w:type="paragraph" w:customStyle="1" w:styleId="toc67">
    <w:name w:val="toc 67"/>
    <w:next w:val="a3"/>
    <w:qFormat/>
    <w:pPr>
      <w:wordWrap w:val="0"/>
      <w:ind w:left="2125"/>
      <w:jc w:val="both"/>
    </w:pPr>
    <w:rPr>
      <w:rFonts w:ascii="Calibri" w:hAnsi="Calibri"/>
      <w:sz w:val="21"/>
    </w:rPr>
  </w:style>
  <w:style w:type="paragraph" w:customStyle="1" w:styleId="43">
    <w:name w:val="列出段落4"/>
    <w:basedOn w:val="a3"/>
    <w:next w:val="TOCHeading9"/>
    <w:qFormat/>
    <w:pPr>
      <w:ind w:firstLine="420"/>
    </w:pPr>
    <w:rPr>
      <w:rFonts w:hAnsi="Calibri"/>
      <w:kern w:val="0"/>
      <w:szCs w:val="20"/>
    </w:rPr>
  </w:style>
  <w:style w:type="paragraph" w:customStyle="1" w:styleId="TOCHeading9">
    <w:name w:val="TOC Heading9"/>
    <w:next w:val="a3"/>
    <w:qFormat/>
    <w:pPr>
      <w:wordWrap w:val="0"/>
    </w:pPr>
    <w:rPr>
      <w:rFonts w:ascii="Calibri" w:hAnsi="Calibri"/>
      <w:sz w:val="32"/>
    </w:rPr>
  </w:style>
  <w:style w:type="paragraph" w:customStyle="1" w:styleId="xl71">
    <w:name w:val="xl71"/>
    <w:basedOn w:val="a3"/>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a3"/>
    <w:qFormat/>
    <w:pPr>
      <w:wordWrap w:val="0"/>
      <w:jc w:val="both"/>
    </w:pPr>
    <w:rPr>
      <w:rFonts w:ascii="Calibri" w:hAnsi="Calibri"/>
      <w:sz w:val="21"/>
    </w:rPr>
  </w:style>
  <w:style w:type="paragraph" w:customStyle="1" w:styleId="toc51">
    <w:name w:val="toc 51"/>
    <w:next w:val="a3"/>
    <w:qFormat/>
    <w:pPr>
      <w:wordWrap w:val="0"/>
      <w:ind w:left="1700"/>
      <w:jc w:val="both"/>
    </w:pPr>
    <w:rPr>
      <w:rFonts w:ascii="Calibri" w:hAnsi="Calibri"/>
      <w:sz w:val="21"/>
    </w:rPr>
  </w:style>
  <w:style w:type="paragraph" w:customStyle="1" w:styleId="toc47">
    <w:name w:val="toc 47"/>
    <w:next w:val="a3"/>
    <w:qFormat/>
    <w:pPr>
      <w:wordWrap w:val="0"/>
      <w:ind w:left="1275"/>
      <w:jc w:val="both"/>
    </w:pPr>
    <w:rPr>
      <w:rFonts w:ascii="Calibri" w:hAnsi="Calibri"/>
      <w:sz w:val="21"/>
    </w:rPr>
  </w:style>
  <w:style w:type="paragraph" w:customStyle="1" w:styleId="xl108">
    <w:name w:val="xl108"/>
    <w:basedOn w:val="a3"/>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a3"/>
    <w:qFormat/>
    <w:pPr>
      <w:wordWrap w:val="0"/>
      <w:jc w:val="both"/>
    </w:pPr>
    <w:rPr>
      <w:rFonts w:ascii="Calibri" w:hAnsi="Calibri"/>
      <w:sz w:val="21"/>
    </w:rPr>
  </w:style>
  <w:style w:type="paragraph" w:customStyle="1" w:styleId="TOCHeading7">
    <w:name w:val="TOC Heading7"/>
    <w:next w:val="a3"/>
    <w:qFormat/>
    <w:pPr>
      <w:wordWrap w:val="0"/>
    </w:pPr>
    <w:rPr>
      <w:rFonts w:ascii="Calibri" w:hAnsi="Calibri"/>
      <w:sz w:val="32"/>
    </w:rPr>
  </w:style>
  <w:style w:type="character" w:customStyle="1" w:styleId="Char8">
    <w:name w:val="副标题 Char"/>
    <w:basedOn w:val="a6"/>
    <w:link w:val="af3"/>
    <w:qFormat/>
    <w:rPr>
      <w:rFonts w:ascii="Calibri" w:hAnsi="Calibri"/>
      <w:sz w:val="24"/>
    </w:rPr>
  </w:style>
  <w:style w:type="paragraph" w:customStyle="1" w:styleId="710">
    <w:name w:val="目录 71"/>
    <w:next w:val="a3"/>
    <w:qFormat/>
    <w:pPr>
      <w:wordWrap w:val="0"/>
      <w:ind w:left="2550"/>
      <w:jc w:val="both"/>
    </w:pPr>
    <w:rPr>
      <w:rFonts w:ascii="Calibri" w:hAnsi="Calibri"/>
      <w:sz w:val="21"/>
    </w:rPr>
  </w:style>
  <w:style w:type="paragraph" w:customStyle="1" w:styleId="toc413">
    <w:name w:val="toc 413"/>
    <w:next w:val="a3"/>
    <w:qFormat/>
    <w:pPr>
      <w:wordWrap w:val="0"/>
      <w:ind w:left="1275"/>
      <w:jc w:val="both"/>
    </w:pPr>
    <w:rPr>
      <w:rFonts w:ascii="Calibri" w:hAnsi="Calibri"/>
      <w:sz w:val="21"/>
    </w:rPr>
  </w:style>
  <w:style w:type="paragraph" w:customStyle="1" w:styleId="toc85">
    <w:name w:val="toc 85"/>
    <w:next w:val="a3"/>
    <w:qFormat/>
    <w:pPr>
      <w:wordWrap w:val="0"/>
      <w:ind w:left="2975"/>
      <w:jc w:val="both"/>
    </w:pPr>
    <w:rPr>
      <w:rFonts w:ascii="Calibri" w:hAnsi="Calibri"/>
      <w:sz w:val="21"/>
    </w:rPr>
  </w:style>
  <w:style w:type="paragraph" w:customStyle="1" w:styleId="62">
    <w:name w:val="列出段落6"/>
    <w:basedOn w:val="a3"/>
    <w:next w:val="toc86"/>
    <w:qFormat/>
    <w:pPr>
      <w:ind w:firstLine="420"/>
    </w:pPr>
    <w:rPr>
      <w:rFonts w:hAnsi="Calibri"/>
      <w:kern w:val="0"/>
      <w:szCs w:val="20"/>
    </w:rPr>
  </w:style>
  <w:style w:type="paragraph" w:customStyle="1" w:styleId="toc86">
    <w:name w:val="toc 86"/>
    <w:next w:val="a3"/>
    <w:qFormat/>
    <w:pPr>
      <w:wordWrap w:val="0"/>
      <w:ind w:left="2975"/>
      <w:jc w:val="both"/>
    </w:pPr>
    <w:rPr>
      <w:rFonts w:ascii="Calibri" w:hAnsi="Calibri"/>
      <w:sz w:val="21"/>
    </w:rPr>
  </w:style>
  <w:style w:type="paragraph" w:customStyle="1" w:styleId="xl80">
    <w:name w:val="xl80"/>
    <w:basedOn w:val="a3"/>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a3"/>
    <w:qFormat/>
    <w:pPr>
      <w:wordWrap w:val="0"/>
      <w:ind w:left="1275"/>
      <w:jc w:val="both"/>
    </w:pPr>
    <w:rPr>
      <w:rFonts w:ascii="Calibri" w:hAnsi="Calibri"/>
      <w:sz w:val="21"/>
    </w:rPr>
  </w:style>
  <w:style w:type="paragraph" w:customStyle="1" w:styleId="CharCharCharChar1">
    <w:name w:val="Char Char Char Char1"/>
    <w:basedOn w:val="a3"/>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a3"/>
    <w:qFormat/>
    <w:pPr>
      <w:wordWrap w:val="0"/>
      <w:ind w:left="2550"/>
      <w:jc w:val="both"/>
    </w:pPr>
    <w:rPr>
      <w:rFonts w:ascii="Calibri" w:hAnsi="Calibri"/>
      <w:sz w:val="21"/>
    </w:rPr>
  </w:style>
  <w:style w:type="paragraph" w:customStyle="1" w:styleId="xl102">
    <w:name w:val="xl102"/>
    <w:basedOn w:val="a3"/>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a3"/>
    <w:qFormat/>
    <w:pPr>
      <w:wordWrap w:val="0"/>
      <w:jc w:val="both"/>
    </w:pPr>
    <w:rPr>
      <w:rFonts w:ascii="Calibri" w:hAnsi="Calibri"/>
      <w:sz w:val="21"/>
    </w:rPr>
  </w:style>
  <w:style w:type="paragraph" w:customStyle="1" w:styleId="toc46">
    <w:name w:val="toc 46"/>
    <w:next w:val="a3"/>
    <w:qFormat/>
    <w:pPr>
      <w:wordWrap w:val="0"/>
      <w:ind w:left="1275"/>
      <w:jc w:val="both"/>
    </w:pPr>
    <w:rPr>
      <w:rFonts w:ascii="Calibri" w:hAnsi="Calibri"/>
      <w:sz w:val="21"/>
    </w:rPr>
  </w:style>
  <w:style w:type="paragraph" w:customStyle="1" w:styleId="toc311">
    <w:name w:val="toc 311"/>
    <w:next w:val="a3"/>
    <w:qFormat/>
    <w:pPr>
      <w:wordWrap w:val="0"/>
      <w:ind w:left="850"/>
      <w:jc w:val="both"/>
    </w:pPr>
    <w:rPr>
      <w:rFonts w:ascii="Calibri" w:hAnsi="Calibri"/>
      <w:sz w:val="21"/>
    </w:rPr>
  </w:style>
  <w:style w:type="paragraph" w:customStyle="1" w:styleId="xl65">
    <w:name w:val="xl65"/>
    <w:basedOn w:val="a3"/>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a3"/>
    <w:qFormat/>
    <w:pPr>
      <w:wordWrap w:val="0"/>
      <w:ind w:left="3400"/>
      <w:jc w:val="both"/>
    </w:pPr>
    <w:rPr>
      <w:rFonts w:ascii="Calibri" w:hAnsi="Calibri"/>
      <w:sz w:val="21"/>
    </w:rPr>
  </w:style>
  <w:style w:type="paragraph" w:customStyle="1" w:styleId="toc55">
    <w:name w:val="toc 55"/>
    <w:next w:val="a3"/>
    <w:qFormat/>
    <w:pPr>
      <w:wordWrap w:val="0"/>
      <w:ind w:left="1700"/>
      <w:jc w:val="both"/>
    </w:pPr>
    <w:rPr>
      <w:rFonts w:ascii="Calibri" w:hAnsi="Calibri"/>
      <w:sz w:val="21"/>
    </w:rPr>
  </w:style>
  <w:style w:type="paragraph" w:customStyle="1" w:styleId="toc812">
    <w:name w:val="toc 812"/>
    <w:next w:val="a3"/>
    <w:qFormat/>
    <w:pPr>
      <w:wordWrap w:val="0"/>
      <w:ind w:left="2975"/>
      <w:jc w:val="both"/>
    </w:pPr>
    <w:rPr>
      <w:rFonts w:ascii="Calibri" w:hAnsi="Calibri"/>
      <w:sz w:val="21"/>
    </w:rPr>
  </w:style>
  <w:style w:type="paragraph" w:customStyle="1" w:styleId="xl75">
    <w:name w:val="xl75"/>
    <w:basedOn w:val="a3"/>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a3"/>
    <w:qFormat/>
    <w:pPr>
      <w:wordWrap w:val="0"/>
      <w:ind w:left="3400"/>
      <w:jc w:val="both"/>
    </w:pPr>
    <w:rPr>
      <w:rFonts w:ascii="Calibri" w:hAnsi="Calibri"/>
      <w:sz w:val="21"/>
    </w:rPr>
  </w:style>
  <w:style w:type="paragraph" w:customStyle="1" w:styleId="toc19">
    <w:name w:val="toc 19"/>
    <w:next w:val="a3"/>
    <w:qFormat/>
    <w:pPr>
      <w:wordWrap w:val="0"/>
      <w:jc w:val="both"/>
    </w:pPr>
    <w:rPr>
      <w:rFonts w:ascii="Calibri" w:hAnsi="Calibri"/>
      <w:sz w:val="21"/>
    </w:rPr>
  </w:style>
  <w:style w:type="paragraph" w:customStyle="1" w:styleId="TOCHeading6">
    <w:name w:val="TOC Heading6"/>
    <w:next w:val="a3"/>
    <w:qFormat/>
    <w:pPr>
      <w:wordWrap w:val="0"/>
    </w:pPr>
    <w:rPr>
      <w:rFonts w:ascii="Calibri" w:hAnsi="Calibri"/>
      <w:sz w:val="32"/>
    </w:rPr>
  </w:style>
  <w:style w:type="paragraph" w:customStyle="1" w:styleId="toc52">
    <w:name w:val="toc 52"/>
    <w:next w:val="a3"/>
    <w:qFormat/>
    <w:pPr>
      <w:wordWrap w:val="0"/>
      <w:ind w:left="1700"/>
      <w:jc w:val="both"/>
    </w:pPr>
    <w:rPr>
      <w:rFonts w:ascii="Calibri" w:hAnsi="Calibri"/>
      <w:sz w:val="21"/>
    </w:rPr>
  </w:style>
  <w:style w:type="paragraph" w:customStyle="1" w:styleId="toc36">
    <w:name w:val="toc 36"/>
    <w:next w:val="a3"/>
    <w:qFormat/>
    <w:pPr>
      <w:wordWrap w:val="0"/>
      <w:ind w:left="850"/>
      <w:jc w:val="both"/>
    </w:pPr>
    <w:rPr>
      <w:rFonts w:ascii="Calibri" w:hAnsi="Calibri"/>
      <w:sz w:val="21"/>
    </w:rPr>
  </w:style>
  <w:style w:type="paragraph" w:customStyle="1" w:styleId="toc82">
    <w:name w:val="toc 82"/>
    <w:next w:val="a3"/>
    <w:qFormat/>
    <w:pPr>
      <w:wordWrap w:val="0"/>
      <w:ind w:left="2975"/>
      <w:jc w:val="both"/>
    </w:pPr>
    <w:rPr>
      <w:rFonts w:ascii="Calibri" w:hAnsi="Calibri"/>
      <w:sz w:val="21"/>
    </w:rPr>
  </w:style>
  <w:style w:type="paragraph" w:customStyle="1" w:styleId="xl104">
    <w:name w:val="xl104"/>
    <w:basedOn w:val="a3"/>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a3"/>
    <w:qFormat/>
    <w:pPr>
      <w:wordWrap w:val="0"/>
      <w:ind w:left="425"/>
      <w:jc w:val="both"/>
    </w:pPr>
    <w:rPr>
      <w:rFonts w:ascii="Calibri" w:hAnsi="Calibri"/>
      <w:sz w:val="21"/>
    </w:rPr>
  </w:style>
  <w:style w:type="paragraph" w:customStyle="1" w:styleId="toc110">
    <w:name w:val="toc 110"/>
    <w:next w:val="a3"/>
    <w:qFormat/>
    <w:pPr>
      <w:wordWrap w:val="0"/>
      <w:jc w:val="both"/>
    </w:pPr>
    <w:rPr>
      <w:rFonts w:ascii="Calibri" w:hAnsi="Calibri"/>
      <w:sz w:val="21"/>
    </w:rPr>
  </w:style>
  <w:style w:type="paragraph" w:customStyle="1" w:styleId="toc66">
    <w:name w:val="toc 66"/>
    <w:next w:val="a3"/>
    <w:qFormat/>
    <w:pPr>
      <w:wordWrap w:val="0"/>
      <w:ind w:left="2125"/>
      <w:jc w:val="both"/>
    </w:pPr>
    <w:rPr>
      <w:rFonts w:ascii="Calibri" w:hAnsi="Calibri"/>
      <w:sz w:val="21"/>
    </w:rPr>
  </w:style>
  <w:style w:type="paragraph" w:customStyle="1" w:styleId="toc31">
    <w:name w:val="toc 31"/>
    <w:next w:val="a3"/>
    <w:qFormat/>
    <w:pPr>
      <w:wordWrap w:val="0"/>
      <w:ind w:left="850"/>
      <w:jc w:val="both"/>
    </w:pPr>
    <w:rPr>
      <w:rFonts w:ascii="Calibri" w:hAnsi="Calibri"/>
      <w:sz w:val="21"/>
    </w:rPr>
  </w:style>
  <w:style w:type="paragraph" w:customStyle="1" w:styleId="toc93">
    <w:name w:val="toc 93"/>
    <w:next w:val="a3"/>
    <w:qFormat/>
    <w:pPr>
      <w:wordWrap w:val="0"/>
      <w:ind w:left="3400"/>
      <w:jc w:val="both"/>
    </w:pPr>
    <w:rPr>
      <w:rFonts w:ascii="Calibri" w:hAnsi="Calibri"/>
      <w:sz w:val="21"/>
    </w:rPr>
  </w:style>
  <w:style w:type="paragraph" w:customStyle="1" w:styleId="toc614">
    <w:name w:val="toc 614"/>
    <w:next w:val="a3"/>
    <w:qFormat/>
    <w:pPr>
      <w:wordWrap w:val="0"/>
      <w:ind w:left="2125"/>
      <w:jc w:val="both"/>
    </w:pPr>
    <w:rPr>
      <w:rFonts w:ascii="Calibri" w:hAnsi="Calibri"/>
      <w:sz w:val="21"/>
    </w:rPr>
  </w:style>
  <w:style w:type="paragraph" w:customStyle="1" w:styleId="1c">
    <w:name w:val="无间隔1"/>
    <w:next w:val="toc110"/>
    <w:qFormat/>
    <w:pPr>
      <w:widowControl w:val="0"/>
      <w:jc w:val="both"/>
    </w:pPr>
    <w:rPr>
      <w:rFonts w:ascii="Calibri" w:hAnsi="Calibri"/>
      <w:sz w:val="22"/>
    </w:rPr>
  </w:style>
  <w:style w:type="paragraph" w:customStyle="1" w:styleId="410">
    <w:name w:val="目录 41"/>
    <w:next w:val="a3"/>
    <w:qFormat/>
    <w:pPr>
      <w:wordWrap w:val="0"/>
      <w:ind w:left="1275"/>
      <w:jc w:val="both"/>
    </w:pPr>
    <w:rPr>
      <w:rFonts w:ascii="Calibri" w:hAnsi="Calibri"/>
      <w:sz w:val="21"/>
    </w:rPr>
  </w:style>
  <w:style w:type="paragraph" w:customStyle="1" w:styleId="xl105">
    <w:name w:val="xl105"/>
    <w:basedOn w:val="a3"/>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a3"/>
    <w:qFormat/>
    <w:pPr>
      <w:wordWrap w:val="0"/>
      <w:ind w:left="2125"/>
      <w:jc w:val="both"/>
    </w:pPr>
    <w:rPr>
      <w:rFonts w:ascii="Calibri" w:hAnsi="Calibri"/>
      <w:sz w:val="21"/>
    </w:rPr>
  </w:style>
  <w:style w:type="paragraph" w:customStyle="1" w:styleId="toc41">
    <w:name w:val="toc 41"/>
    <w:next w:val="a3"/>
    <w:qFormat/>
    <w:pPr>
      <w:wordWrap w:val="0"/>
      <w:ind w:left="1275"/>
      <w:jc w:val="both"/>
    </w:pPr>
    <w:rPr>
      <w:rFonts w:ascii="Calibri" w:hAnsi="Calibri"/>
      <w:sz w:val="21"/>
    </w:rPr>
  </w:style>
  <w:style w:type="paragraph" w:customStyle="1" w:styleId="toc81">
    <w:name w:val="toc 81"/>
    <w:next w:val="a3"/>
    <w:qFormat/>
    <w:pPr>
      <w:wordWrap w:val="0"/>
      <w:ind w:left="2975"/>
      <w:jc w:val="both"/>
    </w:pPr>
    <w:rPr>
      <w:rFonts w:ascii="Calibri" w:hAnsi="Calibri"/>
      <w:sz w:val="21"/>
    </w:rPr>
  </w:style>
  <w:style w:type="paragraph" w:customStyle="1" w:styleId="xl111">
    <w:name w:val="xl111"/>
    <w:basedOn w:val="a3"/>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a3"/>
    <w:qFormat/>
    <w:pPr>
      <w:wordWrap w:val="0"/>
      <w:ind w:left="2975"/>
      <w:jc w:val="both"/>
    </w:pPr>
    <w:rPr>
      <w:rFonts w:ascii="Calibri" w:hAnsi="Calibri"/>
      <w:sz w:val="21"/>
    </w:rPr>
  </w:style>
  <w:style w:type="paragraph" w:customStyle="1" w:styleId="toc84">
    <w:name w:val="toc 84"/>
    <w:next w:val="a3"/>
    <w:qFormat/>
    <w:pPr>
      <w:wordWrap w:val="0"/>
      <w:ind w:left="2975"/>
      <w:jc w:val="both"/>
    </w:pPr>
    <w:rPr>
      <w:rFonts w:ascii="Calibri" w:hAnsi="Calibri"/>
      <w:sz w:val="21"/>
    </w:rPr>
  </w:style>
  <w:style w:type="paragraph" w:customStyle="1" w:styleId="p0">
    <w:name w:val="p0"/>
    <w:basedOn w:val="a3"/>
    <w:next w:val="toc69"/>
    <w:qFormat/>
    <w:pPr>
      <w:widowControl/>
      <w:spacing w:before="280" w:after="280"/>
    </w:pPr>
    <w:rPr>
      <w:rFonts w:ascii="宋体" w:hAnsi="Calibri"/>
      <w:kern w:val="0"/>
      <w:sz w:val="24"/>
      <w:szCs w:val="20"/>
    </w:rPr>
  </w:style>
  <w:style w:type="paragraph" w:customStyle="1" w:styleId="toc69">
    <w:name w:val="toc 69"/>
    <w:next w:val="a3"/>
    <w:qFormat/>
    <w:pPr>
      <w:wordWrap w:val="0"/>
      <w:ind w:left="2125"/>
      <w:jc w:val="both"/>
    </w:pPr>
    <w:rPr>
      <w:rFonts w:ascii="Calibri" w:hAnsi="Calibri"/>
      <w:sz w:val="21"/>
    </w:rPr>
  </w:style>
  <w:style w:type="paragraph" w:customStyle="1" w:styleId="111">
    <w:name w:val="列出段落11"/>
    <w:basedOn w:val="a3"/>
    <w:next w:val="toc214"/>
    <w:qFormat/>
    <w:pPr>
      <w:widowControl/>
      <w:spacing w:line="360" w:lineRule="auto"/>
      <w:ind w:firstLine="420"/>
    </w:pPr>
    <w:rPr>
      <w:rFonts w:eastAsia="微软雅黑" w:hAnsi="Calibri"/>
      <w:kern w:val="0"/>
      <w:sz w:val="24"/>
      <w:szCs w:val="20"/>
    </w:rPr>
  </w:style>
  <w:style w:type="paragraph" w:customStyle="1" w:styleId="toc214">
    <w:name w:val="toc 214"/>
    <w:next w:val="a3"/>
    <w:qFormat/>
    <w:pPr>
      <w:wordWrap w:val="0"/>
      <w:ind w:left="425"/>
      <w:jc w:val="both"/>
    </w:pPr>
    <w:rPr>
      <w:rFonts w:ascii="Calibri" w:hAnsi="Calibri"/>
      <w:sz w:val="21"/>
    </w:rPr>
  </w:style>
  <w:style w:type="paragraph" w:customStyle="1" w:styleId="toc63">
    <w:name w:val="toc 63"/>
    <w:next w:val="a3"/>
    <w:qFormat/>
    <w:pPr>
      <w:wordWrap w:val="0"/>
      <w:ind w:left="2125"/>
      <w:jc w:val="both"/>
    </w:pPr>
    <w:rPr>
      <w:rFonts w:ascii="Calibri" w:hAnsi="Calibri"/>
      <w:sz w:val="21"/>
    </w:rPr>
  </w:style>
  <w:style w:type="paragraph" w:customStyle="1" w:styleId="xl91">
    <w:name w:val="xl91"/>
    <w:basedOn w:val="a3"/>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a3"/>
    <w:qFormat/>
    <w:pPr>
      <w:wordWrap w:val="0"/>
      <w:ind w:left="850"/>
      <w:jc w:val="both"/>
    </w:pPr>
    <w:rPr>
      <w:rFonts w:ascii="Calibri" w:hAnsi="Calibri"/>
      <w:sz w:val="21"/>
    </w:rPr>
  </w:style>
  <w:style w:type="paragraph" w:customStyle="1" w:styleId="Style1">
    <w:name w:val="_Style 1"/>
    <w:basedOn w:val="a3"/>
    <w:next w:val="TOCHeading13"/>
    <w:qFormat/>
    <w:pPr>
      <w:ind w:firstLine="420"/>
    </w:pPr>
    <w:rPr>
      <w:rFonts w:hAnsi="Calibri"/>
      <w:kern w:val="0"/>
      <w:szCs w:val="20"/>
    </w:rPr>
  </w:style>
  <w:style w:type="paragraph" w:customStyle="1" w:styleId="TOCHeading13">
    <w:name w:val="TOC Heading13"/>
    <w:next w:val="a3"/>
    <w:qFormat/>
    <w:pPr>
      <w:wordWrap w:val="0"/>
    </w:pPr>
    <w:rPr>
      <w:rFonts w:ascii="Calibri" w:hAnsi="Calibri"/>
      <w:sz w:val="32"/>
    </w:rPr>
  </w:style>
  <w:style w:type="paragraph" w:customStyle="1" w:styleId="toc116">
    <w:name w:val="toc 116"/>
    <w:next w:val="a3"/>
    <w:qFormat/>
    <w:pPr>
      <w:wordWrap w:val="0"/>
      <w:jc w:val="both"/>
    </w:pPr>
    <w:rPr>
      <w:rFonts w:ascii="Calibri" w:hAnsi="Calibri"/>
      <w:sz w:val="21"/>
    </w:rPr>
  </w:style>
  <w:style w:type="paragraph" w:customStyle="1" w:styleId="toc72">
    <w:name w:val="toc 72"/>
    <w:next w:val="a3"/>
    <w:qFormat/>
    <w:pPr>
      <w:wordWrap w:val="0"/>
      <w:ind w:left="2550"/>
      <w:jc w:val="both"/>
    </w:pPr>
    <w:rPr>
      <w:rFonts w:ascii="Calibri" w:hAnsi="Calibri"/>
      <w:sz w:val="21"/>
    </w:rPr>
  </w:style>
  <w:style w:type="paragraph" w:customStyle="1" w:styleId="xmsonormal">
    <w:name w:val="x_msonormal"/>
    <w:basedOn w:val="a3"/>
    <w:next w:val="toc413"/>
    <w:qFormat/>
    <w:pPr>
      <w:widowControl/>
      <w:spacing w:before="280" w:after="280"/>
    </w:pPr>
    <w:rPr>
      <w:rFonts w:ascii="PMingLiU" w:eastAsia="PMingLiU" w:hAnsi="Calibri"/>
      <w:kern w:val="0"/>
      <w:sz w:val="24"/>
      <w:szCs w:val="20"/>
    </w:rPr>
  </w:style>
  <w:style w:type="paragraph" w:customStyle="1" w:styleId="toc310">
    <w:name w:val="toc 310"/>
    <w:next w:val="a3"/>
    <w:qFormat/>
    <w:pPr>
      <w:wordWrap w:val="0"/>
      <w:ind w:left="850"/>
      <w:jc w:val="both"/>
    </w:pPr>
    <w:rPr>
      <w:rFonts w:ascii="Calibri" w:hAnsi="Calibri"/>
      <w:sz w:val="21"/>
    </w:rPr>
  </w:style>
  <w:style w:type="paragraph" w:customStyle="1" w:styleId="toc83">
    <w:name w:val="toc 83"/>
    <w:next w:val="a3"/>
    <w:qFormat/>
    <w:pPr>
      <w:wordWrap w:val="0"/>
      <w:ind w:left="2975"/>
      <w:jc w:val="both"/>
    </w:pPr>
    <w:rPr>
      <w:rFonts w:ascii="Calibri" w:hAnsi="Calibri"/>
      <w:sz w:val="21"/>
    </w:rPr>
  </w:style>
  <w:style w:type="paragraph" w:customStyle="1" w:styleId="TOCHeading17">
    <w:name w:val="TOC Heading17"/>
    <w:next w:val="a3"/>
    <w:qFormat/>
    <w:pPr>
      <w:wordWrap w:val="0"/>
    </w:pPr>
    <w:rPr>
      <w:rFonts w:ascii="Calibri" w:hAnsi="Calibri"/>
      <w:sz w:val="32"/>
    </w:rPr>
  </w:style>
  <w:style w:type="paragraph" w:customStyle="1" w:styleId="toc911">
    <w:name w:val="toc 911"/>
    <w:next w:val="a3"/>
    <w:qFormat/>
    <w:pPr>
      <w:wordWrap w:val="0"/>
      <w:ind w:left="3400"/>
      <w:jc w:val="both"/>
    </w:pPr>
    <w:rPr>
      <w:rFonts w:ascii="Calibri" w:hAnsi="Calibri"/>
      <w:sz w:val="21"/>
    </w:rPr>
  </w:style>
  <w:style w:type="paragraph" w:customStyle="1" w:styleId="toc811">
    <w:name w:val="toc 811"/>
    <w:next w:val="a3"/>
    <w:qFormat/>
    <w:pPr>
      <w:wordWrap w:val="0"/>
      <w:ind w:left="2975"/>
      <w:jc w:val="both"/>
    </w:pPr>
    <w:rPr>
      <w:rFonts w:ascii="Calibri" w:hAnsi="Calibri"/>
      <w:sz w:val="21"/>
    </w:rPr>
  </w:style>
  <w:style w:type="paragraph" w:customStyle="1" w:styleId="310">
    <w:name w:val="目录 31"/>
    <w:next w:val="a3"/>
    <w:qFormat/>
    <w:pPr>
      <w:wordWrap w:val="0"/>
      <w:ind w:left="850"/>
      <w:jc w:val="both"/>
    </w:pPr>
    <w:rPr>
      <w:rFonts w:ascii="Calibri" w:hAnsi="Calibri"/>
      <w:sz w:val="21"/>
    </w:rPr>
  </w:style>
  <w:style w:type="paragraph" w:customStyle="1" w:styleId="xl118">
    <w:name w:val="xl118"/>
    <w:basedOn w:val="a3"/>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a3"/>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a3"/>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a3"/>
    <w:qFormat/>
    <w:pPr>
      <w:wordWrap w:val="0"/>
      <w:jc w:val="both"/>
    </w:pPr>
    <w:rPr>
      <w:rFonts w:ascii="Calibri" w:hAnsi="Calibri"/>
      <w:sz w:val="21"/>
    </w:rPr>
  </w:style>
  <w:style w:type="paragraph" w:customStyle="1" w:styleId="xl68">
    <w:name w:val="xl68"/>
    <w:basedOn w:val="a3"/>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a3"/>
    <w:qFormat/>
    <w:pPr>
      <w:wordWrap w:val="0"/>
    </w:pPr>
    <w:rPr>
      <w:rFonts w:ascii="Calibri" w:hAnsi="Calibri"/>
      <w:sz w:val="32"/>
    </w:rPr>
  </w:style>
  <w:style w:type="paragraph" w:customStyle="1" w:styleId="toc113">
    <w:name w:val="toc 113"/>
    <w:next w:val="a3"/>
    <w:qFormat/>
    <w:pPr>
      <w:wordWrap w:val="0"/>
      <w:jc w:val="both"/>
    </w:pPr>
    <w:rPr>
      <w:rFonts w:ascii="Calibri" w:hAnsi="Calibri"/>
      <w:sz w:val="21"/>
    </w:rPr>
  </w:style>
  <w:style w:type="paragraph" w:customStyle="1" w:styleId="xl94">
    <w:name w:val="xl94"/>
    <w:basedOn w:val="a3"/>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a3"/>
    <w:qFormat/>
    <w:pPr>
      <w:wordWrap w:val="0"/>
      <w:ind w:left="1700"/>
      <w:jc w:val="both"/>
    </w:pPr>
    <w:rPr>
      <w:rFonts w:ascii="Calibri" w:hAnsi="Calibri"/>
      <w:sz w:val="21"/>
    </w:rPr>
  </w:style>
  <w:style w:type="paragraph" w:customStyle="1" w:styleId="xl92">
    <w:name w:val="xl92"/>
    <w:basedOn w:val="a3"/>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a3"/>
    <w:qFormat/>
    <w:pPr>
      <w:wordWrap w:val="0"/>
      <w:ind w:left="3400"/>
      <w:jc w:val="both"/>
    </w:pPr>
    <w:rPr>
      <w:rFonts w:ascii="Calibri" w:hAnsi="Calibri"/>
      <w:sz w:val="21"/>
    </w:rPr>
  </w:style>
  <w:style w:type="paragraph" w:customStyle="1" w:styleId="toc512">
    <w:name w:val="toc 512"/>
    <w:next w:val="a3"/>
    <w:qFormat/>
    <w:pPr>
      <w:wordWrap w:val="0"/>
      <w:ind w:left="1700"/>
      <w:jc w:val="both"/>
    </w:pPr>
    <w:rPr>
      <w:rFonts w:ascii="Calibri" w:hAnsi="Calibri"/>
      <w:sz w:val="21"/>
    </w:rPr>
  </w:style>
  <w:style w:type="paragraph" w:customStyle="1" w:styleId="810">
    <w:name w:val="目录 81"/>
    <w:next w:val="a3"/>
    <w:qFormat/>
    <w:pPr>
      <w:wordWrap w:val="0"/>
      <w:ind w:left="2975"/>
      <w:jc w:val="both"/>
    </w:pPr>
    <w:rPr>
      <w:rFonts w:ascii="Calibri" w:hAnsi="Calibri"/>
      <w:sz w:val="21"/>
    </w:rPr>
  </w:style>
  <w:style w:type="paragraph" w:customStyle="1" w:styleId="afff2">
    <w:name w:val="正文表标题"/>
    <w:next w:val="a3"/>
    <w:qFormat/>
    <w:pPr>
      <w:ind w:left="630"/>
      <w:jc w:val="center"/>
    </w:pPr>
    <w:rPr>
      <w:rFonts w:ascii="黑体" w:eastAsia="黑体" w:hAnsi="Calibri"/>
      <w:sz w:val="21"/>
    </w:rPr>
  </w:style>
  <w:style w:type="paragraph" w:customStyle="1" w:styleId="toc28">
    <w:name w:val="toc 28"/>
    <w:next w:val="a3"/>
    <w:qFormat/>
    <w:pPr>
      <w:wordWrap w:val="0"/>
      <w:ind w:left="425"/>
      <w:jc w:val="both"/>
    </w:pPr>
    <w:rPr>
      <w:rFonts w:ascii="Calibri" w:hAnsi="Calibri"/>
      <w:sz w:val="21"/>
    </w:rPr>
  </w:style>
  <w:style w:type="paragraph" w:customStyle="1" w:styleId="toc79">
    <w:name w:val="toc 79"/>
    <w:next w:val="a3"/>
    <w:qFormat/>
    <w:pPr>
      <w:wordWrap w:val="0"/>
      <w:ind w:left="2550"/>
      <w:jc w:val="both"/>
    </w:pPr>
    <w:rPr>
      <w:rFonts w:ascii="Calibri" w:hAnsi="Calibri"/>
      <w:sz w:val="21"/>
    </w:rPr>
  </w:style>
  <w:style w:type="paragraph" w:customStyle="1" w:styleId="xl110">
    <w:name w:val="xl110"/>
    <w:basedOn w:val="a3"/>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a3"/>
    <w:qFormat/>
    <w:pPr>
      <w:wordWrap w:val="0"/>
      <w:ind w:left="1700"/>
      <w:jc w:val="both"/>
    </w:pPr>
    <w:rPr>
      <w:rFonts w:ascii="Calibri" w:hAnsi="Calibri"/>
      <w:sz w:val="21"/>
    </w:rPr>
  </w:style>
  <w:style w:type="paragraph" w:customStyle="1" w:styleId="toc416">
    <w:name w:val="toc 416"/>
    <w:next w:val="a3"/>
    <w:qFormat/>
    <w:pPr>
      <w:wordWrap w:val="0"/>
      <w:ind w:left="1275"/>
      <w:jc w:val="both"/>
    </w:pPr>
    <w:rPr>
      <w:rFonts w:ascii="Calibri" w:hAnsi="Calibri"/>
      <w:sz w:val="21"/>
    </w:rPr>
  </w:style>
  <w:style w:type="paragraph" w:customStyle="1" w:styleId="xl85">
    <w:name w:val="xl85"/>
    <w:basedOn w:val="a3"/>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a3"/>
    <w:qFormat/>
    <w:pPr>
      <w:wordWrap w:val="0"/>
      <w:ind w:left="2550"/>
      <w:jc w:val="both"/>
    </w:pPr>
    <w:rPr>
      <w:rFonts w:ascii="Calibri" w:hAnsi="Calibri"/>
      <w:sz w:val="21"/>
    </w:rPr>
  </w:style>
  <w:style w:type="paragraph" w:customStyle="1" w:styleId="toc27">
    <w:name w:val="toc 27"/>
    <w:next w:val="a3"/>
    <w:qFormat/>
    <w:pPr>
      <w:wordWrap w:val="0"/>
      <w:ind w:left="425"/>
      <w:jc w:val="both"/>
    </w:pPr>
    <w:rPr>
      <w:rFonts w:ascii="Calibri" w:hAnsi="Calibri"/>
      <w:sz w:val="21"/>
    </w:rPr>
  </w:style>
  <w:style w:type="paragraph" w:customStyle="1" w:styleId="toc916">
    <w:name w:val="toc 916"/>
    <w:next w:val="a3"/>
    <w:qFormat/>
    <w:pPr>
      <w:wordWrap w:val="0"/>
      <w:ind w:left="3400"/>
      <w:jc w:val="both"/>
    </w:pPr>
    <w:rPr>
      <w:rFonts w:ascii="Calibri" w:hAnsi="Calibri"/>
      <w:sz w:val="21"/>
    </w:rPr>
  </w:style>
  <w:style w:type="paragraph" w:customStyle="1" w:styleId="toc77">
    <w:name w:val="toc 77"/>
    <w:next w:val="a3"/>
    <w:qFormat/>
    <w:pPr>
      <w:wordWrap w:val="0"/>
      <w:ind w:left="2550"/>
      <w:jc w:val="both"/>
    </w:pPr>
    <w:rPr>
      <w:rFonts w:ascii="Calibri" w:hAnsi="Calibri"/>
      <w:sz w:val="21"/>
    </w:rPr>
  </w:style>
  <w:style w:type="paragraph" w:customStyle="1" w:styleId="toc211">
    <w:name w:val="toc 211"/>
    <w:next w:val="a3"/>
    <w:qFormat/>
    <w:pPr>
      <w:wordWrap w:val="0"/>
      <w:ind w:left="425"/>
      <w:jc w:val="both"/>
    </w:pPr>
    <w:rPr>
      <w:rFonts w:ascii="Calibri" w:hAnsi="Calibri"/>
      <w:sz w:val="21"/>
    </w:rPr>
  </w:style>
  <w:style w:type="paragraph" w:customStyle="1" w:styleId="toc815">
    <w:name w:val="toc 815"/>
    <w:next w:val="a3"/>
    <w:qFormat/>
    <w:pPr>
      <w:wordWrap w:val="0"/>
      <w:ind w:left="2975"/>
      <w:jc w:val="both"/>
    </w:pPr>
    <w:rPr>
      <w:rFonts w:ascii="Calibri" w:hAnsi="Calibri"/>
      <w:sz w:val="21"/>
    </w:rPr>
  </w:style>
  <w:style w:type="paragraph" w:customStyle="1" w:styleId="xl99">
    <w:name w:val="xl99"/>
    <w:basedOn w:val="a3"/>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a3"/>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a3"/>
    <w:qFormat/>
    <w:pPr>
      <w:wordWrap w:val="0"/>
      <w:ind w:left="2125"/>
      <w:jc w:val="both"/>
    </w:pPr>
    <w:rPr>
      <w:rFonts w:ascii="Calibri" w:hAnsi="Calibri"/>
      <w:sz w:val="21"/>
    </w:rPr>
  </w:style>
  <w:style w:type="paragraph" w:customStyle="1" w:styleId="toc315">
    <w:name w:val="toc 315"/>
    <w:next w:val="a3"/>
    <w:qFormat/>
    <w:pPr>
      <w:wordWrap w:val="0"/>
      <w:ind w:left="850"/>
      <w:jc w:val="both"/>
    </w:pPr>
    <w:rPr>
      <w:rFonts w:ascii="Calibri" w:hAnsi="Calibri"/>
      <w:sz w:val="21"/>
    </w:rPr>
  </w:style>
  <w:style w:type="paragraph" w:customStyle="1" w:styleId="TOCHeading15">
    <w:name w:val="TOC Heading15"/>
    <w:next w:val="a3"/>
    <w:qFormat/>
    <w:pPr>
      <w:wordWrap w:val="0"/>
    </w:pPr>
    <w:rPr>
      <w:rFonts w:ascii="Calibri" w:hAnsi="Calibri"/>
      <w:sz w:val="32"/>
    </w:rPr>
  </w:style>
  <w:style w:type="paragraph" w:customStyle="1" w:styleId="toc915">
    <w:name w:val="toc 915"/>
    <w:next w:val="a3"/>
    <w:qFormat/>
    <w:pPr>
      <w:wordWrap w:val="0"/>
      <w:ind w:left="3400"/>
      <w:jc w:val="both"/>
    </w:pPr>
    <w:rPr>
      <w:rFonts w:ascii="Calibri" w:hAnsi="Calibri"/>
      <w:sz w:val="21"/>
    </w:rPr>
  </w:style>
  <w:style w:type="paragraph" w:customStyle="1" w:styleId="toc39">
    <w:name w:val="toc 39"/>
    <w:next w:val="a3"/>
    <w:qFormat/>
    <w:pPr>
      <w:wordWrap w:val="0"/>
      <w:ind w:left="850"/>
      <w:jc w:val="both"/>
    </w:pPr>
    <w:rPr>
      <w:rFonts w:ascii="Calibri" w:hAnsi="Calibri"/>
      <w:sz w:val="21"/>
    </w:rPr>
  </w:style>
  <w:style w:type="paragraph" w:customStyle="1" w:styleId="toc710">
    <w:name w:val="toc 710"/>
    <w:next w:val="a3"/>
    <w:qFormat/>
    <w:pPr>
      <w:wordWrap w:val="0"/>
      <w:ind w:left="2550"/>
      <w:jc w:val="both"/>
    </w:pPr>
    <w:rPr>
      <w:rFonts w:ascii="Calibri" w:hAnsi="Calibri"/>
      <w:sz w:val="21"/>
    </w:rPr>
  </w:style>
  <w:style w:type="paragraph" w:customStyle="1" w:styleId="toc12">
    <w:name w:val="toc 12"/>
    <w:next w:val="a3"/>
    <w:qFormat/>
    <w:pPr>
      <w:wordWrap w:val="0"/>
      <w:jc w:val="both"/>
    </w:pPr>
    <w:rPr>
      <w:rFonts w:ascii="Calibri" w:hAnsi="Calibri"/>
      <w:sz w:val="21"/>
    </w:rPr>
  </w:style>
  <w:style w:type="paragraph" w:customStyle="1" w:styleId="xl95">
    <w:name w:val="xl95"/>
    <w:basedOn w:val="a3"/>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a3"/>
    <w:qFormat/>
    <w:pPr>
      <w:wordWrap w:val="0"/>
      <w:ind w:left="1275"/>
      <w:jc w:val="both"/>
    </w:pPr>
    <w:rPr>
      <w:rFonts w:ascii="Calibri" w:hAnsi="Calibri"/>
      <w:sz w:val="21"/>
    </w:rPr>
  </w:style>
  <w:style w:type="paragraph" w:customStyle="1" w:styleId="toc29">
    <w:name w:val="toc 29"/>
    <w:next w:val="a3"/>
    <w:qFormat/>
    <w:pPr>
      <w:wordWrap w:val="0"/>
      <w:ind w:left="425"/>
      <w:jc w:val="both"/>
    </w:pPr>
    <w:rPr>
      <w:rFonts w:ascii="Calibri" w:hAnsi="Calibri"/>
      <w:sz w:val="21"/>
    </w:rPr>
  </w:style>
  <w:style w:type="paragraph" w:customStyle="1" w:styleId="xl67">
    <w:name w:val="xl67"/>
    <w:basedOn w:val="a3"/>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a3"/>
    <w:qFormat/>
    <w:pPr>
      <w:wordWrap w:val="0"/>
      <w:ind w:left="2550"/>
      <w:jc w:val="both"/>
    </w:pPr>
    <w:rPr>
      <w:rFonts w:ascii="Calibri" w:hAnsi="Calibri"/>
      <w:sz w:val="21"/>
    </w:rPr>
  </w:style>
  <w:style w:type="paragraph" w:customStyle="1" w:styleId="toc21">
    <w:name w:val="toc 21"/>
    <w:next w:val="a3"/>
    <w:qFormat/>
    <w:pPr>
      <w:wordWrap w:val="0"/>
      <w:ind w:left="425"/>
      <w:jc w:val="both"/>
    </w:pPr>
    <w:rPr>
      <w:rFonts w:ascii="Calibri" w:hAnsi="Calibri"/>
      <w:sz w:val="21"/>
    </w:rPr>
  </w:style>
  <w:style w:type="paragraph" w:customStyle="1" w:styleId="Afff3">
    <w:name w:val="正文 A"/>
    <w:next w:val="toc812"/>
    <w:qFormat/>
    <w:rPr>
      <w:rFonts w:ascii="Arial" w:eastAsia="Arial Unicode MS" w:hAnsi="Calibri"/>
      <w:color w:val="000000"/>
      <w:sz w:val="21"/>
    </w:rPr>
  </w:style>
  <w:style w:type="paragraph" w:customStyle="1" w:styleId="toc68">
    <w:name w:val="toc 68"/>
    <w:next w:val="a3"/>
    <w:qFormat/>
    <w:pPr>
      <w:wordWrap w:val="0"/>
      <w:ind w:left="2125"/>
      <w:jc w:val="both"/>
    </w:pPr>
    <w:rPr>
      <w:rFonts w:ascii="Calibri" w:hAnsi="Calibri"/>
      <w:sz w:val="21"/>
    </w:rPr>
  </w:style>
  <w:style w:type="paragraph" w:customStyle="1" w:styleId="toc58">
    <w:name w:val="toc 58"/>
    <w:next w:val="a3"/>
    <w:qFormat/>
    <w:pPr>
      <w:wordWrap w:val="0"/>
      <w:ind w:left="1700"/>
      <w:jc w:val="both"/>
    </w:pPr>
    <w:rPr>
      <w:rFonts w:ascii="Calibri" w:hAnsi="Calibri"/>
      <w:sz w:val="21"/>
    </w:rPr>
  </w:style>
  <w:style w:type="paragraph" w:customStyle="1" w:styleId="xl88">
    <w:name w:val="xl88"/>
    <w:basedOn w:val="a3"/>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a3"/>
    <w:qFormat/>
    <w:pPr>
      <w:wordWrap w:val="0"/>
      <w:ind w:left="2550"/>
      <w:jc w:val="both"/>
    </w:pPr>
    <w:rPr>
      <w:rFonts w:ascii="Calibri" w:hAnsi="Calibri"/>
      <w:sz w:val="21"/>
    </w:rPr>
  </w:style>
  <w:style w:type="paragraph" w:customStyle="1" w:styleId="xl100">
    <w:name w:val="xl100"/>
    <w:basedOn w:val="a3"/>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a3"/>
    <w:qFormat/>
    <w:pPr>
      <w:wordWrap w:val="0"/>
      <w:ind w:left="1700"/>
      <w:jc w:val="both"/>
    </w:pPr>
    <w:rPr>
      <w:rFonts w:ascii="Calibri" w:hAnsi="Calibri"/>
      <w:sz w:val="21"/>
    </w:rPr>
  </w:style>
  <w:style w:type="paragraph" w:customStyle="1" w:styleId="toc314">
    <w:name w:val="toc 314"/>
    <w:next w:val="a3"/>
    <w:qFormat/>
    <w:pPr>
      <w:wordWrap w:val="0"/>
      <w:ind w:left="850"/>
      <w:jc w:val="both"/>
    </w:pPr>
    <w:rPr>
      <w:rFonts w:ascii="Calibri" w:hAnsi="Calibri"/>
      <w:sz w:val="21"/>
    </w:rPr>
  </w:style>
  <w:style w:type="paragraph" w:customStyle="1" w:styleId="xl114">
    <w:name w:val="xl114"/>
    <w:basedOn w:val="a3"/>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a3"/>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a3"/>
    <w:qFormat/>
    <w:pPr>
      <w:wordWrap w:val="0"/>
      <w:ind w:left="2125"/>
      <w:jc w:val="both"/>
    </w:pPr>
    <w:rPr>
      <w:rFonts w:ascii="Calibri" w:hAnsi="Calibri"/>
      <w:sz w:val="21"/>
    </w:rPr>
  </w:style>
  <w:style w:type="paragraph" w:customStyle="1" w:styleId="toc22">
    <w:name w:val="toc 22"/>
    <w:next w:val="a3"/>
    <w:qFormat/>
    <w:pPr>
      <w:wordWrap w:val="0"/>
      <w:ind w:left="425"/>
      <w:jc w:val="both"/>
    </w:pPr>
    <w:rPr>
      <w:rFonts w:ascii="Calibri" w:hAnsi="Calibri"/>
      <w:sz w:val="21"/>
    </w:rPr>
  </w:style>
  <w:style w:type="paragraph" w:customStyle="1" w:styleId="xl90">
    <w:name w:val="xl90"/>
    <w:basedOn w:val="a3"/>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a3"/>
    <w:qFormat/>
    <w:pPr>
      <w:wordWrap w:val="0"/>
      <w:ind w:left="2125"/>
      <w:jc w:val="both"/>
    </w:pPr>
    <w:rPr>
      <w:rFonts w:ascii="Calibri" w:hAnsi="Calibri"/>
      <w:sz w:val="21"/>
    </w:rPr>
  </w:style>
  <w:style w:type="paragraph" w:customStyle="1" w:styleId="toc96">
    <w:name w:val="toc 96"/>
    <w:next w:val="a3"/>
    <w:qFormat/>
    <w:pPr>
      <w:wordWrap w:val="0"/>
      <w:ind w:left="3400"/>
      <w:jc w:val="both"/>
    </w:pPr>
    <w:rPr>
      <w:rFonts w:ascii="Calibri" w:hAnsi="Calibri"/>
      <w:sz w:val="21"/>
    </w:rPr>
  </w:style>
  <w:style w:type="paragraph" w:customStyle="1" w:styleId="toc42">
    <w:name w:val="toc 42"/>
    <w:next w:val="a3"/>
    <w:qFormat/>
    <w:pPr>
      <w:wordWrap w:val="0"/>
      <w:ind w:left="1275"/>
      <w:jc w:val="both"/>
    </w:pPr>
    <w:rPr>
      <w:rFonts w:ascii="Calibri" w:hAnsi="Calibri"/>
      <w:sz w:val="21"/>
    </w:rPr>
  </w:style>
  <w:style w:type="paragraph" w:customStyle="1" w:styleId="xl117">
    <w:name w:val="xl117"/>
    <w:basedOn w:val="a3"/>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a3"/>
    <w:next w:val="toc412"/>
    <w:qFormat/>
    <w:pPr>
      <w:widowControl/>
      <w:ind w:firstLine="420"/>
    </w:pPr>
    <w:rPr>
      <w:rFonts w:hAnsi="Calibri"/>
      <w:kern w:val="0"/>
      <w:szCs w:val="20"/>
    </w:rPr>
  </w:style>
  <w:style w:type="paragraph" w:customStyle="1" w:styleId="xl87">
    <w:name w:val="xl87"/>
    <w:basedOn w:val="a3"/>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a3"/>
    <w:qFormat/>
    <w:pPr>
      <w:wordWrap w:val="0"/>
      <w:ind w:left="3400"/>
      <w:jc w:val="both"/>
    </w:pPr>
    <w:rPr>
      <w:rFonts w:ascii="Calibri" w:hAnsi="Calibri"/>
      <w:sz w:val="21"/>
    </w:rPr>
  </w:style>
  <w:style w:type="paragraph" w:customStyle="1" w:styleId="72">
    <w:name w:val="列出段落7"/>
    <w:basedOn w:val="a3"/>
    <w:next w:val="toc58"/>
    <w:qFormat/>
    <w:pPr>
      <w:ind w:firstLine="420"/>
    </w:pPr>
    <w:rPr>
      <w:rFonts w:hAnsi="Calibri"/>
      <w:kern w:val="0"/>
      <w:szCs w:val="20"/>
    </w:rPr>
  </w:style>
  <w:style w:type="paragraph" w:customStyle="1" w:styleId="xl78">
    <w:name w:val="xl78"/>
    <w:basedOn w:val="a3"/>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a3"/>
    <w:qFormat/>
    <w:pPr>
      <w:wordWrap w:val="0"/>
      <w:ind w:left="1700"/>
      <w:jc w:val="both"/>
    </w:pPr>
    <w:rPr>
      <w:rFonts w:ascii="Calibri" w:hAnsi="Calibri"/>
      <w:sz w:val="21"/>
    </w:rPr>
  </w:style>
  <w:style w:type="paragraph" w:customStyle="1" w:styleId="xl89">
    <w:name w:val="xl89"/>
    <w:basedOn w:val="a3"/>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a3"/>
    <w:qFormat/>
    <w:pPr>
      <w:wordWrap w:val="0"/>
      <w:ind w:left="3400"/>
      <w:jc w:val="both"/>
    </w:pPr>
    <w:rPr>
      <w:rFonts w:ascii="Calibri" w:hAnsi="Calibri"/>
      <w:sz w:val="21"/>
    </w:rPr>
  </w:style>
  <w:style w:type="paragraph" w:customStyle="1" w:styleId="toc34">
    <w:name w:val="toc 34"/>
    <w:next w:val="a3"/>
    <w:qFormat/>
    <w:pPr>
      <w:wordWrap w:val="0"/>
      <w:ind w:left="850"/>
      <w:jc w:val="both"/>
    </w:pPr>
    <w:rPr>
      <w:rFonts w:ascii="Calibri" w:hAnsi="Calibri"/>
      <w:sz w:val="21"/>
    </w:rPr>
  </w:style>
  <w:style w:type="paragraph" w:customStyle="1" w:styleId="toc816">
    <w:name w:val="toc 816"/>
    <w:next w:val="a3"/>
    <w:qFormat/>
    <w:pPr>
      <w:wordWrap w:val="0"/>
      <w:ind w:left="2975"/>
      <w:jc w:val="both"/>
    </w:pPr>
    <w:rPr>
      <w:rFonts w:ascii="Calibri" w:hAnsi="Calibri"/>
      <w:sz w:val="21"/>
    </w:rPr>
  </w:style>
  <w:style w:type="paragraph" w:customStyle="1" w:styleId="toc43">
    <w:name w:val="toc 43"/>
    <w:next w:val="a3"/>
    <w:qFormat/>
    <w:pPr>
      <w:wordWrap w:val="0"/>
      <w:ind w:left="1275"/>
      <w:jc w:val="both"/>
    </w:pPr>
    <w:rPr>
      <w:rFonts w:ascii="Calibri" w:hAnsi="Calibri"/>
      <w:sz w:val="21"/>
    </w:rPr>
  </w:style>
  <w:style w:type="paragraph" w:customStyle="1" w:styleId="toc16">
    <w:name w:val="toc 16"/>
    <w:next w:val="a3"/>
    <w:qFormat/>
    <w:pPr>
      <w:wordWrap w:val="0"/>
      <w:jc w:val="both"/>
    </w:pPr>
    <w:rPr>
      <w:rFonts w:ascii="Calibri" w:hAnsi="Calibri"/>
      <w:sz w:val="21"/>
    </w:rPr>
  </w:style>
  <w:style w:type="paragraph" w:styleId="afff4">
    <w:name w:val="Quote"/>
    <w:next w:val="a3"/>
    <w:link w:val="Charf2"/>
    <w:qFormat/>
    <w:pPr>
      <w:wordWrap w:val="0"/>
      <w:spacing w:before="200" w:after="160"/>
      <w:ind w:left="864" w:right="864"/>
      <w:jc w:val="center"/>
    </w:pPr>
    <w:rPr>
      <w:rFonts w:ascii="Calibri" w:hAnsi="Calibri"/>
      <w:i/>
      <w:sz w:val="21"/>
    </w:rPr>
  </w:style>
  <w:style w:type="character" w:customStyle="1" w:styleId="Charf2">
    <w:name w:val="引用 Char"/>
    <w:basedOn w:val="a6"/>
    <w:link w:val="afff4"/>
    <w:qFormat/>
    <w:rPr>
      <w:rFonts w:ascii="Calibri" w:hAnsi="Calibri"/>
      <w:i/>
      <w:sz w:val="21"/>
    </w:rPr>
  </w:style>
  <w:style w:type="paragraph" w:customStyle="1" w:styleId="toc114">
    <w:name w:val="toc 114"/>
    <w:next w:val="a3"/>
    <w:qFormat/>
    <w:pPr>
      <w:wordWrap w:val="0"/>
      <w:jc w:val="both"/>
    </w:pPr>
    <w:rPr>
      <w:rFonts w:ascii="Calibri" w:hAnsi="Calibri"/>
      <w:sz w:val="21"/>
    </w:rPr>
  </w:style>
  <w:style w:type="paragraph" w:customStyle="1" w:styleId="xl119">
    <w:name w:val="xl119"/>
    <w:basedOn w:val="a3"/>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a3"/>
    <w:qFormat/>
    <w:pPr>
      <w:wordWrap w:val="0"/>
      <w:ind w:left="850"/>
      <w:jc w:val="both"/>
    </w:pPr>
    <w:rPr>
      <w:rFonts w:ascii="Calibri" w:hAnsi="Calibri"/>
      <w:sz w:val="21"/>
    </w:rPr>
  </w:style>
  <w:style w:type="paragraph" w:customStyle="1" w:styleId="xl109">
    <w:name w:val="xl109"/>
    <w:basedOn w:val="a3"/>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a3"/>
    <w:qFormat/>
    <w:pPr>
      <w:wordWrap w:val="0"/>
      <w:ind w:left="425"/>
      <w:jc w:val="both"/>
    </w:pPr>
    <w:rPr>
      <w:rFonts w:ascii="Calibri" w:hAnsi="Calibri"/>
      <w:sz w:val="21"/>
    </w:rPr>
  </w:style>
  <w:style w:type="paragraph" w:customStyle="1" w:styleId="xl76">
    <w:name w:val="xl76"/>
    <w:basedOn w:val="a3"/>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a3"/>
    <w:qFormat/>
    <w:pPr>
      <w:wordWrap w:val="0"/>
      <w:ind w:left="3400"/>
      <w:jc w:val="both"/>
    </w:pPr>
    <w:rPr>
      <w:rFonts w:ascii="Calibri" w:hAnsi="Calibri"/>
      <w:sz w:val="21"/>
    </w:rPr>
  </w:style>
  <w:style w:type="paragraph" w:customStyle="1" w:styleId="toc216">
    <w:name w:val="toc 216"/>
    <w:next w:val="a3"/>
    <w:qFormat/>
    <w:pPr>
      <w:wordWrap w:val="0"/>
      <w:ind w:left="425"/>
      <w:jc w:val="both"/>
    </w:pPr>
    <w:rPr>
      <w:rFonts w:ascii="Calibri" w:hAnsi="Calibri"/>
      <w:sz w:val="21"/>
    </w:rPr>
  </w:style>
  <w:style w:type="paragraph" w:customStyle="1" w:styleId="xl70">
    <w:name w:val="xl70"/>
    <w:basedOn w:val="a3"/>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a3"/>
    <w:qFormat/>
    <w:pPr>
      <w:wordWrap w:val="0"/>
      <w:ind w:left="850"/>
      <w:jc w:val="both"/>
    </w:pPr>
    <w:rPr>
      <w:rFonts w:ascii="Calibri" w:hAnsi="Calibri"/>
      <w:sz w:val="21"/>
    </w:rPr>
  </w:style>
  <w:style w:type="paragraph" w:customStyle="1" w:styleId="toc61">
    <w:name w:val="toc 61"/>
    <w:next w:val="a3"/>
    <w:qFormat/>
    <w:pPr>
      <w:wordWrap w:val="0"/>
      <w:ind w:left="2125"/>
      <w:jc w:val="both"/>
    </w:pPr>
    <w:rPr>
      <w:rFonts w:ascii="Calibri" w:hAnsi="Calibri"/>
      <w:sz w:val="21"/>
    </w:rPr>
  </w:style>
  <w:style w:type="paragraph" w:customStyle="1" w:styleId="xl98">
    <w:name w:val="xl98"/>
    <w:basedOn w:val="a3"/>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a3"/>
    <w:qFormat/>
    <w:pPr>
      <w:wordWrap w:val="0"/>
      <w:ind w:left="425"/>
      <w:jc w:val="both"/>
    </w:pPr>
    <w:rPr>
      <w:rFonts w:ascii="Calibri" w:hAnsi="Calibri"/>
      <w:sz w:val="21"/>
    </w:rPr>
  </w:style>
  <w:style w:type="paragraph" w:customStyle="1" w:styleId="toc13">
    <w:name w:val="toc 13"/>
    <w:next w:val="a3"/>
    <w:qFormat/>
    <w:pPr>
      <w:wordWrap w:val="0"/>
      <w:jc w:val="both"/>
    </w:pPr>
    <w:rPr>
      <w:rFonts w:ascii="Calibri" w:hAnsi="Calibri"/>
      <w:sz w:val="21"/>
    </w:rPr>
  </w:style>
  <w:style w:type="paragraph" w:customStyle="1" w:styleId="510">
    <w:name w:val="目录 51"/>
    <w:next w:val="a3"/>
    <w:qFormat/>
    <w:pPr>
      <w:wordWrap w:val="0"/>
      <w:ind w:left="1700"/>
      <w:jc w:val="both"/>
    </w:pPr>
    <w:rPr>
      <w:rFonts w:ascii="Calibri" w:hAnsi="Calibri"/>
      <w:sz w:val="21"/>
    </w:rPr>
  </w:style>
  <w:style w:type="paragraph" w:customStyle="1" w:styleId="xl101">
    <w:name w:val="xl101"/>
    <w:basedOn w:val="a3"/>
    <w:next w:val="toc96"/>
    <w:qFormat/>
    <w:pPr>
      <w:widowControl/>
      <w:spacing w:before="280" w:after="280"/>
    </w:pPr>
    <w:rPr>
      <w:rFonts w:ascii="宋体" w:hAnsi="Calibri"/>
      <w:kern w:val="0"/>
      <w:sz w:val="20"/>
      <w:szCs w:val="20"/>
    </w:rPr>
  </w:style>
  <w:style w:type="paragraph" w:customStyle="1" w:styleId="toc75">
    <w:name w:val="toc 75"/>
    <w:next w:val="a3"/>
    <w:qFormat/>
    <w:pPr>
      <w:wordWrap w:val="0"/>
      <w:ind w:left="2550"/>
      <w:jc w:val="both"/>
    </w:pPr>
    <w:rPr>
      <w:rFonts w:ascii="Calibri" w:hAnsi="Calibri"/>
      <w:sz w:val="21"/>
    </w:rPr>
  </w:style>
  <w:style w:type="paragraph" w:customStyle="1" w:styleId="toc715">
    <w:name w:val="toc 715"/>
    <w:next w:val="a3"/>
    <w:qFormat/>
    <w:pPr>
      <w:wordWrap w:val="0"/>
      <w:ind w:left="2550"/>
      <w:jc w:val="both"/>
    </w:pPr>
    <w:rPr>
      <w:rFonts w:ascii="Calibri" w:hAnsi="Calibri"/>
      <w:sz w:val="21"/>
    </w:rPr>
  </w:style>
  <w:style w:type="paragraph" w:styleId="afff5">
    <w:name w:val="Intense Quote"/>
    <w:next w:val="a3"/>
    <w:link w:val="Charf3"/>
    <w:qFormat/>
    <w:pPr>
      <w:wordWrap w:val="0"/>
      <w:spacing w:before="360" w:after="360"/>
      <w:ind w:left="950" w:right="950"/>
      <w:jc w:val="center"/>
    </w:pPr>
    <w:rPr>
      <w:rFonts w:ascii="Calibri" w:hAnsi="Calibri"/>
      <w:i/>
      <w:sz w:val="21"/>
    </w:rPr>
  </w:style>
  <w:style w:type="character" w:customStyle="1" w:styleId="Charf3">
    <w:name w:val="明显引用 Char"/>
    <w:basedOn w:val="a6"/>
    <w:link w:val="afff5"/>
    <w:qFormat/>
    <w:rPr>
      <w:rFonts w:ascii="Calibri" w:hAnsi="Calibri"/>
      <w:i/>
      <w:sz w:val="21"/>
    </w:rPr>
  </w:style>
  <w:style w:type="paragraph" w:customStyle="1" w:styleId="CharCharCharCharCharCharChar">
    <w:name w:val="Char Char Char Char Char Char Char"/>
    <w:basedOn w:val="a3"/>
    <w:next w:val="toc215"/>
    <w:qFormat/>
    <w:pPr>
      <w:widowControl/>
      <w:spacing w:after="160" w:line="240" w:lineRule="exact"/>
    </w:pPr>
    <w:rPr>
      <w:rFonts w:hAnsi="Calibri"/>
      <w:kern w:val="0"/>
      <w:szCs w:val="20"/>
    </w:rPr>
  </w:style>
  <w:style w:type="paragraph" w:customStyle="1" w:styleId="toc23">
    <w:name w:val="toc 23"/>
    <w:next w:val="a3"/>
    <w:qFormat/>
    <w:pPr>
      <w:wordWrap w:val="0"/>
      <w:ind w:left="425"/>
      <w:jc w:val="both"/>
    </w:pPr>
    <w:rPr>
      <w:rFonts w:ascii="Calibri" w:hAnsi="Calibri"/>
      <w:sz w:val="21"/>
    </w:rPr>
  </w:style>
  <w:style w:type="paragraph" w:customStyle="1" w:styleId="610">
    <w:name w:val="目录 61"/>
    <w:next w:val="a3"/>
    <w:qFormat/>
    <w:pPr>
      <w:wordWrap w:val="0"/>
      <w:ind w:left="2125"/>
      <w:jc w:val="both"/>
    </w:pPr>
    <w:rPr>
      <w:rFonts w:ascii="Calibri" w:hAnsi="Calibri"/>
      <w:sz w:val="21"/>
    </w:rPr>
  </w:style>
  <w:style w:type="paragraph" w:customStyle="1" w:styleId="toc97">
    <w:name w:val="toc 97"/>
    <w:next w:val="a3"/>
    <w:qFormat/>
    <w:pPr>
      <w:wordWrap w:val="0"/>
      <w:ind w:left="3400"/>
      <w:jc w:val="both"/>
    </w:pPr>
    <w:rPr>
      <w:rFonts w:ascii="Calibri" w:hAnsi="Calibri"/>
      <w:sz w:val="21"/>
    </w:rPr>
  </w:style>
  <w:style w:type="paragraph" w:customStyle="1" w:styleId="toc74">
    <w:name w:val="toc 74"/>
    <w:next w:val="a3"/>
    <w:qFormat/>
    <w:pPr>
      <w:wordWrap w:val="0"/>
      <w:ind w:left="2550"/>
      <w:jc w:val="both"/>
    </w:pPr>
    <w:rPr>
      <w:rFonts w:ascii="Calibri" w:hAnsi="Calibri"/>
      <w:sz w:val="21"/>
    </w:rPr>
  </w:style>
  <w:style w:type="paragraph" w:customStyle="1" w:styleId="xl64">
    <w:name w:val="xl64"/>
    <w:basedOn w:val="a3"/>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a3"/>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a3"/>
    <w:qFormat/>
    <w:pPr>
      <w:wordWrap w:val="0"/>
      <w:ind w:left="850"/>
      <w:jc w:val="both"/>
    </w:pPr>
    <w:rPr>
      <w:rFonts w:ascii="Calibri" w:hAnsi="Calibri"/>
      <w:sz w:val="21"/>
    </w:rPr>
  </w:style>
  <w:style w:type="paragraph" w:customStyle="1" w:styleId="xl77">
    <w:name w:val="xl77"/>
    <w:basedOn w:val="a3"/>
    <w:next w:val="toc910"/>
    <w:qFormat/>
    <w:pPr>
      <w:widowControl/>
      <w:shd w:val="clear" w:color="000000" w:fill="FFFFFF"/>
      <w:spacing w:before="280" w:after="280"/>
      <w:jc w:val="center"/>
    </w:pPr>
    <w:rPr>
      <w:rFonts w:ascii="宋体" w:hAnsi="Calibri"/>
      <w:kern w:val="0"/>
      <w:sz w:val="20"/>
      <w:szCs w:val="20"/>
    </w:rPr>
  </w:style>
  <w:style w:type="character" w:customStyle="1" w:styleId="Char1c">
    <w:name w:val="正文缩进 Char1"/>
    <w:qFormat/>
    <w:rPr>
      <w:rFonts w:eastAsia="宋体"/>
      <w:kern w:val="2"/>
      <w:sz w:val="21"/>
      <w:lang w:val="en-US" w:eastAsia="zh-CN" w:bidi="ar-SA"/>
    </w:rPr>
  </w:style>
  <w:style w:type="character" w:customStyle="1" w:styleId="fielderror">
    <w:name w:val="fielderror"/>
    <w:basedOn w:val="a6"/>
    <w:qFormat/>
    <w:rPr>
      <w:color w:val="800000"/>
    </w:rPr>
  </w:style>
  <w:style w:type="character" w:customStyle="1" w:styleId="hilite6">
    <w:name w:val="hilite6"/>
    <w:basedOn w:val="a6"/>
    <w:qFormat/>
    <w:rPr>
      <w:color w:val="000000"/>
    </w:rPr>
  </w:style>
  <w:style w:type="character" w:customStyle="1" w:styleId="active6">
    <w:name w:val="active6"/>
    <w:basedOn w:val="a6"/>
    <w:qFormat/>
    <w:rPr>
      <w:color w:val="FFFFFF"/>
    </w:rPr>
  </w:style>
  <w:style w:type="character" w:customStyle="1" w:styleId="inline-help">
    <w:name w:val="inline-help"/>
    <w:basedOn w:val="a6"/>
    <w:qFormat/>
  </w:style>
  <w:style w:type="character" w:customStyle="1" w:styleId="active">
    <w:name w:val="active"/>
    <w:basedOn w:val="a6"/>
    <w:qFormat/>
    <w:rPr>
      <w:color w:val="FFFFFF"/>
    </w:rPr>
  </w:style>
  <w:style w:type="table" w:customStyle="1" w:styleId="1d">
    <w:name w:val="网格型1"/>
    <w:basedOn w:val="a7"/>
    <w:uiPriority w:val="39"/>
    <w:qFormat/>
    <w:pPr>
      <w:widowControl w:val="0"/>
      <w:jc w:val="both"/>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6">
    <w:name w:val="修订2"/>
    <w:hidden/>
    <w:uiPriority w:val="99"/>
    <w:semiHidden/>
    <w:qFormat/>
    <w:rPr>
      <w:kern w:val="2"/>
      <w:sz w:val="21"/>
      <w:szCs w:val="24"/>
    </w:rPr>
  </w:style>
  <w:style w:type="paragraph" w:customStyle="1" w:styleId="35">
    <w:name w:val="修订3"/>
    <w:hidden/>
    <w:uiPriority w:val="99"/>
    <w:unhideWhenUsed/>
    <w:qFormat/>
    <w:rPr>
      <w:kern w:val="2"/>
      <w:sz w:val="21"/>
      <w:szCs w:val="24"/>
    </w:rPr>
  </w:style>
  <w:style w:type="table" w:customStyle="1" w:styleId="27">
    <w:name w:val="网格型2"/>
    <w:basedOn w:val="a7"/>
    <w:autoRedefine/>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44">
    <w:name w:val="修订4"/>
    <w:hidden/>
    <w:uiPriority w:val="99"/>
    <w:unhideWhenUsed/>
    <w:qFormat/>
    <w:rPr>
      <w:kern w:val="2"/>
      <w:sz w:val="21"/>
      <w:szCs w:val="24"/>
    </w:rPr>
  </w:style>
  <w:style w:type="paragraph" w:customStyle="1" w:styleId="msonospacing0">
    <w:name w:val="msonospacing"/>
    <w:basedOn w:val="a3"/>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next w:val="a4"/>
    <w:qFormat/>
    <w:pPr>
      <w:widowControl w:val="0"/>
      <w:jc w:val="both"/>
    </w:pPr>
    <w:rPr>
      <w:kern w:val="2"/>
      <w:sz w:val="21"/>
      <w:szCs w:val="24"/>
    </w:rPr>
  </w:style>
  <w:style w:type="paragraph" w:styleId="10">
    <w:name w:val="heading 1"/>
    <w:basedOn w:val="30"/>
    <w:next w:val="a3"/>
    <w:link w:val="1Char"/>
    <w:qFormat/>
    <w:pPr>
      <w:spacing w:before="340" w:after="330" w:line="360" w:lineRule="auto"/>
      <w:jc w:val="center"/>
      <w:outlineLvl w:val="0"/>
    </w:pPr>
    <w:rPr>
      <w:rFonts w:eastAsia="黑体"/>
      <w:kern w:val="44"/>
      <w:szCs w:val="44"/>
    </w:rPr>
  </w:style>
  <w:style w:type="paragraph" w:styleId="2">
    <w:name w:val="heading 2"/>
    <w:basedOn w:val="30"/>
    <w:next w:val="4"/>
    <w:link w:val="2Char"/>
    <w:qFormat/>
    <w:pPr>
      <w:adjustRightInd w:val="0"/>
      <w:jc w:val="center"/>
      <w:textAlignment w:val="baseline"/>
      <w:outlineLvl w:val="1"/>
    </w:pPr>
    <w:rPr>
      <w:kern w:val="0"/>
      <w:sz w:val="24"/>
      <w:szCs w:val="20"/>
    </w:rPr>
  </w:style>
  <w:style w:type="paragraph" w:styleId="30">
    <w:name w:val="heading 3"/>
    <w:basedOn w:val="4"/>
    <w:next w:val="a3"/>
    <w:link w:val="3Char1"/>
    <w:uiPriority w:val="9"/>
    <w:qFormat/>
    <w:pPr>
      <w:spacing w:before="260" w:after="260" w:line="240" w:lineRule="auto"/>
      <w:outlineLvl w:val="2"/>
    </w:pPr>
    <w:rPr>
      <w:rFonts w:ascii="宋体" w:eastAsia="宋体" w:hAnsi="宋体"/>
      <w:szCs w:val="32"/>
    </w:rPr>
  </w:style>
  <w:style w:type="paragraph" w:styleId="4">
    <w:name w:val="heading 4"/>
    <w:basedOn w:val="a3"/>
    <w:next w:val="a3"/>
    <w:link w:val="4Char"/>
    <w:uiPriority w:val="9"/>
    <w:qFormat/>
    <w:pPr>
      <w:keepNext/>
      <w:keepLines/>
      <w:spacing w:before="280" w:after="290" w:line="376" w:lineRule="auto"/>
      <w:outlineLvl w:val="3"/>
    </w:pPr>
    <w:rPr>
      <w:rFonts w:ascii="Arial" w:eastAsia="黑体" w:hAnsi="Arial"/>
      <w:b/>
      <w:bCs/>
      <w:sz w:val="28"/>
      <w:szCs w:val="28"/>
    </w:rPr>
  </w:style>
  <w:style w:type="paragraph" w:styleId="5">
    <w:name w:val="heading 5"/>
    <w:basedOn w:val="a3"/>
    <w:next w:val="a5"/>
    <w:link w:val="5Char"/>
    <w:qFormat/>
    <w:pPr>
      <w:keepNext/>
      <w:keepLines/>
      <w:spacing w:before="280" w:after="290" w:line="376" w:lineRule="auto"/>
      <w:outlineLvl w:val="4"/>
    </w:pPr>
    <w:rPr>
      <w:b/>
      <w:sz w:val="28"/>
      <w:szCs w:val="20"/>
    </w:rPr>
  </w:style>
  <w:style w:type="paragraph" w:styleId="6">
    <w:name w:val="heading 6"/>
    <w:basedOn w:val="a3"/>
    <w:next w:val="a5"/>
    <w:link w:val="6Char"/>
    <w:qFormat/>
    <w:pPr>
      <w:keepNext/>
      <w:keepLines/>
      <w:spacing w:before="240" w:after="64" w:line="320" w:lineRule="auto"/>
      <w:outlineLvl w:val="5"/>
    </w:pPr>
    <w:rPr>
      <w:rFonts w:ascii="Arial" w:eastAsia="黑体" w:hAnsi="Arial"/>
      <w:b/>
      <w:sz w:val="24"/>
      <w:szCs w:val="20"/>
    </w:rPr>
  </w:style>
  <w:style w:type="paragraph" w:styleId="7">
    <w:name w:val="heading 7"/>
    <w:basedOn w:val="a3"/>
    <w:next w:val="a5"/>
    <w:link w:val="7Char"/>
    <w:qFormat/>
    <w:pPr>
      <w:keepNext/>
      <w:keepLines/>
      <w:spacing w:before="240" w:after="64" w:line="320" w:lineRule="auto"/>
      <w:outlineLvl w:val="6"/>
    </w:pPr>
    <w:rPr>
      <w:b/>
      <w:sz w:val="24"/>
      <w:szCs w:val="20"/>
    </w:rPr>
  </w:style>
  <w:style w:type="paragraph" w:styleId="8">
    <w:name w:val="heading 8"/>
    <w:basedOn w:val="a3"/>
    <w:next w:val="a5"/>
    <w:link w:val="8Char"/>
    <w:qFormat/>
    <w:pPr>
      <w:keepNext/>
      <w:keepLines/>
      <w:spacing w:before="240" w:after="64" w:line="320" w:lineRule="auto"/>
      <w:outlineLvl w:val="7"/>
    </w:pPr>
    <w:rPr>
      <w:rFonts w:ascii="Arial" w:eastAsia="黑体" w:hAnsi="Arial"/>
      <w:sz w:val="24"/>
      <w:szCs w:val="20"/>
    </w:rPr>
  </w:style>
  <w:style w:type="paragraph" w:styleId="9">
    <w:name w:val="heading 9"/>
    <w:basedOn w:val="a3"/>
    <w:next w:val="a5"/>
    <w:link w:val="9Char"/>
    <w:qFormat/>
    <w:pPr>
      <w:keepNext/>
      <w:keepLines/>
      <w:spacing w:before="240" w:after="64" w:line="320" w:lineRule="auto"/>
      <w:outlineLvl w:val="8"/>
    </w:pPr>
    <w:rPr>
      <w:rFonts w:ascii="Arial" w:eastAsia="黑体" w:hAnsi="Arial"/>
      <w:szCs w:val="20"/>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4">
    <w:name w:val="No Spacing"/>
    <w:uiPriority w:val="1"/>
    <w:qFormat/>
    <w:pPr>
      <w:widowControl w:val="0"/>
      <w:jc w:val="both"/>
    </w:pPr>
    <w:rPr>
      <w:rFonts w:ascii="Calibri" w:hAnsi="Calibri"/>
      <w:kern w:val="2"/>
      <w:sz w:val="21"/>
      <w:szCs w:val="22"/>
    </w:rPr>
  </w:style>
  <w:style w:type="paragraph" w:styleId="a5">
    <w:name w:val="Normal Indent"/>
    <w:basedOn w:val="a3"/>
    <w:link w:val="Char"/>
    <w:qFormat/>
    <w:pPr>
      <w:ind w:firstLine="420"/>
    </w:pPr>
    <w:rPr>
      <w:szCs w:val="20"/>
    </w:rPr>
  </w:style>
  <w:style w:type="paragraph" w:styleId="70">
    <w:name w:val="toc 7"/>
    <w:basedOn w:val="a3"/>
    <w:next w:val="a3"/>
    <w:semiHidden/>
    <w:qFormat/>
    <w:pPr>
      <w:ind w:left="1260"/>
      <w:jc w:val="left"/>
    </w:pPr>
    <w:rPr>
      <w:szCs w:val="21"/>
    </w:rPr>
  </w:style>
  <w:style w:type="paragraph" w:styleId="a9">
    <w:name w:val="caption"/>
    <w:basedOn w:val="a3"/>
    <w:next w:val="a3"/>
    <w:qFormat/>
    <w:pPr>
      <w:widowControl/>
      <w:spacing w:line="360" w:lineRule="auto"/>
      <w:ind w:firstLineChars="920" w:firstLine="1940"/>
      <w:jc w:val="left"/>
    </w:pPr>
    <w:rPr>
      <w:rFonts w:ascii="宋体" w:hAnsi="宋体"/>
      <w:b/>
      <w:bCs/>
      <w:kern w:val="0"/>
      <w:sz w:val="20"/>
      <w:szCs w:val="20"/>
    </w:rPr>
  </w:style>
  <w:style w:type="paragraph" w:styleId="a">
    <w:name w:val="List Bullet"/>
    <w:basedOn w:val="a3"/>
    <w:qFormat/>
    <w:pPr>
      <w:numPr>
        <w:numId w:val="1"/>
      </w:numPr>
    </w:pPr>
    <w:rPr>
      <w:szCs w:val="20"/>
    </w:rPr>
  </w:style>
  <w:style w:type="paragraph" w:styleId="aa">
    <w:name w:val="Document Map"/>
    <w:basedOn w:val="a3"/>
    <w:semiHidden/>
    <w:qFormat/>
    <w:pPr>
      <w:shd w:val="clear" w:color="auto" w:fill="000080"/>
    </w:pPr>
  </w:style>
  <w:style w:type="paragraph" w:styleId="ab">
    <w:name w:val="annotation text"/>
    <w:basedOn w:val="a3"/>
    <w:link w:val="Char0"/>
    <w:uiPriority w:val="99"/>
    <w:qFormat/>
    <w:pPr>
      <w:autoSpaceDE w:val="0"/>
      <w:autoSpaceDN w:val="0"/>
      <w:adjustRightInd w:val="0"/>
      <w:jc w:val="left"/>
      <w:textAlignment w:val="baseline"/>
    </w:pPr>
    <w:rPr>
      <w:rFonts w:ascii="宋体"/>
      <w:kern w:val="0"/>
      <w:sz w:val="34"/>
      <w:szCs w:val="20"/>
    </w:rPr>
  </w:style>
  <w:style w:type="paragraph" w:styleId="31">
    <w:name w:val="Body Text 3"/>
    <w:basedOn w:val="a3"/>
    <w:link w:val="3Char"/>
    <w:qFormat/>
    <w:pPr>
      <w:spacing w:after="120"/>
    </w:pPr>
    <w:rPr>
      <w:sz w:val="16"/>
      <w:szCs w:val="16"/>
    </w:rPr>
  </w:style>
  <w:style w:type="paragraph" w:styleId="ac">
    <w:name w:val="Body Text"/>
    <w:basedOn w:val="a3"/>
    <w:next w:val="20"/>
    <w:link w:val="Char1"/>
    <w:qFormat/>
    <w:pPr>
      <w:spacing w:line="360" w:lineRule="auto"/>
    </w:pPr>
    <w:rPr>
      <w:b/>
      <w:bCs/>
      <w:sz w:val="24"/>
    </w:rPr>
  </w:style>
  <w:style w:type="paragraph" w:styleId="20">
    <w:name w:val="Body Text 2"/>
    <w:basedOn w:val="a3"/>
    <w:link w:val="2Char0"/>
    <w:qFormat/>
    <w:pPr>
      <w:spacing w:line="360" w:lineRule="auto"/>
    </w:pPr>
    <w:rPr>
      <w:sz w:val="24"/>
    </w:rPr>
  </w:style>
  <w:style w:type="paragraph" w:styleId="ad">
    <w:name w:val="Body Text Indent"/>
    <w:basedOn w:val="a3"/>
    <w:link w:val="Char2"/>
    <w:qFormat/>
    <w:pPr>
      <w:spacing w:line="360" w:lineRule="auto"/>
      <w:ind w:firstLineChars="200" w:firstLine="420"/>
    </w:pPr>
  </w:style>
  <w:style w:type="paragraph" w:styleId="50">
    <w:name w:val="toc 5"/>
    <w:basedOn w:val="a3"/>
    <w:next w:val="a3"/>
    <w:semiHidden/>
    <w:qFormat/>
    <w:pPr>
      <w:ind w:left="840"/>
      <w:jc w:val="left"/>
    </w:pPr>
    <w:rPr>
      <w:szCs w:val="21"/>
    </w:rPr>
  </w:style>
  <w:style w:type="paragraph" w:styleId="32">
    <w:name w:val="toc 3"/>
    <w:basedOn w:val="a3"/>
    <w:next w:val="a3"/>
    <w:semiHidden/>
    <w:qFormat/>
    <w:pPr>
      <w:ind w:left="420"/>
      <w:jc w:val="left"/>
    </w:pPr>
    <w:rPr>
      <w:i/>
      <w:iCs/>
    </w:rPr>
  </w:style>
  <w:style w:type="paragraph" w:styleId="ae">
    <w:name w:val="Plain Text"/>
    <w:basedOn w:val="a3"/>
    <w:link w:val="Char3"/>
    <w:qFormat/>
    <w:rPr>
      <w:rFonts w:ascii="宋体" w:hAnsi="Courier New"/>
      <w:szCs w:val="20"/>
    </w:rPr>
  </w:style>
  <w:style w:type="paragraph" w:styleId="80">
    <w:name w:val="toc 8"/>
    <w:basedOn w:val="a3"/>
    <w:next w:val="a3"/>
    <w:semiHidden/>
    <w:qFormat/>
    <w:pPr>
      <w:ind w:left="1470"/>
      <w:jc w:val="left"/>
    </w:pPr>
    <w:rPr>
      <w:szCs w:val="21"/>
    </w:rPr>
  </w:style>
  <w:style w:type="paragraph" w:styleId="af">
    <w:name w:val="Date"/>
    <w:basedOn w:val="a3"/>
    <w:next w:val="a3"/>
    <w:link w:val="Char4"/>
    <w:qFormat/>
    <w:rPr>
      <w:rFonts w:ascii="宋体" w:hAnsi="Courier New"/>
      <w:sz w:val="32"/>
      <w:szCs w:val="20"/>
    </w:rPr>
  </w:style>
  <w:style w:type="paragraph" w:styleId="21">
    <w:name w:val="Body Text Indent 2"/>
    <w:basedOn w:val="a3"/>
    <w:link w:val="2Char1"/>
    <w:qFormat/>
    <w:pPr>
      <w:spacing w:beforeLines="50" w:afterLines="50" w:line="120" w:lineRule="auto"/>
      <w:ind w:firstLineChars="400" w:firstLine="840"/>
      <w:jc w:val="left"/>
    </w:pPr>
    <w:rPr>
      <w:rFonts w:ascii="宋体" w:hAnsi="宋体"/>
    </w:rPr>
  </w:style>
  <w:style w:type="paragraph" w:styleId="af0">
    <w:name w:val="Balloon Text"/>
    <w:basedOn w:val="a3"/>
    <w:link w:val="Char5"/>
    <w:uiPriority w:val="99"/>
    <w:semiHidden/>
    <w:qFormat/>
    <w:rPr>
      <w:sz w:val="18"/>
      <w:szCs w:val="18"/>
    </w:rPr>
  </w:style>
  <w:style w:type="paragraph" w:styleId="af1">
    <w:name w:val="footer"/>
    <w:basedOn w:val="a3"/>
    <w:link w:val="Char6"/>
    <w:qFormat/>
    <w:pPr>
      <w:tabs>
        <w:tab w:val="center" w:pos="4153"/>
        <w:tab w:val="right" w:pos="8306"/>
      </w:tabs>
      <w:snapToGrid w:val="0"/>
      <w:jc w:val="left"/>
    </w:pPr>
    <w:rPr>
      <w:sz w:val="18"/>
      <w:szCs w:val="18"/>
    </w:rPr>
  </w:style>
  <w:style w:type="paragraph" w:styleId="af2">
    <w:name w:val="header"/>
    <w:basedOn w:val="a3"/>
    <w:link w:val="Char7"/>
    <w:uiPriority w:val="99"/>
    <w:qFormat/>
    <w:pPr>
      <w:pBdr>
        <w:bottom w:val="single" w:sz="6" w:space="1" w:color="auto"/>
      </w:pBdr>
      <w:tabs>
        <w:tab w:val="center" w:pos="4153"/>
        <w:tab w:val="right" w:pos="8306"/>
      </w:tabs>
      <w:snapToGrid w:val="0"/>
      <w:jc w:val="center"/>
    </w:pPr>
    <w:rPr>
      <w:sz w:val="18"/>
      <w:szCs w:val="18"/>
    </w:rPr>
  </w:style>
  <w:style w:type="paragraph" w:styleId="11">
    <w:name w:val="toc 1"/>
    <w:basedOn w:val="a3"/>
    <w:next w:val="a3"/>
    <w:qFormat/>
    <w:pPr>
      <w:spacing w:before="120" w:after="120"/>
      <w:jc w:val="left"/>
    </w:pPr>
    <w:rPr>
      <w:b/>
      <w:bCs/>
      <w:caps/>
    </w:rPr>
  </w:style>
  <w:style w:type="paragraph" w:styleId="40">
    <w:name w:val="toc 4"/>
    <w:basedOn w:val="a3"/>
    <w:next w:val="a3"/>
    <w:semiHidden/>
    <w:qFormat/>
    <w:pPr>
      <w:ind w:left="630"/>
      <w:jc w:val="left"/>
    </w:pPr>
    <w:rPr>
      <w:szCs w:val="21"/>
    </w:rPr>
  </w:style>
  <w:style w:type="paragraph" w:styleId="af3">
    <w:name w:val="Subtitle"/>
    <w:next w:val="a3"/>
    <w:link w:val="Char8"/>
    <w:qFormat/>
    <w:pPr>
      <w:wordWrap w:val="0"/>
      <w:spacing w:after="60"/>
      <w:jc w:val="center"/>
    </w:pPr>
    <w:rPr>
      <w:rFonts w:ascii="Calibri" w:hAnsi="Calibri"/>
      <w:sz w:val="24"/>
    </w:rPr>
  </w:style>
  <w:style w:type="paragraph" w:styleId="60">
    <w:name w:val="toc 6"/>
    <w:basedOn w:val="a3"/>
    <w:next w:val="a3"/>
    <w:semiHidden/>
    <w:qFormat/>
    <w:pPr>
      <w:ind w:left="1050"/>
      <w:jc w:val="left"/>
    </w:pPr>
    <w:rPr>
      <w:szCs w:val="21"/>
    </w:rPr>
  </w:style>
  <w:style w:type="paragraph" w:styleId="33">
    <w:name w:val="Body Text Indent 3"/>
    <w:basedOn w:val="a3"/>
    <w:link w:val="3Char0"/>
    <w:qFormat/>
    <w:pPr>
      <w:spacing w:line="360" w:lineRule="auto"/>
      <w:ind w:firstLineChars="200" w:firstLine="482"/>
    </w:pPr>
    <w:rPr>
      <w:rFonts w:ascii="宋体"/>
      <w:b/>
      <w:bCs/>
      <w:sz w:val="24"/>
    </w:rPr>
  </w:style>
  <w:style w:type="paragraph" w:styleId="22">
    <w:name w:val="toc 2"/>
    <w:basedOn w:val="a3"/>
    <w:next w:val="a3"/>
    <w:semiHidden/>
    <w:qFormat/>
    <w:pPr>
      <w:tabs>
        <w:tab w:val="right" w:leader="dot" w:pos="8296"/>
      </w:tabs>
      <w:ind w:left="210"/>
      <w:jc w:val="left"/>
    </w:pPr>
    <w:rPr>
      <w:smallCaps/>
    </w:rPr>
  </w:style>
  <w:style w:type="paragraph" w:styleId="90">
    <w:name w:val="toc 9"/>
    <w:basedOn w:val="a3"/>
    <w:next w:val="a3"/>
    <w:semiHidden/>
    <w:qFormat/>
    <w:pPr>
      <w:ind w:left="1680"/>
      <w:jc w:val="left"/>
    </w:pPr>
    <w:rPr>
      <w:szCs w:val="21"/>
    </w:rPr>
  </w:style>
  <w:style w:type="paragraph" w:styleId="HTML">
    <w:name w:val="HTML Preformatted"/>
    <w:basedOn w:val="a3"/>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af4">
    <w:name w:val="Normal (Web)"/>
    <w:basedOn w:val="a3"/>
    <w:uiPriority w:val="99"/>
    <w:qFormat/>
    <w:pPr>
      <w:spacing w:beforeAutospacing="1" w:afterAutospacing="1"/>
      <w:jc w:val="left"/>
    </w:pPr>
    <w:rPr>
      <w:kern w:val="0"/>
      <w:sz w:val="24"/>
    </w:rPr>
  </w:style>
  <w:style w:type="paragraph" w:styleId="12">
    <w:name w:val="index 1"/>
    <w:basedOn w:val="a3"/>
    <w:next w:val="a3"/>
    <w:semiHidden/>
    <w:qFormat/>
    <w:pPr>
      <w:tabs>
        <w:tab w:val="left" w:pos="3360"/>
      </w:tabs>
      <w:spacing w:line="520" w:lineRule="exact"/>
      <w:ind w:leftChars="50" w:left="419" w:hangingChars="131" w:hanging="314"/>
      <w:jc w:val="center"/>
      <w:outlineLvl w:val="3"/>
    </w:pPr>
    <w:rPr>
      <w:rFonts w:ascii="宋体" w:hAnsi="宋体"/>
      <w:sz w:val="24"/>
    </w:rPr>
  </w:style>
  <w:style w:type="paragraph" w:styleId="af5">
    <w:name w:val="Title"/>
    <w:basedOn w:val="a3"/>
    <w:link w:val="Char9"/>
    <w:qFormat/>
    <w:pPr>
      <w:spacing w:before="240" w:after="60"/>
      <w:jc w:val="center"/>
      <w:outlineLvl w:val="0"/>
    </w:pPr>
    <w:rPr>
      <w:rFonts w:ascii="Arial" w:eastAsia="隶书" w:hAnsi="Arial" w:cs="Arial"/>
      <w:b/>
      <w:bCs/>
      <w:sz w:val="32"/>
      <w:szCs w:val="32"/>
    </w:rPr>
  </w:style>
  <w:style w:type="paragraph" w:styleId="af6">
    <w:name w:val="annotation subject"/>
    <w:basedOn w:val="ab"/>
    <w:next w:val="ab"/>
    <w:link w:val="Chara"/>
    <w:uiPriority w:val="99"/>
    <w:qFormat/>
    <w:pPr>
      <w:autoSpaceDE/>
      <w:autoSpaceDN/>
      <w:adjustRightInd/>
      <w:textAlignment w:val="auto"/>
    </w:pPr>
    <w:rPr>
      <w:rFonts w:ascii="Times New Roman"/>
      <w:b/>
      <w:bCs/>
      <w:kern w:val="2"/>
      <w:sz w:val="21"/>
      <w:szCs w:val="24"/>
    </w:rPr>
  </w:style>
  <w:style w:type="paragraph" w:styleId="af7">
    <w:name w:val="Body Text First Indent"/>
    <w:basedOn w:val="ac"/>
    <w:link w:val="Charb"/>
    <w:qFormat/>
    <w:pPr>
      <w:spacing w:after="120" w:line="240" w:lineRule="auto"/>
      <w:ind w:firstLineChars="100" w:firstLine="420"/>
    </w:pPr>
    <w:rPr>
      <w:sz w:val="21"/>
    </w:rPr>
  </w:style>
  <w:style w:type="table" w:styleId="af8">
    <w:name w:val="Table Grid"/>
    <w:basedOn w:val="a7"/>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op w:val="single" w:sz="4" w:space="0" w:color="auto"/>
        <w:left w:val="single" w:sz="4" w:space="0" w:color="auto"/>
        <w:bottom w:val="single" w:sz="4" w:space="0" w:color="auto"/>
        <w:right w:val="single" w:sz="4" w:space="0" w:color="auto"/>
      </w:tcBorders>
    </w:tcPr>
  </w:style>
  <w:style w:type="table" w:styleId="af9">
    <w:name w:val="Table Elegant"/>
    <w:basedOn w:val="a7"/>
    <w:qFormat/>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a">
    <w:name w:val="Strong"/>
    <w:qFormat/>
    <w:rPr>
      <w:b/>
      <w:bCs/>
    </w:rPr>
  </w:style>
  <w:style w:type="character" w:styleId="afb">
    <w:name w:val="page number"/>
    <w:basedOn w:val="a6"/>
    <w:qFormat/>
  </w:style>
  <w:style w:type="character" w:styleId="afc">
    <w:name w:val="FollowedHyperlink"/>
    <w:qFormat/>
    <w:rPr>
      <w:color w:val="800080"/>
      <w:u w:val="single"/>
    </w:rPr>
  </w:style>
  <w:style w:type="character" w:styleId="afd">
    <w:name w:val="Emphasis"/>
    <w:basedOn w:val="a6"/>
    <w:qFormat/>
    <w:rPr>
      <w:sz w:val="20"/>
    </w:rPr>
  </w:style>
  <w:style w:type="character" w:styleId="afe">
    <w:name w:val="Hyperlink"/>
    <w:qFormat/>
    <w:rPr>
      <w:color w:val="0000FF"/>
      <w:u w:val="single"/>
    </w:rPr>
  </w:style>
  <w:style w:type="character" w:styleId="aff">
    <w:name w:val="annotation reference"/>
    <w:basedOn w:val="a6"/>
    <w:uiPriority w:val="99"/>
    <w:qFormat/>
    <w:rPr>
      <w:sz w:val="21"/>
      <w:szCs w:val="21"/>
    </w:rPr>
  </w:style>
  <w:style w:type="character" w:customStyle="1" w:styleId="4Char">
    <w:name w:val="标题 4 Char"/>
    <w:link w:val="4"/>
    <w:uiPriority w:val="9"/>
    <w:qFormat/>
    <w:rPr>
      <w:rFonts w:ascii="Arial" w:eastAsia="黑体" w:hAnsi="Arial"/>
      <w:b/>
      <w:bCs/>
      <w:kern w:val="2"/>
      <w:sz w:val="28"/>
      <w:szCs w:val="28"/>
      <w:lang w:val="en-US" w:eastAsia="zh-CN" w:bidi="ar-SA"/>
    </w:rPr>
  </w:style>
  <w:style w:type="paragraph" w:customStyle="1" w:styleId="Charc">
    <w:name w:val="Char"/>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30"/>
    <w:uiPriority w:val="9"/>
    <w:qFormat/>
    <w:rPr>
      <w:rFonts w:ascii="宋体" w:eastAsia="宋体" w:hAnsi="宋体"/>
      <w:b/>
      <w:bCs/>
      <w:kern w:val="2"/>
      <w:sz w:val="28"/>
      <w:szCs w:val="32"/>
      <w:lang w:val="en-US" w:eastAsia="zh-CN" w:bidi="ar-SA"/>
    </w:rPr>
  </w:style>
  <w:style w:type="character" w:customStyle="1" w:styleId="1Char">
    <w:name w:val="标题 1 Char"/>
    <w:link w:val="10"/>
    <w:qFormat/>
    <w:rPr>
      <w:rFonts w:ascii="宋体" w:eastAsia="黑体" w:hAnsi="宋体"/>
      <w:b/>
      <w:bCs/>
      <w:kern w:val="44"/>
      <w:sz w:val="28"/>
      <w:szCs w:val="44"/>
      <w:lang w:val="en-US" w:eastAsia="zh-CN" w:bidi="ar-SA"/>
    </w:rPr>
  </w:style>
  <w:style w:type="character" w:customStyle="1" w:styleId="Char">
    <w:name w:val="正文缩进 Char"/>
    <w:link w:val="a5"/>
    <w:qFormat/>
    <w:rPr>
      <w:rFonts w:eastAsia="宋体"/>
      <w:kern w:val="2"/>
      <w:sz w:val="21"/>
      <w:lang w:val="en-US" w:eastAsia="zh-CN" w:bidi="ar-SA"/>
    </w:rPr>
  </w:style>
  <w:style w:type="character" w:customStyle="1" w:styleId="3Char2">
    <w:name w:val="标题 3 Char"/>
    <w:qFormat/>
    <w:rPr>
      <w:rFonts w:ascii="黑体" w:eastAsia="黑体"/>
      <w:bCs/>
      <w:sz w:val="30"/>
    </w:rPr>
  </w:style>
  <w:style w:type="paragraph" w:customStyle="1" w:styleId="41">
    <w:name w:val="样式41"/>
    <w:basedOn w:val="a3"/>
    <w:qFormat/>
    <w:pPr>
      <w:numPr>
        <w:numId w:val="2"/>
      </w:numPr>
      <w:tabs>
        <w:tab w:val="left" w:pos="945"/>
      </w:tabs>
      <w:spacing w:line="360" w:lineRule="auto"/>
    </w:pPr>
    <w:rPr>
      <w:b/>
      <w:color w:val="000000"/>
      <w:sz w:val="24"/>
      <w:szCs w:val="20"/>
    </w:rPr>
  </w:style>
  <w:style w:type="paragraph" w:customStyle="1" w:styleId="aff0">
    <w:name w:val="图"/>
    <w:basedOn w:val="a3"/>
    <w:qFormat/>
    <w:pPr>
      <w:keepNext/>
      <w:adjustRightInd w:val="0"/>
      <w:snapToGrid w:val="0"/>
      <w:spacing w:before="60" w:after="60" w:line="300" w:lineRule="auto"/>
      <w:jc w:val="center"/>
    </w:pPr>
    <w:rPr>
      <w:spacing w:val="20"/>
      <w:kern w:val="0"/>
      <w:sz w:val="24"/>
      <w:szCs w:val="20"/>
    </w:rPr>
  </w:style>
  <w:style w:type="paragraph" w:customStyle="1" w:styleId="aff1">
    <w:name w:val="文档正文"/>
    <w:basedOn w:val="a3"/>
    <w:qFormat/>
    <w:pPr>
      <w:adjustRightInd w:val="0"/>
      <w:spacing w:line="480" w:lineRule="atLeast"/>
      <w:ind w:firstLineChars="200" w:firstLine="567"/>
      <w:textAlignment w:val="baseline"/>
    </w:pPr>
    <w:rPr>
      <w:rFonts w:ascii="长城仿宋"/>
      <w:kern w:val="0"/>
      <w:szCs w:val="20"/>
    </w:rPr>
  </w:style>
  <w:style w:type="paragraph" w:customStyle="1" w:styleId="CharCharCharChar">
    <w:name w:val="Char Char Char Char"/>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a3"/>
    <w:qFormat/>
    <w:pPr>
      <w:suppressAutoHyphens/>
      <w:autoSpaceDE w:val="0"/>
      <w:spacing w:after="120"/>
      <w:jc w:val="left"/>
    </w:pPr>
    <w:rPr>
      <w:rFonts w:ascii="Helvetica" w:hAnsi="Helvetica"/>
      <w:kern w:val="1"/>
      <w:sz w:val="20"/>
      <w:szCs w:val="20"/>
    </w:rPr>
  </w:style>
  <w:style w:type="paragraph" w:customStyle="1" w:styleId="aff2">
    <w:name w:val="自定义正文"/>
    <w:basedOn w:val="a3"/>
    <w:qFormat/>
    <w:pPr>
      <w:spacing w:afterLines="50"/>
      <w:ind w:leftChars="600" w:left="600"/>
    </w:pPr>
  </w:style>
  <w:style w:type="paragraph" w:customStyle="1" w:styleId="CharCharCharCharChar">
    <w:name w:val="Char Char Char Char Char"/>
    <w:basedOn w:val="a3"/>
    <w:qFormat/>
    <w:rPr>
      <w:rFonts w:ascii="Tahoma" w:hAnsi="Tahoma"/>
      <w:sz w:val="24"/>
      <w:szCs w:val="20"/>
    </w:rPr>
  </w:style>
  <w:style w:type="paragraph" w:customStyle="1" w:styleId="13">
    <w:name w:val="小标题 1"/>
    <w:basedOn w:val="a3"/>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a3"/>
    <w:qFormat/>
    <w:rPr>
      <w:rFonts w:ascii="Tahoma" w:hAnsi="Tahoma"/>
      <w:sz w:val="24"/>
      <w:szCs w:val="20"/>
    </w:rPr>
  </w:style>
  <w:style w:type="paragraph" w:customStyle="1" w:styleId="aff3">
    <w:name w:val="È±Ê¡ÎÄ±¾"/>
    <w:basedOn w:val="a3"/>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2"/>
    <w:qFormat/>
    <w:rPr>
      <w:rFonts w:ascii="宋体" w:eastAsia="宋体" w:hAnsi="宋体"/>
      <w:b/>
      <w:bCs/>
      <w:sz w:val="24"/>
      <w:lang w:val="en-US" w:eastAsia="zh-CN" w:bidi="ar-SA"/>
    </w:rPr>
  </w:style>
  <w:style w:type="paragraph" w:customStyle="1" w:styleId="CharCharCharCharCharChar1Char">
    <w:name w:val="Char Char Char Char Char Char1 Char"/>
    <w:basedOn w:val="a3"/>
    <w:qFormat/>
    <w:pPr>
      <w:widowControl/>
      <w:spacing w:after="160" w:line="240" w:lineRule="exact"/>
      <w:jc w:val="left"/>
    </w:pPr>
    <w:rPr>
      <w:rFonts w:ascii="Verdana" w:hAnsi="Verdana"/>
      <w:kern w:val="0"/>
      <w:szCs w:val="20"/>
      <w:lang w:eastAsia="en-US"/>
    </w:rPr>
  </w:style>
  <w:style w:type="paragraph" w:styleId="aff4">
    <w:name w:val="List Paragraph"/>
    <w:basedOn w:val="a3"/>
    <w:qFormat/>
    <w:pPr>
      <w:ind w:firstLineChars="200" w:firstLine="420"/>
    </w:pPr>
    <w:rPr>
      <w:rFonts w:ascii="Calibri" w:hAnsi="Calibri"/>
      <w:szCs w:val="22"/>
    </w:rPr>
  </w:style>
  <w:style w:type="paragraph" w:customStyle="1" w:styleId="USE1">
    <w:name w:val="USE 1"/>
    <w:basedOn w:val="a3"/>
    <w:qFormat/>
    <w:pPr>
      <w:spacing w:line="200" w:lineRule="atLeast"/>
      <w:jc w:val="left"/>
    </w:pPr>
    <w:rPr>
      <w:rFonts w:ascii="宋体" w:hAnsi="宋体"/>
      <w:b/>
      <w:sz w:val="24"/>
      <w:szCs w:val="28"/>
    </w:rPr>
  </w:style>
  <w:style w:type="paragraph" w:customStyle="1" w:styleId="RFItextfrom3rdLevel">
    <w:name w:val="RFI text from 3rd Level"/>
    <w:basedOn w:val="a3"/>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2">
    <w:name w:val="正文文字缩进项目"/>
    <w:basedOn w:val="ad"/>
    <w:qFormat/>
    <w:pPr>
      <w:numPr>
        <w:ilvl w:val="1"/>
        <w:numId w:val="3"/>
      </w:numPr>
      <w:tabs>
        <w:tab w:val="clear" w:pos="1260"/>
        <w:tab w:val="left" w:pos="840"/>
      </w:tabs>
      <w:spacing w:after="120" w:line="240" w:lineRule="auto"/>
      <w:ind w:left="840" w:firstLineChars="0" w:firstLine="0"/>
    </w:pPr>
    <w:rPr>
      <w:rFonts w:ascii="Tahoma" w:hAnsi="Tahoma"/>
      <w:sz w:val="22"/>
      <w:szCs w:val="20"/>
    </w:rPr>
  </w:style>
  <w:style w:type="paragraph" w:customStyle="1" w:styleId="21313">
    <w:name w:val="样式 标题 2 + 段前: 13 磅 段后: 13 磅 行距: 单倍行距"/>
    <w:basedOn w:val="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2">
    <w:name w:val="正文文本缩进 Char"/>
    <w:link w:val="ad"/>
    <w:qFormat/>
    <w:rPr>
      <w:rFonts w:eastAsia="宋体"/>
      <w:kern w:val="2"/>
      <w:sz w:val="21"/>
      <w:szCs w:val="24"/>
      <w:lang w:val="en-US" w:eastAsia="zh-CN" w:bidi="ar-SA"/>
    </w:rPr>
  </w:style>
  <w:style w:type="character" w:customStyle="1" w:styleId="5Char">
    <w:name w:val="标题 5 Char"/>
    <w:link w:val="5"/>
    <w:qFormat/>
    <w:rPr>
      <w:rFonts w:eastAsia="宋体"/>
      <w:b/>
      <w:kern w:val="2"/>
      <w:sz w:val="28"/>
      <w:lang w:val="en-US" w:eastAsia="zh-CN" w:bidi="ar-SA"/>
    </w:rPr>
  </w:style>
  <w:style w:type="character" w:customStyle="1" w:styleId="Chard">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6"/>
    <w:qFormat/>
    <w:rPr>
      <w:rFonts w:ascii="Arial" w:eastAsia="黑体" w:hAnsi="Arial"/>
      <w:b/>
      <w:kern w:val="2"/>
      <w:sz w:val="24"/>
      <w:lang w:val="en-US" w:eastAsia="zh-CN" w:bidi="ar-SA"/>
    </w:rPr>
  </w:style>
  <w:style w:type="character" w:customStyle="1" w:styleId="7Char">
    <w:name w:val="标题 7 Char"/>
    <w:link w:val="7"/>
    <w:qFormat/>
    <w:rPr>
      <w:rFonts w:eastAsia="宋体"/>
      <w:b/>
      <w:kern w:val="2"/>
      <w:sz w:val="24"/>
      <w:lang w:val="en-US" w:eastAsia="zh-CN" w:bidi="ar-SA"/>
    </w:rPr>
  </w:style>
  <w:style w:type="character" w:customStyle="1" w:styleId="8Char">
    <w:name w:val="标题 8 Char"/>
    <w:link w:val="8"/>
    <w:qFormat/>
    <w:rPr>
      <w:rFonts w:ascii="Arial" w:eastAsia="黑体" w:hAnsi="Arial"/>
      <w:kern w:val="2"/>
      <w:sz w:val="24"/>
      <w:lang w:val="en-US" w:eastAsia="zh-CN" w:bidi="ar-SA"/>
    </w:rPr>
  </w:style>
  <w:style w:type="character" w:customStyle="1" w:styleId="9Char">
    <w:name w:val="标题 9 Char"/>
    <w:link w:val="9"/>
    <w:qFormat/>
    <w:rPr>
      <w:rFonts w:ascii="Arial" w:eastAsia="黑体" w:hAnsi="Arial"/>
      <w:kern w:val="2"/>
      <w:sz w:val="21"/>
      <w:lang w:val="en-US" w:eastAsia="zh-CN" w:bidi="ar-SA"/>
    </w:rPr>
  </w:style>
  <w:style w:type="character" w:customStyle="1" w:styleId="Char9">
    <w:name w:val="标题 Char"/>
    <w:link w:val="af5"/>
    <w:qFormat/>
    <w:rPr>
      <w:rFonts w:ascii="Arial" w:eastAsia="隶书" w:hAnsi="Arial" w:cs="Arial"/>
      <w:b/>
      <w:bCs/>
      <w:kern w:val="2"/>
      <w:sz w:val="32"/>
      <w:szCs w:val="32"/>
      <w:lang w:val="en-US" w:eastAsia="zh-CN" w:bidi="ar-SA"/>
    </w:rPr>
  </w:style>
  <w:style w:type="character" w:customStyle="1" w:styleId="Char4">
    <w:name w:val="日期 Char"/>
    <w:link w:val="af"/>
    <w:qFormat/>
    <w:rPr>
      <w:rFonts w:ascii="宋体" w:eastAsia="宋体" w:hAnsi="Courier New"/>
      <w:kern w:val="2"/>
      <w:sz w:val="32"/>
      <w:lang w:val="en-US" w:eastAsia="zh-CN" w:bidi="ar-SA"/>
    </w:rPr>
  </w:style>
  <w:style w:type="character" w:customStyle="1" w:styleId="HTMLChar">
    <w:name w:val="HTML 预设格式 Char"/>
    <w:link w:val="HTML"/>
    <w:qFormat/>
    <w:rPr>
      <w:rFonts w:ascii="Arial Unicode MS" w:eastAsia="Arial Unicode MS" w:hAnsi="Arial Unicode MS"/>
      <w:color w:val="000000"/>
      <w:lang w:val="en-US" w:eastAsia="zh-CN" w:bidi="ar-SA"/>
    </w:rPr>
  </w:style>
  <w:style w:type="character" w:customStyle="1" w:styleId="Char3">
    <w:name w:val="纯文本 Char"/>
    <w:link w:val="ae"/>
    <w:qFormat/>
    <w:rPr>
      <w:rFonts w:ascii="宋体" w:eastAsia="宋体" w:hAnsi="Courier New"/>
      <w:kern w:val="2"/>
      <w:sz w:val="21"/>
      <w:lang w:val="en-US" w:eastAsia="zh-CN" w:bidi="ar-SA"/>
    </w:rPr>
  </w:style>
  <w:style w:type="character" w:customStyle="1" w:styleId="Chare">
    <w:name w:val="正文文字首行缩进 Char"/>
    <w:qFormat/>
    <w:rPr>
      <w:kern w:val="2"/>
      <w:sz w:val="21"/>
      <w:szCs w:val="24"/>
    </w:rPr>
  </w:style>
  <w:style w:type="character" w:customStyle="1" w:styleId="Char1">
    <w:name w:val="正文文本 Char"/>
    <w:link w:val="ac"/>
    <w:qFormat/>
    <w:rPr>
      <w:rFonts w:eastAsia="宋体"/>
      <w:b/>
      <w:bCs/>
      <w:kern w:val="2"/>
      <w:sz w:val="24"/>
      <w:szCs w:val="24"/>
      <w:lang w:val="en-US" w:eastAsia="zh-CN" w:bidi="ar-SA"/>
    </w:rPr>
  </w:style>
  <w:style w:type="character" w:customStyle="1" w:styleId="2Char1">
    <w:name w:val="正文文本缩进 2 Char"/>
    <w:link w:val="21"/>
    <w:qFormat/>
    <w:rPr>
      <w:rFonts w:ascii="宋体" w:eastAsia="宋体" w:hAnsi="宋体"/>
      <w:kern w:val="2"/>
      <w:sz w:val="21"/>
      <w:szCs w:val="24"/>
      <w:lang w:val="en-US" w:eastAsia="zh-CN" w:bidi="ar-SA"/>
    </w:rPr>
  </w:style>
  <w:style w:type="character" w:customStyle="1" w:styleId="Char7">
    <w:name w:val="页眉 Char"/>
    <w:link w:val="af2"/>
    <w:uiPriority w:val="99"/>
    <w:qFormat/>
    <w:rPr>
      <w:rFonts w:eastAsia="宋体"/>
      <w:kern w:val="2"/>
      <w:sz w:val="18"/>
      <w:szCs w:val="18"/>
      <w:lang w:val="en-US" w:eastAsia="zh-CN" w:bidi="ar-SA"/>
    </w:rPr>
  </w:style>
  <w:style w:type="character" w:customStyle="1" w:styleId="3Char0">
    <w:name w:val="正文文本缩进 3 Char"/>
    <w:link w:val="33"/>
    <w:qFormat/>
    <w:rPr>
      <w:rFonts w:ascii="宋体" w:eastAsia="宋体"/>
      <w:b/>
      <w:bCs/>
      <w:kern w:val="2"/>
      <w:sz w:val="24"/>
      <w:szCs w:val="24"/>
      <w:lang w:val="en-US" w:eastAsia="zh-CN" w:bidi="ar-SA"/>
    </w:rPr>
  </w:style>
  <w:style w:type="character" w:customStyle="1" w:styleId="2Char0">
    <w:name w:val="正文文本 2 Char"/>
    <w:link w:val="20"/>
    <w:qFormat/>
    <w:rPr>
      <w:rFonts w:eastAsia="宋体"/>
      <w:kern w:val="2"/>
      <w:sz w:val="24"/>
      <w:szCs w:val="24"/>
      <w:lang w:val="en-US" w:eastAsia="zh-CN" w:bidi="ar-SA"/>
    </w:rPr>
  </w:style>
  <w:style w:type="character" w:customStyle="1" w:styleId="Char6">
    <w:name w:val="页脚 Char"/>
    <w:link w:val="af1"/>
    <w:qFormat/>
    <w:rPr>
      <w:rFonts w:eastAsia="宋体"/>
      <w:kern w:val="2"/>
      <w:sz w:val="18"/>
      <w:szCs w:val="18"/>
      <w:lang w:val="en-US" w:eastAsia="zh-CN" w:bidi="ar-SA"/>
    </w:rPr>
  </w:style>
  <w:style w:type="character" w:customStyle="1" w:styleId="3Char">
    <w:name w:val="正文文本 3 Char"/>
    <w:link w:val="31"/>
    <w:qFormat/>
    <w:rPr>
      <w:rFonts w:eastAsia="宋体"/>
      <w:kern w:val="2"/>
      <w:sz w:val="16"/>
      <w:szCs w:val="16"/>
      <w:lang w:val="en-US" w:eastAsia="zh-CN" w:bidi="ar-SA"/>
    </w:rPr>
  </w:style>
  <w:style w:type="character" w:customStyle="1" w:styleId="Char5">
    <w:name w:val="批注框文本 Char"/>
    <w:link w:val="af0"/>
    <w:uiPriority w:val="99"/>
    <w:semiHidden/>
    <w:qFormat/>
    <w:rPr>
      <w:rFonts w:eastAsia="宋体"/>
      <w:kern w:val="2"/>
      <w:sz w:val="18"/>
      <w:szCs w:val="18"/>
      <w:lang w:val="en-US" w:eastAsia="zh-CN" w:bidi="ar-SA"/>
    </w:rPr>
  </w:style>
  <w:style w:type="paragraph" w:customStyle="1" w:styleId="14">
    <w:name w:val="样式1"/>
    <w:basedOn w:val="af5"/>
    <w:qFormat/>
    <w:pPr>
      <w:spacing w:before="120" w:after="120"/>
    </w:pPr>
    <w:rPr>
      <w:rFonts w:eastAsia="黑体"/>
      <w:b w:val="0"/>
      <w:sz w:val="30"/>
      <w:szCs w:val="21"/>
    </w:rPr>
  </w:style>
  <w:style w:type="paragraph" w:customStyle="1" w:styleId="23">
    <w:name w:val="样式2"/>
    <w:basedOn w:val="af5"/>
    <w:next w:val="14"/>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a3"/>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a3"/>
    <w:qFormat/>
    <w:pPr>
      <w:adjustRightInd w:val="0"/>
      <w:spacing w:before="100" w:after="100" w:line="360" w:lineRule="auto"/>
      <w:ind w:firstLineChars="200" w:firstLine="200"/>
      <w:jc w:val="left"/>
      <w:textAlignment w:val="baseline"/>
    </w:pPr>
    <w:rPr>
      <w:rFonts w:ascii="Arial" w:hAnsi="Arial"/>
      <w:kern w:val="0"/>
      <w:sz w:val="24"/>
      <w:szCs w:val="20"/>
    </w:rPr>
  </w:style>
  <w:style w:type="paragraph" w:customStyle="1" w:styleId="--">
    <w:name w:val="--规划正文"/>
    <w:basedOn w:val="a3"/>
    <w:qFormat/>
    <w:pPr>
      <w:spacing w:line="360" w:lineRule="auto"/>
      <w:ind w:firstLineChars="200" w:firstLine="200"/>
    </w:pPr>
    <w:rPr>
      <w:szCs w:val="20"/>
    </w:rPr>
  </w:style>
  <w:style w:type="paragraph" w:customStyle="1" w:styleId="a1">
    <w:name w:val="设计依据"/>
    <w:basedOn w:val="ac"/>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0">
    <w:name w:val="方案要点"/>
    <w:basedOn w:val="a3"/>
    <w:qFormat/>
    <w:pPr>
      <w:numPr>
        <w:numId w:val="4"/>
      </w:numPr>
      <w:spacing w:line="360" w:lineRule="auto"/>
    </w:pPr>
    <w:rPr>
      <w:rFonts w:ascii="仿宋_GB2312" w:eastAsia="仿宋_GB2312" w:hAnsi="宋体"/>
      <w:color w:val="000000"/>
      <w:sz w:val="28"/>
      <w:szCs w:val="28"/>
    </w:rPr>
  </w:style>
  <w:style w:type="paragraph" w:customStyle="1" w:styleId="42">
    <w:name w:val="样式4"/>
    <w:basedOn w:val="a3"/>
    <w:qFormat/>
    <w:pPr>
      <w:tabs>
        <w:tab w:val="left" w:pos="842"/>
      </w:tabs>
      <w:spacing w:line="360" w:lineRule="auto"/>
      <w:ind w:left="842" w:hanging="420"/>
    </w:pPr>
    <w:rPr>
      <w:sz w:val="24"/>
    </w:rPr>
  </w:style>
  <w:style w:type="paragraph" w:customStyle="1" w:styleId="aff5">
    <w:name w:val="文字"/>
    <w:basedOn w:val="a3"/>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Chars="0" w:firstLine="0"/>
    </w:pPr>
    <w:rPr>
      <w:sz w:val="20"/>
    </w:rPr>
  </w:style>
  <w:style w:type="paragraph" w:customStyle="1" w:styleId="----0">
    <w:name w:val="--规划-表格-居中"/>
    <w:basedOn w:val="--"/>
    <w:qFormat/>
    <w:pPr>
      <w:spacing w:line="240" w:lineRule="auto"/>
      <w:ind w:firstLineChars="0" w:firstLine="0"/>
      <w:jc w:val="center"/>
    </w:pPr>
    <w:rPr>
      <w:sz w:val="20"/>
    </w:rPr>
  </w:style>
  <w:style w:type="paragraph" w:customStyle="1" w:styleId="--0">
    <w:name w:val="--编号内缩进"/>
    <w:basedOn w:val="a3"/>
    <w:qFormat/>
    <w:pPr>
      <w:spacing w:line="360" w:lineRule="auto"/>
      <w:ind w:left="420" w:firstLineChars="200" w:firstLine="200"/>
    </w:pPr>
    <w:rPr>
      <w:szCs w:val="21"/>
    </w:rPr>
  </w:style>
  <w:style w:type="paragraph" w:customStyle="1" w:styleId="---">
    <w:name w:val="--规划-题注"/>
    <w:basedOn w:val="a3"/>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a3"/>
    <w:next w:val="--"/>
    <w:qFormat/>
    <w:pPr>
      <w:keepNext/>
      <w:keepLines/>
      <w:spacing w:line="360" w:lineRule="auto"/>
      <w:outlineLvl w:val="4"/>
    </w:pPr>
    <w:rPr>
      <w:rFonts w:eastAsia="黑体"/>
    </w:rPr>
  </w:style>
  <w:style w:type="paragraph" w:customStyle="1" w:styleId="--Char">
    <w:name w:val="--规划正文 Char"/>
    <w:basedOn w:val="a3"/>
    <w:qFormat/>
    <w:pPr>
      <w:spacing w:line="360" w:lineRule="auto"/>
      <w:ind w:firstLineChars="200" w:firstLine="200"/>
    </w:pPr>
    <w:rPr>
      <w:sz w:val="24"/>
    </w:rPr>
  </w:style>
  <w:style w:type="paragraph" w:customStyle="1" w:styleId="aff6">
    <w:name w:val="缺省文本"/>
    <w:basedOn w:val="a3"/>
    <w:qFormat/>
    <w:pPr>
      <w:autoSpaceDE w:val="0"/>
      <w:autoSpaceDN w:val="0"/>
      <w:adjustRightInd w:val="0"/>
      <w:jc w:val="left"/>
    </w:pPr>
    <w:rPr>
      <w:kern w:val="0"/>
    </w:rPr>
  </w:style>
  <w:style w:type="paragraph" w:customStyle="1" w:styleId="aff7">
    <w:name w:val="封面文档标题"/>
    <w:basedOn w:val="a3"/>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10"/>
    <w:qFormat/>
    <w:pPr>
      <w:numPr>
        <w:numId w:val="5"/>
      </w:numPr>
      <w:spacing w:before="240" w:after="240" w:line="480" w:lineRule="auto"/>
      <w:ind w:rightChars="100" w:right="21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a3"/>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ff8">
    <w:name w:val="列表项目"/>
    <w:basedOn w:val="a3"/>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a6"/>
    <w:qFormat/>
  </w:style>
  <w:style w:type="character" w:customStyle="1" w:styleId="font2">
    <w:name w:val="font2"/>
    <w:basedOn w:val="a6"/>
    <w:qFormat/>
  </w:style>
  <w:style w:type="character" w:customStyle="1" w:styleId="font41">
    <w:name w:val="font41"/>
    <w:qFormat/>
    <w:rPr>
      <w:color w:val="000000"/>
      <w:spacing w:val="260"/>
      <w:sz w:val="18"/>
      <w:szCs w:val="18"/>
      <w:u w:val="none"/>
    </w:rPr>
  </w:style>
  <w:style w:type="paragraph" w:customStyle="1" w:styleId="aff9">
    <w:name w:val="正文(首行缩进)"/>
    <w:qFormat/>
    <w:pPr>
      <w:spacing w:line="360" w:lineRule="auto"/>
      <w:ind w:firstLineChars="200" w:firstLine="488"/>
      <w:jc w:val="both"/>
    </w:pPr>
    <w:rPr>
      <w:rFonts w:eastAsia="仿宋_GB2312"/>
      <w:spacing w:val="2"/>
      <w:sz w:val="24"/>
      <w:szCs w:val="24"/>
    </w:rPr>
  </w:style>
  <w:style w:type="paragraph" w:customStyle="1" w:styleId="xl72">
    <w:name w:val="xl72"/>
    <w:basedOn w:val="a3"/>
    <w:qFormat/>
    <w:pPr>
      <w:widowControl/>
      <w:spacing w:before="100" w:beforeAutospacing="1" w:after="100" w:afterAutospacing="1"/>
      <w:jc w:val="left"/>
    </w:pPr>
    <w:rPr>
      <w:rFonts w:ascii="宋体" w:hAnsi="宋体"/>
      <w:b/>
      <w:bCs/>
      <w:kern w:val="0"/>
      <w:sz w:val="28"/>
      <w:szCs w:val="28"/>
    </w:rPr>
  </w:style>
  <w:style w:type="character" w:customStyle="1" w:styleId="Charb">
    <w:name w:val="正文首行缩进 Char"/>
    <w:link w:val="af7"/>
    <w:qFormat/>
    <w:rPr>
      <w:rFonts w:eastAsia="宋体"/>
      <w:b/>
      <w:bCs/>
      <w:kern w:val="2"/>
      <w:sz w:val="21"/>
      <w:szCs w:val="24"/>
      <w:lang w:val="en-US" w:eastAsia="zh-CN" w:bidi="ar-SA"/>
    </w:rPr>
  </w:style>
  <w:style w:type="paragraph" w:customStyle="1" w:styleId="Charf">
    <w:name w:val="正文(首行缩进) Char"/>
    <w:qFormat/>
    <w:pPr>
      <w:spacing w:before="120" w:after="60" w:line="360" w:lineRule="auto"/>
      <w:ind w:firstLineChars="200" w:firstLine="200"/>
    </w:pPr>
    <w:rPr>
      <w:rFonts w:eastAsia="仿宋_GB2312"/>
      <w:spacing w:val="2"/>
      <w:kern w:val="24"/>
      <w:sz w:val="24"/>
      <w:szCs w:val="24"/>
    </w:rPr>
  </w:style>
  <w:style w:type="paragraph" w:customStyle="1" w:styleId="81">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a3"/>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a6"/>
    <w:qFormat/>
  </w:style>
  <w:style w:type="paragraph" w:customStyle="1" w:styleId="91">
    <w:name w:val="9"/>
    <w:basedOn w:val="a3"/>
    <w:next w:val="a5"/>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a6"/>
    <w:qFormat/>
  </w:style>
  <w:style w:type="paragraph" w:customStyle="1" w:styleId="82">
    <w:name w:val="8"/>
    <w:basedOn w:val="a3"/>
    <w:next w:val="ad"/>
    <w:qFormat/>
    <w:pPr>
      <w:spacing w:after="120"/>
      <w:ind w:leftChars="200" w:left="420"/>
    </w:pPr>
  </w:style>
  <w:style w:type="paragraph" w:customStyle="1" w:styleId="71">
    <w:name w:val="7"/>
    <w:basedOn w:val="a3"/>
    <w:qFormat/>
    <w:pPr>
      <w:autoSpaceDE w:val="0"/>
      <w:autoSpaceDN w:val="0"/>
      <w:adjustRightInd w:val="0"/>
      <w:spacing w:line="270" w:lineRule="atLeast"/>
      <w:jc w:val="left"/>
    </w:pPr>
    <w:rPr>
      <w:rFonts w:ascii="宋体"/>
      <w:kern w:val="0"/>
      <w:sz w:val="18"/>
      <w:szCs w:val="18"/>
    </w:rPr>
  </w:style>
  <w:style w:type="paragraph" w:customStyle="1" w:styleId="00">
    <w:name w:val="00"/>
    <w:basedOn w:val="a3"/>
    <w:qFormat/>
    <w:pPr>
      <w:autoSpaceDE w:val="0"/>
      <w:autoSpaceDN w:val="0"/>
      <w:adjustRightInd w:val="0"/>
      <w:jc w:val="left"/>
    </w:pPr>
    <w:rPr>
      <w:rFonts w:ascii="黑体" w:eastAsia="黑体"/>
      <w:b/>
      <w:bCs/>
      <w:kern w:val="0"/>
      <w:sz w:val="20"/>
      <w:szCs w:val="20"/>
    </w:rPr>
  </w:style>
  <w:style w:type="paragraph" w:customStyle="1" w:styleId="51">
    <w:name w:val="5"/>
    <w:basedOn w:val="a3"/>
    <w:qFormat/>
    <w:pPr>
      <w:autoSpaceDE w:val="0"/>
      <w:autoSpaceDN w:val="0"/>
      <w:adjustRightInd w:val="0"/>
      <w:jc w:val="left"/>
    </w:pPr>
    <w:rPr>
      <w:rFonts w:ascii="宋体"/>
      <w:b/>
      <w:bCs/>
      <w:kern w:val="0"/>
      <w:sz w:val="18"/>
      <w:szCs w:val="18"/>
    </w:rPr>
  </w:style>
  <w:style w:type="paragraph" w:customStyle="1" w:styleId="61">
    <w:name w:val="6"/>
    <w:basedOn w:val="51"/>
    <w:qFormat/>
    <w:pPr>
      <w:spacing w:line="270" w:lineRule="atLeast"/>
      <w:jc w:val="both"/>
    </w:pPr>
    <w:rPr>
      <w:b w:val="0"/>
      <w:bCs w:val="0"/>
    </w:rPr>
  </w:style>
  <w:style w:type="paragraph" w:customStyle="1" w:styleId="affa">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ffb">
    <w:name w:val="姜文清定义的正文"/>
    <w:basedOn w:val="a3"/>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a3"/>
    <w:qFormat/>
    <w:pPr>
      <w:widowControl/>
      <w:spacing w:before="120" w:line="360" w:lineRule="auto"/>
      <w:ind w:firstLine="425"/>
    </w:pPr>
    <w:rPr>
      <w:kern w:val="0"/>
      <w:sz w:val="24"/>
    </w:rPr>
  </w:style>
  <w:style w:type="character" w:customStyle="1" w:styleId="blue">
    <w:name w:val="blue"/>
    <w:basedOn w:val="a6"/>
    <w:qFormat/>
  </w:style>
  <w:style w:type="paragraph" w:customStyle="1" w:styleId="blue1">
    <w:name w:val="blue1"/>
    <w:basedOn w:val="a3"/>
    <w:qFormat/>
    <w:pPr>
      <w:widowControl/>
      <w:spacing w:before="100" w:beforeAutospacing="1" w:after="100" w:afterAutospacing="1"/>
      <w:jc w:val="left"/>
    </w:pPr>
    <w:rPr>
      <w:rFonts w:ascii="宋体" w:hAnsi="宋体" w:cs="宋体"/>
      <w:kern w:val="0"/>
      <w:sz w:val="24"/>
    </w:rPr>
  </w:style>
  <w:style w:type="character" w:customStyle="1" w:styleId="font">
    <w:name w:val="font"/>
    <w:basedOn w:val="a6"/>
    <w:qFormat/>
  </w:style>
  <w:style w:type="character" w:customStyle="1" w:styleId="font11">
    <w:name w:val="font11"/>
    <w:qFormat/>
    <w:rPr>
      <w:rFonts w:ascii="ˎ̥" w:hAnsi="ˎ̥" w:hint="default"/>
    </w:rPr>
  </w:style>
  <w:style w:type="paragraph" w:customStyle="1" w:styleId="a14">
    <w:name w:val="a14"/>
    <w:basedOn w:val="a3"/>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a6"/>
    <w:qFormat/>
  </w:style>
  <w:style w:type="character" w:customStyle="1" w:styleId="prodheadlines">
    <w:name w:val="prodheadlines"/>
    <w:basedOn w:val="a6"/>
    <w:qFormat/>
  </w:style>
  <w:style w:type="character" w:customStyle="1" w:styleId="text">
    <w:name w:val="text"/>
    <w:basedOn w:val="a6"/>
    <w:qFormat/>
  </w:style>
  <w:style w:type="paragraph" w:customStyle="1" w:styleId="text1">
    <w:name w:val="text1"/>
    <w:basedOn w:val="a3"/>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a3"/>
    <w:next w:val="a3"/>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a3"/>
    <w:next w:val="a3"/>
    <w:hidden/>
    <w:qFormat/>
    <w:pPr>
      <w:widowControl/>
      <w:pBdr>
        <w:top w:val="single" w:sz="6" w:space="1" w:color="auto"/>
      </w:pBdr>
      <w:jc w:val="center"/>
    </w:pPr>
    <w:rPr>
      <w:rFonts w:ascii="Arial" w:hAnsi="Arial" w:cs="Arial"/>
      <w:vanish/>
      <w:kern w:val="0"/>
      <w:sz w:val="16"/>
      <w:szCs w:val="16"/>
    </w:rPr>
  </w:style>
  <w:style w:type="paragraph" w:customStyle="1" w:styleId="affc">
    <w:name w:val="正文样式"/>
    <w:basedOn w:val="a3"/>
    <w:qFormat/>
    <w:pPr>
      <w:adjustRightInd w:val="0"/>
      <w:spacing w:line="400" w:lineRule="atLeast"/>
      <w:ind w:firstLineChars="203" w:firstLine="570"/>
      <w:textAlignment w:val="baseline"/>
    </w:pPr>
    <w:rPr>
      <w:rFonts w:eastAsia="仿宋_GB2312"/>
      <w:kern w:val="0"/>
      <w:sz w:val="28"/>
      <w:szCs w:val="20"/>
    </w:rPr>
  </w:style>
  <w:style w:type="paragraph" w:customStyle="1" w:styleId="xl34">
    <w:name w:val="xl34"/>
    <w:basedOn w:val="a3"/>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ffd">
    <w:name w:val="段落正文"/>
    <w:basedOn w:val="ae"/>
    <w:qFormat/>
    <w:pPr>
      <w:ind w:firstLineChars="200" w:firstLine="560"/>
    </w:pPr>
    <w:rPr>
      <w:sz w:val="28"/>
    </w:rPr>
  </w:style>
  <w:style w:type="character" w:customStyle="1" w:styleId="gray6">
    <w:name w:val="gray6"/>
    <w:basedOn w:val="a6"/>
    <w:qFormat/>
  </w:style>
  <w:style w:type="character" w:customStyle="1" w:styleId="style9">
    <w:name w:val="style9"/>
    <w:basedOn w:val="a6"/>
    <w:qFormat/>
  </w:style>
  <w:style w:type="paragraph" w:customStyle="1" w:styleId="24">
    <w:name w:val="2册标题4"/>
    <w:basedOn w:val="a3"/>
    <w:next w:val="a3"/>
    <w:qFormat/>
    <w:pPr>
      <w:spacing w:beforeLines="50" w:afterLines="50" w:line="300" w:lineRule="auto"/>
      <w:ind w:leftChars="200" w:left="420"/>
      <w:outlineLvl w:val="3"/>
    </w:pPr>
    <w:rPr>
      <w:rFonts w:ascii="Arial" w:eastAsia="幼圆" w:hAnsi="Arial" w:cs="Arial"/>
      <w:b/>
      <w:sz w:val="24"/>
    </w:rPr>
  </w:style>
  <w:style w:type="character" w:customStyle="1" w:styleId="grame">
    <w:name w:val="grame"/>
    <w:basedOn w:val="a6"/>
    <w:qFormat/>
  </w:style>
  <w:style w:type="paragraph" w:customStyle="1" w:styleId="style2">
    <w:name w:val="style2"/>
    <w:basedOn w:val="a3"/>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a3"/>
    <w:qFormat/>
    <w:pPr>
      <w:jc w:val="left"/>
    </w:pPr>
    <w:rPr>
      <w:rFonts w:ascii="Tahoma" w:hAnsi="Tahoma"/>
      <w:sz w:val="24"/>
      <w:szCs w:val="20"/>
    </w:rPr>
  </w:style>
  <w:style w:type="paragraph" w:customStyle="1" w:styleId="1">
    <w:name w:val="编号1"/>
    <w:basedOn w:val="a3"/>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3"/>
    <w:qFormat/>
    <w:pPr>
      <w:widowControl/>
      <w:spacing w:line="400" w:lineRule="exact"/>
      <w:jc w:val="center"/>
    </w:pPr>
    <w:rPr>
      <w:rFonts w:ascii="Verdana" w:hAnsi="Verdana"/>
      <w:kern w:val="0"/>
      <w:szCs w:val="20"/>
      <w:lang w:eastAsia="en-US"/>
    </w:rPr>
  </w:style>
  <w:style w:type="paragraph" w:customStyle="1" w:styleId="font0">
    <w:name w:val="font0"/>
    <w:basedOn w:val="a3"/>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a3"/>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3"/>
    <w:qFormat/>
    <w:pPr>
      <w:widowControl/>
      <w:spacing w:before="100" w:beforeAutospacing="1" w:after="100" w:afterAutospacing="1"/>
      <w:jc w:val="left"/>
    </w:pPr>
    <w:rPr>
      <w:kern w:val="0"/>
      <w:sz w:val="24"/>
    </w:rPr>
  </w:style>
  <w:style w:type="paragraph" w:customStyle="1" w:styleId="xl24">
    <w:name w:val="xl2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fe">
    <w:name w:val="表格字"/>
    <w:basedOn w:val="a3"/>
    <w:qFormat/>
    <w:pPr>
      <w:adjustRightInd w:val="0"/>
      <w:jc w:val="center"/>
    </w:pPr>
    <w:rPr>
      <w:rFonts w:ascii="宋体"/>
      <w:sz w:val="24"/>
      <w:szCs w:val="20"/>
    </w:rPr>
  </w:style>
  <w:style w:type="character" w:customStyle="1" w:styleId="afff">
    <w:name w:val="样式 小三 加粗"/>
    <w:qFormat/>
    <w:rPr>
      <w:rFonts w:eastAsia="宋体"/>
      <w:b/>
      <w:bCs/>
      <w:sz w:val="32"/>
    </w:rPr>
  </w:style>
  <w:style w:type="paragraph" w:customStyle="1" w:styleId="xl28">
    <w:name w:val="xl2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a3"/>
    <w:qFormat/>
    <w:rPr>
      <w:rFonts w:ascii="Tahoma" w:hAnsi="Tahoma"/>
      <w:sz w:val="24"/>
      <w:szCs w:val="20"/>
    </w:rPr>
  </w:style>
  <w:style w:type="paragraph" w:customStyle="1" w:styleId="Char20">
    <w:name w:val="Char2"/>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a6"/>
    <w:qFormat/>
  </w:style>
  <w:style w:type="paragraph" w:customStyle="1" w:styleId="afff0">
    <w:name w:val="缩进正文"/>
    <w:basedOn w:val="a3"/>
    <w:link w:val="Charf0"/>
    <w:qFormat/>
    <w:pPr>
      <w:ind w:firstLineChars="200" w:firstLine="560"/>
    </w:pPr>
    <w:rPr>
      <w:rFonts w:eastAsia="仿宋_GB2312" w:cs="宋体"/>
      <w:sz w:val="28"/>
      <w:szCs w:val="20"/>
    </w:rPr>
  </w:style>
  <w:style w:type="character" w:customStyle="1" w:styleId="Charf0">
    <w:name w:val="缩进正文 Char"/>
    <w:link w:val="afff0"/>
    <w:qFormat/>
    <w:rPr>
      <w:rFonts w:eastAsia="仿宋_GB2312" w:cs="宋体"/>
      <w:kern w:val="2"/>
      <w:sz w:val="28"/>
      <w:lang w:val="en-US" w:eastAsia="zh-CN" w:bidi="ar-SA"/>
    </w:rPr>
  </w:style>
  <w:style w:type="paragraph" w:customStyle="1" w:styleId="15">
    <w:name w:val="列出段落1"/>
    <w:basedOn w:val="a3"/>
    <w:qFormat/>
    <w:pPr>
      <w:ind w:firstLineChars="200" w:firstLine="420"/>
    </w:pPr>
    <w:rPr>
      <w:rFonts w:ascii="Calibri" w:hAnsi="Calibri" w:cs="Calibri"/>
      <w:szCs w:val="21"/>
    </w:rPr>
  </w:style>
  <w:style w:type="character" w:customStyle="1" w:styleId="Char0">
    <w:name w:val="批注文字 Char"/>
    <w:basedOn w:val="a6"/>
    <w:link w:val="ab"/>
    <w:uiPriority w:val="99"/>
    <w:qFormat/>
    <w:rPr>
      <w:rFonts w:ascii="宋体"/>
      <w:sz w:val="34"/>
    </w:rPr>
  </w:style>
  <w:style w:type="character" w:customStyle="1" w:styleId="Chara">
    <w:name w:val="批注主题 Char"/>
    <w:basedOn w:val="Char0"/>
    <w:link w:val="af6"/>
    <w:uiPriority w:val="99"/>
    <w:qFormat/>
    <w:rPr>
      <w:rFonts w:ascii="宋体"/>
      <w:sz w:val="34"/>
    </w:rPr>
  </w:style>
  <w:style w:type="paragraph" w:customStyle="1" w:styleId="afff1">
    <w:name w:val="评价"/>
    <w:basedOn w:val="a3"/>
    <w:qFormat/>
    <w:pPr>
      <w:spacing w:afterLines="20"/>
      <w:ind w:firstLineChars="200" w:firstLine="1446"/>
    </w:pPr>
    <w:rPr>
      <w:rFonts w:ascii="Calibri" w:hAnsi="Calibri"/>
      <w:sz w:val="24"/>
    </w:rPr>
  </w:style>
  <w:style w:type="paragraph" w:customStyle="1" w:styleId="16">
    <w:name w:val="修订1"/>
    <w:hidden/>
    <w:uiPriority w:val="99"/>
    <w:semiHidden/>
    <w:qFormat/>
    <w:rPr>
      <w:kern w:val="2"/>
      <w:sz w:val="21"/>
      <w:szCs w:val="24"/>
    </w:rPr>
  </w:style>
  <w:style w:type="character" w:customStyle="1" w:styleId="alt-edited1">
    <w:name w:val="alt-edited1"/>
    <w:qFormat/>
    <w:rPr>
      <w:color w:val="4D90F0"/>
    </w:rPr>
  </w:style>
  <w:style w:type="paragraph" w:customStyle="1" w:styleId="toc14">
    <w:name w:val="toc 14"/>
    <w:next w:val="a3"/>
    <w:qFormat/>
    <w:pPr>
      <w:wordWrap w:val="0"/>
      <w:jc w:val="both"/>
    </w:pPr>
    <w:rPr>
      <w:rFonts w:ascii="Calibri" w:hAnsi="Calibri"/>
      <w:sz w:val="21"/>
    </w:rPr>
  </w:style>
  <w:style w:type="character" w:customStyle="1" w:styleId="Char12">
    <w:name w:val="文档结构图 Char1"/>
    <w:semiHidden/>
    <w:qFormat/>
    <w:rPr>
      <w:sz w:val="20"/>
    </w:rPr>
  </w:style>
  <w:style w:type="character" w:customStyle="1" w:styleId="Charf1">
    <w:name w:val="文档结构图 Char"/>
    <w:semiHidden/>
    <w:qFormat/>
    <w:rPr>
      <w:sz w:val="20"/>
    </w:rPr>
  </w:style>
  <w:style w:type="character" w:customStyle="1" w:styleId="shorttext">
    <w:name w:val="short_text"/>
    <w:basedOn w:val="a6"/>
    <w:qFormat/>
    <w:rPr>
      <w:sz w:val="20"/>
    </w:rPr>
  </w:style>
  <w:style w:type="character" w:customStyle="1" w:styleId="Char13">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7">
    <w:name w:val="不明显强调1"/>
    <w:qFormat/>
    <w:rPr>
      <w:i/>
      <w:sz w:val="20"/>
    </w:rPr>
  </w:style>
  <w:style w:type="character" w:customStyle="1" w:styleId="font71">
    <w:name w:val="font71"/>
    <w:qFormat/>
    <w:rPr>
      <w:sz w:val="20"/>
      <w:u w:val="none"/>
    </w:rPr>
  </w:style>
  <w:style w:type="character" w:customStyle="1" w:styleId="Char14">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5">
    <w:name w:val="纯文本 Char1"/>
    <w:semiHidden/>
    <w:qFormat/>
    <w:rPr>
      <w:sz w:val="20"/>
    </w:rPr>
  </w:style>
  <w:style w:type="character" w:customStyle="1" w:styleId="3Char11">
    <w:name w:val="正文文本 3 Char1"/>
    <w:semiHidden/>
    <w:qFormat/>
    <w:rPr>
      <w:sz w:val="20"/>
    </w:rPr>
  </w:style>
  <w:style w:type="character" w:customStyle="1" w:styleId="Char16">
    <w:name w:val="正文文本缩进 Char1"/>
    <w:semiHidden/>
    <w:qFormat/>
    <w:rPr>
      <w:sz w:val="20"/>
    </w:rPr>
  </w:style>
  <w:style w:type="character" w:customStyle="1" w:styleId="18">
    <w:name w:val="明显参考1"/>
    <w:qFormat/>
    <w:rPr>
      <w:b/>
      <w:sz w:val="20"/>
    </w:rPr>
  </w:style>
  <w:style w:type="character" w:customStyle="1" w:styleId="apple-converted-space">
    <w:name w:val="apple-converted-space"/>
    <w:qFormat/>
    <w:rPr>
      <w:sz w:val="20"/>
    </w:rPr>
  </w:style>
  <w:style w:type="character" w:customStyle="1" w:styleId="19">
    <w:name w:val="书籍标题1"/>
    <w:qFormat/>
    <w:rPr>
      <w:b/>
      <w:i/>
      <w:sz w:val="20"/>
    </w:rPr>
  </w:style>
  <w:style w:type="character" w:customStyle="1" w:styleId="longtext">
    <w:name w:val="long_text"/>
    <w:qFormat/>
    <w:rPr>
      <w:sz w:val="20"/>
    </w:rPr>
  </w:style>
  <w:style w:type="character" w:customStyle="1" w:styleId="Char17">
    <w:name w:val="日期 Char1"/>
    <w:semiHidden/>
    <w:qFormat/>
    <w:rPr>
      <w:sz w:val="20"/>
    </w:rPr>
  </w:style>
  <w:style w:type="character" w:customStyle="1" w:styleId="Char18">
    <w:name w:val="批注文字 Char1"/>
    <w:semiHidden/>
    <w:qFormat/>
    <w:rPr>
      <w:sz w:val="20"/>
    </w:rPr>
  </w:style>
  <w:style w:type="character" w:customStyle="1" w:styleId="1a">
    <w:name w:val="明显强调1"/>
    <w:qFormat/>
    <w:rPr>
      <w:i/>
      <w:sz w:val="20"/>
    </w:rPr>
  </w:style>
  <w:style w:type="character" w:customStyle="1" w:styleId="160">
    <w:name w:val="16"/>
    <w:qFormat/>
    <w:rPr>
      <w:b/>
      <w:color w:val="FF0356"/>
      <w:sz w:val="20"/>
    </w:rPr>
  </w:style>
  <w:style w:type="character" w:customStyle="1" w:styleId="Char19">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b">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a6"/>
    <w:qFormat/>
    <w:rPr>
      <w:color w:val="FF0000"/>
      <w:sz w:val="20"/>
      <w:u w:val="none"/>
      <w:vertAlign w:val="superscript"/>
    </w:rPr>
  </w:style>
  <w:style w:type="character" w:customStyle="1" w:styleId="Char1a">
    <w:name w:val="页脚 Char1"/>
    <w:semiHidden/>
    <w:qFormat/>
    <w:rPr>
      <w:sz w:val="20"/>
    </w:rPr>
  </w:style>
  <w:style w:type="character" w:customStyle="1" w:styleId="Char1b">
    <w:name w:val="批注框文本 Char1"/>
    <w:semiHidden/>
    <w:qFormat/>
    <w:rPr>
      <w:sz w:val="20"/>
    </w:rPr>
  </w:style>
  <w:style w:type="paragraph" w:customStyle="1" w:styleId="25">
    <w:name w:val="列出段落2"/>
    <w:basedOn w:val="a3"/>
    <w:next w:val="toc814"/>
    <w:qFormat/>
    <w:pPr>
      <w:ind w:firstLine="420"/>
    </w:pPr>
    <w:rPr>
      <w:rFonts w:hAnsi="Calibri"/>
      <w:kern w:val="0"/>
      <w:szCs w:val="20"/>
    </w:rPr>
  </w:style>
  <w:style w:type="paragraph" w:customStyle="1" w:styleId="toc814">
    <w:name w:val="toc 814"/>
    <w:next w:val="a3"/>
    <w:qFormat/>
    <w:pPr>
      <w:wordWrap w:val="0"/>
      <w:ind w:left="2975"/>
      <w:jc w:val="both"/>
    </w:pPr>
    <w:rPr>
      <w:rFonts w:ascii="Calibri" w:hAnsi="Calibri"/>
      <w:sz w:val="21"/>
    </w:rPr>
  </w:style>
  <w:style w:type="paragraph" w:customStyle="1" w:styleId="toc62">
    <w:name w:val="toc 62"/>
    <w:next w:val="a3"/>
    <w:qFormat/>
    <w:pPr>
      <w:wordWrap w:val="0"/>
      <w:ind w:left="2125"/>
      <w:jc w:val="both"/>
    </w:pPr>
    <w:rPr>
      <w:rFonts w:ascii="Calibri" w:hAnsi="Calibri"/>
      <w:sz w:val="21"/>
    </w:rPr>
  </w:style>
  <w:style w:type="paragraph" w:customStyle="1" w:styleId="toc414">
    <w:name w:val="toc 414"/>
    <w:next w:val="a3"/>
    <w:qFormat/>
    <w:pPr>
      <w:wordWrap w:val="0"/>
      <w:ind w:left="1275"/>
      <w:jc w:val="both"/>
    </w:pPr>
    <w:rPr>
      <w:rFonts w:ascii="Calibri" w:hAnsi="Calibri"/>
      <w:sz w:val="21"/>
    </w:rPr>
  </w:style>
  <w:style w:type="paragraph" w:customStyle="1" w:styleId="toc411">
    <w:name w:val="toc 411"/>
    <w:next w:val="a3"/>
    <w:qFormat/>
    <w:pPr>
      <w:wordWrap w:val="0"/>
      <w:ind w:left="1275"/>
      <w:jc w:val="both"/>
    </w:pPr>
    <w:rPr>
      <w:rFonts w:ascii="Calibri" w:hAnsi="Calibri"/>
      <w:sz w:val="21"/>
    </w:rPr>
  </w:style>
  <w:style w:type="paragraph" w:customStyle="1" w:styleId="xl86">
    <w:name w:val="xl86"/>
    <w:basedOn w:val="a3"/>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a3"/>
    <w:qFormat/>
    <w:pPr>
      <w:wordWrap w:val="0"/>
      <w:ind w:left="1700"/>
      <w:jc w:val="both"/>
    </w:pPr>
    <w:rPr>
      <w:rFonts w:ascii="Calibri" w:hAnsi="Calibri"/>
      <w:sz w:val="21"/>
    </w:rPr>
  </w:style>
  <w:style w:type="paragraph" w:customStyle="1" w:styleId="TOCHeading4">
    <w:name w:val="TOC Heading4"/>
    <w:next w:val="a3"/>
    <w:qFormat/>
    <w:pPr>
      <w:wordWrap w:val="0"/>
    </w:pPr>
    <w:rPr>
      <w:rFonts w:ascii="Calibri" w:hAnsi="Calibri"/>
      <w:sz w:val="32"/>
    </w:rPr>
  </w:style>
  <w:style w:type="paragraph" w:customStyle="1" w:styleId="toc15">
    <w:name w:val="toc 15"/>
    <w:next w:val="a3"/>
    <w:qFormat/>
    <w:pPr>
      <w:wordWrap w:val="0"/>
      <w:jc w:val="both"/>
    </w:pPr>
    <w:rPr>
      <w:rFonts w:ascii="Calibri" w:hAnsi="Calibri"/>
      <w:sz w:val="21"/>
    </w:rPr>
  </w:style>
  <w:style w:type="paragraph" w:customStyle="1" w:styleId="TOCHeading2">
    <w:name w:val="TOC Heading2"/>
    <w:next w:val="a3"/>
    <w:qFormat/>
    <w:pPr>
      <w:wordWrap w:val="0"/>
    </w:pPr>
    <w:rPr>
      <w:rFonts w:ascii="Calibri" w:hAnsi="Calibri"/>
      <w:sz w:val="32"/>
    </w:rPr>
  </w:style>
  <w:style w:type="paragraph" w:customStyle="1" w:styleId="TOCHeading1">
    <w:name w:val="TOC Heading1"/>
    <w:next w:val="a3"/>
    <w:qFormat/>
    <w:pPr>
      <w:wordWrap w:val="0"/>
    </w:pPr>
    <w:rPr>
      <w:rFonts w:ascii="Calibri" w:hAnsi="Calibri"/>
      <w:sz w:val="32"/>
    </w:rPr>
  </w:style>
  <w:style w:type="paragraph" w:customStyle="1" w:styleId="toc73">
    <w:name w:val="toc 73"/>
    <w:next w:val="a3"/>
    <w:qFormat/>
    <w:pPr>
      <w:wordWrap w:val="0"/>
      <w:ind w:left="2550"/>
      <w:jc w:val="both"/>
    </w:pPr>
    <w:rPr>
      <w:rFonts w:ascii="Calibri" w:hAnsi="Calibri"/>
      <w:sz w:val="21"/>
    </w:rPr>
  </w:style>
  <w:style w:type="paragraph" w:customStyle="1" w:styleId="font7">
    <w:name w:val="font7"/>
    <w:basedOn w:val="a3"/>
    <w:next w:val="toc810"/>
    <w:qFormat/>
    <w:pPr>
      <w:widowControl/>
      <w:spacing w:before="280" w:after="280"/>
    </w:pPr>
    <w:rPr>
      <w:rFonts w:ascii="Arial" w:hAnsi="Calibri"/>
      <w:kern w:val="0"/>
      <w:sz w:val="18"/>
      <w:szCs w:val="20"/>
    </w:rPr>
  </w:style>
  <w:style w:type="paragraph" w:customStyle="1" w:styleId="toc810">
    <w:name w:val="toc 810"/>
    <w:next w:val="a3"/>
    <w:qFormat/>
    <w:pPr>
      <w:wordWrap w:val="0"/>
      <w:ind w:left="2975"/>
      <w:jc w:val="both"/>
    </w:pPr>
    <w:rPr>
      <w:rFonts w:ascii="Calibri" w:hAnsi="Calibri"/>
      <w:sz w:val="21"/>
    </w:rPr>
  </w:style>
  <w:style w:type="paragraph" w:customStyle="1" w:styleId="xl113">
    <w:name w:val="xl113"/>
    <w:basedOn w:val="a3"/>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a3"/>
    <w:qFormat/>
    <w:pPr>
      <w:wordWrap w:val="0"/>
    </w:pPr>
    <w:rPr>
      <w:rFonts w:ascii="Calibri" w:hAnsi="Calibri"/>
      <w:sz w:val="32"/>
    </w:rPr>
  </w:style>
  <w:style w:type="paragraph" w:customStyle="1" w:styleId="toc89">
    <w:name w:val="toc 89"/>
    <w:next w:val="a3"/>
    <w:qFormat/>
    <w:pPr>
      <w:wordWrap w:val="0"/>
      <w:ind w:left="2975"/>
      <w:jc w:val="both"/>
    </w:pPr>
    <w:rPr>
      <w:rFonts w:ascii="Calibri" w:hAnsi="Calibri"/>
      <w:sz w:val="21"/>
    </w:rPr>
  </w:style>
  <w:style w:type="paragraph" w:customStyle="1" w:styleId="xl73">
    <w:name w:val="xl73"/>
    <w:basedOn w:val="a3"/>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a3"/>
    <w:qFormat/>
    <w:pPr>
      <w:wordWrap w:val="0"/>
      <w:ind w:left="2125"/>
      <w:jc w:val="both"/>
    </w:pPr>
    <w:rPr>
      <w:rFonts w:ascii="Calibri" w:hAnsi="Calibri"/>
      <w:sz w:val="21"/>
    </w:rPr>
  </w:style>
  <w:style w:type="paragraph" w:customStyle="1" w:styleId="xl79">
    <w:name w:val="xl79"/>
    <w:basedOn w:val="a3"/>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a3"/>
    <w:qFormat/>
    <w:pPr>
      <w:wordWrap w:val="0"/>
      <w:ind w:left="2975"/>
      <w:jc w:val="both"/>
    </w:pPr>
    <w:rPr>
      <w:rFonts w:ascii="Calibri" w:hAnsi="Calibri"/>
      <w:sz w:val="21"/>
    </w:rPr>
  </w:style>
  <w:style w:type="paragraph" w:customStyle="1" w:styleId="toc11">
    <w:name w:val="toc 11"/>
    <w:next w:val="a3"/>
    <w:qFormat/>
    <w:pPr>
      <w:wordWrap w:val="0"/>
      <w:jc w:val="both"/>
    </w:pPr>
    <w:rPr>
      <w:rFonts w:ascii="Calibri" w:hAnsi="Calibri"/>
      <w:sz w:val="21"/>
    </w:rPr>
  </w:style>
  <w:style w:type="paragraph" w:customStyle="1" w:styleId="toc410">
    <w:name w:val="toc 410"/>
    <w:next w:val="a3"/>
    <w:qFormat/>
    <w:pPr>
      <w:wordWrap w:val="0"/>
      <w:ind w:left="1275"/>
      <w:jc w:val="both"/>
    </w:pPr>
    <w:rPr>
      <w:rFonts w:ascii="Calibri" w:hAnsi="Calibri"/>
      <w:sz w:val="21"/>
    </w:rPr>
  </w:style>
  <w:style w:type="paragraph" w:customStyle="1" w:styleId="toc611">
    <w:name w:val="toc 611"/>
    <w:next w:val="a3"/>
    <w:qFormat/>
    <w:pPr>
      <w:wordWrap w:val="0"/>
      <w:ind w:left="2125"/>
      <w:jc w:val="both"/>
    </w:pPr>
    <w:rPr>
      <w:rFonts w:ascii="Calibri" w:hAnsi="Calibri"/>
      <w:sz w:val="21"/>
    </w:rPr>
  </w:style>
  <w:style w:type="paragraph" w:customStyle="1" w:styleId="xl112">
    <w:name w:val="xl112"/>
    <w:basedOn w:val="a3"/>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a3"/>
    <w:qFormat/>
    <w:pPr>
      <w:wordWrap w:val="0"/>
      <w:ind w:left="1700"/>
      <w:jc w:val="both"/>
    </w:pPr>
    <w:rPr>
      <w:rFonts w:ascii="Calibri" w:hAnsi="Calibri"/>
      <w:sz w:val="21"/>
    </w:rPr>
  </w:style>
  <w:style w:type="paragraph" w:customStyle="1" w:styleId="toc44">
    <w:name w:val="toc 44"/>
    <w:next w:val="a3"/>
    <w:qFormat/>
    <w:pPr>
      <w:wordWrap w:val="0"/>
      <w:ind w:left="1275"/>
      <w:jc w:val="both"/>
    </w:pPr>
    <w:rPr>
      <w:rFonts w:ascii="Calibri" w:hAnsi="Calibri"/>
      <w:sz w:val="21"/>
    </w:rPr>
  </w:style>
  <w:style w:type="paragraph" w:customStyle="1" w:styleId="toc412">
    <w:name w:val="toc 412"/>
    <w:next w:val="a3"/>
    <w:qFormat/>
    <w:pPr>
      <w:wordWrap w:val="0"/>
      <w:ind w:left="1275"/>
      <w:jc w:val="both"/>
    </w:pPr>
    <w:rPr>
      <w:rFonts w:ascii="Calibri" w:hAnsi="Calibri"/>
      <w:sz w:val="21"/>
    </w:rPr>
  </w:style>
  <w:style w:type="paragraph" w:customStyle="1" w:styleId="xl74">
    <w:name w:val="xl74"/>
    <w:basedOn w:val="a3"/>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a3"/>
    <w:qFormat/>
    <w:pPr>
      <w:wordWrap w:val="0"/>
      <w:ind w:left="1700"/>
      <w:jc w:val="both"/>
    </w:pPr>
    <w:rPr>
      <w:rFonts w:ascii="Calibri" w:hAnsi="Calibri"/>
      <w:sz w:val="21"/>
    </w:rPr>
  </w:style>
  <w:style w:type="paragraph" w:customStyle="1" w:styleId="toc912">
    <w:name w:val="toc 912"/>
    <w:next w:val="a3"/>
    <w:qFormat/>
    <w:pPr>
      <w:wordWrap w:val="0"/>
      <w:ind w:left="3400"/>
      <w:jc w:val="both"/>
    </w:pPr>
    <w:rPr>
      <w:rFonts w:ascii="Calibri" w:hAnsi="Calibri"/>
      <w:sz w:val="21"/>
    </w:rPr>
  </w:style>
  <w:style w:type="paragraph" w:customStyle="1" w:styleId="toc91">
    <w:name w:val="toc 91"/>
    <w:next w:val="a3"/>
    <w:qFormat/>
    <w:pPr>
      <w:wordWrap w:val="0"/>
      <w:ind w:left="3400"/>
      <w:jc w:val="both"/>
    </w:pPr>
    <w:rPr>
      <w:rFonts w:ascii="Calibri" w:hAnsi="Calibri"/>
      <w:sz w:val="21"/>
    </w:rPr>
  </w:style>
  <w:style w:type="paragraph" w:customStyle="1" w:styleId="toc38">
    <w:name w:val="toc 38"/>
    <w:next w:val="a3"/>
    <w:qFormat/>
    <w:pPr>
      <w:wordWrap w:val="0"/>
      <w:ind w:left="850"/>
      <w:jc w:val="both"/>
    </w:pPr>
    <w:rPr>
      <w:rFonts w:ascii="Calibri" w:hAnsi="Calibri"/>
      <w:sz w:val="21"/>
    </w:rPr>
  </w:style>
  <w:style w:type="paragraph" w:customStyle="1" w:styleId="toc95">
    <w:name w:val="toc 95"/>
    <w:next w:val="a3"/>
    <w:qFormat/>
    <w:pPr>
      <w:wordWrap w:val="0"/>
      <w:ind w:left="3400"/>
      <w:jc w:val="both"/>
    </w:pPr>
    <w:rPr>
      <w:rFonts w:ascii="Calibri" w:hAnsi="Calibri"/>
      <w:sz w:val="21"/>
    </w:rPr>
  </w:style>
  <w:style w:type="paragraph" w:customStyle="1" w:styleId="52">
    <w:name w:val="列出段落5"/>
    <w:basedOn w:val="a3"/>
    <w:next w:val="toc312"/>
    <w:qFormat/>
    <w:pPr>
      <w:ind w:firstLine="420"/>
    </w:pPr>
    <w:rPr>
      <w:rFonts w:hAnsi="Calibri"/>
      <w:kern w:val="0"/>
      <w:szCs w:val="20"/>
    </w:rPr>
  </w:style>
  <w:style w:type="paragraph" w:customStyle="1" w:styleId="toc312">
    <w:name w:val="toc 312"/>
    <w:next w:val="a3"/>
    <w:qFormat/>
    <w:pPr>
      <w:wordWrap w:val="0"/>
      <w:ind w:left="850"/>
      <w:jc w:val="both"/>
    </w:pPr>
    <w:rPr>
      <w:rFonts w:ascii="Calibri" w:hAnsi="Calibri"/>
      <w:sz w:val="21"/>
    </w:rPr>
  </w:style>
  <w:style w:type="paragraph" w:customStyle="1" w:styleId="xl66">
    <w:name w:val="xl66"/>
    <w:basedOn w:val="a3"/>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a3"/>
    <w:qFormat/>
    <w:pPr>
      <w:wordWrap w:val="0"/>
      <w:ind w:left="1700"/>
      <w:jc w:val="both"/>
    </w:pPr>
    <w:rPr>
      <w:rFonts w:ascii="Calibri" w:hAnsi="Calibri"/>
      <w:sz w:val="21"/>
    </w:rPr>
  </w:style>
  <w:style w:type="paragraph" w:customStyle="1" w:styleId="TOCHeading3">
    <w:name w:val="TOC Heading3"/>
    <w:next w:val="a3"/>
    <w:qFormat/>
    <w:pPr>
      <w:wordWrap w:val="0"/>
    </w:pPr>
    <w:rPr>
      <w:rFonts w:ascii="Calibri" w:hAnsi="Calibri"/>
      <w:sz w:val="32"/>
    </w:rPr>
  </w:style>
  <w:style w:type="paragraph" w:customStyle="1" w:styleId="toc65">
    <w:name w:val="toc 65"/>
    <w:next w:val="a3"/>
    <w:qFormat/>
    <w:pPr>
      <w:wordWrap w:val="0"/>
      <w:ind w:left="2125"/>
      <w:jc w:val="both"/>
    </w:pPr>
    <w:rPr>
      <w:rFonts w:ascii="Calibri" w:hAnsi="Calibri"/>
      <w:sz w:val="21"/>
    </w:rPr>
  </w:style>
  <w:style w:type="paragraph" w:customStyle="1" w:styleId="toc25">
    <w:name w:val="toc 25"/>
    <w:next w:val="a3"/>
    <w:qFormat/>
    <w:pPr>
      <w:wordWrap w:val="0"/>
      <w:ind w:left="425"/>
      <w:jc w:val="both"/>
    </w:pPr>
    <w:rPr>
      <w:rFonts w:ascii="Calibri" w:hAnsi="Calibri"/>
      <w:sz w:val="21"/>
    </w:rPr>
  </w:style>
  <w:style w:type="paragraph" w:customStyle="1" w:styleId="xl84">
    <w:name w:val="xl84"/>
    <w:basedOn w:val="a3"/>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a3"/>
    <w:qFormat/>
    <w:pPr>
      <w:wordWrap w:val="0"/>
      <w:ind w:left="3400"/>
      <w:jc w:val="both"/>
    </w:pPr>
    <w:rPr>
      <w:rFonts w:ascii="Calibri" w:hAnsi="Calibri"/>
      <w:sz w:val="21"/>
    </w:rPr>
  </w:style>
  <w:style w:type="paragraph" w:customStyle="1" w:styleId="xl81">
    <w:name w:val="xl81"/>
    <w:basedOn w:val="a3"/>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a3"/>
    <w:qFormat/>
    <w:pPr>
      <w:wordWrap w:val="0"/>
      <w:ind w:left="1700"/>
      <w:jc w:val="both"/>
    </w:pPr>
    <w:rPr>
      <w:rFonts w:ascii="Calibri" w:hAnsi="Calibri"/>
      <w:sz w:val="21"/>
    </w:rPr>
  </w:style>
  <w:style w:type="paragraph" w:customStyle="1" w:styleId="110">
    <w:name w:val="目录 11"/>
    <w:next w:val="a3"/>
    <w:qFormat/>
    <w:pPr>
      <w:wordWrap w:val="0"/>
      <w:jc w:val="both"/>
    </w:pPr>
    <w:rPr>
      <w:rFonts w:ascii="Calibri" w:hAnsi="Calibri"/>
      <w:sz w:val="21"/>
    </w:rPr>
  </w:style>
  <w:style w:type="paragraph" w:customStyle="1" w:styleId="toc513">
    <w:name w:val="toc 513"/>
    <w:next w:val="a3"/>
    <w:qFormat/>
    <w:pPr>
      <w:wordWrap w:val="0"/>
      <w:ind w:left="1700"/>
      <w:jc w:val="both"/>
    </w:pPr>
    <w:rPr>
      <w:rFonts w:ascii="Calibri" w:hAnsi="Calibri"/>
      <w:sz w:val="21"/>
    </w:rPr>
  </w:style>
  <w:style w:type="paragraph" w:customStyle="1" w:styleId="TOCHeading12">
    <w:name w:val="TOC Heading12"/>
    <w:next w:val="a3"/>
    <w:qFormat/>
    <w:pPr>
      <w:wordWrap w:val="0"/>
    </w:pPr>
    <w:rPr>
      <w:rFonts w:ascii="Calibri" w:hAnsi="Calibri"/>
      <w:sz w:val="32"/>
    </w:rPr>
  </w:style>
  <w:style w:type="paragraph" w:customStyle="1" w:styleId="TOCHeading8">
    <w:name w:val="TOC Heading8"/>
    <w:next w:val="a3"/>
    <w:qFormat/>
    <w:pPr>
      <w:wordWrap w:val="0"/>
    </w:pPr>
    <w:rPr>
      <w:rFonts w:ascii="Calibri" w:hAnsi="Calibri"/>
      <w:sz w:val="32"/>
    </w:rPr>
  </w:style>
  <w:style w:type="paragraph" w:customStyle="1" w:styleId="toc711">
    <w:name w:val="toc 711"/>
    <w:next w:val="a3"/>
    <w:qFormat/>
    <w:pPr>
      <w:wordWrap w:val="0"/>
      <w:ind w:left="2550"/>
      <w:jc w:val="both"/>
    </w:pPr>
    <w:rPr>
      <w:rFonts w:ascii="Calibri" w:hAnsi="Calibri"/>
      <w:sz w:val="21"/>
    </w:rPr>
  </w:style>
  <w:style w:type="paragraph" w:customStyle="1" w:styleId="toc212">
    <w:name w:val="toc 212"/>
    <w:next w:val="a3"/>
    <w:qFormat/>
    <w:pPr>
      <w:wordWrap w:val="0"/>
      <w:ind w:left="425"/>
      <w:jc w:val="both"/>
    </w:pPr>
    <w:rPr>
      <w:rFonts w:ascii="Calibri" w:hAnsi="Calibri"/>
      <w:sz w:val="21"/>
    </w:rPr>
  </w:style>
  <w:style w:type="paragraph" w:customStyle="1" w:styleId="210">
    <w:name w:val="目录 21"/>
    <w:next w:val="a3"/>
    <w:qFormat/>
    <w:pPr>
      <w:wordWrap w:val="0"/>
      <w:ind w:left="425"/>
      <w:jc w:val="both"/>
    </w:pPr>
    <w:rPr>
      <w:rFonts w:ascii="Calibri" w:hAnsi="Calibri"/>
      <w:sz w:val="21"/>
    </w:rPr>
  </w:style>
  <w:style w:type="paragraph" w:customStyle="1" w:styleId="toc45">
    <w:name w:val="toc 45"/>
    <w:next w:val="a3"/>
    <w:qFormat/>
    <w:pPr>
      <w:wordWrap w:val="0"/>
      <w:ind w:left="1275"/>
      <w:jc w:val="both"/>
    </w:pPr>
    <w:rPr>
      <w:rFonts w:ascii="Calibri" w:hAnsi="Calibri"/>
      <w:sz w:val="21"/>
    </w:rPr>
  </w:style>
  <w:style w:type="paragraph" w:customStyle="1" w:styleId="xl116">
    <w:name w:val="xl116"/>
    <w:basedOn w:val="a3"/>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a3"/>
    <w:qFormat/>
    <w:pPr>
      <w:wordWrap w:val="0"/>
      <w:ind w:left="2550"/>
      <w:jc w:val="both"/>
    </w:pPr>
    <w:rPr>
      <w:rFonts w:ascii="Calibri" w:hAnsi="Calibri"/>
      <w:sz w:val="21"/>
    </w:rPr>
  </w:style>
  <w:style w:type="paragraph" w:customStyle="1" w:styleId="font8">
    <w:name w:val="font8"/>
    <w:basedOn w:val="a3"/>
    <w:next w:val="TOCHeading11"/>
    <w:qFormat/>
    <w:pPr>
      <w:widowControl/>
      <w:spacing w:before="280" w:after="280"/>
    </w:pPr>
    <w:rPr>
      <w:rFonts w:ascii="Arial" w:hAnsi="Calibri"/>
      <w:kern w:val="0"/>
      <w:sz w:val="20"/>
      <w:szCs w:val="20"/>
    </w:rPr>
  </w:style>
  <w:style w:type="paragraph" w:customStyle="1" w:styleId="TOCHeading11">
    <w:name w:val="TOC Heading11"/>
    <w:next w:val="a3"/>
    <w:qFormat/>
    <w:pPr>
      <w:wordWrap w:val="0"/>
    </w:pPr>
    <w:rPr>
      <w:rFonts w:ascii="Calibri" w:hAnsi="Calibri"/>
      <w:sz w:val="32"/>
    </w:rPr>
  </w:style>
  <w:style w:type="paragraph" w:customStyle="1" w:styleId="xl69">
    <w:name w:val="xl69"/>
    <w:basedOn w:val="a3"/>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a3"/>
    <w:qFormat/>
    <w:pPr>
      <w:wordWrap w:val="0"/>
      <w:ind w:left="1275"/>
      <w:jc w:val="both"/>
    </w:pPr>
    <w:rPr>
      <w:rFonts w:ascii="Calibri" w:hAnsi="Calibri"/>
      <w:sz w:val="21"/>
    </w:rPr>
  </w:style>
  <w:style w:type="paragraph" w:customStyle="1" w:styleId="toc813">
    <w:name w:val="toc 813"/>
    <w:next w:val="a3"/>
    <w:qFormat/>
    <w:pPr>
      <w:wordWrap w:val="0"/>
      <w:ind w:left="2975"/>
      <w:jc w:val="both"/>
    </w:pPr>
    <w:rPr>
      <w:rFonts w:ascii="Calibri" w:hAnsi="Calibri"/>
      <w:sz w:val="21"/>
    </w:rPr>
  </w:style>
  <w:style w:type="paragraph" w:customStyle="1" w:styleId="910">
    <w:name w:val="目录 91"/>
    <w:next w:val="a3"/>
    <w:qFormat/>
    <w:pPr>
      <w:wordWrap w:val="0"/>
      <w:ind w:left="3400"/>
      <w:jc w:val="both"/>
    </w:pPr>
    <w:rPr>
      <w:rFonts w:ascii="Calibri" w:hAnsi="Calibri"/>
      <w:sz w:val="21"/>
    </w:rPr>
  </w:style>
  <w:style w:type="paragraph" w:customStyle="1" w:styleId="34">
    <w:name w:val="列出段落3"/>
    <w:basedOn w:val="a3"/>
    <w:next w:val="toc213"/>
    <w:qFormat/>
    <w:pPr>
      <w:ind w:firstLine="420"/>
    </w:pPr>
    <w:rPr>
      <w:rFonts w:hAnsi="Calibri"/>
      <w:kern w:val="0"/>
      <w:szCs w:val="20"/>
    </w:rPr>
  </w:style>
  <w:style w:type="paragraph" w:customStyle="1" w:styleId="toc213">
    <w:name w:val="toc 213"/>
    <w:next w:val="a3"/>
    <w:qFormat/>
    <w:pPr>
      <w:wordWrap w:val="0"/>
      <w:ind w:left="425"/>
      <w:jc w:val="both"/>
    </w:pPr>
    <w:rPr>
      <w:rFonts w:ascii="Calibri" w:hAnsi="Calibri"/>
      <w:sz w:val="21"/>
    </w:rPr>
  </w:style>
  <w:style w:type="paragraph" w:customStyle="1" w:styleId="TOC1">
    <w:name w:val="TOC 标题1"/>
    <w:next w:val="a3"/>
    <w:qFormat/>
    <w:pPr>
      <w:wordWrap w:val="0"/>
    </w:pPr>
    <w:rPr>
      <w:rFonts w:ascii="Calibri" w:hAnsi="Calibri"/>
      <w:sz w:val="32"/>
    </w:rPr>
  </w:style>
  <w:style w:type="paragraph" w:customStyle="1" w:styleId="TOCHeading5">
    <w:name w:val="TOC Heading5"/>
    <w:next w:val="a3"/>
    <w:qFormat/>
    <w:pPr>
      <w:wordWrap w:val="0"/>
    </w:pPr>
    <w:rPr>
      <w:rFonts w:ascii="Calibri" w:hAnsi="Calibri"/>
      <w:sz w:val="32"/>
    </w:rPr>
  </w:style>
  <w:style w:type="paragraph" w:customStyle="1" w:styleId="toc313">
    <w:name w:val="toc 313"/>
    <w:next w:val="a3"/>
    <w:qFormat/>
    <w:pPr>
      <w:wordWrap w:val="0"/>
      <w:ind w:left="850"/>
      <w:jc w:val="both"/>
    </w:pPr>
    <w:rPr>
      <w:rFonts w:ascii="Calibri" w:hAnsi="Calibri"/>
      <w:sz w:val="21"/>
    </w:rPr>
  </w:style>
  <w:style w:type="paragraph" w:customStyle="1" w:styleId="toc716">
    <w:name w:val="toc 716"/>
    <w:next w:val="a3"/>
    <w:qFormat/>
    <w:pPr>
      <w:wordWrap w:val="0"/>
      <w:ind w:left="2550"/>
      <w:jc w:val="both"/>
    </w:pPr>
    <w:rPr>
      <w:rFonts w:ascii="Calibri" w:hAnsi="Calibri"/>
      <w:sz w:val="21"/>
    </w:rPr>
  </w:style>
  <w:style w:type="paragraph" w:customStyle="1" w:styleId="xl115">
    <w:name w:val="xl115"/>
    <w:basedOn w:val="a3"/>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a3"/>
    <w:qFormat/>
    <w:pPr>
      <w:wordWrap w:val="0"/>
      <w:ind w:left="2550"/>
      <w:jc w:val="both"/>
    </w:pPr>
    <w:rPr>
      <w:rFonts w:ascii="Calibri" w:hAnsi="Calibri"/>
      <w:sz w:val="21"/>
    </w:rPr>
  </w:style>
  <w:style w:type="paragraph" w:customStyle="1" w:styleId="toc64">
    <w:name w:val="toc 64"/>
    <w:next w:val="a3"/>
    <w:qFormat/>
    <w:pPr>
      <w:wordWrap w:val="0"/>
      <w:ind w:left="2125"/>
      <w:jc w:val="both"/>
    </w:pPr>
    <w:rPr>
      <w:rFonts w:ascii="Calibri" w:hAnsi="Calibri"/>
      <w:sz w:val="21"/>
    </w:rPr>
  </w:style>
  <w:style w:type="paragraph" w:customStyle="1" w:styleId="toc24">
    <w:name w:val="toc 24"/>
    <w:next w:val="a3"/>
    <w:qFormat/>
    <w:pPr>
      <w:wordWrap w:val="0"/>
      <w:ind w:left="425"/>
      <w:jc w:val="both"/>
    </w:pPr>
    <w:rPr>
      <w:rFonts w:ascii="Calibri" w:hAnsi="Calibri"/>
      <w:sz w:val="21"/>
    </w:rPr>
  </w:style>
  <w:style w:type="paragraph" w:customStyle="1" w:styleId="toc54">
    <w:name w:val="toc 54"/>
    <w:next w:val="a3"/>
    <w:qFormat/>
    <w:pPr>
      <w:wordWrap w:val="0"/>
      <w:ind w:left="1700"/>
      <w:jc w:val="both"/>
    </w:pPr>
    <w:rPr>
      <w:rFonts w:ascii="Calibri" w:hAnsi="Calibri"/>
      <w:sz w:val="21"/>
    </w:rPr>
  </w:style>
  <w:style w:type="paragraph" w:customStyle="1" w:styleId="xl93">
    <w:name w:val="xl93"/>
    <w:basedOn w:val="a3"/>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a3"/>
    <w:qFormat/>
    <w:pPr>
      <w:wordWrap w:val="0"/>
      <w:jc w:val="both"/>
    </w:pPr>
    <w:rPr>
      <w:rFonts w:ascii="Calibri" w:hAnsi="Calibri"/>
      <w:sz w:val="21"/>
    </w:rPr>
  </w:style>
  <w:style w:type="paragraph" w:customStyle="1" w:styleId="xl96">
    <w:name w:val="xl96"/>
    <w:basedOn w:val="a3"/>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a3"/>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a3"/>
    <w:qFormat/>
    <w:pPr>
      <w:wordWrap w:val="0"/>
      <w:ind w:left="850"/>
      <w:jc w:val="both"/>
    </w:pPr>
    <w:rPr>
      <w:rFonts w:ascii="Calibri" w:hAnsi="Calibri"/>
      <w:sz w:val="21"/>
    </w:rPr>
  </w:style>
  <w:style w:type="paragraph" w:customStyle="1" w:styleId="TOCHeading14">
    <w:name w:val="TOC Heading14"/>
    <w:next w:val="a3"/>
    <w:qFormat/>
    <w:pPr>
      <w:wordWrap w:val="0"/>
    </w:pPr>
    <w:rPr>
      <w:rFonts w:ascii="Calibri" w:hAnsi="Calibri"/>
      <w:sz w:val="32"/>
    </w:rPr>
  </w:style>
  <w:style w:type="paragraph" w:customStyle="1" w:styleId="CharCharCharCharCharCharChar1">
    <w:name w:val="Char Char Char Char Char Char Char1"/>
    <w:basedOn w:val="a3"/>
    <w:next w:val="toc67"/>
    <w:qFormat/>
    <w:pPr>
      <w:widowControl/>
      <w:spacing w:after="160" w:line="240" w:lineRule="exact"/>
    </w:pPr>
    <w:rPr>
      <w:rFonts w:hAnsi="Calibri"/>
      <w:kern w:val="0"/>
      <w:szCs w:val="20"/>
    </w:rPr>
  </w:style>
  <w:style w:type="paragraph" w:customStyle="1" w:styleId="toc67">
    <w:name w:val="toc 67"/>
    <w:next w:val="a3"/>
    <w:qFormat/>
    <w:pPr>
      <w:wordWrap w:val="0"/>
      <w:ind w:left="2125"/>
      <w:jc w:val="both"/>
    </w:pPr>
    <w:rPr>
      <w:rFonts w:ascii="Calibri" w:hAnsi="Calibri"/>
      <w:sz w:val="21"/>
    </w:rPr>
  </w:style>
  <w:style w:type="paragraph" w:customStyle="1" w:styleId="43">
    <w:name w:val="列出段落4"/>
    <w:basedOn w:val="a3"/>
    <w:next w:val="TOCHeading9"/>
    <w:qFormat/>
    <w:pPr>
      <w:ind w:firstLine="420"/>
    </w:pPr>
    <w:rPr>
      <w:rFonts w:hAnsi="Calibri"/>
      <w:kern w:val="0"/>
      <w:szCs w:val="20"/>
    </w:rPr>
  </w:style>
  <w:style w:type="paragraph" w:customStyle="1" w:styleId="TOCHeading9">
    <w:name w:val="TOC Heading9"/>
    <w:next w:val="a3"/>
    <w:qFormat/>
    <w:pPr>
      <w:wordWrap w:val="0"/>
    </w:pPr>
    <w:rPr>
      <w:rFonts w:ascii="Calibri" w:hAnsi="Calibri"/>
      <w:sz w:val="32"/>
    </w:rPr>
  </w:style>
  <w:style w:type="paragraph" w:customStyle="1" w:styleId="xl71">
    <w:name w:val="xl71"/>
    <w:basedOn w:val="a3"/>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a3"/>
    <w:qFormat/>
    <w:pPr>
      <w:wordWrap w:val="0"/>
      <w:jc w:val="both"/>
    </w:pPr>
    <w:rPr>
      <w:rFonts w:ascii="Calibri" w:hAnsi="Calibri"/>
      <w:sz w:val="21"/>
    </w:rPr>
  </w:style>
  <w:style w:type="paragraph" w:customStyle="1" w:styleId="toc51">
    <w:name w:val="toc 51"/>
    <w:next w:val="a3"/>
    <w:qFormat/>
    <w:pPr>
      <w:wordWrap w:val="0"/>
      <w:ind w:left="1700"/>
      <w:jc w:val="both"/>
    </w:pPr>
    <w:rPr>
      <w:rFonts w:ascii="Calibri" w:hAnsi="Calibri"/>
      <w:sz w:val="21"/>
    </w:rPr>
  </w:style>
  <w:style w:type="paragraph" w:customStyle="1" w:styleId="toc47">
    <w:name w:val="toc 47"/>
    <w:next w:val="a3"/>
    <w:qFormat/>
    <w:pPr>
      <w:wordWrap w:val="0"/>
      <w:ind w:left="1275"/>
      <w:jc w:val="both"/>
    </w:pPr>
    <w:rPr>
      <w:rFonts w:ascii="Calibri" w:hAnsi="Calibri"/>
      <w:sz w:val="21"/>
    </w:rPr>
  </w:style>
  <w:style w:type="paragraph" w:customStyle="1" w:styleId="xl108">
    <w:name w:val="xl108"/>
    <w:basedOn w:val="a3"/>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a3"/>
    <w:qFormat/>
    <w:pPr>
      <w:wordWrap w:val="0"/>
      <w:jc w:val="both"/>
    </w:pPr>
    <w:rPr>
      <w:rFonts w:ascii="Calibri" w:hAnsi="Calibri"/>
      <w:sz w:val="21"/>
    </w:rPr>
  </w:style>
  <w:style w:type="paragraph" w:customStyle="1" w:styleId="TOCHeading7">
    <w:name w:val="TOC Heading7"/>
    <w:next w:val="a3"/>
    <w:qFormat/>
    <w:pPr>
      <w:wordWrap w:val="0"/>
    </w:pPr>
    <w:rPr>
      <w:rFonts w:ascii="Calibri" w:hAnsi="Calibri"/>
      <w:sz w:val="32"/>
    </w:rPr>
  </w:style>
  <w:style w:type="character" w:customStyle="1" w:styleId="Char8">
    <w:name w:val="副标题 Char"/>
    <w:basedOn w:val="a6"/>
    <w:link w:val="af3"/>
    <w:qFormat/>
    <w:rPr>
      <w:rFonts w:ascii="Calibri" w:hAnsi="Calibri"/>
      <w:sz w:val="24"/>
    </w:rPr>
  </w:style>
  <w:style w:type="paragraph" w:customStyle="1" w:styleId="710">
    <w:name w:val="目录 71"/>
    <w:next w:val="a3"/>
    <w:qFormat/>
    <w:pPr>
      <w:wordWrap w:val="0"/>
      <w:ind w:left="2550"/>
      <w:jc w:val="both"/>
    </w:pPr>
    <w:rPr>
      <w:rFonts w:ascii="Calibri" w:hAnsi="Calibri"/>
      <w:sz w:val="21"/>
    </w:rPr>
  </w:style>
  <w:style w:type="paragraph" w:customStyle="1" w:styleId="toc413">
    <w:name w:val="toc 413"/>
    <w:next w:val="a3"/>
    <w:qFormat/>
    <w:pPr>
      <w:wordWrap w:val="0"/>
      <w:ind w:left="1275"/>
      <w:jc w:val="both"/>
    </w:pPr>
    <w:rPr>
      <w:rFonts w:ascii="Calibri" w:hAnsi="Calibri"/>
      <w:sz w:val="21"/>
    </w:rPr>
  </w:style>
  <w:style w:type="paragraph" w:customStyle="1" w:styleId="toc85">
    <w:name w:val="toc 85"/>
    <w:next w:val="a3"/>
    <w:qFormat/>
    <w:pPr>
      <w:wordWrap w:val="0"/>
      <w:ind w:left="2975"/>
      <w:jc w:val="both"/>
    </w:pPr>
    <w:rPr>
      <w:rFonts w:ascii="Calibri" w:hAnsi="Calibri"/>
      <w:sz w:val="21"/>
    </w:rPr>
  </w:style>
  <w:style w:type="paragraph" w:customStyle="1" w:styleId="62">
    <w:name w:val="列出段落6"/>
    <w:basedOn w:val="a3"/>
    <w:next w:val="toc86"/>
    <w:qFormat/>
    <w:pPr>
      <w:ind w:firstLine="420"/>
    </w:pPr>
    <w:rPr>
      <w:rFonts w:hAnsi="Calibri"/>
      <w:kern w:val="0"/>
      <w:szCs w:val="20"/>
    </w:rPr>
  </w:style>
  <w:style w:type="paragraph" w:customStyle="1" w:styleId="toc86">
    <w:name w:val="toc 86"/>
    <w:next w:val="a3"/>
    <w:qFormat/>
    <w:pPr>
      <w:wordWrap w:val="0"/>
      <w:ind w:left="2975"/>
      <w:jc w:val="both"/>
    </w:pPr>
    <w:rPr>
      <w:rFonts w:ascii="Calibri" w:hAnsi="Calibri"/>
      <w:sz w:val="21"/>
    </w:rPr>
  </w:style>
  <w:style w:type="paragraph" w:customStyle="1" w:styleId="xl80">
    <w:name w:val="xl80"/>
    <w:basedOn w:val="a3"/>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a3"/>
    <w:qFormat/>
    <w:pPr>
      <w:wordWrap w:val="0"/>
      <w:ind w:left="1275"/>
      <w:jc w:val="both"/>
    </w:pPr>
    <w:rPr>
      <w:rFonts w:ascii="Calibri" w:hAnsi="Calibri"/>
      <w:sz w:val="21"/>
    </w:rPr>
  </w:style>
  <w:style w:type="paragraph" w:customStyle="1" w:styleId="CharCharCharChar1">
    <w:name w:val="Char Char Char Char1"/>
    <w:basedOn w:val="a3"/>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a3"/>
    <w:qFormat/>
    <w:pPr>
      <w:wordWrap w:val="0"/>
      <w:ind w:left="2550"/>
      <w:jc w:val="both"/>
    </w:pPr>
    <w:rPr>
      <w:rFonts w:ascii="Calibri" w:hAnsi="Calibri"/>
      <w:sz w:val="21"/>
    </w:rPr>
  </w:style>
  <w:style w:type="paragraph" w:customStyle="1" w:styleId="xl102">
    <w:name w:val="xl102"/>
    <w:basedOn w:val="a3"/>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a3"/>
    <w:qFormat/>
    <w:pPr>
      <w:wordWrap w:val="0"/>
      <w:jc w:val="both"/>
    </w:pPr>
    <w:rPr>
      <w:rFonts w:ascii="Calibri" w:hAnsi="Calibri"/>
      <w:sz w:val="21"/>
    </w:rPr>
  </w:style>
  <w:style w:type="paragraph" w:customStyle="1" w:styleId="toc46">
    <w:name w:val="toc 46"/>
    <w:next w:val="a3"/>
    <w:qFormat/>
    <w:pPr>
      <w:wordWrap w:val="0"/>
      <w:ind w:left="1275"/>
      <w:jc w:val="both"/>
    </w:pPr>
    <w:rPr>
      <w:rFonts w:ascii="Calibri" w:hAnsi="Calibri"/>
      <w:sz w:val="21"/>
    </w:rPr>
  </w:style>
  <w:style w:type="paragraph" w:customStyle="1" w:styleId="toc311">
    <w:name w:val="toc 311"/>
    <w:next w:val="a3"/>
    <w:qFormat/>
    <w:pPr>
      <w:wordWrap w:val="0"/>
      <w:ind w:left="850"/>
      <w:jc w:val="both"/>
    </w:pPr>
    <w:rPr>
      <w:rFonts w:ascii="Calibri" w:hAnsi="Calibri"/>
      <w:sz w:val="21"/>
    </w:rPr>
  </w:style>
  <w:style w:type="paragraph" w:customStyle="1" w:styleId="xl65">
    <w:name w:val="xl65"/>
    <w:basedOn w:val="a3"/>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a3"/>
    <w:qFormat/>
    <w:pPr>
      <w:wordWrap w:val="0"/>
      <w:ind w:left="3400"/>
      <w:jc w:val="both"/>
    </w:pPr>
    <w:rPr>
      <w:rFonts w:ascii="Calibri" w:hAnsi="Calibri"/>
      <w:sz w:val="21"/>
    </w:rPr>
  </w:style>
  <w:style w:type="paragraph" w:customStyle="1" w:styleId="toc55">
    <w:name w:val="toc 55"/>
    <w:next w:val="a3"/>
    <w:qFormat/>
    <w:pPr>
      <w:wordWrap w:val="0"/>
      <w:ind w:left="1700"/>
      <w:jc w:val="both"/>
    </w:pPr>
    <w:rPr>
      <w:rFonts w:ascii="Calibri" w:hAnsi="Calibri"/>
      <w:sz w:val="21"/>
    </w:rPr>
  </w:style>
  <w:style w:type="paragraph" w:customStyle="1" w:styleId="toc812">
    <w:name w:val="toc 812"/>
    <w:next w:val="a3"/>
    <w:qFormat/>
    <w:pPr>
      <w:wordWrap w:val="0"/>
      <w:ind w:left="2975"/>
      <w:jc w:val="both"/>
    </w:pPr>
    <w:rPr>
      <w:rFonts w:ascii="Calibri" w:hAnsi="Calibri"/>
      <w:sz w:val="21"/>
    </w:rPr>
  </w:style>
  <w:style w:type="paragraph" w:customStyle="1" w:styleId="xl75">
    <w:name w:val="xl75"/>
    <w:basedOn w:val="a3"/>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a3"/>
    <w:qFormat/>
    <w:pPr>
      <w:wordWrap w:val="0"/>
      <w:ind w:left="3400"/>
      <w:jc w:val="both"/>
    </w:pPr>
    <w:rPr>
      <w:rFonts w:ascii="Calibri" w:hAnsi="Calibri"/>
      <w:sz w:val="21"/>
    </w:rPr>
  </w:style>
  <w:style w:type="paragraph" w:customStyle="1" w:styleId="toc19">
    <w:name w:val="toc 19"/>
    <w:next w:val="a3"/>
    <w:qFormat/>
    <w:pPr>
      <w:wordWrap w:val="0"/>
      <w:jc w:val="both"/>
    </w:pPr>
    <w:rPr>
      <w:rFonts w:ascii="Calibri" w:hAnsi="Calibri"/>
      <w:sz w:val="21"/>
    </w:rPr>
  </w:style>
  <w:style w:type="paragraph" w:customStyle="1" w:styleId="TOCHeading6">
    <w:name w:val="TOC Heading6"/>
    <w:next w:val="a3"/>
    <w:qFormat/>
    <w:pPr>
      <w:wordWrap w:val="0"/>
    </w:pPr>
    <w:rPr>
      <w:rFonts w:ascii="Calibri" w:hAnsi="Calibri"/>
      <w:sz w:val="32"/>
    </w:rPr>
  </w:style>
  <w:style w:type="paragraph" w:customStyle="1" w:styleId="toc52">
    <w:name w:val="toc 52"/>
    <w:next w:val="a3"/>
    <w:qFormat/>
    <w:pPr>
      <w:wordWrap w:val="0"/>
      <w:ind w:left="1700"/>
      <w:jc w:val="both"/>
    </w:pPr>
    <w:rPr>
      <w:rFonts w:ascii="Calibri" w:hAnsi="Calibri"/>
      <w:sz w:val="21"/>
    </w:rPr>
  </w:style>
  <w:style w:type="paragraph" w:customStyle="1" w:styleId="toc36">
    <w:name w:val="toc 36"/>
    <w:next w:val="a3"/>
    <w:qFormat/>
    <w:pPr>
      <w:wordWrap w:val="0"/>
      <w:ind w:left="850"/>
      <w:jc w:val="both"/>
    </w:pPr>
    <w:rPr>
      <w:rFonts w:ascii="Calibri" w:hAnsi="Calibri"/>
      <w:sz w:val="21"/>
    </w:rPr>
  </w:style>
  <w:style w:type="paragraph" w:customStyle="1" w:styleId="toc82">
    <w:name w:val="toc 82"/>
    <w:next w:val="a3"/>
    <w:qFormat/>
    <w:pPr>
      <w:wordWrap w:val="0"/>
      <w:ind w:left="2975"/>
      <w:jc w:val="both"/>
    </w:pPr>
    <w:rPr>
      <w:rFonts w:ascii="Calibri" w:hAnsi="Calibri"/>
      <w:sz w:val="21"/>
    </w:rPr>
  </w:style>
  <w:style w:type="paragraph" w:customStyle="1" w:styleId="xl104">
    <w:name w:val="xl104"/>
    <w:basedOn w:val="a3"/>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a3"/>
    <w:qFormat/>
    <w:pPr>
      <w:wordWrap w:val="0"/>
      <w:ind w:left="425"/>
      <w:jc w:val="both"/>
    </w:pPr>
    <w:rPr>
      <w:rFonts w:ascii="Calibri" w:hAnsi="Calibri"/>
      <w:sz w:val="21"/>
    </w:rPr>
  </w:style>
  <w:style w:type="paragraph" w:customStyle="1" w:styleId="toc110">
    <w:name w:val="toc 110"/>
    <w:next w:val="a3"/>
    <w:qFormat/>
    <w:pPr>
      <w:wordWrap w:val="0"/>
      <w:jc w:val="both"/>
    </w:pPr>
    <w:rPr>
      <w:rFonts w:ascii="Calibri" w:hAnsi="Calibri"/>
      <w:sz w:val="21"/>
    </w:rPr>
  </w:style>
  <w:style w:type="paragraph" w:customStyle="1" w:styleId="toc66">
    <w:name w:val="toc 66"/>
    <w:next w:val="a3"/>
    <w:qFormat/>
    <w:pPr>
      <w:wordWrap w:val="0"/>
      <w:ind w:left="2125"/>
      <w:jc w:val="both"/>
    </w:pPr>
    <w:rPr>
      <w:rFonts w:ascii="Calibri" w:hAnsi="Calibri"/>
      <w:sz w:val="21"/>
    </w:rPr>
  </w:style>
  <w:style w:type="paragraph" w:customStyle="1" w:styleId="toc31">
    <w:name w:val="toc 31"/>
    <w:next w:val="a3"/>
    <w:qFormat/>
    <w:pPr>
      <w:wordWrap w:val="0"/>
      <w:ind w:left="850"/>
      <w:jc w:val="both"/>
    </w:pPr>
    <w:rPr>
      <w:rFonts w:ascii="Calibri" w:hAnsi="Calibri"/>
      <w:sz w:val="21"/>
    </w:rPr>
  </w:style>
  <w:style w:type="paragraph" w:customStyle="1" w:styleId="toc93">
    <w:name w:val="toc 93"/>
    <w:next w:val="a3"/>
    <w:qFormat/>
    <w:pPr>
      <w:wordWrap w:val="0"/>
      <w:ind w:left="3400"/>
      <w:jc w:val="both"/>
    </w:pPr>
    <w:rPr>
      <w:rFonts w:ascii="Calibri" w:hAnsi="Calibri"/>
      <w:sz w:val="21"/>
    </w:rPr>
  </w:style>
  <w:style w:type="paragraph" w:customStyle="1" w:styleId="toc614">
    <w:name w:val="toc 614"/>
    <w:next w:val="a3"/>
    <w:qFormat/>
    <w:pPr>
      <w:wordWrap w:val="0"/>
      <w:ind w:left="2125"/>
      <w:jc w:val="both"/>
    </w:pPr>
    <w:rPr>
      <w:rFonts w:ascii="Calibri" w:hAnsi="Calibri"/>
      <w:sz w:val="21"/>
    </w:rPr>
  </w:style>
  <w:style w:type="paragraph" w:customStyle="1" w:styleId="1c">
    <w:name w:val="无间隔1"/>
    <w:next w:val="toc110"/>
    <w:qFormat/>
    <w:pPr>
      <w:widowControl w:val="0"/>
      <w:jc w:val="both"/>
    </w:pPr>
    <w:rPr>
      <w:rFonts w:ascii="Calibri" w:hAnsi="Calibri"/>
      <w:sz w:val="22"/>
    </w:rPr>
  </w:style>
  <w:style w:type="paragraph" w:customStyle="1" w:styleId="410">
    <w:name w:val="目录 41"/>
    <w:next w:val="a3"/>
    <w:qFormat/>
    <w:pPr>
      <w:wordWrap w:val="0"/>
      <w:ind w:left="1275"/>
      <w:jc w:val="both"/>
    </w:pPr>
    <w:rPr>
      <w:rFonts w:ascii="Calibri" w:hAnsi="Calibri"/>
      <w:sz w:val="21"/>
    </w:rPr>
  </w:style>
  <w:style w:type="paragraph" w:customStyle="1" w:styleId="xl105">
    <w:name w:val="xl105"/>
    <w:basedOn w:val="a3"/>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a3"/>
    <w:qFormat/>
    <w:pPr>
      <w:wordWrap w:val="0"/>
      <w:ind w:left="2125"/>
      <w:jc w:val="both"/>
    </w:pPr>
    <w:rPr>
      <w:rFonts w:ascii="Calibri" w:hAnsi="Calibri"/>
      <w:sz w:val="21"/>
    </w:rPr>
  </w:style>
  <w:style w:type="paragraph" w:customStyle="1" w:styleId="toc41">
    <w:name w:val="toc 41"/>
    <w:next w:val="a3"/>
    <w:qFormat/>
    <w:pPr>
      <w:wordWrap w:val="0"/>
      <w:ind w:left="1275"/>
      <w:jc w:val="both"/>
    </w:pPr>
    <w:rPr>
      <w:rFonts w:ascii="Calibri" w:hAnsi="Calibri"/>
      <w:sz w:val="21"/>
    </w:rPr>
  </w:style>
  <w:style w:type="paragraph" w:customStyle="1" w:styleId="toc81">
    <w:name w:val="toc 81"/>
    <w:next w:val="a3"/>
    <w:qFormat/>
    <w:pPr>
      <w:wordWrap w:val="0"/>
      <w:ind w:left="2975"/>
      <w:jc w:val="both"/>
    </w:pPr>
    <w:rPr>
      <w:rFonts w:ascii="Calibri" w:hAnsi="Calibri"/>
      <w:sz w:val="21"/>
    </w:rPr>
  </w:style>
  <w:style w:type="paragraph" w:customStyle="1" w:styleId="xl111">
    <w:name w:val="xl111"/>
    <w:basedOn w:val="a3"/>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a3"/>
    <w:qFormat/>
    <w:pPr>
      <w:wordWrap w:val="0"/>
      <w:ind w:left="2975"/>
      <w:jc w:val="both"/>
    </w:pPr>
    <w:rPr>
      <w:rFonts w:ascii="Calibri" w:hAnsi="Calibri"/>
      <w:sz w:val="21"/>
    </w:rPr>
  </w:style>
  <w:style w:type="paragraph" w:customStyle="1" w:styleId="toc84">
    <w:name w:val="toc 84"/>
    <w:next w:val="a3"/>
    <w:qFormat/>
    <w:pPr>
      <w:wordWrap w:val="0"/>
      <w:ind w:left="2975"/>
      <w:jc w:val="both"/>
    </w:pPr>
    <w:rPr>
      <w:rFonts w:ascii="Calibri" w:hAnsi="Calibri"/>
      <w:sz w:val="21"/>
    </w:rPr>
  </w:style>
  <w:style w:type="paragraph" w:customStyle="1" w:styleId="p0">
    <w:name w:val="p0"/>
    <w:basedOn w:val="a3"/>
    <w:next w:val="toc69"/>
    <w:qFormat/>
    <w:pPr>
      <w:widowControl/>
      <w:spacing w:before="280" w:after="280"/>
    </w:pPr>
    <w:rPr>
      <w:rFonts w:ascii="宋体" w:hAnsi="Calibri"/>
      <w:kern w:val="0"/>
      <w:sz w:val="24"/>
      <w:szCs w:val="20"/>
    </w:rPr>
  </w:style>
  <w:style w:type="paragraph" w:customStyle="1" w:styleId="toc69">
    <w:name w:val="toc 69"/>
    <w:next w:val="a3"/>
    <w:qFormat/>
    <w:pPr>
      <w:wordWrap w:val="0"/>
      <w:ind w:left="2125"/>
      <w:jc w:val="both"/>
    </w:pPr>
    <w:rPr>
      <w:rFonts w:ascii="Calibri" w:hAnsi="Calibri"/>
      <w:sz w:val="21"/>
    </w:rPr>
  </w:style>
  <w:style w:type="paragraph" w:customStyle="1" w:styleId="111">
    <w:name w:val="列出段落11"/>
    <w:basedOn w:val="a3"/>
    <w:next w:val="toc214"/>
    <w:qFormat/>
    <w:pPr>
      <w:widowControl/>
      <w:spacing w:line="360" w:lineRule="auto"/>
      <w:ind w:firstLine="420"/>
    </w:pPr>
    <w:rPr>
      <w:rFonts w:eastAsia="微软雅黑" w:hAnsi="Calibri"/>
      <w:kern w:val="0"/>
      <w:sz w:val="24"/>
      <w:szCs w:val="20"/>
    </w:rPr>
  </w:style>
  <w:style w:type="paragraph" w:customStyle="1" w:styleId="toc214">
    <w:name w:val="toc 214"/>
    <w:next w:val="a3"/>
    <w:qFormat/>
    <w:pPr>
      <w:wordWrap w:val="0"/>
      <w:ind w:left="425"/>
      <w:jc w:val="both"/>
    </w:pPr>
    <w:rPr>
      <w:rFonts w:ascii="Calibri" w:hAnsi="Calibri"/>
      <w:sz w:val="21"/>
    </w:rPr>
  </w:style>
  <w:style w:type="paragraph" w:customStyle="1" w:styleId="toc63">
    <w:name w:val="toc 63"/>
    <w:next w:val="a3"/>
    <w:qFormat/>
    <w:pPr>
      <w:wordWrap w:val="0"/>
      <w:ind w:left="2125"/>
      <w:jc w:val="both"/>
    </w:pPr>
    <w:rPr>
      <w:rFonts w:ascii="Calibri" w:hAnsi="Calibri"/>
      <w:sz w:val="21"/>
    </w:rPr>
  </w:style>
  <w:style w:type="paragraph" w:customStyle="1" w:styleId="xl91">
    <w:name w:val="xl91"/>
    <w:basedOn w:val="a3"/>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a3"/>
    <w:qFormat/>
    <w:pPr>
      <w:wordWrap w:val="0"/>
      <w:ind w:left="850"/>
      <w:jc w:val="both"/>
    </w:pPr>
    <w:rPr>
      <w:rFonts w:ascii="Calibri" w:hAnsi="Calibri"/>
      <w:sz w:val="21"/>
    </w:rPr>
  </w:style>
  <w:style w:type="paragraph" w:customStyle="1" w:styleId="Style1">
    <w:name w:val="_Style 1"/>
    <w:basedOn w:val="a3"/>
    <w:next w:val="TOCHeading13"/>
    <w:qFormat/>
    <w:pPr>
      <w:ind w:firstLine="420"/>
    </w:pPr>
    <w:rPr>
      <w:rFonts w:hAnsi="Calibri"/>
      <w:kern w:val="0"/>
      <w:szCs w:val="20"/>
    </w:rPr>
  </w:style>
  <w:style w:type="paragraph" w:customStyle="1" w:styleId="TOCHeading13">
    <w:name w:val="TOC Heading13"/>
    <w:next w:val="a3"/>
    <w:qFormat/>
    <w:pPr>
      <w:wordWrap w:val="0"/>
    </w:pPr>
    <w:rPr>
      <w:rFonts w:ascii="Calibri" w:hAnsi="Calibri"/>
      <w:sz w:val="32"/>
    </w:rPr>
  </w:style>
  <w:style w:type="paragraph" w:customStyle="1" w:styleId="toc116">
    <w:name w:val="toc 116"/>
    <w:next w:val="a3"/>
    <w:qFormat/>
    <w:pPr>
      <w:wordWrap w:val="0"/>
      <w:jc w:val="both"/>
    </w:pPr>
    <w:rPr>
      <w:rFonts w:ascii="Calibri" w:hAnsi="Calibri"/>
      <w:sz w:val="21"/>
    </w:rPr>
  </w:style>
  <w:style w:type="paragraph" w:customStyle="1" w:styleId="toc72">
    <w:name w:val="toc 72"/>
    <w:next w:val="a3"/>
    <w:qFormat/>
    <w:pPr>
      <w:wordWrap w:val="0"/>
      <w:ind w:left="2550"/>
      <w:jc w:val="both"/>
    </w:pPr>
    <w:rPr>
      <w:rFonts w:ascii="Calibri" w:hAnsi="Calibri"/>
      <w:sz w:val="21"/>
    </w:rPr>
  </w:style>
  <w:style w:type="paragraph" w:customStyle="1" w:styleId="xmsonormal">
    <w:name w:val="x_msonormal"/>
    <w:basedOn w:val="a3"/>
    <w:next w:val="toc413"/>
    <w:qFormat/>
    <w:pPr>
      <w:widowControl/>
      <w:spacing w:before="280" w:after="280"/>
    </w:pPr>
    <w:rPr>
      <w:rFonts w:ascii="PMingLiU" w:eastAsia="PMingLiU" w:hAnsi="Calibri"/>
      <w:kern w:val="0"/>
      <w:sz w:val="24"/>
      <w:szCs w:val="20"/>
    </w:rPr>
  </w:style>
  <w:style w:type="paragraph" w:customStyle="1" w:styleId="toc310">
    <w:name w:val="toc 310"/>
    <w:next w:val="a3"/>
    <w:qFormat/>
    <w:pPr>
      <w:wordWrap w:val="0"/>
      <w:ind w:left="850"/>
      <w:jc w:val="both"/>
    </w:pPr>
    <w:rPr>
      <w:rFonts w:ascii="Calibri" w:hAnsi="Calibri"/>
      <w:sz w:val="21"/>
    </w:rPr>
  </w:style>
  <w:style w:type="paragraph" w:customStyle="1" w:styleId="toc83">
    <w:name w:val="toc 83"/>
    <w:next w:val="a3"/>
    <w:qFormat/>
    <w:pPr>
      <w:wordWrap w:val="0"/>
      <w:ind w:left="2975"/>
      <w:jc w:val="both"/>
    </w:pPr>
    <w:rPr>
      <w:rFonts w:ascii="Calibri" w:hAnsi="Calibri"/>
      <w:sz w:val="21"/>
    </w:rPr>
  </w:style>
  <w:style w:type="paragraph" w:customStyle="1" w:styleId="TOCHeading17">
    <w:name w:val="TOC Heading17"/>
    <w:next w:val="a3"/>
    <w:qFormat/>
    <w:pPr>
      <w:wordWrap w:val="0"/>
    </w:pPr>
    <w:rPr>
      <w:rFonts w:ascii="Calibri" w:hAnsi="Calibri"/>
      <w:sz w:val="32"/>
    </w:rPr>
  </w:style>
  <w:style w:type="paragraph" w:customStyle="1" w:styleId="toc911">
    <w:name w:val="toc 911"/>
    <w:next w:val="a3"/>
    <w:qFormat/>
    <w:pPr>
      <w:wordWrap w:val="0"/>
      <w:ind w:left="3400"/>
      <w:jc w:val="both"/>
    </w:pPr>
    <w:rPr>
      <w:rFonts w:ascii="Calibri" w:hAnsi="Calibri"/>
      <w:sz w:val="21"/>
    </w:rPr>
  </w:style>
  <w:style w:type="paragraph" w:customStyle="1" w:styleId="toc811">
    <w:name w:val="toc 811"/>
    <w:next w:val="a3"/>
    <w:qFormat/>
    <w:pPr>
      <w:wordWrap w:val="0"/>
      <w:ind w:left="2975"/>
      <w:jc w:val="both"/>
    </w:pPr>
    <w:rPr>
      <w:rFonts w:ascii="Calibri" w:hAnsi="Calibri"/>
      <w:sz w:val="21"/>
    </w:rPr>
  </w:style>
  <w:style w:type="paragraph" w:customStyle="1" w:styleId="310">
    <w:name w:val="目录 31"/>
    <w:next w:val="a3"/>
    <w:qFormat/>
    <w:pPr>
      <w:wordWrap w:val="0"/>
      <w:ind w:left="850"/>
      <w:jc w:val="both"/>
    </w:pPr>
    <w:rPr>
      <w:rFonts w:ascii="Calibri" w:hAnsi="Calibri"/>
      <w:sz w:val="21"/>
    </w:rPr>
  </w:style>
  <w:style w:type="paragraph" w:customStyle="1" w:styleId="xl118">
    <w:name w:val="xl118"/>
    <w:basedOn w:val="a3"/>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a3"/>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a3"/>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a3"/>
    <w:qFormat/>
    <w:pPr>
      <w:wordWrap w:val="0"/>
      <w:jc w:val="both"/>
    </w:pPr>
    <w:rPr>
      <w:rFonts w:ascii="Calibri" w:hAnsi="Calibri"/>
      <w:sz w:val="21"/>
    </w:rPr>
  </w:style>
  <w:style w:type="paragraph" w:customStyle="1" w:styleId="xl68">
    <w:name w:val="xl68"/>
    <w:basedOn w:val="a3"/>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a3"/>
    <w:qFormat/>
    <w:pPr>
      <w:wordWrap w:val="0"/>
    </w:pPr>
    <w:rPr>
      <w:rFonts w:ascii="Calibri" w:hAnsi="Calibri"/>
      <w:sz w:val="32"/>
    </w:rPr>
  </w:style>
  <w:style w:type="paragraph" w:customStyle="1" w:styleId="toc113">
    <w:name w:val="toc 113"/>
    <w:next w:val="a3"/>
    <w:qFormat/>
    <w:pPr>
      <w:wordWrap w:val="0"/>
      <w:jc w:val="both"/>
    </w:pPr>
    <w:rPr>
      <w:rFonts w:ascii="Calibri" w:hAnsi="Calibri"/>
      <w:sz w:val="21"/>
    </w:rPr>
  </w:style>
  <w:style w:type="paragraph" w:customStyle="1" w:styleId="xl94">
    <w:name w:val="xl94"/>
    <w:basedOn w:val="a3"/>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a3"/>
    <w:qFormat/>
    <w:pPr>
      <w:wordWrap w:val="0"/>
      <w:ind w:left="1700"/>
      <w:jc w:val="both"/>
    </w:pPr>
    <w:rPr>
      <w:rFonts w:ascii="Calibri" w:hAnsi="Calibri"/>
      <w:sz w:val="21"/>
    </w:rPr>
  </w:style>
  <w:style w:type="paragraph" w:customStyle="1" w:styleId="xl92">
    <w:name w:val="xl92"/>
    <w:basedOn w:val="a3"/>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a3"/>
    <w:qFormat/>
    <w:pPr>
      <w:wordWrap w:val="0"/>
      <w:ind w:left="3400"/>
      <w:jc w:val="both"/>
    </w:pPr>
    <w:rPr>
      <w:rFonts w:ascii="Calibri" w:hAnsi="Calibri"/>
      <w:sz w:val="21"/>
    </w:rPr>
  </w:style>
  <w:style w:type="paragraph" w:customStyle="1" w:styleId="toc512">
    <w:name w:val="toc 512"/>
    <w:next w:val="a3"/>
    <w:qFormat/>
    <w:pPr>
      <w:wordWrap w:val="0"/>
      <w:ind w:left="1700"/>
      <w:jc w:val="both"/>
    </w:pPr>
    <w:rPr>
      <w:rFonts w:ascii="Calibri" w:hAnsi="Calibri"/>
      <w:sz w:val="21"/>
    </w:rPr>
  </w:style>
  <w:style w:type="paragraph" w:customStyle="1" w:styleId="810">
    <w:name w:val="目录 81"/>
    <w:next w:val="a3"/>
    <w:qFormat/>
    <w:pPr>
      <w:wordWrap w:val="0"/>
      <w:ind w:left="2975"/>
      <w:jc w:val="both"/>
    </w:pPr>
    <w:rPr>
      <w:rFonts w:ascii="Calibri" w:hAnsi="Calibri"/>
      <w:sz w:val="21"/>
    </w:rPr>
  </w:style>
  <w:style w:type="paragraph" w:customStyle="1" w:styleId="afff2">
    <w:name w:val="正文表标题"/>
    <w:next w:val="a3"/>
    <w:qFormat/>
    <w:pPr>
      <w:ind w:left="630"/>
      <w:jc w:val="center"/>
    </w:pPr>
    <w:rPr>
      <w:rFonts w:ascii="黑体" w:eastAsia="黑体" w:hAnsi="Calibri"/>
      <w:sz w:val="21"/>
    </w:rPr>
  </w:style>
  <w:style w:type="paragraph" w:customStyle="1" w:styleId="toc28">
    <w:name w:val="toc 28"/>
    <w:next w:val="a3"/>
    <w:qFormat/>
    <w:pPr>
      <w:wordWrap w:val="0"/>
      <w:ind w:left="425"/>
      <w:jc w:val="both"/>
    </w:pPr>
    <w:rPr>
      <w:rFonts w:ascii="Calibri" w:hAnsi="Calibri"/>
      <w:sz w:val="21"/>
    </w:rPr>
  </w:style>
  <w:style w:type="paragraph" w:customStyle="1" w:styleId="toc79">
    <w:name w:val="toc 79"/>
    <w:next w:val="a3"/>
    <w:qFormat/>
    <w:pPr>
      <w:wordWrap w:val="0"/>
      <w:ind w:left="2550"/>
      <w:jc w:val="both"/>
    </w:pPr>
    <w:rPr>
      <w:rFonts w:ascii="Calibri" w:hAnsi="Calibri"/>
      <w:sz w:val="21"/>
    </w:rPr>
  </w:style>
  <w:style w:type="paragraph" w:customStyle="1" w:styleId="xl110">
    <w:name w:val="xl110"/>
    <w:basedOn w:val="a3"/>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a3"/>
    <w:qFormat/>
    <w:pPr>
      <w:wordWrap w:val="0"/>
      <w:ind w:left="1700"/>
      <w:jc w:val="both"/>
    </w:pPr>
    <w:rPr>
      <w:rFonts w:ascii="Calibri" w:hAnsi="Calibri"/>
      <w:sz w:val="21"/>
    </w:rPr>
  </w:style>
  <w:style w:type="paragraph" w:customStyle="1" w:styleId="toc416">
    <w:name w:val="toc 416"/>
    <w:next w:val="a3"/>
    <w:qFormat/>
    <w:pPr>
      <w:wordWrap w:val="0"/>
      <w:ind w:left="1275"/>
      <w:jc w:val="both"/>
    </w:pPr>
    <w:rPr>
      <w:rFonts w:ascii="Calibri" w:hAnsi="Calibri"/>
      <w:sz w:val="21"/>
    </w:rPr>
  </w:style>
  <w:style w:type="paragraph" w:customStyle="1" w:styleId="xl85">
    <w:name w:val="xl85"/>
    <w:basedOn w:val="a3"/>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a3"/>
    <w:qFormat/>
    <w:pPr>
      <w:wordWrap w:val="0"/>
      <w:ind w:left="2550"/>
      <w:jc w:val="both"/>
    </w:pPr>
    <w:rPr>
      <w:rFonts w:ascii="Calibri" w:hAnsi="Calibri"/>
      <w:sz w:val="21"/>
    </w:rPr>
  </w:style>
  <w:style w:type="paragraph" w:customStyle="1" w:styleId="toc27">
    <w:name w:val="toc 27"/>
    <w:next w:val="a3"/>
    <w:qFormat/>
    <w:pPr>
      <w:wordWrap w:val="0"/>
      <w:ind w:left="425"/>
      <w:jc w:val="both"/>
    </w:pPr>
    <w:rPr>
      <w:rFonts w:ascii="Calibri" w:hAnsi="Calibri"/>
      <w:sz w:val="21"/>
    </w:rPr>
  </w:style>
  <w:style w:type="paragraph" w:customStyle="1" w:styleId="toc916">
    <w:name w:val="toc 916"/>
    <w:next w:val="a3"/>
    <w:qFormat/>
    <w:pPr>
      <w:wordWrap w:val="0"/>
      <w:ind w:left="3400"/>
      <w:jc w:val="both"/>
    </w:pPr>
    <w:rPr>
      <w:rFonts w:ascii="Calibri" w:hAnsi="Calibri"/>
      <w:sz w:val="21"/>
    </w:rPr>
  </w:style>
  <w:style w:type="paragraph" w:customStyle="1" w:styleId="toc77">
    <w:name w:val="toc 77"/>
    <w:next w:val="a3"/>
    <w:qFormat/>
    <w:pPr>
      <w:wordWrap w:val="0"/>
      <w:ind w:left="2550"/>
      <w:jc w:val="both"/>
    </w:pPr>
    <w:rPr>
      <w:rFonts w:ascii="Calibri" w:hAnsi="Calibri"/>
      <w:sz w:val="21"/>
    </w:rPr>
  </w:style>
  <w:style w:type="paragraph" w:customStyle="1" w:styleId="toc211">
    <w:name w:val="toc 211"/>
    <w:next w:val="a3"/>
    <w:qFormat/>
    <w:pPr>
      <w:wordWrap w:val="0"/>
      <w:ind w:left="425"/>
      <w:jc w:val="both"/>
    </w:pPr>
    <w:rPr>
      <w:rFonts w:ascii="Calibri" w:hAnsi="Calibri"/>
      <w:sz w:val="21"/>
    </w:rPr>
  </w:style>
  <w:style w:type="paragraph" w:customStyle="1" w:styleId="toc815">
    <w:name w:val="toc 815"/>
    <w:next w:val="a3"/>
    <w:qFormat/>
    <w:pPr>
      <w:wordWrap w:val="0"/>
      <w:ind w:left="2975"/>
      <w:jc w:val="both"/>
    </w:pPr>
    <w:rPr>
      <w:rFonts w:ascii="Calibri" w:hAnsi="Calibri"/>
      <w:sz w:val="21"/>
    </w:rPr>
  </w:style>
  <w:style w:type="paragraph" w:customStyle="1" w:styleId="xl99">
    <w:name w:val="xl99"/>
    <w:basedOn w:val="a3"/>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a3"/>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a3"/>
    <w:qFormat/>
    <w:pPr>
      <w:wordWrap w:val="0"/>
      <w:ind w:left="2125"/>
      <w:jc w:val="both"/>
    </w:pPr>
    <w:rPr>
      <w:rFonts w:ascii="Calibri" w:hAnsi="Calibri"/>
      <w:sz w:val="21"/>
    </w:rPr>
  </w:style>
  <w:style w:type="paragraph" w:customStyle="1" w:styleId="toc315">
    <w:name w:val="toc 315"/>
    <w:next w:val="a3"/>
    <w:qFormat/>
    <w:pPr>
      <w:wordWrap w:val="0"/>
      <w:ind w:left="850"/>
      <w:jc w:val="both"/>
    </w:pPr>
    <w:rPr>
      <w:rFonts w:ascii="Calibri" w:hAnsi="Calibri"/>
      <w:sz w:val="21"/>
    </w:rPr>
  </w:style>
  <w:style w:type="paragraph" w:customStyle="1" w:styleId="TOCHeading15">
    <w:name w:val="TOC Heading15"/>
    <w:next w:val="a3"/>
    <w:qFormat/>
    <w:pPr>
      <w:wordWrap w:val="0"/>
    </w:pPr>
    <w:rPr>
      <w:rFonts w:ascii="Calibri" w:hAnsi="Calibri"/>
      <w:sz w:val="32"/>
    </w:rPr>
  </w:style>
  <w:style w:type="paragraph" w:customStyle="1" w:styleId="toc915">
    <w:name w:val="toc 915"/>
    <w:next w:val="a3"/>
    <w:qFormat/>
    <w:pPr>
      <w:wordWrap w:val="0"/>
      <w:ind w:left="3400"/>
      <w:jc w:val="both"/>
    </w:pPr>
    <w:rPr>
      <w:rFonts w:ascii="Calibri" w:hAnsi="Calibri"/>
      <w:sz w:val="21"/>
    </w:rPr>
  </w:style>
  <w:style w:type="paragraph" w:customStyle="1" w:styleId="toc39">
    <w:name w:val="toc 39"/>
    <w:next w:val="a3"/>
    <w:qFormat/>
    <w:pPr>
      <w:wordWrap w:val="0"/>
      <w:ind w:left="850"/>
      <w:jc w:val="both"/>
    </w:pPr>
    <w:rPr>
      <w:rFonts w:ascii="Calibri" w:hAnsi="Calibri"/>
      <w:sz w:val="21"/>
    </w:rPr>
  </w:style>
  <w:style w:type="paragraph" w:customStyle="1" w:styleId="toc710">
    <w:name w:val="toc 710"/>
    <w:next w:val="a3"/>
    <w:qFormat/>
    <w:pPr>
      <w:wordWrap w:val="0"/>
      <w:ind w:left="2550"/>
      <w:jc w:val="both"/>
    </w:pPr>
    <w:rPr>
      <w:rFonts w:ascii="Calibri" w:hAnsi="Calibri"/>
      <w:sz w:val="21"/>
    </w:rPr>
  </w:style>
  <w:style w:type="paragraph" w:customStyle="1" w:styleId="toc12">
    <w:name w:val="toc 12"/>
    <w:next w:val="a3"/>
    <w:qFormat/>
    <w:pPr>
      <w:wordWrap w:val="0"/>
      <w:jc w:val="both"/>
    </w:pPr>
    <w:rPr>
      <w:rFonts w:ascii="Calibri" w:hAnsi="Calibri"/>
      <w:sz w:val="21"/>
    </w:rPr>
  </w:style>
  <w:style w:type="paragraph" w:customStyle="1" w:styleId="xl95">
    <w:name w:val="xl95"/>
    <w:basedOn w:val="a3"/>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a3"/>
    <w:qFormat/>
    <w:pPr>
      <w:wordWrap w:val="0"/>
      <w:ind w:left="1275"/>
      <w:jc w:val="both"/>
    </w:pPr>
    <w:rPr>
      <w:rFonts w:ascii="Calibri" w:hAnsi="Calibri"/>
      <w:sz w:val="21"/>
    </w:rPr>
  </w:style>
  <w:style w:type="paragraph" w:customStyle="1" w:styleId="toc29">
    <w:name w:val="toc 29"/>
    <w:next w:val="a3"/>
    <w:qFormat/>
    <w:pPr>
      <w:wordWrap w:val="0"/>
      <w:ind w:left="425"/>
      <w:jc w:val="both"/>
    </w:pPr>
    <w:rPr>
      <w:rFonts w:ascii="Calibri" w:hAnsi="Calibri"/>
      <w:sz w:val="21"/>
    </w:rPr>
  </w:style>
  <w:style w:type="paragraph" w:customStyle="1" w:styleId="xl67">
    <w:name w:val="xl67"/>
    <w:basedOn w:val="a3"/>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a3"/>
    <w:qFormat/>
    <w:pPr>
      <w:wordWrap w:val="0"/>
      <w:ind w:left="2550"/>
      <w:jc w:val="both"/>
    </w:pPr>
    <w:rPr>
      <w:rFonts w:ascii="Calibri" w:hAnsi="Calibri"/>
      <w:sz w:val="21"/>
    </w:rPr>
  </w:style>
  <w:style w:type="paragraph" w:customStyle="1" w:styleId="toc21">
    <w:name w:val="toc 21"/>
    <w:next w:val="a3"/>
    <w:qFormat/>
    <w:pPr>
      <w:wordWrap w:val="0"/>
      <w:ind w:left="425"/>
      <w:jc w:val="both"/>
    </w:pPr>
    <w:rPr>
      <w:rFonts w:ascii="Calibri" w:hAnsi="Calibri"/>
      <w:sz w:val="21"/>
    </w:rPr>
  </w:style>
  <w:style w:type="paragraph" w:customStyle="1" w:styleId="Afff3">
    <w:name w:val="正文 A"/>
    <w:next w:val="toc812"/>
    <w:qFormat/>
    <w:rPr>
      <w:rFonts w:ascii="Arial" w:eastAsia="Arial Unicode MS" w:hAnsi="Calibri"/>
      <w:color w:val="000000"/>
      <w:sz w:val="21"/>
    </w:rPr>
  </w:style>
  <w:style w:type="paragraph" w:customStyle="1" w:styleId="toc68">
    <w:name w:val="toc 68"/>
    <w:next w:val="a3"/>
    <w:qFormat/>
    <w:pPr>
      <w:wordWrap w:val="0"/>
      <w:ind w:left="2125"/>
      <w:jc w:val="both"/>
    </w:pPr>
    <w:rPr>
      <w:rFonts w:ascii="Calibri" w:hAnsi="Calibri"/>
      <w:sz w:val="21"/>
    </w:rPr>
  </w:style>
  <w:style w:type="paragraph" w:customStyle="1" w:styleId="toc58">
    <w:name w:val="toc 58"/>
    <w:next w:val="a3"/>
    <w:qFormat/>
    <w:pPr>
      <w:wordWrap w:val="0"/>
      <w:ind w:left="1700"/>
      <w:jc w:val="both"/>
    </w:pPr>
    <w:rPr>
      <w:rFonts w:ascii="Calibri" w:hAnsi="Calibri"/>
      <w:sz w:val="21"/>
    </w:rPr>
  </w:style>
  <w:style w:type="paragraph" w:customStyle="1" w:styleId="xl88">
    <w:name w:val="xl88"/>
    <w:basedOn w:val="a3"/>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a3"/>
    <w:qFormat/>
    <w:pPr>
      <w:wordWrap w:val="0"/>
      <w:ind w:left="2550"/>
      <w:jc w:val="both"/>
    </w:pPr>
    <w:rPr>
      <w:rFonts w:ascii="Calibri" w:hAnsi="Calibri"/>
      <w:sz w:val="21"/>
    </w:rPr>
  </w:style>
  <w:style w:type="paragraph" w:customStyle="1" w:styleId="xl100">
    <w:name w:val="xl100"/>
    <w:basedOn w:val="a3"/>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a3"/>
    <w:qFormat/>
    <w:pPr>
      <w:wordWrap w:val="0"/>
      <w:ind w:left="1700"/>
      <w:jc w:val="both"/>
    </w:pPr>
    <w:rPr>
      <w:rFonts w:ascii="Calibri" w:hAnsi="Calibri"/>
      <w:sz w:val="21"/>
    </w:rPr>
  </w:style>
  <w:style w:type="paragraph" w:customStyle="1" w:styleId="toc314">
    <w:name w:val="toc 314"/>
    <w:next w:val="a3"/>
    <w:qFormat/>
    <w:pPr>
      <w:wordWrap w:val="0"/>
      <w:ind w:left="850"/>
      <w:jc w:val="both"/>
    </w:pPr>
    <w:rPr>
      <w:rFonts w:ascii="Calibri" w:hAnsi="Calibri"/>
      <w:sz w:val="21"/>
    </w:rPr>
  </w:style>
  <w:style w:type="paragraph" w:customStyle="1" w:styleId="xl114">
    <w:name w:val="xl114"/>
    <w:basedOn w:val="a3"/>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a3"/>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a3"/>
    <w:qFormat/>
    <w:pPr>
      <w:wordWrap w:val="0"/>
      <w:ind w:left="2125"/>
      <w:jc w:val="both"/>
    </w:pPr>
    <w:rPr>
      <w:rFonts w:ascii="Calibri" w:hAnsi="Calibri"/>
      <w:sz w:val="21"/>
    </w:rPr>
  </w:style>
  <w:style w:type="paragraph" w:customStyle="1" w:styleId="toc22">
    <w:name w:val="toc 22"/>
    <w:next w:val="a3"/>
    <w:qFormat/>
    <w:pPr>
      <w:wordWrap w:val="0"/>
      <w:ind w:left="425"/>
      <w:jc w:val="both"/>
    </w:pPr>
    <w:rPr>
      <w:rFonts w:ascii="Calibri" w:hAnsi="Calibri"/>
      <w:sz w:val="21"/>
    </w:rPr>
  </w:style>
  <w:style w:type="paragraph" w:customStyle="1" w:styleId="xl90">
    <w:name w:val="xl90"/>
    <w:basedOn w:val="a3"/>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a3"/>
    <w:qFormat/>
    <w:pPr>
      <w:wordWrap w:val="0"/>
      <w:ind w:left="2125"/>
      <w:jc w:val="both"/>
    </w:pPr>
    <w:rPr>
      <w:rFonts w:ascii="Calibri" w:hAnsi="Calibri"/>
      <w:sz w:val="21"/>
    </w:rPr>
  </w:style>
  <w:style w:type="paragraph" w:customStyle="1" w:styleId="toc96">
    <w:name w:val="toc 96"/>
    <w:next w:val="a3"/>
    <w:qFormat/>
    <w:pPr>
      <w:wordWrap w:val="0"/>
      <w:ind w:left="3400"/>
      <w:jc w:val="both"/>
    </w:pPr>
    <w:rPr>
      <w:rFonts w:ascii="Calibri" w:hAnsi="Calibri"/>
      <w:sz w:val="21"/>
    </w:rPr>
  </w:style>
  <w:style w:type="paragraph" w:customStyle="1" w:styleId="toc42">
    <w:name w:val="toc 42"/>
    <w:next w:val="a3"/>
    <w:qFormat/>
    <w:pPr>
      <w:wordWrap w:val="0"/>
      <w:ind w:left="1275"/>
      <w:jc w:val="both"/>
    </w:pPr>
    <w:rPr>
      <w:rFonts w:ascii="Calibri" w:hAnsi="Calibri"/>
      <w:sz w:val="21"/>
    </w:rPr>
  </w:style>
  <w:style w:type="paragraph" w:customStyle="1" w:styleId="xl117">
    <w:name w:val="xl117"/>
    <w:basedOn w:val="a3"/>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a3"/>
    <w:next w:val="toc412"/>
    <w:qFormat/>
    <w:pPr>
      <w:widowControl/>
      <w:ind w:firstLine="420"/>
    </w:pPr>
    <w:rPr>
      <w:rFonts w:hAnsi="Calibri"/>
      <w:kern w:val="0"/>
      <w:szCs w:val="20"/>
    </w:rPr>
  </w:style>
  <w:style w:type="paragraph" w:customStyle="1" w:styleId="xl87">
    <w:name w:val="xl87"/>
    <w:basedOn w:val="a3"/>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a3"/>
    <w:qFormat/>
    <w:pPr>
      <w:wordWrap w:val="0"/>
      <w:ind w:left="3400"/>
      <w:jc w:val="both"/>
    </w:pPr>
    <w:rPr>
      <w:rFonts w:ascii="Calibri" w:hAnsi="Calibri"/>
      <w:sz w:val="21"/>
    </w:rPr>
  </w:style>
  <w:style w:type="paragraph" w:customStyle="1" w:styleId="72">
    <w:name w:val="列出段落7"/>
    <w:basedOn w:val="a3"/>
    <w:next w:val="toc58"/>
    <w:qFormat/>
    <w:pPr>
      <w:ind w:firstLine="420"/>
    </w:pPr>
    <w:rPr>
      <w:rFonts w:hAnsi="Calibri"/>
      <w:kern w:val="0"/>
      <w:szCs w:val="20"/>
    </w:rPr>
  </w:style>
  <w:style w:type="paragraph" w:customStyle="1" w:styleId="xl78">
    <w:name w:val="xl78"/>
    <w:basedOn w:val="a3"/>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a3"/>
    <w:qFormat/>
    <w:pPr>
      <w:wordWrap w:val="0"/>
      <w:ind w:left="1700"/>
      <w:jc w:val="both"/>
    </w:pPr>
    <w:rPr>
      <w:rFonts w:ascii="Calibri" w:hAnsi="Calibri"/>
      <w:sz w:val="21"/>
    </w:rPr>
  </w:style>
  <w:style w:type="paragraph" w:customStyle="1" w:styleId="xl89">
    <w:name w:val="xl89"/>
    <w:basedOn w:val="a3"/>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a3"/>
    <w:qFormat/>
    <w:pPr>
      <w:wordWrap w:val="0"/>
      <w:ind w:left="3400"/>
      <w:jc w:val="both"/>
    </w:pPr>
    <w:rPr>
      <w:rFonts w:ascii="Calibri" w:hAnsi="Calibri"/>
      <w:sz w:val="21"/>
    </w:rPr>
  </w:style>
  <w:style w:type="paragraph" w:customStyle="1" w:styleId="toc34">
    <w:name w:val="toc 34"/>
    <w:next w:val="a3"/>
    <w:qFormat/>
    <w:pPr>
      <w:wordWrap w:val="0"/>
      <w:ind w:left="850"/>
      <w:jc w:val="both"/>
    </w:pPr>
    <w:rPr>
      <w:rFonts w:ascii="Calibri" w:hAnsi="Calibri"/>
      <w:sz w:val="21"/>
    </w:rPr>
  </w:style>
  <w:style w:type="paragraph" w:customStyle="1" w:styleId="toc816">
    <w:name w:val="toc 816"/>
    <w:next w:val="a3"/>
    <w:qFormat/>
    <w:pPr>
      <w:wordWrap w:val="0"/>
      <w:ind w:left="2975"/>
      <w:jc w:val="both"/>
    </w:pPr>
    <w:rPr>
      <w:rFonts w:ascii="Calibri" w:hAnsi="Calibri"/>
      <w:sz w:val="21"/>
    </w:rPr>
  </w:style>
  <w:style w:type="paragraph" w:customStyle="1" w:styleId="toc43">
    <w:name w:val="toc 43"/>
    <w:next w:val="a3"/>
    <w:qFormat/>
    <w:pPr>
      <w:wordWrap w:val="0"/>
      <w:ind w:left="1275"/>
      <w:jc w:val="both"/>
    </w:pPr>
    <w:rPr>
      <w:rFonts w:ascii="Calibri" w:hAnsi="Calibri"/>
      <w:sz w:val="21"/>
    </w:rPr>
  </w:style>
  <w:style w:type="paragraph" w:customStyle="1" w:styleId="toc16">
    <w:name w:val="toc 16"/>
    <w:next w:val="a3"/>
    <w:qFormat/>
    <w:pPr>
      <w:wordWrap w:val="0"/>
      <w:jc w:val="both"/>
    </w:pPr>
    <w:rPr>
      <w:rFonts w:ascii="Calibri" w:hAnsi="Calibri"/>
      <w:sz w:val="21"/>
    </w:rPr>
  </w:style>
  <w:style w:type="paragraph" w:styleId="afff4">
    <w:name w:val="Quote"/>
    <w:next w:val="a3"/>
    <w:link w:val="Charf2"/>
    <w:qFormat/>
    <w:pPr>
      <w:wordWrap w:val="0"/>
      <w:spacing w:before="200" w:after="160"/>
      <w:ind w:left="864" w:right="864"/>
      <w:jc w:val="center"/>
    </w:pPr>
    <w:rPr>
      <w:rFonts w:ascii="Calibri" w:hAnsi="Calibri"/>
      <w:i/>
      <w:sz w:val="21"/>
    </w:rPr>
  </w:style>
  <w:style w:type="character" w:customStyle="1" w:styleId="Charf2">
    <w:name w:val="引用 Char"/>
    <w:basedOn w:val="a6"/>
    <w:link w:val="afff4"/>
    <w:qFormat/>
    <w:rPr>
      <w:rFonts w:ascii="Calibri" w:hAnsi="Calibri"/>
      <w:i/>
      <w:sz w:val="21"/>
    </w:rPr>
  </w:style>
  <w:style w:type="paragraph" w:customStyle="1" w:styleId="toc114">
    <w:name w:val="toc 114"/>
    <w:next w:val="a3"/>
    <w:qFormat/>
    <w:pPr>
      <w:wordWrap w:val="0"/>
      <w:jc w:val="both"/>
    </w:pPr>
    <w:rPr>
      <w:rFonts w:ascii="Calibri" w:hAnsi="Calibri"/>
      <w:sz w:val="21"/>
    </w:rPr>
  </w:style>
  <w:style w:type="paragraph" w:customStyle="1" w:styleId="xl119">
    <w:name w:val="xl119"/>
    <w:basedOn w:val="a3"/>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a3"/>
    <w:qFormat/>
    <w:pPr>
      <w:wordWrap w:val="0"/>
      <w:ind w:left="850"/>
      <w:jc w:val="both"/>
    </w:pPr>
    <w:rPr>
      <w:rFonts w:ascii="Calibri" w:hAnsi="Calibri"/>
      <w:sz w:val="21"/>
    </w:rPr>
  </w:style>
  <w:style w:type="paragraph" w:customStyle="1" w:styleId="xl109">
    <w:name w:val="xl109"/>
    <w:basedOn w:val="a3"/>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a3"/>
    <w:qFormat/>
    <w:pPr>
      <w:wordWrap w:val="0"/>
      <w:ind w:left="425"/>
      <w:jc w:val="both"/>
    </w:pPr>
    <w:rPr>
      <w:rFonts w:ascii="Calibri" w:hAnsi="Calibri"/>
      <w:sz w:val="21"/>
    </w:rPr>
  </w:style>
  <w:style w:type="paragraph" w:customStyle="1" w:styleId="xl76">
    <w:name w:val="xl76"/>
    <w:basedOn w:val="a3"/>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a3"/>
    <w:qFormat/>
    <w:pPr>
      <w:wordWrap w:val="0"/>
      <w:ind w:left="3400"/>
      <w:jc w:val="both"/>
    </w:pPr>
    <w:rPr>
      <w:rFonts w:ascii="Calibri" w:hAnsi="Calibri"/>
      <w:sz w:val="21"/>
    </w:rPr>
  </w:style>
  <w:style w:type="paragraph" w:customStyle="1" w:styleId="toc216">
    <w:name w:val="toc 216"/>
    <w:next w:val="a3"/>
    <w:qFormat/>
    <w:pPr>
      <w:wordWrap w:val="0"/>
      <w:ind w:left="425"/>
      <w:jc w:val="both"/>
    </w:pPr>
    <w:rPr>
      <w:rFonts w:ascii="Calibri" w:hAnsi="Calibri"/>
      <w:sz w:val="21"/>
    </w:rPr>
  </w:style>
  <w:style w:type="paragraph" w:customStyle="1" w:styleId="xl70">
    <w:name w:val="xl70"/>
    <w:basedOn w:val="a3"/>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a3"/>
    <w:qFormat/>
    <w:pPr>
      <w:wordWrap w:val="0"/>
      <w:ind w:left="850"/>
      <w:jc w:val="both"/>
    </w:pPr>
    <w:rPr>
      <w:rFonts w:ascii="Calibri" w:hAnsi="Calibri"/>
      <w:sz w:val="21"/>
    </w:rPr>
  </w:style>
  <w:style w:type="paragraph" w:customStyle="1" w:styleId="toc61">
    <w:name w:val="toc 61"/>
    <w:next w:val="a3"/>
    <w:qFormat/>
    <w:pPr>
      <w:wordWrap w:val="0"/>
      <w:ind w:left="2125"/>
      <w:jc w:val="both"/>
    </w:pPr>
    <w:rPr>
      <w:rFonts w:ascii="Calibri" w:hAnsi="Calibri"/>
      <w:sz w:val="21"/>
    </w:rPr>
  </w:style>
  <w:style w:type="paragraph" w:customStyle="1" w:styleId="xl98">
    <w:name w:val="xl98"/>
    <w:basedOn w:val="a3"/>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a3"/>
    <w:qFormat/>
    <w:pPr>
      <w:wordWrap w:val="0"/>
      <w:ind w:left="425"/>
      <w:jc w:val="both"/>
    </w:pPr>
    <w:rPr>
      <w:rFonts w:ascii="Calibri" w:hAnsi="Calibri"/>
      <w:sz w:val="21"/>
    </w:rPr>
  </w:style>
  <w:style w:type="paragraph" w:customStyle="1" w:styleId="toc13">
    <w:name w:val="toc 13"/>
    <w:next w:val="a3"/>
    <w:qFormat/>
    <w:pPr>
      <w:wordWrap w:val="0"/>
      <w:jc w:val="both"/>
    </w:pPr>
    <w:rPr>
      <w:rFonts w:ascii="Calibri" w:hAnsi="Calibri"/>
      <w:sz w:val="21"/>
    </w:rPr>
  </w:style>
  <w:style w:type="paragraph" w:customStyle="1" w:styleId="510">
    <w:name w:val="目录 51"/>
    <w:next w:val="a3"/>
    <w:qFormat/>
    <w:pPr>
      <w:wordWrap w:val="0"/>
      <w:ind w:left="1700"/>
      <w:jc w:val="both"/>
    </w:pPr>
    <w:rPr>
      <w:rFonts w:ascii="Calibri" w:hAnsi="Calibri"/>
      <w:sz w:val="21"/>
    </w:rPr>
  </w:style>
  <w:style w:type="paragraph" w:customStyle="1" w:styleId="xl101">
    <w:name w:val="xl101"/>
    <w:basedOn w:val="a3"/>
    <w:next w:val="toc96"/>
    <w:qFormat/>
    <w:pPr>
      <w:widowControl/>
      <w:spacing w:before="280" w:after="280"/>
    </w:pPr>
    <w:rPr>
      <w:rFonts w:ascii="宋体" w:hAnsi="Calibri"/>
      <w:kern w:val="0"/>
      <w:sz w:val="20"/>
      <w:szCs w:val="20"/>
    </w:rPr>
  </w:style>
  <w:style w:type="paragraph" w:customStyle="1" w:styleId="toc75">
    <w:name w:val="toc 75"/>
    <w:next w:val="a3"/>
    <w:qFormat/>
    <w:pPr>
      <w:wordWrap w:val="0"/>
      <w:ind w:left="2550"/>
      <w:jc w:val="both"/>
    </w:pPr>
    <w:rPr>
      <w:rFonts w:ascii="Calibri" w:hAnsi="Calibri"/>
      <w:sz w:val="21"/>
    </w:rPr>
  </w:style>
  <w:style w:type="paragraph" w:customStyle="1" w:styleId="toc715">
    <w:name w:val="toc 715"/>
    <w:next w:val="a3"/>
    <w:qFormat/>
    <w:pPr>
      <w:wordWrap w:val="0"/>
      <w:ind w:left="2550"/>
      <w:jc w:val="both"/>
    </w:pPr>
    <w:rPr>
      <w:rFonts w:ascii="Calibri" w:hAnsi="Calibri"/>
      <w:sz w:val="21"/>
    </w:rPr>
  </w:style>
  <w:style w:type="paragraph" w:styleId="afff5">
    <w:name w:val="Intense Quote"/>
    <w:next w:val="a3"/>
    <w:link w:val="Charf3"/>
    <w:qFormat/>
    <w:pPr>
      <w:wordWrap w:val="0"/>
      <w:spacing w:before="360" w:after="360"/>
      <w:ind w:left="950" w:right="950"/>
      <w:jc w:val="center"/>
    </w:pPr>
    <w:rPr>
      <w:rFonts w:ascii="Calibri" w:hAnsi="Calibri"/>
      <w:i/>
      <w:sz w:val="21"/>
    </w:rPr>
  </w:style>
  <w:style w:type="character" w:customStyle="1" w:styleId="Charf3">
    <w:name w:val="明显引用 Char"/>
    <w:basedOn w:val="a6"/>
    <w:link w:val="afff5"/>
    <w:qFormat/>
    <w:rPr>
      <w:rFonts w:ascii="Calibri" w:hAnsi="Calibri"/>
      <w:i/>
      <w:sz w:val="21"/>
    </w:rPr>
  </w:style>
  <w:style w:type="paragraph" w:customStyle="1" w:styleId="CharCharCharCharCharCharChar">
    <w:name w:val="Char Char Char Char Char Char Char"/>
    <w:basedOn w:val="a3"/>
    <w:next w:val="toc215"/>
    <w:qFormat/>
    <w:pPr>
      <w:widowControl/>
      <w:spacing w:after="160" w:line="240" w:lineRule="exact"/>
    </w:pPr>
    <w:rPr>
      <w:rFonts w:hAnsi="Calibri"/>
      <w:kern w:val="0"/>
      <w:szCs w:val="20"/>
    </w:rPr>
  </w:style>
  <w:style w:type="paragraph" w:customStyle="1" w:styleId="toc23">
    <w:name w:val="toc 23"/>
    <w:next w:val="a3"/>
    <w:qFormat/>
    <w:pPr>
      <w:wordWrap w:val="0"/>
      <w:ind w:left="425"/>
      <w:jc w:val="both"/>
    </w:pPr>
    <w:rPr>
      <w:rFonts w:ascii="Calibri" w:hAnsi="Calibri"/>
      <w:sz w:val="21"/>
    </w:rPr>
  </w:style>
  <w:style w:type="paragraph" w:customStyle="1" w:styleId="610">
    <w:name w:val="目录 61"/>
    <w:next w:val="a3"/>
    <w:qFormat/>
    <w:pPr>
      <w:wordWrap w:val="0"/>
      <w:ind w:left="2125"/>
      <w:jc w:val="both"/>
    </w:pPr>
    <w:rPr>
      <w:rFonts w:ascii="Calibri" w:hAnsi="Calibri"/>
      <w:sz w:val="21"/>
    </w:rPr>
  </w:style>
  <w:style w:type="paragraph" w:customStyle="1" w:styleId="toc97">
    <w:name w:val="toc 97"/>
    <w:next w:val="a3"/>
    <w:qFormat/>
    <w:pPr>
      <w:wordWrap w:val="0"/>
      <w:ind w:left="3400"/>
      <w:jc w:val="both"/>
    </w:pPr>
    <w:rPr>
      <w:rFonts w:ascii="Calibri" w:hAnsi="Calibri"/>
      <w:sz w:val="21"/>
    </w:rPr>
  </w:style>
  <w:style w:type="paragraph" w:customStyle="1" w:styleId="toc74">
    <w:name w:val="toc 74"/>
    <w:next w:val="a3"/>
    <w:qFormat/>
    <w:pPr>
      <w:wordWrap w:val="0"/>
      <w:ind w:left="2550"/>
      <w:jc w:val="both"/>
    </w:pPr>
    <w:rPr>
      <w:rFonts w:ascii="Calibri" w:hAnsi="Calibri"/>
      <w:sz w:val="21"/>
    </w:rPr>
  </w:style>
  <w:style w:type="paragraph" w:customStyle="1" w:styleId="xl64">
    <w:name w:val="xl64"/>
    <w:basedOn w:val="a3"/>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a3"/>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a3"/>
    <w:qFormat/>
    <w:pPr>
      <w:wordWrap w:val="0"/>
      <w:ind w:left="850"/>
      <w:jc w:val="both"/>
    </w:pPr>
    <w:rPr>
      <w:rFonts w:ascii="Calibri" w:hAnsi="Calibri"/>
      <w:sz w:val="21"/>
    </w:rPr>
  </w:style>
  <w:style w:type="paragraph" w:customStyle="1" w:styleId="xl77">
    <w:name w:val="xl77"/>
    <w:basedOn w:val="a3"/>
    <w:next w:val="toc910"/>
    <w:qFormat/>
    <w:pPr>
      <w:widowControl/>
      <w:shd w:val="clear" w:color="000000" w:fill="FFFFFF"/>
      <w:spacing w:before="280" w:after="280"/>
      <w:jc w:val="center"/>
    </w:pPr>
    <w:rPr>
      <w:rFonts w:ascii="宋体" w:hAnsi="Calibri"/>
      <w:kern w:val="0"/>
      <w:sz w:val="20"/>
      <w:szCs w:val="20"/>
    </w:rPr>
  </w:style>
  <w:style w:type="character" w:customStyle="1" w:styleId="Char1c">
    <w:name w:val="正文缩进 Char1"/>
    <w:qFormat/>
    <w:rPr>
      <w:rFonts w:eastAsia="宋体"/>
      <w:kern w:val="2"/>
      <w:sz w:val="21"/>
      <w:lang w:val="en-US" w:eastAsia="zh-CN" w:bidi="ar-SA"/>
    </w:rPr>
  </w:style>
  <w:style w:type="character" w:customStyle="1" w:styleId="fielderror">
    <w:name w:val="fielderror"/>
    <w:basedOn w:val="a6"/>
    <w:qFormat/>
    <w:rPr>
      <w:color w:val="800000"/>
    </w:rPr>
  </w:style>
  <w:style w:type="character" w:customStyle="1" w:styleId="hilite6">
    <w:name w:val="hilite6"/>
    <w:basedOn w:val="a6"/>
    <w:qFormat/>
    <w:rPr>
      <w:color w:val="000000"/>
    </w:rPr>
  </w:style>
  <w:style w:type="character" w:customStyle="1" w:styleId="active6">
    <w:name w:val="active6"/>
    <w:basedOn w:val="a6"/>
    <w:qFormat/>
    <w:rPr>
      <w:color w:val="FFFFFF"/>
    </w:rPr>
  </w:style>
  <w:style w:type="character" w:customStyle="1" w:styleId="inline-help">
    <w:name w:val="inline-help"/>
    <w:basedOn w:val="a6"/>
    <w:qFormat/>
  </w:style>
  <w:style w:type="character" w:customStyle="1" w:styleId="active">
    <w:name w:val="active"/>
    <w:basedOn w:val="a6"/>
    <w:qFormat/>
    <w:rPr>
      <w:color w:val="FFFFFF"/>
    </w:rPr>
  </w:style>
  <w:style w:type="table" w:customStyle="1" w:styleId="1d">
    <w:name w:val="网格型1"/>
    <w:basedOn w:val="a7"/>
    <w:uiPriority w:val="39"/>
    <w:qFormat/>
    <w:pPr>
      <w:widowControl w:val="0"/>
      <w:jc w:val="both"/>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6">
    <w:name w:val="修订2"/>
    <w:hidden/>
    <w:uiPriority w:val="99"/>
    <w:semiHidden/>
    <w:qFormat/>
    <w:rPr>
      <w:kern w:val="2"/>
      <w:sz w:val="21"/>
      <w:szCs w:val="24"/>
    </w:rPr>
  </w:style>
  <w:style w:type="paragraph" w:customStyle="1" w:styleId="35">
    <w:name w:val="修订3"/>
    <w:hidden/>
    <w:uiPriority w:val="99"/>
    <w:unhideWhenUsed/>
    <w:qFormat/>
    <w:rPr>
      <w:kern w:val="2"/>
      <w:sz w:val="21"/>
      <w:szCs w:val="24"/>
    </w:rPr>
  </w:style>
  <w:style w:type="table" w:customStyle="1" w:styleId="27">
    <w:name w:val="网格型2"/>
    <w:basedOn w:val="a7"/>
    <w:autoRedefine/>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44">
    <w:name w:val="修订4"/>
    <w:hidden/>
    <w:uiPriority w:val="99"/>
    <w:unhideWhenUsed/>
    <w:qFormat/>
    <w:rPr>
      <w:kern w:val="2"/>
      <w:sz w:val="21"/>
      <w:szCs w:val="24"/>
    </w:rPr>
  </w:style>
  <w:style w:type="paragraph" w:customStyle="1" w:styleId="msonospacing0">
    <w:name w:val="msonospacing"/>
    <w:basedOn w:val="a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microsoft.com/office/2011/relationships/commentsExtended" Target="commentsExtended.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1.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99</Pages>
  <Words>13225</Words>
  <Characters>75386</Characters>
  <Application>Microsoft Office Word</Application>
  <DocSecurity>0</DocSecurity>
  <Lines>628</Lines>
  <Paragraphs>176</Paragraphs>
  <ScaleCrop>false</ScaleCrop>
  <Company>Microsoft</Company>
  <LinksUpToDate>false</LinksUpToDate>
  <CharactersWithSpaces>88435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86136</cp:lastModifiedBy>
  <cp:revision>23</cp:revision>
  <cp:lastPrinted>2021-05-16T19:04:00Z</cp:lastPrinted>
  <dcterms:created xsi:type="dcterms:W3CDTF">2024-09-18T11:42:00Z</dcterms:created>
  <dcterms:modified xsi:type="dcterms:W3CDTF">2026-03-06T06:47:00Z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00A8E35EE87F63FBBAC088673C2E8C60_43</vt:lpwstr>
  </property>
</Properties>
</file>