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ascii="黑体" w:eastAsia="黑体" w:hAnsi="宋体" w:cs="黑体" w:hint="eastAsia"/>
          <w:sz w:val="40"/>
          <w:szCs w:val="40"/>
        </w:rPr>
      </w:pPr>
      <w:bookmarkStart w:id="0" w:name="_Hlk71456902"/>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53"/>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default"/>
                <w:sz w:val="30"/>
                <w:szCs w:val="30"/>
                <w:lang w:val="en-US" w:eastAsia="zh-CN"/>
              </w:rPr>
              <w:t>LGCG2024000281</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hint="eastAsia"/>
                <w:sz w:val="30"/>
                <w:szCs w:val="30"/>
              </w:rPr>
              <w:t>龙岗区第四人民医院监护仪设备采购</w:t>
            </w:r>
          </w:p>
        </w:tc>
      </w:tr>
      <w:tr>
        <w:tblPrEx>
          <w:tblW w:w="7943" w:type="dxa"/>
          <w:jc w:val="center"/>
          <w:tblCellSpacing w:w="0" w:type="dxa"/>
          <w:tblLayout w:type="fixed"/>
          <w:tblCellMar>
            <w:top w:w="45" w:type="dxa"/>
            <w:left w:w="45" w:type="dxa"/>
            <w:bottom w:w="45" w:type="dxa"/>
            <w:right w:w="45" w:type="dxa"/>
          </w:tblCellMar>
        </w:tblPrEx>
        <w:trPr>
          <w:trHeight w:val="719"/>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4"/>
                <w:szCs w:val="24"/>
              </w:rPr>
            </w:pPr>
            <w:r>
              <w:rPr>
                <w:rFonts w:ascii="宋体" w:hAnsi="宋体" w:cs="宋体"/>
                <w:kern w:val="0"/>
                <w:sz w:val="24"/>
                <w:szCs w:val="24"/>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4"/>
                <w:szCs w:val="24"/>
              </w:rPr>
            </w:pPr>
            <w:r>
              <w:rPr>
                <w:rFonts w:ascii="宋体" w:hAnsi="宋体" w:cs="宋体"/>
                <w:kern w:val="0"/>
                <w:sz w:val="24"/>
                <w:szCs w:val="24"/>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 w:val="24"/>
                <w:szCs w:val="24"/>
              </w:rPr>
            </w:pPr>
            <w:r>
              <w:rPr>
                <w:rFonts w:ascii="宋体" w:hAnsi="宋体" w:cs="宋体"/>
                <w:kern w:val="0"/>
                <w:sz w:val="24"/>
                <w:szCs w:val="24"/>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ascii="宋体" w:hAnsi="宋体" w:cs="宋体"/>
                <w:kern w:val="0"/>
                <w:sz w:val="24"/>
                <w:szCs w:val="24"/>
              </w:rPr>
              <w:t>投标人不</w:t>
            </w:r>
            <w:r>
              <w:rPr>
                <w:rFonts w:ascii="宋体" w:hAnsi="宋体" w:cs="宋体" w:hint="eastAsia"/>
                <w:kern w:val="0"/>
                <w:sz w:val="24"/>
                <w:szCs w:val="24"/>
              </w:rPr>
              <w:t>符合</w:t>
            </w:r>
            <w:r>
              <w:rPr>
                <w:rFonts w:ascii="宋体" w:hAnsi="宋体" w:cs="宋体"/>
                <w:kern w:val="0"/>
                <w:sz w:val="24"/>
                <w:szCs w:val="24"/>
              </w:rPr>
              <w:t>资格要求，或未提交相应的资格证明资料（详见招标公告</w:t>
            </w:r>
            <w:r>
              <w:rPr>
                <w:rFonts w:ascii="宋体" w:hAnsi="宋体" w:hint="eastAsia"/>
                <w:sz w:val="24"/>
                <w:szCs w:val="24"/>
              </w:rPr>
              <w:t>投标人资格要求，即申请人的资格要求</w:t>
            </w:r>
            <w:r>
              <w:rPr>
                <w:rFonts w:ascii="宋体" w:hAnsi="宋体" w:cs="宋体"/>
                <w:kern w:val="0"/>
                <w:sz w:val="24"/>
                <w:szCs w:val="24"/>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4"/>
                <w:szCs w:val="24"/>
              </w:rPr>
            </w:pPr>
            <w:r>
              <w:rPr>
                <w:rFonts w:ascii="宋体" w:hAnsi="宋体" w:cs="宋体"/>
                <w:kern w:val="0"/>
                <w:sz w:val="24"/>
                <w:szCs w:val="24"/>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4"/>
                <w:szCs w:val="24"/>
              </w:rPr>
            </w:pPr>
            <w:r>
              <w:rPr>
                <w:rFonts w:ascii="宋体" w:hAnsi="宋体" w:cs="宋体"/>
                <w:kern w:val="0"/>
                <w:sz w:val="24"/>
                <w:szCs w:val="24"/>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lang w:val="en-US" w:eastAsia="zh-CN"/>
              </w:rPr>
              <w:t>不得</w:t>
            </w:r>
            <w:r>
              <w:rPr>
                <w:rFonts w:hint="eastAsia"/>
                <w:sz w:val="24"/>
                <w:szCs w:val="24"/>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对同一项目投标时，</w:t>
            </w:r>
            <w:r>
              <w:rPr>
                <w:rFonts w:hint="eastAsia"/>
                <w:sz w:val="24"/>
                <w:szCs w:val="24"/>
                <w:lang w:val="en-US" w:eastAsia="zh-CN"/>
              </w:rPr>
              <w:t>不得</w:t>
            </w:r>
            <w:r>
              <w:rPr>
                <w:rFonts w:hint="eastAsia"/>
                <w:sz w:val="24"/>
                <w:szCs w:val="24"/>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分项报价或投标总价</w:t>
            </w:r>
            <w:r>
              <w:rPr>
                <w:rFonts w:hint="eastAsia"/>
                <w:sz w:val="24"/>
                <w:szCs w:val="24"/>
                <w:lang w:val="en-US" w:eastAsia="zh-CN"/>
              </w:rPr>
              <w:t>不得</w:t>
            </w:r>
            <w:r>
              <w:rPr>
                <w:rFonts w:hint="eastAsia"/>
                <w:sz w:val="24"/>
                <w:szCs w:val="24"/>
              </w:rPr>
              <w:t>高于</w:t>
            </w:r>
            <w:bookmarkStart w:id="1" w:name="_Hlk71832186"/>
            <w:r>
              <w:rPr>
                <w:rFonts w:hint="eastAsia"/>
                <w:sz w:val="24"/>
                <w:szCs w:val="24"/>
              </w:rPr>
              <w:t>相应预算金额（或设定的预算金额下的最高限价）</w:t>
            </w:r>
            <w:bookmarkEnd w:id="1"/>
            <w:r>
              <w:rPr>
                <w:rFonts w:hint="eastAsia"/>
                <w:sz w:val="24"/>
                <w:szCs w:val="24"/>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trHeight w:val="908"/>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所投货物、服务在技术、商务等方面没有实质性满足招标文件要求的（是否实质性满足招标文件要求，由评审委员会根据实质性条款响应情况做出评判</w:t>
            </w:r>
            <w:r>
              <w:rPr>
                <w:rFonts w:hint="eastAsia"/>
                <w:sz w:val="24"/>
                <w:szCs w:val="24"/>
                <w:lang w:eastAsia="zh-CN"/>
              </w:rPr>
              <w:t>；</w:t>
            </w:r>
            <w:r>
              <w:rPr>
                <w:rFonts w:hint="eastAsia"/>
                <w:sz w:val="24"/>
                <w:szCs w:val="24"/>
                <w:lang w:val="en-US" w:eastAsia="zh-CN"/>
              </w:rPr>
              <w:t>若招标文件未设置实质性条款，不得据此做投标无效处理</w:t>
            </w:r>
            <w:r>
              <w:rPr>
                <w:rFonts w:hint="eastAsia"/>
                <w:sz w:val="24"/>
                <w:szCs w:val="24"/>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sz w:val="24"/>
                <w:szCs w:val="24"/>
              </w:rPr>
            </w:pPr>
            <w:r>
              <w:rPr>
                <w:rFonts w:hint="eastAsia"/>
                <w:sz w:val="24"/>
                <w:szCs w:val="24"/>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sz w:val="24"/>
                <w:szCs w:val="24"/>
              </w:rPr>
            </w:pPr>
            <w:r>
              <w:rPr>
                <w:rFonts w:hint="eastAsia"/>
                <w:sz w:val="24"/>
                <w:szCs w:val="24"/>
                <w:lang w:val="en-US" w:eastAsia="zh-CN"/>
              </w:rPr>
              <w:t>采购标的/所投产品/货物清单/报价等任意一类有缺漏项或响应不全，</w:t>
            </w:r>
            <w:r>
              <w:rPr>
                <w:rFonts w:hint="eastAsia"/>
                <w:sz w:val="24"/>
                <w:szCs w:val="24"/>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投标文件电子文档</w:t>
            </w:r>
            <w:r>
              <w:rPr>
                <w:rFonts w:hint="eastAsia"/>
                <w:sz w:val="24"/>
                <w:szCs w:val="24"/>
                <w:lang w:val="en-US" w:eastAsia="zh-CN"/>
              </w:rPr>
              <w:t>不得</w:t>
            </w:r>
            <w:r>
              <w:rPr>
                <w:rFonts w:hint="eastAsia"/>
                <w:sz w:val="24"/>
                <w:szCs w:val="24"/>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 w:val="24"/>
                <w:szCs w:val="24"/>
              </w:rPr>
            </w:pPr>
            <w:r>
              <w:rPr>
                <w:rFonts w:ascii="宋体" w:hAnsi="宋体" w:cs="宋体"/>
                <w:kern w:val="0"/>
                <w:sz w:val="24"/>
                <w:szCs w:val="24"/>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 w:val="24"/>
                <w:szCs w:val="24"/>
                <w:lang w:val="en-US" w:eastAsia="zh-CN"/>
              </w:rPr>
            </w:pPr>
            <w:r>
              <w:rPr>
                <w:rFonts w:hint="eastAsia"/>
                <w:sz w:val="24"/>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 w:val="24"/>
                <w:szCs w:val="24"/>
                <w:lang w:eastAsia="zh-CN"/>
              </w:rPr>
            </w:pPr>
            <w:r>
              <w:rPr>
                <w:rFonts w:ascii="Times New Roman" w:eastAsia="宋体" w:hAnsi="Times New Roman" w:cs="Times New Roman" w:hint="eastAsia"/>
                <w:sz w:val="24"/>
                <w:szCs w:val="24"/>
              </w:rPr>
              <w:t>不同投标供应商投标文件“文件制作机器码”一致</w:t>
            </w:r>
            <w:r>
              <w:rPr>
                <w:rFonts w:ascii="Times New Roman" w:eastAsia="宋体" w:hAnsi="Times New Roman" w:cs="Times New Roman" w:hint="eastAsia"/>
                <w:sz w:val="24"/>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 w:val="24"/>
                <w:szCs w:val="24"/>
                <w:lang w:val="en-US" w:eastAsia="zh-CN"/>
              </w:rPr>
            </w:pPr>
            <w:r>
              <w:rPr>
                <w:rFonts w:hint="eastAsia"/>
                <w:sz w:val="24"/>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 w:val="24"/>
                <w:szCs w:val="24"/>
                <w:lang w:eastAsia="zh-CN"/>
              </w:rPr>
            </w:pPr>
            <w:r>
              <w:rPr>
                <w:rFonts w:ascii="Times New Roman" w:eastAsia="宋体" w:hAnsi="Times New Roman" w:cs="Times New Roman" w:hint="eastAsia"/>
                <w:sz w:val="24"/>
                <w:szCs w:val="24"/>
              </w:rPr>
              <w:t>不同投标供应商投标文件“文件创建标识码”一致</w:t>
            </w:r>
            <w:r>
              <w:rPr>
                <w:rFonts w:ascii="Times New Roman" w:eastAsia="宋体" w:hAnsi="Times New Roman" w:cs="Times New Roman" w:hint="eastAsia"/>
                <w:sz w:val="24"/>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 w:val="24"/>
                <w:szCs w:val="24"/>
                <w:lang w:val="en-US" w:eastAsia="zh-CN"/>
              </w:rPr>
            </w:pPr>
            <w:r>
              <w:rPr>
                <w:rFonts w:ascii="宋体" w:hAnsi="宋体" w:cs="宋体" w:hint="eastAsia"/>
                <w:kern w:val="0"/>
                <w:sz w:val="24"/>
                <w:szCs w:val="24"/>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 w:val="24"/>
                <w:szCs w:val="24"/>
              </w:rPr>
            </w:pPr>
            <w:r>
              <w:rPr>
                <w:rFonts w:hint="eastAsia"/>
                <w:sz w:val="24"/>
                <w:szCs w:val="24"/>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5000" w:type="pct"/>
        <w:jc w:val="center"/>
        <w:tblCellSpacing w:w="0" w:type="dxa"/>
        <w:tblBorders>
          <w:top w:val="nil"/>
          <w:left w:val="nil"/>
          <w:bottom w:val="nil"/>
          <w:right w:val="nil"/>
          <w:insideH w:val="nil"/>
          <w:insideV w:val="nil"/>
        </w:tblBorders>
        <w:tblCellMar>
          <w:top w:w="45" w:type="dxa"/>
          <w:left w:w="45" w:type="dxa"/>
          <w:bottom w:w="45" w:type="dxa"/>
          <w:right w:w="45" w:type="dxa"/>
        </w:tblCellMar>
      </w:tblPr>
      <w:tblGrid>
        <w:gridCol w:w="632"/>
        <w:gridCol w:w="515"/>
        <w:gridCol w:w="2279"/>
        <w:gridCol w:w="676"/>
        <w:gridCol w:w="5059"/>
      </w:tblGrid>
      <w:tr>
        <w:tblPrEx>
          <w:tblW w:w="5000" w:type="pct"/>
          <w:jc w:val="center"/>
          <w:tblCellSpacing w:w="0" w:type="dxa"/>
          <w:tblBorders>
            <w:top w:val="nil"/>
            <w:left w:val="nil"/>
            <w:bottom w:val="nil"/>
            <w:right w:val="nil"/>
            <w:insideH w:val="nil"/>
            <w:insideV w:val="nil"/>
          </w:tblBorders>
          <w:tblCellMar>
            <w:top w:w="45" w:type="dxa"/>
            <w:left w:w="45" w:type="dxa"/>
            <w:bottom w:w="45" w:type="dxa"/>
            <w:right w:w="45" w:type="dxa"/>
          </w:tblCellMar>
        </w:tblPrEx>
        <w:trPr>
          <w:trHeight w:val="401"/>
          <w:tblCellSpacing w:w="0" w:type="dxa"/>
          <w:jc w:val="center"/>
        </w:trPr>
        <w:tc>
          <w:tcPr>
            <w:tcW w:w="5000" w:type="pct"/>
            <w:gridSpan w:val="5"/>
            <w:shd w:val="clear" w:color="auto" w:fill="auto"/>
            <w:vAlign w:val="center"/>
          </w:tcPr>
          <w:p>
            <w:pPr>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评标方法：综合评分法</w:t>
            </w:r>
          </w:p>
        </w:tc>
      </w:tr>
      <w:tr>
        <w:tblPrEx>
          <w:tblW w:w="5000" w:type="pct"/>
          <w:jc w:val="center"/>
          <w:tblCellSpacing w:w="0" w:type="dxa"/>
          <w:tblCellMar>
            <w:top w:w="45" w:type="dxa"/>
            <w:left w:w="45" w:type="dxa"/>
            <w:bottom w:w="45" w:type="dxa"/>
            <w:right w:w="45" w:type="dxa"/>
          </w:tblCellMar>
        </w:tblPrEx>
        <w:trPr>
          <w:trHeight w:val="3819"/>
          <w:tblCellSpacing w:w="0" w:type="dxa"/>
          <w:jc w:val="center"/>
        </w:trPr>
        <w:tc>
          <w:tcPr>
            <w:tcW w:w="5000" w:type="pct"/>
            <w:gridSpan w:val="5"/>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Theme="minorEastAsia" w:eastAsiaTheme="minorEastAsia" w:hAnsiTheme="minorEastAsia" w:cstheme="minorEastAsia" w:hint="eastAsia"/>
                <w:kern w:val="2"/>
                <w:sz w:val="24"/>
                <w:szCs w:val="24"/>
                <w:lang w:eastAsia="zh-CN"/>
              </w:rPr>
            </w:pPr>
            <w:r>
              <w:rPr>
                <w:rFonts w:asciiTheme="minorEastAsia" w:eastAsiaTheme="minorEastAsia" w:hAnsiTheme="minorEastAsia" w:cstheme="minorEastAsia" w:hint="eastAsia"/>
                <w:kern w:val="2"/>
                <w:sz w:val="24"/>
                <w:szCs w:val="24"/>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Theme="minorEastAsia" w:eastAsiaTheme="minorEastAsia" w:hAnsiTheme="minorEastAsia" w:cstheme="minorEastAsia" w:hint="eastAsia"/>
                <w:kern w:val="2"/>
                <w:sz w:val="24"/>
                <w:szCs w:val="24"/>
                <w:lang w:eastAsia="zh-CN"/>
              </w:rPr>
            </w:pPr>
            <w:r>
              <w:rPr>
                <w:rFonts w:asciiTheme="minorEastAsia" w:eastAsiaTheme="minorEastAsia" w:hAnsiTheme="minorEastAsia" w:cstheme="minorEastAsia" w:hint="eastAsia"/>
                <w:kern w:val="2"/>
                <w:sz w:val="24"/>
                <w:szCs w:val="24"/>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Theme="minorEastAsia" w:eastAsiaTheme="minorEastAsia" w:hAnsiTheme="minorEastAsia" w:cstheme="minorEastAsia" w:hint="eastAsia"/>
                <w:kern w:val="2"/>
                <w:sz w:val="24"/>
                <w:szCs w:val="24"/>
                <w:lang w:eastAsia="zh-CN"/>
              </w:rPr>
            </w:pPr>
            <w:r>
              <w:rPr>
                <w:rFonts w:asciiTheme="minorEastAsia" w:eastAsiaTheme="minorEastAsia" w:hAnsiTheme="minorEastAsia" w:cstheme="minorEastAsia" w:hint="eastAsia"/>
                <w:kern w:val="2"/>
                <w:sz w:val="24"/>
                <w:szCs w:val="24"/>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Theme="minorEastAsia" w:eastAsiaTheme="minorEastAsia" w:hAnsiTheme="minorEastAsia" w:cstheme="minorEastAsia" w:hint="eastAsia"/>
                <w:kern w:val="2"/>
                <w:sz w:val="24"/>
                <w:szCs w:val="24"/>
                <w:lang w:eastAsia="zh-CN"/>
              </w:rPr>
            </w:pPr>
            <w:r>
              <w:rPr>
                <w:rFonts w:asciiTheme="minorEastAsia" w:eastAsiaTheme="minorEastAsia" w:hAnsiTheme="minorEastAsia" w:cstheme="minorEastAsia" w:hint="eastAsia"/>
                <w:kern w:val="2"/>
                <w:sz w:val="24"/>
                <w:szCs w:val="24"/>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Theme="minorEastAsia" w:eastAsiaTheme="minorEastAsia" w:hAnsiTheme="minorEastAsia" w:cstheme="minorEastAsia" w:hint="eastAsia"/>
                <w:kern w:val="2"/>
                <w:sz w:val="24"/>
                <w:szCs w:val="24"/>
                <w:lang w:eastAsia="zh-CN"/>
              </w:rPr>
            </w:pPr>
            <w:r>
              <w:rPr>
                <w:rFonts w:asciiTheme="minorEastAsia" w:eastAsiaTheme="minorEastAsia" w:hAnsiTheme="minorEastAsia" w:cstheme="minorEastAsia" w:hint="eastAsia"/>
                <w:kern w:val="2"/>
                <w:sz w:val="24"/>
                <w:szCs w:val="24"/>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Theme="minorEastAsia" w:eastAsiaTheme="minorEastAsia" w:hAnsiTheme="minorEastAsia" w:cstheme="minorEastAsia" w:hint="eastAsia"/>
                <w:kern w:val="2"/>
                <w:sz w:val="24"/>
                <w:szCs w:val="24"/>
              </w:rPr>
            </w:pPr>
            <w:r>
              <w:rPr>
                <w:rFonts w:asciiTheme="minorEastAsia" w:eastAsiaTheme="minorEastAsia" w:hAnsiTheme="minorEastAsia" w:cstheme="minorEastAsia" w:hint="eastAsia"/>
                <w:kern w:val="2"/>
                <w:sz w:val="24"/>
                <w:szCs w:val="24"/>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2"/>
                <w:sz w:val="24"/>
                <w:szCs w:val="24"/>
              </w:rPr>
              <w:t>因落实政府采购政策进行价格调整的，以调整后的价格计算评标基准价和投标报价。</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681"/>
          <w:tblCellSpacing w:w="0" w:type="dxa"/>
          <w:jc w:val="center"/>
        </w:trPr>
        <w:tc>
          <w:tcPr>
            <w:tcW w:w="345"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序号</w:t>
            </w:r>
          </w:p>
        </w:tc>
        <w:tc>
          <w:tcPr>
            <w:tcW w:w="1894"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评分项</w:t>
            </w:r>
          </w:p>
        </w:tc>
        <w:tc>
          <w:tcPr>
            <w:tcW w:w="2760"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权重(%)</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371"/>
          <w:tblCellSpacing w:w="0" w:type="dxa"/>
          <w:jc w:val="center"/>
        </w:trPr>
        <w:tc>
          <w:tcPr>
            <w:tcW w:w="345" w:type="pct"/>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1</w:t>
            </w:r>
          </w:p>
        </w:tc>
        <w:tc>
          <w:tcPr>
            <w:tcW w:w="1894"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价格</w:t>
            </w:r>
          </w:p>
        </w:tc>
        <w:tc>
          <w:tcPr>
            <w:tcW w:w="2760" w:type="pct"/>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30</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156"/>
          <w:tblCellSpacing w:w="0" w:type="dxa"/>
          <w:jc w:val="center"/>
        </w:trPr>
        <w:tc>
          <w:tcPr>
            <w:tcW w:w="345" w:type="pct"/>
            <w:vMerge w:val="restart"/>
            <w:tcBorders>
              <w:top w:val="single" w:sz="8" w:space="0" w:color="000000"/>
              <w:left w:val="single" w:sz="8" w:space="0" w:color="000000"/>
              <w:right w:val="single" w:sz="8" w:space="0" w:color="000000"/>
            </w:tcBorders>
            <w:vAlign w:val="center"/>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2</w:t>
            </w:r>
          </w:p>
        </w:tc>
        <w:tc>
          <w:tcPr>
            <w:tcW w:w="1894"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技术部分</w:t>
            </w:r>
          </w:p>
        </w:tc>
        <w:tc>
          <w:tcPr>
            <w:tcW w:w="2760" w:type="pct"/>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55</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left w:val="single" w:sz="8" w:space="0" w:color="000000"/>
              <w:right w:val="single" w:sz="8" w:space="0" w:color="000000"/>
            </w:tcBorders>
            <w:shd w:val="clear" w:color="auto" w:fill="E6EFFA"/>
            <w:vAlign w:val="center"/>
          </w:tcPr>
          <w:p>
            <w:pPr>
              <w:rPr>
                <w:rFonts w:asciiTheme="minorEastAsia" w:eastAsiaTheme="minorEastAsia" w:hAnsiTheme="minorEastAsia" w:cstheme="minorEastAsia"/>
                <w:b/>
                <w:bCs/>
                <w:color w:val="0000FF"/>
                <w:sz w:val="24"/>
              </w:rPr>
            </w:pPr>
          </w:p>
        </w:tc>
        <w:tc>
          <w:tcPr>
            <w:tcW w:w="28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序号</w:t>
            </w:r>
          </w:p>
        </w:tc>
        <w:tc>
          <w:tcPr>
            <w:tcW w:w="124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评分因素</w:t>
            </w:r>
          </w:p>
        </w:tc>
        <w:tc>
          <w:tcPr>
            <w:tcW w:w="36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权重(%)</w:t>
            </w:r>
          </w:p>
        </w:tc>
        <w:tc>
          <w:tcPr>
            <w:tcW w:w="276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评分准则</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left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p>
        </w:tc>
        <w:tc>
          <w:tcPr>
            <w:tcW w:w="281"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1</w:t>
            </w:r>
          </w:p>
        </w:tc>
        <w:tc>
          <w:tcPr>
            <w:tcW w:w="124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所投产品</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参数响应情况评价</w:t>
            </w:r>
          </w:p>
        </w:tc>
        <w:tc>
          <w:tcPr>
            <w:tcW w:w="367"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30</w:t>
            </w:r>
          </w:p>
        </w:tc>
        <w:tc>
          <w:tcPr>
            <w:tcW w:w="2760" w:type="pct"/>
            <w:tcBorders>
              <w:top w:val="single" w:sz="8" w:space="0" w:color="000000"/>
              <w:left w:val="single" w:sz="8" w:space="0" w:color="000000"/>
              <w:bottom w:val="single" w:sz="8" w:space="0" w:color="000000"/>
              <w:right w:val="single" w:sz="8" w:space="0" w:color="000000"/>
            </w:tcBorders>
            <w:vAlign w:val="center"/>
          </w:tcPr>
          <w:p>
            <w:pPr>
              <w:wordWrap w:val="0"/>
              <w:rPr>
                <w:rFonts w:asciiTheme="minorEastAsia" w:eastAsiaTheme="minorEastAsia" w:hAnsiTheme="minorEastAsia" w:cstheme="minorEastAsia"/>
                <w:sz w:val="24"/>
              </w:rPr>
            </w:pPr>
            <w:r>
              <w:rPr>
                <w:rFonts w:asciiTheme="minorEastAsia" w:eastAsiaTheme="minorEastAsia" w:hAnsiTheme="minorEastAsia" w:cstheme="minorEastAsia" w:hint="eastAsia"/>
                <w:b/>
                <w:bCs/>
                <w:sz w:val="24"/>
              </w:rPr>
              <w:t>（一）评分内容：</w:t>
            </w:r>
            <w:r>
              <w:rPr>
                <w:rFonts w:asciiTheme="minorEastAsia" w:eastAsiaTheme="minorEastAsia" w:hAnsiTheme="minorEastAsia" w:cstheme="minorEastAsia" w:hint="eastAsia"/>
                <w:sz w:val="24"/>
              </w:rPr>
              <w:t>所投产品▲技术参数全部满足得100分；有负偏离的，每负偏离一项扣</w:t>
            </w:r>
            <w:r>
              <w:rPr>
                <w:rFonts w:asciiTheme="minorEastAsia" w:eastAsiaTheme="minorEastAsia" w:hAnsiTheme="minorEastAsia" w:cstheme="minorEastAsia" w:hint="eastAsia"/>
                <w:sz w:val="24"/>
                <w:lang w:val="en-US" w:eastAsia="zh-CN"/>
              </w:rPr>
              <w:t>14.5</w:t>
            </w:r>
            <w:r>
              <w:rPr>
                <w:rFonts w:asciiTheme="minorEastAsia" w:eastAsiaTheme="minorEastAsia" w:hAnsiTheme="minorEastAsia" w:cstheme="minorEastAsia" w:hint="eastAsia"/>
                <w:sz w:val="24"/>
              </w:rPr>
              <w:t>分，扣完为止。</w:t>
            </w:r>
          </w:p>
          <w:p>
            <w:pPr>
              <w:wordWrap w:val="0"/>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（二）评分依据：</w:t>
            </w:r>
          </w:p>
          <w:p>
            <w:pPr>
              <w:wordWrap w:val="0"/>
              <w:rPr>
                <w:rFonts w:asciiTheme="minorEastAsia" w:eastAsiaTheme="minorEastAsia" w:hAnsiTheme="minorEastAsia" w:cstheme="minorEastAsia"/>
                <w:sz w:val="24"/>
              </w:rPr>
            </w:pPr>
            <w:r>
              <w:rPr>
                <w:rFonts w:ascii="宋体" w:hAnsi="宋体" w:cs="宋体" w:hint="eastAsia"/>
                <w:sz w:val="24"/>
                <w:szCs w:val="24"/>
                <w:lang w:eastAsia="zh-CN"/>
              </w:rPr>
              <w:t>投标人如实填写《技术要求偏离表》，投标人未按技术参数要求提供相关证明材料或者提供的证明材料不符合要求的或提供的证明材料不清晰评审专家无法辨认的，该项参数按照负偏离处理，扣除相应分值，原件备查。技术参数未要求提供证明材料的，则无需提供材料证明。</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left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p>
        </w:tc>
        <w:tc>
          <w:tcPr>
            <w:tcW w:w="281" w:type="pct"/>
            <w:tcBorders>
              <w:top w:val="single" w:sz="8" w:space="0" w:color="000000"/>
              <w:left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2</w:t>
            </w:r>
          </w:p>
        </w:tc>
        <w:tc>
          <w:tcPr>
            <w:tcW w:w="1244" w:type="pct"/>
            <w:tcBorders>
              <w:top w:val="single" w:sz="8" w:space="0" w:color="000000"/>
              <w:left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所投产品一般技术参数（非</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参数）响应情况评价</w:t>
            </w:r>
          </w:p>
        </w:tc>
        <w:tc>
          <w:tcPr>
            <w:tcW w:w="367" w:type="pct"/>
            <w:tcBorders>
              <w:top w:val="single" w:sz="8" w:space="0" w:color="000000"/>
              <w:left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25</w:t>
            </w:r>
          </w:p>
        </w:tc>
        <w:tc>
          <w:tcPr>
            <w:tcW w:w="2760" w:type="pct"/>
            <w:tcBorders>
              <w:top w:val="single" w:sz="8" w:space="0" w:color="000000"/>
              <w:left w:val="single" w:sz="8" w:space="0" w:color="000000"/>
              <w:bottom w:val="single" w:sz="8" w:space="0" w:color="000000"/>
              <w:right w:val="single" w:sz="8" w:space="0" w:color="000000"/>
            </w:tcBorders>
            <w:vAlign w:val="center"/>
          </w:tcPr>
          <w:p>
            <w:pPr>
              <w:wordWrap w:val="0"/>
              <w:rPr>
                <w:rFonts w:asciiTheme="minorEastAsia" w:eastAsiaTheme="minorEastAsia" w:hAnsiTheme="minorEastAsia" w:cstheme="minorEastAsia"/>
                <w:sz w:val="24"/>
              </w:rPr>
            </w:pPr>
            <w:r>
              <w:rPr>
                <w:rFonts w:asciiTheme="minorEastAsia" w:eastAsiaTheme="minorEastAsia" w:hAnsiTheme="minorEastAsia" w:cstheme="minorEastAsia" w:hint="eastAsia"/>
                <w:b/>
                <w:bCs/>
                <w:sz w:val="24"/>
              </w:rPr>
              <w:t>（一）评分内容：</w:t>
            </w:r>
            <w:r>
              <w:rPr>
                <w:rFonts w:asciiTheme="minorEastAsia" w:eastAsiaTheme="minorEastAsia" w:hAnsiTheme="minorEastAsia" w:cstheme="minorEastAsia" w:hint="eastAsia"/>
                <w:sz w:val="24"/>
              </w:rPr>
              <w:t>所投产品一般技术参数全部满足得100分；有负偏离的，每负偏离一项扣</w:t>
            </w:r>
            <w:r>
              <w:rPr>
                <w:rFonts w:asciiTheme="minorEastAsia" w:eastAsiaTheme="minorEastAsia" w:hAnsiTheme="minorEastAsia" w:cstheme="minorEastAsia" w:hint="eastAsia"/>
                <w:sz w:val="24"/>
                <w:lang w:val="en-US" w:eastAsia="zh-CN"/>
              </w:rPr>
              <w:t>4.2</w:t>
            </w:r>
            <w:r>
              <w:rPr>
                <w:rFonts w:asciiTheme="minorEastAsia" w:eastAsiaTheme="minorEastAsia" w:hAnsiTheme="minorEastAsia" w:cstheme="minorEastAsia" w:hint="eastAsia"/>
                <w:sz w:val="24"/>
              </w:rPr>
              <w:t>分，扣完为止。</w:t>
            </w:r>
          </w:p>
          <w:p>
            <w:pPr>
              <w:wordWrap w:val="0"/>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（二）评分依据：</w:t>
            </w:r>
          </w:p>
          <w:p>
            <w:pPr>
              <w:wordWrap w:val="0"/>
              <w:rPr>
                <w:rFonts w:asciiTheme="minorEastAsia" w:eastAsiaTheme="minorEastAsia" w:hAnsiTheme="minorEastAsia" w:cstheme="minorEastAsia"/>
                <w:sz w:val="24"/>
              </w:rPr>
            </w:pPr>
            <w:r>
              <w:rPr>
                <w:rFonts w:asciiTheme="minorEastAsia" w:eastAsiaTheme="minorEastAsia" w:hAnsiTheme="minorEastAsia" w:cstheme="minorEastAsia" w:hint="eastAsia"/>
                <w:sz w:val="24"/>
                <w:lang w:eastAsia="zh-CN"/>
              </w:rPr>
              <w:t>投标人如实填写《技术要求偏离表》，投标人未按技术参数要求提供相关证明材料或者提供的证明材料不符合要求的或提供的证明材料不清晰评审专家无法辨认的，该项参数按照负偏离处理，扣除相应分值，原件备查。技术参数未要求提供证明材料的，则无需提供材料证明。</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371"/>
          <w:tblCellSpacing w:w="0" w:type="dxa"/>
          <w:jc w:val="center"/>
        </w:trPr>
        <w:tc>
          <w:tcPr>
            <w:tcW w:w="345" w:type="pct"/>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3</w:t>
            </w:r>
          </w:p>
        </w:tc>
        <w:tc>
          <w:tcPr>
            <w:tcW w:w="1894"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综合实力部分</w:t>
            </w:r>
          </w:p>
        </w:tc>
        <w:tc>
          <w:tcPr>
            <w:tcW w:w="2760"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1</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681"/>
          <w:tblCellSpacing w:w="0" w:type="dxa"/>
          <w:jc w:val="center"/>
        </w:trPr>
        <w:tc>
          <w:tcPr>
            <w:tcW w:w="345"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Theme="minorEastAsia" w:eastAsiaTheme="minorEastAsia" w:hAnsiTheme="minorEastAsia" w:cstheme="minorEastAsia"/>
                <w:b/>
                <w:bCs/>
                <w:color w:val="0000FF"/>
                <w:sz w:val="24"/>
              </w:rPr>
            </w:pPr>
          </w:p>
        </w:tc>
        <w:tc>
          <w:tcPr>
            <w:tcW w:w="28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序号</w:t>
            </w:r>
          </w:p>
        </w:tc>
        <w:tc>
          <w:tcPr>
            <w:tcW w:w="124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评分因素</w:t>
            </w:r>
          </w:p>
        </w:tc>
        <w:tc>
          <w:tcPr>
            <w:tcW w:w="36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权重(%)</w:t>
            </w:r>
          </w:p>
        </w:tc>
        <w:tc>
          <w:tcPr>
            <w:tcW w:w="276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评分准则</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top w:val="single" w:sz="8" w:space="0" w:color="000000"/>
              <w:left w:val="single" w:sz="8" w:space="0" w:color="000000"/>
              <w:bottom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p>
        </w:tc>
        <w:tc>
          <w:tcPr>
            <w:tcW w:w="281"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1</w:t>
            </w:r>
          </w:p>
        </w:tc>
        <w:tc>
          <w:tcPr>
            <w:tcW w:w="124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同类业绩</w:t>
            </w:r>
          </w:p>
        </w:tc>
        <w:tc>
          <w:tcPr>
            <w:tcW w:w="367"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1</w:t>
            </w:r>
          </w:p>
        </w:tc>
        <w:tc>
          <w:tcPr>
            <w:tcW w:w="2760" w:type="pct"/>
            <w:tcBorders>
              <w:top w:val="single" w:sz="8" w:space="0" w:color="000000"/>
              <w:left w:val="single" w:sz="8" w:space="0" w:color="000000"/>
              <w:bottom w:val="single" w:sz="8" w:space="0" w:color="000000"/>
              <w:right w:val="single" w:sz="8" w:space="0" w:color="000000"/>
            </w:tcBorders>
            <w:vAlign w:val="center"/>
          </w:tcPr>
          <w:p>
            <w:pPr>
              <w:wordWrap w:val="0"/>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（一）评分内容：</w:t>
            </w:r>
          </w:p>
          <w:p>
            <w:pPr>
              <w:wordWrap w:val="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投标人自202</w:t>
            </w:r>
            <w:r>
              <w:rPr>
                <w:rFonts w:asciiTheme="minorEastAsia" w:eastAsiaTheme="minorEastAsia" w:hAnsiTheme="minorEastAsia" w:cstheme="minorEastAsia" w:hint="eastAsia"/>
                <w:sz w:val="24"/>
                <w:lang w:val="en-US" w:eastAsia="zh-CN"/>
              </w:rPr>
              <w:t>1</w:t>
            </w:r>
            <w:r>
              <w:rPr>
                <w:rFonts w:asciiTheme="minorEastAsia" w:eastAsiaTheme="minorEastAsia" w:hAnsiTheme="minorEastAsia" w:cstheme="minorEastAsia" w:hint="eastAsia"/>
                <w:sz w:val="24"/>
              </w:rPr>
              <w:t>年1月1日至本项目投标截止日前（以合同签订日期为准），具有所投产品（</w:t>
            </w:r>
            <w:r>
              <w:rPr>
                <w:rFonts w:asciiTheme="minorEastAsia" w:eastAsiaTheme="minorEastAsia" w:hAnsiTheme="minorEastAsia" w:cstheme="minorEastAsia" w:hint="eastAsia"/>
                <w:b/>
                <w:bCs/>
                <w:sz w:val="24"/>
              </w:rPr>
              <w:t>除颤监护仪或多参数监护仪</w:t>
            </w:r>
            <w:r>
              <w:rPr>
                <w:rFonts w:asciiTheme="minorEastAsia" w:eastAsiaTheme="minorEastAsia" w:hAnsiTheme="minorEastAsia" w:cstheme="minorEastAsia" w:hint="eastAsia"/>
                <w:sz w:val="24"/>
              </w:rPr>
              <w:t>）的销售业绩，每提供1份得</w:t>
            </w:r>
            <w:r>
              <w:rPr>
                <w:rFonts w:asciiTheme="minorEastAsia" w:eastAsiaTheme="minorEastAsia" w:hAnsiTheme="minorEastAsia" w:cstheme="minorEastAsia" w:hint="eastAsia"/>
                <w:sz w:val="24"/>
                <w:lang w:val="en-US" w:eastAsia="zh-CN"/>
              </w:rPr>
              <w:t>5</w:t>
            </w:r>
            <w:r>
              <w:rPr>
                <w:rFonts w:asciiTheme="minorEastAsia" w:eastAsiaTheme="minorEastAsia" w:hAnsiTheme="minorEastAsia" w:cstheme="minorEastAsia" w:hint="eastAsia"/>
                <w:sz w:val="24"/>
              </w:rPr>
              <w:t>0分，本项累计最高得100分。</w:t>
            </w:r>
          </w:p>
          <w:p>
            <w:pPr>
              <w:wordWrap w:val="0"/>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（二）评分依据：</w:t>
            </w:r>
          </w:p>
          <w:p>
            <w:pPr>
              <w:wordWrap w:val="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提供销售合同关键页（包括但不限于货物</w:t>
            </w:r>
            <w:r>
              <w:rPr>
                <w:rFonts w:asciiTheme="minorEastAsia" w:eastAsiaTheme="minorEastAsia" w:hAnsiTheme="minorEastAsia" w:cstheme="minorEastAsia" w:hint="eastAsia"/>
                <w:sz w:val="24"/>
                <w:lang w:val="en-US" w:eastAsia="zh-CN"/>
              </w:rPr>
              <w:t>名称</w:t>
            </w:r>
            <w:r>
              <w:rPr>
                <w:rFonts w:asciiTheme="minorEastAsia" w:eastAsiaTheme="minorEastAsia" w:hAnsiTheme="minorEastAsia" w:cstheme="minorEastAsia" w:hint="eastAsia"/>
                <w:sz w:val="24"/>
              </w:rPr>
              <w:t>、签订日期、合同双方签字盖章页），原件备查。未提供或提供不清晰导致无法识别的不得分。</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371"/>
          <w:tblCellSpacing w:w="0" w:type="dxa"/>
          <w:jc w:val="center"/>
        </w:trPr>
        <w:tc>
          <w:tcPr>
            <w:tcW w:w="345" w:type="pct"/>
            <w:vMerge w:val="restart"/>
            <w:tcBorders>
              <w:top w:val="single" w:sz="8" w:space="0" w:color="000000"/>
              <w:left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4</w:t>
            </w:r>
          </w:p>
        </w:tc>
        <w:tc>
          <w:tcPr>
            <w:tcW w:w="1894"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b/>
                <w:bCs/>
                <w:color w:val="0000FF"/>
                <w:sz w:val="24"/>
              </w:rPr>
              <w:t>商务部分</w:t>
            </w:r>
          </w:p>
        </w:tc>
        <w:tc>
          <w:tcPr>
            <w:tcW w:w="2760"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b/>
                <w:bCs/>
                <w:color w:val="0000FF"/>
                <w:sz w:val="24"/>
              </w:rPr>
              <w:t>9</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left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p>
        </w:tc>
        <w:tc>
          <w:tcPr>
            <w:tcW w:w="281"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1</w:t>
            </w:r>
          </w:p>
        </w:tc>
        <w:tc>
          <w:tcPr>
            <w:tcW w:w="1244" w:type="pct"/>
            <w:tcBorders>
              <w:top w:val="single" w:sz="8" w:space="0" w:color="000000"/>
              <w:left w:val="single" w:sz="8" w:space="0" w:color="000000"/>
              <w:bottom w:val="single" w:sz="8" w:space="0" w:color="000000"/>
              <w:right w:val="single" w:sz="8" w:space="0" w:color="000000"/>
            </w:tcBorders>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lang w:val="zh-CN"/>
              </w:rPr>
              <w:t>免费保修期内售后服务条款偏离情况</w:t>
            </w:r>
          </w:p>
        </w:tc>
        <w:tc>
          <w:tcPr>
            <w:tcW w:w="367" w:type="pct"/>
            <w:tcBorders>
              <w:top w:val="single" w:sz="8" w:space="0" w:color="000000"/>
              <w:left w:val="single" w:sz="8" w:space="0" w:color="000000"/>
              <w:bottom w:val="single" w:sz="8" w:space="0" w:color="000000"/>
              <w:right w:val="single" w:sz="8" w:space="0" w:color="000000"/>
            </w:tcBorders>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4</w:t>
            </w:r>
          </w:p>
        </w:tc>
        <w:tc>
          <w:tcPr>
            <w:tcW w:w="2760" w:type="pct"/>
            <w:tcBorders>
              <w:top w:val="single" w:sz="8" w:space="0" w:color="000000"/>
              <w:left w:val="single" w:sz="8" w:space="0" w:color="000000"/>
              <w:bottom w:val="single" w:sz="8" w:space="0" w:color="000000"/>
              <w:right w:val="single" w:sz="8" w:space="0" w:color="000000"/>
            </w:tcBorders>
            <w:vAlign w:val="center"/>
          </w:tcPr>
          <w:p>
            <w:pP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（一）评分内容：</w:t>
            </w:r>
          </w:p>
          <w:p>
            <w:pP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投标人应如实填写《商务要求偏离表》中免费保修期内售后服务要求部分，评审委员会根据响应情况进行打分。全部满足要求的得100分，每负偏离一项扣</w:t>
            </w:r>
            <w:r>
              <w:rPr>
                <w:rFonts w:asciiTheme="minorEastAsia" w:eastAsiaTheme="minorEastAsia" w:hAnsiTheme="minorEastAsia" w:cstheme="minorEastAsia" w:hint="eastAsia"/>
                <w:sz w:val="24"/>
                <w:lang w:val="en-US" w:eastAsia="zh-CN"/>
              </w:rPr>
              <w:t>20</w:t>
            </w:r>
            <w:r>
              <w:rPr>
                <w:rFonts w:asciiTheme="minorEastAsia" w:eastAsiaTheme="minorEastAsia" w:hAnsiTheme="minorEastAsia" w:cstheme="minorEastAsia" w:hint="eastAsia"/>
                <w:sz w:val="24"/>
              </w:rPr>
              <w:t>分，扣完为止。</w:t>
            </w:r>
          </w:p>
          <w:p>
            <w:pP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（二）评分依据：</w:t>
            </w:r>
          </w:p>
          <w:p>
            <w:pP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《商务要求偏离表》</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left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p>
        </w:tc>
        <w:tc>
          <w:tcPr>
            <w:tcW w:w="281"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2</w:t>
            </w:r>
          </w:p>
        </w:tc>
        <w:tc>
          <w:tcPr>
            <w:tcW w:w="1244" w:type="pct"/>
            <w:tcBorders>
              <w:top w:val="single" w:sz="8" w:space="0" w:color="000000"/>
              <w:left w:val="single" w:sz="8" w:space="0" w:color="000000"/>
              <w:bottom w:val="single" w:sz="8" w:space="0" w:color="000000"/>
              <w:right w:val="single" w:sz="8" w:space="0" w:color="000000"/>
            </w:tcBorders>
            <w:vAlign w:val="center"/>
          </w:tcPr>
          <w:p>
            <w:pPr>
              <w:jc w:val="center"/>
              <w:rPr>
                <w:rFonts w:asciiTheme="minorEastAsia" w:eastAsiaTheme="minorEastAsia" w:hAnsiTheme="minorEastAsia" w:cstheme="minorEastAsia"/>
                <w:sz w:val="24"/>
                <w:lang w:val="zh-CN"/>
              </w:rPr>
            </w:pPr>
            <w:r>
              <w:rPr>
                <w:rFonts w:asciiTheme="minorEastAsia" w:eastAsiaTheme="minorEastAsia" w:hAnsiTheme="minorEastAsia" w:cstheme="minorEastAsia" w:hint="eastAsia"/>
                <w:sz w:val="24"/>
                <w:lang w:val="zh-CN"/>
              </w:rPr>
              <w:t>免费保修期</w:t>
            </w:r>
            <w:r>
              <w:rPr>
                <w:rFonts w:asciiTheme="minorEastAsia" w:eastAsiaTheme="minorEastAsia" w:hAnsiTheme="minorEastAsia" w:cstheme="minorEastAsia" w:hint="eastAsia"/>
                <w:sz w:val="24"/>
              </w:rPr>
              <w:t>外</w:t>
            </w:r>
            <w:r>
              <w:rPr>
                <w:rFonts w:asciiTheme="minorEastAsia" w:eastAsiaTheme="minorEastAsia" w:hAnsiTheme="minorEastAsia" w:cstheme="minorEastAsia" w:hint="eastAsia"/>
                <w:sz w:val="24"/>
                <w:lang w:val="zh-CN"/>
              </w:rPr>
              <w:t>售后服务条款偏离情况</w:t>
            </w:r>
          </w:p>
        </w:tc>
        <w:tc>
          <w:tcPr>
            <w:tcW w:w="367" w:type="pct"/>
            <w:tcBorders>
              <w:top w:val="single" w:sz="8" w:space="0" w:color="000000"/>
              <w:left w:val="single" w:sz="8" w:space="0" w:color="000000"/>
              <w:bottom w:val="single" w:sz="8" w:space="0" w:color="000000"/>
              <w:right w:val="single" w:sz="8" w:space="0" w:color="000000"/>
            </w:tcBorders>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3</w:t>
            </w:r>
          </w:p>
        </w:tc>
        <w:tc>
          <w:tcPr>
            <w:tcW w:w="2760" w:type="pct"/>
            <w:tcBorders>
              <w:top w:val="single" w:sz="8" w:space="0" w:color="000000"/>
              <w:left w:val="single" w:sz="8" w:space="0" w:color="000000"/>
              <w:bottom w:val="single" w:sz="8" w:space="0" w:color="000000"/>
              <w:right w:val="single" w:sz="8" w:space="0" w:color="000000"/>
            </w:tcBorders>
            <w:vAlign w:val="center"/>
          </w:tcPr>
          <w:p>
            <w:pP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（一）评分内容：</w:t>
            </w:r>
          </w:p>
          <w:p>
            <w:pP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投标人应如实填写《商务要求偏离表》中免费保修期外售后服务要求部分，评审委员会根据响应情况进行打分。全部满足要求的得100分，每负偏离一项扣25分，扣完为止。</w:t>
            </w:r>
          </w:p>
          <w:p>
            <w:pP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（二）评分依据：</w:t>
            </w:r>
          </w:p>
          <w:p>
            <w:pP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《商务要求偏离表》</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left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p>
        </w:tc>
        <w:tc>
          <w:tcPr>
            <w:tcW w:w="281"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3</w:t>
            </w:r>
          </w:p>
        </w:tc>
        <w:tc>
          <w:tcPr>
            <w:tcW w:w="1244" w:type="pct"/>
            <w:tcBorders>
              <w:top w:val="single" w:sz="8" w:space="0" w:color="000000"/>
              <w:left w:val="single" w:sz="8" w:space="0" w:color="000000"/>
              <w:bottom w:val="single" w:sz="8" w:space="0" w:color="000000"/>
              <w:right w:val="single" w:sz="8" w:space="0" w:color="000000"/>
            </w:tcBorders>
            <w:vAlign w:val="center"/>
          </w:tcPr>
          <w:p>
            <w:pPr>
              <w:jc w:val="center"/>
              <w:rPr>
                <w:rFonts w:asciiTheme="minorEastAsia" w:eastAsiaTheme="minorEastAsia" w:hAnsiTheme="minorEastAsia" w:cstheme="minorEastAsia"/>
                <w:sz w:val="24"/>
                <w:lang w:val="zh-CN"/>
              </w:rPr>
            </w:pPr>
            <w:r>
              <w:rPr>
                <w:rFonts w:asciiTheme="minorEastAsia" w:eastAsiaTheme="minorEastAsia" w:hAnsiTheme="minorEastAsia" w:cstheme="minorEastAsia" w:hint="eastAsia"/>
                <w:kern w:val="0"/>
                <w:sz w:val="24"/>
              </w:rPr>
              <w:t>其他商务条款偏离情况</w:t>
            </w:r>
          </w:p>
        </w:tc>
        <w:tc>
          <w:tcPr>
            <w:tcW w:w="367" w:type="pct"/>
            <w:tcBorders>
              <w:top w:val="single" w:sz="8" w:space="0" w:color="000000"/>
              <w:left w:val="single" w:sz="8" w:space="0" w:color="000000"/>
              <w:bottom w:val="single" w:sz="8" w:space="0" w:color="000000"/>
              <w:right w:val="single" w:sz="8" w:space="0" w:color="000000"/>
            </w:tcBorders>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kern w:val="0"/>
                <w:sz w:val="24"/>
              </w:rPr>
              <w:t>2</w:t>
            </w:r>
          </w:p>
        </w:tc>
        <w:tc>
          <w:tcPr>
            <w:tcW w:w="2760" w:type="pct"/>
            <w:tcBorders>
              <w:top w:val="single" w:sz="8" w:space="0" w:color="000000"/>
              <w:left w:val="single" w:sz="8" w:space="0" w:color="000000"/>
              <w:bottom w:val="single" w:sz="8" w:space="0" w:color="000000"/>
              <w:right w:val="single" w:sz="8" w:space="0" w:color="000000"/>
            </w:tcBorders>
            <w:vAlign w:val="center"/>
          </w:tcPr>
          <w:p>
            <w:pP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（一）评分内容：</w:t>
            </w:r>
          </w:p>
          <w:p>
            <w:pP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投标人应如实填写《商务要求偏离表》中其他服务要求部分，评审委员会根据响应情况进行打分，全部满足要求的得100分，每负偏离一项扣</w:t>
            </w:r>
            <w:r>
              <w:rPr>
                <w:rFonts w:asciiTheme="minorEastAsia" w:eastAsiaTheme="minorEastAsia" w:hAnsiTheme="minorEastAsia" w:cstheme="minorEastAsia" w:hint="eastAsia"/>
                <w:sz w:val="24"/>
                <w:lang w:val="en-US" w:eastAsia="zh-CN"/>
              </w:rPr>
              <w:t>25</w:t>
            </w:r>
            <w:r>
              <w:rPr>
                <w:rFonts w:asciiTheme="minorEastAsia" w:eastAsiaTheme="minorEastAsia" w:hAnsiTheme="minorEastAsia" w:cstheme="minorEastAsia" w:hint="eastAsia"/>
                <w:sz w:val="24"/>
              </w:rPr>
              <w:t>分，扣完为止。</w:t>
            </w:r>
          </w:p>
          <w:p>
            <w:pP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（二）评分依据：</w:t>
            </w:r>
          </w:p>
          <w:p>
            <w:pPr>
              <w:pStyle w:val="a"/>
              <w:rPr>
                <w:rFonts w:asciiTheme="minorEastAsia" w:eastAsiaTheme="minorEastAsia" w:hAnsiTheme="minorEastAsia" w:cstheme="minorEastAsia"/>
              </w:rPr>
            </w:pPr>
            <w:r>
              <w:rPr>
                <w:rFonts w:asciiTheme="minorEastAsia" w:eastAsiaTheme="minorEastAsia" w:hAnsiTheme="minorEastAsia" w:cstheme="minorEastAsia" w:hint="eastAsia"/>
              </w:rPr>
              <w:t>《商务要求偏离表》</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371"/>
          <w:tblCellSpacing w:w="0" w:type="dxa"/>
          <w:jc w:val="center"/>
        </w:trPr>
        <w:tc>
          <w:tcPr>
            <w:tcW w:w="345" w:type="pct"/>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5</w:t>
            </w:r>
          </w:p>
        </w:tc>
        <w:tc>
          <w:tcPr>
            <w:tcW w:w="1894"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诚信情况</w:t>
            </w:r>
          </w:p>
        </w:tc>
        <w:tc>
          <w:tcPr>
            <w:tcW w:w="2760"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b/>
                <w:bCs/>
                <w:color w:val="0000FF"/>
                <w:sz w:val="24"/>
              </w:rPr>
            </w:pPr>
            <w:r>
              <w:rPr>
                <w:rFonts w:asciiTheme="minorEastAsia" w:eastAsiaTheme="minorEastAsia" w:hAnsiTheme="minorEastAsia" w:cstheme="minorEastAsia" w:hint="eastAsia"/>
                <w:b/>
                <w:bCs/>
                <w:color w:val="0000FF"/>
                <w:sz w:val="24"/>
              </w:rPr>
              <w:t>5</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681"/>
          <w:tblCellSpacing w:w="0" w:type="dxa"/>
          <w:jc w:val="center"/>
        </w:trPr>
        <w:tc>
          <w:tcPr>
            <w:tcW w:w="345"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Theme="minorEastAsia" w:eastAsiaTheme="minorEastAsia" w:hAnsiTheme="minorEastAsia" w:cstheme="minorEastAsia"/>
                <w:b/>
                <w:bCs/>
                <w:color w:val="0000FF"/>
                <w:sz w:val="24"/>
              </w:rPr>
            </w:pPr>
          </w:p>
        </w:tc>
        <w:tc>
          <w:tcPr>
            <w:tcW w:w="28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序号</w:t>
            </w:r>
          </w:p>
        </w:tc>
        <w:tc>
          <w:tcPr>
            <w:tcW w:w="124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评分因素</w:t>
            </w:r>
          </w:p>
        </w:tc>
        <w:tc>
          <w:tcPr>
            <w:tcW w:w="367"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权重(%)</w:t>
            </w:r>
          </w:p>
        </w:tc>
        <w:tc>
          <w:tcPr>
            <w:tcW w:w="276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评分准则</w:t>
            </w:r>
          </w:p>
        </w:tc>
      </w:tr>
      <w:tr>
        <w:tblPrEx>
          <w:tblW w:w="5000"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trHeight w:val="90"/>
          <w:tblCellSpacing w:w="0" w:type="dxa"/>
          <w:jc w:val="center"/>
        </w:trPr>
        <w:tc>
          <w:tcPr>
            <w:tcW w:w="345" w:type="pct"/>
            <w:vMerge/>
            <w:tcBorders>
              <w:top w:val="single" w:sz="8" w:space="0" w:color="000000"/>
              <w:left w:val="single" w:sz="8" w:space="0" w:color="000000"/>
              <w:bottom w:val="single" w:sz="8" w:space="0" w:color="000000"/>
              <w:right w:val="single" w:sz="8" w:space="0" w:color="000000"/>
            </w:tcBorders>
            <w:vAlign w:val="center"/>
          </w:tcPr>
          <w:p>
            <w:pPr>
              <w:rPr>
                <w:rFonts w:asciiTheme="minorEastAsia" w:eastAsiaTheme="minorEastAsia" w:hAnsiTheme="minorEastAsia" w:cstheme="minorEastAsia"/>
                <w:b/>
                <w:bCs/>
                <w:color w:val="0000FF"/>
                <w:sz w:val="24"/>
              </w:rPr>
            </w:pPr>
          </w:p>
        </w:tc>
        <w:tc>
          <w:tcPr>
            <w:tcW w:w="281"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1</w:t>
            </w:r>
          </w:p>
        </w:tc>
        <w:tc>
          <w:tcPr>
            <w:tcW w:w="1244" w:type="pct"/>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诚信情况</w:t>
            </w:r>
          </w:p>
        </w:tc>
        <w:tc>
          <w:tcPr>
            <w:tcW w:w="367" w:type="pct"/>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5</w:t>
            </w:r>
          </w:p>
        </w:tc>
        <w:tc>
          <w:tcPr>
            <w:tcW w:w="2760" w:type="pct"/>
            <w:tcBorders>
              <w:top w:val="single" w:sz="8" w:space="0" w:color="000000"/>
              <w:left w:val="single" w:sz="8" w:space="0" w:color="000000"/>
              <w:bottom w:val="single" w:sz="8" w:space="0" w:color="000000"/>
              <w:right w:val="single" w:sz="8" w:space="0" w:color="000000"/>
            </w:tcBorders>
          </w:tcPr>
          <w:p>
            <w:pPr>
              <w:pStyle w:val="BodyText"/>
              <w:keepNext w:val="0"/>
              <w:keepLines w:val="0"/>
              <w:pageBreakBefore w:val="0"/>
              <w:widowControl w:val="0"/>
              <w:kinsoku/>
              <w:wordWrap w:val="0"/>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4"/>
                <w:szCs w:val="24"/>
                <w:lang w:val="en-US" w:eastAsia="zh-CN"/>
              </w:rPr>
              <w:t>有关</w:t>
            </w:r>
            <w:r>
              <w:rPr>
                <w:rFonts w:asciiTheme="minorEastAsia" w:eastAsiaTheme="minorEastAsia" w:hAnsiTheme="minorEastAsia" w:cstheme="minorEastAsia" w:hint="eastAsia"/>
                <w:b w:val="0"/>
                <w:bCs w:val="0"/>
                <w:sz w:val="24"/>
                <w:szCs w:val="24"/>
              </w:rPr>
              <w:t>供应商诚信查询结果。</w:t>
            </w:r>
          </w:p>
          <w:p>
            <w:pPr>
              <w:widowControl/>
              <w:wordWrap w:val="0"/>
              <w:jc w:val="left"/>
              <w:textAlignment w:val="top"/>
              <w:rPr>
                <w:rFonts w:asciiTheme="minorEastAsia" w:eastAsiaTheme="minorEastAsia" w:hAnsiTheme="minorEastAsia" w:cstheme="minorEastAsia"/>
                <w:sz w:val="24"/>
              </w:rPr>
            </w:pPr>
            <w:r>
              <w:rPr>
                <w:rFonts w:asciiTheme="minorEastAsia" w:eastAsiaTheme="minorEastAsia" w:hAnsiTheme="minorEastAsia" w:cstheme="minorEastAsia" w:hint="eastAsia"/>
                <w:b w:val="0"/>
                <w:bCs w:val="0"/>
                <w:sz w:val="24"/>
                <w:szCs w:val="24"/>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2"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hint="eastAsia"/>
          <w:b/>
          <w:sz w:val="44"/>
          <w:szCs w:val="44"/>
        </w:rPr>
        <w:t>）</w:t>
      </w:r>
    </w:p>
    <w:p>
      <w:pPr>
        <w:widowControl/>
        <w:jc w:val="center"/>
      </w:pPr>
      <w:bookmarkEnd w:id="2"/>
    </w:p>
    <w:p>
      <w:pPr>
        <w:widowControl/>
        <w:jc w:val="center"/>
      </w:pPr>
      <w:r>
        <w:br w:type="page"/>
      </w:r>
    </w:p>
    <w:p>
      <w:pPr>
        <w:ind w:firstLine="2730" w:firstLineChars="1300"/>
        <w:rPr>
          <w:rFonts w:ascii="宋体" w:hAnsi="宋体"/>
          <w:color w:val="FF0000"/>
          <w:szCs w:val="21"/>
        </w:rPr>
      </w:pPr>
      <w:bookmarkStart w:id="3"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3"/>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szCs w:val="24"/>
        </w:rPr>
      </w:pPr>
      <w:r>
        <w:rPr>
          <w:rFonts w:hint="eastAsia"/>
          <w:b/>
          <w:sz w:val="24"/>
          <w:szCs w:val="24"/>
        </w:rPr>
        <w:t xml:space="preserve">第一册  </w:t>
      </w:r>
      <w:r>
        <w:rPr>
          <w:rFonts w:hint="eastAsia"/>
          <w:b/>
          <w:sz w:val="24"/>
          <w:szCs w:val="24"/>
          <w:lang w:val="en-US" w:eastAsia="zh-CN"/>
        </w:rPr>
        <w:t xml:space="preserve">  </w:t>
      </w:r>
      <w:r>
        <w:rPr>
          <w:rFonts w:hint="eastAsia"/>
          <w:b/>
          <w:sz w:val="24"/>
          <w:szCs w:val="24"/>
        </w:rPr>
        <w:t>专用条款</w:t>
      </w:r>
    </w:p>
    <w:p>
      <w:pPr>
        <w:ind w:firstLine="840" w:firstLineChars="400"/>
        <w:rPr>
          <w:sz w:val="24"/>
          <w:szCs w:val="24"/>
        </w:rPr>
      </w:pPr>
      <w:r>
        <w:rPr>
          <w:rFonts w:hint="eastAsia"/>
          <w:sz w:val="24"/>
          <w:szCs w:val="24"/>
        </w:rPr>
        <w:t>关键信息</w:t>
      </w:r>
    </w:p>
    <w:p>
      <w:pPr>
        <w:ind w:left="630" w:firstLine="630" w:leftChars="300" w:firstLineChars="300"/>
        <w:rPr>
          <w:rFonts w:ascii="宋体" w:hAnsi="宋体"/>
          <w:sz w:val="24"/>
          <w:szCs w:val="24"/>
        </w:rPr>
      </w:pPr>
      <w:r>
        <w:rPr>
          <w:rFonts w:ascii="宋体" w:hAnsi="宋体" w:hint="eastAsia"/>
          <w:sz w:val="24"/>
          <w:szCs w:val="24"/>
        </w:rPr>
        <w:t>第一章  招标公告</w:t>
      </w:r>
    </w:p>
    <w:p>
      <w:pPr>
        <w:ind w:left="630" w:firstLine="630" w:leftChars="300" w:firstLineChars="300"/>
        <w:rPr>
          <w:rFonts w:ascii="宋体" w:hAnsi="宋体"/>
          <w:sz w:val="24"/>
          <w:szCs w:val="24"/>
        </w:rPr>
      </w:pPr>
      <w:r>
        <w:rPr>
          <w:rFonts w:ascii="宋体" w:hAnsi="宋体" w:hint="eastAsia"/>
          <w:sz w:val="24"/>
          <w:szCs w:val="24"/>
        </w:rPr>
        <w:t xml:space="preserve">第二章  </w:t>
      </w:r>
      <w:bookmarkStart w:id="5" w:name="_Hlk71994379"/>
      <w:r>
        <w:rPr>
          <w:rFonts w:ascii="宋体" w:hAnsi="宋体" w:hint="eastAsia"/>
          <w:sz w:val="24"/>
          <w:szCs w:val="24"/>
        </w:rPr>
        <w:t>对通用条款的补充内容及其他关键信息</w:t>
      </w:r>
      <w:bookmarkEnd w:id="5"/>
    </w:p>
    <w:p>
      <w:pPr>
        <w:ind w:left="630" w:firstLine="630" w:leftChars="300" w:firstLineChars="300"/>
        <w:rPr>
          <w:rFonts w:ascii="宋体" w:hAnsi="宋体"/>
          <w:sz w:val="24"/>
          <w:szCs w:val="24"/>
        </w:rPr>
      </w:pPr>
      <w:r>
        <w:rPr>
          <w:rFonts w:ascii="宋体" w:hAnsi="宋体" w:hint="eastAsia"/>
          <w:sz w:val="24"/>
          <w:szCs w:val="24"/>
        </w:rPr>
        <w:t xml:space="preserve">第三章 </w:t>
      </w:r>
      <w:r>
        <w:rPr>
          <w:rFonts w:ascii="宋体" w:hAnsi="宋体"/>
          <w:sz w:val="24"/>
          <w:szCs w:val="24"/>
        </w:rPr>
        <w:t xml:space="preserve"> </w:t>
      </w:r>
      <w:r>
        <w:rPr>
          <w:rFonts w:ascii="宋体" w:hAnsi="宋体" w:hint="eastAsia"/>
          <w:sz w:val="24"/>
          <w:szCs w:val="24"/>
        </w:rPr>
        <w:t>用户需求书</w:t>
      </w:r>
    </w:p>
    <w:p>
      <w:pPr>
        <w:ind w:left="630" w:firstLine="630" w:leftChars="300" w:firstLineChars="300"/>
        <w:rPr>
          <w:rFonts w:ascii="宋体" w:hAnsi="宋体"/>
          <w:sz w:val="24"/>
          <w:szCs w:val="24"/>
        </w:rPr>
      </w:pPr>
      <w:r>
        <w:rPr>
          <w:rFonts w:ascii="宋体" w:hAnsi="宋体" w:hint="eastAsia"/>
          <w:sz w:val="24"/>
          <w:szCs w:val="24"/>
        </w:rPr>
        <w:t xml:space="preserve">第四章 </w:t>
      </w:r>
      <w:r>
        <w:rPr>
          <w:rFonts w:ascii="宋体" w:hAnsi="宋体"/>
          <w:sz w:val="24"/>
          <w:szCs w:val="24"/>
        </w:rPr>
        <w:t xml:space="preserve"> </w:t>
      </w:r>
      <w:r>
        <w:rPr>
          <w:rFonts w:ascii="宋体" w:hAnsi="宋体" w:hint="eastAsia"/>
          <w:sz w:val="24"/>
          <w:szCs w:val="24"/>
        </w:rPr>
        <w:t>投标文件组成要求及格式</w:t>
      </w:r>
    </w:p>
    <w:p>
      <w:pPr>
        <w:ind w:left="630" w:firstLine="630" w:leftChars="300" w:firstLineChars="300"/>
        <w:rPr>
          <w:rFonts w:ascii="宋体" w:hAnsi="宋体"/>
          <w:sz w:val="24"/>
          <w:szCs w:val="24"/>
        </w:rPr>
      </w:pPr>
      <w:r>
        <w:rPr>
          <w:rFonts w:ascii="宋体" w:hAnsi="宋体" w:hint="eastAsia"/>
          <w:sz w:val="24"/>
          <w:szCs w:val="24"/>
        </w:rPr>
        <w:t>第五章  合同条款及格式</w:t>
      </w:r>
    </w:p>
    <w:p>
      <w:pPr>
        <w:rPr>
          <w:b/>
          <w:sz w:val="24"/>
          <w:szCs w:val="24"/>
        </w:rPr>
      </w:pPr>
    </w:p>
    <w:p>
      <w:pPr>
        <w:outlineLvl w:val="0"/>
        <w:rPr>
          <w:b/>
          <w:sz w:val="24"/>
          <w:szCs w:val="24"/>
        </w:rPr>
      </w:pPr>
      <w:r>
        <w:rPr>
          <w:rFonts w:hint="eastAsia"/>
          <w:b/>
          <w:sz w:val="24"/>
          <w:szCs w:val="24"/>
        </w:rPr>
        <w:t>第二册</w:t>
      </w:r>
      <w:r>
        <w:rPr>
          <w:rFonts w:hint="eastAsia"/>
          <w:b/>
          <w:sz w:val="24"/>
          <w:szCs w:val="24"/>
          <w:lang w:val="en-US" w:eastAsia="zh-CN"/>
        </w:rPr>
        <w:t xml:space="preserve">  </w:t>
      </w:r>
      <w:r>
        <w:rPr>
          <w:rFonts w:hint="eastAsia"/>
          <w:b/>
          <w:sz w:val="24"/>
          <w:szCs w:val="24"/>
        </w:rPr>
        <w:t xml:space="preserve">  通用条款</w:t>
      </w:r>
    </w:p>
    <w:p>
      <w:pPr>
        <w:ind w:left="630" w:firstLine="412" w:leftChars="300" w:firstLineChars="196"/>
        <w:rPr>
          <w:rFonts w:ascii="宋体" w:hAnsi="宋体"/>
          <w:sz w:val="24"/>
          <w:szCs w:val="24"/>
        </w:rPr>
      </w:pPr>
      <w:r>
        <w:rPr>
          <w:rFonts w:ascii="宋体" w:hAnsi="宋体" w:hint="eastAsia"/>
          <w:sz w:val="24"/>
          <w:szCs w:val="24"/>
        </w:rPr>
        <w:t>第一章  总则</w:t>
      </w:r>
    </w:p>
    <w:p>
      <w:pPr>
        <w:ind w:left="630" w:firstLine="412" w:leftChars="300" w:firstLineChars="196"/>
        <w:rPr>
          <w:rFonts w:ascii="宋体" w:hAnsi="宋体"/>
          <w:sz w:val="24"/>
          <w:szCs w:val="24"/>
        </w:rPr>
      </w:pPr>
      <w:r>
        <w:rPr>
          <w:rFonts w:ascii="宋体" w:hAnsi="宋体" w:hint="eastAsia"/>
          <w:sz w:val="24"/>
          <w:szCs w:val="24"/>
        </w:rPr>
        <w:t>第二章  招标文件</w:t>
      </w:r>
    </w:p>
    <w:p>
      <w:pPr>
        <w:ind w:left="630" w:firstLine="412" w:leftChars="300" w:firstLineChars="196"/>
        <w:rPr>
          <w:rFonts w:ascii="宋体" w:hAnsi="宋体"/>
          <w:sz w:val="24"/>
          <w:szCs w:val="24"/>
        </w:rPr>
      </w:pPr>
      <w:r>
        <w:rPr>
          <w:rFonts w:ascii="宋体" w:hAnsi="宋体" w:hint="eastAsia"/>
          <w:sz w:val="24"/>
          <w:szCs w:val="24"/>
        </w:rPr>
        <w:t>第三章  投标文件的编制</w:t>
      </w:r>
    </w:p>
    <w:p>
      <w:pPr>
        <w:ind w:left="630" w:firstLine="412" w:leftChars="300" w:firstLineChars="196"/>
        <w:rPr>
          <w:rFonts w:ascii="宋体" w:hAnsi="宋体"/>
          <w:sz w:val="24"/>
          <w:szCs w:val="24"/>
        </w:rPr>
      </w:pPr>
      <w:r>
        <w:rPr>
          <w:rFonts w:ascii="宋体" w:hAnsi="宋体" w:hint="eastAsia"/>
          <w:sz w:val="24"/>
          <w:szCs w:val="24"/>
        </w:rPr>
        <w:t>第四章  投标文件的递交</w:t>
      </w:r>
    </w:p>
    <w:p>
      <w:pPr>
        <w:ind w:left="630" w:firstLine="412" w:leftChars="300" w:firstLineChars="196"/>
        <w:rPr>
          <w:rFonts w:ascii="宋体" w:hAnsi="宋体"/>
          <w:sz w:val="24"/>
          <w:szCs w:val="24"/>
        </w:rPr>
      </w:pPr>
      <w:r>
        <w:rPr>
          <w:rFonts w:ascii="宋体" w:hAnsi="宋体" w:hint="eastAsia"/>
          <w:sz w:val="24"/>
          <w:szCs w:val="24"/>
        </w:rPr>
        <w:t>第五章  开标</w:t>
      </w:r>
    </w:p>
    <w:p>
      <w:pPr>
        <w:ind w:left="630" w:firstLine="412" w:leftChars="300" w:firstLineChars="196"/>
        <w:rPr>
          <w:rFonts w:ascii="宋体" w:hAnsi="宋体"/>
          <w:sz w:val="24"/>
          <w:szCs w:val="24"/>
        </w:rPr>
      </w:pPr>
      <w:r>
        <w:rPr>
          <w:rFonts w:ascii="宋体" w:hAnsi="宋体" w:hint="eastAsia"/>
          <w:sz w:val="24"/>
          <w:szCs w:val="24"/>
        </w:rPr>
        <w:t>第六章  评审要求</w:t>
      </w:r>
    </w:p>
    <w:p>
      <w:pPr>
        <w:ind w:left="630" w:firstLine="412" w:leftChars="300" w:firstLineChars="196"/>
        <w:rPr>
          <w:rFonts w:ascii="宋体" w:hAnsi="宋体"/>
          <w:sz w:val="24"/>
          <w:szCs w:val="24"/>
        </w:rPr>
      </w:pPr>
      <w:r>
        <w:rPr>
          <w:rFonts w:ascii="宋体" w:hAnsi="宋体" w:hint="eastAsia"/>
          <w:sz w:val="24"/>
          <w:szCs w:val="24"/>
        </w:rPr>
        <w:t>第七章  评审程序及评审方法</w:t>
      </w:r>
    </w:p>
    <w:p>
      <w:pPr>
        <w:ind w:left="630" w:firstLine="412" w:leftChars="300" w:firstLineChars="196"/>
        <w:rPr>
          <w:rFonts w:ascii="宋体" w:hAnsi="宋体"/>
          <w:sz w:val="24"/>
          <w:szCs w:val="24"/>
        </w:rPr>
      </w:pPr>
      <w:r>
        <w:rPr>
          <w:rFonts w:ascii="宋体" w:hAnsi="宋体" w:hint="eastAsia"/>
          <w:sz w:val="24"/>
          <w:szCs w:val="24"/>
        </w:rPr>
        <w:t>第八章  定标及公示</w:t>
      </w:r>
    </w:p>
    <w:p>
      <w:pPr>
        <w:ind w:left="630" w:firstLine="412" w:leftChars="300" w:firstLineChars="196"/>
        <w:rPr>
          <w:rFonts w:ascii="宋体" w:hAnsi="宋体"/>
          <w:sz w:val="24"/>
          <w:szCs w:val="24"/>
        </w:rPr>
      </w:pPr>
      <w:r>
        <w:rPr>
          <w:rFonts w:ascii="宋体" w:hAnsi="宋体" w:hint="eastAsia"/>
          <w:sz w:val="24"/>
          <w:szCs w:val="24"/>
        </w:rPr>
        <w:t>第九章  公开招标失败的后续处理</w:t>
      </w:r>
    </w:p>
    <w:p>
      <w:pPr>
        <w:ind w:left="630" w:firstLine="412" w:leftChars="300" w:firstLineChars="196"/>
        <w:rPr>
          <w:rFonts w:ascii="宋体" w:hAnsi="宋体"/>
          <w:sz w:val="24"/>
          <w:szCs w:val="24"/>
        </w:rPr>
      </w:pPr>
      <w:r>
        <w:rPr>
          <w:rFonts w:ascii="宋体" w:hAnsi="宋体" w:hint="eastAsia"/>
          <w:sz w:val="24"/>
          <w:szCs w:val="24"/>
        </w:rPr>
        <w:t>第十章  合同的授予与备案</w:t>
      </w:r>
    </w:p>
    <w:p>
      <w:pPr>
        <w:ind w:firstLine="1050" w:firstLineChars="500"/>
        <w:rPr>
          <w:rFonts w:hint="eastAsia"/>
          <w:sz w:val="24"/>
          <w:szCs w:val="24"/>
        </w:rPr>
      </w:pPr>
      <w:r>
        <w:rPr>
          <w:rFonts w:hint="eastAsia"/>
          <w:sz w:val="24"/>
          <w:szCs w:val="24"/>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4"/>
      <w:bookmarkStart w:id="6" w:name="bt其他资料由投标人自定"/>
      <w:bookmarkEnd w:id="6"/>
      <w:bookmarkStart w:id="7" w:name="bt合同格式"/>
      <w:bookmarkEnd w:id="7"/>
      <w:bookmarkStart w:id="8" w:name="bt本工程承诺书"/>
      <w:bookmarkEnd w:id="8"/>
      <w:bookmarkStart w:id="9" w:name="bt说明"/>
      <w:bookmarkEnd w:id="9"/>
      <w:bookmarkStart w:id="10" w:name="bt投标函"/>
      <w:bookmarkEnd w:id="10"/>
      <w:bookmarkStart w:id="11" w:name="bt项目管理班子配备情况"/>
      <w:bookmarkEnd w:id="11"/>
      <w:bookmarkStart w:id="12" w:name="bt商务标投标文件格式"/>
      <w:bookmarkEnd w:id="12"/>
      <w:bookmarkStart w:id="13" w:name="bt投标人须知"/>
      <w:bookmarkEnd w:id="13"/>
      <w:bookmarkStart w:id="14" w:name="bt技术标投标文件格式"/>
      <w:bookmarkEnd w:id="14"/>
      <w:bookmarkStart w:id="15" w:name="bt投标人情况介绍"/>
      <w:bookmarkEnd w:id="15"/>
      <w:bookmarkStart w:id="16" w:name="合同格式"/>
      <w:bookmarkEnd w:id="16"/>
      <w:bookmarkStart w:id="17" w:name="bt投标报价汇总表"/>
      <w:bookmarkEnd w:id="17"/>
      <w:bookmarkStart w:id="18" w:name="bt其他资料2"/>
      <w:bookmarkEnd w:id="18"/>
      <w:bookmarkStart w:id="19" w:name="bt合同条款及格式"/>
      <w:bookmarkEnd w:id="19"/>
      <w:bookmarkStart w:id="20" w:name="bt投标文件签署授权委托书"/>
      <w:bookmarkEnd w:id="20"/>
      <w:bookmarkStart w:id="21" w:name="bt合同条款"/>
      <w:bookmarkEnd w:id="21"/>
      <w:bookmarkStart w:id="22" w:name="bt开标一览表"/>
      <w:bookmarkEnd w:id="22"/>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 w:val="24"/>
          <w:szCs w:val="24"/>
        </w:rPr>
      </w:pPr>
      <w:r>
        <w:rPr>
          <w:rFonts w:ascii="宋体" w:hAnsi="宋体" w:cs="宋体" w:hint="eastAsia"/>
          <w:b/>
          <w:bCs/>
          <w:kern w:val="0"/>
          <w:sz w:val="24"/>
          <w:szCs w:val="24"/>
        </w:rPr>
        <w:t>申请人的资格要求：</w:t>
      </w:r>
    </w:p>
    <w:p>
      <w:pPr>
        <w:ind w:firstLine="630" w:firstLineChars="300"/>
        <w:rPr>
          <w:rFonts w:ascii="宋体" w:eastAsia="宋体" w:hAnsi="宋体" w:cs="宋体" w:hint="eastAsia"/>
          <w:color w:val="auto"/>
          <w:kern w:val="0"/>
          <w:sz w:val="24"/>
          <w:szCs w:val="24"/>
          <w:lang w:eastAsia="zh-CN"/>
        </w:rPr>
      </w:pPr>
      <w:r>
        <w:rPr>
          <w:rFonts w:ascii="宋体" w:hAnsi="宋体" w:cs="宋体" w:hint="eastAsia"/>
          <w:kern w:val="0"/>
          <w:sz w:val="24"/>
          <w:szCs w:val="24"/>
        </w:rPr>
        <w:t>1</w:t>
      </w:r>
      <w:r>
        <w:rPr>
          <w:rFonts w:ascii="宋体" w:hAnsi="宋体" w:cs="宋体"/>
          <w:kern w:val="0"/>
          <w:sz w:val="24"/>
          <w:szCs w:val="24"/>
        </w:rPr>
        <w:t>.</w:t>
      </w:r>
      <w:bookmarkStart w:id="23" w:name="_Hlk72162904"/>
      <w:r>
        <w:rPr>
          <w:rFonts w:ascii="宋体" w:hAnsi="宋体" w:cs="宋体" w:hint="eastAsia"/>
          <w:kern w:val="0"/>
          <w:sz w:val="24"/>
          <w:szCs w:val="24"/>
        </w:rPr>
        <w:t>具有独立承担民事责任的能力（提供营业执照或事业单位法人证书等证明资料扫描件，原件备查</w:t>
      </w:r>
      <w:r>
        <w:rPr>
          <w:rFonts w:ascii="宋体" w:hAnsi="宋体" w:cs="宋体" w:hint="eastAsia"/>
          <w:color w:val="auto"/>
          <w:kern w:val="0"/>
          <w:sz w:val="24"/>
          <w:szCs w:val="24"/>
        </w:rPr>
        <w:t>）</w:t>
      </w:r>
      <w:bookmarkEnd w:id="23"/>
      <w:r>
        <w:rPr>
          <w:rFonts w:hint="eastAsia"/>
          <w:color w:val="auto"/>
          <w:sz w:val="24"/>
          <w:szCs w:val="24"/>
          <w:lang w:eastAsia="zh-CN"/>
        </w:rPr>
        <w:t>；</w:t>
      </w:r>
    </w:p>
    <w:p>
      <w:pPr>
        <w:ind w:firstLine="630" w:firstLineChars="300"/>
        <w:rPr>
          <w:rFonts w:ascii="宋体" w:hAnsi="宋体" w:cs="宋体"/>
          <w:color w:val="auto"/>
          <w:kern w:val="0"/>
          <w:sz w:val="24"/>
          <w:szCs w:val="24"/>
        </w:rPr>
      </w:pPr>
      <w:r>
        <w:rPr>
          <w:rFonts w:ascii="宋体" w:hAnsi="宋体" w:cs="宋体" w:hint="eastAsia"/>
          <w:color w:val="auto"/>
          <w:kern w:val="0"/>
          <w:sz w:val="24"/>
          <w:szCs w:val="24"/>
        </w:rPr>
        <w:t>2.本项目不接受联合体投标</w:t>
      </w:r>
      <w:r>
        <w:rPr>
          <w:rFonts w:ascii="宋体" w:hAnsi="宋体" w:cs="宋体" w:hint="eastAsia"/>
          <w:color w:val="auto"/>
          <w:kern w:val="0"/>
          <w:sz w:val="24"/>
          <w:szCs w:val="24"/>
          <w:lang w:val="en-US" w:eastAsia="zh-CN"/>
        </w:rPr>
        <w:t>，</w:t>
      </w:r>
      <w:r>
        <w:rPr>
          <w:rFonts w:ascii="宋体" w:hAnsi="宋体" w:cs="宋体" w:hint="eastAsia"/>
          <w:color w:val="auto"/>
          <w:kern w:val="0"/>
          <w:sz w:val="24"/>
          <w:szCs w:val="24"/>
        </w:rPr>
        <w:t>不接受投标人选用进口产品参与投标</w:t>
      </w:r>
      <w:r>
        <w:rPr>
          <w:rFonts w:ascii="宋体" w:hAnsi="宋体" w:cs="宋体" w:hint="eastAsia"/>
          <w:color w:val="auto"/>
          <w:kern w:val="0"/>
          <w:sz w:val="24"/>
          <w:szCs w:val="24"/>
          <w:lang w:eastAsia="zh-CN"/>
        </w:rPr>
        <w:t>，</w:t>
      </w:r>
      <w:r>
        <w:rPr>
          <w:rFonts w:ascii="宋体" w:hAnsi="宋体" w:cs="宋体" w:hint="eastAsia"/>
          <w:color w:val="auto"/>
          <w:kern w:val="0"/>
          <w:sz w:val="24"/>
          <w:szCs w:val="24"/>
          <w:lang w:val="en-US" w:eastAsia="zh-CN"/>
        </w:rPr>
        <w:t>不允许分包</w:t>
      </w:r>
      <w:r>
        <w:rPr>
          <w:rFonts w:ascii="宋体" w:hAnsi="宋体" w:cs="宋体" w:hint="eastAsia"/>
          <w:color w:val="auto"/>
          <w:kern w:val="0"/>
          <w:sz w:val="24"/>
          <w:szCs w:val="24"/>
        </w:rPr>
        <w:t>；</w:t>
      </w:r>
    </w:p>
    <w:p>
      <w:pPr>
        <w:ind w:firstLine="630" w:firstLineChars="300"/>
        <w:rPr>
          <w:rFonts w:ascii="宋体" w:hAnsi="宋体" w:cs="宋体"/>
          <w:color w:val="auto"/>
          <w:kern w:val="0"/>
          <w:sz w:val="24"/>
          <w:szCs w:val="24"/>
        </w:rPr>
      </w:pPr>
      <w:r>
        <w:rPr>
          <w:rFonts w:ascii="宋体" w:hAnsi="宋体" w:cs="宋体" w:hint="eastAsia"/>
          <w:color w:val="auto"/>
          <w:kern w:val="0"/>
          <w:sz w:val="24"/>
          <w:szCs w:val="24"/>
        </w:rPr>
        <w:t>3</w:t>
      </w:r>
      <w:r>
        <w:rPr>
          <w:rFonts w:ascii="宋体" w:hAnsi="宋体" w:cs="宋体"/>
          <w:color w:val="auto"/>
          <w:kern w:val="0"/>
          <w:sz w:val="24"/>
          <w:szCs w:val="24"/>
        </w:rPr>
        <w:t>.</w:t>
      </w:r>
      <w:r>
        <w:rPr>
          <w:rFonts w:ascii="宋体" w:hAnsi="宋体" w:cs="宋体" w:hint="eastAsia"/>
          <w:color w:val="auto"/>
          <w:kern w:val="0"/>
          <w:sz w:val="24"/>
          <w:szCs w:val="24"/>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color w:val="auto"/>
          <w:kern w:val="0"/>
          <w:sz w:val="24"/>
          <w:szCs w:val="24"/>
        </w:rPr>
      </w:pPr>
      <w:r>
        <w:rPr>
          <w:rFonts w:ascii="宋体" w:hAnsi="宋体" w:cs="宋体" w:hint="eastAsia"/>
          <w:color w:val="auto"/>
          <w:kern w:val="0"/>
          <w:sz w:val="24"/>
          <w:szCs w:val="24"/>
          <w:lang w:val="en-US" w:eastAsia="zh-CN"/>
        </w:rPr>
        <w:t>4</w:t>
      </w:r>
      <w:r>
        <w:rPr>
          <w:rFonts w:ascii="宋体" w:hAnsi="宋体" w:cs="宋体"/>
          <w:color w:val="auto"/>
          <w:kern w:val="0"/>
          <w:sz w:val="24"/>
          <w:szCs w:val="24"/>
        </w:rPr>
        <w:t>.</w:t>
      </w:r>
      <w:r>
        <w:rPr>
          <w:rFonts w:ascii="宋体" w:hAnsi="宋体" w:cs="宋体" w:hint="eastAsia"/>
          <w:color w:val="auto"/>
          <w:kern w:val="0"/>
          <w:sz w:val="24"/>
          <w:szCs w:val="24"/>
        </w:rPr>
        <w:t>具备《中华人民共和国政府采购法》第二十二条第一款的条件（由供应商在《政府采购投标及履约承诺函》中作出声明）；</w:t>
      </w:r>
    </w:p>
    <w:p>
      <w:pPr>
        <w:ind w:firstLine="630" w:firstLineChars="300"/>
        <w:rPr>
          <w:rFonts w:ascii="宋体" w:hAnsi="宋体" w:cs="宋体" w:hint="eastAsia"/>
          <w:color w:val="auto"/>
          <w:kern w:val="0"/>
          <w:sz w:val="24"/>
          <w:szCs w:val="24"/>
          <w:lang w:val="en-US" w:eastAsia="zh-CN"/>
        </w:rPr>
      </w:pPr>
      <w:r>
        <w:rPr>
          <w:rFonts w:ascii="宋体" w:hAnsi="宋体" w:cs="宋体" w:hint="eastAsia"/>
          <w:color w:val="auto"/>
          <w:kern w:val="0"/>
          <w:sz w:val="24"/>
          <w:szCs w:val="24"/>
          <w:lang w:val="en-US" w:eastAsia="zh-CN"/>
        </w:rPr>
        <w:t>5</w:t>
      </w:r>
      <w:r>
        <w:rPr>
          <w:rFonts w:ascii="宋体" w:hAnsi="宋体" w:cs="宋体"/>
          <w:color w:val="auto"/>
          <w:kern w:val="0"/>
          <w:sz w:val="24"/>
          <w:szCs w:val="24"/>
        </w:rPr>
        <w:t>.</w:t>
      </w:r>
      <w:r>
        <w:rPr>
          <w:rFonts w:ascii="宋体" w:hAnsi="宋体" w:cs="宋体" w:hint="eastAsia"/>
          <w:b w:val="0"/>
          <w:bCs w:val="0"/>
          <w:color w:val="auto"/>
          <w:kern w:val="0"/>
          <w:sz w:val="24"/>
          <w:szCs w:val="24"/>
        </w:rPr>
        <w:t>未被列入失信被执行人、重大税收违法案件当事人名单、政府采购严重违法失信行为记录名单（由供应商在《政府采购投标及履约承诺函》中作出声明）</w:t>
      </w:r>
      <w:r>
        <w:rPr>
          <w:rFonts w:ascii="宋体" w:hAnsi="宋体" w:cs="宋体" w:hint="eastAsia"/>
          <w:b w:val="0"/>
          <w:bCs w:val="0"/>
          <w:color w:val="auto"/>
          <w:kern w:val="0"/>
          <w:sz w:val="24"/>
          <w:szCs w:val="24"/>
          <w:lang w:val="en-US" w:eastAsia="zh-CN"/>
        </w:rPr>
        <w:t>；</w:t>
      </w:r>
    </w:p>
    <w:p>
      <w:pPr>
        <w:ind w:firstLine="630" w:firstLineChars="300"/>
        <w:rPr>
          <w:rFonts w:ascii="宋体" w:hAnsi="宋体" w:cs="宋体" w:hint="default"/>
          <w:color w:val="auto"/>
          <w:kern w:val="0"/>
          <w:sz w:val="24"/>
          <w:szCs w:val="24"/>
          <w:lang w:val="en-US" w:eastAsia="zh-CN"/>
        </w:rPr>
      </w:pPr>
      <w:r>
        <w:rPr>
          <w:rFonts w:ascii="宋体" w:hAnsi="宋体" w:cs="宋体" w:hint="eastAsia"/>
          <w:color w:val="auto"/>
          <w:kern w:val="0"/>
          <w:sz w:val="24"/>
          <w:szCs w:val="24"/>
          <w:lang w:val="en-US" w:eastAsia="zh-CN"/>
        </w:rPr>
        <w:t>6.不存在《深圳市财政局政府采购供应商信用信息管理办法》（深财规〔2023〕3号）列明的严重违法失信行为</w:t>
      </w:r>
      <w:r>
        <w:rPr>
          <w:rFonts w:ascii="宋体" w:hAnsi="宋体" w:cs="宋体" w:hint="eastAsia"/>
          <w:color w:val="auto"/>
          <w:kern w:val="0"/>
          <w:sz w:val="24"/>
          <w:szCs w:val="24"/>
        </w:rPr>
        <w:t>（由供应商在《政府采购投标及履约承诺函》中作出声明）</w:t>
      </w:r>
      <w:r>
        <w:rPr>
          <w:rFonts w:ascii="宋体" w:hAnsi="宋体" w:cs="宋体" w:hint="eastAsia"/>
          <w:color w:val="auto"/>
          <w:kern w:val="0"/>
          <w:sz w:val="24"/>
          <w:szCs w:val="24"/>
          <w:lang w:val="en-US" w:eastAsia="zh-CN"/>
        </w:rPr>
        <w:t>；</w:t>
      </w:r>
    </w:p>
    <w:p>
      <w:pPr>
        <w:ind w:firstLine="630" w:firstLineChars="300"/>
        <w:rPr>
          <w:rFonts w:ascii="宋体" w:eastAsia="宋体" w:hAnsi="宋体" w:cs="宋体" w:hint="eastAsia"/>
          <w:kern w:val="0"/>
          <w:sz w:val="24"/>
          <w:szCs w:val="24"/>
          <w:lang w:eastAsia="zh-CN"/>
        </w:rPr>
      </w:pPr>
      <w:r>
        <w:rPr>
          <w:rFonts w:ascii="宋体" w:hAnsi="宋体" w:cs="宋体" w:hint="eastAsia"/>
          <w:color w:val="auto"/>
          <w:kern w:val="0"/>
          <w:sz w:val="24"/>
          <w:szCs w:val="24"/>
          <w:lang w:val="en-US" w:eastAsia="zh-CN"/>
        </w:rPr>
        <w:t>7</w:t>
      </w:r>
      <w:r>
        <w:rPr>
          <w:rFonts w:ascii="宋体" w:hAnsi="宋体" w:cs="宋体" w:hint="eastAsia"/>
          <w:color w:val="auto"/>
          <w:kern w:val="0"/>
          <w:sz w:val="24"/>
          <w:szCs w:val="24"/>
        </w:rPr>
        <w:t>.单位负责人为同一人或</w:t>
      </w:r>
      <w:r>
        <w:rPr>
          <w:rFonts w:ascii="宋体" w:hAnsi="宋体" w:cs="宋体" w:hint="eastAsia"/>
          <w:kern w:val="0"/>
          <w:sz w:val="24"/>
          <w:szCs w:val="24"/>
        </w:rPr>
        <w:t>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 w:val="24"/>
          <w:szCs w:val="24"/>
          <w:lang w:val="en-US" w:eastAsia="zh-CN"/>
        </w:rPr>
        <w:t>；</w:t>
      </w:r>
    </w:p>
    <w:p>
      <w:pPr>
        <w:ind w:firstLine="630" w:firstLineChars="300"/>
        <w:rPr>
          <w:rFonts w:ascii="宋体" w:hAnsi="宋体" w:cs="宋体" w:hint="eastAsia"/>
          <w:kern w:val="0"/>
          <w:sz w:val="24"/>
          <w:szCs w:val="24"/>
          <w:lang w:eastAsia="zh-CN"/>
        </w:rPr>
      </w:pPr>
      <w:r>
        <w:rPr>
          <w:rFonts w:ascii="宋体" w:hAnsi="宋体" w:cs="宋体" w:hint="eastAsia"/>
          <w:kern w:val="0"/>
          <w:sz w:val="24"/>
          <w:szCs w:val="24"/>
          <w:lang w:val="en-US" w:eastAsia="zh-CN"/>
        </w:rPr>
        <w:t>8</w:t>
      </w:r>
      <w:r>
        <w:rPr>
          <w:rFonts w:ascii="宋体" w:hAnsi="宋体" w:cs="宋体" w:hint="eastAsia"/>
          <w:kern w:val="0"/>
          <w:sz w:val="24"/>
          <w:szCs w:val="24"/>
        </w:rPr>
        <w:t>.本项目是（否）专门面向中小企业采购：否</w:t>
      </w:r>
      <w:r>
        <w:rPr>
          <w:rFonts w:ascii="宋体" w:hAnsi="宋体" w:cs="宋体" w:hint="eastAsia"/>
          <w:kern w:val="0"/>
          <w:sz w:val="24"/>
          <w:szCs w:val="24"/>
          <w:lang w:eastAsia="zh-CN"/>
        </w:rPr>
        <w:t>。</w:t>
      </w:r>
    </w:p>
    <w:p>
      <w:pPr>
        <w:keepNext w:val="0"/>
        <w:keepLines w:val="0"/>
        <w:pageBreakBefore w:val="0"/>
        <w:widowControl w:val="0"/>
        <w:kinsoku/>
        <w:wordWrap/>
        <w:overflowPunct/>
        <w:topLinePunct w:val="0"/>
        <w:autoSpaceDE/>
        <w:autoSpaceDN/>
        <w:bidi w:val="0"/>
        <w:adjustRightInd/>
        <w:snapToGrid/>
        <w:ind w:firstLine="630" w:firstLineChars="300"/>
        <w:textAlignment w:val="auto"/>
        <w:rPr>
          <w:rFonts w:ascii="宋体" w:hAnsi="宋体" w:cs="宋体"/>
          <w:kern w:val="0"/>
          <w:sz w:val="24"/>
          <w:szCs w:val="24"/>
          <w:highlight w:val="yellow"/>
        </w:rPr>
      </w:pPr>
      <w:r>
        <w:rPr>
          <w:rFonts w:ascii="宋体" w:hAnsi="宋体" w:cs="宋体" w:hint="eastAsia"/>
          <w:kern w:val="0"/>
          <w:sz w:val="24"/>
          <w:szCs w:val="24"/>
          <w:highlight w:val="yellow"/>
          <w:lang w:val="en-US" w:eastAsia="zh-CN"/>
        </w:rPr>
        <w:t>9</w:t>
      </w:r>
      <w:r>
        <w:rPr>
          <w:rFonts w:ascii="宋体" w:hAnsi="宋体" w:cs="宋体" w:hint="eastAsia"/>
          <w:kern w:val="0"/>
          <w:sz w:val="24"/>
          <w:szCs w:val="24"/>
          <w:highlight w:val="yellow"/>
        </w:rPr>
        <w:t>.投标人若为生产企业：所投产品为第二、三类医疗器械的，提供食品药品监督管理部门签发的涵盖所投报医疗器械的《医疗器械生产许可证》(有效期内)扫描件，原件备查；</w:t>
      </w:r>
    </w:p>
    <w:p>
      <w:pPr>
        <w:keepNext w:val="0"/>
        <w:keepLines w:val="0"/>
        <w:pageBreakBefore w:val="0"/>
        <w:widowControl w:val="0"/>
        <w:kinsoku/>
        <w:wordWrap/>
        <w:overflowPunct/>
        <w:topLinePunct w:val="0"/>
        <w:autoSpaceDE/>
        <w:autoSpaceDN/>
        <w:bidi w:val="0"/>
        <w:adjustRightInd/>
        <w:snapToGrid/>
        <w:ind w:firstLine="630" w:firstLineChars="300"/>
        <w:textAlignment w:val="auto"/>
        <w:rPr>
          <w:sz w:val="24"/>
          <w:szCs w:val="24"/>
        </w:rPr>
      </w:pPr>
      <w:r>
        <w:rPr>
          <w:rFonts w:ascii="宋体" w:hAnsi="宋体" w:cs="宋体" w:hint="eastAsia"/>
          <w:kern w:val="0"/>
          <w:sz w:val="24"/>
          <w:szCs w:val="24"/>
          <w:highlight w:val="yellow"/>
          <w:lang w:val="en-US" w:eastAsia="zh-CN"/>
        </w:rPr>
        <w:t>10</w:t>
      </w:r>
      <w:r>
        <w:rPr>
          <w:rFonts w:ascii="宋体" w:hAnsi="宋体" w:cs="宋体" w:hint="eastAsia"/>
          <w:kern w:val="0"/>
          <w:sz w:val="24"/>
          <w:szCs w:val="24"/>
          <w:highlight w:val="yellow"/>
        </w:rPr>
        <w:t>.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 w:val="24"/>
          <w:szCs w:val="24"/>
        </w:rPr>
      </w:pPr>
      <w:r>
        <w:rPr>
          <w:rFonts w:ascii="宋体" w:hAnsi="宋体" w:cs="宋体" w:hint="eastAsia"/>
          <w:kern w:val="0"/>
          <w:sz w:val="24"/>
          <w:szCs w:val="24"/>
        </w:rPr>
        <w:t>注：（1）“信用中国”（www.creditchina.gov.cn</w:t>
      </w:r>
      <w:r>
        <w:rPr>
          <w:rFonts w:ascii="宋体" w:hAnsi="宋体" w:cs="宋体" w:hint="eastAsia"/>
          <w:kern w:val="0"/>
          <w:sz w:val="24"/>
          <w:szCs w:val="24"/>
          <w:lang w:eastAsia="zh-CN"/>
        </w:rPr>
        <w:t>，</w:t>
      </w:r>
      <w:r>
        <w:rPr>
          <w:rFonts w:ascii="宋体" w:hAnsi="宋体" w:cs="宋体" w:hint="eastAsia"/>
          <w:kern w:val="0"/>
          <w:sz w:val="24"/>
          <w:szCs w:val="24"/>
          <w:lang w:val="en-US" w:eastAsia="zh-CN"/>
        </w:rPr>
        <w:t>查询</w:t>
      </w:r>
      <w:r>
        <w:rPr>
          <w:rFonts w:ascii="宋体" w:hAnsi="宋体" w:cs="宋体" w:hint="eastAsia"/>
          <w:kern w:val="0"/>
          <w:sz w:val="24"/>
          <w:szCs w:val="24"/>
        </w:rPr>
        <w:t>“信用服务”栏的“重大税收违法失信主体”“失信被执行人”</w:t>
      </w:r>
      <w:r>
        <w:rPr>
          <w:rFonts w:ascii="宋体" w:hAnsi="宋体" w:cs="宋体" w:hint="eastAsia"/>
          <w:kern w:val="0"/>
          <w:sz w:val="24"/>
          <w:szCs w:val="24"/>
          <w:lang w:val="en-US" w:eastAsia="zh-CN"/>
        </w:rPr>
        <w:t>或者下载信用信息报告）</w:t>
      </w:r>
      <w:r>
        <w:rPr>
          <w:rFonts w:ascii="宋体" w:hAnsi="宋体" w:cs="宋体" w:hint="eastAsia"/>
          <w:kern w:val="0"/>
          <w:sz w:val="24"/>
          <w:szCs w:val="24"/>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sz w:val="24"/>
          <w:szCs w:val="24"/>
        </w:rPr>
      </w:pPr>
      <w:r>
        <w:rPr>
          <w:rFonts w:ascii="宋体" w:hAnsi="宋体" w:hint="eastAsia"/>
          <w:sz w:val="24"/>
          <w:szCs w:val="24"/>
        </w:rPr>
        <w:t>（2）供应商投标（上传投标文件）必须先行办理注册手续，具体请按照本公告“六、其他补充事宜</w:t>
      </w:r>
      <w:r>
        <w:rPr>
          <w:rFonts w:ascii="宋体" w:hAnsi="宋体"/>
          <w:sz w:val="24"/>
          <w:szCs w:val="24"/>
        </w:rPr>
        <w:t>”</w:t>
      </w:r>
      <w:r>
        <w:rPr>
          <w:rFonts w:ascii="宋体" w:hAnsi="宋体" w:hint="eastAsia"/>
          <w:sz w:val="24"/>
          <w:szCs w:val="24"/>
        </w:rPr>
        <w:t>相关内容指引办理。</w:t>
      </w:r>
    </w:p>
    <w:p>
      <w:pPr>
        <w:ind w:firstLine="420" w:firstLineChars="200"/>
        <w:rPr>
          <w:b/>
          <w:sz w:val="24"/>
          <w:szCs w:val="24"/>
        </w:rPr>
      </w:pPr>
      <w:r>
        <w:rPr>
          <w:rFonts w:hint="eastAsia"/>
          <w:b/>
          <w:sz w:val="24"/>
          <w:szCs w:val="24"/>
          <w:highlight w:val="none"/>
        </w:rPr>
        <w:t>完整公告内容详见：深圳公共资源交易网（</w:t>
      </w:r>
      <w:r>
        <w:rPr>
          <w:b/>
          <w:sz w:val="24"/>
          <w:szCs w:val="24"/>
          <w:highlight w:val="none"/>
        </w:rPr>
        <w:t>https://www.szggzy.com</w:t>
      </w:r>
      <w:r>
        <w:rPr>
          <w:rFonts w:hint="eastAsia"/>
          <w:b/>
          <w:sz w:val="24"/>
          <w:szCs w:val="24"/>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Heading2"/>
        <w:spacing w:before="120" w:beforeLines="50" w:after="120" w:afterLines="50"/>
        <w:rPr>
          <w:szCs w:val="24"/>
        </w:rPr>
      </w:pPr>
      <w:bookmarkStart w:id="25" w:name="_Toc60631620"/>
      <w:bookmarkStart w:id="26" w:name="_Toc73521547"/>
      <w:bookmarkStart w:id="27" w:name="_Toc101074876"/>
      <w:bookmarkStart w:id="28" w:name="_Toc73521635"/>
      <w:bookmarkStart w:id="29" w:name="_Toc73518117"/>
      <w:bookmarkStart w:id="30" w:name="_Toc73517639"/>
      <w:bookmarkStart w:id="31" w:name="_Toc100052364"/>
      <w:bookmarkStart w:id="32" w:name="_Toc6056062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577"/>
          <w:jc w:val="center"/>
        </w:trPr>
        <w:tc>
          <w:tcPr>
            <w:tcW w:w="978" w:type="dxa"/>
            <w:vAlign w:val="center"/>
          </w:tcPr>
          <w:p>
            <w:pPr>
              <w:jc w:val="center"/>
              <w:rPr>
                <w:rFonts w:asciiTheme="minorEastAsia" w:eastAsiaTheme="minorEastAsia" w:hAnsiTheme="minorEastAsia" w:cstheme="minorEastAsia" w:hint="eastAsia"/>
                <w:b/>
                <w:bCs/>
                <w:sz w:val="24"/>
                <w:szCs w:val="24"/>
              </w:rPr>
            </w:pPr>
            <w:bookmarkEnd w:id="25"/>
            <w:bookmarkEnd w:id="26"/>
            <w:bookmarkEnd w:id="27"/>
            <w:bookmarkEnd w:id="28"/>
            <w:bookmarkEnd w:id="29"/>
            <w:bookmarkEnd w:id="30"/>
            <w:bookmarkEnd w:id="31"/>
            <w:bookmarkEnd w:id="32"/>
            <w:bookmarkStart w:id="33" w:name="_Hlk72218097"/>
            <w:r>
              <w:rPr>
                <w:rFonts w:asciiTheme="minorEastAsia" w:eastAsiaTheme="minorEastAsia" w:hAnsiTheme="minorEastAsia" w:cstheme="minorEastAsia" w:hint="eastAsia"/>
                <w:b/>
                <w:bCs/>
                <w:sz w:val="24"/>
                <w:szCs w:val="24"/>
              </w:rPr>
              <w:t>通用条款序号</w:t>
            </w:r>
          </w:p>
        </w:tc>
        <w:tc>
          <w:tcPr>
            <w:tcW w:w="2409" w:type="dxa"/>
            <w:vAlign w:val="center"/>
          </w:tcPr>
          <w:p>
            <w:pPr>
              <w:jc w:val="center"/>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涉及事项</w:t>
            </w:r>
          </w:p>
        </w:tc>
        <w:tc>
          <w:tcPr>
            <w:tcW w:w="4980" w:type="dxa"/>
            <w:vAlign w:val="center"/>
          </w:tcPr>
          <w:p>
            <w:pPr>
              <w:jc w:val="center"/>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具  体  补  充  内  容</w:t>
            </w:r>
          </w:p>
        </w:tc>
      </w:tr>
      <w:tr>
        <w:tblPrEx>
          <w:tblW w:w="8367" w:type="dxa"/>
          <w:jc w:val="center"/>
          <w:tblLayout w:type="fixed"/>
          <w:tblCellMar>
            <w:top w:w="0" w:type="dxa"/>
            <w:left w:w="108" w:type="dxa"/>
            <w:bottom w:w="0" w:type="dxa"/>
            <w:right w:w="108" w:type="dxa"/>
          </w:tblCellMar>
        </w:tblPrEx>
        <w:trPr>
          <w:cantSplit/>
          <w:trHeight w:val="476"/>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3.1</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采购人</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深圳市龙岗区第四人民医院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3.2</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政府集中采购机构</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深圳公共资源交易中心</w:t>
            </w:r>
          </w:p>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（深圳交易集团有限公司</w:t>
            </w:r>
            <w:r>
              <w:rPr>
                <w:rFonts w:asciiTheme="minorEastAsia" w:eastAsiaTheme="minorEastAsia" w:hAnsiTheme="minorEastAsia" w:cstheme="minorEastAsia" w:hint="eastAsia"/>
                <w:kern w:val="0"/>
                <w:sz w:val="24"/>
                <w:szCs w:val="24"/>
              </w:rPr>
              <w:t>龙岗</w:t>
            </w:r>
            <w:r>
              <w:rPr>
                <w:rFonts w:asciiTheme="minorEastAsia" w:eastAsiaTheme="minorEastAsia" w:hAnsiTheme="minorEastAsia" w:cstheme="minorEastAsia" w:hint="eastAsia"/>
                <w:sz w:val="24"/>
                <w:szCs w:val="24"/>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5.3</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联合体投标</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9</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踏勘现场</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标前会议</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12/13</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招标文件的澄清和修改</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20</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投标有效期</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22</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投标人的替代方案</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25</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投标文件的大小</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26</w:t>
            </w:r>
          </w:p>
        </w:tc>
        <w:tc>
          <w:tcPr>
            <w:tcW w:w="2409" w:type="dxa"/>
            <w:vAlign w:val="center"/>
          </w:tcPr>
          <w:p>
            <w:pPr>
              <w:jc w:val="center"/>
              <w:rPr>
                <w:rFonts w:asciiTheme="minorEastAsia" w:eastAsiaTheme="minorEastAsia" w:hAnsiTheme="minorEastAsia" w:cstheme="minorEastAsia" w:hint="eastAsia"/>
                <w:sz w:val="24"/>
                <w:szCs w:val="24"/>
              </w:rPr>
            </w:pPr>
            <w:bookmarkStart w:id="34" w:name="_Hlk71664860"/>
            <w:r>
              <w:rPr>
                <w:rFonts w:asciiTheme="minorEastAsia" w:eastAsiaTheme="minorEastAsia" w:hAnsiTheme="minorEastAsia" w:cstheme="minorEastAsia" w:hint="eastAsia"/>
                <w:sz w:val="24"/>
                <w:szCs w:val="24"/>
              </w:rPr>
              <w:t>样品、现场演示、方案讲解</w:t>
            </w:r>
            <w:bookmarkEnd w:id="34"/>
          </w:p>
        </w:tc>
        <w:tc>
          <w:tcPr>
            <w:tcW w:w="4980" w:type="dxa"/>
            <w:vAlign w:val="center"/>
          </w:tcPr>
          <w:p>
            <w:pPr>
              <w:jc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rPr>
              <w:t>不需要</w:t>
            </w:r>
          </w:p>
        </w:tc>
      </w:tr>
      <w:tr>
        <w:tblPrEx>
          <w:tblW w:w="8367" w:type="dxa"/>
          <w:jc w:val="center"/>
          <w:tblLayout w:type="fixed"/>
          <w:tblCellMar>
            <w:top w:w="0" w:type="dxa"/>
            <w:left w:w="108" w:type="dxa"/>
            <w:bottom w:w="0" w:type="dxa"/>
            <w:right w:w="108" w:type="dxa"/>
          </w:tblCellMar>
        </w:tblPrEx>
        <w:trPr>
          <w:cantSplit/>
          <w:trHeight w:val="491"/>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37</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评审方法</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综合评分法</w:t>
            </w:r>
          </w:p>
        </w:tc>
      </w:tr>
      <w:tr>
        <w:tblPrEx>
          <w:tblW w:w="8367" w:type="dxa"/>
          <w:jc w:val="center"/>
          <w:tblLayout w:type="fixed"/>
          <w:tblCellMar>
            <w:top w:w="0" w:type="dxa"/>
            <w:left w:w="108" w:type="dxa"/>
            <w:bottom w:w="0" w:type="dxa"/>
            <w:right w:w="108" w:type="dxa"/>
          </w:tblCellMar>
        </w:tblPrEx>
        <w:trPr>
          <w:cantSplit/>
          <w:trHeight w:val="461"/>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38</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定标方法</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非评定分离</w:t>
            </w:r>
          </w:p>
        </w:tc>
      </w:tr>
      <w:tr>
        <w:tblPrEx>
          <w:tblW w:w="8367" w:type="dxa"/>
          <w:jc w:val="center"/>
          <w:tblLayout w:type="fixed"/>
          <w:tblCellMar>
            <w:top w:w="0" w:type="dxa"/>
            <w:left w:w="108" w:type="dxa"/>
            <w:bottom w:w="0" w:type="dxa"/>
            <w:right w:w="108" w:type="dxa"/>
          </w:tblCellMar>
        </w:tblPrEx>
        <w:trPr>
          <w:cantSplit/>
          <w:trHeight w:val="491"/>
          <w:jc w:val="center"/>
        </w:trPr>
        <w:tc>
          <w:tcPr>
            <w:tcW w:w="978"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46</w:t>
            </w:r>
          </w:p>
        </w:tc>
        <w:tc>
          <w:tcPr>
            <w:tcW w:w="240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履约担保</w:t>
            </w:r>
          </w:p>
        </w:tc>
        <w:tc>
          <w:tcPr>
            <w:tcW w:w="49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为合同金额的</w:t>
            </w: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rPr>
              <w:t>%，具体见其他关键信息章节</w:t>
            </w:r>
          </w:p>
        </w:tc>
      </w:tr>
    </w:tbl>
    <w:p>
      <w:pPr>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sz w:val="24"/>
          <w:szCs w:val="24"/>
        </w:rPr>
        <w:t>备注：本表是通用条款相关条款的补充和明确，如与通用条款内容相冲突的，以本表为准。</w:t>
      </w:r>
    </w:p>
    <w:p>
      <w:pPr>
        <w:pStyle w:val="Heading2"/>
        <w:spacing w:before="120" w:beforeLines="50" w:after="120" w:afterLines="50"/>
        <w:rPr>
          <w:rFonts w:asciiTheme="minorEastAsia" w:eastAsiaTheme="minorEastAsia" w:hAnsiTheme="minorEastAsia" w:cstheme="minorEastAsia" w:hint="eastAsia"/>
          <w:sz w:val="24"/>
          <w:szCs w:val="24"/>
        </w:rPr>
      </w:pPr>
      <w:bookmarkEnd w:id="33"/>
      <w:bookmarkStart w:id="35" w:name="_Hlk72218117"/>
      <w:r>
        <w:rPr>
          <w:rFonts w:asciiTheme="minorEastAsia" w:eastAsiaTheme="minorEastAsia" w:hAnsiTheme="minorEastAsia" w:cstheme="minorEastAsia" w:hint="eastAsia"/>
          <w:sz w:val="24"/>
          <w:szCs w:val="24"/>
        </w:rPr>
        <w:t>二、其他关键信息</w:t>
      </w:r>
    </w:p>
    <w:p>
      <w:pPr>
        <w:ind w:firstLine="420" w:firstLineChars="200"/>
        <w:rPr>
          <w:rFonts w:asciiTheme="minorEastAsia" w:eastAsiaTheme="minorEastAsia" w:hAnsiTheme="minorEastAsia" w:cstheme="minorEastAsia" w:hint="eastAsia"/>
          <w:b/>
          <w:bCs/>
          <w:sz w:val="24"/>
          <w:szCs w:val="24"/>
        </w:rPr>
      </w:pPr>
      <w:bookmarkStart w:id="36" w:name="_Hlk72579427"/>
      <w:r>
        <w:rPr>
          <w:rFonts w:asciiTheme="minorEastAsia" w:eastAsiaTheme="minorEastAsia" w:hAnsiTheme="minorEastAsia" w:cstheme="minorEastAsia" w:hint="eastAsia"/>
          <w:b/>
          <w:bCs/>
          <w:sz w:val="24"/>
          <w:szCs w:val="24"/>
        </w:rPr>
        <w:t>（一）与“对通用条款的补充内容”章节相关的事项</w:t>
      </w:r>
    </w:p>
    <w:p>
      <w:pPr>
        <w:spacing w:line="276" w:lineRule="auto"/>
        <w:ind w:firstLine="420" w:firstLineChars="200"/>
        <w:jc w:val="left"/>
        <w:rPr>
          <w:rFonts w:asciiTheme="minorEastAsia" w:eastAsiaTheme="minorEastAsia" w:hAnsiTheme="minorEastAsia" w:cstheme="minorEastAsia" w:hint="eastAsia"/>
          <w:b w:val="0"/>
          <w:bCs/>
          <w:kern w:val="0"/>
          <w:sz w:val="24"/>
          <w:szCs w:val="24"/>
          <w:lang w:val="en-US" w:eastAsia="zh-CN"/>
        </w:rPr>
      </w:pPr>
      <w:r>
        <w:rPr>
          <w:rFonts w:asciiTheme="minorEastAsia" w:eastAsiaTheme="minorEastAsia" w:hAnsiTheme="minorEastAsia" w:cstheme="minorEastAsia" w:hint="eastAsia"/>
          <w:b w:val="0"/>
          <w:bCs/>
          <w:kern w:val="0"/>
          <w:sz w:val="24"/>
          <w:szCs w:val="24"/>
          <w:lang w:val="en-US" w:eastAsia="zh-CN"/>
        </w:rPr>
        <w:t>1、</w:t>
      </w:r>
      <w:r>
        <w:rPr>
          <w:rFonts w:asciiTheme="minorEastAsia" w:eastAsiaTheme="minorEastAsia" w:hAnsiTheme="minorEastAsia" w:cstheme="minorEastAsia" w:hint="eastAsia"/>
          <w:b w:val="0"/>
          <w:bCs/>
          <w:sz w:val="24"/>
          <w:szCs w:val="24"/>
          <w:highlight w:val="none"/>
          <w:lang w:eastAsia="zh-CN"/>
        </w:rPr>
        <w:t>中标供应商自主选择以支票、汇票、本票、保函等非现金形式缴纳或提交。履约保证金在中标人履行完成合同约定权利义务事项在合同期满之日起</w:t>
      </w:r>
      <w:r>
        <w:rPr>
          <w:rFonts w:asciiTheme="minorEastAsia" w:eastAsiaTheme="minorEastAsia" w:hAnsiTheme="minorEastAsia" w:cstheme="minorEastAsia" w:hint="eastAsia"/>
          <w:b w:val="0"/>
          <w:bCs/>
          <w:sz w:val="24"/>
          <w:szCs w:val="24"/>
          <w:highlight w:val="none"/>
          <w:lang w:val="en-US" w:eastAsia="zh-CN"/>
        </w:rPr>
        <w:t>60</w:t>
      </w:r>
      <w:r>
        <w:rPr>
          <w:rFonts w:asciiTheme="minorEastAsia" w:eastAsiaTheme="minorEastAsia" w:hAnsiTheme="minorEastAsia" w:cstheme="minorEastAsia" w:hint="eastAsia"/>
          <w:b w:val="0"/>
          <w:bCs/>
          <w:sz w:val="24"/>
          <w:szCs w:val="24"/>
          <w:highlight w:val="none"/>
          <w:lang w:eastAsia="zh-CN"/>
        </w:rPr>
        <w:t>日内按原方式退还，不计利息。采购人逾期退还履约保证金的，向中标人每日偿付履约保证金的</w:t>
      </w:r>
      <w:r>
        <w:rPr>
          <w:rFonts w:asciiTheme="minorEastAsia" w:eastAsiaTheme="minorEastAsia" w:hAnsiTheme="minorEastAsia" w:cstheme="minorEastAsia" w:hint="eastAsia"/>
          <w:b w:val="0"/>
          <w:bCs/>
          <w:sz w:val="24"/>
          <w:szCs w:val="24"/>
          <w:highlight w:val="none"/>
          <w:lang w:val="en-US" w:eastAsia="zh-CN"/>
        </w:rPr>
        <w:t>1</w:t>
      </w:r>
      <w:r>
        <w:rPr>
          <w:rFonts w:asciiTheme="minorEastAsia" w:eastAsiaTheme="minorEastAsia" w:hAnsiTheme="minorEastAsia" w:cstheme="minorEastAsia" w:hint="eastAsia"/>
          <w:b w:val="0"/>
          <w:bCs/>
          <w:sz w:val="24"/>
          <w:szCs w:val="24"/>
          <w:highlight w:val="none"/>
          <w:lang w:eastAsia="zh-CN"/>
        </w:rPr>
        <w:t>‰的利息。因中标人原因而未能达到本项目验收标准或验收不通过的，履约保证金不予退还。</w:t>
      </w:r>
    </w:p>
    <w:p>
      <w:pPr>
        <w:spacing w:line="276" w:lineRule="auto"/>
        <w:ind w:firstLine="420" w:firstLineChars="200"/>
        <w:jc w:val="left"/>
        <w:rPr>
          <w:rFonts w:asciiTheme="minorEastAsia" w:eastAsiaTheme="minorEastAsia" w:hAnsiTheme="minorEastAsia" w:cstheme="minorEastAsia" w:hint="eastAsia"/>
          <w:b/>
          <w:kern w:val="0"/>
          <w:sz w:val="24"/>
          <w:szCs w:val="24"/>
        </w:rPr>
      </w:pPr>
      <w:r>
        <w:rPr>
          <w:rFonts w:asciiTheme="minorEastAsia" w:eastAsiaTheme="minorEastAsia" w:hAnsiTheme="minorEastAsia" w:cstheme="minorEastAsia" w:hint="eastAsia"/>
          <w:b w:val="0"/>
          <w:bCs/>
          <w:kern w:val="0"/>
          <w:sz w:val="24"/>
          <w:szCs w:val="24"/>
          <w:lang w:val="en-US" w:eastAsia="zh-CN"/>
        </w:rPr>
        <w:t>2</w:t>
      </w:r>
      <w:r>
        <w:rPr>
          <w:rFonts w:asciiTheme="minorEastAsia" w:eastAsiaTheme="minorEastAsia" w:hAnsiTheme="minorEastAsia" w:cstheme="minorEastAsia" w:hint="eastAsia"/>
          <w:b w:val="0"/>
          <w:bCs/>
          <w:kern w:val="0"/>
          <w:sz w:val="24"/>
          <w:szCs w:val="24"/>
        </w:rPr>
        <w:t>、评标定标信息</w:t>
      </w:r>
    </w:p>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
          <w:sz w:val="24"/>
          <w:szCs w:val="24"/>
        </w:rPr>
        <w:t>非评定分离项目</w:t>
      </w:r>
    </w:p>
    <w:tbl>
      <w:tblPr>
        <w:tblStyle w:val="TableGrid"/>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39"/>
        <w:gridCol w:w="4480"/>
      </w:tblGrid>
      <w:tr>
        <w:tblPrEx>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76"/>
        </w:trPr>
        <w:tc>
          <w:tcPr>
            <w:tcW w:w="3939" w:type="dxa"/>
            <w:vAlign w:val="center"/>
          </w:tcPr>
          <w:p>
            <w:pPr>
              <w:jc w:val="center"/>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评标方法</w:t>
            </w:r>
          </w:p>
        </w:tc>
        <w:tc>
          <w:tcPr>
            <w:tcW w:w="4480" w:type="dxa"/>
            <w:vAlign w:val="center"/>
          </w:tcPr>
          <w:p>
            <w:pPr>
              <w:jc w:val="center"/>
              <w:rPr>
                <w:rFonts w:asciiTheme="minorEastAsia" w:eastAsiaTheme="minorEastAsia" w:hAnsiTheme="minorEastAsia" w:cstheme="minorEastAsia" w:hint="eastAsia"/>
                <w:b/>
                <w:bCs/>
                <w:sz w:val="24"/>
                <w:szCs w:val="24"/>
                <w:lang w:val="en-US" w:eastAsia="zh-CN"/>
              </w:rPr>
            </w:pPr>
            <w:r>
              <w:rPr>
                <w:rFonts w:asciiTheme="minorEastAsia" w:eastAsiaTheme="minorEastAsia" w:hAnsiTheme="minorEastAsia" w:cstheme="minorEastAsia" w:hint="eastAsia"/>
                <w:b/>
                <w:bCs/>
                <w:sz w:val="24"/>
                <w:szCs w:val="24"/>
              </w:rPr>
              <w:t>综合评分法</w:t>
            </w:r>
          </w:p>
        </w:tc>
      </w:tr>
      <w:tr>
        <w:tblPrEx>
          <w:tblW w:w="8419" w:type="dxa"/>
          <w:tblInd w:w="0" w:type="dxa"/>
          <w:tblLayout w:type="fixed"/>
          <w:tblCellMar>
            <w:top w:w="0" w:type="dxa"/>
            <w:left w:w="108" w:type="dxa"/>
            <w:bottom w:w="0" w:type="dxa"/>
            <w:right w:w="108" w:type="dxa"/>
          </w:tblCellMar>
        </w:tblPrEx>
        <w:trPr>
          <w:trHeight w:val="250"/>
        </w:trPr>
        <w:tc>
          <w:tcPr>
            <w:tcW w:w="393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候选中标供应商家数</w:t>
            </w:r>
          </w:p>
        </w:tc>
        <w:tc>
          <w:tcPr>
            <w:tcW w:w="4480" w:type="dxa"/>
            <w:vAlign w:val="center"/>
          </w:tcPr>
          <w:p>
            <w:pPr>
              <w:jc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1</w:t>
            </w:r>
          </w:p>
        </w:tc>
      </w:tr>
      <w:tr>
        <w:tblPrEx>
          <w:tblW w:w="8419" w:type="dxa"/>
          <w:tblInd w:w="0" w:type="dxa"/>
          <w:tblLayout w:type="fixed"/>
          <w:tblCellMar>
            <w:top w:w="0" w:type="dxa"/>
            <w:left w:w="108" w:type="dxa"/>
            <w:bottom w:w="0" w:type="dxa"/>
            <w:right w:w="108" w:type="dxa"/>
          </w:tblCellMar>
        </w:tblPrEx>
        <w:trPr>
          <w:trHeight w:val="258"/>
        </w:trPr>
        <w:tc>
          <w:tcPr>
            <w:tcW w:w="3939"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中标供应商家数</w:t>
            </w:r>
          </w:p>
        </w:tc>
        <w:tc>
          <w:tcPr>
            <w:tcW w:w="4480" w:type="dxa"/>
            <w:vAlign w:val="center"/>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w:t>
            </w:r>
          </w:p>
        </w:tc>
      </w:tr>
    </w:tbl>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（二）其他事项</w:t>
      </w:r>
      <w:bookmarkEnd w:id="36"/>
    </w:p>
    <w:p>
      <w:pPr>
        <w:ind w:firstLine="420" w:firstLineChars="200"/>
        <w:rPr>
          <w:rFonts w:asciiTheme="minorEastAsia" w:eastAsiaTheme="minorEastAsia" w:hAnsiTheme="minorEastAsia" w:cstheme="minorEastAsia" w:hint="eastAsia"/>
          <w:b/>
          <w:bCs/>
          <w:sz w:val="24"/>
          <w:szCs w:val="24"/>
          <w:lang w:val="en-US" w:eastAsia="zh-CN"/>
        </w:rPr>
      </w:pPr>
      <w:r>
        <w:rPr>
          <w:rFonts w:asciiTheme="minorEastAsia" w:eastAsiaTheme="minorEastAsia" w:hAnsiTheme="minorEastAsia" w:cstheme="minorEastAsia" w:hint="eastAsia"/>
          <w:b/>
          <w:bCs/>
          <w:sz w:val="24"/>
          <w:szCs w:val="24"/>
        </w:rPr>
        <w:t>1、</w:t>
      </w:r>
      <w:r>
        <w:rPr>
          <w:rFonts w:asciiTheme="minorEastAsia" w:eastAsiaTheme="minorEastAsia" w:hAnsiTheme="minorEastAsia" w:cstheme="minorEastAsia" w:hint="eastAsia"/>
          <w:b/>
          <w:bCs/>
          <w:sz w:val="24"/>
          <w:szCs w:val="24"/>
          <w:lang w:val="en-US" w:eastAsia="zh-CN"/>
        </w:rPr>
        <w:t>关于享受</w:t>
      </w:r>
      <w:r>
        <w:rPr>
          <w:rFonts w:asciiTheme="minorEastAsia" w:eastAsiaTheme="minorEastAsia" w:hAnsiTheme="minorEastAsia" w:cstheme="minorEastAsia" w:hint="eastAsia"/>
          <w:b/>
          <w:bCs/>
          <w:sz w:val="24"/>
          <w:szCs w:val="24"/>
        </w:rPr>
        <w:t>优惠政策的主体</w:t>
      </w:r>
      <w:r>
        <w:rPr>
          <w:rFonts w:asciiTheme="minorEastAsia" w:eastAsiaTheme="minorEastAsia" w:hAnsiTheme="minorEastAsia" w:cstheme="minorEastAsia" w:hint="eastAsia"/>
          <w:b/>
          <w:bCs/>
          <w:sz w:val="24"/>
          <w:szCs w:val="24"/>
          <w:lang w:eastAsia="zh-CN"/>
        </w:rPr>
        <w:t>、</w:t>
      </w:r>
      <w:r>
        <w:rPr>
          <w:rFonts w:asciiTheme="minorEastAsia" w:eastAsiaTheme="minorEastAsia" w:hAnsiTheme="minorEastAsia" w:cstheme="minorEastAsia" w:hint="eastAsia"/>
          <w:b/>
          <w:bCs/>
          <w:sz w:val="24"/>
          <w:szCs w:val="24"/>
        </w:rPr>
        <w:t>价格扣除比例</w:t>
      </w:r>
      <w:r>
        <w:rPr>
          <w:rFonts w:asciiTheme="minorEastAsia" w:eastAsiaTheme="minorEastAsia" w:hAnsiTheme="minorEastAsia" w:cstheme="minorEastAsia" w:hint="eastAsia"/>
          <w:b/>
          <w:bCs/>
          <w:sz w:val="24"/>
          <w:szCs w:val="24"/>
          <w:lang w:val="en-US" w:eastAsia="zh-CN"/>
        </w:rPr>
        <w:t>及采购标的所属行业</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lang w:val="en-US" w:eastAsia="zh-CN"/>
        </w:rPr>
        <w:t>1</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lang w:val="en-US" w:eastAsia="zh-CN"/>
        </w:rPr>
        <w:t>非专门面向中小企业采购的项目，应执行价格扣除比例：</w:t>
      </w:r>
      <w:r>
        <w:rPr>
          <w:rFonts w:asciiTheme="minorEastAsia" w:eastAsiaTheme="minorEastAsia" w:hAnsiTheme="minorEastAsia" w:cstheme="minorEastAsia" w:hint="eastAsia"/>
          <w:sz w:val="24"/>
          <w:szCs w:val="24"/>
        </w:rPr>
        <w:t>投标人提供的货物（以招标文件用户需求书“货物清单明细”的“货物名称”一栏为准）全部均由优惠主体制造，则对其投标总价给予</w:t>
      </w:r>
      <w:r>
        <w:rPr>
          <w:rFonts w:asciiTheme="minorEastAsia" w:eastAsiaTheme="minorEastAsia" w:hAnsiTheme="minorEastAsia" w:cstheme="minorEastAsia" w:hint="eastAsia"/>
          <w:color w:val="FF0000"/>
          <w:sz w:val="24"/>
          <w:szCs w:val="24"/>
          <w:u w:val="single"/>
        </w:rPr>
        <w:t xml:space="preserve"> </w:t>
      </w:r>
      <w:r>
        <w:rPr>
          <w:rFonts w:asciiTheme="minorEastAsia" w:eastAsiaTheme="minorEastAsia" w:hAnsiTheme="minorEastAsia" w:cstheme="minorEastAsia" w:hint="eastAsia"/>
          <w:color w:val="FF0000"/>
          <w:sz w:val="24"/>
          <w:szCs w:val="24"/>
          <w:u w:val="single"/>
          <w:lang w:val="en-US" w:eastAsia="zh-CN"/>
        </w:rPr>
        <w:t xml:space="preserve">10 </w:t>
      </w:r>
      <w:r>
        <w:rPr>
          <w:rFonts w:asciiTheme="minorEastAsia" w:eastAsiaTheme="minorEastAsia" w:hAnsiTheme="minorEastAsia" w:cstheme="minorEastAsia" w:hint="eastAsia"/>
          <w:color w:val="FF0000"/>
          <w:sz w:val="24"/>
          <w:szCs w:val="24"/>
          <w:u w:val="none"/>
        </w:rPr>
        <w:t>%</w:t>
      </w:r>
      <w:r>
        <w:rPr>
          <w:rFonts w:asciiTheme="minorEastAsia" w:eastAsiaTheme="minorEastAsia" w:hAnsiTheme="minorEastAsia" w:cstheme="minorEastAsia" w:hint="eastAsia"/>
          <w:sz w:val="24"/>
          <w:szCs w:val="24"/>
        </w:rPr>
        <w:t>的扣除，用扣除后的价格参与评审。满足多项优惠政策的</w:t>
      </w:r>
      <w:r>
        <w:rPr>
          <w:rFonts w:asciiTheme="minorEastAsia" w:eastAsiaTheme="minorEastAsia" w:hAnsiTheme="minorEastAsia" w:cstheme="minorEastAsia" w:hint="eastAsia"/>
          <w:sz w:val="24"/>
          <w:szCs w:val="24"/>
          <w:lang w:val="en-US" w:eastAsia="zh-CN"/>
        </w:rPr>
        <w:t>供应商</w:t>
      </w:r>
      <w:r>
        <w:rPr>
          <w:rFonts w:asciiTheme="minorEastAsia" w:eastAsiaTheme="minorEastAsia" w:hAnsiTheme="minorEastAsia" w:cstheme="minorEastAsia" w:hint="eastAsia"/>
          <w:sz w:val="24"/>
          <w:szCs w:val="24"/>
        </w:rPr>
        <w:t>，不重复享受多项价格扣除政策。</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sz w:val="24"/>
          <w:szCs w:val="24"/>
        </w:rPr>
        <w:t>）</w:t>
      </w:r>
      <w:bookmarkStart w:id="37" w:name="_Hlk71970739"/>
      <w:r>
        <w:rPr>
          <w:rFonts w:asciiTheme="minorEastAsia" w:eastAsiaTheme="minorEastAsia" w:hAnsiTheme="minorEastAsia" w:cstheme="minorEastAsia" w:hint="eastAsia"/>
          <w:sz w:val="24"/>
          <w:szCs w:val="24"/>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4"/>
          <w:szCs w:val="24"/>
        </w:rPr>
        <w:t>《中小企业声明函》中相关企业所属行业应当与采购标的所属行业相一致。</w:t>
      </w:r>
      <w:r>
        <w:rPr>
          <w:rFonts w:asciiTheme="minorEastAsia" w:eastAsiaTheme="minorEastAsia" w:hAnsiTheme="minorEastAsia" w:cstheme="minorEastAsia" w:hint="eastAsia"/>
          <w:sz w:val="24"/>
          <w:szCs w:val="24"/>
        </w:rPr>
        <w:t>本项目采购标的（货物）对应的中小企业划分标准所属行业为</w:t>
      </w:r>
      <w:r>
        <w:rPr>
          <w:rFonts w:asciiTheme="minorEastAsia" w:eastAsiaTheme="minorEastAsia" w:hAnsiTheme="minorEastAsia" w:cstheme="minorEastAsia" w:hint="eastAsia"/>
          <w:color w:val="FF0000"/>
          <w:sz w:val="24"/>
          <w:szCs w:val="24"/>
          <w:u w:val="single"/>
        </w:rPr>
        <w:t xml:space="preserve"> </w:t>
      </w:r>
      <w:r>
        <w:rPr>
          <w:rFonts w:asciiTheme="minorEastAsia" w:eastAsiaTheme="minorEastAsia" w:hAnsiTheme="minorEastAsia" w:cstheme="minorEastAsia" w:hint="eastAsia"/>
          <w:b/>
          <w:bCs/>
          <w:color w:val="FF0000"/>
          <w:sz w:val="24"/>
          <w:szCs w:val="24"/>
          <w:u w:val="single"/>
          <w:lang w:val="en-US" w:eastAsia="zh-CN"/>
        </w:rPr>
        <w:t>工</w:t>
      </w:r>
      <w:r>
        <w:rPr>
          <w:rFonts w:asciiTheme="minorEastAsia" w:eastAsiaTheme="minorEastAsia" w:hAnsiTheme="minorEastAsia" w:cstheme="minorEastAsia" w:hint="eastAsia"/>
          <w:color w:val="FF0000"/>
          <w:sz w:val="24"/>
          <w:szCs w:val="24"/>
          <w:u w:val="single"/>
          <w:lang w:val="en-US" w:eastAsia="zh-CN"/>
        </w:rPr>
        <w:t xml:space="preserve"> </w:t>
      </w:r>
      <w:r>
        <w:rPr>
          <w:rFonts w:asciiTheme="minorEastAsia" w:eastAsiaTheme="minorEastAsia" w:hAnsiTheme="minorEastAsia" w:cstheme="minorEastAsia" w:hint="eastAsia"/>
          <w:sz w:val="24"/>
          <w:szCs w:val="24"/>
        </w:rPr>
        <w:t>业。</w:t>
      </w:r>
      <w:bookmarkEnd w:id="37"/>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sz w:val="24"/>
          <w:szCs w:val="24"/>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投标文件组成要求及格式”中“投标人情况及资格证明文件”章节提供的格式）。</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4</w:t>
      </w:r>
      <w:r>
        <w:rPr>
          <w:rFonts w:asciiTheme="minorEastAsia" w:eastAsiaTheme="minorEastAsia" w:hAnsiTheme="minorEastAsia" w:cstheme="minorEastAsia" w:hint="eastAsia"/>
          <w:sz w:val="24"/>
          <w:szCs w:val="24"/>
        </w:rPr>
        <w:t>）享受价格扣除获得政府采购合同的，小微企业不得将合同分包给大中型企业。</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2、关于政府采购订单融资政策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Theme="minorEastAsia" w:eastAsiaTheme="minorEastAsia" w:hAnsiTheme="minorEastAsia" w:cstheme="minorEastAsia" w:hint="eastAsia"/>
          <w:color w:val="FF0000"/>
          <w:sz w:val="24"/>
          <w:szCs w:val="24"/>
        </w:rPr>
      </w:pPr>
      <w:r>
        <w:rPr>
          <w:rFonts w:asciiTheme="minorEastAsia" w:eastAsiaTheme="minorEastAsia" w:hAnsiTheme="minorEastAsia" w:cstheme="minorEastAsia" w:hint="eastAsia"/>
          <w:color w:val="FF0000"/>
          <w:sz w:val="24"/>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asciiTheme="minorEastAsia" w:eastAsiaTheme="minorEastAsia" w:hAnsiTheme="minorEastAsia" w:cstheme="minorEastAsia" w:hint="eastAsia"/>
          <w:color w:val="FF0000"/>
          <w:sz w:val="24"/>
          <w:szCs w:val="24"/>
          <w:lang w:eastAsia="zh-CN"/>
        </w:rPr>
        <w:t>。</w:t>
      </w:r>
      <w:r>
        <w:rPr>
          <w:rFonts w:asciiTheme="minorEastAsia" w:eastAsiaTheme="minorEastAsia" w:hAnsiTheme="minorEastAsia" w:cstheme="minorEastAsia" w:hint="eastAsia"/>
          <w:color w:val="FF0000"/>
          <w:sz w:val="24"/>
          <w:szCs w:val="24"/>
        </w:rPr>
        <w:t>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asciiTheme="minorEastAsia" w:eastAsiaTheme="minorEastAsia" w:hAnsiTheme="minorEastAsia" w:cstheme="minorEastAsia" w:hint="eastAsia"/>
          <w:b/>
          <w:bCs/>
          <w:color w:val="FF0000"/>
          <w:sz w:val="24"/>
          <w:szCs w:val="24"/>
        </w:rPr>
        <w:t>3、</w:t>
      </w:r>
      <w:bookmarkStart w:id="38" w:name="_Hlk76855768"/>
      <w:bookmarkStart w:id="39" w:name="_Hlk72594729"/>
      <w:r>
        <w:rPr>
          <w:rFonts w:asciiTheme="minorEastAsia" w:eastAsiaTheme="minorEastAsia" w:hAnsiTheme="minorEastAsia" w:cstheme="minorEastAsia" w:hint="eastAsia"/>
          <w:b/>
          <w:bCs/>
          <w:color w:val="FF0000"/>
          <w:sz w:val="24"/>
          <w:szCs w:val="24"/>
        </w:rPr>
        <w:t>本项目不向中标供应商收取代理服务费。</w:t>
      </w:r>
    </w:p>
    <w:p>
      <w:pPr>
        <w:pStyle w:val="BodyText2"/>
        <w:rPr>
          <w:b/>
        </w:rPr>
      </w:pPr>
      <w:bookmarkEnd w:id="38"/>
      <w:bookmarkEnd w:id="39"/>
    </w:p>
    <w:p>
      <w:pPr>
        <w:pStyle w:val="BodyText2"/>
        <w:rPr>
          <w:b/>
        </w:rPr>
        <w:sectPr>
          <w:pgSz w:w="11907" w:h="16840"/>
          <w:pgMar w:top="1440" w:right="1797" w:bottom="1440" w:left="1797" w:header="851" w:footer="992" w:gutter="0"/>
          <w:cols w:num="1" w:space="425"/>
          <w:titlePg/>
          <w:docGrid w:linePitch="462" w:charSpace="0"/>
        </w:sectPr>
      </w:pPr>
    </w:p>
    <w:p>
      <w:pPr>
        <w:pStyle w:val="Heading2"/>
        <w:rPr>
          <w:sz w:val="28"/>
          <w:szCs w:val="28"/>
        </w:rPr>
      </w:pPr>
      <w:bookmarkEnd w:id="35"/>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24"/>
        <w:gridCol w:w="2229"/>
        <w:gridCol w:w="3532"/>
        <w:gridCol w:w="2355"/>
      </w:tblGrid>
      <w:tr>
        <w:tblPrEx>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524" w:type="dxa"/>
            <w:vAlign w:val="center"/>
          </w:tcPr>
          <w:p>
            <w:pPr>
              <w:jc w:val="center"/>
              <w:rPr>
                <w:b/>
                <w:bCs w:val="0"/>
                <w:sz w:val="24"/>
                <w:szCs w:val="24"/>
              </w:rPr>
            </w:pPr>
            <w:r>
              <w:rPr>
                <w:rFonts w:hint="eastAsia"/>
                <w:b/>
                <w:bCs w:val="0"/>
                <w:sz w:val="24"/>
                <w:szCs w:val="24"/>
              </w:rPr>
              <w:t>序号</w:t>
            </w:r>
          </w:p>
        </w:tc>
        <w:tc>
          <w:tcPr>
            <w:tcW w:w="2229" w:type="dxa"/>
            <w:vAlign w:val="center"/>
          </w:tcPr>
          <w:p>
            <w:pPr>
              <w:jc w:val="center"/>
              <w:rPr>
                <w:b/>
                <w:bCs w:val="0"/>
                <w:sz w:val="24"/>
                <w:szCs w:val="24"/>
              </w:rPr>
            </w:pPr>
            <w:r>
              <w:rPr>
                <w:rFonts w:hint="eastAsia"/>
                <w:b/>
                <w:bCs w:val="0"/>
                <w:sz w:val="24"/>
                <w:szCs w:val="24"/>
              </w:rPr>
              <w:t>采购计划编号</w:t>
            </w:r>
          </w:p>
        </w:tc>
        <w:tc>
          <w:tcPr>
            <w:tcW w:w="3532" w:type="dxa"/>
            <w:vAlign w:val="center"/>
          </w:tcPr>
          <w:p>
            <w:pPr>
              <w:jc w:val="center"/>
              <w:rPr>
                <w:b/>
                <w:bCs w:val="0"/>
                <w:sz w:val="24"/>
                <w:szCs w:val="24"/>
              </w:rPr>
            </w:pPr>
            <w:r>
              <w:rPr>
                <w:rFonts w:hint="eastAsia"/>
                <w:b/>
                <w:bCs w:val="0"/>
                <w:sz w:val="24"/>
                <w:szCs w:val="24"/>
              </w:rPr>
              <w:t>采购项目名称</w:t>
            </w:r>
          </w:p>
        </w:tc>
        <w:tc>
          <w:tcPr>
            <w:tcW w:w="2355" w:type="dxa"/>
            <w:vAlign w:val="center"/>
          </w:tcPr>
          <w:p>
            <w:pPr>
              <w:jc w:val="center"/>
              <w:rPr>
                <w:b/>
                <w:bCs w:val="0"/>
                <w:color w:val="FF0000"/>
                <w:sz w:val="24"/>
                <w:szCs w:val="24"/>
              </w:rPr>
            </w:pPr>
            <w:r>
              <w:rPr>
                <w:rFonts w:hint="eastAsia"/>
                <w:b/>
                <w:bCs w:val="0"/>
                <w:color w:val="FF0000"/>
                <w:sz w:val="24"/>
                <w:szCs w:val="24"/>
              </w:rPr>
              <w:t>财政预算限额（元）</w:t>
            </w:r>
          </w:p>
        </w:tc>
      </w:tr>
      <w:tr>
        <w:tblPrEx>
          <w:tblW w:w="8640" w:type="dxa"/>
          <w:jc w:val="center"/>
          <w:tblLayout w:type="fixed"/>
          <w:tblCellMar>
            <w:top w:w="0" w:type="dxa"/>
            <w:left w:w="108" w:type="dxa"/>
            <w:bottom w:w="0" w:type="dxa"/>
            <w:right w:w="108" w:type="dxa"/>
          </w:tblCellMar>
        </w:tblPrEx>
        <w:trPr>
          <w:trHeight w:val="1012"/>
          <w:jc w:val="center"/>
        </w:trPr>
        <w:tc>
          <w:tcPr>
            <w:tcW w:w="524" w:type="dxa"/>
            <w:vAlign w:val="center"/>
          </w:tcPr>
          <w:p>
            <w:pPr>
              <w:jc w:val="center"/>
              <w:rPr>
                <w:bCs/>
                <w:color w:val="auto"/>
                <w:sz w:val="24"/>
                <w:szCs w:val="24"/>
              </w:rPr>
            </w:pPr>
            <w:r>
              <w:rPr>
                <w:rFonts w:hint="eastAsia"/>
                <w:bCs/>
                <w:color w:val="auto"/>
                <w:sz w:val="24"/>
                <w:szCs w:val="24"/>
              </w:rPr>
              <w:t>1</w:t>
            </w:r>
          </w:p>
        </w:tc>
        <w:tc>
          <w:tcPr>
            <w:tcW w:w="2229" w:type="dxa"/>
            <w:vAlign w:val="center"/>
          </w:tcPr>
          <w:p>
            <w:pPr>
              <w:jc w:val="center"/>
              <w:rPr>
                <w:b w:val="0"/>
                <w:bCs/>
                <w:color w:val="auto"/>
                <w:sz w:val="24"/>
                <w:szCs w:val="24"/>
              </w:rPr>
            </w:pPr>
            <w:r>
              <w:rPr>
                <w:b w:val="0"/>
                <w:bCs/>
                <w:color w:val="auto"/>
                <w:sz w:val="24"/>
                <w:szCs w:val="24"/>
              </w:rPr>
              <w:t>PLAN-2024-440307000-022010-15348</w:t>
            </w:r>
          </w:p>
        </w:tc>
        <w:tc>
          <w:tcPr>
            <w:tcW w:w="3532" w:type="dxa"/>
            <w:vAlign w:val="center"/>
          </w:tcPr>
          <w:p>
            <w:pPr>
              <w:jc w:val="center"/>
              <w:rPr>
                <w:b w:val="0"/>
                <w:bCs/>
                <w:color w:val="auto"/>
                <w:sz w:val="24"/>
                <w:szCs w:val="24"/>
              </w:rPr>
            </w:pPr>
            <w:r>
              <w:rPr>
                <w:rFonts w:hint="eastAsia"/>
                <w:b w:val="0"/>
                <w:bCs/>
                <w:color w:val="auto"/>
                <w:sz w:val="24"/>
                <w:szCs w:val="24"/>
                <w:lang w:val="en-US" w:eastAsia="zh-CN"/>
              </w:rPr>
              <w:t>龙岗区第四人民医院监护仪设备采购</w:t>
            </w:r>
          </w:p>
        </w:tc>
        <w:tc>
          <w:tcPr>
            <w:tcW w:w="2355" w:type="dxa"/>
            <w:vAlign w:val="center"/>
          </w:tcPr>
          <w:p>
            <w:pPr>
              <w:jc w:val="center"/>
              <w:rPr>
                <w:rFonts w:hint="default"/>
                <w:bCs/>
                <w:color w:val="auto"/>
                <w:sz w:val="24"/>
                <w:szCs w:val="24"/>
                <w:lang w:val="en-US"/>
              </w:rPr>
            </w:pPr>
            <w:r>
              <w:rPr>
                <w:rFonts w:hint="default"/>
                <w:bCs/>
                <w:color w:val="auto"/>
                <w:sz w:val="24"/>
                <w:szCs w:val="24"/>
                <w:lang w:val="en-US"/>
              </w:rPr>
              <w:t>1680000.00</w:t>
            </w:r>
          </w:p>
        </w:tc>
      </w:tr>
    </w:tbl>
    <w:p>
      <w:pPr>
        <w:rPr>
          <w:rFonts w:ascii="宋体" w:hAnsi="宋体"/>
          <w:b/>
          <w:color w:val="FF0000"/>
          <w:szCs w:val="21"/>
        </w:rPr>
      </w:pPr>
    </w:p>
    <w:p>
      <w:pPr>
        <w:rPr>
          <w:rFonts w:ascii="宋体" w:hAnsi="宋体"/>
          <w:b/>
          <w:color w:val="FF0000"/>
          <w:szCs w:val="21"/>
        </w:rPr>
      </w:pPr>
    </w:p>
    <w:p>
      <w:pPr>
        <w:pStyle w:val="Heading2"/>
        <w:numPr>
          <w:ilvl w:val="0"/>
          <w:numId w:val="7"/>
        </w:numPr>
        <w:spacing w:before="120" w:beforeLines="50" w:after="120" w:afterLines="50"/>
        <w:rPr>
          <w:rFonts w:hint="eastAsia"/>
          <w:szCs w:val="24"/>
        </w:rPr>
      </w:pPr>
      <w:bookmarkStart w:id="40" w:name="_Hlk72073432"/>
      <w:bookmarkStart w:id="41" w:name="_Hlk72258617"/>
      <w:r>
        <w:rPr>
          <w:rFonts w:hint="eastAsia"/>
          <w:szCs w:val="24"/>
        </w:rPr>
        <w:t>货物</w:t>
      </w:r>
      <w:r>
        <w:rPr>
          <w:rFonts w:hint="eastAsia"/>
          <w:szCs w:val="24"/>
          <w:lang w:val="en-US" w:eastAsia="zh-CN"/>
        </w:rPr>
        <w:t>清单</w:t>
      </w:r>
      <w:r>
        <w:rPr>
          <w:rFonts w:hint="eastAsia"/>
          <w:szCs w:val="24"/>
        </w:rPr>
        <w:t>明细</w:t>
      </w:r>
      <w:bookmarkEnd w:id="40"/>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7"/>
        <w:gridCol w:w="1376"/>
        <w:gridCol w:w="1701"/>
        <w:gridCol w:w="684"/>
        <w:gridCol w:w="564"/>
        <w:gridCol w:w="1430"/>
        <w:gridCol w:w="1215"/>
        <w:gridCol w:w="1099"/>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999"/>
          <w:jc w:val="center"/>
        </w:trPr>
        <w:tc>
          <w:tcPr>
            <w:tcW w:w="268"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序号</w:t>
            </w:r>
          </w:p>
        </w:tc>
        <w:tc>
          <w:tcPr>
            <w:tcW w:w="776"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采购计划编号</w:t>
            </w:r>
          </w:p>
        </w:tc>
        <w:tc>
          <w:tcPr>
            <w:tcW w:w="1002"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货物名称（标的名称）</w:t>
            </w:r>
          </w:p>
        </w:tc>
        <w:tc>
          <w:tcPr>
            <w:tcW w:w="406"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数量</w:t>
            </w:r>
          </w:p>
        </w:tc>
        <w:tc>
          <w:tcPr>
            <w:tcW w:w="336"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单位</w:t>
            </w:r>
          </w:p>
        </w:tc>
        <w:tc>
          <w:tcPr>
            <w:tcW w:w="843" w:type="pct"/>
            <w:vAlign w:val="center"/>
          </w:tcPr>
          <w:p>
            <w:pPr>
              <w:jc w:val="center"/>
              <w:rPr>
                <w:rFonts w:asciiTheme="minorEastAsia" w:eastAsiaTheme="minorEastAsia" w:hAnsiTheme="minorEastAsia" w:cstheme="minorEastAsia" w:hint="eastAsia"/>
                <w:b/>
                <w:bCs w:val="0"/>
                <w:sz w:val="24"/>
                <w:szCs w:val="24"/>
                <w:lang w:val="en-US" w:eastAsia="zh-CN"/>
              </w:rPr>
            </w:pPr>
            <w:r>
              <w:rPr>
                <w:rFonts w:asciiTheme="minorEastAsia" w:eastAsiaTheme="minorEastAsia" w:hAnsiTheme="minorEastAsia" w:cstheme="minorEastAsia" w:hint="eastAsia"/>
                <w:b/>
                <w:bCs w:val="0"/>
                <w:sz w:val="24"/>
                <w:szCs w:val="24"/>
                <w:lang w:val="en-US" w:eastAsia="zh-CN"/>
              </w:rPr>
              <w:t>预算单价（万元）</w:t>
            </w:r>
          </w:p>
        </w:tc>
        <w:tc>
          <w:tcPr>
            <w:tcW w:w="717" w:type="pct"/>
            <w:vAlign w:val="center"/>
          </w:tcPr>
          <w:p>
            <w:pPr>
              <w:jc w:val="center"/>
              <w:rPr>
                <w:rFonts w:asciiTheme="minorEastAsia" w:eastAsiaTheme="minorEastAsia" w:hAnsiTheme="minorEastAsia" w:cstheme="minorEastAsia" w:hint="eastAsia"/>
                <w:b/>
                <w:bCs w:val="0"/>
                <w:sz w:val="24"/>
                <w:szCs w:val="24"/>
                <w:lang w:val="en-US" w:eastAsia="zh-CN"/>
              </w:rPr>
            </w:pPr>
            <w:r>
              <w:rPr>
                <w:rFonts w:asciiTheme="minorEastAsia" w:eastAsiaTheme="minorEastAsia" w:hAnsiTheme="minorEastAsia" w:cstheme="minorEastAsia" w:hint="eastAsia"/>
                <w:b/>
                <w:bCs w:val="0"/>
                <w:sz w:val="24"/>
                <w:szCs w:val="24"/>
                <w:lang w:val="en-US" w:eastAsia="zh-CN"/>
              </w:rPr>
              <w:t>预算总额（万元）</w:t>
            </w:r>
          </w:p>
        </w:tc>
        <w:tc>
          <w:tcPr>
            <w:tcW w:w="649" w:type="pct"/>
            <w:vAlign w:val="center"/>
          </w:tcPr>
          <w:p>
            <w:pPr>
              <w:jc w:val="center"/>
              <w:rPr>
                <w:rFonts w:asciiTheme="minorEastAsia" w:eastAsiaTheme="minorEastAsia" w:hAnsiTheme="minorEastAsia" w:cstheme="minorEastAsia" w:hint="eastAsia"/>
                <w:b/>
                <w:bCs w:val="0"/>
                <w:color w:val="FF0000"/>
                <w:sz w:val="24"/>
                <w:szCs w:val="24"/>
              </w:rPr>
            </w:pPr>
            <w:r>
              <w:rPr>
                <w:rFonts w:asciiTheme="minorEastAsia" w:eastAsiaTheme="minorEastAsia" w:hAnsiTheme="minorEastAsia" w:cstheme="minorEastAsia" w:hint="eastAsia"/>
                <w:b/>
                <w:bCs w:val="0"/>
                <w:color w:val="FF0000"/>
                <w:sz w:val="24"/>
                <w:szCs w:val="24"/>
              </w:rPr>
              <w:t>备注</w:t>
            </w:r>
          </w:p>
        </w:tc>
      </w:tr>
      <w:tr>
        <w:tblPrEx>
          <w:tblW w:w="4998" w:type="pct"/>
          <w:jc w:val="center"/>
          <w:tblCellMar>
            <w:top w:w="0" w:type="dxa"/>
            <w:left w:w="108" w:type="dxa"/>
            <w:bottom w:w="0" w:type="dxa"/>
            <w:right w:w="108" w:type="dxa"/>
          </w:tblCellMar>
        </w:tblPrEx>
        <w:trPr>
          <w:trHeight w:val="1147"/>
          <w:jc w:val="center"/>
        </w:trPr>
        <w:tc>
          <w:tcPr>
            <w:tcW w:w="268" w:type="pct"/>
            <w:vAlign w:val="center"/>
          </w:tcPr>
          <w:p>
            <w:pPr>
              <w:jc w:val="center"/>
              <w:rPr>
                <w:rFonts w:hint="eastAsia"/>
                <w:b w:val="0"/>
                <w:bCs/>
                <w:color w:val="auto"/>
                <w:sz w:val="24"/>
                <w:szCs w:val="24"/>
                <w:lang w:val="en-US" w:eastAsia="zh-CN"/>
              </w:rPr>
            </w:pPr>
            <w:r>
              <w:rPr>
                <w:rFonts w:hint="eastAsia"/>
                <w:b w:val="0"/>
                <w:bCs/>
                <w:color w:val="auto"/>
                <w:sz w:val="24"/>
                <w:szCs w:val="24"/>
                <w:lang w:val="en-US" w:eastAsia="zh-CN"/>
              </w:rPr>
              <w:t>1</w:t>
            </w:r>
          </w:p>
        </w:tc>
        <w:tc>
          <w:tcPr>
            <w:tcW w:w="776" w:type="pct"/>
            <w:vMerge w:val="restart"/>
            <w:vAlign w:val="center"/>
          </w:tcPr>
          <w:p>
            <w:pPr>
              <w:jc w:val="center"/>
              <w:rPr>
                <w:rFonts w:hint="eastAsia"/>
                <w:b w:val="0"/>
                <w:bCs/>
                <w:color w:val="auto"/>
                <w:sz w:val="24"/>
                <w:szCs w:val="24"/>
                <w:lang w:val="en-US" w:eastAsia="zh-CN"/>
              </w:rPr>
            </w:pPr>
            <w:r>
              <w:rPr>
                <w:b w:val="0"/>
                <w:bCs/>
                <w:color w:val="auto"/>
                <w:sz w:val="24"/>
                <w:szCs w:val="24"/>
              </w:rPr>
              <w:t>PLAN-2024-440307000-022010-15348</w:t>
            </w:r>
          </w:p>
        </w:tc>
        <w:tc>
          <w:tcPr>
            <w:tcW w:w="1002" w:type="pct"/>
            <w:vAlign w:val="center"/>
          </w:tcPr>
          <w:p>
            <w:pPr>
              <w:jc w:val="center"/>
              <w:rPr>
                <w:rFonts w:hint="eastAsia"/>
                <w:b w:val="0"/>
                <w:bCs/>
                <w:color w:val="auto"/>
                <w:sz w:val="24"/>
                <w:szCs w:val="24"/>
                <w:lang w:val="en-US" w:eastAsia="zh-CN"/>
              </w:rPr>
            </w:pPr>
            <w:r>
              <w:rPr>
                <w:rFonts w:hint="eastAsia"/>
                <w:b w:val="0"/>
                <w:bCs/>
                <w:color w:val="auto"/>
                <w:sz w:val="24"/>
                <w:szCs w:val="24"/>
                <w:lang w:val="en-US" w:eastAsia="zh-CN"/>
              </w:rPr>
              <w:t>除颤监护仪</w:t>
            </w:r>
          </w:p>
        </w:tc>
        <w:tc>
          <w:tcPr>
            <w:tcW w:w="406" w:type="pct"/>
            <w:vAlign w:val="center"/>
          </w:tcPr>
          <w:p>
            <w:pPr>
              <w:jc w:val="center"/>
              <w:rPr>
                <w:rFonts w:hint="eastAsia"/>
                <w:b w:val="0"/>
                <w:bCs/>
                <w:color w:val="auto"/>
                <w:sz w:val="24"/>
                <w:szCs w:val="24"/>
                <w:lang w:val="en-US" w:eastAsia="zh-CN"/>
              </w:rPr>
            </w:pPr>
            <w:r>
              <w:rPr>
                <w:rFonts w:hint="eastAsia"/>
                <w:b w:val="0"/>
                <w:bCs/>
                <w:color w:val="auto"/>
                <w:sz w:val="24"/>
                <w:szCs w:val="24"/>
                <w:lang w:val="en-US" w:eastAsia="zh-CN"/>
              </w:rPr>
              <w:t>1</w:t>
            </w:r>
          </w:p>
        </w:tc>
        <w:tc>
          <w:tcPr>
            <w:tcW w:w="336" w:type="pct"/>
            <w:vAlign w:val="center"/>
          </w:tcPr>
          <w:p>
            <w:pPr>
              <w:jc w:val="center"/>
              <w:rPr>
                <w:rFonts w:hint="eastAsia"/>
                <w:b w:val="0"/>
                <w:bCs/>
                <w:color w:val="auto"/>
                <w:sz w:val="24"/>
                <w:szCs w:val="24"/>
                <w:lang w:val="en-US" w:eastAsia="zh-CN"/>
              </w:rPr>
            </w:pPr>
            <w:r>
              <w:rPr>
                <w:rFonts w:hint="eastAsia"/>
                <w:b w:val="0"/>
                <w:bCs/>
                <w:color w:val="auto"/>
                <w:sz w:val="24"/>
                <w:szCs w:val="24"/>
                <w:lang w:val="en-US" w:eastAsia="zh-CN"/>
              </w:rPr>
              <w:t>套</w:t>
            </w:r>
          </w:p>
        </w:tc>
        <w:tc>
          <w:tcPr>
            <w:tcW w:w="843" w:type="pct"/>
            <w:vAlign w:val="center"/>
          </w:tcPr>
          <w:p>
            <w:pPr>
              <w:jc w:val="center"/>
              <w:rPr>
                <w:rFonts w:hint="default"/>
                <w:b w:val="0"/>
                <w:bCs/>
                <w:color w:val="auto"/>
                <w:sz w:val="24"/>
                <w:szCs w:val="24"/>
                <w:lang w:val="en-US" w:eastAsia="zh-CN"/>
              </w:rPr>
            </w:pPr>
            <w:r>
              <w:rPr>
                <w:rFonts w:hint="default"/>
                <w:b w:val="0"/>
                <w:bCs/>
                <w:color w:val="auto"/>
                <w:sz w:val="24"/>
                <w:szCs w:val="24"/>
                <w:lang w:val="en-US" w:eastAsia="zh-CN"/>
              </w:rPr>
              <w:t>6</w:t>
            </w:r>
          </w:p>
        </w:tc>
        <w:tc>
          <w:tcPr>
            <w:tcW w:w="717" w:type="pct"/>
            <w:vAlign w:val="center"/>
          </w:tcPr>
          <w:p>
            <w:pPr>
              <w:jc w:val="center"/>
              <w:rPr>
                <w:rFonts w:hint="eastAsia"/>
                <w:b w:val="0"/>
                <w:bCs/>
                <w:color w:val="auto"/>
                <w:sz w:val="24"/>
                <w:szCs w:val="24"/>
                <w:lang w:val="en-US" w:eastAsia="zh-CN"/>
              </w:rPr>
            </w:pPr>
            <w:r>
              <w:rPr>
                <w:rFonts w:hint="eastAsia"/>
                <w:b w:val="0"/>
                <w:bCs/>
                <w:color w:val="auto"/>
                <w:sz w:val="24"/>
                <w:szCs w:val="24"/>
                <w:lang w:val="en-US" w:eastAsia="zh-CN"/>
              </w:rPr>
              <w:t>6</w:t>
            </w:r>
          </w:p>
        </w:tc>
        <w:tc>
          <w:tcPr>
            <w:tcW w:w="649" w:type="pct"/>
            <w:vAlign w:val="center"/>
          </w:tcPr>
          <w:p>
            <w:pPr>
              <w:jc w:val="center"/>
              <w:rPr>
                <w:rFonts w:hint="eastAsia"/>
                <w:b w:val="0"/>
                <w:bCs/>
                <w:color w:val="auto"/>
                <w:sz w:val="24"/>
                <w:szCs w:val="24"/>
                <w:lang w:val="en-US" w:eastAsia="zh-CN"/>
              </w:rPr>
            </w:pPr>
            <w:r>
              <w:rPr>
                <w:rFonts w:hint="eastAsia"/>
                <w:b w:val="0"/>
                <w:bCs/>
                <w:color w:val="auto"/>
                <w:sz w:val="24"/>
                <w:szCs w:val="24"/>
                <w:lang w:val="en-US" w:eastAsia="zh-CN"/>
              </w:rPr>
              <w:t>拒绝进口</w:t>
            </w:r>
          </w:p>
        </w:tc>
      </w:tr>
      <w:tr>
        <w:tblPrEx>
          <w:tblW w:w="4998" w:type="pct"/>
          <w:jc w:val="center"/>
          <w:tblCellMar>
            <w:top w:w="0" w:type="dxa"/>
            <w:left w:w="108" w:type="dxa"/>
            <w:bottom w:w="0" w:type="dxa"/>
            <w:right w:w="108" w:type="dxa"/>
          </w:tblCellMar>
        </w:tblPrEx>
        <w:trPr>
          <w:trHeight w:val="877"/>
          <w:jc w:val="center"/>
          <w:ins w:id="42" w:author="李秉军" w:date="2024-10-31T15:36:01Z"/>
        </w:trPr>
        <w:tc>
          <w:tcPr>
            <w:tcW w:w="268" w:type="pct"/>
            <w:vAlign w:val="center"/>
          </w:tcPr>
          <w:p>
            <w:pPr>
              <w:jc w:val="center"/>
              <w:rPr>
                <w:ins w:id="43" w:author="李秉军" w:date="2024-10-31T15:36:01Z"/>
                <w:rFonts w:hint="default"/>
                <w:b w:val="0"/>
                <w:bCs/>
                <w:color w:val="auto"/>
                <w:sz w:val="24"/>
                <w:szCs w:val="24"/>
                <w:lang w:val="en-US" w:eastAsia="zh-CN"/>
              </w:rPr>
            </w:pPr>
            <w:r>
              <w:rPr>
                <w:rFonts w:hint="eastAsia"/>
                <w:b w:val="0"/>
                <w:bCs/>
                <w:color w:val="auto"/>
                <w:sz w:val="24"/>
                <w:szCs w:val="24"/>
                <w:lang w:val="en-US" w:eastAsia="zh-CN"/>
              </w:rPr>
              <w:t>2</w:t>
            </w:r>
          </w:p>
        </w:tc>
        <w:tc>
          <w:tcPr>
            <w:tcW w:w="776" w:type="pct"/>
            <w:vMerge/>
            <w:vAlign w:val="center"/>
          </w:tcPr>
          <w:p>
            <w:pPr>
              <w:jc w:val="center"/>
              <w:rPr>
                <w:ins w:id="44" w:author="李秉军" w:date="2024-10-31T15:36:01Z"/>
                <w:rFonts w:hint="eastAsia"/>
                <w:b w:val="0"/>
                <w:bCs/>
                <w:color w:val="auto"/>
                <w:sz w:val="24"/>
                <w:szCs w:val="24"/>
                <w:lang w:val="en-US" w:eastAsia="zh-CN"/>
              </w:rPr>
            </w:pPr>
          </w:p>
        </w:tc>
        <w:tc>
          <w:tcPr>
            <w:tcW w:w="1002" w:type="pct"/>
            <w:vAlign w:val="center"/>
          </w:tcPr>
          <w:p>
            <w:pPr>
              <w:jc w:val="center"/>
              <w:rPr>
                <w:ins w:id="45" w:author="李秉军" w:date="2024-10-31T15:36:01Z"/>
                <w:rFonts w:hint="eastAsia"/>
                <w:b w:val="0"/>
                <w:bCs/>
                <w:color w:val="auto"/>
                <w:sz w:val="24"/>
                <w:szCs w:val="24"/>
                <w:lang w:val="en-US" w:eastAsia="zh-CN"/>
              </w:rPr>
            </w:pPr>
            <w:r>
              <w:rPr>
                <w:rFonts w:hint="eastAsia"/>
                <w:b w:val="0"/>
                <w:bCs/>
                <w:color w:val="auto"/>
                <w:sz w:val="24"/>
                <w:szCs w:val="24"/>
                <w:lang w:val="en-US" w:eastAsia="zh-CN"/>
              </w:rPr>
              <w:t>多参数监护仪</w:t>
            </w:r>
          </w:p>
        </w:tc>
        <w:tc>
          <w:tcPr>
            <w:tcW w:w="406" w:type="pct"/>
            <w:vAlign w:val="center"/>
          </w:tcPr>
          <w:p>
            <w:pPr>
              <w:jc w:val="center"/>
              <w:rPr>
                <w:ins w:id="46" w:author="李秉军" w:date="2024-10-31T15:36:01Z"/>
                <w:rFonts w:hint="eastAsia"/>
                <w:b w:val="0"/>
                <w:bCs/>
                <w:color w:val="auto"/>
                <w:sz w:val="24"/>
                <w:szCs w:val="24"/>
                <w:lang w:val="en-US" w:eastAsia="zh-CN"/>
              </w:rPr>
            </w:pPr>
            <w:r>
              <w:rPr>
                <w:rFonts w:hint="eastAsia"/>
                <w:b w:val="0"/>
                <w:bCs/>
                <w:color w:val="auto"/>
                <w:sz w:val="24"/>
                <w:szCs w:val="24"/>
                <w:lang w:val="en-US" w:eastAsia="zh-CN"/>
              </w:rPr>
              <w:t>45</w:t>
            </w:r>
          </w:p>
        </w:tc>
        <w:tc>
          <w:tcPr>
            <w:tcW w:w="336" w:type="pct"/>
            <w:vAlign w:val="center"/>
          </w:tcPr>
          <w:p>
            <w:pPr>
              <w:jc w:val="center"/>
              <w:rPr>
                <w:ins w:id="47" w:author="李秉军" w:date="2024-10-31T15:36:01Z"/>
                <w:rFonts w:hint="eastAsia"/>
                <w:b w:val="0"/>
                <w:bCs/>
                <w:color w:val="auto"/>
                <w:sz w:val="24"/>
                <w:szCs w:val="24"/>
                <w:lang w:val="en-US" w:eastAsia="zh-CN"/>
              </w:rPr>
            </w:pPr>
            <w:r>
              <w:rPr>
                <w:rFonts w:hint="eastAsia"/>
                <w:b w:val="0"/>
                <w:bCs/>
                <w:color w:val="auto"/>
                <w:sz w:val="24"/>
                <w:szCs w:val="24"/>
                <w:lang w:val="en-US" w:eastAsia="zh-CN"/>
              </w:rPr>
              <w:t>套</w:t>
            </w:r>
          </w:p>
        </w:tc>
        <w:tc>
          <w:tcPr>
            <w:tcW w:w="843" w:type="pct"/>
            <w:vAlign w:val="center"/>
          </w:tcPr>
          <w:p>
            <w:pPr>
              <w:jc w:val="center"/>
              <w:rPr>
                <w:ins w:id="48" w:author="李秉军" w:date="2024-10-31T15:36:01Z"/>
                <w:rFonts w:hint="default"/>
                <w:b w:val="0"/>
                <w:bCs/>
                <w:color w:val="auto"/>
                <w:sz w:val="24"/>
                <w:szCs w:val="24"/>
                <w:lang w:val="en-US" w:eastAsia="zh-CN"/>
              </w:rPr>
            </w:pPr>
            <w:r>
              <w:rPr>
                <w:rFonts w:hint="default"/>
                <w:b w:val="0"/>
                <w:bCs/>
                <w:color w:val="auto"/>
                <w:sz w:val="24"/>
                <w:szCs w:val="24"/>
                <w:lang w:val="en-US" w:eastAsia="zh-CN"/>
              </w:rPr>
              <w:t>3.6</w:t>
            </w:r>
          </w:p>
        </w:tc>
        <w:tc>
          <w:tcPr>
            <w:tcW w:w="717" w:type="pct"/>
            <w:vAlign w:val="center"/>
          </w:tcPr>
          <w:p>
            <w:pPr>
              <w:jc w:val="center"/>
              <w:rPr>
                <w:ins w:id="49" w:author="李秉军" w:date="2024-10-31T15:36:01Z"/>
                <w:rFonts w:hint="default"/>
                <w:b w:val="0"/>
                <w:bCs/>
                <w:color w:val="auto"/>
                <w:sz w:val="24"/>
                <w:szCs w:val="24"/>
                <w:lang w:val="en-US" w:eastAsia="zh-CN"/>
              </w:rPr>
            </w:pPr>
            <w:r>
              <w:rPr>
                <w:rFonts w:hint="default"/>
                <w:b w:val="0"/>
                <w:bCs/>
                <w:color w:val="auto"/>
                <w:sz w:val="24"/>
                <w:szCs w:val="24"/>
                <w:lang w:val="en-US" w:eastAsia="zh-CN"/>
              </w:rPr>
              <w:t>162</w:t>
            </w:r>
          </w:p>
        </w:tc>
        <w:tc>
          <w:tcPr>
            <w:tcW w:w="649" w:type="pct"/>
            <w:vAlign w:val="center"/>
          </w:tcPr>
          <w:p>
            <w:pPr>
              <w:jc w:val="center"/>
              <w:rPr>
                <w:ins w:id="50" w:author="李秉军" w:date="2024-10-31T15:36:01Z"/>
                <w:rFonts w:hint="eastAsia"/>
                <w:b w:val="0"/>
                <w:bCs/>
                <w:color w:val="auto"/>
                <w:sz w:val="24"/>
                <w:szCs w:val="24"/>
                <w:lang w:val="en-US" w:eastAsia="zh-CN"/>
              </w:rPr>
            </w:pPr>
            <w:r>
              <w:rPr>
                <w:rFonts w:hint="eastAsia"/>
                <w:b w:val="0"/>
                <w:bCs/>
                <w:color w:val="auto"/>
                <w:sz w:val="24"/>
                <w:szCs w:val="24"/>
                <w:lang w:val="en-US" w:eastAsia="zh-CN"/>
              </w:rPr>
              <w:t>拒绝进口</w:t>
            </w:r>
          </w:p>
        </w:tc>
      </w:tr>
    </w:tbl>
    <w:p>
      <w:pPr>
        <w:ind w:firstLine="420" w:firstLineChars="200"/>
        <w:rPr>
          <w:rFonts w:ascii="宋体" w:hAnsi="宋体"/>
          <w:b/>
          <w:color w:val="FF0000"/>
          <w:sz w:val="24"/>
          <w:szCs w:val="24"/>
        </w:rPr>
      </w:pPr>
      <w:r>
        <w:rPr>
          <w:rFonts w:ascii="宋体" w:hAnsi="宋体" w:hint="eastAsia"/>
          <w:b/>
          <w:color w:val="FF0000"/>
          <w:sz w:val="24"/>
          <w:szCs w:val="24"/>
        </w:rPr>
        <w:t>备注：1.备注栏注明“拒绝进口”的产品不接受投标人选用进口产品参与投标；注明“接受进口”的产品允许投标人选用进口产品参与投标，但不排斥国内产品。</w:t>
      </w:r>
    </w:p>
    <w:p>
      <w:pPr>
        <w:ind w:firstLine="420" w:firstLineChars="200"/>
        <w:rPr>
          <w:rFonts w:ascii="宋体" w:hAnsi="宋体"/>
          <w:b/>
          <w:color w:val="FF0000"/>
          <w:sz w:val="24"/>
          <w:szCs w:val="24"/>
        </w:rPr>
      </w:pPr>
      <w:r>
        <w:rPr>
          <w:rFonts w:ascii="宋体" w:hAnsi="宋体" w:hint="eastAsia"/>
          <w:b/>
          <w:color w:val="FF0000"/>
          <w:sz w:val="24"/>
          <w:szCs w:val="24"/>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 w:val="24"/>
          <w:szCs w:val="24"/>
        </w:rPr>
      </w:pPr>
      <w:r>
        <w:rPr>
          <w:rFonts w:ascii="宋体" w:hAnsi="宋体" w:hint="eastAsia"/>
          <w:b/>
          <w:color w:val="FF0000"/>
          <w:sz w:val="24"/>
          <w:szCs w:val="24"/>
        </w:rPr>
        <w:t>3、本项目核心产品为：</w:t>
      </w:r>
      <w:r>
        <w:rPr>
          <w:rFonts w:ascii="宋体" w:hAnsi="宋体" w:hint="eastAsia"/>
          <w:b/>
          <w:color w:val="FF0000"/>
          <w:sz w:val="24"/>
          <w:szCs w:val="24"/>
          <w:u w:val="single"/>
          <w:lang w:val="en-US" w:eastAsia="zh-CN"/>
        </w:rPr>
        <w:t>除颤监护仪</w:t>
      </w:r>
      <w:r>
        <w:rPr>
          <w:rFonts w:ascii="宋体" w:hAnsi="宋体" w:hint="eastAsia"/>
          <w:b/>
          <w:color w:val="FF0000"/>
          <w:sz w:val="24"/>
          <w:szCs w:val="24"/>
        </w:rPr>
        <w:t>。</w:t>
      </w:r>
    </w:p>
    <w:p>
      <w:pPr>
        <w:pStyle w:val="BodyText"/>
      </w:pPr>
      <w:bookmarkEnd w:id="41"/>
    </w:p>
    <w:p>
      <w:pPr>
        <w:pStyle w:val="Heading2"/>
        <w:spacing w:before="120" w:beforeLines="50" w:after="120" w:afterLines="50"/>
        <w:rPr>
          <w:sz w:val="28"/>
          <w:szCs w:val="28"/>
        </w:rPr>
      </w:pPr>
      <w:bookmarkStart w:id="51" w:name="_Toc128884461"/>
      <w:r>
        <w:rPr>
          <w:rFonts w:hint="eastAsia"/>
          <w:sz w:val="28"/>
          <w:szCs w:val="28"/>
        </w:rPr>
        <w:t>三、实质性条款</w:t>
      </w:r>
    </w:p>
    <w:tbl>
      <w:tblPr>
        <w:tblStyle w:val="TableNormal"/>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9"/>
        <w:gridCol w:w="7698"/>
      </w:tblGrid>
      <w:tr>
        <w:tblPrEx>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08"/>
          <w:jc w:val="center"/>
        </w:trPr>
        <w:tc>
          <w:tcPr>
            <w:tcW w:w="486" w:type="pct"/>
            <w:vAlign w:val="center"/>
          </w:tcPr>
          <w:p>
            <w:pPr>
              <w:adjustRightInd w:val="0"/>
              <w:snapToGrid w:val="0"/>
              <w:spacing w:line="360" w:lineRule="auto"/>
              <w:jc w:val="center"/>
              <w:rPr>
                <w:rFonts w:asciiTheme="minorEastAsia" w:eastAsiaTheme="minorEastAsia" w:hAnsiTheme="minorEastAsia" w:cstheme="minorEastAsia" w:hint="eastAsia"/>
                <w:b/>
                <w:bCs/>
                <w:kern w:val="0"/>
                <w:sz w:val="24"/>
                <w:szCs w:val="24"/>
              </w:rPr>
            </w:pPr>
            <w:r>
              <w:rPr>
                <w:rFonts w:asciiTheme="minorEastAsia" w:eastAsiaTheme="minorEastAsia" w:hAnsiTheme="minorEastAsia" w:cstheme="minorEastAsia" w:hint="eastAsia"/>
                <w:b/>
                <w:bCs/>
                <w:kern w:val="0"/>
                <w:sz w:val="24"/>
                <w:szCs w:val="24"/>
              </w:rPr>
              <w:t>序号</w:t>
            </w:r>
          </w:p>
        </w:tc>
        <w:tc>
          <w:tcPr>
            <w:tcW w:w="4513" w:type="pct"/>
            <w:vAlign w:val="center"/>
          </w:tcPr>
          <w:p>
            <w:pPr>
              <w:adjustRightInd w:val="0"/>
              <w:snapToGrid w:val="0"/>
              <w:spacing w:line="360" w:lineRule="auto"/>
              <w:jc w:val="center"/>
              <w:rPr>
                <w:rFonts w:asciiTheme="minorEastAsia" w:eastAsiaTheme="minorEastAsia" w:hAnsiTheme="minorEastAsia" w:cstheme="minorEastAsia" w:hint="eastAsia"/>
                <w:b/>
                <w:bCs/>
                <w:kern w:val="0"/>
                <w:sz w:val="24"/>
                <w:szCs w:val="24"/>
              </w:rPr>
            </w:pPr>
            <w:r>
              <w:rPr>
                <w:rFonts w:asciiTheme="minorEastAsia" w:eastAsiaTheme="minorEastAsia" w:hAnsiTheme="minorEastAsia" w:cstheme="minorEastAsia" w:hint="eastAsia"/>
                <w:b/>
                <w:bCs/>
                <w:kern w:val="0"/>
                <w:sz w:val="24"/>
                <w:szCs w:val="24"/>
              </w:rPr>
              <w:t>实质性条款具体内容</w:t>
            </w:r>
          </w:p>
        </w:tc>
      </w:tr>
      <w:tr>
        <w:tblPrEx>
          <w:tblW w:w="4999" w:type="pct"/>
          <w:jc w:val="center"/>
          <w:tblCellMar>
            <w:top w:w="0" w:type="dxa"/>
            <w:left w:w="108" w:type="dxa"/>
            <w:bottom w:w="0" w:type="dxa"/>
            <w:right w:w="108" w:type="dxa"/>
          </w:tblCellMar>
        </w:tblPrEx>
        <w:trPr>
          <w:trHeight w:val="544"/>
          <w:jc w:val="center"/>
        </w:trPr>
        <w:tc>
          <w:tcPr>
            <w:tcW w:w="829" w:type="dxa"/>
            <w:vAlign w:val="center"/>
          </w:tcPr>
          <w:p>
            <w:pPr>
              <w:adjustRightInd w:val="0"/>
              <w:snapToGrid w:val="0"/>
              <w:spacing w:line="240" w:lineRule="auto"/>
              <w:jc w:val="center"/>
              <w:rPr>
                <w:rFonts w:asciiTheme="minorEastAsia" w:eastAsiaTheme="minorEastAsia" w:hAnsiTheme="minorEastAsia" w:cstheme="minorEastAsia" w:hint="eastAsia"/>
                <w:kern w:val="0"/>
                <w:sz w:val="24"/>
                <w:szCs w:val="24"/>
                <w:highlight w:val="none"/>
              </w:rPr>
            </w:pPr>
            <w:r>
              <w:rPr>
                <w:rFonts w:asciiTheme="minorEastAsia" w:eastAsiaTheme="minorEastAsia" w:hAnsiTheme="minorEastAsia" w:cstheme="minorEastAsia" w:hint="eastAsia"/>
                <w:kern w:val="0"/>
                <w:sz w:val="24"/>
                <w:szCs w:val="24"/>
                <w:highlight w:val="none"/>
              </w:rPr>
              <w:t>1</w:t>
            </w:r>
          </w:p>
        </w:tc>
        <w:tc>
          <w:tcPr>
            <w:tcW w:w="7698" w:type="dxa"/>
            <w:vAlign w:val="center"/>
          </w:tcPr>
          <w:p>
            <w:pPr>
              <w:adjustRightInd w:val="0"/>
              <w:snapToGrid w:val="0"/>
              <w:spacing w:line="240" w:lineRule="auto"/>
              <w:jc w:val="both"/>
              <w:rPr>
                <w:rFonts w:asciiTheme="minorEastAsia" w:eastAsiaTheme="minorEastAsia" w:hAnsiTheme="minorEastAsia" w:cstheme="minorEastAsia" w:hint="eastAsia"/>
                <w:kern w:val="0"/>
                <w:sz w:val="24"/>
                <w:szCs w:val="24"/>
                <w:highlight w:val="none"/>
              </w:rPr>
            </w:pPr>
            <w:r>
              <w:rPr>
                <w:rFonts w:asciiTheme="minorEastAsia" w:eastAsiaTheme="minorEastAsia" w:hAnsiTheme="minorEastAsia" w:cstheme="minorEastAsia" w:hint="eastAsia"/>
                <w:color w:val="000000"/>
                <w:kern w:val="0"/>
                <w:sz w:val="24"/>
                <w:szCs w:val="24"/>
                <w:highlight w:val="none"/>
              </w:rPr>
              <w:t>★二、标准配置要求</w:t>
            </w:r>
          </w:p>
        </w:tc>
      </w:tr>
      <w:tr>
        <w:tblPrEx>
          <w:tblW w:w="4999" w:type="pct"/>
          <w:jc w:val="center"/>
          <w:tblCellMar>
            <w:top w:w="0" w:type="dxa"/>
            <w:left w:w="108" w:type="dxa"/>
            <w:bottom w:w="0" w:type="dxa"/>
            <w:right w:w="108" w:type="dxa"/>
          </w:tblCellMar>
        </w:tblPrEx>
        <w:trPr>
          <w:trHeight w:val="90"/>
          <w:jc w:val="center"/>
        </w:trPr>
        <w:tc>
          <w:tcPr>
            <w:tcW w:w="829" w:type="dxa"/>
            <w:vAlign w:val="center"/>
          </w:tcPr>
          <w:p>
            <w:pPr>
              <w:adjustRightInd w:val="0"/>
              <w:snapToGrid w:val="0"/>
              <w:spacing w:line="240" w:lineRule="auto"/>
              <w:jc w:val="center"/>
              <w:rPr>
                <w:rFonts w:asciiTheme="minorEastAsia" w:eastAsiaTheme="minorEastAsia" w:hAnsiTheme="minorEastAsia" w:cstheme="minorEastAsia" w:hint="eastAsia"/>
                <w:kern w:val="0"/>
                <w:sz w:val="24"/>
                <w:szCs w:val="24"/>
                <w:highlight w:val="none"/>
                <w:lang w:val="en-US" w:eastAsia="zh-CN"/>
              </w:rPr>
            </w:pPr>
            <w:r>
              <w:rPr>
                <w:rFonts w:asciiTheme="minorEastAsia" w:eastAsiaTheme="minorEastAsia" w:hAnsiTheme="minorEastAsia" w:cstheme="minorEastAsia" w:hint="eastAsia"/>
                <w:kern w:val="0"/>
                <w:sz w:val="24"/>
                <w:szCs w:val="24"/>
                <w:highlight w:val="none"/>
                <w:lang w:val="en-US" w:eastAsia="zh-CN"/>
              </w:rPr>
              <w:t>2</w:t>
            </w:r>
          </w:p>
        </w:tc>
        <w:tc>
          <w:tcPr>
            <w:tcW w:w="7698" w:type="dxa"/>
            <w:vAlign w:val="center"/>
          </w:tcPr>
          <w:p>
            <w:pPr>
              <w:rPr>
                <w:rFonts w:asciiTheme="minorEastAsia" w:eastAsiaTheme="minorEastAsia" w:hAnsiTheme="minorEastAsia" w:cstheme="minorEastAsia" w:hint="eastAsia"/>
                <w:kern w:val="0"/>
                <w:sz w:val="24"/>
                <w:szCs w:val="24"/>
                <w:highlight w:val="none"/>
                <w:lang w:val="en-US" w:eastAsia="zh-CN"/>
              </w:rPr>
            </w:pPr>
            <w:r>
              <w:rPr>
                <w:rFonts w:ascii="宋体" w:hAnsi="宋体" w:cs="宋体" w:hint="eastAsia"/>
                <w:bCs/>
                <w:sz w:val="24"/>
                <w:szCs w:val="24"/>
                <w:highlight w:val="none"/>
              </w:rPr>
              <w:t>★1.交货日期：签订合同后</w:t>
            </w:r>
            <w:r>
              <w:rPr>
                <w:rFonts w:ascii="宋体" w:hAnsi="宋体" w:cs="宋体" w:hint="eastAsia"/>
                <w:bCs/>
                <w:sz w:val="24"/>
                <w:szCs w:val="24"/>
                <w:highlight w:val="none"/>
                <w:lang w:val="en-US" w:eastAsia="zh-CN"/>
              </w:rPr>
              <w:t>90</w:t>
            </w:r>
            <w:r>
              <w:rPr>
                <w:rFonts w:ascii="宋体" w:hAnsi="宋体" w:cs="宋体" w:hint="eastAsia"/>
                <w:bCs/>
                <w:sz w:val="24"/>
                <w:szCs w:val="24"/>
                <w:highlight w:val="none"/>
              </w:rPr>
              <w:t>（天）日历日内。（日历日为自然天，包括双休日及法定节假日，不等同于工作日）</w:t>
            </w:r>
            <w:r>
              <w:rPr>
                <w:rFonts w:ascii="宋体" w:hAnsi="宋体" w:cs="宋体" w:hint="eastAsia"/>
                <w:bCs/>
                <w:sz w:val="24"/>
                <w:szCs w:val="24"/>
                <w:highlight w:val="none"/>
                <w:lang w:eastAsia="zh-CN"/>
              </w:rPr>
              <w:t>；</w:t>
            </w:r>
          </w:p>
        </w:tc>
      </w:tr>
      <w:tr>
        <w:tblPrEx>
          <w:tblW w:w="4999" w:type="pct"/>
          <w:jc w:val="center"/>
          <w:tblCellMar>
            <w:top w:w="0" w:type="dxa"/>
            <w:left w:w="108" w:type="dxa"/>
            <w:bottom w:w="0" w:type="dxa"/>
            <w:right w:w="108" w:type="dxa"/>
          </w:tblCellMar>
        </w:tblPrEx>
        <w:trPr>
          <w:trHeight w:val="315"/>
          <w:jc w:val="center"/>
        </w:trPr>
        <w:tc>
          <w:tcPr>
            <w:tcW w:w="829" w:type="dxa"/>
            <w:vAlign w:val="center"/>
          </w:tcPr>
          <w:p>
            <w:pPr>
              <w:adjustRightInd w:val="0"/>
              <w:snapToGrid w:val="0"/>
              <w:spacing w:line="240" w:lineRule="auto"/>
              <w:jc w:val="center"/>
              <w:rPr>
                <w:rFonts w:asciiTheme="minorEastAsia" w:eastAsiaTheme="minorEastAsia" w:hAnsiTheme="minorEastAsia" w:cstheme="minorEastAsia" w:hint="default"/>
                <w:kern w:val="0"/>
                <w:sz w:val="24"/>
                <w:szCs w:val="24"/>
                <w:highlight w:val="none"/>
                <w:lang w:val="en-US" w:eastAsia="zh-CN"/>
              </w:rPr>
            </w:pPr>
            <w:r>
              <w:rPr>
                <w:rFonts w:asciiTheme="minorEastAsia" w:eastAsiaTheme="minorEastAsia" w:hAnsiTheme="minorEastAsia" w:cstheme="minorEastAsia" w:hint="eastAsia"/>
                <w:kern w:val="0"/>
                <w:sz w:val="24"/>
                <w:szCs w:val="24"/>
                <w:highlight w:val="none"/>
                <w:lang w:val="en-US" w:eastAsia="zh-CN"/>
              </w:rPr>
              <w:t>3</w:t>
            </w:r>
          </w:p>
        </w:tc>
        <w:tc>
          <w:tcPr>
            <w:tcW w:w="7698" w:type="dxa"/>
            <w:vAlign w:val="center"/>
          </w:tcPr>
          <w:p>
            <w:pPr>
              <w:numPr>
                <w:ilvl w:val="255"/>
                <w:numId w:val="0"/>
              </w:numPr>
              <w:spacing w:line="240" w:lineRule="auto"/>
              <w:ind w:left="0" w:firstLine="0" w:leftChars="0" w:firstLineChars="0"/>
              <w:jc w:val="both"/>
              <w:rPr>
                <w:rFonts w:asciiTheme="minorEastAsia" w:eastAsiaTheme="minorEastAsia" w:hAnsiTheme="minorEastAsia" w:cstheme="minorEastAsia" w:hint="eastAsia"/>
                <w:kern w:val="0"/>
                <w:sz w:val="24"/>
                <w:szCs w:val="24"/>
                <w:highlight w:val="none"/>
                <w:lang w:val="en-US" w:eastAsia="zh-CN"/>
              </w:rPr>
            </w:pPr>
            <w:r>
              <w:rPr>
                <w:rFonts w:ascii="宋体" w:hAnsi="宋体" w:cs="宋体" w:hint="eastAsia"/>
                <w:bCs/>
                <w:sz w:val="24"/>
                <w:szCs w:val="24"/>
                <w:highlight w:val="none"/>
              </w:rPr>
              <w:t>★</w:t>
            </w:r>
            <w:r>
              <w:rPr>
                <w:rFonts w:ascii="宋体" w:eastAsia="宋体" w:hAnsi="宋体" w:hint="eastAsia"/>
                <w:sz w:val="24"/>
                <w:szCs w:val="24"/>
                <w:highlight w:val="none"/>
                <w:lang w:eastAsia="zh-CN"/>
              </w:rPr>
              <w:t>（1）对所提供的设备整机质保期：≥5年，（以验收合格之日起计算），保修期：3年。</w:t>
            </w:r>
          </w:p>
        </w:tc>
      </w:tr>
      <w:tr>
        <w:tblPrEx>
          <w:tblW w:w="4999" w:type="pct"/>
          <w:jc w:val="center"/>
          <w:tblCellMar>
            <w:top w:w="0" w:type="dxa"/>
            <w:left w:w="108" w:type="dxa"/>
            <w:bottom w:w="0" w:type="dxa"/>
            <w:right w:w="108" w:type="dxa"/>
          </w:tblCellMar>
        </w:tblPrEx>
        <w:trPr>
          <w:trHeight w:val="580"/>
          <w:jc w:val="center"/>
        </w:trPr>
        <w:tc>
          <w:tcPr>
            <w:tcW w:w="829" w:type="dxa"/>
            <w:vAlign w:val="center"/>
          </w:tcPr>
          <w:p>
            <w:pPr>
              <w:adjustRightInd w:val="0"/>
              <w:snapToGrid w:val="0"/>
              <w:spacing w:line="240" w:lineRule="auto"/>
              <w:jc w:val="center"/>
              <w:rPr>
                <w:rFonts w:asciiTheme="minorEastAsia" w:eastAsiaTheme="minorEastAsia" w:hAnsiTheme="minorEastAsia" w:cstheme="minorEastAsia" w:hint="default"/>
                <w:kern w:val="0"/>
                <w:sz w:val="24"/>
                <w:szCs w:val="24"/>
                <w:highlight w:val="none"/>
                <w:lang w:val="en-US" w:eastAsia="zh-CN"/>
              </w:rPr>
            </w:pPr>
            <w:r>
              <w:rPr>
                <w:rFonts w:asciiTheme="minorEastAsia" w:eastAsiaTheme="minorEastAsia" w:hAnsiTheme="minorEastAsia" w:cstheme="minorEastAsia" w:hint="eastAsia"/>
                <w:kern w:val="0"/>
                <w:sz w:val="24"/>
                <w:szCs w:val="24"/>
                <w:highlight w:val="none"/>
                <w:lang w:val="en-US" w:eastAsia="zh-CN"/>
              </w:rPr>
              <w:t>4</w:t>
            </w:r>
          </w:p>
        </w:tc>
        <w:tc>
          <w:tcPr>
            <w:tcW w:w="7698" w:type="dxa"/>
            <w:vAlign w:val="center"/>
          </w:tcPr>
          <w:p>
            <w:pPr>
              <w:numPr>
                <w:ilvl w:val="255"/>
                <w:numId w:val="0"/>
              </w:numPr>
              <w:spacing w:line="240" w:lineRule="auto"/>
              <w:ind w:left="0" w:firstLine="0" w:leftChars="0" w:firstLineChars="0"/>
              <w:jc w:val="both"/>
              <w:rPr>
                <w:rFonts w:asciiTheme="minorEastAsia" w:eastAsiaTheme="minorEastAsia" w:hAnsiTheme="minorEastAsia" w:cstheme="minorEastAsia" w:hint="eastAsia"/>
                <w:kern w:val="0"/>
                <w:sz w:val="24"/>
                <w:szCs w:val="24"/>
                <w:highlight w:val="none"/>
                <w:lang w:val="en-US" w:eastAsia="zh-CN"/>
              </w:rPr>
            </w:pPr>
            <w:r>
              <w:rPr>
                <w:rFonts w:ascii="宋体" w:hAnsi="宋体" w:cs="宋体" w:hint="eastAsia"/>
                <w:bCs/>
                <w:sz w:val="24"/>
                <w:szCs w:val="24"/>
                <w:highlight w:val="none"/>
              </w:rPr>
              <w:t>★</w:t>
            </w:r>
            <w:r>
              <w:rPr>
                <w:rFonts w:ascii="宋体" w:eastAsia="宋体" w:hAnsi="宋体" w:hint="eastAsia"/>
                <w:sz w:val="24"/>
                <w:szCs w:val="24"/>
                <w:highlight w:val="none"/>
                <w:lang w:eastAsia="zh-CN"/>
              </w:rPr>
              <w:t>（2）质保期内保证每年有4次或以上预防性维护保养。</w:t>
            </w:r>
          </w:p>
        </w:tc>
      </w:tr>
      <w:tr>
        <w:tblPrEx>
          <w:tblW w:w="4999" w:type="pct"/>
          <w:jc w:val="center"/>
          <w:tblCellMar>
            <w:top w:w="0" w:type="dxa"/>
            <w:left w:w="108" w:type="dxa"/>
            <w:bottom w:w="0" w:type="dxa"/>
            <w:right w:w="108" w:type="dxa"/>
          </w:tblCellMar>
        </w:tblPrEx>
        <w:trPr>
          <w:trHeight w:val="580"/>
          <w:jc w:val="center"/>
        </w:trPr>
        <w:tc>
          <w:tcPr>
            <w:tcW w:w="829" w:type="dxa"/>
            <w:vAlign w:val="center"/>
          </w:tcPr>
          <w:p>
            <w:pPr>
              <w:adjustRightInd w:val="0"/>
              <w:snapToGrid w:val="0"/>
              <w:spacing w:line="240" w:lineRule="auto"/>
              <w:jc w:val="center"/>
              <w:rPr>
                <w:rFonts w:asciiTheme="minorEastAsia" w:eastAsiaTheme="minorEastAsia" w:hAnsiTheme="minorEastAsia" w:cstheme="minorEastAsia" w:hint="default"/>
                <w:kern w:val="0"/>
                <w:sz w:val="24"/>
                <w:szCs w:val="24"/>
                <w:highlight w:val="none"/>
                <w:lang w:val="en-US" w:eastAsia="zh-CN"/>
              </w:rPr>
            </w:pPr>
            <w:r>
              <w:rPr>
                <w:rFonts w:asciiTheme="minorEastAsia" w:eastAsiaTheme="minorEastAsia" w:hAnsiTheme="minorEastAsia" w:cstheme="minorEastAsia" w:hint="eastAsia"/>
                <w:kern w:val="0"/>
                <w:sz w:val="24"/>
                <w:szCs w:val="24"/>
                <w:highlight w:val="none"/>
                <w:lang w:val="en-US" w:eastAsia="zh-CN"/>
              </w:rPr>
              <w:t>5</w:t>
            </w:r>
          </w:p>
        </w:tc>
        <w:tc>
          <w:tcPr>
            <w:tcW w:w="7698" w:type="dxa"/>
            <w:vAlign w:val="center"/>
          </w:tcPr>
          <w:p>
            <w:pPr>
              <w:numPr>
                <w:ilvl w:val="255"/>
                <w:numId w:val="0"/>
              </w:numPr>
              <w:spacing w:line="240" w:lineRule="auto"/>
              <w:ind w:left="0" w:firstLine="0" w:leftChars="0" w:firstLineChars="0"/>
              <w:jc w:val="both"/>
              <w:rPr>
                <w:rFonts w:asciiTheme="minorEastAsia" w:eastAsiaTheme="minorEastAsia" w:hAnsiTheme="minorEastAsia" w:cstheme="minorEastAsia" w:hint="eastAsia"/>
                <w:kern w:val="0"/>
                <w:sz w:val="24"/>
                <w:szCs w:val="24"/>
                <w:highlight w:val="none"/>
                <w:lang w:val="en-US" w:eastAsia="zh-CN"/>
              </w:rPr>
            </w:pPr>
            <w:r>
              <w:rPr>
                <w:rFonts w:ascii="宋体" w:hAnsi="宋体" w:cs="宋体" w:hint="eastAsia"/>
                <w:bCs/>
                <w:sz w:val="24"/>
                <w:szCs w:val="24"/>
                <w:highlight w:val="none"/>
              </w:rPr>
              <w:t>★（3）质保期内非因用户的人为原因而出现质量问题，由中标人负责包修、包换或者包退，并承担修理、调换或退换的实际费用。</w:t>
            </w:r>
          </w:p>
        </w:tc>
      </w:tr>
      <w:tr>
        <w:tblPrEx>
          <w:tblW w:w="4999" w:type="pct"/>
          <w:jc w:val="center"/>
          <w:tblCellMar>
            <w:top w:w="0" w:type="dxa"/>
            <w:left w:w="108" w:type="dxa"/>
            <w:bottom w:w="0" w:type="dxa"/>
            <w:right w:w="108" w:type="dxa"/>
          </w:tblCellMar>
        </w:tblPrEx>
        <w:trPr>
          <w:trHeight w:val="580"/>
          <w:jc w:val="center"/>
        </w:trPr>
        <w:tc>
          <w:tcPr>
            <w:tcW w:w="829" w:type="dxa"/>
            <w:vAlign w:val="center"/>
          </w:tcPr>
          <w:p>
            <w:pPr>
              <w:adjustRightInd w:val="0"/>
              <w:snapToGrid w:val="0"/>
              <w:spacing w:line="240" w:lineRule="auto"/>
              <w:jc w:val="center"/>
              <w:rPr>
                <w:rFonts w:asciiTheme="minorEastAsia" w:eastAsiaTheme="minorEastAsia" w:hAnsiTheme="minorEastAsia" w:cstheme="minorEastAsia" w:hint="default"/>
                <w:kern w:val="0"/>
                <w:sz w:val="24"/>
                <w:szCs w:val="24"/>
                <w:highlight w:val="none"/>
                <w:lang w:val="en-US" w:eastAsia="zh-CN"/>
              </w:rPr>
            </w:pPr>
            <w:r>
              <w:rPr>
                <w:rFonts w:asciiTheme="minorEastAsia" w:eastAsiaTheme="minorEastAsia" w:hAnsiTheme="minorEastAsia" w:cstheme="minorEastAsia" w:hint="eastAsia"/>
                <w:kern w:val="0"/>
                <w:sz w:val="24"/>
                <w:szCs w:val="24"/>
                <w:highlight w:val="none"/>
                <w:lang w:val="en-US" w:eastAsia="zh-CN"/>
              </w:rPr>
              <w:t>6</w:t>
            </w:r>
          </w:p>
        </w:tc>
        <w:tc>
          <w:tcPr>
            <w:tcW w:w="7698" w:type="dxa"/>
            <w:vAlign w:val="center"/>
          </w:tcPr>
          <w:p>
            <w:pPr>
              <w:numPr>
                <w:ilvl w:val="255"/>
                <w:numId w:val="0"/>
              </w:numPr>
              <w:spacing w:line="240" w:lineRule="auto"/>
              <w:ind w:left="0" w:firstLine="0" w:leftChars="0" w:firstLineChars="0"/>
              <w:jc w:val="both"/>
              <w:rPr>
                <w:rFonts w:ascii="宋体" w:hAnsi="宋体" w:cs="宋体" w:hint="eastAsia"/>
                <w:bCs/>
                <w:sz w:val="24"/>
                <w:szCs w:val="24"/>
                <w:highlight w:val="none"/>
              </w:rPr>
            </w:pPr>
            <w:r>
              <w:rPr>
                <w:rFonts w:asciiTheme="minorEastAsia" w:eastAsiaTheme="minorEastAsia" w:hAnsiTheme="minorEastAsia" w:cstheme="minorEastAsia" w:hint="eastAsia"/>
                <w:sz w:val="24"/>
                <w:szCs w:val="24"/>
                <w:highlight w:val="none"/>
              </w:rPr>
              <w:t>★4.1</w:t>
            </w:r>
            <w:r>
              <w:rPr>
                <w:rFonts w:asciiTheme="minorEastAsia" w:hAnsiTheme="minorEastAsia" w:hint="eastAsia"/>
                <w:sz w:val="24"/>
                <w:szCs w:val="24"/>
                <w:highlight w:val="none"/>
              </w:rPr>
              <w:t>投标人所投产品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r>
    </w:tbl>
    <w:p>
      <w:pPr>
        <w:rPr>
          <w:b/>
        </w:rPr>
      </w:pPr>
      <w:r>
        <w:rPr>
          <w:rFonts w:hint="eastAsia"/>
          <w:b/>
        </w:rPr>
        <w:t>注：上表所列内容为不可负偏离条款</w:t>
      </w:r>
      <w:bookmarkEnd w:id="51"/>
      <w:r>
        <w:rPr>
          <w:rFonts w:hint="eastAsia"/>
          <w:b/>
        </w:rPr>
        <w:t>，负偏离将视为未实质性满足招标文件要求作投标无效处理。</w:t>
      </w:r>
    </w:p>
    <w:p>
      <w:pPr>
        <w:pStyle w:val="BodyText"/>
      </w:pPr>
    </w:p>
    <w:p>
      <w:pPr>
        <w:pStyle w:val="Heading2"/>
        <w:numPr>
          <w:ilvl w:val="0"/>
          <w:numId w:val="0"/>
        </w:numPr>
        <w:spacing w:before="120" w:beforeLines="50" w:after="120" w:afterLines="50"/>
        <w:ind w:leftChars="0"/>
        <w:jc w:val="center"/>
        <w:rPr>
          <w:rFonts w:hint="eastAsia"/>
          <w:sz w:val="28"/>
          <w:szCs w:val="28"/>
        </w:rPr>
      </w:pPr>
      <w:r>
        <w:rPr>
          <w:rFonts w:hint="eastAsia"/>
          <w:sz w:val="28"/>
          <w:szCs w:val="28"/>
          <w:lang w:val="en-US" w:eastAsia="zh-CN"/>
        </w:rPr>
        <w:t>四、</w:t>
      </w:r>
      <w:r>
        <w:rPr>
          <w:rFonts w:hint="eastAsia"/>
          <w:sz w:val="28"/>
          <w:szCs w:val="28"/>
        </w:rPr>
        <w:t>技术要求</w:t>
      </w:r>
    </w:p>
    <w:p>
      <w:pPr>
        <w:numPr>
          <w:ilvl w:val="0"/>
          <w:numId w:val="0"/>
        </w:numPr>
        <w:bidi w:val="0"/>
        <w:rPr>
          <w:rFonts w:asciiTheme="minorEastAsia" w:eastAsiaTheme="minorEastAsia" w:hAnsiTheme="minorEastAsia" w:cstheme="minorEastAsia" w:hint="eastAsia"/>
          <w:sz w:val="24"/>
          <w:szCs w:val="24"/>
          <w:lang w:eastAsia="zh-CN"/>
        </w:rPr>
      </w:pPr>
      <w:r>
        <w:rPr>
          <w:rFonts w:asciiTheme="minorEastAsia" w:eastAsiaTheme="minorEastAsia" w:hAnsiTheme="minorEastAsia" w:cstheme="minorEastAsia" w:hint="eastAsia"/>
          <w:b/>
          <w:bCs/>
          <w:sz w:val="24"/>
          <w:szCs w:val="24"/>
          <w:lang w:eastAsia="zh-CN"/>
        </w:rPr>
        <w:t>（</w:t>
      </w:r>
      <w:r>
        <w:rPr>
          <w:rFonts w:asciiTheme="minorEastAsia" w:eastAsiaTheme="minorEastAsia" w:hAnsiTheme="minorEastAsia" w:cstheme="minorEastAsia" w:hint="eastAsia"/>
          <w:b/>
          <w:bCs/>
          <w:sz w:val="24"/>
          <w:szCs w:val="24"/>
          <w:lang w:val="en-US" w:eastAsia="zh-CN"/>
        </w:rPr>
        <w:t>一</w:t>
      </w:r>
      <w:r>
        <w:rPr>
          <w:rFonts w:asciiTheme="minorEastAsia" w:eastAsiaTheme="minorEastAsia" w:hAnsiTheme="minorEastAsia" w:cstheme="minorEastAsia" w:hint="eastAsia"/>
          <w:b/>
          <w:bCs/>
          <w:sz w:val="24"/>
          <w:szCs w:val="24"/>
          <w:lang w:eastAsia="zh-CN"/>
        </w:rPr>
        <w:t>）</w:t>
      </w:r>
      <w:r>
        <w:rPr>
          <w:rFonts w:asciiTheme="minorEastAsia" w:eastAsiaTheme="minorEastAsia" w:hAnsiTheme="minorEastAsia" w:cstheme="minorEastAsia" w:hint="eastAsia"/>
          <w:b/>
          <w:bCs/>
          <w:sz w:val="24"/>
          <w:szCs w:val="24"/>
        </w:rPr>
        <w:t>用途</w:t>
      </w:r>
      <w:r>
        <w:rPr>
          <w:rFonts w:asciiTheme="minorEastAsia" w:eastAsiaTheme="minorEastAsia" w:hAnsiTheme="minorEastAsia" w:cstheme="minorEastAsia" w:hint="eastAsia"/>
          <w:b/>
          <w:bCs/>
          <w:sz w:val="24"/>
          <w:szCs w:val="24"/>
          <w:lang w:eastAsia="zh-CN"/>
        </w:rPr>
        <w:t>：用于</w:t>
      </w:r>
      <w:r>
        <w:rPr>
          <w:rFonts w:asciiTheme="minorEastAsia" w:eastAsiaTheme="minorEastAsia" w:hAnsiTheme="minorEastAsia" w:cstheme="minorEastAsia" w:hint="eastAsia"/>
          <w:b/>
          <w:bCs/>
          <w:sz w:val="24"/>
          <w:szCs w:val="24"/>
          <w:lang w:val="en-US" w:eastAsia="zh-CN"/>
        </w:rPr>
        <w:t>监测患者生命体征。</w:t>
      </w:r>
    </w:p>
    <w:p>
      <w:pPr>
        <w:rPr>
          <w:rFonts w:asciiTheme="minorEastAsia" w:eastAsiaTheme="minorEastAsia" w:hAnsiTheme="minorEastAsia" w:cstheme="minorEastAsia" w:hint="eastAsia"/>
          <w:b w:val="0"/>
          <w:color w:val="auto"/>
          <w:sz w:val="24"/>
          <w:szCs w:val="24"/>
          <w:lang w:val="en-US" w:eastAsia="zh-CN"/>
        </w:rPr>
      </w:pPr>
      <w:r>
        <w:rPr>
          <w:rFonts w:asciiTheme="minorEastAsia" w:eastAsiaTheme="minorEastAsia" w:hAnsiTheme="minorEastAsia" w:cstheme="minorEastAsia" w:hint="eastAsia"/>
          <w:b/>
          <w:bCs/>
          <w:sz w:val="24"/>
          <w:szCs w:val="24"/>
        </w:rPr>
        <w:t>（二）技术参数要求</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说明： 1、评分时，如对一项招标技术要求（以</w:t>
      </w:r>
      <w:r>
        <w:rPr>
          <w:rFonts w:asciiTheme="minorEastAsia" w:eastAsiaTheme="minorEastAsia" w:hAnsiTheme="minorEastAsia" w:cstheme="minorEastAsia" w:hint="eastAsia"/>
          <w:b/>
          <w:sz w:val="24"/>
          <w:szCs w:val="24"/>
          <w:lang w:val="en-US" w:eastAsia="zh-CN"/>
        </w:rPr>
        <w:t>序号</w:t>
      </w:r>
      <w:r>
        <w:rPr>
          <w:rFonts w:asciiTheme="minorEastAsia" w:eastAsiaTheme="minorEastAsia" w:hAnsiTheme="minorEastAsia" w:cstheme="minorEastAsia" w:hint="eastAsia"/>
          <w:b/>
          <w:sz w:val="24"/>
          <w:szCs w:val="24"/>
        </w:rPr>
        <w:t>为准</w:t>
      </w:r>
      <w:r>
        <w:rPr>
          <w:rFonts w:asciiTheme="minorEastAsia" w:eastAsiaTheme="minorEastAsia" w:hAnsiTheme="minorEastAsia" w:cstheme="minorEastAsia" w:hint="eastAsia"/>
          <w:b/>
          <w:sz w:val="24"/>
          <w:szCs w:val="24"/>
          <w:lang w:eastAsia="zh-CN"/>
        </w:rPr>
        <w:t>（</w:t>
      </w:r>
      <w:r>
        <w:rPr>
          <w:rFonts w:asciiTheme="minorEastAsia" w:eastAsiaTheme="minorEastAsia" w:hAnsiTheme="minorEastAsia" w:cstheme="minorEastAsia" w:hint="eastAsia"/>
          <w:b/>
          <w:sz w:val="24"/>
          <w:szCs w:val="24"/>
          <w:lang w:val="en-US" w:eastAsia="zh-CN"/>
        </w:rPr>
        <w:t>除黑色字体加粗</w:t>
      </w:r>
      <w:r>
        <w:rPr>
          <w:rFonts w:asciiTheme="minorEastAsia" w:eastAsiaTheme="minorEastAsia" w:hAnsiTheme="minorEastAsia" w:cstheme="minorEastAsia" w:hint="eastAsia"/>
          <w:b/>
          <w:sz w:val="24"/>
          <w:szCs w:val="24"/>
          <w:lang w:eastAsia="zh-CN"/>
        </w:rPr>
        <w:t>）</w:t>
      </w:r>
      <w:r>
        <w:rPr>
          <w:rFonts w:asciiTheme="minorEastAsia" w:eastAsiaTheme="minorEastAsia" w:hAnsiTheme="minorEastAsia" w:cstheme="minorEastAsia" w:hint="eastAsia"/>
          <w:b/>
          <w:sz w:val="24"/>
          <w:szCs w:val="24"/>
        </w:rPr>
        <w:t>）中的内容存在两处（或以上）负偏离的，在评分时只作一项负偏离扣分。</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2、带★号条款为不可</w:t>
      </w:r>
      <w:r>
        <w:rPr>
          <w:rFonts w:asciiTheme="minorEastAsia" w:eastAsiaTheme="minorEastAsia" w:hAnsiTheme="minorEastAsia" w:cstheme="minorEastAsia" w:hint="eastAsia"/>
          <w:b/>
          <w:sz w:val="24"/>
          <w:szCs w:val="24"/>
          <w:lang w:val="en-US" w:eastAsia="zh-CN"/>
        </w:rPr>
        <w:t>负</w:t>
      </w:r>
      <w:r>
        <w:rPr>
          <w:rFonts w:asciiTheme="minorEastAsia" w:eastAsiaTheme="minorEastAsia" w:hAnsiTheme="minorEastAsia" w:cstheme="minorEastAsia" w:hint="eastAsia"/>
          <w:b/>
          <w:sz w:val="24"/>
          <w:szCs w:val="24"/>
        </w:rPr>
        <w:t>偏离条款，不作为评分准则中的评分内容</w:t>
      </w:r>
      <w:r>
        <w:rPr>
          <w:rFonts w:asciiTheme="minorEastAsia" w:eastAsiaTheme="minorEastAsia" w:hAnsiTheme="minorEastAsia" w:cstheme="minorEastAsia" w:hint="eastAsia"/>
          <w:b/>
          <w:sz w:val="24"/>
          <w:szCs w:val="24"/>
          <w:lang w:eastAsia="zh-CN"/>
        </w:rPr>
        <w:t>，</w:t>
      </w:r>
      <w:r>
        <w:rPr>
          <w:rFonts w:asciiTheme="minorEastAsia" w:eastAsiaTheme="minorEastAsia" w:hAnsiTheme="minorEastAsia" w:cstheme="minorEastAsia" w:hint="eastAsia"/>
          <w:b/>
          <w:sz w:val="24"/>
          <w:szCs w:val="24"/>
        </w:rPr>
        <w:t>如未响应或出现负偏离的，将作投标无效处理；带“</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sz w:val="24"/>
          <w:szCs w:val="24"/>
        </w:rPr>
        <w:t>”指标项为重要参数条款，负偏离时依相关评分准则内容作重点扣分处理。</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3、</w:t>
      </w:r>
      <w:bookmarkStart w:id="52" w:name="_Hlk72585069"/>
      <w:r>
        <w:rPr>
          <w:rFonts w:asciiTheme="minorEastAsia" w:eastAsiaTheme="minorEastAsia" w:hAnsiTheme="minorEastAsia" w:cstheme="minorEastAsia" w:hint="eastAsia"/>
          <w:b/>
          <w:sz w:val="24"/>
          <w:szCs w:val="24"/>
        </w:rPr>
        <w:t>招标技术要求中，用红色字体标注的指标项均要求提供证明资料，</w:t>
      </w:r>
      <w:r>
        <w:rPr>
          <w:rFonts w:asciiTheme="minorEastAsia" w:eastAsiaTheme="minorEastAsia" w:hAnsiTheme="minorEastAsia" w:cstheme="minorEastAsia" w:hint="eastAsia"/>
          <w:b/>
          <w:color w:val="FF0000"/>
          <w:sz w:val="24"/>
          <w:szCs w:val="24"/>
        </w:rPr>
        <w:t>共</w:t>
      </w:r>
      <w:r>
        <w:rPr>
          <w:rFonts w:asciiTheme="minorEastAsia" w:eastAsiaTheme="minorEastAsia" w:hAnsiTheme="minorEastAsia" w:cstheme="minorEastAsia" w:hint="eastAsia"/>
          <w:b/>
          <w:color w:val="FF0000"/>
          <w:sz w:val="24"/>
          <w:szCs w:val="24"/>
          <w:lang w:val="en-US" w:eastAsia="zh-CN"/>
        </w:rPr>
        <w:t>7</w:t>
      </w:r>
      <w:r>
        <w:rPr>
          <w:rFonts w:asciiTheme="minorEastAsia" w:eastAsiaTheme="minorEastAsia" w:hAnsiTheme="minorEastAsia" w:cstheme="minorEastAsia" w:hint="eastAsia"/>
          <w:b/>
          <w:color w:val="FF0000"/>
          <w:sz w:val="24"/>
          <w:szCs w:val="24"/>
        </w:rPr>
        <w:t>项</w:t>
      </w:r>
      <w:r>
        <w:rPr>
          <w:rFonts w:asciiTheme="minorEastAsia" w:eastAsiaTheme="minorEastAsia" w:hAnsiTheme="minorEastAsia" w:cstheme="minorEastAsia" w:hint="eastAsia"/>
          <w:b/>
          <w:sz w:val="24"/>
          <w:szCs w:val="24"/>
        </w:rPr>
        <w:t>；其余指标项未要求提供证明资料，无需提供相关证明资料。</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（1）“20L”（凡是响应内容与该数值不一致者，均视为负偏离）；</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（2）“H≥6m”（凡是响应内容存在小于6m可能情形的均视为负偏离）；</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（3）区间要求为0-20ML,只要响应的不是广于等于“0-20ML”，如投标文件响应为0-15ML、1-12ML、9-20ML、6-21ML、9ML等情形均视为负偏离。</w:t>
      </w:r>
    </w:p>
    <w:p>
      <w:pPr>
        <w:pStyle w:val="BodyText"/>
        <w:spacing w:line="240" w:lineRule="auto"/>
        <w:ind w:firstLine="420" w:firstLineChars="200"/>
        <w:rPr>
          <w:rFonts w:asciiTheme="minorEastAsia" w:eastAsiaTheme="minorEastAsia" w:hAnsiTheme="minorEastAsia" w:cstheme="minorEastAsia" w:hint="eastAsia"/>
          <w:bCs w:val="0"/>
          <w:sz w:val="24"/>
          <w:szCs w:val="24"/>
        </w:rPr>
      </w:pPr>
      <w:r>
        <w:rPr>
          <w:rFonts w:asciiTheme="minorEastAsia" w:eastAsiaTheme="minorEastAsia" w:hAnsiTheme="minorEastAsia" w:cstheme="minorEastAsia" w:hint="eastAsia"/>
          <w:b/>
          <w:bCs w:val="0"/>
          <w:sz w:val="24"/>
          <w:szCs w:val="24"/>
        </w:rPr>
        <w:t>5.相关证明材料的产品名称与招标技术要求的货物名称不一致的，需提供为同种产品的说明；若名称不一致又未提供说明的，由评审委员会判定是否符合文件要求。</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9"/>
        <w:gridCol w:w="7587"/>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14"/>
        </w:trPr>
        <w:tc>
          <w:tcPr>
            <w:tcW w:w="551" w:type="pct"/>
            <w:tcBorders>
              <w:top w:val="single" w:sz="4" w:space="0" w:color="auto"/>
              <w:left w:val="single" w:sz="4" w:space="0" w:color="auto"/>
              <w:bottom w:val="single" w:sz="4" w:space="0" w:color="auto"/>
              <w:right w:val="single" w:sz="4" w:space="0" w:color="auto"/>
            </w:tcBorders>
            <w:vAlign w:val="center"/>
          </w:tcPr>
          <w:p>
            <w:pPr>
              <w:spacing w:line="312" w:lineRule="auto"/>
              <w:jc w:val="center"/>
              <w:rPr>
                <w:rFonts w:asciiTheme="minorEastAsia" w:eastAsiaTheme="minorEastAsia" w:hAnsiTheme="minorEastAsia" w:cstheme="minorEastAsia" w:hint="eastAsia"/>
                <w:b/>
                <w:bCs/>
                <w:sz w:val="24"/>
                <w:szCs w:val="24"/>
              </w:rPr>
            </w:pPr>
            <w:bookmarkEnd w:id="52"/>
            <w:r>
              <w:rPr>
                <w:rFonts w:asciiTheme="minorEastAsia" w:eastAsiaTheme="minorEastAsia" w:hAnsiTheme="minorEastAsia" w:cstheme="minorEastAsia" w:hint="eastAsia"/>
                <w:b/>
                <w:bCs/>
                <w:sz w:val="24"/>
                <w:szCs w:val="24"/>
              </w:rPr>
              <w:t>配置</w:t>
            </w:r>
          </w:p>
        </w:tc>
        <w:tc>
          <w:tcPr>
            <w:tcW w:w="4448" w:type="pct"/>
            <w:tcBorders>
              <w:top w:val="single" w:sz="4" w:space="0" w:color="auto"/>
              <w:left w:val="single" w:sz="4" w:space="0" w:color="auto"/>
              <w:bottom w:val="single" w:sz="4" w:space="0" w:color="auto"/>
              <w:right w:val="single" w:sz="4" w:space="0" w:color="auto"/>
            </w:tcBorders>
            <w:vAlign w:val="center"/>
          </w:tcPr>
          <w:p>
            <w:pPr>
              <w:spacing w:line="312" w:lineRule="auto"/>
              <w:jc w:val="center"/>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主要技术参数和指标</w:t>
            </w:r>
          </w:p>
        </w:tc>
      </w:tr>
      <w:tr>
        <w:tblPrEx>
          <w:tblW w:w="4998" w:type="pct"/>
          <w:tblInd w:w="0" w:type="dxa"/>
          <w:tblCellMar>
            <w:top w:w="0" w:type="dxa"/>
            <w:left w:w="108" w:type="dxa"/>
            <w:bottom w:w="0" w:type="dxa"/>
            <w:right w:w="108" w:type="dxa"/>
          </w:tblCellMar>
        </w:tblPrEx>
        <w:trPr>
          <w:trHeight w:val="274"/>
        </w:trPr>
        <w:tc>
          <w:tcPr>
            <w:tcW w:w="551"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一、主要技术及系统要求：</w:t>
            </w:r>
          </w:p>
        </w:tc>
        <w:tc>
          <w:tcPr>
            <w:tcW w:w="4448" w:type="pct"/>
            <w:tcBorders>
              <w:top w:val="single" w:sz="4" w:space="0" w:color="auto"/>
              <w:left w:val="single" w:sz="4" w:space="0" w:color="auto"/>
              <w:bottom w:val="single" w:sz="4" w:space="0" w:color="auto"/>
              <w:right w:val="single" w:sz="4" w:space="0" w:color="auto"/>
            </w:tcBorders>
            <w:vAlign w:val="top"/>
          </w:tcPr>
          <w:p>
            <w:pPr>
              <w:pStyle w:val="PlainText"/>
              <w:tabs>
                <w:tab w:val="left" w:pos="896"/>
              </w:tabs>
              <w:spacing w:line="240" w:lineRule="auto"/>
              <w:jc w:val="both"/>
              <w:rPr>
                <w:rFonts w:asciiTheme="minorEastAsia" w:eastAsiaTheme="minorEastAsia" w:hAnsiTheme="minorEastAsia" w:cstheme="minorEastAsia" w:hint="eastAsia"/>
                <w:b/>
                <w:bCs w:val="0"/>
                <w:color w:val="000000"/>
                <w:sz w:val="24"/>
                <w:szCs w:val="24"/>
                <w:lang w:val="en-US" w:eastAsia="zh-CN"/>
              </w:rPr>
            </w:pPr>
            <w:r>
              <w:rPr>
                <w:rFonts w:asciiTheme="minorEastAsia" w:eastAsiaTheme="minorEastAsia" w:hAnsiTheme="minorEastAsia" w:cstheme="minorEastAsia" w:hint="eastAsia"/>
                <w:b/>
                <w:bCs w:val="0"/>
                <w:color w:val="000000"/>
                <w:sz w:val="24"/>
                <w:szCs w:val="24"/>
                <w:lang w:val="en-US" w:eastAsia="zh-CN"/>
              </w:rPr>
              <w:t>一、除颤监护仪参数：</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1、重量：≤4.2kg（含电池）。</w:t>
            </w:r>
          </w:p>
          <w:p>
            <w:pPr>
              <w:pStyle w:val="PlainText"/>
              <w:tabs>
                <w:tab w:val="left" w:pos="896"/>
              </w:tabs>
              <w:spacing w:line="240" w:lineRule="auto"/>
              <w:jc w:val="both"/>
              <w:rPr>
                <w:rFonts w:asciiTheme="minorEastAsia" w:eastAsiaTheme="minorEastAsia" w:hAnsiTheme="minorEastAsia" w:cstheme="minorEastAsia"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2、彩色电容触摸屏≥8英寸，分辨率1024×768像素。</w:t>
            </w:r>
          </w:p>
          <w:p>
            <w:pPr>
              <w:pStyle w:val="PlainText"/>
              <w:tabs>
                <w:tab w:val="left" w:pos="896"/>
              </w:tabs>
              <w:spacing w:line="240" w:lineRule="auto"/>
              <w:jc w:val="both"/>
              <w:rPr>
                <w:rFonts w:asciiTheme="minorEastAsia" w:eastAsiaTheme="minorEastAsia" w:hAnsiTheme="minorEastAsia" w:cstheme="minorEastAsia" w:hint="eastAsia"/>
                <w:bCs/>
                <w:color w:val="FF0000"/>
                <w:sz w:val="24"/>
                <w:szCs w:val="24"/>
                <w:lang w:val="en-US" w:eastAsia="zh-CN"/>
              </w:rPr>
            </w:pPr>
            <w:r>
              <w:rPr>
                <w:rFonts w:asciiTheme="minorEastAsia" w:eastAsiaTheme="minorEastAsia" w:hAnsiTheme="minorEastAsia" w:cstheme="minorEastAsia" w:hint="eastAsia"/>
                <w:b/>
                <w:bCs w:val="0"/>
                <w:color w:val="FF0000"/>
                <w:sz w:val="24"/>
                <w:szCs w:val="24"/>
                <w:lang w:val="en-US" w:eastAsia="zh-CN"/>
              </w:rPr>
              <w:t>▲3、可显示≥5通道监护参数波形（提供实物界面图片或功能截图证明材料）。</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4、具备图形化故障排除指引，帮助医护人员快速解决设备故障。</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5、支持手动除颤、心电监护、呼吸监护、自动体外除颤（AED）功能，AED功能适用于29天以上人群。</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6、手动除颤分为同步和异步两种方式，能量分20档以上，可通过体外电极板进行能量选择，最大能量可达360J。</w:t>
            </w:r>
          </w:p>
          <w:p>
            <w:pPr>
              <w:pStyle w:val="PlainText"/>
              <w:tabs>
                <w:tab w:val="left" w:pos="896"/>
              </w:tabs>
              <w:spacing w:line="240" w:lineRule="auto"/>
              <w:jc w:val="left"/>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7、可配置体内除颤手柄，体内手动除颤能量选择：1/2/3/4/5/6/7/8/9/10/15/20/30/50 J。</w:t>
            </w:r>
          </w:p>
          <w:p>
            <w:pPr>
              <w:pStyle w:val="PlainText"/>
              <w:tabs>
                <w:tab w:val="left" w:pos="896"/>
              </w:tabs>
              <w:spacing w:line="240" w:lineRule="auto"/>
              <w:jc w:val="both"/>
              <w:rPr>
                <w:rFonts w:asciiTheme="minorEastAsia" w:eastAsiaTheme="minorEastAsia" w:hAnsiTheme="minorEastAsia" w:cstheme="minorEastAsia" w:hint="eastAsia"/>
                <w:b/>
                <w:bCs w:val="0"/>
                <w:color w:val="FF0000"/>
                <w:sz w:val="24"/>
                <w:szCs w:val="24"/>
                <w:lang w:val="en-US" w:eastAsia="zh-CN"/>
              </w:rPr>
            </w:pPr>
            <w:r>
              <w:rPr>
                <w:rFonts w:asciiTheme="minorEastAsia" w:eastAsiaTheme="minorEastAsia" w:hAnsiTheme="minorEastAsia" w:cstheme="minorEastAsia" w:hint="eastAsia"/>
                <w:b/>
                <w:bCs w:val="0"/>
                <w:color w:val="FF0000"/>
                <w:sz w:val="24"/>
                <w:szCs w:val="24"/>
                <w:lang w:val="en-US" w:eastAsia="zh-CN"/>
              </w:rPr>
              <w:t>▲8、支持至少三种尺寸体内除颤电极板，适用不同病人类型。（提供产品说明书证明材料）。</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9、体内电极板带放电键。</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10、除颤仪可升级基于脉搏氧波形分析的心肺复苏质量指数，实现无创、实时评估人工心肺复苏质量。</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11、除颤仪可升级与同品牌呼吸机以及非同品牌输注泵通过无线方式融合显示在中央站界面</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p>
          <w:p>
            <w:pPr>
              <w:pStyle w:val="PlainText"/>
              <w:tabs>
                <w:tab w:val="left" w:pos="896"/>
              </w:tabs>
              <w:spacing w:line="240" w:lineRule="auto"/>
              <w:jc w:val="both"/>
              <w:rPr>
                <w:rFonts w:asciiTheme="minorEastAsia" w:eastAsiaTheme="minorEastAsia" w:hAnsiTheme="minorEastAsia" w:cstheme="minorEastAsia" w:hint="eastAsia"/>
                <w:b/>
                <w:bCs w:val="0"/>
                <w:color w:val="000000"/>
                <w:sz w:val="24"/>
                <w:szCs w:val="24"/>
                <w:lang w:val="en-US" w:eastAsia="zh-CN"/>
              </w:rPr>
            </w:pPr>
            <w:r>
              <w:rPr>
                <w:rFonts w:asciiTheme="minorEastAsia" w:eastAsiaTheme="minorEastAsia" w:hAnsiTheme="minorEastAsia" w:cstheme="minorEastAsia" w:hint="eastAsia"/>
                <w:b/>
                <w:bCs w:val="0"/>
                <w:color w:val="000000"/>
                <w:sz w:val="24"/>
                <w:szCs w:val="24"/>
                <w:lang w:val="en-US" w:eastAsia="zh-CN"/>
              </w:rPr>
              <w:t>二、多参数监护仪参数：</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1、模块化监护仪，主机集成内置≥2槽位插件槽，可升级IBP，CO2和AG任意参数模块的即插即用快速扩展临床应用。</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2、≥10.1英寸彩色液晶屏及电容触摸屏，分辨率高达≥1280*800像素，≥8通道波形显示。</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3、监护仪设计使用年限≥10年。</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4、监护仪清洁消毒维护支持的消毒剂≥40种，在厂家手册中清晰列举消毒剂的种类。</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5、配置3/5导心电，呼吸，无创血压，血氧饱和度，脉搏和双通道体温参数监测，以上参数适用于成人、小儿、新生儿患者。</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6、心电监护支持心率，ST段测量，心律失常分析，QT/QTc连续实时测量和对应报警功能。</w:t>
            </w:r>
          </w:p>
          <w:p>
            <w:pPr>
              <w:pStyle w:val="PlainText"/>
              <w:tabs>
                <w:tab w:val="left" w:pos="896"/>
              </w:tabs>
              <w:spacing w:line="240" w:lineRule="auto"/>
              <w:jc w:val="both"/>
              <w:rPr>
                <w:rFonts w:asciiTheme="minorEastAsia" w:eastAsiaTheme="minorEastAsia" w:hAnsiTheme="minorEastAsia" w:cstheme="minorEastAsia" w:hint="eastAsia"/>
                <w:b/>
                <w:bCs w:val="0"/>
                <w:color w:val="FF0000"/>
                <w:sz w:val="24"/>
                <w:szCs w:val="24"/>
                <w:lang w:val="en-US" w:eastAsia="zh-CN"/>
              </w:rPr>
            </w:pPr>
            <w:r>
              <w:rPr>
                <w:rFonts w:asciiTheme="minorEastAsia" w:eastAsiaTheme="minorEastAsia" w:hAnsiTheme="minorEastAsia" w:cstheme="minorEastAsia" w:hint="eastAsia"/>
                <w:b/>
                <w:bCs w:val="0"/>
                <w:color w:val="FF0000"/>
                <w:sz w:val="24"/>
                <w:szCs w:val="24"/>
                <w:lang w:val="en-US" w:eastAsia="zh-CN"/>
              </w:rPr>
              <w:t>▲7、支持室上性心动过速和SVCs/min等室上性心律失常分析。（提供产品说明书证明材料）。</w:t>
            </w:r>
          </w:p>
          <w:p>
            <w:pPr>
              <w:pStyle w:val="PlainText"/>
              <w:tabs>
                <w:tab w:val="left" w:pos="896"/>
              </w:tabs>
              <w:spacing w:line="240" w:lineRule="auto"/>
              <w:jc w:val="both"/>
              <w:rPr>
                <w:rFonts w:asciiTheme="minorEastAsia" w:eastAsiaTheme="minorEastAsia" w:hAnsiTheme="minorEastAsia" w:cstheme="minorEastAsia" w:hint="eastAsia"/>
                <w:b/>
                <w:bCs w:val="0"/>
                <w:color w:val="FF0000"/>
                <w:sz w:val="24"/>
                <w:szCs w:val="24"/>
                <w:lang w:val="en-US" w:eastAsia="zh-CN"/>
              </w:rPr>
            </w:pPr>
            <w:r>
              <w:rPr>
                <w:rFonts w:asciiTheme="minorEastAsia" w:eastAsiaTheme="minorEastAsia" w:hAnsiTheme="minorEastAsia" w:cstheme="minorEastAsia" w:hint="eastAsia"/>
                <w:b/>
                <w:bCs w:val="0"/>
                <w:color w:val="FF0000"/>
                <w:sz w:val="24"/>
                <w:szCs w:val="24"/>
                <w:lang w:val="en-US" w:eastAsia="zh-CN"/>
              </w:rPr>
              <w:t>▲8、心电支持≥3个分析导联实时动态同步分析，并非多个导联波形同屏显示及12导联静息分析。（提供实物界面图片或功能截图证明材料）。</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9、支持指套式血氧探头，IPX7防水等级，支持液体浸泡消毒和清洁。</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10、支持手动，自动，连续、序列和整点5种测量模式，并提供24小时动态血压统计结果。</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11、支持双通道体温和温差参数的监测,并可根据需要更改体温通道标名。</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12、可选升级多达4通道有创压监测，动脉压监测时支持同步监测PPV，适用于成人，小儿和新生儿，通过国家三类注册认证。</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13、支持旁流监测模块，旁流EtCO2监测模块支持顺磁氧监测技术进行氧气监测。</w:t>
            </w:r>
          </w:p>
          <w:p>
            <w:pPr>
              <w:pStyle w:val="PlainText"/>
              <w:tabs>
                <w:tab w:val="left" w:pos="896"/>
              </w:tabs>
              <w:spacing w:line="240" w:lineRule="auto"/>
              <w:jc w:val="both"/>
              <w:rPr>
                <w:rFonts w:asciiTheme="minorEastAsia" w:eastAsiaTheme="minorEastAsia" w:hAnsiTheme="minorEastAsia" w:cstheme="minorEastAsia" w:hint="eastAsia"/>
                <w:b/>
                <w:bCs w:val="0"/>
                <w:color w:val="FF0000"/>
                <w:sz w:val="24"/>
                <w:szCs w:val="24"/>
                <w:lang w:val="en-US" w:eastAsia="zh-CN"/>
              </w:rPr>
            </w:pPr>
            <w:r>
              <w:rPr>
                <w:rFonts w:asciiTheme="minorEastAsia" w:eastAsiaTheme="minorEastAsia" w:hAnsiTheme="minorEastAsia" w:cstheme="minorEastAsia" w:hint="eastAsia"/>
                <w:b/>
                <w:bCs w:val="0"/>
                <w:color w:val="FF0000"/>
                <w:sz w:val="24"/>
                <w:szCs w:val="24"/>
                <w:lang w:val="en-US" w:eastAsia="zh-CN"/>
              </w:rPr>
              <w:t>▲14、支持选配患者下床移动监护功能，提供医用级穿戴传感器（提供实物界面图片或功能截图证明材料）。</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15、下床移动监护功能可监测心电、呼吸、无创血压、血氧饱和度、脉搏参数，</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
                <w:bCs w:val="0"/>
                <w:color w:val="FF0000"/>
                <w:sz w:val="24"/>
                <w:szCs w:val="24"/>
                <w:lang w:val="en-US" w:eastAsia="zh-CN"/>
              </w:rPr>
              <w:t>▲16、穿戴传感器支持健康参数监测，可监测患者睡眠时间、运动时间，支持患者4种状态的识别，包括：睡眠，休息，运动和跌倒。（提供产品说明书证明材料）。</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17、监测数据通过无线发送至监护仪。</w:t>
            </w:r>
          </w:p>
          <w:p>
            <w:pPr>
              <w:pStyle w:val="PlainText"/>
              <w:tabs>
                <w:tab w:val="left" w:pos="896"/>
              </w:tabs>
              <w:spacing w:line="240" w:lineRule="auto"/>
              <w:jc w:val="both"/>
              <w:rPr>
                <w:rFonts w:asciiTheme="minorEastAsia" w:eastAsiaTheme="minorEastAsia" w:hAnsiTheme="minorEastAsia" w:cstheme="minorEastAsia" w:hint="eastAsia"/>
                <w:b/>
                <w:bCs w:val="0"/>
                <w:color w:val="FF0000"/>
                <w:sz w:val="24"/>
                <w:szCs w:val="24"/>
                <w:lang w:val="en-US" w:eastAsia="zh-CN"/>
              </w:rPr>
            </w:pPr>
            <w:r>
              <w:rPr>
                <w:rFonts w:asciiTheme="minorEastAsia" w:eastAsiaTheme="minorEastAsia" w:hAnsiTheme="minorEastAsia" w:cstheme="minorEastAsia" w:hint="eastAsia"/>
                <w:b/>
                <w:bCs w:val="0"/>
                <w:color w:val="FF0000"/>
                <w:sz w:val="24"/>
                <w:szCs w:val="24"/>
                <w:lang w:val="en-US" w:eastAsia="zh-CN"/>
              </w:rPr>
              <w:t>▲18、配置临床评分系统，包括MEWS（改良早期预警评分）、NEWS（英国早期预警评分系统）、NEWS2（英国早期预警评分系统2），可支持定时自动EWS评分功能，支持动态刷新EWS和EWS报警。（提供实物界面图片或功能截图证明材料）。</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val="en-US" w:eastAsia="zh-CN"/>
              </w:rPr>
            </w:pPr>
            <w:r>
              <w:rPr>
                <w:rFonts w:asciiTheme="minorEastAsia" w:eastAsiaTheme="minorEastAsia" w:hAnsiTheme="minorEastAsia" w:cstheme="minorEastAsia" w:hint="eastAsia"/>
                <w:bCs/>
                <w:color w:val="000000"/>
                <w:sz w:val="24"/>
                <w:szCs w:val="24"/>
                <w:lang w:val="en-US" w:eastAsia="zh-CN"/>
              </w:rPr>
              <w:t>19、支持格拉斯哥昏迷评分（GCS）功能。</w:t>
            </w:r>
          </w:p>
          <w:p>
            <w:pPr>
              <w:pStyle w:val="PlainText"/>
              <w:tabs>
                <w:tab w:val="left" w:pos="896"/>
              </w:tabs>
              <w:spacing w:line="240" w:lineRule="auto"/>
              <w:jc w:val="both"/>
              <w:rPr>
                <w:rFonts w:asciiTheme="minorEastAsia" w:eastAsiaTheme="minorEastAsia" w:hAnsiTheme="minorEastAsia" w:cstheme="minorEastAsia" w:hint="eastAsia"/>
                <w:bCs/>
                <w:color w:val="000000"/>
                <w:sz w:val="24"/>
                <w:szCs w:val="24"/>
                <w:lang w:eastAsia="zh-CN"/>
              </w:rPr>
            </w:pPr>
            <w:r>
              <w:rPr>
                <w:rFonts w:asciiTheme="minorEastAsia" w:eastAsiaTheme="minorEastAsia" w:hAnsiTheme="minorEastAsia" w:cstheme="minorEastAsia" w:hint="eastAsia"/>
                <w:bCs/>
                <w:color w:val="000000"/>
                <w:sz w:val="24"/>
                <w:szCs w:val="24"/>
                <w:lang w:val="en-US" w:eastAsia="zh-CN"/>
              </w:rPr>
              <w:t>20、支持带ABD事件的呼吸氧合界面。</w:t>
            </w:r>
          </w:p>
        </w:tc>
      </w:tr>
      <w:tr>
        <w:tblPrEx>
          <w:tblW w:w="4998" w:type="pct"/>
          <w:tblInd w:w="0" w:type="dxa"/>
          <w:tblCellMar>
            <w:top w:w="0" w:type="dxa"/>
            <w:left w:w="108" w:type="dxa"/>
            <w:bottom w:w="0" w:type="dxa"/>
            <w:right w:w="108" w:type="dxa"/>
          </w:tblCellMar>
        </w:tblPrEx>
        <w:trPr>
          <w:trHeight w:val="699"/>
        </w:trPr>
        <w:tc>
          <w:tcPr>
            <w:tcW w:w="551" w:type="pct"/>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color w:val="000000"/>
                <w:kern w:val="0"/>
                <w:sz w:val="24"/>
                <w:szCs w:val="24"/>
                <w:highlight w:val="none"/>
              </w:rPr>
              <w:t>★二、标准配置要求：</w:t>
            </w:r>
          </w:p>
        </w:tc>
        <w:tc>
          <w:tcPr>
            <w:tcW w:w="4448" w:type="pct"/>
            <w:tcBorders>
              <w:top w:val="single" w:sz="4" w:space="0" w:color="auto"/>
              <w:left w:val="single" w:sz="4" w:space="0" w:color="auto"/>
              <w:bottom w:val="single" w:sz="4" w:space="0" w:color="auto"/>
              <w:right w:val="single" w:sz="4" w:space="0" w:color="auto"/>
            </w:tcBorders>
          </w:tcPr>
          <w:p>
            <w:pPr>
              <w:rPr>
                <w:rFonts w:asciiTheme="minorEastAsia" w:eastAsiaTheme="minorEastAsia" w:hAnsiTheme="minorEastAsia" w:cstheme="minorEastAsia" w:hint="eastAsia"/>
                <w:b/>
                <w:bCs/>
                <w:color w:val="000000"/>
                <w:kern w:val="0"/>
                <w:sz w:val="24"/>
                <w:szCs w:val="24"/>
                <w:highlight w:val="none"/>
                <w:lang w:eastAsia="zh-CN"/>
              </w:rPr>
            </w:pPr>
            <w:r>
              <w:rPr>
                <w:rFonts w:asciiTheme="minorEastAsia" w:eastAsiaTheme="minorEastAsia" w:hAnsiTheme="minorEastAsia" w:cstheme="minorEastAsia" w:hint="eastAsia"/>
                <w:b/>
                <w:bCs/>
                <w:color w:val="000000"/>
                <w:kern w:val="0"/>
                <w:sz w:val="24"/>
                <w:szCs w:val="24"/>
                <w:highlight w:val="none"/>
                <w:lang w:val="en-US" w:eastAsia="zh-CN"/>
              </w:rPr>
              <w:t>一、除颤监护仪</w:t>
            </w:r>
            <w:r>
              <w:rPr>
                <w:rFonts w:asciiTheme="minorEastAsia" w:eastAsiaTheme="minorEastAsia" w:hAnsiTheme="minorEastAsia" w:cstheme="minorEastAsia" w:hint="eastAsia"/>
                <w:b/>
                <w:bCs/>
                <w:color w:val="000000"/>
                <w:kern w:val="0"/>
                <w:sz w:val="24"/>
                <w:szCs w:val="24"/>
                <w:highlight w:val="none"/>
              </w:rPr>
              <w:t>配置清单</w:t>
            </w:r>
            <w:r>
              <w:rPr>
                <w:rFonts w:asciiTheme="minorEastAsia" w:eastAsiaTheme="minorEastAsia" w:hAnsiTheme="minorEastAsia" w:cstheme="minorEastAsia" w:hint="eastAsia"/>
                <w:b/>
                <w:bCs/>
                <w:color w:val="000000"/>
                <w:kern w:val="0"/>
                <w:sz w:val="24"/>
                <w:szCs w:val="24"/>
                <w:highlight w:val="none"/>
                <w:lang w:eastAsia="zh-CN"/>
              </w:rPr>
              <w:t>：</w:t>
            </w:r>
          </w:p>
          <w:p>
            <w:pPr>
              <w:rPr>
                <w:rFonts w:asciiTheme="minorEastAsia" w:eastAsiaTheme="minorEastAsia" w:hAnsiTheme="minorEastAsia" w:cstheme="minorEastAsia" w:hint="eastAsia"/>
                <w:color w:val="000000"/>
                <w:kern w:val="0"/>
                <w:sz w:val="24"/>
                <w:szCs w:val="24"/>
                <w:highlight w:val="none"/>
                <w:lang w:eastAsia="zh-CN"/>
              </w:rPr>
            </w:pPr>
            <w:r>
              <w:rPr>
                <w:rFonts w:asciiTheme="minorEastAsia" w:eastAsiaTheme="minorEastAsia" w:hAnsiTheme="minorEastAsia" w:cstheme="minorEastAsia" w:hint="eastAsia"/>
                <w:color w:val="000000"/>
                <w:kern w:val="0"/>
                <w:sz w:val="24"/>
                <w:szCs w:val="24"/>
                <w:highlight w:val="none"/>
                <w:lang w:val="en-US" w:eastAsia="zh-CN"/>
              </w:rPr>
              <w:t>1、</w:t>
            </w:r>
            <w:r>
              <w:rPr>
                <w:rFonts w:asciiTheme="minorEastAsia" w:eastAsiaTheme="minorEastAsia" w:hAnsiTheme="minorEastAsia" w:cstheme="minorEastAsia" w:hint="eastAsia"/>
                <w:color w:val="000000"/>
                <w:kern w:val="0"/>
                <w:sz w:val="24"/>
                <w:szCs w:val="24"/>
                <w:highlight w:val="none"/>
                <w:lang w:eastAsia="zh-CN"/>
              </w:rPr>
              <w:t>主机（含记录仪）1台</w:t>
            </w:r>
          </w:p>
          <w:p>
            <w:pPr>
              <w:rPr>
                <w:rFonts w:asciiTheme="minorEastAsia" w:eastAsiaTheme="minorEastAsia" w:hAnsiTheme="minorEastAsia" w:cstheme="minorEastAsia" w:hint="eastAsia"/>
                <w:color w:val="000000"/>
                <w:kern w:val="0"/>
                <w:sz w:val="24"/>
                <w:szCs w:val="24"/>
                <w:highlight w:val="none"/>
                <w:lang w:eastAsia="zh-CN"/>
              </w:rPr>
            </w:pPr>
            <w:r>
              <w:rPr>
                <w:rFonts w:asciiTheme="minorEastAsia" w:eastAsiaTheme="minorEastAsia" w:hAnsiTheme="minorEastAsia" w:cstheme="minorEastAsia" w:hint="eastAsia"/>
                <w:color w:val="000000"/>
                <w:kern w:val="0"/>
                <w:sz w:val="24"/>
                <w:szCs w:val="24"/>
                <w:highlight w:val="none"/>
                <w:lang w:val="en-US" w:eastAsia="zh-CN"/>
              </w:rPr>
              <w:t>2、</w:t>
            </w:r>
            <w:r>
              <w:rPr>
                <w:rFonts w:asciiTheme="minorEastAsia" w:eastAsiaTheme="minorEastAsia" w:hAnsiTheme="minorEastAsia" w:cstheme="minorEastAsia" w:hint="eastAsia"/>
                <w:color w:val="000000"/>
                <w:kern w:val="0"/>
                <w:sz w:val="24"/>
                <w:szCs w:val="24"/>
                <w:highlight w:val="none"/>
                <w:lang w:eastAsia="zh-CN"/>
              </w:rPr>
              <w:t>可充电锂电池1块</w:t>
            </w:r>
          </w:p>
          <w:p>
            <w:pPr>
              <w:rPr>
                <w:rFonts w:asciiTheme="minorEastAsia" w:eastAsiaTheme="minorEastAsia" w:hAnsiTheme="minorEastAsia" w:cstheme="minorEastAsia" w:hint="eastAsia"/>
                <w:color w:val="000000"/>
                <w:kern w:val="0"/>
                <w:sz w:val="24"/>
                <w:szCs w:val="24"/>
                <w:highlight w:val="none"/>
                <w:lang w:eastAsia="zh-CN"/>
              </w:rPr>
            </w:pPr>
            <w:r>
              <w:rPr>
                <w:rFonts w:asciiTheme="minorEastAsia" w:eastAsiaTheme="minorEastAsia" w:hAnsiTheme="minorEastAsia" w:cstheme="minorEastAsia" w:hint="eastAsia"/>
                <w:color w:val="000000"/>
                <w:kern w:val="0"/>
                <w:sz w:val="24"/>
                <w:szCs w:val="24"/>
                <w:highlight w:val="none"/>
                <w:lang w:val="en-US" w:eastAsia="zh-CN"/>
              </w:rPr>
              <w:t>3、</w:t>
            </w:r>
            <w:r>
              <w:rPr>
                <w:rFonts w:asciiTheme="minorEastAsia" w:eastAsiaTheme="minorEastAsia" w:hAnsiTheme="minorEastAsia" w:cstheme="minorEastAsia" w:hint="eastAsia"/>
                <w:color w:val="000000"/>
                <w:kern w:val="0"/>
                <w:sz w:val="24"/>
                <w:szCs w:val="24"/>
                <w:highlight w:val="none"/>
                <w:lang w:eastAsia="zh-CN"/>
              </w:rPr>
              <w:t>3/5导心电附件包1套</w:t>
            </w:r>
          </w:p>
          <w:p>
            <w:pPr>
              <w:rPr>
                <w:rFonts w:asciiTheme="minorEastAsia" w:eastAsiaTheme="minorEastAsia" w:hAnsiTheme="minorEastAsia" w:cstheme="minorEastAsia" w:hint="eastAsia"/>
                <w:color w:val="000000"/>
                <w:kern w:val="0"/>
                <w:sz w:val="24"/>
                <w:szCs w:val="24"/>
                <w:highlight w:val="none"/>
                <w:lang w:eastAsia="zh-CN"/>
              </w:rPr>
            </w:pPr>
            <w:r>
              <w:rPr>
                <w:rFonts w:asciiTheme="minorEastAsia" w:eastAsiaTheme="minorEastAsia" w:hAnsiTheme="minorEastAsia" w:cstheme="minorEastAsia" w:hint="eastAsia"/>
                <w:color w:val="000000"/>
                <w:kern w:val="0"/>
                <w:sz w:val="24"/>
                <w:szCs w:val="24"/>
                <w:highlight w:val="none"/>
                <w:lang w:val="en-US" w:eastAsia="zh-CN"/>
              </w:rPr>
              <w:t>4、</w:t>
            </w:r>
            <w:r>
              <w:rPr>
                <w:rFonts w:asciiTheme="minorEastAsia" w:eastAsiaTheme="minorEastAsia" w:hAnsiTheme="minorEastAsia" w:cstheme="minorEastAsia" w:hint="eastAsia"/>
                <w:color w:val="000000"/>
                <w:kern w:val="0"/>
                <w:sz w:val="24"/>
                <w:szCs w:val="24"/>
                <w:highlight w:val="none"/>
                <w:lang w:eastAsia="zh-CN"/>
              </w:rPr>
              <w:t>体外除颤电极板附件包1套</w:t>
            </w:r>
          </w:p>
          <w:p>
            <w:pPr>
              <w:rPr>
                <w:rFonts w:asciiTheme="minorEastAsia" w:eastAsiaTheme="minorEastAsia" w:hAnsiTheme="minorEastAsia" w:cstheme="minorEastAsia" w:hint="eastAsia"/>
                <w:color w:val="000000"/>
                <w:kern w:val="0"/>
                <w:sz w:val="24"/>
                <w:szCs w:val="24"/>
                <w:highlight w:val="none"/>
                <w:lang w:eastAsia="zh-CN"/>
              </w:rPr>
            </w:pPr>
            <w:r>
              <w:rPr>
                <w:rFonts w:asciiTheme="minorEastAsia" w:eastAsiaTheme="minorEastAsia" w:hAnsiTheme="minorEastAsia" w:cstheme="minorEastAsia" w:hint="eastAsia"/>
                <w:color w:val="000000"/>
                <w:kern w:val="0"/>
                <w:sz w:val="24"/>
                <w:szCs w:val="24"/>
                <w:highlight w:val="none"/>
                <w:lang w:val="en-US" w:eastAsia="zh-CN"/>
              </w:rPr>
              <w:t>5、</w:t>
            </w:r>
            <w:r>
              <w:rPr>
                <w:rFonts w:asciiTheme="minorEastAsia" w:eastAsiaTheme="minorEastAsia" w:hAnsiTheme="minorEastAsia" w:cstheme="minorEastAsia" w:hint="eastAsia"/>
                <w:color w:val="000000"/>
                <w:kern w:val="0"/>
                <w:sz w:val="24"/>
                <w:szCs w:val="24"/>
                <w:highlight w:val="none"/>
                <w:lang w:eastAsia="zh-CN"/>
              </w:rPr>
              <w:t>除颤监护系统软件1套</w:t>
            </w:r>
          </w:p>
          <w:p>
            <w:pPr>
              <w:rPr>
                <w:rFonts w:asciiTheme="minorEastAsia" w:eastAsiaTheme="minorEastAsia" w:hAnsiTheme="minorEastAsia" w:cstheme="minorEastAsia" w:hint="eastAsia"/>
                <w:color w:val="000000"/>
                <w:kern w:val="0"/>
                <w:sz w:val="24"/>
                <w:szCs w:val="24"/>
                <w:highlight w:val="none"/>
                <w:lang w:eastAsia="zh-CN"/>
              </w:rPr>
            </w:pPr>
            <w:r>
              <w:rPr>
                <w:rFonts w:asciiTheme="minorEastAsia" w:eastAsiaTheme="minorEastAsia" w:hAnsiTheme="minorEastAsia" w:cstheme="minorEastAsia" w:hint="eastAsia"/>
                <w:color w:val="000000"/>
                <w:kern w:val="0"/>
                <w:sz w:val="24"/>
                <w:szCs w:val="24"/>
                <w:highlight w:val="none"/>
                <w:lang w:val="en-US" w:eastAsia="zh-CN"/>
              </w:rPr>
              <w:t>6、</w:t>
            </w:r>
            <w:r>
              <w:rPr>
                <w:rFonts w:asciiTheme="minorEastAsia" w:eastAsiaTheme="minorEastAsia" w:hAnsiTheme="minorEastAsia" w:cstheme="minorEastAsia" w:hint="eastAsia"/>
                <w:color w:val="000000"/>
                <w:kern w:val="0"/>
                <w:sz w:val="24"/>
                <w:szCs w:val="24"/>
                <w:highlight w:val="none"/>
                <w:lang w:eastAsia="zh-CN"/>
              </w:rPr>
              <w:t>三芯电源线1根</w:t>
            </w:r>
          </w:p>
          <w:p>
            <w:pPr>
              <w:rPr>
                <w:rFonts w:asciiTheme="minorEastAsia" w:eastAsiaTheme="minorEastAsia" w:hAnsiTheme="minorEastAsia" w:cstheme="minorEastAsia" w:hint="eastAsia"/>
                <w:color w:val="000000"/>
                <w:kern w:val="0"/>
                <w:sz w:val="24"/>
                <w:szCs w:val="24"/>
                <w:highlight w:val="none"/>
                <w:lang w:eastAsia="zh-CN"/>
              </w:rPr>
            </w:pPr>
          </w:p>
          <w:p>
            <w:pPr>
              <w:rPr>
                <w:rFonts w:asciiTheme="minorEastAsia" w:eastAsiaTheme="minorEastAsia" w:hAnsiTheme="minorEastAsia" w:cstheme="minorEastAsia" w:hint="eastAsia"/>
                <w:b/>
                <w:bCs/>
                <w:color w:val="000000"/>
                <w:kern w:val="0"/>
                <w:sz w:val="24"/>
                <w:szCs w:val="24"/>
                <w:highlight w:val="none"/>
                <w:lang w:val="en-US" w:eastAsia="zh-CN"/>
              </w:rPr>
            </w:pPr>
            <w:r>
              <w:rPr>
                <w:rFonts w:asciiTheme="minorEastAsia" w:eastAsiaTheme="minorEastAsia" w:hAnsiTheme="minorEastAsia" w:cstheme="minorEastAsia" w:hint="eastAsia"/>
                <w:b/>
                <w:bCs/>
                <w:color w:val="000000"/>
                <w:kern w:val="0"/>
                <w:sz w:val="24"/>
                <w:szCs w:val="24"/>
                <w:highlight w:val="none"/>
                <w:lang w:val="en-US" w:eastAsia="zh-CN"/>
              </w:rPr>
              <w:t>二、多参数监护仪单台配置清单：</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1、</w:t>
            </w:r>
            <w:r>
              <w:rPr>
                <w:rFonts w:asciiTheme="minorEastAsia" w:eastAsiaTheme="minorEastAsia" w:hAnsiTheme="minorEastAsia" w:cstheme="minorEastAsia" w:hint="eastAsia"/>
                <w:color w:val="000000"/>
                <w:kern w:val="0"/>
                <w:sz w:val="24"/>
                <w:szCs w:val="24"/>
                <w:highlight w:val="none"/>
              </w:rPr>
              <w:t>主机1台</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2、</w:t>
            </w:r>
            <w:r>
              <w:rPr>
                <w:rFonts w:asciiTheme="minorEastAsia" w:eastAsiaTheme="minorEastAsia" w:hAnsiTheme="minorEastAsia" w:cstheme="minorEastAsia" w:hint="eastAsia"/>
                <w:color w:val="000000"/>
                <w:kern w:val="0"/>
                <w:sz w:val="24"/>
                <w:szCs w:val="24"/>
                <w:highlight w:val="none"/>
              </w:rPr>
              <w:t>可充电锂电池1块</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3、</w:t>
            </w:r>
            <w:r>
              <w:rPr>
                <w:rFonts w:asciiTheme="minorEastAsia" w:eastAsiaTheme="minorEastAsia" w:hAnsiTheme="minorEastAsia" w:cstheme="minorEastAsia" w:hint="eastAsia"/>
                <w:color w:val="000000"/>
                <w:kern w:val="0"/>
                <w:sz w:val="24"/>
                <w:szCs w:val="24"/>
                <w:highlight w:val="none"/>
              </w:rPr>
              <w:t>心电主电缆1条</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4、</w:t>
            </w:r>
            <w:r>
              <w:rPr>
                <w:rFonts w:asciiTheme="minorEastAsia" w:eastAsiaTheme="minorEastAsia" w:hAnsiTheme="minorEastAsia" w:cstheme="minorEastAsia" w:hint="eastAsia"/>
                <w:color w:val="000000"/>
                <w:kern w:val="0"/>
                <w:sz w:val="24"/>
                <w:szCs w:val="24"/>
                <w:highlight w:val="none"/>
              </w:rPr>
              <w:t>心电导联线1条</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5、</w:t>
            </w:r>
            <w:r>
              <w:rPr>
                <w:rFonts w:asciiTheme="minorEastAsia" w:eastAsiaTheme="minorEastAsia" w:hAnsiTheme="minorEastAsia" w:cstheme="minorEastAsia" w:hint="eastAsia"/>
                <w:color w:val="000000"/>
                <w:kern w:val="0"/>
                <w:sz w:val="24"/>
                <w:szCs w:val="24"/>
                <w:highlight w:val="none"/>
              </w:rPr>
              <w:t>血氧主电缆1条</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6、</w:t>
            </w:r>
            <w:r>
              <w:rPr>
                <w:rFonts w:asciiTheme="minorEastAsia" w:eastAsiaTheme="minorEastAsia" w:hAnsiTheme="minorEastAsia" w:cstheme="minorEastAsia" w:hint="eastAsia"/>
                <w:color w:val="000000"/>
                <w:kern w:val="0"/>
                <w:sz w:val="24"/>
                <w:szCs w:val="24"/>
                <w:highlight w:val="none"/>
              </w:rPr>
              <w:t>血氧探头1个</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7、</w:t>
            </w:r>
            <w:r>
              <w:rPr>
                <w:rFonts w:asciiTheme="minorEastAsia" w:eastAsiaTheme="minorEastAsia" w:hAnsiTheme="minorEastAsia" w:cstheme="minorEastAsia" w:hint="eastAsia"/>
                <w:color w:val="000000"/>
                <w:kern w:val="0"/>
                <w:sz w:val="24"/>
                <w:szCs w:val="24"/>
                <w:highlight w:val="none"/>
              </w:rPr>
              <w:t>血压导气管1条</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8、</w:t>
            </w:r>
            <w:r>
              <w:rPr>
                <w:rFonts w:asciiTheme="minorEastAsia" w:eastAsiaTheme="minorEastAsia" w:hAnsiTheme="minorEastAsia" w:cstheme="minorEastAsia" w:hint="eastAsia"/>
                <w:color w:val="000000"/>
                <w:kern w:val="0"/>
                <w:sz w:val="24"/>
                <w:szCs w:val="24"/>
                <w:highlight w:val="none"/>
              </w:rPr>
              <w:t>血压袖带1个</w:t>
            </w:r>
          </w:p>
          <w:p>
            <w:pP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9、</w:t>
            </w:r>
            <w:r>
              <w:rPr>
                <w:rFonts w:asciiTheme="minorEastAsia" w:eastAsiaTheme="minorEastAsia" w:hAnsiTheme="minorEastAsia" w:cstheme="minorEastAsia" w:hint="eastAsia"/>
                <w:color w:val="000000"/>
                <w:kern w:val="0"/>
                <w:sz w:val="24"/>
                <w:szCs w:val="24"/>
                <w:highlight w:val="none"/>
              </w:rPr>
              <w:t>三芯电源线1条</w:t>
            </w:r>
          </w:p>
          <w:p>
            <w:pPr>
              <w:rPr>
                <w:rFonts w:asciiTheme="minorEastAsia" w:eastAsiaTheme="minorEastAsia" w:hAnsiTheme="minorEastAsia" w:cstheme="minorEastAsia" w:hint="eastAsia"/>
                <w:color w:val="000000"/>
                <w:kern w:val="0"/>
                <w:sz w:val="24"/>
                <w:szCs w:val="24"/>
                <w:highlight w:val="none"/>
                <w:lang w:val="en-US" w:eastAsia="zh-CN"/>
              </w:rPr>
            </w:pPr>
          </w:p>
          <w:p>
            <w:pPr>
              <w:rPr>
                <w:rFonts w:asciiTheme="minorEastAsia" w:eastAsiaTheme="minorEastAsia" w:hAnsiTheme="minorEastAsia" w:cstheme="minorEastAsia" w:hint="default"/>
                <w:b/>
                <w:bCs/>
                <w:color w:val="000000"/>
                <w:kern w:val="0"/>
                <w:sz w:val="24"/>
                <w:szCs w:val="24"/>
                <w:highlight w:val="none"/>
                <w:lang w:val="en-US" w:eastAsia="zh-CN"/>
              </w:rPr>
            </w:pPr>
            <w:r>
              <w:rPr>
                <w:rFonts w:asciiTheme="minorEastAsia" w:eastAsiaTheme="minorEastAsia" w:hAnsiTheme="minorEastAsia" w:cstheme="minorEastAsia" w:hint="eastAsia"/>
                <w:b/>
                <w:bCs/>
                <w:color w:val="000000"/>
                <w:kern w:val="0"/>
                <w:sz w:val="24"/>
                <w:szCs w:val="24"/>
                <w:highlight w:val="none"/>
                <w:lang w:val="en-US" w:eastAsia="zh-CN"/>
              </w:rPr>
              <w:t>三、其他配置：</w:t>
            </w:r>
          </w:p>
          <w:p>
            <w:pPr>
              <w:spacing w:line="240" w:lineRule="auto"/>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1</w:t>
            </w:r>
            <w:r>
              <w:rPr>
                <w:rFonts w:asciiTheme="minorEastAsia" w:eastAsiaTheme="minorEastAsia" w:hAnsiTheme="minorEastAsia" w:cstheme="minorEastAsia" w:hint="eastAsia"/>
                <w:color w:val="000000"/>
                <w:kern w:val="0"/>
                <w:sz w:val="24"/>
                <w:szCs w:val="24"/>
                <w:highlight w:val="none"/>
              </w:rPr>
              <w:t>、验收环节需要的消耗品（如有）</w:t>
            </w:r>
            <w:r>
              <w:rPr>
                <w:rFonts w:asciiTheme="minorEastAsia" w:eastAsiaTheme="minorEastAsia" w:hAnsiTheme="minorEastAsia" w:cstheme="minorEastAsia" w:hint="eastAsia"/>
                <w:color w:val="000000"/>
                <w:kern w:val="0"/>
                <w:sz w:val="24"/>
                <w:szCs w:val="24"/>
                <w:highlight w:val="none"/>
                <w:lang w:eastAsia="zh-CN"/>
              </w:rPr>
              <w:t>：</w:t>
            </w:r>
            <w:r>
              <w:rPr>
                <w:rFonts w:asciiTheme="minorEastAsia" w:eastAsiaTheme="minorEastAsia" w:hAnsiTheme="minorEastAsia" w:cstheme="minorEastAsia" w:hint="eastAsia"/>
                <w:color w:val="000000"/>
                <w:kern w:val="0"/>
                <w:sz w:val="24"/>
                <w:szCs w:val="24"/>
                <w:highlight w:val="none"/>
              </w:rPr>
              <w:t>1套；</w:t>
            </w:r>
          </w:p>
          <w:p>
            <w:pPr>
              <w:spacing w:line="240" w:lineRule="auto"/>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2</w:t>
            </w:r>
            <w:r>
              <w:rPr>
                <w:rFonts w:asciiTheme="minorEastAsia" w:eastAsiaTheme="minorEastAsia" w:hAnsiTheme="minorEastAsia" w:cstheme="minorEastAsia" w:hint="eastAsia"/>
                <w:color w:val="000000"/>
                <w:kern w:val="0"/>
                <w:sz w:val="24"/>
                <w:szCs w:val="24"/>
                <w:highlight w:val="none"/>
              </w:rPr>
              <w:t>、第三方验收评价报告</w:t>
            </w:r>
            <w:r>
              <w:rPr>
                <w:rFonts w:asciiTheme="minorEastAsia" w:eastAsiaTheme="minorEastAsia" w:hAnsiTheme="minorEastAsia" w:cstheme="minorEastAsia" w:hint="eastAsia"/>
                <w:color w:val="000000"/>
                <w:kern w:val="0"/>
                <w:sz w:val="24"/>
                <w:szCs w:val="24"/>
                <w:highlight w:val="none"/>
                <w:lang w:eastAsia="zh-CN"/>
              </w:rPr>
              <w:t>：</w:t>
            </w:r>
            <w:r>
              <w:rPr>
                <w:rFonts w:asciiTheme="minorEastAsia" w:eastAsiaTheme="minorEastAsia" w:hAnsiTheme="minorEastAsia" w:cstheme="minorEastAsia" w:hint="eastAsia"/>
                <w:color w:val="000000"/>
                <w:kern w:val="0"/>
                <w:sz w:val="24"/>
                <w:szCs w:val="24"/>
                <w:highlight w:val="none"/>
              </w:rPr>
              <w:t>1份；</w:t>
            </w:r>
          </w:p>
          <w:p>
            <w:pPr>
              <w:spacing w:line="240" w:lineRule="auto"/>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3</w:t>
            </w:r>
            <w:r>
              <w:rPr>
                <w:rFonts w:asciiTheme="minorEastAsia" w:eastAsiaTheme="minorEastAsia" w:hAnsiTheme="minorEastAsia" w:cstheme="minorEastAsia" w:hint="eastAsia"/>
                <w:color w:val="000000"/>
                <w:kern w:val="0"/>
                <w:sz w:val="24"/>
                <w:szCs w:val="24"/>
                <w:highlight w:val="none"/>
              </w:rPr>
              <w:t>、中文说明书</w:t>
            </w:r>
            <w:r>
              <w:rPr>
                <w:rFonts w:asciiTheme="minorEastAsia" w:eastAsiaTheme="minorEastAsia" w:hAnsiTheme="minorEastAsia" w:cstheme="minorEastAsia" w:hint="eastAsia"/>
                <w:color w:val="000000"/>
                <w:kern w:val="0"/>
                <w:sz w:val="24"/>
                <w:szCs w:val="24"/>
                <w:highlight w:val="none"/>
                <w:lang w:eastAsia="zh-CN"/>
              </w:rPr>
              <w:t>：</w:t>
            </w:r>
            <w:r>
              <w:rPr>
                <w:rFonts w:asciiTheme="minorEastAsia" w:eastAsiaTheme="minorEastAsia" w:hAnsiTheme="minorEastAsia" w:cstheme="minorEastAsia" w:hint="eastAsia"/>
                <w:color w:val="000000"/>
                <w:kern w:val="0"/>
                <w:sz w:val="24"/>
                <w:szCs w:val="24"/>
                <w:highlight w:val="none"/>
              </w:rPr>
              <w:t>2套（另电子版1份）；</w:t>
            </w:r>
          </w:p>
          <w:p>
            <w:pPr>
              <w:spacing w:line="240" w:lineRule="auto"/>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4</w:t>
            </w:r>
            <w:r>
              <w:rPr>
                <w:rFonts w:asciiTheme="minorEastAsia" w:eastAsiaTheme="minorEastAsia" w:hAnsiTheme="minorEastAsia" w:cstheme="minorEastAsia" w:hint="eastAsia"/>
                <w:color w:val="000000"/>
                <w:kern w:val="0"/>
                <w:sz w:val="24"/>
                <w:szCs w:val="24"/>
                <w:highlight w:val="none"/>
              </w:rPr>
              <w:t>、中文维修手册</w:t>
            </w:r>
            <w:r>
              <w:rPr>
                <w:rFonts w:asciiTheme="minorEastAsia" w:eastAsiaTheme="minorEastAsia" w:hAnsiTheme="minorEastAsia" w:cstheme="minorEastAsia" w:hint="eastAsia"/>
                <w:color w:val="000000"/>
                <w:kern w:val="0"/>
                <w:sz w:val="24"/>
                <w:szCs w:val="24"/>
                <w:highlight w:val="none"/>
                <w:lang w:eastAsia="zh-CN"/>
              </w:rPr>
              <w:t>：</w:t>
            </w:r>
            <w:r>
              <w:rPr>
                <w:rFonts w:asciiTheme="minorEastAsia" w:eastAsiaTheme="minorEastAsia" w:hAnsiTheme="minorEastAsia" w:cstheme="minorEastAsia" w:hint="eastAsia"/>
                <w:color w:val="000000"/>
                <w:kern w:val="0"/>
                <w:sz w:val="24"/>
                <w:szCs w:val="24"/>
                <w:highlight w:val="none"/>
              </w:rPr>
              <w:t>1套（另电子版1份）；</w:t>
            </w:r>
          </w:p>
          <w:p>
            <w:pPr>
              <w:spacing w:line="240" w:lineRule="auto"/>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5</w:t>
            </w:r>
            <w:r>
              <w:rPr>
                <w:rFonts w:asciiTheme="minorEastAsia" w:eastAsiaTheme="minorEastAsia" w:hAnsiTheme="minorEastAsia" w:cstheme="minorEastAsia" w:hint="eastAsia"/>
                <w:color w:val="000000"/>
                <w:kern w:val="0"/>
                <w:sz w:val="24"/>
                <w:szCs w:val="24"/>
                <w:highlight w:val="none"/>
              </w:rPr>
              <w:t>、中文操作流程卡</w:t>
            </w:r>
            <w:r>
              <w:rPr>
                <w:rFonts w:asciiTheme="minorEastAsia" w:eastAsiaTheme="minorEastAsia" w:hAnsiTheme="minorEastAsia" w:cstheme="minorEastAsia" w:hint="eastAsia"/>
                <w:color w:val="000000"/>
                <w:kern w:val="0"/>
                <w:sz w:val="24"/>
                <w:szCs w:val="24"/>
                <w:highlight w:val="none"/>
                <w:lang w:eastAsia="zh-CN"/>
              </w:rPr>
              <w:t>：</w:t>
            </w:r>
            <w:r>
              <w:rPr>
                <w:rFonts w:asciiTheme="minorEastAsia" w:eastAsiaTheme="minorEastAsia" w:hAnsiTheme="minorEastAsia" w:cstheme="minorEastAsia" w:hint="eastAsia"/>
                <w:color w:val="000000"/>
                <w:kern w:val="0"/>
                <w:sz w:val="24"/>
                <w:szCs w:val="24"/>
                <w:highlight w:val="none"/>
              </w:rPr>
              <w:t>2套（另电子版1份）；</w:t>
            </w:r>
          </w:p>
          <w:p>
            <w:pPr>
              <w:widowControl/>
              <w:tabs>
                <w:tab w:val="left" w:pos="1005"/>
                <w:tab w:val="left" w:pos="5297"/>
                <w:tab w:val="left" w:pos="6302"/>
              </w:tabs>
              <w:spacing w:line="240" w:lineRule="auto"/>
              <w:textAlignment w:val="cente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color w:val="000000"/>
                <w:kern w:val="0"/>
                <w:sz w:val="24"/>
                <w:szCs w:val="24"/>
                <w:highlight w:val="none"/>
                <w:lang w:val="en-US" w:eastAsia="zh-CN"/>
              </w:rPr>
              <w:t>6</w:t>
            </w:r>
            <w:r>
              <w:rPr>
                <w:rFonts w:asciiTheme="minorEastAsia" w:eastAsiaTheme="minorEastAsia" w:hAnsiTheme="minorEastAsia" w:cstheme="minorEastAsia" w:hint="eastAsia"/>
                <w:color w:val="000000"/>
                <w:kern w:val="0"/>
                <w:sz w:val="24"/>
                <w:szCs w:val="24"/>
                <w:highlight w:val="none"/>
              </w:rPr>
              <w:t>、配齐满足以上性能且正常使用所需要的所有附件，与医院数据传输系统的接口等，负责医院HIS或PACS或LIS系统或远程会诊系统接口费（如有），实现数据实时自动本地备份，保证数据安全和共享，无需另外购置即可满足临床需求，1套；</w:t>
            </w:r>
          </w:p>
        </w:tc>
      </w:tr>
      <w:tr>
        <w:tblPrEx>
          <w:tblW w:w="4998" w:type="pct"/>
          <w:tblInd w:w="0" w:type="dxa"/>
          <w:tblCellMar>
            <w:top w:w="0" w:type="dxa"/>
            <w:left w:w="108" w:type="dxa"/>
            <w:bottom w:w="0" w:type="dxa"/>
            <w:right w:w="108" w:type="dxa"/>
          </w:tblCellMar>
        </w:tblPrEx>
        <w:trPr>
          <w:trHeight w:val="699"/>
        </w:trPr>
        <w:tc>
          <w:tcPr>
            <w:tcW w:w="551" w:type="pct"/>
            <w:tcBorders>
              <w:top w:val="single" w:sz="4" w:space="0" w:color="auto"/>
              <w:left w:val="single" w:sz="4" w:space="0" w:color="auto"/>
              <w:bottom w:val="single" w:sz="4" w:space="0" w:color="auto"/>
              <w:right w:val="single" w:sz="4" w:space="0" w:color="auto"/>
            </w:tcBorders>
            <w:vAlign w:val="center"/>
          </w:tcPr>
          <w:p>
            <w:pPr>
              <w:spacing w:line="240" w:lineRule="auto"/>
              <w:rPr>
                <w:rFonts w:asciiTheme="minorEastAsia" w:eastAsiaTheme="minorEastAsia" w:hAnsiTheme="minorEastAsia" w:cstheme="minorEastAsia" w:hint="eastAsia"/>
                <w:sz w:val="24"/>
                <w:szCs w:val="24"/>
                <w:highlight w:val="none"/>
                <w:lang w:eastAsia="zh-CN"/>
              </w:rPr>
            </w:pPr>
            <w:r>
              <w:rPr>
                <w:rFonts w:asciiTheme="minorEastAsia" w:eastAsiaTheme="minorEastAsia" w:hAnsiTheme="minorEastAsia" w:cstheme="minorEastAsia" w:hint="eastAsia"/>
                <w:sz w:val="24"/>
                <w:szCs w:val="24"/>
                <w:highlight w:val="none"/>
                <w:lang w:eastAsia="zh-CN"/>
              </w:rPr>
              <w:t>三、其他要求</w:t>
            </w:r>
          </w:p>
        </w:tc>
        <w:tc>
          <w:tcPr>
            <w:tcW w:w="4448" w:type="pct"/>
            <w:tcBorders>
              <w:top w:val="single" w:sz="4" w:space="0" w:color="auto"/>
              <w:left w:val="single" w:sz="4" w:space="0" w:color="auto"/>
              <w:bottom w:val="single" w:sz="4" w:space="0" w:color="auto"/>
              <w:right w:val="single" w:sz="4" w:space="0" w:color="auto"/>
            </w:tcBorders>
          </w:tcPr>
          <w:p>
            <w:pPr>
              <w:pStyle w:val="PlainText"/>
              <w:tabs>
                <w:tab w:val="left" w:pos="896"/>
              </w:tabs>
              <w:spacing w:line="240" w:lineRule="auto"/>
              <w:rPr>
                <w:rFonts w:asciiTheme="minorEastAsia" w:eastAsiaTheme="minorEastAsia" w:hAnsiTheme="minorEastAsia" w:cstheme="minorEastAsia" w:hint="eastAsia"/>
                <w:bCs/>
                <w:color w:val="000000"/>
                <w:sz w:val="24"/>
                <w:szCs w:val="24"/>
                <w:highlight w:val="none"/>
              </w:rPr>
            </w:pPr>
            <w:r>
              <w:rPr>
                <w:rFonts w:asciiTheme="minorEastAsia" w:eastAsiaTheme="minorEastAsia" w:hAnsiTheme="minorEastAsia" w:cstheme="minorEastAsia" w:hint="eastAsia"/>
                <w:bCs/>
                <w:color w:val="000000"/>
                <w:sz w:val="24"/>
                <w:szCs w:val="24"/>
                <w:highlight w:val="none"/>
              </w:rPr>
              <w:t>1</w:t>
            </w:r>
            <w:r>
              <w:rPr>
                <w:rFonts w:asciiTheme="minorEastAsia" w:eastAsiaTheme="minorEastAsia" w:hAnsiTheme="minorEastAsia" w:cstheme="minorEastAsia" w:hint="eastAsia"/>
                <w:bCs/>
                <w:color w:val="000000"/>
                <w:sz w:val="24"/>
                <w:szCs w:val="24"/>
                <w:highlight w:val="none"/>
                <w:lang w:eastAsia="zh-CN"/>
              </w:rPr>
              <w:t>、</w:t>
            </w:r>
            <w:r>
              <w:rPr>
                <w:rFonts w:asciiTheme="minorEastAsia" w:eastAsiaTheme="minorEastAsia" w:hAnsiTheme="minorEastAsia" w:cstheme="minorEastAsia" w:hint="eastAsia"/>
                <w:bCs/>
                <w:color w:val="000000"/>
                <w:sz w:val="24"/>
                <w:szCs w:val="24"/>
                <w:highlight w:val="none"/>
              </w:rPr>
              <w:t>验收周期：安装后</w:t>
            </w:r>
            <w:r>
              <w:rPr>
                <w:rFonts w:asciiTheme="minorEastAsia" w:eastAsiaTheme="minorEastAsia" w:hAnsiTheme="minorEastAsia" w:cstheme="minorEastAsia" w:hint="eastAsia"/>
                <w:bCs/>
                <w:color w:val="000000"/>
                <w:sz w:val="24"/>
                <w:szCs w:val="24"/>
                <w:highlight w:val="none"/>
                <w:lang w:val="en-US" w:eastAsia="zh-CN"/>
              </w:rPr>
              <w:t>6</w:t>
            </w:r>
            <w:r>
              <w:rPr>
                <w:rFonts w:asciiTheme="minorEastAsia" w:eastAsiaTheme="minorEastAsia" w:hAnsiTheme="minorEastAsia" w:cstheme="minorEastAsia" w:hint="eastAsia"/>
                <w:bCs/>
                <w:color w:val="000000"/>
                <w:sz w:val="24"/>
                <w:szCs w:val="24"/>
                <w:highlight w:val="none"/>
              </w:rPr>
              <w:t>个月。</w:t>
            </w:r>
          </w:p>
          <w:p>
            <w:pPr>
              <w:pStyle w:val="PlainText"/>
              <w:tabs>
                <w:tab w:val="left" w:pos="896"/>
              </w:tabs>
              <w:spacing w:line="240" w:lineRule="auto"/>
              <w:rPr>
                <w:rFonts w:asciiTheme="minorEastAsia" w:eastAsiaTheme="minorEastAsia" w:hAnsiTheme="minorEastAsia" w:cstheme="minorEastAsia" w:hint="eastAsia"/>
                <w:bCs/>
                <w:color w:val="000000"/>
                <w:sz w:val="24"/>
                <w:szCs w:val="24"/>
                <w:highlight w:val="none"/>
              </w:rPr>
            </w:pPr>
            <w:r>
              <w:rPr>
                <w:rFonts w:asciiTheme="minorEastAsia" w:eastAsiaTheme="minorEastAsia" w:hAnsiTheme="minorEastAsia" w:cstheme="minorEastAsia" w:hint="eastAsia"/>
                <w:bCs/>
                <w:color w:val="000000"/>
                <w:sz w:val="24"/>
                <w:szCs w:val="24"/>
                <w:highlight w:val="none"/>
                <w:lang w:val="en-US" w:eastAsia="zh-CN"/>
              </w:rPr>
              <w:t>2、</w:t>
            </w:r>
            <w:r>
              <w:rPr>
                <w:rFonts w:asciiTheme="minorEastAsia" w:eastAsiaTheme="minorEastAsia" w:hAnsiTheme="minorEastAsia" w:cstheme="minorEastAsia" w:hint="eastAsia"/>
                <w:bCs/>
                <w:color w:val="000000"/>
                <w:sz w:val="24"/>
                <w:szCs w:val="24"/>
                <w:highlight w:val="none"/>
              </w:rPr>
              <w:t>交货时，设备出厂时间：≤1年。</w:t>
            </w:r>
          </w:p>
          <w:p>
            <w:pPr>
              <w:pStyle w:val="PlainText"/>
              <w:tabs>
                <w:tab w:val="left" w:pos="896"/>
              </w:tabs>
              <w:spacing w:line="240" w:lineRule="auto"/>
              <w:rPr>
                <w:rFonts w:asciiTheme="minorEastAsia" w:eastAsiaTheme="minorEastAsia" w:hAnsiTheme="minorEastAsia" w:cstheme="minorEastAsia" w:hint="eastAsia"/>
                <w:bCs/>
                <w:color w:val="000000"/>
                <w:sz w:val="24"/>
                <w:szCs w:val="24"/>
                <w:highlight w:val="none"/>
              </w:rPr>
            </w:pPr>
            <w:r>
              <w:rPr>
                <w:rFonts w:asciiTheme="minorEastAsia" w:eastAsiaTheme="minorEastAsia" w:hAnsiTheme="minorEastAsia" w:cstheme="minorEastAsia" w:hint="eastAsia"/>
                <w:bCs/>
                <w:color w:val="000000"/>
                <w:sz w:val="24"/>
                <w:szCs w:val="24"/>
                <w:highlight w:val="none"/>
                <w:lang w:val="en-US" w:eastAsia="zh-CN"/>
              </w:rPr>
              <w:t>3、</w:t>
            </w:r>
            <w:r>
              <w:rPr>
                <w:rFonts w:asciiTheme="minorEastAsia" w:eastAsiaTheme="minorEastAsia" w:hAnsiTheme="minorEastAsia" w:cstheme="minorEastAsia" w:hint="eastAsia"/>
                <w:bCs/>
                <w:color w:val="000000"/>
                <w:sz w:val="24"/>
                <w:szCs w:val="24"/>
                <w:highlight w:val="none"/>
              </w:rPr>
              <w:t>配件价格不得高于深圳市成交价，投标文件中提供配件报价清单。</w:t>
            </w:r>
          </w:p>
          <w:p>
            <w:pPr>
              <w:pStyle w:val="PlainText"/>
              <w:tabs>
                <w:tab w:val="left" w:pos="896"/>
              </w:tabs>
              <w:spacing w:line="240" w:lineRule="auto"/>
              <w:rPr>
                <w:rFonts w:asciiTheme="minorEastAsia" w:eastAsiaTheme="minorEastAsia" w:hAnsiTheme="minorEastAsia" w:cstheme="minorEastAsia" w:hint="eastAsia"/>
                <w:bCs/>
                <w:color w:val="000000"/>
                <w:sz w:val="24"/>
                <w:szCs w:val="24"/>
                <w:highlight w:val="none"/>
              </w:rPr>
            </w:pPr>
            <w:r>
              <w:rPr>
                <w:rFonts w:asciiTheme="minorEastAsia" w:eastAsiaTheme="minorEastAsia" w:hAnsiTheme="minorEastAsia" w:cstheme="minorEastAsia" w:hint="eastAsia"/>
                <w:bCs/>
                <w:color w:val="000000"/>
                <w:sz w:val="24"/>
                <w:szCs w:val="24"/>
                <w:highlight w:val="none"/>
                <w:lang w:val="en-US" w:eastAsia="zh-CN"/>
              </w:rPr>
              <w:t>4、</w:t>
            </w:r>
            <w:r>
              <w:rPr>
                <w:rFonts w:asciiTheme="minorEastAsia" w:eastAsiaTheme="minorEastAsia" w:hAnsiTheme="minorEastAsia" w:cstheme="minorEastAsia" w:hint="eastAsia"/>
                <w:bCs/>
                <w:color w:val="000000"/>
                <w:sz w:val="24"/>
                <w:szCs w:val="24"/>
                <w:highlight w:val="none"/>
              </w:rPr>
              <w:t>年全保费用低于设备价格5%。</w:t>
            </w:r>
          </w:p>
          <w:p>
            <w:pPr>
              <w:widowControl/>
              <w:tabs>
                <w:tab w:val="left" w:pos="1005"/>
                <w:tab w:val="left" w:pos="5297"/>
                <w:tab w:val="left" w:pos="6302"/>
              </w:tabs>
              <w:spacing w:line="240" w:lineRule="auto"/>
              <w:textAlignment w:val="center"/>
              <w:rPr>
                <w:rFonts w:asciiTheme="minorEastAsia" w:eastAsiaTheme="minorEastAsia" w:hAnsiTheme="minorEastAsia" w:cstheme="minorEastAsia" w:hint="eastAsia"/>
                <w:color w:val="000000"/>
                <w:kern w:val="0"/>
                <w:sz w:val="24"/>
                <w:szCs w:val="24"/>
                <w:highlight w:val="none"/>
              </w:rPr>
            </w:pPr>
            <w:r>
              <w:rPr>
                <w:rFonts w:asciiTheme="minorEastAsia" w:eastAsiaTheme="minorEastAsia" w:hAnsiTheme="minorEastAsia" w:cstheme="minorEastAsia" w:hint="eastAsia"/>
                <w:bCs/>
                <w:color w:val="000000"/>
                <w:sz w:val="24"/>
                <w:szCs w:val="24"/>
                <w:highlight w:val="none"/>
                <w:lang w:val="en-US" w:eastAsia="zh-CN"/>
              </w:rPr>
              <w:t>5、</w:t>
            </w:r>
            <w:r>
              <w:rPr>
                <w:rFonts w:asciiTheme="minorEastAsia" w:eastAsiaTheme="minorEastAsia" w:hAnsiTheme="minorEastAsia" w:cstheme="minorEastAsia" w:hint="eastAsia"/>
                <w:bCs/>
                <w:color w:val="000000"/>
                <w:sz w:val="24"/>
                <w:szCs w:val="24"/>
                <w:highlight w:val="none"/>
              </w:rPr>
              <w:t>设备使用年限：≥5年。</w:t>
            </w:r>
          </w:p>
        </w:tc>
      </w:tr>
    </w:tbl>
    <w:p>
      <w:pPr>
        <w:bidi w:val="0"/>
        <w:rPr>
          <w:rFonts w:hint="eastAsia"/>
        </w:rPr>
      </w:pPr>
    </w:p>
    <w:p>
      <w:pPr>
        <w:keepNext/>
        <w:keepLines/>
        <w:adjustRightInd w:val="0"/>
        <w:spacing w:before="120" w:beforeLines="50" w:after="120" w:afterLines="50"/>
        <w:jc w:val="center"/>
        <w:textAlignment w:val="baseline"/>
        <w:outlineLvl w:val="1"/>
        <w:rPr>
          <w:rFonts w:ascii="宋体" w:hAnsi="宋体"/>
          <w:b/>
          <w:bCs/>
          <w:kern w:val="0"/>
          <w:sz w:val="28"/>
          <w:szCs w:val="28"/>
        </w:rPr>
      </w:pPr>
      <w:r>
        <w:rPr>
          <w:rFonts w:ascii="宋体" w:hAnsi="宋体" w:hint="eastAsia"/>
          <w:b/>
          <w:bCs/>
          <w:kern w:val="0"/>
          <w:sz w:val="28"/>
          <w:szCs w:val="28"/>
        </w:rPr>
        <w:t>五、商务要求</w:t>
      </w:r>
    </w:p>
    <w:p>
      <w:pPr>
        <w:rPr>
          <w:rFonts w:ascii="宋体" w:eastAsia="宋体" w:hAnsi="宋体" w:cs="宋体" w:hint="eastAsia"/>
          <w:bCs/>
          <w:sz w:val="24"/>
          <w:highlight w:val="yellow"/>
          <w:lang w:eastAsia="zh-CN"/>
        </w:rPr>
      </w:pPr>
      <w:r>
        <w:rPr>
          <w:rFonts w:ascii="宋体" w:hAnsi="宋体" w:cs="宋体" w:hint="eastAsia"/>
          <w:bCs/>
          <w:sz w:val="24"/>
          <w:highlight w:val="yellow"/>
        </w:rPr>
        <w:t>★1.交货日期：签订合同后</w:t>
      </w:r>
      <w:r>
        <w:rPr>
          <w:rFonts w:ascii="宋体" w:hAnsi="宋体" w:cs="宋体" w:hint="eastAsia"/>
          <w:bCs/>
          <w:sz w:val="24"/>
          <w:highlight w:val="yellow"/>
          <w:lang w:val="en-US" w:eastAsia="zh-CN"/>
        </w:rPr>
        <w:t>90</w:t>
      </w:r>
      <w:r>
        <w:rPr>
          <w:rFonts w:ascii="宋体" w:hAnsi="宋体" w:cs="宋体" w:hint="eastAsia"/>
          <w:bCs/>
          <w:sz w:val="24"/>
          <w:highlight w:val="yellow"/>
        </w:rPr>
        <w:t>（天）日历日内。（日历日为自然天，包括双休日及法定节假日，不等同于工作日）</w:t>
      </w:r>
      <w:r>
        <w:rPr>
          <w:rFonts w:ascii="宋体" w:hAnsi="宋体" w:cs="宋体" w:hint="eastAsia"/>
          <w:bCs/>
          <w:sz w:val="24"/>
          <w:highlight w:val="yellow"/>
          <w:lang w:eastAsia="zh-CN"/>
        </w:rPr>
        <w:t>；</w:t>
      </w:r>
    </w:p>
    <w:p>
      <w:pPr>
        <w:rPr>
          <w:rFonts w:ascii="宋体" w:hAnsi="宋体" w:cs="宋体"/>
          <w:bCs/>
          <w:sz w:val="24"/>
        </w:rPr>
      </w:pPr>
      <w:r>
        <w:rPr>
          <w:rFonts w:ascii="宋体" w:hAnsi="宋体" w:cs="宋体" w:hint="eastAsia"/>
          <w:bCs/>
          <w:sz w:val="24"/>
        </w:rPr>
        <w:t>2.设备出厂日期：≤1年；</w:t>
      </w:r>
    </w:p>
    <w:p>
      <w:pPr>
        <w:rPr>
          <w:rFonts w:ascii="宋体" w:hAnsi="宋体" w:cs="宋体"/>
          <w:bCs/>
          <w:sz w:val="24"/>
        </w:rPr>
      </w:pPr>
      <w:r>
        <w:rPr>
          <w:rFonts w:ascii="宋体" w:hAnsi="宋体" w:cs="宋体" w:hint="eastAsia"/>
          <w:bCs/>
          <w:sz w:val="24"/>
        </w:rPr>
        <w:t>3.交货地点：指定地点。</w:t>
      </w:r>
    </w:p>
    <w:p>
      <w:pPr>
        <w:rPr>
          <w:rFonts w:ascii="宋体" w:hAnsi="宋体" w:cs="宋体" w:hint="eastAsia"/>
          <w:bCs/>
          <w:sz w:val="24"/>
        </w:rPr>
      </w:pPr>
      <w:r>
        <w:rPr>
          <w:rFonts w:ascii="宋体" w:hAnsi="宋体" w:cs="宋体" w:hint="eastAsia"/>
          <w:bCs/>
          <w:sz w:val="24"/>
        </w:rPr>
        <w:t>4.分两期付款，第一期：财政资金下达后30天内向乙方支付项目总金额的30%，具体以合同签订为准。第二期：甲方在财政资金下达后且设备验收合格30天内向乙方支付尾款。</w:t>
      </w:r>
    </w:p>
    <w:p>
      <w:pPr>
        <w:rPr>
          <w:rFonts w:ascii="宋体" w:hAnsi="宋体" w:cs="宋体" w:hint="eastAsia"/>
          <w:bCs/>
          <w:sz w:val="24"/>
        </w:rPr>
      </w:pPr>
    </w:p>
    <w:p>
      <w:pPr>
        <w:keepNext/>
        <w:keepLines/>
        <w:adjustRightInd w:val="0"/>
        <w:spacing w:before="120" w:beforeLines="50" w:after="120" w:afterLines="50"/>
        <w:jc w:val="center"/>
        <w:textAlignment w:val="baseline"/>
        <w:outlineLvl w:val="1"/>
        <w:rPr>
          <w:rFonts w:ascii="宋体" w:hAnsi="宋体" w:cs="宋体"/>
          <w:bCs/>
          <w:szCs w:val="21"/>
        </w:rPr>
      </w:pPr>
      <w:r>
        <w:rPr>
          <w:rFonts w:ascii="宋体" w:hAnsi="宋体" w:hint="eastAsia"/>
          <w:b/>
          <w:bCs/>
          <w:kern w:val="0"/>
          <w:sz w:val="28"/>
          <w:szCs w:val="28"/>
        </w:rPr>
        <w:t>六、售后服务要求</w:t>
      </w:r>
    </w:p>
    <w:p>
      <w:pPr>
        <w:ind w:firstLine="420" w:firstLineChars="200"/>
        <w:rPr>
          <w:rFonts w:asciiTheme="minorEastAsia" w:eastAsiaTheme="minorEastAsia" w:hAnsiTheme="minorEastAsia" w:cstheme="minorEastAsia"/>
          <w:b/>
          <w:sz w:val="24"/>
        </w:rPr>
      </w:pPr>
      <w:r>
        <w:rPr>
          <w:rFonts w:asciiTheme="minorEastAsia" w:eastAsiaTheme="minorEastAsia" w:hAnsiTheme="minorEastAsia" w:cstheme="minorEastAsia" w:hint="eastAsia"/>
          <w:b/>
          <w:sz w:val="24"/>
        </w:rPr>
        <w:t>说明：</w:t>
      </w:r>
    </w:p>
    <w:p>
      <w:pPr>
        <w:ind w:firstLine="420" w:firstLineChars="200"/>
        <w:rPr>
          <w:rFonts w:asciiTheme="minorEastAsia" w:eastAsiaTheme="minorEastAsia" w:hAnsiTheme="minorEastAsia" w:cstheme="minorEastAsia"/>
          <w:b/>
          <w:sz w:val="24"/>
        </w:rPr>
      </w:pPr>
      <w:r>
        <w:rPr>
          <w:rFonts w:asciiTheme="minorEastAsia" w:eastAsiaTheme="minorEastAsia" w:hAnsiTheme="minorEastAsia" w:cstheme="minorEastAsia" w:hint="eastAsia"/>
          <w:b/>
          <w:sz w:val="24"/>
        </w:rPr>
        <w:t>1.评分时，如对一项招标商务要求（以</w:t>
      </w:r>
      <w:r>
        <w:rPr>
          <w:rFonts w:ascii="宋体" w:hAnsi="宋体" w:hint="eastAsia"/>
          <w:b/>
          <w:sz w:val="24"/>
          <w:szCs w:val="24"/>
        </w:rPr>
        <w:t>售后服务条款</w:t>
      </w:r>
      <w:r>
        <w:rPr>
          <w:rFonts w:ascii="宋体" w:hAnsi="宋体" w:hint="eastAsia"/>
          <w:b/>
          <w:sz w:val="24"/>
          <w:szCs w:val="24"/>
          <w:lang w:val="en-US" w:eastAsia="zh-CN"/>
        </w:rPr>
        <w:t>列以下的</w:t>
      </w:r>
      <w:r>
        <w:rPr>
          <w:rFonts w:asciiTheme="minorEastAsia" w:eastAsiaTheme="minorEastAsia" w:hAnsiTheme="minorEastAsia" w:cstheme="minorEastAsia" w:hint="eastAsia"/>
          <w:b/>
          <w:sz w:val="24"/>
          <w:lang w:val="en-US" w:eastAsia="zh-CN"/>
        </w:rPr>
        <w:t>序号</w:t>
      </w:r>
      <w:r>
        <w:rPr>
          <w:rFonts w:asciiTheme="minorEastAsia" w:eastAsiaTheme="minorEastAsia" w:hAnsiTheme="minorEastAsia" w:cstheme="minorEastAsia" w:hint="eastAsia"/>
          <w:b/>
          <w:sz w:val="24"/>
        </w:rPr>
        <w:t>为准）中的内容存在两处（或以上）负偏离的，在评分时只作一项负偏离扣分。</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88"/>
        <w:gridCol w:w="720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21"/>
        </w:trPr>
        <w:tc>
          <w:tcPr>
            <w:tcW w:w="1188" w:type="dxa"/>
            <w:vAlign w:val="center"/>
          </w:tcPr>
          <w:p>
            <w:pPr>
              <w:jc w:val="center"/>
              <w:rPr>
                <w:rFonts w:ascii="宋体" w:hAnsi="宋体"/>
                <w:b/>
                <w:sz w:val="24"/>
                <w:szCs w:val="24"/>
              </w:rPr>
            </w:pPr>
            <w:r>
              <w:rPr>
                <w:rFonts w:ascii="宋体" w:hAnsi="宋体" w:hint="eastAsia"/>
                <w:b/>
                <w:sz w:val="24"/>
                <w:szCs w:val="24"/>
              </w:rPr>
              <w:t>序号</w:t>
            </w:r>
          </w:p>
        </w:tc>
        <w:tc>
          <w:tcPr>
            <w:tcW w:w="7200" w:type="dxa"/>
            <w:vAlign w:val="center"/>
          </w:tcPr>
          <w:p>
            <w:pPr>
              <w:jc w:val="center"/>
              <w:rPr>
                <w:rFonts w:ascii="宋体" w:hAnsi="宋体"/>
                <w:b/>
                <w:sz w:val="24"/>
                <w:szCs w:val="24"/>
              </w:rPr>
            </w:pPr>
            <w:r>
              <w:rPr>
                <w:rFonts w:ascii="宋体" w:hAnsi="宋体" w:hint="eastAsia"/>
                <w:b/>
                <w:sz w:val="24"/>
                <w:szCs w:val="24"/>
              </w:rPr>
              <w:t>售后服务条款</w:t>
            </w:r>
          </w:p>
        </w:tc>
      </w:tr>
      <w:tr>
        <w:tblPrEx>
          <w:tblW w:w="0" w:type="auto"/>
          <w:tblInd w:w="0" w:type="dxa"/>
          <w:tblLayout w:type="fixed"/>
          <w:tblCellMar>
            <w:top w:w="0" w:type="dxa"/>
            <w:left w:w="108" w:type="dxa"/>
            <w:bottom w:w="0" w:type="dxa"/>
            <w:right w:w="108" w:type="dxa"/>
          </w:tblCellMar>
        </w:tblPrEx>
        <w:tc>
          <w:tcPr>
            <w:tcW w:w="8388" w:type="dxa"/>
            <w:gridSpan w:val="2"/>
            <w:vAlign w:val="center"/>
          </w:tcPr>
          <w:p>
            <w:pPr>
              <w:jc w:val="left"/>
              <w:rPr>
                <w:rFonts w:ascii="宋体" w:hAnsi="宋体"/>
                <w:b/>
                <w:sz w:val="24"/>
                <w:szCs w:val="24"/>
              </w:rPr>
            </w:pPr>
            <w:r>
              <w:rPr>
                <w:rFonts w:ascii="宋体" w:hAnsi="宋体" w:cs="宋体" w:hint="eastAsia"/>
                <w:b/>
                <w:bCs/>
                <w:color w:val="000000"/>
                <w:kern w:val="0"/>
                <w:sz w:val="24"/>
                <w:szCs w:val="24"/>
              </w:rPr>
              <w:t>（一）免费保修期内售后服务要求</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1</w:t>
            </w:r>
          </w:p>
        </w:tc>
        <w:tc>
          <w:tcPr>
            <w:tcW w:w="7200" w:type="dxa"/>
            <w:vAlign w:val="center"/>
          </w:tcPr>
          <w:p>
            <w:pPr>
              <w:rPr>
                <w:rFonts w:ascii="宋体" w:hAnsi="宋体"/>
                <w:sz w:val="24"/>
                <w:szCs w:val="24"/>
              </w:rPr>
            </w:pPr>
            <w:r>
              <w:rPr>
                <w:rFonts w:ascii="宋体" w:hAnsi="宋体" w:cs="宋体" w:hint="eastAsia"/>
                <w:color w:val="000000"/>
                <w:kern w:val="0"/>
                <w:sz w:val="24"/>
                <w:szCs w:val="24"/>
              </w:rPr>
              <w:t>在免费保修期内，一旦发生质量问题，中标人保证在接到通知</w:t>
            </w:r>
            <w:r>
              <w:rPr>
                <w:rFonts w:ascii="宋体" w:hAnsi="宋体" w:cs="宋体" w:hint="eastAsia"/>
                <w:color w:val="000000"/>
                <w:sz w:val="24"/>
                <w:szCs w:val="24"/>
              </w:rPr>
              <w:t>24小时内赶到现场进行修理或更换。</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2</w:t>
            </w:r>
          </w:p>
        </w:tc>
        <w:tc>
          <w:tcPr>
            <w:tcW w:w="7200" w:type="dxa"/>
            <w:vAlign w:val="center"/>
          </w:tcPr>
          <w:p>
            <w:pPr>
              <w:rPr>
                <w:rFonts w:ascii="宋体" w:hAnsi="宋体"/>
                <w:sz w:val="24"/>
                <w:szCs w:val="24"/>
              </w:rPr>
            </w:pPr>
            <w:r>
              <w:rPr>
                <w:rFonts w:ascii="宋体" w:hAnsi="宋体" w:hint="eastAsia"/>
                <w:sz w:val="24"/>
                <w:szCs w:val="24"/>
              </w:rPr>
              <w:t>验收时提供产品中文说明书、操作手册、维修手册、设备操作流程卡、故障代码表、维修密码及一切和本项目有关的资料及说明；如是进口产品还应提供英文说明书、操作手册、维修手册。如不能提供维修资料，免费保修期在原基础上延长12个月。</w:t>
            </w:r>
          </w:p>
        </w:tc>
      </w:tr>
      <w:tr>
        <w:tblPrEx>
          <w:tblW w:w="0" w:type="auto"/>
          <w:tblInd w:w="0" w:type="dxa"/>
          <w:tblLayout w:type="fixed"/>
          <w:tblCellMar>
            <w:top w:w="0" w:type="dxa"/>
            <w:left w:w="108" w:type="dxa"/>
            <w:bottom w:w="0" w:type="dxa"/>
            <w:right w:w="108" w:type="dxa"/>
          </w:tblCellMar>
        </w:tblPrEx>
        <w:trPr>
          <w:trHeight w:val="636"/>
        </w:trPr>
        <w:tc>
          <w:tcPr>
            <w:tcW w:w="1188" w:type="dxa"/>
            <w:vAlign w:val="center"/>
          </w:tcPr>
          <w:p>
            <w:pPr>
              <w:jc w:val="center"/>
              <w:rPr>
                <w:rFonts w:ascii="宋体" w:hAnsi="宋体"/>
                <w:sz w:val="24"/>
                <w:szCs w:val="24"/>
              </w:rPr>
            </w:pPr>
            <w:r>
              <w:rPr>
                <w:rFonts w:ascii="宋体" w:hAnsi="宋体" w:hint="eastAsia"/>
                <w:sz w:val="24"/>
                <w:szCs w:val="24"/>
              </w:rPr>
              <w:t>3</w:t>
            </w:r>
          </w:p>
        </w:tc>
        <w:tc>
          <w:tcPr>
            <w:tcW w:w="7200" w:type="dxa"/>
            <w:vAlign w:val="center"/>
          </w:tcPr>
          <w:p>
            <w:pPr>
              <w:rPr>
                <w:rFonts w:ascii="宋体" w:eastAsia="宋体" w:hAnsi="宋体" w:hint="eastAsia"/>
                <w:sz w:val="24"/>
                <w:szCs w:val="24"/>
                <w:lang w:eastAsia="zh-CN"/>
              </w:rPr>
            </w:pPr>
            <w:r>
              <w:rPr>
                <w:rFonts w:ascii="宋体" w:hAnsi="宋体" w:cs="宋体" w:hint="eastAsia"/>
                <w:bCs/>
                <w:sz w:val="24"/>
                <w:highlight w:val="yellow"/>
              </w:rPr>
              <w:t>★</w:t>
            </w:r>
            <w:r>
              <w:rPr>
                <w:rFonts w:ascii="宋体" w:eastAsia="宋体" w:hAnsi="宋体" w:hint="eastAsia"/>
                <w:sz w:val="24"/>
                <w:szCs w:val="24"/>
                <w:lang w:eastAsia="zh-CN"/>
              </w:rPr>
              <w:t>（1）对所提供的设备整机质保期：≥5年，（以验收合格之日起计算），保修期：3年。</w:t>
            </w:r>
          </w:p>
          <w:p>
            <w:pPr>
              <w:rPr>
                <w:rFonts w:ascii="宋体" w:eastAsia="宋体" w:hAnsi="宋体" w:hint="eastAsia"/>
                <w:sz w:val="24"/>
                <w:szCs w:val="24"/>
                <w:lang w:eastAsia="zh-CN"/>
              </w:rPr>
            </w:pPr>
            <w:r>
              <w:rPr>
                <w:rFonts w:ascii="宋体" w:hAnsi="宋体" w:cs="宋体" w:hint="eastAsia"/>
                <w:bCs/>
                <w:sz w:val="24"/>
                <w:highlight w:val="yellow"/>
              </w:rPr>
              <w:t>★</w:t>
            </w:r>
            <w:r>
              <w:rPr>
                <w:rFonts w:ascii="宋体" w:eastAsia="宋体" w:hAnsi="宋体" w:hint="eastAsia"/>
                <w:sz w:val="24"/>
                <w:szCs w:val="24"/>
                <w:lang w:eastAsia="zh-CN"/>
              </w:rPr>
              <w:t>（2）质保期内保证每年有4次或以上预防性维护保养。</w:t>
            </w:r>
          </w:p>
          <w:p>
            <w:pPr>
              <w:rPr>
                <w:rFonts w:ascii="宋体" w:eastAsia="宋体" w:hAnsi="宋体" w:hint="eastAsia"/>
                <w:sz w:val="24"/>
                <w:szCs w:val="24"/>
                <w:lang w:eastAsia="zh-CN"/>
              </w:rPr>
            </w:pPr>
            <w:r>
              <w:rPr>
                <w:rFonts w:ascii="宋体" w:hAnsi="宋体" w:cs="宋体" w:hint="eastAsia"/>
                <w:bCs/>
                <w:sz w:val="24"/>
                <w:highlight w:val="yellow"/>
              </w:rPr>
              <w:t>★</w:t>
            </w:r>
            <w:r>
              <w:rPr>
                <w:rFonts w:ascii="宋体" w:eastAsia="宋体" w:hAnsi="宋体" w:hint="eastAsia"/>
                <w:sz w:val="24"/>
                <w:szCs w:val="24"/>
                <w:lang w:eastAsia="zh-CN"/>
              </w:rPr>
              <w:t>（3）质保期内非因用户的人为原因而出现质量问题，由</w:t>
            </w:r>
            <w:r>
              <w:rPr>
                <w:rFonts w:ascii="宋体" w:hAnsi="宋体" w:hint="eastAsia"/>
                <w:sz w:val="24"/>
                <w:szCs w:val="24"/>
                <w:lang w:val="en-US" w:eastAsia="zh-CN"/>
              </w:rPr>
              <w:t>中标</w:t>
            </w:r>
            <w:r>
              <w:rPr>
                <w:rFonts w:ascii="宋体" w:eastAsia="宋体" w:hAnsi="宋体" w:hint="eastAsia"/>
                <w:sz w:val="24"/>
                <w:szCs w:val="24"/>
                <w:lang w:eastAsia="zh-CN"/>
              </w:rPr>
              <w:t>人负责包修、包换或者包退，并承担修理、调换或退换的实际费用。</w:t>
            </w:r>
          </w:p>
          <w:p>
            <w:pPr>
              <w:rPr>
                <w:rFonts w:ascii="宋体" w:eastAsia="宋体" w:hAnsi="宋体" w:hint="eastAsia"/>
                <w:sz w:val="24"/>
                <w:szCs w:val="24"/>
                <w:lang w:eastAsia="zh-CN"/>
              </w:rPr>
            </w:pPr>
            <w:r>
              <w:rPr>
                <w:rFonts w:ascii="宋体" w:eastAsia="宋体" w:hAnsi="宋体" w:hint="eastAsia"/>
                <w:sz w:val="24"/>
                <w:szCs w:val="24"/>
                <w:lang w:eastAsia="zh-CN"/>
              </w:rPr>
              <w:t>（</w:t>
            </w:r>
            <w:r>
              <w:rPr>
                <w:rFonts w:ascii="宋体" w:hAnsi="宋体" w:hint="eastAsia"/>
                <w:sz w:val="24"/>
                <w:szCs w:val="24"/>
                <w:lang w:val="en-US" w:eastAsia="zh-CN"/>
              </w:rPr>
              <w:t>4</w:t>
            </w:r>
            <w:r>
              <w:rPr>
                <w:rFonts w:ascii="宋体" w:eastAsia="宋体" w:hAnsi="宋体" w:hint="eastAsia"/>
                <w:sz w:val="24"/>
                <w:szCs w:val="24"/>
                <w:lang w:eastAsia="zh-CN"/>
              </w:rPr>
              <w:t>）由生产厂家提供承诺书，终身维护。</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4</w:t>
            </w:r>
          </w:p>
        </w:tc>
        <w:tc>
          <w:tcPr>
            <w:tcW w:w="7200" w:type="dxa"/>
            <w:vAlign w:val="center"/>
          </w:tcPr>
          <w:p>
            <w:pPr>
              <w:rPr>
                <w:rFonts w:ascii="宋体" w:hAnsi="宋体"/>
                <w:sz w:val="24"/>
                <w:szCs w:val="24"/>
              </w:rPr>
            </w:pPr>
            <w:r>
              <w:rPr>
                <w:rFonts w:ascii="宋体" w:hAnsi="宋体" w:hint="eastAsia"/>
                <w:sz w:val="24"/>
                <w:szCs w:val="24"/>
              </w:rPr>
              <w:t>免费保修期外，免费维修，</w:t>
            </w:r>
            <w:r>
              <w:rPr>
                <w:rFonts w:ascii="宋体" w:hAnsi="宋体" w:hint="eastAsia"/>
                <w:sz w:val="24"/>
                <w:szCs w:val="24"/>
                <w:lang w:val="en-US" w:eastAsia="zh-CN"/>
              </w:rPr>
              <w:t>采购人</w:t>
            </w:r>
            <w:r>
              <w:rPr>
                <w:rFonts w:ascii="宋体" w:hAnsi="宋体" w:hint="eastAsia"/>
                <w:sz w:val="24"/>
                <w:szCs w:val="24"/>
              </w:rPr>
              <w:t>只承担更换零备件的费用。</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5</w:t>
            </w:r>
          </w:p>
        </w:tc>
        <w:tc>
          <w:tcPr>
            <w:tcW w:w="7200" w:type="dxa"/>
            <w:vAlign w:val="center"/>
          </w:tcPr>
          <w:p>
            <w:pPr>
              <w:rPr>
                <w:rFonts w:ascii="宋体" w:hAnsi="宋体"/>
                <w:sz w:val="24"/>
                <w:szCs w:val="24"/>
              </w:rPr>
            </w:pPr>
            <w:r>
              <w:rPr>
                <w:rFonts w:ascii="宋体" w:hAnsi="宋体" w:cs="宋体" w:hint="eastAsia"/>
                <w:color w:val="000000"/>
                <w:kern w:val="0"/>
                <w:sz w:val="24"/>
                <w:szCs w:val="24"/>
              </w:rPr>
              <w:t>所提供产品或服务满足国家网络安全管理要求，遵守医疗行业和医院网络安全管理规范，保护医院和患者信息安全。医疗设备自带软件（如有）具备合格的软件功能及安全测评报告、源代码安全审计报告和网络及数据接口说明等。</w:t>
            </w:r>
          </w:p>
        </w:tc>
      </w:tr>
      <w:tr>
        <w:tblPrEx>
          <w:tblW w:w="0" w:type="auto"/>
          <w:tblInd w:w="0" w:type="dxa"/>
          <w:tblLayout w:type="fixed"/>
          <w:tblCellMar>
            <w:top w:w="0" w:type="dxa"/>
            <w:left w:w="108" w:type="dxa"/>
            <w:bottom w:w="0" w:type="dxa"/>
            <w:right w:w="108" w:type="dxa"/>
          </w:tblCellMar>
        </w:tblPrEx>
        <w:trPr>
          <w:trHeight w:val="376"/>
        </w:trPr>
        <w:tc>
          <w:tcPr>
            <w:tcW w:w="8388" w:type="dxa"/>
            <w:gridSpan w:val="2"/>
            <w:vAlign w:val="center"/>
          </w:tcPr>
          <w:p>
            <w:pPr>
              <w:rPr>
                <w:rFonts w:ascii="宋体" w:hAnsi="宋体"/>
                <w:sz w:val="24"/>
                <w:szCs w:val="24"/>
              </w:rPr>
            </w:pPr>
            <w:r>
              <w:rPr>
                <w:rFonts w:ascii="宋体" w:hAnsi="宋体" w:cs="宋体" w:hint="eastAsia"/>
                <w:b/>
                <w:bCs/>
                <w:color w:val="000000"/>
                <w:kern w:val="0"/>
                <w:sz w:val="24"/>
                <w:szCs w:val="24"/>
              </w:rPr>
              <w:t>（二）免费保修期外售后服务要求</w:t>
            </w:r>
          </w:p>
        </w:tc>
      </w:tr>
      <w:tr>
        <w:tblPrEx>
          <w:tblW w:w="0" w:type="auto"/>
          <w:tblInd w:w="0" w:type="dxa"/>
          <w:tblLayout w:type="fixed"/>
          <w:tblCellMar>
            <w:top w:w="0" w:type="dxa"/>
            <w:left w:w="108" w:type="dxa"/>
            <w:bottom w:w="0" w:type="dxa"/>
            <w:right w:w="108" w:type="dxa"/>
          </w:tblCellMar>
        </w:tblPrEx>
        <w:trPr>
          <w:trHeight w:val="421"/>
        </w:trPr>
        <w:tc>
          <w:tcPr>
            <w:tcW w:w="1188" w:type="dxa"/>
            <w:vAlign w:val="center"/>
          </w:tcPr>
          <w:p>
            <w:pPr>
              <w:jc w:val="center"/>
              <w:rPr>
                <w:rFonts w:ascii="宋体" w:hAnsi="宋体"/>
                <w:sz w:val="24"/>
                <w:szCs w:val="24"/>
              </w:rPr>
            </w:pPr>
            <w:r>
              <w:rPr>
                <w:rFonts w:ascii="宋体" w:hAnsi="宋体" w:hint="eastAsia"/>
                <w:sz w:val="24"/>
                <w:szCs w:val="24"/>
              </w:rPr>
              <w:t>1</w:t>
            </w:r>
          </w:p>
        </w:tc>
        <w:tc>
          <w:tcPr>
            <w:tcW w:w="7200" w:type="dxa"/>
            <w:vAlign w:val="center"/>
          </w:tcPr>
          <w:p>
            <w:pPr>
              <w:rPr>
                <w:rFonts w:ascii="宋体" w:hAnsi="宋体"/>
                <w:sz w:val="24"/>
                <w:szCs w:val="24"/>
              </w:rPr>
            </w:pPr>
            <w:r>
              <w:rPr>
                <w:rFonts w:ascii="宋体" w:hAnsi="宋体" w:hint="eastAsia"/>
                <w:sz w:val="24"/>
                <w:szCs w:val="24"/>
              </w:rPr>
              <w:t>终身提供软件升级、软件备份，不额外收费。</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2</w:t>
            </w:r>
          </w:p>
        </w:tc>
        <w:tc>
          <w:tcPr>
            <w:tcW w:w="7200" w:type="dxa"/>
            <w:vAlign w:val="center"/>
          </w:tcPr>
          <w:p>
            <w:pPr>
              <w:rPr>
                <w:rFonts w:ascii="宋体" w:hAnsi="宋体"/>
                <w:sz w:val="24"/>
                <w:szCs w:val="24"/>
              </w:rPr>
            </w:pPr>
            <w:r>
              <w:rPr>
                <w:rFonts w:ascii="宋体" w:hAnsi="宋体" w:hint="eastAsia"/>
                <w:sz w:val="24"/>
                <w:szCs w:val="24"/>
              </w:rPr>
              <w:t>提供备品</w:t>
            </w:r>
            <w:r>
              <w:rPr>
                <w:rFonts w:ascii="宋体" w:hAnsi="宋体"/>
                <w:sz w:val="24"/>
                <w:szCs w:val="24"/>
              </w:rPr>
              <w:t>备件清单</w:t>
            </w:r>
            <w:r>
              <w:rPr>
                <w:rFonts w:ascii="宋体" w:hAnsi="宋体" w:hint="eastAsia"/>
                <w:sz w:val="24"/>
                <w:szCs w:val="24"/>
              </w:rPr>
              <w:t>,提供消耗品优惠价格，提供零配件优惠价格。</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3</w:t>
            </w:r>
          </w:p>
        </w:tc>
        <w:tc>
          <w:tcPr>
            <w:tcW w:w="7200" w:type="dxa"/>
            <w:vAlign w:val="center"/>
          </w:tcPr>
          <w:p>
            <w:pPr>
              <w:rPr>
                <w:rFonts w:ascii="宋体" w:hAnsi="宋体"/>
                <w:sz w:val="24"/>
                <w:szCs w:val="24"/>
              </w:rPr>
            </w:pPr>
            <w:r>
              <w:rPr>
                <w:rFonts w:ascii="宋体" w:hAnsi="宋体" w:hint="eastAsia"/>
                <w:sz w:val="24"/>
                <w:szCs w:val="24"/>
              </w:rPr>
              <w:t>安排专业人员免费在现场对采购单位临床操作人员进行专业的培训，并对维修工程师进行维护、维修培训。保证使用人员能够熟练掌握各种设备和软件等常规使用方法，以及小故障的判断与解决。</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4</w:t>
            </w:r>
          </w:p>
        </w:tc>
        <w:tc>
          <w:tcPr>
            <w:tcW w:w="7200" w:type="dxa"/>
            <w:vAlign w:val="center"/>
          </w:tcPr>
          <w:p>
            <w:pPr>
              <w:pStyle w:val="CommentText"/>
              <w:rPr>
                <w:rFonts w:hAnsi="宋体"/>
                <w:sz w:val="24"/>
                <w:szCs w:val="24"/>
              </w:rPr>
            </w:pPr>
            <w:r>
              <w:rPr>
                <w:rFonts w:hAnsi="宋体" w:cs="宋体" w:hint="eastAsia"/>
                <w:color w:val="000000"/>
                <w:sz w:val="24"/>
                <w:szCs w:val="24"/>
              </w:rPr>
              <w:t>在保修期内，中标人保证设备的开机率&gt;95%；若不能达到此开机率，将作以下处理：（1）90%＜开机率≤95%按一赔二延长保修期；（2）85%＜开机率≤90%按一赔五延长保修期；（3）开机率低于85%，供应商无条件更换新机，并重新计算保修期，以及赔偿用户的直接经济损失和间接经济损失。</w:t>
            </w:r>
          </w:p>
        </w:tc>
      </w:tr>
      <w:tr>
        <w:tblPrEx>
          <w:tblW w:w="0" w:type="auto"/>
          <w:tblInd w:w="0" w:type="dxa"/>
          <w:tblLayout w:type="fixed"/>
          <w:tblCellMar>
            <w:top w:w="0" w:type="dxa"/>
            <w:left w:w="108" w:type="dxa"/>
            <w:bottom w:w="0" w:type="dxa"/>
            <w:right w:w="108" w:type="dxa"/>
          </w:tblCellMar>
        </w:tblPrEx>
        <w:tc>
          <w:tcPr>
            <w:tcW w:w="8388" w:type="dxa"/>
            <w:gridSpan w:val="2"/>
            <w:vAlign w:val="center"/>
          </w:tcPr>
          <w:p>
            <w:pPr>
              <w:rPr>
                <w:rFonts w:ascii="宋体" w:hAnsi="宋体"/>
                <w:sz w:val="24"/>
                <w:szCs w:val="24"/>
              </w:rPr>
            </w:pPr>
            <w:r>
              <w:rPr>
                <w:rFonts w:ascii="宋体" w:hAnsi="宋体" w:cs="宋体" w:hint="eastAsia"/>
                <w:b/>
                <w:bCs/>
                <w:color w:val="000000"/>
                <w:kern w:val="0"/>
                <w:sz w:val="24"/>
                <w:szCs w:val="24"/>
              </w:rPr>
              <w:t>（三）其他服务要求</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1</w:t>
            </w:r>
          </w:p>
        </w:tc>
        <w:tc>
          <w:tcPr>
            <w:tcW w:w="7200" w:type="dxa"/>
            <w:vAlign w:val="center"/>
          </w:tcPr>
          <w:p>
            <w:pPr>
              <w:rPr>
                <w:rFonts w:ascii="宋体" w:hAnsi="宋体"/>
                <w:sz w:val="24"/>
                <w:szCs w:val="24"/>
              </w:rPr>
            </w:pPr>
            <w:r>
              <w:rPr>
                <w:rFonts w:ascii="宋体" w:hAnsi="宋体" w:hint="eastAsia"/>
                <w:sz w:val="24"/>
                <w:szCs w:val="24"/>
              </w:rPr>
              <w:t>（1）投标时，供应商承诺免费保修期外，能及时为用户提供备品备件、专用试剂及耗材。</w:t>
            </w:r>
          </w:p>
          <w:p>
            <w:pPr>
              <w:rPr>
                <w:rFonts w:ascii="宋体" w:hAnsi="宋体"/>
                <w:sz w:val="24"/>
                <w:szCs w:val="24"/>
              </w:rPr>
            </w:pPr>
            <w:r>
              <w:rPr>
                <w:rFonts w:ascii="宋体" w:hAnsi="宋体" w:hint="eastAsia"/>
                <w:sz w:val="24"/>
                <w:szCs w:val="24"/>
              </w:rPr>
              <w:t>（2）投标供应商须在签订合同之日起3天内向采购人提供设备的运行、安装、使用环境要求。</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2</w:t>
            </w:r>
          </w:p>
        </w:tc>
        <w:tc>
          <w:tcPr>
            <w:tcW w:w="7200" w:type="dxa"/>
            <w:vAlign w:val="center"/>
          </w:tcPr>
          <w:p>
            <w:pPr>
              <w:rPr>
                <w:rFonts w:ascii="宋体" w:hAnsi="宋体"/>
                <w:sz w:val="24"/>
                <w:szCs w:val="24"/>
              </w:rPr>
            </w:pPr>
            <w:r>
              <w:rPr>
                <w:rFonts w:ascii="宋体" w:hAnsi="宋体" w:hint="eastAsia"/>
                <w:sz w:val="24"/>
                <w:szCs w:val="24"/>
              </w:rPr>
              <w:t>投标人在投标文件所承诺的仪器功能，所需的硬件和软件配置齐全。</w:t>
            </w:r>
          </w:p>
        </w:tc>
      </w:tr>
      <w:tr>
        <w:tblPrEx>
          <w:tblW w:w="0" w:type="auto"/>
          <w:tblInd w:w="0" w:type="dxa"/>
          <w:tblLayout w:type="fixed"/>
          <w:tblCellMar>
            <w:top w:w="0" w:type="dxa"/>
            <w:left w:w="108" w:type="dxa"/>
            <w:bottom w:w="0" w:type="dxa"/>
            <w:right w:w="108" w:type="dxa"/>
          </w:tblCellMar>
        </w:tblPrEx>
        <w:tc>
          <w:tcPr>
            <w:tcW w:w="1188" w:type="dxa"/>
            <w:vAlign w:val="center"/>
          </w:tcPr>
          <w:p>
            <w:pPr>
              <w:jc w:val="center"/>
              <w:rPr>
                <w:rFonts w:ascii="宋体" w:hAnsi="宋体"/>
                <w:sz w:val="24"/>
                <w:szCs w:val="24"/>
              </w:rPr>
            </w:pPr>
            <w:r>
              <w:rPr>
                <w:rFonts w:ascii="宋体" w:hAnsi="宋体" w:hint="eastAsia"/>
                <w:sz w:val="24"/>
                <w:szCs w:val="24"/>
              </w:rPr>
              <w:t>3</w:t>
            </w:r>
          </w:p>
        </w:tc>
        <w:tc>
          <w:tcPr>
            <w:tcW w:w="7200" w:type="dxa"/>
            <w:vAlign w:val="center"/>
          </w:tcPr>
          <w:p>
            <w:pPr>
              <w:rPr>
                <w:rFonts w:ascii="宋体" w:hAnsi="宋体"/>
                <w:sz w:val="24"/>
                <w:szCs w:val="24"/>
              </w:rPr>
            </w:pPr>
            <w:r>
              <w:rPr>
                <w:rFonts w:ascii="宋体" w:hAnsi="宋体" w:hint="eastAsia"/>
                <w:sz w:val="24"/>
                <w:szCs w:val="24"/>
              </w:rPr>
              <w:t>投标人投标时须提供《投标人承诺</w:t>
            </w:r>
            <w:r>
              <w:rPr>
                <w:rFonts w:hint="eastAsia"/>
                <w:sz w:val="24"/>
                <w:szCs w:val="24"/>
              </w:rPr>
              <w:t>在合同签订前能提供生产商或生产商指定的配备售后服务资质的机构出具的符合招标要求的售后服务承诺函原件</w:t>
            </w:r>
            <w:r>
              <w:rPr>
                <w:rFonts w:ascii="宋体" w:hAnsi="宋体" w:hint="eastAsia"/>
                <w:sz w:val="24"/>
                <w:szCs w:val="24"/>
              </w:rPr>
              <w:t>》</w:t>
            </w:r>
            <w:r>
              <w:rPr>
                <w:rFonts w:hint="eastAsia"/>
                <w:sz w:val="24"/>
                <w:szCs w:val="24"/>
              </w:rPr>
              <w:t>的承诺，投标人在签订合同时未能提供该售后服务承诺函原件的，不予签订合同。</w:t>
            </w:r>
          </w:p>
        </w:tc>
      </w:tr>
      <w:tr>
        <w:tblPrEx>
          <w:tblW w:w="0" w:type="auto"/>
          <w:tblInd w:w="0" w:type="dxa"/>
          <w:tblLayout w:type="fixed"/>
          <w:tblCellMar>
            <w:top w:w="0" w:type="dxa"/>
            <w:left w:w="108" w:type="dxa"/>
            <w:bottom w:w="0" w:type="dxa"/>
            <w:right w:w="108" w:type="dxa"/>
          </w:tblCellMar>
        </w:tblPrEx>
        <w:trPr>
          <w:trHeight w:val="890"/>
        </w:trPr>
        <w:tc>
          <w:tcPr>
            <w:tcW w:w="1188" w:type="dxa"/>
            <w:vAlign w:val="center"/>
          </w:tcPr>
          <w:p>
            <w:pPr>
              <w:jc w:val="center"/>
              <w:rPr>
                <w:rFonts w:ascii="宋体" w:hAnsi="宋体"/>
                <w:sz w:val="24"/>
                <w:szCs w:val="24"/>
              </w:rPr>
            </w:pPr>
            <w:r>
              <w:rPr>
                <w:rFonts w:ascii="宋体" w:hAnsi="宋体" w:hint="eastAsia"/>
                <w:sz w:val="24"/>
                <w:szCs w:val="24"/>
              </w:rPr>
              <w:t>4</w:t>
            </w:r>
          </w:p>
        </w:tc>
        <w:tc>
          <w:tcPr>
            <w:tcW w:w="7200" w:type="dxa"/>
            <w:vAlign w:val="center"/>
          </w:tcPr>
          <w:p>
            <w:pPr>
              <w:widowControl/>
              <w:textAlignment w:val="top"/>
              <w:rPr>
                <w:rFonts w:ascii="宋体" w:hAnsi="宋体"/>
                <w:sz w:val="24"/>
                <w:szCs w:val="24"/>
              </w:rPr>
            </w:pPr>
            <w:r>
              <w:rPr>
                <w:rFonts w:asciiTheme="minorEastAsia" w:eastAsiaTheme="minorEastAsia" w:hAnsiTheme="minorEastAsia" w:cstheme="minorEastAsia" w:hint="eastAsia"/>
                <w:sz w:val="24"/>
                <w:szCs w:val="24"/>
                <w:highlight w:val="yellow"/>
              </w:rPr>
              <w:t>★4.1</w:t>
            </w:r>
            <w:r>
              <w:rPr>
                <w:rFonts w:asciiTheme="minorEastAsia" w:hAnsiTheme="minorEastAsia" w:hint="eastAsia"/>
                <w:sz w:val="24"/>
                <w:szCs w:val="24"/>
                <w:highlight w:val="yellow"/>
              </w:rPr>
              <w:t>投标人所投产品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r>
    </w:tbl>
    <w:p>
      <w:pPr>
        <w:pStyle w:val="BodyTextFirstIndent2"/>
        <w:widowControl w:val="0"/>
        <w:numPr>
          <w:ilvl w:val="0"/>
          <w:numId w:val="0"/>
        </w:numPr>
        <w:spacing w:after="120" w:line="360" w:lineRule="auto"/>
        <w:jc w:val="both"/>
      </w:pPr>
    </w:p>
    <w:p>
      <w:pPr>
        <w:pStyle w:val="Heading2"/>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pPr>
        <w:ind w:firstLine="420" w:firstLineChars="200"/>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Cs/>
          <w:sz w:val="24"/>
          <w:szCs w:val="24"/>
        </w:rPr>
        <w:t>2、投标人应充分了解项目的位置、情况、道路及任何其它足以影响投标报价的情况，任何因忽视或误解项目情况而导致的索赔或服务期限延长申请将不获批准。</w:t>
      </w:r>
    </w:p>
    <w:p>
      <w:pPr>
        <w:ind w:firstLine="420" w:firstLineChars="200"/>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、除政府采购合同继续履行将损害国家利益和社会公共利益外，双方当事人不得擅自变更、中止或者终止合同。</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heme="minorEastAsia" w:eastAsiaTheme="minorEastAsia" w:hAnsiTheme="minorEastAsia" w:cstheme="minorEastAsia" w:hint="eastAsia"/>
          <w:bCs/>
          <w:sz w:val="24"/>
          <w:szCs w:val="24"/>
          <w:lang w:val="en-US" w:eastAsia="zh-CN"/>
        </w:rPr>
        <w:t>。</w:t>
      </w:r>
    </w:p>
    <w:p>
      <w:pPr>
        <w:pStyle w:val="BodyText"/>
        <w:rPr>
          <w:rFonts w:ascii="宋体" w:hAnsi="宋体"/>
          <w:sz w:val="24"/>
          <w:szCs w:val="24"/>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53"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53"/>
    </w:p>
    <w:p>
      <w:pPr>
        <w:rPr>
          <w:rFonts w:ascii="仿宋_GB2312" w:eastAsia="仿宋_GB2312"/>
          <w:sz w:val="24"/>
        </w:rPr>
      </w:pPr>
      <w:r>
        <w:rPr>
          <w:rFonts w:ascii="仿宋_GB2312" w:eastAsia="仿宋_GB2312"/>
          <w:sz w:val="24"/>
        </w:rPr>
        <w:br w:type="page"/>
      </w:r>
    </w:p>
    <w:p>
      <w:pPr>
        <w:pStyle w:val="BodyTextFirstIndent2"/>
      </w:pPr>
    </w:p>
    <w:p>
      <w:pPr>
        <w:rPr>
          <w:rFonts w:ascii="仿宋_GB2312" w:eastAsia="仿宋_GB2312"/>
          <w:sz w:val="24"/>
        </w:rPr>
      </w:pPr>
    </w:p>
    <w:p>
      <w:pPr>
        <w:outlineLvl w:val="0"/>
        <w:rPr>
          <w:rStyle w:val="3Char"/>
          <w:sz w:val="24"/>
          <w:szCs w:val="24"/>
        </w:rPr>
      </w:pPr>
      <w:r>
        <w:rPr>
          <w:rStyle w:val="3Char"/>
          <w:rFonts w:hint="eastAsia"/>
          <w:sz w:val="24"/>
          <w:szCs w:val="24"/>
        </w:rPr>
        <w:t>投标文件组成：</w:t>
      </w:r>
    </w:p>
    <w:p>
      <w:pPr>
        <w:ind w:firstLine="1050" w:firstLineChars="500"/>
        <w:outlineLvl w:val="0"/>
        <w:rPr>
          <w:rFonts w:ascii="宋体" w:hAnsi="宋体"/>
          <w:sz w:val="24"/>
          <w:szCs w:val="24"/>
        </w:rPr>
      </w:pPr>
      <w:bookmarkStart w:id="54" w:name="_Hlk72257253"/>
      <w:r>
        <w:rPr>
          <w:rFonts w:ascii="宋体" w:hAnsi="宋体" w:hint="eastAsia"/>
          <w:sz w:val="24"/>
          <w:szCs w:val="24"/>
        </w:rPr>
        <w:t>1.投标文件正文</w:t>
      </w:r>
      <w:r>
        <w:rPr>
          <w:rFonts w:ascii="宋体" w:hAnsi="宋体" w:hint="eastAsia"/>
          <w:b/>
          <w:color w:val="FF0000"/>
          <w:sz w:val="24"/>
          <w:szCs w:val="24"/>
        </w:rPr>
        <w:t>（信息公开部分）</w:t>
      </w:r>
      <w:r>
        <w:rPr>
          <w:rFonts w:ascii="宋体" w:hAnsi="宋体" w:hint="eastAsia"/>
          <w:sz w:val="24"/>
          <w:szCs w:val="24"/>
        </w:rPr>
        <w:t>，主要包括以下内容：</w:t>
      </w:r>
    </w:p>
    <w:p>
      <w:pPr>
        <w:ind w:left="718" w:firstLine="1418" w:leftChars="342" w:firstLineChars="675"/>
        <w:rPr>
          <w:sz w:val="24"/>
          <w:szCs w:val="24"/>
        </w:rPr>
      </w:pPr>
      <w:r>
        <w:rPr>
          <w:rFonts w:hint="eastAsia"/>
          <w:sz w:val="24"/>
          <w:szCs w:val="24"/>
        </w:rPr>
        <w:t>（1）</w:t>
      </w:r>
      <w:bookmarkStart w:id="55" w:name="_Hlk72070784"/>
      <w:r>
        <w:rPr>
          <w:rFonts w:hint="eastAsia"/>
          <w:sz w:val="24"/>
          <w:szCs w:val="24"/>
        </w:rPr>
        <w:t>投标函</w:t>
      </w:r>
      <w:bookmarkEnd w:id="55"/>
    </w:p>
    <w:p>
      <w:pPr>
        <w:ind w:left="718" w:firstLine="1418" w:leftChars="342" w:firstLineChars="675"/>
        <w:rPr>
          <w:sz w:val="24"/>
          <w:szCs w:val="24"/>
        </w:rPr>
      </w:pPr>
      <w:r>
        <w:rPr>
          <w:rFonts w:hint="eastAsia"/>
          <w:sz w:val="24"/>
          <w:szCs w:val="24"/>
        </w:rPr>
        <w:t>（2）</w:t>
      </w:r>
      <w:bookmarkStart w:id="56" w:name="_Hlk72062521"/>
      <w:r>
        <w:rPr>
          <w:rFonts w:hint="eastAsia"/>
          <w:sz w:val="24"/>
          <w:szCs w:val="24"/>
        </w:rPr>
        <w:t>政府采购投标及履约承诺函</w:t>
      </w:r>
      <w:bookmarkEnd w:id="56"/>
    </w:p>
    <w:p>
      <w:pPr>
        <w:ind w:left="718" w:firstLine="1418" w:leftChars="342" w:firstLineChars="675"/>
        <w:rPr>
          <w:rFonts w:hint="eastAsia"/>
          <w:sz w:val="24"/>
          <w:szCs w:val="24"/>
        </w:rPr>
      </w:pPr>
      <w:r>
        <w:rPr>
          <w:rFonts w:hint="eastAsia"/>
          <w:sz w:val="24"/>
          <w:szCs w:val="24"/>
        </w:rPr>
        <w:t>（</w:t>
      </w:r>
      <w:r>
        <w:rPr>
          <w:sz w:val="24"/>
          <w:szCs w:val="24"/>
        </w:rPr>
        <w:t>3</w:t>
      </w:r>
      <w:r>
        <w:rPr>
          <w:rFonts w:hint="eastAsia"/>
          <w:sz w:val="24"/>
          <w:szCs w:val="24"/>
        </w:rPr>
        <w:t>）投标人情况及资格证明文件</w:t>
      </w:r>
    </w:p>
    <w:p>
      <w:pPr>
        <w:ind w:left="718" w:firstLine="1418" w:leftChars="342" w:firstLineChars="675"/>
        <w:rPr>
          <w:rFonts w:hint="eastAsia"/>
          <w:sz w:val="24"/>
          <w:szCs w:val="24"/>
        </w:rPr>
      </w:pPr>
      <w:r>
        <w:rPr>
          <w:rFonts w:hint="eastAsia"/>
          <w:sz w:val="24"/>
          <w:szCs w:val="24"/>
        </w:rPr>
        <w:t>（</w:t>
      </w:r>
      <w:r>
        <w:rPr>
          <w:rFonts w:hint="eastAsia"/>
          <w:sz w:val="24"/>
          <w:szCs w:val="24"/>
          <w:lang w:val="en-US" w:eastAsia="zh-CN"/>
        </w:rPr>
        <w:t>4</w:t>
      </w:r>
      <w:r>
        <w:rPr>
          <w:rFonts w:hint="eastAsia"/>
          <w:sz w:val="24"/>
          <w:szCs w:val="24"/>
        </w:rPr>
        <w:t>）项目详细报价</w:t>
      </w:r>
    </w:p>
    <w:p>
      <w:pPr>
        <w:ind w:left="718" w:firstLine="1418" w:leftChars="342" w:firstLineChars="675"/>
        <w:rPr>
          <w:rFonts w:ascii="Times New Roman" w:eastAsia="宋体" w:hAnsi="Times New Roman" w:cs="Times New Roman" w:hint="default"/>
          <w:sz w:val="24"/>
          <w:szCs w:val="24"/>
          <w:lang w:val="en-US"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val="en-US" w:eastAsia="zh-CN"/>
        </w:rPr>
        <w:t>5</w:t>
      </w: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val="en-US" w:eastAsia="zh-CN"/>
        </w:rPr>
        <w:t>同类项目业绩</w:t>
      </w:r>
    </w:p>
    <w:p>
      <w:pPr>
        <w:ind w:left="718" w:firstLine="1418" w:leftChars="342" w:firstLineChars="675"/>
        <w:rPr>
          <w:rFonts w:hint="eastAsia"/>
          <w:sz w:val="24"/>
          <w:szCs w:val="24"/>
          <w:lang w:eastAsia="zh-CN"/>
        </w:rPr>
      </w:pPr>
      <w:bookmarkStart w:id="57" w:name="_Hlk72257201"/>
      <w:r>
        <w:rPr>
          <w:rFonts w:hint="eastAsia"/>
          <w:sz w:val="24"/>
          <w:szCs w:val="24"/>
        </w:rPr>
        <w:t>（</w:t>
      </w:r>
      <w:r>
        <w:rPr>
          <w:rFonts w:hint="eastAsia"/>
          <w:sz w:val="24"/>
          <w:szCs w:val="24"/>
          <w:lang w:val="en-US" w:eastAsia="zh-CN"/>
        </w:rPr>
        <w:t>6</w:t>
      </w:r>
      <w:r>
        <w:rPr>
          <w:rFonts w:hint="eastAsia"/>
          <w:sz w:val="24"/>
          <w:szCs w:val="24"/>
        </w:rPr>
        <w:t>）</w:t>
      </w:r>
      <w:bookmarkEnd w:id="57"/>
      <w:r>
        <w:rPr>
          <w:rFonts w:hint="eastAsia"/>
          <w:sz w:val="24"/>
          <w:szCs w:val="24"/>
        </w:rPr>
        <w:t>投标人认为需要加以说明的其他内容</w:t>
      </w:r>
      <w:r>
        <w:rPr>
          <w:rFonts w:hint="eastAsia"/>
          <w:sz w:val="24"/>
          <w:szCs w:val="24"/>
          <w:lang w:eastAsia="zh-CN"/>
        </w:rPr>
        <w:t>（</w:t>
      </w:r>
      <w:r>
        <w:rPr>
          <w:rFonts w:hint="eastAsia"/>
          <w:sz w:val="24"/>
          <w:szCs w:val="24"/>
          <w:lang w:val="en-US" w:eastAsia="zh-CN"/>
        </w:rPr>
        <w:t>公开部分</w:t>
      </w:r>
      <w:r>
        <w:rPr>
          <w:rFonts w:hint="eastAsia"/>
          <w:sz w:val="24"/>
          <w:szCs w:val="24"/>
          <w:lang w:eastAsia="zh-CN"/>
        </w:rPr>
        <w:t>）</w:t>
      </w:r>
    </w:p>
    <w:p>
      <w:pPr>
        <w:pStyle w:val="BodyText"/>
      </w:pPr>
    </w:p>
    <w:p>
      <w:pPr>
        <w:ind w:firstLine="1050" w:firstLineChars="500"/>
        <w:outlineLvl w:val="0"/>
        <w:rPr>
          <w:rFonts w:ascii="宋体" w:hAnsi="宋体"/>
          <w:sz w:val="24"/>
          <w:szCs w:val="24"/>
        </w:rPr>
      </w:pPr>
      <w:r>
        <w:rPr>
          <w:rFonts w:ascii="宋体" w:hAnsi="宋体" w:hint="eastAsia"/>
          <w:sz w:val="24"/>
          <w:szCs w:val="24"/>
        </w:rPr>
        <w:t>2.投标文件附件</w:t>
      </w:r>
      <w:r>
        <w:rPr>
          <w:rFonts w:ascii="宋体" w:hAnsi="宋体" w:hint="eastAsia"/>
          <w:b/>
          <w:color w:val="FF0000"/>
          <w:sz w:val="24"/>
          <w:szCs w:val="24"/>
        </w:rPr>
        <w:t>（信息不公开部分）</w:t>
      </w:r>
      <w:r>
        <w:rPr>
          <w:rFonts w:ascii="宋体" w:hAnsi="宋体" w:hint="eastAsia"/>
          <w:sz w:val="24"/>
          <w:szCs w:val="24"/>
        </w:rPr>
        <w:t>：主要包括以下内容：</w:t>
      </w:r>
    </w:p>
    <w:p>
      <w:pPr>
        <w:ind w:firstLine="2100" w:firstLineChars="1000"/>
        <w:rPr>
          <w:sz w:val="24"/>
          <w:szCs w:val="24"/>
        </w:rPr>
      </w:pPr>
      <w:r>
        <w:rPr>
          <w:rFonts w:hint="eastAsia"/>
          <w:sz w:val="24"/>
          <w:szCs w:val="24"/>
        </w:rPr>
        <w:t>（1）法定代表人（负责人）证明书</w:t>
      </w:r>
    </w:p>
    <w:p>
      <w:pPr>
        <w:ind w:left="718" w:firstLine="1418" w:leftChars="342" w:firstLineChars="675"/>
        <w:rPr>
          <w:sz w:val="24"/>
          <w:szCs w:val="24"/>
        </w:rPr>
      </w:pPr>
      <w:r>
        <w:rPr>
          <w:rFonts w:hint="eastAsia"/>
          <w:sz w:val="24"/>
          <w:szCs w:val="24"/>
        </w:rPr>
        <w:t>（2）投标文件签署授权委托书</w:t>
      </w:r>
    </w:p>
    <w:p>
      <w:pPr>
        <w:ind w:left="718" w:firstLine="1418" w:leftChars="342" w:firstLineChars="675"/>
        <w:rPr>
          <w:sz w:val="24"/>
          <w:szCs w:val="24"/>
        </w:rPr>
      </w:pPr>
      <w:r>
        <w:rPr>
          <w:rFonts w:hint="eastAsia"/>
          <w:sz w:val="24"/>
          <w:szCs w:val="24"/>
        </w:rPr>
        <w:t>（3）实质性条款响应情况表</w:t>
      </w:r>
    </w:p>
    <w:p>
      <w:pPr>
        <w:ind w:left="718" w:firstLine="1418" w:leftChars="342" w:firstLineChars="675"/>
        <w:rPr>
          <w:rFonts w:hint="eastAsia"/>
          <w:sz w:val="24"/>
          <w:szCs w:val="24"/>
        </w:rPr>
      </w:pPr>
      <w:r>
        <w:rPr>
          <w:rFonts w:hint="eastAsia"/>
          <w:sz w:val="24"/>
          <w:szCs w:val="24"/>
        </w:rPr>
        <w:t>（</w:t>
      </w:r>
      <w:r>
        <w:rPr>
          <w:sz w:val="24"/>
          <w:szCs w:val="24"/>
        </w:rPr>
        <w:t>4</w:t>
      </w:r>
      <w:r>
        <w:rPr>
          <w:rFonts w:hint="eastAsia"/>
          <w:sz w:val="24"/>
          <w:szCs w:val="24"/>
        </w:rPr>
        <w:t>）技术要求偏离表</w:t>
      </w:r>
    </w:p>
    <w:p>
      <w:pPr>
        <w:ind w:left="718" w:firstLine="1418" w:leftChars="342" w:firstLineChars="675"/>
        <w:rPr>
          <w:rFonts w:ascii="Times New Roman" w:eastAsia="宋体" w:hAnsi="Times New Roman" w:cs="Times New Roman" w:hint="default"/>
          <w:sz w:val="24"/>
          <w:szCs w:val="24"/>
          <w:lang w:val="en-US"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val="en-US" w:eastAsia="zh-CN"/>
        </w:rPr>
        <w:t>5</w:t>
      </w:r>
      <w:r>
        <w:rPr>
          <w:rFonts w:ascii="Times New Roman" w:eastAsia="宋体" w:hAnsi="Times New Roman" w:cs="Times New Roman" w:hint="eastAsia"/>
          <w:sz w:val="24"/>
          <w:szCs w:val="24"/>
          <w:lang w:eastAsia="zh-CN"/>
        </w:rPr>
        <w:t>）</w:t>
      </w:r>
      <w:r>
        <w:rPr>
          <w:rFonts w:cs="Times New Roman" w:hint="eastAsia"/>
          <w:sz w:val="24"/>
          <w:szCs w:val="24"/>
          <w:lang w:val="en-US" w:eastAsia="zh-CN"/>
        </w:rPr>
        <w:t>商务要求偏离表</w:t>
      </w:r>
    </w:p>
    <w:p>
      <w:pPr>
        <w:ind w:left="718" w:firstLine="1418" w:leftChars="342" w:firstLineChars="675"/>
        <w:rPr>
          <w:rFonts w:eastAsia="宋体" w:hint="eastAsia"/>
          <w:sz w:val="24"/>
          <w:szCs w:val="24"/>
          <w:lang w:eastAsia="zh-CN"/>
        </w:rPr>
      </w:pPr>
      <w:r>
        <w:rPr>
          <w:rFonts w:hint="eastAsia"/>
          <w:sz w:val="24"/>
          <w:szCs w:val="24"/>
        </w:rPr>
        <w:t>（</w:t>
      </w:r>
      <w:r>
        <w:rPr>
          <w:rFonts w:hint="eastAsia"/>
          <w:sz w:val="24"/>
          <w:szCs w:val="24"/>
          <w:lang w:val="en-US" w:eastAsia="zh-CN"/>
        </w:rPr>
        <w:t>6</w:t>
      </w:r>
      <w:r>
        <w:rPr>
          <w:rFonts w:hint="eastAsia"/>
          <w:sz w:val="24"/>
          <w:szCs w:val="24"/>
        </w:rPr>
        <w:t>）投标人认为需要加以说明的其他内容</w:t>
      </w:r>
      <w:r>
        <w:rPr>
          <w:rFonts w:hint="eastAsia"/>
          <w:sz w:val="24"/>
          <w:szCs w:val="24"/>
          <w:lang w:eastAsia="zh-CN"/>
        </w:rPr>
        <w:t>（</w:t>
      </w:r>
      <w:r>
        <w:rPr>
          <w:rFonts w:hint="eastAsia"/>
          <w:sz w:val="24"/>
          <w:szCs w:val="24"/>
          <w:lang w:val="en-US" w:eastAsia="zh-CN"/>
        </w:rPr>
        <w:t>非公开部分</w:t>
      </w:r>
      <w:r>
        <w:rPr>
          <w:rFonts w:hint="eastAsia"/>
          <w:sz w:val="24"/>
          <w:szCs w:val="24"/>
          <w:lang w:eastAsia="zh-CN"/>
        </w:rPr>
        <w:t>）</w:t>
      </w:r>
    </w:p>
    <w:p>
      <w:pPr>
        <w:pStyle w:val="BodyText"/>
        <w:rPr>
          <w:sz w:val="24"/>
          <w:szCs w:val="24"/>
        </w:rPr>
      </w:pPr>
    </w:p>
    <w:p>
      <w:pPr>
        <w:ind w:left="718" w:firstLine="1418" w:leftChars="342" w:firstLineChars="675"/>
        <w:rPr>
          <w:sz w:val="24"/>
          <w:szCs w:val="24"/>
        </w:rPr>
      </w:pPr>
      <w:bookmarkEnd w:id="54"/>
    </w:p>
    <w:p>
      <w:pPr>
        <w:ind w:firstLine="424" w:firstLineChars="202"/>
        <w:rPr>
          <w:rFonts w:ascii="宋体" w:hAnsi="宋体"/>
          <w:b/>
          <w:sz w:val="24"/>
          <w:szCs w:val="24"/>
        </w:rPr>
      </w:pPr>
      <w:bookmarkStart w:id="58" w:name="_Hlk72257771"/>
      <w:r>
        <w:rPr>
          <w:rFonts w:ascii="宋体" w:hAnsi="宋体" w:hint="eastAsia"/>
          <w:b/>
          <w:sz w:val="24"/>
          <w:szCs w:val="24"/>
        </w:rPr>
        <w:t>备注：</w:t>
      </w:r>
    </w:p>
    <w:p>
      <w:pPr>
        <w:ind w:firstLine="424" w:firstLineChars="202"/>
        <w:rPr>
          <w:rFonts w:ascii="宋体" w:hAnsi="宋体"/>
          <w:b/>
          <w:sz w:val="24"/>
          <w:szCs w:val="24"/>
        </w:rPr>
      </w:pPr>
      <w:r>
        <w:rPr>
          <w:rFonts w:ascii="宋体" w:hAnsi="宋体" w:hint="eastAsia"/>
          <w:b/>
          <w:sz w:val="24"/>
          <w:szCs w:val="24"/>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szCs w:val="24"/>
        </w:rPr>
      </w:pPr>
      <w:bookmarkStart w:id="59" w:name="_Hlk72263559"/>
      <w:r>
        <w:rPr>
          <w:rFonts w:ascii="宋体" w:hAnsi="宋体" w:hint="eastAsia"/>
          <w:b/>
          <w:sz w:val="24"/>
          <w:szCs w:val="24"/>
        </w:rPr>
        <w:t>2.关于填写“开标一览表”的说明：“开标一览表”中除“投标总价”外，其他信息不作评审依据。</w:t>
      </w:r>
      <w:bookmarkEnd w:id="58"/>
      <w:bookmarkEnd w:id="59"/>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60"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61"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62" w:name="_Hlk72263588"/>
      <w:r>
        <w:rPr>
          <w:rFonts w:hint="eastAsia"/>
          <w:szCs w:val="21"/>
        </w:rPr>
        <w:t>愿意按照招标文件要求承包上述项目并修补其任何缺陷。</w:t>
      </w:r>
      <w:bookmarkEnd w:id="62"/>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63" w:name="_Hlk73819847"/>
      <w:r>
        <w:rPr>
          <w:rFonts w:ascii="宋体" w:hAnsi="宋体" w:hint="eastAsia"/>
          <w:szCs w:val="21"/>
        </w:rPr>
        <w:t>投标价格见</w:t>
      </w:r>
      <w:r>
        <w:rPr>
          <w:rFonts w:hint="eastAsia"/>
          <w:szCs w:val="21"/>
        </w:rPr>
        <w:t>投标书编制软件中《开标一览表》中填写的投标总价。</w:t>
      </w:r>
      <w:bookmarkEnd w:id="63"/>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61"/>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60"/>
      <w:r>
        <w:rPr>
          <w:rFonts w:ascii="黑体" w:eastAsia="黑体" w:hint="eastAsia"/>
          <w:b w:val="0"/>
          <w:sz w:val="24"/>
        </w:rPr>
        <w:t>二、政府采购投标及履约承诺函</w:t>
      </w:r>
    </w:p>
    <w:p>
      <w:pPr>
        <w:rPr>
          <w:rFonts w:ascii="宋体" w:hAnsi="宋体"/>
          <w:color w:val="FF0000"/>
          <w:szCs w:val="21"/>
        </w:rPr>
      </w:pPr>
      <w:bookmarkStart w:id="64"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65" w:name="_Hlk72587269"/>
      <w:bookmarkStart w:id="66"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5"/>
      <w:r>
        <w:rPr>
          <w:rFonts w:ascii="宋体" w:hAnsi="宋体" w:hint="eastAsia"/>
          <w:szCs w:val="21"/>
        </w:rPr>
        <w:t>。</w:t>
      </w:r>
    </w:p>
    <w:p>
      <w:pPr>
        <w:ind w:firstLine="420" w:firstLineChars="200"/>
        <w:rPr>
          <w:rFonts w:ascii="宋体" w:hAnsi="宋体"/>
          <w:szCs w:val="21"/>
        </w:rPr>
      </w:pPr>
      <w:bookmarkEnd w:id="66"/>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ascii="宋体" w:hAnsi="宋体" w:hint="eastAsia"/>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64"/>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67"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其中要求提供《政府采购投标及履约承诺函》且已在“二、政府采购投标及履约承诺函”章节中提供了，此处可不重复提供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68"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67"/>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 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8"/>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9"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9"/>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70" w:name="_Hlk73562331"/>
      <w:bookmarkStart w:id="71"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70"/>
    </w:p>
    <w:p>
      <w:pPr>
        <w:ind w:firstLine="420" w:firstLineChars="200"/>
        <w:rPr>
          <w:rFonts w:ascii="宋体" w:hAnsi="宋体"/>
          <w:szCs w:val="21"/>
        </w:rPr>
      </w:pPr>
      <w:bookmarkEnd w:id="71"/>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68"/>
    </w:p>
    <w:p>
      <w:pPr>
        <w:pStyle w:val="Heading3"/>
        <w:jc w:val="center"/>
        <w:rPr>
          <w:rFonts w:ascii="黑体" w:eastAsia="黑体"/>
          <w:b w:val="0"/>
          <w:sz w:val="24"/>
          <w:szCs w:val="24"/>
        </w:rPr>
      </w:pPr>
      <w:bookmarkStart w:id="72"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vMerge w:val="restart"/>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PLAN-2021</w:t>
            </w:r>
            <w:r>
              <w:rPr>
                <w:rFonts w:ascii="Times New Roman" w:eastAsia="宋体" w:hAnsi="Times New Roman" w:cs="Times New Roman"/>
                <w:bCs/>
                <w:szCs w:val="21"/>
              </w:rPr>
              <w:t>***</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r>
              <w:rPr>
                <w:rFonts w:ascii="Times New Roman" w:eastAsia="宋体" w:hAnsi="Times New Roman" w:cs="Times New Roman" w:hint="eastAsia"/>
                <w:bCs/>
                <w:szCs w:val="21"/>
              </w:rPr>
              <w:t>（填写相关内容）</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b/>
                <w:bCs/>
                <w:szCs w:val="21"/>
              </w:rPr>
            </w:pPr>
            <w:r>
              <w:rPr>
                <w:rFonts w:ascii="Times New Roman" w:eastAsia="宋体" w:hAnsi="Times New Roman" w:cs="Times New Roman"/>
                <w:bCs/>
                <w:szCs w:val="21"/>
              </w:rPr>
              <w:t>******</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3</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bCs/>
                <w:szCs w:val="21"/>
              </w:rPr>
              <w:t>5</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宋体" w:eastAsia="宋体" w:hAnsi="宋体" w:cs="Times New Roman" w:hint="eastAsia"/>
                <w:bCs/>
                <w:szCs w:val="21"/>
              </w:rPr>
              <w:t>……</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73"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73"/>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74" w:name="_Hlk72073235"/>
      <w:r>
        <w:rPr>
          <w:rFonts w:hint="eastAsia"/>
          <w:b/>
          <w:sz w:val="24"/>
        </w:rPr>
        <w:t>投标人认为需要涉及的其他内容报价清单</w:t>
      </w:r>
      <w:bookmarkEnd w:id="74"/>
    </w:p>
    <w:p>
      <w:pPr>
        <w:rPr>
          <w:b/>
          <w:bCs/>
        </w:rPr>
      </w:pPr>
    </w:p>
    <w:p/>
    <w:p>
      <w:pPr>
        <w:pStyle w:val="Heading3"/>
        <w:numPr>
          <w:ilvl w:val="0"/>
          <w:numId w:val="9"/>
        </w:numPr>
        <w:jc w:val="center"/>
        <w:rPr>
          <w:rFonts w:ascii="黑体" w:eastAsia="黑体" w:hint="eastAsia"/>
          <w:b w:val="0"/>
          <w:sz w:val="24"/>
          <w:szCs w:val="24"/>
          <w:lang w:val="en-US" w:eastAsia="zh-CN"/>
        </w:rPr>
      </w:pPr>
      <w:r>
        <w:rPr>
          <w:rFonts w:ascii="黑体" w:eastAsia="黑体" w:hint="eastAsia"/>
          <w:b w:val="0"/>
          <w:sz w:val="24"/>
          <w:szCs w:val="24"/>
          <w:lang w:val="en-US" w:eastAsia="zh-CN"/>
        </w:rPr>
        <w:t>同类项目业绩</w:t>
      </w:r>
    </w:p>
    <w:p>
      <w:pPr>
        <w:numPr>
          <w:ilvl w:val="0"/>
          <w:numId w:val="0"/>
        </w:num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六</w:t>
      </w:r>
      <w:r>
        <w:rPr>
          <w:rFonts w:ascii="黑体" w:eastAsia="黑体" w:hint="eastAsia"/>
          <w:b w:val="0"/>
          <w:bCs w:val="0"/>
          <w:sz w:val="24"/>
          <w:szCs w:val="20"/>
        </w:rPr>
        <w:t>、投标人认为需要加以说明的其他内容</w:t>
      </w:r>
    </w:p>
    <w:p/>
    <w:p>
      <w:pPr>
        <w:ind w:firstLine="630" w:firstLineChars="300"/>
        <w:rPr>
          <w:b/>
          <w:color w:val="FF0000"/>
          <w:sz w:val="24"/>
        </w:rPr>
      </w:pPr>
      <w:r>
        <w:rPr>
          <w:rFonts w:hint="eastAsia"/>
          <w:b/>
          <w:color w:val="FF0000"/>
          <w:sz w:val="24"/>
        </w:rPr>
        <w:t>（信息公开部分的内容到此为止！以下为信息不公开部分。）</w:t>
      </w:r>
    </w:p>
    <w:p>
      <w:bookmarkEnd w:id="72"/>
      <w:r>
        <w:br w:type="page"/>
      </w:r>
    </w:p>
    <w:p>
      <w:pPr>
        <w:outlineLvl w:val="1"/>
        <w:rPr>
          <w:rFonts w:ascii="宋体" w:hAnsi="宋体"/>
          <w:b/>
          <w:color w:val="FF0000"/>
          <w:sz w:val="28"/>
          <w:szCs w:val="28"/>
        </w:rPr>
      </w:pPr>
      <w:bookmarkStart w:id="75"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76" w:name="_Hlk72092499"/>
      <w:r>
        <w:rPr>
          <w:rFonts w:ascii="黑体" w:eastAsia="黑体" w:hint="eastAsia"/>
          <w:b w:val="0"/>
          <w:sz w:val="24"/>
        </w:rPr>
        <w:t>法定代表人（负责人）证明书</w:t>
      </w:r>
      <w:bookmarkEnd w:id="76"/>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0"/>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77" w:name="_Hlk72092634"/>
      <w:r>
        <w:rPr>
          <w:rFonts w:ascii="黑体" w:eastAsia="黑体" w:hint="eastAsia"/>
          <w:b w:val="0"/>
          <w:kern w:val="0"/>
          <w:sz w:val="24"/>
          <w:szCs w:val="24"/>
        </w:rPr>
        <w:t>实质性条款响应情况表</w:t>
      </w:r>
      <w:bookmarkEnd w:id="77"/>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64"/>
        <w:gridCol w:w="6516"/>
        <w:gridCol w:w="542"/>
        <w:gridCol w:w="542"/>
        <w:gridCol w:w="46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0" w:type="auto"/>
            <w:vAlign w:val="center"/>
          </w:tcPr>
          <w:p>
            <w:pPr>
              <w:adjustRightInd w:val="0"/>
              <w:snapToGrid w:val="0"/>
              <w:spacing w:line="360" w:lineRule="auto"/>
              <w:jc w:val="center"/>
              <w:rPr>
                <w:rFonts w:ascii="宋体" w:hAnsi="宋体"/>
                <w:kern w:val="0"/>
                <w:szCs w:val="21"/>
              </w:rPr>
            </w:pPr>
            <w:bookmarkStart w:id="78" w:name="_Hlk72092651"/>
            <w:r>
              <w:rPr>
                <w:rFonts w:ascii="宋体" w:hAnsi="宋体" w:hint="eastAsia"/>
                <w:kern w:val="0"/>
                <w:szCs w:val="21"/>
              </w:rPr>
              <w:t>序号</w:t>
            </w:r>
          </w:p>
        </w:tc>
        <w:tc>
          <w:tcPr>
            <w:tcW w:w="0" w:type="auto"/>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0" w:type="auto"/>
            <w:vAlign w:val="center"/>
          </w:tcPr>
          <w:p>
            <w:pPr>
              <w:adjustRightInd w:val="0"/>
              <w:snapToGrid w:val="0"/>
              <w:spacing w:line="360" w:lineRule="auto"/>
              <w:jc w:val="center"/>
              <w:rPr>
                <w:rFonts w:ascii="宋体" w:hAnsi="宋体"/>
                <w:kern w:val="0"/>
                <w:szCs w:val="21"/>
              </w:rPr>
            </w:pPr>
            <w:r>
              <w:rPr>
                <w:rFonts w:hint="eastAsia"/>
              </w:rPr>
              <w:t>投标响应</w:t>
            </w:r>
          </w:p>
        </w:tc>
        <w:tc>
          <w:tcPr>
            <w:tcW w:w="0" w:type="auto"/>
            <w:vAlign w:val="center"/>
          </w:tcPr>
          <w:p>
            <w:pPr>
              <w:adjustRightInd w:val="0"/>
              <w:snapToGrid w:val="0"/>
              <w:spacing w:line="360" w:lineRule="auto"/>
              <w:jc w:val="center"/>
              <w:rPr>
                <w:rFonts w:ascii="宋体" w:hAnsi="宋体"/>
                <w:kern w:val="0"/>
                <w:szCs w:val="21"/>
              </w:rPr>
            </w:pPr>
            <w:r>
              <w:rPr>
                <w:rFonts w:hint="eastAsia"/>
              </w:rPr>
              <w:t>偏离情况</w:t>
            </w:r>
          </w:p>
        </w:tc>
        <w:tc>
          <w:tcPr>
            <w:tcW w:w="0" w:type="auto"/>
            <w:vAlign w:val="center"/>
          </w:tcPr>
          <w:p>
            <w:pPr>
              <w:adjustRightInd w:val="0"/>
              <w:snapToGrid w:val="0"/>
              <w:spacing w:line="360" w:lineRule="auto"/>
              <w:jc w:val="center"/>
              <w:rPr>
                <w:rFonts w:ascii="宋体" w:hAnsi="宋体"/>
                <w:kern w:val="0"/>
                <w:szCs w:val="21"/>
              </w:rPr>
            </w:pPr>
            <w:r>
              <w:rPr>
                <w:rFonts w:hint="eastAsia"/>
              </w:rPr>
              <w:t>说明</w:t>
            </w:r>
          </w:p>
        </w:tc>
      </w:tr>
      <w:tr>
        <w:tblPrEx>
          <w:tblW w:w="0" w:type="auto"/>
          <w:tblInd w:w="0" w:type="dxa"/>
          <w:tblCellMar>
            <w:top w:w="0" w:type="dxa"/>
            <w:left w:w="108" w:type="dxa"/>
            <w:bottom w:w="0" w:type="dxa"/>
            <w:right w:w="108" w:type="dxa"/>
          </w:tblCellMar>
        </w:tblPrEx>
        <w:tc>
          <w:tcPr>
            <w:tcW w:w="464" w:type="dxa"/>
            <w:vAlign w:val="center"/>
          </w:tcPr>
          <w:p>
            <w:pPr>
              <w:adjustRightInd w:val="0"/>
              <w:snapToGrid w:val="0"/>
              <w:spacing w:line="240" w:lineRule="auto"/>
              <w:jc w:val="center"/>
              <w:rPr>
                <w:rFonts w:ascii="宋体" w:hAnsi="宋体"/>
                <w:kern w:val="0"/>
                <w:szCs w:val="21"/>
              </w:rPr>
            </w:pPr>
            <w:bookmarkEnd w:id="78"/>
            <w:r>
              <w:rPr>
                <w:rFonts w:asciiTheme="minorEastAsia" w:eastAsiaTheme="minorEastAsia" w:hAnsiTheme="minorEastAsia" w:cstheme="minorEastAsia" w:hint="eastAsia"/>
                <w:kern w:val="0"/>
                <w:sz w:val="24"/>
                <w:szCs w:val="24"/>
                <w:highlight w:val="none"/>
              </w:rPr>
              <w:t>1</w:t>
            </w:r>
          </w:p>
        </w:tc>
        <w:tc>
          <w:tcPr>
            <w:tcW w:w="6516" w:type="dxa"/>
            <w:vAlign w:val="center"/>
          </w:tcPr>
          <w:p>
            <w:pPr>
              <w:adjustRightInd w:val="0"/>
              <w:snapToGrid w:val="0"/>
              <w:spacing w:line="240" w:lineRule="auto"/>
              <w:jc w:val="both"/>
              <w:rPr>
                <w:rFonts w:hAnsi="宋体"/>
                <w:kern w:val="0"/>
                <w:szCs w:val="21"/>
              </w:rPr>
            </w:pPr>
            <w:r>
              <w:rPr>
                <w:rFonts w:asciiTheme="minorEastAsia" w:eastAsiaTheme="minorEastAsia" w:hAnsiTheme="minorEastAsia" w:cstheme="minorEastAsia" w:hint="eastAsia"/>
                <w:color w:val="000000"/>
                <w:kern w:val="0"/>
                <w:sz w:val="24"/>
                <w:szCs w:val="24"/>
                <w:highlight w:val="none"/>
              </w:rPr>
              <w:t>★二、标准配置要求</w:t>
            </w: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r>
        <w:tblPrEx>
          <w:tblW w:w="0" w:type="auto"/>
          <w:tblInd w:w="0" w:type="dxa"/>
          <w:tblCellMar>
            <w:top w:w="0" w:type="dxa"/>
            <w:left w:w="108" w:type="dxa"/>
            <w:bottom w:w="0" w:type="dxa"/>
            <w:right w:w="108" w:type="dxa"/>
          </w:tblCellMar>
        </w:tblPrEx>
        <w:tc>
          <w:tcPr>
            <w:tcW w:w="464" w:type="dxa"/>
            <w:vAlign w:val="center"/>
          </w:tcPr>
          <w:p>
            <w:pPr>
              <w:adjustRightInd w:val="0"/>
              <w:snapToGrid w:val="0"/>
              <w:spacing w:line="240" w:lineRule="auto"/>
              <w:jc w:val="center"/>
              <w:rPr>
                <w:rFonts w:ascii="宋体" w:hAnsi="宋体"/>
                <w:kern w:val="0"/>
                <w:szCs w:val="21"/>
              </w:rPr>
            </w:pPr>
            <w:r>
              <w:rPr>
                <w:rFonts w:asciiTheme="minorEastAsia" w:eastAsiaTheme="minorEastAsia" w:hAnsiTheme="minorEastAsia" w:cstheme="minorEastAsia" w:hint="eastAsia"/>
                <w:kern w:val="0"/>
                <w:sz w:val="24"/>
                <w:szCs w:val="24"/>
                <w:highlight w:val="none"/>
                <w:lang w:val="en-US" w:eastAsia="zh-CN"/>
              </w:rPr>
              <w:t>2</w:t>
            </w:r>
          </w:p>
        </w:tc>
        <w:tc>
          <w:tcPr>
            <w:tcW w:w="6516" w:type="dxa"/>
            <w:vAlign w:val="center"/>
          </w:tcPr>
          <w:p>
            <w:pPr>
              <w:rPr>
                <w:rFonts w:hAnsi="宋体"/>
                <w:kern w:val="0"/>
                <w:szCs w:val="21"/>
              </w:rPr>
            </w:pPr>
            <w:r>
              <w:rPr>
                <w:rFonts w:ascii="宋体" w:hAnsi="宋体" w:cs="宋体" w:hint="eastAsia"/>
                <w:bCs/>
                <w:sz w:val="24"/>
                <w:szCs w:val="24"/>
                <w:highlight w:val="none"/>
              </w:rPr>
              <w:t>★1.交货日期：签订合同后</w:t>
            </w:r>
            <w:r>
              <w:rPr>
                <w:rFonts w:ascii="宋体" w:hAnsi="宋体" w:cs="宋体" w:hint="eastAsia"/>
                <w:bCs/>
                <w:sz w:val="24"/>
                <w:szCs w:val="24"/>
                <w:highlight w:val="none"/>
                <w:lang w:val="en-US" w:eastAsia="zh-CN"/>
              </w:rPr>
              <w:t>90</w:t>
            </w:r>
            <w:r>
              <w:rPr>
                <w:rFonts w:ascii="宋体" w:hAnsi="宋体" w:cs="宋体" w:hint="eastAsia"/>
                <w:bCs/>
                <w:sz w:val="24"/>
                <w:szCs w:val="24"/>
                <w:highlight w:val="none"/>
              </w:rPr>
              <w:t>（天）日历日内。（日历日为自然天，包括双休日及法定节假日，不等同于工作日）</w:t>
            </w:r>
            <w:r>
              <w:rPr>
                <w:rFonts w:ascii="宋体" w:hAnsi="宋体" w:cs="宋体" w:hint="eastAsia"/>
                <w:bCs/>
                <w:sz w:val="24"/>
                <w:szCs w:val="24"/>
                <w:highlight w:val="none"/>
                <w:lang w:eastAsia="zh-CN"/>
              </w:rPr>
              <w:t>；</w:t>
            </w: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r>
        <w:tblPrEx>
          <w:tblW w:w="0" w:type="auto"/>
          <w:tblInd w:w="0" w:type="dxa"/>
          <w:tblCellMar>
            <w:top w:w="0" w:type="dxa"/>
            <w:left w:w="108" w:type="dxa"/>
            <w:bottom w:w="0" w:type="dxa"/>
            <w:right w:w="108" w:type="dxa"/>
          </w:tblCellMar>
        </w:tblPrEx>
        <w:tc>
          <w:tcPr>
            <w:tcW w:w="464" w:type="dxa"/>
            <w:vAlign w:val="center"/>
          </w:tcPr>
          <w:p>
            <w:pPr>
              <w:adjustRightInd w:val="0"/>
              <w:snapToGrid w:val="0"/>
              <w:spacing w:line="240" w:lineRule="auto"/>
              <w:jc w:val="center"/>
              <w:rPr>
                <w:rFonts w:ascii="宋体" w:hAnsi="宋体"/>
                <w:kern w:val="0"/>
                <w:szCs w:val="21"/>
              </w:rPr>
            </w:pPr>
            <w:r>
              <w:rPr>
                <w:rFonts w:asciiTheme="minorEastAsia" w:eastAsiaTheme="minorEastAsia" w:hAnsiTheme="minorEastAsia" w:cstheme="minorEastAsia" w:hint="eastAsia"/>
                <w:kern w:val="0"/>
                <w:sz w:val="24"/>
                <w:szCs w:val="24"/>
                <w:highlight w:val="none"/>
                <w:lang w:val="en-US" w:eastAsia="zh-CN"/>
              </w:rPr>
              <w:t>3</w:t>
            </w:r>
          </w:p>
        </w:tc>
        <w:tc>
          <w:tcPr>
            <w:tcW w:w="6516" w:type="dxa"/>
            <w:vAlign w:val="center"/>
          </w:tcPr>
          <w:p>
            <w:pPr>
              <w:numPr>
                <w:ilvl w:val="255"/>
                <w:numId w:val="0"/>
              </w:numPr>
              <w:spacing w:line="240" w:lineRule="auto"/>
              <w:ind w:left="0" w:firstLine="0" w:leftChars="0" w:firstLineChars="0"/>
              <w:jc w:val="both"/>
              <w:rPr>
                <w:rFonts w:ascii="宋体" w:hAnsi="宋体"/>
                <w:kern w:val="0"/>
                <w:szCs w:val="21"/>
              </w:rPr>
            </w:pPr>
            <w:r>
              <w:rPr>
                <w:rFonts w:ascii="宋体" w:hAnsi="宋体" w:cs="宋体" w:hint="eastAsia"/>
                <w:bCs/>
                <w:sz w:val="24"/>
                <w:szCs w:val="24"/>
                <w:highlight w:val="none"/>
              </w:rPr>
              <w:t>★</w:t>
            </w:r>
            <w:r>
              <w:rPr>
                <w:rFonts w:ascii="宋体" w:eastAsia="宋体" w:hAnsi="宋体" w:hint="eastAsia"/>
                <w:sz w:val="24"/>
                <w:szCs w:val="24"/>
                <w:highlight w:val="none"/>
                <w:lang w:eastAsia="zh-CN"/>
              </w:rPr>
              <w:t>（1）对所提供的设备整机质保期：≥5年，（以验收合格之日起计算），保修期：3年。</w:t>
            </w: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r>
        <w:tblPrEx>
          <w:tblW w:w="0" w:type="auto"/>
          <w:tblInd w:w="0" w:type="dxa"/>
          <w:tblCellMar>
            <w:top w:w="0" w:type="dxa"/>
            <w:left w:w="108" w:type="dxa"/>
            <w:bottom w:w="0" w:type="dxa"/>
            <w:right w:w="108" w:type="dxa"/>
          </w:tblCellMar>
        </w:tblPrEx>
        <w:tc>
          <w:tcPr>
            <w:tcW w:w="464" w:type="dxa"/>
            <w:vAlign w:val="center"/>
          </w:tcPr>
          <w:p>
            <w:pPr>
              <w:adjustRightInd w:val="0"/>
              <w:snapToGrid w:val="0"/>
              <w:spacing w:line="240" w:lineRule="auto"/>
              <w:jc w:val="center"/>
              <w:rPr>
                <w:rFonts w:ascii="宋体" w:hAnsi="宋体" w:hint="eastAsia"/>
                <w:kern w:val="0"/>
                <w:szCs w:val="21"/>
              </w:rPr>
            </w:pPr>
            <w:r>
              <w:rPr>
                <w:rFonts w:asciiTheme="minorEastAsia" w:eastAsiaTheme="minorEastAsia" w:hAnsiTheme="minorEastAsia" w:cstheme="minorEastAsia" w:hint="eastAsia"/>
                <w:kern w:val="0"/>
                <w:sz w:val="24"/>
                <w:szCs w:val="24"/>
                <w:highlight w:val="none"/>
                <w:lang w:val="en-US" w:eastAsia="zh-CN"/>
              </w:rPr>
              <w:t>4</w:t>
            </w:r>
          </w:p>
        </w:tc>
        <w:tc>
          <w:tcPr>
            <w:tcW w:w="6516" w:type="dxa"/>
            <w:vAlign w:val="center"/>
          </w:tcPr>
          <w:p>
            <w:pPr>
              <w:numPr>
                <w:ilvl w:val="255"/>
                <w:numId w:val="0"/>
              </w:numPr>
              <w:spacing w:line="240" w:lineRule="auto"/>
              <w:ind w:left="0" w:firstLine="0" w:leftChars="0" w:firstLineChars="0"/>
              <w:jc w:val="both"/>
              <w:rPr>
                <w:rFonts w:ascii="宋体" w:hAnsi="宋体" w:hint="eastAsia"/>
                <w:kern w:val="0"/>
                <w:szCs w:val="21"/>
              </w:rPr>
            </w:pPr>
            <w:r>
              <w:rPr>
                <w:rFonts w:ascii="宋体" w:hAnsi="宋体" w:cs="宋体" w:hint="eastAsia"/>
                <w:bCs/>
                <w:sz w:val="24"/>
                <w:szCs w:val="24"/>
                <w:highlight w:val="none"/>
              </w:rPr>
              <w:t>★</w:t>
            </w:r>
            <w:r>
              <w:rPr>
                <w:rFonts w:ascii="宋体" w:eastAsia="宋体" w:hAnsi="宋体" w:hint="eastAsia"/>
                <w:sz w:val="24"/>
                <w:szCs w:val="24"/>
                <w:highlight w:val="none"/>
                <w:lang w:eastAsia="zh-CN"/>
              </w:rPr>
              <w:t>（2）质保期内保证每年有4次或以上预防性维护保养。</w:t>
            </w: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r>
        <w:tblPrEx>
          <w:tblW w:w="0" w:type="auto"/>
          <w:tblInd w:w="0" w:type="dxa"/>
          <w:tblCellMar>
            <w:top w:w="0" w:type="dxa"/>
            <w:left w:w="108" w:type="dxa"/>
            <w:bottom w:w="0" w:type="dxa"/>
            <w:right w:w="108" w:type="dxa"/>
          </w:tblCellMar>
        </w:tblPrEx>
        <w:tc>
          <w:tcPr>
            <w:tcW w:w="464" w:type="dxa"/>
            <w:vAlign w:val="center"/>
          </w:tcPr>
          <w:p>
            <w:pPr>
              <w:adjustRightInd w:val="0"/>
              <w:snapToGrid w:val="0"/>
              <w:spacing w:line="240" w:lineRule="auto"/>
              <w:jc w:val="center"/>
              <w:rPr>
                <w:rFonts w:ascii="宋体" w:hAnsi="宋体" w:hint="eastAsia"/>
                <w:kern w:val="0"/>
                <w:szCs w:val="21"/>
              </w:rPr>
            </w:pPr>
            <w:r>
              <w:rPr>
                <w:rFonts w:asciiTheme="minorEastAsia" w:eastAsiaTheme="minorEastAsia" w:hAnsiTheme="minorEastAsia" w:cstheme="minorEastAsia" w:hint="eastAsia"/>
                <w:kern w:val="0"/>
                <w:sz w:val="24"/>
                <w:szCs w:val="24"/>
                <w:highlight w:val="none"/>
                <w:lang w:val="en-US" w:eastAsia="zh-CN"/>
              </w:rPr>
              <w:t>5</w:t>
            </w:r>
          </w:p>
        </w:tc>
        <w:tc>
          <w:tcPr>
            <w:tcW w:w="6516" w:type="dxa"/>
            <w:vAlign w:val="center"/>
          </w:tcPr>
          <w:p>
            <w:pPr>
              <w:numPr>
                <w:ilvl w:val="255"/>
                <w:numId w:val="0"/>
              </w:numPr>
              <w:spacing w:line="240" w:lineRule="auto"/>
              <w:ind w:left="0" w:firstLine="0" w:leftChars="0" w:firstLineChars="0"/>
              <w:jc w:val="both"/>
              <w:rPr>
                <w:rFonts w:ascii="宋体" w:hAnsi="宋体" w:hint="eastAsia"/>
                <w:kern w:val="0"/>
                <w:szCs w:val="21"/>
              </w:rPr>
            </w:pPr>
            <w:r>
              <w:rPr>
                <w:rFonts w:ascii="宋体" w:hAnsi="宋体" w:cs="宋体" w:hint="eastAsia"/>
                <w:bCs/>
                <w:sz w:val="24"/>
                <w:szCs w:val="24"/>
                <w:highlight w:val="none"/>
              </w:rPr>
              <w:t>★（3）质保期内非因用户的人为原因而出现质量问题，由中标人负责包修、包换或者包退，并承担修理、调换或退换的实际费用。</w:t>
            </w: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r>
        <w:tblPrEx>
          <w:tblW w:w="0" w:type="auto"/>
          <w:tblInd w:w="0" w:type="dxa"/>
          <w:tblCellMar>
            <w:top w:w="0" w:type="dxa"/>
            <w:left w:w="108" w:type="dxa"/>
            <w:bottom w:w="0" w:type="dxa"/>
            <w:right w:w="108" w:type="dxa"/>
          </w:tblCellMar>
        </w:tblPrEx>
        <w:tc>
          <w:tcPr>
            <w:tcW w:w="464" w:type="dxa"/>
            <w:vAlign w:val="center"/>
          </w:tcPr>
          <w:p>
            <w:pPr>
              <w:adjustRightInd w:val="0"/>
              <w:snapToGrid w:val="0"/>
              <w:spacing w:line="240" w:lineRule="auto"/>
              <w:jc w:val="center"/>
              <w:rPr>
                <w:rFonts w:ascii="宋体" w:hAnsi="宋体" w:hint="eastAsia"/>
                <w:kern w:val="0"/>
                <w:szCs w:val="21"/>
              </w:rPr>
            </w:pPr>
            <w:r>
              <w:rPr>
                <w:rFonts w:asciiTheme="minorEastAsia" w:eastAsiaTheme="minorEastAsia" w:hAnsiTheme="minorEastAsia" w:cstheme="minorEastAsia" w:hint="eastAsia"/>
                <w:kern w:val="0"/>
                <w:sz w:val="24"/>
                <w:szCs w:val="24"/>
                <w:highlight w:val="none"/>
                <w:lang w:val="en-US" w:eastAsia="zh-CN"/>
              </w:rPr>
              <w:t>6</w:t>
            </w:r>
          </w:p>
        </w:tc>
        <w:tc>
          <w:tcPr>
            <w:tcW w:w="6516" w:type="dxa"/>
            <w:vAlign w:val="center"/>
          </w:tcPr>
          <w:p>
            <w:pPr>
              <w:numPr>
                <w:ilvl w:val="255"/>
                <w:numId w:val="0"/>
              </w:numPr>
              <w:spacing w:line="240" w:lineRule="auto"/>
              <w:ind w:left="0" w:firstLine="0" w:leftChars="0" w:firstLineChars="0"/>
              <w:jc w:val="both"/>
              <w:rPr>
                <w:rFonts w:ascii="宋体" w:hAnsi="宋体" w:hint="eastAsia"/>
                <w:kern w:val="0"/>
                <w:szCs w:val="21"/>
              </w:rPr>
            </w:pPr>
            <w:r>
              <w:rPr>
                <w:rFonts w:asciiTheme="minorEastAsia" w:eastAsiaTheme="minorEastAsia" w:hAnsiTheme="minorEastAsia" w:cstheme="minorEastAsia" w:hint="eastAsia"/>
                <w:sz w:val="24"/>
                <w:szCs w:val="24"/>
                <w:highlight w:val="none"/>
              </w:rPr>
              <w:t>★4.1</w:t>
            </w:r>
            <w:r>
              <w:rPr>
                <w:rFonts w:asciiTheme="minorEastAsia" w:hAnsiTheme="minorEastAsia" w:hint="eastAsia"/>
                <w:sz w:val="24"/>
                <w:szCs w:val="24"/>
                <w:highlight w:val="none"/>
              </w:rPr>
              <w:t>投标人所投产品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75"/>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pStyle w:val="Heading3"/>
        <w:jc w:val="center"/>
        <w:rPr>
          <w:sz w:val="24"/>
        </w:rPr>
      </w:pPr>
      <w:r>
        <w:rPr>
          <w:rFonts w:ascii="黑体" w:eastAsia="黑体" w:hint="eastAsia"/>
          <w:b w:val="0"/>
          <w:sz w:val="24"/>
          <w:szCs w:val="24"/>
        </w:rPr>
        <w:t>四、技术要求偏离表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W w:w="8754" w:type="dxa"/>
          <w:tblInd w:w="-37" w:type="dxa"/>
          <w:tblLayout w:type="fixed"/>
          <w:tblCellMar>
            <w:top w:w="0" w:type="dxa"/>
            <w:left w:w="108" w:type="dxa"/>
            <w:bottom w:w="0" w:type="dxa"/>
            <w:right w:w="108" w:type="dxa"/>
          </w:tblCellMar>
        </w:tblPrEx>
        <w:trPr>
          <w:trHeight w:val="170"/>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Strong"/>
                <w:b w:val="0"/>
                <w:bCs w:val="0"/>
                <w:color w:val="000000" w:themeColor="text1"/>
                <w:szCs w:val="21"/>
                <w14:textFill>
                  <w14:solidFill>
                    <w14:schemeClr w14:val="tx1"/>
                  </w14:solidFill>
                </w14:textFill>
              </w:rPr>
            </w:pPr>
          </w:p>
        </w:tc>
        <w:tc>
          <w:tcPr>
            <w:tcW w:w="710" w:type="dxa"/>
          </w:tcPr>
          <w:p>
            <w:pPr>
              <w:rPr>
                <w:rStyle w:val="Strong"/>
                <w:b w:val="0"/>
                <w:bCs w:val="0"/>
                <w:color w:val="000000" w:themeColor="text1"/>
                <w:szCs w:val="21"/>
                <w14:textFill>
                  <w14:solidFill>
                    <w14:schemeClr w14:val="tx1"/>
                  </w14:solidFill>
                </w14:textFill>
              </w:rPr>
            </w:pPr>
          </w:p>
        </w:tc>
        <w:tc>
          <w:tcPr>
            <w:tcW w:w="390" w:type="dxa"/>
          </w:tcPr>
          <w:p>
            <w:pPr>
              <w:rPr>
                <w:rStyle w:val="Strong"/>
                <w:b w:val="0"/>
                <w:bCs w:val="0"/>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65"/>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32"/>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2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79" w:name="_Hlk72095977"/>
      <w:r>
        <w:rPr>
          <w:rFonts w:hint="eastAsia"/>
          <w:sz w:val="21"/>
          <w:szCs w:val="21"/>
        </w:rPr>
        <w:t>证明资料【如有的话，提供的证明资料应统一编号（排序），格式自定】</w:t>
      </w:r>
      <w:bookmarkEnd w:id="79"/>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80" w:name="_Hlk72094407"/>
      <w:r>
        <w:rPr>
          <w:rFonts w:hint="eastAsia"/>
          <w:b w:val="0"/>
          <w:bCs/>
          <w:sz w:val="21"/>
          <w:szCs w:val="21"/>
        </w:rPr>
        <w:t>对应“用户需求书”中的“技术要求”章节</w:t>
      </w:r>
      <w:bookmarkEnd w:id="80"/>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81" w:name="_Hlk72158270"/>
      <w:r>
        <w:rPr>
          <w:rFonts w:hint="eastAsia"/>
          <w:b w:val="0"/>
          <w:bCs/>
          <w:sz w:val="21"/>
          <w:szCs w:val="21"/>
        </w:rPr>
        <w:t>“偏离情况”</w:t>
      </w:r>
      <w:bookmarkEnd w:id="81"/>
      <w:r>
        <w:rPr>
          <w:rFonts w:hint="eastAsia"/>
          <w:b w:val="0"/>
          <w:bCs/>
          <w:sz w:val="21"/>
          <w:szCs w:val="21"/>
        </w:rPr>
        <w:t>一栏填写如实填写“正偏离”、“负偏离”或“无偏离”，其中：</w:t>
      </w:r>
      <w:bookmarkStart w:id="82" w:name="_Hlk72093866"/>
      <w:r>
        <w:rPr>
          <w:rFonts w:hint="eastAsia"/>
          <w:b w:val="0"/>
          <w:bCs/>
          <w:sz w:val="21"/>
          <w:szCs w:val="21"/>
        </w:rPr>
        <w:t>“正偏离”表示“投标响应优于招标技术要求”，“负偏离”表示“投标响应不满足招标技术要求”，“无偏离”表示“投标响应与招标技术要求一致”</w:t>
      </w:r>
      <w:bookmarkEnd w:id="82"/>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83" w:name="_Hlk72096106"/>
      <w:r>
        <w:rPr>
          <w:rFonts w:hint="eastAsia"/>
          <w:b w:val="0"/>
          <w:bCs/>
          <w:sz w:val="21"/>
          <w:szCs w:val="21"/>
        </w:rPr>
        <w:t>证明资料条款响应要求</w:t>
      </w:r>
      <w:bookmarkEnd w:id="83"/>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84"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5" w:name="_Hlk73558164"/>
      <w:r>
        <w:rPr>
          <w:rFonts w:hint="eastAsia"/>
          <w:b w:val="0"/>
          <w:bCs/>
          <w:sz w:val="21"/>
          <w:szCs w:val="21"/>
        </w:rPr>
        <w:t>且投标人在“偏离情况”一栏响应为“正偏离”或“无偏离”的，经评审委员会认定，将判定为负偏离。</w:t>
      </w:r>
      <w:bookmarkEnd w:id="84"/>
      <w:bookmarkEnd w:id="85"/>
    </w:p>
    <w:p>
      <w:pPr>
        <w:ind w:firstLine="420" w:firstLineChars="200"/>
        <w:rPr>
          <w:b w:val="0"/>
          <w:bCs/>
          <w:sz w:val="21"/>
          <w:szCs w:val="21"/>
        </w:rPr>
      </w:pPr>
      <w:r>
        <w:rPr>
          <w:rFonts w:hint="eastAsia"/>
          <w:b w:val="0"/>
          <w:bCs/>
          <w:sz w:val="21"/>
          <w:szCs w:val="21"/>
        </w:rPr>
        <w:t>6、</w:t>
      </w:r>
      <w:bookmarkStart w:id="86" w:name="_Hlk72096137"/>
      <w:r>
        <w:rPr>
          <w:rFonts w:hint="eastAsia"/>
          <w:b w:val="0"/>
          <w:bCs/>
          <w:sz w:val="21"/>
          <w:szCs w:val="21"/>
        </w:rPr>
        <w:t>表后“证明资料”部分内容的编制</w:t>
      </w:r>
      <w:bookmarkEnd w:id="86"/>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87" w:name="_Hlk73558180"/>
      <w:r>
        <w:rPr>
          <w:rFonts w:hint="eastAsia"/>
          <w:b w:val="0"/>
          <w:bCs/>
          <w:sz w:val="21"/>
          <w:szCs w:val="21"/>
        </w:rPr>
        <w:t>未按照招标文件要求在表后放置证明材料的供应商将承担不利后果，经评审委员会认定，相关技术要求将判定为负偏离。</w:t>
      </w:r>
      <w:bookmarkEnd w:id="87"/>
    </w:p>
    <w:p>
      <w:pPr>
        <w:ind w:firstLine="420" w:firstLineChars="200"/>
        <w:rPr>
          <w:b w:val="0"/>
          <w:bCs/>
          <w:sz w:val="21"/>
          <w:szCs w:val="21"/>
        </w:rPr>
      </w:pPr>
      <w:r>
        <w:rPr>
          <w:rFonts w:hint="eastAsia"/>
          <w:b w:val="0"/>
          <w:bCs/>
          <w:sz w:val="21"/>
          <w:szCs w:val="21"/>
        </w:rPr>
        <w:t>7、</w:t>
      </w:r>
      <w:bookmarkStart w:id="88" w:name="_Hlk72096176"/>
      <w:r>
        <w:rPr>
          <w:rFonts w:hint="eastAsia"/>
          <w:b w:val="0"/>
          <w:bCs/>
          <w:sz w:val="21"/>
          <w:szCs w:val="21"/>
        </w:rPr>
        <w:t>证明资料的形式及其它具体要求</w:t>
      </w:r>
      <w:bookmarkEnd w:id="88"/>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89"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9"/>
    </w:p>
    <w:p>
      <w:pPr>
        <w:ind w:firstLine="420" w:firstLineChars="200"/>
        <w:rPr>
          <w:b/>
          <w:sz w:val="24"/>
        </w:rPr>
      </w:pPr>
    </w:p>
    <w:p>
      <w:pPr>
        <w:rPr>
          <w:sz w:val="24"/>
        </w:rPr>
      </w:pPr>
    </w:p>
    <w:p>
      <w:pPr>
        <w:pStyle w:val="Heading3"/>
        <w:jc w:val="center"/>
        <w:rPr>
          <w:sz w:val="24"/>
        </w:rPr>
      </w:pPr>
      <w:r>
        <w:rPr>
          <w:rFonts w:ascii="黑体" w:eastAsia="黑体" w:hint="eastAsia"/>
          <w:b w:val="0"/>
          <w:bCs w:val="0"/>
          <w:sz w:val="24"/>
          <w:szCs w:val="20"/>
        </w:rPr>
        <w:t>五、商务要求偏离表</w:t>
      </w:r>
    </w:p>
    <w:tbl>
      <w:tblPr>
        <w:tblStyle w:val="TableNormal"/>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10"/>
        <w:gridCol w:w="1408"/>
        <w:gridCol w:w="4918"/>
        <w:gridCol w:w="973"/>
        <w:gridCol w:w="642"/>
        <w:gridCol w:w="540"/>
      </w:tblGrid>
      <w:tr>
        <w:tblPrEx>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610" w:type="dxa"/>
            <w:vAlign w:val="center"/>
          </w:tcPr>
          <w:p>
            <w:pPr>
              <w:jc w:val="center"/>
              <w:rPr>
                <w:b/>
              </w:rPr>
            </w:pPr>
            <w:r>
              <w:rPr>
                <w:rFonts w:hint="eastAsia"/>
                <w:sz w:val="24"/>
              </w:rPr>
              <w:t>序号</w:t>
            </w:r>
          </w:p>
        </w:tc>
        <w:tc>
          <w:tcPr>
            <w:tcW w:w="1408" w:type="dxa"/>
            <w:vAlign w:val="center"/>
          </w:tcPr>
          <w:p>
            <w:pPr>
              <w:jc w:val="center"/>
              <w:rPr>
                <w:b/>
              </w:rPr>
            </w:pPr>
            <w:r>
              <w:rPr>
                <w:rFonts w:hint="eastAsia"/>
                <w:b/>
              </w:rPr>
              <w:t>商务需求项</w:t>
            </w:r>
          </w:p>
        </w:tc>
        <w:tc>
          <w:tcPr>
            <w:tcW w:w="4918" w:type="dxa"/>
            <w:vAlign w:val="center"/>
          </w:tcPr>
          <w:p>
            <w:pPr>
              <w:jc w:val="center"/>
              <w:rPr>
                <w:b/>
              </w:rPr>
            </w:pPr>
            <w:r>
              <w:rPr>
                <w:rFonts w:hint="eastAsia"/>
                <w:sz w:val="24"/>
              </w:rPr>
              <w:t>招标商务要求</w:t>
            </w:r>
          </w:p>
        </w:tc>
        <w:tc>
          <w:tcPr>
            <w:tcW w:w="973" w:type="dxa"/>
            <w:vAlign w:val="center"/>
          </w:tcPr>
          <w:p>
            <w:pPr>
              <w:jc w:val="center"/>
              <w:rPr>
                <w:b/>
              </w:rPr>
            </w:pPr>
            <w:r>
              <w:rPr>
                <w:rFonts w:hint="eastAsia"/>
                <w:sz w:val="24"/>
              </w:rPr>
              <w:t>投标商务响应</w:t>
            </w:r>
          </w:p>
        </w:tc>
        <w:tc>
          <w:tcPr>
            <w:tcW w:w="642" w:type="dxa"/>
            <w:vAlign w:val="center"/>
          </w:tcPr>
          <w:p>
            <w:pPr>
              <w:jc w:val="center"/>
              <w:rPr>
                <w:b/>
              </w:rPr>
            </w:pPr>
            <w:r>
              <w:rPr>
                <w:rFonts w:hint="eastAsia"/>
              </w:rPr>
              <w:t>偏离情况</w:t>
            </w:r>
          </w:p>
        </w:tc>
        <w:tc>
          <w:tcPr>
            <w:tcW w:w="540" w:type="dxa"/>
            <w:vAlign w:val="center"/>
          </w:tcPr>
          <w:p>
            <w:pPr>
              <w:jc w:val="center"/>
              <w:rPr>
                <w:b/>
              </w:rPr>
            </w:pPr>
            <w:r>
              <w:rPr>
                <w:rFonts w:hint="eastAsia"/>
                <w:sz w:val="24"/>
              </w:rPr>
              <w:t>说明</w:t>
            </w:r>
          </w:p>
        </w:tc>
      </w:tr>
      <w:tr>
        <w:tblPrEx>
          <w:tblW w:w="9091" w:type="dxa"/>
          <w:tblInd w:w="-46" w:type="dxa"/>
          <w:tblLayout w:type="fixed"/>
          <w:tblCellMar>
            <w:top w:w="0" w:type="dxa"/>
            <w:left w:w="108" w:type="dxa"/>
            <w:bottom w:w="0" w:type="dxa"/>
            <w:right w:w="108" w:type="dxa"/>
          </w:tblCellMar>
        </w:tblPrEx>
        <w:trPr>
          <w:trHeight w:val="280"/>
        </w:trPr>
        <w:tc>
          <w:tcPr>
            <w:tcW w:w="9091" w:type="dxa"/>
            <w:gridSpan w:val="6"/>
          </w:tcPr>
          <w:p>
            <w:pPr>
              <w:rPr>
                <w:b/>
              </w:rPr>
            </w:pPr>
            <w:r>
              <w:rPr>
                <w:rFonts w:hint="eastAsia"/>
                <w:b/>
              </w:rPr>
              <w:t>（一）免费保修期内售后服务要求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vAlign w:val="center"/>
          </w:tcPr>
          <w:p>
            <w:pPr>
              <w:jc w:val="center"/>
              <w:rPr>
                <w:bCs/>
              </w:rPr>
            </w:pPr>
            <w:r>
              <w:rPr>
                <w:rFonts w:hint="eastAsia"/>
                <w:bCs/>
              </w:rPr>
              <w:t>1</w:t>
            </w:r>
          </w:p>
        </w:tc>
        <w:tc>
          <w:tcPr>
            <w:tcW w:w="1408" w:type="dxa"/>
          </w:tcPr>
          <w:p>
            <w:pPr>
              <w:jc w:val="center"/>
            </w:pPr>
            <w:r>
              <w:rPr>
                <w:rFonts w:hint="eastAsia"/>
              </w:rPr>
              <w:t>*</w:t>
            </w:r>
            <w:r>
              <w:t>***</w:t>
            </w:r>
          </w:p>
        </w:tc>
        <w:tc>
          <w:tcPr>
            <w:tcW w:w="4918" w:type="dxa"/>
          </w:tcPr>
          <w:p>
            <w:pPr>
              <w:jc w:val="center"/>
              <w:rPr>
                <w:b/>
              </w:rPr>
            </w:pPr>
            <w:r>
              <w:rPr>
                <w:rFonts w:hint="eastAsia"/>
                <w:bCs/>
                <w:szCs w:val="21"/>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610" w:type="dxa"/>
            <w:vAlign w:val="center"/>
          </w:tcPr>
          <w:p>
            <w:pPr>
              <w:jc w:val="center"/>
              <w:rPr>
                <w:bCs/>
              </w:rPr>
            </w:pPr>
            <w:r>
              <w:rPr>
                <w:bCs/>
              </w:rPr>
              <w:t>2</w:t>
            </w:r>
          </w:p>
        </w:tc>
        <w:tc>
          <w:tcPr>
            <w:tcW w:w="1408" w:type="dxa"/>
          </w:tcPr>
          <w:p>
            <w:pPr>
              <w:jc w:val="center"/>
            </w:pPr>
            <w:r>
              <w:rPr>
                <w:rFonts w:hint="eastAsia"/>
              </w:rPr>
              <w:t>****</w:t>
            </w:r>
          </w:p>
        </w:tc>
        <w:tc>
          <w:tcPr>
            <w:tcW w:w="4918" w:type="dxa"/>
          </w:tcPr>
          <w:p>
            <w:pPr>
              <w:jc w:val="center"/>
              <w:rPr>
                <w:bCs/>
                <w:szCs w:val="21"/>
              </w:rPr>
            </w:pPr>
            <w:r>
              <w:rPr>
                <w:rFonts w:hint="eastAsia"/>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9091" w:type="dxa"/>
            <w:gridSpan w:val="6"/>
            <w:vAlign w:val="center"/>
          </w:tcPr>
          <w:p>
            <w:pPr>
              <w:rPr>
                <w:bCs/>
                <w:szCs w:val="21"/>
              </w:rPr>
            </w:pPr>
            <w:r>
              <w:rPr>
                <w:rFonts w:hint="eastAsia"/>
                <w:b/>
              </w:rPr>
              <w:t>（二）免费保修期外售后服务要求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tcPr>
          <w:p>
            <w:pPr>
              <w:jc w:val="center"/>
              <w:rPr>
                <w:bCs/>
              </w:rPr>
            </w:pPr>
            <w:r>
              <w:rPr>
                <w:rFonts w:hint="eastAsia"/>
              </w:rPr>
              <w:t>1</w:t>
            </w:r>
          </w:p>
        </w:tc>
        <w:tc>
          <w:tcPr>
            <w:tcW w:w="1408" w:type="dxa"/>
          </w:tcPr>
          <w:p>
            <w:pPr>
              <w:jc w:val="center"/>
            </w:pPr>
            <w:r>
              <w:rPr>
                <w:rFonts w:hint="eastAsia"/>
              </w:rPr>
              <w:t>****</w:t>
            </w:r>
          </w:p>
        </w:tc>
        <w:tc>
          <w:tcPr>
            <w:tcW w:w="4918" w:type="dxa"/>
          </w:tcPr>
          <w:p>
            <w:pPr>
              <w:jc w:val="center"/>
            </w:pPr>
            <w:r>
              <w:rPr>
                <w:rFonts w:hint="eastAsia"/>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9091" w:type="dxa"/>
            <w:gridSpan w:val="6"/>
          </w:tcPr>
          <w:p>
            <w:pPr>
              <w:rPr>
                <w:bCs/>
                <w:szCs w:val="21"/>
              </w:rPr>
            </w:pPr>
            <w:r>
              <w:rPr>
                <w:rFonts w:hint="eastAsia"/>
                <w:b/>
              </w:rPr>
              <w:t>（三）其他商务要求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tcPr>
          <w:p>
            <w:pPr>
              <w:jc w:val="center"/>
            </w:pPr>
            <w:r>
              <w:rPr>
                <w:rFonts w:hint="eastAsia"/>
              </w:rPr>
              <w:t>1</w:t>
            </w:r>
          </w:p>
        </w:tc>
        <w:tc>
          <w:tcPr>
            <w:tcW w:w="1408" w:type="dxa"/>
          </w:tcPr>
          <w:p>
            <w:pPr>
              <w:jc w:val="center"/>
            </w:pPr>
            <w:r>
              <w:rPr>
                <w:rFonts w:hint="eastAsia"/>
              </w:rPr>
              <w:t>****</w:t>
            </w:r>
          </w:p>
        </w:tc>
        <w:tc>
          <w:tcPr>
            <w:tcW w:w="4918" w:type="dxa"/>
          </w:tcPr>
          <w:p>
            <w:pPr>
              <w:jc w:val="center"/>
            </w:pPr>
            <w:r>
              <w:rPr>
                <w:rFonts w:hint="eastAsia"/>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bl>
    <w:p>
      <w:pPr>
        <w:ind w:firstLine="420" w:firstLineChars="200"/>
        <w:rPr>
          <w:b w:val="0"/>
          <w:bCs/>
          <w:sz w:val="21"/>
          <w:szCs w:val="21"/>
        </w:rPr>
      </w:pPr>
      <w:r>
        <w:rPr>
          <w:rFonts w:hint="eastAsia"/>
          <w:b w:val="0"/>
          <w:bCs/>
          <w:sz w:val="21"/>
          <w:szCs w:val="21"/>
        </w:rPr>
        <w:t>《商务要求偏离表》编制指引：</w:t>
      </w:r>
    </w:p>
    <w:p>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pPr>
        <w:ind w:firstLine="420" w:firstLineChars="200"/>
        <w:rPr>
          <w:b w:val="0"/>
          <w:bCs/>
          <w:sz w:val="21"/>
          <w:szCs w:val="21"/>
        </w:rPr>
      </w:pPr>
      <w:r>
        <w:rPr>
          <w:rFonts w:hint="eastAsia"/>
          <w:b w:val="0"/>
          <w:bCs/>
          <w:sz w:val="21"/>
          <w:szCs w:val="21"/>
        </w:rPr>
        <w:t>4、带★号条款为不可偏离条款，如未响应或出现负偏离的，将作投标无效处理。</w:t>
      </w:r>
    </w:p>
    <w:p>
      <w:pPr>
        <w:rPr>
          <w:sz w:val="24"/>
        </w:rPr>
      </w:pPr>
    </w:p>
    <w:p>
      <w:pPr>
        <w:jc w:val="center"/>
        <w:rPr>
          <w:rFonts w:ascii="黑体" w:eastAsia="黑体" w:hint="eastAsia"/>
          <w:b w:val="0"/>
          <w:bCs w:val="0"/>
          <w:sz w:val="24"/>
          <w:szCs w:val="20"/>
          <w:lang w:val="en-US" w:eastAsia="zh-CN"/>
        </w:rPr>
      </w:pPr>
      <w:bookmarkStart w:id="90" w:name="_Hlk72260576"/>
    </w:p>
    <w:p>
      <w:pPr>
        <w:ind w:left="420" w:firstLine="210" w:leftChars="200" w:firstLineChars="100"/>
        <w:rPr>
          <w:rFonts w:hint="default"/>
          <w:lang w:val="en-US" w:eastAsia="zh-CN"/>
        </w:rPr>
      </w:pPr>
    </w:p>
    <w:p>
      <w:pPr>
        <w:rPr>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六</w:t>
      </w:r>
      <w:r>
        <w:rPr>
          <w:rFonts w:ascii="黑体" w:eastAsia="黑体" w:hint="eastAsia"/>
          <w:b w:val="0"/>
          <w:bCs w:val="0"/>
          <w:sz w:val="24"/>
          <w:szCs w:val="20"/>
        </w:rPr>
        <w:t>、</w:t>
      </w:r>
      <w:bookmarkStart w:id="91" w:name="_Hlk72062872"/>
      <w:r>
        <w:rPr>
          <w:rFonts w:ascii="黑体" w:eastAsia="黑体" w:hint="eastAsia"/>
          <w:b w:val="0"/>
          <w:bCs w:val="0"/>
          <w:sz w:val="24"/>
          <w:szCs w:val="20"/>
        </w:rPr>
        <w:t>投标人认为需要加以说明的其他内容</w:t>
      </w:r>
      <w:bookmarkEnd w:id="91"/>
    </w:p>
    <w:p>
      <w:pPr>
        <w:widowControl/>
        <w:jc w:val="center"/>
        <w:rPr>
          <w:rFonts w:ascii="黑体" w:eastAsia="黑体" w:hAnsi="宋体"/>
          <w:kern w:val="0"/>
          <w:sz w:val="24"/>
          <w:szCs w:val="20"/>
        </w:rPr>
      </w:pPr>
      <w:bookmarkEnd w:id="90"/>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tabs>
          <w:tab w:val="left" w:pos="8200"/>
        </w:tabs>
        <w:wordWrap/>
        <w:autoSpaceDE w:val="0"/>
        <w:autoSpaceDN w:val="0"/>
        <w:spacing w:line="400" w:lineRule="exact"/>
        <w:ind w:right="1414" w:firstLine="420" w:firstLineChars="200"/>
        <w:jc w:val="both"/>
        <w:rPr>
          <w:rFonts w:ascii="宋体" w:hAnsi="宋体" w:eastAsiaTheme="minorEastAsia" w:hint="eastAsia"/>
          <w:b/>
          <w:bCs/>
          <w:color w:val="FF0000"/>
          <w:spacing w:val="-4"/>
          <w:kern w:val="0"/>
          <w:szCs w:val="21"/>
          <w:lang w:val="en-US" w:eastAsia="zh-CN"/>
        </w:rPr>
      </w:pPr>
    </w:p>
    <w:p>
      <w:pPr>
        <w:widowControl/>
        <w:tabs>
          <w:tab w:val="left" w:pos="6930"/>
          <w:tab w:val="left" w:pos="8200"/>
        </w:tabs>
        <w:wordWrap/>
        <w:autoSpaceDE w:val="0"/>
        <w:autoSpaceDN w:val="0"/>
        <w:spacing w:line="400" w:lineRule="exact"/>
        <w:ind w:right="1414" w:firstLine="420" w:firstLineChars="200"/>
        <w:jc w:val="both"/>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rFonts w:ascii="宋体" w:hAnsi="宋体"/>
        </w:rPr>
      </w:pPr>
      <w:r>
        <w:t xml:space="preserve">  </w:t>
      </w:r>
      <w:r>
        <w:rPr>
          <w:rFonts w:ascii="宋体" w:hAnsi="宋体" w:hint="eastAsia"/>
        </w:rPr>
        <w:t>………………（根据项目具体情况增加与综合实力评审相关的节点）</w:t>
      </w: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both"/>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ind w:firstLine="840" w:firstLineChars="400"/>
        <w:rPr>
          <w:rFonts w:ascii="宋体" w:hAnsi="宋体" w:hint="eastAsia"/>
          <w:b/>
          <w:sz w:val="44"/>
          <w:szCs w:val="44"/>
        </w:rPr>
      </w:pPr>
      <w:r>
        <w:rPr>
          <w:rFonts w:ascii="宋体" w:hAnsi="宋体" w:hint="eastAsia"/>
          <w:b/>
          <w:sz w:val="44"/>
          <w:szCs w:val="44"/>
        </w:rPr>
        <w:t>《龙岗区政府采购合同》</w:t>
      </w:r>
    </w:p>
    <w:p>
      <w:pPr>
        <w:pStyle w:val="BodyTextFirstIndent2"/>
        <w:jc w:val="both"/>
        <w:rPr>
          <w:rFonts w:ascii="宋体" w:eastAsia="宋体" w:hAnsi="宋体" w:cs="Times New Roman" w:hint="eastAsia"/>
          <w:b/>
          <w:kern w:val="2"/>
          <w:sz w:val="32"/>
          <w:szCs w:val="32"/>
          <w:lang w:val="en-US" w:eastAsia="zh-CN" w:bidi="ar-SA"/>
        </w:rPr>
      </w:pPr>
      <w:r>
        <w:rPr>
          <w:rFonts w:ascii="宋体" w:eastAsia="宋体" w:hAnsi="宋体" w:cs="Times New Roman" w:hint="eastAsia"/>
          <w:b/>
          <w:kern w:val="2"/>
          <w:sz w:val="32"/>
          <w:szCs w:val="32"/>
          <w:lang w:val="en-US" w:eastAsia="zh-CN" w:bidi="ar-SA"/>
        </w:rPr>
        <w:t>（仅供参考，具体以项目需求及采购结果为准）</w:t>
      </w:r>
    </w:p>
    <w:p>
      <w:pPr>
        <w:ind w:firstLine="420" w:firstLineChars="200"/>
        <w:jc w:val="center"/>
        <w:rPr>
          <w:rFonts w:ascii="宋体" w:hAnsi="宋体"/>
          <w:color w:val="000000" w:themeColor="text1"/>
          <w:sz w:val="28"/>
          <w:szCs w:val="28"/>
          <w14:textFill>
            <w14:solidFill>
              <w14:schemeClr w14:val="tx1"/>
            </w14:solidFill>
          </w14:textFill>
        </w:rPr>
      </w:pP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项目名称：</w:t>
      </w:r>
      <w:r>
        <w:rPr>
          <w:rFonts w:ascii="仿宋_GB2312" w:eastAsia="仿宋_GB2312" w:hAnsi="宋体" w:hint="eastAsia"/>
          <w:color w:val="000000" w:themeColor="text1"/>
          <w:sz w:val="28"/>
          <w:szCs w:val="28"/>
          <w:u w:val="single"/>
          <w14:textFill>
            <w14:solidFill>
              <w14:schemeClr w14:val="tx1"/>
            </w14:solidFill>
          </w14:textFill>
        </w:rPr>
        <w:t xml:space="preserve">                   </w:t>
      </w:r>
    </w:p>
    <w:p>
      <w:pPr>
        <w:spacing w:line="500" w:lineRule="exact"/>
        <w:ind w:firstLine="420" w:firstLineChars="200"/>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项目编号：</w:t>
      </w:r>
      <w:r>
        <w:rPr>
          <w:rFonts w:ascii="仿宋_GB2312" w:eastAsia="仿宋_GB2312" w:hAnsi="宋体" w:hint="eastAsia"/>
          <w:color w:val="000000" w:themeColor="text1"/>
          <w:sz w:val="28"/>
          <w:szCs w:val="28"/>
          <w:u w:val="single"/>
          <w14:textFill>
            <w14:solidFill>
              <w14:schemeClr w14:val="tx1"/>
            </w14:solidFill>
          </w14:textFill>
        </w:rPr>
        <w:t xml:space="preserve">                   </w:t>
      </w:r>
    </w:p>
    <w:p>
      <w:pPr>
        <w:spacing w:line="500" w:lineRule="exact"/>
        <w:ind w:firstLine="420" w:firstLineChars="200"/>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采购单位（甲方）：</w:t>
      </w:r>
      <w:r>
        <w:rPr>
          <w:rFonts w:ascii="仿宋_GB2312" w:eastAsia="仿宋_GB2312" w:hAnsi="宋体" w:hint="eastAsia"/>
          <w:color w:val="000000" w:themeColor="text1"/>
          <w:sz w:val="28"/>
          <w:szCs w:val="28"/>
          <w:u w:val="single"/>
          <w14:textFill>
            <w14:solidFill>
              <w14:schemeClr w14:val="tx1"/>
            </w14:solidFill>
          </w14:textFill>
        </w:rPr>
        <w:t xml:space="preserve">深圳市龙岗区第四人民医院 </w:t>
      </w:r>
    </w:p>
    <w:p>
      <w:pPr>
        <w:spacing w:line="500" w:lineRule="exact"/>
        <w:ind w:firstLine="420" w:firstLineChars="200"/>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供 应 商（乙方）：</w:t>
      </w:r>
      <w:r>
        <w:rPr>
          <w:rFonts w:ascii="仿宋_GB2312" w:eastAsia="仿宋_GB2312" w:hAnsi="宋体" w:hint="eastAsia"/>
          <w:color w:val="000000" w:themeColor="text1"/>
          <w:sz w:val="28"/>
          <w:szCs w:val="28"/>
          <w:u w:val="single"/>
          <w14:textFill>
            <w14:solidFill>
              <w14:schemeClr w14:val="tx1"/>
            </w14:solidFill>
          </w14:textFill>
        </w:rPr>
        <w:t xml:space="preserve">                 </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根据《中华人民共和国政府采购法》、《中华人民共和国民法典》、《深圳经济特区政府采购条例实施细则》、《深圳经济特区政府采购条例》等法律法规的规定，甲乙双方按照</w:t>
      </w:r>
      <w:r>
        <w:rPr>
          <w:rFonts w:ascii="仿宋_GB2312" w:eastAsia="仿宋_GB2312" w:hAnsi="宋体" w:hint="eastAsia"/>
          <w:color w:val="000000" w:themeColor="text1"/>
          <w:sz w:val="28"/>
          <w:szCs w:val="28"/>
          <w:u w:val="single"/>
          <w14:textFill>
            <w14:solidFill>
              <w14:schemeClr w14:val="tx1"/>
            </w14:solidFill>
          </w14:textFill>
        </w:rPr>
        <w:t>深圳公共资源交易中心（深圳交易集团有限公司龙岗分公司）</w:t>
      </w:r>
      <w:r>
        <w:rPr>
          <w:rFonts w:ascii="仿宋_GB2312" w:eastAsia="仿宋_GB2312" w:hAnsi="宋体" w:hint="eastAsia"/>
          <w:color w:val="000000" w:themeColor="text1"/>
          <w:sz w:val="28"/>
          <w:szCs w:val="28"/>
          <w14:textFill>
            <w14:solidFill>
              <w14:schemeClr w14:val="tx1"/>
            </w14:solidFill>
          </w14:textFill>
        </w:rPr>
        <w:t>的招标结果并经双方协商一致签订本合同。</w:t>
      </w:r>
    </w:p>
    <w:p>
      <w:pPr>
        <w:spacing w:line="500" w:lineRule="exact"/>
        <w:ind w:firstLine="420" w:firstLineChars="200"/>
        <w:rPr>
          <w:rFonts w:ascii="仿宋_GB2312" w:eastAsia="仿宋_GB2312" w:hAnsi="宋体"/>
          <w:b/>
          <w:color w:val="000000" w:themeColor="text1"/>
          <w:sz w:val="28"/>
          <w:szCs w:val="28"/>
          <w14:textFill>
            <w14:solidFill>
              <w14:schemeClr w14:val="tx1"/>
            </w14:solidFill>
          </w14:textFill>
        </w:rPr>
      </w:pPr>
      <w:r>
        <w:rPr>
          <w:rFonts w:ascii="宋体" w:eastAsia="仿宋_GB2312" w:hAnsi="宋体" w:hint="eastAsia"/>
          <w:color w:val="000000" w:themeColor="text1"/>
          <w:sz w:val="28"/>
          <w:szCs w:val="28"/>
          <w14:textFill>
            <w14:solidFill>
              <w14:schemeClr w14:val="tx1"/>
            </w14:solidFill>
          </w14:textFill>
        </w:rPr>
        <w:t> </w:t>
      </w:r>
      <w:r>
        <w:rPr>
          <w:rFonts w:ascii="仿宋_GB2312" w:eastAsia="仿宋_GB2312" w:hAnsi="宋体" w:hint="eastAsia"/>
          <w:b/>
          <w:color w:val="000000" w:themeColor="text1"/>
          <w:sz w:val="28"/>
          <w:szCs w:val="28"/>
          <w14:textFill>
            <w14:solidFill>
              <w14:schemeClr w14:val="tx1"/>
            </w14:solidFill>
          </w14:textFill>
        </w:rPr>
        <w:t>第一条</w:t>
      </w:r>
      <w:r>
        <w:rPr>
          <w:rFonts w:ascii="宋体" w:eastAsia="仿宋_GB2312" w:hAnsi="宋体" w:hint="eastAsia"/>
          <w:b/>
          <w:color w:val="000000" w:themeColor="text1"/>
          <w:sz w:val="28"/>
          <w:szCs w:val="28"/>
          <w14:textFill>
            <w14:solidFill>
              <w14:schemeClr w14:val="tx1"/>
            </w14:solidFill>
          </w14:textFill>
        </w:rPr>
        <w:t> </w:t>
      </w:r>
      <w:r>
        <w:rPr>
          <w:rFonts w:ascii="仿宋_GB2312" w:eastAsia="仿宋_GB2312" w:hAnsi="宋体" w:hint="eastAsia"/>
          <w:b/>
          <w:color w:val="000000" w:themeColor="text1"/>
          <w:sz w:val="28"/>
          <w:szCs w:val="28"/>
          <w14:textFill>
            <w14:solidFill>
              <w14:schemeClr w14:val="tx1"/>
            </w14:solidFill>
          </w14:textFill>
        </w:rPr>
        <w:t xml:space="preserve"> 合同标的</w:t>
      </w:r>
      <w:r>
        <w:rPr>
          <w:rFonts w:ascii="宋体" w:eastAsia="仿宋_GB2312" w:hAnsi="宋体" w:hint="eastAsia"/>
          <w:b/>
          <w:color w:val="000000" w:themeColor="text1"/>
          <w:sz w:val="28"/>
          <w:szCs w:val="28"/>
          <w14:textFill>
            <w14:solidFill>
              <w14:schemeClr w14:val="tx1"/>
            </w14:solidFill>
          </w14:textFill>
        </w:rPr>
        <w:t> </w:t>
      </w:r>
    </w:p>
    <w:p>
      <w:pPr>
        <w:widowControl/>
        <w:spacing w:line="500" w:lineRule="exact"/>
        <w:ind w:left="701" w:leftChars="334"/>
        <w:jc w:val="left"/>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color w:val="000000" w:themeColor="text1"/>
          <w:sz w:val="28"/>
          <w:szCs w:val="28"/>
          <w14:textFill>
            <w14:solidFill>
              <w14:schemeClr w14:val="tx1"/>
            </w14:solidFill>
          </w14:textFill>
        </w:rPr>
        <w:t>乙方根据甲方需求提供下列</w:t>
      </w:r>
      <w:r>
        <w:rPr>
          <w:rFonts w:ascii="仿宋_GB2312" w:eastAsia="仿宋_GB2312" w:hAnsi="宋体" w:hint="eastAsia"/>
          <w:color w:val="000000" w:themeColor="text1"/>
          <w:sz w:val="28"/>
          <w:szCs w:val="28"/>
          <w14:textFill>
            <w14:solidFill>
              <w14:schemeClr w14:val="tx1"/>
            </w14:solidFill>
          </w14:textFill>
        </w:rPr>
        <w:t>设备</w:t>
      </w:r>
      <w:r>
        <w:rPr>
          <w:rFonts w:ascii="仿宋_GB2312" w:eastAsia="仿宋_GB2312" w:hAnsi="宋体"/>
          <w:color w:val="000000" w:themeColor="text1"/>
          <w:sz w:val="28"/>
          <w:szCs w:val="28"/>
          <w14:textFill>
            <w14:solidFill>
              <w14:schemeClr w14:val="tx1"/>
            </w14:solidFill>
          </w14:textFill>
        </w:rPr>
        <w:t>：</w:t>
      </w:r>
      <w:r>
        <w:rPr>
          <w:rFonts w:ascii="仿宋_GB2312" w:eastAsia="仿宋_GB2312" w:hAnsi="宋体" w:hint="eastAsia"/>
          <w:color w:val="000000" w:themeColor="text1"/>
          <w:sz w:val="28"/>
          <w:szCs w:val="28"/>
          <w14:textFill>
            <w14:solidFill>
              <w14:schemeClr w14:val="tx1"/>
            </w14:solidFill>
          </w14:textFill>
        </w:rPr>
        <w:t>或</w:t>
      </w:r>
      <w:r>
        <w:rPr>
          <w:rFonts w:ascii="仿宋_GB2312" w:eastAsia="仿宋_GB2312" w:hAnsi="宋体"/>
          <w:color w:val="000000" w:themeColor="text1"/>
          <w:sz w:val="28"/>
          <w:szCs w:val="28"/>
          <w14:textFill>
            <w14:solidFill>
              <w14:schemeClr w14:val="tx1"/>
            </w14:solidFill>
          </w14:textFill>
        </w:rPr>
        <w:t>详</w:t>
      </w:r>
      <w:r>
        <w:rPr>
          <w:rFonts w:ascii="仿宋_GB2312" w:eastAsia="仿宋_GB2312" w:hAnsi="宋体"/>
          <w:color w:val="000000" w:themeColor="text1"/>
          <w:sz w:val="28"/>
          <w:szCs w:val="28"/>
          <w:u w:val="single"/>
          <w14:textFill>
            <w14:solidFill>
              <w14:schemeClr w14:val="tx1"/>
            </w14:solidFill>
          </w14:textFill>
        </w:rPr>
        <w:t>见</w:t>
      </w:r>
      <w:r>
        <w:rPr>
          <w:rFonts w:ascii="仿宋_GB2312" w:eastAsia="仿宋_GB2312" w:hAnsi="宋体" w:hint="eastAsia"/>
          <w:color w:val="000000" w:themeColor="text1"/>
          <w:sz w:val="28"/>
          <w:szCs w:val="28"/>
          <w:u w:val="single"/>
          <w14:textFill>
            <w14:solidFill>
              <w14:schemeClr w14:val="tx1"/>
            </w14:solidFill>
          </w14:textFill>
        </w:rPr>
        <w:t>附件</w:t>
      </w:r>
      <w:r>
        <w:rPr>
          <w:rFonts w:ascii="仿宋_GB2312" w:eastAsia="仿宋_GB2312" w:hAnsi="宋体"/>
          <w:color w:val="000000" w:themeColor="text1"/>
          <w:sz w:val="28"/>
          <w:szCs w:val="28"/>
          <w:u w:val="single"/>
          <w14:textFill>
            <w14:solidFill>
              <w14:schemeClr w14:val="tx1"/>
            </w14:solidFill>
          </w14:textFill>
        </w:rPr>
        <w:t>“供货一览表</w:t>
      </w:r>
      <w:r>
        <w:rPr>
          <w:rFonts w:ascii="仿宋_GB2312" w:eastAsia="仿宋_GB2312" w:hAnsi="宋体"/>
          <w:color w:val="000000" w:themeColor="text1"/>
          <w:sz w:val="28"/>
          <w:szCs w:val="28"/>
          <w14:textFill>
            <w14:solidFill>
              <w14:schemeClr w14:val="tx1"/>
            </w14:solidFill>
          </w14:textFill>
        </w:rPr>
        <w:t>”。</w:t>
      </w:r>
    </w:p>
    <w:p>
      <w:pPr>
        <w:widowControl/>
        <w:spacing w:line="500" w:lineRule="exact"/>
        <w:ind w:left="701" w:leftChars="334"/>
        <w:jc w:val="left"/>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1.设备</w:t>
      </w:r>
      <w:r>
        <w:rPr>
          <w:rFonts w:ascii="仿宋_GB2312" w:eastAsia="仿宋_GB2312" w:hAnsi="宋体"/>
          <w:color w:val="000000" w:themeColor="text1"/>
          <w:sz w:val="28"/>
          <w:szCs w:val="28"/>
          <w14:textFill>
            <w14:solidFill>
              <w14:schemeClr w14:val="tx1"/>
            </w14:solidFill>
          </w14:textFill>
        </w:rPr>
        <w:t>名称</w:t>
      </w:r>
      <w:r>
        <w:rPr>
          <w:rFonts w:ascii="仿宋_GB2312" w:eastAsia="仿宋_GB2312" w:hAnsi="宋体" w:hint="eastAsia"/>
          <w:color w:val="000000" w:themeColor="text1"/>
          <w:sz w:val="28"/>
          <w:szCs w:val="28"/>
          <w14:textFill>
            <w14:solidFill>
              <w14:schemeClr w14:val="tx1"/>
            </w14:solidFill>
          </w14:textFill>
        </w:rPr>
        <w:t>：</w:t>
      </w:r>
      <w:r>
        <w:rPr>
          <w:rFonts w:ascii="仿宋_GB2312" w:eastAsia="仿宋_GB2312" w:hAnsi="宋体" w:hint="eastAsia"/>
          <w:color w:val="000000" w:themeColor="text1"/>
          <w:sz w:val="28"/>
          <w:szCs w:val="28"/>
          <w:u w:val="single"/>
          <w14:textFill>
            <w14:solidFill>
              <w14:schemeClr w14:val="tx1"/>
            </w14:solidFill>
          </w14:textFill>
        </w:rPr>
        <w:t xml:space="preserve">       </w:t>
      </w:r>
    </w:p>
    <w:p>
      <w:pPr>
        <w:widowControl/>
        <w:spacing w:line="500" w:lineRule="exact"/>
        <w:ind w:left="701" w:leftChars="334"/>
        <w:jc w:val="left"/>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2.设备品牌及规格型号：</w:t>
      </w:r>
      <w:r>
        <w:rPr>
          <w:rFonts w:ascii="仿宋_GB2312" w:eastAsia="仿宋_GB2312" w:hAnsi="宋体" w:hint="eastAsia"/>
          <w:color w:val="000000" w:themeColor="text1"/>
          <w:sz w:val="28"/>
          <w:szCs w:val="28"/>
          <w:u w:val="single"/>
          <w14:textFill>
            <w14:solidFill>
              <w14:schemeClr w14:val="tx1"/>
            </w14:solidFill>
          </w14:textFill>
        </w:rPr>
        <w:t xml:space="preserve">               </w:t>
      </w:r>
    </w:p>
    <w:p>
      <w:pPr>
        <w:widowControl/>
        <w:spacing w:line="500" w:lineRule="exact"/>
        <w:ind w:left="701" w:leftChars="334"/>
        <w:jc w:val="left"/>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3.设备产地及厂家：</w:t>
      </w:r>
      <w:r>
        <w:rPr>
          <w:rFonts w:ascii="仿宋_GB2312" w:eastAsia="仿宋_GB2312" w:hAnsi="宋体" w:hint="eastAsia"/>
          <w:color w:val="000000" w:themeColor="text1"/>
          <w:sz w:val="28"/>
          <w:szCs w:val="28"/>
          <w:u w:val="single"/>
          <w14:textFill>
            <w14:solidFill>
              <w14:schemeClr w14:val="tx1"/>
            </w14:solidFill>
          </w14:textFill>
        </w:rPr>
        <w:t xml:space="preserve">               </w:t>
      </w:r>
    </w:p>
    <w:p>
      <w:pPr>
        <w:widowControl/>
        <w:spacing w:line="500" w:lineRule="exact"/>
        <w:ind w:left="701" w:leftChars="334"/>
        <w:jc w:val="left"/>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u w:val="single"/>
          <w14:textFill>
            <w14:solidFill>
              <w14:schemeClr w14:val="tx1"/>
            </w14:solidFill>
          </w14:textFill>
        </w:rPr>
        <w:t xml:space="preserve">4.设备单价： ￥      元 </w:t>
      </w:r>
    </w:p>
    <w:p>
      <w:pPr>
        <w:widowControl/>
        <w:spacing w:line="500" w:lineRule="exact"/>
        <w:ind w:left="701" w:leftChars="334"/>
        <w:jc w:val="left"/>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5.设备数量：</w:t>
      </w:r>
      <w:r>
        <w:rPr>
          <w:rFonts w:ascii="仿宋_GB2312" w:eastAsia="仿宋_GB2312" w:hAnsi="宋体" w:hint="eastAsia"/>
          <w:color w:val="000000" w:themeColor="text1"/>
          <w:sz w:val="28"/>
          <w:szCs w:val="28"/>
          <w:u w:val="single"/>
          <w14:textFill>
            <w14:solidFill>
              <w14:schemeClr w14:val="tx1"/>
            </w14:solidFill>
          </w14:textFill>
        </w:rPr>
        <w:t xml:space="preserve">        </w:t>
      </w:r>
    </w:p>
    <w:p>
      <w:pPr>
        <w:pStyle w:val="p0"/>
        <w:spacing w:line="500" w:lineRule="exact"/>
        <w:ind w:firstLine="56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第二条  合同总价款</w:t>
      </w:r>
    </w:p>
    <w:p>
      <w:pPr>
        <w:pStyle w:val="p0"/>
        <w:spacing w:line="500" w:lineRule="exact"/>
        <w:ind w:firstLine="56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本合同总金额为（大写）人民币</w:t>
      </w:r>
      <w:r>
        <w:rPr>
          <w:rFonts w:ascii="仿宋_GB2312" w:eastAsia="仿宋_GB2312" w:hAnsi="宋体" w:hint="eastAsia"/>
          <w:color w:val="000000" w:themeColor="text1"/>
          <w:sz w:val="28"/>
          <w:szCs w:val="28"/>
          <w:u w:val="single"/>
          <w14:textFill>
            <w14:solidFill>
              <w14:schemeClr w14:val="tx1"/>
            </w14:solidFill>
          </w14:textFill>
        </w:rPr>
        <w:t xml:space="preserve">      </w:t>
      </w:r>
      <w:r>
        <w:rPr>
          <w:rFonts w:ascii="仿宋_GB2312" w:eastAsia="仿宋_GB2312" w:hAnsi="宋体" w:hint="eastAsia"/>
          <w:color w:val="000000" w:themeColor="text1"/>
          <w:sz w:val="28"/>
          <w:szCs w:val="28"/>
          <w14:textFill>
            <w14:solidFill>
              <w14:schemeClr w14:val="tx1"/>
            </w14:solidFill>
          </w14:textFill>
        </w:rPr>
        <w:t>元整（￥</w:t>
      </w:r>
      <w:r>
        <w:rPr>
          <w:rFonts w:ascii="仿宋_GB2312" w:eastAsia="仿宋_GB2312" w:hAnsi="宋体" w:hint="eastAsia"/>
          <w:color w:val="000000" w:themeColor="text1"/>
          <w:sz w:val="28"/>
          <w:szCs w:val="28"/>
          <w:u w:val="single"/>
          <w14:textFill>
            <w14:solidFill>
              <w14:schemeClr w14:val="tx1"/>
            </w14:solidFill>
          </w14:textFill>
        </w:rPr>
        <w:t xml:space="preserve">     </w:t>
      </w:r>
      <w:r>
        <w:rPr>
          <w:rFonts w:ascii="仿宋_GB2312" w:eastAsia="仿宋_GB2312" w:hAnsi="宋体" w:hint="eastAsia"/>
          <w:color w:val="000000" w:themeColor="text1"/>
          <w:sz w:val="28"/>
          <w:szCs w:val="28"/>
          <w14:textFill>
            <w14:solidFill>
              <w14:schemeClr w14:val="tx1"/>
            </w14:solidFill>
          </w14:textFill>
        </w:rPr>
        <w:t>元）。</w:t>
      </w:r>
    </w:p>
    <w:p>
      <w:pPr>
        <w:spacing w:line="500" w:lineRule="exact"/>
        <w:ind w:firstLine="420" w:firstLineChars="200"/>
        <w:rPr>
          <w:rFonts w:ascii="仿宋_GB2312" w:eastAsia="仿宋_GB2312" w:hAnsi="宋体"/>
          <w:color w:val="000000" w:themeColor="text1"/>
          <w:kern w:val="0"/>
          <w:sz w:val="28"/>
          <w:szCs w:val="28"/>
          <w14:textFill>
            <w14:solidFill>
              <w14:schemeClr w14:val="tx1"/>
            </w14:solidFill>
          </w14:textFill>
        </w:rPr>
      </w:pPr>
      <w:r>
        <w:rPr>
          <w:rFonts w:ascii="仿宋_GB2312" w:eastAsia="仿宋_GB2312" w:hAnsi="宋体" w:hint="eastAsia"/>
          <w:color w:val="000000" w:themeColor="text1"/>
          <w:kern w:val="0"/>
          <w:sz w:val="28"/>
          <w:szCs w:val="28"/>
          <w14:textFill>
            <w14:solidFill>
              <w14:schemeClr w14:val="tx1"/>
            </w14:solidFill>
          </w14:textFill>
        </w:rPr>
        <w:t>本合同金额包括设备价款，备件、专用工具、安装、调试、检验、技术培训、技术资料、包装、运输及验收合格之前及保修期内备品备件发生的所有含税费用（包括关税、增值税、商检费等一切费用）。</w:t>
      </w:r>
    </w:p>
    <w:p>
      <w:pPr>
        <w:pStyle w:val="p0"/>
        <w:spacing w:line="500" w:lineRule="exact"/>
        <w:ind w:firstLine="56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本合同总价款还包含乙方应当提供的伴随服务/售后服务费用。</w:t>
      </w:r>
    </w:p>
    <w:p>
      <w:pPr>
        <w:spacing w:line="500" w:lineRule="exact"/>
        <w:ind w:firstLine="458" w:firstLineChars="218"/>
        <w:rPr>
          <w:rFonts w:ascii="仿宋_GB2312" w:eastAsia="仿宋_GB2312" w:hAnsi="宋体"/>
          <w:color w:val="000000" w:themeColor="text1"/>
          <w:kern w:val="0"/>
          <w:sz w:val="28"/>
          <w:szCs w:val="28"/>
          <w14:textFill>
            <w14:solidFill>
              <w14:schemeClr w14:val="tx1"/>
            </w14:solidFill>
          </w14:textFill>
        </w:rPr>
      </w:pPr>
      <w:r>
        <w:rPr>
          <w:rFonts w:ascii="仿宋_GB2312" w:eastAsia="仿宋_GB2312" w:hAnsi="宋体" w:hint="eastAsia"/>
          <w:color w:val="000000" w:themeColor="text1"/>
          <w:kern w:val="0"/>
          <w:sz w:val="28"/>
          <w:szCs w:val="28"/>
          <w14:textFill>
            <w14:solidFill>
              <w14:schemeClr w14:val="tx1"/>
            </w14:solidFill>
          </w14:textFill>
        </w:rPr>
        <w:t>本合同执行期间合同总价款不变。</w:t>
      </w:r>
    </w:p>
    <w:p>
      <w:pPr>
        <w:pStyle w:val="p0"/>
        <w:numPr>
          <w:ilvl w:val="0"/>
          <w:numId w:val="11"/>
        </w:numPr>
        <w:spacing w:line="500" w:lineRule="exact"/>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组成本合同的有关文件</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下列关于</w:t>
      </w:r>
      <w:r>
        <w:rPr>
          <w:rFonts w:ascii="仿宋_GB2312" w:eastAsia="仿宋_GB2312" w:hAnsi="宋体" w:hint="eastAsia"/>
          <w:color w:val="000000" w:themeColor="text1"/>
          <w:sz w:val="28"/>
          <w:szCs w:val="28"/>
          <w:u w:val="single"/>
          <w14:textFill>
            <w14:solidFill>
              <w14:schemeClr w14:val="tx1"/>
            </w14:solidFill>
          </w14:textFill>
        </w:rPr>
        <w:t>深圳公共资源交易中心（深圳交易集团有限公司龙岗分公司）</w:t>
      </w:r>
      <w:r>
        <w:rPr>
          <w:rFonts w:ascii="仿宋_GB2312" w:eastAsia="仿宋_GB2312" w:hAnsi="宋体" w:hint="eastAsia"/>
          <w:color w:val="000000" w:themeColor="text1"/>
          <w:sz w:val="28"/>
          <w:szCs w:val="28"/>
          <w14:textFill>
            <w14:solidFill>
              <w14:schemeClr w14:val="tx1"/>
            </w14:solidFill>
          </w14:textFill>
        </w:rPr>
        <w:t>采购（项目编号</w:t>
      </w:r>
      <w:r>
        <w:rPr>
          <w:rFonts w:ascii="仿宋_GB2312" w:eastAsia="仿宋_GB2312" w:hAnsi="宋体" w:hint="eastAsia"/>
          <w:color w:val="000000" w:themeColor="text1"/>
          <w:sz w:val="28"/>
          <w:szCs w:val="28"/>
          <w:u w:val="single"/>
          <w14:textFill>
            <w14:solidFill>
              <w14:schemeClr w14:val="tx1"/>
            </w14:solidFill>
          </w14:textFill>
        </w:rPr>
        <w:t xml:space="preserve">             ）</w:t>
      </w:r>
      <w:r>
        <w:rPr>
          <w:rFonts w:ascii="仿宋_GB2312" w:eastAsia="仿宋_GB2312" w:hAnsi="宋体" w:hint="eastAsia"/>
          <w:color w:val="000000" w:themeColor="text1"/>
          <w:sz w:val="28"/>
          <w:szCs w:val="28"/>
          <w14:textFill>
            <w14:solidFill>
              <w14:schemeClr w14:val="tx1"/>
            </w14:solidFill>
          </w14:textFill>
        </w:rPr>
        <w:t>的招投标文件或与本次采购活动方式相适应的文件及有关附件是本合同不可分割的组成部分，与本合同具有同等法律效力，这些文件包括但不限于：</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（1）乙方提供的投标文件（含澄清文件）和投标报价表；</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（2）供货一览表；　　    （3）交货地点一览表；</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（4）技术规格响应表；　　（5）投标承诺；</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（6）服务承诺；　　      （7）中标或成交通知书；</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（8）招标文件（含招标文件补充通知）；</w:t>
      </w:r>
    </w:p>
    <w:p>
      <w:pPr>
        <w:pStyle w:val="p0"/>
        <w:spacing w:line="500" w:lineRule="exact"/>
        <w:ind w:firstLine="56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xml:space="preserve">（9）甲乙双方商定的其他合同补充条款或协议。 </w:t>
      </w:r>
    </w:p>
    <w:p>
      <w:pPr>
        <w:spacing w:line="500" w:lineRule="exact"/>
        <w:ind w:firstLine="420" w:firstLineChars="20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第四条  权利保证</w:t>
      </w:r>
      <w:r>
        <w:rPr>
          <w:rFonts w:ascii="宋体" w:eastAsia="仿宋_GB2312" w:hAnsi="宋体" w:hint="eastAsia"/>
          <w:b/>
          <w:color w:val="000000" w:themeColor="text1"/>
          <w:sz w:val="28"/>
          <w:szCs w:val="28"/>
          <w14:textFill>
            <w14:solidFill>
              <w14:schemeClr w14:val="tx1"/>
            </w14:solidFill>
          </w14:textFill>
        </w:rPr>
        <w:t> </w:t>
      </w:r>
    </w:p>
    <w:p>
      <w:pPr>
        <w:spacing w:line="500" w:lineRule="exact"/>
        <w:ind w:firstLine="420" w:firstLineChars="20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乙方应保证甲方在使用、接受本合同设备和服务或其任何一部分时不受第三方提出侵犯其专利权、版权、商标权和工业设计权等知识产权以及所有权、使用权等物权方面的起诉。一旦出现侵权，由乙方负全部责任。</w:t>
      </w:r>
    </w:p>
    <w:p>
      <w:pPr>
        <w:spacing w:line="500" w:lineRule="exact"/>
        <w:ind w:firstLine="420" w:firstLineChars="20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 xml:space="preserve">第五条  质量保证  </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 乙方提供的设备必须是全新（包括零部件）的设备，并完全符合合同规定的质量、规格和性能的要求，有关设备必须符合国家检测标准或具有有关质检部门出具的产品检验合格证明，由此产生的一切费用由乙方负责。</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xml:space="preserve"> 2.乙方应保证其提供的设备在正确安装、正常使用和保养</w:t>
      </w:r>
      <w:r>
        <w:fldChar w:fldCharType="begin"/>
      </w:r>
      <w:r>
        <w:instrText xml:space="preserve"> HYPERLINK "http://www.lawtime.cn/info/zhuanti/2010071337701.html" \t "_blank" </w:instrText>
      </w:r>
      <w:r>
        <w:fldChar w:fldCharType="separate"/>
      </w:r>
      <w:r>
        <w:rPr>
          <w:rFonts w:ascii="仿宋_GB2312" w:eastAsia="仿宋_GB2312" w:hAnsi="宋体" w:hint="eastAsia"/>
          <w:color w:val="000000" w:themeColor="text1"/>
          <w:sz w:val="28"/>
          <w:szCs w:val="28"/>
          <w14:textFill>
            <w14:solidFill>
              <w14:schemeClr w14:val="tx1"/>
            </w14:solidFill>
          </w14:textFill>
        </w:rPr>
        <w:t>条件</w:t>
      </w:r>
      <w:r>
        <w:rPr>
          <w:rFonts w:ascii="仿宋_GB2312" w:eastAsia="仿宋_GB2312" w:hAnsi="宋体" w:hint="eastAsia"/>
          <w:color w:val="000000" w:themeColor="text1"/>
          <w:sz w:val="28"/>
          <w:szCs w:val="28"/>
          <w14:textFill>
            <w14:solidFill>
              <w14:schemeClr w14:val="tx1"/>
            </w14:solidFill>
          </w14:textFill>
        </w:rPr>
        <w:fldChar w:fldCharType="end"/>
      </w:r>
      <w:r>
        <w:rPr>
          <w:rFonts w:ascii="仿宋_GB2312" w:eastAsia="仿宋_GB2312" w:hAnsi="宋体" w:hint="eastAsia"/>
          <w:color w:val="000000" w:themeColor="text1"/>
          <w:sz w:val="28"/>
          <w:szCs w:val="28"/>
          <w14:textFill>
            <w14:solidFill>
              <w14:schemeClr w14:val="tx1"/>
            </w14:solidFill>
          </w14:textFill>
        </w:rPr>
        <w:t>下，在其使用寿命内具有良好的性能。</w:t>
      </w:r>
    </w:p>
    <w:p>
      <w:pPr>
        <w:tabs>
          <w:tab w:val="left" w:pos="420"/>
        </w:tabs>
        <w:spacing w:line="500" w:lineRule="exact"/>
        <w:ind w:firstLine="525" w:firstLineChars="25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3.乙方对所提供的产品须提供相应的维修保养期，保养期内非因甲方的人为原因而出现质量问题，由乙方负责。乙方负责包修、包换或者包退，并承担修理、调换或退货的实际费用，乙方不能修理或不能调换，按不能交货处理。</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第六条</w:t>
      </w:r>
      <w:r>
        <w:rPr>
          <w:rFonts w:ascii="宋体" w:eastAsia="仿宋_GB2312" w:hAnsi="宋体" w:hint="eastAsia"/>
          <w:color w:val="000000" w:themeColor="text1"/>
          <w:sz w:val="28"/>
          <w:szCs w:val="28"/>
          <w14:textFill>
            <w14:solidFill>
              <w14:schemeClr w14:val="tx1"/>
            </w14:solidFill>
          </w14:textFill>
        </w:rPr>
        <w:t> </w:t>
      </w:r>
      <w:r>
        <w:rPr>
          <w:rFonts w:ascii="仿宋_GB2312" w:eastAsia="仿宋_GB2312" w:hAnsi="宋体" w:hint="eastAsia"/>
          <w:b/>
          <w:color w:val="000000" w:themeColor="text1"/>
          <w:sz w:val="28"/>
          <w:szCs w:val="28"/>
          <w14:textFill>
            <w14:solidFill>
              <w14:schemeClr w14:val="tx1"/>
            </w14:solidFill>
          </w14:textFill>
        </w:rPr>
        <w:t>包装和运输</w:t>
      </w:r>
      <w:r>
        <w:rPr>
          <w:rFonts w:ascii="宋体" w:eastAsia="仿宋_GB2312" w:hAnsi="宋体" w:hint="eastAsia"/>
          <w:b/>
          <w:color w:val="000000" w:themeColor="text1"/>
          <w:sz w:val="28"/>
          <w:szCs w:val="28"/>
          <w14:textFill>
            <w14:solidFill>
              <w14:schemeClr w14:val="tx1"/>
            </w14:solidFill>
          </w14:textFill>
        </w:rPr>
        <w:t> </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除合同另有规定外，乙方提供的全部设备均应按标准保护措施进行包装。该包装应适应于远距离运输、防潮、防震、防锈和防野蛮装卸，以确保设备安全无损运抵指定地点。由于包装不善所引起的设备损失均由乙方承担。每一包装单元内应附详细的装箱单和质量合格证。</w:t>
      </w:r>
    </w:p>
    <w:p>
      <w:pPr>
        <w:spacing w:line="500" w:lineRule="exact"/>
        <w:ind w:firstLine="315" w:firstLineChars="15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2.乙方负责货物运输，运输费由乙方负责。</w:t>
      </w:r>
    </w:p>
    <w:p>
      <w:pPr>
        <w:spacing w:line="500" w:lineRule="exact"/>
        <w:ind w:firstLine="315" w:firstLineChars="150"/>
        <w:rPr>
          <w:rFonts w:ascii="仿宋_GB2312" w:eastAsia="仿宋_GB2312" w:hAnsi="宋体"/>
          <w:b/>
          <w:color w:val="000000" w:themeColor="text1"/>
          <w:sz w:val="28"/>
          <w:szCs w:val="28"/>
          <w14:textFill>
            <w14:solidFill>
              <w14:schemeClr w14:val="tx1"/>
            </w14:solidFill>
          </w14:textFill>
        </w:rPr>
      </w:pPr>
      <w:r>
        <w:rPr>
          <w:rFonts w:ascii="宋体" w:eastAsia="仿宋_GB2312" w:hAnsi="宋体" w:hint="eastAsia"/>
          <w:b/>
          <w:color w:val="000000" w:themeColor="text1"/>
          <w:sz w:val="28"/>
          <w:szCs w:val="28"/>
          <w14:textFill>
            <w14:solidFill>
              <w14:schemeClr w14:val="tx1"/>
            </w14:solidFill>
          </w14:textFill>
        </w:rPr>
        <w:t> </w:t>
      </w:r>
      <w:r>
        <w:rPr>
          <w:rFonts w:ascii="仿宋_GB2312" w:eastAsia="仿宋_GB2312" w:hAnsi="宋体" w:hint="eastAsia"/>
          <w:b/>
          <w:color w:val="000000" w:themeColor="text1"/>
          <w:sz w:val="28"/>
          <w:szCs w:val="28"/>
          <w14:textFill>
            <w14:solidFill>
              <w14:schemeClr w14:val="tx1"/>
            </w14:solidFill>
          </w14:textFill>
        </w:rPr>
        <w:t xml:space="preserve"> 第七条</w:t>
      </w:r>
      <w:r>
        <w:rPr>
          <w:rFonts w:ascii="宋体" w:eastAsia="仿宋_GB2312" w:hAnsi="宋体" w:hint="eastAsia"/>
          <w:b/>
          <w:color w:val="000000" w:themeColor="text1"/>
          <w:sz w:val="28"/>
          <w:szCs w:val="28"/>
          <w14:textFill>
            <w14:solidFill>
              <w14:schemeClr w14:val="tx1"/>
            </w14:solidFill>
          </w14:textFill>
        </w:rPr>
        <w:t> </w:t>
      </w:r>
      <w:r>
        <w:rPr>
          <w:rFonts w:ascii="仿宋_GB2312" w:eastAsia="仿宋_GB2312" w:hAnsi="宋体" w:hint="eastAsia"/>
          <w:b/>
          <w:color w:val="000000" w:themeColor="text1"/>
          <w:sz w:val="28"/>
          <w:szCs w:val="28"/>
          <w14:textFill>
            <w14:solidFill>
              <w14:schemeClr w14:val="tx1"/>
            </w14:solidFill>
          </w14:textFill>
        </w:rPr>
        <w:t xml:space="preserve">交付和验收 </w:t>
      </w:r>
    </w:p>
    <w:p>
      <w:pPr>
        <w:spacing w:line="500" w:lineRule="exact"/>
        <w:ind w:left="94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1.交货时间：合同签订之日起</w:t>
      </w:r>
      <w:r>
        <w:rPr>
          <w:rFonts w:ascii="仿宋_GB2312" w:eastAsia="仿宋_GB2312" w:hAnsi="宋体" w:hint="eastAsia"/>
          <w:color w:val="000000" w:themeColor="text1"/>
          <w:sz w:val="28"/>
          <w:szCs w:val="28"/>
          <w:u w:val="single"/>
          <w14:textFill>
            <w14:solidFill>
              <w14:schemeClr w14:val="tx1"/>
            </w14:solidFill>
          </w14:textFill>
        </w:rPr>
        <w:t>（</w:t>
      </w:r>
      <w:r>
        <w:rPr>
          <w:rFonts w:ascii="仿宋_GB2312" w:eastAsia="仿宋_GB2312" w:hAnsi="宋体" w:hint="eastAsia"/>
          <w:color w:val="000000" w:themeColor="text1"/>
          <w:sz w:val="28"/>
          <w:szCs w:val="28"/>
          <w:u w:val="single"/>
          <w:lang w:val="en-US" w:eastAsia="zh-CN"/>
          <w14:textFill>
            <w14:solidFill>
              <w14:schemeClr w14:val="tx1"/>
            </w14:solidFill>
          </w14:textFill>
        </w:rPr>
        <w:t>90</w:t>
      </w:r>
      <w:r>
        <w:rPr>
          <w:rFonts w:ascii="仿宋_GB2312" w:eastAsia="仿宋_GB2312" w:hAnsi="宋体" w:hint="eastAsia"/>
          <w:color w:val="000000" w:themeColor="text1"/>
          <w:sz w:val="28"/>
          <w:szCs w:val="28"/>
          <w:u w:val="single"/>
          <w14:textFill>
            <w14:solidFill>
              <w14:schemeClr w14:val="tx1"/>
            </w14:solidFill>
          </w14:textFill>
        </w:rPr>
        <w:t>）</w:t>
      </w:r>
      <w:r>
        <w:rPr>
          <w:rFonts w:ascii="仿宋_GB2312" w:eastAsia="仿宋_GB2312" w:hAnsi="宋体" w:hint="eastAsia"/>
          <w:color w:val="000000" w:themeColor="text1"/>
          <w:sz w:val="28"/>
          <w:szCs w:val="28"/>
          <w14:textFill>
            <w14:solidFill>
              <w14:schemeClr w14:val="tx1"/>
            </w14:solidFill>
          </w14:textFill>
        </w:rPr>
        <w:t>个日历日内。</w:t>
      </w:r>
    </w:p>
    <w:p>
      <w:pPr>
        <w:spacing w:line="500" w:lineRule="exact"/>
        <w:ind w:left="94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2.交货地点：</w:t>
      </w:r>
      <w:r>
        <w:rPr>
          <w:rFonts w:ascii="仿宋_GB2312" w:eastAsia="仿宋_GB2312" w:hAnsi="宋体" w:hint="eastAsia"/>
          <w:color w:val="000000" w:themeColor="text1"/>
          <w:sz w:val="28"/>
          <w:szCs w:val="28"/>
          <w:u w:val="single"/>
          <w14:textFill>
            <w14:solidFill>
              <w14:schemeClr w14:val="tx1"/>
            </w14:solidFill>
          </w14:textFill>
        </w:rPr>
        <w:t xml:space="preserve">深圳市龙岗区第四人民医院 </w:t>
      </w:r>
      <w:r>
        <w:rPr>
          <w:rFonts w:ascii="仿宋_GB2312" w:eastAsia="仿宋_GB2312" w:hAnsi="宋体" w:hint="eastAsia"/>
          <w:color w:val="000000" w:themeColor="text1"/>
          <w:sz w:val="28"/>
          <w:szCs w:val="28"/>
          <w14:textFill>
            <w14:solidFill>
              <w14:schemeClr w14:val="tx1"/>
            </w14:solidFill>
          </w14:textFill>
        </w:rPr>
        <w:t>。</w:t>
      </w:r>
    </w:p>
    <w:p>
      <w:pPr>
        <w:spacing w:line="500" w:lineRule="exact"/>
        <w:ind w:firstLine="630" w:firstLineChars="3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3.交货方式：由乙方将设备运送到甲方指定地点安装，所产生的一切费用由乙方负责。</w:t>
      </w:r>
    </w:p>
    <w:p>
      <w:pPr>
        <w:spacing w:line="500" w:lineRule="exact"/>
        <w:ind w:firstLine="735" w:firstLineChars="35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4. 乙方负责将该套设备在甲方指定的交货地点施工和安装调试设备，甲方应提供必要的施工条件并配合乙方施工和安装设备，并负责测试和验收设备以及监督乙方施工及合同保质期内履行责任的有关情况。乙方必须严格执行合同条款、采购要求及有关工程实施细节，保证工程质量，并接受甲方委托的有关部门监督、检测和质量验收。</w:t>
      </w:r>
    </w:p>
    <w:p>
      <w:pPr>
        <w:spacing w:line="500" w:lineRule="exact"/>
        <w:ind w:firstLine="735" w:firstLineChars="35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5、软硬件安装完成并进行整体运行后，乙方负责性能自测，再经甲方组织检测合格后，则整套项目结束。如发现因设备质量、工程技术给患者或医院造成的经济损失，经国家相关权威机构或相关专业专家检测、鉴定确认后，乙方无条件承担。</w:t>
      </w:r>
    </w:p>
    <w:p>
      <w:pPr>
        <w:tabs>
          <w:tab w:val="left" w:pos="525"/>
        </w:tabs>
        <w:spacing w:line="500" w:lineRule="exact"/>
        <w:ind w:firstLine="420" w:firstLineChars="20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xml:space="preserve"> 6.设备到达后，乙方向甲方提供全套的设备清单及检验产品合格证、中英文使用说明书、操作流程卡（塑封好的）及其它的技术资料，进口设备必需提供正常有效的报关证明（报关单、海关增值税发票）及合法有效的商检合格证明（否则不予支付设备的款项）。乙方在交货一周内提供现场免费的设备安装、调试，直至运行正常，并由设备生产厂家代表、乙方、甲方使用科室和设备科共同验收，必要时邀请其他技术权威机构或专家共同进行验收，一切费用乙方负责。</w:t>
      </w:r>
    </w:p>
    <w:p>
      <w:pPr>
        <w:numPr>
          <w:ilvl w:val="0"/>
          <w:numId w:val="0"/>
        </w:numPr>
        <w:tabs>
          <w:tab w:val="left" w:pos="525"/>
        </w:tabs>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lang w:val="en-US" w:eastAsia="zh-CN"/>
          <w14:textFill>
            <w14:solidFill>
              <w14:schemeClr w14:val="tx1"/>
            </w14:solidFill>
          </w14:textFill>
        </w:rPr>
        <w:t>7.乙方同意</w:t>
      </w:r>
      <w:r>
        <w:rPr>
          <w:rFonts w:ascii="仿宋_GB2312" w:eastAsia="仿宋_GB2312" w:hAnsi="宋体" w:hint="eastAsia"/>
          <w:color w:val="auto"/>
          <w:sz w:val="28"/>
          <w:szCs w:val="28"/>
          <w:lang w:val="en-US" w:eastAsia="zh-CN"/>
        </w:rPr>
        <w:t>如该设备系专项债资金支付的设备，经甲方延期验收程序确认后，验收时间可依据甲方通知的时间另行确定。</w:t>
      </w:r>
    </w:p>
    <w:p>
      <w:pPr>
        <w:tabs>
          <w:tab w:val="left" w:pos="525"/>
        </w:tabs>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lang w:val="en-US" w:eastAsia="zh-CN"/>
          <w14:textFill>
            <w14:solidFill>
              <w14:schemeClr w14:val="tx1"/>
            </w14:solidFill>
          </w14:textFill>
        </w:rPr>
        <w:t>8</w:t>
      </w:r>
      <w:r>
        <w:rPr>
          <w:rFonts w:ascii="仿宋_GB2312" w:eastAsia="仿宋_GB2312" w:hAnsi="宋体" w:hint="eastAsia"/>
          <w:color w:val="000000" w:themeColor="text1"/>
          <w:sz w:val="28"/>
          <w:szCs w:val="28"/>
          <w14:textFill>
            <w14:solidFill>
              <w14:schemeClr w14:val="tx1"/>
            </w14:solidFill>
          </w14:textFill>
        </w:rPr>
        <w:t>.验收时以乙方投标文件中的技术规格偏离表为准；设备配置如《合同》中约定的标准与招投标文件不符时，适用标准应以对甲方有利的标准优先适用，甲方有权选择决定适用何种标准，乙方应予以配合。如招投标文件的内容与《合同书》不一致时，甲方有权选择对其有利的约定来要求乙方履行，乙方须予以配合。</w:t>
      </w:r>
    </w:p>
    <w:p>
      <w:pPr>
        <w:tabs>
          <w:tab w:val="left" w:pos="525"/>
        </w:tabs>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lang w:val="en-US" w:eastAsia="zh-CN"/>
          <w14:textFill>
            <w14:solidFill>
              <w14:schemeClr w14:val="tx1"/>
            </w14:solidFill>
          </w14:textFill>
        </w:rPr>
        <w:t>9</w:t>
      </w:r>
      <w:r>
        <w:rPr>
          <w:rFonts w:ascii="仿宋_GB2312" w:eastAsia="仿宋_GB2312" w:hAnsi="宋体" w:hint="eastAsia"/>
          <w:color w:val="000000" w:themeColor="text1"/>
          <w:sz w:val="28"/>
          <w:szCs w:val="28"/>
          <w14:textFill>
            <w14:solidFill>
              <w14:schemeClr w14:val="tx1"/>
            </w14:solidFill>
          </w14:textFill>
        </w:rPr>
        <w:t>.在设备验收合格后乙方必须提供一式两份（甲乙双方各一份）的设备保修书（以甲方设备验收合格之日算起），注明设备保修起止日期，并加盖公章，否则不予付款</w:t>
      </w:r>
    </w:p>
    <w:p>
      <w:pPr>
        <w:tabs>
          <w:tab w:val="left" w:pos="525"/>
        </w:tabs>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lang w:val="en-US" w:eastAsia="zh-CN"/>
          <w14:textFill>
            <w14:solidFill>
              <w14:schemeClr w14:val="tx1"/>
            </w14:solidFill>
          </w14:textFill>
        </w:rPr>
        <w:t>10</w:t>
      </w:r>
      <w:r>
        <w:rPr>
          <w:rFonts w:ascii="仿宋_GB2312" w:eastAsia="仿宋_GB2312" w:hAnsi="宋体" w:hint="eastAsia"/>
          <w:color w:val="000000" w:themeColor="text1"/>
          <w:sz w:val="28"/>
          <w:szCs w:val="28"/>
          <w14:textFill>
            <w14:solidFill>
              <w14:schemeClr w14:val="tx1"/>
            </w14:solidFill>
          </w14:textFill>
        </w:rPr>
        <w:t>.其他约定：</w:t>
      </w:r>
      <w:r>
        <w:rPr>
          <w:rFonts w:ascii="仿宋_GB2312" w:eastAsia="仿宋_GB2312" w:hAnsi="宋体" w:hint="eastAsia"/>
          <w:color w:val="000000" w:themeColor="text1"/>
          <w:sz w:val="28"/>
          <w:szCs w:val="28"/>
          <w:u w:val="single"/>
          <w14:textFill>
            <w14:solidFill>
              <w14:schemeClr w14:val="tx1"/>
            </w14:solidFill>
          </w14:textFill>
        </w:rPr>
        <w:t>无</w:t>
      </w:r>
      <w:r>
        <w:rPr>
          <w:rFonts w:ascii="仿宋_GB2312" w:eastAsia="仿宋_GB2312" w:hAnsi="宋体" w:hint="eastAsia"/>
          <w:color w:val="000000" w:themeColor="text1"/>
          <w:sz w:val="28"/>
          <w:szCs w:val="28"/>
          <w14:textFill>
            <w14:solidFill>
              <w14:schemeClr w14:val="tx1"/>
            </w14:solidFill>
          </w14:textFill>
        </w:rPr>
        <w:t>。</w:t>
      </w:r>
    </w:p>
    <w:p>
      <w:pPr>
        <w:spacing w:line="500" w:lineRule="exact"/>
        <w:ind w:firstLine="420" w:firstLineChars="20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第八条</w:t>
      </w:r>
      <w:r>
        <w:rPr>
          <w:rFonts w:ascii="宋体" w:eastAsia="仿宋_GB2312" w:hAnsi="宋体" w:hint="eastAsia"/>
          <w:b/>
          <w:color w:val="000000" w:themeColor="text1"/>
          <w:sz w:val="28"/>
          <w:szCs w:val="28"/>
          <w14:textFill>
            <w14:solidFill>
              <w14:schemeClr w14:val="tx1"/>
            </w14:solidFill>
          </w14:textFill>
        </w:rPr>
        <w:t xml:space="preserve">  </w:t>
      </w:r>
      <w:r>
        <w:rPr>
          <w:rFonts w:ascii="仿宋_GB2312" w:eastAsia="仿宋_GB2312" w:hAnsi="宋体" w:hint="eastAsia"/>
          <w:b/>
          <w:color w:val="000000" w:themeColor="text1"/>
          <w:sz w:val="28"/>
          <w:szCs w:val="28"/>
          <w14:textFill>
            <w14:solidFill>
              <w14:schemeClr w14:val="tx1"/>
            </w14:solidFill>
          </w14:textFill>
        </w:rPr>
        <w:t>伴随服务/售后服务</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 乙方对所提供的设备（包括零配件）提供免费保养(质保期)</w:t>
      </w:r>
      <w:r>
        <w:rPr>
          <w:rFonts w:ascii="仿宋_GB2312" w:eastAsia="仿宋_GB2312" w:hAnsi="宋体" w:hint="eastAsia"/>
          <w:color w:val="000000" w:themeColor="text1"/>
          <w:sz w:val="28"/>
          <w:szCs w:val="28"/>
          <w:u w:val="single"/>
          <w14:textFill>
            <w14:solidFill>
              <w14:schemeClr w14:val="tx1"/>
            </w14:solidFill>
          </w14:textFill>
        </w:rPr>
        <w:t xml:space="preserve">    </w:t>
      </w:r>
      <w:r>
        <w:rPr>
          <w:rFonts w:ascii="仿宋_GB2312" w:eastAsia="仿宋_GB2312" w:hAnsi="宋体" w:hint="eastAsia"/>
          <w:color w:val="000000" w:themeColor="text1"/>
          <w:sz w:val="28"/>
          <w:szCs w:val="28"/>
          <w14:textFill>
            <w14:solidFill>
              <w14:schemeClr w14:val="tx1"/>
            </w14:solidFill>
          </w14:textFill>
        </w:rPr>
        <w:t>年，保修期</w:t>
      </w:r>
      <w:r>
        <w:rPr>
          <w:rFonts w:ascii="仿宋_GB2312" w:eastAsia="仿宋_GB2312" w:hAnsi="宋体" w:hint="eastAsia"/>
          <w:color w:val="000000" w:themeColor="text1"/>
          <w:sz w:val="28"/>
          <w:szCs w:val="28"/>
          <w:u w:val="single"/>
          <w14:textFill>
            <w14:solidFill>
              <w14:schemeClr w14:val="tx1"/>
            </w14:solidFill>
          </w14:textFill>
        </w:rPr>
        <w:t xml:space="preserve">    </w:t>
      </w:r>
      <w:r>
        <w:rPr>
          <w:rFonts w:ascii="仿宋_GB2312" w:eastAsia="仿宋_GB2312" w:hAnsi="宋体" w:hint="eastAsia"/>
          <w:color w:val="000000" w:themeColor="text1"/>
          <w:sz w:val="28"/>
          <w:szCs w:val="28"/>
          <w14:textFill>
            <w14:solidFill>
              <w14:schemeClr w14:val="tx1"/>
            </w14:solidFill>
          </w14:textFill>
        </w:rPr>
        <w:t>年，终身维护。(质量保证期从设备验收合格之日算起，保修期从质保期满之日起计算）。质保期内非甲方人为因素而出现的质量问题，由乙方负责，乙方负责包修、包换或者包退，并承担修理、调换或退货的实际费用。保修期内乙方维修按市场的优惠价格只收零配件费用，不能收取人工费用（食宿和交通等）。乙方公司或厂家工程师在接到维修要求后</w:t>
      </w:r>
      <w:r>
        <w:rPr>
          <w:rFonts w:ascii="仿宋_GB2312" w:eastAsia="仿宋_GB2312" w:hAnsi="宋体" w:hint="eastAsia"/>
          <w:color w:val="000000" w:themeColor="text1"/>
          <w:sz w:val="28"/>
          <w:szCs w:val="28"/>
          <w:u w:val="single"/>
          <w14:textFill>
            <w14:solidFill>
              <w14:schemeClr w14:val="tx1"/>
            </w14:solidFill>
          </w14:textFill>
        </w:rPr>
        <w:t>24</w:t>
      </w:r>
      <w:r>
        <w:rPr>
          <w:rFonts w:ascii="仿宋_GB2312" w:eastAsia="仿宋_GB2312" w:hAnsi="宋体" w:hint="eastAsia"/>
          <w:color w:val="000000" w:themeColor="text1"/>
          <w:sz w:val="28"/>
          <w:szCs w:val="28"/>
          <w14:textFill>
            <w14:solidFill>
              <w14:schemeClr w14:val="tx1"/>
            </w14:solidFill>
          </w14:textFill>
        </w:rPr>
        <w:t>小时内到达现场处理故障,</w:t>
      </w:r>
      <w:r>
        <w:rPr>
          <w:rFonts w:ascii="仿宋_GB2312" w:eastAsia="仿宋_GB2312" w:hAnsi="宋体" w:hint="eastAsia"/>
          <w:color w:val="000000" w:themeColor="text1"/>
          <w:sz w:val="28"/>
          <w:szCs w:val="28"/>
          <w:u w:val="single"/>
          <w14:textFill>
            <w14:solidFill>
              <w14:schemeClr w14:val="tx1"/>
            </w14:solidFill>
          </w14:textFill>
        </w:rPr>
        <w:t>48</w:t>
      </w:r>
      <w:r>
        <w:rPr>
          <w:rFonts w:ascii="仿宋_GB2312" w:eastAsia="仿宋_GB2312" w:hAnsi="宋体" w:hint="eastAsia"/>
          <w:color w:val="000000" w:themeColor="text1"/>
          <w:sz w:val="28"/>
          <w:szCs w:val="28"/>
          <w14:textFill>
            <w14:solidFill>
              <w14:schemeClr w14:val="tx1"/>
            </w14:solidFill>
          </w14:textFill>
        </w:rPr>
        <w:t>小时如故障处理不好，需提供备用机给甲方。质保期内乙方负责该套设备软件的免费安装和免费的升级维护服务。质保期满之日起</w:t>
      </w:r>
      <w:r>
        <w:rPr>
          <w:rFonts w:ascii="仿宋_GB2312" w:eastAsia="仿宋_GB2312" w:hAnsi="宋体" w:hint="eastAsia"/>
          <w:color w:val="000000" w:themeColor="text1"/>
          <w:sz w:val="28"/>
          <w:szCs w:val="28"/>
          <w:u w:val="single"/>
          <w14:textFill>
            <w14:solidFill>
              <w14:schemeClr w14:val="tx1"/>
            </w14:solidFill>
          </w14:textFill>
        </w:rPr>
        <w:t xml:space="preserve"> </w:t>
      </w:r>
      <w:r>
        <w:rPr>
          <w:rFonts w:ascii="仿宋_GB2312" w:eastAsia="仿宋_GB2312" w:hAnsi="宋体" w:hint="eastAsia"/>
          <w:color w:val="000000" w:themeColor="text1"/>
          <w:sz w:val="28"/>
          <w:szCs w:val="28"/>
          <w:u w:val="single"/>
          <w:lang w:val="en-US" w:eastAsia="zh-CN"/>
          <w14:textFill>
            <w14:solidFill>
              <w14:schemeClr w14:val="tx1"/>
            </w14:solidFill>
          </w14:textFill>
        </w:rPr>
        <w:t>10</w:t>
      </w:r>
      <w:r>
        <w:rPr>
          <w:rFonts w:ascii="仿宋_GB2312" w:eastAsia="仿宋_GB2312" w:hAnsi="宋体"/>
          <w:color w:val="000000" w:themeColor="text1"/>
          <w:sz w:val="28"/>
          <w:szCs w:val="28"/>
          <w14:textFill>
            <w14:solidFill>
              <w14:schemeClr w14:val="tx1"/>
            </w14:solidFill>
          </w14:textFill>
        </w:rPr>
        <w:t>年内免费提供软件升级、终身软件备份。</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2.乙方提供的服务承诺和售后服务及保修期责任等其它具体约定事项。</w:t>
      </w:r>
      <w:r>
        <w:rPr>
          <w:rFonts w:ascii="仿宋_GB2312" w:eastAsia="仿宋_GB2312" w:hAnsi="宋体" w:hint="eastAsia"/>
          <w:color w:val="000000" w:themeColor="text1"/>
          <w:sz w:val="28"/>
          <w:szCs w:val="28"/>
          <w:u w:val="single"/>
          <w14:textFill>
            <w14:solidFill>
              <w14:schemeClr w14:val="tx1"/>
            </w14:solidFill>
          </w14:textFill>
        </w:rPr>
        <w:t>（见合同附件）</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3. 其他约定：无。</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第九条  履约保证金</w:t>
      </w:r>
    </w:p>
    <w:p>
      <w:pPr>
        <w:spacing w:line="500" w:lineRule="exact"/>
        <w:ind w:firstLine="525" w:firstLineChars="25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1.乙方在本合同签订之日起</w:t>
      </w:r>
      <w:r>
        <w:rPr>
          <w:rFonts w:ascii="仿宋_GB2312" w:eastAsia="仿宋_GB2312" w:hAnsi="宋体" w:hint="eastAsia"/>
          <w:color w:val="000000" w:themeColor="text1"/>
          <w:sz w:val="28"/>
          <w:szCs w:val="28"/>
          <w:u w:val="single"/>
          <w:lang w:val="en-US" w:eastAsia="zh-CN"/>
          <w14:textFill>
            <w14:solidFill>
              <w14:schemeClr w14:val="tx1"/>
            </w14:solidFill>
          </w14:textFill>
        </w:rPr>
        <w:t>1</w:t>
      </w:r>
      <w:r>
        <w:rPr>
          <w:rFonts w:ascii="仿宋_GB2312" w:eastAsia="仿宋_GB2312" w:hAnsi="宋体" w:hint="eastAsia"/>
          <w:color w:val="000000" w:themeColor="text1"/>
          <w:sz w:val="28"/>
          <w:szCs w:val="28"/>
          <w:u w:val="single"/>
          <w14:textFill>
            <w14:solidFill>
              <w14:schemeClr w14:val="tx1"/>
            </w14:solidFill>
          </w14:textFill>
        </w:rPr>
        <w:t>5</w:t>
      </w:r>
      <w:r>
        <w:rPr>
          <w:rFonts w:ascii="仿宋_GB2312" w:eastAsia="仿宋_GB2312" w:hAnsi="宋体" w:hint="eastAsia"/>
          <w:color w:val="000000" w:themeColor="text1"/>
          <w:sz w:val="28"/>
          <w:szCs w:val="28"/>
          <w14:textFill>
            <w14:solidFill>
              <w14:schemeClr w14:val="tx1"/>
            </w14:solidFill>
          </w14:textFill>
        </w:rPr>
        <w:t>个工作日内，向甲方或甲方指定的机构提交履约保证金</w:t>
      </w:r>
      <w:r>
        <w:rPr>
          <w:rFonts w:ascii="仿宋_GB2312" w:eastAsia="仿宋_GB2312" w:hAnsi="宋体" w:hint="eastAsia"/>
          <w:color w:val="000000" w:themeColor="text1"/>
          <w:sz w:val="28"/>
          <w:szCs w:val="28"/>
          <w:u w:val="single"/>
          <w14:textFill>
            <w14:solidFill>
              <w14:schemeClr w14:val="tx1"/>
            </w14:solidFill>
          </w14:textFill>
        </w:rPr>
        <w:t xml:space="preserve">    </w:t>
      </w:r>
      <w:r>
        <w:rPr>
          <w:rFonts w:ascii="仿宋_GB2312" w:eastAsia="仿宋_GB2312" w:hAnsi="宋体" w:hint="eastAsia"/>
          <w:color w:val="000000" w:themeColor="text1"/>
          <w:sz w:val="28"/>
          <w:szCs w:val="28"/>
          <w14:textFill>
            <w14:solidFill>
              <w14:schemeClr w14:val="tx1"/>
            </w14:solidFill>
          </w14:textFill>
        </w:rPr>
        <w:t>元。（合同金额的</w:t>
      </w:r>
      <w:r>
        <w:rPr>
          <w:rFonts w:ascii="仿宋_GB2312" w:eastAsia="仿宋_GB2312" w:hAnsi="宋体" w:hint="eastAsia"/>
          <w:color w:val="000000" w:themeColor="text1"/>
          <w:sz w:val="28"/>
          <w:szCs w:val="28"/>
          <w:u w:val="single"/>
          <w14:textFill>
            <w14:solidFill>
              <w14:schemeClr w14:val="tx1"/>
            </w14:solidFill>
          </w14:textFill>
        </w:rPr>
        <w:t>5 %</w:t>
      </w:r>
      <w:r>
        <w:rPr>
          <w:rFonts w:ascii="仿宋_GB2312" w:eastAsia="仿宋_GB2312" w:hAnsi="宋体" w:hint="eastAsia"/>
          <w:color w:val="000000" w:themeColor="text1"/>
          <w:sz w:val="28"/>
          <w:szCs w:val="28"/>
          <w14:textFill>
            <w14:solidFill>
              <w14:schemeClr w14:val="tx1"/>
            </w14:solidFill>
          </w14:textFill>
        </w:rPr>
        <w:t>）。选择以下任意一种提交方式并打“√”：□保函   ☑转账   □其它。</w:t>
      </w:r>
    </w:p>
    <w:p>
      <w:pPr>
        <w:spacing w:line="500" w:lineRule="exact"/>
        <w:ind w:firstLine="525" w:firstLineChars="25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2．如乙方未能履行合同规定的义务，甲方有权从履约保证金中取得补偿。履约保证金扣除甲方应得的补偿后的余额，在合同全部履行完毕或合同解除后</w:t>
      </w:r>
      <w:r>
        <w:rPr>
          <w:rFonts w:ascii="仿宋_GB2312" w:eastAsia="仿宋_GB2312" w:hAnsi="宋体" w:hint="eastAsia"/>
          <w:color w:val="000000" w:themeColor="text1"/>
          <w:sz w:val="28"/>
          <w:szCs w:val="28"/>
          <w:u w:val="single"/>
          <w14:textFill>
            <w14:solidFill>
              <w14:schemeClr w14:val="tx1"/>
            </w14:solidFill>
          </w14:textFill>
        </w:rPr>
        <w:t>60</w:t>
      </w:r>
      <w:r>
        <w:rPr>
          <w:rFonts w:ascii="仿宋_GB2312" w:eastAsia="仿宋_GB2312" w:hAnsi="宋体" w:hint="eastAsia"/>
          <w:color w:val="000000" w:themeColor="text1"/>
          <w:sz w:val="28"/>
          <w:szCs w:val="28"/>
          <w14:textFill>
            <w14:solidFill>
              <w14:schemeClr w14:val="tx1"/>
            </w14:solidFill>
          </w14:textFill>
        </w:rPr>
        <w:t>个工作日内退还乙方。</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3.甲方应在乙方履行合同约定义务事项后</w:t>
      </w:r>
      <w:r>
        <w:rPr>
          <w:rFonts w:ascii="仿宋_GB2312" w:eastAsia="仿宋_GB2312" w:hAnsi="宋体" w:hint="eastAsia"/>
          <w:color w:val="000000" w:themeColor="text1"/>
          <w:sz w:val="28"/>
          <w:szCs w:val="28"/>
          <w:u w:val="single"/>
          <w14:textFill>
            <w14:solidFill>
              <w14:schemeClr w14:val="tx1"/>
            </w14:solidFill>
          </w14:textFill>
        </w:rPr>
        <w:t>60</w:t>
      </w:r>
      <w:r>
        <w:rPr>
          <w:rFonts w:ascii="仿宋_GB2312" w:eastAsia="仿宋_GB2312" w:hAnsi="宋体" w:hint="eastAsia"/>
          <w:color w:val="000000" w:themeColor="text1"/>
          <w:sz w:val="28"/>
          <w:szCs w:val="28"/>
          <w14:textFill>
            <w14:solidFill>
              <w14:schemeClr w14:val="tx1"/>
            </w14:solidFill>
          </w14:textFill>
        </w:rPr>
        <w:t>个工作日内</w:t>
      </w:r>
      <w:r>
        <w:rPr>
          <w:rFonts w:ascii="仿宋_GB2312" w:eastAsia="仿宋_GB2312" w:hAnsi="宋体" w:hint="eastAsia"/>
          <w:color w:val="000000" w:themeColor="text1"/>
          <w:sz w:val="28"/>
          <w:szCs w:val="28"/>
          <w:lang w:val="en-US" w:eastAsia="zh-CN"/>
          <w14:textFill>
            <w14:solidFill>
              <w14:schemeClr w14:val="tx1"/>
            </w14:solidFill>
          </w14:textFill>
        </w:rPr>
        <w:t>无息</w:t>
      </w:r>
      <w:r>
        <w:rPr>
          <w:rFonts w:ascii="仿宋_GB2312" w:eastAsia="仿宋_GB2312" w:hAnsi="宋体" w:hint="eastAsia"/>
          <w:color w:val="000000" w:themeColor="text1"/>
          <w:sz w:val="28"/>
          <w:szCs w:val="28"/>
          <w14:textFill>
            <w14:solidFill>
              <w14:schemeClr w14:val="tx1"/>
            </w14:solidFill>
          </w14:textFill>
        </w:rPr>
        <w:t>退还履约保证金。</w:t>
      </w:r>
    </w:p>
    <w:p>
      <w:pPr>
        <w:spacing w:line="500" w:lineRule="exact"/>
        <w:ind w:firstLine="420" w:firstLineChars="200"/>
        <w:rPr>
          <w:rFonts w:ascii="仿宋_GB2312" w:eastAsia="仿宋_GB2312" w:hAnsi="宋体" w:hint="eastAsia"/>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4.其他约定：</w:t>
      </w:r>
      <w:r>
        <w:rPr>
          <w:rFonts w:ascii="仿宋_GB2312" w:eastAsia="仿宋_GB2312" w:hAnsi="宋体" w:hint="eastAsia"/>
          <w:color w:val="000000" w:themeColor="text1"/>
          <w:sz w:val="28"/>
          <w:szCs w:val="28"/>
          <w:u w:val="single"/>
          <w14:textFill>
            <w14:solidFill>
              <w14:schemeClr w14:val="tx1"/>
            </w14:solidFill>
          </w14:textFill>
        </w:rPr>
        <w:t>①免费开放数据接口，可与甲方视频转播系统、PACS、HIS、LIS、信息系统集成平台无缝连接，实现数据传输和共享，因接口等产生的费用由乙方负责。②当接口发生改变时，乙方免费提供对接与联调服务，保证设备与接口正常的数据传输和共享。</w:t>
      </w:r>
    </w:p>
    <w:p>
      <w:pPr>
        <w:spacing w:line="500" w:lineRule="exact"/>
        <w:ind w:firstLine="420" w:firstLineChars="20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第十条   付款方式</w:t>
      </w:r>
    </w:p>
    <w:p>
      <w:pPr>
        <w:spacing w:line="500" w:lineRule="exact"/>
        <w:ind w:firstLine="420" w:firstLineChars="20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项目完成通过甲方验收合格后，按相关规定程序向乙方办理付款。支付进度以招标文件的有关规定为准。如招标文件未作特别规定，则付款进度应符合如下约定：</w:t>
      </w:r>
    </w:p>
    <w:p>
      <w:pPr>
        <w:numPr>
          <w:ilvl w:val="0"/>
          <w:numId w:val="0"/>
        </w:numPr>
        <w:spacing w:line="500" w:lineRule="exact"/>
        <w:ind w:firstLine="420" w:firstLineChars="200"/>
        <w:rPr>
          <w:rFonts w:ascii="仿宋_GB2312" w:eastAsia="仿宋_GB2312" w:hAnsi="宋体" w:hint="default"/>
          <w:color w:val="FF0000"/>
          <w:sz w:val="28"/>
          <w:szCs w:val="28"/>
          <w:lang w:val="en-US" w:eastAsia="zh-CN"/>
        </w:rPr>
      </w:pPr>
      <w:r>
        <w:rPr>
          <w:rFonts w:ascii="仿宋_GB2312" w:eastAsia="仿宋_GB2312" w:hAnsi="宋体" w:hint="eastAsia"/>
          <w:color w:val="FF0000"/>
          <w:sz w:val="28"/>
          <w:szCs w:val="28"/>
          <w:lang w:val="en-US" w:eastAsia="zh-CN"/>
        </w:rPr>
        <w:t>1.甲乙双方同意</w:t>
      </w:r>
      <w:r>
        <w:rPr>
          <w:rFonts w:ascii="仿宋_GB2312" w:eastAsia="仿宋_GB2312" w:hAnsi="宋体" w:hint="eastAsia"/>
          <w:color w:val="FF0000"/>
          <w:sz w:val="28"/>
          <w:szCs w:val="28"/>
        </w:rPr>
        <w:t>货款</w:t>
      </w:r>
      <w:r>
        <w:rPr>
          <w:rFonts w:ascii="仿宋_GB2312" w:eastAsia="仿宋_GB2312" w:hAnsi="宋体" w:hint="eastAsia"/>
          <w:color w:val="FF0000"/>
          <w:sz w:val="28"/>
          <w:szCs w:val="28"/>
          <w:lang w:val="en-US" w:eastAsia="zh-CN"/>
        </w:rPr>
        <w:t>支付方式按照以下任意甲方确定的方式执行：</w:t>
      </w:r>
    </w:p>
    <w:p>
      <w:pPr>
        <w:numPr>
          <w:ilvl w:val="0"/>
          <w:numId w:val="0"/>
        </w:numPr>
        <w:spacing w:line="500" w:lineRule="exact"/>
        <w:ind w:firstLine="420" w:firstLineChars="200"/>
        <w:rPr>
          <w:rFonts w:ascii="仿宋_GB2312" w:eastAsia="仿宋_GB2312" w:hAnsi="宋体" w:hint="eastAsia"/>
          <w:color w:val="FF0000"/>
          <w:sz w:val="28"/>
          <w:szCs w:val="28"/>
          <w:lang w:val="en-US" w:eastAsia="zh-CN"/>
        </w:rPr>
      </w:pPr>
      <w:r>
        <w:rPr>
          <w:rFonts w:ascii="仿宋_GB2312" w:eastAsia="仿宋_GB2312" w:hAnsi="宋体" w:hint="eastAsia"/>
          <w:color w:val="FF0000"/>
          <w:sz w:val="28"/>
          <w:szCs w:val="28"/>
          <w:lang w:val="en-US" w:eastAsia="zh-CN"/>
        </w:rPr>
        <w:t>（1）甲方按上级</w:t>
      </w:r>
      <w:r>
        <w:rPr>
          <w:rFonts w:ascii="仿宋_GB2312" w:eastAsia="仿宋_GB2312" w:hAnsi="宋体" w:hint="eastAsia"/>
          <w:color w:val="FF0000"/>
          <w:sz w:val="28"/>
          <w:szCs w:val="28"/>
          <w:highlight w:val="none"/>
          <w:lang w:val="en-US" w:eastAsia="zh-CN"/>
        </w:rPr>
        <w:t>部门的相关规定</w:t>
      </w:r>
      <w:r>
        <w:rPr>
          <w:rFonts w:ascii="仿宋_GB2312" w:eastAsia="仿宋_GB2312" w:hAnsi="宋体" w:hint="eastAsia"/>
          <w:color w:val="FF0000"/>
          <w:sz w:val="28"/>
          <w:szCs w:val="28"/>
          <w:lang w:val="en-US" w:eastAsia="zh-CN"/>
        </w:rPr>
        <w:t>执行,在签订合同和收到乙方履约保证金及70%设备货款发票且财政资金到位后，按照相应时间规定支付乙方70%预付款；设备到货和收到乙方28%设备货款发票且财政资金到位后，按照相应时间规定支付乙方28%货款；验收合格和收到乙方2%设备货款发票后且财政资金到位后，按照相应时间规定支付乙方2%货款。当甲方本年度的资金预算不足以支付项目款项时，则需顺延至下年度支付。</w:t>
      </w:r>
    </w:p>
    <w:p>
      <w:pPr>
        <w:numPr>
          <w:ilvl w:val="0"/>
          <w:numId w:val="0"/>
        </w:numPr>
        <w:spacing w:line="500" w:lineRule="exact"/>
        <w:ind w:firstLine="420" w:firstLineChars="200"/>
        <w:rPr>
          <w:rFonts w:ascii="仿宋_GB2312" w:eastAsia="仿宋_GB2312" w:hAnsi="宋体" w:hint="eastAsia"/>
          <w:color w:val="FF0000"/>
          <w:sz w:val="28"/>
          <w:szCs w:val="28"/>
          <w:lang w:val="en-US" w:eastAsia="zh-CN"/>
        </w:rPr>
      </w:pPr>
      <w:r>
        <w:rPr>
          <w:rFonts w:ascii="仿宋_GB2312" w:eastAsia="仿宋_GB2312" w:hAnsi="宋体" w:hint="eastAsia"/>
          <w:color w:val="FF0000"/>
          <w:sz w:val="28"/>
          <w:szCs w:val="28"/>
          <w:lang w:val="en-US" w:eastAsia="zh-CN"/>
        </w:rPr>
        <w:t>（2）甲方向乙方分次支付设备货款，每次具体支付金额比例按照财政部门下达资金的具体金额及时间决定。甲方付款前，乙方应提供等额的设备货款发票。</w:t>
      </w:r>
    </w:p>
    <w:p>
      <w:pPr>
        <w:spacing w:line="500" w:lineRule="exact"/>
        <w:ind w:firstLine="420" w:firstLineChars="200"/>
        <w:rPr>
          <w:rFonts w:hint="eastAsia"/>
          <w:color w:val="FF0000"/>
        </w:rPr>
      </w:pPr>
      <w:r>
        <w:rPr>
          <w:rFonts w:ascii="仿宋_GB2312" w:eastAsia="仿宋_GB2312" w:hAnsi="宋体" w:hint="eastAsia"/>
          <w:color w:val="FF0000"/>
          <w:sz w:val="28"/>
          <w:szCs w:val="28"/>
          <w:lang w:val="en-US" w:eastAsia="zh-CN"/>
        </w:rPr>
        <w:t>2.乙方同意根据甲方的工作安排，经通知后，可延期验收设备并延期支付尾款，乙方不追究甲方任何违约责任或要求甲方为此承担赔偿责任，具体验收时间按甲方的书面通知时间为准。</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lang w:val="en-US" w:eastAsia="zh-CN"/>
          <w14:textFill>
            <w14:solidFill>
              <w14:schemeClr w14:val="tx1"/>
            </w14:solidFill>
          </w14:textFill>
        </w:rPr>
        <w:t>3</w:t>
      </w:r>
      <w:r>
        <w:rPr>
          <w:rFonts w:ascii="仿宋_GB2312" w:eastAsia="仿宋_GB2312" w:hAnsi="宋体" w:hint="eastAsia"/>
          <w:color w:val="000000" w:themeColor="text1"/>
          <w:sz w:val="28"/>
          <w:szCs w:val="28"/>
          <w14:textFill>
            <w14:solidFill>
              <w14:schemeClr w14:val="tx1"/>
            </w14:solidFill>
          </w14:textFill>
        </w:rPr>
        <w:t>.合同款的付款方式：转帐结算。</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lang w:val="en-US" w:eastAsia="zh-CN"/>
          <w14:textFill>
            <w14:solidFill>
              <w14:schemeClr w14:val="tx1"/>
            </w14:solidFill>
          </w14:textFill>
        </w:rPr>
        <w:t>4</w:t>
      </w:r>
      <w:r>
        <w:rPr>
          <w:rFonts w:ascii="仿宋_GB2312" w:eastAsia="仿宋_GB2312" w:hAnsi="宋体" w:hint="eastAsia"/>
          <w:color w:val="000000" w:themeColor="text1"/>
          <w:sz w:val="28"/>
          <w:szCs w:val="28"/>
          <w14:textFill>
            <w14:solidFill>
              <w14:schemeClr w14:val="tx1"/>
            </w14:solidFill>
          </w14:textFill>
        </w:rPr>
        <w:t>.其他：根据《深圳市龙岗区财政局转发深圳市财政局关于支持中小企业发展进一步推进政府采购订单融资改革工作的通知》(深龙财〔2019〕180 号)：“乙方有权依照政府采购相关规定就本采购合同申请订单融资等金融服务，甲方对乙方办理订单融资业务给予必要的支持和配合，包括：1.甲方配合乙方签署《政府采购订单融资业务办理表》，作为本项目采购合同的有效补充，并报送给龙岗区财政局办理合同备案手续；2.甲方按照《政府采购订单融资业务办理表》承诺，将采购资金支付到指定的融资贷款经办行及收款账户。” 。</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 xml:space="preserve">    第十一条  合同的变更、终止与转让</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xml:space="preserve">1. 除《政府采购法》第49条、第50条第二款规定的情形外，本合同一经签订，甲乙双方不得擅自变更、中止或终止合同。  </w:t>
      </w:r>
    </w:p>
    <w:p>
      <w:pPr>
        <w:spacing w:line="500" w:lineRule="exact"/>
        <w:ind w:firstLine="420" w:firstLineChars="200"/>
        <w:rPr>
          <w:rFonts w:ascii="仿宋_GB2312" w:eastAsia="仿宋_GB2312" w:hAnsi="宋体" w:cs="宋体"/>
          <w:color w:val="000000" w:themeColor="text1"/>
          <w:kern w:val="0"/>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2. 乙方不得擅自部分或全部转让其应履行的</w:t>
      </w:r>
      <w:r>
        <w:fldChar w:fldCharType="begin"/>
      </w:r>
      <w:r>
        <w:instrText xml:space="preserve"> HYPERLINK "http://www.lawtime.cn/info/zhuanti/2010071337707.html" \t "_blank" </w:instrText>
      </w:r>
      <w:r>
        <w:fldChar w:fldCharType="separate"/>
      </w:r>
      <w:r>
        <w:rPr>
          <w:rFonts w:ascii="仿宋_GB2312" w:eastAsia="仿宋_GB2312" w:hAnsi="宋体" w:hint="eastAsia"/>
          <w:color w:val="000000" w:themeColor="text1"/>
          <w:sz w:val="28"/>
          <w:szCs w:val="28"/>
          <w14:textFill>
            <w14:solidFill>
              <w14:schemeClr w14:val="tx1"/>
            </w14:solidFill>
          </w14:textFill>
        </w:rPr>
        <w:t>合同义务</w:t>
      </w:r>
      <w:r>
        <w:rPr>
          <w:rFonts w:ascii="仿宋_GB2312" w:eastAsia="仿宋_GB2312" w:hAnsi="宋体" w:hint="eastAsia"/>
          <w:color w:val="000000" w:themeColor="text1"/>
          <w:sz w:val="28"/>
          <w:szCs w:val="28"/>
          <w14:textFill>
            <w14:solidFill>
              <w14:schemeClr w14:val="tx1"/>
            </w14:solidFill>
          </w14:textFill>
        </w:rPr>
        <w:fldChar w:fldCharType="end"/>
      </w:r>
      <w:r>
        <w:rPr>
          <w:rFonts w:ascii="仿宋_GB2312" w:eastAsia="仿宋_GB2312" w:hAnsi="宋体" w:hint="eastAsia"/>
          <w:color w:val="000000" w:themeColor="text1"/>
          <w:sz w:val="28"/>
          <w:szCs w:val="28"/>
          <w14:textFill>
            <w14:solidFill>
              <w14:schemeClr w14:val="tx1"/>
            </w14:solidFill>
          </w14:textFill>
        </w:rPr>
        <w:t>。</w:t>
      </w:r>
      <w:r>
        <w:rPr>
          <w:rFonts w:ascii="仿宋_GB2312" w:eastAsia="仿宋_GB2312" w:hAnsi="宋体" w:cs="宋体" w:hint="eastAsia"/>
          <w:color w:val="000000" w:themeColor="text1"/>
          <w:kern w:val="0"/>
          <w:sz w:val="28"/>
          <w:szCs w:val="28"/>
          <w14:textFill>
            <w14:solidFill>
              <w14:schemeClr w14:val="tx1"/>
            </w14:solidFill>
          </w14:textFill>
        </w:rPr>
        <w:t>　</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第十二条  违约责任（具体金额及比例双方协商约定）</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1．乙方所交的设备品种、型号、规格、质量不符合同规定标准的，甲方有权拒绝收货。乙方向甲方偿付该设备款</w:t>
      </w:r>
      <w:r>
        <w:rPr>
          <w:rFonts w:ascii="仿宋_GB2312" w:eastAsia="仿宋_GB2312" w:hAnsi="宋体" w:hint="eastAsia"/>
          <w:color w:val="000000" w:themeColor="text1"/>
          <w:sz w:val="28"/>
          <w:szCs w:val="28"/>
          <w:u w:val="single"/>
          <w14:textFill>
            <w14:solidFill>
              <w14:schemeClr w14:val="tx1"/>
            </w14:solidFill>
          </w14:textFill>
        </w:rPr>
        <w:t>百分之三十</w:t>
      </w:r>
      <w:r>
        <w:rPr>
          <w:rFonts w:ascii="仿宋_GB2312" w:eastAsia="仿宋_GB2312" w:hAnsi="宋体" w:hint="eastAsia"/>
          <w:color w:val="000000" w:themeColor="text1"/>
          <w:sz w:val="28"/>
          <w:szCs w:val="28"/>
          <w14:textFill>
            <w14:solidFill>
              <w14:schemeClr w14:val="tx1"/>
            </w14:solidFill>
          </w14:textFill>
        </w:rPr>
        <w:t>的违约金。</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color w:val="000000" w:themeColor="text1"/>
          <w:sz w:val="28"/>
          <w:szCs w:val="28"/>
          <w14:textFill>
            <w14:solidFill>
              <w14:schemeClr w14:val="tx1"/>
            </w14:solidFill>
          </w14:textFill>
        </w:rPr>
        <w:t>2</w:t>
      </w:r>
      <w:r>
        <w:rPr>
          <w:rFonts w:ascii="仿宋_GB2312" w:eastAsia="仿宋_GB2312" w:hAnsi="宋体" w:hint="eastAsia"/>
          <w:color w:val="000000" w:themeColor="text1"/>
          <w:sz w:val="28"/>
          <w:szCs w:val="28"/>
          <w14:textFill>
            <w14:solidFill>
              <w14:schemeClr w14:val="tx1"/>
            </w14:solidFill>
          </w14:textFill>
        </w:rPr>
        <w:t>.乙方逾期</w:t>
      </w:r>
      <w:r>
        <w:rPr>
          <w:rFonts w:ascii="仿宋_GB2312" w:eastAsia="仿宋_GB2312" w:hAnsi="宋体" w:hint="eastAsia"/>
          <w:color w:val="000000" w:themeColor="text1"/>
          <w:sz w:val="28"/>
          <w:szCs w:val="28"/>
          <w:u w:val="single"/>
          <w14:textFill>
            <w14:solidFill>
              <w14:schemeClr w14:val="tx1"/>
            </w14:solidFill>
          </w14:textFill>
        </w:rPr>
        <w:t>30</w:t>
      </w:r>
      <w:r>
        <w:rPr>
          <w:rFonts w:ascii="仿宋_GB2312" w:eastAsia="仿宋_GB2312" w:hAnsi="宋体" w:hint="eastAsia"/>
          <w:color w:val="000000" w:themeColor="text1"/>
          <w:sz w:val="28"/>
          <w:szCs w:val="28"/>
          <w14:textFill>
            <w14:solidFill>
              <w14:schemeClr w14:val="tx1"/>
            </w14:solidFill>
          </w14:textFill>
        </w:rPr>
        <w:t>日以内不能交付设备的，乙方向甲方每日偿付设备款</w:t>
      </w:r>
      <w:r>
        <w:rPr>
          <w:rFonts w:ascii="仿宋_GB2312" w:eastAsia="仿宋_GB2312" w:hAnsi="宋体" w:hint="eastAsia"/>
          <w:color w:val="000000" w:themeColor="text1"/>
          <w:sz w:val="28"/>
          <w:szCs w:val="28"/>
          <w:u w:val="single"/>
          <w:lang w:val="en-US" w:eastAsia="zh-CN"/>
          <w14:textFill>
            <w14:solidFill>
              <w14:schemeClr w14:val="tx1"/>
            </w14:solidFill>
          </w14:textFill>
        </w:rPr>
        <w:t>万</w:t>
      </w:r>
      <w:r>
        <w:rPr>
          <w:rFonts w:ascii="仿宋_GB2312" w:eastAsia="仿宋_GB2312" w:hAnsi="宋体" w:hint="eastAsia"/>
          <w:color w:val="000000" w:themeColor="text1"/>
          <w:sz w:val="28"/>
          <w:szCs w:val="28"/>
          <w:u w:val="single"/>
          <w14:textFill>
            <w14:solidFill>
              <w14:schemeClr w14:val="tx1"/>
            </w14:solidFill>
          </w14:textFill>
        </w:rPr>
        <w:t>分之五</w:t>
      </w:r>
      <w:r>
        <w:rPr>
          <w:rFonts w:ascii="仿宋_GB2312" w:eastAsia="仿宋_GB2312" w:hAnsi="宋体" w:hint="eastAsia"/>
          <w:color w:val="000000" w:themeColor="text1"/>
          <w:sz w:val="28"/>
          <w:szCs w:val="28"/>
          <w14:textFill>
            <w14:solidFill>
              <w14:schemeClr w14:val="tx1"/>
            </w14:solidFill>
          </w14:textFill>
        </w:rPr>
        <w:t>的违约金。乙方逾期</w:t>
      </w:r>
      <w:r>
        <w:rPr>
          <w:rFonts w:ascii="仿宋_GB2312" w:eastAsia="仿宋_GB2312" w:hAnsi="宋体" w:hint="eastAsia"/>
          <w:color w:val="000000" w:themeColor="text1"/>
          <w:sz w:val="28"/>
          <w:szCs w:val="28"/>
          <w:u w:val="single"/>
          <w14:textFill>
            <w14:solidFill>
              <w14:schemeClr w14:val="tx1"/>
            </w14:solidFill>
          </w14:textFill>
        </w:rPr>
        <w:t>30</w:t>
      </w:r>
      <w:r>
        <w:rPr>
          <w:rFonts w:ascii="仿宋_GB2312" w:eastAsia="仿宋_GB2312" w:hAnsi="宋体" w:hint="eastAsia"/>
          <w:color w:val="000000" w:themeColor="text1"/>
          <w:sz w:val="28"/>
          <w:szCs w:val="28"/>
          <w14:textFill>
            <w14:solidFill>
              <w14:schemeClr w14:val="tx1"/>
            </w14:solidFill>
          </w14:textFill>
        </w:rPr>
        <w:t>日以上未交付设备的，乙方应向甲方支付设备总值</w:t>
      </w:r>
      <w:r>
        <w:rPr>
          <w:rFonts w:ascii="仿宋_GB2312" w:eastAsia="仿宋_GB2312" w:hAnsi="宋体" w:hint="eastAsia"/>
          <w:color w:val="000000" w:themeColor="text1"/>
          <w:sz w:val="28"/>
          <w:szCs w:val="28"/>
          <w:u w:val="single"/>
          <w14:textFill>
            <w14:solidFill>
              <w14:schemeClr w14:val="tx1"/>
            </w14:solidFill>
          </w14:textFill>
        </w:rPr>
        <w:t>百分之</w:t>
      </w:r>
      <w:r>
        <w:rPr>
          <w:rFonts w:ascii="仿宋_GB2312" w:eastAsia="仿宋_GB2312" w:hAnsi="宋体" w:hint="eastAsia"/>
          <w:color w:val="000000" w:themeColor="text1"/>
          <w:sz w:val="28"/>
          <w:szCs w:val="28"/>
          <w:u w:val="single"/>
          <w:lang w:val="en-US" w:eastAsia="zh-CN"/>
          <w14:textFill>
            <w14:solidFill>
              <w14:schemeClr w14:val="tx1"/>
            </w14:solidFill>
          </w14:textFill>
        </w:rPr>
        <w:t>五</w:t>
      </w:r>
      <w:r>
        <w:rPr>
          <w:rFonts w:ascii="仿宋_GB2312" w:eastAsia="仿宋_GB2312" w:hAnsi="宋体" w:hint="eastAsia"/>
          <w:color w:val="000000" w:themeColor="text1"/>
          <w:sz w:val="28"/>
          <w:szCs w:val="28"/>
          <w14:textFill>
            <w14:solidFill>
              <w14:schemeClr w14:val="tx1"/>
            </w14:solidFill>
          </w14:textFill>
        </w:rPr>
        <w:t>的违约金。</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color w:val="000000" w:themeColor="text1"/>
          <w:sz w:val="28"/>
          <w:szCs w:val="28"/>
          <w14:textFill>
            <w14:solidFill>
              <w14:schemeClr w14:val="tx1"/>
            </w14:solidFill>
          </w14:textFill>
        </w:rPr>
        <w:t>3</w:t>
      </w:r>
      <w:r>
        <w:rPr>
          <w:rFonts w:ascii="仿宋_GB2312" w:eastAsia="仿宋_GB2312" w:hAnsi="宋体" w:hint="eastAsia"/>
          <w:color w:val="000000" w:themeColor="text1"/>
          <w:sz w:val="28"/>
          <w:szCs w:val="28"/>
          <w14:textFill>
            <w14:solidFill>
              <w14:schemeClr w14:val="tx1"/>
            </w14:solidFill>
          </w14:textFill>
        </w:rPr>
        <w:t>.保修期内该套设备如出现任何故障，未能在</w:t>
      </w:r>
      <w:r>
        <w:rPr>
          <w:rFonts w:ascii="仿宋_GB2312" w:eastAsia="仿宋_GB2312" w:hAnsi="宋体" w:hint="eastAsia"/>
          <w:color w:val="000000" w:themeColor="text1"/>
          <w:sz w:val="28"/>
          <w:szCs w:val="28"/>
          <w:u w:val="single"/>
          <w14:textFill>
            <w14:solidFill>
              <w14:schemeClr w14:val="tx1"/>
            </w14:solidFill>
          </w14:textFill>
        </w:rPr>
        <w:t>24</w:t>
      </w:r>
      <w:r>
        <w:rPr>
          <w:rFonts w:ascii="仿宋_GB2312" w:eastAsia="仿宋_GB2312" w:hAnsi="宋体" w:hint="eastAsia"/>
          <w:color w:val="000000" w:themeColor="text1"/>
          <w:sz w:val="28"/>
          <w:szCs w:val="28"/>
          <w14:textFill>
            <w14:solidFill>
              <w14:schemeClr w14:val="tx1"/>
            </w14:solidFill>
          </w14:textFill>
        </w:rPr>
        <w:t>小时内及时提供服务或到达现场，经甲方书面通知二次后，乙方仍未能及时提供服务的，乙方应向甲方支付合同总额</w:t>
      </w:r>
      <w:r>
        <w:rPr>
          <w:rFonts w:ascii="仿宋_GB2312" w:eastAsia="仿宋_GB2312" w:hAnsi="宋体" w:hint="eastAsia"/>
          <w:color w:val="000000" w:themeColor="text1"/>
          <w:sz w:val="28"/>
          <w:szCs w:val="28"/>
          <w:u w:val="single"/>
          <w14:textFill>
            <w14:solidFill>
              <w14:schemeClr w14:val="tx1"/>
            </w14:solidFill>
          </w14:textFill>
        </w:rPr>
        <w:t>百分之三十</w:t>
      </w:r>
      <w:r>
        <w:rPr>
          <w:rFonts w:ascii="仿宋_GB2312" w:eastAsia="仿宋_GB2312" w:hAnsi="宋体" w:hint="eastAsia"/>
          <w:color w:val="000000" w:themeColor="text1"/>
          <w:sz w:val="28"/>
          <w:szCs w:val="28"/>
          <w14:textFill>
            <w14:solidFill>
              <w14:schemeClr w14:val="tx1"/>
            </w14:solidFill>
          </w14:textFill>
        </w:rPr>
        <w:t>的违约金。</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color w:val="000000" w:themeColor="text1"/>
          <w:sz w:val="28"/>
          <w:szCs w:val="28"/>
          <w14:textFill>
            <w14:solidFill>
              <w14:schemeClr w14:val="tx1"/>
            </w14:solidFill>
          </w14:textFill>
        </w:rPr>
        <w:t>4</w:t>
      </w:r>
      <w:r>
        <w:rPr>
          <w:rFonts w:ascii="仿宋_GB2312" w:eastAsia="仿宋_GB2312" w:hAnsi="宋体" w:hint="eastAsia"/>
          <w:color w:val="000000" w:themeColor="text1"/>
          <w:sz w:val="28"/>
          <w:szCs w:val="28"/>
          <w14:textFill>
            <w14:solidFill>
              <w14:schemeClr w14:val="tx1"/>
            </w14:solidFill>
          </w14:textFill>
        </w:rPr>
        <w:t>.因设备的质量问题发生争议，由双方共同委托或法院指定独立的中立专业机构进行产品质量鉴定，该鉴定结论是终局的，供需双方应当接受。</w:t>
      </w:r>
    </w:p>
    <w:p>
      <w:pPr>
        <w:spacing w:line="500" w:lineRule="exact"/>
        <w:ind w:firstLine="420" w:firstLineChars="200"/>
        <w:rPr>
          <w:rFonts w:ascii="仿宋_GB2312" w:eastAsia="仿宋_GB2312" w:hAnsi="宋体" w:hint="eastAsia"/>
          <w:color w:val="000000" w:themeColor="text1"/>
          <w:sz w:val="28"/>
          <w:szCs w:val="28"/>
          <w:u w:val="single"/>
          <w:lang w:eastAsia="zh-CN"/>
          <w14:textFill>
            <w14:solidFill>
              <w14:schemeClr w14:val="tx1"/>
            </w14:solidFill>
          </w14:textFill>
        </w:rPr>
      </w:pPr>
      <w:r>
        <w:rPr>
          <w:rFonts w:ascii="仿宋_GB2312" w:eastAsia="仿宋_GB2312" w:hAnsi="宋体"/>
          <w:color w:val="000000" w:themeColor="text1"/>
          <w:sz w:val="28"/>
          <w:szCs w:val="28"/>
          <w14:textFill>
            <w14:solidFill>
              <w14:schemeClr w14:val="tx1"/>
            </w14:solidFill>
          </w14:textFill>
        </w:rPr>
        <w:t>5</w:t>
      </w:r>
      <w:r>
        <w:rPr>
          <w:rFonts w:ascii="仿宋_GB2312" w:eastAsia="仿宋_GB2312" w:hAnsi="宋体" w:hint="eastAsia"/>
          <w:color w:val="000000" w:themeColor="text1"/>
          <w:sz w:val="28"/>
          <w:szCs w:val="28"/>
          <w14:textFill>
            <w14:solidFill>
              <w14:schemeClr w14:val="tx1"/>
            </w14:solidFill>
          </w14:textFill>
        </w:rPr>
        <w:t>.其他</w:t>
      </w:r>
      <w:r>
        <w:rPr>
          <w:rFonts w:ascii="仿宋_GB2312" w:eastAsia="仿宋_GB2312" w:hAnsi="宋体" w:hint="eastAsia"/>
          <w:color w:val="000000" w:themeColor="text1"/>
          <w:sz w:val="28"/>
          <w:szCs w:val="28"/>
          <w:u w:val="single"/>
          <w14:textFill>
            <w14:solidFill>
              <w14:schemeClr w14:val="tx1"/>
            </w14:solidFill>
          </w14:textFill>
        </w:rPr>
        <w:t xml:space="preserve">   无  。</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第十三条  免责条款</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若甲、乙双方的任何一方由于不可抗力（包括天灾、意外事故、交通运输、政府法令等特殊客观事件）原因造成不能及时履行或不能履行合同时，应及时向对方通报不能履行或不能及时履行的理由，在取得有关证明后，允许延期履行、部分履行或不履行合同，并根据情况，免除相应责任。</w:t>
      </w:r>
    </w:p>
    <w:p>
      <w:pPr>
        <w:spacing w:line="500" w:lineRule="exact"/>
        <w:ind w:firstLine="420" w:firstLineChars="20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第十四条  合同争议解决</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因设备质量问题发生争议的，由国家认可的质量检测机构或市政府指定的技术单位对设备质量进行鉴定，该鉴定结论是终局的，甲乙双方应当接受。设备符合标准的，鉴定费由甲方承担；设备不符合标准的，鉴定费由乙方承担。</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2、因履行本合同引起的或与本合同有关的争议，甲乙双方应首先通过友好协商解决，如果协商不能解决，则采取以下第</w:t>
      </w:r>
      <w:r>
        <w:rPr>
          <w:rFonts w:ascii="仿宋_GB2312" w:eastAsia="仿宋_GB2312" w:hAnsi="宋体" w:hint="eastAsia"/>
          <w:color w:val="000000" w:themeColor="text1"/>
          <w:sz w:val="28"/>
          <w:szCs w:val="28"/>
          <w:u w:val="single"/>
          <w14:textFill>
            <w14:solidFill>
              <w14:schemeClr w14:val="tx1"/>
            </w14:solidFill>
          </w14:textFill>
        </w:rPr>
        <w:t>1</w:t>
      </w:r>
      <w:r>
        <w:rPr>
          <w:rFonts w:ascii="仿宋_GB2312" w:eastAsia="仿宋_GB2312" w:hAnsi="宋体" w:hint="eastAsia"/>
          <w:color w:val="000000" w:themeColor="text1"/>
          <w:sz w:val="28"/>
          <w:szCs w:val="28"/>
          <w14:textFill>
            <w14:solidFill>
              <w14:schemeClr w14:val="tx1"/>
            </w14:solidFill>
          </w14:textFill>
        </w:rPr>
        <w:t>种方式解决争议：</w:t>
      </w:r>
    </w:p>
    <w:p>
      <w:pPr>
        <w:spacing w:line="500" w:lineRule="exact"/>
        <w:ind w:firstLine="420" w:firstLineChars="200"/>
        <w:rPr>
          <w:rFonts w:ascii="仿宋_GB2312" w:eastAsia="仿宋_GB2312" w:hAnsi="宋体" w:hint="eastAsia"/>
          <w:color w:val="000000" w:themeColor="text1"/>
          <w:sz w:val="28"/>
          <w:szCs w:val="28"/>
          <w:lang w:eastAsia="zh-CN"/>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（1）向甲方所在地有管辖权的人民法院提起诉讼；</w:t>
      </w:r>
    </w:p>
    <w:p>
      <w:pPr>
        <w:spacing w:line="500" w:lineRule="exact"/>
        <w:ind w:firstLine="420" w:firstLineChars="2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（2）向</w:t>
      </w:r>
      <w:r>
        <w:rPr>
          <w:rFonts w:ascii="仿宋_GB2312" w:eastAsia="仿宋_GB2312" w:hAnsi="宋体" w:hint="eastAsia"/>
          <w:color w:val="000000" w:themeColor="text1"/>
          <w:sz w:val="28"/>
          <w:szCs w:val="28"/>
          <w:u w:val="single"/>
          <w14:textFill>
            <w14:solidFill>
              <w14:schemeClr w14:val="tx1"/>
            </w14:solidFill>
          </w14:textFill>
        </w:rPr>
        <w:t>深圳市</w:t>
      </w:r>
      <w:r>
        <w:rPr>
          <w:rFonts w:ascii="仿宋_GB2312" w:eastAsia="仿宋_GB2312" w:hAnsi="宋体" w:hint="eastAsia"/>
          <w:color w:val="000000" w:themeColor="text1"/>
          <w:sz w:val="28"/>
          <w:szCs w:val="28"/>
          <w14:textFill>
            <w14:solidFill>
              <w14:schemeClr w14:val="tx1"/>
            </w14:solidFill>
          </w14:textFill>
        </w:rPr>
        <w:t>仲裁委员会按其仲裁规则申请仲裁。</w:t>
      </w:r>
    </w:p>
    <w:p>
      <w:pPr>
        <w:spacing w:line="500" w:lineRule="exact"/>
        <w:ind w:firstLine="441" w:firstLineChars="210"/>
        <w:rPr>
          <w:rFonts w:ascii="仿宋_GB2312" w:eastAsia="仿宋_GB2312" w:hAnsi="宋体"/>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第十五条   本合同附件</w:t>
      </w:r>
    </w:p>
    <w:p>
      <w:pPr>
        <w:spacing w:line="500" w:lineRule="exact"/>
        <w:ind w:firstLine="319" w:firstLineChars="152"/>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以下附件及乙方投标时提供的投标文件和其他相关资料作为本合同的补充内容，具有同等法律效力。</w:t>
      </w:r>
    </w:p>
    <w:p>
      <w:pPr>
        <w:spacing w:line="500" w:lineRule="exact"/>
        <w:ind w:firstLine="441" w:firstLineChars="2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附件</w:t>
      </w:r>
      <w:r>
        <w:rPr>
          <w:rFonts w:ascii="仿宋_GB2312" w:eastAsia="仿宋_GB2312" w:hAnsi="宋体" w:hint="eastAsia"/>
          <w:color w:val="000000" w:themeColor="text1"/>
          <w:sz w:val="28"/>
          <w:szCs w:val="28"/>
          <w:lang w:val="en-US" w:eastAsia="zh-CN"/>
          <w14:textFill>
            <w14:solidFill>
              <w14:schemeClr w14:val="tx1"/>
            </w14:solidFill>
          </w14:textFill>
        </w:rPr>
        <w:t>1</w:t>
      </w:r>
      <w:r>
        <w:rPr>
          <w:rFonts w:ascii="仿宋_GB2312" w:eastAsia="仿宋_GB2312" w:hAnsi="宋体" w:hint="eastAsia"/>
          <w:color w:val="000000" w:themeColor="text1"/>
          <w:sz w:val="28"/>
          <w:szCs w:val="28"/>
          <w14:textFill>
            <w14:solidFill>
              <w14:schemeClr w14:val="tx1"/>
            </w14:solidFill>
          </w14:textFill>
        </w:rPr>
        <w:t>：售后服务承诺(厂家和代理商)，含培训内容（加盖公章）；</w:t>
      </w:r>
    </w:p>
    <w:p>
      <w:pPr>
        <w:spacing w:line="500" w:lineRule="exact"/>
        <w:ind w:firstLine="441" w:firstLineChars="2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附件</w:t>
      </w:r>
      <w:r>
        <w:rPr>
          <w:rFonts w:ascii="仿宋_GB2312" w:eastAsia="仿宋_GB2312" w:hAnsi="宋体" w:hint="eastAsia"/>
          <w:color w:val="000000" w:themeColor="text1"/>
          <w:sz w:val="28"/>
          <w:szCs w:val="28"/>
          <w:lang w:val="en-US" w:eastAsia="zh-CN"/>
          <w14:textFill>
            <w14:solidFill>
              <w14:schemeClr w14:val="tx1"/>
            </w14:solidFill>
          </w14:textFill>
        </w:rPr>
        <w:t>2</w:t>
      </w:r>
      <w:r>
        <w:rPr>
          <w:rFonts w:ascii="仿宋_GB2312" w:eastAsia="仿宋_GB2312" w:hAnsi="宋体" w:hint="eastAsia"/>
          <w:color w:val="000000" w:themeColor="text1"/>
          <w:sz w:val="28"/>
          <w:szCs w:val="28"/>
          <w14:textFill>
            <w14:solidFill>
              <w14:schemeClr w14:val="tx1"/>
            </w14:solidFill>
          </w14:textFill>
        </w:rPr>
        <w:t>：货物清单、设备详细配置清单（加盖公章）；</w:t>
      </w:r>
    </w:p>
    <w:p>
      <w:pPr>
        <w:spacing w:line="500" w:lineRule="exact"/>
        <w:ind w:firstLine="441" w:firstLineChars="2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附件</w:t>
      </w:r>
      <w:r>
        <w:rPr>
          <w:rFonts w:ascii="仿宋_GB2312" w:eastAsia="仿宋_GB2312" w:hAnsi="宋体" w:hint="eastAsia"/>
          <w:color w:val="000000" w:themeColor="text1"/>
          <w:sz w:val="28"/>
          <w:szCs w:val="28"/>
          <w:lang w:val="en-US" w:eastAsia="zh-CN"/>
          <w14:textFill>
            <w14:solidFill>
              <w14:schemeClr w14:val="tx1"/>
            </w14:solidFill>
          </w14:textFill>
        </w:rPr>
        <w:t>3</w:t>
      </w:r>
      <w:r>
        <w:rPr>
          <w:rFonts w:ascii="仿宋_GB2312" w:eastAsia="仿宋_GB2312" w:hAnsi="宋体" w:hint="eastAsia"/>
          <w:color w:val="000000" w:themeColor="text1"/>
          <w:sz w:val="28"/>
          <w:szCs w:val="28"/>
          <w14:textFill>
            <w14:solidFill>
              <w14:schemeClr w14:val="tx1"/>
            </w14:solidFill>
          </w14:textFill>
        </w:rPr>
        <w:t>：设备常用配件、消耗品报价、优惠价（加盖公章）。</w:t>
      </w:r>
    </w:p>
    <w:p>
      <w:pPr>
        <w:spacing w:line="500" w:lineRule="exact"/>
        <w:ind w:firstLine="441" w:firstLineChars="2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附件</w:t>
      </w:r>
      <w:r>
        <w:rPr>
          <w:rFonts w:ascii="仿宋_GB2312" w:eastAsia="仿宋_GB2312" w:hAnsi="宋体" w:hint="eastAsia"/>
          <w:color w:val="000000" w:themeColor="text1"/>
          <w:sz w:val="28"/>
          <w:szCs w:val="28"/>
          <w:lang w:val="en-US" w:eastAsia="zh-CN"/>
          <w14:textFill>
            <w14:solidFill>
              <w14:schemeClr w14:val="tx1"/>
            </w14:solidFill>
          </w14:textFill>
        </w:rPr>
        <w:t>4</w:t>
      </w:r>
      <w:r>
        <w:rPr>
          <w:rFonts w:ascii="仿宋_GB2312" w:eastAsia="仿宋_GB2312" w:hAnsi="宋体" w:hint="eastAsia"/>
          <w:color w:val="000000" w:themeColor="text1"/>
          <w:sz w:val="28"/>
          <w:szCs w:val="28"/>
          <w14:textFill>
            <w14:solidFill>
              <w14:schemeClr w14:val="tx1"/>
            </w14:solidFill>
          </w14:textFill>
        </w:rPr>
        <w:t>：医疗卫生机构医药产品廉洁购销合同；</w:t>
      </w:r>
    </w:p>
    <w:p>
      <w:pPr>
        <w:spacing w:line="500" w:lineRule="exact"/>
        <w:ind w:firstLine="441" w:firstLineChars="2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附件</w:t>
      </w:r>
      <w:r>
        <w:rPr>
          <w:rFonts w:ascii="仿宋_GB2312" w:eastAsia="仿宋_GB2312" w:hAnsi="宋体" w:hint="eastAsia"/>
          <w:color w:val="000000" w:themeColor="text1"/>
          <w:sz w:val="28"/>
          <w:szCs w:val="28"/>
          <w:lang w:val="en-US" w:eastAsia="zh-CN"/>
          <w14:textFill>
            <w14:solidFill>
              <w14:schemeClr w14:val="tx1"/>
            </w14:solidFill>
          </w14:textFill>
        </w:rPr>
        <w:t>5</w:t>
      </w:r>
      <w:r>
        <w:rPr>
          <w:rFonts w:ascii="仿宋_GB2312" w:eastAsia="仿宋_GB2312" w:hAnsi="宋体" w:hint="eastAsia"/>
          <w:color w:val="000000" w:themeColor="text1"/>
          <w:sz w:val="28"/>
          <w:szCs w:val="28"/>
          <w14:textFill>
            <w14:solidFill>
              <w14:schemeClr w14:val="tx1"/>
            </w14:solidFill>
          </w14:textFill>
        </w:rPr>
        <w:t>：龙岗区进一步规范政商交往行为告知书；</w:t>
      </w:r>
    </w:p>
    <w:p>
      <w:pPr>
        <w:spacing w:line="500" w:lineRule="exact"/>
        <w:ind w:firstLine="441" w:firstLineChars="2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附件</w:t>
      </w:r>
      <w:r>
        <w:rPr>
          <w:rFonts w:ascii="仿宋_GB2312" w:eastAsia="仿宋_GB2312" w:hAnsi="宋体" w:hint="eastAsia"/>
          <w:color w:val="000000" w:themeColor="text1"/>
          <w:sz w:val="28"/>
          <w:szCs w:val="28"/>
          <w:lang w:val="en-US" w:eastAsia="zh-CN"/>
          <w14:textFill>
            <w14:solidFill>
              <w14:schemeClr w14:val="tx1"/>
            </w14:solidFill>
          </w14:textFill>
        </w:rPr>
        <w:t>6</w:t>
      </w:r>
      <w:r>
        <w:rPr>
          <w:rFonts w:ascii="仿宋_GB2312" w:eastAsia="仿宋_GB2312" w:hAnsi="宋体" w:hint="eastAsia"/>
          <w:color w:val="000000" w:themeColor="text1"/>
          <w:sz w:val="28"/>
          <w:szCs w:val="28"/>
          <w14:textFill>
            <w14:solidFill>
              <w14:schemeClr w14:val="tx1"/>
            </w14:solidFill>
          </w14:textFill>
        </w:rPr>
        <w:t>：龙岗区公职人员政商交往“十个不准”承诺书；</w:t>
      </w:r>
    </w:p>
    <w:p>
      <w:pPr>
        <w:spacing w:line="500" w:lineRule="exact"/>
        <w:ind w:firstLine="441" w:firstLineChars="2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附件</w:t>
      </w:r>
      <w:r>
        <w:rPr>
          <w:rFonts w:ascii="仿宋_GB2312" w:eastAsia="仿宋_GB2312" w:hAnsi="宋体" w:hint="eastAsia"/>
          <w:color w:val="000000" w:themeColor="text1"/>
          <w:sz w:val="28"/>
          <w:szCs w:val="28"/>
          <w:lang w:val="en-US" w:eastAsia="zh-CN"/>
          <w14:textFill>
            <w14:solidFill>
              <w14:schemeClr w14:val="tx1"/>
            </w14:solidFill>
          </w14:textFill>
        </w:rPr>
        <w:t>7</w:t>
      </w:r>
      <w:r>
        <w:rPr>
          <w:rFonts w:ascii="仿宋_GB2312" w:eastAsia="仿宋_GB2312" w:hAnsi="宋体" w:hint="eastAsia"/>
          <w:color w:val="000000" w:themeColor="text1"/>
          <w:sz w:val="28"/>
          <w:szCs w:val="28"/>
          <w14:textFill>
            <w14:solidFill>
              <w14:schemeClr w14:val="tx1"/>
            </w14:solidFill>
          </w14:textFill>
        </w:rPr>
        <w:t>：龙岗区第四人民医院安全责任协议书；</w:t>
      </w:r>
    </w:p>
    <w:p>
      <w:pPr>
        <w:rPr>
          <w:rFonts w:ascii="仿宋_GB2312" w:eastAsia="仿宋_GB2312" w:hAnsi="宋体" w:hint="eastAsia"/>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br w:type="page"/>
      </w:r>
    </w:p>
    <w:p>
      <w:pPr>
        <w:spacing w:line="500" w:lineRule="exact"/>
        <w:ind w:firstLine="420" w:firstLineChars="200"/>
        <w:rPr>
          <w:rFonts w:ascii="仿宋_GB2312" w:eastAsia="仿宋_GB2312"/>
          <w:b/>
          <w:color w:val="000000" w:themeColor="text1"/>
          <w:sz w:val="28"/>
          <w:szCs w:val="28"/>
          <w14:textFill>
            <w14:solidFill>
              <w14:schemeClr w14:val="tx1"/>
            </w14:solidFill>
          </w14:textFill>
        </w:rPr>
      </w:pPr>
      <w:r>
        <w:rPr>
          <w:rFonts w:ascii="仿宋_GB2312" w:eastAsia="仿宋_GB2312" w:hAnsi="宋体" w:hint="eastAsia"/>
          <w:b/>
          <w:color w:val="000000" w:themeColor="text1"/>
          <w:sz w:val="28"/>
          <w:szCs w:val="28"/>
          <w14:textFill>
            <w14:solidFill>
              <w14:schemeClr w14:val="tx1"/>
            </w14:solidFill>
          </w14:textFill>
        </w:rPr>
        <w:t>第十六条  合同生效及其它</w:t>
      </w:r>
    </w:p>
    <w:p>
      <w:pPr>
        <w:spacing w:line="500" w:lineRule="exact"/>
        <w:ind w:firstLine="630" w:firstLineChars="30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1. 合同经双方法定代表人或授权委托代表人签字并加盖单位公章后生效。</w:t>
      </w:r>
    </w:p>
    <w:p>
      <w:pPr>
        <w:spacing w:line="500" w:lineRule="exact"/>
        <w:ind w:firstLine="651" w:firstLineChars="310"/>
        <w:rPr>
          <w:rFonts w:ascii="仿宋_GB2312" w:eastAsia="仿宋_GB2312" w:hAnsi="宋体"/>
          <w:color w:val="000000" w:themeColor="text1"/>
          <w:sz w:val="28"/>
          <w:szCs w:val="28"/>
          <w:u w:val="single"/>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2.其他约定条款：</w:t>
      </w:r>
      <w:r>
        <w:rPr>
          <w:rFonts w:ascii="仿宋_GB2312" w:eastAsia="仿宋_GB2312" w:hAnsi="宋体" w:hint="eastAsia"/>
          <w:color w:val="000000" w:themeColor="text1"/>
          <w:sz w:val="28"/>
          <w:szCs w:val="28"/>
          <w:u w:val="single"/>
          <w14:textFill>
            <w14:solidFill>
              <w14:schemeClr w14:val="tx1"/>
            </w14:solidFill>
          </w14:textFill>
        </w:rPr>
        <w:t>无</w:t>
      </w:r>
    </w:p>
    <w:p>
      <w:pPr>
        <w:spacing w:line="500" w:lineRule="exact"/>
        <w:ind w:firstLine="651" w:firstLineChars="3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3.本合同未尽事宜，遵照《民法典》有关条文执行。</w:t>
      </w:r>
    </w:p>
    <w:p>
      <w:pPr>
        <w:spacing w:line="500" w:lineRule="exact"/>
        <w:ind w:firstLine="651" w:firstLineChars="31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4. 本合同正本一式</w:t>
      </w:r>
      <w:r>
        <w:rPr>
          <w:rFonts w:ascii="仿宋_GB2312" w:eastAsia="仿宋_GB2312" w:hAnsi="宋体" w:hint="eastAsia"/>
          <w:color w:val="000000" w:themeColor="text1"/>
          <w:sz w:val="28"/>
          <w:szCs w:val="28"/>
          <w:u w:val="single"/>
          <w14:textFill>
            <w14:solidFill>
              <w14:schemeClr w14:val="tx1"/>
            </w14:solidFill>
          </w14:textFill>
        </w:rPr>
        <w:t>肆</w:t>
      </w:r>
      <w:r>
        <w:rPr>
          <w:rFonts w:ascii="仿宋_GB2312" w:eastAsia="仿宋_GB2312" w:hAnsi="宋体" w:hint="eastAsia"/>
          <w:color w:val="000000" w:themeColor="text1"/>
          <w:sz w:val="28"/>
          <w:szCs w:val="28"/>
          <w14:textFill>
            <w14:solidFill>
              <w14:schemeClr w14:val="tx1"/>
            </w14:solidFill>
          </w14:textFill>
        </w:rPr>
        <w:t>份，具有同等法律效力，甲方执</w:t>
      </w:r>
      <w:r>
        <w:rPr>
          <w:rFonts w:ascii="仿宋_GB2312" w:eastAsia="仿宋_GB2312" w:hAnsi="宋体" w:hint="eastAsia"/>
          <w:color w:val="000000" w:themeColor="text1"/>
          <w:sz w:val="28"/>
          <w:szCs w:val="28"/>
          <w:u w:val="single"/>
          <w14:textFill>
            <w14:solidFill>
              <w14:schemeClr w14:val="tx1"/>
            </w14:solidFill>
          </w14:textFill>
        </w:rPr>
        <w:t>叁</w:t>
      </w:r>
      <w:r>
        <w:rPr>
          <w:rFonts w:ascii="仿宋_GB2312" w:eastAsia="仿宋_GB2312" w:hAnsi="宋体" w:hint="eastAsia"/>
          <w:color w:val="000000" w:themeColor="text1"/>
          <w:sz w:val="28"/>
          <w:szCs w:val="28"/>
          <w14:textFill>
            <w14:solidFill>
              <w14:schemeClr w14:val="tx1"/>
            </w14:solidFill>
          </w14:textFill>
        </w:rPr>
        <w:t>份，乙方执</w:t>
      </w:r>
      <w:r>
        <w:rPr>
          <w:rFonts w:ascii="仿宋_GB2312" w:eastAsia="仿宋_GB2312" w:hAnsi="宋体" w:hint="eastAsia"/>
          <w:color w:val="000000" w:themeColor="text1"/>
          <w:sz w:val="28"/>
          <w:szCs w:val="28"/>
          <w:u w:val="single"/>
          <w14:textFill>
            <w14:solidFill>
              <w14:schemeClr w14:val="tx1"/>
            </w14:solidFill>
          </w14:textFill>
        </w:rPr>
        <w:t>壹</w:t>
      </w:r>
      <w:r>
        <w:rPr>
          <w:rFonts w:ascii="仿宋_GB2312" w:eastAsia="仿宋_GB2312" w:hAnsi="宋体" w:hint="eastAsia"/>
          <w:color w:val="000000" w:themeColor="text1"/>
          <w:sz w:val="28"/>
          <w:szCs w:val="28"/>
          <w14:textFill>
            <w14:solidFill>
              <w14:schemeClr w14:val="tx1"/>
            </w14:solidFill>
          </w14:textFill>
        </w:rPr>
        <w:t>份。</w:t>
      </w:r>
    </w:p>
    <w:p>
      <w:pPr>
        <w:spacing w:line="500" w:lineRule="exact"/>
        <w:ind w:firstLine="651" w:firstLineChars="310"/>
        <w:rPr>
          <w:rFonts w:ascii="仿宋_GB2312" w:eastAsia="仿宋_GB2312" w:hAnsi="宋体"/>
          <w:color w:val="000000" w:themeColor="text1"/>
          <w:sz w:val="28"/>
          <w:szCs w:val="28"/>
          <w14:textFill>
            <w14:solidFill>
              <w14:schemeClr w14:val="tx1"/>
            </w14:solidFill>
          </w14:textFill>
        </w:rPr>
      </w:pPr>
    </w:p>
    <w:tbl>
      <w:tblPr>
        <w:tblStyle w:val="TableGrid"/>
        <w:tblW w:w="9070" w:type="dxa"/>
        <w:jc w:val="center"/>
        <w:tblBorders>
          <w:top w:val="nil"/>
          <w:left w:val="nil"/>
          <w:bottom w:val="nil"/>
          <w:right w:val="nil"/>
          <w:insideH w:val="nil"/>
          <w:insideV w:val="nil"/>
        </w:tblBorders>
        <w:tblCellMar>
          <w:top w:w="0" w:type="dxa"/>
          <w:left w:w="108" w:type="dxa"/>
          <w:bottom w:w="0" w:type="dxa"/>
          <w:right w:w="108" w:type="dxa"/>
        </w:tblCellMar>
      </w:tblPr>
      <w:tblGrid>
        <w:gridCol w:w="4535"/>
        <w:gridCol w:w="4535"/>
      </w:tblGrid>
      <w:tr>
        <w:tblPrEx>
          <w:tblW w:w="9070" w:type="dxa"/>
          <w:jc w:val="center"/>
          <w:tblBorders>
            <w:top w:val="nil"/>
            <w:left w:val="nil"/>
            <w:bottom w:val="nil"/>
            <w:right w:val="nil"/>
            <w:insideH w:val="nil"/>
            <w:insideV w:val="nil"/>
          </w:tblBorders>
          <w:tblCellMar>
            <w:top w:w="0" w:type="dxa"/>
            <w:left w:w="108" w:type="dxa"/>
            <w:bottom w:w="0" w:type="dxa"/>
            <w:right w:w="108" w:type="dxa"/>
          </w:tblCellMar>
        </w:tblPrEx>
        <w:trPr>
          <w:trHeight w:val="4679"/>
          <w:jc w:val="center"/>
        </w:trPr>
        <w:tc>
          <w:tcPr>
            <w:tcW w:w="4535" w:type="dxa"/>
            <w:tcBorders>
              <w:tl2br w:val="nil"/>
              <w:tr2bl w:val="nil"/>
            </w:tcBorders>
            <w:vAlign w:val="top"/>
          </w:tcPr>
          <w:p>
            <w:pPr>
              <w:pStyle w:val="NormalIndent"/>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eastAsia="仿宋_GB2312" w:hAnsi="宋体" w:cs="Times New Roman" w:hint="eastAsia"/>
                <w:color w:val="000000" w:themeColor="text1"/>
                <w:sz w:val="28"/>
                <w:szCs w:val="28"/>
                <w14:textFill>
                  <w14:solidFill>
                    <w14:schemeClr w14:val="tx1"/>
                  </w14:solidFill>
                </w14:textFill>
              </w:rPr>
              <w:t>甲方（盖章）：</w:t>
            </w:r>
          </w:p>
          <w:p>
            <w:pPr>
              <w:pStyle w:val="NormalIndent"/>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eastAsia="仿宋_GB2312" w:hAnsi="宋体" w:cs="Times New Roman" w:hint="eastAsia"/>
                <w:color w:val="000000" w:themeColor="text1"/>
                <w:sz w:val="28"/>
                <w:szCs w:val="28"/>
                <w14:textFill>
                  <w14:solidFill>
                    <w14:schemeClr w14:val="tx1"/>
                  </w14:solidFill>
                </w14:textFill>
              </w:rPr>
              <w:t>深圳市龙岗区第四人民医院</w:t>
            </w:r>
          </w:p>
          <w:p>
            <w:pPr>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pPr>
            <w:r>
              <w:rPr>
                <w:rFonts w:ascii="仿宋_GB2312" w:hAnsi="宋体" w:cs="Times New Roman" w:hint="eastAsia"/>
                <w:color w:val="000000" w:themeColor="text1"/>
                <w:sz w:val="28"/>
                <w:szCs w:val="28"/>
                <w:lang w:val="en-US" w:eastAsia="zh-CN"/>
                <w14:textFill>
                  <w14:solidFill>
                    <w14:schemeClr w14:val="tx1"/>
                  </w14:solidFill>
                </w14:textFill>
              </w:rPr>
              <w:t>地址：</w:t>
            </w:r>
            <w:r>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t>深圳市龙岗区南湾街道金健路2号</w:t>
            </w:r>
          </w:p>
          <w:p>
            <w:pPr>
              <w:pStyle w:val="NormalIndent"/>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eastAsia="仿宋_GB2312" w:hAnsi="宋体" w:cs="Times New Roman" w:hint="eastAsia"/>
                <w:color w:val="000000" w:themeColor="text1"/>
                <w:sz w:val="28"/>
                <w:szCs w:val="28"/>
                <w14:textFill>
                  <w14:solidFill>
                    <w14:schemeClr w14:val="tx1"/>
                  </w14:solidFill>
                </w14:textFill>
              </w:rPr>
              <w:t>法定代表人：</w:t>
            </w:r>
          </w:p>
          <w:p>
            <w:pPr>
              <w:pStyle w:val="NormalIndent"/>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eastAsia="仿宋_GB2312" w:hAnsi="宋体" w:cs="Times New Roman" w:hint="eastAsia"/>
                <w:color w:val="000000" w:themeColor="text1"/>
                <w:sz w:val="28"/>
                <w:szCs w:val="28"/>
                <w14:textFill>
                  <w14:solidFill>
                    <w14:schemeClr w14:val="tx1"/>
                  </w14:solidFill>
                </w14:textFill>
              </w:rPr>
              <w:t>委托代理人：</w:t>
            </w:r>
          </w:p>
          <w:p>
            <w:pPr>
              <w:pStyle w:val="NormalIndent"/>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eastAsia="仿宋_GB2312" w:hAnsi="宋体" w:cs="Times New Roman" w:hint="eastAsia"/>
                <w:color w:val="000000" w:themeColor="text1"/>
                <w:sz w:val="28"/>
                <w:szCs w:val="28"/>
                <w14:textFill>
                  <w14:solidFill>
                    <w14:schemeClr w14:val="tx1"/>
                  </w14:solidFill>
                </w14:textFill>
              </w:rPr>
              <w:t>电话：0755-28717183</w:t>
            </w:r>
          </w:p>
          <w:p>
            <w:pPr>
              <w:pStyle w:val="NormalIndent"/>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eastAsia="仿宋_GB2312" w:hAnsi="宋体" w:cs="Times New Roman" w:hint="eastAsia"/>
                <w:color w:val="000000" w:themeColor="text1"/>
                <w:sz w:val="28"/>
                <w:szCs w:val="28"/>
                <w14:textFill>
                  <w14:solidFill>
                    <w14:schemeClr w14:val="tx1"/>
                  </w14:solidFill>
                </w14:textFill>
              </w:rPr>
              <w:t>开户银行：</w:t>
            </w:r>
          </w:p>
          <w:p>
            <w:pPr>
              <w:pStyle w:val="NormalIndent"/>
              <w:ind w:left="0" w:firstLine="0" w:leftChars="0" w:firstLineChars="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深圳农村商业银行南岭支行</w:t>
            </w:r>
          </w:p>
          <w:p>
            <w:pPr>
              <w:pStyle w:val="NormalIndent"/>
              <w:ind w:left="0" w:firstLine="0" w:leftChars="0" w:firstLineChars="0"/>
              <w:rPr>
                <w:rFonts w:ascii="仿宋_GB2312" w:eastAsia="仿宋_GB2312" w:hAnsi="宋体" w:hint="eastAsia"/>
                <w:color w:val="000000" w:themeColor="text1"/>
                <w:sz w:val="28"/>
                <w:szCs w:val="28"/>
                <w14:textFill>
                  <w14:solidFill>
                    <w14:schemeClr w14:val="tx1"/>
                  </w14:solidFill>
                </w14:textFill>
              </w:rPr>
            </w:pPr>
            <w:r>
              <w:rPr>
                <w:rFonts w:ascii="仿宋_GB2312" w:hAnsi="宋体" w:hint="eastAsia"/>
                <w:color w:val="000000" w:themeColor="text1"/>
                <w:sz w:val="28"/>
                <w:szCs w:val="28"/>
                <w:lang w:eastAsia="zh-CN"/>
                <w14:textFill>
                  <w14:solidFill>
                    <w14:schemeClr w14:val="tx1"/>
                  </w14:solidFill>
                </w14:textFill>
              </w:rPr>
              <w:t>账</w:t>
            </w:r>
            <w:r>
              <w:rPr>
                <w:rFonts w:ascii="仿宋_GB2312" w:eastAsia="仿宋_GB2312" w:hAnsi="宋体" w:hint="eastAsia"/>
                <w:color w:val="000000" w:themeColor="text1"/>
                <w:sz w:val="28"/>
                <w:szCs w:val="28"/>
                <w14:textFill>
                  <w14:solidFill>
                    <w14:schemeClr w14:val="tx1"/>
                  </w14:solidFill>
                </w14:textFill>
              </w:rPr>
              <w:t xml:space="preserve">    号：000083698857 </w:t>
            </w:r>
          </w:p>
          <w:p>
            <w:pPr>
              <w:pStyle w:val="NormalIndent"/>
              <w:ind w:left="0" w:firstLine="0" w:leftChars="0" w:firstLineChars="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统一社会信用代码：</w:t>
            </w:r>
          </w:p>
          <w:p>
            <w:pPr>
              <w:pStyle w:val="NormalIndent"/>
              <w:ind w:left="0" w:firstLine="0" w:leftChars="0" w:firstLineChars="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 xml:space="preserve">12440307G34813575J </w:t>
            </w:r>
          </w:p>
          <w:p>
            <w:pPr>
              <w:pStyle w:val="NormalIndent"/>
              <w:ind w:left="0" w:firstLine="0" w:leftChars="0" w:firstLineChars="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纳税识别号：440307G34813575</w:t>
            </w:r>
          </w:p>
        </w:tc>
        <w:tc>
          <w:tcPr>
            <w:tcW w:w="4535" w:type="dxa"/>
            <w:tcBorders>
              <w:tl2br w:val="nil"/>
              <w:tr2bl w:val="nil"/>
            </w:tcBorders>
            <w:vAlign w:val="top"/>
          </w:tcPr>
          <w:p>
            <w:pPr>
              <w:spacing w:line="360" w:lineRule="auto"/>
              <w:jc w:val="both"/>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pPr>
            <w:r>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t>乙方（盖章）：</w:t>
            </w:r>
          </w:p>
          <w:p>
            <w:pPr>
              <w:pStyle w:val="NormalIndent"/>
              <w:spacing w:line="360" w:lineRule="auto"/>
              <w:ind w:left="0" w:firstLine="0" w:leftChars="0" w:firstLineChars="0"/>
              <w:rPr>
                <w:rFonts w:hint="eastAsia"/>
                <w:lang w:val="en-US" w:eastAsia="zh-CN"/>
              </w:rPr>
            </w:pPr>
          </w:p>
          <w:p>
            <w:pPr>
              <w:pStyle w:val="NormalIndent"/>
              <w:spacing w:line="360" w:lineRule="auto"/>
              <w:ind w:left="0" w:firstLine="0" w:leftChars="0" w:firstLineChars="0"/>
              <w:rPr>
                <w:rFonts w:ascii="仿宋_GB2312" w:hAnsi="宋体" w:cs="Times New Roman" w:hint="eastAsia"/>
                <w:color w:val="000000" w:themeColor="text1"/>
                <w:sz w:val="28"/>
                <w:szCs w:val="28"/>
                <w:lang w:val="en-US" w:eastAsia="zh-CN"/>
                <w14:textFill>
                  <w14:solidFill>
                    <w14:schemeClr w14:val="tx1"/>
                  </w14:solidFill>
                </w14:textFill>
              </w:rPr>
            </w:pPr>
            <w:r>
              <w:rPr>
                <w:rFonts w:ascii="仿宋_GB2312" w:hAnsi="宋体" w:cs="Times New Roman" w:hint="eastAsia"/>
                <w:color w:val="000000" w:themeColor="text1"/>
                <w:sz w:val="28"/>
                <w:szCs w:val="28"/>
                <w:lang w:val="en-US" w:eastAsia="zh-CN"/>
                <w14:textFill>
                  <w14:solidFill>
                    <w14:schemeClr w14:val="tx1"/>
                  </w14:solidFill>
                </w14:textFill>
              </w:rPr>
              <w:t>地址：</w:t>
            </w:r>
          </w:p>
          <w:p>
            <w:pPr>
              <w:pStyle w:val="NormalIndent"/>
              <w:spacing w:line="360" w:lineRule="auto"/>
              <w:ind w:left="0" w:firstLine="0" w:leftChars="0" w:firstLineChars="0"/>
              <w:rPr>
                <w:rFonts w:ascii="仿宋_GB2312" w:hAnsi="宋体" w:cs="Times New Roman" w:hint="eastAsia"/>
                <w:color w:val="000000" w:themeColor="text1"/>
                <w:sz w:val="28"/>
                <w:szCs w:val="28"/>
                <w:lang w:val="en-US" w:eastAsia="zh-CN"/>
                <w14:textFill>
                  <w14:solidFill>
                    <w14:schemeClr w14:val="tx1"/>
                  </w14:solidFill>
                </w14:textFill>
              </w:rPr>
            </w:pPr>
          </w:p>
          <w:p>
            <w:pPr>
              <w:spacing w:line="360" w:lineRule="auto"/>
              <w:jc w:val="both"/>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pPr>
            <w:r>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t>法定代表人：</w:t>
            </w:r>
          </w:p>
          <w:p>
            <w:pPr>
              <w:spacing w:line="360" w:lineRule="auto"/>
              <w:jc w:val="both"/>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pPr>
            <w:r>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t>委托代理人：</w:t>
            </w:r>
          </w:p>
          <w:p>
            <w:pPr>
              <w:pStyle w:val="NormalIndent"/>
              <w:spacing w:line="360" w:lineRule="auto"/>
              <w:ind w:left="0" w:firstLine="0" w:leftChars="0" w:firstLineChars="0"/>
              <w:jc w:val="both"/>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pPr>
            <w:r>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t>电话：</w:t>
            </w:r>
          </w:p>
          <w:p>
            <w:pPr>
              <w:pStyle w:val="NormalIndent"/>
              <w:spacing w:line="360" w:lineRule="auto"/>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eastAsia="仿宋_GB2312" w:hAnsi="宋体" w:cs="Times New Roman" w:hint="eastAsia"/>
                <w:color w:val="000000" w:themeColor="text1"/>
                <w:sz w:val="28"/>
                <w:szCs w:val="28"/>
                <w14:textFill>
                  <w14:solidFill>
                    <w14:schemeClr w14:val="tx1"/>
                  </w14:solidFill>
                </w14:textFill>
              </w:rPr>
              <w:t>开户银行：</w:t>
            </w:r>
          </w:p>
          <w:p>
            <w:pPr>
              <w:pStyle w:val="NormalIndent"/>
              <w:spacing w:line="360" w:lineRule="auto"/>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p>
          <w:p>
            <w:pPr>
              <w:pStyle w:val="NormalIndent"/>
              <w:spacing w:line="360" w:lineRule="auto"/>
              <w:ind w:left="0" w:firstLine="0" w:leftChars="0" w:firstLineChars="0"/>
              <w:rPr>
                <w:rFonts w:ascii="仿宋_GB2312" w:eastAsia="仿宋_GB2312" w:hAnsi="宋体" w:cs="Times New Roman" w:hint="eastAsia"/>
                <w:color w:val="000000" w:themeColor="text1"/>
                <w:sz w:val="28"/>
                <w:szCs w:val="28"/>
                <w14:textFill>
                  <w14:solidFill>
                    <w14:schemeClr w14:val="tx1"/>
                  </w14:solidFill>
                </w14:textFill>
              </w:rPr>
            </w:pPr>
            <w:r>
              <w:rPr>
                <w:rFonts w:ascii="仿宋_GB2312" w:hAnsi="宋体" w:hint="eastAsia"/>
                <w:color w:val="000000" w:themeColor="text1"/>
                <w:sz w:val="28"/>
                <w:szCs w:val="28"/>
                <w:lang w:eastAsia="zh-CN"/>
                <w14:textFill>
                  <w14:solidFill>
                    <w14:schemeClr w14:val="tx1"/>
                  </w14:solidFill>
                </w14:textFill>
              </w:rPr>
              <w:t>账</w:t>
            </w:r>
            <w:r>
              <w:rPr>
                <w:rFonts w:ascii="仿宋_GB2312" w:eastAsia="仿宋_GB2312" w:hAnsi="宋体" w:cs="Times New Roman" w:hint="eastAsia"/>
                <w:color w:val="000000" w:themeColor="text1"/>
                <w:sz w:val="28"/>
                <w:szCs w:val="28"/>
                <w14:textFill>
                  <w14:solidFill>
                    <w14:schemeClr w14:val="tx1"/>
                  </w14:solidFill>
                </w14:textFill>
              </w:rPr>
              <w:t xml:space="preserve">    号：</w:t>
            </w:r>
          </w:p>
          <w:p>
            <w:pPr>
              <w:pStyle w:val="NormalIndent"/>
              <w:spacing w:line="360" w:lineRule="auto"/>
              <w:ind w:left="0" w:firstLine="0" w:leftChars="0" w:firstLineChars="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统一社会信用代码：</w:t>
            </w:r>
          </w:p>
          <w:p>
            <w:pPr>
              <w:pStyle w:val="NormalIndent"/>
              <w:spacing w:line="360" w:lineRule="auto"/>
              <w:ind w:left="0" w:firstLine="0" w:leftChars="0" w:firstLineChars="0"/>
              <w:jc w:val="both"/>
              <w:rPr>
                <w:rFonts w:ascii="仿宋_GB2312" w:eastAsia="仿宋_GB2312" w:hAnsi="宋体" w:cs="Times New Roman" w:hint="eastAsia"/>
                <w:color w:val="000000" w:themeColor="text1"/>
                <w:kern w:val="2"/>
                <w:sz w:val="28"/>
                <w:szCs w:val="28"/>
                <w:lang w:val="en-US" w:eastAsia="zh-CN" w:bidi="ar-SA"/>
                <w14:textFill>
                  <w14:solidFill>
                    <w14:schemeClr w14:val="tx1"/>
                  </w14:solidFill>
                </w14:textFill>
              </w:rPr>
            </w:pPr>
          </w:p>
          <w:p>
            <w:pPr>
              <w:spacing w:line="500" w:lineRule="exact"/>
              <w:ind w:firstLine="651" w:firstLineChars="310"/>
              <w:jc w:val="both"/>
              <w:rPr>
                <w:rFonts w:ascii="仿宋_GB2312" w:eastAsia="仿宋_GB2312" w:hAnsi="宋体" w:cs="Times New Roman" w:hint="eastAsia"/>
                <w:color w:val="000000" w:themeColor="text1"/>
                <w:sz w:val="28"/>
                <w:szCs w:val="28"/>
                <w14:textFill>
                  <w14:solidFill>
                    <w14:schemeClr w14:val="tx1"/>
                  </w14:solidFill>
                </w14:textFill>
              </w:rPr>
            </w:pPr>
          </w:p>
        </w:tc>
      </w:tr>
    </w:tbl>
    <w:p>
      <w:pPr>
        <w:spacing w:line="500" w:lineRule="exact"/>
        <w:ind w:firstLine="1995" w:firstLineChars="950"/>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签约时间：      年   月   日</w:t>
      </w:r>
    </w:p>
    <w:p>
      <w:pPr>
        <w:spacing w:line="500" w:lineRule="exact"/>
        <w:ind w:firstLine="1995" w:firstLineChars="950"/>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签约地址：深圳市龙岗区第四人民医院</w:t>
      </w:r>
    </w:p>
    <w:p>
      <w:pPr>
        <w:pStyle w:val="NormalIndent"/>
      </w:pPr>
    </w:p>
    <w:p>
      <w:pPr>
        <w:ind w:firstLine="420" w:firstLineChars="200"/>
        <w:rPr>
          <w:rFonts w:ascii="仿宋_GB2312" w:eastAsia="仿宋_GB2312" w:hAnsi="宋体"/>
          <w:sz w:val="28"/>
          <w:szCs w:val="28"/>
        </w:rPr>
      </w:pPr>
      <w:r>
        <w:rPr>
          <w:rFonts w:ascii="仿宋_GB2312" w:eastAsia="仿宋_GB2312" w:hAnsi="宋体" w:hint="eastAsia"/>
          <w:sz w:val="28"/>
          <w:szCs w:val="28"/>
        </w:rPr>
        <w:t>附件</w:t>
      </w:r>
      <w:r>
        <w:rPr>
          <w:rFonts w:ascii="仿宋_GB2312" w:eastAsia="仿宋_GB2312" w:hAnsi="宋体" w:hint="eastAsia"/>
          <w:sz w:val="28"/>
          <w:szCs w:val="28"/>
          <w:lang w:val="en-US" w:eastAsia="zh-CN"/>
        </w:rPr>
        <w:t>1</w:t>
      </w:r>
      <w:r>
        <w:rPr>
          <w:rFonts w:ascii="仿宋_GB2312" w:eastAsia="仿宋_GB2312" w:hAnsi="宋体" w:hint="eastAsia"/>
          <w:sz w:val="28"/>
          <w:szCs w:val="28"/>
        </w:rPr>
        <w:t xml:space="preserve">：           </w:t>
      </w:r>
      <w:r>
        <w:rPr>
          <w:rFonts w:ascii="黑体" w:eastAsia="黑体" w:hAnsi="宋体" w:hint="eastAsia"/>
          <w:b/>
          <w:sz w:val="44"/>
          <w:szCs w:val="44"/>
        </w:rPr>
        <w:t>售后服务承诺</w:t>
      </w:r>
    </w:p>
    <w:p>
      <w:pPr>
        <w:spacing w:line="400" w:lineRule="exact"/>
        <w:ind w:firstLine="412" w:firstLineChars="196"/>
        <w:rPr>
          <w:rFonts w:ascii="宋体" w:hAnsi="宋体"/>
          <w:b/>
          <w:color w:val="000000"/>
          <w:sz w:val="24"/>
        </w:rPr>
      </w:pPr>
      <w:r>
        <w:rPr>
          <w:rFonts w:ascii="宋体" w:hAnsi="宋体" w:hint="eastAsia"/>
          <w:b/>
          <w:color w:val="000000"/>
          <w:sz w:val="24"/>
        </w:rPr>
        <w:t>除合同中规定内容外，乙方还应提供下列服务：</w:t>
      </w:r>
    </w:p>
    <w:tbl>
      <w:tblPr>
        <w:tblStyle w:val="TableNormal"/>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78"/>
        <w:gridCol w:w="8520"/>
      </w:tblGrid>
      <w:tr>
        <w:tblPrEx>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78" w:type="dxa"/>
            <w:vAlign w:val="center"/>
          </w:tcPr>
          <w:p>
            <w:pPr>
              <w:jc w:val="center"/>
              <w:rPr>
                <w:rFonts w:ascii="宋体" w:hAnsi="宋体"/>
                <w:b/>
                <w:sz w:val="24"/>
              </w:rPr>
            </w:pPr>
            <w:r>
              <w:rPr>
                <w:rFonts w:ascii="宋体" w:hAnsi="宋体" w:hint="eastAsia"/>
                <w:b/>
                <w:sz w:val="24"/>
              </w:rPr>
              <w:t>序号</w:t>
            </w:r>
          </w:p>
        </w:tc>
        <w:tc>
          <w:tcPr>
            <w:tcW w:w="8520" w:type="dxa"/>
            <w:vAlign w:val="center"/>
          </w:tcPr>
          <w:p>
            <w:pPr>
              <w:jc w:val="center"/>
              <w:rPr>
                <w:rFonts w:ascii="宋体" w:hAnsi="宋体"/>
                <w:b/>
                <w:sz w:val="24"/>
              </w:rPr>
            </w:pPr>
            <w:r>
              <w:rPr>
                <w:rFonts w:ascii="宋体" w:hAnsi="宋体" w:hint="eastAsia"/>
                <w:b/>
                <w:sz w:val="24"/>
              </w:rPr>
              <w:t>售后服务条款</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1</w:t>
            </w:r>
          </w:p>
        </w:tc>
        <w:tc>
          <w:tcPr>
            <w:tcW w:w="8520" w:type="dxa"/>
            <w:vAlign w:val="center"/>
          </w:tcPr>
          <w:p>
            <w:pPr>
              <w:rPr>
                <w:sz w:val="24"/>
              </w:rPr>
            </w:pPr>
            <w:r>
              <w:rPr>
                <w:rFonts w:hint="eastAsia"/>
                <w:sz w:val="24"/>
              </w:rPr>
              <w:t>在广东省内有售后服务机构，并提供其服务机构的证明材料及详细的地址、联系方式。</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2</w:t>
            </w:r>
          </w:p>
        </w:tc>
        <w:tc>
          <w:tcPr>
            <w:tcW w:w="8520" w:type="dxa"/>
            <w:vAlign w:val="center"/>
          </w:tcPr>
          <w:p>
            <w:pPr>
              <w:rPr>
                <w:rFonts w:ascii="宋体" w:hAnsi="宋体"/>
                <w:color w:val="000000" w:themeColor="text1"/>
                <w:sz w:val="24"/>
                <w14:textFill>
                  <w14:solidFill>
                    <w14:schemeClr w14:val="tx1"/>
                  </w14:solidFill>
                </w14:textFill>
              </w:rPr>
            </w:pPr>
            <w:r>
              <w:rPr>
                <w:rFonts w:ascii="宋体" w:hAnsi="宋体" w:hint="eastAsia"/>
                <w:color w:val="000000" w:themeColor="text1"/>
                <w:sz w:val="24"/>
                <w14:textFill>
                  <w14:solidFill>
                    <w14:schemeClr w14:val="tx1"/>
                  </w14:solidFill>
                </w14:textFill>
              </w:rPr>
              <w:t>验收时提供产品中文说明书、操作手册、维修手册、设备操作流程卡、故障代码表、维修密码及一切和本项目有关的资料及说明；如是进口产品还应提供英文说明书、操作手册、维修手册。如不能提供维修资料，保修期在原基础上延长12个月。</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3</w:t>
            </w:r>
          </w:p>
        </w:tc>
        <w:tc>
          <w:tcPr>
            <w:tcW w:w="8520" w:type="dxa"/>
            <w:vAlign w:val="center"/>
          </w:tcPr>
          <w:p>
            <w:pPr>
              <w:numPr>
                <w:ilvl w:val="0"/>
                <w:numId w:val="0"/>
              </w:numPr>
              <w:rPr>
                <w:rFonts w:ascii="宋体" w:hAnsi="宋体" w:hint="eastAsia"/>
                <w:color w:val="000000" w:themeColor="text1"/>
                <w:sz w:val="24"/>
                <w14:textFill>
                  <w14:solidFill>
                    <w14:schemeClr w14:val="tx1"/>
                  </w14:solidFill>
                </w14:textFill>
              </w:rPr>
            </w:pPr>
            <w:r>
              <w:rPr>
                <w:rFonts w:ascii="宋体" w:eastAsia="宋体" w:hAnsi="宋体" w:cs="Times New Roman" w:hint="eastAsia"/>
                <w:color w:val="000000" w:themeColor="text1"/>
                <w:kern w:val="2"/>
                <w:sz w:val="24"/>
                <w:szCs w:val="24"/>
                <w:lang w:val="en-US" w:eastAsia="zh-CN" w:bidi="ar-SA"/>
                <w14:textFill>
                  <w14:solidFill>
                    <w14:schemeClr w14:val="tx1"/>
                  </w14:solidFill>
                </w14:textFill>
              </w:rPr>
              <w:t>（1）</w:t>
            </w:r>
            <w:r>
              <w:rPr>
                <w:rFonts w:ascii="宋体" w:hAnsi="宋体" w:hint="eastAsia"/>
                <w:color w:val="000000" w:themeColor="text1"/>
                <w:sz w:val="24"/>
                <w14:textFill>
                  <w14:solidFill>
                    <w14:schemeClr w14:val="tx1"/>
                  </w14:solidFill>
                </w14:textFill>
              </w:rPr>
              <w:t>对所提供的设备整机质保期</w:t>
            </w:r>
            <w:r>
              <w:rPr>
                <w:rFonts w:ascii="宋体" w:hAnsi="宋体" w:hint="eastAsia"/>
                <w:color w:val="000000" w:themeColor="text1"/>
                <w:sz w:val="24"/>
                <w:u w:val="single"/>
                <w14:textFill>
                  <w14:solidFill>
                    <w14:schemeClr w14:val="tx1"/>
                  </w14:solidFill>
                </w14:textFill>
              </w:rPr>
              <w:t xml:space="preserve">    </w:t>
            </w:r>
            <w:r>
              <w:rPr>
                <w:rFonts w:ascii="宋体" w:hAnsi="宋体" w:hint="eastAsia"/>
                <w:color w:val="000000" w:themeColor="text1"/>
                <w:sz w:val="24"/>
                <w14:textFill>
                  <w14:solidFill>
                    <w14:schemeClr w14:val="tx1"/>
                  </w14:solidFill>
                </w14:textFill>
              </w:rPr>
              <w:t>年，（以验收合格之日起计算），保修期：</w:t>
            </w:r>
          </w:p>
          <w:p>
            <w:pPr>
              <w:numPr>
                <w:ilvl w:val="0"/>
                <w:numId w:val="0"/>
              </w:numPr>
              <w:rPr>
                <w:rFonts w:ascii="宋体" w:hAnsi="宋体"/>
                <w:color w:val="000000" w:themeColor="text1"/>
                <w:sz w:val="24"/>
                <w14:textFill>
                  <w14:solidFill>
                    <w14:schemeClr w14:val="tx1"/>
                  </w14:solidFill>
                </w14:textFill>
              </w:rPr>
            </w:pPr>
            <w:r>
              <w:rPr>
                <w:rFonts w:ascii="宋体" w:hAnsi="宋体" w:hint="eastAsia"/>
                <w:color w:val="000000" w:themeColor="text1"/>
                <w:sz w:val="24"/>
                <w:u w:val="single"/>
                <w:lang w:val="en-US" w:eastAsia="zh-CN"/>
                <w14:textFill>
                  <w14:solidFill>
                    <w14:schemeClr w14:val="tx1"/>
                  </w14:solidFill>
                </w14:textFill>
              </w:rPr>
              <w:t xml:space="preserve">   </w:t>
            </w:r>
            <w:r>
              <w:rPr>
                <w:rFonts w:ascii="宋体" w:hAnsi="宋体" w:hint="eastAsia"/>
                <w:color w:val="000000" w:themeColor="text1"/>
                <w:sz w:val="24"/>
                <w14:textFill>
                  <w14:solidFill>
                    <w14:schemeClr w14:val="tx1"/>
                  </w14:solidFill>
                </w14:textFill>
              </w:rPr>
              <w:t>年。</w:t>
            </w:r>
          </w:p>
          <w:p>
            <w:pPr>
              <w:rPr>
                <w:rFonts w:ascii="宋体" w:hAnsi="宋体"/>
                <w:color w:val="000000" w:themeColor="text1"/>
                <w:sz w:val="24"/>
                <w14:textFill>
                  <w14:solidFill>
                    <w14:schemeClr w14:val="tx1"/>
                  </w14:solidFill>
                </w14:textFill>
              </w:rPr>
            </w:pPr>
            <w:r>
              <w:rPr>
                <w:rFonts w:ascii="宋体" w:hAnsi="宋体" w:hint="eastAsia"/>
                <w:color w:val="000000" w:themeColor="text1"/>
                <w:sz w:val="24"/>
                <w14:textFill>
                  <w14:solidFill>
                    <w14:schemeClr w14:val="tx1"/>
                  </w14:solidFill>
                </w14:textFill>
              </w:rPr>
              <w:t>（2）质保期内保证每年有</w:t>
            </w:r>
            <w:r>
              <w:rPr>
                <w:rFonts w:ascii="宋体" w:hAnsi="宋体" w:hint="eastAsia"/>
                <w:color w:val="000000" w:themeColor="text1"/>
                <w:sz w:val="24"/>
                <w:u w:val="single"/>
                <w14:textFill>
                  <w14:solidFill>
                    <w14:schemeClr w14:val="tx1"/>
                  </w14:solidFill>
                </w14:textFill>
              </w:rPr>
              <w:t xml:space="preserve">  </w:t>
            </w:r>
            <w:r>
              <w:rPr>
                <w:rFonts w:ascii="宋体" w:hAnsi="宋体" w:hint="eastAsia"/>
                <w:color w:val="000000" w:themeColor="text1"/>
                <w:sz w:val="24"/>
                <w14:textFill>
                  <w14:solidFill>
                    <w14:schemeClr w14:val="tx1"/>
                  </w14:solidFill>
                </w14:textFill>
              </w:rPr>
              <w:t>次预防性维护保养。</w:t>
            </w:r>
          </w:p>
          <w:p>
            <w:pPr>
              <w:rPr>
                <w:rFonts w:ascii="宋体" w:hAnsi="宋体"/>
                <w:color w:val="000000" w:themeColor="text1"/>
                <w:sz w:val="24"/>
                <w14:textFill>
                  <w14:solidFill>
                    <w14:schemeClr w14:val="tx1"/>
                  </w14:solidFill>
                </w14:textFill>
              </w:rPr>
            </w:pPr>
            <w:r>
              <w:rPr>
                <w:rFonts w:ascii="宋体" w:hAnsi="宋体" w:hint="eastAsia"/>
                <w:color w:val="000000" w:themeColor="text1"/>
                <w:sz w:val="24"/>
                <w14:textFill>
                  <w14:solidFill>
                    <w14:schemeClr w14:val="tx1"/>
                  </w14:solidFill>
                </w14:textFill>
              </w:rPr>
              <w:t>（3）在质保期和保修期内，一旦发生质量问题，投标人保证在接到通知24小时内赶到现场进行修理或更换。质保期内非因用户的人为原因而出现质量问题，由投标人负责包修、包换或者包退，并承担修理、调换或退换的实际费用。投标人不能修理或不能调换，按不能交货处理。</w:t>
            </w:r>
          </w:p>
          <w:p>
            <w:pPr>
              <w:rPr>
                <w:rFonts w:ascii="宋体" w:hAnsi="宋体"/>
                <w:color w:val="000000" w:themeColor="text1"/>
                <w:sz w:val="24"/>
                <w14:textFill>
                  <w14:solidFill>
                    <w14:schemeClr w14:val="tx1"/>
                  </w14:solidFill>
                </w14:textFill>
              </w:rPr>
            </w:pPr>
            <w:r>
              <w:rPr>
                <w:rFonts w:ascii="宋体" w:hAnsi="宋体" w:hint="eastAsia"/>
                <w:color w:val="000000" w:themeColor="text1"/>
                <w:sz w:val="24"/>
                <w14:textFill>
                  <w14:solidFill>
                    <w14:schemeClr w14:val="tx1"/>
                  </w14:solidFill>
                </w14:textFill>
              </w:rPr>
              <w:t>（4）保修期内，免费维修，用户只承担更换零备件的费用。</w:t>
            </w:r>
          </w:p>
          <w:p>
            <w:pPr>
              <w:rPr>
                <w:rFonts w:ascii="宋体" w:hAnsi="宋体"/>
                <w:color w:val="000000" w:themeColor="text1"/>
                <w:sz w:val="24"/>
                <w14:textFill>
                  <w14:solidFill>
                    <w14:schemeClr w14:val="tx1"/>
                  </w14:solidFill>
                </w14:textFill>
              </w:rPr>
            </w:pPr>
            <w:r>
              <w:rPr>
                <w:rFonts w:ascii="宋体" w:hAnsi="宋体" w:hint="eastAsia"/>
                <w:color w:val="000000" w:themeColor="text1"/>
                <w:sz w:val="24"/>
                <w14:textFill>
                  <w14:solidFill>
                    <w14:schemeClr w14:val="tx1"/>
                  </w14:solidFill>
                </w14:textFill>
              </w:rPr>
              <w:t>（5）由生产厂家提供承诺书，终身维护。</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4</w:t>
            </w:r>
          </w:p>
        </w:tc>
        <w:tc>
          <w:tcPr>
            <w:tcW w:w="8520" w:type="dxa"/>
            <w:vAlign w:val="center"/>
          </w:tcPr>
          <w:p>
            <w:pPr>
              <w:rPr>
                <w:rFonts w:ascii="宋体" w:hAnsi="宋体"/>
                <w:sz w:val="24"/>
              </w:rPr>
            </w:pPr>
            <w:r>
              <w:rPr>
                <w:rFonts w:ascii="宋体" w:hAnsi="宋体" w:hint="eastAsia"/>
                <w:sz w:val="24"/>
              </w:rPr>
              <w:t>质保期满之日起</w:t>
            </w:r>
            <w:r>
              <w:rPr>
                <w:rFonts w:ascii="宋体" w:hAnsi="宋体" w:hint="eastAsia"/>
                <w:sz w:val="24"/>
                <w:u w:val="single"/>
                <w:lang w:val="en-US" w:eastAsia="zh-CN"/>
              </w:rPr>
              <w:t>10</w:t>
            </w:r>
            <w:r>
              <w:rPr>
                <w:rFonts w:ascii="宋体" w:hAnsi="宋体" w:hint="eastAsia"/>
                <w:sz w:val="24"/>
              </w:rPr>
              <w:t>年内免费提供软件升级、终身软件备份。</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5</w:t>
            </w:r>
          </w:p>
        </w:tc>
        <w:tc>
          <w:tcPr>
            <w:tcW w:w="8520" w:type="dxa"/>
            <w:vAlign w:val="center"/>
          </w:tcPr>
          <w:p>
            <w:pPr>
              <w:rPr>
                <w:rFonts w:ascii="宋体" w:hAnsi="宋体"/>
                <w:sz w:val="24"/>
              </w:rPr>
            </w:pPr>
            <w:r>
              <w:rPr>
                <w:rFonts w:ascii="宋体" w:hAnsi="宋体" w:hint="eastAsia"/>
                <w:sz w:val="24"/>
              </w:rPr>
              <w:t>提供备品</w:t>
            </w:r>
            <w:r>
              <w:rPr>
                <w:rFonts w:ascii="宋体" w:hAnsi="宋体"/>
                <w:sz w:val="24"/>
              </w:rPr>
              <w:t>备件清单</w:t>
            </w:r>
            <w:r>
              <w:rPr>
                <w:rFonts w:ascii="宋体" w:hAnsi="宋体" w:hint="eastAsia"/>
                <w:sz w:val="24"/>
              </w:rPr>
              <w:t>, 提供消耗品优惠价格，提供零配件优惠价格。</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6</w:t>
            </w:r>
          </w:p>
        </w:tc>
        <w:tc>
          <w:tcPr>
            <w:tcW w:w="8520" w:type="dxa"/>
            <w:vAlign w:val="center"/>
          </w:tcPr>
          <w:p>
            <w:pPr>
              <w:rPr>
                <w:rFonts w:ascii="宋体" w:hAnsi="宋体"/>
                <w:color w:val="000000"/>
                <w:sz w:val="24"/>
              </w:rPr>
            </w:pPr>
            <w:r>
              <w:rPr>
                <w:rFonts w:ascii="宋体" w:hAnsi="宋体" w:hint="eastAsia"/>
                <w:color w:val="000000"/>
                <w:sz w:val="24"/>
              </w:rPr>
              <w:t>安排专业人员免费在现场对采购单位临床操作人员进行专业的培训，并对维修工程师进行维护、维修培训。保证使用人员能够熟练掌握各种设备和软件等常规使用方法，以及小故障的判断与解决。</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7</w:t>
            </w:r>
          </w:p>
        </w:tc>
        <w:tc>
          <w:tcPr>
            <w:tcW w:w="8520" w:type="dxa"/>
            <w:vAlign w:val="center"/>
          </w:tcPr>
          <w:p>
            <w:pPr>
              <w:rPr>
                <w:rFonts w:ascii="宋体" w:hAnsi="宋体"/>
                <w:sz w:val="24"/>
              </w:rPr>
            </w:pPr>
            <w:r>
              <w:rPr>
                <w:rFonts w:ascii="宋体" w:hAnsi="宋体" w:hint="eastAsia"/>
                <w:sz w:val="24"/>
              </w:rPr>
              <w:t>在保修期内，中标人必须保证设备的开机率&gt;95%；若不能达到此开机率，将作以下处理：⑴开机率在90-95%之间按一赔二延长保修期；⑵开机率在85-90%之间按一赔五延长保修期；⑶开机率低于85%，中标人必须无条件更换新机，并重新计算保修期，以及赔偿用户的直接经济损失和间接经济损失。</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8</w:t>
            </w:r>
          </w:p>
        </w:tc>
        <w:tc>
          <w:tcPr>
            <w:tcW w:w="8520" w:type="dxa"/>
            <w:vAlign w:val="center"/>
          </w:tcPr>
          <w:p>
            <w:pPr>
              <w:rPr>
                <w:rFonts w:ascii="宋体" w:hAnsi="宋体"/>
                <w:sz w:val="24"/>
              </w:rPr>
            </w:pPr>
            <w:r>
              <w:rPr>
                <w:rFonts w:ascii="宋体" w:hAnsi="宋体" w:hint="eastAsia"/>
                <w:sz w:val="24"/>
              </w:rPr>
              <w:t>（1）投标时，供应商承诺保修期外，能及时为用户提供备品备件、专用试剂及耗材。</w:t>
            </w:r>
          </w:p>
          <w:p>
            <w:pPr>
              <w:rPr>
                <w:rFonts w:ascii="宋体" w:hAnsi="宋体"/>
                <w:sz w:val="24"/>
              </w:rPr>
            </w:pPr>
            <w:r>
              <w:rPr>
                <w:rFonts w:ascii="宋体" w:hAnsi="宋体" w:hint="eastAsia"/>
                <w:sz w:val="24"/>
              </w:rPr>
              <w:t>（2）签订合同时，为保证设备正常运行由生产厂家或中国总代理出具承诺书，保证该设备购置后至少7年供应的备品备件、专用试剂及耗材是在注册证有效期内生产的，并加盖生产厂家或中国总代理公章。（作为备品备件供应的考核项）</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9</w:t>
            </w:r>
          </w:p>
        </w:tc>
        <w:tc>
          <w:tcPr>
            <w:tcW w:w="8520" w:type="dxa"/>
            <w:vAlign w:val="center"/>
          </w:tcPr>
          <w:p>
            <w:pPr>
              <w:rPr>
                <w:rFonts w:ascii="宋体" w:hAnsi="宋体"/>
                <w:sz w:val="24"/>
              </w:rPr>
            </w:pPr>
            <w:r>
              <w:rPr>
                <w:rFonts w:ascii="宋体" w:hAnsi="宋体" w:hint="eastAsia"/>
                <w:sz w:val="24"/>
              </w:rPr>
              <w:t>投标人在投标文件所承诺的仪器功能，所需的硬件和软件必须配置齐全。</w:t>
            </w:r>
          </w:p>
        </w:tc>
      </w:tr>
      <w:tr>
        <w:tblPrEx>
          <w:tblW w:w="0" w:type="auto"/>
          <w:tblInd w:w="-118" w:type="dxa"/>
          <w:tblLayout w:type="fixed"/>
          <w:tblCellMar>
            <w:top w:w="0" w:type="dxa"/>
            <w:left w:w="108" w:type="dxa"/>
            <w:bottom w:w="0" w:type="dxa"/>
            <w:right w:w="108" w:type="dxa"/>
          </w:tblCellMar>
        </w:tblPrEx>
        <w:tc>
          <w:tcPr>
            <w:tcW w:w="778" w:type="dxa"/>
          </w:tcPr>
          <w:p>
            <w:pPr>
              <w:jc w:val="center"/>
              <w:rPr>
                <w:rFonts w:ascii="宋体" w:hAnsi="宋体"/>
                <w:sz w:val="24"/>
              </w:rPr>
            </w:pPr>
            <w:r>
              <w:rPr>
                <w:rFonts w:ascii="宋体" w:hAnsi="宋体" w:hint="eastAsia"/>
                <w:sz w:val="24"/>
              </w:rPr>
              <w:t>10</w:t>
            </w:r>
          </w:p>
        </w:tc>
        <w:tc>
          <w:tcPr>
            <w:tcW w:w="8520" w:type="dxa"/>
            <w:vAlign w:val="center"/>
          </w:tcPr>
          <w:p>
            <w:pPr>
              <w:rPr>
                <w:rFonts w:ascii="宋体" w:hAnsi="宋体"/>
                <w:sz w:val="24"/>
              </w:rPr>
            </w:pPr>
            <w:r>
              <w:rPr>
                <w:rFonts w:ascii="宋体" w:hAnsi="宋体" w:hint="eastAsia"/>
                <w:sz w:val="24"/>
              </w:rPr>
              <w:t>投标人投标时须提供《投标人承诺</w:t>
            </w:r>
            <w:r>
              <w:rPr>
                <w:rFonts w:hint="eastAsia"/>
                <w:sz w:val="24"/>
              </w:rPr>
              <w:t>在合同签订前能提供生产商或生产商指定的具有售后服务资质的机构出具的符合招标要求的售后服务承诺函原件</w:t>
            </w:r>
            <w:r>
              <w:rPr>
                <w:rFonts w:ascii="宋体" w:hAnsi="宋体" w:hint="eastAsia"/>
                <w:sz w:val="24"/>
              </w:rPr>
              <w:t>》</w:t>
            </w:r>
            <w:r>
              <w:rPr>
                <w:rFonts w:hint="eastAsia"/>
                <w:sz w:val="24"/>
              </w:rPr>
              <w:t>的承诺，投标人在签订合同时未能提供该售后服务承诺函原件的，不予签订合同。</w:t>
            </w:r>
          </w:p>
        </w:tc>
      </w:tr>
    </w:tbl>
    <w:p>
      <w:pPr>
        <w:spacing w:line="500" w:lineRule="exact"/>
        <w:ind w:firstLine="420" w:firstLineChars="200"/>
        <w:rPr>
          <w:rFonts w:asciiTheme="minorEastAsia" w:eastAsiaTheme="minorEastAsia" w:hAnsiTheme="minorEastAsia"/>
          <w:kern w:val="0"/>
          <w:sz w:val="24"/>
        </w:rPr>
      </w:pPr>
      <w:r>
        <w:rPr>
          <w:rFonts w:asciiTheme="minorEastAsia" w:eastAsiaTheme="minorEastAsia" w:hAnsiTheme="minorEastAsia" w:hint="eastAsia"/>
          <w:kern w:val="0"/>
          <w:sz w:val="24"/>
        </w:rPr>
        <w:t>如有不详之处按投标文件</w:t>
      </w:r>
      <w:r>
        <w:rPr>
          <w:rFonts w:asciiTheme="minorEastAsia" w:eastAsiaTheme="minorEastAsia" w:hAnsiTheme="minorEastAsia" w:hint="eastAsia"/>
          <w:color w:val="000000" w:themeColor="text1"/>
          <w:kern w:val="0"/>
          <w:sz w:val="24"/>
          <w14:textFill>
            <w14:solidFill>
              <w14:schemeClr w14:val="tx1"/>
            </w14:solidFill>
          </w14:textFill>
        </w:rPr>
        <w:t>（项目编号：</w:t>
      </w:r>
      <w:r>
        <w:rPr>
          <w:rFonts w:ascii="宋体" w:hAnsi="宋体" w:cs="宋体" w:hint="eastAsia"/>
          <w:color w:val="000000" w:themeColor="text1"/>
          <w:sz w:val="24"/>
          <w:u w:val="single"/>
          <w14:textFill>
            <w14:solidFill>
              <w14:schemeClr w14:val="tx1"/>
            </w14:solidFill>
          </w14:textFill>
        </w:rPr>
        <w:t xml:space="preserve">         </w:t>
      </w:r>
      <w:r>
        <w:rPr>
          <w:rFonts w:ascii="宋体" w:hAnsi="宋体" w:cs="宋体" w:hint="eastAsia"/>
          <w:color w:val="000000" w:themeColor="text1"/>
          <w:sz w:val="24"/>
          <w14:textFill>
            <w14:solidFill>
              <w14:schemeClr w14:val="tx1"/>
            </w14:solidFill>
          </w14:textFill>
        </w:rPr>
        <w:t xml:space="preserve"> </w:t>
      </w:r>
      <w:r>
        <w:rPr>
          <w:rFonts w:asciiTheme="minorEastAsia" w:eastAsiaTheme="minorEastAsia" w:hAnsiTheme="minorEastAsia" w:hint="eastAsia"/>
          <w:color w:val="000000" w:themeColor="text1"/>
          <w:kern w:val="0"/>
          <w:sz w:val="24"/>
          <w14:textFill>
            <w14:solidFill>
              <w14:schemeClr w14:val="tx1"/>
            </w14:solidFill>
          </w14:textFill>
        </w:rPr>
        <w:t>）的</w:t>
      </w:r>
      <w:r>
        <w:rPr>
          <w:rFonts w:asciiTheme="minorEastAsia" w:eastAsiaTheme="minorEastAsia" w:hAnsiTheme="minorEastAsia" w:hint="eastAsia"/>
          <w:kern w:val="0"/>
          <w:sz w:val="24"/>
        </w:rPr>
        <w:t>售后服务相关内容执行。</w:t>
      </w:r>
    </w:p>
    <w:p>
      <w:pPr>
        <w:spacing w:line="500" w:lineRule="exact"/>
        <w:ind w:firstLine="420" w:firstLineChars="200"/>
        <w:rPr>
          <w:rFonts w:ascii="仿宋_GB2312" w:eastAsia="仿宋_GB2312" w:hAnsi="宋体"/>
          <w:sz w:val="28"/>
          <w:szCs w:val="28"/>
        </w:rPr>
      </w:pPr>
      <w:r>
        <w:rPr>
          <w:rFonts w:ascii="仿宋_GB2312" w:eastAsia="仿宋_GB2312" w:hAnsi="宋体" w:hint="eastAsia"/>
          <w:sz w:val="28"/>
          <w:szCs w:val="28"/>
        </w:rPr>
        <w:t>乙方（加盖公章）</w:t>
      </w:r>
      <w:r>
        <w:rPr>
          <w:rFonts w:ascii="仿宋_GB2312" w:eastAsia="仿宋_GB2312" w:hAnsi="宋体" w:hint="eastAsia"/>
          <w:color w:val="000000"/>
          <w:sz w:val="28"/>
          <w:szCs w:val="28"/>
        </w:rPr>
        <w:t>：</w:t>
      </w:r>
      <w:r>
        <w:rPr>
          <w:rFonts w:ascii="仿宋_GB2312" w:eastAsia="仿宋_GB2312" w:hAnsi="宋体" w:hint="eastAsia"/>
          <w:color w:val="000000" w:themeColor="text1"/>
          <w:sz w:val="28"/>
          <w:szCs w:val="28"/>
          <w14:textFill>
            <w14:solidFill>
              <w14:schemeClr w14:val="tx1"/>
            </w14:solidFill>
          </w14:textFill>
        </w:rPr>
        <w:t xml:space="preserve"> </w:t>
      </w:r>
    </w:p>
    <w:p>
      <w:pPr>
        <w:ind w:firstLine="420" w:firstLineChars="200"/>
        <w:rPr>
          <w:rFonts w:ascii="仿宋_GB2312" w:eastAsia="仿宋_GB2312" w:hAnsi="宋体"/>
          <w:sz w:val="28"/>
          <w:szCs w:val="28"/>
        </w:rPr>
      </w:pPr>
    </w:p>
    <w:p>
      <w:pPr>
        <w:ind w:firstLine="420" w:firstLineChars="200"/>
        <w:rPr>
          <w:rFonts w:ascii="仿宋_GB2312" w:eastAsia="仿宋_GB2312" w:hAnsi="宋体"/>
          <w:sz w:val="28"/>
          <w:szCs w:val="28"/>
        </w:rPr>
      </w:pPr>
    </w:p>
    <w:p>
      <w:pPr>
        <w:rPr>
          <w:rFonts w:ascii="仿宋_GB2312" w:eastAsia="仿宋_GB2312" w:hAnsi="宋体"/>
          <w:sz w:val="28"/>
          <w:szCs w:val="28"/>
        </w:rPr>
      </w:pPr>
      <w:r>
        <w:rPr>
          <w:rFonts w:ascii="仿宋_GB2312" w:eastAsia="仿宋_GB2312" w:hAnsi="宋体" w:hint="eastAsia"/>
          <w:sz w:val="28"/>
          <w:szCs w:val="28"/>
        </w:rPr>
        <w:t>附件</w:t>
      </w:r>
      <w:r>
        <w:rPr>
          <w:rFonts w:ascii="仿宋_GB2312" w:eastAsia="仿宋_GB2312" w:hAnsi="宋体" w:hint="eastAsia"/>
          <w:sz w:val="28"/>
          <w:szCs w:val="28"/>
          <w:lang w:val="en-US" w:eastAsia="zh-CN"/>
        </w:rPr>
        <w:t>2</w:t>
      </w:r>
      <w:r>
        <w:rPr>
          <w:rFonts w:ascii="仿宋_GB2312" w:eastAsia="仿宋_GB2312" w:hAnsi="宋体" w:hint="eastAsia"/>
          <w:sz w:val="28"/>
          <w:szCs w:val="28"/>
        </w:rPr>
        <w:t>：货物清单、设备详细配置清单</w:t>
      </w:r>
    </w:p>
    <w:p>
      <w:pPr>
        <w:ind w:firstLine="420" w:firstLineChars="200"/>
        <w:jc w:val="center"/>
        <w:rPr>
          <w:rFonts w:ascii="黑体" w:eastAsia="黑体" w:hAnsi="宋体"/>
          <w:sz w:val="44"/>
          <w:szCs w:val="44"/>
        </w:rPr>
      </w:pPr>
      <w:r>
        <w:rPr>
          <w:rFonts w:ascii="黑体" w:eastAsia="黑体" w:hAnsi="宋体" w:hint="eastAsia"/>
          <w:b/>
          <w:sz w:val="44"/>
          <w:szCs w:val="44"/>
        </w:rPr>
        <w:t>供货一览表</w:t>
      </w:r>
    </w:p>
    <w:tbl>
      <w:tblPr>
        <w:tblStyle w:val="TableNormal"/>
        <w:tblpPr w:leftFromText="180" w:rightFromText="180" w:vertAnchor="text" w:horzAnchor="margin" w:tblpY="205"/>
        <w:tblW w:w="0" w:type="auto"/>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776"/>
        <w:gridCol w:w="776"/>
        <w:gridCol w:w="776"/>
        <w:gridCol w:w="776"/>
        <w:gridCol w:w="1336"/>
        <w:gridCol w:w="776"/>
        <w:gridCol w:w="776"/>
        <w:gridCol w:w="776"/>
        <w:gridCol w:w="776"/>
        <w:gridCol w:w="776"/>
      </w:tblGrid>
      <w:tr>
        <w:tblPrEx>
          <w:tblW w:w="0" w:type="auto"/>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rPr>
          <w:cantSplit/>
          <w:trHeight w:val="347"/>
        </w:trPr>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kern w:val="0"/>
                <w:sz w:val="28"/>
                <w:szCs w:val="28"/>
              </w:rPr>
              <w:t>序号</w:t>
            </w:r>
          </w:p>
        </w:tc>
        <w:tc>
          <w:tcPr>
            <w:tcW w:w="0" w:type="auto"/>
          </w:tcPr>
          <w:p>
            <w:pPr>
              <w:adjustRightInd w:val="0"/>
              <w:snapToGrid w:val="0"/>
              <w:spacing w:line="300" w:lineRule="auto"/>
              <w:rPr>
                <w:rFonts w:ascii="仿宋_GB2312" w:eastAsia="仿宋_GB2312" w:hAnsi="宋体"/>
                <w:kern w:val="0"/>
                <w:sz w:val="28"/>
                <w:szCs w:val="28"/>
              </w:rPr>
            </w:pPr>
            <w:r>
              <w:rPr>
                <w:rFonts w:ascii="仿宋_GB2312" w:eastAsia="仿宋_GB2312" w:hAnsi="宋体" w:hint="eastAsia"/>
                <w:kern w:val="0"/>
                <w:sz w:val="28"/>
                <w:szCs w:val="28"/>
              </w:rPr>
              <w:t>设备</w:t>
            </w:r>
          </w:p>
        </w:tc>
        <w:tc>
          <w:tcPr>
            <w:tcW w:w="0" w:type="auto"/>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hint="eastAsia"/>
                <w:kern w:val="0"/>
                <w:sz w:val="28"/>
                <w:szCs w:val="28"/>
              </w:rPr>
              <w:t>品牌</w:t>
            </w:r>
          </w:p>
        </w:tc>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hint="eastAsia"/>
                <w:kern w:val="0"/>
                <w:sz w:val="28"/>
                <w:szCs w:val="28"/>
              </w:rPr>
              <w:t>型号</w:t>
            </w:r>
          </w:p>
        </w:tc>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hint="eastAsia"/>
                <w:kern w:val="0"/>
                <w:sz w:val="28"/>
                <w:szCs w:val="28"/>
              </w:rPr>
              <w:t>技术指标</w:t>
            </w:r>
          </w:p>
        </w:tc>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hint="eastAsia"/>
                <w:kern w:val="0"/>
                <w:sz w:val="28"/>
                <w:szCs w:val="28"/>
              </w:rPr>
              <w:t>产地</w:t>
            </w:r>
          </w:p>
        </w:tc>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hint="eastAsia"/>
                <w:kern w:val="0"/>
                <w:sz w:val="28"/>
                <w:szCs w:val="28"/>
              </w:rPr>
              <w:t>数量</w:t>
            </w:r>
          </w:p>
        </w:tc>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hint="eastAsia"/>
                <w:kern w:val="0"/>
                <w:sz w:val="28"/>
                <w:szCs w:val="28"/>
              </w:rPr>
              <w:t>单位</w:t>
            </w:r>
          </w:p>
        </w:tc>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kern w:val="0"/>
                <w:sz w:val="28"/>
                <w:szCs w:val="28"/>
              </w:rPr>
              <w:t>单价</w:t>
            </w:r>
          </w:p>
        </w:tc>
        <w:tc>
          <w:tcPr>
            <w:tcW w:w="0" w:type="auto"/>
            <w:vAlign w:val="center"/>
          </w:tcPr>
          <w:p>
            <w:pPr>
              <w:adjustRightInd w:val="0"/>
              <w:snapToGrid w:val="0"/>
              <w:spacing w:line="300" w:lineRule="auto"/>
              <w:jc w:val="center"/>
              <w:rPr>
                <w:rFonts w:ascii="仿宋_GB2312" w:eastAsia="仿宋_GB2312" w:hAnsi="宋体"/>
                <w:kern w:val="0"/>
                <w:sz w:val="28"/>
                <w:szCs w:val="28"/>
              </w:rPr>
            </w:pPr>
            <w:r>
              <w:rPr>
                <w:rFonts w:ascii="仿宋_GB2312" w:eastAsia="仿宋_GB2312" w:hAnsi="宋体" w:hint="eastAsia"/>
                <w:kern w:val="0"/>
                <w:sz w:val="28"/>
                <w:szCs w:val="28"/>
              </w:rPr>
              <w:t>金额</w:t>
            </w:r>
          </w:p>
        </w:tc>
      </w:tr>
      <w:tr>
        <w:tblPrEx>
          <w:tblW w:w="0" w:type="auto"/>
          <w:tblInd w:w="0" w:type="dxa"/>
          <w:tblCellMar>
            <w:top w:w="0" w:type="dxa"/>
            <w:left w:w="108" w:type="dxa"/>
            <w:bottom w:w="0" w:type="dxa"/>
            <w:right w:w="108" w:type="dxa"/>
          </w:tblCellMar>
        </w:tblPrEx>
        <w:trPr>
          <w:cantSplit/>
          <w:trHeight w:val="300"/>
        </w:trPr>
        <w:tc>
          <w:tcPr>
            <w:tcW w:w="0" w:type="auto"/>
            <w:vAlign w:val="center"/>
          </w:tcPr>
          <w:p>
            <w:pPr>
              <w:adjustRightInd w:val="0"/>
              <w:snapToGrid w:val="0"/>
              <w:spacing w:line="300" w:lineRule="auto"/>
              <w:jc w:val="center"/>
              <w:rPr>
                <w:rFonts w:ascii="仿宋" w:eastAsia="仿宋" w:hAnsi="仿宋" w:cs="仿宋"/>
                <w:kern w:val="0"/>
                <w:sz w:val="24"/>
              </w:rPr>
            </w:pPr>
            <w:r>
              <w:rPr>
                <w:rFonts w:ascii="仿宋" w:eastAsia="仿宋" w:hAnsi="仿宋" w:cs="仿宋" w:hint="eastAsia"/>
                <w:kern w:val="0"/>
                <w:sz w:val="24"/>
              </w:rPr>
              <w:t>1</w:t>
            </w:r>
          </w:p>
        </w:tc>
        <w:tc>
          <w:tcPr>
            <w:tcW w:w="0" w:type="auto"/>
            <w:vAlign w:val="center"/>
          </w:tcPr>
          <w:p>
            <w:pPr>
              <w:adjustRightInd w:val="0"/>
              <w:snapToGrid w:val="0"/>
              <w:spacing w:line="300" w:lineRule="auto"/>
              <w:jc w:val="center"/>
              <w:rPr>
                <w:rFonts w:ascii="仿宋" w:eastAsia="仿宋" w:hAnsi="仿宋" w:cs="仿宋"/>
                <w:kern w:val="0"/>
                <w:sz w:val="24"/>
              </w:rPr>
            </w:pPr>
          </w:p>
        </w:tc>
        <w:tc>
          <w:tcPr>
            <w:tcW w:w="0" w:type="auto"/>
            <w:vAlign w:val="center"/>
          </w:tcPr>
          <w:p>
            <w:pPr>
              <w:adjustRightInd w:val="0"/>
              <w:snapToGrid w:val="0"/>
              <w:spacing w:line="300" w:lineRule="auto"/>
              <w:jc w:val="center"/>
              <w:rPr>
                <w:rFonts w:ascii="仿宋" w:eastAsia="仿宋" w:hAnsi="仿宋" w:cs="仿宋"/>
                <w:kern w:val="0"/>
                <w:sz w:val="24"/>
              </w:rPr>
            </w:pPr>
          </w:p>
        </w:tc>
        <w:tc>
          <w:tcPr>
            <w:tcW w:w="0" w:type="auto"/>
            <w:vAlign w:val="center"/>
          </w:tcPr>
          <w:p>
            <w:pPr>
              <w:adjustRightInd w:val="0"/>
              <w:snapToGrid w:val="0"/>
              <w:spacing w:line="300" w:lineRule="auto"/>
              <w:jc w:val="center"/>
              <w:rPr>
                <w:rFonts w:ascii="仿宋" w:eastAsia="仿宋" w:hAnsi="仿宋" w:cs="仿宋"/>
                <w:kern w:val="0"/>
                <w:sz w:val="24"/>
              </w:rPr>
            </w:pPr>
          </w:p>
        </w:tc>
        <w:tc>
          <w:tcPr>
            <w:tcW w:w="0" w:type="auto"/>
            <w:vAlign w:val="center"/>
          </w:tcPr>
          <w:p>
            <w:pPr>
              <w:adjustRightInd w:val="0"/>
              <w:snapToGrid w:val="0"/>
              <w:spacing w:line="300" w:lineRule="auto"/>
              <w:jc w:val="center"/>
              <w:rPr>
                <w:rFonts w:ascii="仿宋" w:eastAsia="仿宋" w:hAnsi="仿宋" w:cs="仿宋"/>
                <w:kern w:val="0"/>
                <w:sz w:val="24"/>
              </w:rPr>
            </w:pPr>
          </w:p>
        </w:tc>
        <w:tc>
          <w:tcPr>
            <w:tcW w:w="0" w:type="auto"/>
            <w:vAlign w:val="center"/>
          </w:tcPr>
          <w:p>
            <w:pPr>
              <w:adjustRightInd w:val="0"/>
              <w:snapToGrid w:val="0"/>
              <w:spacing w:line="300" w:lineRule="auto"/>
              <w:jc w:val="center"/>
              <w:rPr>
                <w:rFonts w:ascii="仿宋" w:eastAsia="仿宋" w:hAnsi="仿宋" w:cs="仿宋"/>
                <w:kern w:val="0"/>
                <w:sz w:val="24"/>
              </w:rPr>
            </w:pPr>
          </w:p>
        </w:tc>
        <w:tc>
          <w:tcPr>
            <w:tcW w:w="0" w:type="auto"/>
            <w:vAlign w:val="center"/>
          </w:tcPr>
          <w:p>
            <w:pPr>
              <w:adjustRightInd w:val="0"/>
              <w:snapToGrid w:val="0"/>
              <w:spacing w:line="300" w:lineRule="auto"/>
              <w:jc w:val="center"/>
              <w:rPr>
                <w:rFonts w:ascii="仿宋" w:eastAsia="仿宋" w:hAnsi="仿宋" w:cs="仿宋"/>
                <w:kern w:val="0"/>
                <w:sz w:val="24"/>
              </w:rPr>
            </w:pPr>
          </w:p>
        </w:tc>
        <w:tc>
          <w:tcPr>
            <w:tcW w:w="0" w:type="auto"/>
            <w:vAlign w:val="center"/>
          </w:tcPr>
          <w:p>
            <w:pPr>
              <w:adjustRightInd w:val="0"/>
              <w:snapToGrid w:val="0"/>
              <w:spacing w:line="300" w:lineRule="auto"/>
              <w:jc w:val="center"/>
              <w:rPr>
                <w:rFonts w:ascii="仿宋" w:eastAsia="仿宋" w:hAnsi="仿宋" w:cs="仿宋"/>
                <w:kern w:val="0"/>
                <w:sz w:val="24"/>
              </w:rPr>
            </w:pPr>
          </w:p>
        </w:tc>
        <w:tc>
          <w:tcPr>
            <w:tcW w:w="0" w:type="auto"/>
            <w:vAlign w:val="center"/>
          </w:tcPr>
          <w:p>
            <w:pPr>
              <w:jc w:val="center"/>
              <w:rPr>
                <w:rFonts w:ascii="仿宋" w:eastAsia="仿宋" w:hAnsi="仿宋" w:cs="仿宋"/>
                <w:bCs/>
                <w:sz w:val="24"/>
              </w:rPr>
            </w:pPr>
          </w:p>
        </w:tc>
        <w:tc>
          <w:tcPr>
            <w:tcW w:w="0" w:type="auto"/>
            <w:vAlign w:val="center"/>
          </w:tcPr>
          <w:p>
            <w:pPr>
              <w:jc w:val="center"/>
              <w:rPr>
                <w:rFonts w:ascii="仿宋" w:eastAsia="仿宋" w:hAnsi="仿宋" w:cs="仿宋"/>
                <w:bCs/>
                <w:sz w:val="24"/>
              </w:rPr>
            </w:pPr>
          </w:p>
        </w:tc>
      </w:tr>
      <w:tr>
        <w:tblPrEx>
          <w:tblW w:w="0" w:type="auto"/>
          <w:tblInd w:w="0" w:type="dxa"/>
          <w:tblCellMar>
            <w:top w:w="0" w:type="dxa"/>
            <w:left w:w="108" w:type="dxa"/>
            <w:bottom w:w="0" w:type="dxa"/>
            <w:right w:w="108" w:type="dxa"/>
          </w:tblCellMar>
        </w:tblPrEx>
        <w:trPr>
          <w:cantSplit/>
          <w:trHeight w:val="316"/>
        </w:trPr>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r>
      <w:tr>
        <w:tblPrEx>
          <w:tblW w:w="0" w:type="auto"/>
          <w:tblInd w:w="0" w:type="dxa"/>
          <w:tblCellMar>
            <w:top w:w="0" w:type="dxa"/>
            <w:left w:w="108" w:type="dxa"/>
            <w:bottom w:w="0" w:type="dxa"/>
            <w:right w:w="108" w:type="dxa"/>
          </w:tblCellMar>
        </w:tblPrEx>
        <w:trPr>
          <w:cantSplit/>
          <w:trHeight w:val="316"/>
        </w:trPr>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r>
      <w:tr>
        <w:tblPrEx>
          <w:tblW w:w="0" w:type="auto"/>
          <w:tblInd w:w="0" w:type="dxa"/>
          <w:tblCellMar>
            <w:top w:w="0" w:type="dxa"/>
            <w:left w:w="108" w:type="dxa"/>
            <w:bottom w:w="0" w:type="dxa"/>
            <w:right w:w="108" w:type="dxa"/>
          </w:tblCellMar>
        </w:tblPrEx>
        <w:trPr>
          <w:cantSplit/>
          <w:trHeight w:val="316"/>
        </w:trPr>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r>
      <w:tr>
        <w:tblPrEx>
          <w:tblW w:w="0" w:type="auto"/>
          <w:tblInd w:w="0" w:type="dxa"/>
          <w:tblCellMar>
            <w:top w:w="0" w:type="dxa"/>
            <w:left w:w="108" w:type="dxa"/>
            <w:bottom w:w="0" w:type="dxa"/>
            <w:right w:w="108" w:type="dxa"/>
          </w:tblCellMar>
        </w:tblPrEx>
        <w:trPr>
          <w:cantSplit/>
          <w:trHeight w:val="316"/>
        </w:trPr>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vAlign w:val="center"/>
          </w:tcPr>
          <w:p>
            <w:pPr>
              <w:adjustRightInd w:val="0"/>
              <w:snapToGrid w:val="0"/>
              <w:spacing w:line="300" w:lineRule="auto"/>
              <w:jc w:val="center"/>
              <w:rPr>
                <w:rFonts w:ascii="仿宋_GB2312" w:eastAsia="仿宋_GB2312" w:hAnsi="宋体"/>
                <w:kern w:val="0"/>
                <w:sz w:val="28"/>
                <w:szCs w:val="28"/>
              </w:rPr>
            </w:pPr>
          </w:p>
        </w:tc>
        <w:tc>
          <w:tcPr>
            <w:tcW w:w="0" w:type="auto"/>
          </w:tcPr>
          <w:p>
            <w:pPr>
              <w:adjustRightInd w:val="0"/>
              <w:snapToGrid w:val="0"/>
              <w:spacing w:line="300" w:lineRule="auto"/>
              <w:jc w:val="center"/>
              <w:rPr>
                <w:rFonts w:ascii="仿宋_GB2312" w:eastAsia="仿宋_GB2312" w:hAnsi="宋体"/>
                <w:kern w:val="0"/>
                <w:sz w:val="28"/>
                <w:szCs w:val="28"/>
              </w:rPr>
            </w:pPr>
          </w:p>
        </w:tc>
      </w:tr>
      <w:tr>
        <w:tblPrEx>
          <w:tblW w:w="0" w:type="auto"/>
          <w:tblInd w:w="0" w:type="dxa"/>
          <w:tblCellMar>
            <w:top w:w="0" w:type="dxa"/>
            <w:left w:w="108" w:type="dxa"/>
            <w:bottom w:w="0" w:type="dxa"/>
            <w:right w:w="108" w:type="dxa"/>
          </w:tblCellMar>
        </w:tblPrEx>
        <w:trPr>
          <w:cantSplit/>
          <w:trHeight w:val="316"/>
        </w:trPr>
        <w:tc>
          <w:tcPr>
            <w:tcW w:w="0" w:type="auto"/>
            <w:gridSpan w:val="10"/>
            <w:vAlign w:val="center"/>
          </w:tcPr>
          <w:p>
            <w:pPr>
              <w:adjustRightInd w:val="0"/>
              <w:snapToGrid w:val="0"/>
              <w:spacing w:line="300" w:lineRule="auto"/>
              <w:rPr>
                <w:rFonts w:ascii="仿宋_GB2312" w:eastAsia="仿宋_GB2312" w:hAnsi="宋体"/>
                <w:kern w:val="0"/>
                <w:sz w:val="28"/>
                <w:szCs w:val="28"/>
              </w:rPr>
            </w:pPr>
            <w:r>
              <w:rPr>
                <w:rFonts w:ascii="仿宋_GB2312" w:eastAsia="仿宋_GB2312" w:hAnsi="宋体" w:hint="eastAsia"/>
                <w:kern w:val="0"/>
                <w:sz w:val="28"/>
                <w:szCs w:val="28"/>
              </w:rPr>
              <w:t>合计总额：￥        元      大写：人民币          整</w:t>
            </w:r>
          </w:p>
        </w:tc>
      </w:tr>
    </w:tbl>
    <w:p>
      <w:pPr>
        <w:pStyle w:val="p0"/>
        <w:spacing w:line="540" w:lineRule="atLeast"/>
        <w:ind w:firstLine="560"/>
        <w:rPr>
          <w:rFonts w:ascii="仿宋_GB2312" w:eastAsia="仿宋_GB2312" w:hAnsi="宋体"/>
          <w:sz w:val="28"/>
          <w:szCs w:val="28"/>
          <w:u w:val="single"/>
        </w:rPr>
      </w:pPr>
      <w:r>
        <w:rPr>
          <w:rFonts w:ascii="仿宋_GB2312" w:eastAsia="仿宋_GB2312" w:hAnsi="宋体" w:hint="eastAsia"/>
          <w:sz w:val="28"/>
          <w:szCs w:val="28"/>
        </w:rPr>
        <w:t>注：货物名称内容必须与投标文件中货物名称内容一致。</w:t>
      </w:r>
    </w:p>
    <w:p>
      <w:pPr>
        <w:spacing w:line="500" w:lineRule="exact"/>
        <w:ind w:firstLine="420" w:firstLineChars="200"/>
      </w:pPr>
      <w:r>
        <w:rPr>
          <w:rFonts w:ascii="仿宋_GB2312" w:eastAsia="仿宋_GB2312" w:hAnsi="宋体" w:hint="eastAsia"/>
          <w:sz w:val="28"/>
          <w:szCs w:val="28"/>
        </w:rPr>
        <w:t>乙方</w:t>
      </w:r>
      <w:r>
        <w:rPr>
          <w:rFonts w:ascii="仿宋_GB2312" w:eastAsia="仿宋_GB2312" w:hAnsi="宋体" w:hint="eastAsia"/>
          <w:color w:val="000000"/>
          <w:sz w:val="28"/>
          <w:szCs w:val="28"/>
        </w:rPr>
        <w:t>：</w:t>
      </w:r>
      <w:r>
        <w:rPr>
          <w:rFonts w:ascii="仿宋_GB2312" w:eastAsia="仿宋_GB2312" w:hAnsi="宋体" w:hint="eastAsia"/>
          <w:color w:val="000000" w:themeColor="text1"/>
          <w:sz w:val="28"/>
          <w:szCs w:val="28"/>
          <w14:textFill>
            <w14:solidFill>
              <w14:schemeClr w14:val="tx1"/>
            </w14:solidFill>
          </w14:textFill>
        </w:rPr>
        <w:t xml:space="preserve"> </w:t>
      </w:r>
    </w:p>
    <w:p/>
    <w:p>
      <w:pPr>
        <w:spacing w:line="500" w:lineRule="exact"/>
        <w:ind w:firstLine="2310" w:firstLineChars="1100"/>
        <w:rPr>
          <w:rFonts w:ascii="仿宋_GB2312" w:eastAsia="仿宋_GB2312" w:hAnsi="宋体"/>
          <w:color w:val="000000" w:themeColor="text1"/>
          <w:kern w:val="0"/>
          <w:sz w:val="28"/>
          <w:szCs w:val="28"/>
          <w14:textFill>
            <w14:solidFill>
              <w14:schemeClr w14:val="tx1"/>
            </w14:solidFill>
          </w14:textFill>
        </w:rPr>
      </w:pPr>
      <w:r>
        <w:rPr>
          <w:rFonts w:ascii="仿宋_GB2312" w:eastAsia="仿宋_GB2312" w:hAnsi="宋体"/>
          <w:color w:val="000000" w:themeColor="text1"/>
          <w:kern w:val="0"/>
          <w:sz w:val="28"/>
          <w:szCs w:val="28"/>
          <w14:textFill>
            <w14:solidFill>
              <w14:schemeClr w14:val="tx1"/>
            </w14:solidFill>
          </w14:textFill>
        </w:rPr>
        <w:t>设备详细配置清单</w:t>
      </w:r>
    </w:p>
    <w:tbl>
      <w:tblPr>
        <w:tblStyle w:val="TableNormal"/>
        <w:tblpPr w:leftFromText="180" w:rightFromText="180" w:vertAnchor="text" w:horzAnchor="page" w:tblpXSpec="center" w:tblpY="270"/>
        <w:tblOverlap w:val="never"/>
        <w:tblW w:w="499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575"/>
        <w:gridCol w:w="1964"/>
        <w:gridCol w:w="801"/>
        <w:gridCol w:w="1559"/>
        <w:gridCol w:w="651"/>
        <w:gridCol w:w="633"/>
        <w:gridCol w:w="1103"/>
        <w:gridCol w:w="1240"/>
      </w:tblGrid>
      <w:tr>
        <w:tblPrEx>
          <w:tblW w:w="499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rPr>
          <w:cantSplit/>
          <w:trHeight w:val="347"/>
          <w:tblHeader/>
          <w:jc w:val="center"/>
        </w:trPr>
        <w:tc>
          <w:tcPr>
            <w:tcW w:w="337" w:type="pct"/>
            <w:tcBorders>
              <w:top w:val="doub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 w:eastAsia="仿宋" w:hAnsi="仿宋" w:cs="仿宋"/>
                <w:kern w:val="0"/>
                <w:sz w:val="24"/>
              </w:rPr>
            </w:pPr>
          </w:p>
        </w:tc>
        <w:tc>
          <w:tcPr>
            <w:tcW w:w="1152" w:type="pct"/>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ind w:firstLine="210" w:firstLineChars="100"/>
              <w:rPr>
                <w:rFonts w:ascii="仿宋" w:eastAsia="仿宋" w:hAnsi="仿宋" w:cs="仿宋"/>
                <w:kern w:val="0"/>
                <w:sz w:val="24"/>
              </w:rPr>
            </w:pPr>
          </w:p>
        </w:tc>
        <w:tc>
          <w:tcPr>
            <w:tcW w:w="470" w:type="pct"/>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 w:eastAsia="仿宋" w:hAnsi="仿宋" w:cs="仿宋"/>
                <w:kern w:val="0"/>
                <w:sz w:val="24"/>
              </w:rPr>
            </w:pPr>
          </w:p>
        </w:tc>
        <w:tc>
          <w:tcPr>
            <w:tcW w:w="914" w:type="pct"/>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 w:eastAsia="仿宋" w:hAnsi="仿宋" w:cs="仿宋"/>
                <w:kern w:val="0"/>
                <w:sz w:val="24"/>
              </w:rPr>
            </w:pPr>
          </w:p>
        </w:tc>
        <w:tc>
          <w:tcPr>
            <w:tcW w:w="382" w:type="pct"/>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 w:eastAsia="仿宋" w:hAnsi="仿宋" w:cs="仿宋"/>
                <w:kern w:val="0"/>
                <w:sz w:val="24"/>
              </w:rPr>
            </w:pPr>
          </w:p>
        </w:tc>
        <w:tc>
          <w:tcPr>
            <w:tcW w:w="371" w:type="pct"/>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 w:eastAsia="仿宋" w:hAnsi="仿宋" w:cs="仿宋"/>
                <w:kern w:val="0"/>
                <w:sz w:val="24"/>
              </w:rPr>
            </w:pPr>
          </w:p>
        </w:tc>
        <w:tc>
          <w:tcPr>
            <w:tcW w:w="647" w:type="pct"/>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 w:eastAsia="仿宋" w:hAnsi="仿宋" w:cs="仿宋"/>
                <w:kern w:val="0"/>
                <w:sz w:val="24"/>
              </w:rPr>
            </w:pPr>
          </w:p>
        </w:tc>
        <w:tc>
          <w:tcPr>
            <w:tcW w:w="723" w:type="pct"/>
            <w:tcBorders>
              <w:top w:val="doub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 w:eastAsia="仿宋" w:hAnsi="仿宋" w:cs="仿宋"/>
                <w:kern w:val="0"/>
                <w:sz w:val="24"/>
              </w:rPr>
            </w:pPr>
          </w:p>
        </w:tc>
      </w:tr>
      <w:tr>
        <w:tblPrEx>
          <w:tblW w:w="4998" w:type="pct"/>
          <w:jc w:val="center"/>
          <w:tblCellMar>
            <w:top w:w="0" w:type="dxa"/>
            <w:left w:w="108" w:type="dxa"/>
            <w:bottom w:w="0" w:type="dxa"/>
            <w:right w:w="108" w:type="dxa"/>
          </w:tblCellMar>
        </w:tblPrEx>
        <w:trPr>
          <w:cantSplit/>
          <w:trHeight w:val="371"/>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90"/>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71"/>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b/>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000000"/>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000000"/>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000000"/>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FF00FF"/>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FF00FF"/>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FF00FF"/>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FF00FF"/>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337" w:type="pct"/>
            <w:tcBorders>
              <w:top w:val="single" w:sz="4" w:space="0" w:color="auto"/>
              <w:left w:val="doub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1152"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color w:val="000000"/>
                <w:sz w:val="24"/>
              </w:rPr>
            </w:pPr>
          </w:p>
        </w:tc>
        <w:tc>
          <w:tcPr>
            <w:tcW w:w="470"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914"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38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371"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snapToGrid w:val="0"/>
                <w:color w:val="FF00FF"/>
                <w:kern w:val="0"/>
                <w:sz w:val="24"/>
              </w:rPr>
            </w:pPr>
          </w:p>
        </w:tc>
        <w:tc>
          <w:tcPr>
            <w:tcW w:w="647" w:type="pct"/>
            <w:tcBorders>
              <w:top w:val="single" w:sz="4" w:space="0" w:color="auto"/>
              <w:left w:val="single" w:sz="4" w:space="0" w:color="auto"/>
              <w:bottom w:val="single" w:sz="4" w:space="0" w:color="auto"/>
              <w:right w:val="single" w:sz="4" w:space="0" w:color="auto"/>
            </w:tcBorders>
            <w:vAlign w:val="center"/>
          </w:tcPr>
          <w:p>
            <w:pPr>
              <w:widowControl/>
              <w:jc w:val="center"/>
              <w:textAlignment w:val="center"/>
              <w:rPr>
                <w:rFonts w:ascii="仿宋" w:eastAsia="仿宋" w:hAnsi="仿宋" w:cs="仿宋"/>
                <w:snapToGrid w:val="0"/>
                <w:color w:val="FF00FF"/>
                <w:kern w:val="0"/>
                <w:sz w:val="24"/>
              </w:rPr>
            </w:pPr>
          </w:p>
        </w:tc>
        <w:tc>
          <w:tcPr>
            <w:tcW w:w="723" w:type="pct"/>
            <w:tcBorders>
              <w:top w:val="single" w:sz="4" w:space="0" w:color="auto"/>
              <w:left w:val="single" w:sz="4" w:space="0" w:color="auto"/>
              <w:bottom w:val="single" w:sz="4" w:space="0" w:color="auto"/>
              <w:right w:val="double" w:sz="4" w:space="0" w:color="auto"/>
            </w:tcBorders>
            <w:vAlign w:val="center"/>
          </w:tcPr>
          <w:p>
            <w:pPr>
              <w:widowControl/>
              <w:jc w:val="center"/>
              <w:textAlignment w:val="center"/>
              <w:rPr>
                <w:rFonts w:ascii="仿宋" w:eastAsia="仿宋" w:hAnsi="仿宋" w:cs="仿宋"/>
                <w:snapToGrid w:val="0"/>
                <w:color w:val="FF00FF"/>
                <w:kern w:val="0"/>
                <w:sz w:val="24"/>
              </w:rPr>
            </w:pPr>
          </w:p>
        </w:tc>
      </w:tr>
      <w:tr>
        <w:tblPrEx>
          <w:tblW w:w="4998" w:type="pct"/>
          <w:jc w:val="center"/>
          <w:tblCellMar>
            <w:top w:w="0" w:type="dxa"/>
            <w:left w:w="108" w:type="dxa"/>
            <w:bottom w:w="0" w:type="dxa"/>
            <w:right w:w="108" w:type="dxa"/>
          </w:tblCellMar>
        </w:tblPrEx>
        <w:trPr>
          <w:cantSplit/>
          <w:trHeight w:val="316"/>
          <w:tblHeader/>
          <w:jc w:val="center"/>
        </w:trPr>
        <w:tc>
          <w:tcPr>
            <w:tcW w:w="5000" w:type="pct"/>
            <w:gridSpan w:val="8"/>
            <w:tcBorders>
              <w:top w:val="single" w:sz="4" w:space="0" w:color="auto"/>
              <w:left w:val="double" w:sz="4" w:space="0" w:color="auto"/>
              <w:bottom w:val="single" w:sz="4" w:space="0" w:color="auto"/>
              <w:right w:val="double" w:sz="4" w:space="0" w:color="auto"/>
            </w:tcBorders>
            <w:vAlign w:val="center"/>
          </w:tcPr>
          <w:p>
            <w:pPr>
              <w:adjustRightInd w:val="0"/>
              <w:snapToGrid w:val="0"/>
              <w:spacing w:line="500" w:lineRule="exact"/>
              <w:jc w:val="center"/>
              <w:rPr>
                <w:rFonts w:ascii="仿宋" w:eastAsia="仿宋" w:hAnsi="仿宋" w:cs="仿宋"/>
                <w:kern w:val="0"/>
                <w:sz w:val="24"/>
              </w:rPr>
            </w:pPr>
          </w:p>
        </w:tc>
      </w:tr>
    </w:tbl>
    <w:p>
      <w:pPr>
        <w:widowControl/>
        <w:spacing w:line="500" w:lineRule="exact"/>
        <w:jc w:val="left"/>
        <w:rPr>
          <w:rFonts w:ascii="仿宋_GB2312" w:eastAsia="仿宋_GB2312" w:hAnsi="宋体" w:hint="eastAsia"/>
          <w:kern w:val="0"/>
          <w:sz w:val="28"/>
          <w:szCs w:val="28"/>
        </w:rPr>
      </w:pPr>
    </w:p>
    <w:p>
      <w:pPr>
        <w:widowControl/>
        <w:spacing w:line="500" w:lineRule="exact"/>
        <w:jc w:val="left"/>
        <w:rPr>
          <w:rFonts w:ascii="仿宋_GB2312" w:eastAsia="仿宋_GB2312" w:hAnsi="宋体" w:hint="eastAsia"/>
          <w:kern w:val="0"/>
          <w:sz w:val="28"/>
          <w:szCs w:val="28"/>
        </w:rPr>
      </w:pPr>
    </w:p>
    <w:p>
      <w:pPr>
        <w:widowControl/>
        <w:spacing w:line="500" w:lineRule="exact"/>
        <w:jc w:val="left"/>
        <w:rPr>
          <w:rFonts w:ascii="仿宋_GB2312" w:eastAsia="仿宋_GB2312" w:hAnsi="宋体" w:hint="eastAsia"/>
          <w:kern w:val="0"/>
          <w:sz w:val="28"/>
          <w:szCs w:val="28"/>
        </w:rPr>
      </w:pPr>
    </w:p>
    <w:p>
      <w:pPr>
        <w:widowControl/>
        <w:spacing w:line="500" w:lineRule="exact"/>
        <w:jc w:val="left"/>
        <w:rPr>
          <w:rFonts w:ascii="仿宋_GB2312" w:eastAsia="仿宋_GB2312" w:hAnsi="宋体" w:hint="eastAsia"/>
          <w:kern w:val="0"/>
          <w:sz w:val="28"/>
          <w:szCs w:val="28"/>
        </w:rPr>
      </w:pPr>
    </w:p>
    <w:p>
      <w:pPr>
        <w:widowControl/>
        <w:spacing w:line="500" w:lineRule="exact"/>
        <w:jc w:val="left"/>
        <w:rPr>
          <w:rFonts w:ascii="仿宋_GB2312" w:eastAsia="仿宋_GB2312" w:hAnsi="宋体"/>
          <w:kern w:val="0"/>
          <w:sz w:val="28"/>
          <w:szCs w:val="28"/>
        </w:rPr>
      </w:pPr>
      <w:r>
        <w:rPr>
          <w:rFonts w:ascii="仿宋_GB2312" w:eastAsia="仿宋_GB2312" w:hAnsi="宋体" w:hint="eastAsia"/>
          <w:kern w:val="0"/>
          <w:sz w:val="28"/>
          <w:szCs w:val="28"/>
        </w:rPr>
        <w:t>配齐满足设备参数功能且正常使用所需要的所有附件，与医院数据传输系统的接口等，负责医院超声图文工作站或HIS或PACS或LIS系统或远程会诊等系统接口费（如有），保证数据安全和共享，无需另外购置即可满足使用需求。</w:t>
      </w:r>
    </w:p>
    <w:p>
      <w:pPr>
        <w:spacing w:line="500" w:lineRule="exact"/>
        <w:rPr>
          <w:rFonts w:ascii="仿宋_GB2312" w:eastAsia="仿宋_GB2312" w:hAnsi="宋体"/>
          <w:color w:val="000000" w:themeColor="text1"/>
          <w:kern w:val="0"/>
          <w:sz w:val="28"/>
          <w:szCs w:val="28"/>
          <w14:textFill>
            <w14:solidFill>
              <w14:schemeClr w14:val="tx1"/>
            </w14:solidFill>
          </w14:textFill>
        </w:rPr>
      </w:pPr>
      <w:r>
        <w:rPr>
          <w:rFonts w:eastAsiaTheme="minorEastAsia"/>
          <w:sz w:val="28"/>
          <w:szCs w:val="28"/>
        </w:rPr>
        <w:br w:type="page"/>
      </w:r>
      <w:r>
        <w:rPr>
          <w:rFonts w:ascii="仿宋_GB2312" w:eastAsia="仿宋_GB2312" w:hAnsi="宋体" w:hint="eastAsia"/>
          <w:color w:val="000000" w:themeColor="text1"/>
          <w:kern w:val="0"/>
          <w:sz w:val="28"/>
          <w:szCs w:val="28"/>
          <w14:textFill>
            <w14:solidFill>
              <w14:schemeClr w14:val="tx1"/>
            </w14:solidFill>
          </w14:textFill>
        </w:rPr>
        <w:t>附件</w:t>
      </w:r>
      <w:r>
        <w:rPr>
          <w:rFonts w:ascii="仿宋_GB2312" w:eastAsia="仿宋_GB2312" w:hAnsi="宋体" w:hint="eastAsia"/>
          <w:color w:val="000000" w:themeColor="text1"/>
          <w:kern w:val="0"/>
          <w:sz w:val="28"/>
          <w:szCs w:val="28"/>
          <w:lang w:val="en-US" w:eastAsia="zh-CN"/>
          <w14:textFill>
            <w14:solidFill>
              <w14:schemeClr w14:val="tx1"/>
            </w14:solidFill>
          </w14:textFill>
        </w:rPr>
        <w:t>3</w:t>
      </w:r>
      <w:r>
        <w:rPr>
          <w:rFonts w:ascii="仿宋_GB2312" w:eastAsia="仿宋_GB2312" w:hAnsi="宋体" w:hint="eastAsia"/>
          <w:color w:val="000000" w:themeColor="text1"/>
          <w:kern w:val="0"/>
          <w:sz w:val="28"/>
          <w:szCs w:val="28"/>
          <w14:textFill>
            <w14:solidFill>
              <w14:schemeClr w14:val="tx1"/>
            </w14:solidFill>
          </w14:textFill>
        </w:rPr>
        <w:t>：设备常用配件、消耗品报价、优惠价</w:t>
      </w:r>
    </w:p>
    <w:p>
      <w:pPr>
        <w:spacing w:line="500" w:lineRule="exact"/>
        <w:jc w:val="center"/>
        <w:rPr>
          <w:rFonts w:ascii="仿宋_GB2312" w:eastAsia="仿宋_GB2312" w:hAnsi="宋体"/>
          <w:b/>
          <w:kern w:val="0"/>
          <w:sz w:val="28"/>
          <w:szCs w:val="28"/>
        </w:rPr>
      </w:pPr>
      <w:r>
        <w:rPr>
          <w:rFonts w:ascii="仿宋_GB2312" w:eastAsia="仿宋_GB2312" w:hAnsi="宋体" w:hint="eastAsia"/>
          <w:b/>
          <w:kern w:val="0"/>
          <w:sz w:val="28"/>
          <w:szCs w:val="28"/>
        </w:rPr>
        <w:t>主要零配件价格表   无</w:t>
      </w:r>
    </w:p>
    <w:p>
      <w:pPr>
        <w:spacing w:line="500" w:lineRule="exact"/>
        <w:jc w:val="right"/>
        <w:rPr>
          <w:rFonts w:ascii="仿宋_GB2312" w:eastAsia="仿宋_GB2312" w:hAnsi="宋体"/>
          <w:kern w:val="0"/>
          <w:sz w:val="28"/>
          <w:szCs w:val="28"/>
        </w:rPr>
      </w:pPr>
      <w:r>
        <w:rPr>
          <w:rFonts w:ascii="仿宋_GB2312" w:eastAsia="仿宋_GB2312" w:hAnsi="宋体" w:hint="eastAsia"/>
          <w:kern w:val="0"/>
          <w:sz w:val="28"/>
          <w:szCs w:val="28"/>
        </w:rPr>
        <w:t>货币单位：人民币</w:t>
      </w:r>
      <w:r>
        <w:rPr>
          <w:rFonts w:ascii="仿宋_GB2312" w:eastAsia="仿宋_GB2312" w:hAnsi="宋体"/>
          <w:kern w:val="0"/>
          <w:sz w:val="28"/>
          <w:szCs w:val="28"/>
        </w:rPr>
        <w:t>/</w:t>
      </w:r>
      <w:r>
        <w:rPr>
          <w:rFonts w:ascii="仿宋_GB2312" w:eastAsia="仿宋_GB2312" w:hAnsi="宋体" w:hint="eastAsia"/>
          <w:kern w:val="0"/>
          <w:sz w:val="28"/>
          <w:szCs w:val="28"/>
        </w:rPr>
        <w:t>元</w:t>
      </w:r>
    </w:p>
    <w:tbl>
      <w:tblPr>
        <w:tblStyle w:val="TableNormal"/>
        <w:tblpPr w:leftFromText="180" w:rightFromText="180" w:vertAnchor="text" w:horzAnchor="margin" w:tblpXSpec="center" w:tblpY="205"/>
        <w:tblW w:w="10173"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8"/>
        <w:gridCol w:w="1596"/>
        <w:gridCol w:w="1370"/>
        <w:gridCol w:w="994"/>
        <w:gridCol w:w="720"/>
        <w:gridCol w:w="761"/>
        <w:gridCol w:w="1248"/>
        <w:gridCol w:w="1380"/>
        <w:gridCol w:w="1276"/>
      </w:tblGrid>
      <w:tr>
        <w:tblPrEx>
          <w:tblW w:w="10173"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trPr>
        <w:tc>
          <w:tcPr>
            <w:tcW w:w="828" w:type="dxa"/>
            <w:tcBorders>
              <w:top w:val="doub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序号</w:t>
            </w:r>
          </w:p>
        </w:tc>
        <w:tc>
          <w:tcPr>
            <w:tcW w:w="1596"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零配件名称</w:t>
            </w:r>
          </w:p>
        </w:tc>
        <w:tc>
          <w:tcPr>
            <w:tcW w:w="1370"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规格及型号</w:t>
            </w:r>
          </w:p>
        </w:tc>
        <w:tc>
          <w:tcPr>
            <w:tcW w:w="994"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品牌</w:t>
            </w:r>
          </w:p>
        </w:tc>
        <w:tc>
          <w:tcPr>
            <w:tcW w:w="720"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产地</w:t>
            </w:r>
          </w:p>
        </w:tc>
        <w:tc>
          <w:tcPr>
            <w:tcW w:w="761"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单位</w:t>
            </w:r>
          </w:p>
        </w:tc>
        <w:tc>
          <w:tcPr>
            <w:tcW w:w="1248"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市场单价</w:t>
            </w:r>
          </w:p>
        </w:tc>
        <w:tc>
          <w:tcPr>
            <w:tcW w:w="1380" w:type="dxa"/>
            <w:tcBorders>
              <w:top w:val="doub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优惠单价</w:t>
            </w:r>
          </w:p>
        </w:tc>
        <w:tc>
          <w:tcPr>
            <w:tcW w:w="1276" w:type="dxa"/>
            <w:tcBorders>
              <w:top w:val="doub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专用/通用</w:t>
            </w:r>
          </w:p>
        </w:tc>
      </w:tr>
      <w:tr>
        <w:tblPrEx>
          <w:tblW w:w="10173" w:type="dxa"/>
          <w:tblInd w:w="0" w:type="dxa"/>
          <w:tblLayout w:type="fixed"/>
          <w:tblCellMar>
            <w:top w:w="0" w:type="dxa"/>
            <w:left w:w="108" w:type="dxa"/>
            <w:bottom w:w="0" w:type="dxa"/>
            <w:right w:w="108" w:type="dxa"/>
          </w:tblCellMar>
        </w:tblPrEx>
        <w:trPr>
          <w:cantSplit/>
          <w:trHeight w:val="300"/>
        </w:trPr>
        <w:tc>
          <w:tcPr>
            <w:tcW w:w="828" w:type="dxa"/>
            <w:tcBorders>
              <w:top w:val="sing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596"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1370"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994"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720"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761"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248"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1380" w:type="dxa"/>
            <w:tcBorders>
              <w:top w:val="single" w:sz="4" w:space="0" w:color="auto"/>
              <w:left w:val="single" w:sz="4" w:space="0" w:color="auto"/>
              <w:bottom w:val="single" w:sz="4" w:space="0" w:color="auto"/>
              <w:right w:val="double" w:sz="4" w:space="0" w:color="auto"/>
            </w:tcBorders>
            <w:vAlign w:val="center"/>
          </w:tcPr>
          <w:p>
            <w:pPr>
              <w:spacing w:line="500" w:lineRule="exact"/>
              <w:jc w:val="center"/>
              <w:rPr>
                <w:rFonts w:ascii="仿宋_GB2312" w:eastAsia="仿宋_GB2312" w:hAnsi="宋体"/>
                <w:kern w:val="0"/>
                <w:sz w:val="28"/>
                <w:szCs w:val="28"/>
              </w:rPr>
            </w:pPr>
          </w:p>
        </w:tc>
        <w:tc>
          <w:tcPr>
            <w:tcW w:w="1276" w:type="dxa"/>
            <w:tcBorders>
              <w:top w:val="sing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r>
      <w:tr>
        <w:tblPrEx>
          <w:tblW w:w="10173" w:type="dxa"/>
          <w:tblInd w:w="0" w:type="dxa"/>
          <w:tblLayout w:type="fixed"/>
          <w:tblCellMar>
            <w:top w:w="0" w:type="dxa"/>
            <w:left w:w="108" w:type="dxa"/>
            <w:bottom w:w="0" w:type="dxa"/>
            <w:right w:w="108" w:type="dxa"/>
          </w:tblCellMar>
        </w:tblPrEx>
        <w:trPr>
          <w:cantSplit/>
          <w:trHeight w:val="316"/>
        </w:trPr>
        <w:tc>
          <w:tcPr>
            <w:tcW w:w="828" w:type="dxa"/>
            <w:tcBorders>
              <w:top w:val="sing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596" w:type="dxa"/>
            <w:tcBorders>
              <w:top w:val="single" w:sz="4" w:space="0" w:color="auto"/>
              <w:left w:val="single" w:sz="4" w:space="0" w:color="auto"/>
              <w:bottom w:val="single" w:sz="4" w:space="0" w:color="auto"/>
              <w:right w:val="single" w:sz="4" w:space="0" w:color="auto"/>
            </w:tcBorders>
          </w:tcPr>
          <w:p>
            <w:pPr>
              <w:spacing w:line="500" w:lineRule="exact"/>
              <w:jc w:val="center"/>
              <w:rPr>
                <w:rFonts w:ascii="仿宋_GB2312" w:eastAsia="仿宋_GB2312" w:hAnsi="宋体"/>
                <w:kern w:val="0"/>
                <w:sz w:val="28"/>
                <w:szCs w:val="28"/>
              </w:rPr>
            </w:pPr>
          </w:p>
        </w:tc>
        <w:tc>
          <w:tcPr>
            <w:tcW w:w="1370"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994"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720"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761"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1248"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1380" w:type="dxa"/>
            <w:tcBorders>
              <w:top w:val="single" w:sz="4" w:space="0" w:color="auto"/>
              <w:left w:val="single" w:sz="4" w:space="0" w:color="auto"/>
              <w:bottom w:val="single" w:sz="4" w:space="0" w:color="auto"/>
              <w:right w:val="double" w:sz="4" w:space="0" w:color="auto"/>
            </w:tcBorders>
          </w:tcPr>
          <w:p>
            <w:pPr>
              <w:spacing w:line="500" w:lineRule="exact"/>
              <w:jc w:val="center"/>
              <w:rPr>
                <w:rFonts w:ascii="仿宋_GB2312" w:eastAsia="仿宋_GB2312" w:hAnsi="宋体"/>
                <w:kern w:val="0"/>
                <w:sz w:val="28"/>
                <w:szCs w:val="28"/>
              </w:rPr>
            </w:pPr>
          </w:p>
        </w:tc>
        <w:tc>
          <w:tcPr>
            <w:tcW w:w="1276" w:type="dxa"/>
            <w:tcBorders>
              <w:top w:val="single" w:sz="4" w:space="0" w:color="auto"/>
              <w:left w:val="single" w:sz="4" w:space="0" w:color="auto"/>
              <w:bottom w:val="single" w:sz="4" w:space="0" w:color="auto"/>
              <w:right w:val="double" w:sz="4" w:space="0" w:color="auto"/>
            </w:tcBorders>
          </w:tcPr>
          <w:p>
            <w:pPr>
              <w:spacing w:line="500" w:lineRule="exact"/>
              <w:jc w:val="center"/>
              <w:rPr>
                <w:rFonts w:ascii="仿宋_GB2312" w:eastAsia="仿宋_GB2312" w:hAnsi="宋体"/>
                <w:kern w:val="0"/>
                <w:sz w:val="28"/>
                <w:szCs w:val="28"/>
              </w:rPr>
            </w:pPr>
          </w:p>
        </w:tc>
      </w:tr>
    </w:tbl>
    <w:p>
      <w:pPr>
        <w:spacing w:line="500" w:lineRule="exact"/>
        <w:rPr>
          <w:rFonts w:ascii="仿宋_GB2312" w:eastAsia="仿宋_GB2312" w:hAnsi="宋体"/>
          <w:kern w:val="0"/>
          <w:sz w:val="28"/>
          <w:szCs w:val="28"/>
        </w:rPr>
      </w:pPr>
      <w:r>
        <w:rPr>
          <w:rFonts w:ascii="仿宋_GB2312" w:eastAsia="仿宋_GB2312" w:hAnsi="宋体" w:hint="eastAsia"/>
          <w:kern w:val="0"/>
          <w:sz w:val="28"/>
          <w:szCs w:val="28"/>
        </w:rPr>
        <w:t>以上供货价不高于深圳及广东最低供货价</w:t>
      </w:r>
    </w:p>
    <w:p>
      <w:pPr>
        <w:spacing w:line="500" w:lineRule="exact"/>
        <w:rPr>
          <w:rFonts w:ascii="仿宋_GB2312" w:eastAsia="仿宋_GB2312" w:hAnsi="宋体"/>
          <w:kern w:val="0"/>
          <w:sz w:val="28"/>
          <w:szCs w:val="28"/>
        </w:rPr>
      </w:pPr>
    </w:p>
    <w:p>
      <w:pPr>
        <w:spacing w:line="500" w:lineRule="exact"/>
        <w:jc w:val="center"/>
        <w:rPr>
          <w:rFonts w:ascii="仿宋_GB2312" w:eastAsia="仿宋_GB2312" w:hAnsi="宋体"/>
          <w:b/>
          <w:kern w:val="0"/>
          <w:sz w:val="28"/>
          <w:szCs w:val="28"/>
        </w:rPr>
      </w:pPr>
      <w:r>
        <w:rPr>
          <w:rFonts w:ascii="仿宋_GB2312" w:eastAsia="仿宋_GB2312" w:hAnsi="宋体" w:hint="eastAsia"/>
          <w:b/>
          <w:kern w:val="0"/>
          <w:sz w:val="28"/>
          <w:szCs w:val="28"/>
        </w:rPr>
        <w:t>耗材价格表  无</w:t>
      </w:r>
    </w:p>
    <w:p>
      <w:pPr>
        <w:spacing w:line="500" w:lineRule="exact"/>
        <w:jc w:val="right"/>
        <w:rPr>
          <w:rFonts w:ascii="仿宋_GB2312" w:eastAsia="仿宋_GB2312" w:hAnsi="宋体"/>
          <w:kern w:val="0"/>
          <w:sz w:val="28"/>
          <w:szCs w:val="28"/>
        </w:rPr>
      </w:pPr>
      <w:r>
        <w:rPr>
          <w:rFonts w:ascii="仿宋_GB2312" w:eastAsia="仿宋_GB2312" w:hAnsi="宋体" w:hint="eastAsia"/>
          <w:kern w:val="0"/>
          <w:sz w:val="28"/>
          <w:szCs w:val="28"/>
        </w:rPr>
        <w:t>货币单位：人民币</w:t>
      </w:r>
      <w:r>
        <w:rPr>
          <w:rFonts w:ascii="仿宋_GB2312" w:eastAsia="仿宋_GB2312" w:hAnsi="宋体"/>
          <w:kern w:val="0"/>
          <w:sz w:val="28"/>
          <w:szCs w:val="28"/>
        </w:rPr>
        <w:t>/</w:t>
      </w:r>
      <w:r>
        <w:rPr>
          <w:rFonts w:ascii="仿宋_GB2312" w:eastAsia="仿宋_GB2312" w:hAnsi="宋体" w:hint="eastAsia"/>
          <w:kern w:val="0"/>
          <w:sz w:val="28"/>
          <w:szCs w:val="28"/>
        </w:rPr>
        <w:t>元</w:t>
      </w:r>
    </w:p>
    <w:tbl>
      <w:tblPr>
        <w:tblStyle w:val="TableNormal"/>
        <w:tblpPr w:leftFromText="180" w:rightFromText="180" w:vertAnchor="text" w:horzAnchor="margin" w:tblpXSpec="center" w:tblpY="205"/>
        <w:tblW w:w="10173"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8"/>
        <w:gridCol w:w="1596"/>
        <w:gridCol w:w="1464"/>
        <w:gridCol w:w="900"/>
        <w:gridCol w:w="720"/>
        <w:gridCol w:w="761"/>
        <w:gridCol w:w="1248"/>
        <w:gridCol w:w="1248"/>
        <w:gridCol w:w="1408"/>
      </w:tblGrid>
      <w:tr>
        <w:tblPrEx>
          <w:tblW w:w="10173"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trPr>
        <w:tc>
          <w:tcPr>
            <w:tcW w:w="828" w:type="dxa"/>
            <w:tcBorders>
              <w:top w:val="doub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序号</w:t>
            </w:r>
          </w:p>
        </w:tc>
        <w:tc>
          <w:tcPr>
            <w:tcW w:w="1596"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消耗品</w:t>
            </w:r>
          </w:p>
        </w:tc>
        <w:tc>
          <w:tcPr>
            <w:tcW w:w="1464"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规格及型号</w:t>
            </w:r>
          </w:p>
        </w:tc>
        <w:tc>
          <w:tcPr>
            <w:tcW w:w="900" w:type="dxa"/>
            <w:tcBorders>
              <w:top w:val="doub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品牌</w:t>
            </w:r>
          </w:p>
        </w:tc>
        <w:tc>
          <w:tcPr>
            <w:tcW w:w="720" w:type="dxa"/>
            <w:tcBorders>
              <w:top w:val="doub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产地</w:t>
            </w:r>
          </w:p>
        </w:tc>
        <w:tc>
          <w:tcPr>
            <w:tcW w:w="761"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单位</w:t>
            </w:r>
          </w:p>
        </w:tc>
        <w:tc>
          <w:tcPr>
            <w:tcW w:w="1248"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市场单价</w:t>
            </w:r>
          </w:p>
        </w:tc>
        <w:tc>
          <w:tcPr>
            <w:tcW w:w="1248" w:type="dxa"/>
            <w:tcBorders>
              <w:top w:val="doub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优惠单价</w:t>
            </w:r>
          </w:p>
        </w:tc>
        <w:tc>
          <w:tcPr>
            <w:tcW w:w="1408" w:type="dxa"/>
            <w:tcBorders>
              <w:top w:val="double" w:sz="4" w:space="0" w:color="auto"/>
              <w:left w:val="single" w:sz="4" w:space="0" w:color="auto"/>
              <w:bottom w:val="single" w:sz="4" w:space="0" w:color="auto"/>
              <w:right w:val="double" w:sz="4" w:space="0" w:color="auto"/>
            </w:tcBorders>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专用/通用</w:t>
            </w:r>
          </w:p>
        </w:tc>
      </w:tr>
      <w:tr>
        <w:tblPrEx>
          <w:tblW w:w="10173" w:type="dxa"/>
          <w:tblInd w:w="0" w:type="dxa"/>
          <w:tblLayout w:type="fixed"/>
          <w:tblCellMar>
            <w:top w:w="0" w:type="dxa"/>
            <w:left w:w="108" w:type="dxa"/>
            <w:bottom w:w="0" w:type="dxa"/>
            <w:right w:w="108" w:type="dxa"/>
          </w:tblCellMar>
        </w:tblPrEx>
        <w:trPr>
          <w:cantSplit/>
          <w:trHeight w:val="300"/>
        </w:trPr>
        <w:tc>
          <w:tcPr>
            <w:tcW w:w="828" w:type="dxa"/>
            <w:tcBorders>
              <w:top w:val="sing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596"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1464"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900"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720"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761"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248" w:type="dxa"/>
            <w:tcBorders>
              <w:top w:val="single" w:sz="4" w:space="0" w:color="auto"/>
              <w:left w:val="single" w:sz="4" w:space="0" w:color="auto"/>
              <w:bottom w:val="single" w:sz="4" w:space="0" w:color="auto"/>
              <w:right w:val="single" w:sz="4" w:space="0" w:color="auto"/>
            </w:tcBorders>
            <w:vAlign w:val="center"/>
          </w:tcPr>
          <w:p>
            <w:pPr>
              <w:spacing w:line="500" w:lineRule="exact"/>
              <w:jc w:val="center"/>
              <w:rPr>
                <w:rFonts w:ascii="仿宋_GB2312" w:eastAsia="仿宋_GB2312" w:hAnsi="宋体"/>
                <w:kern w:val="0"/>
                <w:sz w:val="28"/>
                <w:szCs w:val="28"/>
              </w:rPr>
            </w:pPr>
          </w:p>
        </w:tc>
        <w:tc>
          <w:tcPr>
            <w:tcW w:w="1248" w:type="dxa"/>
            <w:tcBorders>
              <w:top w:val="single" w:sz="4" w:space="0" w:color="auto"/>
              <w:left w:val="single" w:sz="4" w:space="0" w:color="auto"/>
              <w:bottom w:val="single" w:sz="4" w:space="0" w:color="auto"/>
              <w:right w:val="double" w:sz="4" w:space="0" w:color="auto"/>
            </w:tcBorders>
          </w:tcPr>
          <w:p>
            <w:pPr>
              <w:adjustRightInd w:val="0"/>
              <w:snapToGrid w:val="0"/>
              <w:spacing w:line="500" w:lineRule="exact"/>
              <w:jc w:val="center"/>
              <w:rPr>
                <w:rFonts w:ascii="仿宋_GB2312" w:eastAsia="仿宋_GB2312" w:hAnsi="宋体"/>
                <w:kern w:val="0"/>
                <w:sz w:val="28"/>
                <w:szCs w:val="28"/>
              </w:rPr>
            </w:pPr>
          </w:p>
        </w:tc>
        <w:tc>
          <w:tcPr>
            <w:tcW w:w="1408" w:type="dxa"/>
            <w:tcBorders>
              <w:top w:val="single" w:sz="4" w:space="0" w:color="auto"/>
              <w:left w:val="single" w:sz="4" w:space="0" w:color="auto"/>
              <w:bottom w:val="single" w:sz="4" w:space="0" w:color="auto"/>
              <w:right w:val="double" w:sz="4" w:space="0" w:color="auto"/>
            </w:tcBorders>
          </w:tcPr>
          <w:p>
            <w:pPr>
              <w:adjustRightInd w:val="0"/>
              <w:snapToGrid w:val="0"/>
              <w:spacing w:line="500" w:lineRule="exact"/>
              <w:jc w:val="center"/>
              <w:rPr>
                <w:rFonts w:ascii="仿宋_GB2312" w:eastAsia="仿宋_GB2312" w:hAnsi="宋体"/>
                <w:kern w:val="0"/>
                <w:sz w:val="28"/>
                <w:szCs w:val="28"/>
              </w:rPr>
            </w:pPr>
          </w:p>
        </w:tc>
      </w:tr>
    </w:tbl>
    <w:p>
      <w:pPr>
        <w:spacing w:line="500" w:lineRule="exact"/>
        <w:jc w:val="left"/>
        <w:rPr>
          <w:rFonts w:ascii="仿宋_GB2312" w:eastAsia="仿宋_GB2312" w:hAnsi="宋体"/>
          <w:kern w:val="0"/>
          <w:sz w:val="28"/>
          <w:szCs w:val="28"/>
        </w:rPr>
      </w:pPr>
      <w:r>
        <w:rPr>
          <w:rFonts w:ascii="仿宋_GB2312" w:eastAsia="仿宋_GB2312" w:hAnsi="宋体" w:hint="eastAsia"/>
          <w:kern w:val="0"/>
          <w:sz w:val="28"/>
          <w:szCs w:val="28"/>
        </w:rPr>
        <w:t>以上供货价不高于深圳及广东最低供货价</w:t>
      </w:r>
    </w:p>
    <w:p>
      <w:pPr>
        <w:spacing w:line="500" w:lineRule="exact"/>
        <w:jc w:val="left"/>
        <w:rPr>
          <w:rFonts w:ascii="仿宋_GB2312" w:eastAsia="仿宋_GB2312" w:hAnsi="宋体"/>
          <w:kern w:val="0"/>
          <w:sz w:val="28"/>
          <w:szCs w:val="28"/>
        </w:rPr>
      </w:pPr>
    </w:p>
    <w:p>
      <w:pPr>
        <w:spacing w:line="500" w:lineRule="exact"/>
        <w:jc w:val="center"/>
        <w:rPr>
          <w:rFonts w:ascii="仿宋_GB2312" w:eastAsia="仿宋_GB2312" w:hAnsi="宋体"/>
          <w:b/>
          <w:kern w:val="0"/>
          <w:sz w:val="28"/>
          <w:szCs w:val="28"/>
        </w:rPr>
      </w:pPr>
      <w:r>
        <w:rPr>
          <w:rFonts w:ascii="仿宋_GB2312" w:eastAsia="仿宋_GB2312" w:hAnsi="宋体" w:hint="eastAsia"/>
          <w:b/>
          <w:kern w:val="0"/>
          <w:sz w:val="28"/>
          <w:szCs w:val="28"/>
        </w:rPr>
        <w:t>试剂价格表   无</w:t>
      </w:r>
    </w:p>
    <w:p>
      <w:pPr>
        <w:spacing w:line="500" w:lineRule="exact"/>
        <w:jc w:val="right"/>
        <w:rPr>
          <w:rFonts w:ascii="仿宋_GB2312" w:eastAsia="仿宋_GB2312" w:hAnsi="宋体"/>
          <w:kern w:val="0"/>
          <w:sz w:val="28"/>
          <w:szCs w:val="28"/>
        </w:rPr>
      </w:pPr>
      <w:r>
        <w:rPr>
          <w:rFonts w:ascii="仿宋_GB2312" w:eastAsia="仿宋_GB2312" w:hAnsi="宋体" w:hint="eastAsia"/>
          <w:kern w:val="0"/>
          <w:sz w:val="28"/>
          <w:szCs w:val="28"/>
        </w:rPr>
        <w:t>货币单位：人民币</w:t>
      </w:r>
      <w:r>
        <w:rPr>
          <w:rFonts w:ascii="仿宋_GB2312" w:eastAsia="仿宋_GB2312" w:hAnsi="宋体"/>
          <w:kern w:val="0"/>
          <w:sz w:val="28"/>
          <w:szCs w:val="28"/>
        </w:rPr>
        <w:t>/</w:t>
      </w:r>
      <w:r>
        <w:rPr>
          <w:rFonts w:ascii="仿宋_GB2312" w:eastAsia="仿宋_GB2312" w:hAnsi="宋体" w:hint="eastAsia"/>
          <w:kern w:val="0"/>
          <w:sz w:val="28"/>
          <w:szCs w:val="28"/>
        </w:rPr>
        <w:t>元</w:t>
      </w:r>
    </w:p>
    <w:tbl>
      <w:tblPr>
        <w:tblStyle w:val="TableNormal"/>
        <w:tblpPr w:leftFromText="180" w:rightFromText="180" w:vertAnchor="text" w:horzAnchor="margin" w:tblpXSpec="center" w:tblpY="205"/>
        <w:tblW w:w="10173"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8"/>
        <w:gridCol w:w="1265"/>
        <w:gridCol w:w="1134"/>
        <w:gridCol w:w="900"/>
        <w:gridCol w:w="720"/>
        <w:gridCol w:w="879"/>
        <w:gridCol w:w="1800"/>
        <w:gridCol w:w="1371"/>
        <w:gridCol w:w="1276"/>
      </w:tblGrid>
      <w:tr>
        <w:tblPrEx>
          <w:tblW w:w="10173" w:type="dxa"/>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347"/>
        </w:trPr>
        <w:tc>
          <w:tcPr>
            <w:tcW w:w="828" w:type="dxa"/>
            <w:tcBorders>
              <w:top w:val="doub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序号</w:t>
            </w:r>
          </w:p>
        </w:tc>
        <w:tc>
          <w:tcPr>
            <w:tcW w:w="1265"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试剂名称</w:t>
            </w:r>
          </w:p>
        </w:tc>
        <w:tc>
          <w:tcPr>
            <w:tcW w:w="1134"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规格</w:t>
            </w:r>
          </w:p>
        </w:tc>
        <w:tc>
          <w:tcPr>
            <w:tcW w:w="900"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品牌</w:t>
            </w:r>
          </w:p>
        </w:tc>
        <w:tc>
          <w:tcPr>
            <w:tcW w:w="720"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产地</w:t>
            </w:r>
          </w:p>
        </w:tc>
        <w:tc>
          <w:tcPr>
            <w:tcW w:w="879"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单位</w:t>
            </w:r>
          </w:p>
        </w:tc>
        <w:tc>
          <w:tcPr>
            <w:tcW w:w="1800" w:type="dxa"/>
            <w:tcBorders>
              <w:top w:val="doub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每人份市场价</w:t>
            </w:r>
          </w:p>
        </w:tc>
        <w:tc>
          <w:tcPr>
            <w:tcW w:w="1371" w:type="dxa"/>
            <w:tcBorders>
              <w:top w:val="doub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每人份优惠价</w:t>
            </w:r>
          </w:p>
        </w:tc>
        <w:tc>
          <w:tcPr>
            <w:tcW w:w="1276" w:type="dxa"/>
            <w:tcBorders>
              <w:top w:val="doub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_GB2312" w:eastAsia="仿宋_GB2312" w:hAnsi="宋体"/>
                <w:kern w:val="0"/>
                <w:sz w:val="28"/>
                <w:szCs w:val="28"/>
              </w:rPr>
            </w:pPr>
            <w:r>
              <w:rPr>
                <w:rFonts w:ascii="仿宋_GB2312" w:eastAsia="仿宋_GB2312" w:hAnsi="宋体" w:hint="eastAsia"/>
                <w:kern w:val="0"/>
                <w:sz w:val="28"/>
                <w:szCs w:val="28"/>
              </w:rPr>
              <w:t>专用/通用</w:t>
            </w:r>
          </w:p>
        </w:tc>
      </w:tr>
      <w:tr>
        <w:tblPrEx>
          <w:tblW w:w="10173" w:type="dxa"/>
          <w:tblInd w:w="0" w:type="dxa"/>
          <w:tblLayout w:type="fixed"/>
          <w:tblCellMar>
            <w:top w:w="0" w:type="dxa"/>
            <w:left w:w="108" w:type="dxa"/>
            <w:bottom w:w="0" w:type="dxa"/>
            <w:right w:w="108" w:type="dxa"/>
          </w:tblCellMar>
        </w:tblPrEx>
        <w:trPr>
          <w:cantSplit/>
          <w:trHeight w:val="300"/>
        </w:trPr>
        <w:tc>
          <w:tcPr>
            <w:tcW w:w="828" w:type="dxa"/>
            <w:tcBorders>
              <w:top w:val="single" w:sz="4" w:space="0" w:color="auto"/>
              <w:left w:val="doub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265"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1134"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900"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720"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879"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800" w:type="dxa"/>
            <w:tcBorders>
              <w:top w:val="single" w:sz="4" w:space="0" w:color="auto"/>
              <w:left w:val="single" w:sz="4" w:space="0" w:color="auto"/>
              <w:bottom w:val="single" w:sz="4" w:space="0" w:color="auto"/>
              <w:right w:val="single" w:sz="4" w:space="0" w:color="auto"/>
            </w:tcBorders>
          </w:tcPr>
          <w:p>
            <w:pPr>
              <w:adjustRightInd w:val="0"/>
              <w:snapToGrid w:val="0"/>
              <w:spacing w:line="500" w:lineRule="exact"/>
              <w:jc w:val="center"/>
              <w:rPr>
                <w:rFonts w:ascii="仿宋_GB2312" w:eastAsia="仿宋_GB2312" w:hAnsi="宋体"/>
                <w:kern w:val="0"/>
                <w:sz w:val="28"/>
                <w:szCs w:val="28"/>
              </w:rPr>
            </w:pPr>
          </w:p>
        </w:tc>
        <w:tc>
          <w:tcPr>
            <w:tcW w:w="1371" w:type="dxa"/>
            <w:tcBorders>
              <w:top w:val="single" w:sz="4" w:space="0" w:color="auto"/>
              <w:left w:val="single" w:sz="4" w:space="0" w:color="auto"/>
              <w:bottom w:val="single" w:sz="4" w:space="0" w:color="auto"/>
              <w:right w:val="double" w:sz="4" w:space="0" w:color="auto"/>
            </w:tcBorders>
            <w:vAlign w:val="center"/>
          </w:tcPr>
          <w:p>
            <w:pPr>
              <w:adjustRightInd w:val="0"/>
              <w:snapToGrid w:val="0"/>
              <w:spacing w:line="500" w:lineRule="exact"/>
              <w:jc w:val="center"/>
              <w:rPr>
                <w:rFonts w:ascii="仿宋_GB2312" w:eastAsia="仿宋_GB2312" w:hAnsi="宋体"/>
                <w:kern w:val="0"/>
                <w:sz w:val="28"/>
                <w:szCs w:val="28"/>
              </w:rPr>
            </w:pPr>
          </w:p>
        </w:tc>
        <w:tc>
          <w:tcPr>
            <w:tcW w:w="1276" w:type="dxa"/>
            <w:tcBorders>
              <w:top w:val="single" w:sz="4" w:space="0" w:color="auto"/>
              <w:left w:val="single" w:sz="4" w:space="0" w:color="auto"/>
              <w:bottom w:val="single" w:sz="4" w:space="0" w:color="auto"/>
              <w:right w:val="double" w:sz="4" w:space="0" w:color="auto"/>
            </w:tcBorders>
          </w:tcPr>
          <w:p>
            <w:pPr>
              <w:adjustRightInd w:val="0"/>
              <w:snapToGrid w:val="0"/>
              <w:spacing w:line="500" w:lineRule="exact"/>
              <w:jc w:val="center"/>
              <w:rPr>
                <w:rFonts w:ascii="仿宋_GB2312" w:eastAsia="仿宋_GB2312" w:hAnsi="宋体"/>
                <w:kern w:val="0"/>
                <w:sz w:val="28"/>
                <w:szCs w:val="28"/>
              </w:rPr>
            </w:pPr>
          </w:p>
        </w:tc>
      </w:tr>
    </w:tbl>
    <w:p>
      <w:pPr>
        <w:spacing w:line="500" w:lineRule="exact"/>
        <w:rPr>
          <w:rFonts w:ascii="仿宋_GB2312" w:eastAsia="仿宋_GB2312" w:hAnsi="宋体"/>
          <w:kern w:val="0"/>
          <w:sz w:val="28"/>
          <w:szCs w:val="28"/>
        </w:rPr>
      </w:pPr>
      <w:r>
        <w:rPr>
          <w:rFonts w:ascii="仿宋_GB2312" w:eastAsia="仿宋_GB2312" w:hAnsi="宋体" w:hint="eastAsia"/>
          <w:kern w:val="0"/>
          <w:sz w:val="28"/>
          <w:szCs w:val="28"/>
        </w:rPr>
        <w:t>以上供货价不高于深圳及广东最低供货价</w:t>
      </w:r>
    </w:p>
    <w:p>
      <w:pPr>
        <w:widowControl/>
        <w:spacing w:line="500" w:lineRule="exact"/>
        <w:jc w:val="left"/>
        <w:rPr>
          <w:rFonts w:ascii="仿宋_GB2312" w:eastAsia="仿宋_GB2312" w:hAnsi="宋体"/>
          <w:kern w:val="0"/>
          <w:sz w:val="28"/>
          <w:szCs w:val="28"/>
        </w:rPr>
      </w:pPr>
    </w:p>
    <w:p>
      <w:pPr>
        <w:rPr>
          <w:rFonts w:ascii="仿宋_GB2312" w:eastAsia="仿宋_GB2312" w:hAnsi="宋体"/>
          <w:kern w:val="0"/>
          <w:sz w:val="28"/>
          <w:szCs w:val="28"/>
        </w:rPr>
      </w:pPr>
    </w:p>
    <w:p/>
    <w:p/>
    <w:p/>
    <w:p>
      <w:pPr>
        <w:tabs>
          <w:tab w:val="left" w:pos="2912"/>
        </w:tabs>
        <w:spacing w:line="360" w:lineRule="auto"/>
        <w:ind w:right="153" w:rightChars="73"/>
        <w:jc w:val="left"/>
        <w:rPr>
          <w:rFonts w:ascii="仿宋" w:eastAsia="仿宋" w:hAnsi="仿宋" w:cs="仿宋" w:hint="eastAsia"/>
          <w:bCs/>
          <w:sz w:val="28"/>
          <w:szCs w:val="28"/>
          <w:lang w:eastAsia="zh-CN"/>
        </w:rPr>
      </w:pPr>
      <w:r>
        <w:rPr>
          <w:rFonts w:ascii="仿宋" w:eastAsia="仿宋" w:hAnsi="仿宋" w:cs="仿宋" w:hint="eastAsia"/>
          <w:bCs/>
          <w:sz w:val="28"/>
          <w:szCs w:val="28"/>
        </w:rPr>
        <w:t>附件</w:t>
      </w:r>
      <w:r>
        <w:rPr>
          <w:rFonts w:ascii="仿宋" w:eastAsia="仿宋" w:hAnsi="仿宋" w:cs="仿宋" w:hint="eastAsia"/>
          <w:bCs/>
          <w:sz w:val="28"/>
          <w:szCs w:val="28"/>
          <w:lang w:val="en-US" w:eastAsia="zh-CN"/>
        </w:rPr>
        <w:t>4</w:t>
      </w:r>
      <w:r>
        <w:rPr>
          <w:rFonts w:ascii="仿宋" w:eastAsia="仿宋" w:hAnsi="仿宋" w:cs="仿宋" w:hint="eastAsia"/>
          <w:bCs/>
          <w:sz w:val="28"/>
          <w:szCs w:val="28"/>
          <w:lang w:eastAsia="zh-CN"/>
        </w:rPr>
        <w:t>：</w:t>
      </w:r>
    </w:p>
    <w:p>
      <w:pPr>
        <w:jc w:val="center"/>
        <w:rPr>
          <w:rFonts w:ascii="方正小标宋简体" w:eastAsia="方正小标宋简体" w:hAnsi="宋体" w:cs="宋体"/>
          <w:sz w:val="44"/>
          <w:szCs w:val="44"/>
        </w:rPr>
      </w:pPr>
      <w:r>
        <w:rPr>
          <w:rFonts w:ascii="方正小标宋简体" w:eastAsia="方正小标宋简体" w:hAnsi="宋体" w:cs="宋体" w:hint="eastAsia"/>
          <w:sz w:val="44"/>
          <w:szCs w:val="44"/>
        </w:rPr>
        <w:t>深圳市龙岗区第四人民医院廉洁购销合同</w:t>
      </w:r>
    </w:p>
    <w:p>
      <w:pPr>
        <w:spacing w:line="580" w:lineRule="exact"/>
        <w:rPr>
          <w:rFonts w:ascii="楷体_GB2312" w:eastAsia="楷体_GB2312" w:hAnsi="ˎ̥"/>
          <w:b/>
          <w:sz w:val="32"/>
          <w:szCs w:val="32"/>
        </w:rPr>
      </w:pPr>
    </w:p>
    <w:p>
      <w:pPr>
        <w:spacing w:line="500" w:lineRule="exact"/>
        <w:rPr>
          <w:rFonts w:ascii="仿宋_GB2312" w:eastAsia="仿宋_GB2312" w:hAnsi="ˎ̥" w:hint="eastAsia"/>
          <w:sz w:val="28"/>
          <w:szCs w:val="28"/>
        </w:rPr>
      </w:pPr>
      <w:r>
        <w:rPr>
          <w:rFonts w:ascii="仿宋_GB2312" w:eastAsia="仿宋_GB2312" w:hAnsi="ˎ̥" w:hint="eastAsia"/>
          <w:sz w:val="28"/>
          <w:szCs w:val="28"/>
        </w:rPr>
        <w:t>甲    方：深圳市龙岗区第四人民医院</w:t>
      </w:r>
    </w:p>
    <w:p>
      <w:pPr>
        <w:spacing w:line="500" w:lineRule="exact"/>
        <w:rPr>
          <w:rFonts w:ascii="仿宋_GB2312" w:eastAsia="仿宋_GB2312" w:hAnsi="ˎ̥" w:hint="eastAsia"/>
          <w:sz w:val="28"/>
          <w:szCs w:val="28"/>
        </w:rPr>
      </w:pPr>
      <w:r>
        <w:rPr>
          <w:rFonts w:ascii="仿宋_GB2312" w:eastAsia="仿宋_GB2312" w:hAnsi="ˎ̥" w:hint="eastAsia"/>
          <w:sz w:val="28"/>
          <w:szCs w:val="28"/>
        </w:rPr>
        <w:t>乙    方：</w:t>
      </w:r>
    </w:p>
    <w:p>
      <w:pPr>
        <w:spacing w:line="500" w:lineRule="exact"/>
        <w:rPr>
          <w:rFonts w:ascii="仿宋_GB2312" w:eastAsia="仿宋_GB2312" w:hAnsi="ˎ̥" w:hint="eastAsia"/>
          <w:sz w:val="28"/>
          <w:szCs w:val="28"/>
        </w:rPr>
      </w:pPr>
      <w:r>
        <w:rPr>
          <w:rFonts w:ascii="仿宋_GB2312" w:eastAsia="仿宋_GB2312" w:hAnsi="ˎ̥" w:hint="eastAsia"/>
          <w:sz w:val="28"/>
          <w:szCs w:val="28"/>
        </w:rPr>
        <w:t xml:space="preserve">项目名称：            </w:t>
      </w:r>
    </w:p>
    <w:p>
      <w:pPr>
        <w:spacing w:line="500" w:lineRule="exact"/>
        <w:rPr>
          <w:rFonts w:ascii="仿宋_GB2312" w:eastAsia="仿宋_GB2312" w:hAnsi="ˎ̥" w:hint="eastAsia"/>
          <w:sz w:val="28"/>
          <w:szCs w:val="28"/>
        </w:rPr>
      </w:pPr>
      <w:r>
        <w:rPr>
          <w:rFonts w:ascii="仿宋_GB2312" w:eastAsia="仿宋_GB2312" w:hAnsi="ˎ̥" w:hint="eastAsia"/>
          <w:sz w:val="28"/>
          <w:szCs w:val="28"/>
        </w:rPr>
        <w:t>合同总价：</w:t>
      </w:r>
    </w:p>
    <w:p>
      <w:pPr>
        <w:spacing w:line="500" w:lineRule="exact"/>
        <w:rPr>
          <w:rFonts w:ascii="楷体_GB2312" w:eastAsia="楷体_GB2312" w:hAnsi="ˎ̥"/>
          <w:b/>
          <w:sz w:val="28"/>
          <w:szCs w:val="28"/>
        </w:rPr>
      </w:pPr>
      <w:r>
        <w:rPr>
          <w:rFonts w:ascii="仿宋_GB2312" w:eastAsia="仿宋_GB2312" w:hAnsi="ˎ̥" w:hint="eastAsia"/>
          <w:sz w:val="28"/>
          <w:szCs w:val="28"/>
        </w:rPr>
        <w:t>主办科室：</w:t>
      </w:r>
    </w:p>
    <w:p>
      <w:pPr>
        <w:spacing w:line="500" w:lineRule="exact"/>
        <w:ind w:firstLine="420" w:firstLineChars="200"/>
        <w:rPr>
          <w:rFonts w:ascii="仿宋_GB2312" w:eastAsia="仿宋_GB2312" w:hAnsi="ˎ̥"/>
          <w:sz w:val="28"/>
          <w:szCs w:val="28"/>
        </w:rPr>
      </w:pPr>
      <w:r>
        <w:rPr>
          <w:rFonts w:ascii="仿宋_GB2312" w:eastAsia="仿宋_GB2312" w:hAnsi="ˎ̥" w:hint="eastAsia"/>
          <w:sz w:val="28"/>
          <w:szCs w:val="28"/>
        </w:rPr>
        <w:t>为进一步加强医疗卫生行风建设，规范购销行为，有效防范商业贿赂，营造公平交易、诚实守信的购销环境，经甲、乙双方协商，同意签订本合同，并共同遵守：</w:t>
      </w:r>
    </w:p>
    <w:p>
      <w:pPr>
        <w:spacing w:line="500" w:lineRule="exact"/>
        <w:ind w:firstLine="420" w:firstLineChars="200"/>
        <w:rPr>
          <w:rFonts w:ascii="仿宋_GB2312" w:eastAsia="仿宋_GB2312" w:hAnsi="ˎ̥"/>
          <w:sz w:val="28"/>
          <w:szCs w:val="28"/>
        </w:rPr>
      </w:pPr>
      <w:r>
        <w:rPr>
          <w:rFonts w:ascii="仿宋_GB2312" w:eastAsia="仿宋_GB2312" w:hAnsi="ˎ̥" w:hint="eastAsia"/>
          <w:sz w:val="28"/>
          <w:szCs w:val="28"/>
        </w:rPr>
        <w:t>一、甲乙双方按照《民法典》及产品</w:t>
      </w:r>
      <w:r>
        <w:rPr>
          <w:rFonts w:ascii="仿宋_GB2312" w:eastAsia="仿宋_GB2312" w:hAnsi="Times New Roman" w:hint="eastAsia"/>
          <w:sz w:val="28"/>
          <w:szCs w:val="28"/>
        </w:rPr>
        <w:t>购销合同</w:t>
      </w:r>
      <w:r>
        <w:rPr>
          <w:rFonts w:ascii="仿宋_GB2312" w:eastAsia="仿宋_GB2312" w:hAnsi="ˎ̥" w:hint="eastAsia"/>
          <w:sz w:val="28"/>
          <w:szCs w:val="28"/>
        </w:rPr>
        <w:t>约定实施购销行为。</w:t>
      </w:r>
    </w:p>
    <w:p>
      <w:pPr>
        <w:spacing w:line="500" w:lineRule="exact"/>
        <w:ind w:firstLine="420" w:firstLineChars="200"/>
        <w:rPr>
          <w:rFonts w:ascii="仿宋_GB2312" w:eastAsia="仿宋_GB2312" w:hAnsi="ˎ̥"/>
          <w:sz w:val="28"/>
          <w:szCs w:val="28"/>
        </w:rPr>
      </w:pPr>
      <w:r>
        <w:rPr>
          <w:rFonts w:ascii="仿宋_GB2312" w:eastAsia="仿宋_GB2312" w:hAnsi="ˎ̥" w:hint="eastAsia"/>
          <w:sz w:val="28"/>
          <w:szCs w:val="28"/>
        </w:rPr>
        <w:t>二、甲方应当严格执行验收、入库制度，对采购产品及发票进行查验，不得违反有关规定进行合同外采购、违价采购或从非规定渠道采购。</w:t>
      </w:r>
    </w:p>
    <w:p>
      <w:pPr>
        <w:spacing w:line="500" w:lineRule="exact"/>
        <w:ind w:firstLine="420" w:firstLineChars="200"/>
        <w:rPr>
          <w:rFonts w:ascii="仿宋_GB2312" w:eastAsia="仿宋_GB2312" w:hAnsi="ˎ̥"/>
          <w:sz w:val="28"/>
          <w:szCs w:val="28"/>
        </w:rPr>
      </w:pPr>
      <w:r>
        <w:rPr>
          <w:rFonts w:ascii="仿宋_GB2312" w:eastAsia="仿宋_GB2312" w:hAnsi="ˎ̥" w:hint="eastAsia"/>
          <w:sz w:val="28"/>
          <w:szCs w:val="28"/>
        </w:rPr>
        <w:t>三、甲方不得接受乙方以任何名义、形式给予的利益输送，不得将接受捐赠资助与采购挂钩。甲方工作人员不得参加乙方安排并支付费用的营业性娱乐场所的娱乐活动，</w:t>
      </w:r>
      <w:r>
        <w:rPr>
          <w:rFonts w:ascii="仿宋_GB2312" w:eastAsia="仿宋_GB2312" w:hAnsi="Times New Roman" w:hint="eastAsia"/>
          <w:sz w:val="28"/>
          <w:szCs w:val="28"/>
        </w:rPr>
        <w:t>不得以任何形式向乙方索要现金、有价证券、支付凭证和贵重礼品等</w:t>
      </w:r>
      <w:r>
        <w:rPr>
          <w:rFonts w:ascii="仿宋_GB2312" w:eastAsia="仿宋_GB2312" w:hAnsi="ˎ̥" w:hint="eastAsia"/>
          <w:sz w:val="28"/>
          <w:szCs w:val="28"/>
        </w:rPr>
        <w:t>。被迫接受乙方给予的钱物，应予退还，无法退还的，有责任如实向纪检监察部门反映情况。</w:t>
      </w:r>
    </w:p>
    <w:p>
      <w:pPr>
        <w:spacing w:line="500" w:lineRule="exact"/>
        <w:ind w:firstLine="420" w:firstLineChars="200"/>
        <w:rPr>
          <w:rFonts w:ascii="仿宋_GB2312" w:eastAsia="仿宋_GB2312" w:hAnsi="ˎ̥"/>
          <w:sz w:val="28"/>
          <w:szCs w:val="28"/>
        </w:rPr>
      </w:pPr>
      <w:r>
        <w:rPr>
          <w:rFonts w:ascii="仿宋_GB2312" w:eastAsia="仿宋_GB2312" w:hAnsi="ˎ̥" w:hint="eastAsia"/>
          <w:sz w:val="28"/>
          <w:szCs w:val="28"/>
        </w:rPr>
        <w:t>四、严禁甲方工作人员利用任何途径和方式，非法为乙方统计医师个人及临床科室有关医药产品用量信息，或为乙方统方提供便利。</w:t>
      </w:r>
    </w:p>
    <w:p>
      <w:pPr>
        <w:spacing w:line="500" w:lineRule="exact"/>
        <w:ind w:firstLine="420" w:firstLineChars="200"/>
        <w:rPr>
          <w:rFonts w:ascii="仿宋_GB2312" w:eastAsia="仿宋_GB2312" w:hAnsi="Times New Roman"/>
          <w:sz w:val="28"/>
          <w:szCs w:val="28"/>
        </w:rPr>
      </w:pPr>
      <w:r>
        <w:rPr>
          <w:rFonts w:ascii="仿宋_GB2312" w:eastAsia="仿宋_GB2312" w:hAnsi="Times New Roman" w:hint="eastAsia"/>
          <w:sz w:val="28"/>
          <w:szCs w:val="28"/>
        </w:rPr>
        <w:t>五、</w:t>
      </w:r>
      <w:r>
        <w:rPr>
          <w:rFonts w:ascii="仿宋_GB2312" w:eastAsia="仿宋_GB2312" w:hAnsi="ˎ̥" w:hint="eastAsia"/>
          <w:sz w:val="28"/>
          <w:szCs w:val="28"/>
        </w:rPr>
        <w:t>乙方不得以回扣、</w:t>
      </w:r>
      <w:r>
        <w:rPr>
          <w:rFonts w:ascii="仿宋_GB2312" w:eastAsia="仿宋_GB2312" w:hAnsi="Times New Roman" w:hint="eastAsia"/>
          <w:sz w:val="28"/>
          <w:szCs w:val="28"/>
        </w:rPr>
        <w:t>宴请等方式影响甲方工作人员采购或使用医药产品的选择权，不得在学术活动中提供旅游、超标准支付食宿费用，以及其他任何形式的利益输送。</w:t>
      </w:r>
    </w:p>
    <w:p>
      <w:pPr>
        <w:spacing w:line="500" w:lineRule="exact"/>
        <w:ind w:firstLine="420" w:firstLineChars="200"/>
        <w:rPr>
          <w:rFonts w:ascii="仿宋_GB2312" w:eastAsia="仿宋_GB2312" w:hAnsi="ˎ̥"/>
          <w:sz w:val="28"/>
          <w:szCs w:val="28"/>
        </w:rPr>
      </w:pPr>
      <w:r>
        <w:rPr>
          <w:rFonts w:ascii="仿宋_GB2312" w:eastAsia="仿宋_GB2312" w:hAnsi="Times New Roman" w:hint="eastAsia"/>
          <w:sz w:val="28"/>
          <w:szCs w:val="28"/>
        </w:rPr>
        <w:t>六、乙方指定</w:t>
      </w:r>
      <w:r>
        <w:rPr>
          <w:rFonts w:ascii="仿宋_GB2312" w:eastAsia="仿宋_GB2312" w:hAnsi="Times New Roman" w:hint="eastAsia"/>
          <w:sz w:val="28"/>
          <w:szCs w:val="28"/>
          <w:u w:val="single"/>
        </w:rPr>
        <w:t xml:space="preserve">        </w:t>
      </w:r>
      <w:r>
        <w:rPr>
          <w:rFonts w:ascii="仿宋_GB2312" w:eastAsia="仿宋_GB2312" w:hAnsi="Times New Roman" w:hint="eastAsia"/>
          <w:sz w:val="28"/>
          <w:szCs w:val="28"/>
        </w:rPr>
        <w:t>作为销售代表洽谈业务。销售代表必须在工作时间到甲方指定地点联系商谈，不得到住院部、门诊部、医技科室等推销医药产品，不得借故到甲方相关领导、部门</w:t>
      </w:r>
      <w:r>
        <w:rPr>
          <w:rFonts w:ascii="仿宋_GB2312" w:eastAsia="仿宋_GB2312" w:hAnsi="ˎ̥" w:hint="eastAsia"/>
          <w:sz w:val="28"/>
          <w:szCs w:val="28"/>
        </w:rPr>
        <w:t>负责人及相关工作人员家中访谈并提供任何好处费。</w:t>
      </w:r>
    </w:p>
    <w:p>
      <w:pPr>
        <w:spacing w:line="500" w:lineRule="exact"/>
        <w:ind w:firstLine="420" w:firstLineChars="200"/>
        <w:rPr>
          <w:rFonts w:ascii="仿宋_GB2312" w:eastAsia="仿宋_GB2312" w:hAnsi="Times New Roman"/>
          <w:sz w:val="28"/>
          <w:szCs w:val="28"/>
        </w:rPr>
      </w:pPr>
      <w:r>
        <w:rPr>
          <w:rFonts w:ascii="仿宋_GB2312" w:eastAsia="仿宋_GB2312" w:hAnsi="Times New Roman" w:hint="eastAsia"/>
          <w:sz w:val="28"/>
          <w:szCs w:val="28"/>
        </w:rPr>
        <w:t>七、</w:t>
      </w:r>
      <w:r>
        <w:rPr>
          <w:rFonts w:ascii="仿宋_GB2312" w:eastAsia="仿宋_GB2312" w:hAnsi="ˎ̥" w:hint="eastAsia"/>
          <w:sz w:val="28"/>
          <w:szCs w:val="28"/>
        </w:rPr>
        <w:t>乙方如违反本合同，一经发现，</w:t>
      </w:r>
      <w:r>
        <w:rPr>
          <w:rFonts w:ascii="仿宋_GB2312" w:eastAsia="仿宋_GB2312" w:hAnsi="Times New Roman" w:hint="eastAsia"/>
          <w:sz w:val="28"/>
          <w:szCs w:val="28"/>
        </w:rPr>
        <w:t>甲方有权终止产品购销合同，并向有关部门报告。如乙方被列入商业贿赂不良记录，则严格按照《国家</w:t>
      </w:r>
      <w:r>
        <w:rPr>
          <w:rFonts w:ascii="仿宋_GB2312" w:eastAsia="仿宋_GB2312" w:hAnsi="Times New Roman"/>
          <w:sz w:val="28"/>
          <w:szCs w:val="28"/>
        </w:rPr>
        <w:t>卫生计生委关于建立医药购销领域商业贿赂不良记录的规定</w:t>
      </w:r>
      <w:r>
        <w:rPr>
          <w:rFonts w:ascii="仿宋_GB2312" w:eastAsia="仿宋_GB2312" w:hAnsi="Times New Roman" w:hint="eastAsia"/>
          <w:sz w:val="28"/>
          <w:szCs w:val="28"/>
        </w:rPr>
        <w:t>》</w:t>
      </w:r>
      <w:r>
        <w:rPr>
          <w:rFonts w:ascii="Times New Roman" w:eastAsia="仿宋_GB2312" w:hAnsi="Times New Roman"/>
          <w:color w:val="000000"/>
          <w:sz w:val="28"/>
          <w:szCs w:val="28"/>
          <w:shd w:val="clear" w:color="auto" w:fill="FFFFFF"/>
        </w:rPr>
        <w:t>（国卫法制发〔2013〕50号）</w:t>
      </w:r>
      <w:r>
        <w:rPr>
          <w:rFonts w:ascii="仿宋_GB2312" w:eastAsia="仿宋_GB2312" w:hAnsi="Times New Roman" w:hint="eastAsia"/>
          <w:sz w:val="28"/>
          <w:szCs w:val="28"/>
        </w:rPr>
        <w:t>相关规定处理。</w:t>
      </w:r>
    </w:p>
    <w:p>
      <w:pPr>
        <w:spacing w:line="500" w:lineRule="exact"/>
        <w:ind w:firstLine="420" w:firstLineChars="200"/>
        <w:rPr>
          <w:rFonts w:ascii="仿宋_GB2312" w:eastAsia="仿宋_GB2312" w:hAnsi="Times New Roman"/>
          <w:sz w:val="28"/>
          <w:szCs w:val="28"/>
        </w:rPr>
      </w:pPr>
      <w:r>
        <w:rPr>
          <w:rFonts w:ascii="仿宋_GB2312" w:eastAsia="仿宋_GB2312" w:hAnsi="ˎ̥" w:hint="eastAsia"/>
          <w:sz w:val="28"/>
          <w:szCs w:val="28"/>
        </w:rPr>
        <w:t>八、</w:t>
      </w:r>
      <w:r>
        <w:rPr>
          <w:rFonts w:ascii="仿宋_GB2312" w:eastAsia="仿宋_GB2312" w:hAnsi="Times New Roman" w:hint="eastAsia"/>
          <w:sz w:val="28"/>
          <w:szCs w:val="28"/>
        </w:rPr>
        <w:t>本合同作为产品购销合同的组成部分，与购销合同一并执行，具有同等的法律效力。</w:t>
      </w:r>
    </w:p>
    <w:p>
      <w:pPr>
        <w:spacing w:line="500" w:lineRule="exact"/>
        <w:ind w:firstLine="420" w:firstLineChars="200"/>
        <w:rPr>
          <w:rFonts w:ascii="仿宋_GB2312" w:eastAsia="仿宋_GB2312" w:hAnsi="Times New Roman"/>
          <w:sz w:val="28"/>
          <w:szCs w:val="28"/>
        </w:rPr>
      </w:pPr>
      <w:r>
        <w:rPr>
          <w:rFonts w:ascii="仿宋_GB2312" w:eastAsia="仿宋_GB2312" w:hAnsi="Times New Roman" w:hint="eastAsia"/>
          <w:sz w:val="28"/>
          <w:szCs w:val="28"/>
        </w:rPr>
        <w:t>九、本合同一式叁份，甲方贰份（一份随购销主合同存档，一份交医院纪检监察部门），乙方壹份，从签订之日起生效。</w:t>
      </w:r>
    </w:p>
    <w:p>
      <w:pPr>
        <w:spacing w:line="500" w:lineRule="exact"/>
        <w:rPr>
          <w:rFonts w:ascii="仿宋_GB2312" w:eastAsia="仿宋_GB2312" w:hAnsi="Times New Roman"/>
          <w:sz w:val="28"/>
          <w:szCs w:val="28"/>
        </w:rPr>
      </w:pPr>
    </w:p>
    <w:tbl>
      <w:tblPr>
        <w:tblStyle w:val="TableGrid"/>
        <w:tblW w:w="9070" w:type="dxa"/>
        <w:jc w:val="center"/>
        <w:tblBorders>
          <w:top w:val="nil"/>
          <w:left w:val="nil"/>
          <w:bottom w:val="nil"/>
          <w:right w:val="nil"/>
          <w:insideH w:val="nil"/>
          <w:insideV w:val="nil"/>
        </w:tblBorders>
        <w:tblCellMar>
          <w:top w:w="0" w:type="dxa"/>
          <w:left w:w="108" w:type="dxa"/>
          <w:bottom w:w="0" w:type="dxa"/>
          <w:right w:w="108" w:type="dxa"/>
        </w:tblCellMar>
      </w:tblPr>
      <w:tblGrid>
        <w:gridCol w:w="4535"/>
        <w:gridCol w:w="4535"/>
      </w:tblGrid>
      <w:tr>
        <w:tblPrEx>
          <w:tblW w:w="9070" w:type="dxa"/>
          <w:jc w:val="center"/>
          <w:tblBorders>
            <w:top w:val="nil"/>
            <w:left w:val="nil"/>
            <w:bottom w:val="nil"/>
            <w:right w:val="nil"/>
            <w:insideH w:val="nil"/>
            <w:insideV w:val="nil"/>
          </w:tblBorders>
          <w:tblCellMar>
            <w:top w:w="0" w:type="dxa"/>
            <w:left w:w="108" w:type="dxa"/>
            <w:bottom w:w="0" w:type="dxa"/>
            <w:right w:w="108" w:type="dxa"/>
          </w:tblCellMar>
        </w:tblPrEx>
        <w:trPr>
          <w:jc w:val="center"/>
        </w:trPr>
        <w:tc>
          <w:tcPr>
            <w:tcW w:w="4535" w:type="dxa"/>
            <w:tcBorders>
              <w:tl2br w:val="nil"/>
              <w:tr2bl w:val="nil"/>
            </w:tcBorders>
            <w:vAlign w:val="top"/>
          </w:tcPr>
          <w:p>
            <w:pPr>
              <w:spacing w:line="500" w:lineRule="exact"/>
              <w:jc w:val="left"/>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甲方（盖章）：深圳市龙岗区第四人民医院</w:t>
            </w:r>
          </w:p>
          <w:p>
            <w:pPr>
              <w:spacing w:line="500" w:lineRule="exact"/>
              <w:jc w:val="left"/>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法定代表人（负责人）：</w:t>
            </w:r>
          </w:p>
          <w:p>
            <w:pPr>
              <w:spacing w:line="500" w:lineRule="exact"/>
              <w:jc w:val="left"/>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委托代理人签名：</w:t>
            </w:r>
          </w:p>
        </w:tc>
        <w:tc>
          <w:tcPr>
            <w:tcW w:w="4535" w:type="dxa"/>
            <w:tcBorders>
              <w:tl2br w:val="nil"/>
              <w:tr2bl w:val="nil"/>
            </w:tcBorders>
            <w:vAlign w:val="top"/>
          </w:tcPr>
          <w:p>
            <w:pPr>
              <w:spacing w:line="500" w:lineRule="exact"/>
              <w:jc w:val="left"/>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乙方（盖章）：</w:t>
            </w:r>
          </w:p>
          <w:p>
            <w:pPr>
              <w:spacing w:line="500" w:lineRule="exact"/>
              <w:jc w:val="left"/>
              <w:rPr>
                <w:rFonts w:ascii="仿宋_GB2312" w:eastAsia="仿宋_GB2312" w:hAnsi="宋体"/>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法定代表人（负责人）：</w:t>
            </w:r>
          </w:p>
          <w:p>
            <w:pPr>
              <w:spacing w:line="500" w:lineRule="exact"/>
              <w:jc w:val="left"/>
              <w:rPr>
                <w:rFonts w:ascii="仿宋_GB2312" w:eastAsia="仿宋_GB2312" w:hAnsi="宋体" w:hint="eastAsia"/>
                <w:color w:val="000000" w:themeColor="text1"/>
                <w:sz w:val="28"/>
                <w:szCs w:val="28"/>
                <w14:textFill>
                  <w14:solidFill>
                    <w14:schemeClr w14:val="tx1"/>
                  </w14:solidFill>
                </w14:textFill>
              </w:rPr>
            </w:pPr>
            <w:r>
              <w:rPr>
                <w:rFonts w:ascii="仿宋_GB2312" w:eastAsia="仿宋_GB2312" w:hAnsi="宋体" w:hint="eastAsia"/>
                <w:color w:val="000000" w:themeColor="text1"/>
                <w:sz w:val="28"/>
                <w:szCs w:val="28"/>
                <w14:textFill>
                  <w14:solidFill>
                    <w14:schemeClr w14:val="tx1"/>
                  </w14:solidFill>
                </w14:textFill>
              </w:rPr>
              <w:t>经办人签名：</w:t>
            </w:r>
          </w:p>
          <w:p>
            <w:pPr>
              <w:spacing w:line="500" w:lineRule="exact"/>
              <w:jc w:val="left"/>
              <w:rPr>
                <w:rFonts w:ascii="仿宋_GB2312" w:eastAsia="仿宋_GB2312" w:hAnsi="宋体"/>
                <w:color w:val="000000" w:themeColor="text1"/>
                <w:sz w:val="28"/>
                <w:szCs w:val="28"/>
                <w14:textFill>
                  <w14:solidFill>
                    <w14:schemeClr w14:val="tx1"/>
                  </w14:solidFill>
                </w14:textFill>
              </w:rPr>
            </w:pPr>
          </w:p>
        </w:tc>
      </w:tr>
    </w:tbl>
    <w:p>
      <w:pPr>
        <w:spacing w:line="500" w:lineRule="exact"/>
        <w:rPr>
          <w:rFonts w:ascii="仿宋_GB2312" w:eastAsia="仿宋_GB2312" w:hAnsi="Times New Roman"/>
          <w:sz w:val="28"/>
          <w:szCs w:val="28"/>
        </w:rPr>
      </w:pPr>
    </w:p>
    <w:p>
      <w:pPr>
        <w:spacing w:line="500" w:lineRule="exact"/>
        <w:ind w:firstLine="630" w:firstLineChars="300"/>
        <w:rPr>
          <w:rFonts w:eastAsia="仿宋_GB2312"/>
        </w:rPr>
      </w:pPr>
      <w:r>
        <w:rPr>
          <w:rFonts w:ascii="仿宋_GB2312" w:eastAsia="仿宋_GB2312" w:hAnsi="Times New Roman" w:hint="eastAsia"/>
          <w:sz w:val="28"/>
          <w:szCs w:val="28"/>
        </w:rPr>
        <w:t>年    月   日                 年    月   日</w:t>
      </w:r>
    </w:p>
    <w:p>
      <w:pPr>
        <w:spacing w:line="500" w:lineRule="exact"/>
        <w:rPr>
          <w:rFonts w:ascii="仿宋_GB2312" w:eastAsia="仿宋_GB2312" w:hAnsi="宋体"/>
          <w:sz w:val="32"/>
          <w:szCs w:val="32"/>
        </w:rPr>
      </w:pPr>
    </w:p>
    <w:p>
      <w:pPr>
        <w:pStyle w:val="NormalIndent"/>
        <w:rPr>
          <w:rFonts w:ascii="仿宋_GB2312" w:hAnsi="宋体"/>
        </w:rPr>
      </w:pPr>
    </w:p>
    <w:p>
      <w:pPr>
        <w:pStyle w:val="NormalIndent"/>
        <w:rPr>
          <w:rFonts w:ascii="仿宋_GB2312" w:hAnsi="宋体"/>
        </w:rPr>
      </w:pPr>
    </w:p>
    <w:p>
      <w:pPr>
        <w:pStyle w:val="NormalIndent"/>
        <w:rPr>
          <w:rFonts w:ascii="仿宋_GB2312" w:hAnsi="宋体"/>
        </w:rPr>
      </w:pPr>
    </w:p>
    <w:p>
      <w:pPr>
        <w:spacing w:line="580" w:lineRule="exact"/>
        <w:ind w:firstLine="3360" w:firstLineChars="1600"/>
        <w:rPr>
          <w:rFonts w:ascii="仿宋_GB2312" w:eastAsia="仿宋_GB2312" w:hAnsi="Times New Roman"/>
          <w:sz w:val="32"/>
          <w:szCs w:val="32"/>
        </w:rPr>
      </w:pPr>
    </w:p>
    <w:p>
      <w:pPr>
        <w:spacing w:line="580" w:lineRule="exact"/>
        <w:ind w:firstLine="3360" w:firstLineChars="1600"/>
        <w:rPr>
          <w:rFonts w:ascii="仿宋_GB2312" w:eastAsia="仿宋_GB2312" w:hAnsi="Times New Roman"/>
          <w:sz w:val="32"/>
          <w:szCs w:val="32"/>
        </w:rPr>
      </w:pPr>
    </w:p>
    <w:p>
      <w:pPr>
        <w:spacing w:line="580" w:lineRule="exact"/>
        <w:ind w:firstLine="3360" w:firstLineChars="1600"/>
        <w:rPr>
          <w:rFonts w:ascii="仿宋_GB2312" w:eastAsia="仿宋_GB2312" w:hAnsi="Times New Roman"/>
          <w:sz w:val="32"/>
          <w:szCs w:val="32"/>
        </w:rPr>
      </w:pPr>
    </w:p>
    <w:p>
      <w:pPr>
        <w:spacing w:line="580" w:lineRule="exact"/>
        <w:ind w:firstLine="3360" w:firstLineChars="1600"/>
        <w:rPr>
          <w:rFonts w:ascii="仿宋_GB2312" w:eastAsia="仿宋_GB2312" w:hAnsi="Times New Roman"/>
          <w:sz w:val="32"/>
          <w:szCs w:val="32"/>
        </w:rPr>
      </w:pPr>
    </w:p>
    <w:p>
      <w:pPr>
        <w:spacing w:line="580" w:lineRule="exact"/>
        <w:ind w:firstLine="3360" w:firstLineChars="1600"/>
        <w:rPr>
          <w:rFonts w:ascii="仿宋_GB2312" w:eastAsia="仿宋_GB2312" w:hAnsi="Times New Roman"/>
          <w:sz w:val="32"/>
          <w:szCs w:val="32"/>
        </w:rPr>
      </w:pPr>
    </w:p>
    <w:p>
      <w:pPr>
        <w:rPr>
          <w:rFonts w:ascii="仿宋" w:eastAsia="仿宋" w:hAnsi="仿宋" w:cs="仿宋"/>
          <w:sz w:val="28"/>
          <w:szCs w:val="28"/>
        </w:rPr>
      </w:pPr>
      <w:r>
        <w:rPr>
          <w:rFonts w:ascii="仿宋" w:eastAsia="仿宋" w:hAnsi="仿宋" w:cs="仿宋" w:hint="eastAsia"/>
          <w:sz w:val="28"/>
          <w:szCs w:val="28"/>
        </w:rPr>
        <w:t>附件</w:t>
      </w:r>
      <w:r>
        <w:rPr>
          <w:rFonts w:ascii="仿宋" w:eastAsia="仿宋" w:hAnsi="仿宋" w:cs="仿宋" w:hint="eastAsia"/>
          <w:sz w:val="28"/>
          <w:szCs w:val="28"/>
          <w:lang w:val="en-US" w:eastAsia="zh-CN"/>
        </w:rPr>
        <w:t>5</w:t>
      </w:r>
      <w:r>
        <w:rPr>
          <w:rFonts w:ascii="仿宋" w:eastAsia="仿宋" w:hAnsi="仿宋" w:cs="仿宋" w:hint="eastAsia"/>
          <w:sz w:val="28"/>
          <w:szCs w:val="28"/>
        </w:rPr>
        <w:t>：</w:t>
      </w:r>
    </w:p>
    <w:p>
      <w:pPr>
        <w:widowControl/>
        <w:spacing w:line="520" w:lineRule="exact"/>
        <w:jc w:val="center"/>
        <w:rPr>
          <w:rFonts w:ascii="方正小标宋简体" w:eastAsia="方正小标宋简体" w:hAnsi="方正小标宋简体" w:cs="方正小标宋简体"/>
          <w:color w:val="000000"/>
          <w:kern w:val="0"/>
          <w:sz w:val="44"/>
          <w:szCs w:val="44"/>
        </w:rPr>
      </w:pPr>
      <w:r>
        <w:rPr>
          <w:rFonts w:ascii="方正小标宋简体" w:eastAsia="方正小标宋简体" w:hAnsi="方正小标宋简体" w:cs="方正小标宋简体" w:hint="eastAsia"/>
          <w:color w:val="000000"/>
          <w:kern w:val="0"/>
          <w:sz w:val="44"/>
          <w:szCs w:val="44"/>
        </w:rPr>
        <w:t>龙岗区进一步规范政商交往行为告知书</w:t>
      </w:r>
    </w:p>
    <w:p>
      <w:pPr>
        <w:spacing w:line="460" w:lineRule="exact"/>
        <w:ind w:firstLine="420"/>
        <w:rPr>
          <w:rFonts w:ascii="Times New Roman" w:eastAsia="仿宋_GB2312" w:hAnsi="Times New Roman"/>
          <w:sz w:val="32"/>
          <w:szCs w:val="32"/>
        </w:rPr>
      </w:pP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为深入构建亲清新型政商关系，努力打造尊商、亲商、助商、安商良好营商环境，龙岗区委区政府制定了《龙岗区公职人员政商交往“十个不准”》，严明公职人员在政商交往中的纪律要求。请参与龙岗建设的广大企业及其从业人员，严格监督我区公职人员落实“十个不准”，并在与我区公职人员交往中切实做到“十个不得”。</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一、不得向公职人员赠送礼品、礼金、消费卡等财物。</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二、不得违规向公职人员提供宴请、旅游、娱乐等安排。</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三、不得通过打麻将等形式向公职人员输送利益。</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四、不得为公职人员报销应由其个人支付的费用。</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五、不得违规向公职人员及其亲友借贷款。</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六、不得违规将车辆、住房等借给公职人员使用。</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七、不得在招投标中与公职人员搞暗箱操作、围标串标。</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八、不得为利益相关人和公职人员牵线搭桥或者代为传递信息、传递财物。</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九、不得让公职人员在企业违规兼职取酬。</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十、不得为公职人员亲友违规承揽业务提供便利。</w:t>
      </w:r>
    </w:p>
    <w:p>
      <w:pPr>
        <w:widowControl/>
        <w:spacing w:line="460" w:lineRule="exact"/>
        <w:ind w:firstLine="420" w:firstLineChars="200"/>
        <w:jc w:val="left"/>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上述“十个不得”，请您严格遵守。同时，在政商交往中，如有发现我区公职人员存在违反“十个不准”的问题，请及时通过网络举报平台或者 12388 举报电话等方式，向纪检监察机关反映举报，我们将一律严格保密、一律优先处置、一律严肃查处。</w:t>
      </w:r>
    </w:p>
    <w:p>
      <w:pPr>
        <w:spacing w:line="460" w:lineRule="exact"/>
        <w:ind w:firstLine="420" w:firstLineChars="200"/>
        <w:rPr>
          <w:rFonts w:ascii="Times New Roman" w:eastAsia="仿宋_GB2312" w:hAnsi="Times New Roman"/>
          <w:sz w:val="28"/>
          <w:szCs w:val="28"/>
        </w:rPr>
      </w:pPr>
    </w:p>
    <w:p>
      <w:pPr>
        <w:widowControl/>
        <w:spacing w:line="460" w:lineRule="exact"/>
        <w:jc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已知晓上述告知内容，并愿意遵照执行（签名）：</w:t>
      </w:r>
    </w:p>
    <w:p>
      <w:pPr>
        <w:widowControl/>
        <w:spacing w:line="460" w:lineRule="exact"/>
        <w:ind w:firstLine="4410" w:firstLineChars="2100"/>
        <w:jc w:val="left"/>
        <w:rPr>
          <w:rFonts w:ascii="仿宋_GB2312" w:eastAsia="仿宋_GB2312" w:hAnsi="宋体" w:cs="仿宋_GB2312"/>
          <w:color w:val="000000"/>
          <w:kern w:val="0"/>
          <w:sz w:val="31"/>
          <w:szCs w:val="31"/>
        </w:rPr>
      </w:pPr>
      <w:r>
        <w:rPr>
          <w:rFonts w:ascii="仿宋_GB2312" w:eastAsia="仿宋_GB2312" w:hAnsi="宋体" w:cs="仿宋_GB2312" w:hint="eastAsia"/>
          <w:color w:val="000000"/>
          <w:kern w:val="0"/>
          <w:sz w:val="28"/>
          <w:szCs w:val="28"/>
        </w:rPr>
        <w:t>20  年  月  日</w:t>
      </w:r>
    </w:p>
    <w:p>
      <w:pPr>
        <w:widowControl/>
        <w:jc w:val="center"/>
        <w:rPr>
          <w:rFonts w:ascii="黑体" w:eastAsia="黑体" w:hAnsi="宋体" w:cs="黑体"/>
          <w:color w:val="000000"/>
          <w:kern w:val="0"/>
        </w:rPr>
      </w:pPr>
      <w:r>
        <w:rPr>
          <w:rFonts w:ascii="楷体_GB2312" w:eastAsia="楷体_GB2312" w:hAnsi="宋体" w:cs="楷体_GB2312"/>
          <w:color w:val="000000"/>
          <w:kern w:val="0"/>
          <w:sz w:val="24"/>
        </w:rPr>
        <w:t>（本告知书一式两份，一份由被告知人保存，一份由告知人所在单位留存。）</w:t>
      </w:r>
    </w:p>
    <w:p>
      <w:pPr>
        <w:widowControl/>
        <w:spacing w:line="580" w:lineRule="exact"/>
        <w:rPr>
          <w:rFonts w:ascii="仿宋" w:eastAsia="仿宋" w:hAnsi="仿宋" w:cs="仿宋"/>
          <w:color w:val="000000"/>
          <w:kern w:val="0"/>
          <w:sz w:val="28"/>
          <w:szCs w:val="28"/>
        </w:rPr>
      </w:pPr>
    </w:p>
    <w:p>
      <w:pPr>
        <w:pStyle w:val="NormalIndent"/>
      </w:pPr>
    </w:p>
    <w:p>
      <w:pPr>
        <w:widowControl/>
        <w:spacing w:line="580" w:lineRule="exact"/>
        <w:rPr>
          <w:rFonts w:ascii="仿宋" w:eastAsia="仿宋" w:hAnsi="仿宋" w:cs="仿宋" w:hint="eastAsia"/>
          <w:color w:val="000000"/>
          <w:kern w:val="0"/>
          <w:sz w:val="28"/>
          <w:szCs w:val="28"/>
          <w:lang w:eastAsia="zh-CN"/>
        </w:rPr>
      </w:pPr>
      <w:r>
        <w:rPr>
          <w:rFonts w:ascii="仿宋" w:eastAsia="仿宋" w:hAnsi="仿宋" w:cs="仿宋" w:hint="eastAsia"/>
          <w:color w:val="000000"/>
          <w:kern w:val="0"/>
          <w:sz w:val="28"/>
          <w:szCs w:val="28"/>
        </w:rPr>
        <w:t>附件</w:t>
      </w:r>
      <w:r>
        <w:rPr>
          <w:rFonts w:ascii="仿宋" w:eastAsia="仿宋" w:hAnsi="仿宋" w:cs="仿宋" w:hint="eastAsia"/>
          <w:color w:val="000000"/>
          <w:kern w:val="0"/>
          <w:sz w:val="28"/>
          <w:szCs w:val="28"/>
          <w:lang w:val="en-US" w:eastAsia="zh-CN"/>
        </w:rPr>
        <w:t>6</w:t>
      </w:r>
      <w:r>
        <w:rPr>
          <w:rFonts w:ascii="仿宋" w:eastAsia="仿宋" w:hAnsi="仿宋" w:cs="仿宋" w:hint="eastAsia"/>
          <w:color w:val="000000"/>
          <w:kern w:val="0"/>
          <w:sz w:val="28"/>
          <w:szCs w:val="28"/>
          <w:lang w:eastAsia="zh-CN"/>
        </w:rPr>
        <w:t>：</w:t>
      </w:r>
    </w:p>
    <w:p>
      <w:pPr>
        <w:widowControl/>
        <w:spacing w:line="580" w:lineRule="exact"/>
        <w:ind w:firstLine="420" w:firstLineChars="200"/>
        <w:jc w:val="left"/>
        <w:rPr>
          <w:rFonts w:ascii="方正小标宋简体" w:eastAsia="方正小标宋简体" w:hAnsi="方正小标宋简体" w:cs="方正小标宋简体"/>
          <w:color w:val="000000"/>
          <w:kern w:val="0"/>
          <w:sz w:val="44"/>
          <w:szCs w:val="44"/>
        </w:rPr>
      </w:pPr>
      <w:r>
        <w:rPr>
          <w:rFonts w:ascii="方正小标宋简体" w:eastAsia="方正小标宋简体" w:hAnsi="方正小标宋简体" w:cs="方正小标宋简体"/>
          <w:color w:val="000000"/>
          <w:kern w:val="0"/>
          <w:sz w:val="44"/>
          <w:szCs w:val="44"/>
        </w:rPr>
        <w:t>龙岗区公职人员政商交往“十个不准”</w:t>
      </w:r>
    </w:p>
    <w:p>
      <w:pPr>
        <w:widowControl/>
        <w:spacing w:line="580" w:lineRule="exact"/>
        <w:ind w:firstLine="1785" w:firstLineChars="850"/>
        <w:jc w:val="left"/>
        <w:rPr>
          <w:rFonts w:ascii="方正小标宋简体" w:eastAsia="方正小标宋简体" w:hAnsi="方正小标宋简体" w:cs="方正小标宋简体"/>
          <w:color w:val="000000"/>
          <w:kern w:val="0"/>
          <w:sz w:val="44"/>
          <w:szCs w:val="44"/>
        </w:rPr>
      </w:pPr>
      <w:r>
        <w:rPr>
          <w:rFonts w:ascii="方正小标宋简体" w:eastAsia="方正小标宋简体" w:hAnsi="方正小标宋简体" w:cs="方正小标宋简体"/>
          <w:color w:val="000000"/>
          <w:kern w:val="0"/>
          <w:sz w:val="44"/>
          <w:szCs w:val="44"/>
        </w:rPr>
        <w:t>承诺书</w:t>
      </w:r>
    </w:p>
    <w:p>
      <w:pPr>
        <w:widowControl/>
        <w:spacing w:line="580" w:lineRule="exact"/>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本人郑重承诺：</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严格遵守龙岗区公职人员政商交往“十个不准”：</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一、不准收受管理服务对象的礼品、礼金、消费卡等财物。</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二、不准接受可能影响公正执行公务的宴请、旅游、娱乐等安排。</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三、不准通过打麻将等形式借机敛财。</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四、不准在企业报销应由个人支付的费用。</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五、不准违规向管理服务对象借贷款、借车等。</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六、不准在执法、审批、招投标等工作中以权谋私。</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七、不准兼职取酬或利用职务影响为亲友谋取不正当利益。</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八、不准对企业乱检查、乱摊派、乱罚款。</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九、不准违规干预和插手企业正常经营活动。</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十、不准在服务企业过程中不作为、慢作为。</w:t>
      </w:r>
    </w:p>
    <w:p>
      <w:pPr>
        <w:widowControl/>
        <w:spacing w:line="580" w:lineRule="exact"/>
        <w:ind w:firstLine="420" w:firstLineChars="200"/>
        <w:jc w:val="left"/>
        <w:rPr>
          <w:rFonts w:ascii="仿宋" w:eastAsia="仿宋" w:hAnsi="仿宋" w:cs="仿宋"/>
          <w:color w:val="000000"/>
          <w:kern w:val="0"/>
          <w:sz w:val="28"/>
          <w:szCs w:val="28"/>
        </w:rPr>
      </w:pPr>
      <w:r>
        <w:rPr>
          <w:rFonts w:ascii="仿宋" w:eastAsia="仿宋" w:hAnsi="仿宋" w:cs="仿宋" w:hint="eastAsia"/>
          <w:color w:val="000000"/>
          <w:kern w:val="0"/>
          <w:sz w:val="28"/>
          <w:szCs w:val="28"/>
        </w:rPr>
        <w:t>如有违反，愿意承担纪法责任、接受组织处理。</w:t>
      </w:r>
    </w:p>
    <w:p>
      <w:pPr>
        <w:spacing w:line="580" w:lineRule="exact"/>
        <w:ind w:firstLine="420"/>
        <w:rPr>
          <w:rFonts w:ascii="仿宋" w:eastAsia="仿宋" w:hAnsi="仿宋" w:cs="仿宋"/>
          <w:color w:val="000000"/>
          <w:kern w:val="0"/>
          <w:sz w:val="28"/>
          <w:szCs w:val="28"/>
        </w:rPr>
      </w:pPr>
    </w:p>
    <w:p>
      <w:pPr>
        <w:widowControl/>
        <w:spacing w:line="580" w:lineRule="exact"/>
        <w:ind w:firstLine="2520" w:firstLineChars="1200"/>
        <w:jc w:val="center"/>
        <w:rPr>
          <w:rFonts w:ascii="仿宋" w:eastAsia="仿宋" w:hAnsi="仿宋" w:cs="仿宋"/>
          <w:color w:val="000000"/>
          <w:kern w:val="0"/>
          <w:sz w:val="28"/>
          <w:szCs w:val="28"/>
        </w:rPr>
      </w:pPr>
      <w:r>
        <w:rPr>
          <w:rFonts w:ascii="仿宋" w:eastAsia="仿宋" w:hAnsi="仿宋" w:cs="仿宋" w:hint="eastAsia"/>
          <w:color w:val="000000"/>
          <w:kern w:val="0"/>
          <w:sz w:val="28"/>
          <w:szCs w:val="28"/>
        </w:rPr>
        <w:t xml:space="preserve">      承诺人：</w:t>
      </w:r>
    </w:p>
    <w:p>
      <w:pPr>
        <w:widowControl/>
        <w:spacing w:line="580" w:lineRule="exact"/>
        <w:ind w:firstLine="3150" w:firstLineChars="1500"/>
        <w:jc w:val="right"/>
        <w:rPr>
          <w:rFonts w:ascii="仿宋_GB2312" w:hAnsi="宋体" w:cs="仿宋_GB2312"/>
          <w:color w:val="000000"/>
          <w:kern w:val="0"/>
          <w:sz w:val="31"/>
          <w:szCs w:val="31"/>
        </w:rPr>
      </w:pPr>
      <w:r>
        <w:rPr>
          <w:rFonts w:ascii="仿宋" w:eastAsia="仿宋" w:hAnsi="仿宋" w:cs="仿宋" w:hint="eastAsia"/>
          <w:color w:val="000000"/>
          <w:kern w:val="0"/>
          <w:sz w:val="28"/>
          <w:szCs w:val="28"/>
        </w:rPr>
        <w:t>年    月    日</w:t>
      </w:r>
    </w:p>
    <w:p>
      <w:pPr>
        <w:widowControl/>
        <w:spacing w:line="580" w:lineRule="exact"/>
        <w:ind w:firstLine="3150" w:firstLineChars="1500"/>
        <w:jc w:val="left"/>
        <w:rPr>
          <w:rFonts w:ascii="仿宋_GB2312" w:hAnsi="宋体" w:cs="仿宋_GB2312"/>
          <w:color w:val="000000"/>
          <w:kern w:val="0"/>
          <w:sz w:val="31"/>
          <w:szCs w:val="31"/>
        </w:rPr>
      </w:pPr>
    </w:p>
    <w:p>
      <w:pPr>
        <w:widowControl/>
        <w:spacing w:line="580" w:lineRule="exact"/>
        <w:ind w:firstLine="3150" w:firstLineChars="1500"/>
        <w:jc w:val="left"/>
        <w:rPr>
          <w:rFonts w:ascii="仿宋_GB2312" w:hAnsi="宋体" w:cs="仿宋_GB2312"/>
          <w:color w:val="000000"/>
          <w:kern w:val="0"/>
          <w:sz w:val="31"/>
          <w:szCs w:val="31"/>
        </w:rPr>
      </w:pPr>
    </w:p>
    <w:p>
      <w:pPr>
        <w:widowControl/>
        <w:spacing w:line="580" w:lineRule="exact"/>
        <w:ind w:firstLine="3150" w:firstLineChars="1500"/>
        <w:jc w:val="left"/>
        <w:rPr>
          <w:rFonts w:ascii="仿宋_GB2312" w:hAnsi="宋体" w:cs="仿宋_GB2312"/>
          <w:color w:val="000000"/>
          <w:kern w:val="0"/>
          <w:sz w:val="31"/>
          <w:szCs w:val="31"/>
        </w:rPr>
      </w:pPr>
    </w:p>
    <w:p>
      <w:pPr>
        <w:pStyle w:val="NormalIndent"/>
      </w:pPr>
    </w:p>
    <w:p>
      <w:pPr>
        <w:widowControl/>
        <w:spacing w:line="580" w:lineRule="exact"/>
        <w:jc w:val="left"/>
        <w:rPr>
          <w:rFonts w:ascii="仿宋" w:eastAsia="仿宋" w:hAnsi="仿宋" w:cs="仿宋" w:hint="eastAsia"/>
          <w:color w:val="000000"/>
          <w:kern w:val="0"/>
          <w:sz w:val="28"/>
          <w:szCs w:val="28"/>
          <w:lang w:eastAsia="zh-CN"/>
        </w:rPr>
      </w:pPr>
      <w:r>
        <w:rPr>
          <w:rFonts w:ascii="仿宋" w:eastAsia="仿宋" w:hAnsi="仿宋" w:cs="仿宋" w:hint="eastAsia"/>
          <w:color w:val="000000"/>
          <w:kern w:val="0"/>
          <w:sz w:val="28"/>
          <w:szCs w:val="28"/>
        </w:rPr>
        <w:t>附件</w:t>
      </w:r>
      <w:r>
        <w:rPr>
          <w:rFonts w:ascii="仿宋" w:eastAsia="仿宋" w:hAnsi="仿宋" w:cs="仿宋" w:hint="eastAsia"/>
          <w:color w:val="000000"/>
          <w:kern w:val="0"/>
          <w:sz w:val="28"/>
          <w:szCs w:val="28"/>
          <w:lang w:val="en-US" w:eastAsia="zh-CN"/>
        </w:rPr>
        <w:t>7</w:t>
      </w:r>
      <w:r>
        <w:rPr>
          <w:rFonts w:ascii="仿宋" w:eastAsia="仿宋" w:hAnsi="仿宋" w:cs="仿宋" w:hint="eastAsia"/>
          <w:color w:val="000000"/>
          <w:kern w:val="0"/>
          <w:sz w:val="28"/>
          <w:szCs w:val="28"/>
          <w:lang w:eastAsia="zh-CN"/>
        </w:rPr>
        <w:t>：</w:t>
      </w:r>
    </w:p>
    <w:p>
      <w:pPr>
        <w:spacing w:line="560" w:lineRule="atLeast"/>
        <w:jc w:val="center"/>
        <w:rPr>
          <w:rFonts w:ascii="彩虹粗仿宋" w:eastAsia="彩虹粗仿宋" w:hAnsiTheme="minorHAnsi" w:cstheme="minorBidi"/>
          <w:sz w:val="30"/>
          <w:szCs w:val="30"/>
        </w:rPr>
      </w:pPr>
      <w:r>
        <w:rPr>
          <w:rFonts w:ascii="宋体" w:hAnsi="宋体" w:cs="宋体" w:hint="eastAsia"/>
          <w:b/>
          <w:bCs/>
          <w:sz w:val="44"/>
          <w:szCs w:val="44"/>
        </w:rPr>
        <w:t>龙岗区第四人民医院安全责任协议书</w:t>
      </w:r>
    </w:p>
    <w:p>
      <w:pPr>
        <w:rPr>
          <w:rFonts w:ascii="仿宋" w:eastAsia="仿宋" w:hAnsi="仿宋" w:cs="仿宋"/>
          <w:sz w:val="24"/>
          <w:szCs w:val="32"/>
        </w:rPr>
      </w:pPr>
      <w:r>
        <w:rPr>
          <w:rFonts w:ascii="仿宋" w:eastAsia="仿宋" w:hAnsi="仿宋" w:cs="仿宋" w:hint="eastAsia"/>
          <w:sz w:val="24"/>
          <w:szCs w:val="32"/>
        </w:rPr>
        <w:t xml:space="preserve">甲方： </w:t>
      </w:r>
      <w:r>
        <w:rPr>
          <w:rFonts w:ascii="仿宋" w:eastAsia="仿宋" w:hAnsi="仿宋" w:cs="仿宋" w:hint="eastAsia"/>
          <w:sz w:val="24"/>
          <w:szCs w:val="32"/>
          <w:u w:val="single"/>
        </w:rPr>
        <w:t xml:space="preserve">深圳市龙岗区第四人民医院 </w:t>
      </w:r>
    </w:p>
    <w:p>
      <w:pPr>
        <w:rPr>
          <w:rFonts w:ascii="仿宋" w:eastAsia="仿宋" w:hAnsi="仿宋" w:cs="仿宋"/>
          <w:sz w:val="24"/>
          <w:szCs w:val="32"/>
          <w:u w:val="single"/>
        </w:rPr>
      </w:pPr>
      <w:r>
        <w:rPr>
          <w:rFonts w:ascii="仿宋" w:eastAsia="仿宋" w:hAnsi="仿宋" w:cs="仿宋" w:hint="eastAsia"/>
          <w:sz w:val="24"/>
          <w:szCs w:val="32"/>
        </w:rPr>
        <w:t>乙方：</w:t>
      </w:r>
      <w:r>
        <w:rPr>
          <w:rFonts w:ascii="仿宋" w:eastAsia="仿宋" w:hAnsi="仿宋" w:cs="仿宋" w:hint="eastAsia"/>
          <w:sz w:val="24"/>
          <w:szCs w:val="32"/>
          <w:u w:val="single"/>
        </w:rPr>
        <w:t xml:space="preserve">                        </w:t>
      </w:r>
      <w:r>
        <w:rPr>
          <w:rFonts w:ascii="仿宋" w:eastAsia="仿宋" w:hAnsi="仿宋" w:cs="仿宋" w:hint="eastAsia"/>
          <w:sz w:val="24"/>
          <w:szCs w:val="32"/>
          <w:u w:val="single"/>
          <w:lang w:val="en-US" w:eastAsia="zh-CN"/>
        </w:rPr>
        <w:t xml:space="preserve"> </w:t>
      </w:r>
      <w:r>
        <w:rPr>
          <w:rFonts w:ascii="仿宋" w:eastAsia="仿宋" w:hAnsi="仿宋" w:cs="仿宋" w:hint="eastAsia"/>
          <w:sz w:val="24"/>
          <w:szCs w:val="32"/>
          <w:u w:val="single"/>
        </w:rPr>
        <w:t xml:space="preserve"> </w:t>
      </w:r>
      <w:r>
        <w:rPr>
          <w:rFonts w:ascii="仿宋" w:eastAsia="仿宋" w:hAnsi="仿宋" w:cs="仿宋" w:hint="eastAsia"/>
          <w:sz w:val="24"/>
          <w:szCs w:val="32"/>
        </w:rPr>
        <w:t xml:space="preserve">     </w:t>
      </w:r>
    </w:p>
    <w:p>
      <w:pPr>
        <w:rPr>
          <w:rFonts w:ascii="仿宋" w:eastAsia="仿宋" w:hAnsi="仿宋" w:cs="仿宋"/>
          <w:sz w:val="24"/>
          <w:szCs w:val="32"/>
        </w:rPr>
      </w:pPr>
      <w:r>
        <w:rPr>
          <w:rFonts w:ascii="仿宋" w:eastAsia="仿宋" w:hAnsi="仿宋" w:cs="仿宋" w:hint="eastAsia"/>
          <w:sz w:val="24"/>
          <w:szCs w:val="32"/>
        </w:rPr>
        <w:t>根据甲乙双方约定，乙方承接甲方</w:t>
      </w:r>
      <w:r>
        <w:rPr>
          <w:rFonts w:ascii="仿宋" w:eastAsia="仿宋" w:hAnsi="仿宋" w:cs="仿宋" w:hint="eastAsia"/>
          <w:sz w:val="24"/>
          <w:szCs w:val="32"/>
          <w:u w:val="single"/>
        </w:rPr>
        <w:t xml:space="preserve">                  </w:t>
      </w:r>
      <w:r>
        <w:rPr>
          <w:rFonts w:ascii="仿宋" w:eastAsia="仿宋" w:hAnsi="仿宋" w:cs="仿宋" w:hint="eastAsia"/>
          <w:sz w:val="24"/>
          <w:szCs w:val="32"/>
        </w:rPr>
        <w:t>（项目/工程）。在准备阶段和实施过程中，乙方应遵守《中华人民共和国安全生产法》等有关法律法规，遵从本市及我院有关安全规定，确保在甲方开展的工作安全有序。经协商，特订立本协议：</w:t>
      </w:r>
    </w:p>
    <w:p>
      <w:pPr>
        <w:rPr>
          <w:rFonts w:ascii="仿宋" w:eastAsia="仿宋" w:hAnsi="仿宋" w:cs="仿宋"/>
          <w:sz w:val="24"/>
          <w:szCs w:val="32"/>
        </w:rPr>
      </w:pPr>
      <w:r>
        <w:rPr>
          <w:rFonts w:ascii="仿宋" w:eastAsia="仿宋" w:hAnsi="仿宋" w:cs="仿宋" w:hint="eastAsia"/>
          <w:sz w:val="24"/>
          <w:szCs w:val="32"/>
        </w:rPr>
        <w:t>1、乙方应依法取得相应生产经营资质，具备基本的安全生产条件，在核准的生产经营范围和有效期内从事有效的生产经营活动。</w:t>
      </w:r>
    </w:p>
    <w:p>
      <w:pPr>
        <w:rPr>
          <w:rFonts w:ascii="仿宋" w:eastAsia="仿宋" w:hAnsi="仿宋" w:cs="仿宋"/>
          <w:sz w:val="24"/>
          <w:szCs w:val="32"/>
          <w:u w:val="single"/>
        </w:rPr>
      </w:pPr>
      <w:r>
        <w:rPr>
          <w:rFonts w:ascii="仿宋" w:eastAsia="仿宋" w:hAnsi="仿宋" w:cs="仿宋" w:hint="eastAsia"/>
          <w:sz w:val="24"/>
          <w:szCs w:val="32"/>
        </w:rPr>
        <w:t>2、乙方法定代表人是安全生产的第一责任人，对本单位安全生产工作全面负责。乙方指派一名安全生产负责人负责管理现场安全施工，并提供乙方工作人员到甲方进行</w:t>
      </w:r>
      <w:r>
        <w:rPr>
          <w:rFonts w:ascii="仿宋" w:eastAsia="仿宋" w:hAnsi="仿宋" w:cs="仿宋" w:hint="eastAsia"/>
          <w:sz w:val="24"/>
          <w:szCs w:val="32"/>
          <w:u w:val="single"/>
        </w:rPr>
        <w:t xml:space="preserve">                              </w:t>
      </w:r>
      <w:r>
        <w:rPr>
          <w:rFonts w:ascii="仿宋" w:eastAsia="仿宋" w:hAnsi="仿宋" w:cs="仿宋" w:hint="eastAsia"/>
          <w:sz w:val="24"/>
          <w:szCs w:val="32"/>
        </w:rPr>
        <w:t xml:space="preserve">       </w:t>
      </w:r>
    </w:p>
    <w:p>
      <w:pPr>
        <w:rPr>
          <w:rFonts w:ascii="仿宋" w:eastAsia="仿宋" w:hAnsi="仿宋" w:cs="仿宋"/>
          <w:sz w:val="24"/>
          <w:szCs w:val="32"/>
        </w:rPr>
      </w:pPr>
      <w:r>
        <w:rPr>
          <w:rFonts w:ascii="仿宋" w:eastAsia="仿宋" w:hAnsi="仿宋" w:cs="仿宋" w:hint="eastAsia"/>
          <w:sz w:val="24"/>
          <w:szCs w:val="32"/>
          <w:u w:val="single"/>
        </w:rPr>
        <w:t xml:space="preserve">         </w:t>
      </w:r>
      <w:r>
        <w:rPr>
          <w:rFonts w:ascii="仿宋" w:eastAsia="仿宋" w:hAnsi="仿宋" w:cs="仿宋" w:hint="eastAsia"/>
          <w:sz w:val="24"/>
          <w:szCs w:val="32"/>
        </w:rPr>
        <w:t>（项目/工程），乙方是安全生产管理的责任主体，应全面贯彻落实安全生产有关法律法规的要求。在甲方工作期间（包括工作区域和生活区），因违章指挥、违章操作等导致发生高空坠落、物体打击、机械事故、触电等生产安全事故或由乙方工作人员自身原因造成的失火、失盗、人员伤亡事故，以及刑事、治安案件和食物中毒、疫情、职业危害、交通事故等非正常死亡、行政处罚的，一切由此引起的经济损失及造成的不良影响和后果依法均由乙方承担。</w:t>
      </w:r>
    </w:p>
    <w:p>
      <w:pPr>
        <w:rPr>
          <w:rFonts w:ascii="仿宋" w:eastAsia="仿宋" w:hAnsi="仿宋" w:cs="仿宋"/>
          <w:sz w:val="24"/>
          <w:szCs w:val="32"/>
        </w:rPr>
      </w:pPr>
      <w:r>
        <w:rPr>
          <w:rFonts w:ascii="仿宋" w:eastAsia="仿宋" w:hAnsi="仿宋" w:cs="仿宋" w:hint="eastAsia"/>
          <w:sz w:val="24"/>
          <w:szCs w:val="32"/>
        </w:rPr>
        <w:t>3、乙方指派到甲方的作业人员应具有国家、省、市所规定本行业必备的从业人员资格，持证上岗。</w:t>
      </w:r>
    </w:p>
    <w:p>
      <w:pPr>
        <w:rPr>
          <w:rFonts w:ascii="仿宋" w:eastAsia="仿宋" w:hAnsi="仿宋" w:cs="仿宋"/>
          <w:sz w:val="24"/>
          <w:szCs w:val="32"/>
        </w:rPr>
      </w:pPr>
      <w:r>
        <w:rPr>
          <w:rFonts w:ascii="仿宋" w:eastAsia="仿宋" w:hAnsi="仿宋" w:cs="仿宋" w:hint="eastAsia"/>
          <w:sz w:val="24"/>
          <w:szCs w:val="32"/>
        </w:rPr>
        <w:t>4、乙方内部应建立健全企业安全生产责任制和各项管理制度，制定安全生产规章制度和操作规程，完善的安全生产管理资料。</w:t>
      </w:r>
    </w:p>
    <w:p>
      <w:pPr>
        <w:rPr>
          <w:rFonts w:ascii="仿宋" w:eastAsia="仿宋" w:hAnsi="仿宋" w:cs="仿宋"/>
          <w:sz w:val="24"/>
          <w:szCs w:val="32"/>
        </w:rPr>
      </w:pPr>
      <w:r>
        <w:rPr>
          <w:rFonts w:ascii="仿宋" w:eastAsia="仿宋" w:hAnsi="仿宋" w:cs="仿宋" w:hint="eastAsia"/>
          <w:sz w:val="24"/>
          <w:szCs w:val="32"/>
        </w:rPr>
        <w:t>5、乙方应提高从业人员的安全生产意识，定期对从业人员进行安全知识更新培训并有存留培训记录。乙方从业人员上岗前需通过岗前安全培训，严格按照操作规程进行操作，不能违规操作，否则由乙方承担相关责任。</w:t>
      </w:r>
    </w:p>
    <w:p>
      <w:pPr>
        <w:rPr>
          <w:rFonts w:ascii="仿宋" w:eastAsia="仿宋" w:hAnsi="仿宋" w:cs="仿宋"/>
          <w:sz w:val="24"/>
          <w:szCs w:val="32"/>
        </w:rPr>
      </w:pPr>
      <w:r>
        <w:rPr>
          <w:rFonts w:ascii="仿宋" w:eastAsia="仿宋" w:hAnsi="仿宋" w:cs="仿宋" w:hint="eastAsia"/>
          <w:sz w:val="24"/>
          <w:szCs w:val="32"/>
        </w:rPr>
        <w:t>6、乙方须为从业人员配备符合标准要求的劳动防护用品，并督促从业人员正确佩戴和使用。</w:t>
      </w:r>
    </w:p>
    <w:p>
      <w:pPr>
        <w:rPr>
          <w:rFonts w:ascii="仿宋" w:eastAsia="仿宋" w:hAnsi="仿宋" w:cs="仿宋"/>
          <w:sz w:val="24"/>
          <w:szCs w:val="32"/>
        </w:rPr>
      </w:pPr>
      <w:r>
        <w:rPr>
          <w:rFonts w:ascii="仿宋" w:eastAsia="仿宋" w:hAnsi="仿宋" w:cs="仿宋" w:hint="eastAsia"/>
          <w:sz w:val="24"/>
          <w:szCs w:val="32"/>
        </w:rPr>
        <w:t>7、乙方应向甲方提出为保障安全所需的必要的施工条件和安全保障措施，甲方应按照乙方提出的相关要求为乙方从业人员提供必要的施工条件和安全保障措施。</w:t>
      </w:r>
    </w:p>
    <w:p>
      <w:pPr>
        <w:rPr>
          <w:rFonts w:ascii="仿宋" w:eastAsia="仿宋" w:hAnsi="仿宋" w:cs="仿宋"/>
          <w:sz w:val="24"/>
          <w:szCs w:val="32"/>
        </w:rPr>
      </w:pPr>
      <w:r>
        <w:rPr>
          <w:rFonts w:ascii="仿宋" w:eastAsia="仿宋" w:hAnsi="仿宋" w:cs="仿宋" w:hint="eastAsia"/>
          <w:sz w:val="24"/>
          <w:szCs w:val="32"/>
        </w:rPr>
        <w:t>8、乙方作业人员在甲方进行设备安装、调试及检修时需由甲方相关科室工作人员陪同方可作业。</w:t>
      </w:r>
    </w:p>
    <w:p>
      <w:pPr>
        <w:rPr>
          <w:rFonts w:ascii="仿宋" w:eastAsia="仿宋" w:hAnsi="仿宋" w:cs="仿宋"/>
          <w:sz w:val="24"/>
          <w:szCs w:val="32"/>
        </w:rPr>
      </w:pPr>
      <w:r>
        <w:rPr>
          <w:rFonts w:ascii="仿宋" w:eastAsia="仿宋" w:hAnsi="仿宋" w:cs="仿宋" w:hint="eastAsia"/>
          <w:sz w:val="24"/>
          <w:szCs w:val="32"/>
        </w:rPr>
        <w:t>9、乙方应改善劳动作业条件，加强职业危害监测，保证指派至甲方的从业人员身体健康，如从业人员在甲方场地出现的突发疾病或者身体不明原因导致的伤亡，由乙方承担相关责任。</w:t>
      </w:r>
    </w:p>
    <w:p>
      <w:pPr>
        <w:rPr>
          <w:rFonts w:ascii="仿宋" w:eastAsia="仿宋" w:hAnsi="仿宋" w:cs="仿宋"/>
          <w:sz w:val="24"/>
          <w:szCs w:val="32"/>
        </w:rPr>
      </w:pPr>
      <w:r>
        <w:rPr>
          <w:rFonts w:ascii="仿宋" w:eastAsia="仿宋" w:hAnsi="仿宋" w:cs="仿宋" w:hint="eastAsia"/>
          <w:sz w:val="24"/>
          <w:szCs w:val="32"/>
        </w:rPr>
        <w:t>10、乙方每天须定时清理现场施工垃圾，因未及时清理垃圾导致人员受伤或财产损失的，乙方承担全部赔偿责任。</w:t>
      </w:r>
    </w:p>
    <w:p>
      <w:pPr>
        <w:rPr>
          <w:rFonts w:ascii="仿宋" w:eastAsia="仿宋" w:hAnsi="仿宋" w:cs="仿宋"/>
          <w:sz w:val="24"/>
          <w:szCs w:val="32"/>
        </w:rPr>
      </w:pPr>
      <w:r>
        <w:rPr>
          <w:rFonts w:ascii="仿宋" w:eastAsia="仿宋" w:hAnsi="仿宋" w:cs="仿宋" w:hint="eastAsia"/>
          <w:sz w:val="24"/>
          <w:szCs w:val="32"/>
        </w:rPr>
        <w:t>11、因履行本协议引起的或与本协议有关的争议，甲乙双方应首先通过友好协商解决，如果协商不能解决，向甲方所在地有管辖权的人民法院提起诉讼。</w:t>
      </w:r>
    </w:p>
    <w:p>
      <w:pPr>
        <w:numPr>
          <w:ilvl w:val="0"/>
          <w:numId w:val="12"/>
        </w:numPr>
        <w:rPr>
          <w:rFonts w:ascii="仿宋" w:eastAsia="仿宋" w:hAnsi="仿宋" w:cs="仿宋"/>
          <w:sz w:val="24"/>
          <w:szCs w:val="32"/>
        </w:rPr>
      </w:pPr>
      <w:r>
        <w:rPr>
          <w:rFonts w:ascii="仿宋" w:eastAsia="仿宋" w:hAnsi="仿宋" w:cs="仿宋" w:hint="eastAsia"/>
          <w:sz w:val="24"/>
          <w:szCs w:val="32"/>
        </w:rPr>
        <w:t>本协议一式两份，甲、乙双方各执一份，均具有同等效力。</w:t>
      </w:r>
    </w:p>
    <w:p>
      <w:pPr>
        <w:ind w:firstLine="210" w:firstLineChars="100"/>
        <w:rPr>
          <w:rFonts w:ascii="仿宋" w:eastAsia="仿宋" w:hAnsi="仿宋" w:cs="仿宋" w:hint="eastAsia"/>
          <w:sz w:val="24"/>
          <w:szCs w:val="32"/>
        </w:rPr>
      </w:pPr>
    </w:p>
    <w:p>
      <w:pPr>
        <w:ind w:firstLine="210" w:firstLineChars="100"/>
        <w:rPr>
          <w:rFonts w:ascii="仿宋" w:eastAsia="仿宋" w:hAnsi="仿宋" w:cs="仿宋"/>
          <w:sz w:val="24"/>
          <w:szCs w:val="32"/>
        </w:rPr>
      </w:pPr>
      <w:r>
        <w:rPr>
          <w:rFonts w:ascii="仿宋" w:eastAsia="仿宋" w:hAnsi="仿宋" w:cs="仿宋" w:hint="eastAsia"/>
          <w:sz w:val="24"/>
          <w:szCs w:val="32"/>
        </w:rPr>
        <w:t>甲方（盖章）：深圳市龙岗区第四人民医院   乙方（盖章）:</w:t>
      </w:r>
    </w:p>
    <w:p>
      <w:pPr>
        <w:ind w:firstLine="210" w:firstLineChars="100"/>
        <w:rPr>
          <w:rFonts w:ascii="仿宋" w:eastAsia="仿宋" w:hAnsi="仿宋" w:cs="仿宋"/>
          <w:sz w:val="24"/>
          <w:szCs w:val="32"/>
        </w:rPr>
      </w:pPr>
      <w:r>
        <w:rPr>
          <w:rFonts w:ascii="仿宋" w:eastAsia="仿宋" w:hAnsi="仿宋" w:cs="仿宋" w:hint="eastAsia"/>
          <w:sz w:val="24"/>
          <w:szCs w:val="32"/>
        </w:rPr>
        <w:t>法人或负责人（签名）：                   法人或负责人（签名）：</w:t>
      </w:r>
    </w:p>
    <w:p>
      <w:pPr>
        <w:ind w:firstLine="210" w:firstLineChars="100"/>
        <w:rPr>
          <w:rFonts w:ascii="仿宋_GB2312" w:hAnsi="宋体" w:cs="仿宋_GB2312"/>
          <w:color w:val="000000"/>
          <w:kern w:val="0"/>
          <w:sz w:val="31"/>
          <w:szCs w:val="31"/>
        </w:rPr>
      </w:pPr>
      <w:r>
        <w:rPr>
          <w:rFonts w:ascii="仿宋" w:eastAsia="仿宋" w:hAnsi="仿宋" w:cs="仿宋" w:hint="eastAsia"/>
          <w:sz w:val="24"/>
          <w:szCs w:val="32"/>
        </w:rPr>
        <w:t>日期：                                   日期：</w:t>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3"/>
        </w:numPr>
        <w:spacing w:before="120" w:beforeLines="50" w:after="120" w:afterLines="50"/>
        <w:ind w:left="562" w:hanging="562"/>
        <w:rPr>
          <w:sz w:val="28"/>
          <w:szCs w:val="28"/>
        </w:rPr>
      </w:pPr>
      <w:bookmarkStart w:id="92" w:name="_Hlk72399513"/>
      <w:r>
        <w:rPr>
          <w:rFonts w:hint="eastAsia"/>
          <w:sz w:val="28"/>
          <w:szCs w:val="28"/>
        </w:rPr>
        <w:t>总则</w:t>
      </w:r>
    </w:p>
    <w:p>
      <w:pPr>
        <w:rPr>
          <w:rFonts w:ascii="黑体" w:eastAsia="黑体" w:hAnsi="宋体"/>
          <w:sz w:val="24"/>
        </w:rPr>
      </w:pPr>
      <w:bookmarkEnd w:id="92"/>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3" w:name="_Hlk72399729"/>
      <w:r>
        <w:rPr>
          <w:rFonts w:ascii="宋体" w:hAnsi="宋体" w:hint="eastAsia"/>
          <w:szCs w:val="21"/>
        </w:rPr>
        <w:t>如有需要，政府集中采购机构可以对通用条款的内容进行补充。</w:t>
      </w:r>
      <w:bookmarkEnd w:id="93"/>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4"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5"/>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4"/>
    </w:p>
    <w:p>
      <w:pPr>
        <w:pStyle w:val="Heading2"/>
        <w:numPr>
          <w:ilvl w:val="0"/>
          <w:numId w:val="13"/>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6"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NormalIndent"/>
      </w:pPr>
      <w:r>
        <w:rPr>
          <w:rFonts w:hint="eastAsia"/>
        </w:rPr>
        <w:t>11.4招标文件所称“原件备査”，是指在项目产生质疑、投诉等阶段，主管部门、采购人、代理机构、评审委员会等可以要求供应商提供原件进行核查。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6"/>
    </w:p>
    <w:p>
      <w:pPr>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7"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7"/>
      <w:r>
        <w:rPr>
          <w:rFonts w:ascii="黑体" w:eastAsia="黑体" w:hAnsi="宋体" w:hint="eastAsia"/>
          <w:sz w:val="24"/>
        </w:rPr>
        <w:t>15．</w:t>
      </w:r>
      <w:bookmarkStart w:id="98"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8"/>
      <w:r>
        <w:rPr>
          <w:rFonts w:ascii="黑体" w:eastAsia="黑体" w:hAnsi="宋体" w:hint="eastAsia"/>
          <w:sz w:val="24"/>
        </w:rPr>
        <w:t>18．</w:t>
      </w:r>
      <w:bookmarkStart w:id="99"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9"/>
      <w:r>
        <w:rPr>
          <w:rFonts w:ascii="黑体" w:eastAsia="黑体" w:hAnsi="宋体" w:hint="eastAsia"/>
          <w:sz w:val="24"/>
        </w:rPr>
        <w:t>19．</w:t>
      </w:r>
      <w:bookmarkStart w:id="100"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1"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101"/>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100"/>
      <w:bookmarkStart w:id="102"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102"/>
      <w:r>
        <w:rPr>
          <w:rFonts w:ascii="黑体" w:eastAsia="黑体" w:hAnsi="宋体" w:hint="eastAsia"/>
          <w:sz w:val="24"/>
        </w:rPr>
        <w:t>21．</w:t>
      </w:r>
      <w:bookmarkStart w:id="103"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3"/>
      <w:r>
        <w:rPr>
          <w:rFonts w:ascii="黑体" w:eastAsia="黑体" w:hAnsi="宋体" w:hint="eastAsia"/>
          <w:sz w:val="24"/>
        </w:rPr>
        <w:t>23．</w:t>
      </w:r>
      <w:bookmarkStart w:id="10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4"/>
    </w:p>
    <w:p>
      <w:pPr>
        <w:ind w:firstLine="412" w:firstLineChars="196"/>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5"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szCs w:val="21"/>
        </w:rPr>
        <w:t>分公司）</w:t>
      </w:r>
      <w:r>
        <w:rPr>
          <w:rFonts w:ascii="宋体" w:hAnsi="宋体" w:hint="eastAsia"/>
          <w:b/>
          <w:bCs/>
          <w:lang w:val="en-US" w:eastAsia="zh-CN"/>
        </w:rPr>
        <w:t>1</w:t>
      </w:r>
      <w:r>
        <w:rPr>
          <w:rFonts w:ascii="宋体" w:hAnsi="宋体" w:hint="eastAsia"/>
          <w:b/>
          <w:bCs/>
        </w:rPr>
        <w:t>楼</w:t>
      </w:r>
      <w:r>
        <w:rPr>
          <w:rFonts w:ascii="宋体" w:hAnsi="宋体" w:hint="eastAsia"/>
          <w:b/>
          <w:bCs/>
          <w:lang w:val="en-US" w:eastAsia="zh-CN"/>
        </w:rPr>
        <w:t>103</w:t>
      </w:r>
      <w:r>
        <w:rPr>
          <w:rFonts w:ascii="宋体" w:hAnsi="宋体" w:hint="eastAsia"/>
          <w:b/>
          <w:bCs/>
        </w:rPr>
        <w:t>室（地址：</w:t>
      </w:r>
      <w:r>
        <w:rPr>
          <w:rFonts w:ascii="宋体" w:hAnsi="宋体" w:hint="eastAsia"/>
          <w:b/>
          <w:bCs/>
          <w:lang w:val="en-US" w:eastAsia="zh-CN"/>
        </w:rPr>
        <w:t>深圳市龙岗区黄阁坑383号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105"/>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3"/>
        </w:numPr>
        <w:spacing w:before="120" w:beforeLines="50" w:after="120" w:afterLines="50"/>
        <w:ind w:left="562" w:hanging="562"/>
        <w:rPr>
          <w:sz w:val="28"/>
          <w:szCs w:val="28"/>
        </w:rPr>
      </w:pPr>
      <w:bookmarkEnd w:id="106"/>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8"/>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9" w:name="_Toc73521669"/>
      <w:bookmarkStart w:id="110" w:name="_Toc73521581"/>
      <w:bookmarkStart w:id="111" w:name="_Toc100052400"/>
      <w:bookmarkStart w:id="112" w:name="_Toc73518151"/>
      <w:bookmarkStart w:id="113" w:name="_Toc73517673"/>
      <w:r>
        <w:rPr>
          <w:rFonts w:ascii="黑体" w:eastAsia="黑体" w:hAnsi="宋体" w:hint="eastAsia"/>
          <w:sz w:val="24"/>
        </w:rPr>
        <w:t>34．错误的修正</w:t>
      </w:r>
      <w:bookmarkEnd w:id="109"/>
      <w:bookmarkEnd w:id="110"/>
      <w:bookmarkEnd w:id="111"/>
      <w:bookmarkEnd w:id="112"/>
      <w:bookmarkEnd w:id="113"/>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14"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4"/>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3"/>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5"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6"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6"/>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7"/>
      <w:bookmarkEnd w:id="11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5"/>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9"/>
      <w:bookmarkStart w:id="12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20"/>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22"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22"/>
    </w:p>
    <w:p>
      <w:pPr>
        <w:pStyle w:val="Heading2"/>
        <w:numPr>
          <w:ilvl w:val="0"/>
          <w:numId w:val="13"/>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3"/>
        </w:numPr>
        <w:spacing w:before="120" w:beforeLines="50" w:after="120" w:afterLines="50"/>
        <w:ind w:left="562" w:hanging="562"/>
        <w:rPr>
          <w:sz w:val="28"/>
          <w:szCs w:val="28"/>
        </w:rPr>
      </w:pPr>
      <w:bookmarkStart w:id="123" w:name="_Hlk72439043"/>
      <w:r>
        <w:rPr>
          <w:rFonts w:hint="eastAsia"/>
          <w:sz w:val="28"/>
          <w:szCs w:val="28"/>
        </w:rPr>
        <w:t>合同的授予与备案</w:t>
      </w:r>
      <w:bookmarkEnd w:id="123"/>
    </w:p>
    <w:p>
      <w:pPr>
        <w:rPr>
          <w:rFonts w:ascii="黑体" w:eastAsia="黑体" w:hAnsi="宋体"/>
          <w:sz w:val="24"/>
        </w:rPr>
      </w:pPr>
      <w:bookmarkStart w:id="124" w:name="_Toc73521674"/>
      <w:bookmarkStart w:id="125" w:name="_Toc100052408"/>
      <w:bookmarkStart w:id="126" w:name="_Toc73517679"/>
      <w:bookmarkStart w:id="127" w:name="_Toc73518157"/>
      <w:bookmarkStart w:id="128" w:name="_Toc73521586"/>
      <w:bookmarkStart w:id="129" w:name="_Hlk72439088"/>
      <w:r>
        <w:rPr>
          <w:rFonts w:ascii="黑体" w:eastAsia="黑体" w:hAnsi="宋体" w:hint="eastAsia"/>
          <w:sz w:val="24"/>
        </w:rPr>
        <w:t>43．合同授予标准</w:t>
      </w:r>
      <w:bookmarkEnd w:id="124"/>
      <w:bookmarkEnd w:id="125"/>
      <w:bookmarkEnd w:id="126"/>
      <w:bookmarkEnd w:id="127"/>
      <w:bookmarkEnd w:id="12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30" w:name="_Toc100052409"/>
      <w:bookmarkStart w:id="131" w:name="_Toc73518158"/>
      <w:bookmarkStart w:id="132" w:name="_Toc73517680"/>
      <w:bookmarkStart w:id="133" w:name="_Toc73521587"/>
      <w:bookmarkStart w:id="134" w:name="_Toc73521675"/>
      <w:r>
        <w:rPr>
          <w:rFonts w:ascii="黑体" w:eastAsia="黑体" w:hAnsi="宋体" w:hint="eastAsia"/>
          <w:sz w:val="24"/>
        </w:rPr>
        <w:t>44．</w:t>
      </w:r>
      <w:bookmarkEnd w:id="130"/>
      <w:bookmarkEnd w:id="131"/>
      <w:bookmarkEnd w:id="132"/>
      <w:bookmarkEnd w:id="133"/>
      <w:bookmarkEnd w:id="13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5" w:name="_Toc73521677"/>
      <w:bookmarkStart w:id="136" w:name="_Toc100052410"/>
      <w:bookmarkStart w:id="137" w:name="_Toc73518160"/>
      <w:bookmarkStart w:id="138" w:name="_Toc73517682"/>
      <w:bookmarkStart w:id="139" w:name="_Toc73521589"/>
      <w:r>
        <w:rPr>
          <w:rFonts w:ascii="黑体" w:eastAsia="黑体" w:hAnsi="宋体" w:hint="eastAsia"/>
          <w:sz w:val="24"/>
        </w:rPr>
        <w:t>45．合同的签订</w:t>
      </w:r>
      <w:bookmarkEnd w:id="135"/>
      <w:bookmarkEnd w:id="136"/>
      <w:bookmarkEnd w:id="137"/>
      <w:bookmarkEnd w:id="138"/>
      <w:bookmarkEnd w:id="13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40" w:name="_Toc73517683"/>
      <w:bookmarkStart w:id="141" w:name="_Toc73521678"/>
      <w:bookmarkStart w:id="142" w:name="_Toc73521590"/>
      <w:bookmarkStart w:id="143" w:name="_Toc73518161"/>
      <w:bookmarkStart w:id="144" w:name="_Toc100052411"/>
      <w:r>
        <w:rPr>
          <w:rFonts w:ascii="黑体" w:eastAsia="黑体" w:hAnsi="宋体" w:hint="eastAsia"/>
          <w:sz w:val="24"/>
        </w:rPr>
        <w:t>46．履约担保</w:t>
      </w:r>
      <w:bookmarkEnd w:id="140"/>
      <w:bookmarkEnd w:id="141"/>
      <w:bookmarkEnd w:id="142"/>
      <w:bookmarkEnd w:id="143"/>
      <w:bookmarkEnd w:id="14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5" w:name="_Hlk72440769"/>
      <w:r>
        <w:rPr>
          <w:rFonts w:ascii="宋体" w:hAnsi="宋体" w:hint="eastAsia"/>
          <w:szCs w:val="21"/>
        </w:rPr>
        <w:t>政府集中采购机构或采购人不予退还其交纳的谈判保证金，情节严重的，并由主管部门</w:t>
      </w:r>
      <w:bookmarkEnd w:id="145"/>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3"/>
        </w:numPr>
        <w:spacing w:before="120" w:beforeLines="50" w:after="120" w:afterLines="50"/>
        <w:ind w:left="562" w:hanging="562"/>
        <w:rPr>
          <w:sz w:val="28"/>
          <w:szCs w:val="28"/>
        </w:rPr>
      </w:pPr>
      <w:bookmarkEnd w:id="129"/>
      <w:r>
        <w:rPr>
          <w:rFonts w:hint="eastAsia"/>
          <w:sz w:val="28"/>
          <w:szCs w:val="28"/>
        </w:rPr>
        <w:t>质疑处理</w:t>
      </w:r>
    </w:p>
    <w:p>
      <w:pPr>
        <w:rPr>
          <w:rFonts w:ascii="黑体" w:eastAsia="黑体" w:hAnsi="宋体"/>
          <w:sz w:val="24"/>
        </w:rPr>
      </w:pPr>
      <w:bookmarkStart w:id="146"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7" w:name="_Hlk75374941"/>
      <w:r>
        <w:rPr>
          <w:rFonts w:ascii="宋体" w:hAnsi="宋体" w:hint="eastAsia"/>
          <w:szCs w:val="21"/>
        </w:rPr>
        <w:t>以联合体形式参与的，质疑应当由组成联合体的所有成员共同提出</w:t>
      </w:r>
      <w:bookmarkEnd w:id="147"/>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89552033</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46"/>
    </w:p>
    <w:sectPr>
      <w:headerReference w:type="default" r:id="rId11"/>
      <w:footerReference w:type="default" r:id="rId12"/>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DA97982-8D8E-4A99-B53C-6D933FF330D7}"/>
  </w:font>
  <w:font w:name="黑体">
    <w:panose1 w:val="02010609060101010101"/>
    <w:charset w:val="86"/>
    <w:family w:val="auto"/>
    <w:pitch w:val="default"/>
    <w:sig w:usb0="800002BF" w:usb1="38CF7CFA" w:usb2="00000016" w:usb3="00000000" w:csb0="00040001" w:csb1="00000000"/>
    <w:embedRegular r:id="rId2" w:fontKey="{9C4F3239-87AF-422D-BB1F-83D01EEDA97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54CE5DEC-468C-435B-9878-B96E62CB7A0D}"/>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宋?">
    <w:altName w:val="宋体"/>
    <w:panose1 w:val="00000000000000000000"/>
    <w:charset w:val="81"/>
    <w:family w:val="roman"/>
    <w:pitch w:val="default"/>
    <w:sig w:usb0="00000000" w:usb1="00000000" w:usb2="00000000" w:usb3="00000000" w:csb0="00080000" w:csb1="00000000"/>
  </w:font>
  <w:font w:name="monospace">
    <w:altName w:val="Segoe Print"/>
    <w:panose1 w:val="00000000000000000000"/>
    <w:charset w:val="00"/>
    <w:family w:val="auto"/>
    <w:pitch w:val="default"/>
    <w:sig w:usb0="00000000" w:usb1="00000000" w:usb2="00000000" w:usb3="00000000" w:csb0="00000000" w:csb1="00000000"/>
  </w:font>
  <w:font w:name="H Yb 2gj">
    <w:altName w:val="黑体"/>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4" w:fontKey="{2AB4E1D4-F2D4-4CC4-ADC0-7973FD867364}"/>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5" w:fontKey="{F30A7638-ABA5-4D7D-B776-966654998CA5}"/>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auto"/>
    <w:pitch w:val="default"/>
    <w:sig w:usb0="800002BF" w:usb1="38CF7CFA" w:usb2="00000016" w:usb3="00000000" w:csb0="00040001" w:csb1="00000000"/>
    <w:embedRegular r:id="rId6" w:fontKey="{8609C503-6985-4A5E-A035-D984AE7CC15B}"/>
  </w:font>
  <w:font w:name="方正小标宋简体">
    <w:panose1 w:val="02000000000000000000"/>
    <w:charset w:val="86"/>
    <w:family w:val="script"/>
    <w:pitch w:val="default"/>
    <w:sig w:usb0="00000001" w:usb1="080E0000" w:usb2="00000000" w:usb3="00000000" w:csb0="00040000" w:csb1="00000000"/>
    <w:embedRegular r:id="rId7" w:fontKey="{32988336-FDB6-4101-8AE6-445B99F8EAED}"/>
  </w:font>
  <w:font w:name="楷体_GB2312">
    <w:panose1 w:val="02010609030101010101"/>
    <w:charset w:val="86"/>
    <w:family w:val="modern"/>
    <w:pitch w:val="default"/>
    <w:sig w:usb0="00000001" w:usb1="080E0000" w:usb2="00000000" w:usb3="00000000" w:csb0="00040000" w:csb1="00000000"/>
    <w:embedRegular r:id="rId8" w:fontKey="{07CC2AB3-E687-4485-93BB-D9A91B3900A9}"/>
  </w:font>
  <w:font w:name="彩虹粗仿宋">
    <w:altName w:val="微软雅黑"/>
    <w:panose1 w:val="00000000000000000000"/>
    <w:charset w:val="86"/>
    <w:family w:val="script"/>
    <w:pitch w:val="default"/>
    <w:sig w:usb0="00000000" w:usb1="00000000" w:usb2="00000010" w:usb3="00000000" w:csb0="00040000" w:csb1="00000000"/>
    <w:embedRegular r:id="rId9" w:fontKey="{42596177-64A2-401A-8F01-B1D419AB0746}"/>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27</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CC0CE529"/>
    <w:multiLevelType w:val="singleLevel"/>
    <w:tmpl w:val="CC0CE529"/>
    <w:lvl w:ilvl="0">
      <w:start w:val="2"/>
      <w:numFmt w:val="chineseCounting"/>
      <w:suff w:val="nothing"/>
      <w:lvlText w:val="%1、"/>
      <w:lvlJc w:val="left"/>
      <w:rPr>
        <w:rFonts w:hint="eastAsia"/>
      </w:rPr>
    </w:lvl>
  </w:abstractNum>
  <w:abstractNum w:abstractNumId="3">
    <w:nsid w:val="F9E1AE3F"/>
    <w:multiLevelType w:val="singleLevel"/>
    <w:tmpl w:val="F9E1AE3F"/>
    <w:lvl w:ilvl="0">
      <w:start w:val="5"/>
      <w:numFmt w:val="chineseCounting"/>
      <w:suff w:val="nothing"/>
      <w:lvlText w:val="%1、"/>
      <w:lvlJc w:val="left"/>
      <w:rPr>
        <w:rFonts w:hint="eastAsia"/>
      </w:rPr>
    </w:lvl>
  </w:abstractNum>
  <w:abstractNum w:abstractNumId="4">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2503483"/>
    <w:multiLevelType w:val="multilevel"/>
    <w:tmpl w:val="12503483"/>
    <w:lvl w:ilvl="0">
      <w:start w:val="1"/>
      <w:numFmt w:val="bullet"/>
      <w:pStyle w:val="a6"/>
      <w:lvlText w:val=""/>
      <w:lvlJc w:val="left"/>
      <w:pPr>
        <w:tabs>
          <w:tab w:val="left" w:pos="420"/>
        </w:tabs>
        <w:ind w:left="420" w:hanging="420"/>
      </w:pPr>
      <w:rPr>
        <w:rFonts w:ascii="Wingdings" w:hAnsi="Wingdings" w:hint="default"/>
      </w:rPr>
    </w:lvl>
    <w:lvl w:ilvl="1">
      <w:start w:val="1"/>
      <w:numFmt w:val="bullet"/>
      <w:pStyle w:val="a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nsid w:val="347A4FB7"/>
    <w:multiLevelType w:val="singleLevel"/>
    <w:tmpl w:val="347A4FB7"/>
    <w:lvl w:ilvl="0">
      <w:start w:val="12"/>
      <w:numFmt w:val="decimal"/>
      <w:suff w:val="nothing"/>
      <w:lvlText w:val="%1、"/>
      <w:lvlJc w:val="left"/>
    </w:lvl>
  </w:abstractNum>
  <w:abstractNum w:abstractNumId="11">
    <w:nsid w:val="467B2E1D"/>
    <w:multiLevelType w:val="multilevel"/>
    <w:tmpl w:val="467B2E1D"/>
    <w:lvl w:ilvl="0">
      <w:start w:val="3"/>
      <w:numFmt w:val="japaneseCounting"/>
      <w:lvlText w:val="第%1条"/>
      <w:lvlJc w:val="left"/>
      <w:pPr>
        <w:tabs>
          <w:tab w:val="left" w:pos="1850"/>
        </w:tabs>
        <w:ind w:left="1850" w:hanging="1290"/>
      </w:pPr>
      <w:rPr>
        <w:rFonts w:hint="default"/>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2">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4"/>
  </w:num>
  <w:num w:numId="3">
    <w:abstractNumId w:val="8"/>
  </w:num>
  <w:num w:numId="4">
    <w:abstractNumId w:val="7"/>
  </w:num>
  <w:num w:numId="5">
    <w:abstractNumId w:val="12"/>
  </w:num>
  <w:num w:numId="6">
    <w:abstractNumId w:val="9"/>
  </w:num>
  <w:num w:numId="7">
    <w:abstractNumId w:val="2"/>
  </w:num>
  <w:num w:numId="8">
    <w:abstractNumId w:val="0"/>
  </w:num>
  <w:num w:numId="9">
    <w:abstractNumId w:val="3"/>
  </w:num>
  <w:num w:numId="10">
    <w:abstractNumId w:val="1"/>
  </w:num>
  <w:num w:numId="11">
    <w:abstractNumId w:val="11"/>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embedTrueTypeFonts/>
  <w:saveSubsetFonts/>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JlZmE2YmFkMDM1N2FiNzUyMjNhZDM5ODVlZTQ2ZDc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semiHidden="0" w:uiPriority="0" w:unhideWhenUsed="0" w:qFormat="1"/>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Index6">
    <w:name w:val="index 6"/>
    <w:basedOn w:val="Normal"/>
    <w:next w:val="Normal"/>
    <w:qFormat/>
    <w:pPr>
      <w:ind w:left="2100"/>
    </w:pPr>
  </w:style>
  <w:style w:type="paragraph" w:styleId="BodyText3">
    <w:name w:val="Body Text 3"/>
    <w:basedOn w:val="Normal"/>
    <w:link w:val="3Char2"/>
    <w:qFormat/>
    <w:pPr>
      <w:spacing w:after="120"/>
    </w:pPr>
    <w:rPr>
      <w:sz w:val="16"/>
      <w:szCs w:val="16"/>
    </w:r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uiPriority w:val="99"/>
    <w:unhideWhenUsed/>
    <w:qFormat/>
    <w:pPr>
      <w:spacing w:after="120"/>
      <w:ind w:left="420" w:firstLine="420" w:leftChars="200" w:firstLineChars="200"/>
    </w:pPr>
    <w:rPr>
      <w:rFonts w:eastAsia="宋?"/>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color w:val="D6D6D6"/>
      <w:sz w:val="0"/>
      <w:szCs w:val="0"/>
      <w:bdr w:val="single" w:sz="2" w:space="0" w:color="auto"/>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paragraph" w:customStyle="1" w:styleId="Default">
    <w:name w:val="Default"/>
    <w:next w:val="Index6"/>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a">
    <w:name w:val="表格文字"/>
    <w:basedOn w:val="Normal"/>
    <w:qFormat/>
    <w:pPr>
      <w:spacing w:before="25" w:after="25" w:line="240" w:lineRule="auto"/>
      <w:ind w:firstLine="0"/>
      <w:jc w:val="left"/>
    </w:pPr>
    <w:rPr>
      <w:bCs/>
      <w:spacing w:val="10"/>
      <w:kern w:val="0"/>
      <w:sz w:val="24"/>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5">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6">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7">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8">
    <w:name w:val="缺省文本"/>
    <w:basedOn w:val="Normal"/>
    <w:qFormat/>
    <w:pPr>
      <w:autoSpaceDE w:val="0"/>
      <w:autoSpaceDN w:val="0"/>
      <w:adjustRightInd w:val="0"/>
      <w:jc w:val="left"/>
    </w:pPr>
    <w:rPr>
      <w:kern w:val="0"/>
    </w:rPr>
  </w:style>
  <w:style w:type="paragraph" w:customStyle="1" w:styleId="a9">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0">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1">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3">
    <w:name w:val="姜文清定义的正文"/>
    <w:basedOn w:val="Normal"/>
    <w:qFormat/>
    <w:pPr>
      <w:spacing w:line="240" w:lineRule="atLeast"/>
      <w:ind w:firstLine="567"/>
    </w:pPr>
    <w:rPr>
      <w:szCs w:val="20"/>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9"/>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1">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2">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character" w:customStyle="1" w:styleId="font131">
    <w:name w:val="font131"/>
    <w:basedOn w:val="DefaultParagraphFont"/>
    <w:qFormat/>
    <w:rPr>
      <w:rFonts w:ascii="宋体" w:eastAsia="宋体" w:hAnsi="宋体" w:cs="宋体" w:hint="eastAsia"/>
      <w:b/>
      <w:bCs/>
      <w:color w:val="000000"/>
      <w:sz w:val="24"/>
      <w:szCs w:val="24"/>
      <w:u w:val="none"/>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4">
    <w:name w:val="hover4"/>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48971</Words>
  <Characters>51100</Characters>
  <Application>Microsoft Office Word</Application>
  <DocSecurity>0</DocSecurity>
  <Lines>368</Lines>
  <Paragraphs>103</Paragraphs>
  <ScaleCrop>false</ScaleCrop>
  <Company>Microsoft</Company>
  <LinksUpToDate>false</LinksUpToDate>
  <CharactersWithSpaces>53164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李秉军</cp:lastModifiedBy>
  <cp:revision>123</cp:revision>
  <cp:lastPrinted>2021-05-16T11:04:00Z</cp:lastPrinted>
  <dcterms:created xsi:type="dcterms:W3CDTF">2021-05-07T05:47:00Z</dcterms:created>
  <dcterms:modified xsi:type="dcterms:W3CDTF">2024-11-01T08:35:25Z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CA81050FF4DD4960B4B0423198A234AD_13</vt:lpwstr>
  </property>
  <property fmtid="{D5CDD505-2E9C-101B-9397-08002B2CF9AE}" pid="3" name="KSOProductBuildVer">
    <vt:lpwstr>2052-12.1.0.16929</vt:lpwstr>
  </property>
</Properties>
</file>