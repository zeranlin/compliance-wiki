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hint="eastAsia"/>
          <w:kern w:val="0"/>
          <w:sz w:val="40"/>
          <w:szCs w:val="40"/>
        </w:rPr>
      </w:pPr>
      <w:r>
        <w:rPr>
          <w:rFonts w:ascii="黑体" w:eastAsia="黑体" w:hAnsi="宋体" w:cs="黑体" w:hint="eastAsia"/>
          <w:kern w:val="0"/>
          <w:sz w:val="40"/>
          <w:szCs w:val="40"/>
        </w:rPr>
        <w:t>大鹏新区全面推行“河长制湖长制”管理技术咨询服务项目</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DPCG2024000027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大鹏新区全面推行“河长制湖长制”管理技术咨询服务项目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jc w:val="center"/>
        <w:outlineLvl w:val="1"/>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w:t>
            </w:r>
            <w:r>
              <w:rPr>
                <w:rFonts w:hint="eastAsia"/>
                <w:lang w:eastAsia="zh-CN"/>
              </w:rPr>
              <w:t>，</w:t>
            </w:r>
            <w:r>
              <w:rPr>
                <w:rFonts w:hint="eastAsia"/>
              </w:rPr>
              <w:t>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4999" w:type="pct"/>
        <w:jc w:val="center"/>
        <w:tblCellSpacing w:w="0" w:type="dxa"/>
        <w:tblCellMar>
          <w:top w:w="45" w:type="dxa"/>
          <w:left w:w="45" w:type="dxa"/>
          <w:bottom w:w="45" w:type="dxa"/>
          <w:right w:w="45" w:type="dxa"/>
        </w:tblCellMar>
      </w:tblPr>
      <w:tblGrid>
        <w:gridCol w:w="8954"/>
        <w:gridCol w:w="207"/>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7" w:type="pct"/>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12" w:type="pct"/>
            <w:tcBorders>
              <w:top w:val="nil"/>
              <w:left w:val="nil"/>
              <w:bottom w:val="nil"/>
              <w:right w:val="nil"/>
            </w:tcBorders>
            <w:vAlign w:val="center"/>
          </w:tcPr>
          <w:p>
            <w:pPr>
              <w:jc w:val="right"/>
              <w:rPr>
                <w:rFonts w:ascii="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pStyle w:val="NormalWeb"/>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ind w:firstLine="420"/>
              <w:rPr>
                <w:sz w:val="21"/>
                <w:szCs w:val="21"/>
              </w:rPr>
            </w:pPr>
            <w:r>
              <w:rPr>
                <w:sz w:val="21"/>
                <w:szCs w:val="21"/>
              </w:rPr>
              <w:t>价格分计算方法：</w:t>
            </w:r>
          </w:p>
          <w:p>
            <w:pPr>
              <w:pStyle w:val="NormalWeb"/>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tc>
      </w:tr>
    </w:tbl>
    <w:p>
      <w:pPr>
        <w:rPr>
          <w:vanish/>
        </w:rPr>
      </w:pPr>
    </w:p>
    <w:tbl>
      <w:tblPr>
        <w:tblStyle w:val="TableNormal"/>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87"/>
        <w:gridCol w:w="693"/>
        <w:gridCol w:w="2100"/>
        <w:gridCol w:w="973"/>
        <w:gridCol w:w="4829"/>
      </w:tblGrid>
      <w:tr>
        <w:tblPrEx>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370"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2028"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2600"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4996" w:type="pct"/>
          <w:jc w:val="center"/>
          <w:tblCellMar>
            <w:top w:w="20" w:type="dxa"/>
            <w:left w:w="108" w:type="dxa"/>
            <w:bottom w:w="20" w:type="dxa"/>
            <w:right w:w="108" w:type="dxa"/>
          </w:tblCellMar>
        </w:tblPrEx>
        <w:trPr>
          <w:jc w:val="center"/>
        </w:trPr>
        <w:tc>
          <w:tcPr>
            <w:tcW w:w="370"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w:t>
            </w:r>
          </w:p>
        </w:tc>
        <w:tc>
          <w:tcPr>
            <w:tcW w:w="202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价格</w:t>
            </w:r>
          </w:p>
        </w:tc>
        <w:tc>
          <w:tcPr>
            <w:tcW w:w="2600"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10</w:t>
            </w:r>
          </w:p>
        </w:tc>
      </w:tr>
      <w:tr>
        <w:tblPrEx>
          <w:tblW w:w="4996" w:type="pct"/>
          <w:jc w:val="center"/>
          <w:tblCellMar>
            <w:top w:w="20" w:type="dxa"/>
            <w:left w:w="108" w:type="dxa"/>
            <w:bottom w:w="20" w:type="dxa"/>
            <w:right w:w="108" w:type="dxa"/>
          </w:tblCellMar>
        </w:tblPrEx>
        <w:trPr>
          <w:jc w:val="center"/>
        </w:trPr>
        <w:tc>
          <w:tcPr>
            <w:tcW w:w="370"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2</w:t>
            </w:r>
          </w:p>
        </w:tc>
        <w:tc>
          <w:tcPr>
            <w:tcW w:w="202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技术部分</w:t>
            </w:r>
          </w:p>
        </w:tc>
        <w:tc>
          <w:tcPr>
            <w:tcW w:w="2600"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1"/>
                <w:szCs w:val="21"/>
                <w:lang w:val="en-US" w:eastAsia="zh-CN"/>
              </w:rPr>
            </w:pPr>
            <w:r>
              <w:rPr>
                <w:rFonts w:ascii="宋体" w:eastAsia="宋体" w:hAnsi="宋体" w:cs="宋体" w:hint="eastAsia"/>
                <w:b/>
                <w:bCs/>
                <w:color w:val="0000FF"/>
                <w:sz w:val="21"/>
                <w:szCs w:val="21"/>
                <w:lang w:val="en-US" w:eastAsia="zh-CN"/>
              </w:rPr>
              <w:t>60</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hint="eastAsia"/>
                <w:b/>
                <w:bCs/>
                <w:color w:val="0000FF"/>
                <w:sz w:val="21"/>
                <w:szCs w:val="21"/>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13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52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260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rPr>
              <w:t>对项目的理解</w:t>
            </w:r>
          </w:p>
          <w:p>
            <w:pPr>
              <w:jc w:val="center"/>
              <w:rPr>
                <w:rFonts w:ascii="宋体" w:eastAsia="宋体" w:hAnsi="宋体" w:cs="宋体" w:hint="eastAsia"/>
                <w:kern w:val="2"/>
                <w:sz w:val="21"/>
                <w:szCs w:val="21"/>
                <w:lang w:val="en-US" w:eastAsia="zh-CN" w:bidi="ar-SA"/>
              </w:rPr>
            </w:pP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根据招标文件要求提供项目的理解方案，内容应包括：</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①对河（湖）长制范围现状河道、水库、山塘、小微水体基础资料评价；</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②对河（湖）长制技术服务工作及定位理解；</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③对国家、广东省、深圳市、大鹏新区河（湖）长制要求要求、政策的理解；</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④对大鹏新区实施河（湖）长工作面临的现状和存在问题理解。</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1、每提供上述任意一项内容得</w:t>
            </w:r>
            <w:r>
              <w:rPr>
                <w:rFonts w:ascii="宋体" w:hAnsi="宋体" w:cs="宋体" w:hint="default"/>
                <w:sz w:val="21"/>
                <w:szCs w:val="21"/>
                <w:lang w:val="en-US" w:eastAsia="zh-CN"/>
              </w:rPr>
              <w:t>15</w:t>
            </w:r>
            <w:r>
              <w:rPr>
                <w:rFonts w:ascii="宋体" w:eastAsia="宋体" w:hAnsi="宋体" w:cs="宋体" w:hint="eastAsia"/>
                <w:sz w:val="21"/>
                <w:szCs w:val="21"/>
              </w:rPr>
              <w:t>分，本小项累计最高得</w:t>
            </w:r>
            <w:r>
              <w:rPr>
                <w:rFonts w:ascii="宋体" w:hAnsi="宋体" w:cs="宋体" w:hint="default"/>
                <w:sz w:val="21"/>
                <w:szCs w:val="21"/>
                <w:lang w:val="en-US"/>
              </w:rPr>
              <w:t>60</w:t>
            </w:r>
            <w:r>
              <w:rPr>
                <w:rFonts w:ascii="宋体" w:eastAsia="宋体" w:hAnsi="宋体" w:cs="宋体" w:hint="eastAsia"/>
                <w:sz w:val="21"/>
                <w:szCs w:val="21"/>
              </w:rPr>
              <w:t>分；</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2、在此基础上，专家根据各供应商的具体响应内容按照量化的评审因素指标进一步评审：</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（1）方案整体科学合理、针对性强、可操作性强，评审为优的，加</w:t>
            </w:r>
            <w:r>
              <w:rPr>
                <w:rFonts w:ascii="宋体" w:hAnsi="宋体" w:cs="宋体" w:hint="default"/>
                <w:sz w:val="21"/>
                <w:szCs w:val="21"/>
                <w:lang w:val="en-US" w:eastAsia="zh-CN"/>
              </w:rPr>
              <w:t>40</w:t>
            </w:r>
            <w:r>
              <w:rPr>
                <w:rFonts w:ascii="宋体" w:eastAsia="宋体" w:hAnsi="宋体" w:cs="宋体" w:hint="eastAsia"/>
                <w:sz w:val="21"/>
                <w:szCs w:val="21"/>
              </w:rPr>
              <w:t>分；</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（2）方案较合理、有一定针对性、一定可操作性，评审为良的，加</w:t>
            </w:r>
            <w:r>
              <w:rPr>
                <w:rFonts w:ascii="宋体" w:hAnsi="宋体" w:cs="宋体" w:hint="default"/>
                <w:sz w:val="21"/>
                <w:szCs w:val="21"/>
                <w:lang w:val="en-US" w:eastAsia="zh-CN"/>
              </w:rPr>
              <w:t>25</w:t>
            </w:r>
            <w:r>
              <w:rPr>
                <w:rFonts w:ascii="宋体" w:eastAsia="宋体" w:hAnsi="宋体" w:cs="宋体" w:hint="eastAsia"/>
                <w:sz w:val="21"/>
                <w:szCs w:val="21"/>
              </w:rPr>
              <w:t>分；</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（3）方案不尽合理、针对性一般、可操作性一般，评审为中的，加10分；</w:t>
            </w:r>
          </w:p>
          <w:p>
            <w:pPr>
              <w:rPr>
                <w:rFonts w:ascii="宋体" w:eastAsia="宋体" w:hAnsi="宋体" w:cs="宋体" w:hint="eastAsia"/>
                <w:kern w:val="2"/>
                <w:sz w:val="21"/>
                <w:szCs w:val="21"/>
                <w:lang w:val="en-US" w:eastAsia="zh-CN" w:bidi="ar-SA"/>
              </w:rPr>
            </w:pPr>
            <w:r>
              <w:rPr>
                <w:rFonts w:ascii="宋体" w:eastAsia="宋体" w:hAnsi="宋体" w:cs="宋体" w:hint="eastAsia"/>
                <w:sz w:val="21"/>
                <w:szCs w:val="21"/>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项目服务方案</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widowControl/>
              <w:jc w:val="left"/>
              <w:rPr>
                <w:rFonts w:ascii="宋体" w:eastAsia="宋体" w:hAnsi="宋体" w:cs="宋体" w:hint="eastAsia"/>
                <w:sz w:val="21"/>
                <w:szCs w:val="21"/>
              </w:rPr>
            </w:pPr>
            <w:r>
              <w:rPr>
                <w:rFonts w:ascii="宋体" w:eastAsia="宋体" w:hAnsi="宋体" w:cs="宋体" w:hint="eastAsia"/>
                <w:sz w:val="21"/>
                <w:szCs w:val="21"/>
              </w:rPr>
              <w:t>1.提供项目服务方案，至少包含以下内容：</w:t>
            </w:r>
          </w:p>
          <w:p>
            <w:pPr>
              <w:widowControl/>
              <w:jc w:val="left"/>
              <w:rPr>
                <w:rFonts w:ascii="宋体" w:eastAsia="宋体" w:hAnsi="宋体" w:cs="宋体" w:hint="eastAsia"/>
                <w:sz w:val="21"/>
                <w:szCs w:val="21"/>
              </w:rPr>
            </w:pPr>
            <w:r>
              <w:rPr>
                <w:rFonts w:ascii="宋体" w:eastAsia="宋体" w:hAnsi="宋体" w:cs="宋体" w:hint="eastAsia"/>
                <w:sz w:val="21"/>
                <w:szCs w:val="21"/>
              </w:rPr>
              <w:t>①工作措施；</w:t>
            </w:r>
          </w:p>
          <w:p>
            <w:pPr>
              <w:widowControl/>
              <w:jc w:val="left"/>
              <w:rPr>
                <w:rFonts w:ascii="宋体" w:eastAsia="宋体" w:hAnsi="宋体" w:cs="宋体" w:hint="eastAsia"/>
                <w:sz w:val="21"/>
                <w:szCs w:val="21"/>
              </w:rPr>
            </w:pPr>
            <w:r>
              <w:rPr>
                <w:rFonts w:ascii="宋体" w:eastAsia="宋体" w:hAnsi="宋体" w:cs="宋体" w:hint="eastAsia"/>
                <w:sz w:val="21"/>
                <w:szCs w:val="21"/>
              </w:rPr>
              <w:t>②工作方法；</w:t>
            </w:r>
          </w:p>
          <w:p>
            <w:pPr>
              <w:widowControl/>
              <w:jc w:val="left"/>
              <w:rPr>
                <w:rFonts w:ascii="宋体" w:eastAsia="宋体" w:hAnsi="宋体" w:cs="宋体" w:hint="eastAsia"/>
                <w:sz w:val="21"/>
                <w:szCs w:val="21"/>
              </w:rPr>
            </w:pPr>
            <w:r>
              <w:rPr>
                <w:rFonts w:ascii="宋体" w:eastAsia="宋体" w:hAnsi="宋体" w:cs="宋体" w:hint="eastAsia"/>
                <w:sz w:val="21"/>
                <w:szCs w:val="21"/>
              </w:rPr>
              <w:t>③工作手段；</w:t>
            </w:r>
          </w:p>
          <w:p>
            <w:pPr>
              <w:widowControl/>
              <w:jc w:val="left"/>
              <w:rPr>
                <w:rFonts w:ascii="宋体" w:eastAsia="宋体" w:hAnsi="宋体" w:cs="宋体" w:hint="eastAsia"/>
                <w:sz w:val="21"/>
                <w:szCs w:val="21"/>
                <w:lang w:val="en-US" w:eastAsia="zh-CN"/>
              </w:rPr>
            </w:pPr>
            <w:r>
              <w:rPr>
                <w:rFonts w:ascii="宋体" w:eastAsia="宋体" w:hAnsi="宋体" w:cs="宋体" w:hint="eastAsia"/>
                <w:sz w:val="21"/>
                <w:szCs w:val="21"/>
              </w:rPr>
              <w:t>④工作流程</w:t>
            </w:r>
            <w:r>
              <w:rPr>
                <w:rFonts w:ascii="宋体" w:eastAsia="宋体" w:hAnsi="宋体" w:cs="宋体" w:hint="eastAsia"/>
                <w:sz w:val="21"/>
                <w:szCs w:val="21"/>
                <w:lang w:eastAsia="zh-CN"/>
              </w:rPr>
              <w:t>。</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widowControl/>
              <w:shd w:val="clear" w:color="auto" w:fill="auto"/>
              <w:spacing w:line="240" w:lineRule="auto"/>
              <w:ind w:firstLine="0" w:firstLineChars="0"/>
              <w:rPr>
                <w:rFonts w:ascii="宋体" w:eastAsia="宋体" w:hAnsi="宋体" w:cs="宋体" w:hint="eastAsia"/>
                <w:sz w:val="21"/>
                <w:szCs w:val="21"/>
              </w:rPr>
            </w:pPr>
            <w:r>
              <w:rPr>
                <w:rFonts w:ascii="宋体" w:eastAsia="宋体" w:hAnsi="宋体" w:cs="宋体" w:hint="eastAsia"/>
                <w:b w:val="0"/>
                <w:sz w:val="21"/>
                <w:szCs w:val="21"/>
              </w:rPr>
              <w:t>1.</w:t>
            </w:r>
            <w:r>
              <w:rPr>
                <w:rFonts w:ascii="宋体" w:eastAsia="宋体" w:hAnsi="宋体" w:cs="宋体" w:hint="eastAsia"/>
                <w:sz w:val="21"/>
                <w:szCs w:val="21"/>
              </w:rPr>
              <w:t>每满足1点得</w:t>
            </w:r>
            <w:r>
              <w:rPr>
                <w:rFonts w:ascii="宋体" w:hAnsi="宋体" w:cs="宋体" w:hint="default"/>
                <w:sz w:val="21"/>
                <w:szCs w:val="21"/>
                <w:u w:val="none"/>
                <w:lang w:val="en-US" w:eastAsia="zh-CN"/>
              </w:rPr>
              <w:t>15</w:t>
            </w:r>
            <w:r>
              <w:rPr>
                <w:rFonts w:ascii="宋体" w:eastAsia="宋体" w:hAnsi="宋体" w:cs="宋体" w:hint="eastAsia"/>
                <w:sz w:val="21"/>
                <w:szCs w:val="21"/>
              </w:rPr>
              <w:t>分，本小项最高得</w:t>
            </w:r>
            <w:r>
              <w:rPr>
                <w:rFonts w:ascii="宋体" w:hAnsi="宋体" w:cs="宋体" w:hint="default"/>
                <w:sz w:val="21"/>
                <w:szCs w:val="21"/>
                <w:lang w:val="en-US"/>
              </w:rPr>
              <w:t>60</w:t>
            </w:r>
            <w:r>
              <w:rPr>
                <w:rFonts w:ascii="宋体" w:eastAsia="宋体" w:hAnsi="宋体" w:cs="宋体" w:hint="eastAsia"/>
                <w:sz w:val="21"/>
                <w:szCs w:val="21"/>
              </w:rPr>
              <w:t>分；</w:t>
            </w:r>
          </w:p>
          <w:p>
            <w:pPr>
              <w:widowControl/>
              <w:shd w:val="clear" w:color="auto" w:fill="auto"/>
              <w:spacing w:line="240" w:lineRule="auto"/>
              <w:rPr>
                <w:rFonts w:ascii="宋体" w:eastAsia="宋体" w:hAnsi="宋体" w:cs="宋体" w:hint="eastAsia"/>
                <w:b w:val="0"/>
                <w:sz w:val="21"/>
                <w:szCs w:val="21"/>
              </w:rPr>
            </w:pPr>
            <w:r>
              <w:rPr>
                <w:rFonts w:ascii="宋体" w:eastAsia="宋体" w:hAnsi="宋体" w:cs="宋体" w:hint="eastAsia"/>
                <w:b w:val="0"/>
                <w:sz w:val="21"/>
                <w:szCs w:val="21"/>
              </w:rPr>
              <w:t>2.在此基础上，根据方案整体全面性、具体性、针对性、合理性、可操作性进行评分，本项最高加</w:t>
            </w:r>
            <w:r>
              <w:rPr>
                <w:rFonts w:ascii="宋体" w:eastAsia="宋体" w:hAnsi="宋体" w:cs="宋体" w:hint="eastAsia"/>
                <w:b w:val="0"/>
                <w:sz w:val="21"/>
                <w:szCs w:val="21"/>
                <w:u w:val="none"/>
              </w:rPr>
              <w:t xml:space="preserve">  </w:t>
            </w:r>
            <w:r>
              <w:rPr>
                <w:rFonts w:ascii="宋体" w:hAnsi="宋体" w:cs="宋体" w:hint="default"/>
                <w:b w:val="0"/>
                <w:sz w:val="21"/>
                <w:szCs w:val="21"/>
                <w:u w:val="none"/>
                <w:lang w:val="en-US" w:eastAsia="zh-CN"/>
              </w:rPr>
              <w:t>40</w:t>
            </w:r>
            <w:r>
              <w:rPr>
                <w:rFonts w:ascii="宋体" w:eastAsia="宋体" w:hAnsi="宋体" w:cs="宋体" w:hint="eastAsia"/>
                <w:b w:val="0"/>
                <w:sz w:val="21"/>
                <w:szCs w:val="21"/>
              </w:rPr>
              <w:t>分。</w:t>
            </w:r>
          </w:p>
          <w:p>
            <w:pPr>
              <w:widowControl/>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（1）方案整体科学合理、针对性强、可操作性强，评审为优的，加40分；</w:t>
            </w:r>
          </w:p>
          <w:p>
            <w:pPr>
              <w:widowControl/>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（2）方案较合理、有一定针对性、一定可操作性，评审为良的，加25分；</w:t>
            </w:r>
          </w:p>
          <w:p>
            <w:pPr>
              <w:widowControl/>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（3）方案不尽合理、针对性一般、可操作性一般，评审为中的，加10分；</w:t>
            </w:r>
          </w:p>
          <w:p>
            <w:pPr>
              <w:widowControl/>
              <w:shd w:val="clear" w:color="auto" w:fill="auto"/>
              <w:spacing w:line="240" w:lineRule="auto"/>
              <w:ind w:firstLine="0" w:firstLineChars="0"/>
              <w:rPr>
                <w:rFonts w:ascii="宋体" w:eastAsia="宋体" w:hAnsi="宋体" w:cs="宋体" w:hint="eastAsia"/>
                <w:sz w:val="21"/>
                <w:szCs w:val="21"/>
              </w:rPr>
            </w:pPr>
            <w:r>
              <w:rPr>
                <w:rFonts w:ascii="宋体" w:eastAsia="宋体" w:hAnsi="宋体" w:cs="宋体" w:hint="eastAsia"/>
                <w:sz w:val="21"/>
                <w:szCs w:val="21"/>
                <w:lang w:val="en-US" w:eastAsia="zh-CN"/>
              </w:rPr>
              <w:t>（4）方案不合理、无针对性、无可操作性，评审为差的，加0分。</w:t>
            </w:r>
          </w:p>
          <w:p>
            <w:pPr>
              <w:widowControl/>
              <w:jc w:val="left"/>
              <w:rPr>
                <w:rFonts w:ascii="宋体" w:eastAsia="宋体" w:hAnsi="宋体" w:cs="宋体" w:hint="eastAsia"/>
                <w:kern w:val="2"/>
                <w:sz w:val="21"/>
                <w:szCs w:val="21"/>
                <w:lang w:val="en-US" w:eastAsia="zh-CN" w:bidi="ar-SA"/>
              </w:rPr>
            </w:pPr>
            <w:r>
              <w:rPr>
                <w:rFonts w:ascii="宋体" w:eastAsia="宋体" w:hAnsi="宋体" w:cs="宋体" w:hint="eastAsia"/>
                <w:sz w:val="21"/>
                <w:szCs w:val="21"/>
              </w:rPr>
              <w:t>如果评审为差，要求专家书面说明理由，并记录在档</w:t>
            </w:r>
            <w:r>
              <w:rPr>
                <w:rFonts w:ascii="宋体" w:eastAsia="宋体" w:hAnsi="宋体" w:cs="宋体" w:hint="eastAsia"/>
                <w:sz w:val="21"/>
                <w:szCs w:val="21"/>
                <w:lang w:eastAsia="zh-CN"/>
              </w:rPr>
              <w:t>。</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项目重点难点分析、应对措施及相关的合理化建议</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1.提供项目重点难点分析、应对措施及相关的合理化建议方案，至少包含以下内容：</w:t>
            </w:r>
          </w:p>
          <w:p>
            <w:pPr>
              <w:jc w:val="left"/>
              <w:rPr>
                <w:rFonts w:ascii="宋体" w:eastAsia="宋体" w:hAnsi="宋体" w:cs="宋体" w:hint="eastAsia"/>
                <w:kern w:val="2"/>
                <w:sz w:val="21"/>
                <w:szCs w:val="21"/>
              </w:rPr>
            </w:pPr>
            <w:r>
              <w:rPr>
                <w:rFonts w:ascii="宋体" w:eastAsia="宋体" w:hAnsi="宋体" w:cs="宋体" w:hint="eastAsia"/>
                <w:kern w:val="2"/>
                <w:sz w:val="21"/>
                <w:szCs w:val="21"/>
              </w:rPr>
              <w:t>①对项目重点难点分析；</w:t>
            </w:r>
          </w:p>
          <w:p>
            <w:pPr>
              <w:jc w:val="left"/>
              <w:rPr>
                <w:rFonts w:ascii="宋体" w:eastAsia="宋体" w:hAnsi="宋体" w:cs="宋体" w:hint="eastAsia"/>
                <w:kern w:val="2"/>
                <w:sz w:val="21"/>
                <w:szCs w:val="21"/>
              </w:rPr>
            </w:pPr>
            <w:r>
              <w:rPr>
                <w:rFonts w:ascii="宋体" w:eastAsia="宋体" w:hAnsi="宋体" w:cs="宋体" w:hint="eastAsia"/>
                <w:kern w:val="2"/>
                <w:sz w:val="21"/>
                <w:szCs w:val="21"/>
              </w:rPr>
              <w:t>②应对措施；</w:t>
            </w:r>
          </w:p>
          <w:p>
            <w:pPr>
              <w:jc w:val="left"/>
              <w:rPr>
                <w:rFonts w:ascii="宋体" w:eastAsia="宋体" w:hAnsi="宋体" w:cs="宋体" w:hint="eastAsia"/>
                <w:kern w:val="2"/>
                <w:sz w:val="21"/>
                <w:szCs w:val="21"/>
              </w:rPr>
            </w:pPr>
            <w:r>
              <w:rPr>
                <w:rFonts w:ascii="宋体" w:eastAsia="宋体" w:hAnsi="宋体" w:cs="宋体" w:hint="eastAsia"/>
                <w:kern w:val="2"/>
                <w:sz w:val="21"/>
                <w:szCs w:val="21"/>
              </w:rPr>
              <w:t>③相关的合理化建议</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.每提供上述任意一项内容得20分，</w:t>
            </w:r>
            <w:r>
              <w:rPr>
                <w:rFonts w:ascii="宋体" w:eastAsia="宋体" w:hAnsi="宋体" w:cs="宋体" w:hint="eastAsia"/>
                <w:sz w:val="21"/>
                <w:szCs w:val="21"/>
                <w:lang w:val="en-US" w:eastAsia="zh-CN"/>
              </w:rPr>
              <w:t>本小项</w:t>
            </w:r>
            <w:r>
              <w:rPr>
                <w:rFonts w:ascii="宋体" w:eastAsia="宋体" w:hAnsi="宋体" w:cs="宋体" w:hint="eastAsia"/>
                <w:sz w:val="21"/>
                <w:szCs w:val="21"/>
              </w:rPr>
              <w:t>最高得60分；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.在此基础上，专家根据各供应商的具体响应内容按照量化的评审因素指标进一步评审。</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优：项目重点难点分析准确、应对措施有针对性、相关的合理化建议完善，得40分；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良：项目重点难点分析较准确、应对措施较有针对性、相关的合理化建议较完善，得30分；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中：项目重点难点分析准确性一般、应对措施针对性一般、相关的合理化建议不够完善，得20分；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差：项目重点难点分析不准确、应对措施不具有针对性、相关的合理化建议不完善，得0分。</w:t>
            </w:r>
          </w:p>
          <w:p>
            <w:pPr>
              <w:jc w:val="left"/>
              <w:rPr>
                <w:rFonts w:ascii="宋体" w:eastAsia="宋体" w:hAnsi="宋体" w:cs="宋体" w:hint="eastAsia"/>
                <w:kern w:val="2"/>
                <w:sz w:val="21"/>
                <w:szCs w:val="21"/>
                <w:lang w:val="en-US" w:eastAsia="zh-CN" w:bidi="ar-SA"/>
              </w:rPr>
            </w:pPr>
            <w:r>
              <w:rPr>
                <w:rFonts w:ascii="宋体" w:eastAsia="宋体" w:hAnsi="宋体" w:cs="宋体" w:hint="eastAsia"/>
                <w:sz w:val="21"/>
                <w:szCs w:val="21"/>
              </w:rPr>
              <w:t>不提供不得分。</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质量保障措施</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根据招标文件要求提供质量保障措施，内容应包括：</w:t>
            </w:r>
          </w:p>
          <w:p>
            <w:pPr>
              <w:widowControl/>
              <w:jc w:val="left"/>
              <w:rPr>
                <w:rFonts w:ascii="宋体" w:eastAsia="宋体" w:hAnsi="宋体" w:cs="宋体" w:hint="eastAsia"/>
                <w:sz w:val="21"/>
                <w:szCs w:val="21"/>
              </w:rPr>
            </w:pPr>
            <w:r>
              <w:rPr>
                <w:rFonts w:ascii="宋体" w:eastAsia="宋体" w:hAnsi="宋体" w:cs="宋体" w:hint="eastAsia"/>
                <w:sz w:val="21"/>
                <w:szCs w:val="21"/>
              </w:rPr>
              <w:t>①项目完成时间和进度保障措施；</w:t>
            </w:r>
          </w:p>
          <w:p>
            <w:pPr>
              <w:widowControl/>
              <w:jc w:val="left"/>
              <w:rPr>
                <w:rFonts w:ascii="宋体" w:eastAsia="宋体" w:hAnsi="宋体" w:cs="宋体" w:hint="eastAsia"/>
                <w:sz w:val="21"/>
                <w:szCs w:val="21"/>
              </w:rPr>
            </w:pPr>
            <w:r>
              <w:rPr>
                <w:rFonts w:ascii="宋体" w:eastAsia="宋体" w:hAnsi="宋体" w:cs="宋体" w:hint="eastAsia"/>
                <w:sz w:val="21"/>
                <w:szCs w:val="21"/>
              </w:rPr>
              <w:t>②安全措施；</w:t>
            </w:r>
          </w:p>
          <w:p>
            <w:pPr>
              <w:widowControl/>
              <w:jc w:val="left"/>
              <w:rPr>
                <w:rFonts w:ascii="宋体" w:eastAsia="宋体" w:hAnsi="宋体" w:cs="宋体" w:hint="eastAsia"/>
                <w:sz w:val="21"/>
                <w:szCs w:val="21"/>
              </w:rPr>
            </w:pPr>
            <w:r>
              <w:rPr>
                <w:rFonts w:ascii="宋体" w:eastAsia="宋体" w:hAnsi="宋体" w:cs="宋体" w:hint="eastAsia"/>
                <w:sz w:val="21"/>
                <w:szCs w:val="21"/>
              </w:rPr>
              <w:t xml:space="preserve">③质量保障措施。 </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sz w:val="21"/>
                <w:szCs w:val="21"/>
                <w:lang w:val="en-US" w:eastAsia="zh-CN"/>
              </w:rPr>
              <w:t>.</w:t>
            </w:r>
            <w:r>
              <w:rPr>
                <w:rFonts w:ascii="宋体" w:eastAsia="宋体" w:hAnsi="宋体" w:cs="宋体" w:hint="eastAsia"/>
                <w:sz w:val="21"/>
                <w:szCs w:val="21"/>
              </w:rPr>
              <w:t>每提供上述任意一项内容得</w:t>
            </w:r>
            <w:r>
              <w:rPr>
                <w:rFonts w:ascii="宋体" w:eastAsia="宋体" w:hAnsi="宋体" w:cs="宋体" w:hint="eastAsia"/>
                <w:sz w:val="21"/>
                <w:szCs w:val="21"/>
                <w:lang w:eastAsia="zh-CN"/>
              </w:rPr>
              <w:t>20</w:t>
            </w:r>
            <w:r>
              <w:rPr>
                <w:rFonts w:ascii="宋体" w:eastAsia="宋体" w:hAnsi="宋体" w:cs="宋体" w:hint="eastAsia"/>
                <w:sz w:val="21"/>
                <w:szCs w:val="21"/>
              </w:rPr>
              <w:t>分，本小项累计最高得</w:t>
            </w:r>
            <w:r>
              <w:rPr>
                <w:rFonts w:ascii="宋体" w:eastAsia="宋体" w:hAnsi="宋体" w:cs="宋体" w:hint="eastAsia"/>
                <w:sz w:val="21"/>
                <w:szCs w:val="21"/>
                <w:lang w:eastAsia="zh-CN"/>
              </w:rPr>
              <w:t>60</w:t>
            </w:r>
            <w:r>
              <w:rPr>
                <w:rFonts w:ascii="宋体" w:eastAsia="宋体" w:hAnsi="宋体" w:cs="宋体" w:hint="eastAsia"/>
                <w:sz w:val="21"/>
                <w:szCs w:val="21"/>
              </w:rPr>
              <w:t>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2</w:t>
            </w:r>
            <w:r>
              <w:rPr>
                <w:rFonts w:ascii="宋体" w:eastAsia="宋体" w:hAnsi="宋体" w:cs="宋体" w:hint="eastAsia"/>
                <w:sz w:val="21"/>
                <w:szCs w:val="21"/>
                <w:lang w:val="en-US" w:eastAsia="zh-CN"/>
              </w:rPr>
              <w:t>.</w:t>
            </w:r>
            <w:r>
              <w:rPr>
                <w:rFonts w:ascii="宋体" w:eastAsia="宋体" w:hAnsi="宋体" w:cs="宋体" w:hint="eastAsia"/>
                <w:sz w:val="21"/>
                <w:szCs w:val="21"/>
              </w:rPr>
              <w:t>在此基础上，专家根据各供应商的具体响应内容按照量化的评审因素指标进一步评审：</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（1）方案整体科学合理、针对性强、可操作性强，评审为优的，加40分；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（2）方案较合理、有一定针对性、一定可操作性，评审为良的，加25分；</w:t>
            </w:r>
          </w:p>
          <w:p>
            <w:pPr>
              <w:keepNext w:val="0"/>
              <w:keepLines w:val="0"/>
              <w:pageBreakBefore w:val="0"/>
              <w:widowControl/>
              <w:kinsoku/>
              <w:overflowPunct/>
              <w:topLinePunct w:val="0"/>
              <w:bidi w:val="0"/>
              <w:snapToGrid/>
              <w:spacing w:line="240" w:lineRule="auto"/>
              <w:jc w:val="left"/>
              <w:rPr>
                <w:rFonts w:ascii="宋体" w:eastAsia="宋体" w:hAnsi="宋体" w:cs="宋体" w:hint="eastAsia"/>
                <w:sz w:val="21"/>
                <w:szCs w:val="21"/>
              </w:rPr>
            </w:pPr>
            <w:r>
              <w:rPr>
                <w:rFonts w:ascii="宋体" w:eastAsia="宋体" w:hAnsi="宋体" w:cs="宋体" w:hint="eastAsia"/>
                <w:sz w:val="21"/>
                <w:szCs w:val="21"/>
              </w:rPr>
              <w:t>（3）方案不尽合理、针对性一般、可操作性一般，评审为中的，加10分；</w:t>
            </w:r>
          </w:p>
          <w:p>
            <w:pPr>
              <w:widowControl/>
              <w:jc w:val="left"/>
              <w:rPr>
                <w:rFonts w:ascii="宋体" w:eastAsia="宋体" w:hAnsi="宋体" w:cs="宋体" w:hint="eastAsia"/>
                <w:kern w:val="2"/>
                <w:sz w:val="21"/>
                <w:szCs w:val="21"/>
                <w:lang w:val="en-US" w:eastAsia="zh-CN" w:bidi="ar-SA"/>
              </w:rPr>
            </w:pPr>
            <w:r>
              <w:rPr>
                <w:rFonts w:ascii="宋体" w:eastAsia="宋体" w:hAnsi="宋体" w:cs="宋体" w:hint="eastAsia"/>
                <w:sz w:val="21"/>
                <w:szCs w:val="21"/>
              </w:rPr>
              <w:t>（4）方案不合理、无针对性、无可操作性，评审为差的，加</w:t>
            </w:r>
            <w:r>
              <w:rPr>
                <w:rFonts w:ascii="宋体" w:eastAsia="宋体" w:hAnsi="宋体" w:cs="宋体" w:hint="eastAsia"/>
                <w:sz w:val="21"/>
                <w:szCs w:val="21"/>
                <w:lang w:eastAsia="zh-CN"/>
              </w:rPr>
              <w:t>不得分</w:t>
            </w:r>
            <w:r>
              <w:rPr>
                <w:rFonts w:ascii="宋体" w:eastAsia="宋体" w:hAnsi="宋体" w:cs="宋体" w:hint="eastAsia"/>
                <w:sz w:val="21"/>
                <w:szCs w:val="21"/>
              </w:rPr>
              <w:t>。</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kern w:val="2"/>
                <w:sz w:val="21"/>
                <w:szCs w:val="21"/>
                <w:lang w:val="en-US" w:eastAsia="zh-CN" w:bidi="ar-SA"/>
              </w:rPr>
            </w:pPr>
            <w:r>
              <w:rPr>
                <w:rFonts w:ascii="宋体" w:eastAsia="宋体" w:hAnsi="宋体" w:cs="宋体" w:hint="eastAsia"/>
                <w:sz w:val="21"/>
                <w:szCs w:val="21"/>
              </w:rPr>
              <w:t>拟安排的项目负责人情况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仅限一人</w:t>
            </w:r>
            <w:r>
              <w:rPr>
                <w:rFonts w:ascii="宋体" w:eastAsia="宋体" w:hAnsi="宋体" w:cs="宋体" w:hint="eastAsia"/>
                <w:b w:val="0"/>
                <w:bCs w:val="0"/>
                <w:sz w:val="21"/>
                <w:szCs w:val="21"/>
                <w:lang w:eastAsia="zh-CN"/>
              </w:rPr>
              <w:t>）</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Theme="minorEastAsia" w:eastAsiaTheme="minorEastAsia" w:hAnsiTheme="minorEastAsia" w:cstheme="minorEastAsia" w:hint="eastAsia"/>
                <w:b w:val="0"/>
                <w:bCs w:val="0"/>
                <w:color w:val="auto"/>
                <w:sz w:val="21"/>
                <w:szCs w:val="21"/>
                <w:highlight w:val="none"/>
              </w:rPr>
              <w:t>拟安排本项目负责人（仅限一人）须为投标人在职员工（以社保证明为准）</w:t>
            </w:r>
            <w:r>
              <w:rPr>
                <w:rFonts w:ascii="宋体" w:eastAsia="宋体" w:hAnsi="宋体" w:cs="宋体" w:hint="eastAsia"/>
                <w:sz w:val="21"/>
                <w:szCs w:val="21"/>
              </w:rPr>
              <w:t>否则本项直接计</w:t>
            </w:r>
            <w:r>
              <w:rPr>
                <w:rFonts w:ascii="宋体" w:eastAsia="宋体" w:hAnsi="宋体" w:cs="宋体" w:hint="eastAsia"/>
                <w:sz w:val="21"/>
                <w:szCs w:val="21"/>
                <w:lang w:eastAsia="zh-CN"/>
              </w:rPr>
              <w:t>不得分</w:t>
            </w:r>
            <w:r>
              <w:rPr>
                <w:rFonts w:asciiTheme="minorEastAsia" w:eastAsiaTheme="minorEastAsia" w:hAnsiTheme="minorEastAsia" w:cstheme="minorEastAsia" w:hint="eastAsia"/>
                <w:b w:val="0"/>
                <w:bCs w:val="0"/>
                <w:color w:val="auto"/>
                <w:sz w:val="21"/>
                <w:szCs w:val="21"/>
                <w:highlight w:val="none"/>
              </w:rPr>
              <w:t>。</w:t>
            </w:r>
          </w:p>
          <w:p>
            <w:pPr>
              <w:keepNext w:val="0"/>
              <w:keepLines w:val="0"/>
              <w:pageBreakBefore w:val="0"/>
              <w:widowControl/>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highlight w:val="none"/>
                <w:lang w:eastAsia="zh-CN"/>
              </w:rPr>
            </w:pPr>
            <w:r>
              <w:rPr>
                <w:rFonts w:ascii="宋体" w:eastAsia="宋体" w:hAnsi="宋体" w:cs="宋体" w:hint="eastAsia"/>
                <w:sz w:val="21"/>
                <w:szCs w:val="21"/>
                <w:lang w:val="en-US" w:eastAsia="zh-CN"/>
              </w:rPr>
              <w:t>1.</w:t>
            </w:r>
            <w:r>
              <w:rPr>
                <w:rFonts w:ascii="宋体" w:eastAsia="宋体" w:hAnsi="宋体" w:cs="宋体" w:hint="eastAsia"/>
                <w:sz w:val="21"/>
                <w:szCs w:val="21"/>
              </w:rPr>
              <w:t>具有水利类专业副高级或以上职称</w:t>
            </w:r>
            <w:r>
              <w:rPr>
                <w:rFonts w:ascii="宋体" w:eastAsia="宋体" w:hAnsi="宋体" w:cs="宋体" w:hint="eastAsia"/>
                <w:sz w:val="21"/>
                <w:szCs w:val="21"/>
                <w:lang w:eastAsia="zh-CN"/>
              </w:rPr>
              <w:t>，</w:t>
            </w:r>
            <w:r>
              <w:rPr>
                <w:rFonts w:ascii="宋体" w:eastAsia="宋体" w:hAnsi="宋体" w:cs="宋体" w:hint="eastAsia"/>
                <w:sz w:val="21"/>
                <w:szCs w:val="21"/>
              </w:rPr>
              <w:t>得</w:t>
            </w:r>
            <w:r>
              <w:rPr>
                <w:rFonts w:ascii="宋体" w:eastAsia="宋体" w:hAnsi="宋体" w:cs="宋体" w:hint="eastAsia"/>
                <w:sz w:val="21"/>
                <w:szCs w:val="21"/>
                <w:lang w:val="en-US" w:eastAsia="zh-CN"/>
              </w:rPr>
              <w:t>30分</w:t>
            </w:r>
            <w:r>
              <w:rPr>
                <w:rFonts w:ascii="宋体" w:eastAsia="宋体" w:hAnsi="宋体" w:cs="宋体" w:hint="eastAsia"/>
                <w:sz w:val="21"/>
                <w:szCs w:val="21"/>
                <w:lang w:eastAsia="zh-CN"/>
              </w:rPr>
              <w:t>；</w:t>
            </w:r>
            <w:r>
              <w:rPr>
                <w:rFonts w:ascii="宋体" w:eastAsia="宋体" w:hAnsi="宋体" w:cs="宋体" w:hint="eastAsia"/>
                <w:sz w:val="21"/>
                <w:szCs w:val="21"/>
                <w:highlight w:val="none"/>
              </w:rPr>
              <w:t>具有水利类专业中级职称的，得10分</w:t>
            </w:r>
            <w:r>
              <w:rPr>
                <w:rFonts w:ascii="宋体" w:eastAsia="宋体" w:hAnsi="宋体" w:cs="宋体" w:hint="eastAsia"/>
                <w:sz w:val="21"/>
                <w:szCs w:val="21"/>
                <w:highlight w:val="none"/>
                <w:lang w:eastAsia="zh-CN"/>
              </w:rPr>
              <w:t>；</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30</w:t>
            </w:r>
            <w:r>
              <w:rPr>
                <w:rFonts w:ascii="宋体" w:eastAsia="宋体" w:hAnsi="宋体" w:cs="宋体" w:hint="eastAsia"/>
                <w:sz w:val="21"/>
                <w:szCs w:val="21"/>
              </w:rPr>
              <w:t>分</w:t>
            </w:r>
            <w:r>
              <w:rPr>
                <w:rFonts w:ascii="宋体" w:eastAsia="宋体" w:hAnsi="宋体" w:cs="宋体" w:hint="eastAsia"/>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具有本科或以上学历（水利</w:t>
            </w:r>
            <w:r>
              <w:rPr>
                <w:rFonts w:ascii="宋体" w:eastAsia="宋体" w:hAnsi="宋体" w:cs="宋体" w:hint="eastAsia"/>
                <w:sz w:val="21"/>
                <w:szCs w:val="21"/>
                <w:lang w:eastAsia="zh-CN"/>
              </w:rPr>
              <w:t>类</w:t>
            </w:r>
            <w:r>
              <w:rPr>
                <w:rFonts w:ascii="宋体" w:eastAsia="宋体" w:hAnsi="宋体" w:cs="宋体" w:hint="eastAsia"/>
                <w:sz w:val="21"/>
                <w:szCs w:val="21"/>
              </w:rPr>
              <w:t>专业）</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得10分</w:t>
            </w:r>
            <w:r>
              <w:rPr>
                <w:rFonts w:ascii="宋体" w:eastAsia="宋体" w:hAnsi="宋体" w:cs="宋体" w:hint="eastAsia"/>
                <w:sz w:val="21"/>
                <w:szCs w:val="21"/>
                <w:lang w:eastAsia="zh-CN"/>
              </w:rPr>
              <w:t>；</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10</w:t>
            </w:r>
            <w:r>
              <w:rPr>
                <w:rFonts w:ascii="宋体" w:eastAsia="宋体" w:hAnsi="宋体" w:cs="宋体" w:hint="eastAsia"/>
                <w:sz w:val="21"/>
                <w:szCs w:val="21"/>
              </w:rPr>
              <w:t>分</w:t>
            </w:r>
            <w:r>
              <w:rPr>
                <w:rFonts w:ascii="宋体" w:eastAsia="宋体" w:hAnsi="宋体" w:cs="宋体" w:hint="eastAsia"/>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20</w:t>
            </w:r>
            <w:r>
              <w:rPr>
                <w:rFonts w:ascii="宋体" w:eastAsia="宋体" w:hAnsi="宋体" w:cs="宋体" w:hint="eastAsia"/>
                <w:sz w:val="21"/>
                <w:szCs w:val="21"/>
                <w:lang w:val="en-US" w:eastAsia="zh-CN"/>
              </w:rPr>
              <w:t>21</w:t>
            </w:r>
            <w:r>
              <w:rPr>
                <w:rFonts w:ascii="宋体" w:eastAsia="宋体" w:hAnsi="宋体" w:cs="宋体" w:hint="eastAsia"/>
                <w:sz w:val="21"/>
                <w:szCs w:val="21"/>
              </w:rPr>
              <w:t>年1月1日</w:t>
            </w:r>
            <w:r>
              <w:rPr>
                <w:rFonts w:ascii="宋体" w:eastAsia="宋体" w:hAnsi="宋体" w:cs="宋体" w:hint="eastAsia"/>
                <w:sz w:val="21"/>
                <w:szCs w:val="21"/>
                <w:lang w:val="en-US" w:eastAsia="zh-CN"/>
              </w:rPr>
              <w:t>至投标截止日止</w:t>
            </w:r>
            <w:r>
              <w:rPr>
                <w:rFonts w:ascii="宋体" w:eastAsia="宋体" w:hAnsi="宋体" w:cs="宋体" w:hint="eastAsia"/>
                <w:sz w:val="21"/>
                <w:szCs w:val="21"/>
              </w:rPr>
              <w:t>（以合同签订日期为准）</w:t>
            </w:r>
            <w:r>
              <w:rPr>
                <w:rFonts w:ascii="宋体" w:eastAsia="宋体" w:hAnsi="宋体" w:cs="宋体" w:hint="eastAsia"/>
                <w:b/>
                <w:bCs/>
                <w:sz w:val="21"/>
                <w:szCs w:val="21"/>
                <w:lang w:eastAsia="zh-CN"/>
              </w:rPr>
              <w:t>，</w:t>
            </w:r>
            <w:r>
              <w:rPr>
                <w:rFonts w:ascii="宋体" w:eastAsia="宋体" w:hAnsi="宋体" w:cs="宋体" w:hint="eastAsia"/>
                <w:sz w:val="21"/>
                <w:szCs w:val="21"/>
              </w:rPr>
              <w:t>具有政府部门委托的河（湖）长制技术服务经验的</w:t>
            </w:r>
            <w:r>
              <w:rPr>
                <w:rFonts w:ascii="宋体" w:eastAsia="宋体" w:hAnsi="宋体" w:cs="宋体" w:hint="eastAsia"/>
                <w:sz w:val="21"/>
                <w:szCs w:val="21"/>
                <w:lang w:eastAsia="zh-CN"/>
              </w:rPr>
              <w:t>，</w:t>
            </w:r>
            <w:r>
              <w:rPr>
                <w:rFonts w:ascii="宋体" w:eastAsia="宋体" w:hAnsi="宋体" w:cs="宋体" w:hint="eastAsia"/>
                <w:sz w:val="21"/>
                <w:szCs w:val="21"/>
              </w:rPr>
              <w:t>得</w:t>
            </w:r>
            <w:r>
              <w:rPr>
                <w:rFonts w:ascii="宋体" w:eastAsia="宋体" w:hAnsi="宋体" w:cs="宋体" w:hint="eastAsia"/>
                <w:sz w:val="21"/>
                <w:szCs w:val="21"/>
                <w:lang w:val="en-US" w:eastAsia="zh-CN"/>
              </w:rPr>
              <w:t>20分</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20</w:t>
            </w:r>
            <w:r>
              <w:rPr>
                <w:rFonts w:ascii="宋体" w:eastAsia="宋体" w:hAnsi="宋体" w:cs="宋体" w:hint="eastAsia"/>
                <w:sz w:val="21"/>
                <w:szCs w:val="21"/>
              </w:rPr>
              <w:t>分</w:t>
            </w:r>
            <w:r>
              <w:rPr>
                <w:rFonts w:ascii="宋体" w:eastAsia="宋体" w:hAnsi="宋体" w:cs="宋体" w:hint="eastAsia"/>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20</w:t>
            </w:r>
            <w:r>
              <w:rPr>
                <w:rFonts w:ascii="宋体" w:eastAsia="宋体" w:hAnsi="宋体" w:cs="宋体" w:hint="eastAsia"/>
                <w:sz w:val="21"/>
                <w:szCs w:val="21"/>
                <w:lang w:val="en-US" w:eastAsia="zh-CN"/>
              </w:rPr>
              <w:t>21</w:t>
            </w:r>
            <w:r>
              <w:rPr>
                <w:rFonts w:ascii="宋体" w:eastAsia="宋体" w:hAnsi="宋体" w:cs="宋体" w:hint="eastAsia"/>
                <w:sz w:val="21"/>
                <w:szCs w:val="21"/>
              </w:rPr>
              <w:t>年1月1日</w:t>
            </w:r>
            <w:r>
              <w:rPr>
                <w:rFonts w:ascii="宋体" w:eastAsia="宋体" w:hAnsi="宋体" w:cs="宋体" w:hint="eastAsia"/>
                <w:sz w:val="21"/>
                <w:szCs w:val="21"/>
                <w:lang w:val="en-US" w:eastAsia="zh-CN"/>
              </w:rPr>
              <w:t>至投标截止日止</w:t>
            </w:r>
            <w:r>
              <w:rPr>
                <w:rFonts w:ascii="宋体" w:eastAsia="宋体" w:hAnsi="宋体" w:cs="宋体" w:hint="eastAsia"/>
                <w:sz w:val="21"/>
                <w:szCs w:val="21"/>
              </w:rPr>
              <w:t>（以合同签订日期为准）</w:t>
            </w:r>
            <w:r>
              <w:rPr>
                <w:rFonts w:ascii="宋体" w:eastAsia="宋体" w:hAnsi="宋体" w:cs="宋体" w:hint="eastAsia"/>
                <w:b/>
                <w:bCs/>
                <w:sz w:val="21"/>
                <w:szCs w:val="21"/>
                <w:lang w:eastAsia="zh-CN"/>
              </w:rPr>
              <w:t>，</w:t>
            </w:r>
            <w:r>
              <w:rPr>
                <w:rFonts w:ascii="宋体" w:eastAsia="宋体" w:hAnsi="宋体" w:cs="宋体" w:hint="eastAsia"/>
                <w:sz w:val="21"/>
                <w:szCs w:val="21"/>
              </w:rPr>
              <w:t>具有政府部门委托的河道</w:t>
            </w:r>
            <w:r>
              <w:rPr>
                <w:rFonts w:ascii="宋体" w:eastAsia="宋体" w:hAnsi="宋体" w:cs="宋体" w:hint="eastAsia"/>
                <w:sz w:val="21"/>
                <w:szCs w:val="21"/>
                <w:lang w:val="en-US" w:eastAsia="zh-CN"/>
              </w:rPr>
              <w:t>或</w:t>
            </w:r>
            <w:r>
              <w:rPr>
                <w:rFonts w:ascii="宋体" w:eastAsia="宋体" w:hAnsi="宋体" w:cs="宋体" w:hint="eastAsia"/>
                <w:sz w:val="21"/>
                <w:szCs w:val="21"/>
              </w:rPr>
              <w:t>海堤</w:t>
            </w:r>
            <w:r>
              <w:rPr>
                <w:rFonts w:ascii="宋体" w:eastAsia="宋体" w:hAnsi="宋体" w:cs="宋体" w:hint="eastAsia"/>
                <w:sz w:val="21"/>
                <w:szCs w:val="21"/>
                <w:lang w:val="en-US" w:eastAsia="zh-CN"/>
              </w:rPr>
              <w:t>或</w:t>
            </w:r>
            <w:r>
              <w:rPr>
                <w:rFonts w:ascii="宋体" w:eastAsia="宋体" w:hAnsi="宋体" w:cs="宋体" w:hint="eastAsia"/>
                <w:sz w:val="21"/>
                <w:szCs w:val="21"/>
              </w:rPr>
              <w:t>水库</w:t>
            </w:r>
            <w:r>
              <w:rPr>
                <w:rFonts w:ascii="宋体" w:eastAsia="宋体" w:hAnsi="宋体" w:cs="宋体" w:hint="eastAsia"/>
                <w:sz w:val="21"/>
                <w:szCs w:val="21"/>
                <w:lang w:val="en-US" w:eastAsia="zh-CN"/>
              </w:rPr>
              <w:t>或</w:t>
            </w:r>
            <w:r>
              <w:rPr>
                <w:rFonts w:ascii="宋体" w:eastAsia="宋体" w:hAnsi="宋体" w:cs="宋体" w:hint="eastAsia"/>
                <w:sz w:val="21"/>
                <w:szCs w:val="21"/>
              </w:rPr>
              <w:t>山塘</w:t>
            </w:r>
            <w:r>
              <w:rPr>
                <w:rFonts w:ascii="宋体" w:eastAsia="宋体" w:hAnsi="宋体" w:cs="宋体" w:hint="eastAsia"/>
                <w:sz w:val="21"/>
                <w:szCs w:val="21"/>
                <w:lang w:val="en-US" w:eastAsia="zh-CN"/>
              </w:rPr>
              <w:t>或</w:t>
            </w:r>
            <w:r>
              <w:rPr>
                <w:rFonts w:ascii="宋体" w:eastAsia="宋体" w:hAnsi="宋体" w:cs="宋体" w:hint="eastAsia"/>
                <w:sz w:val="21"/>
                <w:szCs w:val="21"/>
              </w:rPr>
              <w:t>小微水体管养经验的得</w:t>
            </w:r>
            <w:r>
              <w:rPr>
                <w:rFonts w:ascii="宋体" w:eastAsia="宋体" w:hAnsi="宋体" w:cs="宋体" w:hint="eastAsia"/>
                <w:sz w:val="21"/>
                <w:szCs w:val="21"/>
                <w:lang w:val="en-US" w:eastAsia="zh-CN"/>
              </w:rPr>
              <w:t>20分</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20</w:t>
            </w:r>
            <w:r>
              <w:rPr>
                <w:rFonts w:ascii="宋体" w:eastAsia="宋体" w:hAnsi="宋体" w:cs="宋体" w:hint="eastAsia"/>
                <w:sz w:val="21"/>
                <w:szCs w:val="21"/>
              </w:rPr>
              <w:t>分</w:t>
            </w:r>
            <w:r>
              <w:rPr>
                <w:rFonts w:ascii="宋体" w:eastAsia="宋体" w:hAnsi="宋体" w:cs="宋体" w:hint="eastAsia"/>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5.</w:t>
            </w:r>
            <w:r>
              <w:rPr>
                <w:rFonts w:ascii="宋体" w:eastAsia="宋体" w:hAnsi="宋体" w:cs="宋体" w:hint="eastAsia"/>
                <w:sz w:val="21"/>
                <w:szCs w:val="21"/>
              </w:rPr>
              <w:t>20</w:t>
            </w:r>
            <w:r>
              <w:rPr>
                <w:rFonts w:ascii="宋体" w:eastAsia="宋体" w:hAnsi="宋体" w:cs="宋体" w:hint="eastAsia"/>
                <w:sz w:val="21"/>
                <w:szCs w:val="21"/>
                <w:lang w:val="en-US" w:eastAsia="zh-CN"/>
              </w:rPr>
              <w:t>21</w:t>
            </w:r>
            <w:r>
              <w:rPr>
                <w:rFonts w:ascii="宋体" w:eastAsia="宋体" w:hAnsi="宋体" w:cs="宋体" w:hint="eastAsia"/>
                <w:sz w:val="21"/>
                <w:szCs w:val="21"/>
              </w:rPr>
              <w:t>年1月1日</w:t>
            </w:r>
            <w:r>
              <w:rPr>
                <w:rFonts w:ascii="宋体" w:eastAsia="宋体" w:hAnsi="宋体" w:cs="宋体" w:hint="eastAsia"/>
                <w:sz w:val="21"/>
                <w:szCs w:val="21"/>
                <w:lang w:val="en-US" w:eastAsia="zh-CN"/>
              </w:rPr>
              <w:t>至投标截止日止</w:t>
            </w:r>
            <w:r>
              <w:rPr>
                <w:rFonts w:ascii="宋体" w:eastAsia="宋体" w:hAnsi="宋体" w:cs="宋体" w:hint="eastAsia"/>
                <w:sz w:val="21"/>
                <w:szCs w:val="21"/>
              </w:rPr>
              <w:t>（以合同签订日期为准）</w:t>
            </w:r>
            <w:r>
              <w:rPr>
                <w:rFonts w:ascii="宋体" w:eastAsia="宋体" w:hAnsi="宋体" w:cs="宋体" w:hint="eastAsia"/>
                <w:b/>
                <w:bCs/>
                <w:sz w:val="21"/>
                <w:szCs w:val="21"/>
                <w:lang w:eastAsia="zh-CN"/>
              </w:rPr>
              <w:t>，</w:t>
            </w:r>
            <w:r>
              <w:rPr>
                <w:rFonts w:ascii="宋体" w:eastAsia="宋体" w:hAnsi="宋体" w:cs="宋体" w:hint="eastAsia"/>
                <w:sz w:val="21"/>
                <w:szCs w:val="21"/>
                <w:highlight w:val="none"/>
              </w:rPr>
              <w:t>具有政府部门委托的河道设计经验的得20分</w:t>
            </w:r>
            <w:r>
              <w:rPr>
                <w:rFonts w:ascii="宋体" w:eastAsia="宋体" w:hAnsi="宋体" w:cs="宋体" w:hint="eastAsia"/>
                <w:sz w:val="21"/>
                <w:szCs w:val="21"/>
                <w:highlight w:val="none"/>
                <w:lang w:eastAsia="zh-CN"/>
              </w:rPr>
              <w:t>；</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20</w:t>
            </w:r>
            <w:r>
              <w:rPr>
                <w:rFonts w:ascii="宋体" w:eastAsia="宋体" w:hAnsi="宋体" w:cs="宋体" w:hint="eastAsia"/>
                <w:sz w:val="21"/>
                <w:szCs w:val="21"/>
              </w:rPr>
              <w:t>分</w:t>
            </w:r>
            <w:r>
              <w:rPr>
                <w:rFonts w:ascii="宋体" w:eastAsia="宋体" w:hAnsi="宋体" w:cs="宋体" w:hint="eastAsia"/>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注：</w:t>
            </w:r>
            <w:r>
              <w:rPr>
                <w:rFonts w:ascii="宋体" w:eastAsia="宋体" w:hAnsi="宋体" w:cs="宋体" w:hint="eastAsia"/>
                <w:sz w:val="21"/>
                <w:szCs w:val="21"/>
              </w:rPr>
              <w:t>同</w:t>
            </w:r>
            <w:r>
              <w:rPr>
                <w:rFonts w:ascii="宋体" w:eastAsia="宋体" w:hAnsi="宋体" w:cs="宋体" w:hint="eastAsia"/>
                <w:sz w:val="21"/>
                <w:szCs w:val="21"/>
                <w:lang w:eastAsia="zh-CN"/>
              </w:rPr>
              <w:t>一份合同</w:t>
            </w:r>
            <w:r>
              <w:rPr>
                <w:rFonts w:ascii="宋体" w:eastAsia="宋体" w:hAnsi="宋体" w:cs="宋体" w:hint="eastAsia"/>
                <w:sz w:val="21"/>
                <w:szCs w:val="21"/>
              </w:rPr>
              <w:t>同时满足</w:t>
            </w:r>
            <w:r>
              <w:rPr>
                <w:rFonts w:ascii="宋体" w:eastAsia="宋体" w:hAnsi="宋体" w:cs="宋体" w:hint="eastAsia"/>
                <w:sz w:val="21"/>
                <w:szCs w:val="21"/>
                <w:lang w:val="en-US" w:eastAsia="zh-CN"/>
              </w:rPr>
              <w:t>第3项至第5项</w:t>
            </w:r>
            <w:r>
              <w:rPr>
                <w:rFonts w:ascii="宋体" w:eastAsia="宋体" w:hAnsi="宋体" w:cs="宋体" w:hint="eastAsia"/>
                <w:sz w:val="21"/>
                <w:szCs w:val="21"/>
              </w:rPr>
              <w:t>要求的，按最高分计，不重复计分。</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以上</w:t>
            </w:r>
            <w:r>
              <w:rPr>
                <w:rFonts w:ascii="宋体" w:eastAsia="宋体" w:hAnsi="宋体" w:cs="宋体" w:hint="eastAsia"/>
                <w:sz w:val="21"/>
                <w:szCs w:val="21"/>
                <w:lang w:eastAsia="zh-CN"/>
              </w:rPr>
              <w:t>五项</w:t>
            </w:r>
            <w:r>
              <w:rPr>
                <w:rFonts w:ascii="宋体" w:eastAsia="宋体" w:hAnsi="宋体" w:cs="宋体" w:hint="eastAsia"/>
                <w:sz w:val="21"/>
                <w:szCs w:val="21"/>
                <w:lang w:val="en-US" w:eastAsia="zh-CN"/>
              </w:rPr>
              <w:t>累计得分，</w:t>
            </w:r>
            <w:r>
              <w:rPr>
                <w:rFonts w:ascii="宋体" w:eastAsia="宋体" w:hAnsi="宋体" w:cs="宋体" w:hint="eastAsia"/>
                <w:sz w:val="21"/>
                <w:szCs w:val="21"/>
              </w:rPr>
              <w:t>最高得</w:t>
            </w:r>
            <w:r>
              <w:rPr>
                <w:rFonts w:ascii="宋体" w:eastAsia="宋体" w:hAnsi="宋体" w:cs="宋体" w:hint="eastAsia"/>
                <w:sz w:val="21"/>
                <w:szCs w:val="21"/>
                <w:lang w:val="en-US" w:eastAsia="zh-CN"/>
              </w:rPr>
              <w:t>100分</w:t>
            </w:r>
            <w:r>
              <w:rPr>
                <w:rFonts w:ascii="宋体" w:hAnsi="宋体" w:cs="宋体" w:hint="eastAsia"/>
                <w:sz w:val="21"/>
                <w:szCs w:val="21"/>
                <w:lang w:val="en-US" w:eastAsia="zh-CN"/>
              </w:rPr>
              <w:t>。</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sz w:val="21"/>
                <w:szCs w:val="21"/>
                <w:lang w:val="en-US" w:eastAsia="zh-CN"/>
              </w:rPr>
              <w:t>①</w:t>
            </w:r>
            <w:r>
              <w:rPr>
                <w:rFonts w:ascii="宋体" w:eastAsia="宋体" w:hAnsi="宋体" w:cs="宋体" w:hint="eastAsia"/>
                <w:sz w:val="21"/>
                <w:szCs w:val="21"/>
              </w:rPr>
              <w:t>提供证书扫描件作为得分依据；</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②项目经验证明材料需提供项目负责人的项目合同扫描件</w:t>
            </w:r>
            <w:r>
              <w:rPr>
                <w:rFonts w:ascii="宋体" w:hAnsi="宋体" w:cs="宋体" w:hint="eastAsia"/>
                <w:sz w:val="21"/>
                <w:szCs w:val="21"/>
                <w:lang w:val="en-US" w:eastAsia="zh-CN"/>
              </w:rPr>
              <w:t>【</w:t>
            </w:r>
            <w:r>
              <w:rPr>
                <w:rFonts w:ascii="宋体" w:eastAsia="宋体" w:hAnsi="宋体" w:cs="宋体" w:hint="eastAsia"/>
                <w:sz w:val="21"/>
                <w:szCs w:val="21"/>
                <w:lang w:val="en-US" w:eastAsia="zh-CN"/>
              </w:rPr>
              <w:t>应包含但不限于项目负责人名称、项目（合同）名称、涉及业绩评分的内容、签订合同时间、签约主体公章等关键信息</w:t>
            </w:r>
            <w:r>
              <w:rPr>
                <w:rFonts w:ascii="宋体" w:hAnsi="宋体" w:cs="宋体" w:hint="eastAsia"/>
                <w:sz w:val="21"/>
                <w:szCs w:val="21"/>
                <w:lang w:val="en-US" w:eastAsia="zh-CN"/>
              </w:rPr>
              <w:t>】</w:t>
            </w:r>
            <w:r>
              <w:rPr>
                <w:rFonts w:ascii="宋体" w:eastAsia="宋体" w:hAnsi="宋体" w:cs="宋体" w:hint="eastAsia"/>
                <w:sz w:val="21"/>
                <w:szCs w:val="21"/>
                <w:lang w:val="en-US" w:eastAsia="zh-CN"/>
              </w:rPr>
              <w:t>，如合同中无法体现人员信息的，可同时提供合同甲方出具的证明文件进行佐证。</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2、同时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3、以上资料原件备查，评分中出现无证明资料或者专家无法凭所提供资料判断是否得分的情况，一律做不得分处理。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拟安排的项目团队成员情况（项目负责人除外）</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rPr>
                <w:rFonts w:ascii="宋体" w:eastAsia="宋体" w:hAnsi="宋体" w:cs="宋体" w:hint="eastAsia"/>
                <w:sz w:val="21"/>
                <w:szCs w:val="21"/>
              </w:rPr>
            </w:pPr>
            <w:r>
              <w:rPr>
                <w:rFonts w:ascii="宋体" w:eastAsia="宋体" w:hAnsi="宋体" w:cs="宋体" w:hint="eastAsia"/>
                <w:sz w:val="21"/>
                <w:szCs w:val="21"/>
              </w:rPr>
              <w:t>要求拟安排的项目团队成员</w:t>
            </w:r>
            <w:r>
              <w:rPr>
                <w:rFonts w:ascii="宋体" w:hAnsi="宋体" w:cs="宋体" w:hint="eastAsia"/>
                <w:sz w:val="21"/>
                <w:szCs w:val="21"/>
                <w:lang w:eastAsia="zh-CN"/>
              </w:rPr>
              <w:t>（</w:t>
            </w:r>
            <w:r>
              <w:rPr>
                <w:rFonts w:ascii="宋体" w:eastAsia="宋体" w:hAnsi="宋体" w:cs="宋体" w:hint="eastAsia"/>
                <w:sz w:val="21"/>
                <w:szCs w:val="21"/>
              </w:rPr>
              <w:t>不得少于</w:t>
            </w:r>
            <w:r>
              <w:rPr>
                <w:rFonts w:ascii="宋体" w:eastAsia="宋体" w:hAnsi="宋体" w:cs="宋体" w:hint="eastAsia"/>
                <w:sz w:val="21"/>
                <w:szCs w:val="21"/>
                <w:lang w:val="en-US" w:eastAsia="zh-CN"/>
              </w:rPr>
              <w:t>8</w:t>
            </w:r>
            <w:r>
              <w:rPr>
                <w:rFonts w:ascii="宋体" w:eastAsia="宋体" w:hAnsi="宋体" w:cs="宋体" w:hint="eastAsia"/>
                <w:sz w:val="21"/>
                <w:szCs w:val="21"/>
              </w:rPr>
              <w:t>人</w:t>
            </w:r>
            <w:r>
              <w:rPr>
                <w:rFonts w:ascii="宋体" w:hAnsi="宋体" w:cs="宋体" w:hint="eastAsia"/>
                <w:sz w:val="21"/>
                <w:szCs w:val="21"/>
                <w:lang w:eastAsia="zh-CN"/>
              </w:rPr>
              <w:t>）</w:t>
            </w:r>
            <w:r>
              <w:rPr>
                <w:rFonts w:asciiTheme="minorEastAsia" w:eastAsiaTheme="minorEastAsia" w:hAnsiTheme="minorEastAsia" w:cstheme="minorEastAsia" w:hint="eastAsia"/>
                <w:b w:val="0"/>
                <w:bCs w:val="0"/>
                <w:color w:val="auto"/>
                <w:sz w:val="21"/>
                <w:szCs w:val="21"/>
                <w:highlight w:val="none"/>
              </w:rPr>
              <w:t>须为投标人在职员工</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以社保证明为准</w:t>
            </w:r>
            <w:r>
              <w:rPr>
                <w:rFonts w:ascii="宋体" w:eastAsia="宋体" w:hAnsi="宋体" w:cs="宋体" w:hint="eastAsia"/>
                <w:sz w:val="21"/>
                <w:szCs w:val="21"/>
                <w:lang w:eastAsia="zh-CN"/>
              </w:rPr>
              <w:t>）</w:t>
            </w:r>
            <w:r>
              <w:rPr>
                <w:rFonts w:ascii="宋体" w:eastAsia="宋体" w:hAnsi="宋体" w:cs="宋体" w:hint="eastAsia"/>
                <w:sz w:val="21"/>
                <w:szCs w:val="21"/>
              </w:rPr>
              <w:t>，否则本项直接计</w:t>
            </w:r>
            <w:r>
              <w:rPr>
                <w:rFonts w:ascii="宋体" w:eastAsia="宋体" w:hAnsi="宋体" w:cs="宋体" w:hint="eastAsia"/>
                <w:sz w:val="21"/>
                <w:szCs w:val="21"/>
                <w:lang w:eastAsia="zh-CN"/>
              </w:rPr>
              <w:t>不得分</w:t>
            </w:r>
            <w:r>
              <w:rPr>
                <w:rFonts w:ascii="宋体" w:eastAsia="宋体" w:hAnsi="宋体" w:cs="宋体" w:hint="eastAsia"/>
                <w:sz w:val="21"/>
                <w:szCs w:val="21"/>
              </w:rPr>
              <w:t>。</w:t>
            </w:r>
          </w:p>
          <w:p>
            <w:pPr>
              <w:rPr>
                <w:rFonts w:ascii="宋体" w:eastAsia="宋体" w:hAnsi="宋体" w:cs="宋体" w:hint="eastAsia"/>
                <w:sz w:val="21"/>
                <w:szCs w:val="21"/>
              </w:rPr>
            </w:pPr>
            <w:r>
              <w:rPr>
                <w:rFonts w:ascii="宋体" w:eastAsia="宋体" w:hAnsi="宋体" w:cs="宋体" w:hint="eastAsia"/>
                <w:sz w:val="21"/>
                <w:szCs w:val="21"/>
              </w:rPr>
              <w:t>1、具有水利相关专业副高级（或以上）职称的，</w:t>
            </w:r>
            <w:r>
              <w:rPr>
                <w:rFonts w:ascii="宋体" w:eastAsia="宋体" w:hAnsi="宋体" w:cs="宋体" w:hint="eastAsia"/>
                <w:sz w:val="21"/>
                <w:szCs w:val="21"/>
                <w:lang w:val="en-US" w:eastAsia="zh-CN"/>
              </w:rPr>
              <w:t>每有1人</w:t>
            </w:r>
            <w:r>
              <w:rPr>
                <w:rFonts w:ascii="宋体" w:eastAsia="宋体" w:hAnsi="宋体" w:cs="宋体" w:hint="eastAsia"/>
                <w:sz w:val="21"/>
                <w:szCs w:val="21"/>
                <w:lang w:eastAsia="zh-CN"/>
              </w:rPr>
              <w:t>得</w:t>
            </w:r>
            <w:r>
              <w:rPr>
                <w:rFonts w:ascii="宋体" w:eastAsia="宋体" w:hAnsi="宋体" w:cs="宋体" w:hint="eastAsia"/>
                <w:sz w:val="21"/>
                <w:szCs w:val="21"/>
                <w:lang w:val="en-US" w:eastAsia="zh-CN"/>
              </w:rPr>
              <w:t>30分</w:t>
            </w:r>
            <w:r>
              <w:rPr>
                <w:rFonts w:ascii="宋体" w:eastAsia="宋体" w:hAnsi="宋体" w:cs="宋体" w:hint="eastAsia"/>
                <w:sz w:val="21"/>
                <w:szCs w:val="21"/>
              </w:rPr>
              <w:t>；具有生态相关专业副高级（或以上）职称</w:t>
            </w:r>
            <w:r>
              <w:rPr>
                <w:rFonts w:ascii="宋体" w:eastAsia="宋体" w:hAnsi="宋体" w:cs="宋体" w:hint="eastAsia"/>
                <w:sz w:val="21"/>
                <w:szCs w:val="21"/>
                <w:highlight w:val="none"/>
              </w:rPr>
              <w:t>，</w:t>
            </w:r>
            <w:r>
              <w:rPr>
                <w:rFonts w:ascii="宋体" w:eastAsia="宋体" w:hAnsi="宋体" w:cs="宋体" w:hint="eastAsia"/>
                <w:sz w:val="21"/>
                <w:szCs w:val="21"/>
                <w:lang w:val="en-US" w:eastAsia="zh-CN"/>
              </w:rPr>
              <w:t>每有1人</w:t>
            </w:r>
            <w:r>
              <w:rPr>
                <w:rFonts w:ascii="宋体" w:eastAsia="宋体" w:hAnsi="宋体" w:cs="宋体" w:hint="eastAsia"/>
                <w:sz w:val="21"/>
                <w:szCs w:val="21"/>
                <w:highlight w:val="none"/>
              </w:rPr>
              <w:t>得10分</w:t>
            </w:r>
            <w:r>
              <w:rPr>
                <w:rFonts w:ascii="宋体" w:eastAsia="宋体" w:hAnsi="宋体" w:cs="宋体" w:hint="eastAsia"/>
                <w:sz w:val="21"/>
                <w:szCs w:val="21"/>
                <w:highlight w:val="none"/>
                <w:lang w:eastAsia="zh-CN"/>
              </w:rPr>
              <w:t>；</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30</w:t>
            </w:r>
            <w:r>
              <w:rPr>
                <w:rFonts w:ascii="宋体" w:eastAsia="宋体" w:hAnsi="宋体" w:cs="宋体" w:hint="eastAsia"/>
                <w:sz w:val="21"/>
                <w:szCs w:val="21"/>
              </w:rPr>
              <w:t>分</w:t>
            </w:r>
            <w:r>
              <w:rPr>
                <w:rFonts w:ascii="宋体" w:eastAsia="宋体" w:hAnsi="宋体" w:cs="宋体" w:hint="eastAsia"/>
                <w:sz w:val="21"/>
                <w:szCs w:val="21"/>
                <w:highlight w:val="none"/>
              </w:rPr>
              <w:t>。</w:t>
            </w:r>
          </w:p>
          <w:p>
            <w:pPr>
              <w:rPr>
                <w:rFonts w:ascii="宋体" w:eastAsia="宋体" w:hAnsi="宋体" w:cs="宋体" w:hint="eastAsia"/>
                <w:sz w:val="21"/>
                <w:szCs w:val="21"/>
              </w:rPr>
            </w:pPr>
            <w:r>
              <w:rPr>
                <w:rFonts w:ascii="宋体" w:eastAsia="宋体" w:hAnsi="宋体" w:cs="宋体" w:hint="eastAsia"/>
                <w:sz w:val="21"/>
                <w:szCs w:val="21"/>
              </w:rPr>
              <w:t>2、</w:t>
            </w:r>
            <w:r>
              <w:rPr>
                <w:rFonts w:ascii="宋体" w:eastAsia="宋体" w:hAnsi="宋体" w:cs="宋体" w:hint="eastAsia"/>
                <w:sz w:val="21"/>
                <w:szCs w:val="21"/>
                <w:highlight w:val="none"/>
              </w:rPr>
              <w:t>具有水利类专业中级</w:t>
            </w:r>
            <w:r>
              <w:rPr>
                <w:rFonts w:ascii="宋体" w:hAnsi="宋体" w:cs="宋体" w:hint="eastAsia"/>
                <w:sz w:val="21"/>
                <w:szCs w:val="21"/>
                <w:highlight w:val="none"/>
                <w:lang w:eastAsia="zh-CN"/>
              </w:rPr>
              <w:t>（</w:t>
            </w:r>
            <w:r>
              <w:rPr>
                <w:rFonts w:ascii="宋体" w:hAnsi="宋体" w:cs="宋体" w:hint="eastAsia"/>
                <w:sz w:val="21"/>
                <w:szCs w:val="21"/>
                <w:highlight w:val="none"/>
                <w:lang w:val="en-US" w:eastAsia="zh-CN"/>
              </w:rPr>
              <w:t>或以上</w:t>
            </w:r>
            <w:r>
              <w:rPr>
                <w:rFonts w:ascii="宋体" w:hAnsi="宋体" w:cs="宋体" w:hint="eastAsia"/>
                <w:sz w:val="21"/>
                <w:szCs w:val="21"/>
                <w:highlight w:val="none"/>
                <w:lang w:eastAsia="zh-CN"/>
              </w:rPr>
              <w:t>）</w:t>
            </w:r>
            <w:r>
              <w:rPr>
                <w:rFonts w:ascii="宋体" w:eastAsia="宋体" w:hAnsi="宋体" w:cs="宋体" w:hint="eastAsia"/>
                <w:sz w:val="21"/>
                <w:szCs w:val="21"/>
                <w:highlight w:val="none"/>
              </w:rPr>
              <w:t>职称的</w:t>
            </w:r>
            <w:r>
              <w:rPr>
                <w:rFonts w:ascii="宋体" w:eastAsia="宋体" w:hAnsi="宋体" w:cs="宋体" w:hint="eastAsia"/>
                <w:sz w:val="21"/>
                <w:szCs w:val="21"/>
              </w:rPr>
              <w:t>，每有1人得</w:t>
            </w:r>
            <w:r>
              <w:rPr>
                <w:rFonts w:ascii="宋体" w:eastAsia="宋体" w:hAnsi="宋体" w:cs="宋体" w:hint="eastAsia"/>
                <w:sz w:val="21"/>
                <w:szCs w:val="21"/>
                <w:lang w:val="en-US" w:eastAsia="zh-CN"/>
              </w:rPr>
              <w:t>10分，</w:t>
            </w:r>
            <w:r>
              <w:rPr>
                <w:rFonts w:ascii="宋体" w:eastAsia="宋体" w:hAnsi="宋体" w:cs="宋体" w:hint="eastAsia"/>
                <w:sz w:val="21"/>
                <w:szCs w:val="21"/>
              </w:rPr>
              <w:t>本小项最高得</w:t>
            </w:r>
            <w:r>
              <w:rPr>
                <w:rFonts w:ascii="宋体" w:eastAsia="宋体" w:hAnsi="宋体" w:cs="宋体" w:hint="eastAsia"/>
                <w:sz w:val="21"/>
                <w:szCs w:val="21"/>
                <w:lang w:val="en-US" w:eastAsia="zh-CN"/>
              </w:rPr>
              <w:t>20</w:t>
            </w:r>
            <w:r>
              <w:rPr>
                <w:rFonts w:ascii="宋体" w:eastAsia="宋体" w:hAnsi="宋体" w:cs="宋体" w:hint="eastAsia"/>
                <w:sz w:val="21"/>
                <w:szCs w:val="21"/>
              </w:rPr>
              <w:t>分；</w:t>
            </w:r>
          </w:p>
          <w:p>
            <w:pPr>
              <w:widowControl/>
              <w:rPr>
                <w:rFonts w:ascii="宋体" w:eastAsia="宋体" w:hAnsi="宋体" w:cs="宋体" w:hint="eastAsia"/>
                <w:sz w:val="21"/>
                <w:szCs w:val="21"/>
              </w:rPr>
            </w:pPr>
            <w:r>
              <w:rPr>
                <w:rFonts w:ascii="宋体" w:eastAsia="宋体" w:hAnsi="宋体" w:cs="宋体" w:hint="eastAsia"/>
                <w:sz w:val="21"/>
                <w:szCs w:val="21"/>
              </w:rPr>
              <w:t>3、2021年1月1日至投标截止日止（以合同签订日期为准）</w:t>
            </w:r>
            <w:r>
              <w:rPr>
                <w:rFonts w:ascii="宋体" w:eastAsia="宋体" w:hAnsi="宋体" w:cs="宋体" w:hint="eastAsia"/>
                <w:sz w:val="21"/>
                <w:szCs w:val="21"/>
                <w:lang w:eastAsia="zh-CN"/>
              </w:rPr>
              <w:t>，</w:t>
            </w:r>
            <w:r>
              <w:rPr>
                <w:rFonts w:ascii="宋体" w:eastAsia="宋体" w:hAnsi="宋体" w:cs="宋体" w:hint="eastAsia"/>
                <w:sz w:val="21"/>
                <w:szCs w:val="21"/>
              </w:rPr>
              <w:t>具有河（湖）长制技术服务工作经验，每有1人得10分，本小项最高得30分；</w:t>
            </w:r>
          </w:p>
          <w:p>
            <w:pPr>
              <w:rPr>
                <w:rFonts w:ascii="宋体" w:eastAsia="宋体" w:hAnsi="宋体" w:cs="宋体" w:hint="eastAsia"/>
                <w:sz w:val="21"/>
                <w:szCs w:val="21"/>
              </w:rPr>
            </w:pPr>
            <w:r>
              <w:rPr>
                <w:rFonts w:ascii="宋体" w:eastAsia="宋体" w:hAnsi="宋体" w:cs="宋体" w:hint="eastAsia"/>
                <w:sz w:val="21"/>
                <w:szCs w:val="21"/>
              </w:rPr>
              <w:t>4、20</w:t>
            </w:r>
            <w:r>
              <w:rPr>
                <w:rFonts w:ascii="宋体" w:eastAsia="宋体" w:hAnsi="宋体" w:cs="宋体" w:hint="eastAsia"/>
                <w:sz w:val="21"/>
                <w:szCs w:val="21"/>
                <w:lang w:val="en-US" w:eastAsia="zh-CN"/>
              </w:rPr>
              <w:t>21</w:t>
            </w:r>
            <w:r>
              <w:rPr>
                <w:rFonts w:ascii="宋体" w:eastAsia="宋体" w:hAnsi="宋体" w:cs="宋体" w:hint="eastAsia"/>
                <w:sz w:val="21"/>
                <w:szCs w:val="21"/>
              </w:rPr>
              <w:t>年1月1日</w:t>
            </w:r>
            <w:r>
              <w:rPr>
                <w:rFonts w:ascii="宋体" w:eastAsia="宋体" w:hAnsi="宋体" w:cs="宋体" w:hint="eastAsia"/>
                <w:sz w:val="21"/>
                <w:szCs w:val="21"/>
                <w:lang w:val="en-US" w:eastAsia="zh-CN"/>
              </w:rPr>
              <w:t>至投标截止日止</w:t>
            </w:r>
            <w:r>
              <w:rPr>
                <w:rFonts w:ascii="宋体" w:eastAsia="宋体" w:hAnsi="宋体" w:cs="宋体" w:hint="eastAsia"/>
                <w:sz w:val="21"/>
                <w:szCs w:val="21"/>
              </w:rPr>
              <w:t>（以合同签订日期为准）</w:t>
            </w:r>
            <w:r>
              <w:rPr>
                <w:rFonts w:ascii="宋体" w:eastAsia="宋体" w:hAnsi="宋体" w:cs="宋体" w:hint="eastAsia"/>
                <w:sz w:val="21"/>
                <w:szCs w:val="21"/>
                <w:lang w:eastAsia="zh-CN"/>
              </w:rPr>
              <w:t>，</w:t>
            </w:r>
            <w:r>
              <w:rPr>
                <w:rFonts w:ascii="宋体" w:eastAsia="宋体" w:hAnsi="宋体" w:cs="宋体" w:hint="eastAsia"/>
                <w:sz w:val="21"/>
                <w:szCs w:val="21"/>
              </w:rPr>
              <w:t>具有河（湖）设计工作经验，每有1人得10分，本项最高得20分。</w:t>
            </w:r>
          </w:p>
          <w:p>
            <w:pPr>
              <w:widowControl/>
              <w:rPr>
                <w:rFonts w:ascii="宋体" w:eastAsia="宋体" w:hAnsi="宋体" w:cs="宋体" w:hint="eastAsia"/>
                <w:sz w:val="21"/>
                <w:szCs w:val="21"/>
              </w:rPr>
            </w:pPr>
            <w:r>
              <w:rPr>
                <w:rFonts w:ascii="宋体" w:eastAsia="宋体" w:hAnsi="宋体" w:cs="宋体" w:hint="eastAsia"/>
                <w:sz w:val="21"/>
                <w:szCs w:val="21"/>
              </w:rPr>
              <w:t>同1人同时满足</w:t>
            </w:r>
            <w:r>
              <w:rPr>
                <w:rFonts w:ascii="宋体" w:hAnsi="宋体" w:cs="宋体" w:hint="eastAsia"/>
                <w:sz w:val="21"/>
                <w:szCs w:val="21"/>
                <w:lang w:val="en-US" w:eastAsia="zh-CN"/>
              </w:rPr>
              <w:t>不同评分项</w:t>
            </w:r>
            <w:r>
              <w:rPr>
                <w:rFonts w:ascii="宋体" w:eastAsia="宋体" w:hAnsi="宋体" w:cs="宋体" w:hint="eastAsia"/>
                <w:sz w:val="21"/>
                <w:szCs w:val="21"/>
              </w:rPr>
              <w:t>要求的，按最高分计，不重复计分。</w:t>
            </w:r>
          </w:p>
          <w:p>
            <w:pPr>
              <w:widowControl/>
              <w:rPr>
                <w:rFonts w:ascii="宋体" w:eastAsia="宋体" w:hAnsi="宋体" w:cs="宋体" w:hint="eastAsia"/>
                <w:sz w:val="21"/>
                <w:szCs w:val="21"/>
              </w:rPr>
            </w:pPr>
            <w:r>
              <w:rPr>
                <w:rFonts w:ascii="宋体" w:eastAsia="宋体" w:hAnsi="宋体" w:cs="宋体" w:hint="eastAsia"/>
                <w:sz w:val="21"/>
                <w:szCs w:val="21"/>
              </w:rPr>
              <w:t>以上</w:t>
            </w:r>
            <w:r>
              <w:rPr>
                <w:rFonts w:ascii="宋体" w:eastAsia="宋体" w:hAnsi="宋体" w:cs="宋体" w:hint="eastAsia"/>
                <w:sz w:val="21"/>
                <w:szCs w:val="21"/>
                <w:lang w:eastAsia="zh-CN"/>
              </w:rPr>
              <w:t>四</w:t>
            </w:r>
            <w:r>
              <w:rPr>
                <w:rFonts w:ascii="宋体" w:eastAsia="宋体" w:hAnsi="宋体" w:cs="宋体" w:hint="eastAsia"/>
                <w:sz w:val="21"/>
                <w:szCs w:val="21"/>
              </w:rPr>
              <w:t>项累计最高得100分，</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sz w:val="21"/>
                <w:szCs w:val="21"/>
                <w:lang w:val="en-US" w:eastAsia="zh-CN"/>
              </w:rPr>
              <w:t>①</w:t>
            </w:r>
            <w:r>
              <w:rPr>
                <w:rFonts w:ascii="宋体" w:eastAsia="宋体" w:hAnsi="宋体" w:cs="宋体" w:hint="eastAsia"/>
                <w:sz w:val="21"/>
                <w:szCs w:val="21"/>
              </w:rPr>
              <w:t>提供证书扫描件作为得分依据；</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②项目经验证明材料需提供项目负责人的项目合同扫描件（应包含但不限于合同签约主体名称、项目（合同）名称、涉及业绩评分的内容、签订合同时间、签约主体公章等关键信息），如合同中无法体现人员信息的，可同时提供合同甲方出具的证明文件进行佐证。</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sz w:val="21"/>
                <w:szCs w:val="21"/>
              </w:rPr>
              <w:t>2、同时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rPr>
                <w:rFonts w:ascii="宋体" w:eastAsia="宋体" w:hAnsi="宋体" w:cs="宋体" w:hint="eastAsia"/>
                <w:kern w:val="2"/>
                <w:sz w:val="21"/>
                <w:szCs w:val="21"/>
                <w:lang w:val="en-US" w:eastAsia="zh-CN" w:bidi="ar-SA"/>
              </w:rPr>
            </w:pPr>
            <w:r>
              <w:rPr>
                <w:rFonts w:ascii="宋体" w:eastAsia="宋体" w:hAnsi="宋体" w:cs="宋体" w:hint="eastAsia"/>
                <w:sz w:val="21"/>
                <w:szCs w:val="21"/>
              </w:rPr>
              <w:t>3、以上资料原件备查，评分中出现无证明资料或者专家无法凭所提供资料判断是否得分的情况，一律做不得分处理。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0"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3</w:t>
            </w:r>
          </w:p>
        </w:tc>
        <w:tc>
          <w:tcPr>
            <w:tcW w:w="202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综合实力</w:t>
            </w:r>
          </w:p>
        </w:tc>
        <w:tc>
          <w:tcPr>
            <w:tcW w:w="2600"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1"/>
                <w:szCs w:val="21"/>
                <w:lang w:val="en-US" w:eastAsia="zh-CN"/>
              </w:rPr>
            </w:pPr>
            <w:r>
              <w:rPr>
                <w:rFonts w:ascii="宋体" w:hAnsi="宋体" w:cs="宋体" w:hint="eastAsia"/>
                <w:b/>
                <w:bCs/>
                <w:color w:val="0000FF"/>
                <w:sz w:val="21"/>
                <w:szCs w:val="21"/>
                <w:lang w:val="en-US" w:eastAsia="zh-CN"/>
              </w:rPr>
              <w:t>25</w:t>
            </w:r>
            <w:bookmarkStart w:id="0" w:name="_GoBack"/>
            <w:bookmarkEnd w:id="0"/>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hint="eastAsia"/>
                <w:b/>
                <w:bCs/>
                <w:color w:val="0000FF"/>
                <w:sz w:val="21"/>
                <w:szCs w:val="21"/>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13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52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260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有效业绩</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jc w:val="left"/>
              <w:rPr>
                <w:rFonts w:ascii="宋体" w:eastAsia="宋体" w:hAnsi="宋体" w:cs="宋体" w:hint="eastAsia"/>
                <w:sz w:val="21"/>
                <w:szCs w:val="21"/>
                <w:lang w:val="en-US" w:eastAsia="zh-CN"/>
              </w:rPr>
            </w:pPr>
            <w:r>
              <w:rPr>
                <w:rFonts w:ascii="宋体" w:eastAsia="宋体" w:hAnsi="宋体" w:cs="宋体" w:hint="eastAsia"/>
                <w:sz w:val="21"/>
                <w:szCs w:val="21"/>
              </w:rPr>
              <w:t>20</w:t>
            </w:r>
            <w:r>
              <w:rPr>
                <w:rFonts w:ascii="宋体" w:eastAsia="宋体" w:hAnsi="宋体" w:cs="宋体" w:hint="eastAsia"/>
                <w:sz w:val="21"/>
                <w:szCs w:val="21"/>
                <w:lang w:val="en-US" w:eastAsia="zh-CN"/>
              </w:rPr>
              <w:t>21</w:t>
            </w:r>
            <w:r>
              <w:rPr>
                <w:rFonts w:ascii="宋体" w:eastAsia="宋体" w:hAnsi="宋体" w:cs="宋体" w:hint="eastAsia"/>
                <w:sz w:val="21"/>
                <w:szCs w:val="21"/>
              </w:rPr>
              <w:t>年1月1日</w:t>
            </w:r>
            <w:r>
              <w:rPr>
                <w:rFonts w:ascii="宋体" w:eastAsia="宋体" w:hAnsi="宋体" w:cs="宋体" w:hint="eastAsia"/>
                <w:sz w:val="21"/>
                <w:szCs w:val="21"/>
                <w:lang w:val="en-US" w:eastAsia="zh-CN"/>
              </w:rPr>
              <w:t>至投标截止日止</w:t>
            </w:r>
            <w:r>
              <w:rPr>
                <w:rFonts w:ascii="宋体" w:eastAsia="宋体" w:hAnsi="宋体" w:cs="宋体" w:hint="eastAsia"/>
                <w:sz w:val="21"/>
                <w:szCs w:val="21"/>
              </w:rPr>
              <w:t>（以合同签订日期为准），具有区级或以上政府部门</w:t>
            </w:r>
            <w:r>
              <w:rPr>
                <w:rFonts w:ascii="宋体" w:eastAsia="宋体" w:hAnsi="宋体" w:cs="宋体" w:hint="eastAsia"/>
                <w:sz w:val="21"/>
                <w:szCs w:val="21"/>
                <w:lang w:val="en-US" w:eastAsia="zh-CN"/>
              </w:rPr>
              <w:t>或</w:t>
            </w:r>
            <w:r>
              <w:rPr>
                <w:rFonts w:ascii="宋体" w:eastAsia="宋体" w:hAnsi="宋体" w:cs="宋体" w:hint="eastAsia"/>
                <w:sz w:val="21"/>
                <w:szCs w:val="21"/>
              </w:rPr>
              <w:t>其所属的事业单位委托</w:t>
            </w:r>
            <w:r>
              <w:rPr>
                <w:rFonts w:ascii="宋体" w:eastAsia="宋体" w:hAnsi="宋体" w:cs="宋体" w:hint="eastAsia"/>
                <w:sz w:val="21"/>
                <w:szCs w:val="21"/>
                <w:lang w:val="en-US" w:eastAsia="zh-CN"/>
              </w:rPr>
              <w:t>的有效项目业绩：</w:t>
            </w:r>
          </w:p>
          <w:p>
            <w:pPr>
              <w:shd w:val="clear" w:color="auto" w:fill="auto"/>
              <w:spacing w:line="240" w:lineRule="auto"/>
              <w:jc w:val="left"/>
              <w:rPr>
                <w:rFonts w:ascii="宋体" w:eastAsia="宋体" w:hAnsi="宋体" w:cs="宋体" w:hint="eastAsia"/>
                <w:sz w:val="21"/>
                <w:szCs w:val="21"/>
              </w:rPr>
            </w:pPr>
            <w:r>
              <w:rPr>
                <w:rFonts w:ascii="宋体" w:eastAsia="宋体" w:hAnsi="宋体" w:cs="宋体" w:hint="eastAsia"/>
                <w:sz w:val="21"/>
                <w:szCs w:val="21"/>
              </w:rPr>
              <w:t>1.具有河湖长制技术服务工作经验，每具有1项有效业绩得10分，本小项最高得40分；</w:t>
            </w:r>
          </w:p>
          <w:p>
            <w:pPr>
              <w:shd w:val="clear" w:color="auto" w:fill="auto"/>
              <w:spacing w:line="240" w:lineRule="auto"/>
              <w:jc w:val="left"/>
              <w:rPr>
                <w:rFonts w:ascii="宋体" w:eastAsia="宋体" w:hAnsi="宋体" w:cs="宋体" w:hint="eastAsia"/>
                <w:sz w:val="21"/>
                <w:szCs w:val="21"/>
              </w:rPr>
            </w:pPr>
            <w:r>
              <w:rPr>
                <w:rFonts w:ascii="宋体" w:eastAsia="宋体" w:hAnsi="宋体" w:cs="宋体" w:hint="eastAsia"/>
                <w:sz w:val="21"/>
                <w:szCs w:val="21"/>
              </w:rPr>
              <w:t>2.具有碧道建设评价技术服务业绩，每具有1项有效业绩得10分，本小项最高得30分；</w:t>
            </w:r>
          </w:p>
          <w:p>
            <w:pPr>
              <w:shd w:val="clear" w:color="auto" w:fill="auto"/>
              <w:spacing w:line="240" w:lineRule="auto"/>
              <w:jc w:val="left"/>
              <w:rPr>
                <w:rFonts w:ascii="宋体" w:eastAsia="宋体" w:hAnsi="宋体" w:cs="宋体" w:hint="eastAsia"/>
                <w:sz w:val="21"/>
                <w:szCs w:val="21"/>
              </w:rPr>
            </w:pPr>
            <w:r>
              <w:rPr>
                <w:rFonts w:ascii="宋体" w:eastAsia="宋体" w:hAnsi="宋体" w:cs="宋体" w:hint="eastAsia"/>
                <w:sz w:val="21"/>
                <w:szCs w:val="21"/>
              </w:rPr>
              <w:t>3.具有河道管养服务（工作内容须包含河道（安保）巡查）业绩，每具有1项有效业绩得10分，本小项最高得30分。</w:t>
            </w:r>
          </w:p>
          <w:p>
            <w:pPr>
              <w:jc w:val="left"/>
              <w:rPr>
                <w:rFonts w:ascii="宋体" w:eastAsia="宋体" w:hAnsi="宋体" w:cs="宋体" w:hint="eastAsia"/>
                <w:sz w:val="21"/>
                <w:szCs w:val="21"/>
              </w:rPr>
            </w:pPr>
            <w:r>
              <w:rPr>
                <w:rFonts w:ascii="宋体" w:eastAsia="宋体" w:hAnsi="宋体" w:cs="宋体" w:hint="eastAsia"/>
                <w:sz w:val="21"/>
                <w:szCs w:val="21"/>
                <w:lang w:val="en-US" w:eastAsia="zh-CN"/>
              </w:rPr>
              <w:t>注：</w:t>
            </w:r>
            <w:r>
              <w:rPr>
                <w:rFonts w:ascii="宋体" w:eastAsia="宋体" w:hAnsi="宋体" w:cs="宋体" w:hint="eastAsia"/>
                <w:sz w:val="21"/>
                <w:szCs w:val="21"/>
              </w:rPr>
              <w:t>同一项目</w:t>
            </w:r>
            <w:r>
              <w:rPr>
                <w:rFonts w:ascii="宋体" w:eastAsia="宋体" w:hAnsi="宋体" w:cs="宋体" w:hint="eastAsia"/>
                <w:sz w:val="21"/>
                <w:szCs w:val="21"/>
                <w:lang w:val="en-US" w:eastAsia="zh-CN"/>
              </w:rPr>
              <w:t>符合</w:t>
            </w:r>
            <w:r>
              <w:rPr>
                <w:rFonts w:ascii="宋体" w:hAnsi="宋体" w:cs="宋体" w:hint="eastAsia"/>
                <w:sz w:val="21"/>
                <w:szCs w:val="21"/>
                <w:lang w:val="en-US" w:eastAsia="zh-CN"/>
              </w:rPr>
              <w:t>以上多项</w:t>
            </w:r>
            <w:r>
              <w:rPr>
                <w:rFonts w:ascii="宋体" w:eastAsia="宋体" w:hAnsi="宋体" w:cs="宋体" w:hint="eastAsia"/>
                <w:sz w:val="21"/>
                <w:szCs w:val="21"/>
              </w:rPr>
              <w:t>工作内容</w:t>
            </w:r>
            <w:r>
              <w:rPr>
                <w:rFonts w:ascii="宋体" w:eastAsia="宋体" w:hAnsi="宋体" w:cs="宋体" w:hint="eastAsia"/>
                <w:sz w:val="21"/>
                <w:szCs w:val="21"/>
                <w:lang w:eastAsia="zh-CN"/>
              </w:rPr>
              <w:t>，不</w:t>
            </w:r>
            <w:r>
              <w:rPr>
                <w:rFonts w:ascii="宋体" w:eastAsia="宋体" w:hAnsi="宋体" w:cs="宋体" w:hint="eastAsia"/>
                <w:sz w:val="21"/>
                <w:szCs w:val="21"/>
              </w:rPr>
              <w:t>可</w:t>
            </w:r>
            <w:r>
              <w:rPr>
                <w:rFonts w:ascii="宋体" w:hAnsi="宋体" w:cs="宋体" w:hint="eastAsia"/>
                <w:sz w:val="21"/>
                <w:szCs w:val="21"/>
                <w:lang w:val="en-US" w:eastAsia="zh-CN"/>
              </w:rPr>
              <w:t>重复</w:t>
            </w:r>
            <w:r>
              <w:rPr>
                <w:rFonts w:ascii="宋体" w:eastAsia="宋体" w:hAnsi="宋体" w:cs="宋体" w:hint="eastAsia"/>
                <w:sz w:val="21"/>
                <w:szCs w:val="21"/>
              </w:rPr>
              <w:t>得分</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以最高分计算</w:t>
            </w:r>
            <w:r>
              <w:rPr>
                <w:rFonts w:ascii="宋体" w:eastAsia="宋体" w:hAnsi="宋体" w:cs="宋体" w:hint="eastAsia"/>
                <w:sz w:val="21"/>
                <w:szCs w:val="21"/>
                <w:lang w:eastAsia="zh-CN"/>
              </w:rPr>
              <w:t>。</w:t>
            </w:r>
          </w:p>
          <w:p>
            <w:pPr>
              <w:jc w:val="left"/>
              <w:rPr>
                <w:rFonts w:ascii="宋体" w:eastAsia="宋体" w:hAnsi="宋体" w:cs="宋体" w:hint="eastAsia"/>
                <w:sz w:val="21"/>
                <w:szCs w:val="21"/>
                <w:lang w:eastAsia="zh-CN"/>
              </w:rPr>
            </w:pPr>
            <w:r>
              <w:rPr>
                <w:rFonts w:ascii="宋体" w:eastAsia="宋体" w:hAnsi="宋体" w:cs="宋体" w:hint="eastAsia"/>
                <w:sz w:val="21"/>
                <w:szCs w:val="21"/>
              </w:rPr>
              <w:t>以上</w:t>
            </w:r>
            <w:r>
              <w:rPr>
                <w:rFonts w:ascii="宋体" w:eastAsia="宋体" w:hAnsi="宋体" w:cs="宋体" w:hint="eastAsia"/>
                <w:sz w:val="21"/>
                <w:szCs w:val="21"/>
                <w:lang w:eastAsia="zh-CN"/>
              </w:rPr>
              <w:t>三</w:t>
            </w:r>
            <w:r>
              <w:rPr>
                <w:rFonts w:ascii="宋体" w:eastAsia="宋体" w:hAnsi="宋体" w:cs="宋体" w:hint="eastAsia"/>
                <w:sz w:val="21"/>
                <w:szCs w:val="21"/>
              </w:rPr>
              <w:t>项累计最高得分100分。</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p>
          <w:p>
            <w:pPr>
              <w:jc w:val="left"/>
              <w:rPr>
                <w:rFonts w:ascii="宋体" w:eastAsia="宋体" w:hAnsi="宋体" w:cs="宋体" w:hint="eastAsia"/>
                <w:sz w:val="21"/>
                <w:szCs w:val="21"/>
              </w:rPr>
            </w:pPr>
            <w:r>
              <w:rPr>
                <w:rFonts w:ascii="宋体" w:eastAsia="宋体" w:hAnsi="宋体" w:cs="宋体" w:hint="eastAsia"/>
                <w:sz w:val="21"/>
                <w:szCs w:val="21"/>
              </w:rPr>
              <w:t>1、投标人提供的每项业绩须按以下要求提供完整准确的证明文件</w:t>
            </w:r>
            <w:r>
              <w:rPr>
                <w:rFonts w:ascii="宋体" w:hAnsi="宋体" w:cs="宋体" w:hint="eastAsia"/>
                <w:sz w:val="21"/>
                <w:szCs w:val="21"/>
                <w:lang w:val="en-US" w:eastAsia="zh-CN"/>
              </w:rPr>
              <w:t>扫描件</w:t>
            </w:r>
            <w:r>
              <w:rPr>
                <w:rFonts w:ascii="宋体" w:eastAsia="宋体" w:hAnsi="宋体" w:cs="宋体" w:hint="eastAsia"/>
                <w:sz w:val="21"/>
                <w:szCs w:val="21"/>
              </w:rPr>
              <w:t>，如未按以下要求提供完整证明文件的业绩不计分，长期续签合同只计算一个业绩：</w:t>
            </w:r>
          </w:p>
          <w:p>
            <w:pPr>
              <w:jc w:val="left"/>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①中标通知书</w:t>
            </w:r>
          </w:p>
          <w:p>
            <w:pPr>
              <w:jc w:val="left"/>
              <w:rPr>
                <w:rFonts w:ascii="宋体" w:eastAsia="宋体" w:hAnsi="宋体" w:cs="宋体" w:hint="eastAsia"/>
                <w:sz w:val="21"/>
                <w:szCs w:val="21"/>
              </w:rPr>
            </w:pPr>
            <w:r>
              <w:rPr>
                <w:rFonts w:ascii="宋体" w:eastAsia="宋体" w:hAnsi="宋体" w:cs="宋体" w:hint="eastAsia"/>
                <w:sz w:val="21"/>
                <w:szCs w:val="21"/>
                <w:lang w:val="en-US" w:eastAsia="zh-CN"/>
              </w:rPr>
              <w:t>②</w:t>
            </w:r>
            <w:r>
              <w:rPr>
                <w:rFonts w:ascii="宋体" w:eastAsia="宋体" w:hAnsi="宋体" w:cs="宋体" w:hint="eastAsia"/>
                <w:sz w:val="21"/>
                <w:szCs w:val="21"/>
              </w:rPr>
              <w:t>提供合同关键页（应包含但不限于合同签约主体名称、项目（合同）名称、涉及业绩评分的内容、签订合同时间、签约主体公章等关键信息）；</w:t>
            </w:r>
          </w:p>
          <w:p>
            <w:pPr>
              <w:rPr>
                <w:rFonts w:ascii="宋体" w:eastAsia="宋体" w:hAnsi="宋体" w:cs="宋体" w:hint="eastAsia"/>
                <w:kern w:val="2"/>
                <w:sz w:val="21"/>
                <w:szCs w:val="21"/>
                <w:lang w:val="en-US" w:eastAsia="zh-CN" w:bidi="ar-SA"/>
              </w:rPr>
            </w:pPr>
            <w:r>
              <w:rPr>
                <w:rFonts w:ascii="宋体" w:eastAsia="宋体" w:hAnsi="宋体" w:cs="宋体" w:hint="eastAsia"/>
                <w:sz w:val="21"/>
                <w:szCs w:val="21"/>
              </w:rPr>
              <w:t>2、以上资料原件备查。评分中出现无证明资料或专家无法凭所提供资料判断是否得分的情况，一律作不得分处理。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履约评价</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5</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sz w:val="21"/>
                <w:szCs w:val="21"/>
              </w:rPr>
            </w:pPr>
            <w:r>
              <w:rPr>
                <w:rFonts w:ascii="宋体" w:eastAsia="宋体" w:hAnsi="宋体" w:cs="宋体" w:hint="eastAsia"/>
                <w:b/>
                <w:bCs/>
                <w:sz w:val="21"/>
                <w:szCs w:val="21"/>
                <w:lang w:val="en-US" w:eastAsia="zh-CN"/>
              </w:rPr>
              <w:t>一、评审内容：</w:t>
            </w:r>
            <w:r>
              <w:rPr>
                <w:rFonts w:ascii="宋体" w:eastAsia="宋体" w:hAnsi="宋体" w:cs="宋体" w:hint="eastAsia"/>
                <w:sz w:val="21"/>
                <w:szCs w:val="21"/>
              </w:rPr>
              <w:br/>
            </w:r>
            <w:r>
              <w:rPr>
                <w:rFonts w:hint="eastAsia"/>
              </w:rPr>
              <w:t>投标人上述</w:t>
            </w:r>
            <w:r>
              <w:rPr>
                <w:rFonts w:hint="eastAsia"/>
                <w:highlight w:val="none"/>
              </w:rPr>
              <w:t>经评审有效</w:t>
            </w:r>
            <w:r>
              <w:rPr>
                <w:rFonts w:hint="eastAsia"/>
              </w:rPr>
              <w:t>的“</w:t>
            </w:r>
            <w:r>
              <w:rPr>
                <w:rFonts w:ascii="宋体" w:eastAsia="宋体" w:hAnsi="宋体" w:cs="宋体" w:hint="eastAsia"/>
                <w:sz w:val="21"/>
                <w:szCs w:val="21"/>
              </w:rPr>
              <w:t>有效业绩</w:t>
            </w:r>
            <w:r>
              <w:rPr>
                <w:rFonts w:hint="eastAsia"/>
              </w:rPr>
              <w:t>”，</w:t>
            </w:r>
            <w:r>
              <w:rPr>
                <w:rFonts w:ascii="宋体" w:eastAsia="宋体" w:hAnsi="宋体" w:cs="宋体" w:hint="eastAsia"/>
                <w:sz w:val="21"/>
                <w:szCs w:val="21"/>
              </w:rPr>
              <w:t>能够提供用户出具的履约评价文件，且评价为合格及以上（含优秀、优良、良好、</w:t>
            </w:r>
            <w:r>
              <w:rPr>
                <w:rFonts w:ascii="宋体" w:hAnsi="宋体" w:cs="宋体" w:hint="eastAsia"/>
                <w:sz w:val="21"/>
                <w:szCs w:val="21"/>
                <w:lang w:val="en-US" w:eastAsia="zh-CN"/>
              </w:rPr>
              <w:t>满</w:t>
            </w:r>
            <w:r>
              <w:rPr>
                <w:rFonts w:ascii="宋体" w:eastAsia="宋体" w:hAnsi="宋体" w:cs="宋体" w:hint="eastAsia"/>
                <w:sz w:val="21"/>
                <w:szCs w:val="21"/>
              </w:rPr>
              <w:t>意、中、一般）的，每份得20分，最高得100分。</w:t>
            </w:r>
            <w:r>
              <w:rPr>
                <w:rFonts w:ascii="宋体" w:eastAsia="宋体" w:hAnsi="宋体" w:cs="宋体" w:hint="eastAsia"/>
                <w:sz w:val="21"/>
                <w:szCs w:val="21"/>
              </w:rPr>
              <w:br/>
            </w:r>
            <w:r>
              <w:rPr>
                <w:rFonts w:ascii="宋体" w:eastAsia="宋体" w:hAnsi="宋体" w:cs="宋体" w:hint="eastAsia"/>
                <w:b/>
                <w:bCs/>
                <w:sz w:val="21"/>
                <w:szCs w:val="21"/>
                <w:lang w:val="en-US" w:eastAsia="zh-CN"/>
              </w:rPr>
              <w:t>二、</w:t>
            </w:r>
            <w:r>
              <w:rPr>
                <w:rFonts w:ascii="宋体" w:eastAsia="宋体" w:hAnsi="宋体" w:cs="宋体" w:hint="eastAsia"/>
                <w:b/>
                <w:bCs/>
                <w:sz w:val="21"/>
                <w:szCs w:val="21"/>
              </w:rPr>
              <w:t>评分依据：</w:t>
            </w:r>
            <w:r>
              <w:rPr>
                <w:rFonts w:ascii="宋体" w:eastAsia="宋体" w:hAnsi="宋体" w:cs="宋体" w:hint="eastAsia"/>
                <w:sz w:val="21"/>
                <w:szCs w:val="21"/>
              </w:rPr>
              <w:br/>
            </w:r>
            <w:r>
              <w:rPr>
                <w:rFonts w:ascii="宋体" w:eastAsia="宋体" w:hAnsi="宋体" w:cs="宋体" w:hint="eastAsia"/>
                <w:sz w:val="21"/>
                <w:szCs w:val="21"/>
              </w:rPr>
              <w:t>1、提供项目采购单位或被服务单位出具的履约评价证明，需加盖公章（或业务章）；</w:t>
            </w:r>
          </w:p>
          <w:p>
            <w:pPr>
              <w:jc w:val="left"/>
              <w:rPr>
                <w:rFonts w:ascii="宋体" w:eastAsia="宋体" w:hAnsi="宋体" w:cs="宋体" w:hint="eastAsia"/>
                <w:sz w:val="21"/>
                <w:szCs w:val="21"/>
              </w:rPr>
            </w:pPr>
            <w:r>
              <w:rPr>
                <w:rFonts w:ascii="宋体" w:eastAsia="宋体" w:hAnsi="宋体" w:cs="宋体" w:hint="eastAsia"/>
                <w:sz w:val="21"/>
                <w:szCs w:val="21"/>
              </w:rPr>
              <w:t>2、证明文件的内容必须包括但不限于项目（合同）名称、总体履约评价结果、出具证明的签署日期等相关内容；如提交的证明材料其评价结果没有结论而仅是打分的（比如打100分、98分、95分、85分等的）不计分。</w:t>
            </w:r>
          </w:p>
          <w:p>
            <w:pPr>
              <w:jc w:val="left"/>
              <w:rPr>
                <w:rFonts w:ascii="宋体" w:eastAsia="宋体" w:hAnsi="宋体" w:cs="宋体" w:hint="eastAsia"/>
                <w:kern w:val="2"/>
                <w:sz w:val="21"/>
                <w:szCs w:val="21"/>
                <w:lang w:val="en-US" w:eastAsia="zh-CN" w:bidi="ar-SA"/>
              </w:rPr>
            </w:pPr>
            <w:r>
              <w:rPr>
                <w:rFonts w:ascii="宋体" w:eastAsia="宋体" w:hAnsi="宋体" w:cs="宋体" w:hint="eastAsia"/>
                <w:sz w:val="21"/>
                <w:szCs w:val="21"/>
              </w:rPr>
              <w:t>未按要求提供有效证明材料或提供不清晰导致评委无法识别的不计得分。</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113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资质、资格证书</w:t>
            </w:r>
          </w:p>
        </w:tc>
        <w:tc>
          <w:tcPr>
            <w:tcW w:w="524"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default"/>
                <w:kern w:val="2"/>
                <w:sz w:val="21"/>
                <w:szCs w:val="21"/>
                <w:lang w:val="en-US" w:eastAsia="zh-CN" w:bidi="ar-SA"/>
              </w:rPr>
            </w:pPr>
            <w:r>
              <w:rPr>
                <w:rFonts w:ascii="宋体" w:hAnsi="宋体" w:cs="宋体" w:hint="eastAsia"/>
                <w:kern w:val="2"/>
                <w:sz w:val="21"/>
                <w:szCs w:val="21"/>
                <w:lang w:val="en-US" w:eastAsia="zh-CN" w:bidi="ar-SA"/>
              </w:rPr>
              <w:t>10</w:t>
            </w:r>
          </w:p>
        </w:tc>
        <w:tc>
          <w:tcPr>
            <w:tcW w:w="2600"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jc w:val="left"/>
              <w:rPr>
                <w:rFonts w:ascii="宋体" w:eastAsia="宋体" w:hAnsi="宋体" w:cs="宋体" w:hint="eastAsia"/>
                <w:sz w:val="21"/>
                <w:szCs w:val="21"/>
              </w:rPr>
            </w:pPr>
            <w:r>
              <w:rPr>
                <w:rFonts w:ascii="宋体" w:eastAsia="宋体" w:hAnsi="宋体" w:cs="宋体" w:hint="eastAsia"/>
                <w:sz w:val="21"/>
                <w:szCs w:val="21"/>
              </w:rPr>
              <w:t>（1）投标人承担过水利类规程规范（标准）编制工作（</w:t>
            </w:r>
            <w:r>
              <w:rPr>
                <w:rFonts w:ascii="宋体" w:eastAsia="宋体" w:hAnsi="宋体" w:cs="宋体" w:hint="eastAsia"/>
                <w:sz w:val="21"/>
                <w:szCs w:val="21"/>
                <w:lang w:val="en-US" w:eastAsia="zh-CN"/>
              </w:rPr>
              <w:t>需</w:t>
            </w:r>
            <w:r>
              <w:rPr>
                <w:rFonts w:ascii="宋体" w:eastAsia="宋体" w:hAnsi="宋体" w:cs="宋体" w:hint="eastAsia"/>
                <w:sz w:val="21"/>
                <w:szCs w:val="21"/>
              </w:rPr>
              <w:t>为国家标准或行业标准或地方标准）的每项得20</w:t>
            </w:r>
            <w:r>
              <w:rPr>
                <w:rFonts w:ascii="宋体" w:eastAsia="宋体" w:hAnsi="宋体" w:cs="宋体" w:hint="eastAsia"/>
                <w:sz w:val="21"/>
                <w:szCs w:val="21"/>
                <w:lang w:eastAsia="zh-CN"/>
              </w:rPr>
              <w:t>分</w:t>
            </w:r>
            <w:r>
              <w:rPr>
                <w:rFonts w:ascii="宋体" w:eastAsia="宋体" w:hAnsi="宋体" w:cs="宋体" w:hint="eastAsia"/>
                <w:sz w:val="21"/>
                <w:szCs w:val="21"/>
              </w:rPr>
              <w:t>，本</w:t>
            </w:r>
            <w:r>
              <w:rPr>
                <w:rFonts w:ascii="宋体" w:eastAsia="宋体" w:hAnsi="宋体" w:cs="宋体" w:hint="eastAsia"/>
                <w:sz w:val="21"/>
                <w:szCs w:val="21"/>
                <w:lang w:val="en-US" w:eastAsia="zh-CN"/>
              </w:rPr>
              <w:t>小</w:t>
            </w:r>
            <w:r>
              <w:rPr>
                <w:rFonts w:ascii="宋体" w:eastAsia="宋体" w:hAnsi="宋体" w:cs="宋体" w:hint="eastAsia"/>
                <w:sz w:val="21"/>
                <w:szCs w:val="21"/>
              </w:rPr>
              <w:t>项最高得40</w:t>
            </w:r>
            <w:r>
              <w:rPr>
                <w:rFonts w:ascii="宋体" w:eastAsia="宋体" w:hAnsi="宋体" w:cs="宋体" w:hint="eastAsia"/>
                <w:sz w:val="21"/>
                <w:szCs w:val="21"/>
                <w:lang w:eastAsia="zh-CN"/>
              </w:rPr>
              <w:t>分</w:t>
            </w:r>
            <w:r>
              <w:rPr>
                <w:rFonts w:ascii="宋体" w:eastAsia="宋体" w:hAnsi="宋体" w:cs="宋体" w:hint="eastAsia"/>
                <w:sz w:val="21"/>
                <w:szCs w:val="21"/>
              </w:rPr>
              <w:t>；</w:t>
            </w:r>
          </w:p>
          <w:p>
            <w:pPr>
              <w:jc w:val="left"/>
              <w:rPr>
                <w:rFonts w:ascii="宋体" w:eastAsia="宋体" w:hAnsi="宋体" w:cs="宋体" w:hint="eastAsia"/>
                <w:kern w:val="2"/>
                <w:sz w:val="21"/>
                <w:szCs w:val="21"/>
                <w:lang w:val="en-US" w:eastAsia="zh-CN"/>
              </w:rPr>
            </w:pPr>
            <w:r>
              <w:rPr>
                <w:rFonts w:ascii="宋体" w:eastAsia="宋体" w:hAnsi="宋体" w:cs="宋体" w:hint="eastAsia"/>
                <w:sz w:val="21"/>
                <w:szCs w:val="21"/>
              </w:rPr>
              <w:t>（2）</w:t>
            </w:r>
            <w:r>
              <w:rPr>
                <w:rFonts w:ascii="宋体" w:eastAsia="宋体" w:hAnsi="宋体" w:cs="宋体" w:hint="eastAsia"/>
                <w:sz w:val="21"/>
                <w:szCs w:val="21"/>
                <w:lang w:bidi="en-US"/>
              </w:rPr>
              <w:t>投标人具有政府部门或事业单位颁发的河湖健康监测方面科技研发或技术与应用的证书或奖项（包括但不限于科技成果评价报告、科学技术成果鉴定证书、登记证书），每项得10分，本小项最高得30分；</w:t>
            </w:r>
          </w:p>
          <w:p>
            <w:pPr>
              <w:jc w:val="left"/>
              <w:rPr>
                <w:rFonts w:ascii="宋体" w:eastAsia="宋体" w:hAnsi="宋体" w:cs="宋体" w:hint="eastAsia"/>
                <w:sz w:val="21"/>
                <w:szCs w:val="21"/>
              </w:rPr>
            </w:pPr>
            <w:r>
              <w:rPr>
                <w:rFonts w:ascii="宋体" w:eastAsia="宋体" w:hAnsi="宋体" w:cs="宋体" w:hint="eastAsia"/>
                <w:sz w:val="21"/>
                <w:szCs w:val="21"/>
              </w:rPr>
              <w:t>（3）投标人具有</w:t>
            </w:r>
            <w:r>
              <w:rPr>
                <w:rFonts w:ascii="宋体" w:eastAsia="宋体" w:hAnsi="宋体" w:cs="宋体" w:hint="eastAsia"/>
                <w:sz w:val="21"/>
                <w:szCs w:val="21"/>
                <w:lang w:val="en-US" w:eastAsia="zh-CN"/>
              </w:rPr>
              <w:t>①</w:t>
            </w:r>
            <w:r>
              <w:rPr>
                <w:rFonts w:ascii="宋体" w:eastAsia="宋体" w:hAnsi="宋体" w:cs="宋体" w:hint="eastAsia"/>
                <w:sz w:val="21"/>
                <w:szCs w:val="21"/>
              </w:rPr>
              <w:t>质量管理体系认证证书、</w:t>
            </w:r>
            <w:r>
              <w:rPr>
                <w:rFonts w:ascii="宋体" w:eastAsia="宋体" w:hAnsi="宋体" w:cs="宋体" w:hint="eastAsia"/>
                <w:sz w:val="21"/>
                <w:szCs w:val="21"/>
                <w:lang w:val="en-US" w:eastAsia="zh-CN"/>
              </w:rPr>
              <w:t>②</w:t>
            </w:r>
            <w:r>
              <w:rPr>
                <w:rFonts w:ascii="宋体" w:eastAsia="宋体" w:hAnsi="宋体" w:cs="宋体" w:hint="eastAsia"/>
                <w:sz w:val="21"/>
                <w:szCs w:val="21"/>
              </w:rPr>
              <w:t>环境管理体系认证证书、</w:t>
            </w:r>
            <w:r>
              <w:rPr>
                <w:rFonts w:ascii="宋体" w:eastAsia="宋体" w:hAnsi="宋体" w:cs="宋体" w:hint="eastAsia"/>
                <w:sz w:val="21"/>
                <w:szCs w:val="21"/>
                <w:lang w:val="en-US" w:eastAsia="zh-CN"/>
              </w:rPr>
              <w:t>③</w:t>
            </w:r>
            <w:r>
              <w:rPr>
                <w:rFonts w:ascii="宋体" w:eastAsia="宋体" w:hAnsi="宋体" w:cs="宋体" w:hint="eastAsia"/>
                <w:sz w:val="21"/>
                <w:szCs w:val="21"/>
              </w:rPr>
              <w:t>职业健康安全管理体系认证证书，每提供1项证书得</w:t>
            </w:r>
            <w:r>
              <w:rPr>
                <w:rFonts w:ascii="宋体" w:eastAsia="宋体" w:hAnsi="宋体" w:cs="宋体" w:hint="eastAsia"/>
                <w:sz w:val="21"/>
                <w:szCs w:val="21"/>
                <w:lang w:val="en-US" w:eastAsia="zh-CN"/>
              </w:rPr>
              <w:t>10</w:t>
            </w:r>
            <w:r>
              <w:rPr>
                <w:rFonts w:ascii="宋体" w:eastAsia="宋体" w:hAnsi="宋体" w:cs="宋体" w:hint="eastAsia"/>
                <w:sz w:val="21"/>
                <w:szCs w:val="21"/>
              </w:rPr>
              <w:t>分，</w:t>
            </w:r>
            <w:r>
              <w:rPr>
                <w:rFonts w:ascii="宋体" w:eastAsia="宋体" w:hAnsi="宋体" w:cs="宋体" w:hint="eastAsia"/>
                <w:sz w:val="21"/>
                <w:szCs w:val="21"/>
                <w:lang w:val="en-US" w:eastAsia="zh-CN"/>
              </w:rPr>
              <w:t>本小项</w:t>
            </w:r>
            <w:r>
              <w:rPr>
                <w:rFonts w:ascii="宋体" w:eastAsia="宋体" w:hAnsi="宋体" w:cs="宋体" w:hint="eastAsia"/>
                <w:sz w:val="21"/>
                <w:szCs w:val="21"/>
              </w:rPr>
              <w:t>最高得30分。</w:t>
            </w:r>
          </w:p>
          <w:p>
            <w:pPr>
              <w:jc w:val="left"/>
              <w:rPr>
                <w:rFonts w:ascii="宋体" w:eastAsia="宋体" w:hAnsi="宋体" w:cs="宋体" w:hint="eastAsia"/>
                <w:sz w:val="21"/>
                <w:szCs w:val="21"/>
              </w:rPr>
            </w:pPr>
            <w:r>
              <w:rPr>
                <w:rFonts w:ascii="宋体" w:eastAsia="宋体" w:hAnsi="宋体" w:cs="宋体" w:hint="eastAsia"/>
                <w:sz w:val="21"/>
                <w:szCs w:val="21"/>
              </w:rPr>
              <w:t>以上三项累计最高得分100分。</w:t>
            </w:r>
          </w:p>
          <w:p>
            <w:pPr>
              <w:numPr>
                <w:ilvl w:val="0"/>
                <w:numId w:val="0"/>
              </w:numPr>
              <w:jc w:val="left"/>
              <w:rPr>
                <w:rFonts w:ascii="宋体" w:eastAsia="宋体" w:hAnsi="宋体" w:cs="宋体" w:hint="eastAsia"/>
                <w:b/>
                <w:bCs/>
                <w:sz w:val="21"/>
                <w:szCs w:val="21"/>
              </w:rPr>
            </w:pPr>
            <w:r>
              <w:rPr>
                <w:rFonts w:ascii="宋体" w:eastAsia="宋体" w:hAnsi="宋体" w:cs="宋体" w:hint="eastAsia"/>
                <w:b/>
                <w:bCs/>
                <w:kern w:val="2"/>
                <w:sz w:val="21"/>
                <w:szCs w:val="21"/>
                <w:lang w:val="en-US" w:eastAsia="zh-CN" w:bidi="ar-SA"/>
              </w:rPr>
              <w:t>二、</w:t>
            </w:r>
            <w:r>
              <w:rPr>
                <w:rFonts w:ascii="宋体" w:eastAsia="宋体" w:hAnsi="宋体" w:cs="宋体" w:hint="eastAsia"/>
                <w:b/>
                <w:bCs/>
                <w:sz w:val="21"/>
                <w:szCs w:val="21"/>
              </w:rPr>
              <w:t>评分依据：</w:t>
            </w:r>
          </w:p>
          <w:p>
            <w:pPr>
              <w:numPr>
                <w:ilvl w:val="0"/>
                <w:numId w:val="0"/>
              </w:numPr>
              <w:jc w:val="left"/>
              <w:rPr>
                <w:rFonts w:ascii="宋体" w:eastAsia="宋体" w:hAnsi="宋体" w:cs="宋体" w:hint="eastAsia"/>
                <w:sz w:val="21"/>
                <w:szCs w:val="21"/>
              </w:rPr>
            </w:pPr>
            <w:r>
              <w:rPr>
                <w:rFonts w:ascii="宋体" w:eastAsia="宋体" w:hAnsi="宋体" w:cs="宋体" w:hint="eastAsia"/>
                <w:sz w:val="21"/>
                <w:szCs w:val="21"/>
              </w:rPr>
              <w:t>1、①提供有关标准的关键页面原件扫描件(证明文件需有编制单位名称，水利类标准文件须体现有“GB”、“DB”、“SL”等字眼的封面扫描件）;</w:t>
            </w:r>
          </w:p>
          <w:p>
            <w:pPr>
              <w:jc w:val="left"/>
              <w:rPr>
                <w:rFonts w:ascii="宋体" w:eastAsia="宋体" w:hAnsi="宋体" w:cs="宋体" w:hint="eastAsia"/>
                <w:sz w:val="21"/>
                <w:szCs w:val="21"/>
                <w:lang w:val="en-US" w:eastAsia="zh-CN"/>
              </w:rPr>
            </w:pPr>
            <w:r>
              <w:rPr>
                <w:rFonts w:ascii="宋体" w:eastAsia="宋体" w:hAnsi="宋体" w:cs="宋体" w:hint="eastAsia"/>
                <w:sz w:val="21"/>
                <w:szCs w:val="21"/>
              </w:rPr>
              <w:t>②</w:t>
            </w:r>
            <w:r>
              <w:rPr>
                <w:rFonts w:ascii="宋体" w:eastAsia="宋体" w:hAnsi="宋体" w:cs="宋体" w:hint="eastAsia"/>
                <w:sz w:val="21"/>
                <w:szCs w:val="21"/>
                <w:lang w:val="en-US" w:eastAsia="zh-CN"/>
              </w:rPr>
              <w:t>提供</w:t>
            </w:r>
            <w:r>
              <w:rPr>
                <w:rFonts w:ascii="宋体" w:eastAsia="宋体" w:hAnsi="宋体" w:cs="宋体" w:hint="eastAsia"/>
                <w:sz w:val="21"/>
                <w:szCs w:val="21"/>
                <w:lang w:bidi="en-US"/>
              </w:rPr>
              <w:t>政府部门或事业单位颁发的河湖健康监测方面科技研发或技术与应用的证书或奖项（包括但不限于科技成果评价报告、科学技术成果鉴定证书、登记证书）</w:t>
            </w:r>
            <w:r>
              <w:rPr>
                <w:rFonts w:ascii="宋体" w:eastAsia="宋体" w:hAnsi="宋体" w:cs="宋体" w:hint="eastAsia"/>
                <w:sz w:val="21"/>
                <w:szCs w:val="21"/>
                <w:lang w:eastAsia="zh-CN" w:bidi="en-US"/>
              </w:rPr>
              <w:t>；</w:t>
            </w:r>
          </w:p>
          <w:p>
            <w:pPr>
              <w:jc w:val="left"/>
              <w:rPr>
                <w:rFonts w:ascii="宋体" w:eastAsia="宋体" w:hAnsi="宋体" w:cs="宋体" w:hint="eastAsia"/>
                <w:sz w:val="21"/>
                <w:szCs w:val="21"/>
                <w:lang w:eastAsia="zh-CN"/>
              </w:rPr>
            </w:pPr>
            <w:r>
              <w:rPr>
                <w:rFonts w:ascii="宋体" w:eastAsia="宋体" w:hAnsi="宋体" w:cs="宋体" w:hint="eastAsia"/>
                <w:sz w:val="21"/>
                <w:szCs w:val="21"/>
                <w:lang w:val="en-US" w:eastAsia="zh-CN"/>
              </w:rPr>
              <w:t>③提供认证证书扫描件，还需同时提供该行业协会在中国社会组织政务服务平台（全国社会组织信用信息公示平台）（网址：https://chinanpo.mca.gov.cn/）的查询页面截图证明证书真实有效且为合法机构颁发；</w:t>
            </w:r>
          </w:p>
          <w:p>
            <w:pPr>
              <w:jc w:val="left"/>
              <w:rPr>
                <w:rFonts w:ascii="宋体" w:eastAsia="宋体" w:hAnsi="宋体" w:cs="宋体" w:hint="eastAsia"/>
                <w:kern w:val="2"/>
                <w:sz w:val="21"/>
                <w:szCs w:val="21"/>
                <w:lang w:val="en-US" w:eastAsia="zh-CN" w:bidi="ar-SA"/>
              </w:rPr>
            </w:pPr>
            <w:r>
              <w:rPr>
                <w:rFonts w:ascii="宋体" w:eastAsia="宋体" w:hAnsi="宋体" w:cs="宋体" w:hint="eastAsia"/>
                <w:sz w:val="21"/>
                <w:szCs w:val="21"/>
              </w:rPr>
              <w:t>3、以上资料均要求提供扫描件（或官方网站截图），原件备查。评分中出现无证明资料或专家无法凭所提供资料判断是否得分的情况，一律作不得分处理。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0" w:type="pct"/>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4</w:t>
            </w:r>
          </w:p>
        </w:tc>
        <w:tc>
          <w:tcPr>
            <w:tcW w:w="2028" w:type="pct"/>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诚信情况</w:t>
            </w:r>
          </w:p>
        </w:tc>
        <w:tc>
          <w:tcPr>
            <w:tcW w:w="2600"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5</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hint="eastAsia"/>
                <w:b/>
                <w:bCs/>
                <w:color w:val="0000FF"/>
                <w:sz w:val="21"/>
                <w:szCs w:val="21"/>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131"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52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2600"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4996" w:type="pct"/>
          <w:jc w:val="center"/>
          <w:tblCellMar>
            <w:top w:w="20" w:type="dxa"/>
            <w:left w:w="108" w:type="dxa"/>
            <w:bottom w:w="20" w:type="dxa"/>
            <w:right w:w="108" w:type="dxa"/>
          </w:tblCellMar>
        </w:tblPrEx>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b/>
                <w:bCs/>
                <w:color w:val="0000FF"/>
                <w:sz w:val="21"/>
                <w:szCs w:val="21"/>
              </w:rPr>
            </w:pPr>
          </w:p>
        </w:tc>
        <w:tc>
          <w:tcPr>
            <w:tcW w:w="373"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rPr>
            </w:pPr>
            <w:r>
              <w:rPr>
                <w:rFonts w:ascii="宋体" w:eastAsia="宋体" w:hAnsi="宋体" w:cs="宋体" w:hint="eastAsia"/>
                <w:sz w:val="21"/>
                <w:szCs w:val="21"/>
              </w:rPr>
              <w:t>1</w:t>
            </w:r>
          </w:p>
        </w:tc>
        <w:tc>
          <w:tcPr>
            <w:tcW w:w="1131" w:type="pct"/>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诚信情况</w:t>
            </w:r>
          </w:p>
        </w:tc>
        <w:tc>
          <w:tcPr>
            <w:tcW w:w="524" w:type="pc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sz w:val="21"/>
                <w:szCs w:val="21"/>
              </w:rPr>
            </w:pPr>
            <w:r>
              <w:rPr>
                <w:rFonts w:ascii="宋体" w:eastAsia="宋体" w:hAnsi="宋体" w:cs="宋体" w:hint="eastAsia"/>
                <w:sz w:val="21"/>
                <w:szCs w:val="21"/>
              </w:rPr>
              <w:t>5</w:t>
            </w:r>
          </w:p>
        </w:tc>
        <w:tc>
          <w:tcPr>
            <w:tcW w:w="2600" w:type="pct"/>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w:t>
            </w:r>
            <w:r>
              <w:rPr>
                <w:rFonts w:ascii="宋体" w:eastAsia="宋体" w:hAnsi="宋体" w:cs="宋体" w:hint="eastAsia"/>
                <w:sz w:val="21"/>
                <w:szCs w:val="21"/>
                <w:lang w:val="en-US" w:eastAsia="zh-CN"/>
              </w:rPr>
              <w:t>100分</w:t>
            </w:r>
            <w:r>
              <w:rPr>
                <w:rFonts w:ascii="宋体" w:eastAsia="宋体" w:hAnsi="宋体" w:cs="宋体" w:hint="eastAsia"/>
                <w:sz w:val="21"/>
                <w:szCs w:val="21"/>
              </w:rPr>
              <w:t>。投标人无需提供任何证明材料，由政府集中采购机构工作人员查询后向评审委员会提供相关信息。</w:t>
            </w:r>
          </w:p>
        </w:tc>
      </w:tr>
    </w:tbl>
    <w:p>
      <w:pPr>
        <w:rPr>
          <w:rFonts w:ascii="宋体" w:hAnsi="宋体"/>
          <w:sz w:val="24"/>
        </w:rPr>
      </w:pPr>
    </w:p>
    <w:p>
      <w:p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4</w:t>
      </w:r>
      <w:r>
        <w:rPr>
          <w:rFonts w:hint="eastAsia"/>
          <w:b/>
          <w:sz w:val="28"/>
          <w:szCs w:val="28"/>
        </w:rPr>
        <w:t>）</w:t>
      </w:r>
      <w:bookmarkEnd w:id="1"/>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合同条款"/>
      <w:bookmarkEnd w:id="3"/>
      <w:bookmarkStart w:id="4" w:name="bt合同格式"/>
      <w:bookmarkEnd w:id="4"/>
      <w:bookmarkStart w:id="5" w:name="bt合同条款及格式"/>
      <w:bookmarkEnd w:id="5"/>
      <w:bookmarkStart w:id="6" w:name="bt项目管理班子配备情况"/>
      <w:bookmarkEnd w:id="6"/>
      <w:bookmarkStart w:id="7" w:name="合同格式"/>
      <w:bookmarkEnd w:id="7"/>
      <w:bookmarkStart w:id="8" w:name="bt投标人须知"/>
      <w:bookmarkEnd w:id="8"/>
      <w:bookmarkStart w:id="9" w:name="bt其他资料由投标人自定"/>
      <w:bookmarkEnd w:id="9"/>
      <w:bookmarkStart w:id="10" w:name="bt说明"/>
      <w:bookmarkEnd w:id="10"/>
      <w:bookmarkStart w:id="11" w:name="bt商务标投标文件格式"/>
      <w:bookmarkEnd w:id="11"/>
      <w:bookmarkStart w:id="12" w:name="bt投标文件签署授权委托书"/>
      <w:bookmarkEnd w:id="12"/>
      <w:bookmarkStart w:id="13" w:name="bt技术标投标文件格式"/>
      <w:bookmarkEnd w:id="13"/>
      <w:bookmarkStart w:id="14" w:name="bt投标函"/>
      <w:bookmarkEnd w:id="14"/>
      <w:bookmarkStart w:id="15" w:name="bt其他资料2"/>
      <w:bookmarkEnd w:id="15"/>
      <w:bookmarkStart w:id="16" w:name="bt本工程承诺书"/>
      <w:bookmarkEnd w:id="16"/>
      <w:bookmarkStart w:id="17" w:name="bt投标报价汇总表"/>
      <w:bookmarkEnd w:id="17"/>
      <w:bookmarkStart w:id="18" w:name="bt开标一览表"/>
      <w:bookmarkEnd w:id="18"/>
      <w:bookmarkStart w:id="19" w:name="bt投标人情况介绍"/>
      <w:bookmarkEnd w:id="19"/>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0"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20"/>
                </w:p>
                <w:p>
                  <w:pPr>
                    <w:ind w:firstLine="630" w:firstLineChars="300"/>
                    <w:rPr>
                      <w:rFonts w:ascii="宋体" w:eastAsia="宋体" w:hAnsi="宋体" w:cs="宋体" w:hint="default"/>
                      <w:kern w:val="0"/>
                      <w:szCs w:val="21"/>
                      <w:lang w:val="en-US" w:eastAsia="zh-CN"/>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w:t>
                  </w:r>
                  <w:r>
                    <w:rPr>
                      <w:rFonts w:hint="eastAsia"/>
                      <w:lang w:val="en-US" w:eastAsia="zh-CN"/>
                    </w:rPr>
                    <w:t>不允许分包。</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6</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ascii="宋体" w:hAnsi="宋体" w:cs="宋体" w:hint="eastAsia"/>
                      <w:kern w:val="0"/>
                      <w:szCs w:val="21"/>
                      <w:lang w:val="en-US" w:eastAsia="zh-CN"/>
                    </w:rPr>
                    <w:t>;</w:t>
                  </w:r>
                </w:p>
                <w:p>
                  <w:pPr>
                    <w:ind w:firstLine="630" w:firstLineChars="300"/>
                  </w:pPr>
                  <w:r>
                    <w:rPr>
                      <w:rFonts w:ascii="宋体" w:hAnsi="宋体" w:cs="宋体" w:hint="eastAsia"/>
                      <w:kern w:val="0"/>
                      <w:szCs w:val="21"/>
                      <w:lang w:val="en-US" w:eastAsia="zh-CN"/>
                    </w:rPr>
                    <w:t>7</w:t>
                  </w:r>
                  <w:r>
                    <w:rPr>
                      <w:rFonts w:ascii="宋体" w:hAnsi="宋体" w:cs="宋体" w:hint="eastAsia"/>
                      <w:kern w:val="0"/>
                      <w:szCs w:val="21"/>
                    </w:rPr>
                    <w:t>.本项目是（否）专门面向中小企业采购：</w:t>
                  </w:r>
                  <w:r>
                    <w:rPr>
                      <w:rFonts w:ascii="宋体" w:hAnsi="宋体" w:cs="宋体" w:hint="eastAsia"/>
                      <w:kern w:val="0"/>
                      <w:szCs w:val="21"/>
                      <w:lang w:val="en-US" w:eastAsia="zh-CN"/>
                    </w:rPr>
                    <w:t>否</w:t>
                  </w:r>
                </w:p>
                <w:p>
                  <w:pPr>
                    <w:ind w:firstLine="420" w:firstLineChars="200"/>
                    <w:rPr>
                      <w:rFonts w:ascii="宋体" w:hAnsi="宋体" w:cs="宋体"/>
                      <w:kern w:val="0"/>
                      <w:szCs w:val="21"/>
                    </w:rPr>
                  </w:pPr>
                  <w:r>
                    <w:rPr>
                      <w:rFonts w:ascii="宋体" w:hAnsi="宋体" w:cs="宋体" w:hint="eastAsia"/>
                      <w:kern w:val="0"/>
                      <w:szCs w:val="21"/>
                    </w:rPr>
                    <w:t>注：（1）“信用中国”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ascii="宋体" w:hAnsi="宋体" w:cs="宋体" w:hint="eastAsia"/>
                      <w:kern w:val="0"/>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ascii="宋体" w:hAnsi="宋体" w:cs="宋体" w:hint="eastAsia"/>
                      <w:kern w:val="0"/>
                      <w:szCs w:val="21"/>
                    </w:rPr>
                    <w:t>“深圳信用网”以及“深圳市政府采购监管网”为供应商信用信息的查询渠道，相关信息以开标当日的查询结果为准；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1" w:name="_Hlk72353022"/>
                  <w:r>
                    <w:rPr>
                      <w:rFonts w:ascii="宋体" w:hAnsi="宋体" w:hint="eastAsia"/>
                    </w:rPr>
                    <w:t>投标（上传投标文件）</w:t>
                  </w:r>
                  <w:bookmarkEnd w:id="21"/>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73521635"/>
      <w:bookmarkStart w:id="23" w:name="_Toc100052364"/>
      <w:bookmarkStart w:id="24" w:name="_Toc73517639"/>
      <w:bookmarkStart w:id="25" w:name="_Toc60560625"/>
      <w:bookmarkStart w:id="26" w:name="_Toc73518117"/>
      <w:bookmarkStart w:id="27" w:name="_Toc101074876"/>
      <w:bookmarkStart w:id="28" w:name="_Toc60631620"/>
      <w:bookmarkStart w:id="29" w:name="_Toc7352154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2"/>
            <w:bookmarkEnd w:id="23"/>
            <w:bookmarkEnd w:id="24"/>
            <w:bookmarkEnd w:id="25"/>
            <w:bookmarkEnd w:id="26"/>
            <w:bookmarkEnd w:id="27"/>
            <w:bookmarkEnd w:id="28"/>
            <w:bookmarkEnd w:id="29"/>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深圳市大鹏新区水务局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lang w:val="en-US" w:eastAsia="zh-CN"/>
              </w:rPr>
              <w:t>大鹏</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0" w:name="_Hlk71664860"/>
            <w:r>
              <w:rPr>
                <w:rFonts w:ascii="宋体" w:hAnsi="宋体" w:hint="eastAsia"/>
              </w:rPr>
              <w:t>样品、现场演示、方案讲解</w:t>
            </w:r>
            <w:bookmarkEnd w:id="30"/>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pPr>
            <w:bookmarkStart w:id="32" w:name="_Hlk74239733"/>
            <w:r>
              <w:rPr>
                <w:rFonts w:hint="eastAsia"/>
              </w:rPr>
              <w:t>评标方法</w:t>
            </w:r>
          </w:p>
        </w:tc>
        <w:tc>
          <w:tcPr>
            <w:tcW w:w="4151" w:type="dxa"/>
          </w:tcPr>
          <w:p>
            <w:pPr>
              <w:jc w:val="center"/>
            </w:pPr>
            <w:r>
              <w:rPr>
                <w:rFonts w:hint="eastAsia"/>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候选中标供应商家数</w:t>
            </w:r>
          </w:p>
        </w:tc>
        <w:tc>
          <w:tcPr>
            <w:tcW w:w="4151" w:type="dxa"/>
          </w:tcPr>
          <w:p>
            <w:pPr>
              <w:jc w:val="center"/>
            </w:pPr>
            <w:r>
              <w:rPr>
                <w:rFonts w:hint="eastAsia"/>
              </w:rPr>
              <w:t>3</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中标供应商家数</w:t>
            </w:r>
          </w:p>
        </w:tc>
        <w:tc>
          <w:tcPr>
            <w:tcW w:w="4151" w:type="dxa"/>
          </w:tcPr>
          <w:p>
            <w:pPr>
              <w:jc w:val="center"/>
            </w:pPr>
            <w:r>
              <w:rPr>
                <w:rFonts w:hint="eastAsia"/>
              </w:rPr>
              <w:t>1</w:t>
            </w:r>
          </w:p>
        </w:tc>
      </w:tr>
    </w:tbl>
    <w:p>
      <w:pPr>
        <w:ind w:left="3240"/>
        <w:rPr>
          <w:b/>
        </w:rPr>
      </w:pPr>
      <w:bookmarkEnd w:id="32"/>
    </w:p>
    <w:p>
      <w:pPr>
        <w:ind w:firstLine="420" w:firstLineChars="200"/>
        <w:rPr>
          <w:rFonts w:hint="eastAsia"/>
          <w:b/>
        </w:rPr>
      </w:pPr>
      <w:bookmarkEnd w:id="31"/>
      <w:r>
        <w:rPr>
          <w:rFonts w:hint="eastAsia"/>
          <w:b/>
        </w:rPr>
        <w:t>（二）其他事项</w:t>
      </w:r>
    </w:p>
    <w:p>
      <w:pPr>
        <w:ind w:firstLine="420" w:firstLineChars="200"/>
      </w:pPr>
      <w:r>
        <w:t>1</w:t>
      </w:r>
      <w:r>
        <w:rPr>
          <w:rFonts w:hint="eastAsia"/>
        </w:rPr>
        <w:t>、关于享受优惠政策的主体及价格扣除比例</w:t>
      </w:r>
    </w:p>
    <w:p>
      <w:pPr>
        <w:ind w:firstLine="420" w:firstLineChars="200"/>
      </w:pPr>
      <w:r>
        <w:rPr>
          <w:rFonts w:hint="eastAsia"/>
        </w:rPr>
        <w:t>（1）投标人提供的服务全部均由优惠主体承接，则对其投标总价给予</w:t>
      </w:r>
      <w:r>
        <w:rPr>
          <w:rFonts w:hint="eastAsia"/>
          <w:color w:val="FF0000"/>
          <w:highlight w:val="yellow"/>
          <w:u w:val="single"/>
          <w:lang w:val="en-US" w:eastAsia="zh-CN"/>
        </w:rPr>
        <w:t>10</w:t>
      </w:r>
      <w:r>
        <w:rPr>
          <w:color w:val="FF0000"/>
          <w:highlight w:val="yellow"/>
          <w:u w:val="single"/>
        </w:rPr>
        <w:t>%</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《工业和信息化部、国家统计局、国家发展和改革委员会、财政部关于印发中小企业划型标准规定的通知》（工信部联企业〔2011〕300 号）、</w:t>
      </w:r>
      <w:r>
        <w:rPr>
          <w:rFonts w:ascii="宋体" w:hAnsi="宋体" w:hint="eastAsia"/>
          <w:bCs/>
        </w:rPr>
        <w:t>《</w:t>
      </w:r>
      <w:r>
        <w:rPr>
          <w:rFonts w:ascii="宋体" w:hAnsi="宋体"/>
          <w:bCs/>
        </w:rPr>
        <w:t>统计上大中小微型企业划分办法（2017）</w:t>
      </w:r>
      <w:r>
        <w:rPr>
          <w:rFonts w:ascii="宋体" w:hAnsi="宋体" w:hint="eastAsia"/>
          <w:bCs/>
        </w:rPr>
        <w:t>》（国统字〔2017〕213 号）</w:t>
      </w:r>
      <w:r>
        <w:rPr>
          <w:rFonts w:hint="eastAsia"/>
          <w:lang w:eastAsia="zh-CN"/>
        </w:rPr>
        <w:t>、</w:t>
      </w:r>
      <w:r>
        <w:rPr>
          <w:rFonts w:ascii="宋体" w:eastAsia="宋体" w:hAnsi="宋体" w:cs="宋体" w:hint="eastAsia"/>
          <w:kern w:val="0"/>
          <w:sz w:val="24"/>
          <w:szCs w:val="24"/>
        </w:rPr>
        <w:t>《金融业企业划型标准规定》</w:t>
      </w:r>
      <w:r>
        <w:rPr>
          <w:rFonts w:ascii="宋体" w:eastAsia="宋体" w:hAnsi="宋体" w:cs="宋体" w:hint="eastAsia"/>
          <w:kern w:val="0"/>
          <w:sz w:val="24"/>
          <w:szCs w:val="24"/>
          <w:lang w:eastAsia="zh-CN"/>
        </w:rPr>
        <w:t>（</w:t>
      </w:r>
      <w:r>
        <w:rPr>
          <w:rFonts w:ascii="宋体" w:eastAsia="宋体" w:hAnsi="宋体" w:cs="宋体" w:hint="eastAsia"/>
          <w:kern w:val="0"/>
          <w:sz w:val="24"/>
          <w:szCs w:val="24"/>
        </w:rPr>
        <w:t>银发〔2015〕309号</w:t>
      </w:r>
      <w:r>
        <w:rPr>
          <w:rFonts w:ascii="宋体" w:eastAsia="宋体" w:hAnsi="宋体" w:cs="宋体" w:hint="eastAsia"/>
          <w:kern w:val="0"/>
          <w:sz w:val="24"/>
          <w:szCs w:val="24"/>
          <w:lang w:eastAsia="zh-CN"/>
        </w:rPr>
        <w:t>）</w:t>
      </w:r>
      <w:r>
        <w:rPr>
          <w:rFonts w:ascii="宋体" w:hAnsi="宋体" w:hint="eastAsia"/>
          <w:bCs/>
        </w:rPr>
        <w:t>或国务院批准的其他中小企业划分标准文件</w:t>
      </w:r>
      <w:r>
        <w:rPr>
          <w:rFonts w:hint="eastAsia"/>
        </w:rPr>
        <w:t>，</w:t>
      </w:r>
      <w:bookmarkStart w:id="33" w:name="_Hlk71970739"/>
      <w:r>
        <w:rPr>
          <w:rFonts w:hint="eastAsia"/>
        </w:rPr>
        <w:t>本项目</w:t>
      </w:r>
      <w:bookmarkStart w:id="34" w:name="_Hlk71924718"/>
      <w:r>
        <w:rPr>
          <w:rFonts w:hint="eastAsia"/>
        </w:rPr>
        <w:t>采购标的（服务需求）对应的中小企业划分标准所属行业</w:t>
      </w:r>
      <w:bookmarkEnd w:id="34"/>
      <w:r>
        <w:rPr>
          <w:rFonts w:hint="eastAsia"/>
        </w:rPr>
        <w:t>为</w:t>
      </w:r>
      <w:r>
        <w:rPr>
          <w:rFonts w:hint="eastAsia"/>
          <w:highlight w:val="yellow"/>
          <w:u w:val="single"/>
        </w:rPr>
        <w:t>其他未列明行业</w:t>
      </w:r>
      <w:r>
        <w:rPr>
          <w:rFonts w:hint="eastAsia"/>
        </w:rPr>
        <w:t>。</w:t>
      </w:r>
      <w:bookmarkEnd w:id="33"/>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章“投标文件组成要求及格式”中“</w:t>
      </w:r>
      <w:r>
        <w:rPr>
          <w:rFonts w:hint="eastAsia"/>
          <w:lang w:val="en-US" w:eastAsia="zh-CN"/>
        </w:rPr>
        <w:t>三、</w:t>
      </w:r>
      <w:r>
        <w:rPr>
          <w:rFonts w:hint="eastAsia"/>
        </w:rPr>
        <w:t>投标人情况及资格证明文件”章节提供的格式）。</w:t>
      </w:r>
    </w:p>
    <w:p>
      <w:pPr>
        <w:ind w:firstLine="420" w:firstLineChars="200"/>
      </w:pPr>
      <w:r>
        <w:rPr>
          <w:rFonts w:hint="eastAsia"/>
        </w:rPr>
        <w:t>（4）享受价格扣除获得政府采购合同的，小微企业不得将合同分包给大中型企业。</w:t>
      </w:r>
    </w:p>
    <w:p>
      <w:pPr>
        <w:ind w:firstLine="420" w:firstLineChars="200"/>
      </w:pPr>
    </w:p>
    <w:p>
      <w:pPr>
        <w:pStyle w:val="BodyText"/>
      </w:pPr>
    </w:p>
    <w:p>
      <w:pPr>
        <w:spacing w:line="360" w:lineRule="auto"/>
        <w:ind w:firstLine="420" w:firstLineChars="200"/>
        <w:rPr>
          <w:rFonts w:ascii="宋体" w:hAnsi="宋体" w:cs="宋体"/>
          <w:b/>
          <w:bCs/>
        </w:rPr>
      </w:pPr>
      <w:r>
        <w:rPr>
          <w:rFonts w:ascii="宋体" w:hAnsi="宋体" w:cs="宋体" w:hint="eastAsia"/>
          <w:b/>
          <w:bCs/>
        </w:rPr>
        <w:t>2.关于政府采购订单融资政策</w:t>
      </w:r>
    </w:p>
    <w:p>
      <w:pPr>
        <w:widowControl/>
        <w:ind w:firstLine="420" w:firstLineChars="200"/>
        <w:jc w:val="left"/>
        <w:rPr>
          <w:rFonts w:hint="eastAsia"/>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w:t>
      </w:r>
      <w:r>
        <w:rPr>
          <w:rFonts w:ascii="Times New Roman" w:eastAsia="宋体" w:hAnsi="Times New Roman" w:cs="Times New Roman" w:hint="eastAsia"/>
          <w:color w:val="FF0000"/>
          <w:kern w:val="2"/>
          <w:sz w:val="21"/>
          <w:szCs w:val="24"/>
          <w:lang w:val="en-US" w:eastAsia="zh-CN"/>
        </w:rPr>
        <w:t>深圳要素交易金融服务平台</w:t>
      </w:r>
      <w:r>
        <w:rPr>
          <w:rFonts w:hint="eastAsia"/>
          <w:color w:val="FF0000"/>
        </w:rPr>
        <w:t>（https://finance.szexgrp.com/gtm/web/guarantee/#/），相关政策法规参阅深圳市政府采购监管网（http://zfcg.sz.gov.cn/）信息公开栏目。</w:t>
      </w:r>
    </w:p>
    <w:p>
      <w:pPr>
        <w:ind w:firstLine="420" w:firstLineChars="200"/>
        <w:rPr>
          <w:rFonts w:hint="eastAsia"/>
          <w:color w:val="FF0000"/>
        </w:rPr>
      </w:pPr>
    </w:p>
    <w:p>
      <w:pPr>
        <w:ind w:firstLine="420" w:firstLineChars="200"/>
        <w:rPr>
          <w:rFonts w:ascii="仿宋_GB2312" w:hAnsi="仿宋_GB2312" w:cs="仿宋_GB2312"/>
          <w:b/>
          <w:bCs/>
          <w:color w:val="FF0000"/>
          <w:sz w:val="32"/>
          <w:szCs w:val="32"/>
        </w:rPr>
      </w:pPr>
      <w:r>
        <w:rPr>
          <w:rFonts w:hint="eastAsia"/>
          <w:b/>
          <w:bCs/>
          <w:color w:val="FF0000"/>
        </w:rPr>
        <w:t>3、</w:t>
      </w:r>
      <w:bookmarkStart w:id="35" w:name="_Hlk72594729"/>
      <w:bookmarkStart w:id="36" w:name="_Hlk76855768"/>
      <w:r>
        <w:rPr>
          <w:rFonts w:ascii="宋体" w:hAnsi="宋体"/>
          <w:b/>
          <w:bCs/>
          <w:color w:val="FF0000"/>
        </w:rPr>
        <w:t>本项目为代理服务项目，将向中标供应商收取代理服务费</w:t>
      </w:r>
    </w:p>
    <w:p>
      <w:pPr>
        <w:ind w:firstLine="420" w:firstLineChars="200"/>
      </w:pPr>
      <w:bookmarkEnd w:id="35"/>
      <w:bookmarkEnd w:id="36"/>
      <w:r>
        <w:rPr>
          <w:rFonts w:hint="eastAsia"/>
        </w:rPr>
        <w:t>中标供应商在领取《中标通知书》之前须向深圳公共资源交易中心（深圳交易集团有限公司</w:t>
      </w:r>
      <w:r>
        <w:rPr>
          <w:rFonts w:hint="eastAsia"/>
          <w:lang w:val="en-US" w:eastAsia="zh-CN"/>
        </w:rPr>
        <w:t>大鹏</w:t>
      </w:r>
      <w:r>
        <w:rPr>
          <w:rFonts w:hint="eastAsia"/>
        </w:rPr>
        <w:t>分公司）交纳代理服务费。若因中标供应商交纳代理服务费所产生的时间影响到合同签订的，由中标供应商自行承担责任。代理服务费标准参照</w:t>
      </w:r>
      <w:r>
        <w:rPr>
          <w:rFonts w:hint="eastAsia"/>
          <w:lang w:val="en-US" w:eastAsia="zh-CN"/>
        </w:rPr>
        <w:t>下列</w:t>
      </w:r>
      <w:r>
        <w:rPr>
          <w:rFonts w:hint="eastAsia"/>
        </w:rPr>
        <w:t>标准收取。本项目类型为</w:t>
      </w:r>
      <w:r>
        <w:rPr>
          <w:rFonts w:hint="eastAsia"/>
          <w:b/>
          <w:bCs/>
          <w:lang w:val="en-US" w:eastAsia="zh-CN"/>
        </w:rPr>
        <w:t>服务</w:t>
      </w:r>
      <w:r>
        <w:rPr>
          <w:rFonts w:hint="eastAsia"/>
          <w:b/>
        </w:rPr>
        <w:t>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pPr>
        <w:ind w:firstLine="420" w:firstLineChars="200"/>
      </w:pPr>
      <w:r>
        <w:rPr>
          <w:rFonts w:hint="eastAsia"/>
        </w:rPr>
        <w:t>2.对于报总价的采购类项目，成交价为成交金额；对于报单价或折扣或费</w:t>
      </w:r>
    </w:p>
    <w:p>
      <w:pPr>
        <w:ind w:firstLine="420" w:firstLineChars="200"/>
      </w:pPr>
      <w:r>
        <w:rPr>
          <w:rFonts w:hint="eastAsia"/>
        </w:rPr>
        <w:t>率的采购类项目，成交价为预算上限金额或经委托方与代理方确定的支付上限金额。</w:t>
      </w: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（三）成交供应商成交后，必须按规定采用银行对公转账方式向深圳交易集团有限公司直接交纳代理服务费，交纳信息及要求按以下规定执行：</w:t>
      </w:r>
    </w:p>
    <w:p>
      <w:pPr>
        <w:ind w:firstLine="420" w:firstLineChars="200"/>
      </w:pPr>
      <w:r>
        <w:rPr>
          <w:rFonts w:hint="eastAsia"/>
        </w:rPr>
        <w:t>经营性账户信息如下：</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账户名称：深圳交易集团有限公司</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银行名称：中国民生银行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开户行：民生银行深圳五洲支行</w:t>
      </w:r>
    </w:p>
    <w:p>
      <w:pPr>
        <w:ind w:firstLine="420" w:firstLineChars="200"/>
        <w:rPr>
          <w:rFonts w:hint="eastAsia"/>
        </w:rPr>
      </w:pPr>
      <w:r>
        <w:rPr>
          <w:rFonts w:hint="eastAsia"/>
          <w:b/>
          <w:bCs/>
          <w:highlight w:val="yellow"/>
        </w:rPr>
        <w:t>银行账号：632770609</w:t>
      </w:r>
    </w:p>
    <w:p>
      <w:pPr>
        <w:ind w:firstLine="420" w:firstLineChars="200"/>
      </w:pPr>
      <w:r>
        <w:rPr>
          <w:rFonts w:hint="eastAsia"/>
        </w:rPr>
        <w:t>转账备注：项目编号</w:t>
      </w:r>
    </w:p>
    <w:p>
      <w:pPr>
        <w:pStyle w:val="BodyText"/>
        <w:rPr>
          <w:b/>
        </w:rPr>
      </w:pPr>
    </w:p>
    <w:p>
      <w:pPr>
        <w:rPr>
          <w:b/>
        </w:rPr>
      </w:pPr>
    </w:p>
    <w:p>
      <w:pPr>
        <w:rPr>
          <w:b/>
        </w:rPr>
      </w:pPr>
    </w:p>
    <w:p>
      <w:pPr>
        <w:rPr>
          <w:rFonts w:hint="eastAsia"/>
          <w:sz w:val="28"/>
          <w:szCs w:val="28"/>
        </w:rPr>
      </w:pPr>
      <w:bookmarkStart w:id="37"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 xml:space="preserve"> </w:t>
      </w:r>
      <w:r>
        <w:rPr>
          <w:szCs w:val="24"/>
        </w:rPr>
        <w:t xml:space="preserve"> </w:t>
      </w: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88"/>
        <w:gridCol w:w="2656"/>
        <w:gridCol w:w="185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Cs/>
                <w:szCs w:val="21"/>
              </w:rPr>
            </w:pPr>
            <w:r>
              <w:rPr>
                <w:rFonts w:hint="eastAsia"/>
                <w:bCs/>
                <w:szCs w:val="21"/>
              </w:rPr>
              <w:t>序号</w:t>
            </w:r>
          </w:p>
        </w:tc>
        <w:tc>
          <w:tcPr>
            <w:tcW w:w="1523" w:type="pct"/>
            <w:vAlign w:val="center"/>
          </w:tcPr>
          <w:p>
            <w:pPr>
              <w:jc w:val="center"/>
              <w:rPr>
                <w:bCs/>
                <w:szCs w:val="21"/>
              </w:rPr>
            </w:pPr>
            <w:r>
              <w:rPr>
                <w:rFonts w:hint="eastAsia"/>
                <w:szCs w:val="21"/>
              </w:rPr>
              <w:t>采购计划编号</w:t>
            </w:r>
          </w:p>
        </w:tc>
        <w:tc>
          <w:tcPr>
            <w:tcW w:w="1848" w:type="pct"/>
            <w:vAlign w:val="center"/>
          </w:tcPr>
          <w:p>
            <w:pPr>
              <w:jc w:val="center"/>
              <w:rPr>
                <w:bCs/>
                <w:szCs w:val="21"/>
              </w:rPr>
            </w:pPr>
            <w:r>
              <w:rPr>
                <w:rFonts w:hint="eastAsia"/>
                <w:bCs/>
                <w:szCs w:val="21"/>
              </w:rPr>
              <w:t>采购项目名称</w:t>
            </w:r>
          </w:p>
        </w:tc>
        <w:tc>
          <w:tcPr>
            <w:tcW w:w="1378" w:type="pct"/>
            <w:vAlign w:val="center"/>
          </w:tcPr>
          <w:p>
            <w:pPr>
              <w:jc w:val="center"/>
              <w:rPr>
                <w:b/>
                <w:bCs/>
                <w:color w:val="FF0000"/>
                <w:szCs w:val="21"/>
              </w:rPr>
            </w:pPr>
            <w:r>
              <w:rPr>
                <w:rFonts w:hint="eastAsia"/>
                <w:b/>
                <w:bCs/>
                <w:color w:val="FF0000"/>
                <w:szCs w:val="21"/>
              </w:rPr>
              <w:t>财政预算限额（元）</w:t>
            </w:r>
          </w:p>
        </w:tc>
      </w:tr>
      <w:tr>
        <w:tblPrEx>
          <w:tblW w:w="4998" w:type="pct"/>
          <w:tblInd w:w="0" w:type="dxa"/>
          <w:tblCellMar>
            <w:top w:w="0" w:type="dxa"/>
            <w:left w:w="108" w:type="dxa"/>
            <w:bottom w:w="0" w:type="dxa"/>
            <w:right w:w="108" w:type="dxa"/>
          </w:tblCellMar>
        </w:tblPrEx>
        <w:trPr>
          <w:trHeight w:val="290"/>
        </w:trPr>
        <w:tc>
          <w:tcPr>
            <w:tcW w:w="249" w:type="pct"/>
            <w:vAlign w:val="center"/>
          </w:tcPr>
          <w:p>
            <w:pPr>
              <w:jc w:val="center"/>
              <w:rPr>
                <w:bCs/>
                <w:color w:val="FF0000"/>
                <w:szCs w:val="21"/>
              </w:rPr>
            </w:pPr>
            <w:r>
              <w:rPr>
                <w:rFonts w:hint="eastAsia"/>
                <w:bCs/>
                <w:color w:val="FF0000"/>
                <w:szCs w:val="21"/>
              </w:rPr>
              <w:t>1</w:t>
            </w:r>
          </w:p>
        </w:tc>
        <w:tc>
          <w:tcPr>
            <w:tcW w:w="1523" w:type="pct"/>
            <w:vAlign w:val="center"/>
          </w:tcPr>
          <w:p>
            <w:pPr>
              <w:jc w:val="center"/>
              <w:rPr>
                <w:ins w:id="38" w:author="MusicTing" w:date="2024-04-11T10:50:52Z"/>
                <w:rFonts w:hint="eastAsia"/>
                <w:b/>
                <w:bCs/>
                <w:color w:val="FF0000"/>
                <w:szCs w:val="21"/>
              </w:rPr>
            </w:pPr>
            <w:ins w:id="39" w:author="MusicTing" w:date="2024-04-11T10:50:52Z">
              <w:r>
                <w:rPr>
                  <w:rFonts w:hint="default"/>
                  <w:b/>
                  <w:bCs/>
                  <w:color w:val="FF0000"/>
                  <w:szCs w:val="21"/>
                  <w:lang w:val="en-US" w:eastAsia="zh-CN"/>
                </w:rPr>
                <w:t>PLAN-2024-440312000-010001-05422</w:t>
              </w:r>
            </w:ins>
          </w:p>
          <w:p>
            <w:pPr>
              <w:jc w:val="center"/>
              <w:rPr>
                <w:rFonts w:hint="eastAsia"/>
                <w:b/>
                <w:bCs/>
                <w:color w:val="FF0000"/>
                <w:szCs w:val="21"/>
              </w:rPr>
            </w:pPr>
            <w:r>
              <w:rPr>
                <w:rFonts w:hint="eastAsia"/>
                <w:b/>
                <w:bCs/>
                <w:color w:val="FF0000"/>
                <w:szCs w:val="21"/>
              </w:rPr>
              <w:t>PLAN-2024-440312000-010001-05421</w:t>
            </w:r>
          </w:p>
        </w:tc>
        <w:tc>
          <w:tcPr>
            <w:tcW w:w="1848" w:type="pct"/>
            <w:vAlign w:val="center"/>
          </w:tcPr>
          <w:p>
            <w:pPr>
              <w:jc w:val="center"/>
              <w:rPr>
                <w:b/>
                <w:bCs/>
                <w:color w:val="FF0000"/>
                <w:szCs w:val="21"/>
              </w:rPr>
            </w:pPr>
            <w:r>
              <w:rPr>
                <w:rFonts w:hint="eastAsia"/>
                <w:b/>
                <w:bCs/>
                <w:color w:val="FF0000"/>
                <w:szCs w:val="21"/>
              </w:rPr>
              <w:t>大鹏新区全面推行“河长制湖长制”管理技术咨询服务项目</w:t>
            </w:r>
          </w:p>
        </w:tc>
        <w:tc>
          <w:tcPr>
            <w:tcW w:w="1378" w:type="pct"/>
            <w:vAlign w:val="center"/>
          </w:tcPr>
          <w:p>
            <w:pPr>
              <w:jc w:val="center"/>
              <w:rPr>
                <w:rFonts w:hint="default"/>
                <w:bCs/>
                <w:color w:val="FF0000"/>
                <w:szCs w:val="21"/>
                <w:lang w:val="en-US"/>
              </w:rPr>
            </w:pPr>
            <w:r>
              <w:rPr>
                <w:rFonts w:ascii="仿宋" w:eastAsia="仿宋" w:hAnsi="仿宋" w:hint="eastAsia"/>
                <w:szCs w:val="21"/>
                <w:lang w:val="en-US" w:eastAsia="zh-CN"/>
              </w:rPr>
              <w:t>1710000</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二、项目概况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eastAsia="zh-CN"/>
        </w:rPr>
        <w:t>为深入贯彻落实中央和省委决策部署，进一步加强河湖管理保护工作，《深圳市全面推行河长制方案》明确提出，“</w:t>
      </w:r>
      <w:r>
        <w:rPr>
          <w:rFonts w:ascii="宋体" w:eastAsia="宋体" w:hAnsi="宋体" w:cs="宋体" w:hint="eastAsia"/>
          <w:bCs/>
          <w:sz w:val="21"/>
          <w:szCs w:val="21"/>
          <w:lang w:val="en-US" w:eastAsia="zh-CN"/>
        </w:rPr>
        <w:t>各单位</w:t>
      </w:r>
      <w:r>
        <w:rPr>
          <w:rFonts w:ascii="宋体" w:eastAsia="宋体" w:hAnsi="宋体" w:cs="宋体" w:hint="eastAsia"/>
          <w:bCs/>
          <w:sz w:val="21"/>
          <w:szCs w:val="21"/>
          <w:lang w:eastAsia="zh-CN"/>
        </w:rPr>
        <w:t>要加大财政资金统筹使用和管理力度，将河长制办公经费列入各级财政预算，保障信息平台建设与维护、第三方评估等所需资金”。</w:t>
      </w:r>
      <w:r>
        <w:rPr>
          <w:rFonts w:ascii="宋体" w:eastAsia="宋体" w:hAnsi="宋体" w:cs="宋体" w:hint="eastAsia"/>
          <w:bCs/>
          <w:sz w:val="21"/>
          <w:szCs w:val="21"/>
          <w:lang w:val="en-US" w:eastAsia="zh-CN"/>
        </w:rPr>
        <w:t>根据</w:t>
      </w:r>
      <w:r>
        <w:rPr>
          <w:rFonts w:ascii="宋体" w:eastAsia="宋体" w:hAnsi="宋体" w:cs="宋体" w:hint="eastAsia"/>
          <w:bCs/>
          <w:sz w:val="21"/>
          <w:szCs w:val="21"/>
          <w:lang w:eastAsia="zh-CN"/>
        </w:rPr>
        <w:t>《大鹏新区全面推行河长制总体实施方案（</w:t>
      </w:r>
      <w:r>
        <w:rPr>
          <w:rFonts w:ascii="宋体" w:eastAsia="宋体" w:hAnsi="宋体" w:cs="宋体" w:hint="eastAsia"/>
          <w:bCs/>
          <w:sz w:val="21"/>
          <w:szCs w:val="21"/>
          <w:lang w:val="en-US" w:eastAsia="zh-CN"/>
        </w:rPr>
        <w:t>修订</w:t>
      </w:r>
      <w:r>
        <w:rPr>
          <w:rFonts w:ascii="宋体" w:eastAsia="宋体" w:hAnsi="宋体" w:cs="宋体" w:hint="eastAsia"/>
          <w:bCs/>
          <w:sz w:val="21"/>
          <w:szCs w:val="21"/>
          <w:lang w:eastAsia="zh-CN"/>
        </w:rPr>
        <w:t>）》</w:t>
      </w:r>
      <w:r>
        <w:rPr>
          <w:rFonts w:ascii="宋体" w:eastAsia="宋体" w:hAnsi="宋体" w:cs="宋体" w:hint="eastAsia"/>
          <w:bCs/>
          <w:sz w:val="21"/>
          <w:szCs w:val="21"/>
          <w:lang w:val="en-US" w:eastAsia="zh-CN"/>
        </w:rPr>
        <w:t>要求，</w:t>
      </w:r>
      <w:r>
        <w:rPr>
          <w:rFonts w:ascii="宋体" w:eastAsia="宋体" w:hAnsi="宋体" w:cs="宋体" w:hint="eastAsia"/>
          <w:bCs/>
          <w:sz w:val="21"/>
          <w:szCs w:val="21"/>
        </w:rPr>
        <w:t>新区</w:t>
      </w:r>
      <w:r>
        <w:rPr>
          <w:rFonts w:ascii="宋体" w:eastAsia="宋体" w:hAnsi="宋体" w:cs="宋体" w:hint="eastAsia"/>
          <w:bCs/>
          <w:sz w:val="21"/>
          <w:szCs w:val="21"/>
          <w:lang w:val="en-US" w:eastAsia="zh-CN"/>
        </w:rPr>
        <w:t>59</w:t>
      </w:r>
      <w:r>
        <w:rPr>
          <w:rFonts w:ascii="宋体" w:eastAsia="宋体" w:hAnsi="宋体" w:cs="宋体" w:hint="eastAsia"/>
          <w:bCs/>
          <w:sz w:val="21"/>
          <w:szCs w:val="21"/>
        </w:rPr>
        <w:t>条河道、25座水库、6座山塘、8</w:t>
      </w:r>
      <w:r>
        <w:rPr>
          <w:rFonts w:ascii="宋体" w:eastAsia="宋体" w:hAnsi="宋体" w:cs="宋体" w:hint="eastAsia"/>
          <w:bCs/>
          <w:sz w:val="21"/>
          <w:szCs w:val="21"/>
          <w:lang w:val="en-US" w:eastAsia="zh-CN"/>
        </w:rPr>
        <w:t>8</w:t>
      </w:r>
      <w:r>
        <w:rPr>
          <w:rFonts w:ascii="宋体" w:eastAsia="宋体" w:hAnsi="宋体" w:cs="宋体" w:hint="eastAsia"/>
          <w:bCs/>
          <w:sz w:val="21"/>
          <w:szCs w:val="21"/>
        </w:rPr>
        <w:t>条小微水体等纳入河长制湖长制实施范围</w:t>
      </w:r>
      <w:r>
        <w:rPr>
          <w:rFonts w:ascii="宋体" w:eastAsia="宋体" w:hAnsi="宋体" w:cs="宋体" w:hint="eastAsia"/>
          <w:bCs/>
          <w:sz w:val="21"/>
          <w:szCs w:val="21"/>
          <w:lang w:eastAsia="zh-CN"/>
        </w:rPr>
        <w:t>，新区全面推行河长制</w:t>
      </w:r>
      <w:r>
        <w:rPr>
          <w:rFonts w:ascii="宋体" w:eastAsia="宋体" w:hAnsi="宋体" w:cs="宋体" w:hint="eastAsia"/>
          <w:bCs/>
          <w:sz w:val="21"/>
          <w:szCs w:val="21"/>
          <w:lang w:val="en-US" w:eastAsia="zh-CN"/>
        </w:rPr>
        <w:t>工作领导小组</w:t>
      </w:r>
      <w:r>
        <w:rPr>
          <w:rFonts w:ascii="宋体" w:eastAsia="宋体" w:hAnsi="宋体" w:cs="宋体" w:hint="eastAsia"/>
          <w:bCs/>
          <w:sz w:val="21"/>
          <w:szCs w:val="21"/>
          <w:lang w:eastAsia="zh-CN"/>
        </w:rPr>
        <w:t>办公室设在新区水务局。</w:t>
      </w:r>
    </w:p>
    <w:p>
      <w:pPr>
        <w:rPr>
          <w:rFonts w:ascii="宋体" w:hAnsi="宋体"/>
          <w:b/>
          <w:color w:val="FF0000"/>
          <w:szCs w:val="21"/>
        </w:rPr>
      </w:pPr>
      <w:r>
        <w:rPr>
          <w:rFonts w:ascii="宋体" w:eastAsia="宋体" w:hAnsi="宋体" w:cs="宋体" w:hint="eastAsia"/>
          <w:bCs/>
          <w:sz w:val="21"/>
          <w:szCs w:val="21"/>
          <w:lang w:val="en-US" w:eastAsia="zh-CN"/>
        </w:rPr>
        <w:t>根据中央和省、市关于河湖长制工作部署，</w:t>
      </w:r>
      <w:r>
        <w:rPr>
          <w:rFonts w:ascii="宋体" w:eastAsia="宋体" w:hAnsi="宋体" w:cs="宋体" w:hint="eastAsia"/>
          <w:bCs/>
          <w:sz w:val="21"/>
          <w:szCs w:val="21"/>
          <w:lang w:eastAsia="zh-CN"/>
        </w:rPr>
        <w:t>为</w:t>
      </w:r>
      <w:r>
        <w:rPr>
          <w:rFonts w:ascii="宋体" w:eastAsia="宋体" w:hAnsi="宋体" w:cs="宋体" w:hint="eastAsia"/>
          <w:bCs/>
          <w:sz w:val="21"/>
          <w:szCs w:val="21"/>
          <w:lang w:val="en-US" w:eastAsia="zh-CN"/>
        </w:rPr>
        <w:t>全面深入推进新区河湖长制工作从“有名”“有实”到“有能”“有效”，持续提升新区河湖管理水平，新区水务局在部门预算中安排专项经费，委托专业技术单位协助开展河长制湖长制工作。</w:t>
      </w:r>
    </w:p>
    <w:p>
      <w:pPr>
        <w:pStyle w:val="Heading2"/>
        <w:spacing w:before="120" w:beforeLines="50" w:after="120" w:afterLines="50"/>
        <w:rPr>
          <w:szCs w:val="24"/>
        </w:rPr>
      </w:pPr>
      <w:r>
        <w:rPr>
          <w:rFonts w:hint="eastAsia"/>
          <w:szCs w:val="24"/>
        </w:rPr>
        <w:t>三、</w:t>
      </w:r>
      <w:bookmarkStart w:id="40" w:name="_Hlk72073432"/>
      <w:r>
        <w:rPr>
          <w:rFonts w:hint="eastAsia"/>
          <w:szCs w:val="24"/>
        </w:rPr>
        <w:t>服务需求明细</w:t>
      </w:r>
      <w:bookmarkEnd w:id="40"/>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65"/>
        <w:gridCol w:w="2870"/>
        <w:gridCol w:w="426"/>
        <w:gridCol w:w="1239"/>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433" w:type="pct"/>
            <w:vAlign w:val="center"/>
          </w:tcPr>
          <w:p>
            <w:pPr>
              <w:jc w:val="center"/>
              <w:rPr>
                <w:bCs/>
                <w:szCs w:val="21"/>
              </w:rPr>
            </w:pPr>
            <w:r>
              <w:rPr>
                <w:rFonts w:hint="eastAsia"/>
                <w:bCs/>
                <w:szCs w:val="21"/>
              </w:rPr>
              <w:t>序号</w:t>
            </w:r>
          </w:p>
        </w:tc>
        <w:tc>
          <w:tcPr>
            <w:tcW w:w="699" w:type="pct"/>
            <w:vAlign w:val="center"/>
          </w:tcPr>
          <w:p>
            <w:pPr>
              <w:jc w:val="center"/>
              <w:rPr>
                <w:bCs/>
                <w:szCs w:val="21"/>
              </w:rPr>
            </w:pPr>
            <w:r>
              <w:rPr>
                <w:rFonts w:hint="eastAsia"/>
                <w:szCs w:val="21"/>
              </w:rPr>
              <w:t>采购计划编号</w:t>
            </w:r>
          </w:p>
        </w:tc>
        <w:tc>
          <w:tcPr>
            <w:tcW w:w="2195" w:type="pct"/>
            <w:vAlign w:val="center"/>
          </w:tcPr>
          <w:p>
            <w:pPr>
              <w:jc w:val="center"/>
              <w:rPr>
                <w:bCs/>
                <w:szCs w:val="21"/>
              </w:rPr>
            </w:pPr>
            <w:r>
              <w:rPr>
                <w:rFonts w:hint="eastAsia"/>
                <w:bCs/>
                <w:szCs w:val="21"/>
              </w:rPr>
              <w:t>服务需求名称（标的名称）</w:t>
            </w:r>
          </w:p>
        </w:tc>
        <w:tc>
          <w:tcPr>
            <w:tcW w:w="477" w:type="pct"/>
            <w:vAlign w:val="center"/>
          </w:tcPr>
          <w:p>
            <w:pPr>
              <w:jc w:val="center"/>
              <w:rPr>
                <w:bCs/>
                <w:szCs w:val="21"/>
              </w:rPr>
            </w:pPr>
            <w:r>
              <w:rPr>
                <w:rFonts w:hint="eastAsia"/>
                <w:bCs/>
                <w:szCs w:val="21"/>
              </w:rPr>
              <w:t>数量</w:t>
            </w:r>
          </w:p>
        </w:tc>
        <w:tc>
          <w:tcPr>
            <w:tcW w:w="1195" w:type="pct"/>
            <w:vAlign w:val="center"/>
          </w:tcPr>
          <w:p>
            <w:pPr>
              <w:jc w:val="center"/>
              <w:rPr>
                <w:bCs/>
                <w:szCs w:val="21"/>
              </w:rPr>
            </w:pPr>
            <w:r>
              <w:rPr>
                <w:rFonts w:hint="eastAsia"/>
                <w:bCs/>
                <w:szCs w:val="21"/>
              </w:rPr>
              <w:t>单位</w:t>
            </w:r>
          </w:p>
        </w:tc>
      </w:tr>
      <w:tr>
        <w:tblPrEx>
          <w:tblW w:w="4998" w:type="pct"/>
          <w:tblInd w:w="0" w:type="dxa"/>
          <w:tblCellMar>
            <w:top w:w="0" w:type="dxa"/>
            <w:left w:w="108" w:type="dxa"/>
            <w:bottom w:w="0" w:type="dxa"/>
            <w:right w:w="108" w:type="dxa"/>
          </w:tblCellMar>
        </w:tblPrEx>
        <w:trPr>
          <w:trHeight w:val="170"/>
        </w:trPr>
        <w:tc>
          <w:tcPr>
            <w:tcW w:w="433" w:type="pct"/>
            <w:vAlign w:val="center"/>
          </w:tcPr>
          <w:p>
            <w:pPr>
              <w:jc w:val="center"/>
              <w:rPr>
                <w:bCs/>
                <w:szCs w:val="21"/>
              </w:rPr>
            </w:pPr>
            <w:r>
              <w:rPr>
                <w:rFonts w:hint="eastAsia"/>
                <w:bCs/>
                <w:szCs w:val="21"/>
              </w:rPr>
              <w:t>1</w:t>
            </w:r>
          </w:p>
        </w:tc>
        <w:tc>
          <w:tcPr>
            <w:tcW w:w="699" w:type="pct"/>
            <w:vAlign w:val="center"/>
          </w:tcPr>
          <w:p>
            <w:pPr>
              <w:jc w:val="center"/>
              <w:rPr>
                <w:rFonts w:hint="eastAsia"/>
                <w:bCs/>
                <w:szCs w:val="21"/>
              </w:rPr>
            </w:pPr>
            <w:r>
              <w:rPr>
                <w:rFonts w:hint="eastAsia"/>
                <w:bCs/>
                <w:szCs w:val="21"/>
              </w:rPr>
              <w:t>PLAN-2024-440312000-010001-05422</w:t>
            </w:r>
          </w:p>
          <w:p>
            <w:pPr>
              <w:jc w:val="center"/>
              <w:rPr>
                <w:bCs/>
                <w:szCs w:val="21"/>
              </w:rPr>
            </w:pPr>
            <w:r>
              <w:rPr>
                <w:rFonts w:hint="eastAsia"/>
                <w:bCs/>
                <w:szCs w:val="21"/>
              </w:rPr>
              <w:t>PLAN-2024-440312000-010001-05421</w:t>
            </w:r>
          </w:p>
        </w:tc>
        <w:tc>
          <w:tcPr>
            <w:tcW w:w="2195" w:type="pct"/>
            <w:vAlign w:val="center"/>
          </w:tcPr>
          <w:p>
            <w:pPr>
              <w:jc w:val="center"/>
              <w:rPr>
                <w:bCs/>
                <w:szCs w:val="21"/>
              </w:rPr>
            </w:pPr>
            <w:r>
              <w:rPr>
                <w:rFonts w:hint="eastAsia"/>
                <w:bCs/>
                <w:szCs w:val="21"/>
              </w:rPr>
              <w:t>大鹏新区全面推行“河长制湖长制”管理技术咨询服务项目</w:t>
            </w:r>
          </w:p>
        </w:tc>
        <w:tc>
          <w:tcPr>
            <w:tcW w:w="477" w:type="pct"/>
            <w:vAlign w:val="center"/>
          </w:tcPr>
          <w:p>
            <w:pPr>
              <w:jc w:val="center"/>
              <w:rPr>
                <w:rFonts w:eastAsia="宋体" w:hint="eastAsia"/>
                <w:bCs/>
                <w:szCs w:val="21"/>
                <w:lang w:eastAsia="zh-CN"/>
              </w:rPr>
            </w:pPr>
            <w:r>
              <w:rPr>
                <w:rFonts w:hint="eastAsia"/>
                <w:lang w:val="en-US" w:eastAsia="zh-CN"/>
              </w:rPr>
              <w:t>1</w:t>
            </w:r>
          </w:p>
        </w:tc>
        <w:tc>
          <w:tcPr>
            <w:tcW w:w="1195" w:type="pct"/>
            <w:vAlign w:val="center"/>
          </w:tcPr>
          <w:p>
            <w:pPr>
              <w:jc w:val="center"/>
              <w:rPr>
                <w:rFonts w:eastAsia="宋体" w:hint="eastAsia"/>
                <w:bCs/>
                <w:szCs w:val="21"/>
                <w:lang w:val="en-US" w:eastAsia="zh-CN"/>
              </w:rPr>
            </w:pPr>
            <w:r>
              <w:rPr>
                <w:rFonts w:hint="eastAsia"/>
                <w:bCs/>
                <w:szCs w:val="21"/>
                <w:lang w:val="en-US" w:eastAsia="zh-CN"/>
              </w:rPr>
              <w:t>项</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8"/>
        <w:gridCol w:w="1719"/>
        <w:gridCol w:w="6089"/>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1" w:type="pct"/>
            <w:vAlign w:val="center"/>
          </w:tcPr>
          <w:p>
            <w:pPr>
              <w:adjustRightInd w:val="0"/>
              <w:snapToGrid w:val="0"/>
              <w:spacing w:line="360" w:lineRule="auto"/>
              <w:jc w:val="center"/>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4578" w:type="pct"/>
            <w:gridSpan w:val="2"/>
          </w:tcPr>
          <w:p>
            <w:pPr>
              <w:adjustRightInd w:val="0"/>
              <w:snapToGrid w:val="0"/>
              <w:spacing w:line="360" w:lineRule="auto"/>
              <w:jc w:val="center"/>
              <w:rPr>
                <w:rFonts w:ascii="宋体" w:eastAsia="宋体" w:hAnsi="宋体" w:cs="宋体" w:hint="eastAsia"/>
                <w:kern w:val="0"/>
                <w:sz w:val="21"/>
                <w:szCs w:val="21"/>
              </w:rPr>
            </w:pPr>
            <w:r>
              <w:rPr>
                <w:rFonts w:ascii="宋体" w:eastAsia="宋体" w:hAnsi="宋体" w:cs="宋体" w:hint="eastAsia"/>
                <w:kern w:val="0"/>
                <w:sz w:val="21"/>
                <w:szCs w:val="21"/>
              </w:rPr>
              <w:t>实质性条款具体内容</w:t>
            </w:r>
          </w:p>
        </w:tc>
      </w:tr>
      <w:tr>
        <w:tblPrEx>
          <w:tblW w:w="4998" w:type="pct"/>
          <w:tblInd w:w="0" w:type="dxa"/>
          <w:tblCellMar>
            <w:top w:w="0" w:type="dxa"/>
            <w:left w:w="108" w:type="dxa"/>
            <w:bottom w:w="0" w:type="dxa"/>
            <w:right w:w="108" w:type="dxa"/>
          </w:tblCellMar>
        </w:tblPrEx>
        <w:tc>
          <w:tcPr>
            <w:tcW w:w="421" w:type="pct"/>
            <w:vAlign w:val="center"/>
          </w:tcPr>
          <w:p>
            <w:pPr>
              <w:adjustRightInd w:val="0"/>
              <w:snapToGrid w:val="0"/>
              <w:spacing w:line="360" w:lineRule="auto"/>
              <w:jc w:val="center"/>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1008" w:type="pct"/>
            <w:vAlign w:val="center"/>
          </w:tcPr>
          <w:p>
            <w:pPr>
              <w:rPr>
                <w:rFonts w:ascii="宋体" w:eastAsia="宋体" w:hAnsi="宋体" w:cs="宋体" w:hint="eastAsia"/>
                <w:kern w:val="0"/>
                <w:sz w:val="21"/>
                <w:szCs w:val="21"/>
              </w:rPr>
            </w:pPr>
            <w:r>
              <w:rPr>
                <w:rFonts w:ascii="宋体" w:eastAsia="宋体" w:hAnsi="宋体" w:cs="宋体" w:hint="eastAsia"/>
                <w:bCs/>
                <w:sz w:val="21"/>
                <w:szCs w:val="21"/>
              </w:rPr>
              <w:t>服务内容★</w:t>
            </w:r>
          </w:p>
        </w:tc>
        <w:tc>
          <w:tcPr>
            <w:tcW w:w="3570" w:type="pct"/>
            <w:vAlign w:val="center"/>
          </w:tcPr>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rPr>
              <w:t>2.1</w:t>
            </w:r>
            <w:r>
              <w:rPr>
                <w:rFonts w:ascii="宋体" w:eastAsia="宋体" w:hAnsi="宋体" w:cs="宋体" w:hint="eastAsia"/>
                <w:bCs/>
                <w:sz w:val="21"/>
                <w:szCs w:val="21"/>
                <w:lang w:val="en-US" w:eastAsia="zh-CN"/>
              </w:rPr>
              <w:t>河湖长制技术支撑工作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2.1.1.根据省、市河长办工作要求，以河流为单位，修编新区59条河一河（湖）一档相关成果；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2.1.2.根据《深圳市生态清洁小流域建设工作方案（2023-2025年）》，按照市生态清洁小流域评价标准，组织对新区14个生态清洁小流域进行全面调查，开展生态清洁小流域自评工作，对不达标的组织做好整改完善；</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2.1.3.完成新区59条河流名录成果标绘工作，对照水利部系统要求开展合规性技术审查，并完成系统上传和问题修改；</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2.1.4.对新区河湖管理保护过程中发现的技术性问题，组织专家或技术团队现场踏勘研究，出具专门方案或专家意见，全年不少于5次（根据实际需要动态调整）；</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2.1.5.协助开展碧道考核、碧道认定及建设评价等相关工作。对新区碧道建设中的重难点问题提供技术咨询服务，全年不少于5次（根据实际需要动态调整）；</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2.1.6.按照省、市河长办工作要求，以河流为单位，编制（修编）新区59条河流“一河一策”报告；</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2.1.7.河湖管理等其他技术支撑工作。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2.2河湖长制日常管理工作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2.2.1.协助河湖长履行河长职责，根据河湖长要求，筹备河长巡河全年度不少于132次，完成巡河问题建档及督导检查等工作；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2.2.2.结合清四乱、非法采砂、遥感图斑复核等专项行动，定期对新区59条河流、25座水库、6个山塘、88个小微水体进行督查检查，建立检查台账，做好统筹督办、跟踪上报等工作，全年巡河（湖）天数不少于120天；</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2.2.3.协助开展清漂专项行动，制定“清漂”工作方案；建立清漂、巡河、河长公示牌、交办事项、投诉等工作台账；建立并定期更新新区河（湖）长三级名录，小微水体三级名录</w:t>
            </w:r>
            <w:r>
              <w:rPr>
                <w:rFonts w:ascii="宋体" w:eastAsia="宋体" w:hAnsi="宋体" w:cs="宋体" w:hint="eastAsia"/>
                <w:bCs/>
                <w:sz w:val="21"/>
                <w:szCs w:val="21"/>
                <w:lang w:eastAsia="zh-CN"/>
              </w:rPr>
              <w:t>；</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2.2.4.</w:t>
            </w:r>
            <w:r>
              <w:rPr>
                <w:rFonts w:ascii="宋体" w:eastAsia="宋体" w:hAnsi="宋体" w:cs="宋体" w:hint="eastAsia"/>
                <w:bCs/>
                <w:sz w:val="21"/>
                <w:szCs w:val="21"/>
                <w:lang w:eastAsia="zh-CN"/>
              </w:rPr>
              <w:t>结合河长制湖长制工作需求，做好水利部平台、广东智慧河长平台管理及运行维护工作，包括河湖长信息更新、巡河湖数据、黑臭水体情况、复核河湖遥感图斑、投诉处理等工作；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2.2.5.</w:t>
            </w:r>
            <w:r>
              <w:rPr>
                <w:rFonts w:ascii="宋体" w:eastAsia="宋体" w:hAnsi="宋体" w:cs="宋体" w:hint="eastAsia"/>
                <w:bCs/>
                <w:sz w:val="21"/>
                <w:szCs w:val="21"/>
                <w:lang w:eastAsia="zh-CN"/>
              </w:rPr>
              <w:t>协助落实市河长办交办任务和事项，编制《大鹏新区河长制湖长制年度总结报告》，市绩效自查报告等；</w:t>
            </w:r>
            <w:r>
              <w:rPr>
                <w:rFonts w:ascii="宋体" w:eastAsia="宋体" w:hAnsi="宋体" w:cs="宋体" w:hint="eastAsia"/>
                <w:bCs/>
                <w:sz w:val="21"/>
                <w:szCs w:val="21"/>
                <w:lang w:val="en-US" w:eastAsia="zh-CN"/>
              </w:rPr>
              <w:t>制定和完善新区河长制湖长制相关标准、制度、考核办法等配套管理制度；</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2.2.6.协助做好市全面推行河长制湖长制工作考核，做好考核材料编制工作；协助对各办事处全面推行河长制湖长制工作落实情况进行考核；对各办事处河湖长制工作进行督导检查，每年2次。</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2.3河湖长制宣传和培训工作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2.3.1.每年组织</w:t>
            </w:r>
            <w:r>
              <w:rPr>
                <w:rFonts w:ascii="宋体" w:eastAsia="宋体" w:hAnsi="宋体" w:cs="宋体" w:hint="eastAsia"/>
                <w:bCs/>
                <w:sz w:val="21"/>
                <w:szCs w:val="21"/>
                <w:lang w:eastAsia="zh-CN"/>
              </w:rPr>
              <w:t>开展</w:t>
            </w:r>
            <w:r>
              <w:rPr>
                <w:rFonts w:ascii="宋体" w:eastAsia="宋体" w:hAnsi="宋体" w:cs="宋体" w:hint="eastAsia"/>
                <w:bCs/>
                <w:sz w:val="21"/>
                <w:szCs w:val="21"/>
                <w:lang w:val="en-US" w:eastAsia="zh-CN"/>
              </w:rPr>
              <w:t>2次以上</w:t>
            </w:r>
            <w:r>
              <w:rPr>
                <w:rFonts w:ascii="宋体" w:eastAsia="宋体" w:hAnsi="宋体" w:cs="宋体" w:hint="eastAsia"/>
                <w:bCs/>
                <w:sz w:val="21"/>
                <w:szCs w:val="21"/>
                <w:lang w:eastAsia="zh-CN"/>
              </w:rPr>
              <w:t>河长制湖长制宣传；协助做好与民间河长、志愿者河长以及相关公益组织的对接，共同开展相关宣传活动。</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kern w:val="0"/>
                <w:sz w:val="21"/>
                <w:szCs w:val="21"/>
              </w:rPr>
            </w:pPr>
            <w:r>
              <w:rPr>
                <w:rFonts w:ascii="宋体" w:eastAsia="宋体" w:hAnsi="宋体" w:cs="宋体" w:hint="eastAsia"/>
                <w:bCs/>
                <w:sz w:val="21"/>
                <w:szCs w:val="21"/>
                <w:lang w:val="en-US" w:eastAsia="zh-CN"/>
              </w:rPr>
              <w:t>2.3.2每年邀请专家开展2次以上河长制湖长制培训，包括区、街道、社区三级河（湖）长、民间河长，以及街道、社区两级河长制办公室相关工作人员在内的培训。</w:t>
            </w:r>
          </w:p>
        </w:tc>
      </w:tr>
      <w:tr>
        <w:tblPrEx>
          <w:tblW w:w="4998" w:type="pct"/>
          <w:tblInd w:w="0" w:type="dxa"/>
          <w:tblCellMar>
            <w:top w:w="0" w:type="dxa"/>
            <w:left w:w="108" w:type="dxa"/>
            <w:bottom w:w="0" w:type="dxa"/>
            <w:right w:w="108" w:type="dxa"/>
          </w:tblCellMar>
        </w:tblPrEx>
        <w:tc>
          <w:tcPr>
            <w:tcW w:w="421" w:type="pct"/>
            <w:vAlign w:val="center"/>
          </w:tcPr>
          <w:p>
            <w:pPr>
              <w:adjustRightInd w:val="0"/>
              <w:snapToGrid w:val="0"/>
              <w:spacing w:line="360" w:lineRule="auto"/>
              <w:jc w:val="center"/>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1008" w:type="pct"/>
            <w:vAlign w:val="center"/>
          </w:tcPr>
          <w:p>
            <w:pPr>
              <w:jc w:val="center"/>
              <w:rPr>
                <w:rFonts w:ascii="宋体" w:eastAsia="宋体" w:hAnsi="宋体" w:cs="宋体" w:hint="eastAsia"/>
                <w:sz w:val="21"/>
                <w:szCs w:val="21"/>
              </w:rPr>
            </w:pPr>
            <w:r>
              <w:rPr>
                <w:rFonts w:ascii="宋体" w:eastAsia="宋体" w:hAnsi="宋体" w:cs="宋体" w:hint="eastAsia"/>
                <w:bCs/>
                <w:sz w:val="21"/>
                <w:szCs w:val="21"/>
              </w:rPr>
              <w:t>服务期限★</w:t>
            </w:r>
          </w:p>
        </w:tc>
        <w:tc>
          <w:tcPr>
            <w:tcW w:w="3570" w:type="pct"/>
            <w:vAlign w:val="top"/>
          </w:tcPr>
          <w:p>
            <w:pPr>
              <w:autoSpaceDE w:val="0"/>
              <w:autoSpaceDN w:val="0"/>
              <w:adjustRightInd w:val="0"/>
              <w:spacing w:after="120" w:afterLines="50"/>
              <w:ind w:firstLine="420" w:firstLineChars="200"/>
              <w:rPr>
                <w:rFonts w:ascii="宋体" w:eastAsia="宋体" w:hAnsi="宋体" w:cs="宋体" w:hint="eastAsia"/>
                <w:sz w:val="21"/>
                <w:szCs w:val="21"/>
              </w:rPr>
            </w:pPr>
            <w:r>
              <w:rPr>
                <w:rFonts w:ascii="宋体" w:eastAsia="宋体" w:hAnsi="宋体" w:cs="宋体" w:hint="eastAsia"/>
                <w:bCs/>
                <w:sz w:val="21"/>
                <w:szCs w:val="21"/>
              </w:rPr>
              <w:t>合同签订之日起一年（365日历日）</w:t>
            </w:r>
            <w:r>
              <w:rPr>
                <w:rFonts w:ascii="宋体" w:eastAsia="宋体" w:hAnsi="宋体" w:cs="宋体" w:hint="eastAsia"/>
                <w:bCs/>
                <w:sz w:val="21"/>
                <w:szCs w:val="21"/>
                <w:lang w:eastAsia="zh-CN"/>
              </w:rPr>
              <w:t>。</w:t>
            </w:r>
            <w:r>
              <w:rPr>
                <w:rFonts w:ascii="宋体" w:eastAsia="宋体" w:hAnsi="宋体" w:cs="宋体" w:hint="eastAsia"/>
                <w:bCs/>
                <w:sz w:val="21"/>
                <w:szCs w:val="21"/>
                <w:lang w:val="zh-CN"/>
              </w:rPr>
              <w:t>本项目为长期服务项目，首次合同期限为一年，届满后甲方可根据乙方的履约考核情况并经双方协商一致续签下一年度合同，合同最多可续签两次，本次续签合同为第</w:t>
            </w:r>
            <w:r>
              <w:rPr>
                <w:rFonts w:ascii="宋体" w:eastAsia="宋体" w:hAnsi="宋体" w:cs="宋体" w:hint="eastAsia"/>
                <w:bCs/>
                <w:sz w:val="21"/>
                <w:szCs w:val="21"/>
                <w:lang w:val="en-US" w:eastAsia="zh-CN"/>
              </w:rPr>
              <w:t>二</w:t>
            </w:r>
            <w:r>
              <w:rPr>
                <w:rFonts w:ascii="宋体" w:eastAsia="宋体" w:hAnsi="宋体" w:cs="宋体" w:hint="eastAsia"/>
                <w:bCs/>
                <w:sz w:val="21"/>
                <w:szCs w:val="21"/>
                <w:lang w:val="zh-CN"/>
              </w:rPr>
              <w:t>次续期，</w:t>
            </w:r>
            <w:r>
              <w:rPr>
                <w:rFonts w:ascii="宋体" w:eastAsia="宋体" w:hAnsi="宋体" w:cs="宋体" w:hint="eastAsia"/>
                <w:bCs/>
                <w:sz w:val="21"/>
                <w:szCs w:val="21"/>
                <w:lang w:val="en-US" w:eastAsia="zh-CN"/>
              </w:rPr>
              <w:t>续签合同服务期限均为一年</w:t>
            </w:r>
            <w:r>
              <w:rPr>
                <w:rFonts w:ascii="宋体" w:eastAsia="宋体" w:hAnsi="宋体" w:cs="宋体" w:hint="eastAsia"/>
                <w:bCs/>
                <w:sz w:val="21"/>
                <w:szCs w:val="21"/>
                <w:lang w:val="zh-CN"/>
              </w:rPr>
              <w:t>，总服务期限</w:t>
            </w:r>
            <w:r>
              <w:rPr>
                <w:rFonts w:ascii="宋体" w:eastAsia="宋体" w:hAnsi="宋体" w:cs="宋体" w:hint="eastAsia"/>
                <w:bCs/>
                <w:sz w:val="21"/>
                <w:szCs w:val="21"/>
                <w:lang w:val="en-US" w:eastAsia="zh-CN"/>
              </w:rPr>
              <w:t>最长不超过</w:t>
            </w:r>
            <w:r>
              <w:rPr>
                <w:rFonts w:ascii="宋体" w:eastAsia="宋体" w:hAnsi="宋体" w:cs="宋体" w:hint="eastAsia"/>
                <w:bCs/>
                <w:sz w:val="21"/>
                <w:szCs w:val="21"/>
                <w:lang w:val="zh-CN"/>
              </w:rPr>
              <w:t>三年。</w:t>
            </w:r>
          </w:p>
        </w:tc>
      </w:tr>
    </w:tbl>
    <w:p>
      <w:r>
        <w:rPr>
          <w:rFonts w:hint="eastAsia"/>
        </w:rPr>
        <w:t>注：上表所列内容为不可负偏离条款，负偏离将视为未实质性满足招标文件要求作投标无效处理。</w:t>
      </w:r>
      <w:bookmarkEnd w:id="37"/>
    </w:p>
    <w:p>
      <w:pPr>
        <w:rPr>
          <w:b/>
          <w:bCs/>
          <w:sz w:val="24"/>
        </w:rPr>
      </w:pPr>
    </w:p>
    <w:p>
      <w:pPr>
        <w:pStyle w:val="Heading2"/>
        <w:spacing w:before="120" w:beforeLines="50" w:after="120" w:afterLines="50"/>
        <w:rPr>
          <w:szCs w:val="24"/>
        </w:rPr>
      </w:pPr>
      <w:r>
        <w:rPr>
          <w:rFonts w:hint="eastAsia"/>
          <w:szCs w:val="24"/>
        </w:rPr>
        <w:t>五、技术要求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85"/>
        <w:gridCol w:w="804"/>
        <w:gridCol w:w="704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4"/>
          <w:jc w:val="center"/>
        </w:trPr>
        <w:tc>
          <w:tcPr>
            <w:tcW w:w="685"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序号</w:t>
            </w:r>
          </w:p>
        </w:tc>
        <w:tc>
          <w:tcPr>
            <w:tcW w:w="804"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名称</w:t>
            </w:r>
          </w:p>
        </w:tc>
        <w:tc>
          <w:tcPr>
            <w:tcW w:w="7040"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具体内容</w:t>
            </w:r>
          </w:p>
        </w:tc>
      </w:tr>
      <w:tr>
        <w:tblPrEx>
          <w:tblW w:w="0" w:type="auto"/>
          <w:jc w:val="center"/>
          <w:tblCellMar>
            <w:top w:w="0" w:type="dxa"/>
            <w:left w:w="108" w:type="dxa"/>
            <w:bottom w:w="0" w:type="dxa"/>
            <w:right w:w="108" w:type="dxa"/>
          </w:tblCellMar>
        </w:tblPrEx>
        <w:trPr>
          <w:jc w:val="center"/>
        </w:trPr>
        <w:tc>
          <w:tcPr>
            <w:tcW w:w="685"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1</w:t>
            </w:r>
          </w:p>
        </w:tc>
        <w:tc>
          <w:tcPr>
            <w:tcW w:w="804" w:type="dxa"/>
            <w:vAlign w:val="center"/>
          </w:tcPr>
          <w:p>
            <w:pPr>
              <w:rPr>
                <w:rFonts w:ascii="宋体" w:eastAsia="宋体" w:hAnsi="宋体" w:cs="宋体" w:hint="eastAsia"/>
                <w:bCs/>
                <w:sz w:val="21"/>
                <w:szCs w:val="21"/>
              </w:rPr>
            </w:pPr>
            <w:r>
              <w:rPr>
                <w:rFonts w:ascii="宋体" w:eastAsia="宋体" w:hAnsi="宋体" w:cs="宋体" w:hint="eastAsia"/>
                <w:bCs/>
                <w:sz w:val="21"/>
                <w:szCs w:val="21"/>
              </w:rPr>
              <w:t>项目概况</w:t>
            </w:r>
          </w:p>
        </w:tc>
        <w:tc>
          <w:tcPr>
            <w:tcW w:w="7040" w:type="dxa"/>
            <w:vAlign w:val="center"/>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eastAsia="zh-CN"/>
              </w:rPr>
              <w:t>为深入贯彻落实中央和省委决策部署，进一步加强河湖管理保护工作，《深圳市全面推行河长制方案》明确提出，“</w:t>
            </w:r>
            <w:r>
              <w:rPr>
                <w:rFonts w:ascii="宋体" w:eastAsia="宋体" w:hAnsi="宋体" w:cs="宋体" w:hint="eastAsia"/>
                <w:bCs/>
                <w:sz w:val="21"/>
                <w:szCs w:val="21"/>
                <w:lang w:val="en-US" w:eastAsia="zh-CN"/>
              </w:rPr>
              <w:t>各单位</w:t>
            </w:r>
            <w:r>
              <w:rPr>
                <w:rFonts w:ascii="宋体" w:eastAsia="宋体" w:hAnsi="宋体" w:cs="宋体" w:hint="eastAsia"/>
                <w:bCs/>
                <w:sz w:val="21"/>
                <w:szCs w:val="21"/>
                <w:lang w:eastAsia="zh-CN"/>
              </w:rPr>
              <w:t>要加大财政资金统筹使用和管理力度，将河长制办公经费列入各级财政预算，保障信息平台建设与维护、第三方评估等所需资金”。</w:t>
            </w:r>
            <w:r>
              <w:rPr>
                <w:rFonts w:ascii="宋体" w:eastAsia="宋体" w:hAnsi="宋体" w:cs="宋体" w:hint="eastAsia"/>
                <w:bCs/>
                <w:sz w:val="21"/>
                <w:szCs w:val="21"/>
                <w:lang w:val="en-US" w:eastAsia="zh-CN"/>
              </w:rPr>
              <w:t>根据</w:t>
            </w:r>
            <w:r>
              <w:rPr>
                <w:rFonts w:ascii="宋体" w:eastAsia="宋体" w:hAnsi="宋体" w:cs="宋体" w:hint="eastAsia"/>
                <w:bCs/>
                <w:sz w:val="21"/>
                <w:szCs w:val="21"/>
                <w:lang w:eastAsia="zh-CN"/>
              </w:rPr>
              <w:t>《大鹏新区全面推行河长制总体实施方案（</w:t>
            </w:r>
            <w:r>
              <w:rPr>
                <w:rFonts w:ascii="宋体" w:eastAsia="宋体" w:hAnsi="宋体" w:cs="宋体" w:hint="eastAsia"/>
                <w:bCs/>
                <w:sz w:val="21"/>
                <w:szCs w:val="21"/>
                <w:lang w:val="en-US" w:eastAsia="zh-CN"/>
              </w:rPr>
              <w:t>修订</w:t>
            </w:r>
            <w:r>
              <w:rPr>
                <w:rFonts w:ascii="宋体" w:eastAsia="宋体" w:hAnsi="宋体" w:cs="宋体" w:hint="eastAsia"/>
                <w:bCs/>
                <w:sz w:val="21"/>
                <w:szCs w:val="21"/>
                <w:lang w:eastAsia="zh-CN"/>
              </w:rPr>
              <w:t>）》</w:t>
            </w:r>
            <w:r>
              <w:rPr>
                <w:rFonts w:ascii="宋体" w:eastAsia="宋体" w:hAnsi="宋体" w:cs="宋体" w:hint="eastAsia"/>
                <w:bCs/>
                <w:sz w:val="21"/>
                <w:szCs w:val="21"/>
                <w:lang w:val="en-US" w:eastAsia="zh-CN"/>
              </w:rPr>
              <w:t>要求，</w:t>
            </w:r>
            <w:r>
              <w:rPr>
                <w:rFonts w:ascii="宋体" w:eastAsia="宋体" w:hAnsi="宋体" w:cs="宋体" w:hint="eastAsia"/>
                <w:bCs/>
                <w:sz w:val="21"/>
                <w:szCs w:val="21"/>
              </w:rPr>
              <w:t>新区</w:t>
            </w:r>
            <w:r>
              <w:rPr>
                <w:rFonts w:ascii="宋体" w:eastAsia="宋体" w:hAnsi="宋体" w:cs="宋体" w:hint="eastAsia"/>
                <w:bCs/>
                <w:sz w:val="21"/>
                <w:szCs w:val="21"/>
                <w:lang w:val="en-US" w:eastAsia="zh-CN"/>
              </w:rPr>
              <w:t>59</w:t>
            </w:r>
            <w:r>
              <w:rPr>
                <w:rFonts w:ascii="宋体" w:eastAsia="宋体" w:hAnsi="宋体" w:cs="宋体" w:hint="eastAsia"/>
                <w:bCs/>
                <w:sz w:val="21"/>
                <w:szCs w:val="21"/>
              </w:rPr>
              <w:t>条河道、25座水库、6座山塘、8</w:t>
            </w:r>
            <w:r>
              <w:rPr>
                <w:rFonts w:ascii="宋体" w:eastAsia="宋体" w:hAnsi="宋体" w:cs="宋体" w:hint="eastAsia"/>
                <w:bCs/>
                <w:sz w:val="21"/>
                <w:szCs w:val="21"/>
                <w:lang w:val="en-US" w:eastAsia="zh-CN"/>
              </w:rPr>
              <w:t>8</w:t>
            </w:r>
            <w:r>
              <w:rPr>
                <w:rFonts w:ascii="宋体" w:eastAsia="宋体" w:hAnsi="宋体" w:cs="宋体" w:hint="eastAsia"/>
                <w:bCs/>
                <w:sz w:val="21"/>
                <w:szCs w:val="21"/>
              </w:rPr>
              <w:t>条小微水体等纳入河长制湖长制实施范围</w:t>
            </w:r>
            <w:r>
              <w:rPr>
                <w:rFonts w:ascii="宋体" w:eastAsia="宋体" w:hAnsi="宋体" w:cs="宋体" w:hint="eastAsia"/>
                <w:bCs/>
                <w:sz w:val="21"/>
                <w:szCs w:val="21"/>
                <w:lang w:eastAsia="zh-CN"/>
              </w:rPr>
              <w:t>，新区全面推行河长制</w:t>
            </w:r>
            <w:r>
              <w:rPr>
                <w:rFonts w:ascii="宋体" w:eastAsia="宋体" w:hAnsi="宋体" w:cs="宋体" w:hint="eastAsia"/>
                <w:bCs/>
                <w:sz w:val="21"/>
                <w:szCs w:val="21"/>
                <w:lang w:val="en-US" w:eastAsia="zh-CN"/>
              </w:rPr>
              <w:t>工作领导小组</w:t>
            </w:r>
            <w:r>
              <w:rPr>
                <w:rFonts w:ascii="宋体" w:eastAsia="宋体" w:hAnsi="宋体" w:cs="宋体" w:hint="eastAsia"/>
                <w:bCs/>
                <w:sz w:val="21"/>
                <w:szCs w:val="21"/>
                <w:lang w:eastAsia="zh-CN"/>
              </w:rPr>
              <w:t>办公室设在新区水务局。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Cs/>
                <w:sz w:val="21"/>
                <w:szCs w:val="21"/>
              </w:rPr>
            </w:pPr>
            <w:r>
              <w:rPr>
                <w:rFonts w:ascii="宋体" w:eastAsia="宋体" w:hAnsi="宋体" w:cs="宋体" w:hint="eastAsia"/>
                <w:bCs/>
                <w:sz w:val="21"/>
                <w:szCs w:val="21"/>
                <w:lang w:val="en-US" w:eastAsia="zh-CN"/>
              </w:rPr>
              <w:t>根据中央和省、市关于河湖长制工作部署，</w:t>
            </w:r>
            <w:r>
              <w:rPr>
                <w:rFonts w:ascii="宋体" w:eastAsia="宋体" w:hAnsi="宋体" w:cs="宋体" w:hint="eastAsia"/>
                <w:bCs/>
                <w:sz w:val="21"/>
                <w:szCs w:val="21"/>
                <w:lang w:eastAsia="zh-CN"/>
              </w:rPr>
              <w:t>为</w:t>
            </w:r>
            <w:r>
              <w:rPr>
                <w:rFonts w:ascii="宋体" w:eastAsia="宋体" w:hAnsi="宋体" w:cs="宋体" w:hint="eastAsia"/>
                <w:bCs/>
                <w:sz w:val="21"/>
                <w:szCs w:val="21"/>
                <w:lang w:val="en-US" w:eastAsia="zh-CN"/>
              </w:rPr>
              <w:t>全面深入推进新区河湖长制工作从“有名”“有实”到“有能”“有效”，持续提升新区河湖管理水平，新区水务局在部门预算中安排专项经费，委托专业技术单位协助开展河长制湖长制工作。</w:t>
            </w:r>
          </w:p>
        </w:tc>
      </w:tr>
      <w:tr>
        <w:tblPrEx>
          <w:tblW w:w="0" w:type="auto"/>
          <w:jc w:val="center"/>
          <w:tblCellMar>
            <w:top w:w="0" w:type="dxa"/>
            <w:left w:w="108" w:type="dxa"/>
            <w:bottom w:w="0" w:type="dxa"/>
            <w:right w:w="108" w:type="dxa"/>
          </w:tblCellMar>
        </w:tblPrEx>
        <w:trPr>
          <w:jc w:val="center"/>
        </w:trPr>
        <w:tc>
          <w:tcPr>
            <w:tcW w:w="685"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2</w:t>
            </w:r>
          </w:p>
        </w:tc>
        <w:tc>
          <w:tcPr>
            <w:tcW w:w="804" w:type="dxa"/>
            <w:vAlign w:val="center"/>
          </w:tcPr>
          <w:p>
            <w:pPr>
              <w:rPr>
                <w:rFonts w:ascii="宋体" w:eastAsia="宋体" w:hAnsi="宋体" w:cs="宋体" w:hint="eastAsia"/>
                <w:bCs/>
                <w:sz w:val="21"/>
                <w:szCs w:val="21"/>
              </w:rPr>
            </w:pPr>
            <w:r>
              <w:rPr>
                <w:rFonts w:ascii="宋体" w:eastAsia="宋体" w:hAnsi="宋体" w:cs="宋体" w:hint="eastAsia"/>
                <w:bCs/>
                <w:sz w:val="21"/>
                <w:szCs w:val="21"/>
              </w:rPr>
              <w:t>服务内容★</w:t>
            </w:r>
          </w:p>
        </w:tc>
        <w:tc>
          <w:tcPr>
            <w:tcW w:w="7040" w:type="dxa"/>
            <w:vAlign w:val="center"/>
          </w:tcPr>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rPr>
              <w:t>2.1</w:t>
            </w:r>
            <w:r>
              <w:rPr>
                <w:rFonts w:ascii="宋体" w:eastAsia="宋体" w:hAnsi="宋体" w:cs="宋体" w:hint="eastAsia"/>
                <w:bCs/>
                <w:sz w:val="21"/>
                <w:szCs w:val="21"/>
                <w:lang w:val="en-US" w:eastAsia="zh-CN"/>
              </w:rPr>
              <w:t>河湖长制技术支撑工作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2.1.1.根据省、市河长办工作要求，以河流为单位，修编新区59条河一河（湖）一档相关成果；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2.1.2.根据《深圳市生态清洁小流域建设工作方案（2023-2025年）》，按照市生态清洁小流域评价标准，组织对新区14个生态清洁小流域进行全面调查，开展生态清洁小流域自评工作，对不达标的组织做好整改完善；</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2.1.3.完成新区59条河流名录成果标绘工作，对照水利部系统要求开展合规性技术审查，并完成系统上传和问题修改；</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2.1.4.对新区河湖管理保护过程中发现的技术性问题，组织专家或技术团队现场踏勘研究，出具专门方案或专家意见，全年不少于5次（根据实际需要动态调整）；</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2.1.5.协助开展碧道考核、碧道认定及建设评价等相关工作。对新区碧道建设中的重难点问题提供技术咨询服务，全年不少于5次（根据实际需要动态调整）；</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2.1.6.按照省、市河长办工作要求，以河流为单位，编制（修编）新区59条河流“一河一策”报告；</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2.1.7.河湖管理等其他技术支撑工作。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2.2河湖长制日常管理工作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2.2.1.协助河湖长履行河长职责，根据河湖长要求，筹备河长巡河全年度不少于132次，完成巡河问题建档及督导检查等工作；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2.2.2.结合清四乱、非法采砂、遥感图斑复核等专项行动，定期对新区59条河流、25座水库、6个山塘、88个小微水体进行督查检查，建立检查台账，做好统筹督办、跟踪上报等工作，全年巡河（湖）天数不少于120天；</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2.2.3.协助开展清漂专项行动，制定“清漂”工作方案；建立清漂、巡河、河长公示牌、交办事项、投诉等工作台账；建立并定期更新新区河（湖）长三级名录，小微水体三级名录</w:t>
            </w:r>
            <w:r>
              <w:rPr>
                <w:rFonts w:ascii="宋体" w:eastAsia="宋体" w:hAnsi="宋体" w:cs="宋体" w:hint="eastAsia"/>
                <w:bCs/>
                <w:sz w:val="21"/>
                <w:szCs w:val="21"/>
                <w:lang w:eastAsia="zh-CN"/>
              </w:rPr>
              <w:t>；</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2.2.4.</w:t>
            </w:r>
            <w:r>
              <w:rPr>
                <w:rFonts w:ascii="宋体" w:eastAsia="宋体" w:hAnsi="宋体" w:cs="宋体" w:hint="eastAsia"/>
                <w:bCs/>
                <w:sz w:val="21"/>
                <w:szCs w:val="21"/>
                <w:lang w:eastAsia="zh-CN"/>
              </w:rPr>
              <w:t>结合河长制湖长制工作需求，做好水利部平台、广东智慧河长平台管理及运行维护工作，包括河湖长信息更新、巡河湖数据、黑臭水体情况、复核河湖遥感图斑、投诉处理等工作；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2.2.5.</w:t>
            </w:r>
            <w:r>
              <w:rPr>
                <w:rFonts w:ascii="宋体" w:eastAsia="宋体" w:hAnsi="宋体" w:cs="宋体" w:hint="eastAsia"/>
                <w:bCs/>
                <w:sz w:val="21"/>
                <w:szCs w:val="21"/>
                <w:lang w:eastAsia="zh-CN"/>
              </w:rPr>
              <w:t>协助落实市河长办交办任务和事项，编制《大鹏新区河长制湖长制年度总结报告》，市绩效自查报告等；</w:t>
            </w:r>
            <w:r>
              <w:rPr>
                <w:rFonts w:ascii="宋体" w:eastAsia="宋体" w:hAnsi="宋体" w:cs="宋体" w:hint="eastAsia"/>
                <w:bCs/>
                <w:sz w:val="21"/>
                <w:szCs w:val="21"/>
                <w:lang w:val="en-US" w:eastAsia="zh-CN"/>
              </w:rPr>
              <w:t>制定和完善新区河长制湖长制相关标准、制度、考核办法等配套管理制度；</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2.2.6.协助做好市全面推行河长制湖长制工作考核，做好考核材料编制工作；协助对各办事处全面推行河长制湖长制工作落实情况进行考核；对各办事处河湖长制工作进行督导检查，每年2次。</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2.3河湖长制宣传和培训工作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2.3.1.每年组织</w:t>
            </w:r>
            <w:r>
              <w:rPr>
                <w:rFonts w:ascii="宋体" w:eastAsia="宋体" w:hAnsi="宋体" w:cs="宋体" w:hint="eastAsia"/>
                <w:bCs/>
                <w:sz w:val="21"/>
                <w:szCs w:val="21"/>
                <w:lang w:eastAsia="zh-CN"/>
              </w:rPr>
              <w:t>开展</w:t>
            </w:r>
            <w:r>
              <w:rPr>
                <w:rFonts w:ascii="宋体" w:eastAsia="宋体" w:hAnsi="宋体" w:cs="宋体" w:hint="eastAsia"/>
                <w:bCs/>
                <w:sz w:val="21"/>
                <w:szCs w:val="21"/>
                <w:lang w:val="en-US" w:eastAsia="zh-CN"/>
              </w:rPr>
              <w:t>2次以上</w:t>
            </w:r>
            <w:r>
              <w:rPr>
                <w:rFonts w:ascii="宋体" w:eastAsia="宋体" w:hAnsi="宋体" w:cs="宋体" w:hint="eastAsia"/>
                <w:bCs/>
                <w:sz w:val="21"/>
                <w:szCs w:val="21"/>
                <w:lang w:eastAsia="zh-CN"/>
              </w:rPr>
              <w:t>河长制湖长制宣传；协助做好与民间河长、志愿者河长以及相关公益组织的对接，共同开展相关宣传活动。</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rPr>
            </w:pPr>
            <w:r>
              <w:rPr>
                <w:rFonts w:ascii="宋体" w:eastAsia="宋体" w:hAnsi="宋体" w:cs="宋体" w:hint="eastAsia"/>
                <w:bCs/>
                <w:sz w:val="21"/>
                <w:szCs w:val="21"/>
                <w:lang w:val="en-US" w:eastAsia="zh-CN"/>
              </w:rPr>
              <w:t>2.3.2每年邀请专家开展2次以上河长制湖长制培训，包括区、街道、社区三级河（湖）长、民间河长，以及街道、社区两级河长制办公室相关工作人员在内的培训。</w:t>
            </w:r>
          </w:p>
        </w:tc>
      </w:tr>
      <w:tr>
        <w:tblPrEx>
          <w:tblW w:w="0" w:type="auto"/>
          <w:jc w:val="center"/>
          <w:tblCellMar>
            <w:top w:w="0" w:type="dxa"/>
            <w:left w:w="108" w:type="dxa"/>
            <w:bottom w:w="0" w:type="dxa"/>
            <w:right w:w="108" w:type="dxa"/>
          </w:tblCellMar>
        </w:tblPrEx>
        <w:trPr>
          <w:jc w:val="center"/>
        </w:trPr>
        <w:tc>
          <w:tcPr>
            <w:tcW w:w="685"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3</w:t>
            </w:r>
          </w:p>
        </w:tc>
        <w:tc>
          <w:tcPr>
            <w:tcW w:w="804"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人员要求</w:t>
            </w:r>
          </w:p>
        </w:tc>
        <w:tc>
          <w:tcPr>
            <w:tcW w:w="7040" w:type="dxa"/>
            <w:vAlign w:val="center"/>
          </w:tcPr>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项目需要人员至少8人，中标人派出人员应满足工作所需的基本技能、学历、经历，经采购人确认后上岗。其中：</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 w:val="0"/>
                <w:bCs w:val="0"/>
                <w:color w:val="000000"/>
                <w:sz w:val="21"/>
                <w:szCs w:val="21"/>
                <w:lang w:val="en-US" w:eastAsia="zh-CN"/>
              </w:rPr>
            </w:pPr>
            <w:r>
              <w:rPr>
                <w:rFonts w:ascii="宋体" w:eastAsia="宋体" w:hAnsi="宋体" w:cs="宋体" w:hint="eastAsia"/>
                <w:bCs/>
                <w:sz w:val="21"/>
                <w:szCs w:val="21"/>
                <w:lang w:val="en-US" w:eastAsia="zh-CN"/>
              </w:rPr>
              <w:t>1.项目负责人1人。应具中级工程师（或以上）职称。</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2.专家团队不少于3人。负责日常技术咨询服务，对新区河（湖）制相关工作进行技术把关，要求具有副高级或以上职称，具有10年或以上相关工作经验。</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rPr>
            </w:pPr>
            <w:r>
              <w:rPr>
                <w:rFonts w:ascii="宋体" w:eastAsia="宋体" w:hAnsi="宋体" w:cs="宋体" w:hint="eastAsia"/>
                <w:bCs/>
                <w:sz w:val="21"/>
                <w:szCs w:val="21"/>
                <w:lang w:val="en-US" w:eastAsia="zh-CN"/>
              </w:rPr>
              <w:t>3.项目需现场派驻5人（含项目负责人），派驻人员应具有中级以上职称或5年以上工作经验（从事过河（湖）长服务相关工作），并按采购人要求的办公场所集中办公。若采购人无法提供办公场所的，由中标单位自行在采购人附近安排集中办公场所（费用由中标单位自理），采购人不为此补偿费用。</w:t>
            </w:r>
          </w:p>
        </w:tc>
      </w:tr>
      <w:tr>
        <w:tblPrEx>
          <w:tblW w:w="0" w:type="auto"/>
          <w:jc w:val="center"/>
          <w:tblCellMar>
            <w:top w:w="0" w:type="dxa"/>
            <w:left w:w="108" w:type="dxa"/>
            <w:bottom w:w="0" w:type="dxa"/>
            <w:right w:w="108" w:type="dxa"/>
          </w:tblCellMar>
        </w:tblPrEx>
        <w:trPr>
          <w:jc w:val="center"/>
        </w:trPr>
        <w:tc>
          <w:tcPr>
            <w:tcW w:w="685"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4</w:t>
            </w:r>
          </w:p>
        </w:tc>
        <w:tc>
          <w:tcPr>
            <w:tcW w:w="804"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投入设施要求</w:t>
            </w:r>
          </w:p>
        </w:tc>
        <w:tc>
          <w:tcPr>
            <w:tcW w:w="7040" w:type="dxa"/>
            <w:vAlign w:val="center"/>
          </w:tcPr>
          <w:p>
            <w:pPr>
              <w:keepNext w:val="0"/>
              <w:keepLines w:val="0"/>
              <w:pageBreakBefore w:val="0"/>
              <w:widowControl w:val="0"/>
              <w:numPr>
                <w:ilvl w:val="0"/>
                <w:numId w:val="0"/>
              </w:numPr>
              <w:kinsoku/>
              <w:wordWrap/>
              <w:overflowPunct w:val="0"/>
              <w:topLinePunct w:val="0"/>
              <w:autoSpaceDE/>
              <w:autoSpaceDN/>
              <w:bidi w:val="0"/>
              <w:adjustRightInd w:val="0"/>
              <w:snapToGrid w:val="0"/>
              <w:jc w:val="both"/>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本项目</w:t>
            </w:r>
            <w:r>
              <w:rPr>
                <w:rFonts w:ascii="宋体" w:eastAsia="宋体" w:hAnsi="宋体" w:cs="宋体" w:hint="eastAsia"/>
                <w:kern w:val="0"/>
                <w:sz w:val="21"/>
                <w:szCs w:val="21"/>
                <w:lang w:eastAsia="zh-CN"/>
              </w:rPr>
              <w:t>驻点工作人员配备日常办公用电脑。</w:t>
            </w:r>
          </w:p>
          <w:p>
            <w:pPr>
              <w:keepNext w:val="0"/>
              <w:keepLines w:val="0"/>
              <w:pageBreakBefore w:val="0"/>
              <w:widowControl w:val="0"/>
              <w:numPr>
                <w:ilvl w:val="0"/>
                <w:numId w:val="0"/>
              </w:numPr>
              <w:kinsoku/>
              <w:wordWrap/>
              <w:overflowPunct w:val="0"/>
              <w:topLinePunct w:val="0"/>
              <w:autoSpaceDE/>
              <w:autoSpaceDN/>
              <w:bidi w:val="0"/>
              <w:adjustRightInd w:val="0"/>
              <w:snapToGrid w:val="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2.配备专用交通工具和无人机，确保随时满足项目使用需求。</w:t>
            </w:r>
          </w:p>
          <w:p>
            <w:pPr>
              <w:keepNext w:val="0"/>
              <w:keepLines w:val="0"/>
              <w:pageBreakBefore w:val="0"/>
              <w:widowControl w:val="0"/>
              <w:kinsoku/>
              <w:wordWrap/>
              <w:overflowPunct w:val="0"/>
              <w:topLinePunct w:val="0"/>
              <w:autoSpaceDE/>
              <w:autoSpaceDN/>
              <w:bidi w:val="0"/>
              <w:adjustRightInd w:val="0"/>
              <w:snapToGrid w:val="0"/>
              <w:jc w:val="both"/>
              <w:textAlignment w:val="auto"/>
              <w:rPr>
                <w:rFonts w:ascii="宋体" w:eastAsia="宋体" w:hAnsi="宋体" w:cs="宋体" w:hint="eastAsia"/>
                <w:bCs/>
                <w:sz w:val="21"/>
                <w:szCs w:val="21"/>
              </w:rPr>
            </w:pPr>
            <w:r>
              <w:rPr>
                <w:rFonts w:ascii="宋体" w:eastAsia="宋体" w:hAnsi="宋体" w:cs="宋体" w:hint="eastAsia"/>
                <w:bCs/>
                <w:sz w:val="21"/>
                <w:szCs w:val="21"/>
                <w:lang w:val="en-US" w:eastAsia="zh-CN"/>
              </w:rPr>
              <w:t>3.配备笔记本、摄像仪、录音笔等移动办公设备，以满足办公需求。</w:t>
            </w:r>
          </w:p>
        </w:tc>
      </w:tr>
      <w:tr>
        <w:tblPrEx>
          <w:tblW w:w="0" w:type="auto"/>
          <w:jc w:val="center"/>
          <w:tblCellMar>
            <w:top w:w="0" w:type="dxa"/>
            <w:left w:w="108" w:type="dxa"/>
            <w:bottom w:w="0" w:type="dxa"/>
            <w:right w:w="108" w:type="dxa"/>
          </w:tblCellMar>
        </w:tblPrEx>
        <w:trPr>
          <w:jc w:val="center"/>
        </w:trPr>
        <w:tc>
          <w:tcPr>
            <w:tcW w:w="685"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5</w:t>
            </w:r>
          </w:p>
        </w:tc>
        <w:tc>
          <w:tcPr>
            <w:tcW w:w="804"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成果要求</w:t>
            </w:r>
          </w:p>
        </w:tc>
        <w:tc>
          <w:tcPr>
            <w:tcW w:w="7040" w:type="dxa"/>
            <w:vAlign w:val="center"/>
          </w:tcPr>
          <w:p>
            <w:pPr>
              <w:rPr>
                <w:rFonts w:ascii="宋体" w:eastAsia="宋体" w:hAnsi="宋体" w:cs="宋体" w:hint="eastAsia"/>
                <w:bCs/>
                <w:sz w:val="21"/>
                <w:szCs w:val="21"/>
              </w:rPr>
            </w:pPr>
            <w:r>
              <w:rPr>
                <w:rFonts w:ascii="宋体" w:eastAsia="宋体" w:hAnsi="宋体" w:cs="宋体" w:hint="eastAsia"/>
                <w:bCs/>
                <w:sz w:val="21"/>
                <w:szCs w:val="21"/>
              </w:rPr>
              <w:t>投标人须向采购人提交</w:t>
            </w:r>
            <w:r>
              <w:rPr>
                <w:rFonts w:ascii="宋体" w:eastAsia="宋体" w:hAnsi="宋体" w:cs="宋体" w:hint="eastAsia"/>
                <w:bCs/>
                <w:sz w:val="21"/>
                <w:szCs w:val="21"/>
                <w:lang w:eastAsia="zh-CN"/>
              </w:rPr>
              <w:t>工作方案、</w:t>
            </w:r>
            <w:r>
              <w:rPr>
                <w:rFonts w:ascii="宋体" w:eastAsia="宋体" w:hAnsi="宋体" w:cs="宋体" w:hint="eastAsia"/>
                <w:bCs/>
                <w:color w:val="000000"/>
                <w:sz w:val="21"/>
                <w:szCs w:val="21"/>
              </w:rPr>
              <w:t>月报、季报、专题报告、年度总结报告等</w:t>
            </w:r>
            <w:r>
              <w:rPr>
                <w:rFonts w:ascii="宋体" w:eastAsia="宋体" w:hAnsi="宋体" w:cs="宋体" w:hint="eastAsia"/>
                <w:bCs/>
                <w:sz w:val="21"/>
                <w:szCs w:val="21"/>
              </w:rPr>
              <w:t>成果。</w:t>
            </w:r>
          </w:p>
        </w:tc>
      </w:tr>
    </w:tbl>
    <w:p>
      <w:pPr>
        <w:rPr>
          <w:b/>
          <w:sz w:val="24"/>
        </w:rPr>
      </w:pPr>
    </w:p>
    <w:p>
      <w:pPr>
        <w:pStyle w:val="Heading2"/>
        <w:spacing w:before="120" w:beforeLines="50" w:after="120" w:afterLines="50"/>
        <w:rPr>
          <w:szCs w:val="24"/>
        </w:rPr>
      </w:pPr>
      <w:r>
        <w:rPr>
          <w:rFonts w:hint="eastAsia"/>
          <w:szCs w:val="24"/>
        </w:rPr>
        <w:t>六、商务要求</w:t>
      </w:r>
    </w:p>
    <w:tbl>
      <w:tblPr>
        <w:tblStyle w:val="TableGrid"/>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1"/>
        <w:gridCol w:w="2105"/>
        <w:gridCol w:w="5290"/>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464"/>
        </w:trPr>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序号</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具体内容</w:t>
            </w:r>
          </w:p>
        </w:tc>
        <w:tc>
          <w:tcPr>
            <w:tcW w:w="3101"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商务要求</w:t>
            </w:r>
          </w:p>
        </w:tc>
      </w:tr>
      <w:tr>
        <w:tblPrEx>
          <w:tblW w:w="4998" w:type="pct"/>
          <w:tblInd w:w="0" w:type="dxa"/>
          <w:tblCellMar>
            <w:top w:w="0" w:type="dxa"/>
            <w:left w:w="108" w:type="dxa"/>
            <w:bottom w:w="0" w:type="dxa"/>
            <w:right w:w="108" w:type="dxa"/>
          </w:tblCellMar>
        </w:tblPrEx>
        <w:trPr>
          <w:trHeight w:val="949"/>
        </w:trPr>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1</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服务期限★</w:t>
            </w:r>
          </w:p>
        </w:tc>
        <w:tc>
          <w:tcPr>
            <w:tcW w:w="3101" w:type="pct"/>
          </w:tcPr>
          <w:p>
            <w:pPr>
              <w:autoSpaceDE w:val="0"/>
              <w:autoSpaceDN w:val="0"/>
              <w:adjustRightInd w:val="0"/>
              <w:spacing w:after="120" w:afterLines="50"/>
              <w:ind w:firstLine="420" w:firstLineChars="200"/>
              <w:rPr>
                <w:rFonts w:ascii="宋体" w:eastAsia="宋体" w:hAnsi="宋体" w:cs="宋体" w:hint="eastAsia"/>
                <w:bCs/>
                <w:sz w:val="21"/>
                <w:szCs w:val="21"/>
              </w:rPr>
            </w:pPr>
            <w:r>
              <w:rPr>
                <w:rFonts w:ascii="宋体" w:eastAsia="宋体" w:hAnsi="宋体" w:cs="宋体" w:hint="eastAsia"/>
                <w:bCs/>
                <w:sz w:val="21"/>
                <w:szCs w:val="21"/>
              </w:rPr>
              <w:t>合同签订之日起一年（365日历日）</w:t>
            </w:r>
            <w:r>
              <w:rPr>
                <w:rFonts w:ascii="宋体" w:eastAsia="宋体" w:hAnsi="宋体" w:cs="宋体" w:hint="eastAsia"/>
                <w:bCs/>
                <w:sz w:val="21"/>
                <w:szCs w:val="21"/>
                <w:lang w:eastAsia="zh-CN"/>
              </w:rPr>
              <w:t>。</w:t>
            </w:r>
            <w:r>
              <w:rPr>
                <w:rFonts w:ascii="宋体" w:eastAsia="宋体" w:hAnsi="宋体" w:cs="宋体" w:hint="eastAsia"/>
                <w:bCs/>
                <w:sz w:val="21"/>
                <w:szCs w:val="21"/>
                <w:lang w:val="zh-CN"/>
              </w:rPr>
              <w:t>本项目为长期服务项目，首次合同期限为一年，届满后甲方可根据乙方的履约考核情况并经双方协商一致续签下一年度合同，合同最多可续签两次，本次续签合同为第</w:t>
            </w:r>
            <w:r>
              <w:rPr>
                <w:rFonts w:ascii="宋体" w:eastAsia="宋体" w:hAnsi="宋体" w:cs="宋体" w:hint="eastAsia"/>
                <w:bCs/>
                <w:sz w:val="21"/>
                <w:szCs w:val="21"/>
                <w:lang w:val="en-US" w:eastAsia="zh-CN"/>
              </w:rPr>
              <w:t>二</w:t>
            </w:r>
            <w:r>
              <w:rPr>
                <w:rFonts w:ascii="宋体" w:eastAsia="宋体" w:hAnsi="宋体" w:cs="宋体" w:hint="eastAsia"/>
                <w:bCs/>
                <w:sz w:val="21"/>
                <w:szCs w:val="21"/>
                <w:lang w:val="zh-CN"/>
              </w:rPr>
              <w:t>次续期，</w:t>
            </w:r>
            <w:r>
              <w:rPr>
                <w:rFonts w:ascii="宋体" w:eastAsia="宋体" w:hAnsi="宋体" w:cs="宋体" w:hint="eastAsia"/>
                <w:bCs/>
                <w:sz w:val="21"/>
                <w:szCs w:val="21"/>
                <w:lang w:val="en-US" w:eastAsia="zh-CN"/>
              </w:rPr>
              <w:t>续签合同服务期限均为一年</w:t>
            </w:r>
            <w:r>
              <w:rPr>
                <w:rFonts w:ascii="宋体" w:eastAsia="宋体" w:hAnsi="宋体" w:cs="宋体" w:hint="eastAsia"/>
                <w:bCs/>
                <w:sz w:val="21"/>
                <w:szCs w:val="21"/>
                <w:lang w:val="zh-CN"/>
              </w:rPr>
              <w:t>，总服务期限</w:t>
            </w:r>
            <w:r>
              <w:rPr>
                <w:rFonts w:ascii="宋体" w:eastAsia="宋体" w:hAnsi="宋体" w:cs="宋体" w:hint="eastAsia"/>
                <w:bCs/>
                <w:sz w:val="21"/>
                <w:szCs w:val="21"/>
                <w:lang w:val="en-US" w:eastAsia="zh-CN"/>
              </w:rPr>
              <w:t>最长不超过</w:t>
            </w:r>
            <w:r>
              <w:rPr>
                <w:rFonts w:ascii="宋体" w:eastAsia="宋体" w:hAnsi="宋体" w:cs="宋体" w:hint="eastAsia"/>
                <w:bCs/>
                <w:sz w:val="21"/>
                <w:szCs w:val="21"/>
                <w:lang w:val="zh-CN"/>
              </w:rPr>
              <w:t>三年。</w:t>
            </w:r>
          </w:p>
        </w:tc>
      </w:tr>
      <w:tr>
        <w:tblPrEx>
          <w:tblW w:w="4998" w:type="pct"/>
          <w:tblInd w:w="0" w:type="dxa"/>
          <w:tblCellMar>
            <w:top w:w="0" w:type="dxa"/>
            <w:left w:w="108" w:type="dxa"/>
            <w:bottom w:w="0" w:type="dxa"/>
            <w:right w:w="108" w:type="dxa"/>
          </w:tblCellMar>
        </w:tblPrEx>
        <w:trPr>
          <w:trHeight w:val="367"/>
        </w:trPr>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2</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服务地点</w:t>
            </w:r>
          </w:p>
        </w:tc>
        <w:tc>
          <w:tcPr>
            <w:tcW w:w="3101" w:type="pct"/>
          </w:tcPr>
          <w:p>
            <w:pPr>
              <w:rPr>
                <w:rFonts w:ascii="宋体" w:eastAsia="宋体" w:hAnsi="宋体" w:cs="宋体" w:hint="eastAsia"/>
                <w:sz w:val="21"/>
                <w:szCs w:val="21"/>
                <w:lang w:eastAsia="zh-CN"/>
              </w:rPr>
            </w:pPr>
            <w:r>
              <w:rPr>
                <w:rFonts w:ascii="宋体" w:eastAsia="宋体" w:hAnsi="宋体" w:cs="宋体" w:hint="eastAsia"/>
                <w:sz w:val="21"/>
                <w:szCs w:val="21"/>
                <w:lang w:eastAsia="zh-CN"/>
              </w:rPr>
              <w:t>大鹏新区</w:t>
            </w:r>
          </w:p>
        </w:tc>
      </w:tr>
      <w:tr>
        <w:tblPrEx>
          <w:tblW w:w="4998" w:type="pct"/>
          <w:tblInd w:w="0" w:type="dxa"/>
          <w:tblCellMar>
            <w:top w:w="0" w:type="dxa"/>
            <w:left w:w="108" w:type="dxa"/>
            <w:bottom w:w="0" w:type="dxa"/>
            <w:right w:w="108" w:type="dxa"/>
          </w:tblCellMar>
        </w:tblPrEx>
        <w:trPr>
          <w:trHeight w:val="416"/>
        </w:trPr>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3</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报价要求</w:t>
            </w:r>
          </w:p>
        </w:tc>
        <w:tc>
          <w:tcPr>
            <w:tcW w:w="3101" w:type="pct"/>
          </w:tcPr>
          <w:p>
            <w:pPr>
              <w:rPr>
                <w:rFonts w:ascii="宋体" w:eastAsia="宋体" w:hAnsi="宋体" w:cs="宋体" w:hint="eastAsia"/>
                <w:sz w:val="21"/>
                <w:szCs w:val="21"/>
              </w:rPr>
            </w:pPr>
            <w:r>
              <w:rPr>
                <w:rFonts w:ascii="宋体" w:eastAsia="宋体" w:hAnsi="宋体" w:cs="宋体" w:hint="eastAsia"/>
                <w:sz w:val="21"/>
                <w:szCs w:val="21"/>
              </w:rPr>
              <w:t>（1）本项目服务费采用包干制，应包括服务成本、法定税费和企业的利润等。由投标人根据招标文件所提供的资料自行测算投标报价。</w:t>
            </w:r>
          </w:p>
          <w:p>
            <w:pPr>
              <w:rPr>
                <w:rFonts w:ascii="宋体" w:eastAsia="宋体" w:hAnsi="宋体" w:cs="宋体" w:hint="eastAsia"/>
                <w:bCs/>
                <w:sz w:val="21"/>
                <w:szCs w:val="21"/>
              </w:rPr>
            </w:pPr>
            <w:r>
              <w:rPr>
                <w:rFonts w:ascii="宋体" w:eastAsia="宋体" w:hAnsi="宋体" w:cs="宋体" w:hint="eastAsia"/>
                <w:sz w:val="21"/>
                <w:szCs w:val="21"/>
              </w:rPr>
              <w:t>（2）投标人应根据本企业的成本自行决定报价，但不得以低于其企业成本进行报价投标；评标时，评审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审委员会应当将其作为无效投标处理。</w:t>
            </w:r>
          </w:p>
        </w:tc>
      </w:tr>
      <w:tr>
        <w:tblPrEx>
          <w:tblW w:w="4998" w:type="pct"/>
          <w:tblInd w:w="0" w:type="dxa"/>
          <w:tblCellMar>
            <w:top w:w="0" w:type="dxa"/>
            <w:left w:w="108" w:type="dxa"/>
            <w:bottom w:w="0" w:type="dxa"/>
            <w:right w:w="108" w:type="dxa"/>
          </w:tblCellMar>
        </w:tblPrEx>
        <w:trPr>
          <w:trHeight w:val="2694"/>
        </w:trPr>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4</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付款方式</w:t>
            </w:r>
          </w:p>
        </w:tc>
        <w:tc>
          <w:tcPr>
            <w:tcW w:w="3101" w:type="pct"/>
            <w:vAlign w:val="center"/>
          </w:tcPr>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1.合同签订后30个工作日内，采购人向中标人支付合同总价20 %的款项。</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2.提交工作方案后，采购人向中标人支付合同总价的30%的款项。</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3.在完成3个月项目技术咨询服务工作并提交项目成果报告后，采购人向中标人支付合同总价的40%的款项。</w:t>
            </w:r>
          </w:p>
          <w:p>
            <w:pPr>
              <w:rPr>
                <w:rFonts w:ascii="宋体" w:eastAsia="宋体" w:hAnsi="宋体" w:cs="宋体" w:hint="eastAsia"/>
                <w:sz w:val="21"/>
                <w:szCs w:val="21"/>
              </w:rPr>
            </w:pPr>
            <w:r>
              <w:rPr>
                <w:rFonts w:ascii="宋体" w:eastAsia="宋体" w:hAnsi="宋体" w:cs="宋体" w:hint="eastAsia"/>
                <w:sz w:val="21"/>
                <w:szCs w:val="21"/>
                <w:lang w:val="en-US" w:eastAsia="zh-CN"/>
              </w:rPr>
              <w:t>4.项目完成并通过采购人验收后，采购人向中标支付合同总价10%的款项。</w:t>
            </w:r>
          </w:p>
        </w:tc>
      </w:tr>
      <w:tr>
        <w:tblPrEx>
          <w:tblW w:w="4998" w:type="pct"/>
          <w:tblInd w:w="0" w:type="dxa"/>
          <w:tblCellMar>
            <w:top w:w="0" w:type="dxa"/>
            <w:left w:w="108" w:type="dxa"/>
            <w:bottom w:w="0" w:type="dxa"/>
            <w:right w:w="108" w:type="dxa"/>
          </w:tblCellMar>
        </w:tblPrEx>
        <w:trPr>
          <w:trHeight w:val="599"/>
        </w:trPr>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5</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履约保证金</w:t>
            </w:r>
          </w:p>
        </w:tc>
        <w:tc>
          <w:tcPr>
            <w:tcW w:w="3101" w:type="pct"/>
            <w:vAlign w:val="center"/>
          </w:tcPr>
          <w:p>
            <w:pPr>
              <w:rPr>
                <w:rFonts w:ascii="宋体" w:eastAsia="宋体" w:hAnsi="宋体" w:cs="宋体" w:hint="eastAsia"/>
                <w:sz w:val="21"/>
                <w:szCs w:val="21"/>
              </w:rPr>
            </w:pPr>
            <w:r>
              <w:rPr>
                <w:rFonts w:ascii="宋体" w:eastAsia="宋体" w:hAnsi="宋体" w:cs="宋体" w:hint="eastAsia"/>
                <w:sz w:val="21"/>
                <w:szCs w:val="21"/>
              </w:rPr>
              <w:t>本项目免收履约保证金。</w:t>
            </w:r>
          </w:p>
        </w:tc>
      </w:tr>
      <w:tr>
        <w:tblPrEx>
          <w:tblW w:w="4998" w:type="pct"/>
          <w:tblInd w:w="0" w:type="dxa"/>
          <w:tblCellMar>
            <w:top w:w="0" w:type="dxa"/>
            <w:left w:w="108" w:type="dxa"/>
            <w:bottom w:w="0" w:type="dxa"/>
            <w:right w:w="108" w:type="dxa"/>
          </w:tblCellMar>
        </w:tblPrEx>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6</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履约验收</w:t>
            </w:r>
          </w:p>
        </w:tc>
        <w:tc>
          <w:tcPr>
            <w:tcW w:w="3101" w:type="pct"/>
            <w:vAlign w:val="center"/>
          </w:tcPr>
          <w:p>
            <w:pPr>
              <w:rPr>
                <w:rFonts w:ascii="宋体" w:eastAsia="宋体" w:hAnsi="宋体" w:cs="宋体" w:hint="eastAsia"/>
                <w:sz w:val="21"/>
                <w:szCs w:val="21"/>
              </w:rPr>
            </w:pPr>
            <w:r>
              <w:rPr>
                <w:rFonts w:ascii="宋体" w:eastAsia="宋体" w:hAnsi="宋体" w:cs="宋体" w:hint="eastAsia"/>
                <w:sz w:val="21"/>
                <w:szCs w:val="21"/>
              </w:rPr>
              <w:t>1.服务经过双方检验认可后，签署验收报告。</w:t>
            </w:r>
          </w:p>
          <w:p>
            <w:pPr>
              <w:rPr>
                <w:rFonts w:ascii="宋体" w:eastAsia="宋体" w:hAnsi="宋体" w:cs="宋体" w:hint="eastAsia"/>
                <w:sz w:val="21"/>
                <w:szCs w:val="21"/>
              </w:rPr>
            </w:pPr>
            <w:r>
              <w:rPr>
                <w:rFonts w:ascii="宋体" w:eastAsia="宋体" w:hAnsi="宋体" w:cs="宋体" w:hint="eastAsia"/>
                <w:sz w:val="21"/>
                <w:szCs w:val="21"/>
              </w:rPr>
              <w:t>2.当满足以下条件时，采购人向中标人发出验收报告：</w:t>
            </w:r>
          </w:p>
          <w:p>
            <w:pPr>
              <w:rPr>
                <w:rFonts w:ascii="宋体" w:eastAsia="宋体" w:hAnsi="宋体" w:cs="宋体" w:hint="eastAsia"/>
                <w:sz w:val="21"/>
                <w:szCs w:val="21"/>
              </w:rPr>
            </w:pPr>
            <w:r>
              <w:rPr>
                <w:rFonts w:ascii="宋体" w:eastAsia="宋体" w:hAnsi="宋体" w:cs="宋体" w:hint="eastAsia"/>
                <w:sz w:val="21"/>
                <w:szCs w:val="21"/>
              </w:rPr>
              <w:t>（1）中标人已按照合同约定提供了全部技术资料。</w:t>
            </w:r>
          </w:p>
          <w:p>
            <w:pPr>
              <w:rPr>
                <w:rFonts w:ascii="宋体" w:eastAsia="宋体" w:hAnsi="宋体" w:cs="宋体" w:hint="eastAsia"/>
                <w:bCs/>
                <w:sz w:val="21"/>
                <w:szCs w:val="21"/>
              </w:rPr>
            </w:pPr>
            <w:r>
              <w:rPr>
                <w:rFonts w:ascii="宋体" w:eastAsia="宋体" w:hAnsi="宋体" w:cs="宋体" w:hint="eastAsia"/>
                <w:sz w:val="21"/>
                <w:szCs w:val="21"/>
              </w:rPr>
              <w:t>（2）服务项目符合招标文件的服务要求。</w:t>
            </w:r>
          </w:p>
        </w:tc>
      </w:tr>
      <w:tr>
        <w:tblPrEx>
          <w:tblW w:w="4998" w:type="pct"/>
          <w:tblInd w:w="0" w:type="dxa"/>
          <w:tblCellMar>
            <w:top w:w="0" w:type="dxa"/>
            <w:left w:w="108" w:type="dxa"/>
            <w:bottom w:w="0" w:type="dxa"/>
            <w:right w:w="108" w:type="dxa"/>
          </w:tblCellMar>
        </w:tblPrEx>
        <w:tc>
          <w:tcPr>
            <w:tcW w:w="663"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7</w:t>
            </w:r>
          </w:p>
        </w:tc>
        <w:tc>
          <w:tcPr>
            <w:tcW w:w="1234" w:type="pct"/>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违约条款</w:t>
            </w:r>
          </w:p>
        </w:tc>
        <w:tc>
          <w:tcPr>
            <w:tcW w:w="3101" w:type="pct"/>
            <w:vAlign w:val="center"/>
          </w:tcPr>
          <w:p>
            <w:pPr>
              <w:jc w:val="left"/>
              <w:rPr>
                <w:rFonts w:ascii="宋体" w:eastAsia="宋体" w:hAnsi="宋体" w:cs="宋体" w:hint="eastAsia"/>
                <w:bCs/>
                <w:sz w:val="21"/>
                <w:szCs w:val="21"/>
              </w:rPr>
            </w:pPr>
            <w:r>
              <w:rPr>
                <w:rFonts w:ascii="宋体" w:eastAsia="宋体" w:hAnsi="宋体" w:cs="宋体" w:hint="eastAsia"/>
                <w:bCs/>
                <w:kern w:val="0"/>
                <w:sz w:val="21"/>
                <w:szCs w:val="21"/>
              </w:rPr>
              <w:t>中标人不得将项目非法分包或转包给任何单位和个人。否则，采购单位有权即刻终止合同，并要求中标人赔偿相应损失。</w:t>
            </w:r>
          </w:p>
        </w:tc>
      </w:tr>
    </w:tbl>
    <w:p>
      <w:pPr>
        <w:ind w:firstLine="420" w:firstLineChars="200"/>
        <w:rPr>
          <w:rFonts w:asciiTheme="minorEastAsia" w:eastAsiaTheme="minorEastAsia" w:hAnsiTheme="minorEastAsia"/>
        </w:rPr>
      </w:pPr>
    </w:p>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bookmarkStart w:id="41" w:name="_Hlk72257111"/>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bookmarkEnd w:id="41"/>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hint="eastAsia"/>
          <w:sz w:val="24"/>
        </w:rPr>
      </w:pPr>
      <w:r>
        <w:rPr>
          <w:rFonts w:ascii="宋体" w:hAnsi="宋体" w:hint="eastAsia"/>
          <w:sz w:val="24"/>
        </w:rPr>
        <w:br w:type="page"/>
      </w:r>
    </w:p>
    <w:p>
      <w:pPr>
        <w:rPr>
          <w:rFonts w:ascii="宋体" w:hAnsi="宋体"/>
          <w:b/>
          <w:bCs/>
          <w:sz w:val="24"/>
        </w:rPr>
      </w:pPr>
      <w:r>
        <w:rPr>
          <w:rFonts w:ascii="宋体" w:hAnsi="宋体" w:hint="eastAsia"/>
          <w:b/>
          <w:bCs/>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2" w:name="_Hlk72070784"/>
      <w:r>
        <w:rPr>
          <w:rFonts w:hint="eastAsia"/>
          <w:szCs w:val="21"/>
        </w:rPr>
        <w:t>投标函</w:t>
      </w:r>
      <w:bookmarkEnd w:id="42"/>
    </w:p>
    <w:p>
      <w:pPr>
        <w:ind w:left="718" w:firstLine="1418" w:leftChars="342" w:firstLineChars="675"/>
        <w:rPr>
          <w:szCs w:val="21"/>
        </w:rPr>
      </w:pPr>
      <w:r>
        <w:rPr>
          <w:rFonts w:hint="eastAsia"/>
          <w:szCs w:val="21"/>
        </w:rPr>
        <w:t>（2）</w:t>
      </w:r>
      <w:bookmarkStart w:id="43" w:name="_Hlk72062521"/>
      <w:r>
        <w:rPr>
          <w:rFonts w:hint="eastAsia"/>
          <w:szCs w:val="21"/>
        </w:rPr>
        <w:t>政府采购投标及履约承诺函</w:t>
      </w:r>
      <w:bookmarkEnd w:id="43"/>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44" w:name="_Hlk72257201"/>
      <w:r>
        <w:rPr>
          <w:rFonts w:hint="eastAsia"/>
          <w:szCs w:val="21"/>
        </w:rPr>
        <w:t>（</w:t>
      </w:r>
      <w:r>
        <w:rPr>
          <w:szCs w:val="21"/>
        </w:rPr>
        <w:t>4</w:t>
      </w:r>
      <w:r>
        <w:rPr>
          <w:rFonts w:hint="eastAsia"/>
          <w:szCs w:val="21"/>
        </w:rPr>
        <w:t>）项目详细报价</w:t>
      </w:r>
      <w:bookmarkEnd w:id="44"/>
    </w:p>
    <w:p>
      <w:pPr>
        <w:ind w:left="718" w:firstLine="1418" w:leftChars="342" w:firstLineChars="675"/>
        <w:rPr>
          <w:rFonts w:ascii="宋体" w:hAnsi="宋体"/>
          <w:szCs w:val="21"/>
        </w:rPr>
      </w:pPr>
      <w:r>
        <w:rPr>
          <w:rFonts w:hint="eastAsia"/>
          <w:szCs w:val="21"/>
        </w:rPr>
        <w:t>（</w:t>
      </w:r>
      <w:r>
        <w:rPr>
          <w:rFonts w:hint="eastAsia"/>
          <w:szCs w:val="21"/>
          <w:lang w:val="en-US" w:eastAsia="zh-CN"/>
        </w:rPr>
        <w:t>5</w:t>
      </w:r>
      <w:r>
        <w:rPr>
          <w:rFonts w:hint="eastAsia"/>
          <w:szCs w:val="21"/>
        </w:rPr>
        <w:t>）有效业绩</w:t>
      </w:r>
    </w:p>
    <w:p>
      <w:pPr>
        <w:ind w:left="718" w:firstLine="1418" w:leftChars="342" w:firstLineChars="675"/>
        <w:rPr>
          <w:rFonts w:ascii="宋体" w:hAnsi="宋体"/>
          <w:szCs w:val="21"/>
        </w:rPr>
      </w:pPr>
      <w:r>
        <w:rPr>
          <w:rFonts w:hint="eastAsia"/>
          <w:szCs w:val="21"/>
        </w:rPr>
        <w:t>（</w:t>
      </w:r>
      <w:r>
        <w:rPr>
          <w:rFonts w:hint="eastAsia"/>
          <w:szCs w:val="21"/>
          <w:lang w:val="en-US" w:eastAsia="zh-CN"/>
        </w:rPr>
        <w:t>6</w:t>
      </w:r>
      <w:r>
        <w:rPr>
          <w:rFonts w:hint="eastAsia"/>
          <w:szCs w:val="21"/>
        </w:rPr>
        <w:t>）履约评价</w:t>
      </w:r>
    </w:p>
    <w:p>
      <w:pPr>
        <w:ind w:left="718" w:firstLine="1418" w:leftChars="342" w:firstLineChars="675"/>
        <w:rPr>
          <w:rFonts w:ascii="宋体" w:hAnsi="宋体"/>
          <w:szCs w:val="21"/>
        </w:rPr>
      </w:pPr>
      <w:r>
        <w:rPr>
          <w:rFonts w:hint="eastAsia"/>
          <w:szCs w:val="21"/>
        </w:rPr>
        <w:t>（</w:t>
      </w:r>
      <w:r>
        <w:rPr>
          <w:rFonts w:hint="eastAsia"/>
          <w:szCs w:val="21"/>
          <w:lang w:val="en-US" w:eastAsia="zh-CN"/>
        </w:rPr>
        <w:t>7</w:t>
      </w:r>
      <w:r>
        <w:rPr>
          <w:rFonts w:hint="eastAsia"/>
          <w:szCs w:val="21"/>
        </w:rPr>
        <w:t>）资质、资格证书</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8</w:t>
      </w:r>
      <w:r>
        <w:rPr>
          <w:rFonts w:hint="eastAsia"/>
          <w:szCs w:val="21"/>
        </w:rPr>
        <w:t>）投标人认为需要加以说明的其他内容</w:t>
      </w:r>
      <w:r>
        <w:rPr>
          <w:rFonts w:hint="eastAsia"/>
          <w:szCs w:val="21"/>
          <w:lang w:eastAsia="zh-CN"/>
        </w:rPr>
        <w:t>（公开部分）</w:t>
      </w:r>
    </w:p>
    <w:p>
      <w:pPr>
        <w:ind w:firstLine="1050" w:firstLineChars="500"/>
        <w:outlineLvl w:val="0"/>
        <w:rPr>
          <w:rFonts w:ascii="宋体" w:hAnsi="宋体" w:hint="eastAsia"/>
          <w:sz w:val="24"/>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）对项目的理解</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）项目服务方案</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）项目重点难点分析、应对措施及相关的合理化建议</w:t>
      </w:r>
    </w:p>
    <w:p>
      <w:pPr>
        <w:ind w:left="718" w:firstLine="1418" w:leftChars="342" w:firstLineChars="675"/>
        <w:rPr>
          <w:szCs w:val="21"/>
        </w:rPr>
      </w:pPr>
      <w:r>
        <w:rPr>
          <w:rFonts w:hint="eastAsia"/>
          <w:szCs w:val="21"/>
        </w:rPr>
        <w:t>（</w:t>
      </w:r>
      <w:r>
        <w:rPr>
          <w:rFonts w:hint="eastAsia"/>
          <w:szCs w:val="21"/>
          <w:lang w:val="en-US" w:eastAsia="zh-CN"/>
        </w:rPr>
        <w:t>7</w:t>
      </w:r>
      <w:r>
        <w:rPr>
          <w:rFonts w:hint="eastAsia"/>
          <w:szCs w:val="21"/>
        </w:rPr>
        <w:t>）质量保障措施</w:t>
      </w:r>
    </w:p>
    <w:p>
      <w:pPr>
        <w:ind w:left="718" w:firstLine="1418" w:leftChars="342" w:firstLineChars="675"/>
        <w:rPr>
          <w:szCs w:val="21"/>
        </w:rPr>
      </w:pPr>
      <w:r>
        <w:rPr>
          <w:rFonts w:hint="eastAsia"/>
          <w:szCs w:val="21"/>
        </w:rPr>
        <w:t>（</w:t>
      </w:r>
      <w:r>
        <w:rPr>
          <w:rFonts w:hint="eastAsia"/>
          <w:szCs w:val="21"/>
          <w:lang w:val="en-US" w:eastAsia="zh-CN"/>
        </w:rPr>
        <w:t>8</w:t>
      </w:r>
      <w:r>
        <w:rPr>
          <w:rFonts w:hint="eastAsia"/>
          <w:szCs w:val="21"/>
        </w:rPr>
        <w:t>）拟安排的项目负责人情况（仅限一人）</w:t>
      </w:r>
    </w:p>
    <w:p>
      <w:pPr>
        <w:ind w:left="718" w:firstLine="1418" w:leftChars="342" w:firstLineChars="675"/>
        <w:rPr>
          <w:szCs w:val="21"/>
        </w:rPr>
      </w:pPr>
      <w:r>
        <w:rPr>
          <w:rFonts w:hint="eastAsia"/>
          <w:szCs w:val="21"/>
        </w:rPr>
        <w:t>（</w:t>
      </w:r>
      <w:r>
        <w:rPr>
          <w:rFonts w:hint="eastAsia"/>
          <w:szCs w:val="21"/>
          <w:lang w:val="en-US" w:eastAsia="zh-CN"/>
        </w:rPr>
        <w:t>9</w:t>
      </w:r>
      <w:r>
        <w:rPr>
          <w:rFonts w:hint="eastAsia"/>
          <w:szCs w:val="21"/>
        </w:rPr>
        <w:t>）拟安排的项目团队成员情况（项目负责人除外）</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10</w:t>
      </w:r>
      <w:r>
        <w:rPr>
          <w:rFonts w:hint="eastAsia"/>
          <w:szCs w:val="21"/>
        </w:rPr>
        <w:t>）投标人认为需要加以说明的其他内容</w:t>
      </w:r>
      <w:r>
        <w:rPr>
          <w:rFonts w:hint="eastAsia"/>
          <w:szCs w:val="21"/>
          <w:lang w:eastAsia="zh-CN"/>
        </w:rPr>
        <w:t>（</w:t>
      </w:r>
      <w:r>
        <w:rPr>
          <w:rFonts w:hint="eastAsia"/>
          <w:szCs w:val="21"/>
          <w:lang w:val="en-US" w:eastAsia="zh-CN"/>
        </w:rPr>
        <w:t>不</w:t>
      </w:r>
      <w:r>
        <w:rPr>
          <w:rFonts w:hint="eastAsia"/>
          <w:szCs w:val="21"/>
          <w:lang w:eastAsia="zh-CN"/>
        </w:rPr>
        <w:t>公开部分）</w:t>
      </w: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bookmarkStart w:id="45"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6" w:name="_Hlk72263588"/>
      <w:r>
        <w:rPr>
          <w:rFonts w:hint="eastAsia"/>
          <w:szCs w:val="21"/>
        </w:rPr>
        <w:t>愿意按照招标文件要求承包上述项目并修补其任何缺陷。</w:t>
      </w:r>
      <w:bookmarkEnd w:id="46"/>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3、如果我单位中标，我单位将按照招标文件的要求足额提交履约担保。</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5、除非另外达成协议并生效，贵单位的中标通知书和本投标文件将构成合同的重要内容。</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5"/>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int="eastAsia"/>
          <w:b w:val="0"/>
          <w:kern w:val="0"/>
          <w:sz w:val="24"/>
        </w:rPr>
      </w:pPr>
      <w:r>
        <w:rPr>
          <w:rFonts w:ascii="黑体" w:eastAsia="黑体" w:hint="eastAsia"/>
          <w:b w:val="0"/>
          <w:kern w:val="0"/>
          <w:sz w:val="24"/>
        </w:rPr>
        <w:br w:type="page"/>
      </w: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rPr>
          <w:rFonts w:ascii="黑体" w:eastAsia="黑体" w:hint="eastAsia"/>
          <w:b w:val="0"/>
          <w:kern w:val="0"/>
          <w:sz w:val="24"/>
        </w:rPr>
      </w:pPr>
      <w:r>
        <w:rPr>
          <w:rFonts w:ascii="黑体" w:eastAsia="黑体" w:hint="eastAsia"/>
          <w:b w:val="0"/>
          <w:kern w:val="0"/>
          <w:sz w:val="24"/>
        </w:rPr>
        <w:br w:type="page"/>
      </w:r>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7"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7"/>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rPr>
          <w:rFonts w:hint="eastAsia"/>
          <w:b/>
          <w:sz w:val="24"/>
        </w:rPr>
      </w:pPr>
      <w:r>
        <w:rPr>
          <w:rFonts w:hint="eastAsia"/>
          <w:b/>
          <w:sz w:val="24"/>
        </w:rPr>
        <w:br w:type="page"/>
      </w: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3"/>
      </w:pPr>
      <w:bookmarkStart w:id="48"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8"/>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4998" w:type="pct"/>
        <w:tblInd w:w="0" w:type="dxa"/>
        <w:tblCellMar>
          <w:top w:w="0" w:type="dxa"/>
          <w:left w:w="108" w:type="dxa"/>
          <w:bottom w:w="0" w:type="dxa"/>
          <w:right w:w="108" w:type="dxa"/>
        </w:tblCellMar>
      </w:tblPr>
      <w:tblGrid>
        <w:gridCol w:w="611"/>
        <w:gridCol w:w="1005"/>
        <w:gridCol w:w="3123"/>
        <w:gridCol w:w="1542"/>
        <w:gridCol w:w="2245"/>
      </w:tblGrid>
      <w:tr>
        <w:tblPrEx>
          <w:tblW w:w="4998" w:type="pct"/>
          <w:tblInd w:w="0" w:type="dxa"/>
          <w:tblCellMar>
            <w:top w:w="0" w:type="dxa"/>
            <w:left w:w="108" w:type="dxa"/>
            <w:bottom w:w="0" w:type="dxa"/>
            <w:right w:w="108" w:type="dxa"/>
          </w:tblCellMar>
        </w:tblPrEx>
        <w:trPr>
          <w:trHeight w:val="285"/>
        </w:trPr>
        <w:tc>
          <w:tcPr>
            <w:tcW w:w="358" w:type="pct"/>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2420" w:type="pct"/>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904" w:type="pct"/>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1316" w:type="pct"/>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4998" w:type="pct"/>
          <w:tblInd w:w="0" w:type="dxa"/>
          <w:tblCellMar>
            <w:top w:w="0" w:type="dxa"/>
            <w:left w:w="108" w:type="dxa"/>
            <w:bottom w:w="0" w:type="dxa"/>
            <w:right w:w="108" w:type="dxa"/>
          </w:tblCellMar>
        </w:tblPrEx>
        <w:trPr>
          <w:trHeight w:val="285"/>
        </w:trPr>
        <w:tc>
          <w:tcPr>
            <w:tcW w:w="358" w:type="pct"/>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2420" w:type="pct"/>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480"/>
        </w:trPr>
        <w:tc>
          <w:tcPr>
            <w:tcW w:w="358" w:type="pct"/>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589" w:type="pct"/>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589" w:type="pct"/>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420" w:firstLineChars="200"/>
        <w:rPr>
          <w:rFonts w:eastAsia="宋体" w:hAnsi="宋体" w:hint="default"/>
          <w:b/>
          <w:bCs/>
          <w:sz w:val="24"/>
          <w:lang w:val="en-US" w:eastAsia="zh-CN"/>
        </w:rPr>
      </w:pPr>
    </w:p>
    <w:p>
      <w:pPr>
        <w:tabs>
          <w:tab w:val="left" w:pos="720"/>
        </w:tabs>
        <w:jc w:val="center"/>
        <w:rPr>
          <w:b/>
          <w:sz w:val="24"/>
        </w:rPr>
      </w:pPr>
      <w:r>
        <w:rPr>
          <w:rFonts w:hint="eastAsia"/>
          <w:b/>
          <w:sz w:val="24"/>
        </w:rPr>
        <w:t>（二）</w:t>
      </w:r>
      <w:bookmarkStart w:id="49" w:name="_Hlk72073235"/>
      <w:r>
        <w:rPr>
          <w:rFonts w:hint="eastAsia"/>
          <w:b/>
          <w:sz w:val="24"/>
        </w:rPr>
        <w:t>投标人认为需要涉及的其他内容报价清单</w:t>
      </w:r>
      <w:bookmarkEnd w:id="49"/>
    </w:p>
    <w:p>
      <w:pPr>
        <w:pStyle w:val="BodyText2"/>
      </w:pPr>
    </w:p>
    <w:p>
      <w:pPr>
        <w:ind w:firstLine="630" w:firstLineChars="300"/>
      </w:pPr>
    </w:p>
    <w:p>
      <w:pPr>
        <w:ind w:firstLine="630" w:firstLineChars="300"/>
      </w:pPr>
    </w:p>
    <w:p>
      <w:pPr>
        <w:pStyle w:val="Heading3"/>
        <w:jc w:val="center"/>
        <w:rPr>
          <w:rFonts w:ascii="黑体" w:eastAsia="黑体" w:cs="Times New Roman" w:hint="eastAsia"/>
          <w:b w:val="0"/>
          <w:sz w:val="24"/>
          <w:szCs w:val="24"/>
        </w:rPr>
      </w:pPr>
      <w:r>
        <w:rPr>
          <w:rFonts w:ascii="黑体" w:eastAsia="黑体" w:cs="Times New Roman" w:hint="eastAsia"/>
          <w:b w:val="0"/>
          <w:sz w:val="24"/>
          <w:szCs w:val="24"/>
          <w:lang w:val="en-US" w:eastAsia="zh-CN"/>
        </w:rPr>
        <w:t>五、</w:t>
      </w:r>
      <w:r>
        <w:rPr>
          <w:rFonts w:ascii="黑体" w:eastAsia="黑体" w:cs="Times New Roman" w:hint="eastAsia"/>
          <w:b w:val="0"/>
          <w:sz w:val="24"/>
          <w:szCs w:val="24"/>
        </w:rPr>
        <w:t>有效业绩</w:t>
      </w:r>
    </w:p>
    <w:p>
      <w:pPr>
        <w:pStyle w:val="Heading3"/>
        <w:jc w:val="center"/>
        <w:rPr>
          <w:rFonts w:ascii="黑体" w:eastAsia="黑体" w:cs="Times New Roman" w:hint="eastAsia"/>
          <w:b w:val="0"/>
          <w:sz w:val="24"/>
          <w:szCs w:val="24"/>
        </w:rPr>
      </w:pPr>
      <w:r>
        <w:rPr>
          <w:rFonts w:ascii="黑体" w:eastAsia="黑体" w:cs="Times New Roman" w:hint="eastAsia"/>
          <w:b w:val="0"/>
          <w:sz w:val="24"/>
          <w:szCs w:val="24"/>
          <w:lang w:val="en-US" w:eastAsia="zh-CN"/>
        </w:rPr>
        <w:t>六、</w:t>
      </w:r>
      <w:r>
        <w:rPr>
          <w:rFonts w:ascii="黑体" w:eastAsia="黑体" w:cs="Times New Roman" w:hint="eastAsia"/>
          <w:b w:val="0"/>
          <w:sz w:val="24"/>
          <w:szCs w:val="24"/>
        </w:rPr>
        <w:t>履约评价</w:t>
      </w:r>
    </w:p>
    <w:p>
      <w:pPr>
        <w:pStyle w:val="Heading3"/>
        <w:jc w:val="center"/>
        <w:rPr>
          <w:rFonts w:ascii="黑体" w:eastAsia="黑体" w:cs="Times New Roman" w:hint="eastAsia"/>
          <w:b w:val="0"/>
          <w:sz w:val="24"/>
          <w:szCs w:val="24"/>
        </w:rPr>
      </w:pPr>
      <w:r>
        <w:rPr>
          <w:rFonts w:ascii="黑体" w:eastAsia="黑体" w:cs="Times New Roman" w:hint="eastAsia"/>
          <w:b w:val="0"/>
          <w:sz w:val="24"/>
          <w:szCs w:val="24"/>
          <w:lang w:val="en-US" w:eastAsia="zh-CN"/>
        </w:rPr>
        <w:t>七、</w:t>
      </w:r>
      <w:r>
        <w:rPr>
          <w:rFonts w:ascii="黑体" w:eastAsia="黑体" w:cs="Times New Roman" w:hint="eastAsia"/>
          <w:b w:val="0"/>
          <w:sz w:val="24"/>
          <w:szCs w:val="24"/>
        </w:rPr>
        <w:t>资质、资格证书</w:t>
      </w:r>
    </w:p>
    <w:p>
      <w:pPr>
        <w:pStyle w:val="Heading3"/>
        <w:jc w:val="center"/>
        <w:rPr>
          <w:rFonts w:ascii="黑体" w:eastAsia="黑体" w:cs="Times New Roman" w:hint="eastAsia"/>
          <w:b w:val="0"/>
          <w:sz w:val="24"/>
          <w:szCs w:val="24"/>
          <w:lang w:eastAsia="zh-CN"/>
        </w:rPr>
      </w:pPr>
      <w:r>
        <w:rPr>
          <w:rFonts w:ascii="黑体" w:eastAsia="黑体" w:cs="Times New Roman" w:hint="eastAsia"/>
          <w:b w:val="0"/>
          <w:sz w:val="24"/>
          <w:szCs w:val="24"/>
          <w:lang w:val="en-US" w:eastAsia="zh-CN"/>
        </w:rPr>
        <w:t>八、</w:t>
      </w:r>
      <w:r>
        <w:rPr>
          <w:rFonts w:ascii="黑体" w:eastAsia="黑体" w:cs="Times New Roman" w:hint="eastAsia"/>
          <w:b w:val="0"/>
          <w:sz w:val="24"/>
          <w:szCs w:val="24"/>
        </w:rPr>
        <w:t>投标人认为需要加以说明的其他内容</w:t>
      </w:r>
      <w:r>
        <w:rPr>
          <w:rFonts w:ascii="黑体" w:eastAsia="黑体" w:cs="Times New Roman" w:hint="eastAsia"/>
          <w:b w:val="0"/>
          <w:sz w:val="24"/>
          <w:szCs w:val="24"/>
          <w:lang w:eastAsia="zh-CN"/>
        </w:rPr>
        <w:t>（公开部分）</w:t>
      </w:r>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50" w:name="_Hlk72092499"/>
      <w:r>
        <w:rPr>
          <w:rFonts w:ascii="黑体" w:eastAsia="黑体" w:hint="eastAsia"/>
          <w:b w:val="0"/>
          <w:sz w:val="24"/>
        </w:rPr>
        <w:t>法定代表人（负责人）证明书</w:t>
      </w:r>
      <w:bookmarkEnd w:id="50"/>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w:t>
      </w:r>
      <w:r>
        <w:rPr>
          <w:rFonts w:hint="eastAsia"/>
          <w:b/>
          <w:bCs/>
          <w:color w:val="FF0000"/>
          <w:szCs w:val="21"/>
        </w:rPr>
        <w:t xml:space="preserve"> 2、本证明书要求投标供应商同时提供法定代表人（负责人）的身份证扫描件（正反两面）作为附件方为有效</w:t>
      </w:r>
      <w:r>
        <w:rPr>
          <w:rFonts w:hint="eastAsia"/>
          <w:b/>
          <w:bCs/>
          <w:color w:val="FF0000"/>
          <w:szCs w:val="21"/>
          <w:lang w:eastAsia="zh-CN"/>
        </w:rPr>
        <w:t>。</w:t>
      </w:r>
      <w:r>
        <w:rPr>
          <w:rFonts w:hint="eastAsia"/>
          <w:b/>
          <w:bCs/>
          <w:color w:val="FF0000"/>
          <w:szCs w:val="21"/>
        </w:rPr>
        <w:t xml:space="preserve">  </w:t>
      </w:r>
      <w:r>
        <w:rPr>
          <w:rFonts w:hint="eastAsia"/>
          <w:szCs w:val="21"/>
        </w:rPr>
        <w:t xml:space="preserve">  </w:t>
      </w:r>
    </w:p>
    <w:p>
      <w:pPr>
        <w:spacing w:line="360" w:lineRule="auto"/>
        <w:ind w:firstLine="630" w:firstLineChars="300"/>
        <w:rPr>
          <w:rFonts w:hint="eastAsia"/>
          <w:szCs w:val="21"/>
        </w:rPr>
      </w:pPr>
      <w:r>
        <w:rPr>
          <w:rFonts w:hint="eastAsia"/>
          <w:szCs w:val="21"/>
        </w:rPr>
        <w:t>3、</w:t>
      </w: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51" w:name="_Hlk72092634"/>
      <w:r>
        <w:rPr>
          <w:rFonts w:ascii="黑体" w:eastAsia="黑体" w:hint="eastAsia"/>
          <w:b w:val="0"/>
          <w:kern w:val="0"/>
          <w:sz w:val="24"/>
          <w:szCs w:val="24"/>
        </w:rPr>
        <w:t>实质性条款响应情况表</w:t>
      </w:r>
      <w:bookmarkEnd w:id="51"/>
    </w:p>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19"/>
        <w:gridCol w:w="1110"/>
        <w:gridCol w:w="2657"/>
        <w:gridCol w:w="1630"/>
        <w:gridCol w:w="1254"/>
        <w:gridCol w:w="1254"/>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363" w:type="pct"/>
            <w:vAlign w:val="center"/>
          </w:tcPr>
          <w:p>
            <w:pPr>
              <w:adjustRightInd w:val="0"/>
              <w:snapToGrid w:val="0"/>
              <w:spacing w:line="360" w:lineRule="auto"/>
              <w:jc w:val="center"/>
              <w:rPr>
                <w:rFonts w:ascii="宋体" w:hAnsi="宋体"/>
                <w:kern w:val="0"/>
                <w:szCs w:val="21"/>
              </w:rPr>
            </w:pPr>
            <w:bookmarkStart w:id="52" w:name="_Hlk72092651"/>
            <w:r>
              <w:rPr>
                <w:rFonts w:ascii="宋体" w:hAnsi="宋体" w:hint="eastAsia"/>
                <w:kern w:val="0"/>
                <w:szCs w:val="21"/>
              </w:rPr>
              <w:t>序号</w:t>
            </w:r>
          </w:p>
        </w:tc>
        <w:tc>
          <w:tcPr>
            <w:tcW w:w="2209" w:type="pct"/>
            <w:gridSpan w:val="2"/>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956" w:type="pct"/>
            <w:vAlign w:val="center"/>
          </w:tcPr>
          <w:p>
            <w:pPr>
              <w:adjustRightInd w:val="0"/>
              <w:snapToGrid w:val="0"/>
              <w:spacing w:line="360" w:lineRule="auto"/>
              <w:jc w:val="center"/>
              <w:rPr>
                <w:rFonts w:ascii="宋体" w:eastAsia="宋体" w:hAnsi="宋体" w:cs="Times New Roman"/>
                <w:kern w:val="0"/>
                <w:sz w:val="21"/>
                <w:szCs w:val="21"/>
                <w:lang w:val="en-US" w:eastAsia="zh-CN" w:bidi="ar-SA"/>
              </w:rPr>
            </w:pPr>
            <w:r>
              <w:rPr>
                <w:rFonts w:hint="eastAsia"/>
              </w:rPr>
              <w:t>投标响应</w:t>
            </w:r>
          </w:p>
        </w:tc>
        <w:tc>
          <w:tcPr>
            <w:tcW w:w="735" w:type="pct"/>
            <w:vAlign w:val="center"/>
          </w:tcPr>
          <w:p>
            <w:pPr>
              <w:adjustRightInd w:val="0"/>
              <w:snapToGrid w:val="0"/>
              <w:spacing w:line="360" w:lineRule="auto"/>
              <w:jc w:val="center"/>
              <w:rPr>
                <w:rFonts w:ascii="宋体" w:eastAsia="宋体" w:hAnsi="宋体" w:cs="Times New Roman"/>
                <w:kern w:val="0"/>
                <w:sz w:val="21"/>
                <w:szCs w:val="21"/>
                <w:lang w:val="en-US" w:eastAsia="zh-CN" w:bidi="ar-SA"/>
              </w:rPr>
            </w:pPr>
            <w:r>
              <w:rPr>
                <w:rFonts w:hint="eastAsia"/>
              </w:rPr>
              <w:t>偏离情况</w:t>
            </w:r>
          </w:p>
        </w:tc>
        <w:tc>
          <w:tcPr>
            <w:tcW w:w="735" w:type="pct"/>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r>
              <w:rPr>
                <w:rFonts w:hint="eastAsia"/>
              </w:rPr>
              <w:t>说明</w:t>
            </w:r>
          </w:p>
        </w:tc>
      </w:tr>
      <w:tr>
        <w:tblPrEx>
          <w:tblW w:w="4997" w:type="pct"/>
          <w:tblInd w:w="0" w:type="dxa"/>
          <w:tblCellMar>
            <w:top w:w="0" w:type="dxa"/>
            <w:left w:w="108" w:type="dxa"/>
            <w:bottom w:w="0" w:type="dxa"/>
            <w:right w:w="108" w:type="dxa"/>
          </w:tblCellMar>
        </w:tblPrEx>
        <w:tc>
          <w:tcPr>
            <w:tcW w:w="363" w:type="pct"/>
          </w:tcPr>
          <w:p>
            <w:pPr>
              <w:adjustRightInd w:val="0"/>
              <w:snapToGrid w:val="0"/>
              <w:spacing w:line="360" w:lineRule="auto"/>
              <w:rPr>
                <w:rFonts w:ascii="宋体" w:hAnsi="宋体"/>
                <w:kern w:val="0"/>
                <w:szCs w:val="21"/>
              </w:rPr>
            </w:pPr>
            <w:bookmarkEnd w:id="52"/>
            <w:r>
              <w:rPr>
                <w:rFonts w:ascii="宋体" w:hAnsi="宋体" w:hint="eastAsia"/>
                <w:kern w:val="0"/>
                <w:szCs w:val="21"/>
              </w:rPr>
              <w:t>1</w:t>
            </w:r>
          </w:p>
        </w:tc>
        <w:tc>
          <w:tcPr>
            <w:tcW w:w="651" w:type="pct"/>
            <w:vAlign w:val="center"/>
          </w:tcPr>
          <w:p>
            <w:pPr>
              <w:rPr>
                <w:rFonts w:hAnsi="宋体"/>
                <w:kern w:val="0"/>
                <w:szCs w:val="21"/>
              </w:rPr>
            </w:pPr>
            <w:r>
              <w:rPr>
                <w:rFonts w:ascii="宋体" w:eastAsia="宋体" w:hAnsi="宋体" w:cs="宋体" w:hint="eastAsia"/>
                <w:bCs/>
                <w:sz w:val="21"/>
                <w:szCs w:val="21"/>
              </w:rPr>
              <w:t>服务内容★</w:t>
            </w:r>
          </w:p>
        </w:tc>
        <w:tc>
          <w:tcPr>
            <w:tcW w:w="1558" w:type="pct"/>
            <w:vAlign w:val="center"/>
          </w:tcPr>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rPr>
              <w:t>2.1</w:t>
            </w:r>
            <w:r>
              <w:rPr>
                <w:rFonts w:ascii="宋体" w:eastAsia="宋体" w:hAnsi="宋体" w:cs="宋体" w:hint="eastAsia"/>
                <w:bCs/>
                <w:sz w:val="21"/>
                <w:szCs w:val="21"/>
                <w:lang w:val="en-US" w:eastAsia="zh-CN"/>
              </w:rPr>
              <w:t>河湖长制技术支撑工作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2.1.1.根据省、市河长办工作要求，以河流为单位，修编新区59条河一河（湖）一档相关成果；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2.1.2.根据《深圳市生态清洁小流域建设工作方案（2023-2025年）》，按照市生态清洁小流域评价标准，组织对新区14个生态清洁小流域进行全面调查，开展生态清洁小流域自评工作，对不达标的组织做好整改完善；</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2.1.3.完成新区59条河流名录成果标绘工作，对照水利部系统要求开展合规性技术审查，并完成系统上传和问题修改；</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2.1.4.对新区河湖管理保护过程中发现的技术性问题，组织专家或技术团队现场踏勘研究，出具专门方案或专家意见，全年不少于5次（根据实际需要动态调整）；</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2.1.5.协助开展碧道考核、碧道认定及建设评价等相关工作。对新区碧道建设中的重难点问题提供技术咨询服务，全年不少于5次（根据实际需要动态调整）；</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2.1.6.按照省、市河长办工作要求，以河流为单位，编制（修编）新区59条河流“一河一策”报告；</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2.1.7.河湖管理等其他技术支撑工作。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2.2河湖长制日常管理工作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2.2.1.协助河湖长履行河长职责，根据河湖长要求，筹备河长巡河全年度不少于132次，完成巡河问题建档及督导检查等工作；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2.2.2.结合清四乱、非法采砂、遥感图斑复核等专项行动，定期对新区59条河流、25座水库、6个山塘、88个小微水体进行督查检查，建立检查台账，做好统筹督办、跟踪上报等工作，全年巡河（湖）天数不少于120天；</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2.2.3.协助开展清漂专项行动，制定“清漂”工作方案；建立清漂、巡河、河长公示牌、交办事项、投诉等工作台账；建立并定期更新新区河（湖）长三级名录，小微水体三级名录</w:t>
            </w:r>
            <w:r>
              <w:rPr>
                <w:rFonts w:ascii="宋体" w:eastAsia="宋体" w:hAnsi="宋体" w:cs="宋体" w:hint="eastAsia"/>
                <w:bCs/>
                <w:sz w:val="21"/>
                <w:szCs w:val="21"/>
                <w:lang w:eastAsia="zh-CN"/>
              </w:rPr>
              <w:t>；</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2.2.4.</w:t>
            </w:r>
            <w:r>
              <w:rPr>
                <w:rFonts w:ascii="宋体" w:eastAsia="宋体" w:hAnsi="宋体" w:cs="宋体" w:hint="eastAsia"/>
                <w:bCs/>
                <w:sz w:val="21"/>
                <w:szCs w:val="21"/>
                <w:lang w:eastAsia="zh-CN"/>
              </w:rPr>
              <w:t>结合河长制湖长制工作需求，做好水利部平台、广东智慧河长平台管理及运行维护工作，包括河湖长信息更新、巡河湖数据、黑臭水体情况、复核河湖遥感图斑、投诉处理等工作；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2.2.5.</w:t>
            </w:r>
            <w:r>
              <w:rPr>
                <w:rFonts w:ascii="宋体" w:eastAsia="宋体" w:hAnsi="宋体" w:cs="宋体" w:hint="eastAsia"/>
                <w:bCs/>
                <w:sz w:val="21"/>
                <w:szCs w:val="21"/>
                <w:lang w:eastAsia="zh-CN"/>
              </w:rPr>
              <w:t>协助落实市河长办交办任务和事项，编制《大鹏新区河长制湖长制年度总结报告》，市绩效自查报告等；</w:t>
            </w:r>
            <w:r>
              <w:rPr>
                <w:rFonts w:ascii="宋体" w:eastAsia="宋体" w:hAnsi="宋体" w:cs="宋体" w:hint="eastAsia"/>
                <w:bCs/>
                <w:sz w:val="21"/>
                <w:szCs w:val="21"/>
                <w:lang w:val="en-US" w:eastAsia="zh-CN"/>
              </w:rPr>
              <w:t>制定和完善新区河长制湖长制相关标准、制度、考核办法等配套管理制度；</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2.2.6.协助做好市全面推行河长制湖长制工作考核，做好考核材料编制工作；协助对各办事处全面推行河长制湖长制工作落实情况进行考核；对各办事处河湖长制工作进行督导检查，每年2次。</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val="en-US" w:eastAsia="zh-CN"/>
              </w:rPr>
            </w:pPr>
            <w:r>
              <w:rPr>
                <w:rFonts w:ascii="宋体" w:eastAsia="宋体" w:hAnsi="宋体" w:cs="宋体" w:hint="eastAsia"/>
                <w:bCs/>
                <w:sz w:val="21"/>
                <w:szCs w:val="21"/>
                <w:lang w:val="en-US" w:eastAsia="zh-CN"/>
              </w:rPr>
              <w:t>2.3河湖长制宣传和培训工作</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eastAsia="宋体" w:hAnsi="宋体" w:cs="宋体" w:hint="eastAsia"/>
                <w:bCs/>
                <w:sz w:val="21"/>
                <w:szCs w:val="21"/>
                <w:lang w:eastAsia="zh-CN"/>
              </w:rPr>
            </w:pPr>
            <w:r>
              <w:rPr>
                <w:rFonts w:ascii="宋体" w:eastAsia="宋体" w:hAnsi="宋体" w:cs="宋体" w:hint="eastAsia"/>
                <w:bCs/>
                <w:sz w:val="21"/>
                <w:szCs w:val="21"/>
                <w:lang w:val="en-US" w:eastAsia="zh-CN"/>
              </w:rPr>
              <w:t>2.3.1.每年组织</w:t>
            </w:r>
            <w:r>
              <w:rPr>
                <w:rFonts w:ascii="宋体" w:eastAsia="宋体" w:hAnsi="宋体" w:cs="宋体" w:hint="eastAsia"/>
                <w:bCs/>
                <w:sz w:val="21"/>
                <w:szCs w:val="21"/>
                <w:lang w:eastAsia="zh-CN"/>
              </w:rPr>
              <w:t>开展</w:t>
            </w:r>
            <w:r>
              <w:rPr>
                <w:rFonts w:ascii="宋体" w:eastAsia="宋体" w:hAnsi="宋体" w:cs="宋体" w:hint="eastAsia"/>
                <w:bCs/>
                <w:sz w:val="21"/>
                <w:szCs w:val="21"/>
                <w:lang w:val="en-US" w:eastAsia="zh-CN"/>
              </w:rPr>
              <w:t>2次以上</w:t>
            </w:r>
            <w:r>
              <w:rPr>
                <w:rFonts w:ascii="宋体" w:eastAsia="宋体" w:hAnsi="宋体" w:cs="宋体" w:hint="eastAsia"/>
                <w:bCs/>
                <w:sz w:val="21"/>
                <w:szCs w:val="21"/>
                <w:lang w:eastAsia="zh-CN"/>
              </w:rPr>
              <w:t>河长制湖长制宣传；协助做好与民间河长、志愿者河长以及相关公益组织的对接，共同开展相关宣传活动。</w:t>
            </w:r>
          </w:p>
          <w:p>
            <w:pPr>
              <w:keepNext w:val="0"/>
              <w:keepLines w:val="0"/>
              <w:pageBreakBefore w:val="0"/>
              <w:widowControl w:val="0"/>
              <w:kinsoku/>
              <w:wordWrap/>
              <w:overflowPunct w:val="0"/>
              <w:topLinePunct w:val="0"/>
              <w:autoSpaceDE/>
              <w:autoSpaceDN/>
              <w:bidi w:val="0"/>
              <w:adjustRightInd w:val="0"/>
              <w:snapToGrid w:val="0"/>
              <w:ind w:firstLine="420" w:firstLineChars="200"/>
              <w:jc w:val="both"/>
              <w:textAlignment w:val="auto"/>
              <w:rPr>
                <w:rFonts w:ascii="宋体" w:hAnsi="宋体"/>
                <w:kern w:val="0"/>
                <w:szCs w:val="21"/>
              </w:rPr>
            </w:pPr>
            <w:r>
              <w:rPr>
                <w:rFonts w:ascii="宋体" w:eastAsia="宋体" w:hAnsi="宋体" w:cs="宋体" w:hint="eastAsia"/>
                <w:bCs/>
                <w:sz w:val="21"/>
                <w:szCs w:val="21"/>
                <w:lang w:val="en-US" w:eastAsia="zh-CN"/>
              </w:rPr>
              <w:t>2.3.2每年邀请专家开展2次以上河长制湖长制培训，包括区、街道、社区三级河（湖）长、民间河长，以及街道、社区两级河长制办公室相关工作人员在内的培训。</w:t>
            </w:r>
          </w:p>
        </w:tc>
        <w:tc>
          <w:tcPr>
            <w:tcW w:w="956" w:type="pct"/>
          </w:tcPr>
          <w:p>
            <w:pPr>
              <w:adjustRightInd w:val="0"/>
              <w:snapToGrid w:val="0"/>
              <w:spacing w:line="360" w:lineRule="auto"/>
              <w:rPr>
                <w:rFonts w:ascii="宋体" w:hAnsi="宋体"/>
                <w:kern w:val="0"/>
                <w:szCs w:val="21"/>
              </w:rPr>
            </w:pPr>
          </w:p>
        </w:tc>
        <w:tc>
          <w:tcPr>
            <w:tcW w:w="735" w:type="pct"/>
          </w:tcPr>
          <w:p>
            <w:pPr>
              <w:adjustRightInd w:val="0"/>
              <w:snapToGrid w:val="0"/>
              <w:spacing w:line="360" w:lineRule="auto"/>
              <w:rPr>
                <w:rFonts w:ascii="宋体" w:hAnsi="宋体"/>
                <w:kern w:val="0"/>
                <w:szCs w:val="21"/>
              </w:rPr>
            </w:pPr>
          </w:p>
        </w:tc>
        <w:tc>
          <w:tcPr>
            <w:tcW w:w="735" w:type="pct"/>
          </w:tcPr>
          <w:p>
            <w:pPr>
              <w:adjustRightInd w:val="0"/>
              <w:snapToGrid w:val="0"/>
              <w:spacing w:line="360" w:lineRule="auto"/>
              <w:rPr>
                <w:rFonts w:ascii="宋体" w:hAnsi="宋体"/>
                <w:kern w:val="0"/>
                <w:szCs w:val="21"/>
              </w:rPr>
            </w:pPr>
          </w:p>
        </w:tc>
      </w:tr>
      <w:tr>
        <w:tblPrEx>
          <w:tblW w:w="4997" w:type="pct"/>
          <w:tblInd w:w="0" w:type="dxa"/>
          <w:tblCellMar>
            <w:top w:w="0" w:type="dxa"/>
            <w:left w:w="108" w:type="dxa"/>
            <w:bottom w:w="0" w:type="dxa"/>
            <w:right w:w="108" w:type="dxa"/>
          </w:tblCellMar>
        </w:tblPrEx>
        <w:tc>
          <w:tcPr>
            <w:tcW w:w="363" w:type="pct"/>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651" w:type="pct"/>
            <w:vAlign w:val="center"/>
          </w:tcPr>
          <w:p>
            <w:pPr>
              <w:jc w:val="center"/>
              <w:rPr>
                <w:rFonts w:hAnsi="宋体"/>
                <w:kern w:val="0"/>
                <w:szCs w:val="21"/>
              </w:rPr>
            </w:pPr>
            <w:r>
              <w:rPr>
                <w:rFonts w:ascii="宋体" w:eastAsia="宋体" w:hAnsi="宋体" w:cs="宋体" w:hint="eastAsia"/>
                <w:bCs/>
                <w:sz w:val="21"/>
                <w:szCs w:val="21"/>
              </w:rPr>
              <w:t>服务期限★</w:t>
            </w:r>
          </w:p>
        </w:tc>
        <w:tc>
          <w:tcPr>
            <w:tcW w:w="1558" w:type="pct"/>
            <w:vAlign w:val="top"/>
          </w:tcPr>
          <w:p>
            <w:pPr>
              <w:autoSpaceDE w:val="0"/>
              <w:autoSpaceDN w:val="0"/>
              <w:adjustRightInd w:val="0"/>
              <w:spacing w:after="120" w:afterLines="50"/>
              <w:ind w:firstLine="420" w:firstLineChars="200"/>
              <w:rPr>
                <w:rFonts w:ascii="宋体" w:hAnsi="宋体"/>
                <w:kern w:val="0"/>
                <w:szCs w:val="21"/>
              </w:rPr>
            </w:pPr>
            <w:r>
              <w:rPr>
                <w:rFonts w:ascii="宋体" w:eastAsia="宋体" w:hAnsi="宋体" w:cs="宋体" w:hint="eastAsia"/>
                <w:bCs/>
                <w:sz w:val="21"/>
                <w:szCs w:val="21"/>
              </w:rPr>
              <w:t>合同签订之日起一年（365日历日）</w:t>
            </w:r>
            <w:r>
              <w:rPr>
                <w:rFonts w:ascii="宋体" w:eastAsia="宋体" w:hAnsi="宋体" w:cs="宋体" w:hint="eastAsia"/>
                <w:bCs/>
                <w:sz w:val="21"/>
                <w:szCs w:val="21"/>
                <w:lang w:eastAsia="zh-CN"/>
              </w:rPr>
              <w:t>。</w:t>
            </w:r>
            <w:r>
              <w:rPr>
                <w:rFonts w:ascii="宋体" w:eastAsia="宋体" w:hAnsi="宋体" w:cs="宋体" w:hint="eastAsia"/>
                <w:bCs/>
                <w:sz w:val="21"/>
                <w:szCs w:val="21"/>
                <w:lang w:val="zh-CN"/>
              </w:rPr>
              <w:t>本项目为长期服务项目，首次合同期限为一年，届满后甲方可根据乙方的履约考核情况并经双方协商一致续签下一年度合同，合同最多可续签两次，本次续签合同为第</w:t>
            </w:r>
            <w:r>
              <w:rPr>
                <w:rFonts w:ascii="宋体" w:eastAsia="宋体" w:hAnsi="宋体" w:cs="宋体" w:hint="eastAsia"/>
                <w:bCs/>
                <w:sz w:val="21"/>
                <w:szCs w:val="21"/>
                <w:lang w:val="en-US" w:eastAsia="zh-CN"/>
              </w:rPr>
              <w:t>二</w:t>
            </w:r>
            <w:r>
              <w:rPr>
                <w:rFonts w:ascii="宋体" w:eastAsia="宋体" w:hAnsi="宋体" w:cs="宋体" w:hint="eastAsia"/>
                <w:bCs/>
                <w:sz w:val="21"/>
                <w:szCs w:val="21"/>
                <w:lang w:val="zh-CN"/>
              </w:rPr>
              <w:t>次续期，</w:t>
            </w:r>
            <w:r>
              <w:rPr>
                <w:rFonts w:ascii="宋体" w:eastAsia="宋体" w:hAnsi="宋体" w:cs="宋体" w:hint="eastAsia"/>
                <w:bCs/>
                <w:sz w:val="21"/>
                <w:szCs w:val="21"/>
                <w:lang w:val="en-US" w:eastAsia="zh-CN"/>
              </w:rPr>
              <w:t>续签合同服务期限均为一年</w:t>
            </w:r>
            <w:r>
              <w:rPr>
                <w:rFonts w:ascii="宋体" w:eastAsia="宋体" w:hAnsi="宋体" w:cs="宋体" w:hint="eastAsia"/>
                <w:bCs/>
                <w:sz w:val="21"/>
                <w:szCs w:val="21"/>
                <w:lang w:val="zh-CN"/>
              </w:rPr>
              <w:t>，总服务期限</w:t>
            </w:r>
            <w:r>
              <w:rPr>
                <w:rFonts w:ascii="宋体" w:eastAsia="宋体" w:hAnsi="宋体" w:cs="宋体" w:hint="eastAsia"/>
                <w:bCs/>
                <w:sz w:val="21"/>
                <w:szCs w:val="21"/>
                <w:lang w:val="en-US" w:eastAsia="zh-CN"/>
              </w:rPr>
              <w:t>最长不超过</w:t>
            </w:r>
            <w:r>
              <w:rPr>
                <w:rFonts w:ascii="宋体" w:eastAsia="宋体" w:hAnsi="宋体" w:cs="宋体" w:hint="eastAsia"/>
                <w:bCs/>
                <w:sz w:val="21"/>
                <w:szCs w:val="21"/>
                <w:lang w:val="zh-CN"/>
              </w:rPr>
              <w:t>三年。</w:t>
            </w:r>
          </w:p>
        </w:tc>
        <w:tc>
          <w:tcPr>
            <w:tcW w:w="956" w:type="pct"/>
          </w:tcPr>
          <w:p>
            <w:pPr>
              <w:adjustRightInd w:val="0"/>
              <w:snapToGrid w:val="0"/>
              <w:spacing w:line="360" w:lineRule="auto"/>
              <w:rPr>
                <w:rFonts w:ascii="宋体" w:hAnsi="宋体"/>
                <w:kern w:val="0"/>
                <w:szCs w:val="21"/>
              </w:rPr>
            </w:pPr>
          </w:p>
        </w:tc>
        <w:tc>
          <w:tcPr>
            <w:tcW w:w="735" w:type="pct"/>
          </w:tcPr>
          <w:p>
            <w:pPr>
              <w:adjustRightInd w:val="0"/>
              <w:snapToGrid w:val="0"/>
              <w:spacing w:line="360" w:lineRule="auto"/>
              <w:rPr>
                <w:rFonts w:ascii="宋体" w:hAnsi="宋体"/>
                <w:kern w:val="0"/>
                <w:szCs w:val="21"/>
              </w:rPr>
            </w:pPr>
          </w:p>
        </w:tc>
        <w:tc>
          <w:tcPr>
            <w:tcW w:w="735" w:type="pct"/>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1"/>
          <w:szCs w:val="21"/>
        </w:rPr>
      </w:pPr>
      <w:r>
        <w:rPr>
          <w:rFonts w:hint="eastAsia"/>
          <w:b/>
          <w:sz w:val="21"/>
          <w:szCs w:val="21"/>
        </w:rPr>
        <w:t>注：1. 上表所列各项均为不可负偏离条款。</w:t>
      </w:r>
    </w:p>
    <w:p>
      <w:pPr>
        <w:ind w:firstLine="420" w:firstLineChars="200"/>
        <w:rPr>
          <w:b/>
          <w:sz w:val="21"/>
          <w:szCs w:val="21"/>
        </w:rPr>
      </w:pPr>
      <w:r>
        <w:rPr>
          <w:rFonts w:hint="eastAsia"/>
          <w:b/>
          <w:sz w:val="21"/>
          <w:szCs w:val="21"/>
        </w:rPr>
        <w:t>2.“投标响应”一栏应当详细填写投标人自身响应情况，而不能不合理照搬照抄招实质性条款具体内容。</w:t>
      </w:r>
    </w:p>
    <w:p>
      <w:pPr>
        <w:ind w:firstLine="420" w:firstLineChars="200"/>
        <w:rPr>
          <w:b/>
          <w:sz w:val="21"/>
          <w:szCs w:val="21"/>
        </w:rPr>
      </w:pPr>
      <w:r>
        <w:rPr>
          <w:rFonts w:hint="eastAsia"/>
          <w:b/>
          <w:sz w:val="21"/>
          <w:szCs w:val="21"/>
        </w:rPr>
        <w:t>3</w:t>
      </w:r>
      <w:r>
        <w:rPr>
          <w:b/>
          <w:sz w:val="21"/>
          <w:szCs w:val="21"/>
        </w:rPr>
        <w:t>.</w:t>
      </w:r>
      <w:r>
        <w:rPr>
          <w:rFonts w:hint="eastAsia"/>
          <w:b/>
          <w:sz w:val="21"/>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b/>
          <w:sz w:val="21"/>
          <w:szCs w:val="21"/>
        </w:rPr>
      </w:pPr>
      <w:r>
        <w:rPr>
          <w:b/>
          <w:sz w:val="21"/>
          <w:szCs w:val="21"/>
        </w:rPr>
        <w:t>4.</w:t>
      </w:r>
      <w:r>
        <w:rPr>
          <w:rFonts w:hint="eastAsia"/>
          <w:b/>
          <w:sz w:val="21"/>
          <w:szCs w:val="21"/>
        </w:rPr>
        <w:t>评审委员会有权对投标响应情况作出判断（作出评审结论）。</w:t>
      </w:r>
    </w:p>
    <w:p>
      <w:pPr>
        <w:ind w:firstLine="420" w:firstLineChars="200"/>
        <w:rPr>
          <w:sz w:val="21"/>
          <w:szCs w:val="21"/>
        </w:rPr>
      </w:pPr>
      <w:r>
        <w:rPr>
          <w:b/>
          <w:sz w:val="21"/>
          <w:szCs w:val="21"/>
        </w:rPr>
        <w:t>5</w:t>
      </w:r>
      <w:r>
        <w:rPr>
          <w:rFonts w:hint="eastAsia"/>
          <w:b/>
          <w:sz w:val="21"/>
          <w:szCs w:val="21"/>
        </w:rPr>
        <w:t>.实质性响应条款“投标响应情况”与投标文件其它内容冲突的，以实质性响应条款“投标响应情况”为准。</w:t>
      </w:r>
    </w:p>
    <w:p>
      <w:pPr>
        <w:ind w:firstLine="420" w:firstLineChars="200"/>
        <w:rPr>
          <w:sz w:val="21"/>
          <w:szCs w:val="21"/>
        </w:rPr>
      </w:pPr>
      <w:r>
        <w:rPr>
          <w:rFonts w:hint="eastAsia"/>
          <w:b/>
          <w:sz w:val="21"/>
          <w:szCs w:val="21"/>
        </w:rPr>
        <w:t>6.</w:t>
      </w:r>
      <w:r>
        <w:rPr>
          <w:rFonts w:hint="eastAsia"/>
          <w:sz w:val="21"/>
          <w:szCs w:val="21"/>
        </w:rPr>
        <w:t xml:space="preserve"> </w:t>
      </w:r>
      <w:r>
        <w:rPr>
          <w:rFonts w:hint="eastAsia"/>
          <w:b/>
          <w:sz w:val="21"/>
          <w:szCs w:val="21"/>
        </w:rPr>
        <w:t>要求提供证明资料，在“说明”一栏中列明证明资料的位置,以便评审；未要求提供证明材料的，投标人可以不提供。</w:t>
      </w:r>
    </w:p>
    <w:p>
      <w:pPr>
        <w:rPr>
          <w:b/>
          <w:bCs/>
          <w:sz w:val="24"/>
        </w:rPr>
      </w:pPr>
    </w:p>
    <w:p>
      <w:pPr>
        <w:pStyle w:val="Heading3"/>
        <w:jc w:val="center"/>
        <w:rPr>
          <w:rFonts w:ascii="黑体" w:eastAsia="黑体" w:cs="Times New Roman" w:hint="eastAsia"/>
          <w:b w:val="0"/>
          <w:kern w:val="0"/>
          <w:sz w:val="24"/>
          <w:szCs w:val="24"/>
        </w:rPr>
      </w:pPr>
      <w:r>
        <w:rPr>
          <w:rFonts w:ascii="黑体" w:eastAsia="黑体" w:cs="Times New Roman" w:hint="eastAsia"/>
          <w:b w:val="0"/>
          <w:kern w:val="0"/>
          <w:sz w:val="24"/>
          <w:szCs w:val="24"/>
          <w:lang w:val="en-US" w:eastAsia="zh-CN"/>
        </w:rPr>
        <w:t>四、</w:t>
      </w:r>
      <w:r>
        <w:rPr>
          <w:rFonts w:ascii="黑体" w:eastAsia="黑体" w:cs="Times New Roman" w:hint="eastAsia"/>
          <w:b w:val="0"/>
          <w:kern w:val="0"/>
          <w:sz w:val="24"/>
          <w:szCs w:val="24"/>
        </w:rPr>
        <w:t>对项目的理解</w:t>
      </w:r>
    </w:p>
    <w:p>
      <w:pPr>
        <w:pStyle w:val="Heading3"/>
        <w:jc w:val="center"/>
        <w:rPr>
          <w:rFonts w:ascii="黑体" w:eastAsia="黑体" w:cs="Times New Roman" w:hint="eastAsia"/>
          <w:b w:val="0"/>
          <w:kern w:val="0"/>
          <w:sz w:val="24"/>
          <w:szCs w:val="24"/>
        </w:rPr>
      </w:pPr>
      <w:r>
        <w:rPr>
          <w:rFonts w:ascii="黑体" w:eastAsia="黑体" w:cs="Times New Roman" w:hint="eastAsia"/>
          <w:b w:val="0"/>
          <w:kern w:val="0"/>
          <w:sz w:val="24"/>
          <w:szCs w:val="24"/>
          <w:lang w:val="en-US" w:eastAsia="zh-CN"/>
        </w:rPr>
        <w:t>五、</w:t>
      </w:r>
      <w:r>
        <w:rPr>
          <w:rFonts w:ascii="黑体" w:eastAsia="黑体" w:cs="Times New Roman" w:hint="eastAsia"/>
          <w:b w:val="0"/>
          <w:kern w:val="0"/>
          <w:sz w:val="24"/>
          <w:szCs w:val="24"/>
        </w:rPr>
        <w:t>项目服务方案</w:t>
      </w:r>
    </w:p>
    <w:p>
      <w:pPr>
        <w:pStyle w:val="Heading3"/>
        <w:jc w:val="center"/>
        <w:rPr>
          <w:rFonts w:ascii="黑体" w:eastAsia="黑体" w:cs="Times New Roman" w:hint="eastAsia"/>
          <w:b w:val="0"/>
          <w:kern w:val="0"/>
          <w:sz w:val="24"/>
          <w:szCs w:val="24"/>
        </w:rPr>
      </w:pPr>
      <w:r>
        <w:rPr>
          <w:rFonts w:ascii="黑体" w:eastAsia="黑体" w:cs="Times New Roman" w:hint="eastAsia"/>
          <w:b w:val="0"/>
          <w:kern w:val="0"/>
          <w:sz w:val="24"/>
          <w:szCs w:val="24"/>
          <w:lang w:val="en-US" w:eastAsia="zh-CN"/>
        </w:rPr>
        <w:t>六、</w:t>
      </w:r>
      <w:r>
        <w:rPr>
          <w:rFonts w:ascii="黑体" w:eastAsia="黑体" w:cs="Times New Roman" w:hint="eastAsia"/>
          <w:b w:val="0"/>
          <w:kern w:val="0"/>
          <w:sz w:val="24"/>
          <w:szCs w:val="24"/>
        </w:rPr>
        <w:t>项目重点难点分析、应对措施及相关的合理化建议</w:t>
      </w:r>
    </w:p>
    <w:p>
      <w:pPr>
        <w:pStyle w:val="Heading3"/>
        <w:jc w:val="center"/>
        <w:rPr>
          <w:rFonts w:ascii="黑体" w:eastAsia="黑体" w:cs="Times New Roman" w:hint="eastAsia"/>
          <w:b w:val="0"/>
          <w:kern w:val="0"/>
          <w:sz w:val="24"/>
          <w:szCs w:val="24"/>
        </w:rPr>
      </w:pPr>
      <w:r>
        <w:rPr>
          <w:rFonts w:ascii="黑体" w:eastAsia="黑体" w:cs="Times New Roman" w:hint="eastAsia"/>
          <w:b w:val="0"/>
          <w:kern w:val="0"/>
          <w:sz w:val="24"/>
          <w:szCs w:val="24"/>
          <w:lang w:val="en-US" w:eastAsia="zh-CN"/>
        </w:rPr>
        <w:t>七、</w:t>
      </w:r>
      <w:r>
        <w:rPr>
          <w:rFonts w:ascii="黑体" w:eastAsia="黑体" w:cs="Times New Roman" w:hint="eastAsia"/>
          <w:b w:val="0"/>
          <w:kern w:val="0"/>
          <w:sz w:val="24"/>
          <w:szCs w:val="24"/>
        </w:rPr>
        <w:t>质量保障措施</w:t>
      </w:r>
    </w:p>
    <w:p>
      <w:pPr>
        <w:pStyle w:val="Heading3"/>
        <w:jc w:val="center"/>
        <w:rPr>
          <w:rFonts w:ascii="黑体" w:eastAsia="黑体" w:cs="Times New Roman" w:hint="eastAsia"/>
          <w:b w:val="0"/>
          <w:kern w:val="0"/>
          <w:sz w:val="24"/>
          <w:szCs w:val="24"/>
        </w:rPr>
      </w:pPr>
      <w:r>
        <w:rPr>
          <w:rFonts w:ascii="黑体" w:eastAsia="黑体" w:cs="Times New Roman" w:hint="eastAsia"/>
          <w:b w:val="0"/>
          <w:kern w:val="0"/>
          <w:sz w:val="24"/>
          <w:szCs w:val="24"/>
          <w:lang w:val="en-US" w:eastAsia="zh-CN"/>
        </w:rPr>
        <w:t>八、</w:t>
      </w:r>
      <w:r>
        <w:rPr>
          <w:rFonts w:ascii="黑体" w:eastAsia="黑体" w:cs="Times New Roman" w:hint="eastAsia"/>
          <w:b w:val="0"/>
          <w:kern w:val="0"/>
          <w:sz w:val="24"/>
          <w:szCs w:val="24"/>
        </w:rPr>
        <w:t>拟安排的项目负责人情况（仅限一人）</w:t>
      </w:r>
    </w:p>
    <w:p>
      <w:pPr>
        <w:pStyle w:val="Heading3"/>
        <w:jc w:val="center"/>
        <w:rPr>
          <w:rFonts w:ascii="黑体" w:eastAsia="黑体" w:cs="Times New Roman" w:hint="eastAsia"/>
          <w:b w:val="0"/>
          <w:kern w:val="0"/>
          <w:sz w:val="24"/>
          <w:szCs w:val="24"/>
        </w:rPr>
      </w:pPr>
      <w:r>
        <w:rPr>
          <w:rFonts w:ascii="黑体" w:eastAsia="黑体" w:cs="Times New Roman" w:hint="eastAsia"/>
          <w:b w:val="0"/>
          <w:kern w:val="0"/>
          <w:sz w:val="24"/>
          <w:szCs w:val="24"/>
          <w:lang w:val="en-US" w:eastAsia="zh-CN"/>
        </w:rPr>
        <w:t>九、</w:t>
      </w:r>
      <w:r>
        <w:rPr>
          <w:rFonts w:ascii="黑体" w:eastAsia="黑体" w:cs="Times New Roman" w:hint="eastAsia"/>
          <w:b w:val="0"/>
          <w:kern w:val="0"/>
          <w:sz w:val="24"/>
          <w:szCs w:val="24"/>
        </w:rPr>
        <w:t>拟安排的项目团队成员情况（项目负责人除外）</w:t>
      </w:r>
    </w:p>
    <w:p>
      <w:pPr>
        <w:pStyle w:val="Heading3"/>
        <w:jc w:val="center"/>
        <w:rPr>
          <w:rFonts w:ascii="黑体" w:eastAsia="黑体" w:cs="Times New Roman" w:hint="eastAsia"/>
          <w:b w:val="0"/>
          <w:kern w:val="0"/>
          <w:sz w:val="24"/>
          <w:szCs w:val="24"/>
          <w:lang w:eastAsia="zh-CN"/>
        </w:rPr>
      </w:pPr>
      <w:r>
        <w:rPr>
          <w:rFonts w:ascii="黑体" w:eastAsia="黑体" w:cs="Times New Roman" w:hint="eastAsia"/>
          <w:b w:val="0"/>
          <w:kern w:val="0"/>
          <w:sz w:val="24"/>
          <w:szCs w:val="24"/>
          <w:lang w:val="en-US" w:eastAsia="zh-CN"/>
        </w:rPr>
        <w:t>十、</w:t>
      </w:r>
      <w:r>
        <w:rPr>
          <w:rFonts w:ascii="黑体" w:eastAsia="黑体" w:cs="Times New Roman" w:hint="eastAsia"/>
          <w:b w:val="0"/>
          <w:kern w:val="0"/>
          <w:sz w:val="24"/>
          <w:szCs w:val="24"/>
        </w:rPr>
        <w:t>投标人认为需要加以说明的其他内容</w:t>
      </w:r>
      <w:r>
        <w:rPr>
          <w:rFonts w:ascii="黑体" w:eastAsia="黑体" w:cs="Times New Roman" w:hint="eastAsia"/>
          <w:b w:val="0"/>
          <w:kern w:val="0"/>
          <w:sz w:val="24"/>
          <w:szCs w:val="24"/>
          <w:lang w:eastAsia="zh-CN"/>
        </w:rPr>
        <w:t>（</w:t>
      </w:r>
      <w:r>
        <w:rPr>
          <w:rFonts w:ascii="黑体" w:eastAsia="黑体" w:cs="Times New Roman" w:hint="eastAsia"/>
          <w:b w:val="0"/>
          <w:kern w:val="0"/>
          <w:sz w:val="24"/>
          <w:szCs w:val="24"/>
          <w:lang w:val="en-US" w:eastAsia="zh-CN"/>
        </w:rPr>
        <w:t>不</w:t>
      </w:r>
      <w:r>
        <w:rPr>
          <w:rFonts w:ascii="黑体" w:eastAsia="黑体" w:cs="Times New Roman" w:hint="eastAsia"/>
          <w:b w:val="0"/>
          <w:kern w:val="0"/>
          <w:sz w:val="24"/>
          <w:szCs w:val="24"/>
          <w:lang w:eastAsia="zh-CN"/>
        </w:rPr>
        <w:t>公开部分）</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pPr>
        <w:rPr>
          <w:rFonts w:hint="eastAsia"/>
        </w:rPr>
      </w:pPr>
      <w:r>
        <w:rPr>
          <w:rFonts w:hint="eastAsia"/>
        </w:rPr>
        <w:br w:type="page"/>
      </w: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7"/>
        </w:numPr>
        <w:spacing w:before="120" w:beforeLines="50" w:after="120" w:afterLines="50"/>
        <w:ind w:left="562" w:hanging="562"/>
        <w:rPr>
          <w:sz w:val="28"/>
          <w:szCs w:val="28"/>
        </w:rPr>
      </w:pPr>
      <w:bookmarkStart w:id="53" w:name="_Hlk72399513"/>
      <w:r>
        <w:rPr>
          <w:rFonts w:hint="eastAsia"/>
          <w:sz w:val="28"/>
          <w:szCs w:val="28"/>
        </w:rPr>
        <w:t>总则</w:t>
      </w:r>
    </w:p>
    <w:p>
      <w:pPr>
        <w:rPr>
          <w:rFonts w:ascii="黑体" w:eastAsia="黑体" w:hAnsi="宋体"/>
          <w:sz w:val="24"/>
        </w:rPr>
      </w:pPr>
      <w:bookmarkEnd w:id="53"/>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4" w:name="_Hlk72399729"/>
      <w:r>
        <w:rPr>
          <w:rFonts w:ascii="宋体" w:hAnsi="宋体" w:hint="eastAsia"/>
          <w:szCs w:val="21"/>
        </w:rPr>
        <w:t>如有需要，政府集中采购机构可以对通用条款的内容进行补充。</w:t>
      </w:r>
      <w:bookmarkEnd w:id="5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大鹏</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5" w:name="_Hlk72398581"/>
      <w:r>
        <w:rPr>
          <w:rFonts w:ascii="宋体" w:hAnsi="宋体" w:hint="eastAsia"/>
          <w:szCs w:val="21"/>
        </w:rPr>
        <w:t>；</w:t>
      </w:r>
      <w:bookmarkEnd w:id="55"/>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大鹏</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6"/>
    </w:p>
    <w:p>
      <w:pPr>
        <w:pStyle w:val="Heading2"/>
        <w:numPr>
          <w:ilvl w:val="0"/>
          <w:numId w:val="7"/>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8"/>
    </w:p>
    <w:p>
      <w:pPr>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9"/>
      <w:r>
        <w:rPr>
          <w:rFonts w:ascii="黑体" w:eastAsia="黑体" w:hAnsi="宋体" w:hint="eastAsia"/>
          <w:sz w:val="24"/>
        </w:rPr>
        <w:t>15．</w:t>
      </w:r>
      <w:bookmarkStart w:id="6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60"/>
      <w:r>
        <w:rPr>
          <w:rFonts w:ascii="黑体" w:eastAsia="黑体" w:hAnsi="宋体" w:hint="eastAsia"/>
          <w:sz w:val="24"/>
        </w:rPr>
        <w:t>18．</w:t>
      </w:r>
      <w:bookmarkStart w:id="6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61"/>
      <w:r>
        <w:rPr>
          <w:rFonts w:ascii="黑体" w:eastAsia="黑体" w:hAnsi="宋体" w:hint="eastAsia"/>
          <w:sz w:val="24"/>
        </w:rPr>
        <w:t>19．</w:t>
      </w:r>
      <w:bookmarkStart w:id="62" w:name="_Hlk72402034"/>
      <w:r>
        <w:rPr>
          <w:rFonts w:ascii="黑体" w:eastAsia="黑体" w:hAnsi="宋体" w:hint="eastAsia"/>
          <w:sz w:val="24"/>
        </w:rPr>
        <w:t>投标文件其他证明文件的要求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3" w:name="_Hlk71407299"/>
    </w:p>
    <w:p>
      <w:pPr>
        <w:ind w:firstLine="412" w:firstLineChars="196"/>
        <w:rPr>
          <w:rFonts w:ascii="宋体" w:hAnsi="宋体"/>
          <w:szCs w:val="21"/>
        </w:rPr>
      </w:pPr>
      <w:bookmarkEnd w:id="63"/>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62"/>
      <w:bookmarkStart w:id="6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4"/>
      <w:r>
        <w:rPr>
          <w:rFonts w:ascii="黑体" w:eastAsia="黑体" w:hAnsi="宋体" w:hint="eastAsia"/>
          <w:sz w:val="24"/>
        </w:rPr>
        <w:t>21．</w:t>
      </w:r>
      <w:bookmarkStart w:id="6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5"/>
      <w:r>
        <w:rPr>
          <w:rFonts w:ascii="黑体" w:eastAsia="黑体" w:hAnsi="宋体" w:hint="eastAsia"/>
          <w:sz w:val="24"/>
        </w:rPr>
        <w:t>23．</w:t>
      </w:r>
      <w:bookmarkStart w:id="6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6"/>
    </w:p>
    <w:p>
      <w:pPr>
        <w:ind w:firstLine="412" w:firstLineChars="196"/>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widowControl/>
        <w:jc w:val="left"/>
        <w:rPr>
          <w:sz w:val="24"/>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7"/>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7"/>
        </w:numPr>
        <w:spacing w:before="120" w:beforeLines="50" w:after="120" w:afterLines="50"/>
        <w:ind w:left="562" w:hanging="562"/>
        <w:rPr>
          <w:sz w:val="28"/>
          <w:szCs w:val="28"/>
        </w:rPr>
      </w:pPr>
      <w:bookmarkEnd w:id="68"/>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7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7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1" w:name="_Toc100052400"/>
      <w:bookmarkStart w:id="72" w:name="_Toc73517673"/>
      <w:bookmarkStart w:id="73" w:name="_Toc73521581"/>
      <w:bookmarkStart w:id="74" w:name="_Toc73518151"/>
      <w:bookmarkStart w:id="75" w:name="_Toc73521669"/>
      <w:r>
        <w:rPr>
          <w:rFonts w:ascii="黑体" w:eastAsia="黑体" w:hAnsi="宋体" w:hint="eastAsia"/>
          <w:sz w:val="24"/>
        </w:rPr>
        <w:t>34．错误的修正</w:t>
      </w:r>
      <w:bookmarkEnd w:id="71"/>
      <w:bookmarkEnd w:id="72"/>
      <w:bookmarkEnd w:id="73"/>
      <w:bookmarkEnd w:id="74"/>
      <w:bookmarkEnd w:id="7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6"/>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7"/>
      <w:bookmarkEnd w:id="7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9"/>
      <w:bookmarkStart w:id="8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80"/>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2"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82"/>
    </w:p>
    <w:p>
      <w:pPr>
        <w:pStyle w:val="Heading2"/>
        <w:numPr>
          <w:ilvl w:val="0"/>
          <w:numId w:val="7"/>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ind w:firstLine="412" w:firstLineChars="196"/>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7"/>
        </w:numPr>
        <w:spacing w:before="120" w:beforeLines="50" w:after="120" w:afterLines="50"/>
        <w:ind w:left="562" w:hanging="562"/>
        <w:rPr>
          <w:sz w:val="28"/>
          <w:szCs w:val="28"/>
        </w:rPr>
      </w:pPr>
      <w:bookmarkStart w:id="83" w:name="_Hlk72439043"/>
      <w:r>
        <w:rPr>
          <w:rFonts w:hint="eastAsia"/>
          <w:sz w:val="28"/>
          <w:szCs w:val="28"/>
        </w:rPr>
        <w:t>合同的授予与备案</w:t>
      </w:r>
      <w:bookmarkEnd w:id="83"/>
    </w:p>
    <w:p>
      <w:pPr>
        <w:rPr>
          <w:rFonts w:ascii="黑体" w:eastAsia="黑体" w:hAnsi="宋体"/>
          <w:sz w:val="24"/>
        </w:rPr>
      </w:pPr>
      <w:bookmarkStart w:id="84" w:name="_Toc73521586"/>
      <w:bookmarkStart w:id="85" w:name="_Toc73518157"/>
      <w:bookmarkStart w:id="86" w:name="_Toc100052408"/>
      <w:bookmarkStart w:id="87" w:name="_Toc73521674"/>
      <w:bookmarkStart w:id="88" w:name="_Toc73517679"/>
      <w:bookmarkStart w:id="89" w:name="_Hlk72439088"/>
      <w:r>
        <w:rPr>
          <w:rFonts w:ascii="黑体" w:eastAsia="黑体" w:hAnsi="宋体" w:hint="eastAsia"/>
          <w:sz w:val="24"/>
        </w:rPr>
        <w:t>43．合同授予标准</w:t>
      </w:r>
      <w:bookmarkEnd w:id="84"/>
      <w:bookmarkEnd w:id="85"/>
      <w:bookmarkEnd w:id="86"/>
      <w:bookmarkEnd w:id="87"/>
      <w:bookmarkEnd w:id="8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90" w:name="_Toc73521587"/>
      <w:bookmarkStart w:id="91" w:name="_Toc100052409"/>
      <w:bookmarkStart w:id="92" w:name="_Toc73517680"/>
      <w:bookmarkStart w:id="93" w:name="_Toc73521675"/>
      <w:bookmarkStart w:id="94" w:name="_Toc73518158"/>
      <w:r>
        <w:rPr>
          <w:rFonts w:ascii="黑体" w:eastAsia="黑体" w:hAnsi="宋体" w:hint="eastAsia"/>
          <w:sz w:val="24"/>
        </w:rPr>
        <w:t>44．</w:t>
      </w:r>
      <w:bookmarkEnd w:id="90"/>
      <w:bookmarkEnd w:id="91"/>
      <w:bookmarkEnd w:id="92"/>
      <w:bookmarkEnd w:id="93"/>
      <w:bookmarkEnd w:id="9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5" w:name="_Toc73517682"/>
      <w:bookmarkStart w:id="96" w:name="_Toc73518160"/>
      <w:bookmarkStart w:id="97" w:name="_Toc73521677"/>
      <w:bookmarkStart w:id="98" w:name="_Toc73521589"/>
      <w:bookmarkStart w:id="99" w:name="_Toc100052410"/>
      <w:r>
        <w:rPr>
          <w:rFonts w:ascii="黑体" w:eastAsia="黑体" w:hAnsi="宋体" w:hint="eastAsia"/>
          <w:sz w:val="24"/>
        </w:rPr>
        <w:t>45．合同的签订</w:t>
      </w:r>
      <w:bookmarkEnd w:id="95"/>
      <w:bookmarkEnd w:id="96"/>
      <w:bookmarkEnd w:id="97"/>
      <w:bookmarkEnd w:id="98"/>
      <w:bookmarkEnd w:id="9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00" w:name="_Toc73521678"/>
      <w:bookmarkStart w:id="101" w:name="_Toc73518161"/>
      <w:bookmarkStart w:id="102" w:name="_Toc100052411"/>
      <w:bookmarkStart w:id="103" w:name="_Toc73521590"/>
      <w:bookmarkStart w:id="104" w:name="_Toc73517683"/>
      <w:r>
        <w:rPr>
          <w:rFonts w:ascii="黑体" w:eastAsia="黑体" w:hAnsi="宋体" w:hint="eastAsia"/>
          <w:sz w:val="24"/>
        </w:rPr>
        <w:t>46．履约担保</w:t>
      </w:r>
      <w:bookmarkEnd w:id="100"/>
      <w:bookmarkEnd w:id="101"/>
      <w:bookmarkEnd w:id="102"/>
      <w:bookmarkEnd w:id="103"/>
      <w:bookmarkEnd w:id="10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5" w:name="_Hlk72440769"/>
      <w:r>
        <w:rPr>
          <w:rFonts w:ascii="宋体" w:hAnsi="宋体" w:hint="eastAsia"/>
          <w:szCs w:val="21"/>
        </w:rPr>
        <w:t>政府集中采购机构或采购人不予退还其交纳的谈判保证金，情节严重的，并由主管部门</w:t>
      </w:r>
      <w:bookmarkEnd w:id="10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7"/>
        </w:numPr>
        <w:spacing w:before="120" w:beforeLines="50" w:after="120" w:afterLines="50"/>
        <w:ind w:left="562" w:hanging="562"/>
        <w:rPr>
          <w:sz w:val="28"/>
          <w:szCs w:val="28"/>
        </w:rPr>
      </w:pPr>
      <w:bookmarkEnd w:id="89"/>
      <w:r>
        <w:rPr>
          <w:rFonts w:hint="eastAsia"/>
          <w:sz w:val="28"/>
          <w:szCs w:val="28"/>
        </w:rPr>
        <w:t>质疑处理</w:t>
      </w:r>
    </w:p>
    <w:p>
      <w:pPr>
        <w:rPr>
          <w:rFonts w:ascii="黑体" w:eastAsia="黑体" w:hAnsi="宋体"/>
          <w:sz w:val="24"/>
        </w:rPr>
      </w:pPr>
      <w:bookmarkStart w:id="106" w:name="_Hlk72439706"/>
      <w:r>
        <w:rPr>
          <w:rFonts w:ascii="黑体" w:eastAsia="黑体" w:hAnsi="宋体" w:hint="eastAsia"/>
          <w:sz w:val="24"/>
        </w:rPr>
        <w:t>52.质疑提出与答复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52.1提出质疑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52.2</w:t>
      </w:r>
      <w:r>
        <w:rPr>
          <w:rFonts w:ascii="宋体" w:hAnsi="宋体"/>
          <w:szCs w:val="21"/>
        </w:rPr>
        <w:t>法律依据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52.3质疑条件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52.3.1提出质疑的供应商应当是参与所质疑项目采购活动的供应商；以联合体形式参与的，质疑应当由组成联合体的所有成员共同提出；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w:t>
      </w:r>
      <w:r>
        <w:rPr>
          <w:rFonts w:ascii="宋体" w:hAnsi="宋体" w:hint="eastAsia"/>
          <w:b/>
          <w:bCs/>
          <w:szCs w:val="21"/>
          <w:lang w:eastAsia="zh-CN"/>
        </w:rPr>
        <w:t>深圳交易集团有限公司大鹏分公司</w:t>
      </w:r>
      <w:r>
        <w:rPr>
          <w:rFonts w:ascii="宋体" w:hAnsi="宋体" w:hint="eastAsia"/>
          <w:b/>
          <w:bCs/>
          <w:szCs w:val="21"/>
        </w:rPr>
        <w:t>），深圳市大鹏新区葵涌街道三溪社区金业大道140号生命科学产业园A8栋203，质疑咨询电话：0755-28333300。</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52.7质疑答复时限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自收文之日起七个工作日内。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52.8投诉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53.1供应商质疑不成立，或者成立但未对中标、成交结果构成影响的，继续开展采购活动。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p>
    <w:p>
      <w:pPr>
        <w:jc w:val="center"/>
      </w:pPr>
      <w:r>
        <w:t>---- END ----</w:t>
      </w:r>
    </w:p>
    <w:p>
      <w:bookmarkEnd w:id="106"/>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sysfFS"/>
    <w:panose1 w:val="00000000000000000000"/>
    <w:charset w:val="00"/>
    <w:family w:val="auto"/>
    <w:pitch w:val="default"/>
    <w:sig w:usb0="00000000" w:usb1="00000000" w:usb2="00000000" w:usb3="00000000" w:csb0="00040001" w:csb1="00000000"/>
  </w:font>
  <w:font w:name="??">
    <w:altName w:val="sysfFS"/>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ysfFS">
    <w:panose1 w:val="02010604000000000000"/>
    <w:charset w:val="86"/>
    <w:family w:val="auto"/>
    <w:pitch w:val="default"/>
    <w:sig w:usb0="00000003" w:usb1="080E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JlZTViYmM5N2VkNzE3YzEyMDY3NjQ5MmFhNDQzY2MifQ=="/>
    <w:docVar w:name="KSO_WPS_MARK_KEY" w:val="f2972ce7-58aa-4ecb-8233-bb552e518dbb"/>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Heading4"/>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Quote"/>
    <w:link w:val="Char7"/>
    <w:qFormat/>
    <w:pPr>
      <w:spacing w:line="360" w:lineRule="auto"/>
    </w:pPr>
    <w:rPr>
      <w:b/>
      <w:bCs/>
      <w:sz w:val="24"/>
    </w:rPr>
  </w:style>
  <w:style w:type="paragraph" w:styleId="Quote">
    <w:name w:val="Quote"/>
    <w:next w:val="Normal"/>
    <w:uiPriority w:val="99"/>
    <w:qFormat/>
    <w:pPr>
      <w:widowControl w:val="0"/>
      <w:jc w:val="both"/>
    </w:pPr>
    <w:rPr>
      <w:rFonts w:ascii="Calibri" w:eastAsia="宋体" w:hAnsi="Calibri" w:cs="Calibri"/>
      <w:i/>
      <w:iCs/>
      <w:color w:val="000000"/>
      <w:kern w:val="2"/>
      <w:sz w:val="22"/>
      <w:szCs w:val="22"/>
      <w:lang w:val="en-US" w:eastAsia="zh-CN" w:bidi="ar-SA"/>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rPr>
      <w:color w:val="2590EB"/>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rPr>
      <w:vanish/>
    </w:rPr>
  </w:style>
  <w:style w:type="character" w:styleId="HTMLKeyboard">
    <w:name w:val="HTML Keyboard"/>
    <w:basedOn w:val="DefaultParagraphFont"/>
    <w:semiHidden/>
    <w:unhideWhenUsed/>
    <w:qFormat/>
    <w:rPr>
      <w:rFonts w:ascii="monospace" w:eastAsia="monospace" w:hAnsi="monospace" w:cs="monospace"/>
      <w:sz w:val="20"/>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rPr>
      <w:color w:val="2590EB"/>
      <w:shd w:val="clear" w:color="auto" w:fill="E9F4FD"/>
    </w:rPr>
  </w:style>
  <w:style w:type="character" w:customStyle="1" w:styleId="hover1">
    <w:name w:val="hover1"/>
    <w:basedOn w:val="DefaultParagraphFont"/>
    <w:rPr>
      <w:color w:val="2590EB"/>
    </w:rPr>
  </w:style>
  <w:style w:type="character" w:customStyle="1" w:styleId="hover2">
    <w:name w:val="hover2"/>
    <w:basedOn w:val="DefaultParagraphFont"/>
  </w:style>
  <w:style w:type="character" w:customStyle="1" w:styleId="hover3">
    <w:name w:val="hover3"/>
    <w:basedOn w:val="DefaultParagraphFont"/>
    <w:rPr>
      <w:color w:val="2590EB"/>
    </w:rPr>
  </w:style>
  <w:style w:type="character" w:customStyle="1" w:styleId="mini-outputtext1">
    <w:name w:val="mini-outputtext1"/>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52</Pages>
  <Words>42150</Words>
  <Characters>44390</Characters>
  <Application>Microsoft Office Word</Application>
  <DocSecurity>0</DocSecurity>
  <Lines>332</Lines>
  <Paragraphs>93</Paragraphs>
  <ScaleCrop>false</ScaleCrop>
  <Company>Microsoft</Company>
  <LinksUpToDate>false</LinksUpToDate>
  <CharactersWithSpaces>45487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MusicTing</cp:lastModifiedBy>
  <cp:revision>83</cp:revision>
  <cp:lastPrinted>2021-05-09T16:02:00Z</cp:lastPrinted>
  <dcterms:created xsi:type="dcterms:W3CDTF">2021-04-19T16:29:00Z</dcterms:created>
  <dcterms:modified xsi:type="dcterms:W3CDTF">2024-04-11T03:37:00Z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A9D8EFBAE24240BDAB2BB793F524C176</vt:lpwstr>
  </property>
  <property fmtid="{D5CDD505-2E9C-101B-9397-08002B2CF9AE}" pid="3" name="KSOProductBuildVer">
    <vt:lpwstr>2052-11.1.0.14309</vt:lpwstr>
  </property>
</Properties>
</file>