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A91EB">
      <w:pPr>
        <w:keepNext w:val="0"/>
        <w:keepLines w:val="0"/>
        <w:widowControl w:val="0"/>
        <w:suppressLineNumbers w:val="0"/>
        <w:spacing w:before="0" w:beforeAutospacing="0" w:after="0" w:afterAutospacing="0"/>
        <w:ind w:left="0" w:right="0" w:firstLine="3654" w:firstLineChars="1300"/>
        <w:jc w:val="both"/>
        <w:rPr>
          <w:rFonts w:hint="eastAsia" w:ascii="宋体" w:hAnsi="宋体" w:eastAsia="宋体" w:cs="宋体"/>
          <w:color w:val="FF0000"/>
          <w:szCs w:val="21"/>
          <w:lang w:val="en-US"/>
        </w:rPr>
      </w:pPr>
      <w:r>
        <w:rPr>
          <w:rFonts w:hint="eastAsia" w:ascii="宋体" w:hAnsi="宋体" w:eastAsia="黑体" w:cs="黑体"/>
          <w:b/>
          <w:bCs/>
          <w:color w:val="FF0000"/>
          <w:kern w:val="44"/>
          <w:sz w:val="28"/>
          <w:szCs w:val="44"/>
          <w:lang w:val="en-US" w:eastAsia="zh-CN" w:bidi="ar"/>
        </w:rPr>
        <w:t>特别警示条款</w:t>
      </w:r>
    </w:p>
    <w:p w14:paraId="34B2AC3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240" w:afterLines="100" w:afterAutospacing="0" w:line="400" w:lineRule="exact"/>
        <w:ind w:left="0" w:right="0" w:firstLine="422" w:firstLineChars="200"/>
        <w:jc w:val="both"/>
        <w:rPr>
          <w:rFonts w:hint="eastAsia" w:ascii="宋体" w:hAnsi="宋体" w:eastAsia="宋体" w:cs="宋体"/>
          <w:b/>
          <w:bCs/>
          <w:color w:val="FF0000"/>
          <w:sz w:val="21"/>
          <w:szCs w:val="21"/>
          <w:highlight w:val="yellow"/>
          <w:lang w:val="en-US"/>
        </w:rPr>
      </w:pPr>
      <w:r>
        <w:rPr>
          <w:rFonts w:hint="eastAsia" w:ascii="宋体" w:hAnsi="宋体" w:eastAsia="宋体" w:cs="宋体"/>
          <w:b/>
          <w:bCs/>
          <w:color w:val="FF0000"/>
          <w:kern w:val="2"/>
          <w:sz w:val="21"/>
          <w:szCs w:val="21"/>
          <w:highlight w:val="yellow"/>
          <w:lang w:val="en-US" w:eastAsia="zh-CN" w:bidi="ar"/>
        </w:rPr>
        <w:t>本项目为自行采购项目，参照《深圳经济特区政府采购条例》、《深圳经济特区政府采购条例实施细则》及政府采购其他法律法规，按照采购人内控制度，通过公开招标方式确定中标供应商。参与本项目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3"/>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11"/>
        <w:gridCol w:w="8223"/>
      </w:tblGrid>
      <w:tr w14:paraId="6D7C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6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19FA08E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序号</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54ABCA0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b/>
                <w:bCs/>
                <w:color w:val="FF0000"/>
                <w:kern w:val="2"/>
                <w:sz w:val="21"/>
                <w:szCs w:val="21"/>
                <w:lang w:val="en-US" w:eastAsia="zh-CN" w:bidi="ar"/>
              </w:rPr>
              <w:t>供应商参与投标禁止情形</w:t>
            </w:r>
          </w:p>
        </w:tc>
      </w:tr>
      <w:tr w14:paraId="44895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179CA84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1</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2286564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与其他投标供应商的法定代表人、主要经营负责人、投标授权代表人、项目负责人、主要技术人员为</w:t>
            </w:r>
            <w:r>
              <w:rPr>
                <w:rFonts w:hint="eastAsia" w:ascii="宋体" w:hAnsi="宋体" w:eastAsia="宋体" w:cs="宋体"/>
                <w:b/>
                <w:bCs/>
                <w:color w:val="FF0000"/>
                <w:kern w:val="2"/>
                <w:sz w:val="21"/>
                <w:szCs w:val="21"/>
                <w:lang w:val="en-US" w:eastAsia="zh-CN" w:bidi="ar"/>
              </w:rPr>
              <w:t>同一人、属同一单位或者在同一单位缴纳社会保险</w:t>
            </w:r>
            <w:r>
              <w:rPr>
                <w:rFonts w:hint="eastAsia" w:ascii="宋体" w:hAnsi="宋体" w:eastAsia="宋体" w:cs="宋体"/>
                <w:color w:val="FF0000"/>
                <w:kern w:val="2"/>
                <w:sz w:val="21"/>
                <w:szCs w:val="21"/>
                <w:lang w:val="en-US" w:eastAsia="zh-CN" w:bidi="ar"/>
              </w:rPr>
              <w:t>。</w:t>
            </w:r>
          </w:p>
        </w:tc>
      </w:tr>
      <w:tr w14:paraId="695B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DA4471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2</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283D155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参与本项目采购活动时，与其他投标供应商存在单位负责人为</w:t>
            </w:r>
            <w:r>
              <w:rPr>
                <w:rFonts w:hint="eastAsia" w:ascii="宋体" w:hAnsi="宋体" w:eastAsia="宋体" w:cs="宋体"/>
                <w:b/>
                <w:bCs/>
                <w:color w:val="FF0000"/>
                <w:kern w:val="2"/>
                <w:sz w:val="21"/>
                <w:szCs w:val="21"/>
                <w:lang w:val="en-US" w:eastAsia="zh-CN" w:bidi="ar"/>
              </w:rPr>
              <w:t>同一人或直接控股、管理关系</w:t>
            </w:r>
            <w:r>
              <w:rPr>
                <w:rFonts w:hint="eastAsia" w:ascii="宋体" w:hAnsi="宋体" w:eastAsia="宋体" w:cs="宋体"/>
                <w:color w:val="FF0000"/>
                <w:kern w:val="2"/>
                <w:sz w:val="21"/>
                <w:szCs w:val="21"/>
                <w:lang w:val="en-US" w:eastAsia="zh-CN" w:bidi="ar"/>
              </w:rPr>
              <w:t>。</w:t>
            </w:r>
          </w:p>
        </w:tc>
      </w:tr>
      <w:tr w14:paraId="0632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5340AE1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3</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4E3DC6D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与其他投标供应商的投标文件或部分投标文件</w:t>
            </w:r>
            <w:r>
              <w:rPr>
                <w:rFonts w:hint="eastAsia" w:ascii="宋体" w:hAnsi="宋体" w:eastAsia="宋体" w:cs="宋体"/>
                <w:b/>
                <w:bCs/>
                <w:color w:val="FF0000"/>
                <w:kern w:val="2"/>
                <w:sz w:val="21"/>
                <w:szCs w:val="21"/>
                <w:lang w:val="en-US" w:eastAsia="zh-CN" w:bidi="ar"/>
              </w:rPr>
              <w:t>相互混装或存在非正常一致</w:t>
            </w:r>
            <w:r>
              <w:rPr>
                <w:rFonts w:hint="eastAsia" w:ascii="宋体" w:hAnsi="宋体" w:eastAsia="宋体" w:cs="宋体"/>
                <w:color w:val="FF0000"/>
                <w:kern w:val="2"/>
                <w:sz w:val="21"/>
                <w:szCs w:val="21"/>
                <w:lang w:val="en-US" w:eastAsia="zh-CN" w:bidi="ar"/>
              </w:rPr>
              <w:t>。</w:t>
            </w:r>
          </w:p>
        </w:tc>
      </w:tr>
      <w:tr w14:paraId="649C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1A7512C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4</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1D96A80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与其他投标供应商的投标文件由</w:t>
            </w:r>
            <w:r>
              <w:rPr>
                <w:rFonts w:hint="eastAsia" w:ascii="宋体" w:hAnsi="宋体" w:eastAsia="宋体" w:cs="宋体"/>
                <w:b/>
                <w:bCs/>
                <w:color w:val="FF0000"/>
                <w:kern w:val="2"/>
                <w:sz w:val="21"/>
                <w:szCs w:val="21"/>
                <w:lang w:val="en-US" w:eastAsia="zh-CN" w:bidi="ar"/>
              </w:rPr>
              <w:t>同一单位或者同一人编制</w:t>
            </w:r>
            <w:r>
              <w:rPr>
                <w:rFonts w:hint="eastAsia" w:ascii="宋体" w:hAnsi="宋体" w:eastAsia="宋体" w:cs="宋体"/>
                <w:color w:val="FF0000"/>
                <w:kern w:val="2"/>
                <w:sz w:val="21"/>
                <w:szCs w:val="21"/>
                <w:lang w:val="en-US" w:eastAsia="zh-CN" w:bidi="ar"/>
              </w:rPr>
              <w:t>，或者使用</w:t>
            </w:r>
            <w:r>
              <w:rPr>
                <w:rFonts w:hint="eastAsia" w:ascii="宋体" w:hAnsi="宋体" w:eastAsia="宋体" w:cs="宋体"/>
                <w:b/>
                <w:bCs/>
                <w:color w:val="FF0000"/>
                <w:kern w:val="2"/>
                <w:sz w:val="21"/>
                <w:szCs w:val="21"/>
                <w:lang w:val="en-US" w:eastAsia="zh-CN" w:bidi="ar"/>
              </w:rPr>
              <w:t>同一设备编制</w:t>
            </w:r>
            <w:r>
              <w:rPr>
                <w:rFonts w:hint="eastAsia" w:ascii="宋体" w:hAnsi="宋体" w:eastAsia="宋体" w:cs="宋体"/>
                <w:color w:val="FF0000"/>
                <w:kern w:val="2"/>
                <w:sz w:val="21"/>
                <w:szCs w:val="21"/>
                <w:lang w:val="en-US" w:eastAsia="zh-CN" w:bidi="ar"/>
              </w:rPr>
              <w:t>。</w:t>
            </w:r>
          </w:p>
        </w:tc>
      </w:tr>
      <w:tr w14:paraId="58DC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7238168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5</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7AA72ED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提供</w:t>
            </w:r>
            <w:r>
              <w:rPr>
                <w:rFonts w:hint="eastAsia" w:ascii="宋体" w:hAnsi="宋体" w:eastAsia="宋体" w:cs="宋体"/>
                <w:b/>
                <w:bCs/>
                <w:color w:val="FF0000"/>
                <w:kern w:val="2"/>
                <w:sz w:val="21"/>
                <w:szCs w:val="21"/>
                <w:lang w:val="en-US" w:eastAsia="zh-CN" w:bidi="ar"/>
              </w:rPr>
              <w:t>未经出具机构核实</w:t>
            </w:r>
            <w:r>
              <w:rPr>
                <w:rFonts w:hint="eastAsia" w:ascii="宋体" w:hAnsi="宋体" w:eastAsia="宋体" w:cs="宋体"/>
                <w:color w:val="FF0000"/>
                <w:kern w:val="2"/>
                <w:sz w:val="21"/>
                <w:szCs w:val="21"/>
                <w:lang w:val="en-US" w:eastAsia="zh-CN" w:bidi="ar"/>
              </w:rPr>
              <w:t>的虚假的检验检测报告、业绩材料、社保缴纳证明、学历学位证书、职称认证证书等材料。</w:t>
            </w:r>
          </w:p>
        </w:tc>
      </w:tr>
      <w:tr w14:paraId="11C8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0CA87CD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6</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274CA5E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FF0000"/>
                <w:sz w:val="21"/>
                <w:szCs w:val="21"/>
                <w:lang w:val="en-US"/>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2886DDA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p>
    <w:p w14:paraId="1CD7EA4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一、</w:t>
      </w:r>
      <w:r>
        <w:rPr>
          <w:rFonts w:hint="eastAsia" w:ascii="宋体" w:hAnsi="宋体" w:eastAsia="宋体" w:cs="宋体"/>
          <w:b/>
          <w:bCs/>
          <w:color w:val="FF0000"/>
          <w:kern w:val="2"/>
          <w:sz w:val="21"/>
          <w:szCs w:val="21"/>
          <w:lang w:val="en-US" w:eastAsia="zh-CN" w:bidi="ar"/>
        </w:rPr>
        <w:t>《深圳经济特区政府采购条例》第五十七条</w:t>
      </w:r>
      <w:r>
        <w:rPr>
          <w:rFonts w:hint="eastAsia" w:ascii="宋体" w:hAnsi="宋体" w:eastAsia="宋体" w:cs="宋体"/>
          <w:color w:val="FF0000"/>
          <w:kern w:val="2"/>
          <w:sz w:val="21"/>
          <w:szCs w:val="21"/>
          <w:lang w:val="en-US" w:eastAsia="zh-CN" w:bidi="ar"/>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4CCFFE9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（一）在采购活动中应当回避而未回避的；</w:t>
      </w:r>
    </w:p>
    <w:p w14:paraId="3B49402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（二）未按本条例规定签订、履行采购合同，造成严重后果的；</w:t>
      </w:r>
    </w:p>
    <w:p w14:paraId="6FC930E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（三）隐瞒真实情况，提供虚假资料的；</w:t>
      </w:r>
    </w:p>
    <w:p w14:paraId="5723C87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（四）以非法手段排斥其他供应商参与竞争的；</w:t>
      </w:r>
    </w:p>
    <w:p w14:paraId="6CDAC8E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（五）与其他采购参加人串通投标的；</w:t>
      </w:r>
    </w:p>
    <w:p w14:paraId="0CD5FCB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（六）恶意投诉的；</w:t>
      </w:r>
    </w:p>
    <w:p w14:paraId="11B47E0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（七）向采购项目相关人行贿或者提供其他不当利益的；</w:t>
      </w:r>
    </w:p>
    <w:p w14:paraId="7D8AA79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（八）阻碍、抗拒主管部门监督检查的；</w:t>
      </w:r>
    </w:p>
    <w:p w14:paraId="45B5854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（九）其他违反本条例规定的行为。</w:t>
      </w:r>
    </w:p>
    <w:p w14:paraId="513D0D5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2" w:firstLineChars="200"/>
        <w:jc w:val="both"/>
        <w:rPr>
          <w:rFonts w:hint="eastAsia" w:ascii="宋体" w:hAnsi="宋体" w:eastAsia="宋体" w:cs="宋体"/>
          <w:color w:val="FF0000"/>
          <w:sz w:val="21"/>
          <w:szCs w:val="21"/>
          <w:lang w:val="en-US"/>
        </w:rPr>
      </w:pPr>
      <w:r>
        <w:rPr>
          <w:rFonts w:hint="eastAsia" w:ascii="宋体" w:hAnsi="宋体" w:eastAsia="宋体" w:cs="宋体"/>
          <w:b/>
          <w:bCs/>
          <w:color w:val="FF0000"/>
          <w:kern w:val="2"/>
          <w:sz w:val="21"/>
          <w:szCs w:val="21"/>
          <w:lang w:val="en-US" w:eastAsia="zh-CN" w:bidi="ar"/>
        </w:rPr>
        <w:t xml:space="preserve">二、《深圳经济特区政府采购条例实施细则》第七十五条 </w:t>
      </w:r>
      <w:r>
        <w:rPr>
          <w:rFonts w:hint="eastAsia" w:ascii="宋体" w:hAnsi="宋体" w:eastAsia="宋体" w:cs="宋体"/>
          <w:color w:val="FF0000"/>
          <w:kern w:val="2"/>
          <w:sz w:val="21"/>
          <w:szCs w:val="21"/>
          <w:lang w:val="en-US" w:eastAsia="zh-CN" w:bidi="ar"/>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741C889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2" w:firstLineChars="200"/>
        <w:jc w:val="both"/>
        <w:rPr>
          <w:rFonts w:hint="eastAsia" w:ascii="宋体" w:hAnsi="宋体" w:eastAsia="宋体" w:cs="宋体"/>
          <w:color w:val="FF0000"/>
          <w:sz w:val="21"/>
          <w:szCs w:val="21"/>
          <w:lang w:val="en-US"/>
        </w:rPr>
      </w:pPr>
      <w:r>
        <w:rPr>
          <w:rFonts w:hint="eastAsia" w:ascii="宋体" w:hAnsi="宋体" w:eastAsia="宋体" w:cs="宋体"/>
          <w:b/>
          <w:bCs/>
          <w:color w:val="FF0000"/>
          <w:kern w:val="2"/>
          <w:sz w:val="21"/>
          <w:szCs w:val="21"/>
          <w:lang w:val="en-US" w:eastAsia="zh-CN" w:bidi="ar"/>
        </w:rPr>
        <w:t xml:space="preserve">三、《深圳经济特区政府采购条例实施细则》第七十七条 </w:t>
      </w:r>
      <w:r>
        <w:rPr>
          <w:rFonts w:hint="eastAsia" w:ascii="宋体" w:hAnsi="宋体" w:eastAsia="宋体" w:cs="宋体"/>
          <w:color w:val="FF0000"/>
          <w:kern w:val="2"/>
          <w:sz w:val="21"/>
          <w:szCs w:val="21"/>
          <w:lang w:val="en-US" w:eastAsia="zh-CN" w:bidi="ar"/>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1D93975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200"/>
        <w:jc w:val="both"/>
        <w:rPr>
          <w:rFonts w:hint="eastAsia" w:ascii="宋体" w:hAnsi="宋体" w:eastAsia="宋体" w:cs="宋体"/>
          <w:color w:val="FF0000"/>
          <w:sz w:val="21"/>
          <w:szCs w:val="21"/>
          <w:lang w:val="en-US"/>
        </w:rPr>
      </w:pPr>
      <w:r>
        <w:rPr>
          <w:rFonts w:hint="eastAsia" w:ascii="宋体" w:hAnsi="宋体" w:eastAsia="宋体" w:cs="宋体"/>
          <w:color w:val="FF0000"/>
          <w:kern w:val="2"/>
          <w:sz w:val="21"/>
          <w:szCs w:val="21"/>
          <w:lang w:val="en-US" w:eastAsia="zh-CN" w:bidi="ar"/>
        </w:rPr>
        <w:t>投标供应商不能提供项目负责人或者主要技术人员的劳动合同、社会保险等劳动关系证明材料的，视为存在前款第（三）项规定的情形。</w:t>
      </w:r>
    </w:p>
    <w:p w14:paraId="4D7B4E3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2" w:firstLineChars="200"/>
        <w:jc w:val="both"/>
        <w:rPr>
          <w:bCs/>
          <w:color w:val="FF0000"/>
          <w:sz w:val="21"/>
          <w:szCs w:val="21"/>
          <w:lang w:val="en-US"/>
        </w:rPr>
      </w:pPr>
      <w:r>
        <w:rPr>
          <w:rFonts w:hint="eastAsia" w:ascii="Times New Roman" w:hAnsi="Times New Roman" w:eastAsia="宋体" w:cs="宋体"/>
          <w:b/>
          <w:bCs w:val="0"/>
          <w:color w:val="FF0000"/>
          <w:kern w:val="2"/>
          <w:sz w:val="21"/>
          <w:szCs w:val="21"/>
          <w:lang w:val="en-US" w:eastAsia="zh-CN" w:bidi="ar"/>
        </w:rPr>
        <w:t>四、根据《深圳经济特区政府采购条例实施细则》第七十五条规定</w:t>
      </w:r>
      <w:r>
        <w:rPr>
          <w:rFonts w:hint="eastAsia" w:ascii="Times New Roman" w:hAnsi="Times New Roman" w:eastAsia="宋体" w:cs="宋体"/>
          <w:bCs/>
          <w:color w:val="FF0000"/>
          <w:kern w:val="2"/>
          <w:sz w:val="21"/>
          <w:szCs w:val="21"/>
          <w:lang w:val="en-US" w:eastAsia="zh-CN" w:bidi="ar"/>
        </w:rPr>
        <w:t>，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kern w:val="2"/>
          <w:sz w:val="21"/>
          <w:szCs w:val="21"/>
          <w:lang w:val="en-US" w:eastAsia="zh-CN" w:bidi="ar"/>
        </w:rPr>
        <w:t>取消参与本市政府采购资格</w:t>
      </w:r>
      <w:r>
        <w:rPr>
          <w:rFonts w:hint="eastAsia" w:ascii="Times New Roman" w:hAnsi="宋体" w:eastAsia="宋体" w:cs="宋体"/>
          <w:color w:val="FF0000"/>
          <w:kern w:val="2"/>
          <w:sz w:val="21"/>
          <w:szCs w:val="21"/>
          <w:lang w:val="en-US" w:eastAsia="zh-CN" w:bidi="ar"/>
        </w:rPr>
        <w:t>、</w:t>
      </w:r>
      <w:r>
        <w:rPr>
          <w:rFonts w:hint="eastAsia" w:ascii="宋体" w:hAnsi="宋体" w:eastAsia="宋体" w:cs="宋体"/>
          <w:color w:val="FF0000"/>
          <w:kern w:val="2"/>
          <w:sz w:val="21"/>
          <w:szCs w:val="21"/>
          <w:lang w:val="en-US" w:eastAsia="zh-CN" w:bidi="ar"/>
        </w:rPr>
        <w:t>依法吊销其营业</w:t>
      </w:r>
      <w:r>
        <w:rPr>
          <w:rFonts w:hint="eastAsia" w:ascii="Times New Roman" w:hAnsi="宋体" w:eastAsia="宋体" w:cs="宋体"/>
          <w:color w:val="FF0000"/>
          <w:kern w:val="2"/>
          <w:sz w:val="21"/>
          <w:szCs w:val="21"/>
          <w:lang w:val="en-US" w:eastAsia="zh-CN" w:bidi="ar"/>
        </w:rPr>
        <w:t>执照等行政处罚，</w:t>
      </w:r>
      <w:r>
        <w:rPr>
          <w:rFonts w:hint="eastAsia" w:ascii="宋体" w:hAnsi="宋体" w:eastAsia="宋体" w:cs="宋体"/>
          <w:color w:val="FF0000"/>
          <w:kern w:val="2"/>
          <w:sz w:val="21"/>
          <w:szCs w:val="21"/>
          <w:lang w:val="en-US" w:eastAsia="zh-CN" w:bidi="ar"/>
        </w:rPr>
        <w:t>构成犯罪的，依法追究刑事责任</w:t>
      </w:r>
      <w:r>
        <w:rPr>
          <w:rFonts w:hint="eastAsia" w:ascii="Times New Roman" w:hAnsi="Times New Roman" w:eastAsia="宋体" w:cs="宋体"/>
          <w:bCs/>
          <w:color w:val="FF0000"/>
          <w:kern w:val="2"/>
          <w:sz w:val="21"/>
          <w:szCs w:val="21"/>
          <w:lang w:val="en-US" w:eastAsia="zh-CN" w:bidi="ar"/>
        </w:rPr>
        <w:t>，请各供应商独立编制、上传投标文件，妥善保管和使用电子秘钥。</w:t>
      </w:r>
    </w:p>
    <w:p w14:paraId="2DAC962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2" w:firstLineChars="200"/>
        <w:jc w:val="both"/>
        <w:rPr>
          <w:sz w:val="21"/>
          <w:szCs w:val="21"/>
          <w:lang w:val="en-US"/>
        </w:rPr>
      </w:pPr>
      <w:r>
        <w:rPr>
          <w:rFonts w:hint="eastAsia" w:ascii="Times New Roman" w:hAnsi="Times New Roman" w:eastAsia="宋体" w:cs="宋体"/>
          <w:b/>
          <w:bCs w:val="0"/>
          <w:color w:val="FF0000"/>
          <w:kern w:val="2"/>
          <w:sz w:val="21"/>
          <w:szCs w:val="21"/>
          <w:lang w:val="en-US" w:eastAsia="zh-CN" w:bidi="ar"/>
        </w:rPr>
        <w:t>五、请投标供应商阅读《采购违法行为风险知悉确认书》（内容详见“投标文件”中节点“投标人认为需要加以说明的其他内容”），并经各投标供应商负责人签字并加盖单位公章后，扫描上传至投标文件一并提交。</w:t>
      </w:r>
    </w:p>
    <w:p w14:paraId="45B1838B">
      <w:pPr>
        <w:keepNext w:val="0"/>
        <w:keepLines w:val="0"/>
        <w:widowControl/>
        <w:suppressLineNumbers w:val="0"/>
        <w:spacing w:before="0" w:beforeAutospacing="1" w:after="0" w:afterAutospacing="1"/>
        <w:ind w:left="0" w:right="0"/>
        <w:jc w:val="left"/>
        <w:outlineLvl w:val="1"/>
        <w:rPr>
          <w:rFonts w:hint="eastAsia" w:ascii="黑体" w:hAnsi="宋体" w:eastAsia="黑体" w:cs="黑体"/>
          <w:kern w:val="0"/>
          <w:sz w:val="21"/>
          <w:szCs w:val="21"/>
          <w:lang w:val="en-US"/>
        </w:rPr>
      </w:pPr>
      <w:r>
        <w:rPr>
          <w:rFonts w:hint="eastAsia" w:ascii="Times New Roman" w:hAnsi="Times New Roman" w:eastAsia="宋体" w:cs="宋体"/>
          <w:b/>
          <w:bCs w:val="0"/>
          <w:color w:val="FF0000"/>
          <w:kern w:val="2"/>
          <w:sz w:val="21"/>
          <w:szCs w:val="21"/>
          <w:lang w:val="en-US" w:eastAsia="zh-CN" w:bidi="ar"/>
        </w:rPr>
        <w:t>注：“特别警示条款”和《采购违法行为风险知悉确认书》用于对供应商违法行为的提醒，不作为供应商资格性审查及符合性审查条件。</w:t>
      </w:r>
    </w:p>
    <w:p w14:paraId="07CA7F96">
      <w:pPr>
        <w:rPr>
          <w:rFonts w:hint="eastAsia" w:ascii="方正小标宋简体" w:hAnsi="方正小标宋简体" w:eastAsia="方正小标宋简体" w:cs="方正小标宋简体"/>
          <w:bCs/>
          <w:color w:val="000000"/>
          <w:sz w:val="21"/>
          <w:szCs w:val="21"/>
        </w:rPr>
      </w:pPr>
      <w:r>
        <w:rPr>
          <w:rFonts w:hint="eastAsia" w:ascii="方正小标宋简体" w:hAnsi="方正小标宋简体" w:eastAsia="方正小标宋简体" w:cs="方正小标宋简体"/>
          <w:bCs/>
          <w:color w:val="000000"/>
          <w:sz w:val="21"/>
          <w:szCs w:val="21"/>
        </w:rPr>
        <w:br w:type="page"/>
      </w:r>
    </w:p>
    <w:p w14:paraId="6B1156CA">
      <w:pPr>
        <w:widowControl/>
        <w:spacing w:before="100" w:beforeAutospacing="1" w:after="100" w:afterAutospacing="1"/>
        <w:jc w:val="center"/>
        <w:outlineLvl w:val="1"/>
        <w:rPr>
          <w:rFonts w:ascii="方正小标宋简体" w:hAnsi="方正小标宋简体" w:eastAsia="方正小标宋简体" w:cs="方正小标宋简体"/>
          <w:bCs/>
          <w:color w:val="000000"/>
          <w:sz w:val="44"/>
          <w:szCs w:val="44"/>
        </w:rPr>
      </w:pPr>
      <w:r>
        <w:rPr>
          <w:rFonts w:hint="eastAsia" w:ascii="方正小标宋简体" w:hAnsi="方正小标宋简体" w:eastAsia="方正小标宋简体" w:cs="方正小标宋简体"/>
          <w:bCs/>
          <w:color w:val="000000"/>
          <w:sz w:val="44"/>
          <w:szCs w:val="44"/>
        </w:rPr>
        <w:t>招标文件信息</w:t>
      </w:r>
    </w:p>
    <w:tbl>
      <w:tblPr>
        <w:tblStyle w:val="42"/>
        <w:tblW w:w="7943" w:type="dxa"/>
        <w:jc w:val="center"/>
        <w:tblCellSpacing w:w="0" w:type="dxa"/>
        <w:tblLayout w:type="autofit"/>
        <w:tblCellMar>
          <w:top w:w="45" w:type="dxa"/>
          <w:left w:w="45" w:type="dxa"/>
          <w:bottom w:w="45" w:type="dxa"/>
          <w:right w:w="45" w:type="dxa"/>
        </w:tblCellMar>
      </w:tblPr>
      <w:tblGrid>
        <w:gridCol w:w="2723"/>
        <w:gridCol w:w="5220"/>
      </w:tblGrid>
      <w:tr w14:paraId="5374EC0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C72480E">
            <w:pPr>
              <w:keepNext w:val="0"/>
              <w:keepLines w:val="0"/>
              <w:widowControl/>
              <w:suppressLineNumbers w:val="0"/>
              <w:spacing w:before="0" w:beforeAutospacing="0" w:after="0" w:afterAutospacing="0"/>
              <w:ind w:left="0" w:right="0"/>
              <w:jc w:val="right"/>
              <w:rPr>
                <w:rFonts w:hint="default"/>
                <w:sz w:val="30"/>
                <w:szCs w:val="30"/>
              </w:rPr>
            </w:pPr>
            <w:r>
              <w:rPr>
                <w:rFonts w:hint="default" w:ascii="宋体" w:hAnsi="宋体" w:cs="宋体"/>
                <w:kern w:val="0"/>
                <w:sz w:val="30"/>
                <w:szCs w:val="30"/>
              </w:rPr>
              <w:t>项目编号：</w:t>
            </w:r>
          </w:p>
        </w:tc>
        <w:tc>
          <w:tcPr>
            <w:tcW w:w="5220" w:type="dxa"/>
            <w:shd w:val="clear" w:color="auto" w:fill="auto"/>
            <w:vAlign w:val="center"/>
          </w:tcPr>
          <w:p w14:paraId="3A26D3A5">
            <w:pPr>
              <w:keepNext w:val="0"/>
              <w:keepLines w:val="0"/>
              <w:widowControl/>
              <w:suppressLineNumbers w:val="0"/>
              <w:spacing w:before="0" w:beforeAutospacing="0" w:after="0" w:afterAutospacing="0"/>
              <w:ind w:left="0" w:right="0"/>
              <w:jc w:val="left"/>
              <w:rPr>
                <w:rFonts w:hint="default"/>
                <w:sz w:val="30"/>
                <w:szCs w:val="30"/>
              </w:rPr>
            </w:pPr>
          </w:p>
        </w:tc>
      </w:tr>
      <w:tr w14:paraId="7728C16B">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25BDF20">
            <w:pPr>
              <w:keepNext w:val="0"/>
              <w:keepLines w:val="0"/>
              <w:widowControl/>
              <w:suppressLineNumbers w:val="0"/>
              <w:spacing w:before="0" w:beforeAutospacing="0" w:after="0" w:afterAutospacing="0"/>
              <w:ind w:left="0" w:right="0"/>
              <w:jc w:val="right"/>
              <w:rPr>
                <w:rFonts w:hint="default"/>
                <w:sz w:val="30"/>
                <w:szCs w:val="30"/>
              </w:rPr>
            </w:pPr>
            <w:r>
              <w:rPr>
                <w:rFonts w:hint="default" w:ascii="宋体" w:hAnsi="宋体" w:cs="宋体"/>
                <w:kern w:val="0"/>
                <w:sz w:val="30"/>
                <w:szCs w:val="30"/>
              </w:rPr>
              <w:t>项目名称：</w:t>
            </w:r>
          </w:p>
        </w:tc>
        <w:tc>
          <w:tcPr>
            <w:tcW w:w="5220" w:type="dxa"/>
            <w:shd w:val="clear" w:color="auto" w:fill="auto"/>
            <w:vAlign w:val="center"/>
          </w:tcPr>
          <w:p w14:paraId="7AF9766E">
            <w:pPr>
              <w:keepNext w:val="0"/>
              <w:keepLines w:val="0"/>
              <w:widowControl/>
              <w:suppressLineNumbers w:val="0"/>
              <w:spacing w:before="0" w:beforeAutospacing="0" w:after="0" w:afterAutospacing="0"/>
              <w:ind w:left="0" w:right="0"/>
              <w:jc w:val="left"/>
              <w:rPr>
                <w:rFonts w:hint="default"/>
                <w:sz w:val="30"/>
                <w:szCs w:val="30"/>
              </w:rPr>
            </w:pPr>
            <w:r>
              <w:rPr>
                <w:rFonts w:hint="default"/>
                <w:sz w:val="30"/>
                <w:szCs w:val="30"/>
              </w:rPr>
              <w:t>深圳市新华医院低值易耗品采购项目（第二批）</w:t>
            </w:r>
          </w:p>
        </w:tc>
      </w:tr>
      <w:tr w14:paraId="3E6B37FC">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68FD2C5">
            <w:pPr>
              <w:keepNext w:val="0"/>
              <w:keepLines w:val="0"/>
              <w:widowControl/>
              <w:suppressLineNumbers w:val="0"/>
              <w:spacing w:before="0" w:beforeAutospacing="0" w:after="0" w:afterAutospacing="0"/>
              <w:ind w:left="0" w:right="0"/>
              <w:jc w:val="right"/>
              <w:rPr>
                <w:rFonts w:hint="default"/>
                <w:sz w:val="30"/>
                <w:szCs w:val="30"/>
              </w:rPr>
            </w:pPr>
            <w:r>
              <w:rPr>
                <w:rFonts w:hint="default" w:ascii="宋体" w:hAnsi="宋体" w:cs="宋体"/>
                <w:kern w:val="0"/>
                <w:sz w:val="30"/>
                <w:szCs w:val="30"/>
              </w:rPr>
              <w:t>包 号：</w:t>
            </w:r>
          </w:p>
        </w:tc>
        <w:tc>
          <w:tcPr>
            <w:tcW w:w="5220" w:type="dxa"/>
            <w:shd w:val="clear" w:color="auto" w:fill="auto"/>
            <w:vAlign w:val="center"/>
          </w:tcPr>
          <w:p w14:paraId="596A80D1">
            <w:pPr>
              <w:keepNext w:val="0"/>
              <w:keepLines w:val="0"/>
              <w:widowControl/>
              <w:suppressLineNumbers w:val="0"/>
              <w:spacing w:before="0" w:beforeAutospacing="0" w:after="0" w:afterAutospacing="0"/>
              <w:ind w:left="0" w:right="0"/>
              <w:jc w:val="left"/>
              <w:rPr>
                <w:rFonts w:hint="default"/>
                <w:sz w:val="30"/>
                <w:szCs w:val="30"/>
              </w:rPr>
            </w:pPr>
            <w:r>
              <w:rPr>
                <w:rFonts w:hint="default" w:ascii="宋体" w:hAnsi="宋体" w:cs="宋体"/>
                <w:kern w:val="0"/>
                <w:sz w:val="30"/>
                <w:szCs w:val="30"/>
              </w:rPr>
              <w:t>A</w:t>
            </w:r>
          </w:p>
        </w:tc>
      </w:tr>
      <w:tr w14:paraId="54AC977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CD6938F">
            <w:pPr>
              <w:keepNext w:val="0"/>
              <w:keepLines w:val="0"/>
              <w:widowControl/>
              <w:suppressLineNumbers w:val="0"/>
              <w:spacing w:before="0" w:beforeAutospacing="0" w:after="0" w:afterAutospacing="0"/>
              <w:ind w:left="0" w:right="0"/>
              <w:jc w:val="right"/>
              <w:rPr>
                <w:rFonts w:hint="default"/>
                <w:sz w:val="30"/>
                <w:szCs w:val="30"/>
                <w:highlight w:val="none"/>
              </w:rPr>
            </w:pPr>
            <w:r>
              <w:rPr>
                <w:rFonts w:hint="default" w:ascii="宋体" w:hAnsi="宋体" w:cs="宋体"/>
                <w:kern w:val="0"/>
                <w:sz w:val="30"/>
                <w:szCs w:val="30"/>
                <w:highlight w:val="none"/>
              </w:rPr>
              <w:t>项目类型：</w:t>
            </w:r>
          </w:p>
        </w:tc>
        <w:tc>
          <w:tcPr>
            <w:tcW w:w="5220" w:type="dxa"/>
            <w:shd w:val="clear" w:color="auto" w:fill="auto"/>
            <w:vAlign w:val="center"/>
          </w:tcPr>
          <w:p w14:paraId="4DD33C41">
            <w:pPr>
              <w:keepNext w:val="0"/>
              <w:keepLines w:val="0"/>
              <w:widowControl/>
              <w:suppressLineNumbers w:val="0"/>
              <w:spacing w:before="0" w:beforeAutospacing="0" w:after="0" w:afterAutospacing="0"/>
              <w:ind w:left="0" w:right="0"/>
              <w:jc w:val="left"/>
              <w:rPr>
                <w:rFonts w:hint="default"/>
                <w:sz w:val="30"/>
                <w:szCs w:val="30"/>
                <w:highlight w:val="none"/>
              </w:rPr>
            </w:pPr>
            <w:r>
              <w:rPr>
                <w:rFonts w:hint="default"/>
                <w:sz w:val="30"/>
                <w:szCs w:val="30"/>
                <w:highlight w:val="none"/>
              </w:rPr>
              <w:t>货物类</w:t>
            </w:r>
          </w:p>
        </w:tc>
      </w:tr>
      <w:tr w14:paraId="1462399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AADC35C">
            <w:pPr>
              <w:keepNext w:val="0"/>
              <w:keepLines w:val="0"/>
              <w:widowControl/>
              <w:suppressLineNumbers w:val="0"/>
              <w:spacing w:before="0" w:beforeAutospacing="0" w:after="0" w:afterAutospacing="0"/>
              <w:ind w:left="0" w:right="0"/>
              <w:jc w:val="right"/>
              <w:rPr>
                <w:rFonts w:hint="default"/>
                <w:sz w:val="30"/>
                <w:szCs w:val="30"/>
              </w:rPr>
            </w:pPr>
            <w:r>
              <w:rPr>
                <w:rFonts w:hint="default" w:ascii="宋体" w:hAnsi="宋体" w:cs="宋体"/>
                <w:kern w:val="0"/>
                <w:sz w:val="30"/>
                <w:szCs w:val="30"/>
              </w:rPr>
              <w:t>采购方式：</w:t>
            </w:r>
          </w:p>
        </w:tc>
        <w:tc>
          <w:tcPr>
            <w:tcW w:w="5220" w:type="dxa"/>
            <w:shd w:val="clear" w:color="auto" w:fill="auto"/>
            <w:vAlign w:val="center"/>
          </w:tcPr>
          <w:p w14:paraId="060EF927">
            <w:pPr>
              <w:keepNext w:val="0"/>
              <w:keepLines w:val="0"/>
              <w:widowControl/>
              <w:suppressLineNumbers w:val="0"/>
              <w:spacing w:before="0" w:beforeAutospacing="0" w:after="0" w:afterAutospacing="0"/>
              <w:ind w:left="0" w:right="0"/>
              <w:jc w:val="left"/>
              <w:rPr>
                <w:rFonts w:hint="default"/>
                <w:sz w:val="30"/>
                <w:szCs w:val="30"/>
              </w:rPr>
            </w:pPr>
            <w:r>
              <w:rPr>
                <w:rFonts w:hint="default" w:ascii="宋体" w:hAnsi="宋体" w:cs="宋体"/>
                <w:kern w:val="0"/>
                <w:sz w:val="30"/>
                <w:szCs w:val="30"/>
              </w:rPr>
              <w:t>公开</w:t>
            </w:r>
            <w:r>
              <w:rPr>
                <w:rFonts w:hint="eastAsia" w:ascii="宋体" w:hAnsi="宋体" w:cs="宋体"/>
                <w:kern w:val="0"/>
                <w:sz w:val="30"/>
                <w:szCs w:val="30"/>
              </w:rPr>
              <w:t>招标</w:t>
            </w:r>
          </w:p>
        </w:tc>
      </w:tr>
      <w:tr w14:paraId="5A295F0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2966ED8">
            <w:pPr>
              <w:keepNext w:val="0"/>
              <w:keepLines w:val="0"/>
              <w:widowControl/>
              <w:suppressLineNumbers w:val="0"/>
              <w:spacing w:before="0" w:beforeAutospacing="0" w:after="0" w:afterAutospacing="0"/>
              <w:ind w:left="0" w:right="0"/>
              <w:jc w:val="right"/>
              <w:rPr>
                <w:rFonts w:hint="default"/>
                <w:sz w:val="30"/>
                <w:szCs w:val="30"/>
              </w:rPr>
            </w:pPr>
            <w:r>
              <w:rPr>
                <w:rFonts w:hint="default" w:ascii="宋体" w:hAnsi="宋体" w:cs="宋体"/>
                <w:kern w:val="0"/>
                <w:sz w:val="30"/>
                <w:szCs w:val="30"/>
              </w:rPr>
              <w:t>货币类型：</w:t>
            </w:r>
          </w:p>
        </w:tc>
        <w:tc>
          <w:tcPr>
            <w:tcW w:w="5220" w:type="dxa"/>
            <w:shd w:val="clear" w:color="auto" w:fill="auto"/>
            <w:vAlign w:val="center"/>
          </w:tcPr>
          <w:p w14:paraId="65532C93">
            <w:pPr>
              <w:keepNext w:val="0"/>
              <w:keepLines w:val="0"/>
              <w:widowControl/>
              <w:suppressLineNumbers w:val="0"/>
              <w:spacing w:before="0" w:beforeAutospacing="0" w:after="0" w:afterAutospacing="0"/>
              <w:ind w:left="0" w:right="0"/>
              <w:jc w:val="left"/>
              <w:rPr>
                <w:rFonts w:hint="default"/>
                <w:sz w:val="30"/>
                <w:szCs w:val="30"/>
              </w:rPr>
            </w:pPr>
            <w:r>
              <w:rPr>
                <w:rFonts w:hint="default" w:ascii="宋体" w:hAnsi="宋体" w:cs="宋体"/>
                <w:kern w:val="0"/>
                <w:sz w:val="30"/>
                <w:szCs w:val="30"/>
              </w:rPr>
              <w:t>人民币</w:t>
            </w:r>
          </w:p>
        </w:tc>
      </w:tr>
      <w:tr w14:paraId="0A8C4BB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E230D7B">
            <w:pPr>
              <w:keepNext w:val="0"/>
              <w:keepLines w:val="0"/>
              <w:widowControl/>
              <w:suppressLineNumbers w:val="0"/>
              <w:spacing w:before="0" w:beforeAutospacing="0" w:after="0" w:afterAutospacing="0"/>
              <w:ind w:left="0" w:right="0"/>
              <w:jc w:val="right"/>
              <w:rPr>
                <w:rFonts w:hint="default"/>
                <w:sz w:val="30"/>
                <w:szCs w:val="30"/>
              </w:rPr>
            </w:pPr>
            <w:r>
              <w:rPr>
                <w:rFonts w:hint="default" w:ascii="宋体" w:hAnsi="宋体" w:cs="宋体"/>
                <w:kern w:val="0"/>
                <w:sz w:val="30"/>
                <w:szCs w:val="30"/>
              </w:rPr>
              <w:t>评标方法：</w:t>
            </w:r>
          </w:p>
        </w:tc>
        <w:tc>
          <w:tcPr>
            <w:tcW w:w="5220" w:type="dxa"/>
            <w:shd w:val="clear" w:color="auto" w:fill="auto"/>
            <w:vAlign w:val="center"/>
          </w:tcPr>
          <w:p w14:paraId="50D38784">
            <w:pPr>
              <w:keepNext w:val="0"/>
              <w:keepLines w:val="0"/>
              <w:widowControl/>
              <w:suppressLineNumbers w:val="0"/>
              <w:spacing w:before="0" w:beforeAutospacing="0" w:after="0" w:afterAutospacing="0"/>
              <w:ind w:left="0" w:right="0"/>
              <w:jc w:val="left"/>
              <w:rPr>
                <w:rFonts w:hint="default"/>
                <w:sz w:val="30"/>
                <w:szCs w:val="30"/>
              </w:rPr>
            </w:pPr>
            <w:r>
              <w:rPr>
                <w:rFonts w:hint="default" w:ascii="宋体" w:hAnsi="宋体" w:cs="宋体"/>
                <w:kern w:val="0"/>
                <w:sz w:val="30"/>
                <w:szCs w:val="30"/>
                <w:lang w:bidi="ar"/>
              </w:rPr>
              <w:t>综合评分法</w:t>
            </w:r>
          </w:p>
        </w:tc>
      </w:tr>
    </w:tbl>
    <w:p w14:paraId="498FFE10">
      <w:pPr>
        <w:pStyle w:val="37"/>
        <w:jc w:val="center"/>
        <w:outlineLvl w:val="1"/>
        <w:rPr>
          <w:rFonts w:ascii="黑体" w:hAnsi="黑体" w:eastAsia="黑体"/>
          <w:sz w:val="40"/>
          <w:szCs w:val="40"/>
        </w:rPr>
      </w:pPr>
    </w:p>
    <w:p w14:paraId="40594077">
      <w:pPr>
        <w:pStyle w:val="2"/>
      </w:pPr>
      <w:r>
        <w:br w:type="page"/>
      </w:r>
    </w:p>
    <w:p w14:paraId="5907D210">
      <w:pPr>
        <w:pStyle w:val="37"/>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2"/>
        <w:tblW w:w="906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637"/>
        <w:gridCol w:w="8424"/>
      </w:tblGrid>
      <w:tr w14:paraId="1B3AB9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6EFFA"/>
          </w:tcPr>
          <w:p w14:paraId="4057868C">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rPr>
            </w:pPr>
            <w:r>
              <w:rPr>
                <w:rFonts w:hint="default" w:asciiTheme="minorEastAsia" w:hAnsiTheme="minorEastAsia" w:eastAsiaTheme="minorEastAsia"/>
                <w:szCs w:val="21"/>
              </w:rPr>
              <w:t>序号</w:t>
            </w:r>
          </w:p>
        </w:tc>
        <w:tc>
          <w:tcPr>
            <w:tcW w:w="0" w:type="auto"/>
            <w:tcBorders>
              <w:top w:val="single" w:color="000000" w:sz="8" w:space="0"/>
              <w:left w:val="single" w:color="000000" w:sz="8" w:space="0"/>
              <w:bottom w:val="single" w:color="000000" w:sz="8" w:space="0"/>
              <w:right w:val="single" w:color="000000" w:sz="8" w:space="0"/>
            </w:tcBorders>
            <w:shd w:val="clear" w:color="auto" w:fill="E6EFFA"/>
            <w:vAlign w:val="center"/>
          </w:tcPr>
          <w:p w14:paraId="58B1549B">
            <w:pPr>
              <w:keepNext w:val="0"/>
              <w:keepLines w:val="0"/>
              <w:suppressLineNumbers w:val="0"/>
              <w:spacing w:before="0" w:beforeAutospacing="0" w:after="0" w:afterAutospacing="0"/>
              <w:ind w:left="0" w:right="0"/>
              <w:jc w:val="center"/>
              <w:rPr>
                <w:rFonts w:hint="default" w:cs="宋体" w:asciiTheme="minorEastAsia" w:hAnsiTheme="minorEastAsia" w:eastAsiaTheme="minorEastAsia"/>
                <w:szCs w:val="21"/>
              </w:rPr>
            </w:pPr>
            <w:r>
              <w:rPr>
                <w:rFonts w:hint="default" w:asciiTheme="minorEastAsia" w:hAnsiTheme="minorEastAsia" w:eastAsiaTheme="minorEastAsia"/>
                <w:szCs w:val="21"/>
              </w:rPr>
              <w:t>内容</w:t>
            </w:r>
          </w:p>
        </w:tc>
      </w:tr>
      <w:tr w14:paraId="5E77FE8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tcPr>
          <w:p w14:paraId="05890EC5">
            <w:pPr>
              <w:keepNext w:val="0"/>
              <w:keepLines w:val="0"/>
              <w:suppressLineNumbers w:val="0"/>
              <w:spacing w:before="0" w:beforeAutospacing="0" w:after="0" w:afterAutospacing="0"/>
              <w:ind w:left="0" w:right="0"/>
              <w:jc w:val="center"/>
              <w:rPr>
                <w:rFonts w:hint="default" w:cs="宋体" w:asciiTheme="minorEastAsia" w:hAnsiTheme="minorEastAsia" w:eastAsiaTheme="minorEastAsia"/>
                <w:kern w:val="0"/>
                <w:szCs w:val="21"/>
              </w:rPr>
            </w:pPr>
            <w:r>
              <w:rPr>
                <w:rFonts w:hint="eastAsia" w:cs="宋体" w:asciiTheme="minorEastAsia" w:hAnsiTheme="minorEastAsia" w:eastAsiaTheme="minorEastAsia"/>
                <w:kern w:val="0"/>
                <w:szCs w:val="21"/>
              </w:rPr>
              <w:t>1</w:t>
            </w:r>
          </w:p>
        </w:tc>
        <w:tc>
          <w:tcPr>
            <w:tcW w:w="0" w:type="auto"/>
            <w:tcBorders>
              <w:top w:val="single" w:color="000000" w:sz="8" w:space="0"/>
              <w:left w:val="single" w:color="000000" w:sz="8" w:space="0"/>
              <w:bottom w:val="single" w:color="000000" w:sz="8" w:space="0"/>
              <w:right w:val="single" w:color="000000" w:sz="8" w:space="0"/>
            </w:tcBorders>
          </w:tcPr>
          <w:p w14:paraId="678F5714">
            <w:pPr>
              <w:keepNext w:val="0"/>
              <w:keepLines w:val="0"/>
              <w:suppressLineNumbers w:val="0"/>
              <w:spacing w:before="0" w:beforeAutospacing="0" w:after="0" w:afterAutospacing="0"/>
              <w:ind w:left="0" w:right="0"/>
              <w:rPr>
                <w:rFonts w:hint="default" w:cs="宋体" w:asciiTheme="minorEastAsia" w:hAnsiTheme="minorEastAsia" w:eastAsiaTheme="minorEastAsia"/>
                <w:szCs w:val="21"/>
              </w:rPr>
            </w:pPr>
            <w:r>
              <w:rPr>
                <w:rFonts w:hint="default" w:cs="宋体" w:asciiTheme="minorEastAsia" w:hAnsiTheme="minorEastAsia" w:eastAsiaTheme="minorEastAsia"/>
                <w:kern w:val="0"/>
                <w:szCs w:val="21"/>
              </w:rPr>
              <w:t>投标人不</w:t>
            </w:r>
            <w:r>
              <w:rPr>
                <w:rFonts w:hint="eastAsia" w:cs="宋体" w:asciiTheme="minorEastAsia" w:hAnsiTheme="minorEastAsia" w:eastAsiaTheme="minorEastAsia"/>
                <w:kern w:val="0"/>
                <w:szCs w:val="21"/>
              </w:rPr>
              <w:t>符合</w:t>
            </w:r>
            <w:r>
              <w:rPr>
                <w:rFonts w:hint="default" w:cs="宋体" w:asciiTheme="minorEastAsia" w:hAnsiTheme="minorEastAsia" w:eastAsiaTheme="minorEastAsia"/>
                <w:kern w:val="0"/>
                <w:szCs w:val="21"/>
              </w:rPr>
              <w:t>资格要求，或未提交相应的资格证明资料（详见</w:t>
            </w:r>
            <w:r>
              <w:rPr>
                <w:rFonts w:hint="eastAsia" w:cs="宋体" w:asciiTheme="minorEastAsia" w:hAnsiTheme="minorEastAsia" w:eastAsiaTheme="minorEastAsia"/>
                <w:kern w:val="0"/>
                <w:szCs w:val="21"/>
              </w:rPr>
              <w:t>招标</w:t>
            </w:r>
            <w:r>
              <w:rPr>
                <w:rFonts w:hint="default" w:cs="宋体" w:asciiTheme="minorEastAsia" w:hAnsiTheme="minorEastAsia" w:eastAsiaTheme="minorEastAsia"/>
                <w:kern w:val="0"/>
                <w:szCs w:val="21"/>
              </w:rPr>
              <w:t>公告</w:t>
            </w:r>
            <w:r>
              <w:rPr>
                <w:rFonts w:hint="eastAsia" w:asciiTheme="minorEastAsia" w:hAnsiTheme="minorEastAsia" w:eastAsiaTheme="minorEastAsia"/>
                <w:szCs w:val="21"/>
              </w:rPr>
              <w:t>投标人资格要求</w:t>
            </w:r>
            <w:r>
              <w:rPr>
                <w:rFonts w:hint="default" w:cs="宋体" w:asciiTheme="minorEastAsia" w:hAnsiTheme="minorEastAsia" w:eastAsiaTheme="minorEastAsia"/>
                <w:kern w:val="0"/>
                <w:szCs w:val="21"/>
              </w:rPr>
              <w:t>）</w:t>
            </w:r>
          </w:p>
        </w:tc>
      </w:tr>
    </w:tbl>
    <w:p w14:paraId="0BC99A87">
      <w:pPr>
        <w:pStyle w:val="37"/>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2"/>
        <w:tblW w:w="9061"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20" w:type="dxa"/>
          <w:left w:w="108" w:type="dxa"/>
          <w:bottom w:w="20" w:type="dxa"/>
          <w:right w:w="108" w:type="dxa"/>
        </w:tblCellMar>
      </w:tblPr>
      <w:tblGrid>
        <w:gridCol w:w="675"/>
        <w:gridCol w:w="8386"/>
      </w:tblGrid>
      <w:tr w14:paraId="2CD1B9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shd w:val="clear" w:color="auto" w:fill="E6EFFA"/>
          </w:tcPr>
          <w:p w14:paraId="44B7B273">
            <w:pPr>
              <w:keepNext w:val="0"/>
              <w:keepLines w:val="0"/>
              <w:widowControl/>
              <w:suppressLineNumbers w:val="0"/>
              <w:spacing w:before="0" w:beforeAutospacing="0" w:after="0" w:afterAutospacing="0"/>
              <w:ind w:left="0" w:right="0"/>
              <w:jc w:val="center"/>
              <w:rPr>
                <w:rFonts w:hint="default" w:cs="宋体" w:asciiTheme="minorEastAsia" w:hAnsiTheme="minorEastAsia" w:eastAsiaTheme="minorEastAsia"/>
                <w:kern w:val="0"/>
                <w:szCs w:val="21"/>
              </w:rPr>
            </w:pPr>
            <w:r>
              <w:rPr>
                <w:rFonts w:hint="default" w:cs="宋体" w:asciiTheme="minorEastAsia" w:hAnsiTheme="minorEastAsia" w:eastAsiaTheme="minorEastAsia"/>
                <w:kern w:val="0"/>
                <w:szCs w:val="21"/>
              </w:rPr>
              <w:t>序号</w:t>
            </w:r>
          </w:p>
        </w:tc>
        <w:tc>
          <w:tcPr>
            <w:tcW w:w="838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0D81521">
            <w:pPr>
              <w:keepNext w:val="0"/>
              <w:keepLines w:val="0"/>
              <w:widowControl/>
              <w:suppressLineNumbers w:val="0"/>
              <w:spacing w:before="0" w:beforeAutospacing="0" w:after="0" w:afterAutospacing="0"/>
              <w:ind w:left="0" w:right="0"/>
              <w:jc w:val="center"/>
              <w:rPr>
                <w:rFonts w:hint="default" w:asciiTheme="minorEastAsia" w:hAnsiTheme="minorEastAsia" w:eastAsiaTheme="minorEastAsia"/>
                <w:szCs w:val="21"/>
              </w:rPr>
            </w:pPr>
            <w:r>
              <w:rPr>
                <w:rFonts w:hint="default" w:cs="宋体" w:asciiTheme="minorEastAsia" w:hAnsiTheme="minorEastAsia" w:eastAsiaTheme="minorEastAsia"/>
                <w:kern w:val="0"/>
                <w:szCs w:val="21"/>
              </w:rPr>
              <w:t>内容</w:t>
            </w:r>
          </w:p>
        </w:tc>
      </w:tr>
      <w:tr w14:paraId="11DCCC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tcPr>
          <w:p w14:paraId="722ED6E7">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szCs w:val="21"/>
              </w:rPr>
            </w:pPr>
            <w:r>
              <w:rPr>
                <w:rFonts w:hint="eastAsia" w:asciiTheme="minorEastAsia" w:hAnsiTheme="minorEastAsia" w:eastAsiaTheme="minorEastAsia"/>
                <w:szCs w:val="21"/>
              </w:rPr>
              <w:t>1</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06585B5A">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不得将一个包内容拆开投标；</w:t>
            </w:r>
          </w:p>
        </w:tc>
      </w:tr>
      <w:tr w14:paraId="30BAC8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tcPr>
          <w:p w14:paraId="2AB9FE39">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szCs w:val="21"/>
              </w:rPr>
            </w:pPr>
            <w:r>
              <w:rPr>
                <w:rFonts w:hint="eastAsia" w:asciiTheme="minorEastAsia" w:hAnsiTheme="minorEastAsia" w:eastAsiaTheme="minorEastAsia"/>
                <w:szCs w:val="21"/>
              </w:rPr>
              <w:t>2</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7FA93B8B">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对同一项目投标时，不得提供两套以上的投标方案（招标文件另有规定的除外）；</w:t>
            </w:r>
          </w:p>
        </w:tc>
      </w:tr>
      <w:tr w14:paraId="75F891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tcPr>
          <w:p w14:paraId="577AE4B1">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szCs w:val="21"/>
              </w:rPr>
            </w:pPr>
            <w:r>
              <w:rPr>
                <w:rFonts w:hint="eastAsia" w:asciiTheme="minorEastAsia" w:hAnsiTheme="minorEastAsia" w:eastAsiaTheme="minorEastAsia"/>
                <w:szCs w:val="21"/>
              </w:rPr>
              <w:t>3</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1CAF056F">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分项报价或投标总价不得高于相应预算金额（或设定的预算金额下的最高限价）；</w:t>
            </w:r>
          </w:p>
        </w:tc>
      </w:tr>
      <w:tr w14:paraId="5C4DE6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1436" w:hRule="atLeast"/>
          <w:jc w:val="center"/>
        </w:trPr>
        <w:tc>
          <w:tcPr>
            <w:tcW w:w="675" w:type="dxa"/>
            <w:tcBorders>
              <w:top w:val="single" w:color="000000" w:sz="8" w:space="0"/>
              <w:left w:val="single" w:color="000000" w:sz="8" w:space="0"/>
              <w:bottom w:val="single" w:color="000000" w:sz="8" w:space="0"/>
              <w:right w:val="single" w:color="000000" w:sz="8" w:space="0"/>
            </w:tcBorders>
          </w:tcPr>
          <w:p w14:paraId="43E0DE44">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szCs w:val="21"/>
              </w:rPr>
            </w:pPr>
            <w:r>
              <w:rPr>
                <w:rFonts w:hint="eastAsia" w:asciiTheme="minorEastAsia" w:hAnsiTheme="minorEastAsia" w:eastAsiaTheme="minorEastAsia"/>
                <w:szCs w:val="21"/>
              </w:rPr>
              <w:t>4</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412D0D05">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5458B4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vAlign w:val="top"/>
          </w:tcPr>
          <w:p w14:paraId="1E3BC570">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highlight w:val="yellow"/>
              </w:rPr>
            </w:pPr>
            <w:r>
              <w:rPr>
                <w:rFonts w:hint="default"/>
                <w:szCs w:val="21"/>
              </w:rPr>
              <w:t>5</w:t>
            </w:r>
          </w:p>
        </w:tc>
        <w:tc>
          <w:tcPr>
            <w:tcW w:w="8386" w:type="dxa"/>
            <w:tcBorders>
              <w:top w:val="single" w:color="000000" w:sz="8" w:space="0"/>
              <w:left w:val="single" w:color="000000" w:sz="8" w:space="0"/>
              <w:bottom w:val="single" w:color="000000" w:sz="8" w:space="0"/>
              <w:right w:val="single" w:color="000000" w:sz="8" w:space="0"/>
            </w:tcBorders>
            <w:shd w:val="clear" w:color="auto" w:fill="auto"/>
            <w:vAlign w:val="top"/>
          </w:tcPr>
          <w:p w14:paraId="63673206">
            <w:pPr>
              <w:keepNext w:val="0"/>
              <w:keepLines w:val="0"/>
              <w:suppressLineNumbers w:val="0"/>
              <w:spacing w:before="0" w:beforeAutospacing="0" w:after="0" w:afterAutospacing="0"/>
              <w:ind w:left="0" w:right="0"/>
              <w:rPr>
                <w:rFonts w:hint="default" w:asciiTheme="minorEastAsia" w:hAnsiTheme="minorEastAsia" w:eastAsiaTheme="minorEastAsia"/>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14:paraId="03C408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vAlign w:val="top"/>
          </w:tcPr>
          <w:p w14:paraId="1A7C66EA">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rPr>
            </w:pPr>
            <w:r>
              <w:rPr>
                <w:rFonts w:hint="default"/>
                <w:szCs w:val="21"/>
              </w:rPr>
              <w:t>6</w:t>
            </w:r>
          </w:p>
        </w:tc>
        <w:tc>
          <w:tcPr>
            <w:tcW w:w="8386" w:type="dxa"/>
            <w:tcBorders>
              <w:top w:val="single" w:color="000000" w:sz="8" w:space="0"/>
              <w:left w:val="single" w:color="000000" w:sz="8" w:space="0"/>
              <w:bottom w:val="single" w:color="000000" w:sz="8" w:space="0"/>
              <w:right w:val="single" w:color="000000" w:sz="8" w:space="0"/>
            </w:tcBorders>
            <w:shd w:val="clear" w:color="auto" w:fill="auto"/>
            <w:vAlign w:val="top"/>
          </w:tcPr>
          <w:p w14:paraId="4A319F7B">
            <w:pPr>
              <w:keepNext w:val="0"/>
              <w:keepLines w:val="0"/>
              <w:suppressLineNumbers w:val="0"/>
              <w:spacing w:before="0" w:beforeAutospacing="0" w:after="0" w:afterAutospacing="0"/>
              <w:ind w:left="0" w:right="0"/>
              <w:rPr>
                <w:rFonts w:hint="default" w:asciiTheme="minorEastAsia" w:hAnsiTheme="minorEastAsia" w:eastAsiaTheme="minorEastAsia"/>
                <w:szCs w:val="21"/>
              </w:rPr>
            </w:pPr>
            <w:r>
              <w:rPr>
                <w:rFonts w:hint="eastAsia"/>
              </w:rPr>
              <w:t>未按招标文件所提供的样式填写《投标函》；未按招标文件所提供的《采购投标及履约承诺函》进行承诺；未按招标文件对投标文件组成的要求提供投标文件；</w:t>
            </w:r>
          </w:p>
        </w:tc>
      </w:tr>
      <w:tr w14:paraId="7FA9C8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vAlign w:val="top"/>
          </w:tcPr>
          <w:p w14:paraId="40B80186">
            <w:pPr>
              <w:keepNext w:val="0"/>
              <w:keepLines w:val="0"/>
              <w:suppressLineNumbers w:val="0"/>
              <w:spacing w:before="0" w:beforeAutospacing="0" w:after="0" w:afterAutospacing="0"/>
              <w:ind w:left="0" w:right="0"/>
              <w:jc w:val="center"/>
              <w:rPr>
                <w:rFonts w:hint="default" w:asciiTheme="minorEastAsia" w:hAnsiTheme="minorEastAsia" w:eastAsiaTheme="minorEastAsia"/>
                <w:szCs w:val="21"/>
                <w:highlight w:val="none"/>
              </w:rPr>
            </w:pPr>
            <w:r>
              <w:rPr>
                <w:rFonts w:hint="default"/>
                <w:szCs w:val="21"/>
                <w:highlight w:val="none"/>
              </w:rPr>
              <w:t>7</w:t>
            </w:r>
          </w:p>
        </w:tc>
        <w:tc>
          <w:tcPr>
            <w:tcW w:w="8386" w:type="dxa"/>
            <w:tcBorders>
              <w:top w:val="single" w:color="000000" w:sz="8" w:space="0"/>
              <w:left w:val="single" w:color="000000" w:sz="8" w:space="0"/>
              <w:bottom w:val="single" w:color="000000" w:sz="8" w:space="0"/>
              <w:right w:val="single" w:color="000000" w:sz="8" w:space="0"/>
            </w:tcBorders>
            <w:shd w:val="clear" w:color="auto" w:fill="auto"/>
            <w:vAlign w:val="top"/>
          </w:tcPr>
          <w:p w14:paraId="2E435B36">
            <w:pPr>
              <w:keepNext w:val="0"/>
              <w:keepLines w:val="0"/>
              <w:suppressLineNumbers w:val="0"/>
              <w:spacing w:before="0" w:beforeAutospacing="0" w:after="0" w:afterAutospacing="0"/>
              <w:ind w:left="0" w:right="0"/>
              <w:rPr>
                <w:rFonts w:hint="default" w:asciiTheme="minorEastAsia" w:hAnsiTheme="minorEastAsia" w:eastAsiaTheme="minorEastAsia"/>
                <w:szCs w:val="21"/>
                <w:highlight w:val="none"/>
              </w:rPr>
            </w:pPr>
            <w:r>
              <w:rPr>
                <w:rFonts w:hint="eastAsia"/>
                <w:highlight w:val="none"/>
                <w:lang w:val="en-US" w:eastAsia="zh-CN"/>
              </w:rPr>
              <w:t>采购标的/所投产品/货物清单/报价等任意一类有缺漏项或响应不全，</w:t>
            </w:r>
            <w:r>
              <w:rPr>
                <w:rFonts w:hint="eastAsia"/>
                <w:highlight w:val="none"/>
              </w:rPr>
              <w:t>或者对招标文件规定的项目需求内容或者需求数量进行修改，评审委员会判定投标响应不满足采购需求；</w:t>
            </w:r>
          </w:p>
        </w:tc>
      </w:tr>
      <w:tr w14:paraId="7A9762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tcPr>
          <w:p w14:paraId="3AB2D8FD">
            <w:pPr>
              <w:keepNext w:val="0"/>
              <w:keepLines w:val="0"/>
              <w:widowControl/>
              <w:suppressLineNumbers w:val="0"/>
              <w:spacing w:before="0" w:beforeAutospacing="0" w:after="0" w:afterAutospacing="0"/>
              <w:ind w:left="0" w:right="0"/>
              <w:jc w:val="center"/>
              <w:textAlignment w:val="top"/>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8</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7DF21BDF">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投标文件电子文档不得带病毒；</w:t>
            </w:r>
          </w:p>
        </w:tc>
      </w:tr>
      <w:tr w14:paraId="55953D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tcPr>
          <w:p w14:paraId="1F732DCC">
            <w:pPr>
              <w:keepNext w:val="0"/>
              <w:keepLines w:val="0"/>
              <w:widowControl/>
              <w:suppressLineNumbers w:val="0"/>
              <w:spacing w:before="0" w:beforeAutospacing="0" w:after="0" w:afterAutospacing="0"/>
              <w:ind w:left="0" w:right="0"/>
              <w:jc w:val="center"/>
              <w:textAlignment w:val="top"/>
              <w:rPr>
                <w:rFonts w:hint="eastAsia" w:asciiTheme="minorEastAsia" w:hAnsiTheme="minorEastAsia" w:eastAsiaTheme="minorEastAsia"/>
                <w:szCs w:val="21"/>
                <w:lang w:eastAsia="zh-CN"/>
              </w:rPr>
            </w:pPr>
            <w:r>
              <w:rPr>
                <w:rFonts w:hint="eastAsia" w:asciiTheme="minorEastAsia" w:hAnsiTheme="minorEastAsia" w:eastAsiaTheme="minorEastAsia"/>
                <w:szCs w:val="21"/>
                <w:lang w:val="en-US" w:eastAsia="zh-CN"/>
              </w:rPr>
              <w:t>9</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5BED39F0">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投标文件用不属于本公司的电子密钥进行加密；</w:t>
            </w:r>
          </w:p>
        </w:tc>
      </w:tr>
      <w:tr w14:paraId="784D76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75" w:type="dxa"/>
            <w:tcBorders>
              <w:top w:val="single" w:color="000000" w:sz="8" w:space="0"/>
              <w:left w:val="single" w:color="000000" w:sz="8" w:space="0"/>
              <w:bottom w:val="single" w:color="000000" w:sz="8" w:space="0"/>
              <w:right w:val="single" w:color="000000" w:sz="8" w:space="0"/>
            </w:tcBorders>
          </w:tcPr>
          <w:p w14:paraId="05AB23B0">
            <w:pPr>
              <w:keepNext w:val="0"/>
              <w:keepLines w:val="0"/>
              <w:widowControl/>
              <w:suppressLineNumbers w:val="0"/>
              <w:spacing w:before="0" w:beforeAutospacing="0" w:after="0" w:afterAutospacing="0"/>
              <w:ind w:left="0" w:right="0"/>
              <w:jc w:val="center"/>
              <w:textAlignment w:val="top"/>
              <w:rPr>
                <w:rFonts w:hint="default"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10</w:t>
            </w:r>
          </w:p>
        </w:tc>
        <w:tc>
          <w:tcPr>
            <w:tcW w:w="8386" w:type="dxa"/>
            <w:tcBorders>
              <w:top w:val="single" w:color="000000" w:sz="8" w:space="0"/>
              <w:left w:val="single" w:color="000000" w:sz="8" w:space="0"/>
              <w:bottom w:val="single" w:color="000000" w:sz="8" w:space="0"/>
              <w:right w:val="single" w:color="000000" w:sz="8" w:space="0"/>
            </w:tcBorders>
            <w:shd w:val="clear" w:color="auto" w:fill="auto"/>
          </w:tcPr>
          <w:p w14:paraId="32F4BD9B">
            <w:pPr>
              <w:keepNext w:val="0"/>
              <w:keepLines w:val="0"/>
              <w:widowControl/>
              <w:suppressLineNumbers w:val="0"/>
              <w:spacing w:before="0" w:beforeAutospacing="0" w:after="0" w:afterAutospacing="0"/>
              <w:ind w:left="0" w:right="0"/>
              <w:jc w:val="left"/>
              <w:textAlignment w:val="top"/>
              <w:rPr>
                <w:rFonts w:hint="default" w:asciiTheme="minorEastAsia" w:hAnsiTheme="minorEastAsia" w:eastAsiaTheme="minorEastAsia"/>
                <w:szCs w:val="21"/>
              </w:rPr>
            </w:pPr>
            <w:r>
              <w:rPr>
                <w:rFonts w:hint="eastAsia" w:asciiTheme="minorEastAsia" w:hAnsiTheme="minorEastAsia" w:eastAsiaTheme="minorEastAsia"/>
                <w:szCs w:val="21"/>
              </w:rPr>
              <w:t>法律、法规、规章、规范性文件规定的其他情形。</w:t>
            </w:r>
          </w:p>
        </w:tc>
      </w:tr>
    </w:tbl>
    <w:p w14:paraId="6D04AD9C">
      <w:pPr>
        <w:pStyle w:val="37"/>
        <w:jc w:val="center"/>
        <w:outlineLvl w:val="1"/>
        <w:rPr>
          <w:rFonts w:ascii="黑体" w:hAnsi="黑体" w:eastAsia="黑体"/>
          <w:sz w:val="40"/>
          <w:szCs w:val="40"/>
        </w:rPr>
      </w:pPr>
    </w:p>
    <w:p w14:paraId="77C7D8E6">
      <w:pPr>
        <w:pStyle w:val="2"/>
      </w:pPr>
      <w:r>
        <w:br w:type="page"/>
      </w:r>
    </w:p>
    <w:p w14:paraId="5EC88375">
      <w:pPr>
        <w:pStyle w:val="37"/>
        <w:jc w:val="center"/>
        <w:outlineLvl w:val="1"/>
        <w:rPr>
          <w:rFonts w:ascii="黑体" w:hAnsi="黑体" w:eastAsia="黑体"/>
          <w:sz w:val="40"/>
          <w:szCs w:val="40"/>
        </w:rPr>
      </w:pPr>
      <w:r>
        <w:rPr>
          <w:rFonts w:hint="eastAsia" w:ascii="黑体" w:hAnsi="黑体" w:eastAsia="黑体"/>
          <w:sz w:val="40"/>
          <w:szCs w:val="40"/>
        </w:rPr>
        <w:t>评标信息</w:t>
      </w:r>
    </w:p>
    <w:tbl>
      <w:tblPr>
        <w:tblStyle w:val="42"/>
        <w:tblpPr w:leftFromText="180" w:rightFromText="180" w:vertAnchor="text" w:tblpX="1" w:tblpY="1"/>
        <w:tblOverlap w:val="never"/>
        <w:tblW w:w="9425" w:type="dxa"/>
        <w:tblCellSpacing w:w="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45" w:type="dxa"/>
          <w:left w:w="45" w:type="dxa"/>
          <w:bottom w:w="45" w:type="dxa"/>
          <w:right w:w="45" w:type="dxa"/>
        </w:tblCellMar>
      </w:tblPr>
      <w:tblGrid>
        <w:gridCol w:w="5"/>
        <w:gridCol w:w="741"/>
        <w:gridCol w:w="621"/>
        <w:gridCol w:w="1800"/>
        <w:gridCol w:w="632"/>
        <w:gridCol w:w="680"/>
        <w:gridCol w:w="4941"/>
        <w:gridCol w:w="5"/>
      </w:tblGrid>
      <w:tr w14:paraId="6A1E4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5" w:type="dxa"/>
            <w:left w:w="45" w:type="dxa"/>
            <w:bottom w:w="45" w:type="dxa"/>
            <w:right w:w="45" w:type="dxa"/>
          </w:tblCellMar>
        </w:tblPrEx>
        <w:trPr>
          <w:gridBefore w:val="1"/>
          <w:wBefore w:w="5" w:type="dxa"/>
          <w:trHeight w:val="283" w:hRule="atLeast"/>
          <w:tblCellSpacing w:w="0" w:type="dxa"/>
        </w:trPr>
        <w:tc>
          <w:tcPr>
            <w:tcW w:w="9420" w:type="dxa"/>
            <w:gridSpan w:val="7"/>
            <w:tcBorders>
              <w:tl2br w:val="nil"/>
              <w:tr2bl w:val="nil"/>
            </w:tcBorders>
            <w:vAlign w:val="center"/>
          </w:tcPr>
          <w:p w14:paraId="66A3D8B2">
            <w:pPr>
              <w:keepNext w:val="0"/>
              <w:keepLines w:val="0"/>
              <w:widowControl/>
              <w:suppressLineNumbers w:val="0"/>
              <w:spacing w:before="0" w:beforeAutospacing="0" w:after="0" w:afterAutospacing="0"/>
              <w:ind w:left="0" w:right="0"/>
              <w:jc w:val="left"/>
              <w:rPr>
                <w:rFonts w:hint="default" w:asciiTheme="minorEastAsia" w:hAnsiTheme="minorEastAsia" w:eastAsiaTheme="minorEastAsia"/>
                <w:b/>
                <w:bCs/>
                <w:sz w:val="24"/>
              </w:rPr>
            </w:pPr>
            <w:r>
              <w:rPr>
                <w:rFonts w:hint="default" w:asciiTheme="minorEastAsia" w:hAnsiTheme="minorEastAsia" w:eastAsiaTheme="minorEastAsia"/>
                <w:b/>
                <w:bCs/>
              </w:rPr>
              <w:t>评标方法：综合评分法</w:t>
            </w:r>
          </w:p>
        </w:tc>
      </w:tr>
      <w:tr w14:paraId="07287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5" w:type="dxa"/>
            <w:left w:w="45" w:type="dxa"/>
            <w:bottom w:w="45" w:type="dxa"/>
            <w:right w:w="45" w:type="dxa"/>
          </w:tblCellMar>
        </w:tblPrEx>
        <w:trPr>
          <w:gridBefore w:val="1"/>
          <w:wBefore w:w="5" w:type="dxa"/>
          <w:trHeight w:val="283" w:hRule="atLeast"/>
          <w:tblCellSpacing w:w="0" w:type="dxa"/>
        </w:trPr>
        <w:tc>
          <w:tcPr>
            <w:tcW w:w="9420" w:type="dxa"/>
            <w:gridSpan w:val="7"/>
            <w:tcBorders>
              <w:tl2br w:val="nil"/>
              <w:tr2bl w:val="nil"/>
            </w:tcBorders>
            <w:vAlign w:val="center"/>
          </w:tcPr>
          <w:p w14:paraId="21898553">
            <w:pPr>
              <w:keepNext w:val="0"/>
              <w:keepLines w:val="0"/>
              <w:suppressLineNumbers w:val="0"/>
              <w:spacing w:before="0" w:beforeAutospacing="0" w:after="0" w:afterAutospacing="0"/>
              <w:ind w:left="0" w:right="0" w:firstLine="420"/>
              <w:rPr>
                <w:rFonts w:hint="default" w:asciiTheme="minorEastAsia" w:hAnsiTheme="minorEastAsia" w:eastAsiaTheme="minorEastAsia"/>
                <w:szCs w:val="21"/>
              </w:rPr>
            </w:pPr>
            <w:r>
              <w:rPr>
                <w:rFonts w:hint="default" w:asciiTheme="minorEastAsia" w:hAnsiTheme="minorEastAsia" w:eastAsiaTheme="minorEastAsia"/>
                <w:szCs w:val="21"/>
              </w:rPr>
              <w:t>综合评分法，是指</w:t>
            </w:r>
            <w:r>
              <w:rPr>
                <w:rFonts w:hint="eastAsia" w:asciiTheme="minorEastAsia" w:hAnsiTheme="minorEastAsia" w:eastAsiaTheme="minorEastAsia"/>
                <w:kern w:val="0"/>
                <w:szCs w:val="21"/>
              </w:rPr>
              <w:t>投标文件满足招标文件全部实质性要求</w:t>
            </w:r>
            <w:r>
              <w:rPr>
                <w:rFonts w:hint="default" w:asciiTheme="minorEastAsia" w:hAnsiTheme="minorEastAsia" w:eastAsiaTheme="minorEastAsia"/>
                <w:szCs w:val="21"/>
              </w:rPr>
              <w:t>，且按照</w:t>
            </w:r>
            <w:r>
              <w:rPr>
                <w:rFonts w:hint="eastAsia" w:asciiTheme="minorEastAsia" w:hAnsiTheme="minorEastAsia" w:eastAsiaTheme="minorEastAsia"/>
                <w:szCs w:val="21"/>
              </w:rPr>
              <w:t>招标文件规定的各项因素进行综合评审，评标总得分排名前列</w:t>
            </w:r>
            <w:r>
              <w:rPr>
                <w:rFonts w:hint="default" w:asciiTheme="minorEastAsia" w:hAnsiTheme="minorEastAsia" w:eastAsiaTheme="minorEastAsia"/>
                <w:szCs w:val="21"/>
              </w:rPr>
              <w:t>的投标人为中标候选人的评标方法。</w:t>
            </w:r>
            <w:r>
              <w:rPr>
                <w:rFonts w:hint="eastAsia" w:asciiTheme="minorEastAsia" w:hAnsiTheme="minorEastAsia" w:eastAsiaTheme="minorEastAsia"/>
                <w:szCs w:val="21"/>
              </w:rPr>
              <w:t>（适用于中标候选人为2家或以上的情形）</w:t>
            </w:r>
          </w:p>
          <w:p w14:paraId="2957557C">
            <w:pPr>
              <w:keepNext w:val="0"/>
              <w:keepLines w:val="0"/>
              <w:suppressLineNumbers w:val="0"/>
              <w:spacing w:before="0" w:beforeAutospacing="0" w:after="0" w:afterAutospacing="0"/>
              <w:ind w:left="0" w:right="0" w:firstLine="420"/>
              <w:rPr>
                <w:rFonts w:hint="default" w:asciiTheme="minorEastAsia" w:hAnsiTheme="minorEastAsia" w:eastAsiaTheme="minorEastAsia"/>
                <w:szCs w:val="21"/>
              </w:rPr>
            </w:pPr>
            <w:r>
              <w:rPr>
                <w:rFonts w:hint="default" w:asciiTheme="minorEastAsia" w:hAnsiTheme="minorEastAsia" w:eastAsiaTheme="minorEastAsia"/>
                <w:szCs w:val="21"/>
              </w:rPr>
              <w:t>价格分计算方法：</w:t>
            </w:r>
          </w:p>
          <w:p w14:paraId="3D604D7B">
            <w:pPr>
              <w:keepNext w:val="0"/>
              <w:keepLines w:val="0"/>
              <w:widowControl/>
              <w:suppressLineNumbers w:val="0"/>
              <w:spacing w:before="0" w:beforeAutospacing="0" w:after="0" w:afterAutospacing="0"/>
              <w:ind w:left="420" w:right="0"/>
              <w:jc w:val="left"/>
              <w:rPr>
                <w:rFonts w:hint="default" w:asciiTheme="minorEastAsia" w:hAnsiTheme="minorEastAsia" w:eastAsiaTheme="minorEastAsia"/>
                <w:szCs w:val="21"/>
              </w:rPr>
            </w:pPr>
            <w:r>
              <w:rPr>
                <w:rFonts w:hint="default" w:asciiTheme="minorEastAsia" w:hAnsiTheme="minorEastAsia" w:eastAsiaTheme="minorEastAsia"/>
                <w:szCs w:val="21"/>
              </w:rPr>
              <w:t xml:space="preserve">采用低价优先法计算，即满足招标文件要求且投标价格最低的投标报价为评标基准价，其价格分为满分。其他投标人的价格分统一按照下列公式计算：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投标报价得分=(评标基准价／投标报价)×100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评标总得分＝F1×A1＋F2×A2＋……＋Fn×An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F1、F2……Fn分别为各项评审因素的得分；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 xml:space="preserve">A1、A2、……An 分别为各项评审因素所占的权重(A1＋A2＋……＋An＝1)。 </w:t>
            </w:r>
            <w:r>
              <w:rPr>
                <w:rFonts w:hint="default" w:asciiTheme="minorEastAsia" w:hAnsiTheme="minorEastAsia" w:eastAsiaTheme="minorEastAsia"/>
                <w:szCs w:val="21"/>
              </w:rPr>
              <w:br w:type="textWrapping"/>
            </w:r>
            <w:r>
              <w:rPr>
                <w:rFonts w:hint="default" w:asciiTheme="minorEastAsia" w:hAnsiTheme="minorEastAsia" w:eastAsiaTheme="minorEastAsia"/>
                <w:szCs w:val="21"/>
              </w:rPr>
              <w:t>评标过程中，不得去掉报价中的最高报价和最低报价。</w:t>
            </w:r>
          </w:p>
          <w:p w14:paraId="4085AFB4">
            <w:pPr>
              <w:keepNext w:val="0"/>
              <w:keepLines w:val="0"/>
              <w:widowControl/>
              <w:suppressLineNumbers w:val="0"/>
              <w:spacing w:before="0" w:beforeAutospacing="0" w:after="0" w:afterAutospacing="0"/>
              <w:ind w:left="420" w:right="0"/>
              <w:jc w:val="left"/>
              <w:rPr>
                <w:rFonts w:hint="default" w:asciiTheme="minorEastAsia" w:hAnsiTheme="minorEastAsia" w:eastAsiaTheme="minorEastAsia"/>
                <w:kern w:val="0"/>
                <w:sz w:val="24"/>
              </w:rPr>
            </w:pPr>
            <w:r>
              <w:rPr>
                <w:rFonts w:hint="eastAsia" w:asciiTheme="minorEastAsia" w:hAnsiTheme="minorEastAsia" w:eastAsiaTheme="minorEastAsia"/>
                <w:szCs w:val="21"/>
              </w:rPr>
              <w:t>因落实政府采购政策进行价格调整的，以调整后的价格计算评标基准价和投标报价。</w:t>
            </w:r>
          </w:p>
          <w:p w14:paraId="4D86AD8D">
            <w:pPr>
              <w:pStyle w:val="2"/>
              <w:keepNext w:val="0"/>
              <w:keepLines w:val="0"/>
              <w:suppressLineNumbers w:val="0"/>
              <w:spacing w:before="0" w:beforeAutospacing="0" w:after="0" w:afterAutospacing="0"/>
              <w:ind w:left="0" w:right="0"/>
              <w:rPr>
                <w:rFonts w:hint="default" w:asciiTheme="minorEastAsia" w:hAnsiTheme="minorEastAsia" w:eastAsiaTheme="minorEastAsia"/>
              </w:rPr>
            </w:pPr>
            <w:r>
              <w:rPr>
                <w:rFonts w:hint="eastAsia" w:asciiTheme="minorEastAsia" w:hAnsiTheme="minorEastAsia" w:eastAsiaTheme="minorEastAsia"/>
                <w:sz w:val="22"/>
              </w:rPr>
              <w:t>注：投标人的“投标技术响应”“技术要求偏离表中偏离情况”等必须与客观实际保持一致，响应不实且情节严重的，经查实，将依法记入供应商诚信档案或受到行政处罚。</w:t>
            </w:r>
          </w:p>
        </w:tc>
      </w:tr>
      <w:tr w14:paraId="21BEB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448305E0">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bookmarkStart w:id="0" w:name="_Hlk72360569"/>
            <w:r>
              <w:rPr>
                <w:rFonts w:hint="eastAsia" w:ascii="宋体" w:hAnsi="宋体" w:eastAsia="宋体" w:cs="宋体"/>
                <w:sz w:val="21"/>
                <w:szCs w:val="21"/>
              </w:rPr>
              <w:t>序号</w:t>
            </w:r>
          </w:p>
        </w:tc>
        <w:tc>
          <w:tcPr>
            <w:tcW w:w="3733" w:type="dxa"/>
            <w:gridSpan w:val="4"/>
            <w:tcBorders>
              <w:tl2br w:val="nil"/>
              <w:tr2bl w:val="nil"/>
            </w:tcBorders>
            <w:vAlign w:val="center"/>
          </w:tcPr>
          <w:p w14:paraId="56E191C2">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评分项</w:t>
            </w:r>
          </w:p>
        </w:tc>
        <w:tc>
          <w:tcPr>
            <w:tcW w:w="4941" w:type="dxa"/>
            <w:tcBorders>
              <w:tl2br w:val="nil"/>
              <w:tr2bl w:val="nil"/>
            </w:tcBorders>
            <w:vAlign w:val="center"/>
          </w:tcPr>
          <w:p w14:paraId="2A629413">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权重</w:t>
            </w:r>
          </w:p>
        </w:tc>
      </w:tr>
      <w:tr w14:paraId="36B4C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62E880ED">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1</w:t>
            </w:r>
          </w:p>
        </w:tc>
        <w:tc>
          <w:tcPr>
            <w:tcW w:w="3733" w:type="dxa"/>
            <w:gridSpan w:val="4"/>
            <w:tcBorders>
              <w:tl2br w:val="nil"/>
              <w:tr2bl w:val="nil"/>
            </w:tcBorders>
            <w:vAlign w:val="center"/>
          </w:tcPr>
          <w:p w14:paraId="10D91252">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价格</w:t>
            </w:r>
          </w:p>
        </w:tc>
        <w:tc>
          <w:tcPr>
            <w:tcW w:w="4941" w:type="dxa"/>
            <w:tcBorders>
              <w:tl2br w:val="nil"/>
              <w:tr2bl w:val="nil"/>
            </w:tcBorders>
            <w:vAlign w:val="center"/>
          </w:tcPr>
          <w:p w14:paraId="7825726B">
            <w:pPr>
              <w:keepNext w:val="0"/>
              <w:keepLines w:val="0"/>
              <w:suppressLineNumbers w:val="0"/>
              <w:spacing w:before="0" w:beforeAutospacing="0" w:after="0" w:afterAutospacing="0" w:line="240" w:lineRule="exact"/>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30</w:t>
            </w:r>
          </w:p>
        </w:tc>
      </w:tr>
      <w:tr w14:paraId="050E9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0A6DAE00">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2</w:t>
            </w:r>
          </w:p>
        </w:tc>
        <w:tc>
          <w:tcPr>
            <w:tcW w:w="3733" w:type="dxa"/>
            <w:gridSpan w:val="4"/>
            <w:tcBorders>
              <w:tl2br w:val="nil"/>
              <w:tr2bl w:val="nil"/>
            </w:tcBorders>
            <w:vAlign w:val="center"/>
          </w:tcPr>
          <w:p w14:paraId="6DF96A11">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技术部分</w:t>
            </w:r>
          </w:p>
        </w:tc>
        <w:tc>
          <w:tcPr>
            <w:tcW w:w="4941" w:type="dxa"/>
            <w:tcBorders>
              <w:tl2br w:val="nil"/>
              <w:tr2bl w:val="nil"/>
            </w:tcBorders>
            <w:vAlign w:val="center"/>
          </w:tcPr>
          <w:p w14:paraId="0FE78CCB">
            <w:pPr>
              <w:keepNext w:val="0"/>
              <w:keepLines w:val="0"/>
              <w:suppressLineNumbers w:val="0"/>
              <w:spacing w:before="0" w:beforeAutospacing="0" w:after="0" w:afterAutospacing="0" w:line="240" w:lineRule="exact"/>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48</w:t>
            </w:r>
          </w:p>
        </w:tc>
      </w:tr>
      <w:tr w14:paraId="34C1E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5CF71A79">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p>
        </w:tc>
        <w:tc>
          <w:tcPr>
            <w:tcW w:w="621" w:type="dxa"/>
            <w:tcBorders>
              <w:tl2br w:val="nil"/>
              <w:tr2bl w:val="nil"/>
            </w:tcBorders>
            <w:vAlign w:val="center"/>
          </w:tcPr>
          <w:p w14:paraId="57A5A8D2">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序号</w:t>
            </w:r>
          </w:p>
        </w:tc>
        <w:tc>
          <w:tcPr>
            <w:tcW w:w="1800" w:type="dxa"/>
            <w:tcBorders>
              <w:tl2br w:val="nil"/>
              <w:tr2bl w:val="nil"/>
            </w:tcBorders>
            <w:vAlign w:val="center"/>
          </w:tcPr>
          <w:p w14:paraId="26A6B7EF">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评审因素</w:t>
            </w:r>
          </w:p>
        </w:tc>
        <w:tc>
          <w:tcPr>
            <w:tcW w:w="632" w:type="dxa"/>
            <w:tcBorders>
              <w:tl2br w:val="nil"/>
              <w:tr2bl w:val="nil"/>
            </w:tcBorders>
            <w:vAlign w:val="center"/>
          </w:tcPr>
          <w:p w14:paraId="2DF0ACCE">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权重</w:t>
            </w:r>
          </w:p>
        </w:tc>
        <w:tc>
          <w:tcPr>
            <w:tcW w:w="680" w:type="dxa"/>
            <w:tcBorders>
              <w:tl2br w:val="nil"/>
              <w:tr2bl w:val="nil"/>
            </w:tcBorders>
            <w:vAlign w:val="center"/>
          </w:tcPr>
          <w:p w14:paraId="60EF5C5F">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评分方式</w:t>
            </w:r>
          </w:p>
        </w:tc>
        <w:tc>
          <w:tcPr>
            <w:tcW w:w="4941" w:type="dxa"/>
            <w:tcBorders>
              <w:tl2br w:val="nil"/>
              <w:tr2bl w:val="nil"/>
            </w:tcBorders>
            <w:vAlign w:val="center"/>
          </w:tcPr>
          <w:p w14:paraId="3768FD47">
            <w:pPr>
              <w:keepNext w:val="0"/>
              <w:keepLines w:val="0"/>
              <w:suppressLineNumbers w:val="0"/>
              <w:spacing w:before="0" w:beforeAutospacing="0" w:after="0" w:afterAutospacing="0" w:line="240" w:lineRule="exact"/>
              <w:ind w:left="0" w:right="0"/>
              <w:jc w:val="center"/>
              <w:rPr>
                <w:rFonts w:hint="eastAsia" w:ascii="宋体" w:hAnsi="宋体" w:eastAsia="宋体" w:cs="宋体"/>
                <w:sz w:val="21"/>
                <w:szCs w:val="21"/>
              </w:rPr>
            </w:pPr>
            <w:r>
              <w:rPr>
                <w:rFonts w:hint="eastAsia" w:ascii="宋体" w:hAnsi="宋体" w:eastAsia="宋体" w:cs="宋体"/>
                <w:sz w:val="21"/>
                <w:szCs w:val="21"/>
              </w:rPr>
              <w:t>评分准则</w:t>
            </w:r>
          </w:p>
        </w:tc>
      </w:tr>
      <w:tr w14:paraId="58E4C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restart"/>
            <w:tcBorders>
              <w:tl2br w:val="nil"/>
              <w:tr2bl w:val="nil"/>
            </w:tcBorders>
            <w:vAlign w:val="center"/>
          </w:tcPr>
          <w:p w14:paraId="789BCA6D">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0B070B7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p>
        </w:tc>
        <w:tc>
          <w:tcPr>
            <w:tcW w:w="1800" w:type="dxa"/>
            <w:tcBorders>
              <w:tl2br w:val="nil"/>
              <w:tr2bl w:val="nil"/>
            </w:tcBorders>
            <w:vAlign w:val="center"/>
          </w:tcPr>
          <w:p w14:paraId="48129A1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kern w:val="0"/>
                <w:sz w:val="21"/>
                <w:szCs w:val="21"/>
              </w:rPr>
              <w:t>技术要求偏离情况</w:t>
            </w:r>
          </w:p>
        </w:tc>
        <w:tc>
          <w:tcPr>
            <w:tcW w:w="632" w:type="dxa"/>
            <w:tcBorders>
              <w:tl2br w:val="nil"/>
              <w:tr2bl w:val="nil"/>
            </w:tcBorders>
            <w:vAlign w:val="center"/>
          </w:tcPr>
          <w:p w14:paraId="47F0719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40</w:t>
            </w:r>
          </w:p>
        </w:tc>
        <w:tc>
          <w:tcPr>
            <w:tcW w:w="680" w:type="dxa"/>
            <w:tcBorders>
              <w:tl2br w:val="nil"/>
              <w:tr2bl w:val="nil"/>
            </w:tcBorders>
            <w:vAlign w:val="center"/>
          </w:tcPr>
          <w:p w14:paraId="0BD972C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vAlign w:val="center"/>
          </w:tcPr>
          <w:p w14:paraId="0D504B0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（一）评分内容：</w:t>
            </w:r>
          </w:p>
          <w:p w14:paraId="62B3A18A">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kern w:val="0"/>
                <w:sz w:val="21"/>
                <w:szCs w:val="21"/>
              </w:rPr>
            </w:pPr>
            <w:r>
              <w:rPr>
                <w:rFonts w:hint="eastAsia" w:ascii="宋体" w:hAnsi="宋体" w:eastAsia="宋体" w:cs="宋体"/>
                <w:kern w:val="0"/>
                <w:sz w:val="21"/>
                <w:szCs w:val="21"/>
              </w:rPr>
              <w:t>投标人应如实填写《技术要求偏离表》，评审委员会根据技术需求参数响应情况进行打分，各项技术参数指标及要求全部满足的得100分，</w:t>
            </w:r>
            <w:commentRangeStart w:id="0"/>
            <w:r>
              <w:rPr>
                <w:rFonts w:hint="eastAsia" w:ascii="宋体" w:hAnsi="宋体" w:eastAsia="宋体" w:cs="宋体"/>
                <w:kern w:val="0"/>
                <w:sz w:val="21"/>
                <w:szCs w:val="21"/>
              </w:rPr>
              <w:t>所有标注“▲”的重要参数每项负偏离一扣</w:t>
            </w:r>
            <w:r>
              <w:rPr>
                <w:rFonts w:hint="eastAsia" w:ascii="宋体" w:hAnsi="宋体" w:eastAsia="宋体" w:cs="宋体"/>
                <w:kern w:val="0"/>
                <w:sz w:val="21"/>
                <w:szCs w:val="21"/>
                <w:lang w:val="en-US" w:eastAsia="zh-CN"/>
              </w:rPr>
              <w:t>20</w:t>
            </w:r>
            <w:r>
              <w:rPr>
                <w:rFonts w:hint="eastAsia" w:ascii="宋体" w:hAnsi="宋体" w:eastAsia="宋体" w:cs="宋体"/>
                <w:kern w:val="0"/>
                <w:sz w:val="21"/>
                <w:szCs w:val="21"/>
              </w:rPr>
              <w:t>分，一般参数每</w:t>
            </w:r>
            <w:ins w:id="0" w:author="大白熊与小花花" w:date="2025-08-27T17:17:14Z">
              <w:r>
                <w:rPr>
                  <w:rFonts w:hint="eastAsia" w:ascii="宋体" w:hAnsi="宋体" w:eastAsia="宋体" w:cs="宋体"/>
                  <w:kern w:val="0"/>
                  <w:sz w:val="21"/>
                  <w:szCs w:val="21"/>
                  <w:lang w:val="en-US" w:eastAsia="zh-CN"/>
                </w:rPr>
                <w:t>项</w:t>
              </w:r>
            </w:ins>
            <w:r>
              <w:rPr>
                <w:rFonts w:hint="eastAsia" w:ascii="宋体" w:hAnsi="宋体" w:eastAsia="宋体" w:cs="宋体"/>
                <w:kern w:val="0"/>
                <w:sz w:val="21"/>
                <w:szCs w:val="21"/>
              </w:rPr>
              <w:t>负偏离</w:t>
            </w:r>
            <w:del w:id="1" w:author="大白熊与小花花" w:date="2025-08-27T17:17:25Z">
              <w:r>
                <w:rPr>
                  <w:rFonts w:hint="eastAsia" w:ascii="宋体" w:hAnsi="宋体" w:eastAsia="宋体" w:cs="宋体"/>
                  <w:kern w:val="0"/>
                  <w:sz w:val="21"/>
                  <w:szCs w:val="21"/>
                </w:rPr>
                <w:delText>一条</w:delText>
              </w:r>
            </w:del>
            <w:r>
              <w:rPr>
                <w:rFonts w:hint="eastAsia" w:ascii="宋体" w:hAnsi="宋体" w:eastAsia="宋体" w:cs="宋体"/>
                <w:kern w:val="0"/>
                <w:sz w:val="21"/>
                <w:szCs w:val="21"/>
              </w:rPr>
              <w:t>扣</w:t>
            </w:r>
            <w:r>
              <w:rPr>
                <w:rFonts w:hint="eastAsia" w:ascii="宋体" w:hAnsi="宋体" w:eastAsia="宋体" w:cs="宋体"/>
                <w:kern w:val="0"/>
                <w:sz w:val="21"/>
                <w:szCs w:val="21"/>
                <w:lang w:val="en-US" w:eastAsia="zh-CN"/>
              </w:rPr>
              <w:t>5</w:t>
            </w:r>
            <w:r>
              <w:rPr>
                <w:rFonts w:hint="eastAsia" w:ascii="宋体" w:hAnsi="宋体" w:eastAsia="宋体" w:cs="宋体"/>
                <w:kern w:val="0"/>
                <w:sz w:val="21"/>
                <w:szCs w:val="21"/>
              </w:rPr>
              <w:t>分，</w:t>
            </w:r>
            <w:commentRangeEnd w:id="0"/>
            <w:r>
              <w:commentReference w:id="0"/>
            </w:r>
            <w:r>
              <w:rPr>
                <w:rFonts w:hint="eastAsia" w:ascii="宋体" w:hAnsi="宋体" w:eastAsia="宋体" w:cs="宋体"/>
                <w:kern w:val="0"/>
                <w:sz w:val="21"/>
                <w:szCs w:val="21"/>
              </w:rPr>
              <w:t>扣完为止。</w:t>
            </w:r>
          </w:p>
          <w:p w14:paraId="76EC059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579FC68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投标人应如实填写《技术</w:t>
            </w:r>
            <w:ins w:id="2" w:author="大白熊与小花花" w:date="2025-08-27T17:17:31Z">
              <w:r>
                <w:rPr>
                  <w:rFonts w:hint="eastAsia" w:ascii="宋体" w:hAnsi="宋体" w:eastAsia="宋体" w:cs="宋体"/>
                  <w:kern w:val="0"/>
                  <w:sz w:val="21"/>
                  <w:szCs w:val="21"/>
                </w:rPr>
                <w:t>要求</w:t>
              </w:r>
            </w:ins>
            <w:del w:id="3" w:author="大白熊与小花花" w:date="2025-08-27T17:17:31Z">
              <w:r>
                <w:rPr>
                  <w:rFonts w:hint="eastAsia" w:ascii="宋体" w:hAnsi="宋体" w:eastAsia="宋体" w:cs="宋体"/>
                  <w:sz w:val="21"/>
                  <w:szCs w:val="21"/>
                </w:rPr>
                <w:delText>规格</w:delText>
              </w:r>
            </w:del>
            <w:r>
              <w:rPr>
                <w:rFonts w:hint="eastAsia" w:ascii="宋体" w:hAnsi="宋体" w:eastAsia="宋体" w:cs="宋体"/>
                <w:sz w:val="21"/>
                <w:szCs w:val="21"/>
              </w:rPr>
              <w:t>偏离表》，按招标文件要求提供相应的证明材料扫描件</w:t>
            </w:r>
            <w:commentRangeStart w:id="1"/>
            <w:r>
              <w:rPr>
                <w:rFonts w:hint="eastAsia" w:ascii="宋体" w:hAnsi="宋体" w:eastAsia="宋体" w:cs="宋体"/>
                <w:sz w:val="21"/>
                <w:szCs w:val="21"/>
              </w:rPr>
              <w:t>（原件备查）</w:t>
            </w:r>
            <w:commentRangeEnd w:id="1"/>
            <w:r>
              <w:rPr>
                <w:rFonts w:hint="default"/>
              </w:rPr>
              <w:commentReference w:id="1"/>
            </w:r>
            <w:r>
              <w:rPr>
                <w:rFonts w:hint="eastAsia" w:ascii="宋体" w:hAnsi="宋体" w:eastAsia="宋体" w:cs="宋体"/>
                <w:sz w:val="21"/>
                <w:szCs w:val="21"/>
              </w:rPr>
              <w:t>，</w:t>
            </w:r>
            <w:commentRangeStart w:id="2"/>
            <w:r>
              <w:rPr>
                <w:rFonts w:hint="eastAsia" w:ascii="宋体" w:hAnsi="宋体" w:eastAsia="宋体" w:cs="宋体"/>
                <w:sz w:val="21"/>
                <w:szCs w:val="21"/>
              </w:rPr>
              <w:t>并注明证明材料在投标文件中的具体位置</w:t>
            </w:r>
            <w:commentRangeEnd w:id="2"/>
            <w:r>
              <w:rPr>
                <w:rFonts w:hint="default"/>
              </w:rPr>
              <w:commentReference w:id="2"/>
            </w:r>
            <w:r>
              <w:rPr>
                <w:rFonts w:hint="eastAsia" w:ascii="宋体" w:hAnsi="宋体" w:eastAsia="宋体" w:cs="宋体"/>
                <w:sz w:val="21"/>
                <w:szCs w:val="21"/>
              </w:rPr>
              <w:t>。证明材料与偏离表填写内容不一致，未提供有效证明材料或未注明证明材料在投标文件中的具体位置或提供的证明材料不完整或不清晰的，该项技术指标按负偏离处理。</w:t>
            </w:r>
            <w:commentRangeStart w:id="3"/>
            <w:r>
              <w:rPr>
                <w:rFonts w:hint="eastAsia" w:ascii="宋体" w:hAnsi="宋体" w:eastAsia="宋体" w:cs="宋体"/>
                <w:sz w:val="21"/>
                <w:szCs w:val="21"/>
              </w:rPr>
              <w:t>技术要求中包含子项参数的，按子项参数响应情况逐项评分。</w:t>
            </w:r>
            <w:commentRangeEnd w:id="3"/>
            <w:r>
              <w:rPr>
                <w:rFonts w:hint="default"/>
              </w:rPr>
              <w:commentReference w:id="3"/>
            </w:r>
          </w:p>
          <w:p w14:paraId="278F098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证明材料涉及检测（或检验）报告的，</w:t>
            </w:r>
            <w:commentRangeStart w:id="4"/>
            <w:r>
              <w:rPr>
                <w:rFonts w:hint="eastAsia" w:ascii="宋体" w:hAnsi="宋体" w:eastAsia="宋体" w:cs="宋体"/>
                <w:sz w:val="21"/>
                <w:szCs w:val="21"/>
              </w:rPr>
              <w:t>如检测机构出具的检测（或检验）报告载明的检测事项超出该机构的检测范围，则该项技术指标按负偏离处理。</w:t>
            </w:r>
            <w:commentRangeEnd w:id="4"/>
            <w:r>
              <w:rPr>
                <w:rFonts w:hint="default"/>
              </w:rPr>
              <w:commentReference w:id="4"/>
            </w:r>
          </w:p>
          <w:p w14:paraId="3AC24C0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特别提醒：投标人的技术参数响应情况、偏离情况等必须与客观实际保持一致，响应不实且情节严重的，经查实，将依法记入供应商诚信档案或受到行政处罚。</w:t>
            </w:r>
          </w:p>
        </w:tc>
      </w:tr>
      <w:tr w14:paraId="2AF30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3F89247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p>
        </w:tc>
        <w:tc>
          <w:tcPr>
            <w:tcW w:w="621" w:type="dxa"/>
            <w:tcBorders>
              <w:tl2br w:val="nil"/>
              <w:tr2bl w:val="nil"/>
            </w:tcBorders>
            <w:vAlign w:val="center"/>
          </w:tcPr>
          <w:p w14:paraId="3FB8070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p>
        </w:tc>
        <w:tc>
          <w:tcPr>
            <w:tcW w:w="1800" w:type="dxa"/>
            <w:tcBorders>
              <w:tl2br w:val="nil"/>
              <w:tr2bl w:val="nil"/>
            </w:tcBorders>
            <w:vAlign w:val="center"/>
          </w:tcPr>
          <w:p w14:paraId="6B17BE8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default" w:ascii="宋体" w:hAnsi="宋体" w:eastAsia="宋体" w:cs="宋体"/>
                <w:color w:val="FF0000"/>
                <w:sz w:val="21"/>
                <w:szCs w:val="21"/>
                <w:lang w:val="en-US" w:eastAsia="zh-CN"/>
              </w:rPr>
            </w:pPr>
            <w:r>
              <w:rPr>
                <w:rFonts w:hint="eastAsia" w:ascii="宋体" w:hAnsi="宋体" w:eastAsia="宋体" w:cs="宋体"/>
                <w:sz w:val="21"/>
                <w:szCs w:val="21"/>
                <w:lang w:val="en-US" w:eastAsia="zh-CN"/>
              </w:rPr>
              <w:t>项目方案</w:t>
            </w:r>
          </w:p>
        </w:tc>
        <w:tc>
          <w:tcPr>
            <w:tcW w:w="632" w:type="dxa"/>
            <w:tcBorders>
              <w:tl2br w:val="nil"/>
              <w:tr2bl w:val="nil"/>
            </w:tcBorders>
            <w:vAlign w:val="center"/>
          </w:tcPr>
          <w:p w14:paraId="14BE787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680" w:type="dxa"/>
            <w:tcBorders>
              <w:tl2br w:val="nil"/>
              <w:tr2bl w:val="nil"/>
            </w:tcBorders>
            <w:vAlign w:val="center"/>
          </w:tcPr>
          <w:p w14:paraId="272D93F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vAlign w:val="center"/>
          </w:tcPr>
          <w:p w14:paraId="78F1E56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（一）评分内容：</w:t>
            </w:r>
          </w:p>
          <w:p w14:paraId="72F9BED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根据投标人提供的项目方案进行评审，包括以下内容：</w:t>
            </w:r>
          </w:p>
          <w:p w14:paraId="721BEB3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1.供货计划；</w:t>
            </w:r>
          </w:p>
          <w:p w14:paraId="341C83F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2.质量保障措施；</w:t>
            </w:r>
          </w:p>
          <w:p w14:paraId="44FF577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3.配送保障措施。</w:t>
            </w:r>
          </w:p>
          <w:p w14:paraId="12CC88E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4BAC5FE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1.每提供以上任意一项内容得10分，本小项累计最高得</w:t>
            </w:r>
            <w:commentRangeStart w:id="5"/>
            <w:r>
              <w:rPr>
                <w:rFonts w:hint="eastAsia" w:ascii="宋体" w:hAnsi="宋体" w:eastAsia="宋体" w:cs="宋体"/>
                <w:sz w:val="21"/>
                <w:szCs w:val="21"/>
              </w:rPr>
              <w:t>30</w:t>
            </w:r>
            <w:commentRangeEnd w:id="5"/>
            <w:r>
              <w:rPr>
                <w:rFonts w:hint="default"/>
              </w:rPr>
              <w:commentReference w:id="5"/>
            </w:r>
            <w:r>
              <w:rPr>
                <w:rFonts w:hint="eastAsia" w:ascii="宋体" w:hAnsi="宋体" w:eastAsia="宋体" w:cs="宋体"/>
                <w:sz w:val="21"/>
                <w:szCs w:val="21"/>
              </w:rPr>
              <w:t>分。</w:t>
            </w:r>
          </w:p>
          <w:p w14:paraId="2EE903C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2.在此基础上，专家根据各投标人的具体响应内容按照量化的评审因素指标进一步评审：</w:t>
            </w:r>
          </w:p>
          <w:p w14:paraId="3C42CCB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w:t>
            </w:r>
            <w:ins w:id="4" w:author="大白熊与小花花" w:date="2025-08-27T17:28:56Z">
              <w:r>
                <w:rPr>
                  <w:rFonts w:hint="eastAsia" w:ascii="宋体" w:hAnsi="宋体" w:eastAsia="宋体" w:cs="宋体"/>
                  <w:sz w:val="21"/>
                  <w:szCs w:val="21"/>
                  <w:lang w:val="en-US" w:eastAsia="zh-CN"/>
                </w:rPr>
                <w:t>评审</w:t>
              </w:r>
            </w:ins>
            <w:ins w:id="5" w:author="大白熊与小花花" w:date="2025-08-27T17:28:58Z">
              <w:r>
                <w:rPr>
                  <w:rFonts w:hint="eastAsia" w:ascii="宋体" w:hAnsi="宋体" w:eastAsia="宋体" w:cs="宋体"/>
                  <w:sz w:val="21"/>
                  <w:szCs w:val="21"/>
                  <w:lang w:val="en-US" w:eastAsia="zh-CN"/>
                </w:rPr>
                <w:t>为优</w:t>
              </w:r>
            </w:ins>
            <w:ins w:id="6" w:author="大白熊与小花花" w:date="2025-08-27T17:28:59Z">
              <w:r>
                <w:rPr>
                  <w:rFonts w:hint="eastAsia" w:ascii="宋体" w:hAnsi="宋体" w:eastAsia="宋体" w:cs="宋体"/>
                  <w:sz w:val="21"/>
                  <w:szCs w:val="21"/>
                  <w:lang w:val="en-US" w:eastAsia="zh-CN"/>
                </w:rPr>
                <w:t>：</w:t>
              </w:r>
            </w:ins>
            <w:commentRangeStart w:id="6"/>
            <w:r>
              <w:rPr>
                <w:rFonts w:hint="eastAsia" w:ascii="宋体" w:hAnsi="宋体" w:eastAsia="宋体" w:cs="宋体"/>
                <w:sz w:val="21"/>
                <w:szCs w:val="21"/>
              </w:rPr>
              <w:t>方案内容全面，表达清晰完整，针对性、合理性强的，加70分；</w:t>
            </w:r>
          </w:p>
          <w:p w14:paraId="69B4B07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w:t>
            </w:r>
            <w:ins w:id="7" w:author="大白熊与小花花" w:date="2025-08-27T17:29:03Z">
              <w:r>
                <w:rPr>
                  <w:rFonts w:hint="eastAsia" w:ascii="宋体" w:hAnsi="宋体" w:eastAsia="宋体" w:cs="宋体"/>
                  <w:sz w:val="21"/>
                  <w:szCs w:val="21"/>
                  <w:lang w:val="en-US" w:eastAsia="zh-CN"/>
                </w:rPr>
                <w:t>评审</w:t>
              </w:r>
            </w:ins>
            <w:ins w:id="8" w:author="大白熊与小花花" w:date="2025-08-27T17:29:07Z">
              <w:r>
                <w:rPr>
                  <w:rFonts w:hint="eastAsia" w:ascii="宋体" w:hAnsi="宋体" w:eastAsia="宋体" w:cs="宋体"/>
                  <w:sz w:val="21"/>
                  <w:szCs w:val="21"/>
                  <w:lang w:val="en-US" w:eastAsia="zh-CN"/>
                </w:rPr>
                <w:t>为</w:t>
              </w:r>
            </w:ins>
            <w:ins w:id="9" w:author="大白熊与小花花" w:date="2025-08-27T17:29:10Z">
              <w:r>
                <w:rPr>
                  <w:rFonts w:hint="eastAsia" w:ascii="宋体" w:hAnsi="宋体" w:eastAsia="宋体" w:cs="宋体"/>
                  <w:sz w:val="21"/>
                  <w:szCs w:val="21"/>
                  <w:lang w:val="en-US" w:eastAsia="zh-CN"/>
                </w:rPr>
                <w:t>良：</w:t>
              </w:r>
            </w:ins>
            <w:r>
              <w:rPr>
                <w:rFonts w:hint="eastAsia" w:ascii="宋体" w:hAnsi="宋体" w:eastAsia="宋体" w:cs="宋体"/>
                <w:sz w:val="21"/>
                <w:szCs w:val="21"/>
              </w:rPr>
              <w:t>方案内容较全面，表达较清晰、、针对性、合理性较强的，加30分；</w:t>
            </w:r>
          </w:p>
          <w:p w14:paraId="53E2CE93">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（3）</w:t>
            </w:r>
            <w:ins w:id="10" w:author="大白熊与小花花" w:date="2025-08-27T17:29:17Z">
              <w:r>
                <w:rPr>
                  <w:rFonts w:hint="eastAsia" w:ascii="宋体" w:hAnsi="宋体" w:eastAsia="宋体" w:cs="宋体"/>
                  <w:sz w:val="21"/>
                  <w:szCs w:val="21"/>
                  <w:lang w:val="en-US" w:eastAsia="zh-CN"/>
                </w:rPr>
                <w:t>评审</w:t>
              </w:r>
            </w:ins>
            <w:ins w:id="11" w:author="大白熊与小花花" w:date="2025-08-27T17:29:18Z">
              <w:r>
                <w:rPr>
                  <w:rFonts w:hint="eastAsia" w:ascii="宋体" w:hAnsi="宋体" w:eastAsia="宋体" w:cs="宋体"/>
                  <w:sz w:val="21"/>
                  <w:szCs w:val="21"/>
                  <w:lang w:val="en-US" w:eastAsia="zh-CN"/>
                </w:rPr>
                <w:t>为</w:t>
              </w:r>
            </w:ins>
            <w:ins w:id="12" w:author="大白熊与小花花" w:date="2025-08-27T17:29:21Z">
              <w:r>
                <w:rPr>
                  <w:rFonts w:hint="eastAsia" w:ascii="宋体" w:hAnsi="宋体" w:eastAsia="宋体" w:cs="宋体"/>
                  <w:sz w:val="21"/>
                  <w:szCs w:val="21"/>
                  <w:lang w:val="en-US" w:eastAsia="zh-CN"/>
                </w:rPr>
                <w:t>中：</w:t>
              </w:r>
            </w:ins>
            <w:r>
              <w:rPr>
                <w:rFonts w:hint="eastAsia" w:ascii="宋体" w:hAnsi="宋体" w:eastAsia="宋体" w:cs="宋体"/>
                <w:sz w:val="21"/>
                <w:szCs w:val="21"/>
              </w:rPr>
              <w:t>方案内容基本满足，表达一般，针对性、合理性一般的，加10分；</w:t>
            </w:r>
          </w:p>
          <w:p w14:paraId="75EA2B12">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color w:val="000000"/>
                <w:kern w:val="0"/>
                <w:sz w:val="21"/>
                <w:szCs w:val="21"/>
              </w:rPr>
            </w:pPr>
            <w:r>
              <w:rPr>
                <w:rFonts w:hint="eastAsia" w:ascii="宋体" w:hAnsi="宋体" w:eastAsia="宋体" w:cs="宋体"/>
                <w:sz w:val="21"/>
                <w:szCs w:val="21"/>
              </w:rPr>
              <w:t>（4）</w:t>
            </w:r>
            <w:ins w:id="13" w:author="大白熊与小花花" w:date="2025-08-27T17:29:27Z">
              <w:r>
                <w:rPr>
                  <w:rFonts w:hint="eastAsia" w:asciiTheme="minorEastAsia" w:hAnsiTheme="minorEastAsia" w:eastAsiaTheme="minorEastAsia"/>
                  <w:szCs w:val="21"/>
                </w:rPr>
                <w:t>评审为差</w:t>
              </w:r>
            </w:ins>
            <w:ins w:id="14" w:author="大白熊与小花花" w:date="2025-08-27T17:29:29Z">
              <w:r>
                <w:rPr>
                  <w:rFonts w:hint="eastAsia" w:asciiTheme="minorEastAsia" w:hAnsiTheme="minorEastAsia" w:eastAsiaTheme="minorEastAsia"/>
                  <w:szCs w:val="21"/>
                  <w:lang w:eastAsia="zh-CN"/>
                </w:rPr>
                <w:t>：</w:t>
              </w:r>
            </w:ins>
            <w:r>
              <w:rPr>
                <w:rFonts w:hint="eastAsia" w:ascii="宋体" w:hAnsi="宋体" w:eastAsia="宋体" w:cs="宋体"/>
                <w:sz w:val="21"/>
                <w:szCs w:val="21"/>
              </w:rPr>
              <w:t>方案内容基本满足，表达一般，针对性、合理性差的，不加分。</w:t>
            </w:r>
            <w:r>
              <w:rPr>
                <w:rFonts w:hint="default"/>
              </w:rPr>
              <w:commentReference w:id="7"/>
            </w:r>
            <w:commentRangeEnd w:id="6"/>
            <w:commentRangeEnd w:id="7"/>
            <w:r>
              <w:rPr>
                <w:rFonts w:hint="default"/>
              </w:rPr>
              <w:commentReference w:id="6"/>
            </w:r>
          </w:p>
        </w:tc>
      </w:tr>
      <w:tr w14:paraId="7A911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309F2BCC">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07FFAC8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p>
        </w:tc>
        <w:tc>
          <w:tcPr>
            <w:tcW w:w="1800" w:type="dxa"/>
            <w:tcBorders>
              <w:tl2br w:val="nil"/>
              <w:tr2bl w:val="nil"/>
            </w:tcBorders>
            <w:vAlign w:val="center"/>
          </w:tcPr>
          <w:p w14:paraId="763C64C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default" w:ascii="宋体" w:hAnsi="宋体" w:eastAsia="宋体" w:cs="宋体"/>
                <w:color w:val="FF0000"/>
                <w:sz w:val="21"/>
                <w:szCs w:val="21"/>
                <w:lang w:val="en-US" w:eastAsia="zh-CN"/>
              </w:rPr>
            </w:pPr>
            <w:r>
              <w:rPr>
                <w:rFonts w:hint="eastAsia" w:ascii="宋体" w:hAnsi="宋体" w:eastAsia="宋体" w:cs="宋体"/>
                <w:sz w:val="21"/>
                <w:szCs w:val="21"/>
                <w:lang w:val="en-US" w:eastAsia="zh-CN"/>
              </w:rPr>
              <w:t>售后服务</w:t>
            </w:r>
          </w:p>
        </w:tc>
        <w:tc>
          <w:tcPr>
            <w:tcW w:w="632" w:type="dxa"/>
            <w:tcBorders>
              <w:tl2br w:val="nil"/>
              <w:tr2bl w:val="nil"/>
            </w:tcBorders>
            <w:vAlign w:val="center"/>
          </w:tcPr>
          <w:p w14:paraId="3104468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p>
        </w:tc>
        <w:tc>
          <w:tcPr>
            <w:tcW w:w="680" w:type="dxa"/>
            <w:tcBorders>
              <w:tl2br w:val="nil"/>
              <w:tr2bl w:val="nil"/>
            </w:tcBorders>
            <w:vAlign w:val="center"/>
          </w:tcPr>
          <w:p w14:paraId="6EFC27F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vAlign w:val="center"/>
          </w:tcPr>
          <w:p w14:paraId="371DFA7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lang w:val="zh-CN"/>
              </w:rPr>
              <w:t>（</w:t>
            </w:r>
            <w:r>
              <w:rPr>
                <w:rFonts w:hint="eastAsia" w:ascii="宋体" w:hAnsi="宋体" w:eastAsia="宋体" w:cs="宋体"/>
                <w:sz w:val="21"/>
                <w:szCs w:val="21"/>
              </w:rPr>
              <w:t>一</w:t>
            </w:r>
            <w:r>
              <w:rPr>
                <w:rFonts w:hint="eastAsia" w:ascii="宋体" w:hAnsi="宋体" w:eastAsia="宋体" w:cs="宋体"/>
                <w:sz w:val="21"/>
                <w:szCs w:val="21"/>
                <w:lang w:val="zh-CN"/>
              </w:rPr>
              <w:t>）评</w:t>
            </w:r>
            <w:r>
              <w:rPr>
                <w:rFonts w:hint="eastAsia" w:ascii="宋体" w:hAnsi="宋体" w:eastAsia="宋体" w:cs="宋体"/>
                <w:sz w:val="21"/>
                <w:szCs w:val="21"/>
                <w:lang w:val="en-US" w:eastAsia="zh-CN"/>
              </w:rPr>
              <w:t>分</w:t>
            </w:r>
            <w:r>
              <w:rPr>
                <w:rFonts w:hint="eastAsia" w:ascii="宋体" w:hAnsi="宋体" w:eastAsia="宋体" w:cs="宋体"/>
                <w:sz w:val="21"/>
                <w:szCs w:val="21"/>
              </w:rPr>
              <w:t>内容</w:t>
            </w:r>
            <w:r>
              <w:rPr>
                <w:rFonts w:hint="eastAsia" w:ascii="宋体" w:hAnsi="宋体" w:eastAsia="宋体" w:cs="宋体"/>
                <w:sz w:val="21"/>
                <w:szCs w:val="21"/>
                <w:lang w:val="zh-CN"/>
              </w:rPr>
              <w:t>：</w:t>
            </w:r>
          </w:p>
          <w:p w14:paraId="141D7FE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投标人根据项目情况提供售后服务方案：包含但不限于以下内容：</w:t>
            </w:r>
          </w:p>
          <w:p w14:paraId="4AC11D0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1.售后服务流程；</w:t>
            </w:r>
          </w:p>
          <w:p w14:paraId="6D84954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2.产品退换货流程；</w:t>
            </w:r>
          </w:p>
          <w:p w14:paraId="125E990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3.售后应急预案；</w:t>
            </w:r>
          </w:p>
          <w:p w14:paraId="5222A20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4.售后服务人员配置；</w:t>
            </w:r>
          </w:p>
          <w:p w14:paraId="15ADB3C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5.</w:t>
            </w:r>
            <w:commentRangeStart w:id="8"/>
            <w:r>
              <w:rPr>
                <w:rFonts w:hint="eastAsia" w:ascii="宋体" w:hAnsi="宋体" w:eastAsia="宋体" w:cs="宋体"/>
                <w:sz w:val="21"/>
                <w:szCs w:val="21"/>
              </w:rPr>
              <w:t>免费保修期</w:t>
            </w:r>
            <w:r>
              <w:rPr>
                <w:rFonts w:hint="eastAsia" w:ascii="宋体" w:hAnsi="宋体" w:eastAsia="宋体" w:cs="宋体"/>
                <w:sz w:val="21"/>
                <w:szCs w:val="21"/>
                <w:lang w:eastAsia="zh-CN"/>
              </w:rPr>
              <w:t>。</w:t>
            </w:r>
            <w:commentRangeEnd w:id="8"/>
            <w:r>
              <w:rPr>
                <w:rFonts w:hint="default"/>
              </w:rPr>
              <w:commentReference w:id="8"/>
            </w:r>
          </w:p>
          <w:p w14:paraId="43D630E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（二）评审依据：</w:t>
            </w:r>
          </w:p>
          <w:p w14:paraId="0B1F11C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1.每提供以上任意一项得10分，本小项累计最高得50分。</w:t>
            </w:r>
          </w:p>
          <w:p w14:paraId="41FA669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2.在此基础上，专家根据各投标人的具体响应内容按照量化的评审因素指标进一步评审：</w:t>
            </w:r>
          </w:p>
          <w:p w14:paraId="3E3ECAD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（1）评审为优（投标人针对本项目售后服务流程优质，项目产品退换方案合理、应急预案可行性强）的加50分；</w:t>
            </w:r>
          </w:p>
          <w:p w14:paraId="09F91425">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（2）评价为良（投标人针对本项目售后服务流程优质，项目产品退换方案合理、应急预案一般）的加40分；</w:t>
            </w:r>
          </w:p>
          <w:p w14:paraId="3386881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（3）评价为中（投标人针对本项目售后服务流程优质，项目产品退换方案合理、应急预案较差）的加30分；</w:t>
            </w:r>
          </w:p>
          <w:p w14:paraId="704F616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（4）评价为差或内容不科学、不完整的不得分。</w:t>
            </w:r>
          </w:p>
        </w:tc>
      </w:tr>
      <w:tr w14:paraId="3FABC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27439ED2">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2066D06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4</w:t>
            </w:r>
          </w:p>
        </w:tc>
        <w:tc>
          <w:tcPr>
            <w:tcW w:w="1800" w:type="dxa"/>
            <w:tcBorders>
              <w:tl2br w:val="nil"/>
              <w:tr2bl w:val="nil"/>
            </w:tcBorders>
            <w:vAlign w:val="center"/>
          </w:tcPr>
          <w:p w14:paraId="1984A28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color w:val="FF0000"/>
                <w:sz w:val="21"/>
                <w:szCs w:val="21"/>
              </w:rPr>
            </w:pPr>
            <w:r>
              <w:rPr>
                <w:rFonts w:hint="eastAsia" w:ascii="宋体" w:hAnsi="宋体" w:eastAsia="宋体" w:cs="宋体"/>
                <w:sz w:val="21"/>
                <w:szCs w:val="21"/>
              </w:rPr>
              <w:t>样品</w:t>
            </w:r>
          </w:p>
        </w:tc>
        <w:tc>
          <w:tcPr>
            <w:tcW w:w="632" w:type="dxa"/>
            <w:tcBorders>
              <w:tl2br w:val="nil"/>
              <w:tr2bl w:val="nil"/>
            </w:tcBorders>
            <w:vAlign w:val="center"/>
          </w:tcPr>
          <w:p w14:paraId="1A57D7D3">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680" w:type="dxa"/>
            <w:tcBorders>
              <w:tl2br w:val="nil"/>
              <w:tr2bl w:val="nil"/>
            </w:tcBorders>
            <w:vAlign w:val="center"/>
          </w:tcPr>
          <w:p w14:paraId="7E0D032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vAlign w:val="center"/>
          </w:tcPr>
          <w:p w14:paraId="4C1CD33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（一）评分内容：</w:t>
            </w:r>
          </w:p>
          <w:p w14:paraId="08E08E9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commentRangeStart w:id="9"/>
            <w:r>
              <w:rPr>
                <w:rFonts w:hint="eastAsia" w:ascii="宋体" w:hAnsi="宋体" w:eastAsia="宋体" w:cs="宋体"/>
                <w:sz w:val="21"/>
                <w:szCs w:val="21"/>
              </w:rPr>
              <w:t>根据投标人提供的实物样品（提供成品样品详见样品清单，样品数量缺项不得分）情况进行评审。</w:t>
            </w:r>
            <w:commentRangeEnd w:id="9"/>
            <w:r>
              <w:rPr>
                <w:rFonts w:hint="default"/>
              </w:rPr>
              <w:commentReference w:id="9"/>
            </w:r>
          </w:p>
          <w:p w14:paraId="29CB495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76C96C9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专家根据各投标人的样品整体质量按照量化的评审因素指标进一步评审：</w:t>
            </w:r>
          </w:p>
          <w:p w14:paraId="2856C7FA">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1.样品的质量好，实物样品所体现的款式新颖，剪裁、缝制工艺好，面料质感舒适，无明显瑕疵的评审为优，得100分；</w:t>
            </w:r>
          </w:p>
          <w:p w14:paraId="24427872">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2.样品的质量较好，实物样品所体现的款式较新颖，剪裁、缝制工艺较好，面料质感较舒适，有少量瑕疵的评审为良，得50分；</w:t>
            </w:r>
          </w:p>
          <w:p w14:paraId="251370DA">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3.样品的质量一般，实物样品所体现的款式不够新颖，剪裁、缝制工艺一般，面料质感一般，有较多瑕疵的评审为中，得20分；</w:t>
            </w:r>
          </w:p>
          <w:p w14:paraId="6F971A15">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eastAsia="宋体" w:cs="宋体"/>
                <w:sz w:val="21"/>
                <w:szCs w:val="21"/>
              </w:rPr>
              <w:t>4.样品的质量差，实物样品所体现的款式陈旧，剪裁、缝制工艺差，面料质感差，有明显瑕疵的评审为差，不得分。</w:t>
            </w:r>
            <w:r>
              <w:rPr>
                <w:rFonts w:hint="default"/>
              </w:rPr>
              <w:commentReference w:id="10"/>
            </w:r>
          </w:p>
        </w:tc>
      </w:tr>
      <w:tr w14:paraId="57E09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10A3B8D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3733" w:type="dxa"/>
            <w:gridSpan w:val="4"/>
            <w:tcBorders>
              <w:tl2br w:val="nil"/>
              <w:tr2bl w:val="nil"/>
            </w:tcBorders>
            <w:vAlign w:val="center"/>
          </w:tcPr>
          <w:p w14:paraId="599C71A5">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商务部分</w:t>
            </w:r>
          </w:p>
        </w:tc>
        <w:tc>
          <w:tcPr>
            <w:tcW w:w="4941" w:type="dxa"/>
            <w:tcBorders>
              <w:tl2br w:val="nil"/>
              <w:tr2bl w:val="nil"/>
            </w:tcBorders>
            <w:vAlign w:val="center"/>
          </w:tcPr>
          <w:p w14:paraId="32C22D3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8</w:t>
            </w:r>
          </w:p>
        </w:tc>
      </w:tr>
      <w:tr w14:paraId="5411E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restart"/>
            <w:tcBorders>
              <w:tl2br w:val="nil"/>
              <w:tr2bl w:val="nil"/>
            </w:tcBorders>
            <w:vAlign w:val="center"/>
          </w:tcPr>
          <w:p w14:paraId="5766B962">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0"/>
              <w:rPr>
                <w:rFonts w:hint="eastAsia" w:ascii="宋体" w:hAnsi="宋体" w:eastAsia="宋体" w:cs="宋体"/>
                <w:sz w:val="21"/>
                <w:szCs w:val="21"/>
              </w:rPr>
            </w:pPr>
          </w:p>
        </w:tc>
        <w:tc>
          <w:tcPr>
            <w:tcW w:w="621" w:type="dxa"/>
            <w:tcBorders>
              <w:tl2br w:val="nil"/>
              <w:tr2bl w:val="nil"/>
            </w:tcBorders>
            <w:vAlign w:val="center"/>
          </w:tcPr>
          <w:p w14:paraId="2B24DA5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800" w:type="dxa"/>
            <w:tcBorders>
              <w:tl2br w:val="nil"/>
              <w:tr2bl w:val="nil"/>
            </w:tcBorders>
            <w:vAlign w:val="center"/>
          </w:tcPr>
          <w:p w14:paraId="6AB7804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评审因素</w:t>
            </w:r>
          </w:p>
        </w:tc>
        <w:tc>
          <w:tcPr>
            <w:tcW w:w="632" w:type="dxa"/>
            <w:tcBorders>
              <w:tl2br w:val="nil"/>
              <w:tr2bl w:val="nil"/>
            </w:tcBorders>
            <w:vAlign w:val="center"/>
          </w:tcPr>
          <w:p w14:paraId="04FAA68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权重</w:t>
            </w:r>
          </w:p>
        </w:tc>
        <w:tc>
          <w:tcPr>
            <w:tcW w:w="680" w:type="dxa"/>
            <w:tcBorders>
              <w:tl2br w:val="nil"/>
              <w:tr2bl w:val="nil"/>
            </w:tcBorders>
            <w:vAlign w:val="center"/>
          </w:tcPr>
          <w:p w14:paraId="58FE1F6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评分方式</w:t>
            </w:r>
          </w:p>
        </w:tc>
        <w:tc>
          <w:tcPr>
            <w:tcW w:w="4941" w:type="dxa"/>
            <w:tcBorders>
              <w:tl2br w:val="nil"/>
              <w:tr2bl w:val="nil"/>
            </w:tcBorders>
            <w:vAlign w:val="center"/>
          </w:tcPr>
          <w:p w14:paraId="752860C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评分准则</w:t>
            </w:r>
          </w:p>
        </w:tc>
      </w:tr>
      <w:tr w14:paraId="1F474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30B093A2">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0"/>
              <w:rPr>
                <w:rFonts w:hint="eastAsia" w:ascii="宋体" w:hAnsi="宋体" w:eastAsia="宋体" w:cs="宋体"/>
                <w:sz w:val="21"/>
                <w:szCs w:val="21"/>
              </w:rPr>
            </w:pPr>
          </w:p>
        </w:tc>
        <w:tc>
          <w:tcPr>
            <w:tcW w:w="621" w:type="dxa"/>
            <w:tcBorders>
              <w:tl2br w:val="nil"/>
              <w:tr2bl w:val="nil"/>
            </w:tcBorders>
            <w:vAlign w:val="center"/>
          </w:tcPr>
          <w:p w14:paraId="647D5F3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800" w:type="dxa"/>
            <w:tcBorders>
              <w:tl2br w:val="nil"/>
              <w:tr2bl w:val="nil"/>
            </w:tcBorders>
            <w:vAlign w:val="center"/>
          </w:tcPr>
          <w:p w14:paraId="26E04DA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免费保修期内售后服务条款偏离情况</w:t>
            </w:r>
          </w:p>
        </w:tc>
        <w:tc>
          <w:tcPr>
            <w:tcW w:w="632" w:type="dxa"/>
            <w:tcBorders>
              <w:tl2br w:val="nil"/>
              <w:tr2bl w:val="nil"/>
            </w:tcBorders>
            <w:vAlign w:val="center"/>
          </w:tcPr>
          <w:p w14:paraId="04D38F3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4</w:t>
            </w:r>
          </w:p>
        </w:tc>
        <w:tc>
          <w:tcPr>
            <w:tcW w:w="680" w:type="dxa"/>
            <w:tcBorders>
              <w:tl2br w:val="nil"/>
              <w:tr2bl w:val="nil"/>
            </w:tcBorders>
            <w:vAlign w:val="center"/>
          </w:tcPr>
          <w:p w14:paraId="66C8398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专家评分</w:t>
            </w:r>
          </w:p>
        </w:tc>
        <w:tc>
          <w:tcPr>
            <w:tcW w:w="4941" w:type="dxa"/>
            <w:tcBorders>
              <w:tl2br w:val="nil"/>
              <w:tr2bl w:val="nil"/>
            </w:tcBorders>
            <w:vAlign w:val="center"/>
          </w:tcPr>
          <w:p w14:paraId="551A6F1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投标人应如实填写《商务要求偏离表（免费保修期内售后服务要求）》，评审委员会根据响应情况进行打分，全部满足要求的得100分，每负偏离一项扣</w:t>
            </w:r>
            <w:commentRangeStart w:id="11"/>
            <w:r>
              <w:rPr>
                <w:rFonts w:hint="eastAsia" w:eastAsia="宋体"/>
                <w:lang w:val="en-US" w:eastAsia="zh-CN"/>
              </w:rPr>
              <w:t>30</w:t>
            </w:r>
            <w:commentRangeEnd w:id="11"/>
            <w:r>
              <w:rPr>
                <w:rFonts w:hint="default"/>
              </w:rPr>
              <w:commentReference w:id="11"/>
            </w:r>
            <w:r>
              <w:rPr>
                <w:rFonts w:hint="eastAsia" w:ascii="宋体" w:hAnsi="宋体" w:eastAsia="宋体" w:cs="宋体"/>
                <w:sz w:val="21"/>
                <w:szCs w:val="21"/>
              </w:rPr>
              <w:t>分，扣完为止。</w:t>
            </w:r>
          </w:p>
        </w:tc>
      </w:tr>
      <w:tr w14:paraId="3B638D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6836F2DB">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6D860FD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800" w:type="dxa"/>
            <w:tcBorders>
              <w:tl2br w:val="nil"/>
              <w:tr2bl w:val="nil"/>
            </w:tcBorders>
            <w:vAlign w:val="center"/>
          </w:tcPr>
          <w:p w14:paraId="175FEC32">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default" w:ascii="宋体" w:hAnsi="宋体" w:eastAsia="宋体" w:cs="宋体"/>
                <w:color w:val="FF0000"/>
                <w:sz w:val="21"/>
                <w:szCs w:val="21"/>
                <w:lang w:val="en-US" w:eastAsia="zh-CN"/>
              </w:rPr>
            </w:pPr>
            <w:r>
              <w:rPr>
                <w:rFonts w:hint="eastAsia" w:ascii="宋体" w:hAnsi="宋体" w:eastAsia="宋体" w:cs="宋体"/>
                <w:sz w:val="21"/>
                <w:szCs w:val="21"/>
              </w:rPr>
              <w:t>免费保修期外售后服务条款偏离情况</w:t>
            </w:r>
          </w:p>
        </w:tc>
        <w:tc>
          <w:tcPr>
            <w:tcW w:w="632" w:type="dxa"/>
            <w:tcBorders>
              <w:tl2br w:val="nil"/>
              <w:tr2bl w:val="nil"/>
            </w:tcBorders>
            <w:vAlign w:val="center"/>
          </w:tcPr>
          <w:p w14:paraId="22A97BA3">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p>
        </w:tc>
        <w:tc>
          <w:tcPr>
            <w:tcW w:w="680" w:type="dxa"/>
            <w:tcBorders>
              <w:tl2br w:val="nil"/>
              <w:tr2bl w:val="nil"/>
            </w:tcBorders>
            <w:vAlign w:val="center"/>
          </w:tcPr>
          <w:p w14:paraId="5C29FFC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专家评分</w:t>
            </w:r>
          </w:p>
        </w:tc>
        <w:tc>
          <w:tcPr>
            <w:tcW w:w="4941" w:type="dxa"/>
            <w:tcBorders>
              <w:tl2br w:val="nil"/>
              <w:tr2bl w:val="nil"/>
            </w:tcBorders>
            <w:vAlign w:val="center"/>
          </w:tcPr>
          <w:p w14:paraId="3A6C5F6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投标人应如实填写《商务要求偏离表（免费保修期外售后服务要求）》，评审委员会根据响应情况进行打分，全部满足要求的得100分，每负偏离一项扣</w:t>
            </w:r>
            <w:r>
              <w:rPr>
                <w:rFonts w:hint="eastAsia" w:ascii="宋体" w:hAnsi="宋体" w:eastAsia="宋体" w:cs="宋体"/>
                <w:sz w:val="21"/>
                <w:szCs w:val="21"/>
                <w:lang w:val="en-US" w:eastAsia="zh-CN"/>
              </w:rPr>
              <w:t>50</w:t>
            </w:r>
            <w:r>
              <w:rPr>
                <w:rFonts w:hint="eastAsia" w:ascii="宋体" w:hAnsi="宋体" w:eastAsia="宋体" w:cs="宋体"/>
                <w:sz w:val="21"/>
                <w:szCs w:val="21"/>
              </w:rPr>
              <w:t>分，扣完为止。</w:t>
            </w:r>
          </w:p>
        </w:tc>
      </w:tr>
      <w:tr w14:paraId="75CBC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0D51EDB2">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5D03C45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1800" w:type="dxa"/>
            <w:tcBorders>
              <w:tl2br w:val="nil"/>
              <w:tr2bl w:val="nil"/>
            </w:tcBorders>
            <w:vAlign w:val="center"/>
          </w:tcPr>
          <w:p w14:paraId="45A0EE6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其他商务条款偏离情况</w:t>
            </w:r>
          </w:p>
        </w:tc>
        <w:tc>
          <w:tcPr>
            <w:tcW w:w="632" w:type="dxa"/>
            <w:tcBorders>
              <w:tl2br w:val="nil"/>
              <w:tr2bl w:val="nil"/>
            </w:tcBorders>
            <w:vAlign w:val="center"/>
          </w:tcPr>
          <w:p w14:paraId="658DD2E3">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p>
        </w:tc>
        <w:tc>
          <w:tcPr>
            <w:tcW w:w="680" w:type="dxa"/>
            <w:tcBorders>
              <w:tl2br w:val="nil"/>
              <w:tr2bl w:val="nil"/>
            </w:tcBorders>
            <w:vAlign w:val="center"/>
          </w:tcPr>
          <w:p w14:paraId="6E36E37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专家评分</w:t>
            </w:r>
          </w:p>
        </w:tc>
        <w:tc>
          <w:tcPr>
            <w:tcW w:w="4941" w:type="dxa"/>
            <w:tcBorders>
              <w:tl2br w:val="nil"/>
              <w:tr2bl w:val="nil"/>
            </w:tcBorders>
            <w:vAlign w:val="center"/>
          </w:tcPr>
          <w:p w14:paraId="514FF22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投标人应如实填写《商务要求偏离表（其他商务要求）》，评审委员会根据响应情况进行打分，全部满足要求的得100分，每负偏离一项扣</w:t>
            </w:r>
            <w:commentRangeStart w:id="12"/>
            <w:r>
              <w:rPr>
                <w:rFonts w:hint="eastAsia" w:ascii="宋体" w:hAnsi="宋体" w:eastAsia="宋体" w:cs="宋体"/>
                <w:sz w:val="21"/>
                <w:szCs w:val="21"/>
                <w:lang w:val="en-US" w:eastAsia="zh-CN"/>
              </w:rPr>
              <w:t>10</w:t>
            </w:r>
            <w:commentRangeEnd w:id="12"/>
            <w:r>
              <w:rPr>
                <w:rFonts w:hint="default"/>
              </w:rPr>
              <w:commentReference w:id="12"/>
            </w:r>
            <w:r>
              <w:rPr>
                <w:rFonts w:hint="eastAsia" w:ascii="宋体" w:hAnsi="宋体" w:eastAsia="宋体" w:cs="宋体"/>
                <w:sz w:val="21"/>
                <w:szCs w:val="21"/>
              </w:rPr>
              <w:t>分，扣完为止。</w:t>
            </w:r>
          </w:p>
        </w:tc>
      </w:tr>
      <w:tr w14:paraId="56C3F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3A65272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4</w:t>
            </w:r>
          </w:p>
        </w:tc>
        <w:tc>
          <w:tcPr>
            <w:tcW w:w="3733" w:type="dxa"/>
            <w:gridSpan w:val="4"/>
            <w:tcBorders>
              <w:tl2br w:val="nil"/>
              <w:tr2bl w:val="nil"/>
            </w:tcBorders>
            <w:vAlign w:val="center"/>
          </w:tcPr>
          <w:p w14:paraId="3BABCF3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诚信情况</w:t>
            </w:r>
          </w:p>
        </w:tc>
        <w:tc>
          <w:tcPr>
            <w:tcW w:w="4941" w:type="dxa"/>
            <w:tcBorders>
              <w:tl2br w:val="nil"/>
              <w:tr2bl w:val="nil"/>
            </w:tcBorders>
            <w:vAlign w:val="center"/>
          </w:tcPr>
          <w:p w14:paraId="7B961BD9">
            <w:pPr>
              <w:keepNext w:val="0"/>
              <w:keepLines w:val="0"/>
              <w:pageBreakBefore w:val="0"/>
              <w:widowControl w:val="0"/>
              <w:suppressLineNumbers w:val="0"/>
              <w:pBdr>
                <w:bottom w:val="none" w:color="auto" w:sz="0" w:space="0"/>
              </w:pBdr>
              <w:kinsoku/>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5</w:t>
            </w:r>
          </w:p>
        </w:tc>
      </w:tr>
      <w:tr w14:paraId="5D6E5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restart"/>
            <w:tcBorders>
              <w:tl2br w:val="nil"/>
              <w:tr2bl w:val="nil"/>
            </w:tcBorders>
            <w:vAlign w:val="center"/>
          </w:tcPr>
          <w:p w14:paraId="25A4510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p>
        </w:tc>
        <w:tc>
          <w:tcPr>
            <w:tcW w:w="621" w:type="dxa"/>
            <w:tcBorders>
              <w:tl2br w:val="nil"/>
              <w:tr2bl w:val="nil"/>
            </w:tcBorders>
            <w:vAlign w:val="center"/>
          </w:tcPr>
          <w:p w14:paraId="63B720C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800" w:type="dxa"/>
            <w:tcBorders>
              <w:tl2br w:val="nil"/>
              <w:tr2bl w:val="nil"/>
            </w:tcBorders>
            <w:vAlign w:val="center"/>
          </w:tcPr>
          <w:p w14:paraId="0853ABB5">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评审因素</w:t>
            </w:r>
          </w:p>
        </w:tc>
        <w:tc>
          <w:tcPr>
            <w:tcW w:w="632" w:type="dxa"/>
            <w:tcBorders>
              <w:tl2br w:val="nil"/>
              <w:tr2bl w:val="nil"/>
            </w:tcBorders>
            <w:vAlign w:val="center"/>
          </w:tcPr>
          <w:p w14:paraId="7B42CDA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权重</w:t>
            </w:r>
          </w:p>
        </w:tc>
        <w:tc>
          <w:tcPr>
            <w:tcW w:w="680" w:type="dxa"/>
            <w:tcBorders>
              <w:tl2br w:val="nil"/>
              <w:tr2bl w:val="nil"/>
            </w:tcBorders>
            <w:vAlign w:val="center"/>
          </w:tcPr>
          <w:p w14:paraId="73BBC3D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评分方式</w:t>
            </w:r>
          </w:p>
        </w:tc>
        <w:tc>
          <w:tcPr>
            <w:tcW w:w="4941" w:type="dxa"/>
            <w:tcBorders>
              <w:tl2br w:val="nil"/>
              <w:tr2bl w:val="nil"/>
            </w:tcBorders>
            <w:vAlign w:val="center"/>
          </w:tcPr>
          <w:p w14:paraId="6F45DBC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评分准则</w:t>
            </w:r>
          </w:p>
        </w:tc>
      </w:tr>
      <w:tr w14:paraId="47127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158E9C1C">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0"/>
              <w:rPr>
                <w:rFonts w:hint="eastAsia" w:ascii="宋体" w:hAnsi="宋体" w:eastAsia="宋体" w:cs="宋体"/>
                <w:sz w:val="21"/>
                <w:szCs w:val="21"/>
              </w:rPr>
            </w:pPr>
          </w:p>
        </w:tc>
        <w:tc>
          <w:tcPr>
            <w:tcW w:w="621" w:type="dxa"/>
            <w:tcBorders>
              <w:tl2br w:val="nil"/>
              <w:tr2bl w:val="nil"/>
            </w:tcBorders>
            <w:vAlign w:val="center"/>
          </w:tcPr>
          <w:p w14:paraId="04ED29BA">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800" w:type="dxa"/>
            <w:tcBorders>
              <w:tl2br w:val="nil"/>
              <w:tr2bl w:val="nil"/>
            </w:tcBorders>
            <w:vAlign w:val="center"/>
          </w:tcPr>
          <w:p w14:paraId="1DF13F23">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诚信</w:t>
            </w:r>
          </w:p>
        </w:tc>
        <w:tc>
          <w:tcPr>
            <w:tcW w:w="632" w:type="dxa"/>
            <w:tcBorders>
              <w:tl2br w:val="nil"/>
              <w:tr2bl w:val="nil"/>
            </w:tcBorders>
            <w:vAlign w:val="center"/>
          </w:tcPr>
          <w:p w14:paraId="72FBA7E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5</w:t>
            </w:r>
          </w:p>
        </w:tc>
        <w:tc>
          <w:tcPr>
            <w:tcW w:w="680" w:type="dxa"/>
            <w:tcBorders>
              <w:tl2br w:val="nil"/>
              <w:tr2bl w:val="nil"/>
            </w:tcBorders>
            <w:vAlign w:val="center"/>
          </w:tcPr>
          <w:p w14:paraId="10F11AD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专家评分</w:t>
            </w:r>
          </w:p>
        </w:tc>
        <w:tc>
          <w:tcPr>
            <w:tcW w:w="4941" w:type="dxa"/>
            <w:tcBorders>
              <w:tl2br w:val="nil"/>
              <w:tr2bl w:val="nil"/>
            </w:tcBorders>
          </w:tcPr>
          <w:p w14:paraId="01FF6A6A">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（一）评分内容：</w:t>
            </w:r>
          </w:p>
          <w:p w14:paraId="2665743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14:paraId="6940930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439DCFE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r w14:paraId="7CB32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tcBorders>
              <w:tl2br w:val="nil"/>
              <w:tr2bl w:val="nil"/>
            </w:tcBorders>
            <w:vAlign w:val="center"/>
          </w:tcPr>
          <w:p w14:paraId="64BE3A3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5</w:t>
            </w:r>
          </w:p>
        </w:tc>
        <w:tc>
          <w:tcPr>
            <w:tcW w:w="3733" w:type="dxa"/>
            <w:gridSpan w:val="4"/>
            <w:tcBorders>
              <w:tl2br w:val="nil"/>
              <w:tr2bl w:val="nil"/>
            </w:tcBorders>
            <w:vAlign w:val="center"/>
          </w:tcPr>
          <w:p w14:paraId="46F086A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综合实力</w:t>
            </w:r>
          </w:p>
        </w:tc>
        <w:tc>
          <w:tcPr>
            <w:tcW w:w="4941" w:type="dxa"/>
            <w:tcBorders>
              <w:tl2br w:val="nil"/>
              <w:tr2bl w:val="nil"/>
            </w:tcBorders>
            <w:vAlign w:val="center"/>
          </w:tcPr>
          <w:p w14:paraId="5C5AF87A">
            <w:pPr>
              <w:keepNext w:val="0"/>
              <w:keepLines w:val="0"/>
              <w:pageBreakBefore w:val="0"/>
              <w:widowControl w:val="0"/>
              <w:suppressLineNumbers w:val="0"/>
              <w:pBdr>
                <w:bottom w:val="none" w:color="auto" w:sz="0" w:space="0"/>
              </w:pBdr>
              <w:kinsoku/>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9</w:t>
            </w:r>
          </w:p>
        </w:tc>
      </w:tr>
      <w:tr w14:paraId="06D48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restart"/>
            <w:tcBorders>
              <w:tl2br w:val="nil"/>
              <w:tr2bl w:val="nil"/>
            </w:tcBorders>
            <w:vAlign w:val="center"/>
          </w:tcPr>
          <w:p w14:paraId="4E6B7B12">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01918399">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序号</w:t>
            </w:r>
          </w:p>
        </w:tc>
        <w:tc>
          <w:tcPr>
            <w:tcW w:w="1800" w:type="dxa"/>
            <w:tcBorders>
              <w:tl2br w:val="nil"/>
              <w:tr2bl w:val="nil"/>
            </w:tcBorders>
            <w:vAlign w:val="center"/>
          </w:tcPr>
          <w:p w14:paraId="5FB9750A">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评审因素</w:t>
            </w:r>
          </w:p>
        </w:tc>
        <w:tc>
          <w:tcPr>
            <w:tcW w:w="632" w:type="dxa"/>
            <w:tcBorders>
              <w:tl2br w:val="nil"/>
              <w:tr2bl w:val="nil"/>
            </w:tcBorders>
            <w:vAlign w:val="center"/>
          </w:tcPr>
          <w:p w14:paraId="5C46EC7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权重</w:t>
            </w:r>
          </w:p>
        </w:tc>
        <w:tc>
          <w:tcPr>
            <w:tcW w:w="680" w:type="dxa"/>
            <w:tcBorders>
              <w:tl2br w:val="nil"/>
              <w:tr2bl w:val="nil"/>
            </w:tcBorders>
            <w:vAlign w:val="center"/>
          </w:tcPr>
          <w:p w14:paraId="6CE6C31D">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评分方式</w:t>
            </w:r>
          </w:p>
        </w:tc>
        <w:tc>
          <w:tcPr>
            <w:tcW w:w="4941" w:type="dxa"/>
            <w:tcBorders>
              <w:tl2br w:val="nil"/>
              <w:tr2bl w:val="nil"/>
            </w:tcBorders>
            <w:vAlign w:val="center"/>
          </w:tcPr>
          <w:p w14:paraId="1E5AE29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评分准则</w:t>
            </w:r>
          </w:p>
        </w:tc>
      </w:tr>
      <w:tr w14:paraId="2135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2B23C982">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74E8734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1</w:t>
            </w:r>
          </w:p>
        </w:tc>
        <w:tc>
          <w:tcPr>
            <w:tcW w:w="1800" w:type="dxa"/>
            <w:tcBorders>
              <w:tl2br w:val="nil"/>
              <w:tr2bl w:val="nil"/>
            </w:tcBorders>
            <w:vAlign w:val="center"/>
          </w:tcPr>
          <w:p w14:paraId="1590331E">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color w:val="FF0000"/>
                <w:sz w:val="21"/>
                <w:szCs w:val="21"/>
              </w:rPr>
            </w:pPr>
            <w:r>
              <w:rPr>
                <w:rFonts w:hint="eastAsia" w:ascii="宋体" w:hAnsi="宋体" w:eastAsia="宋体" w:cs="宋体"/>
                <w:sz w:val="21"/>
                <w:szCs w:val="21"/>
              </w:rPr>
              <w:t>投标人认证情况</w:t>
            </w:r>
          </w:p>
        </w:tc>
        <w:tc>
          <w:tcPr>
            <w:tcW w:w="632" w:type="dxa"/>
            <w:tcBorders>
              <w:tl2br w:val="nil"/>
              <w:tr2bl w:val="nil"/>
            </w:tcBorders>
            <w:vAlign w:val="center"/>
          </w:tcPr>
          <w:p w14:paraId="32E0FB63">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680" w:type="dxa"/>
            <w:tcBorders>
              <w:tl2br w:val="nil"/>
              <w:tr2bl w:val="nil"/>
            </w:tcBorders>
            <w:vAlign w:val="center"/>
          </w:tcPr>
          <w:p w14:paraId="77224AD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tcPr>
          <w:p w14:paraId="070F9CD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lang w:eastAsia="zh-CN"/>
              </w:rPr>
              <w:t>（</w:t>
            </w:r>
            <w:r>
              <w:rPr>
                <w:rFonts w:hint="eastAsia" w:ascii="宋体" w:hAnsi="宋体" w:eastAsia="宋体" w:cs="宋体"/>
                <w:sz w:val="21"/>
                <w:szCs w:val="21"/>
              </w:rPr>
              <w:t>一）评分内容：</w:t>
            </w:r>
          </w:p>
          <w:p w14:paraId="7D00BD4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根据投标人相关认证情况进行评审，包括以下内容：</w:t>
            </w:r>
          </w:p>
          <w:p w14:paraId="2069DFC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1.具有质量管理体系认证证书，且认证范围包含医用纺织品相关的，得40分；</w:t>
            </w:r>
          </w:p>
          <w:p w14:paraId="18B9A0F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2.具有环境管理体系认证证书，且认证范围包含医用纺织品相关的，得30分；</w:t>
            </w:r>
          </w:p>
          <w:p w14:paraId="24600F6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3.具有职业健康安全管理体系认证证书，且认证范围包含医用纺织品相关的，得30分；</w:t>
            </w:r>
          </w:p>
          <w:p w14:paraId="143A96D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以上三项合计得分100分。</w:t>
            </w:r>
          </w:p>
          <w:p w14:paraId="26B97C1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34DA4AD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1.提供有效认证证书（如认证证书注明年审要求的，必须按规定年审且证书在有效期内的方为有效；如未注明年审要求的，证书必须在有效期内的方为有效）；证书</w:t>
            </w:r>
            <w:commentRangeStart w:id="13"/>
            <w:r>
              <w:rPr>
                <w:rFonts w:hint="eastAsia" w:ascii="宋体" w:hAnsi="宋体" w:eastAsia="宋体" w:cs="宋体"/>
                <w:sz w:val="21"/>
                <w:szCs w:val="21"/>
              </w:rPr>
              <w:t>认证范围含有医用被服的设计及生产</w:t>
            </w:r>
            <w:commentRangeEnd w:id="13"/>
            <w:r>
              <w:rPr>
                <w:rFonts w:hint="default"/>
              </w:rPr>
              <w:commentReference w:id="13"/>
            </w:r>
            <w:r>
              <w:rPr>
                <w:rFonts w:hint="eastAsia" w:ascii="宋体" w:hAnsi="宋体" w:eastAsia="宋体" w:cs="宋体"/>
                <w:sz w:val="21"/>
                <w:szCs w:val="21"/>
              </w:rPr>
              <w:t>。</w:t>
            </w:r>
          </w:p>
          <w:p w14:paraId="35769ED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2.提供证书官网或</w:t>
            </w:r>
            <w:commentRangeStart w:id="14"/>
            <w:r>
              <w:rPr>
                <w:rFonts w:hint="eastAsia" w:ascii="宋体" w:hAnsi="宋体" w:eastAsia="宋体" w:cs="宋体"/>
                <w:sz w:val="21"/>
                <w:szCs w:val="21"/>
              </w:rPr>
              <w:t>权威机构【</w:t>
            </w:r>
            <w:commentRangeEnd w:id="14"/>
            <w:r>
              <w:rPr>
                <w:rFonts w:hint="default"/>
              </w:rPr>
              <w:commentReference w:id="14"/>
            </w:r>
            <w:r>
              <w:rPr>
                <w:rFonts w:hint="eastAsia" w:ascii="宋体" w:hAnsi="宋体" w:eastAsia="宋体" w:cs="宋体"/>
                <w:sz w:val="21"/>
                <w:szCs w:val="21"/>
              </w:rPr>
              <w:t>如：全国认证认可信息公共服务平台（cx.cnca.cn）】认证信息查询截图（截图需显示证书状态为有效）。</w:t>
            </w:r>
          </w:p>
          <w:p w14:paraId="5CAE39D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3.提供以上证明文件</w:t>
            </w:r>
            <w:commentRangeStart w:id="15"/>
            <w:r>
              <w:rPr>
                <w:rFonts w:hint="eastAsia" w:ascii="宋体" w:hAnsi="宋体" w:eastAsia="宋体" w:cs="宋体"/>
                <w:sz w:val="21"/>
                <w:szCs w:val="21"/>
              </w:rPr>
              <w:t>复印件或</w:t>
            </w:r>
            <w:commentRangeEnd w:id="15"/>
            <w:r>
              <w:rPr>
                <w:rFonts w:hint="default"/>
              </w:rPr>
              <w:commentReference w:id="15"/>
            </w:r>
            <w:r>
              <w:rPr>
                <w:rFonts w:hint="eastAsia" w:ascii="宋体" w:hAnsi="宋体" w:eastAsia="宋体" w:cs="宋体"/>
                <w:sz w:val="21"/>
                <w:szCs w:val="21"/>
              </w:rPr>
              <w:t>扫描件，如涉及网站截图或照片等证明材料,需提供清晰图片,</w:t>
            </w:r>
            <w:commentRangeStart w:id="16"/>
            <w:r>
              <w:rPr>
                <w:rFonts w:hint="eastAsia" w:ascii="宋体" w:hAnsi="宋体" w:eastAsia="宋体" w:cs="宋体"/>
                <w:sz w:val="21"/>
                <w:szCs w:val="21"/>
              </w:rPr>
              <w:t>均要求加盖投标人公章,原件备查。</w:t>
            </w:r>
            <w:commentRangeEnd w:id="16"/>
            <w:r>
              <w:rPr>
                <w:rFonts w:hint="default"/>
              </w:rPr>
              <w:commentReference w:id="16"/>
            </w:r>
            <w:r>
              <w:rPr>
                <w:rFonts w:hint="eastAsia" w:ascii="宋体" w:hAnsi="宋体" w:eastAsia="宋体" w:cs="宋体"/>
                <w:sz w:val="21"/>
                <w:szCs w:val="21"/>
              </w:rPr>
              <w:t>未按要求提供有效证明材料或提供不清晰导致评委无法识别的不计得分</w:t>
            </w:r>
          </w:p>
        </w:tc>
      </w:tr>
      <w:tr w14:paraId="471A2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6794060E">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010D3A60">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2</w:t>
            </w:r>
          </w:p>
        </w:tc>
        <w:tc>
          <w:tcPr>
            <w:tcW w:w="1800" w:type="dxa"/>
            <w:tcBorders>
              <w:tl2br w:val="nil"/>
              <w:tr2bl w:val="nil"/>
            </w:tcBorders>
            <w:vAlign w:val="center"/>
          </w:tcPr>
          <w:p w14:paraId="26E58E2F">
            <w:pPr>
              <w:keepNext w:val="0"/>
              <w:keepLines w:val="0"/>
              <w:pageBreakBefore w:val="0"/>
              <w:widowControl w:val="0"/>
              <w:suppressLineNumbers w:val="0"/>
              <w:pBdr>
                <w:bottom w:val="none" w:color="auto" w:sz="0" w:space="0"/>
              </w:pBdr>
              <w:kinsoku/>
              <w:overflowPunct/>
              <w:topLinePunct w:val="0"/>
              <w:autoSpaceDE/>
              <w:autoSpaceDN/>
              <w:bidi w:val="0"/>
              <w:adjustRightInd/>
              <w:snapToGrid w:val="0"/>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投标人同类业绩</w:t>
            </w:r>
          </w:p>
        </w:tc>
        <w:tc>
          <w:tcPr>
            <w:tcW w:w="632" w:type="dxa"/>
            <w:tcBorders>
              <w:tl2br w:val="nil"/>
              <w:tr2bl w:val="nil"/>
            </w:tcBorders>
            <w:vAlign w:val="center"/>
          </w:tcPr>
          <w:p w14:paraId="5FE2BEC8">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680" w:type="dxa"/>
            <w:tcBorders>
              <w:tl2br w:val="nil"/>
              <w:tr2bl w:val="nil"/>
            </w:tcBorders>
            <w:vAlign w:val="center"/>
          </w:tcPr>
          <w:p w14:paraId="309D2505">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tcPr>
          <w:p w14:paraId="5B254FE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left"/>
              <w:textAlignment w:val="auto"/>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（一）评分内容：</w:t>
            </w:r>
          </w:p>
          <w:p w14:paraId="0EAD4EC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根据投标人2022年1月1日至本项目投标截止日（以合同签订日期为准）期间承担过的医用织物项目供货经验进行评审。</w:t>
            </w:r>
          </w:p>
          <w:p w14:paraId="5CB1FA87">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6ACFBB5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提供项目</w:t>
            </w:r>
            <w:commentRangeStart w:id="17"/>
            <w:r>
              <w:rPr>
                <w:rFonts w:hint="eastAsia" w:ascii="宋体" w:hAnsi="宋体" w:eastAsia="宋体" w:cs="宋体"/>
                <w:sz w:val="21"/>
                <w:szCs w:val="21"/>
              </w:rPr>
              <w:t>中标通知书及</w:t>
            </w:r>
            <w:commentRangeEnd w:id="17"/>
            <w:r>
              <w:rPr>
                <w:rFonts w:hint="default"/>
              </w:rPr>
              <w:commentReference w:id="17"/>
            </w:r>
            <w:r>
              <w:rPr>
                <w:rFonts w:hint="eastAsia" w:ascii="宋体" w:hAnsi="宋体" w:eastAsia="宋体" w:cs="宋体"/>
                <w:sz w:val="21"/>
                <w:szCs w:val="21"/>
              </w:rPr>
              <w:t>合同关键页扫描件，每提供一个得10分，满分100分。</w:t>
            </w:r>
          </w:p>
          <w:p w14:paraId="39FF59D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注：未提供证明材料或未按要求提供或提供不清晰导致专家无法判断的，不得分。</w:t>
            </w:r>
          </w:p>
        </w:tc>
      </w:tr>
      <w:tr w14:paraId="664F2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5" w:type="dxa"/>
          <w:trHeight w:val="283" w:hRule="atLeast"/>
          <w:tblCellSpacing w:w="0" w:type="dxa"/>
        </w:trPr>
        <w:tc>
          <w:tcPr>
            <w:tcW w:w="746" w:type="dxa"/>
            <w:gridSpan w:val="2"/>
            <w:vMerge w:val="continue"/>
            <w:tcBorders>
              <w:tl2br w:val="nil"/>
              <w:tr2bl w:val="nil"/>
            </w:tcBorders>
            <w:vAlign w:val="center"/>
          </w:tcPr>
          <w:p w14:paraId="1390EB93">
            <w:pPr>
              <w:keepNext/>
              <w:keepLines/>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outlineLvl w:val="2"/>
              <w:rPr>
                <w:rFonts w:hint="eastAsia" w:ascii="宋体" w:hAnsi="宋体" w:eastAsia="宋体" w:cs="宋体"/>
                <w:sz w:val="21"/>
                <w:szCs w:val="21"/>
              </w:rPr>
            </w:pPr>
          </w:p>
        </w:tc>
        <w:tc>
          <w:tcPr>
            <w:tcW w:w="621" w:type="dxa"/>
            <w:tcBorders>
              <w:tl2br w:val="nil"/>
              <w:tr2bl w:val="nil"/>
            </w:tcBorders>
            <w:vAlign w:val="center"/>
          </w:tcPr>
          <w:p w14:paraId="6666FD1B">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3</w:t>
            </w:r>
          </w:p>
        </w:tc>
        <w:tc>
          <w:tcPr>
            <w:tcW w:w="1800" w:type="dxa"/>
            <w:tcBorders>
              <w:tl2br w:val="nil"/>
              <w:tr2bl w:val="nil"/>
            </w:tcBorders>
            <w:vAlign w:val="center"/>
          </w:tcPr>
          <w:p w14:paraId="48A607C5">
            <w:pPr>
              <w:keepNext w:val="0"/>
              <w:keepLines w:val="0"/>
              <w:pageBreakBefore w:val="0"/>
              <w:widowControl w:val="0"/>
              <w:suppressLineNumbers w:val="0"/>
              <w:kinsoku/>
              <w:wordWrap w:val="0"/>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b/>
                <w:bCs/>
                <w:kern w:val="2"/>
                <w:sz w:val="21"/>
                <w:szCs w:val="21"/>
                <w:lang w:val="en-US" w:eastAsia="zh-CN" w:bidi="ar-SA"/>
              </w:rPr>
            </w:pPr>
            <w:r>
              <w:rPr>
                <w:rFonts w:hint="eastAsia" w:ascii="宋体" w:hAnsi="宋体" w:eastAsia="宋体" w:cs="宋体"/>
                <w:sz w:val="21"/>
                <w:szCs w:val="21"/>
              </w:rPr>
              <w:t>节能、环保情况</w:t>
            </w:r>
          </w:p>
        </w:tc>
        <w:tc>
          <w:tcPr>
            <w:tcW w:w="632" w:type="dxa"/>
            <w:tcBorders>
              <w:tl2br w:val="nil"/>
              <w:tr2bl w:val="nil"/>
            </w:tcBorders>
            <w:vAlign w:val="center"/>
          </w:tcPr>
          <w:p w14:paraId="628644D6">
            <w:pPr>
              <w:keepNext w:val="0"/>
              <w:keepLines w:val="0"/>
              <w:pageBreakBefore w:val="0"/>
              <w:widowControl w:val="0"/>
              <w:suppressLineNumbers w:val="0"/>
              <w:kinsoku/>
              <w:wordWrap w:val="0"/>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3</w:t>
            </w:r>
          </w:p>
        </w:tc>
        <w:tc>
          <w:tcPr>
            <w:tcW w:w="680" w:type="dxa"/>
            <w:tcBorders>
              <w:tl2br w:val="nil"/>
              <w:tr2bl w:val="nil"/>
            </w:tcBorders>
            <w:vAlign w:val="center"/>
          </w:tcPr>
          <w:p w14:paraId="486A42EC">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专家打分</w:t>
            </w:r>
          </w:p>
        </w:tc>
        <w:tc>
          <w:tcPr>
            <w:tcW w:w="4941" w:type="dxa"/>
            <w:tcBorders>
              <w:tl2br w:val="nil"/>
              <w:tr2bl w:val="nil"/>
            </w:tcBorders>
          </w:tcPr>
          <w:p w14:paraId="32315282">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（一）评审内容：</w:t>
            </w:r>
          </w:p>
          <w:p w14:paraId="29371A32">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1.投标人所投床品类产品属于财库[2019]18号《环境标志产品政府采购品目清单》，</w:t>
            </w:r>
            <w:commentRangeStart w:id="18"/>
            <w:r>
              <w:rPr>
                <w:rFonts w:hint="eastAsia" w:ascii="宋体" w:hAnsi="宋体" w:eastAsia="宋体" w:cs="宋体"/>
                <w:sz w:val="21"/>
                <w:szCs w:val="21"/>
              </w:rPr>
              <w:t>且投标人获得国家环境标志产品认证的</w:t>
            </w:r>
            <w:commentRangeEnd w:id="18"/>
            <w:r>
              <w:rPr>
                <w:rFonts w:hint="default"/>
              </w:rPr>
              <w:commentReference w:id="18"/>
            </w:r>
            <w:r>
              <w:rPr>
                <w:rFonts w:hint="eastAsia" w:ascii="宋体" w:hAnsi="宋体" w:eastAsia="宋体" w:cs="宋体"/>
                <w:sz w:val="21"/>
                <w:szCs w:val="21"/>
              </w:rPr>
              <w:t>，每提供一个得15分，最高得30分；</w:t>
            </w:r>
          </w:p>
          <w:p w14:paraId="41F4C941">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2.投标人所投服装类产品属于财库[2019]18号《环境标志产品政府采购品目清单》，且</w:t>
            </w:r>
            <w:commentRangeStart w:id="19"/>
            <w:r>
              <w:rPr>
                <w:rFonts w:hint="eastAsia" w:ascii="宋体" w:hAnsi="宋体" w:eastAsia="宋体" w:cs="宋体"/>
                <w:sz w:val="21"/>
                <w:szCs w:val="21"/>
              </w:rPr>
              <w:t>投标人获得国家环境标志产品认证的</w:t>
            </w:r>
            <w:commentRangeEnd w:id="19"/>
            <w:r>
              <w:rPr>
                <w:rFonts w:hint="default"/>
              </w:rPr>
              <w:commentReference w:id="19"/>
            </w:r>
            <w:r>
              <w:rPr>
                <w:rFonts w:hint="eastAsia" w:ascii="宋体" w:hAnsi="宋体" w:eastAsia="宋体" w:cs="宋体"/>
                <w:sz w:val="21"/>
                <w:szCs w:val="21"/>
              </w:rPr>
              <w:t>，每提供一个得35分，最高得70分；</w:t>
            </w:r>
          </w:p>
          <w:p w14:paraId="66D99B54">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以上二项累计最高得100分。</w:t>
            </w:r>
          </w:p>
          <w:p w14:paraId="766CAD0F">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（二）评分依据：</w:t>
            </w:r>
          </w:p>
          <w:p w14:paraId="5A70A146">
            <w:pPr>
              <w:keepNext w:val="0"/>
              <w:keepLines w:val="0"/>
              <w:pageBreakBefore w:val="0"/>
              <w:widowControl w:val="0"/>
              <w:suppressLineNumbers w:val="0"/>
              <w:kinsoku/>
              <w:overflowPunct/>
              <w:topLinePunct w:val="0"/>
              <w:autoSpaceDE/>
              <w:autoSpaceDN/>
              <w:bidi w:val="0"/>
              <w:adjustRightIn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需同时提供以下证明材料：</w:t>
            </w:r>
            <w:commentRangeStart w:id="20"/>
            <w:r>
              <w:rPr>
                <w:rFonts w:hint="eastAsia" w:ascii="宋体" w:hAnsi="宋体" w:eastAsia="宋体" w:cs="宋体"/>
                <w:sz w:val="21"/>
                <w:szCs w:val="21"/>
              </w:rPr>
              <w:t>（1）提供财库[2019]18号《环境标志产品政府采购品目清单》或财库[2019]19号《节能产品政府采购品目清单》截图并对所投产品对应的品目作明显标识，未作明显标识不得分；</w:t>
            </w:r>
            <w:commentRangeEnd w:id="20"/>
            <w:r>
              <w:rPr>
                <w:rFonts w:hint="default"/>
              </w:rPr>
              <w:commentReference w:id="20"/>
            </w:r>
            <w:r>
              <w:rPr>
                <w:rFonts w:hint="eastAsia" w:ascii="宋体" w:hAnsi="宋体" w:eastAsia="宋体" w:cs="宋体"/>
                <w:sz w:val="21"/>
                <w:szCs w:val="21"/>
              </w:rPr>
              <w:t>（2）提供所投产品依据国家确定的认证机构出具的、处于有效期之内的</w:t>
            </w:r>
            <w:commentRangeStart w:id="21"/>
            <w:r>
              <w:rPr>
                <w:rFonts w:hint="eastAsia" w:ascii="宋体" w:hAnsi="宋体" w:eastAsia="宋体" w:cs="宋体"/>
                <w:sz w:val="21"/>
                <w:szCs w:val="21"/>
              </w:rPr>
              <w:t>节能产品或</w:t>
            </w:r>
            <w:commentRangeEnd w:id="21"/>
            <w:r>
              <w:rPr>
                <w:rFonts w:hint="default"/>
              </w:rPr>
              <w:commentReference w:id="21"/>
            </w:r>
            <w:r>
              <w:rPr>
                <w:rFonts w:hint="eastAsia" w:ascii="宋体" w:hAnsi="宋体" w:eastAsia="宋体" w:cs="宋体"/>
                <w:sz w:val="21"/>
                <w:szCs w:val="21"/>
              </w:rPr>
              <w:t>环境标志产品认证证书扫描件</w:t>
            </w:r>
            <w:commentRangeStart w:id="22"/>
            <w:r>
              <w:rPr>
                <w:rFonts w:hint="eastAsia" w:ascii="宋体" w:hAnsi="宋体" w:eastAsia="宋体" w:cs="宋体"/>
                <w:sz w:val="21"/>
                <w:szCs w:val="21"/>
              </w:rPr>
              <w:t>，原件备查。</w:t>
            </w:r>
            <w:commentRangeEnd w:id="22"/>
            <w:r>
              <w:rPr>
                <w:rFonts w:hint="default"/>
              </w:rPr>
              <w:commentReference w:id="22"/>
            </w:r>
            <w:r>
              <w:rPr>
                <w:rFonts w:hint="eastAsia" w:ascii="宋体" w:hAnsi="宋体" w:eastAsia="宋体" w:cs="宋体"/>
                <w:sz w:val="21"/>
                <w:szCs w:val="21"/>
              </w:rPr>
              <w:t>认证证书上的</w:t>
            </w:r>
            <w:commentRangeStart w:id="23"/>
            <w:r>
              <w:rPr>
                <w:rFonts w:hint="eastAsia" w:ascii="宋体" w:hAnsi="宋体" w:eastAsia="宋体" w:cs="宋体"/>
                <w:sz w:val="21"/>
                <w:szCs w:val="21"/>
              </w:rPr>
              <w:t>品牌</w:t>
            </w:r>
            <w:commentRangeEnd w:id="23"/>
            <w:r>
              <w:rPr>
                <w:rFonts w:hint="default"/>
              </w:rPr>
              <w:commentReference w:id="23"/>
            </w:r>
            <w:r>
              <w:rPr>
                <w:rFonts w:hint="eastAsia" w:ascii="宋体" w:hAnsi="宋体" w:eastAsia="宋体" w:cs="宋体"/>
                <w:sz w:val="21"/>
                <w:szCs w:val="21"/>
              </w:rPr>
              <w:t>型号须与所投产品品牌型号一致。</w:t>
            </w:r>
          </w:p>
        </w:tc>
      </w:tr>
      <w:bookmarkEnd w:id="0"/>
    </w:tbl>
    <w:p w14:paraId="3589F838">
      <w:pPr>
        <w:pageBreakBefore w:val="0"/>
        <w:widowControl w:val="0"/>
        <w:kinsoku/>
        <w:overflowPunct/>
        <w:topLinePunct w:val="0"/>
        <w:autoSpaceDE/>
        <w:autoSpaceDN/>
        <w:bidi w:val="0"/>
        <w:adjustRightInd/>
        <w:spacing w:line="240" w:lineRule="auto"/>
        <w:jc w:val="center"/>
        <w:textAlignment w:val="auto"/>
        <w:rPr>
          <w:b/>
          <w:sz w:val="120"/>
          <w:szCs w:val="120"/>
        </w:rPr>
      </w:pPr>
    </w:p>
    <w:p w14:paraId="11C33B92">
      <w:pPr>
        <w:jc w:val="center"/>
        <w:rPr>
          <w:b/>
          <w:sz w:val="120"/>
          <w:szCs w:val="120"/>
        </w:rPr>
      </w:pPr>
    </w:p>
    <w:p w14:paraId="0520A9A7">
      <w:pPr>
        <w:rPr>
          <w:rFonts w:hint="eastAsia"/>
          <w:b/>
          <w:sz w:val="120"/>
          <w:szCs w:val="120"/>
        </w:rPr>
      </w:pPr>
      <w:r>
        <w:rPr>
          <w:rFonts w:hint="eastAsia"/>
          <w:b/>
          <w:sz w:val="120"/>
          <w:szCs w:val="120"/>
        </w:rPr>
        <w:br w:type="page"/>
      </w:r>
    </w:p>
    <w:p w14:paraId="3DA8FE75">
      <w:pPr>
        <w:jc w:val="center"/>
        <w:rPr>
          <w:rFonts w:hint="eastAsia"/>
          <w:b/>
          <w:sz w:val="120"/>
          <w:szCs w:val="120"/>
        </w:rPr>
      </w:pPr>
    </w:p>
    <w:p w14:paraId="1FB6C70D">
      <w:pPr>
        <w:jc w:val="center"/>
        <w:rPr>
          <w:b/>
          <w:sz w:val="120"/>
          <w:szCs w:val="120"/>
        </w:rPr>
      </w:pPr>
      <w:r>
        <w:rPr>
          <w:rFonts w:hint="eastAsia"/>
          <w:b/>
          <w:sz w:val="120"/>
          <w:szCs w:val="120"/>
        </w:rPr>
        <w:t>自行采购</w:t>
      </w:r>
    </w:p>
    <w:p w14:paraId="1461E0EF">
      <w:pPr>
        <w:jc w:val="center"/>
        <w:rPr>
          <w:b/>
          <w:sz w:val="120"/>
          <w:szCs w:val="120"/>
          <w:highlight w:val="none"/>
        </w:rPr>
      </w:pPr>
      <w:r>
        <w:rPr>
          <w:rFonts w:hint="eastAsia"/>
          <w:b/>
          <w:sz w:val="120"/>
          <w:szCs w:val="120"/>
        </w:rPr>
        <w:t>招</w:t>
      </w:r>
      <w:r>
        <w:rPr>
          <w:rFonts w:hint="eastAsia"/>
          <w:b/>
          <w:sz w:val="120"/>
          <w:szCs w:val="120"/>
          <w:highlight w:val="none"/>
        </w:rPr>
        <w:t>标文件</w:t>
      </w:r>
    </w:p>
    <w:p w14:paraId="22702C22">
      <w:pPr>
        <w:jc w:val="center"/>
        <w:rPr>
          <w:b/>
          <w:sz w:val="52"/>
          <w:szCs w:val="52"/>
          <w:highlight w:val="none"/>
        </w:rPr>
      </w:pPr>
      <w:r>
        <w:rPr>
          <w:rFonts w:hint="eastAsia"/>
          <w:b/>
          <w:sz w:val="52"/>
          <w:szCs w:val="52"/>
          <w:highlight w:val="none"/>
        </w:rPr>
        <w:t>（</w:t>
      </w:r>
      <w:r>
        <w:rPr>
          <w:rFonts w:hint="eastAsia"/>
          <w:b/>
          <w:sz w:val="52"/>
          <w:szCs w:val="52"/>
          <w:highlight w:val="none"/>
          <w:lang w:val="en-US" w:eastAsia="zh-CN"/>
        </w:rPr>
        <w:t>货物</w:t>
      </w:r>
      <w:r>
        <w:rPr>
          <w:rFonts w:hint="eastAsia"/>
          <w:b/>
          <w:sz w:val="52"/>
          <w:szCs w:val="52"/>
          <w:highlight w:val="none"/>
        </w:rPr>
        <w:t>类）</w:t>
      </w:r>
    </w:p>
    <w:p w14:paraId="624A3FF8">
      <w:pPr>
        <w:jc w:val="center"/>
        <w:rPr>
          <w:highlight w:val="none"/>
        </w:rPr>
      </w:pPr>
    </w:p>
    <w:p w14:paraId="2EA9DBD4">
      <w:pPr>
        <w:jc w:val="center"/>
        <w:rPr>
          <w:highlight w:val="none"/>
        </w:rPr>
      </w:pPr>
    </w:p>
    <w:p w14:paraId="785222B2">
      <w:pPr>
        <w:jc w:val="center"/>
        <w:rPr>
          <w:highlight w:val="none"/>
        </w:rPr>
      </w:pPr>
    </w:p>
    <w:p w14:paraId="454B17D7">
      <w:pPr>
        <w:jc w:val="center"/>
      </w:pPr>
    </w:p>
    <w:p w14:paraId="15CDE25B">
      <w:pPr>
        <w:pStyle w:val="35"/>
      </w:pPr>
    </w:p>
    <w:p w14:paraId="462C60FC">
      <w:pPr>
        <w:pStyle w:val="35"/>
      </w:pPr>
    </w:p>
    <w:p w14:paraId="39F2936B">
      <w:pPr>
        <w:pStyle w:val="35"/>
      </w:pPr>
    </w:p>
    <w:p w14:paraId="1D81D587">
      <w:pPr>
        <w:pStyle w:val="35"/>
      </w:pPr>
    </w:p>
    <w:p w14:paraId="5344C81E">
      <w:pPr>
        <w:pStyle w:val="35"/>
      </w:pPr>
    </w:p>
    <w:p w14:paraId="258160E8">
      <w:pPr>
        <w:jc w:val="center"/>
        <w:rPr>
          <w:b/>
          <w:sz w:val="44"/>
          <w:szCs w:val="44"/>
        </w:rPr>
      </w:pPr>
    </w:p>
    <w:p w14:paraId="3B37AE2E">
      <w:pPr>
        <w:jc w:val="center"/>
        <w:rPr>
          <w:b/>
          <w:sz w:val="44"/>
          <w:szCs w:val="44"/>
        </w:rPr>
      </w:pPr>
      <w:bookmarkStart w:id="1" w:name="_Hlk71465316"/>
      <w:r>
        <w:rPr>
          <w:rFonts w:hint="eastAsia"/>
          <w:b/>
          <w:sz w:val="44"/>
          <w:szCs w:val="44"/>
        </w:rPr>
        <w:t>深圳公共资源交易中心</w:t>
      </w:r>
    </w:p>
    <w:p w14:paraId="40A8EFD7">
      <w:pPr>
        <w:jc w:val="center"/>
        <w:rPr>
          <w:sz w:val="28"/>
          <w:szCs w:val="28"/>
        </w:rPr>
      </w:pPr>
      <w:r>
        <w:rPr>
          <w:rFonts w:hint="eastAsia"/>
          <w:b/>
          <w:sz w:val="28"/>
          <w:szCs w:val="28"/>
        </w:rPr>
        <w:t>（</w:t>
      </w:r>
      <w:r>
        <w:rPr>
          <w:b/>
          <w:sz w:val="28"/>
          <w:szCs w:val="28"/>
        </w:rPr>
        <w:t>20</w:t>
      </w:r>
      <w:r>
        <w:rPr>
          <w:rFonts w:hint="eastAsia"/>
          <w:b/>
          <w:sz w:val="28"/>
          <w:szCs w:val="28"/>
        </w:rPr>
        <w:t>25年）</w:t>
      </w:r>
      <w:bookmarkEnd w:id="1"/>
    </w:p>
    <w:p w14:paraId="524F5E3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240" w:afterLines="100" w:afterAutospacing="0" w:line="400" w:lineRule="exact"/>
        <w:ind w:left="0" w:right="0" w:firstLine="420" w:firstLineChars="200"/>
        <w:jc w:val="both"/>
        <w:rPr>
          <w:rFonts w:ascii="宋体" w:hAnsi="宋体"/>
          <w:color w:val="FF0000"/>
          <w:szCs w:val="21"/>
        </w:rPr>
      </w:pPr>
      <w:r>
        <w:rPr>
          <w:rFonts w:hint="eastAsia"/>
        </w:rPr>
        <w:br w:type="page"/>
      </w:r>
      <w:bookmarkStart w:id="2" w:name="_Hlk137453387"/>
    </w:p>
    <w:bookmarkEnd w:id="2"/>
    <w:p w14:paraId="22DC135A">
      <w:pPr>
        <w:pStyle w:val="3"/>
      </w:pPr>
      <w:r>
        <w:rPr>
          <w:rFonts w:hint="eastAsia"/>
        </w:rPr>
        <w:t>目   录</w:t>
      </w:r>
    </w:p>
    <w:p w14:paraId="37478AE7">
      <w:pPr>
        <w:outlineLvl w:val="0"/>
        <w:rPr>
          <w:b/>
          <w:sz w:val="24"/>
        </w:rPr>
      </w:pPr>
      <w:r>
        <w:rPr>
          <w:rFonts w:hint="eastAsia"/>
          <w:b/>
          <w:sz w:val="24"/>
        </w:rPr>
        <w:t>第一册  专用条款</w:t>
      </w:r>
    </w:p>
    <w:p w14:paraId="732C7CE2">
      <w:pPr>
        <w:rPr>
          <w:sz w:val="24"/>
        </w:rPr>
      </w:pPr>
      <w:r>
        <w:rPr>
          <w:rFonts w:hint="eastAsia"/>
          <w:sz w:val="24"/>
        </w:rPr>
        <w:t xml:space="preserve">          关键信息</w:t>
      </w:r>
    </w:p>
    <w:p w14:paraId="7E500881">
      <w:pPr>
        <w:ind w:left="630" w:leftChars="300" w:firstLine="630" w:firstLineChars="300"/>
        <w:rPr>
          <w:rFonts w:ascii="宋体" w:hAnsi="宋体"/>
          <w:szCs w:val="21"/>
        </w:rPr>
      </w:pPr>
      <w:r>
        <w:rPr>
          <w:rFonts w:hint="eastAsia" w:ascii="宋体" w:hAnsi="宋体"/>
          <w:szCs w:val="21"/>
        </w:rPr>
        <w:t>第一章  招标公告</w:t>
      </w:r>
    </w:p>
    <w:p w14:paraId="4753A9C0">
      <w:pPr>
        <w:ind w:left="630" w:leftChars="300" w:firstLine="630" w:firstLineChars="300"/>
        <w:rPr>
          <w:rFonts w:ascii="宋体" w:hAnsi="宋体"/>
          <w:szCs w:val="21"/>
        </w:rPr>
      </w:pPr>
      <w:r>
        <w:rPr>
          <w:rFonts w:hint="eastAsia" w:ascii="宋体" w:hAnsi="宋体"/>
          <w:szCs w:val="21"/>
        </w:rPr>
        <w:t xml:space="preserve">第二章  </w:t>
      </w:r>
      <w:bookmarkStart w:id="3" w:name="_Hlk71994379"/>
      <w:r>
        <w:rPr>
          <w:rFonts w:hint="eastAsia" w:ascii="宋体" w:hAnsi="宋体"/>
          <w:szCs w:val="21"/>
        </w:rPr>
        <w:t>对通用条款的补充内容及其他关键信息</w:t>
      </w:r>
      <w:bookmarkEnd w:id="3"/>
    </w:p>
    <w:p w14:paraId="48142190">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18867456">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291FD8F6">
      <w:pPr>
        <w:ind w:left="630" w:leftChars="300" w:firstLine="630" w:firstLineChars="300"/>
        <w:rPr>
          <w:rFonts w:hint="eastAsia"/>
          <w:b/>
          <w:sz w:val="24"/>
        </w:rPr>
      </w:pPr>
      <w:r>
        <w:rPr>
          <w:rFonts w:hint="eastAsia" w:ascii="宋体" w:hAnsi="宋体"/>
          <w:szCs w:val="21"/>
        </w:rPr>
        <w:t>第五章  合同条款及格式</w:t>
      </w:r>
    </w:p>
    <w:p w14:paraId="4934E001">
      <w:pPr>
        <w:outlineLvl w:val="0"/>
        <w:rPr>
          <w:b/>
          <w:sz w:val="24"/>
        </w:rPr>
      </w:pPr>
      <w:r>
        <w:rPr>
          <w:rFonts w:hint="eastAsia"/>
          <w:b/>
          <w:sz w:val="24"/>
        </w:rPr>
        <w:t>第二册  通用条款</w:t>
      </w:r>
    </w:p>
    <w:p w14:paraId="245476E7">
      <w:pPr>
        <w:ind w:left="630" w:leftChars="300" w:firstLine="630" w:firstLineChars="300"/>
        <w:rPr>
          <w:rFonts w:ascii="宋体" w:hAnsi="宋体"/>
          <w:szCs w:val="21"/>
        </w:rPr>
      </w:pPr>
      <w:r>
        <w:rPr>
          <w:rFonts w:hint="eastAsia" w:ascii="宋体" w:hAnsi="宋体"/>
          <w:szCs w:val="21"/>
        </w:rPr>
        <w:t>第一章  总则</w:t>
      </w:r>
    </w:p>
    <w:p w14:paraId="75DDDB69">
      <w:pPr>
        <w:ind w:left="630" w:leftChars="300" w:firstLine="630" w:firstLineChars="300"/>
        <w:rPr>
          <w:rFonts w:ascii="宋体" w:hAnsi="宋体"/>
          <w:szCs w:val="21"/>
        </w:rPr>
      </w:pPr>
      <w:r>
        <w:rPr>
          <w:rFonts w:hint="eastAsia" w:ascii="宋体" w:hAnsi="宋体"/>
          <w:szCs w:val="21"/>
        </w:rPr>
        <w:t>第二章  招标文件</w:t>
      </w:r>
    </w:p>
    <w:p w14:paraId="5294456D">
      <w:pPr>
        <w:ind w:left="630" w:leftChars="300" w:firstLine="630" w:firstLineChars="300"/>
        <w:rPr>
          <w:rFonts w:ascii="宋体" w:hAnsi="宋体"/>
          <w:szCs w:val="21"/>
        </w:rPr>
      </w:pPr>
      <w:r>
        <w:rPr>
          <w:rFonts w:hint="eastAsia" w:ascii="宋体" w:hAnsi="宋体"/>
          <w:szCs w:val="21"/>
        </w:rPr>
        <w:t>第三章  投标文件的编制</w:t>
      </w:r>
    </w:p>
    <w:p w14:paraId="05A3CC88">
      <w:pPr>
        <w:ind w:left="630" w:leftChars="300" w:firstLine="630" w:firstLineChars="300"/>
        <w:rPr>
          <w:rFonts w:ascii="宋体" w:hAnsi="宋体"/>
          <w:szCs w:val="21"/>
        </w:rPr>
      </w:pPr>
      <w:r>
        <w:rPr>
          <w:rFonts w:hint="eastAsia" w:ascii="宋体" w:hAnsi="宋体"/>
          <w:szCs w:val="21"/>
        </w:rPr>
        <w:t>第四章  投标文件的递交</w:t>
      </w:r>
    </w:p>
    <w:p w14:paraId="1DA4DB6F">
      <w:pPr>
        <w:ind w:left="630" w:leftChars="300" w:firstLine="630" w:firstLineChars="300"/>
        <w:rPr>
          <w:rFonts w:ascii="宋体" w:hAnsi="宋体"/>
          <w:szCs w:val="21"/>
        </w:rPr>
      </w:pPr>
      <w:r>
        <w:rPr>
          <w:rFonts w:hint="eastAsia" w:ascii="宋体" w:hAnsi="宋体"/>
          <w:szCs w:val="21"/>
        </w:rPr>
        <w:t>第五章  开标</w:t>
      </w:r>
    </w:p>
    <w:p w14:paraId="6061367F">
      <w:pPr>
        <w:ind w:left="630" w:leftChars="300" w:firstLine="630" w:firstLineChars="300"/>
        <w:rPr>
          <w:rFonts w:ascii="宋体" w:hAnsi="宋体"/>
          <w:szCs w:val="21"/>
        </w:rPr>
      </w:pPr>
      <w:r>
        <w:rPr>
          <w:rFonts w:hint="eastAsia" w:ascii="宋体" w:hAnsi="宋体"/>
          <w:szCs w:val="21"/>
        </w:rPr>
        <w:t>第六章  评审要求</w:t>
      </w:r>
    </w:p>
    <w:p w14:paraId="105BF3E0">
      <w:pPr>
        <w:ind w:left="630" w:leftChars="300" w:firstLine="630" w:firstLineChars="300"/>
        <w:rPr>
          <w:rFonts w:ascii="宋体" w:hAnsi="宋体"/>
          <w:szCs w:val="21"/>
        </w:rPr>
      </w:pPr>
      <w:r>
        <w:rPr>
          <w:rFonts w:hint="eastAsia" w:ascii="宋体" w:hAnsi="宋体"/>
          <w:szCs w:val="21"/>
        </w:rPr>
        <w:t>第七章  评审程序及评审方法</w:t>
      </w:r>
    </w:p>
    <w:p w14:paraId="5B6A4110">
      <w:pPr>
        <w:ind w:left="630" w:leftChars="300" w:firstLine="630" w:firstLineChars="300"/>
        <w:rPr>
          <w:rFonts w:ascii="宋体" w:hAnsi="宋体"/>
          <w:szCs w:val="21"/>
        </w:rPr>
      </w:pPr>
      <w:r>
        <w:rPr>
          <w:rFonts w:hint="eastAsia" w:ascii="宋体" w:hAnsi="宋体"/>
          <w:szCs w:val="21"/>
        </w:rPr>
        <w:t>第八章  定标及公示</w:t>
      </w:r>
    </w:p>
    <w:p w14:paraId="0DB7DB6E">
      <w:pPr>
        <w:ind w:left="630" w:leftChars="300" w:firstLine="630" w:firstLineChars="300"/>
        <w:rPr>
          <w:rFonts w:ascii="宋体" w:hAnsi="宋体"/>
          <w:szCs w:val="21"/>
        </w:rPr>
      </w:pPr>
      <w:r>
        <w:rPr>
          <w:rFonts w:hint="eastAsia" w:ascii="宋体" w:hAnsi="宋体"/>
          <w:szCs w:val="21"/>
        </w:rPr>
        <w:t>第九章  公开招标失败的后续处理</w:t>
      </w:r>
    </w:p>
    <w:p w14:paraId="526556BB">
      <w:pPr>
        <w:ind w:left="630" w:leftChars="300" w:firstLine="630" w:firstLineChars="300"/>
        <w:rPr>
          <w:rFonts w:ascii="宋体" w:hAnsi="宋体"/>
          <w:szCs w:val="21"/>
        </w:rPr>
      </w:pPr>
      <w:r>
        <w:rPr>
          <w:rFonts w:hint="eastAsia" w:ascii="宋体" w:hAnsi="宋体"/>
          <w:szCs w:val="21"/>
        </w:rPr>
        <w:t>第十章  合同的授予与备案</w:t>
      </w:r>
    </w:p>
    <w:p w14:paraId="153BBCEA">
      <w:pPr>
        <w:ind w:left="630" w:leftChars="300" w:firstLine="630" w:firstLineChars="300"/>
        <w:rPr>
          <w:rFonts w:ascii="宋体" w:hAnsi="宋体"/>
          <w:szCs w:val="21"/>
        </w:rPr>
      </w:pPr>
      <w:r>
        <w:rPr>
          <w:rFonts w:hint="eastAsia" w:ascii="宋体" w:hAnsi="宋体"/>
          <w:szCs w:val="21"/>
        </w:rPr>
        <w:t>第十一章  质疑处理</w:t>
      </w:r>
    </w:p>
    <w:p w14:paraId="03B4388A">
      <w:pPr>
        <w:rPr>
          <w:b/>
          <w:sz w:val="24"/>
        </w:rPr>
      </w:pPr>
    </w:p>
    <w:p w14:paraId="436D3976">
      <w:pPr>
        <w:rPr>
          <w:rFonts w:hint="eastAsia"/>
          <w:sz w:val="28"/>
          <w:szCs w:val="28"/>
        </w:rPr>
      </w:pPr>
      <w:r>
        <w:rPr>
          <w:rFonts w:hint="eastAsia"/>
          <w:sz w:val="28"/>
          <w:szCs w:val="28"/>
        </w:rPr>
        <w:br w:type="page"/>
      </w:r>
    </w:p>
    <w:p w14:paraId="78597686">
      <w:pPr>
        <w:pStyle w:val="6"/>
        <w:spacing w:before="0" w:after="0"/>
        <w:rPr>
          <w:rFonts w:hint="eastAsia"/>
          <w:sz w:val="28"/>
          <w:szCs w:val="28"/>
        </w:rPr>
      </w:pPr>
      <w:r>
        <w:rPr>
          <w:rFonts w:hint="eastAsia"/>
          <w:sz w:val="28"/>
          <w:szCs w:val="28"/>
        </w:rPr>
        <w:t>第一册专用条款</w:t>
      </w:r>
    </w:p>
    <w:p w14:paraId="3BF4023F">
      <w:pPr>
        <w:pStyle w:val="6"/>
        <w:spacing w:before="0" w:after="0"/>
        <w:rPr>
          <w:sz w:val="28"/>
          <w:szCs w:val="28"/>
        </w:rPr>
      </w:pPr>
      <w:r>
        <w:rPr>
          <w:rFonts w:hint="eastAsia"/>
          <w:sz w:val="28"/>
          <w:szCs w:val="28"/>
        </w:rPr>
        <w:t>第一章  招标公告</w:t>
      </w:r>
    </w:p>
    <w:p w14:paraId="08306463">
      <w:pPr>
        <w:rPr>
          <w:rFonts w:ascii="宋体" w:hAnsi="宋体" w:cs="宋体"/>
          <w:b/>
          <w:bCs/>
          <w:kern w:val="0"/>
          <w:szCs w:val="21"/>
        </w:rPr>
      </w:pPr>
      <w:r>
        <w:rPr>
          <w:rFonts w:hint="eastAsia" w:ascii="宋体" w:hAnsi="宋体" w:cs="宋体"/>
          <w:b/>
          <w:bCs/>
          <w:kern w:val="0"/>
          <w:szCs w:val="21"/>
        </w:rPr>
        <w:t>投标人的资格要求：</w:t>
      </w:r>
    </w:p>
    <w:p w14:paraId="2AEE874E">
      <w:pPr>
        <w:ind w:firstLine="630" w:firstLineChars="300"/>
        <w:rPr>
          <w:rFonts w:ascii="宋体" w:hAnsi="宋体" w:cs="宋体"/>
          <w:kern w:val="0"/>
          <w:szCs w:val="21"/>
          <w:highlight w:val="none"/>
        </w:rPr>
      </w:pPr>
      <w:r>
        <w:rPr>
          <w:rFonts w:hint="eastAsia" w:ascii="宋体" w:hAnsi="宋体" w:cs="宋体"/>
          <w:kern w:val="0"/>
          <w:szCs w:val="21"/>
        </w:rPr>
        <w:t>1</w:t>
      </w:r>
      <w:r>
        <w:rPr>
          <w:rFonts w:ascii="宋体" w:hAnsi="宋体" w:cs="宋体"/>
          <w:kern w:val="0"/>
          <w:szCs w:val="21"/>
        </w:rPr>
        <w:t>.</w:t>
      </w:r>
      <w:r>
        <w:rPr>
          <w:rFonts w:hint="eastAsia" w:ascii="宋体" w:hAnsi="宋体" w:cs="宋体"/>
          <w:kern w:val="0"/>
          <w:szCs w:val="21"/>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w:t>
      </w:r>
      <w:r>
        <w:rPr>
          <w:rFonts w:hint="eastAsia" w:ascii="宋体" w:hAnsi="宋体" w:cs="宋体"/>
          <w:kern w:val="0"/>
          <w:szCs w:val="21"/>
          <w:highlight w:val="none"/>
        </w:rPr>
        <w:t>供应商的投标文件均按无效投标处理）；</w:t>
      </w:r>
    </w:p>
    <w:p w14:paraId="7B4F068F">
      <w:pPr>
        <w:ind w:firstLine="630" w:firstLineChars="300"/>
        <w:rPr>
          <w:rFonts w:ascii="宋体" w:hAnsi="宋体" w:cs="宋体"/>
          <w:kern w:val="0"/>
          <w:szCs w:val="21"/>
          <w:highlight w:val="none"/>
        </w:rPr>
      </w:pPr>
      <w:r>
        <w:rPr>
          <w:rFonts w:hint="eastAsia" w:ascii="宋体" w:hAnsi="宋体" w:cs="宋体"/>
          <w:kern w:val="0"/>
          <w:szCs w:val="21"/>
          <w:highlight w:val="none"/>
        </w:rPr>
        <w:t>2.本项目不接受联合体投标，</w:t>
      </w:r>
      <w:r>
        <w:rPr>
          <w:rFonts w:hint="eastAsia" w:ascii="宋体" w:hAnsi="宋体" w:cs="宋体"/>
          <w:kern w:val="0"/>
          <w:szCs w:val="21"/>
          <w:highlight w:val="none"/>
          <w:lang w:val="en-US" w:eastAsia="zh-CN"/>
        </w:rPr>
        <w:t>是否</w:t>
      </w:r>
      <w:r>
        <w:rPr>
          <w:rFonts w:hint="eastAsia" w:ascii="宋体" w:hAnsi="宋体" w:cs="宋体"/>
          <w:kern w:val="0"/>
          <w:szCs w:val="21"/>
          <w:highlight w:val="none"/>
        </w:rPr>
        <w:t>接受投标人选用进口产品参与投标</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详见招标文件“第三章 用户需求书”</w:t>
      </w:r>
      <w:r>
        <w:rPr>
          <w:rFonts w:hint="eastAsia" w:ascii="宋体" w:hAnsi="宋体" w:cs="宋体"/>
          <w:kern w:val="0"/>
          <w:szCs w:val="21"/>
          <w:highlight w:val="none"/>
        </w:rPr>
        <w:t>（由供应商在《采购投标及履约承诺函》中作出声明）；</w:t>
      </w:r>
    </w:p>
    <w:p w14:paraId="51651820">
      <w:pPr>
        <w:ind w:firstLine="630" w:firstLineChars="300"/>
        <w:rPr>
          <w:rFonts w:ascii="宋体" w:hAnsi="宋体" w:cs="宋体"/>
          <w:kern w:val="0"/>
          <w:szCs w:val="21"/>
          <w:highlight w:val="none"/>
        </w:rPr>
      </w:pPr>
      <w:r>
        <w:rPr>
          <w:rFonts w:hint="eastAsia" w:ascii="宋体" w:hAnsi="宋体" w:cs="宋体"/>
          <w:kern w:val="0"/>
          <w:szCs w:val="21"/>
          <w:highlight w:val="none"/>
        </w:rPr>
        <w:t>3</w:t>
      </w:r>
      <w:r>
        <w:rPr>
          <w:rFonts w:ascii="宋体" w:hAnsi="宋体" w:cs="宋体"/>
          <w:kern w:val="0"/>
          <w:szCs w:val="21"/>
          <w:highlight w:val="none"/>
        </w:rPr>
        <w:t>.</w:t>
      </w:r>
      <w:r>
        <w:rPr>
          <w:rFonts w:hint="eastAsia" w:ascii="宋体" w:hAnsi="宋体" w:cs="宋体"/>
          <w:kern w:val="0"/>
          <w:szCs w:val="21"/>
          <w:highlight w:val="none"/>
        </w:rPr>
        <w:t>参与本项目采购活动时不存在被有关部门禁止参与政府采购活动且在有效期内的情况（由供应商在《采购投标及履约承诺函》中作出声明）；</w:t>
      </w:r>
    </w:p>
    <w:p w14:paraId="742D3AB6">
      <w:pPr>
        <w:ind w:firstLine="630" w:firstLineChars="300"/>
        <w:rPr>
          <w:rFonts w:ascii="宋体" w:hAnsi="宋体" w:cs="宋体"/>
          <w:kern w:val="0"/>
          <w:szCs w:val="21"/>
        </w:rPr>
      </w:pPr>
      <w:r>
        <w:rPr>
          <w:rFonts w:hint="eastAsia" w:ascii="宋体" w:hAnsi="宋体" w:cs="宋体"/>
          <w:kern w:val="0"/>
          <w:szCs w:val="21"/>
          <w:highlight w:val="none"/>
        </w:rPr>
        <w:t>4</w:t>
      </w:r>
      <w:r>
        <w:rPr>
          <w:rFonts w:ascii="宋体" w:hAnsi="宋体" w:cs="宋体"/>
          <w:kern w:val="0"/>
          <w:szCs w:val="21"/>
          <w:highlight w:val="none"/>
        </w:rPr>
        <w:t>.</w:t>
      </w:r>
      <w:r>
        <w:rPr>
          <w:rFonts w:hint="eastAsia" w:ascii="宋体" w:hAnsi="宋体" w:cs="宋体"/>
          <w:kern w:val="0"/>
          <w:szCs w:val="21"/>
          <w:highlight w:val="none"/>
        </w:rPr>
        <w:t>具备《中华人民共和国政府采购法》第二十二条第一款的条件（由供</w:t>
      </w:r>
      <w:r>
        <w:rPr>
          <w:rFonts w:hint="eastAsia" w:ascii="宋体" w:hAnsi="宋体" w:cs="宋体"/>
          <w:kern w:val="0"/>
          <w:szCs w:val="21"/>
        </w:rPr>
        <w:t>应商在《采购投标及履约承诺函》中作出声明）；</w:t>
      </w:r>
    </w:p>
    <w:p w14:paraId="1CDDD134">
      <w:pPr>
        <w:ind w:firstLine="630" w:firstLineChars="300"/>
        <w:rPr>
          <w:rFonts w:ascii="宋体" w:hAnsi="宋体" w:cs="宋体"/>
          <w:kern w:val="0"/>
          <w:szCs w:val="21"/>
        </w:rPr>
      </w:pPr>
      <w:r>
        <w:rPr>
          <w:rFonts w:hint="eastAsia" w:ascii="宋体" w:hAnsi="宋体" w:cs="宋体"/>
          <w:kern w:val="0"/>
          <w:szCs w:val="21"/>
        </w:rPr>
        <w:t>5</w:t>
      </w:r>
      <w:r>
        <w:rPr>
          <w:rFonts w:ascii="宋体" w:hAnsi="宋体" w:cs="宋体"/>
          <w:kern w:val="0"/>
          <w:szCs w:val="21"/>
        </w:rPr>
        <w:t>.</w:t>
      </w:r>
      <w:r>
        <w:rPr>
          <w:rFonts w:hint="eastAsia" w:ascii="宋体" w:hAnsi="宋体" w:cs="宋体"/>
          <w:kern w:val="0"/>
          <w:szCs w:val="21"/>
        </w:rPr>
        <w:t>未被列入失信被执行人、重大税收违法案件当事人名单、政府采购严重违法失信行为记录名单（由供应商在《采购投标及履约承诺函》中作出声明）；</w:t>
      </w:r>
    </w:p>
    <w:p w14:paraId="5847BBB7">
      <w:pPr>
        <w:ind w:firstLine="630" w:firstLineChars="300"/>
        <w:rPr>
          <w:rFonts w:ascii="宋体" w:hAnsi="宋体" w:cs="宋体"/>
          <w:color w:val="FF0000"/>
          <w:kern w:val="0"/>
          <w:szCs w:val="21"/>
        </w:rPr>
      </w:pPr>
      <w:r>
        <w:rPr>
          <w:rFonts w:hint="eastAsia" w:ascii="宋体" w:hAnsi="宋体" w:cs="宋体"/>
          <w:color w:val="FF0000"/>
          <w:kern w:val="0"/>
          <w:szCs w:val="21"/>
        </w:rPr>
        <w:t>6.不存在《深圳市财政局政府采购供应商信用信息管理办法》（深财规〔2023〕3号）列明的严重违法失信行为（由供应商在《采购投标及履约承诺函》中作出声明）；</w:t>
      </w:r>
    </w:p>
    <w:p w14:paraId="2FBD728B">
      <w:pPr>
        <w:ind w:firstLine="630" w:firstLineChars="300"/>
        <w:rPr>
          <w:rFonts w:ascii="宋体" w:hAnsi="宋体" w:cs="宋体"/>
          <w:kern w:val="0"/>
          <w:szCs w:val="21"/>
        </w:rPr>
      </w:pPr>
      <w:r>
        <w:rPr>
          <w:rFonts w:hint="eastAsia" w:ascii="宋体" w:hAnsi="宋体" w:cs="宋体"/>
          <w:kern w:val="0"/>
          <w:szCs w:val="21"/>
        </w:rPr>
        <w:t>7.为采购项目提供整体设计、规范编制或者项目管理、监理、检测等服务的供应商，不得再参加该采购项目的其他采购活动（由供应商在《采购投标及履约承诺函》中作出声明）；</w:t>
      </w:r>
    </w:p>
    <w:p w14:paraId="29E46C37">
      <w:pPr>
        <w:ind w:firstLine="630" w:firstLineChars="300"/>
        <w:rPr>
          <w:rFonts w:ascii="宋体" w:hAnsi="宋体" w:cs="宋体"/>
          <w:color w:val="FF0000"/>
          <w:kern w:val="0"/>
          <w:szCs w:val="21"/>
        </w:rPr>
      </w:pPr>
      <w:r>
        <w:rPr>
          <w:rFonts w:hint="eastAsia" w:ascii="宋体" w:hAnsi="宋体" w:cs="宋体"/>
          <w:color w:val="FF0000"/>
          <w:kern w:val="0"/>
          <w:szCs w:val="21"/>
        </w:rPr>
        <w:t>8.</w:t>
      </w:r>
      <w:r>
        <w:rPr>
          <w:rFonts w:hint="eastAsia" w:ascii="宋体" w:hAnsi="宋体" w:eastAsia="宋体" w:cs="宋体"/>
          <w:color w:val="FF0000"/>
          <w:kern w:val="0"/>
          <w:sz w:val="21"/>
          <w:szCs w:val="21"/>
          <w:lang w:val="en-US" w:eastAsia="zh-CN" w:bidi="ar-SA"/>
        </w:rPr>
        <w:t>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采购活动</w:t>
      </w:r>
      <w:r>
        <w:rPr>
          <w:rFonts w:hint="eastAsia" w:ascii="宋体" w:hAnsi="宋体" w:cs="宋体"/>
          <w:b/>
          <w:color w:val="FF0000"/>
          <w:kern w:val="0"/>
          <w:szCs w:val="21"/>
        </w:rPr>
        <w:t>（由供应商提供《供应商基本情况表》并加盖公章扫描件）</w:t>
      </w:r>
      <w:r>
        <w:rPr>
          <w:rFonts w:hint="eastAsia" w:ascii="宋体" w:hAnsi="宋体" w:cs="宋体"/>
          <w:b/>
          <w:color w:val="FF0000"/>
          <w:kern w:val="0"/>
          <w:szCs w:val="21"/>
          <w:lang w:eastAsia="zh-CN"/>
        </w:rPr>
        <w:t>；</w:t>
      </w:r>
    </w:p>
    <w:p w14:paraId="31EBF2EE">
      <w:pPr>
        <w:ind w:firstLine="630" w:firstLineChars="300"/>
        <w:rPr>
          <w:rFonts w:hint="eastAsia" w:ascii="宋体" w:hAnsi="宋体" w:cs="宋体"/>
          <w:kern w:val="0"/>
          <w:szCs w:val="21"/>
          <w:lang w:val="en-US" w:eastAsia="zh-CN"/>
        </w:rPr>
      </w:pPr>
      <w:r>
        <w:rPr>
          <w:rFonts w:hint="eastAsia" w:ascii="宋体" w:hAnsi="宋体" w:cs="宋体"/>
          <w:kern w:val="0"/>
          <w:szCs w:val="21"/>
          <w:lang w:val="en-US" w:eastAsia="zh-CN"/>
        </w:rPr>
        <w:t>9.本项目为非专门面向中小企业采购项目。</w:t>
      </w:r>
    </w:p>
    <w:p w14:paraId="4293F2C0">
      <w:pPr>
        <w:rPr>
          <w:rFonts w:hint="eastAsia" w:ascii="宋体" w:hAnsi="宋体" w:eastAsia="宋体" w:cs="宋体"/>
          <w:kern w:val="0"/>
          <w:szCs w:val="21"/>
          <w:lang w:val="en-US" w:eastAsia="zh-CN"/>
        </w:rPr>
      </w:pPr>
    </w:p>
    <w:p w14:paraId="3FED9B3A">
      <w:pPr>
        <w:rPr>
          <w:rFonts w:ascii="宋体" w:hAnsi="宋体" w:cs="宋体"/>
          <w:kern w:val="0"/>
          <w:szCs w:val="21"/>
        </w:rPr>
      </w:pPr>
      <w:r>
        <w:rPr>
          <w:rFonts w:hint="eastAsia" w:ascii="宋体" w:hAnsi="宋体" w:cs="宋体"/>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14:paraId="176D82D6">
      <w:pPr>
        <w:numPr>
          <w:ilvl w:val="0"/>
          <w:numId w:val="0"/>
        </w:numPr>
        <w:rPr>
          <w:rFonts w:hint="eastAsia" w:ascii="宋体" w:hAnsi="宋体"/>
        </w:rPr>
      </w:pPr>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hint="eastAsia" w:ascii="宋体" w:hAnsi="宋体"/>
        </w:rPr>
        <w:t>供应商投标（上传投标文件）必须先行办理注册手续，具体操作指引请按照深圳公共资源交易网/交易服务指南/资料下载/深圳自行采购系统用户操作指引（供应商）相关内容指引办理。</w:t>
      </w:r>
    </w:p>
    <w:p w14:paraId="6418FFB7">
      <w:pPr>
        <w:pStyle w:val="2"/>
        <w:numPr>
          <w:ilvl w:val="0"/>
          <w:numId w:val="0"/>
        </w:numPr>
      </w:pPr>
    </w:p>
    <w:p w14:paraId="7A2BDEB3">
      <w:pPr>
        <w:jc w:val="left"/>
        <w:rPr>
          <w:b/>
          <w:sz w:val="22"/>
          <w:szCs w:val="18"/>
        </w:rPr>
      </w:pPr>
      <w:r>
        <w:rPr>
          <w:rFonts w:hint="eastAsia"/>
          <w:b/>
          <w:sz w:val="22"/>
          <w:szCs w:val="18"/>
        </w:rPr>
        <w:t>完整公告内容详见：深圳交易集团（深圳公共资源交易中心）官网https://www.szexgrp.com/jyfw/zfcg-view.html?id=zfcg</w:t>
      </w:r>
    </w:p>
    <w:p w14:paraId="7045790D">
      <w:pPr>
        <w:rPr>
          <w:rFonts w:hint="eastAsia"/>
          <w:sz w:val="28"/>
          <w:szCs w:val="28"/>
        </w:rPr>
      </w:pPr>
      <w:bookmarkStart w:id="4" w:name="bt合同格式"/>
      <w:bookmarkEnd w:id="4"/>
      <w:bookmarkStart w:id="5" w:name="bt其他资料2"/>
      <w:bookmarkEnd w:id="5"/>
      <w:bookmarkStart w:id="6" w:name="bt投标文件签署授权委托书"/>
      <w:bookmarkEnd w:id="6"/>
      <w:bookmarkStart w:id="7" w:name="bt投标人须知"/>
      <w:bookmarkEnd w:id="7"/>
      <w:bookmarkStart w:id="8" w:name="bt投标函"/>
      <w:bookmarkEnd w:id="8"/>
      <w:bookmarkStart w:id="9" w:name="合同格式"/>
      <w:bookmarkEnd w:id="9"/>
      <w:bookmarkStart w:id="10" w:name="bt说明"/>
      <w:bookmarkEnd w:id="10"/>
      <w:bookmarkStart w:id="11" w:name="bt投标人情况介绍"/>
      <w:bookmarkEnd w:id="11"/>
      <w:bookmarkStart w:id="12" w:name="bt项目管理班子配备情况"/>
      <w:bookmarkEnd w:id="12"/>
      <w:bookmarkStart w:id="13" w:name="bt开标一览表"/>
      <w:bookmarkEnd w:id="13"/>
      <w:bookmarkStart w:id="14" w:name="bt合同条款及格式"/>
      <w:bookmarkEnd w:id="14"/>
      <w:bookmarkStart w:id="15" w:name="bt投标报价汇总表"/>
      <w:bookmarkEnd w:id="15"/>
      <w:bookmarkStart w:id="16" w:name="bt本工程承诺书"/>
      <w:bookmarkEnd w:id="16"/>
      <w:bookmarkStart w:id="17" w:name="bt其他资料由投标人自定"/>
      <w:bookmarkEnd w:id="17"/>
      <w:bookmarkStart w:id="18" w:name="bt合同条款"/>
      <w:bookmarkEnd w:id="18"/>
      <w:bookmarkStart w:id="19" w:name="bt技术标投标文件格式"/>
      <w:bookmarkEnd w:id="19"/>
      <w:bookmarkStart w:id="20" w:name="bt商务标投标文件格式"/>
      <w:bookmarkEnd w:id="20"/>
      <w:r>
        <w:rPr>
          <w:rFonts w:hint="eastAsia"/>
          <w:sz w:val="28"/>
          <w:szCs w:val="28"/>
        </w:rPr>
        <w:br w:type="page"/>
      </w:r>
    </w:p>
    <w:p w14:paraId="1BDAF229">
      <w:pPr>
        <w:pStyle w:val="6"/>
        <w:jc w:val="center"/>
        <w:rPr>
          <w:sz w:val="28"/>
          <w:szCs w:val="28"/>
        </w:rPr>
      </w:pPr>
      <w:r>
        <w:rPr>
          <w:rFonts w:hint="eastAsia"/>
          <w:sz w:val="28"/>
          <w:szCs w:val="28"/>
        </w:rPr>
        <w:t>第二章 对通用条款的补充内容及其他关键信息</w:t>
      </w:r>
    </w:p>
    <w:p w14:paraId="28867BEE">
      <w:pPr>
        <w:pStyle w:val="6"/>
        <w:spacing w:before="156" w:beforeLines="50" w:after="156" w:afterLines="50"/>
        <w:rPr>
          <w:sz w:val="28"/>
          <w:szCs w:val="28"/>
        </w:rPr>
      </w:pPr>
      <w:bookmarkStart w:id="21" w:name="_Toc101074876"/>
      <w:bookmarkStart w:id="22" w:name="_Toc100052364"/>
      <w:bookmarkStart w:id="23" w:name="_Toc60560625"/>
      <w:bookmarkStart w:id="24" w:name="_Toc73521635"/>
      <w:bookmarkStart w:id="25" w:name="_Toc73518117"/>
      <w:bookmarkStart w:id="26" w:name="_Toc73521547"/>
      <w:bookmarkStart w:id="27" w:name="_Toc73517639"/>
      <w:bookmarkStart w:id="28" w:name="_Toc60631620"/>
      <w:r>
        <w:rPr>
          <w:rFonts w:hint="eastAsia"/>
          <w:szCs w:val="24"/>
        </w:rPr>
        <w:t>一、对通用条款的补充内容</w:t>
      </w:r>
    </w:p>
    <w:bookmarkEnd w:id="21"/>
    <w:bookmarkEnd w:id="22"/>
    <w:bookmarkEnd w:id="23"/>
    <w:bookmarkEnd w:id="24"/>
    <w:bookmarkEnd w:id="25"/>
    <w:bookmarkEnd w:id="26"/>
    <w:bookmarkEnd w:id="27"/>
    <w:bookmarkEnd w:id="28"/>
    <w:tbl>
      <w:tblPr>
        <w:tblStyle w:val="42"/>
        <w:tblW w:w="879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970"/>
        <w:gridCol w:w="2336"/>
        <w:gridCol w:w="5491"/>
      </w:tblGrid>
      <w:tr w14:paraId="716D937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511803C3">
            <w:pPr>
              <w:keepNext w:val="0"/>
              <w:keepLines w:val="0"/>
              <w:suppressLineNumbers w:val="0"/>
              <w:spacing w:before="0" w:beforeAutospacing="0" w:after="0" w:afterAutospacing="0"/>
              <w:ind w:left="0" w:right="0"/>
              <w:jc w:val="center"/>
              <w:rPr>
                <w:rFonts w:hint="default" w:asciiTheme="minorEastAsia" w:hAnsiTheme="minorEastAsia" w:eastAsiaTheme="minorEastAsia"/>
                <w:b/>
                <w:bCs/>
              </w:rPr>
            </w:pPr>
            <w:r>
              <w:rPr>
                <w:rFonts w:hint="eastAsia" w:asciiTheme="minorEastAsia" w:hAnsiTheme="minorEastAsia" w:eastAsiaTheme="minorEastAsia"/>
                <w:b/>
                <w:bCs/>
              </w:rPr>
              <w:t>通用条款序号</w:t>
            </w:r>
          </w:p>
        </w:tc>
        <w:tc>
          <w:tcPr>
            <w:tcW w:w="2336" w:type="dxa"/>
            <w:vAlign w:val="center"/>
          </w:tcPr>
          <w:p w14:paraId="5C40CF93">
            <w:pPr>
              <w:keepNext w:val="0"/>
              <w:keepLines w:val="0"/>
              <w:suppressLineNumbers w:val="0"/>
              <w:spacing w:before="0" w:beforeAutospacing="0" w:after="0" w:afterAutospacing="0"/>
              <w:ind w:left="0" w:right="0"/>
              <w:jc w:val="center"/>
              <w:rPr>
                <w:rFonts w:hint="default" w:asciiTheme="minorEastAsia" w:hAnsiTheme="minorEastAsia" w:eastAsiaTheme="minorEastAsia"/>
                <w:b/>
                <w:bCs/>
              </w:rPr>
            </w:pPr>
            <w:r>
              <w:rPr>
                <w:rFonts w:hint="eastAsia" w:asciiTheme="minorEastAsia" w:hAnsiTheme="minorEastAsia" w:eastAsiaTheme="minorEastAsia"/>
                <w:b/>
                <w:bCs/>
              </w:rPr>
              <w:t>涉及事项</w:t>
            </w:r>
          </w:p>
        </w:tc>
        <w:tc>
          <w:tcPr>
            <w:tcW w:w="5491" w:type="dxa"/>
            <w:vAlign w:val="center"/>
          </w:tcPr>
          <w:p w14:paraId="3FC3B245">
            <w:pPr>
              <w:keepNext w:val="0"/>
              <w:keepLines w:val="0"/>
              <w:suppressLineNumbers w:val="0"/>
              <w:spacing w:before="0" w:beforeAutospacing="0" w:after="0" w:afterAutospacing="0"/>
              <w:ind w:left="0" w:right="0"/>
              <w:jc w:val="center"/>
              <w:rPr>
                <w:rFonts w:hint="default" w:asciiTheme="minorEastAsia" w:hAnsiTheme="minorEastAsia" w:eastAsiaTheme="minorEastAsia"/>
                <w:b/>
                <w:bCs/>
              </w:rPr>
            </w:pPr>
            <w:r>
              <w:rPr>
                <w:rFonts w:hint="eastAsia" w:asciiTheme="minorEastAsia" w:hAnsiTheme="minorEastAsia" w:eastAsiaTheme="minorEastAsia"/>
                <w:b/>
                <w:bCs/>
              </w:rPr>
              <w:t xml:space="preserve">具 </w:t>
            </w:r>
            <w:r>
              <w:rPr>
                <w:rFonts w:hint="default" w:asciiTheme="minorEastAsia" w:hAnsiTheme="minorEastAsia" w:eastAsiaTheme="minorEastAsia"/>
                <w:b/>
                <w:bCs/>
              </w:rPr>
              <w:t xml:space="preserve"> </w:t>
            </w:r>
            <w:r>
              <w:rPr>
                <w:rFonts w:hint="eastAsia" w:asciiTheme="minorEastAsia" w:hAnsiTheme="minorEastAsia" w:eastAsiaTheme="minorEastAsia"/>
                <w:b/>
                <w:bCs/>
              </w:rPr>
              <w:t xml:space="preserve">体 </w:t>
            </w:r>
            <w:r>
              <w:rPr>
                <w:rFonts w:hint="default" w:asciiTheme="minorEastAsia" w:hAnsiTheme="minorEastAsia" w:eastAsiaTheme="minorEastAsia"/>
                <w:b/>
                <w:bCs/>
              </w:rPr>
              <w:t xml:space="preserve"> </w:t>
            </w:r>
            <w:r>
              <w:rPr>
                <w:rFonts w:hint="eastAsia" w:asciiTheme="minorEastAsia" w:hAnsiTheme="minorEastAsia" w:eastAsiaTheme="minorEastAsia"/>
                <w:b/>
                <w:bCs/>
              </w:rPr>
              <w:t xml:space="preserve">补 </w:t>
            </w:r>
            <w:r>
              <w:rPr>
                <w:rFonts w:hint="default" w:asciiTheme="minorEastAsia" w:hAnsiTheme="minorEastAsia" w:eastAsiaTheme="minorEastAsia"/>
                <w:b/>
                <w:bCs/>
              </w:rPr>
              <w:t xml:space="preserve"> </w:t>
            </w:r>
            <w:r>
              <w:rPr>
                <w:rFonts w:hint="eastAsia" w:asciiTheme="minorEastAsia" w:hAnsiTheme="minorEastAsia" w:eastAsiaTheme="minorEastAsia"/>
                <w:b/>
                <w:bCs/>
              </w:rPr>
              <w:t xml:space="preserve">充 </w:t>
            </w:r>
            <w:r>
              <w:rPr>
                <w:rFonts w:hint="default" w:asciiTheme="minorEastAsia" w:hAnsiTheme="minorEastAsia" w:eastAsiaTheme="minorEastAsia"/>
                <w:b/>
                <w:bCs/>
              </w:rPr>
              <w:t xml:space="preserve"> </w:t>
            </w:r>
            <w:r>
              <w:rPr>
                <w:rFonts w:hint="eastAsia" w:asciiTheme="minorEastAsia" w:hAnsiTheme="minorEastAsia" w:eastAsiaTheme="minorEastAsia"/>
                <w:b/>
                <w:bCs/>
              </w:rPr>
              <w:t xml:space="preserve">内 </w:t>
            </w:r>
            <w:r>
              <w:rPr>
                <w:rFonts w:hint="default" w:asciiTheme="minorEastAsia" w:hAnsiTheme="minorEastAsia" w:eastAsiaTheme="minorEastAsia"/>
                <w:b/>
                <w:bCs/>
              </w:rPr>
              <w:t xml:space="preserve"> </w:t>
            </w:r>
            <w:r>
              <w:rPr>
                <w:rFonts w:hint="eastAsia" w:asciiTheme="minorEastAsia" w:hAnsiTheme="minorEastAsia" w:eastAsiaTheme="minorEastAsia"/>
                <w:b/>
                <w:bCs/>
              </w:rPr>
              <w:t>容</w:t>
            </w:r>
          </w:p>
        </w:tc>
      </w:tr>
      <w:tr w14:paraId="0CD6E2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8797" w:type="dxa"/>
            <w:gridSpan w:val="3"/>
            <w:vAlign w:val="center"/>
          </w:tcPr>
          <w:p w14:paraId="45B6511F">
            <w:pPr>
              <w:keepNext w:val="0"/>
              <w:keepLines w:val="0"/>
              <w:suppressLineNumbers w:val="0"/>
              <w:spacing w:before="0" w:beforeAutospacing="0" w:after="0" w:afterAutospacing="0"/>
              <w:ind w:left="0" w:right="0"/>
              <w:jc w:val="center"/>
              <w:rPr>
                <w:rFonts w:hint="default" w:asciiTheme="minorEastAsia" w:hAnsiTheme="minorEastAsia" w:eastAsiaTheme="minorEastAsia"/>
                <w:b/>
                <w:bCs/>
              </w:rPr>
            </w:pPr>
            <w:r>
              <w:rPr>
                <w:rFonts w:hint="eastAsia" w:asciiTheme="minorEastAsia" w:hAnsiTheme="minorEastAsia" w:eastAsiaTheme="minorEastAsia"/>
              </w:rPr>
              <w:t>本项目为自行采购项目，相关事宜按照招标文件要求及采购单位内控制度执行。</w:t>
            </w:r>
          </w:p>
        </w:tc>
      </w:tr>
      <w:tr w14:paraId="724FFB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5A0B82CB">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3</w:t>
            </w:r>
            <w:r>
              <w:rPr>
                <w:rFonts w:hint="default" w:asciiTheme="minorEastAsia" w:hAnsiTheme="minorEastAsia" w:eastAsiaTheme="minorEastAsia"/>
              </w:rPr>
              <w:t>.1</w:t>
            </w:r>
          </w:p>
        </w:tc>
        <w:tc>
          <w:tcPr>
            <w:tcW w:w="2336" w:type="dxa"/>
            <w:vAlign w:val="center"/>
          </w:tcPr>
          <w:p w14:paraId="3F3CEB82">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采购人</w:t>
            </w:r>
          </w:p>
        </w:tc>
        <w:tc>
          <w:tcPr>
            <w:tcW w:w="5491" w:type="dxa"/>
            <w:vAlign w:val="center"/>
          </w:tcPr>
          <w:p w14:paraId="1FEE1425">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宋体" w:hAnsi="宋体" w:eastAsia="宋体" w:cs="Times New Roman"/>
                <w:szCs w:val="21"/>
                <w:lang w:val="en-US" w:eastAsia="zh-CN"/>
              </w:rPr>
              <w:t>深圳市新华医院</w:t>
            </w:r>
          </w:p>
        </w:tc>
      </w:tr>
      <w:tr w14:paraId="5EC58D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3121872D">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3</w:t>
            </w:r>
            <w:r>
              <w:rPr>
                <w:rFonts w:hint="default" w:asciiTheme="minorEastAsia" w:hAnsiTheme="minorEastAsia" w:eastAsiaTheme="minorEastAsia"/>
              </w:rPr>
              <w:t>.2</w:t>
            </w:r>
          </w:p>
        </w:tc>
        <w:tc>
          <w:tcPr>
            <w:tcW w:w="2336" w:type="dxa"/>
            <w:vAlign w:val="center"/>
          </w:tcPr>
          <w:p w14:paraId="3B56DC60">
            <w:pPr>
              <w:keepNext w:val="0"/>
              <w:keepLines w:val="0"/>
              <w:suppressLineNumbers w:val="0"/>
              <w:spacing w:before="0" w:beforeAutospacing="0" w:after="0" w:afterAutospacing="0"/>
              <w:ind w:left="0" w:right="0"/>
              <w:jc w:val="center"/>
              <w:rPr>
                <w:rFonts w:hint="default" w:asciiTheme="minorEastAsia" w:hAnsiTheme="minorEastAsia" w:eastAsiaTheme="minorEastAsia"/>
                <w:highlight w:val="none"/>
              </w:rPr>
            </w:pPr>
            <w:r>
              <w:rPr>
                <w:rFonts w:hint="eastAsia" w:asciiTheme="minorEastAsia" w:hAnsiTheme="minorEastAsia" w:eastAsiaTheme="minorEastAsia"/>
                <w:highlight w:val="none"/>
              </w:rPr>
              <w:t>采购代理机构</w:t>
            </w:r>
          </w:p>
        </w:tc>
        <w:tc>
          <w:tcPr>
            <w:tcW w:w="5491" w:type="dxa"/>
            <w:vAlign w:val="center"/>
          </w:tcPr>
          <w:p w14:paraId="2A9E4D06">
            <w:pPr>
              <w:keepNext w:val="0"/>
              <w:keepLines w:val="0"/>
              <w:suppressLineNumbers w:val="0"/>
              <w:spacing w:before="0" w:beforeAutospacing="0" w:after="0" w:afterAutospacing="0"/>
              <w:ind w:left="0" w:right="0"/>
              <w:jc w:val="center"/>
              <w:rPr>
                <w:rFonts w:hint="default" w:asciiTheme="minorEastAsia" w:hAnsiTheme="minorEastAsia" w:eastAsiaTheme="minorEastAsia"/>
                <w:highlight w:val="none"/>
              </w:rPr>
            </w:pPr>
            <w:r>
              <w:rPr>
                <w:rFonts w:hint="eastAsia" w:asciiTheme="minorEastAsia" w:hAnsiTheme="minorEastAsia" w:eastAsiaTheme="minorEastAsia"/>
                <w:highlight w:val="none"/>
              </w:rPr>
              <w:t>深圳公共资源交易中心</w:t>
            </w:r>
          </w:p>
          <w:p w14:paraId="2075A061">
            <w:pPr>
              <w:keepNext w:val="0"/>
              <w:keepLines w:val="0"/>
              <w:suppressLineNumbers w:val="0"/>
              <w:spacing w:before="0" w:beforeAutospacing="0" w:after="0" w:afterAutospacing="0"/>
              <w:ind w:left="0" w:right="0"/>
              <w:jc w:val="center"/>
              <w:rPr>
                <w:rFonts w:hint="default" w:asciiTheme="minorEastAsia" w:hAnsiTheme="minorEastAsia" w:eastAsiaTheme="minorEastAsia"/>
                <w:highlight w:val="none"/>
              </w:rPr>
            </w:pPr>
            <w:r>
              <w:rPr>
                <w:rFonts w:hint="eastAsia" w:asciiTheme="minorEastAsia" w:hAnsiTheme="minorEastAsia" w:eastAsiaTheme="minorEastAsia"/>
                <w:highlight w:val="none"/>
              </w:rPr>
              <w:t>（深圳交易集团有限公司政府采购业务分公司）</w:t>
            </w:r>
          </w:p>
        </w:tc>
      </w:tr>
      <w:tr w14:paraId="00A28E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1E000EE5">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9</w:t>
            </w:r>
          </w:p>
        </w:tc>
        <w:tc>
          <w:tcPr>
            <w:tcW w:w="2336" w:type="dxa"/>
            <w:vAlign w:val="center"/>
          </w:tcPr>
          <w:p w14:paraId="18B1697B">
            <w:pPr>
              <w:keepNext w:val="0"/>
              <w:keepLines w:val="0"/>
              <w:suppressLineNumbers w:val="0"/>
              <w:spacing w:before="0" w:beforeAutospacing="0" w:after="0" w:afterAutospacing="0"/>
              <w:ind w:left="0" w:right="0"/>
              <w:jc w:val="center"/>
              <w:rPr>
                <w:rFonts w:hint="default" w:asciiTheme="minorEastAsia" w:hAnsiTheme="minorEastAsia" w:eastAsiaTheme="minorEastAsia"/>
                <w:highlight w:val="none"/>
              </w:rPr>
            </w:pPr>
            <w:r>
              <w:rPr>
                <w:rFonts w:hint="eastAsia" w:asciiTheme="minorEastAsia" w:hAnsiTheme="minorEastAsia" w:eastAsiaTheme="minorEastAsia"/>
                <w:highlight w:val="none"/>
              </w:rPr>
              <w:t>踏勘现场</w:t>
            </w:r>
          </w:p>
        </w:tc>
        <w:tc>
          <w:tcPr>
            <w:tcW w:w="5491" w:type="dxa"/>
            <w:vAlign w:val="center"/>
          </w:tcPr>
          <w:p w14:paraId="67006370">
            <w:pPr>
              <w:keepNext w:val="0"/>
              <w:keepLines w:val="0"/>
              <w:suppressLineNumbers w:val="0"/>
              <w:spacing w:before="0" w:beforeAutospacing="0" w:after="0" w:afterAutospacing="0"/>
              <w:ind w:left="0" w:right="0"/>
              <w:jc w:val="center"/>
              <w:rPr>
                <w:rFonts w:hint="default" w:asciiTheme="minorEastAsia" w:hAnsiTheme="minorEastAsia" w:eastAsiaTheme="minorEastAsia"/>
                <w:highlight w:val="none"/>
              </w:rPr>
            </w:pPr>
            <w:r>
              <w:rPr>
                <w:rFonts w:hint="eastAsia" w:asciiTheme="minorEastAsia" w:hAnsiTheme="minorEastAsia" w:eastAsiaTheme="minorEastAsia"/>
                <w:highlight w:val="none"/>
              </w:rPr>
              <w:t>不组织</w:t>
            </w:r>
          </w:p>
        </w:tc>
      </w:tr>
      <w:tr w14:paraId="45DCC8A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5C145CB9">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1</w:t>
            </w:r>
            <w:r>
              <w:rPr>
                <w:rFonts w:hint="default" w:asciiTheme="minorEastAsia" w:hAnsiTheme="minorEastAsia" w:eastAsiaTheme="minorEastAsia"/>
              </w:rPr>
              <w:t>0</w:t>
            </w:r>
          </w:p>
        </w:tc>
        <w:tc>
          <w:tcPr>
            <w:tcW w:w="2336" w:type="dxa"/>
            <w:vAlign w:val="center"/>
          </w:tcPr>
          <w:p w14:paraId="2D0AF435">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标前会议</w:t>
            </w:r>
          </w:p>
        </w:tc>
        <w:tc>
          <w:tcPr>
            <w:tcW w:w="5491" w:type="dxa"/>
            <w:vAlign w:val="center"/>
          </w:tcPr>
          <w:p w14:paraId="1DFFB8D2">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不组织</w:t>
            </w:r>
          </w:p>
        </w:tc>
      </w:tr>
      <w:tr w14:paraId="33A34D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1B252586">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1</w:t>
            </w:r>
            <w:r>
              <w:rPr>
                <w:rFonts w:hint="default" w:asciiTheme="minorEastAsia" w:hAnsiTheme="minorEastAsia" w:eastAsiaTheme="minorEastAsia"/>
              </w:rPr>
              <w:t>2</w:t>
            </w:r>
            <w:r>
              <w:rPr>
                <w:rFonts w:hint="eastAsia" w:asciiTheme="minorEastAsia" w:hAnsiTheme="minorEastAsia" w:eastAsiaTheme="minorEastAsia"/>
              </w:rPr>
              <w:t>/1</w:t>
            </w:r>
            <w:r>
              <w:rPr>
                <w:rFonts w:hint="default" w:asciiTheme="minorEastAsia" w:hAnsiTheme="minorEastAsia" w:eastAsiaTheme="minorEastAsia"/>
              </w:rPr>
              <w:t>3</w:t>
            </w:r>
          </w:p>
        </w:tc>
        <w:tc>
          <w:tcPr>
            <w:tcW w:w="2336" w:type="dxa"/>
            <w:vAlign w:val="center"/>
          </w:tcPr>
          <w:p w14:paraId="64851060">
            <w:pPr>
              <w:keepNext w:val="0"/>
              <w:keepLines w:val="0"/>
              <w:suppressLineNumbers w:val="0"/>
              <w:spacing w:before="0" w:beforeAutospacing="0" w:after="0" w:afterAutospacing="0"/>
              <w:ind w:left="0" w:right="0"/>
              <w:jc w:val="center"/>
              <w:rPr>
                <w:rFonts w:hint="default" w:asciiTheme="minorEastAsia" w:hAnsiTheme="minorEastAsia" w:eastAsiaTheme="minorEastAsia"/>
                <w:highlight w:val="none"/>
              </w:rPr>
            </w:pPr>
            <w:r>
              <w:rPr>
                <w:rFonts w:hint="eastAsia" w:asciiTheme="minorEastAsia" w:hAnsiTheme="minorEastAsia" w:eastAsiaTheme="minorEastAsia"/>
                <w:highlight w:val="none"/>
              </w:rPr>
              <w:t>招标文件的澄清和修改</w:t>
            </w:r>
          </w:p>
        </w:tc>
        <w:tc>
          <w:tcPr>
            <w:tcW w:w="5491" w:type="dxa"/>
            <w:vAlign w:val="center"/>
          </w:tcPr>
          <w:p w14:paraId="325AE533">
            <w:pPr>
              <w:keepNext w:val="0"/>
              <w:keepLines w:val="0"/>
              <w:suppressLineNumbers w:val="0"/>
              <w:spacing w:before="0" w:beforeAutospacing="0" w:after="0" w:afterAutospacing="0"/>
              <w:ind w:left="0" w:right="0"/>
              <w:jc w:val="left"/>
              <w:rPr>
                <w:rFonts w:hint="default" w:asciiTheme="minorEastAsia" w:hAnsiTheme="minorEastAsia" w:eastAsiaTheme="minorEastAsia"/>
                <w:highlight w:val="none"/>
              </w:rPr>
            </w:pPr>
            <w:r>
              <w:rPr>
                <w:rFonts w:hint="eastAsia" w:asciiTheme="minorEastAsia" w:hAnsiTheme="minorEastAsia" w:eastAsiaTheme="minorEastAsia"/>
                <w:highlight w:val="none"/>
              </w:rPr>
              <w:t>投标截止日三日前，投标人有义务在招标期间在深圳交易集团（深圳公共资源交易中心）网站浏览与本项目有关的澄清和修改信息</w:t>
            </w:r>
          </w:p>
        </w:tc>
      </w:tr>
      <w:tr w14:paraId="167DED5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2999EC03">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2</w:t>
            </w:r>
            <w:r>
              <w:rPr>
                <w:rFonts w:hint="default" w:asciiTheme="minorEastAsia" w:hAnsiTheme="minorEastAsia" w:eastAsiaTheme="minorEastAsia"/>
              </w:rPr>
              <w:t>0</w:t>
            </w:r>
          </w:p>
        </w:tc>
        <w:tc>
          <w:tcPr>
            <w:tcW w:w="2336" w:type="dxa"/>
            <w:vAlign w:val="center"/>
          </w:tcPr>
          <w:p w14:paraId="59279F28">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投标有效期</w:t>
            </w:r>
          </w:p>
        </w:tc>
        <w:tc>
          <w:tcPr>
            <w:tcW w:w="5491" w:type="dxa"/>
            <w:vAlign w:val="center"/>
          </w:tcPr>
          <w:p w14:paraId="3F9CD968">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120个日历日</w:t>
            </w:r>
          </w:p>
        </w:tc>
      </w:tr>
      <w:tr w14:paraId="34D68E7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68B996BA">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2</w:t>
            </w:r>
            <w:r>
              <w:rPr>
                <w:rFonts w:hint="default" w:asciiTheme="minorEastAsia" w:hAnsiTheme="minorEastAsia" w:eastAsiaTheme="minorEastAsia"/>
              </w:rPr>
              <w:t>2</w:t>
            </w:r>
          </w:p>
        </w:tc>
        <w:tc>
          <w:tcPr>
            <w:tcW w:w="2336" w:type="dxa"/>
            <w:vAlign w:val="center"/>
          </w:tcPr>
          <w:p w14:paraId="1C5FDDC2">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投标人的替代方案</w:t>
            </w:r>
          </w:p>
        </w:tc>
        <w:tc>
          <w:tcPr>
            <w:tcW w:w="5491" w:type="dxa"/>
            <w:vAlign w:val="center"/>
          </w:tcPr>
          <w:p w14:paraId="7B4ED4EC">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不接受</w:t>
            </w:r>
          </w:p>
        </w:tc>
      </w:tr>
      <w:tr w14:paraId="630D015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5AD11955">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2</w:t>
            </w:r>
            <w:r>
              <w:rPr>
                <w:rFonts w:hint="default" w:asciiTheme="minorEastAsia" w:hAnsiTheme="minorEastAsia" w:eastAsiaTheme="minorEastAsia"/>
              </w:rPr>
              <w:t>5</w:t>
            </w:r>
          </w:p>
        </w:tc>
        <w:tc>
          <w:tcPr>
            <w:tcW w:w="2336" w:type="dxa"/>
            <w:vAlign w:val="center"/>
          </w:tcPr>
          <w:p w14:paraId="0B1ED4BA">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投标文件的大小</w:t>
            </w:r>
          </w:p>
        </w:tc>
        <w:tc>
          <w:tcPr>
            <w:tcW w:w="5491" w:type="dxa"/>
            <w:vAlign w:val="center"/>
          </w:tcPr>
          <w:p w14:paraId="5D0E7F6D">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投标文件大小不得超过</w:t>
            </w:r>
            <w:r>
              <w:rPr>
                <w:rFonts w:hint="default" w:asciiTheme="minorEastAsia" w:hAnsiTheme="minorEastAsia" w:eastAsiaTheme="minorEastAsia"/>
              </w:rPr>
              <w:t>1</w:t>
            </w:r>
            <w:r>
              <w:rPr>
                <w:rFonts w:hint="eastAsia" w:asciiTheme="minorEastAsia" w:hAnsiTheme="minorEastAsia" w:eastAsiaTheme="minorEastAsia"/>
              </w:rPr>
              <w:t>00MB</w:t>
            </w:r>
          </w:p>
        </w:tc>
      </w:tr>
      <w:tr w14:paraId="314318D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309" w:hRule="atLeast"/>
          <w:jc w:val="center"/>
        </w:trPr>
        <w:tc>
          <w:tcPr>
            <w:tcW w:w="970" w:type="dxa"/>
            <w:vAlign w:val="center"/>
          </w:tcPr>
          <w:p w14:paraId="6D2A1690">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2</w:t>
            </w:r>
            <w:r>
              <w:rPr>
                <w:rFonts w:hint="default" w:asciiTheme="minorEastAsia" w:hAnsiTheme="minorEastAsia" w:eastAsiaTheme="minorEastAsia"/>
              </w:rPr>
              <w:t>6</w:t>
            </w:r>
          </w:p>
        </w:tc>
        <w:tc>
          <w:tcPr>
            <w:tcW w:w="2336" w:type="dxa"/>
            <w:vAlign w:val="center"/>
          </w:tcPr>
          <w:p w14:paraId="19FD1A46">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bookmarkStart w:id="29" w:name="_Hlk71664860"/>
            <w:r>
              <w:rPr>
                <w:rFonts w:hint="eastAsia" w:asciiTheme="minorEastAsia" w:hAnsiTheme="minorEastAsia" w:eastAsiaTheme="minorEastAsia"/>
              </w:rPr>
              <w:t>样品、演示、方案讲解</w:t>
            </w:r>
            <w:bookmarkEnd w:id="29"/>
          </w:p>
        </w:tc>
        <w:tc>
          <w:tcPr>
            <w:tcW w:w="5491" w:type="dxa"/>
            <w:vAlign w:val="center"/>
          </w:tcPr>
          <w:p w14:paraId="527B778B">
            <w:pPr>
              <w:keepNext w:val="0"/>
              <w:keepLines w:val="0"/>
              <w:suppressLineNumbers w:val="0"/>
              <w:spacing w:before="0" w:beforeAutospacing="0" w:after="0" w:afterAutospacing="0"/>
              <w:ind w:left="0" w:right="0"/>
              <w:jc w:val="cente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有样品，具体安排见第三章 用户需求书相关要求</w:t>
            </w:r>
          </w:p>
        </w:tc>
      </w:tr>
      <w:tr w14:paraId="3256D3B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3B2B7B03">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3</w:t>
            </w:r>
            <w:r>
              <w:rPr>
                <w:rFonts w:hint="default" w:asciiTheme="minorEastAsia" w:hAnsiTheme="minorEastAsia" w:eastAsiaTheme="minorEastAsia"/>
              </w:rPr>
              <w:t>7</w:t>
            </w:r>
          </w:p>
        </w:tc>
        <w:tc>
          <w:tcPr>
            <w:tcW w:w="2336" w:type="dxa"/>
            <w:vAlign w:val="center"/>
          </w:tcPr>
          <w:p w14:paraId="7775A5BD">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评审方法</w:t>
            </w:r>
          </w:p>
        </w:tc>
        <w:tc>
          <w:tcPr>
            <w:tcW w:w="5491" w:type="dxa"/>
            <w:vAlign w:val="center"/>
          </w:tcPr>
          <w:p w14:paraId="71FA239C">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综合评分法</w:t>
            </w:r>
          </w:p>
        </w:tc>
      </w:tr>
      <w:tr w14:paraId="2F632A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59" w:hRule="atLeast"/>
          <w:jc w:val="center"/>
        </w:trPr>
        <w:tc>
          <w:tcPr>
            <w:tcW w:w="970" w:type="dxa"/>
            <w:vAlign w:val="center"/>
          </w:tcPr>
          <w:p w14:paraId="1F8ABE1F">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3</w:t>
            </w:r>
            <w:r>
              <w:rPr>
                <w:rFonts w:hint="default" w:asciiTheme="minorEastAsia" w:hAnsiTheme="minorEastAsia" w:eastAsiaTheme="minorEastAsia"/>
              </w:rPr>
              <w:t>8</w:t>
            </w:r>
          </w:p>
        </w:tc>
        <w:tc>
          <w:tcPr>
            <w:tcW w:w="2336" w:type="dxa"/>
            <w:vAlign w:val="center"/>
          </w:tcPr>
          <w:p w14:paraId="3328087F">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定标方法</w:t>
            </w:r>
          </w:p>
        </w:tc>
        <w:tc>
          <w:tcPr>
            <w:tcW w:w="5491" w:type="dxa"/>
            <w:vAlign w:val="center"/>
          </w:tcPr>
          <w:p w14:paraId="3F91B2CC">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非评定分离</w:t>
            </w:r>
          </w:p>
        </w:tc>
      </w:tr>
      <w:tr w14:paraId="7A8092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ins w:id="15" w:author="政府采购业务部吴工" w:date="2024-05-29T21:21:00Z"/>
        </w:trPr>
        <w:tc>
          <w:tcPr>
            <w:tcW w:w="970" w:type="dxa"/>
            <w:vAlign w:val="center"/>
          </w:tcPr>
          <w:p w14:paraId="219A25DF">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42</w:t>
            </w:r>
          </w:p>
        </w:tc>
        <w:tc>
          <w:tcPr>
            <w:tcW w:w="2336" w:type="dxa"/>
            <w:vAlign w:val="center"/>
          </w:tcPr>
          <w:p w14:paraId="212C7FA5">
            <w:pPr>
              <w:keepNext w:val="0"/>
              <w:keepLines w:val="0"/>
              <w:suppressLineNumbers w:val="0"/>
              <w:spacing w:before="0" w:beforeAutospacing="0" w:after="0" w:afterAutospacing="0"/>
              <w:ind w:left="0" w:right="0"/>
              <w:rPr>
                <w:rFonts w:hint="default" w:asciiTheme="minorEastAsia" w:hAnsiTheme="minorEastAsia" w:eastAsiaTheme="minorEastAsia"/>
              </w:rPr>
            </w:pPr>
            <w:r>
              <w:rPr>
                <w:rFonts w:hint="eastAsia" w:asciiTheme="minorEastAsia" w:hAnsiTheme="minorEastAsia" w:eastAsiaTheme="minorEastAsia"/>
              </w:rPr>
              <w:t>公开招标失败的处理</w:t>
            </w:r>
          </w:p>
        </w:tc>
        <w:tc>
          <w:tcPr>
            <w:tcW w:w="5491" w:type="dxa"/>
            <w:vAlign w:val="center"/>
          </w:tcPr>
          <w:p w14:paraId="3362341D">
            <w:pPr>
              <w:keepNext w:val="0"/>
              <w:keepLines w:val="0"/>
              <w:suppressLineNumbers w:val="0"/>
              <w:spacing w:before="0" w:beforeAutospacing="0" w:after="0" w:afterAutospacing="0"/>
              <w:ind w:left="0" w:right="0"/>
              <w:jc w:val="left"/>
              <w:rPr>
                <w:rFonts w:hint="default" w:asciiTheme="minorEastAsia" w:hAnsiTheme="minorEastAsia" w:eastAsiaTheme="minorEastAsia"/>
                <w:b/>
              </w:rPr>
            </w:pPr>
            <w:r>
              <w:rPr>
                <w:rFonts w:hint="eastAsia" w:asciiTheme="minorEastAsia" w:hAnsiTheme="minorEastAsia" w:eastAsiaTheme="minorEastAsia"/>
              </w:rPr>
              <w:t>公开招标有效供应商不足三家的，项目公开招标失败，重新采购。</w:t>
            </w:r>
          </w:p>
        </w:tc>
      </w:tr>
      <w:tr w14:paraId="41A798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216298C4">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4</w:t>
            </w:r>
            <w:r>
              <w:rPr>
                <w:rFonts w:hint="default" w:asciiTheme="minorEastAsia" w:hAnsiTheme="minorEastAsia" w:eastAsiaTheme="minorEastAsia"/>
              </w:rPr>
              <w:t>6</w:t>
            </w:r>
          </w:p>
        </w:tc>
        <w:tc>
          <w:tcPr>
            <w:tcW w:w="2336" w:type="dxa"/>
            <w:vAlign w:val="center"/>
          </w:tcPr>
          <w:p w14:paraId="2B8A086F">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履约担保</w:t>
            </w:r>
          </w:p>
        </w:tc>
        <w:tc>
          <w:tcPr>
            <w:tcW w:w="5491" w:type="dxa"/>
            <w:vAlign w:val="center"/>
          </w:tcPr>
          <w:p w14:paraId="2478A463">
            <w:pPr>
              <w:keepNext w:val="0"/>
              <w:keepLines w:val="0"/>
              <w:suppressLineNumbers w:val="0"/>
              <w:spacing w:before="0" w:beforeAutospacing="0" w:after="0" w:afterAutospacing="0"/>
              <w:ind w:left="0" w:right="0"/>
              <w:jc w:val="both"/>
              <w:rPr>
                <w:rFonts w:hint="default" w:asciiTheme="minorEastAsia" w:hAnsiTheme="minorEastAsia" w:eastAsiaTheme="minorEastAsia"/>
              </w:rPr>
            </w:pPr>
            <w:r>
              <w:rPr>
                <w:rFonts w:hint="eastAsia" w:ascii="宋体" w:hAnsi="宋体" w:eastAsia="宋体" w:cs="Times New Roman"/>
                <w:bCs/>
                <w:szCs w:val="21"/>
              </w:rPr>
              <w:t>需要，合同金额的</w:t>
            </w:r>
            <w:r>
              <w:rPr>
                <w:rFonts w:hint="default" w:ascii="Times New Roman" w:hAnsi="Times New Roman" w:eastAsia="宋体" w:cs="Times New Roman"/>
                <w:bCs/>
                <w:szCs w:val="21"/>
                <w:u w:val="single"/>
              </w:rPr>
              <w:t xml:space="preserve"> </w:t>
            </w:r>
            <w:r>
              <w:rPr>
                <w:rFonts w:hint="eastAsia" w:ascii="Times New Roman" w:hAnsi="Times New Roman" w:eastAsia="宋体" w:cs="Times New Roman"/>
                <w:bCs/>
                <w:szCs w:val="21"/>
                <w:u w:val="single"/>
                <w:lang w:val="en-US" w:eastAsia="zh-CN"/>
              </w:rPr>
              <w:t>5</w:t>
            </w:r>
            <w:r>
              <w:rPr>
                <w:rFonts w:hint="default" w:ascii="Times New Roman" w:hAnsi="Times New Roman" w:eastAsia="宋体" w:cs="Times New Roman"/>
                <w:bCs/>
                <w:szCs w:val="21"/>
                <w:u w:val="single"/>
              </w:rPr>
              <w:t xml:space="preserve"> </w:t>
            </w:r>
            <w:r>
              <w:rPr>
                <w:rFonts w:hint="default" w:ascii="Times New Roman" w:hAnsi="Times New Roman" w:eastAsia="宋体" w:cs="Times New Roman"/>
                <w:bCs/>
                <w:szCs w:val="21"/>
              </w:rPr>
              <w:t>%</w:t>
            </w:r>
            <w:r>
              <w:rPr>
                <w:rFonts w:hint="eastAsia" w:ascii="宋体" w:hAnsi="宋体" w:eastAsia="宋体" w:cs="Times New Roman"/>
                <w:bCs/>
                <w:szCs w:val="21"/>
              </w:rPr>
              <w:t>，投标供应商自主选择以支票、汇票、本票、保函</w:t>
            </w:r>
            <w:r>
              <w:rPr>
                <w:rFonts w:hint="eastAsia" w:ascii="宋体" w:hAnsi="宋体" w:eastAsia="宋体" w:cs="Times New Roman"/>
                <w:szCs w:val="21"/>
              </w:rPr>
              <w:t>等非现金形式缴纳或提交。</w:t>
            </w:r>
            <w:commentRangeStart w:id="24"/>
            <w:r>
              <w:rPr>
                <w:rFonts w:hint="eastAsia" w:ascii="宋体" w:hAnsi="宋体" w:eastAsia="宋体" w:cs="Times New Roman"/>
                <w:szCs w:val="21"/>
              </w:rPr>
              <w:t>履约保证金在中标人履行完成合同约定权利义务事项在合同期满之日起</w:t>
            </w:r>
            <w:r>
              <w:rPr>
                <w:rFonts w:hint="default" w:ascii="Times New Roman" w:hAnsi="Times New Roman" w:eastAsia="宋体" w:cs="Times New Roman"/>
                <w:szCs w:val="21"/>
                <w:u w:val="single"/>
              </w:rPr>
              <w:t xml:space="preserve"> </w:t>
            </w:r>
            <w:r>
              <w:rPr>
                <w:rFonts w:hint="eastAsia" w:ascii="Times New Roman" w:hAnsi="Times New Roman" w:eastAsia="宋体" w:cs="Times New Roman"/>
                <w:szCs w:val="21"/>
                <w:u w:val="single"/>
                <w:lang w:val="en-US" w:eastAsia="zh-CN"/>
              </w:rPr>
              <w:t>30</w:t>
            </w:r>
            <w:r>
              <w:rPr>
                <w:rFonts w:hint="default" w:ascii="Times New Roman" w:hAnsi="Times New Roman" w:eastAsia="宋体" w:cs="Times New Roman"/>
                <w:szCs w:val="21"/>
                <w:u w:val="single"/>
              </w:rPr>
              <w:t xml:space="preserve"> </w:t>
            </w:r>
            <w:r>
              <w:rPr>
                <w:rFonts w:hint="eastAsia" w:ascii="宋体" w:hAnsi="宋体" w:eastAsia="宋体" w:cs="Times New Roman"/>
                <w:szCs w:val="21"/>
              </w:rPr>
              <w:t>日内按原方式退还，不计利息。采购人逾期退还履约保证金的，向中标人每日偿付履约保证金的</w:t>
            </w:r>
            <w:r>
              <w:rPr>
                <w:rFonts w:hint="default" w:ascii="Calibri" w:hAnsi="Calibri" w:eastAsia="宋体" w:cs="Times New Roman"/>
                <w:szCs w:val="21"/>
              </w:rPr>
              <w:t>0.5</w:t>
            </w:r>
            <w:r>
              <w:rPr>
                <w:rFonts w:hint="eastAsia" w:ascii="宋体" w:hAnsi="宋体" w:eastAsia="宋体" w:cs="Times New Roman"/>
                <w:szCs w:val="21"/>
              </w:rPr>
              <w:t>‰的利息。</w:t>
            </w:r>
            <w:commentRangeEnd w:id="24"/>
            <w:r>
              <w:rPr>
                <w:rFonts w:hint="default"/>
              </w:rPr>
              <w:commentReference w:id="24"/>
            </w:r>
            <w:r>
              <w:rPr>
                <w:rFonts w:hint="eastAsia" w:ascii="宋体" w:hAnsi="宋体" w:eastAsia="宋体" w:cs="Times New Roman"/>
                <w:szCs w:val="21"/>
              </w:rPr>
              <w:t>因中标人原因而未能达到本项目验收标准或验收不通过的，履约保证金不予退还。</w:t>
            </w:r>
          </w:p>
        </w:tc>
      </w:tr>
      <w:tr w14:paraId="19E9B06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0" w:type="dxa"/>
            <w:vAlign w:val="center"/>
          </w:tcPr>
          <w:p w14:paraId="07121759">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52.8</w:t>
            </w:r>
          </w:p>
        </w:tc>
        <w:tc>
          <w:tcPr>
            <w:tcW w:w="2336" w:type="dxa"/>
            <w:vAlign w:val="center"/>
          </w:tcPr>
          <w:p w14:paraId="18ADD7F1">
            <w:pPr>
              <w:keepNext w:val="0"/>
              <w:keepLines w:val="0"/>
              <w:suppressLineNumbers w:val="0"/>
              <w:spacing w:before="0" w:beforeAutospacing="0" w:after="0" w:afterAutospacing="0"/>
              <w:ind w:left="0" w:right="0"/>
              <w:jc w:val="center"/>
              <w:rPr>
                <w:rFonts w:hint="default" w:asciiTheme="minorEastAsia" w:hAnsiTheme="minorEastAsia" w:eastAsiaTheme="minorEastAsia"/>
              </w:rPr>
            </w:pPr>
            <w:r>
              <w:rPr>
                <w:rFonts w:hint="eastAsia" w:asciiTheme="minorEastAsia" w:hAnsiTheme="minorEastAsia" w:eastAsiaTheme="minorEastAsia"/>
              </w:rPr>
              <w:t>投诉</w:t>
            </w:r>
          </w:p>
        </w:tc>
        <w:tc>
          <w:tcPr>
            <w:tcW w:w="5491" w:type="dxa"/>
            <w:vAlign w:val="center"/>
          </w:tcPr>
          <w:p w14:paraId="1003C2A5">
            <w:pPr>
              <w:keepNext w:val="0"/>
              <w:keepLines w:val="0"/>
              <w:suppressLineNumbers w:val="0"/>
              <w:spacing w:before="0" w:beforeAutospacing="0" w:after="0" w:afterAutospacing="0"/>
              <w:ind w:left="0" w:right="0"/>
              <w:jc w:val="both"/>
              <w:rPr>
                <w:rFonts w:hint="default" w:asciiTheme="minorEastAsia" w:hAnsiTheme="minorEastAsia" w:eastAsiaTheme="minorEastAsia"/>
                <w:b/>
              </w:rPr>
            </w:pPr>
            <w:r>
              <w:rPr>
                <w:rFonts w:hint="eastAsia" w:asciiTheme="minorEastAsia" w:hAnsiTheme="minorEastAsia" w:eastAsiaTheme="minorEastAsia"/>
              </w:rPr>
              <w:t>对被质疑人的答复不满意或者被质疑人未在规定时间内答复的，提出质疑的供应商可以在答复期满后十五个工作日内向</w:t>
            </w:r>
            <w:commentRangeStart w:id="25"/>
            <w:r>
              <w:rPr>
                <w:rFonts w:hint="eastAsia" w:asciiTheme="minorEastAsia" w:hAnsiTheme="minorEastAsia" w:eastAsiaTheme="minorEastAsia"/>
              </w:rPr>
              <w:t>本项目预算主管单位（本项目采购人）</w:t>
            </w:r>
            <w:commentRangeEnd w:id="25"/>
            <w:r>
              <w:rPr>
                <w:rFonts w:hint="default"/>
              </w:rPr>
              <w:commentReference w:id="25"/>
            </w:r>
            <w:r>
              <w:rPr>
                <w:rFonts w:hint="eastAsia" w:asciiTheme="minorEastAsia" w:hAnsiTheme="minorEastAsia" w:eastAsiaTheme="minorEastAsia"/>
              </w:rPr>
              <w:t>投诉。供应商投诉的事项应当是经过质疑的事项。</w:t>
            </w:r>
          </w:p>
        </w:tc>
      </w:tr>
    </w:tbl>
    <w:p w14:paraId="3851E8F2">
      <w:pPr>
        <w:rPr>
          <w:b/>
        </w:rPr>
      </w:pPr>
      <w:r>
        <w:rPr>
          <w:rFonts w:hint="eastAsia"/>
          <w:szCs w:val="21"/>
        </w:rPr>
        <w:t>备注：本表是通用条款相关条款的补充和明确，如与通用条款内容相冲突的，以本表为准。</w:t>
      </w:r>
    </w:p>
    <w:p w14:paraId="45194F1A">
      <w:pPr>
        <w:pStyle w:val="6"/>
        <w:spacing w:before="156" w:beforeLines="50" w:after="156" w:afterLines="50"/>
        <w:rPr>
          <w:szCs w:val="24"/>
        </w:rPr>
      </w:pPr>
      <w:r>
        <w:rPr>
          <w:rFonts w:hint="eastAsia"/>
          <w:szCs w:val="24"/>
        </w:rPr>
        <w:t>二、其他关键信息</w:t>
      </w:r>
    </w:p>
    <w:p w14:paraId="4D76662A">
      <w:pPr>
        <w:ind w:firstLine="422" w:firstLineChars="200"/>
        <w:rPr>
          <w:b/>
          <w:bCs/>
        </w:rPr>
      </w:pPr>
      <w:r>
        <w:rPr>
          <w:rFonts w:hint="eastAsia"/>
          <w:b/>
          <w:bCs/>
        </w:rPr>
        <w:t>（一）与“对通用条款的补充内容”章节相关的事项</w:t>
      </w:r>
    </w:p>
    <w:p w14:paraId="47CB8E03">
      <w:pPr>
        <w:spacing w:line="276" w:lineRule="auto"/>
        <w:ind w:firstLine="422" w:firstLineChars="200"/>
        <w:jc w:val="left"/>
        <w:rPr>
          <w:rFonts w:asciiTheme="minorEastAsia" w:hAnsiTheme="minorEastAsia" w:eastAsiaTheme="minorEastAsia"/>
          <w:b/>
          <w:kern w:val="0"/>
          <w:szCs w:val="20"/>
        </w:rPr>
      </w:pPr>
      <w:bookmarkStart w:id="30" w:name="_Hlk72579465"/>
      <w:r>
        <w:rPr>
          <w:rFonts w:hint="eastAsia" w:asciiTheme="minorEastAsia" w:hAnsiTheme="minorEastAsia" w:eastAsiaTheme="minorEastAsia"/>
          <w:b/>
          <w:kern w:val="0"/>
          <w:szCs w:val="20"/>
        </w:rPr>
        <w:t>1、评标定标信息</w:t>
      </w:r>
    </w:p>
    <w:p w14:paraId="1AEC7592">
      <w:pPr>
        <w:jc w:val="center"/>
      </w:pPr>
      <w:r>
        <w:rPr>
          <w:rFonts w:hint="eastAsia"/>
          <w:b/>
        </w:rPr>
        <w:t>非评定分离项目</w:t>
      </w:r>
    </w:p>
    <w:tbl>
      <w:tblPr>
        <w:tblStyle w:val="43"/>
        <w:tblW w:w="79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4"/>
        <w:gridCol w:w="5138"/>
      </w:tblGrid>
      <w:tr w14:paraId="4097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Pr>
          <w:p w14:paraId="71AAADF0">
            <w:pPr>
              <w:keepNext w:val="0"/>
              <w:keepLines w:val="0"/>
              <w:suppressLineNumbers w:val="0"/>
              <w:spacing w:before="0" w:beforeAutospacing="0" w:after="0" w:afterAutospacing="0"/>
              <w:ind w:left="0" w:right="0"/>
              <w:jc w:val="center"/>
              <w:rPr>
                <w:rFonts w:hint="default"/>
              </w:rPr>
            </w:pPr>
            <w:r>
              <w:rPr>
                <w:rFonts w:hint="eastAsia"/>
              </w:rPr>
              <w:t>评标方法</w:t>
            </w:r>
          </w:p>
        </w:tc>
        <w:tc>
          <w:tcPr>
            <w:tcW w:w="5138" w:type="dxa"/>
          </w:tcPr>
          <w:p w14:paraId="7E73900B">
            <w:pPr>
              <w:keepNext w:val="0"/>
              <w:keepLines w:val="0"/>
              <w:suppressLineNumbers w:val="0"/>
              <w:spacing w:before="0" w:beforeAutospacing="0" w:after="0" w:afterAutospacing="0"/>
              <w:ind w:left="0" w:right="0"/>
              <w:jc w:val="center"/>
              <w:rPr>
                <w:rFonts w:hint="default"/>
              </w:rPr>
            </w:pPr>
            <w:r>
              <w:rPr>
                <w:rFonts w:hint="eastAsia"/>
              </w:rPr>
              <w:t>综合评分法</w:t>
            </w:r>
          </w:p>
        </w:tc>
      </w:tr>
      <w:tr w14:paraId="1EC6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Pr>
          <w:p w14:paraId="3A4C67F3">
            <w:pPr>
              <w:keepNext w:val="0"/>
              <w:keepLines w:val="0"/>
              <w:suppressLineNumbers w:val="0"/>
              <w:spacing w:before="0" w:beforeAutospacing="0" w:after="0" w:afterAutospacing="0"/>
              <w:ind w:left="0" w:right="0"/>
              <w:jc w:val="center"/>
              <w:rPr>
                <w:rFonts w:hint="default"/>
              </w:rPr>
            </w:pPr>
            <w:r>
              <w:rPr>
                <w:rFonts w:hint="eastAsia"/>
              </w:rPr>
              <w:t>候选中标供应商家数</w:t>
            </w:r>
          </w:p>
        </w:tc>
        <w:tc>
          <w:tcPr>
            <w:tcW w:w="5138" w:type="dxa"/>
          </w:tcPr>
          <w:p w14:paraId="0C8D6974">
            <w:pPr>
              <w:keepNext w:val="0"/>
              <w:keepLines w:val="0"/>
              <w:suppressLineNumbers w:val="0"/>
              <w:spacing w:before="0" w:beforeAutospacing="0" w:after="0" w:afterAutospacing="0"/>
              <w:ind w:left="0" w:right="0"/>
              <w:jc w:val="center"/>
              <w:rPr>
                <w:rFonts w:hint="default"/>
              </w:rPr>
            </w:pPr>
            <w:commentRangeStart w:id="26"/>
            <w:r>
              <w:rPr>
                <w:rFonts w:hint="eastAsia"/>
              </w:rPr>
              <w:t>3</w:t>
            </w:r>
            <w:commentRangeEnd w:id="26"/>
            <w:r>
              <w:rPr>
                <w:rFonts w:hint="default"/>
              </w:rPr>
              <w:commentReference w:id="26"/>
            </w:r>
          </w:p>
        </w:tc>
      </w:tr>
      <w:tr w14:paraId="0B5C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tcPr>
          <w:p w14:paraId="37B88F5D">
            <w:pPr>
              <w:keepNext w:val="0"/>
              <w:keepLines w:val="0"/>
              <w:suppressLineNumbers w:val="0"/>
              <w:spacing w:before="0" w:beforeAutospacing="0" w:after="0" w:afterAutospacing="0"/>
              <w:ind w:left="0" w:right="0"/>
              <w:jc w:val="center"/>
              <w:rPr>
                <w:rFonts w:hint="default"/>
              </w:rPr>
            </w:pPr>
            <w:r>
              <w:rPr>
                <w:rFonts w:hint="eastAsia"/>
              </w:rPr>
              <w:t>中标供应商家数</w:t>
            </w:r>
          </w:p>
        </w:tc>
        <w:tc>
          <w:tcPr>
            <w:tcW w:w="5138" w:type="dxa"/>
          </w:tcPr>
          <w:p w14:paraId="1C4B7174">
            <w:pPr>
              <w:keepNext w:val="0"/>
              <w:keepLines w:val="0"/>
              <w:suppressLineNumbers w:val="0"/>
              <w:spacing w:before="0" w:beforeAutospacing="0" w:after="0" w:afterAutospacing="0"/>
              <w:ind w:left="0" w:right="0"/>
              <w:jc w:val="center"/>
              <w:rPr>
                <w:rFonts w:hint="default"/>
              </w:rPr>
            </w:pPr>
            <w:r>
              <w:rPr>
                <w:rFonts w:hint="eastAsia"/>
              </w:rPr>
              <w:t>1</w:t>
            </w:r>
          </w:p>
        </w:tc>
      </w:tr>
      <w:bookmarkEnd w:id="30"/>
    </w:tbl>
    <w:p w14:paraId="1AC9E4E1">
      <w:pPr>
        <w:ind w:firstLine="422" w:firstLineChars="200"/>
        <w:rPr>
          <w:b/>
        </w:rPr>
      </w:pPr>
      <w:r>
        <w:rPr>
          <w:rFonts w:hint="eastAsia"/>
          <w:b/>
        </w:rPr>
        <w:t>（二）其他事项</w:t>
      </w:r>
    </w:p>
    <w:p w14:paraId="370DB56A">
      <w:pPr>
        <w:ind w:firstLine="422" w:firstLineChars="200"/>
        <w:rPr>
          <w:b/>
          <w:bCs/>
        </w:rPr>
      </w:pPr>
      <w:r>
        <w:rPr>
          <w:b/>
          <w:bCs/>
        </w:rPr>
        <w:t>1</w:t>
      </w:r>
      <w:r>
        <w:rPr>
          <w:rFonts w:hint="eastAsia"/>
          <w:b/>
          <w:bCs/>
        </w:rPr>
        <w:t>、关于享受优惠政策的主体及价格扣除比例及采购标的所属行业的说明</w:t>
      </w:r>
    </w:p>
    <w:p w14:paraId="7B4EB8E3">
      <w:pPr>
        <w:ind w:firstLine="420" w:firstLineChars="200"/>
        <w:rPr>
          <w:rFonts w:hint="default" w:eastAsia="宋体"/>
          <w:lang w:val="en-US" w:eastAsia="zh-CN"/>
        </w:rPr>
      </w:pPr>
      <w:r>
        <w:rPr>
          <w:rFonts w:hint="eastAsia"/>
        </w:rPr>
        <w:t>（1）</w:t>
      </w:r>
      <w:r>
        <w:rPr>
          <w:rFonts w:hint="eastAsia"/>
          <w:lang w:val="en-US" w:eastAsia="zh-CN"/>
        </w:rPr>
        <w:t>专门面向中小企业采购的项目，不再执行价格扣除比例。</w:t>
      </w:r>
    </w:p>
    <w:p w14:paraId="740F0060">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hint="eastAsia" w:ascii="Times New Roman" w:eastAsia="宋体"/>
          <w:lang w:val="en-US" w:eastAsia="zh-CN"/>
        </w:rPr>
        <w:t>专门面向中小企业采购的项目，</w:t>
      </w:r>
      <w:r>
        <w:rPr>
          <w:rFonts w:hint="eastAsia"/>
          <w:lang w:val="en-US" w:eastAsia="zh-CN"/>
        </w:rPr>
        <w:t>应</w:t>
      </w:r>
      <w:r>
        <w:rPr>
          <w:rFonts w:hint="eastAsia" w:ascii="Times New Roman" w:eastAsia="宋体"/>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rFonts w:hint="eastAsia"/>
          <w:b/>
          <w:bCs/>
          <w:color w:val="FF0000"/>
          <w:u w:val="single"/>
          <w:lang w:val="en-US" w:eastAsia="zh-CN"/>
        </w:rPr>
        <w:t>10</w:t>
      </w:r>
      <w:r>
        <w:rPr>
          <w:b/>
          <w:bCs/>
          <w:color w:val="FF0000"/>
          <w:u w:val="singl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14:paraId="1CA9D720">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14:paraId="32BBBE9C">
      <w:pPr>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w:t>
      </w:r>
      <w:bookmarkStart w:id="31" w:name="_Hlk71970739"/>
      <w:r>
        <w:rPr>
          <w:rFonts w:hint="eastAsia" w:asciiTheme="minorEastAsia" w:hAnsiTheme="minorEastAsia" w:eastAsiaTheme="minorEastAsia" w:cstheme="minorEastAsia"/>
          <w:sz w:val="21"/>
          <w:szCs w:val="21"/>
        </w:rPr>
        <w:t>中小企业参加采购活动，应当按照国务院批准的《中小企业划型标准规定》（工信部联企业〔2011〕300号）、《金融业企业划型标准规定》（银发〔2015〕309号）和《财政部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rPr>
        <w:t>《中小企业声明函》中相关企业</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lang w:val="en-US" w:eastAsia="zh-CN"/>
        </w:rPr>
        <w:t>货物制造商</w:t>
      </w:r>
      <w:r>
        <w:rPr>
          <w:rFonts w:hint="eastAsia" w:asciiTheme="minorEastAsia" w:hAnsiTheme="minorEastAsia" w:eastAsiaTheme="minorEastAsia" w:cstheme="minorEastAsia"/>
          <w:b/>
          <w:bCs/>
          <w:color w:val="FF0000"/>
          <w:sz w:val="21"/>
          <w:szCs w:val="21"/>
          <w:lang w:eastAsia="zh-CN"/>
        </w:rPr>
        <w:t>）</w:t>
      </w:r>
      <w:r>
        <w:rPr>
          <w:rFonts w:hint="eastAsia" w:asciiTheme="minorEastAsia" w:hAnsiTheme="minorEastAsia" w:eastAsiaTheme="minorEastAsia" w:cstheme="minorEastAsia"/>
          <w:b/>
          <w:bCs/>
          <w:color w:val="FF0000"/>
          <w:sz w:val="21"/>
          <w:szCs w:val="21"/>
        </w:rPr>
        <w:t>所属行业应当与采购标的所属行业相一致</w:t>
      </w:r>
      <w:r>
        <w:rPr>
          <w:rFonts w:hint="eastAsia" w:asciiTheme="minorEastAsia" w:hAnsiTheme="minorEastAsia" w:eastAsiaTheme="minorEastAsia" w:cstheme="minorEastAsia"/>
          <w:b/>
          <w:bCs/>
          <w:color w:val="FF0000"/>
          <w:sz w:val="21"/>
          <w:szCs w:val="21"/>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以招标文件第一册第三章用户需求书“货物清单明细”的“标的所属行业”一栏为准</w:t>
      </w:r>
      <w:r>
        <w:rPr>
          <w:rFonts w:hint="eastAsia" w:asciiTheme="minorEastAsia" w:hAnsiTheme="minorEastAsia" w:eastAsiaTheme="minorEastAsia" w:cstheme="minorEastAsia"/>
          <w:b/>
          <w:bCs/>
          <w:color w:val="FF0000"/>
          <w:sz w:val="21"/>
          <w:szCs w:val="21"/>
        </w:rPr>
        <w:t>。</w:t>
      </w:r>
      <w:bookmarkEnd w:id="31"/>
    </w:p>
    <w:p w14:paraId="65B7732C">
      <w:pPr>
        <w:ind w:firstLine="420" w:firstLineChars="200"/>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章“投标文件组成要求及格式”中“</w:t>
      </w:r>
      <w:r>
        <w:rPr>
          <w:rFonts w:hint="eastAsia"/>
          <w:lang w:val="en-US" w:eastAsia="zh-CN"/>
        </w:rPr>
        <w:t>三</w:t>
      </w:r>
      <w:r>
        <w:rPr>
          <w:rFonts w:hint="eastAsia"/>
        </w:rPr>
        <w:t>、投标人情况及资格证明文件”章节提供的格式）。</w:t>
      </w:r>
    </w:p>
    <w:p w14:paraId="6304BF71">
      <w:pPr>
        <w:ind w:firstLine="420" w:firstLineChars="200"/>
        <w:rPr>
          <w:color w:val="FF0000"/>
        </w:rPr>
      </w:pPr>
      <w:r>
        <w:rPr>
          <w:rFonts w:hint="eastAsia"/>
        </w:rPr>
        <w:t>（</w:t>
      </w:r>
      <w:r>
        <w:rPr>
          <w:rFonts w:hint="eastAsia"/>
          <w:lang w:val="en-US" w:eastAsia="zh-CN"/>
        </w:rPr>
        <w:t>5</w:t>
      </w:r>
      <w:r>
        <w:rPr>
          <w:rFonts w:hint="eastAsia"/>
        </w:rPr>
        <w:t>）享受价格扣除获得采购合同的，小微企业不得将合同分包给大中型企业。</w:t>
      </w:r>
    </w:p>
    <w:p w14:paraId="4D47038D">
      <w:pPr>
        <w:ind w:firstLine="422" w:firstLineChars="200"/>
        <w:rPr>
          <w:b/>
        </w:rPr>
      </w:pPr>
      <w:r>
        <w:rPr>
          <w:rFonts w:hint="eastAsia"/>
          <w:b/>
        </w:rPr>
        <w:t>2、</w:t>
      </w:r>
      <w:bookmarkStart w:id="32" w:name="_Hlk72594729"/>
      <w:bookmarkStart w:id="33" w:name="_Hlk76855768"/>
      <w:r>
        <w:rPr>
          <w:rFonts w:hint="eastAsia"/>
          <w:b/>
        </w:rPr>
        <w:t>本项目为代理服务项目，将向中标（成交）供应商收取代理服务费。</w:t>
      </w:r>
    </w:p>
    <w:bookmarkEnd w:id="32"/>
    <w:bookmarkEnd w:id="33"/>
    <w:p w14:paraId="752E69D1">
      <w:pPr>
        <w:ind w:firstLine="420" w:firstLineChars="200"/>
      </w:pPr>
      <w:r>
        <w:rPr>
          <w:rFonts w:hint="eastAsia"/>
        </w:rPr>
        <w:t>中标</w:t>
      </w:r>
      <w:r>
        <w:rPr>
          <w:rFonts w:hint="eastAsia"/>
          <w:lang w:eastAsia="zh-CN"/>
        </w:rPr>
        <w:t>（</w:t>
      </w:r>
      <w:r>
        <w:rPr>
          <w:rFonts w:hint="eastAsia"/>
          <w:lang w:val="en-US" w:eastAsia="zh-CN"/>
        </w:rPr>
        <w:t>成交</w:t>
      </w:r>
      <w:r>
        <w:rPr>
          <w:rFonts w:hint="eastAsia"/>
          <w:lang w:eastAsia="zh-CN"/>
        </w:rPr>
        <w:t>）</w:t>
      </w:r>
      <w:r>
        <w:rPr>
          <w:rFonts w:hint="eastAsia"/>
        </w:rPr>
        <w:t>供应商在领取《中标</w:t>
      </w:r>
      <w:r>
        <w:rPr>
          <w:rFonts w:hint="eastAsia"/>
          <w:lang w:eastAsia="zh-CN"/>
        </w:rPr>
        <w:t>（</w:t>
      </w:r>
      <w:r>
        <w:rPr>
          <w:rFonts w:hint="eastAsia"/>
          <w:lang w:val="en-US" w:eastAsia="zh-CN"/>
        </w:rPr>
        <w:t>成交</w:t>
      </w:r>
      <w:r>
        <w:rPr>
          <w:rFonts w:hint="eastAsia"/>
          <w:lang w:eastAsia="zh-CN"/>
        </w:rPr>
        <w:t>）</w:t>
      </w:r>
      <w:r>
        <w:rPr>
          <w:rFonts w:hint="eastAsia"/>
        </w:rPr>
        <w:t>通知书》之前须向深圳公共资源交易中心（深圳交易集团有限公司</w:t>
      </w:r>
      <w:r>
        <w:rPr>
          <w:rFonts w:hint="eastAsia"/>
          <w:lang w:eastAsia="zh-CN"/>
        </w:rPr>
        <w:t>政府采购业务分公司</w:t>
      </w:r>
      <w:r>
        <w:rPr>
          <w:rFonts w:hint="eastAsia"/>
        </w:rPr>
        <w:t>）交纳代理服务费。若因中标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供应商交纳代理服务费所产生的时间影响到合同签订的，由中标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供应商自行承担责任。代理服务费标准参照</w:t>
      </w:r>
      <w:r>
        <w:rPr>
          <w:rFonts w:hint="eastAsia"/>
          <w:lang w:val="en-US" w:eastAsia="zh-CN"/>
        </w:rPr>
        <w:t>下列</w:t>
      </w:r>
      <w:r>
        <w:rPr>
          <w:rFonts w:hint="eastAsia"/>
        </w:rPr>
        <w:t>标准收取。</w:t>
      </w:r>
      <w:r>
        <w:rPr>
          <w:rFonts w:hint="eastAsia"/>
          <w:b/>
          <w:color w:val="FF0000"/>
        </w:rPr>
        <w:t>本项目类型为货物采购：</w:t>
      </w:r>
    </w:p>
    <w:p w14:paraId="4D1A699E">
      <w:pPr>
        <w:ind w:firstLine="420" w:firstLineChars="200"/>
      </w:pPr>
      <w:r>
        <w:rPr>
          <w:rFonts w:hint="eastAsia"/>
        </w:rPr>
        <w:t>（</w:t>
      </w:r>
      <w:r>
        <w:rPr>
          <w:rFonts w:hint="eastAsia"/>
          <w:lang w:val="en-US" w:eastAsia="zh-CN"/>
        </w:rPr>
        <w:t>1</w:t>
      </w:r>
      <w:r>
        <w:rPr>
          <w:rFonts w:hint="eastAsia"/>
        </w:rPr>
        <w:t>）代理服务费以《中标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通知书》确定的</w:t>
      </w:r>
      <w:r>
        <w:rPr>
          <w:rFonts w:hint="eastAsia"/>
          <w:lang w:val="en-US" w:eastAsia="zh-CN"/>
        </w:rPr>
        <w:t>中标（</w:t>
      </w:r>
      <w:r>
        <w:rPr>
          <w:rFonts w:hint="eastAsia"/>
        </w:rPr>
        <w:t>成交</w:t>
      </w:r>
      <w:r>
        <w:rPr>
          <w:rFonts w:hint="eastAsia"/>
          <w:lang w:eastAsia="zh-CN"/>
        </w:rPr>
        <w:t>）</w:t>
      </w:r>
      <w:r>
        <w:rPr>
          <w:rFonts w:hint="eastAsia"/>
        </w:rPr>
        <w:t>金额作为计算基数，按差额定率累进法计算。</w:t>
      </w:r>
    </w:p>
    <w:p w14:paraId="366157EC">
      <w:pPr>
        <w:ind w:firstLine="420" w:firstLineChars="200"/>
      </w:pPr>
      <w:r>
        <w:rPr>
          <w:rFonts w:hint="eastAsia"/>
        </w:rPr>
        <w:t>（</w:t>
      </w:r>
      <w:r>
        <w:rPr>
          <w:rFonts w:hint="eastAsia"/>
          <w:lang w:val="en-US" w:eastAsia="zh-CN"/>
        </w:rPr>
        <w:t>2</w:t>
      </w:r>
      <w:r>
        <w:rPr>
          <w:rFonts w:hint="eastAsia"/>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金额的各部分费率如下表：</w:t>
      </w:r>
    </w:p>
    <w:tbl>
      <w:tblPr>
        <w:tblStyle w:val="4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25E3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6127DA91">
            <w:pPr>
              <w:keepNext w:val="0"/>
              <w:keepLines w:val="0"/>
              <w:widowControl/>
              <w:suppressLineNumbers w:val="0"/>
              <w:spacing w:before="0" w:beforeAutospacing="0" w:after="0" w:afterAutospacing="0" w:line="360" w:lineRule="auto"/>
              <w:ind w:left="0" w:right="0"/>
              <w:jc w:val="center"/>
              <w:rPr>
                <w:rFonts w:hint="default"/>
              </w:rPr>
            </w:pPr>
            <w:r>
              <w:rPr>
                <w:rFonts w:hint="eastAsia"/>
                <w:lang w:val="en-US" w:eastAsia="zh-CN"/>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w:t>
            </w:r>
          </w:p>
        </w:tc>
        <w:tc>
          <w:tcPr>
            <w:tcW w:w="1799" w:type="dxa"/>
            <w:vAlign w:val="center"/>
          </w:tcPr>
          <w:p w14:paraId="321BE0A1">
            <w:pPr>
              <w:keepNext w:val="0"/>
              <w:keepLines w:val="0"/>
              <w:widowControl/>
              <w:suppressLineNumbers w:val="0"/>
              <w:spacing w:before="0" w:beforeAutospacing="0" w:after="0" w:afterAutospacing="0" w:line="360" w:lineRule="auto"/>
              <w:ind w:left="0" w:right="0"/>
              <w:jc w:val="center"/>
              <w:rPr>
                <w:rFonts w:hint="default"/>
              </w:rPr>
            </w:pPr>
            <w:r>
              <w:rPr>
                <w:rFonts w:hint="eastAsia"/>
              </w:rPr>
              <w:t>货物采购</w:t>
            </w:r>
          </w:p>
        </w:tc>
        <w:tc>
          <w:tcPr>
            <w:tcW w:w="1799" w:type="dxa"/>
            <w:vAlign w:val="center"/>
          </w:tcPr>
          <w:p w14:paraId="68145E99">
            <w:pPr>
              <w:keepNext w:val="0"/>
              <w:keepLines w:val="0"/>
              <w:widowControl/>
              <w:suppressLineNumbers w:val="0"/>
              <w:spacing w:before="0" w:beforeAutospacing="0" w:after="0" w:afterAutospacing="0" w:line="360" w:lineRule="auto"/>
              <w:ind w:left="0" w:right="0"/>
              <w:jc w:val="center"/>
              <w:rPr>
                <w:rFonts w:hint="default"/>
              </w:rPr>
            </w:pPr>
            <w:r>
              <w:rPr>
                <w:rFonts w:hint="eastAsia"/>
              </w:rPr>
              <w:t>服务采购</w:t>
            </w:r>
          </w:p>
        </w:tc>
        <w:tc>
          <w:tcPr>
            <w:tcW w:w="1799" w:type="dxa"/>
            <w:vAlign w:val="center"/>
          </w:tcPr>
          <w:p w14:paraId="3A9A93CD">
            <w:pPr>
              <w:keepNext w:val="0"/>
              <w:keepLines w:val="0"/>
              <w:widowControl/>
              <w:suppressLineNumbers w:val="0"/>
              <w:spacing w:before="0" w:beforeAutospacing="0" w:after="0" w:afterAutospacing="0" w:line="360" w:lineRule="auto"/>
              <w:ind w:left="0" w:right="0"/>
              <w:jc w:val="center"/>
              <w:rPr>
                <w:rFonts w:hint="default"/>
              </w:rPr>
            </w:pPr>
            <w:r>
              <w:rPr>
                <w:rFonts w:hint="eastAsia"/>
              </w:rPr>
              <w:t>工程采购</w:t>
            </w:r>
          </w:p>
        </w:tc>
      </w:tr>
      <w:tr w14:paraId="785B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1813984">
            <w:pPr>
              <w:keepNext w:val="0"/>
              <w:keepLines w:val="0"/>
              <w:widowControl/>
              <w:suppressLineNumbers w:val="0"/>
              <w:spacing w:before="0" w:beforeAutospacing="0" w:after="0" w:afterAutospacing="0" w:line="360" w:lineRule="auto"/>
              <w:ind w:left="0" w:right="0"/>
              <w:jc w:val="center"/>
              <w:rPr>
                <w:rFonts w:hint="default"/>
              </w:rPr>
            </w:pPr>
            <w:r>
              <w:rPr>
                <w:rFonts w:hint="eastAsia"/>
              </w:rPr>
              <w:t>100万元以下</w:t>
            </w:r>
          </w:p>
        </w:tc>
        <w:tc>
          <w:tcPr>
            <w:tcW w:w="1799" w:type="dxa"/>
            <w:vAlign w:val="center"/>
          </w:tcPr>
          <w:p w14:paraId="0FADAACA">
            <w:pPr>
              <w:keepNext w:val="0"/>
              <w:keepLines w:val="0"/>
              <w:widowControl/>
              <w:suppressLineNumbers w:val="0"/>
              <w:spacing w:before="0" w:beforeAutospacing="0" w:after="0" w:afterAutospacing="0" w:line="360" w:lineRule="auto"/>
              <w:ind w:left="0" w:right="0"/>
              <w:jc w:val="center"/>
              <w:rPr>
                <w:rFonts w:hint="default"/>
              </w:rPr>
            </w:pPr>
            <w:r>
              <w:rPr>
                <w:rFonts w:hint="eastAsia"/>
              </w:rPr>
              <w:t>1.5%</w:t>
            </w:r>
          </w:p>
        </w:tc>
        <w:tc>
          <w:tcPr>
            <w:tcW w:w="1799" w:type="dxa"/>
            <w:vAlign w:val="center"/>
          </w:tcPr>
          <w:p w14:paraId="3E2A38B5">
            <w:pPr>
              <w:keepNext w:val="0"/>
              <w:keepLines w:val="0"/>
              <w:widowControl/>
              <w:suppressLineNumbers w:val="0"/>
              <w:spacing w:before="0" w:beforeAutospacing="0" w:after="0" w:afterAutospacing="0" w:line="360" w:lineRule="auto"/>
              <w:ind w:left="0" w:right="0"/>
              <w:jc w:val="center"/>
              <w:rPr>
                <w:rFonts w:hint="default"/>
              </w:rPr>
            </w:pPr>
            <w:r>
              <w:rPr>
                <w:rFonts w:hint="eastAsia"/>
              </w:rPr>
              <w:t>1.5%</w:t>
            </w:r>
          </w:p>
        </w:tc>
        <w:tc>
          <w:tcPr>
            <w:tcW w:w="1799" w:type="dxa"/>
            <w:vAlign w:val="center"/>
          </w:tcPr>
          <w:p w14:paraId="669C4388">
            <w:pPr>
              <w:keepNext w:val="0"/>
              <w:keepLines w:val="0"/>
              <w:widowControl/>
              <w:suppressLineNumbers w:val="0"/>
              <w:spacing w:before="0" w:beforeAutospacing="0" w:after="0" w:afterAutospacing="0" w:line="360" w:lineRule="auto"/>
              <w:ind w:left="0" w:right="0"/>
              <w:jc w:val="center"/>
              <w:rPr>
                <w:rFonts w:hint="default"/>
              </w:rPr>
            </w:pPr>
            <w:r>
              <w:rPr>
                <w:rFonts w:hint="eastAsia"/>
              </w:rPr>
              <w:t>1.0%</w:t>
            </w:r>
          </w:p>
        </w:tc>
      </w:tr>
      <w:tr w14:paraId="1441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C4A5FF9">
            <w:pPr>
              <w:keepNext w:val="0"/>
              <w:keepLines w:val="0"/>
              <w:widowControl/>
              <w:suppressLineNumbers w:val="0"/>
              <w:spacing w:before="0" w:beforeAutospacing="0" w:after="0" w:afterAutospacing="0" w:line="360" w:lineRule="auto"/>
              <w:ind w:left="0" w:right="0"/>
              <w:jc w:val="center"/>
              <w:rPr>
                <w:rFonts w:hint="default"/>
              </w:rPr>
            </w:pPr>
            <w:r>
              <w:rPr>
                <w:rFonts w:hint="eastAsia"/>
              </w:rPr>
              <w:t>100万元（含）-500万元</w:t>
            </w:r>
          </w:p>
        </w:tc>
        <w:tc>
          <w:tcPr>
            <w:tcW w:w="1799" w:type="dxa"/>
            <w:vAlign w:val="center"/>
          </w:tcPr>
          <w:p w14:paraId="37F08D81">
            <w:pPr>
              <w:keepNext w:val="0"/>
              <w:keepLines w:val="0"/>
              <w:widowControl/>
              <w:suppressLineNumbers w:val="0"/>
              <w:spacing w:before="0" w:beforeAutospacing="0" w:after="0" w:afterAutospacing="0" w:line="360" w:lineRule="auto"/>
              <w:ind w:left="0" w:right="0"/>
              <w:jc w:val="center"/>
              <w:rPr>
                <w:rFonts w:hint="default"/>
              </w:rPr>
            </w:pPr>
            <w:r>
              <w:rPr>
                <w:rFonts w:hint="eastAsia"/>
              </w:rPr>
              <w:t>1.1%</w:t>
            </w:r>
          </w:p>
        </w:tc>
        <w:tc>
          <w:tcPr>
            <w:tcW w:w="1799" w:type="dxa"/>
            <w:vAlign w:val="center"/>
          </w:tcPr>
          <w:p w14:paraId="03CF042C">
            <w:pPr>
              <w:keepNext w:val="0"/>
              <w:keepLines w:val="0"/>
              <w:widowControl/>
              <w:suppressLineNumbers w:val="0"/>
              <w:spacing w:before="0" w:beforeAutospacing="0" w:after="0" w:afterAutospacing="0" w:line="360" w:lineRule="auto"/>
              <w:ind w:left="0" w:right="0"/>
              <w:jc w:val="center"/>
              <w:rPr>
                <w:rFonts w:hint="default"/>
              </w:rPr>
            </w:pPr>
            <w:r>
              <w:rPr>
                <w:rFonts w:hint="eastAsia"/>
              </w:rPr>
              <w:t>0.8%</w:t>
            </w:r>
          </w:p>
        </w:tc>
        <w:tc>
          <w:tcPr>
            <w:tcW w:w="1799" w:type="dxa"/>
            <w:vAlign w:val="center"/>
          </w:tcPr>
          <w:p w14:paraId="44F95334">
            <w:pPr>
              <w:keepNext w:val="0"/>
              <w:keepLines w:val="0"/>
              <w:widowControl/>
              <w:suppressLineNumbers w:val="0"/>
              <w:spacing w:before="0" w:beforeAutospacing="0" w:after="0" w:afterAutospacing="0" w:line="360" w:lineRule="auto"/>
              <w:ind w:left="0" w:right="0"/>
              <w:jc w:val="center"/>
              <w:rPr>
                <w:rFonts w:hint="default"/>
              </w:rPr>
            </w:pPr>
            <w:r>
              <w:rPr>
                <w:rFonts w:hint="eastAsia"/>
              </w:rPr>
              <w:t>0.7%</w:t>
            </w:r>
          </w:p>
        </w:tc>
      </w:tr>
      <w:tr w14:paraId="6A63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217A911">
            <w:pPr>
              <w:keepNext w:val="0"/>
              <w:keepLines w:val="0"/>
              <w:widowControl/>
              <w:suppressLineNumbers w:val="0"/>
              <w:spacing w:before="0" w:beforeAutospacing="0" w:after="0" w:afterAutospacing="0" w:line="360" w:lineRule="auto"/>
              <w:ind w:left="0" w:right="0"/>
              <w:jc w:val="center"/>
              <w:rPr>
                <w:rFonts w:hint="default"/>
              </w:rPr>
            </w:pPr>
            <w:r>
              <w:rPr>
                <w:rFonts w:hint="eastAsia"/>
              </w:rPr>
              <w:t>500万元（含）-1000万元</w:t>
            </w:r>
          </w:p>
        </w:tc>
        <w:tc>
          <w:tcPr>
            <w:tcW w:w="1799" w:type="dxa"/>
            <w:vAlign w:val="center"/>
          </w:tcPr>
          <w:p w14:paraId="6480A6CC">
            <w:pPr>
              <w:keepNext w:val="0"/>
              <w:keepLines w:val="0"/>
              <w:widowControl/>
              <w:suppressLineNumbers w:val="0"/>
              <w:spacing w:before="0" w:beforeAutospacing="0" w:after="0" w:afterAutospacing="0" w:line="360" w:lineRule="auto"/>
              <w:ind w:left="0" w:right="0"/>
              <w:jc w:val="center"/>
              <w:rPr>
                <w:rFonts w:hint="default"/>
              </w:rPr>
            </w:pPr>
            <w:r>
              <w:rPr>
                <w:rFonts w:hint="eastAsia"/>
              </w:rPr>
              <w:t>0.8%</w:t>
            </w:r>
          </w:p>
        </w:tc>
        <w:tc>
          <w:tcPr>
            <w:tcW w:w="1799" w:type="dxa"/>
            <w:vAlign w:val="center"/>
          </w:tcPr>
          <w:p w14:paraId="06BA8C7F">
            <w:pPr>
              <w:keepNext w:val="0"/>
              <w:keepLines w:val="0"/>
              <w:widowControl/>
              <w:suppressLineNumbers w:val="0"/>
              <w:spacing w:before="0" w:beforeAutospacing="0" w:after="0" w:afterAutospacing="0" w:line="360" w:lineRule="auto"/>
              <w:ind w:left="0" w:right="0"/>
              <w:jc w:val="center"/>
              <w:rPr>
                <w:rFonts w:hint="default"/>
              </w:rPr>
            </w:pPr>
            <w:r>
              <w:rPr>
                <w:rFonts w:hint="eastAsia"/>
              </w:rPr>
              <w:t>0.45%</w:t>
            </w:r>
          </w:p>
        </w:tc>
        <w:tc>
          <w:tcPr>
            <w:tcW w:w="1799" w:type="dxa"/>
            <w:vAlign w:val="center"/>
          </w:tcPr>
          <w:p w14:paraId="31974CA6">
            <w:pPr>
              <w:keepNext w:val="0"/>
              <w:keepLines w:val="0"/>
              <w:widowControl/>
              <w:suppressLineNumbers w:val="0"/>
              <w:spacing w:before="0" w:beforeAutospacing="0" w:after="0" w:afterAutospacing="0" w:line="360" w:lineRule="auto"/>
              <w:ind w:left="0" w:right="0"/>
              <w:jc w:val="center"/>
              <w:rPr>
                <w:rFonts w:hint="default"/>
              </w:rPr>
            </w:pPr>
            <w:r>
              <w:rPr>
                <w:rFonts w:hint="eastAsia"/>
              </w:rPr>
              <w:t>0.55%</w:t>
            </w:r>
          </w:p>
        </w:tc>
      </w:tr>
      <w:tr w14:paraId="6F1A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895A7DA">
            <w:pPr>
              <w:keepNext w:val="0"/>
              <w:keepLines w:val="0"/>
              <w:widowControl/>
              <w:suppressLineNumbers w:val="0"/>
              <w:spacing w:before="0" w:beforeAutospacing="0" w:after="0" w:afterAutospacing="0" w:line="360" w:lineRule="auto"/>
              <w:ind w:left="0" w:right="0"/>
              <w:jc w:val="center"/>
              <w:rPr>
                <w:rFonts w:hint="default"/>
              </w:rPr>
            </w:pPr>
            <w:r>
              <w:rPr>
                <w:rFonts w:hint="eastAsia"/>
              </w:rPr>
              <w:t>1000万元（含）-5000万元</w:t>
            </w:r>
          </w:p>
        </w:tc>
        <w:tc>
          <w:tcPr>
            <w:tcW w:w="1799" w:type="dxa"/>
            <w:vAlign w:val="center"/>
          </w:tcPr>
          <w:p w14:paraId="3EFE3D4C">
            <w:pPr>
              <w:keepNext w:val="0"/>
              <w:keepLines w:val="0"/>
              <w:widowControl/>
              <w:suppressLineNumbers w:val="0"/>
              <w:spacing w:before="0" w:beforeAutospacing="0" w:after="0" w:afterAutospacing="0" w:line="360" w:lineRule="auto"/>
              <w:ind w:left="0" w:right="0"/>
              <w:jc w:val="center"/>
              <w:rPr>
                <w:rFonts w:hint="default"/>
              </w:rPr>
            </w:pPr>
            <w:r>
              <w:rPr>
                <w:rFonts w:hint="eastAsia"/>
              </w:rPr>
              <w:t>0.5%</w:t>
            </w:r>
          </w:p>
        </w:tc>
        <w:tc>
          <w:tcPr>
            <w:tcW w:w="1799" w:type="dxa"/>
            <w:vAlign w:val="center"/>
          </w:tcPr>
          <w:p w14:paraId="741BF004">
            <w:pPr>
              <w:keepNext w:val="0"/>
              <w:keepLines w:val="0"/>
              <w:widowControl/>
              <w:suppressLineNumbers w:val="0"/>
              <w:spacing w:before="0" w:beforeAutospacing="0" w:after="0" w:afterAutospacing="0" w:line="360" w:lineRule="auto"/>
              <w:ind w:left="0" w:right="0"/>
              <w:jc w:val="center"/>
              <w:rPr>
                <w:rFonts w:hint="default"/>
              </w:rPr>
            </w:pPr>
            <w:r>
              <w:rPr>
                <w:rFonts w:hint="eastAsia"/>
              </w:rPr>
              <w:t>0.25%</w:t>
            </w:r>
          </w:p>
        </w:tc>
        <w:tc>
          <w:tcPr>
            <w:tcW w:w="1799" w:type="dxa"/>
            <w:vAlign w:val="center"/>
          </w:tcPr>
          <w:p w14:paraId="6AC347AD">
            <w:pPr>
              <w:keepNext w:val="0"/>
              <w:keepLines w:val="0"/>
              <w:widowControl/>
              <w:suppressLineNumbers w:val="0"/>
              <w:spacing w:before="0" w:beforeAutospacing="0" w:after="0" w:afterAutospacing="0" w:line="360" w:lineRule="auto"/>
              <w:ind w:left="0" w:right="0"/>
              <w:jc w:val="center"/>
              <w:rPr>
                <w:rFonts w:hint="default"/>
              </w:rPr>
            </w:pPr>
            <w:r>
              <w:rPr>
                <w:rFonts w:hint="eastAsia"/>
              </w:rPr>
              <w:t>0.35%</w:t>
            </w:r>
          </w:p>
        </w:tc>
      </w:tr>
      <w:tr w14:paraId="4E9BD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65DD679">
            <w:pPr>
              <w:keepNext w:val="0"/>
              <w:keepLines w:val="0"/>
              <w:widowControl/>
              <w:suppressLineNumbers w:val="0"/>
              <w:spacing w:before="0" w:beforeAutospacing="0" w:after="0" w:afterAutospacing="0" w:line="360" w:lineRule="auto"/>
              <w:ind w:left="0" w:right="0"/>
              <w:jc w:val="center"/>
              <w:rPr>
                <w:rFonts w:hint="default"/>
              </w:rPr>
            </w:pPr>
            <w:r>
              <w:rPr>
                <w:rFonts w:hint="eastAsia"/>
              </w:rPr>
              <w:t>5000万元（含）-1亿元</w:t>
            </w:r>
          </w:p>
        </w:tc>
        <w:tc>
          <w:tcPr>
            <w:tcW w:w="1799" w:type="dxa"/>
            <w:vAlign w:val="center"/>
          </w:tcPr>
          <w:p w14:paraId="0930C021">
            <w:pPr>
              <w:keepNext w:val="0"/>
              <w:keepLines w:val="0"/>
              <w:widowControl/>
              <w:suppressLineNumbers w:val="0"/>
              <w:spacing w:before="0" w:beforeAutospacing="0" w:after="0" w:afterAutospacing="0" w:line="360" w:lineRule="auto"/>
              <w:ind w:left="0" w:right="0"/>
              <w:jc w:val="center"/>
              <w:rPr>
                <w:rFonts w:hint="default"/>
              </w:rPr>
            </w:pPr>
            <w:r>
              <w:rPr>
                <w:rFonts w:hint="eastAsia"/>
              </w:rPr>
              <w:t>0.25%</w:t>
            </w:r>
          </w:p>
        </w:tc>
        <w:tc>
          <w:tcPr>
            <w:tcW w:w="1799" w:type="dxa"/>
            <w:vAlign w:val="center"/>
          </w:tcPr>
          <w:p w14:paraId="626F32C9">
            <w:pPr>
              <w:keepNext w:val="0"/>
              <w:keepLines w:val="0"/>
              <w:widowControl/>
              <w:suppressLineNumbers w:val="0"/>
              <w:spacing w:before="0" w:beforeAutospacing="0" w:after="0" w:afterAutospacing="0" w:line="360" w:lineRule="auto"/>
              <w:ind w:left="0" w:right="0"/>
              <w:jc w:val="center"/>
              <w:rPr>
                <w:rFonts w:hint="default"/>
              </w:rPr>
            </w:pPr>
            <w:r>
              <w:rPr>
                <w:rFonts w:hint="eastAsia"/>
              </w:rPr>
              <w:t>0.1%</w:t>
            </w:r>
          </w:p>
        </w:tc>
        <w:tc>
          <w:tcPr>
            <w:tcW w:w="1799" w:type="dxa"/>
            <w:vAlign w:val="center"/>
          </w:tcPr>
          <w:p w14:paraId="7F768044">
            <w:pPr>
              <w:keepNext w:val="0"/>
              <w:keepLines w:val="0"/>
              <w:widowControl/>
              <w:suppressLineNumbers w:val="0"/>
              <w:spacing w:before="0" w:beforeAutospacing="0" w:after="0" w:afterAutospacing="0" w:line="360" w:lineRule="auto"/>
              <w:ind w:left="0" w:right="0"/>
              <w:jc w:val="center"/>
              <w:rPr>
                <w:rFonts w:hint="default"/>
              </w:rPr>
            </w:pPr>
            <w:r>
              <w:rPr>
                <w:rFonts w:hint="eastAsia"/>
              </w:rPr>
              <w:t>0.2%</w:t>
            </w:r>
          </w:p>
        </w:tc>
      </w:tr>
      <w:tr w14:paraId="18B0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F5D1746">
            <w:pPr>
              <w:keepNext w:val="0"/>
              <w:keepLines w:val="0"/>
              <w:widowControl/>
              <w:suppressLineNumbers w:val="0"/>
              <w:spacing w:before="0" w:beforeAutospacing="0" w:after="0" w:afterAutospacing="0" w:line="360" w:lineRule="auto"/>
              <w:ind w:left="0" w:right="0"/>
              <w:jc w:val="center"/>
              <w:rPr>
                <w:rFonts w:hint="default"/>
              </w:rPr>
            </w:pPr>
            <w:r>
              <w:rPr>
                <w:rFonts w:hint="eastAsia"/>
              </w:rPr>
              <w:t>1亿元（含）-5亿元</w:t>
            </w:r>
          </w:p>
        </w:tc>
        <w:tc>
          <w:tcPr>
            <w:tcW w:w="1799" w:type="dxa"/>
            <w:vAlign w:val="center"/>
          </w:tcPr>
          <w:p w14:paraId="7752449D">
            <w:pPr>
              <w:keepNext w:val="0"/>
              <w:keepLines w:val="0"/>
              <w:widowControl/>
              <w:suppressLineNumbers w:val="0"/>
              <w:spacing w:before="0" w:beforeAutospacing="0" w:after="0" w:afterAutospacing="0" w:line="360" w:lineRule="auto"/>
              <w:ind w:left="0" w:right="0"/>
              <w:jc w:val="center"/>
              <w:rPr>
                <w:rFonts w:hint="default"/>
              </w:rPr>
            </w:pPr>
            <w:r>
              <w:rPr>
                <w:rFonts w:hint="eastAsia"/>
              </w:rPr>
              <w:t>0.05%</w:t>
            </w:r>
          </w:p>
        </w:tc>
        <w:tc>
          <w:tcPr>
            <w:tcW w:w="1799" w:type="dxa"/>
            <w:vAlign w:val="center"/>
          </w:tcPr>
          <w:p w14:paraId="73BEBE28">
            <w:pPr>
              <w:keepNext w:val="0"/>
              <w:keepLines w:val="0"/>
              <w:widowControl/>
              <w:suppressLineNumbers w:val="0"/>
              <w:spacing w:before="0" w:beforeAutospacing="0" w:after="0" w:afterAutospacing="0" w:line="360" w:lineRule="auto"/>
              <w:ind w:left="0" w:right="0"/>
              <w:jc w:val="center"/>
              <w:rPr>
                <w:rFonts w:hint="default"/>
              </w:rPr>
            </w:pPr>
            <w:r>
              <w:rPr>
                <w:rFonts w:hint="eastAsia"/>
              </w:rPr>
              <w:t>0.05%</w:t>
            </w:r>
          </w:p>
        </w:tc>
        <w:tc>
          <w:tcPr>
            <w:tcW w:w="1799" w:type="dxa"/>
            <w:vAlign w:val="center"/>
          </w:tcPr>
          <w:p w14:paraId="77D5EC7B">
            <w:pPr>
              <w:keepNext w:val="0"/>
              <w:keepLines w:val="0"/>
              <w:widowControl/>
              <w:suppressLineNumbers w:val="0"/>
              <w:spacing w:before="0" w:beforeAutospacing="0" w:after="0" w:afterAutospacing="0" w:line="360" w:lineRule="auto"/>
              <w:ind w:left="0" w:right="0"/>
              <w:jc w:val="center"/>
              <w:rPr>
                <w:rFonts w:hint="default"/>
              </w:rPr>
            </w:pPr>
            <w:r>
              <w:rPr>
                <w:rFonts w:hint="eastAsia"/>
              </w:rPr>
              <w:t>0.05%</w:t>
            </w:r>
          </w:p>
        </w:tc>
      </w:tr>
      <w:tr w14:paraId="2BF1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926B778">
            <w:pPr>
              <w:keepNext w:val="0"/>
              <w:keepLines w:val="0"/>
              <w:widowControl/>
              <w:suppressLineNumbers w:val="0"/>
              <w:spacing w:before="0" w:beforeAutospacing="0" w:after="0" w:afterAutospacing="0" w:line="360" w:lineRule="auto"/>
              <w:ind w:left="0" w:right="0"/>
              <w:jc w:val="center"/>
              <w:rPr>
                <w:rFonts w:hint="default"/>
              </w:rPr>
            </w:pPr>
            <w:r>
              <w:rPr>
                <w:rFonts w:hint="eastAsia"/>
              </w:rPr>
              <w:t>5亿元（含）-10亿元</w:t>
            </w:r>
          </w:p>
        </w:tc>
        <w:tc>
          <w:tcPr>
            <w:tcW w:w="1799" w:type="dxa"/>
            <w:vAlign w:val="center"/>
          </w:tcPr>
          <w:p w14:paraId="3DC0F9C9">
            <w:pPr>
              <w:keepNext w:val="0"/>
              <w:keepLines w:val="0"/>
              <w:widowControl/>
              <w:suppressLineNumbers w:val="0"/>
              <w:spacing w:before="0" w:beforeAutospacing="0" w:after="0" w:afterAutospacing="0" w:line="360" w:lineRule="auto"/>
              <w:ind w:left="0" w:right="0"/>
              <w:jc w:val="center"/>
              <w:rPr>
                <w:rFonts w:hint="default"/>
              </w:rPr>
            </w:pPr>
            <w:r>
              <w:rPr>
                <w:rFonts w:hint="eastAsia"/>
              </w:rPr>
              <w:t>0.035%</w:t>
            </w:r>
          </w:p>
        </w:tc>
        <w:tc>
          <w:tcPr>
            <w:tcW w:w="1799" w:type="dxa"/>
            <w:vAlign w:val="center"/>
          </w:tcPr>
          <w:p w14:paraId="18287C8A">
            <w:pPr>
              <w:keepNext w:val="0"/>
              <w:keepLines w:val="0"/>
              <w:widowControl/>
              <w:suppressLineNumbers w:val="0"/>
              <w:spacing w:before="0" w:beforeAutospacing="0" w:after="0" w:afterAutospacing="0" w:line="360" w:lineRule="auto"/>
              <w:ind w:left="0" w:right="0"/>
              <w:jc w:val="center"/>
              <w:rPr>
                <w:rFonts w:hint="default"/>
              </w:rPr>
            </w:pPr>
            <w:r>
              <w:rPr>
                <w:rFonts w:hint="eastAsia"/>
              </w:rPr>
              <w:t>0.035%</w:t>
            </w:r>
          </w:p>
        </w:tc>
        <w:tc>
          <w:tcPr>
            <w:tcW w:w="1799" w:type="dxa"/>
            <w:vAlign w:val="center"/>
          </w:tcPr>
          <w:p w14:paraId="47E2F4E7">
            <w:pPr>
              <w:keepNext w:val="0"/>
              <w:keepLines w:val="0"/>
              <w:widowControl/>
              <w:suppressLineNumbers w:val="0"/>
              <w:spacing w:before="0" w:beforeAutospacing="0" w:after="0" w:afterAutospacing="0" w:line="360" w:lineRule="auto"/>
              <w:ind w:left="0" w:right="0"/>
              <w:jc w:val="center"/>
              <w:rPr>
                <w:rFonts w:hint="default"/>
              </w:rPr>
            </w:pPr>
            <w:r>
              <w:rPr>
                <w:rFonts w:hint="eastAsia"/>
              </w:rPr>
              <w:t>0.035%</w:t>
            </w:r>
          </w:p>
        </w:tc>
      </w:tr>
      <w:tr w14:paraId="48B4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43BE4A0E">
            <w:pPr>
              <w:keepNext w:val="0"/>
              <w:keepLines w:val="0"/>
              <w:widowControl/>
              <w:suppressLineNumbers w:val="0"/>
              <w:spacing w:before="0" w:beforeAutospacing="0" w:after="0" w:afterAutospacing="0" w:line="360" w:lineRule="auto"/>
              <w:ind w:left="0" w:right="0"/>
              <w:jc w:val="center"/>
              <w:rPr>
                <w:rFonts w:hint="default"/>
              </w:rPr>
            </w:pPr>
            <w:r>
              <w:rPr>
                <w:rFonts w:hint="eastAsia"/>
              </w:rPr>
              <w:t>10亿元（含）-50亿元</w:t>
            </w:r>
          </w:p>
        </w:tc>
        <w:tc>
          <w:tcPr>
            <w:tcW w:w="1799" w:type="dxa"/>
            <w:vAlign w:val="center"/>
          </w:tcPr>
          <w:p w14:paraId="1B6C7F77">
            <w:pPr>
              <w:keepNext w:val="0"/>
              <w:keepLines w:val="0"/>
              <w:widowControl/>
              <w:suppressLineNumbers w:val="0"/>
              <w:spacing w:before="0" w:beforeAutospacing="0" w:after="0" w:afterAutospacing="0" w:line="360" w:lineRule="auto"/>
              <w:ind w:left="0" w:right="0"/>
              <w:jc w:val="center"/>
              <w:rPr>
                <w:rFonts w:hint="default"/>
              </w:rPr>
            </w:pPr>
            <w:r>
              <w:rPr>
                <w:rFonts w:hint="eastAsia"/>
              </w:rPr>
              <w:t>0.008%</w:t>
            </w:r>
          </w:p>
        </w:tc>
        <w:tc>
          <w:tcPr>
            <w:tcW w:w="1799" w:type="dxa"/>
            <w:vAlign w:val="center"/>
          </w:tcPr>
          <w:p w14:paraId="07EB7355">
            <w:pPr>
              <w:keepNext w:val="0"/>
              <w:keepLines w:val="0"/>
              <w:widowControl/>
              <w:suppressLineNumbers w:val="0"/>
              <w:spacing w:before="0" w:beforeAutospacing="0" w:after="0" w:afterAutospacing="0" w:line="360" w:lineRule="auto"/>
              <w:ind w:left="0" w:right="0"/>
              <w:jc w:val="center"/>
              <w:rPr>
                <w:rFonts w:hint="default"/>
              </w:rPr>
            </w:pPr>
            <w:r>
              <w:rPr>
                <w:rFonts w:hint="eastAsia"/>
              </w:rPr>
              <w:t>0.008%</w:t>
            </w:r>
          </w:p>
        </w:tc>
        <w:tc>
          <w:tcPr>
            <w:tcW w:w="1799" w:type="dxa"/>
            <w:vAlign w:val="center"/>
          </w:tcPr>
          <w:p w14:paraId="476A0078">
            <w:pPr>
              <w:keepNext w:val="0"/>
              <w:keepLines w:val="0"/>
              <w:widowControl/>
              <w:suppressLineNumbers w:val="0"/>
              <w:spacing w:before="0" w:beforeAutospacing="0" w:after="0" w:afterAutospacing="0" w:line="360" w:lineRule="auto"/>
              <w:ind w:left="0" w:right="0"/>
              <w:jc w:val="center"/>
              <w:rPr>
                <w:rFonts w:hint="default"/>
              </w:rPr>
            </w:pPr>
            <w:r>
              <w:rPr>
                <w:rFonts w:hint="eastAsia"/>
              </w:rPr>
              <w:t>0.008%</w:t>
            </w:r>
          </w:p>
        </w:tc>
      </w:tr>
      <w:tr w14:paraId="0350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419C178">
            <w:pPr>
              <w:keepNext w:val="0"/>
              <w:keepLines w:val="0"/>
              <w:widowControl/>
              <w:suppressLineNumbers w:val="0"/>
              <w:spacing w:before="0" w:beforeAutospacing="0" w:after="0" w:afterAutospacing="0" w:line="360" w:lineRule="auto"/>
              <w:ind w:left="0" w:right="0"/>
              <w:jc w:val="center"/>
              <w:rPr>
                <w:rFonts w:hint="default"/>
              </w:rPr>
            </w:pPr>
            <w:r>
              <w:rPr>
                <w:rFonts w:hint="eastAsia"/>
              </w:rPr>
              <w:t>50亿元（含）-100亿元</w:t>
            </w:r>
          </w:p>
        </w:tc>
        <w:tc>
          <w:tcPr>
            <w:tcW w:w="1799" w:type="dxa"/>
            <w:vAlign w:val="center"/>
          </w:tcPr>
          <w:p w14:paraId="13DA2BD5">
            <w:pPr>
              <w:keepNext w:val="0"/>
              <w:keepLines w:val="0"/>
              <w:widowControl/>
              <w:suppressLineNumbers w:val="0"/>
              <w:spacing w:before="0" w:beforeAutospacing="0" w:after="0" w:afterAutospacing="0" w:line="360" w:lineRule="auto"/>
              <w:ind w:left="0" w:right="0"/>
              <w:jc w:val="center"/>
              <w:rPr>
                <w:rFonts w:hint="default"/>
              </w:rPr>
            </w:pPr>
            <w:r>
              <w:rPr>
                <w:rFonts w:hint="eastAsia"/>
              </w:rPr>
              <w:t>0.006%</w:t>
            </w:r>
          </w:p>
        </w:tc>
        <w:tc>
          <w:tcPr>
            <w:tcW w:w="1799" w:type="dxa"/>
            <w:vAlign w:val="center"/>
          </w:tcPr>
          <w:p w14:paraId="7D3E8D96">
            <w:pPr>
              <w:keepNext w:val="0"/>
              <w:keepLines w:val="0"/>
              <w:widowControl/>
              <w:suppressLineNumbers w:val="0"/>
              <w:spacing w:before="0" w:beforeAutospacing="0" w:after="0" w:afterAutospacing="0" w:line="360" w:lineRule="auto"/>
              <w:ind w:left="0" w:right="0"/>
              <w:jc w:val="center"/>
              <w:rPr>
                <w:rFonts w:hint="default"/>
              </w:rPr>
            </w:pPr>
            <w:r>
              <w:rPr>
                <w:rFonts w:hint="eastAsia"/>
              </w:rPr>
              <w:t>0.006%</w:t>
            </w:r>
          </w:p>
        </w:tc>
        <w:tc>
          <w:tcPr>
            <w:tcW w:w="1799" w:type="dxa"/>
            <w:vAlign w:val="center"/>
          </w:tcPr>
          <w:p w14:paraId="3582BF4B">
            <w:pPr>
              <w:keepNext w:val="0"/>
              <w:keepLines w:val="0"/>
              <w:widowControl/>
              <w:suppressLineNumbers w:val="0"/>
              <w:spacing w:before="0" w:beforeAutospacing="0" w:after="0" w:afterAutospacing="0" w:line="360" w:lineRule="auto"/>
              <w:ind w:left="0" w:right="0"/>
              <w:jc w:val="center"/>
              <w:rPr>
                <w:rFonts w:hint="default"/>
              </w:rPr>
            </w:pPr>
            <w:r>
              <w:rPr>
                <w:rFonts w:hint="eastAsia"/>
              </w:rPr>
              <w:t>0.006%</w:t>
            </w:r>
          </w:p>
        </w:tc>
      </w:tr>
      <w:tr w14:paraId="2517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36495020">
            <w:pPr>
              <w:keepNext w:val="0"/>
              <w:keepLines w:val="0"/>
              <w:widowControl/>
              <w:suppressLineNumbers w:val="0"/>
              <w:spacing w:before="0" w:beforeAutospacing="0" w:after="0" w:afterAutospacing="0" w:line="360" w:lineRule="auto"/>
              <w:ind w:left="0" w:right="0"/>
              <w:jc w:val="center"/>
              <w:rPr>
                <w:rFonts w:hint="default"/>
              </w:rPr>
            </w:pPr>
            <w:r>
              <w:rPr>
                <w:rFonts w:hint="eastAsia"/>
              </w:rPr>
              <w:t>100亿元（含）以上</w:t>
            </w:r>
          </w:p>
        </w:tc>
        <w:tc>
          <w:tcPr>
            <w:tcW w:w="1799" w:type="dxa"/>
            <w:vAlign w:val="center"/>
          </w:tcPr>
          <w:p w14:paraId="534C06BA">
            <w:pPr>
              <w:keepNext w:val="0"/>
              <w:keepLines w:val="0"/>
              <w:widowControl/>
              <w:suppressLineNumbers w:val="0"/>
              <w:spacing w:before="0" w:beforeAutospacing="0" w:after="0" w:afterAutospacing="0" w:line="360" w:lineRule="auto"/>
              <w:ind w:left="0" w:right="0"/>
              <w:jc w:val="center"/>
              <w:rPr>
                <w:rFonts w:hint="default"/>
              </w:rPr>
            </w:pPr>
            <w:r>
              <w:rPr>
                <w:rFonts w:hint="eastAsia"/>
              </w:rPr>
              <w:t>0.004%</w:t>
            </w:r>
          </w:p>
        </w:tc>
        <w:tc>
          <w:tcPr>
            <w:tcW w:w="1799" w:type="dxa"/>
            <w:vAlign w:val="center"/>
          </w:tcPr>
          <w:p w14:paraId="0F6AEE97">
            <w:pPr>
              <w:keepNext w:val="0"/>
              <w:keepLines w:val="0"/>
              <w:widowControl/>
              <w:suppressLineNumbers w:val="0"/>
              <w:spacing w:before="0" w:beforeAutospacing="0" w:after="0" w:afterAutospacing="0" w:line="360" w:lineRule="auto"/>
              <w:ind w:left="0" w:right="0"/>
              <w:jc w:val="center"/>
              <w:rPr>
                <w:rFonts w:hint="default"/>
              </w:rPr>
            </w:pPr>
            <w:r>
              <w:rPr>
                <w:rFonts w:hint="eastAsia"/>
              </w:rPr>
              <w:t>0.004%</w:t>
            </w:r>
          </w:p>
        </w:tc>
        <w:tc>
          <w:tcPr>
            <w:tcW w:w="1799" w:type="dxa"/>
            <w:vAlign w:val="center"/>
          </w:tcPr>
          <w:p w14:paraId="09327BA1">
            <w:pPr>
              <w:keepNext w:val="0"/>
              <w:keepLines w:val="0"/>
              <w:widowControl/>
              <w:suppressLineNumbers w:val="0"/>
              <w:spacing w:before="0" w:beforeAutospacing="0" w:after="0" w:afterAutospacing="0" w:line="360" w:lineRule="auto"/>
              <w:ind w:left="0" w:right="0"/>
              <w:jc w:val="center"/>
              <w:rPr>
                <w:rFonts w:hint="default"/>
              </w:rPr>
            </w:pPr>
            <w:r>
              <w:rPr>
                <w:rFonts w:hint="eastAsia"/>
              </w:rPr>
              <w:t>0.004%</w:t>
            </w:r>
          </w:p>
        </w:tc>
      </w:tr>
    </w:tbl>
    <w:p w14:paraId="411D953E">
      <w:pPr>
        <w:ind w:firstLine="420" w:firstLineChars="200"/>
      </w:pPr>
      <w:r>
        <w:rPr>
          <w:rFonts w:hint="eastAsia"/>
        </w:rPr>
        <w:t xml:space="preserve">备注：1.每宗交易代理服务费不低于 </w:t>
      </w:r>
      <w:r>
        <w:rPr>
          <w:rFonts w:hint="eastAsia"/>
          <w:lang w:val="en-US" w:eastAsia="zh-CN"/>
        </w:rPr>
        <w:t>5</w:t>
      </w:r>
      <w:r>
        <w:rPr>
          <w:rFonts w:hint="eastAsia"/>
        </w:rPr>
        <w:t>000 元；</w:t>
      </w:r>
    </w:p>
    <w:p w14:paraId="451204EE">
      <w:pPr>
        <w:ind w:firstLine="420" w:firstLineChars="200"/>
        <w:rPr>
          <w:rFonts w:hint="eastAsia" w:eastAsia="宋体"/>
          <w:lang w:eastAsia="zh-CN"/>
        </w:rPr>
      </w:pPr>
      <w:r>
        <w:rPr>
          <w:rFonts w:hint="eastAsia"/>
        </w:rPr>
        <w:t>2.对于报总价的采购类项目，中标</w:t>
      </w:r>
      <w:r>
        <w:rPr>
          <w:rFonts w:hint="eastAsia"/>
          <w:lang w:eastAsia="zh-CN"/>
        </w:rPr>
        <w:t>（</w:t>
      </w:r>
      <w:r>
        <w:rPr>
          <w:rFonts w:hint="eastAsia"/>
          <w:lang w:val="en-US" w:eastAsia="zh-CN"/>
        </w:rPr>
        <w:t>成交</w:t>
      </w:r>
      <w:r>
        <w:rPr>
          <w:rFonts w:hint="eastAsia"/>
          <w:lang w:eastAsia="zh-CN"/>
        </w:rPr>
        <w:t>）</w:t>
      </w:r>
      <w:r>
        <w:rPr>
          <w:rFonts w:hint="eastAsia"/>
        </w:rPr>
        <w:t>价为中标（成交）金额；对于报单价、折扣或费率的采购类项目，中标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价为预算上限金额或经委托方与代理方确定的支付上限金额；</w:t>
      </w:r>
    </w:p>
    <w:p w14:paraId="6470EE22">
      <w:pPr>
        <w:ind w:firstLine="420" w:firstLineChars="200"/>
      </w:pPr>
    </w:p>
    <w:p w14:paraId="36CB22CE">
      <w:pPr>
        <w:ind w:firstLine="420" w:firstLineChars="200"/>
      </w:pPr>
      <w:r>
        <w:rPr>
          <w:rFonts w:hint="eastAsia"/>
        </w:rPr>
        <w:t>如某货物采购项目，中标（成交）金额为600万元，总共交纳的代理服务费的具体计算过程如下：</w:t>
      </w:r>
    </w:p>
    <w:p w14:paraId="2489DE0B">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14:paraId="7E86E9DC">
      <w:pPr>
        <w:ind w:firstLine="420" w:firstLineChars="200"/>
      </w:pPr>
      <w:r>
        <w:rPr>
          <w:rFonts w:hint="eastAsia"/>
        </w:rPr>
        <w:t>（</w:t>
      </w:r>
      <w:r>
        <w:rPr>
          <w:rFonts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hint="eastAsia"/>
          <w:lang w:eastAsia="zh-CN"/>
        </w:rPr>
        <w:t>（</w:t>
      </w:r>
      <w:r>
        <w:rPr>
          <w:rFonts w:hint="eastAsia"/>
          <w:lang w:val="en-US" w:eastAsia="zh-CN"/>
        </w:rPr>
        <w:t>付款</w:t>
      </w:r>
      <w:r>
        <w:rPr>
          <w:rFonts w:hint="eastAsia"/>
          <w:lang w:eastAsia="zh-CN"/>
        </w:rPr>
        <w:t>）</w:t>
      </w:r>
      <w:r>
        <w:rPr>
          <w:rFonts w:hint="eastAsia"/>
        </w:rPr>
        <w:t>通知书执行。</w:t>
      </w:r>
    </w:p>
    <w:p w14:paraId="1A73B912">
      <w:pPr>
        <w:ind w:firstLine="422" w:firstLineChars="200"/>
        <w:rPr>
          <w:rFonts w:ascii="宋体" w:hAnsi="宋体" w:eastAsia="宋体" w:cs="宋体"/>
          <w:bCs/>
          <w:color w:val="FF0000"/>
          <w:szCs w:val="21"/>
          <w:highlight w:val="none"/>
        </w:rPr>
      </w:pPr>
      <w:r>
        <w:rPr>
          <w:rFonts w:hint="eastAsia" w:ascii="宋体" w:hAnsi="宋体" w:eastAsia="宋体" w:cs="宋体"/>
          <w:b/>
          <w:bCs/>
          <w:color w:val="FF0000"/>
          <w:szCs w:val="21"/>
          <w:highlight w:val="none"/>
        </w:rPr>
        <w:t>基本户信息：</w:t>
      </w:r>
    </w:p>
    <w:p w14:paraId="73AB9789">
      <w:pPr>
        <w:ind w:firstLine="420" w:firstLineChars="200"/>
        <w:rPr>
          <w:rFonts w:ascii="宋体" w:hAnsi="宋体" w:eastAsia="宋体" w:cs="宋体"/>
          <w:color w:val="FF0000"/>
          <w:szCs w:val="21"/>
          <w:highlight w:val="none"/>
        </w:rPr>
      </w:pPr>
      <w:r>
        <w:rPr>
          <w:rFonts w:hint="eastAsia" w:ascii="宋体" w:hAnsi="宋体" w:eastAsia="宋体" w:cs="宋体"/>
          <w:color w:val="FF0000"/>
          <w:szCs w:val="21"/>
          <w:highlight w:val="none"/>
        </w:rPr>
        <w:t>账户名：深圳交易集团有限公司</w:t>
      </w:r>
    </w:p>
    <w:p w14:paraId="6A4FA5E2">
      <w:pPr>
        <w:ind w:firstLine="420" w:firstLineChars="200"/>
        <w:rPr>
          <w:rFonts w:ascii="宋体" w:hAnsi="宋体" w:eastAsia="宋体" w:cs="宋体"/>
          <w:color w:val="FF0000"/>
          <w:szCs w:val="21"/>
          <w:highlight w:val="none"/>
        </w:rPr>
      </w:pPr>
      <w:r>
        <w:rPr>
          <w:rFonts w:hint="eastAsia" w:ascii="宋体" w:hAnsi="宋体" w:eastAsia="宋体" w:cs="宋体"/>
          <w:color w:val="FF0000"/>
          <w:szCs w:val="21"/>
          <w:highlight w:val="none"/>
        </w:rPr>
        <w:t>账号：632765883</w:t>
      </w:r>
    </w:p>
    <w:p w14:paraId="4EA7B706">
      <w:pPr>
        <w:ind w:firstLine="420" w:firstLineChars="200"/>
        <w:rPr>
          <w:rFonts w:ascii="宋体" w:hAnsi="宋体" w:eastAsia="宋体" w:cs="宋体"/>
          <w:color w:val="FF0000"/>
          <w:szCs w:val="21"/>
          <w:highlight w:val="none"/>
        </w:rPr>
      </w:pPr>
      <w:r>
        <w:rPr>
          <w:rFonts w:hint="eastAsia" w:ascii="宋体" w:hAnsi="宋体" w:eastAsia="宋体" w:cs="宋体"/>
          <w:color w:val="FF0000"/>
          <w:szCs w:val="21"/>
          <w:highlight w:val="none"/>
        </w:rPr>
        <w:t>开户行：民生银行深圳五洲支行</w:t>
      </w:r>
    </w:p>
    <w:p w14:paraId="39E3BA59">
      <w:pPr>
        <w:ind w:firstLine="422" w:firstLineChars="200"/>
        <w:rPr>
          <w:rFonts w:ascii="宋体" w:hAnsi="宋体" w:eastAsia="宋体" w:cs="宋体"/>
          <w:bCs/>
          <w:color w:val="FF0000"/>
          <w:szCs w:val="21"/>
          <w:highlight w:val="none"/>
        </w:rPr>
      </w:pPr>
      <w:r>
        <w:rPr>
          <w:rFonts w:hint="eastAsia" w:ascii="宋体" w:hAnsi="宋体" w:eastAsia="宋体" w:cs="宋体"/>
          <w:b/>
          <w:bCs/>
          <w:color w:val="FF0000"/>
          <w:szCs w:val="21"/>
          <w:highlight w:val="none"/>
        </w:rPr>
        <w:t>转账备注：</w:t>
      </w:r>
    </w:p>
    <w:p w14:paraId="6B49B9C7">
      <w:pPr>
        <w:ind w:firstLine="420" w:firstLineChars="200"/>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项目编号+项目名称</w:t>
      </w:r>
    </w:p>
    <w:p w14:paraId="28D432F0">
      <w:pPr>
        <w:ind w:firstLine="420" w:firstLineChars="200"/>
        <w:jc w:val="left"/>
      </w:pPr>
    </w:p>
    <w:p w14:paraId="53D45526">
      <w:pPr>
        <w:rPr>
          <w:rFonts w:hint="eastAsia"/>
          <w:sz w:val="28"/>
          <w:szCs w:val="28"/>
        </w:rPr>
      </w:pPr>
      <w:bookmarkStart w:id="34" w:name="_Toc128884461"/>
      <w:r>
        <w:rPr>
          <w:rFonts w:hint="eastAsia"/>
          <w:sz w:val="28"/>
          <w:szCs w:val="28"/>
        </w:rPr>
        <w:br w:type="page"/>
      </w:r>
    </w:p>
    <w:p w14:paraId="35162155">
      <w:pPr>
        <w:pStyle w:val="6"/>
        <w:rPr>
          <w:sz w:val="28"/>
          <w:szCs w:val="28"/>
        </w:rPr>
      </w:pPr>
      <w:r>
        <w:rPr>
          <w:rFonts w:hint="eastAsia"/>
          <w:sz w:val="28"/>
          <w:szCs w:val="28"/>
        </w:rPr>
        <w:t>第三章 用户需求书</w:t>
      </w:r>
    </w:p>
    <w:p w14:paraId="1984CB1D">
      <w:pPr>
        <w:pStyle w:val="6"/>
        <w:spacing w:before="156" w:beforeLines="50" w:after="156" w:afterLines="50"/>
        <w:rPr>
          <w:szCs w:val="24"/>
        </w:rPr>
      </w:pPr>
      <w:r>
        <w:rPr>
          <w:rFonts w:hint="eastAsia"/>
          <w:szCs w:val="24"/>
        </w:rPr>
        <w:t>一、项目基本信息</w:t>
      </w:r>
    </w:p>
    <w:tbl>
      <w:tblPr>
        <w:tblStyle w:val="42"/>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6"/>
        <w:gridCol w:w="5941"/>
        <w:gridCol w:w="2260"/>
      </w:tblGrid>
      <w:tr w14:paraId="07C0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726" w:type="dxa"/>
            <w:vAlign w:val="center"/>
          </w:tcPr>
          <w:p w14:paraId="5F159951">
            <w:pPr>
              <w:keepNext w:val="0"/>
              <w:keepLines w:val="0"/>
              <w:suppressLineNumbers w:val="0"/>
              <w:spacing w:before="0" w:beforeAutospacing="0" w:after="0" w:afterAutospacing="0"/>
              <w:ind w:left="0" w:right="0"/>
              <w:jc w:val="center"/>
              <w:rPr>
                <w:rFonts w:hint="default"/>
                <w:b/>
                <w:bCs w:val="0"/>
                <w:szCs w:val="21"/>
              </w:rPr>
            </w:pPr>
            <w:r>
              <w:rPr>
                <w:rFonts w:hint="eastAsia"/>
                <w:b/>
                <w:bCs w:val="0"/>
                <w:szCs w:val="21"/>
              </w:rPr>
              <w:t>序号</w:t>
            </w:r>
          </w:p>
        </w:tc>
        <w:tc>
          <w:tcPr>
            <w:tcW w:w="5941" w:type="dxa"/>
            <w:vAlign w:val="center"/>
          </w:tcPr>
          <w:p w14:paraId="0A5B9AE6">
            <w:pPr>
              <w:keepNext w:val="0"/>
              <w:keepLines w:val="0"/>
              <w:suppressLineNumbers w:val="0"/>
              <w:spacing w:before="0" w:beforeAutospacing="0" w:after="0" w:afterAutospacing="0"/>
              <w:ind w:left="0" w:right="0"/>
              <w:jc w:val="center"/>
              <w:rPr>
                <w:rFonts w:hint="default"/>
                <w:b/>
                <w:bCs w:val="0"/>
                <w:szCs w:val="21"/>
              </w:rPr>
            </w:pPr>
            <w:r>
              <w:rPr>
                <w:rFonts w:hint="eastAsia"/>
                <w:b/>
                <w:bCs w:val="0"/>
                <w:szCs w:val="21"/>
              </w:rPr>
              <w:t>采购项目名称</w:t>
            </w:r>
          </w:p>
        </w:tc>
        <w:tc>
          <w:tcPr>
            <w:tcW w:w="2260" w:type="dxa"/>
            <w:vAlign w:val="center"/>
          </w:tcPr>
          <w:p w14:paraId="020E8EEF">
            <w:pPr>
              <w:keepNext w:val="0"/>
              <w:keepLines w:val="0"/>
              <w:suppressLineNumbers w:val="0"/>
              <w:spacing w:before="0" w:beforeAutospacing="0" w:after="0" w:afterAutospacing="0"/>
              <w:ind w:left="0" w:right="0"/>
              <w:jc w:val="center"/>
              <w:rPr>
                <w:rFonts w:hint="default"/>
                <w:b/>
                <w:bCs w:val="0"/>
                <w:color w:val="FF0000"/>
                <w:szCs w:val="21"/>
              </w:rPr>
            </w:pPr>
            <w:r>
              <w:rPr>
                <w:rFonts w:hint="eastAsia"/>
                <w:b/>
                <w:bCs w:val="0"/>
                <w:color w:val="FF0000"/>
                <w:szCs w:val="21"/>
              </w:rPr>
              <w:t>预算金额（元）</w:t>
            </w:r>
          </w:p>
        </w:tc>
      </w:tr>
      <w:tr w14:paraId="7D73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726" w:type="dxa"/>
            <w:vAlign w:val="center"/>
          </w:tcPr>
          <w:p w14:paraId="72F80D9E">
            <w:pPr>
              <w:keepNext w:val="0"/>
              <w:keepLines w:val="0"/>
              <w:suppressLineNumbers w:val="0"/>
              <w:spacing w:before="0" w:beforeAutospacing="0" w:after="0" w:afterAutospacing="0"/>
              <w:ind w:left="0" w:right="0"/>
              <w:jc w:val="center"/>
              <w:rPr>
                <w:rFonts w:hint="default"/>
                <w:bCs/>
                <w:szCs w:val="21"/>
              </w:rPr>
            </w:pPr>
            <w:r>
              <w:rPr>
                <w:rFonts w:hint="eastAsia"/>
                <w:bCs/>
                <w:szCs w:val="21"/>
              </w:rPr>
              <w:t>1</w:t>
            </w:r>
          </w:p>
        </w:tc>
        <w:tc>
          <w:tcPr>
            <w:tcW w:w="5941" w:type="dxa"/>
            <w:vAlign w:val="center"/>
          </w:tcPr>
          <w:p w14:paraId="5C9F6EBE">
            <w:pPr>
              <w:keepNext w:val="0"/>
              <w:keepLines w:val="0"/>
              <w:suppressLineNumbers w:val="0"/>
              <w:spacing w:before="0" w:beforeAutospacing="0" w:after="0" w:afterAutospacing="0"/>
              <w:ind w:left="0" w:right="0"/>
              <w:jc w:val="center"/>
              <w:rPr>
                <w:rFonts w:hint="default"/>
                <w:bCs/>
                <w:szCs w:val="21"/>
              </w:rPr>
            </w:pPr>
            <w:r>
              <w:rPr>
                <w:rFonts w:hint="default"/>
                <w:bCs/>
                <w:szCs w:val="21"/>
              </w:rPr>
              <w:t>深圳市新华医院低值易耗品采购项目（第二批）</w:t>
            </w:r>
          </w:p>
        </w:tc>
        <w:tc>
          <w:tcPr>
            <w:tcW w:w="2260" w:type="dxa"/>
            <w:vAlign w:val="center"/>
          </w:tcPr>
          <w:p w14:paraId="470817FE">
            <w:pPr>
              <w:keepNext w:val="0"/>
              <w:keepLines w:val="0"/>
              <w:suppressLineNumbers w:val="0"/>
              <w:spacing w:before="0" w:beforeAutospacing="0" w:after="0" w:afterAutospacing="0"/>
              <w:ind w:left="0" w:right="0"/>
              <w:jc w:val="center"/>
              <w:rPr>
                <w:rFonts w:hint="default"/>
                <w:b/>
                <w:bCs/>
                <w:color w:val="FF0000"/>
                <w:szCs w:val="21"/>
              </w:rPr>
            </w:pPr>
            <w:r>
              <w:rPr>
                <w:rFonts w:hint="eastAsia" w:ascii="宋体" w:hAnsi="宋体" w:eastAsia="宋体" w:cs="Times New Roman"/>
                <w:b/>
                <w:bCs/>
                <w:color w:val="FF0000"/>
                <w:szCs w:val="21"/>
                <w:lang w:val="en-US" w:eastAsia="zh-CN"/>
              </w:rPr>
              <w:t>903700</w:t>
            </w:r>
          </w:p>
        </w:tc>
      </w:tr>
    </w:tbl>
    <w:p w14:paraId="758D30BF">
      <w:pPr>
        <w:pStyle w:val="6"/>
        <w:spacing w:before="120" w:beforeLines="50" w:after="120" w:afterLines="50"/>
        <w:rPr>
          <w:rFonts w:hint="eastAsia" w:eastAsia="宋体"/>
          <w:szCs w:val="24"/>
          <w:lang w:eastAsia="zh-CN"/>
        </w:rPr>
      </w:pPr>
      <w:bookmarkStart w:id="35" w:name="_Hlk72258617"/>
      <w:r>
        <w:rPr>
          <w:rFonts w:hint="eastAsia"/>
          <w:szCs w:val="24"/>
        </w:rPr>
        <w:t>二、</w:t>
      </w:r>
      <w:r>
        <w:rPr>
          <w:rFonts w:hint="eastAsia"/>
          <w:szCs w:val="24"/>
          <w:lang w:eastAsia="zh-CN"/>
        </w:rPr>
        <w:t>货物清单明细</w:t>
      </w:r>
    </w:p>
    <w:tbl>
      <w:tblPr>
        <w:tblStyle w:val="42"/>
        <w:tblW w:w="90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57"/>
        <w:gridCol w:w="2380"/>
        <w:gridCol w:w="1880"/>
        <w:gridCol w:w="680"/>
        <w:gridCol w:w="679"/>
        <w:gridCol w:w="1060"/>
        <w:gridCol w:w="1160"/>
        <w:gridCol w:w="780"/>
      </w:tblGrid>
      <w:tr w14:paraId="17C2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4517D3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序号</w:t>
            </w:r>
          </w:p>
        </w:tc>
        <w:tc>
          <w:tcPr>
            <w:tcW w:w="2380" w:type="dxa"/>
            <w:shd w:val="clear" w:color="auto" w:fill="auto"/>
            <w:vAlign w:val="center"/>
          </w:tcPr>
          <w:p w14:paraId="595FDE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货物名称（标的名称）</w:t>
            </w:r>
          </w:p>
        </w:tc>
        <w:tc>
          <w:tcPr>
            <w:tcW w:w="1880" w:type="dxa"/>
            <w:shd w:val="clear" w:color="auto" w:fill="auto"/>
            <w:vAlign w:val="center"/>
          </w:tcPr>
          <w:p w14:paraId="2BB658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规格</w:t>
            </w:r>
          </w:p>
        </w:tc>
        <w:tc>
          <w:tcPr>
            <w:tcW w:w="680" w:type="dxa"/>
            <w:shd w:val="clear" w:color="auto" w:fill="auto"/>
            <w:vAlign w:val="center"/>
          </w:tcPr>
          <w:p w14:paraId="688FFB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数量</w:t>
            </w:r>
          </w:p>
        </w:tc>
        <w:tc>
          <w:tcPr>
            <w:tcW w:w="679" w:type="dxa"/>
            <w:shd w:val="clear" w:color="auto" w:fill="auto"/>
            <w:vAlign w:val="center"/>
          </w:tcPr>
          <w:p w14:paraId="2736BA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单位</w:t>
            </w:r>
          </w:p>
        </w:tc>
        <w:tc>
          <w:tcPr>
            <w:tcW w:w="1060" w:type="dxa"/>
            <w:shd w:val="clear" w:color="auto" w:fill="auto"/>
            <w:vAlign w:val="center"/>
          </w:tcPr>
          <w:p w14:paraId="7029E16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b/>
                <w:bCs/>
                <w:i w:val="0"/>
                <w:iCs w:val="0"/>
                <w:color w:val="000000"/>
                <w:sz w:val="20"/>
                <w:szCs w:val="20"/>
                <w:u w:val="none"/>
                <w:lang w:val="en-US" w:eastAsia="zh-CN"/>
              </w:rPr>
            </w:pPr>
            <w:r>
              <w:rPr>
                <w:rFonts w:hint="eastAsia" w:ascii="宋体" w:hAnsi="宋体" w:eastAsia="宋体" w:cs="宋体"/>
                <w:b/>
                <w:bCs/>
                <w:i w:val="0"/>
                <w:iCs w:val="0"/>
                <w:color w:val="000000"/>
                <w:sz w:val="20"/>
                <w:szCs w:val="20"/>
                <w:u w:val="none"/>
                <w:lang w:val="en-US" w:eastAsia="zh-CN"/>
              </w:rPr>
              <w:t>单价最高限价</w:t>
            </w:r>
          </w:p>
          <w:p w14:paraId="02121C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b/>
                <w:bCs/>
                <w:kern w:val="2"/>
                <w:sz w:val="22"/>
                <w:szCs w:val="21"/>
                <w:lang w:val="en-US" w:eastAsia="zh-CN" w:bidi="ar-SA"/>
              </w:rPr>
            </w:pPr>
            <w:r>
              <w:rPr>
                <w:rFonts w:hint="eastAsia" w:ascii="宋体" w:hAnsi="宋体" w:eastAsia="宋体" w:cs="宋体"/>
                <w:b/>
                <w:bCs/>
                <w:i w:val="0"/>
                <w:iCs w:val="0"/>
                <w:color w:val="000000"/>
                <w:kern w:val="2"/>
                <w:sz w:val="20"/>
                <w:szCs w:val="20"/>
                <w:u w:val="none"/>
                <w:lang w:val="en-US" w:eastAsia="zh-CN" w:bidi="ar-SA"/>
              </w:rPr>
              <w:t>（元）</w:t>
            </w:r>
          </w:p>
        </w:tc>
        <w:tc>
          <w:tcPr>
            <w:tcW w:w="1160" w:type="dxa"/>
            <w:shd w:val="clear" w:color="auto" w:fill="auto"/>
            <w:vAlign w:val="center"/>
          </w:tcPr>
          <w:p w14:paraId="464B5F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sz w:val="20"/>
                <w:szCs w:val="20"/>
                <w:u w:val="none"/>
              </w:rPr>
              <w:t>是否接受进口</w:t>
            </w:r>
          </w:p>
        </w:tc>
        <w:tc>
          <w:tcPr>
            <w:tcW w:w="780" w:type="dxa"/>
            <w:shd w:val="clear" w:color="auto" w:fill="auto"/>
            <w:vAlign w:val="center"/>
          </w:tcPr>
          <w:p w14:paraId="2F873A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color w:val="FF0000"/>
                <w:sz w:val="20"/>
                <w:szCs w:val="20"/>
                <w:lang w:val="en-US" w:eastAsia="zh-CN"/>
              </w:rPr>
              <w:t>标的所属行业</w:t>
            </w:r>
          </w:p>
        </w:tc>
      </w:tr>
      <w:tr w14:paraId="3778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23738D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一、工作服类</w:t>
            </w:r>
          </w:p>
        </w:tc>
      </w:tr>
      <w:tr w14:paraId="0913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61364E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2380" w:type="dxa"/>
            <w:shd w:val="clear" w:color="auto" w:fill="auto"/>
            <w:vAlign w:val="center"/>
          </w:tcPr>
          <w:p w14:paraId="59D4E3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医生夏服</w:t>
            </w:r>
            <w:r>
              <w:rPr>
                <w:rFonts w:hint="eastAsia" w:ascii="宋体" w:hAnsi="宋体" w:eastAsia="宋体" w:cs="宋体"/>
                <w:color w:val="000000"/>
                <w:sz w:val="20"/>
                <w:szCs w:val="20"/>
                <w:u w:val="none"/>
                <w:lang w:val="en-US" w:eastAsia="zh-CN" w:bidi="ar"/>
              </w:rPr>
              <w:t>（男/女款）</w:t>
            </w:r>
          </w:p>
        </w:tc>
        <w:tc>
          <w:tcPr>
            <w:tcW w:w="1880" w:type="dxa"/>
            <w:shd w:val="clear" w:color="auto" w:fill="auto"/>
            <w:vAlign w:val="center"/>
          </w:tcPr>
          <w:p w14:paraId="7AEDD7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5C0D47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w:t>
            </w:r>
          </w:p>
        </w:tc>
        <w:tc>
          <w:tcPr>
            <w:tcW w:w="679" w:type="dxa"/>
            <w:shd w:val="clear" w:color="auto" w:fill="auto"/>
            <w:vAlign w:val="center"/>
          </w:tcPr>
          <w:p w14:paraId="6FE9D1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707051F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150</w:t>
            </w:r>
          </w:p>
        </w:tc>
        <w:tc>
          <w:tcPr>
            <w:tcW w:w="1160" w:type="dxa"/>
            <w:shd w:val="clear" w:color="auto" w:fill="auto"/>
            <w:vAlign w:val="center"/>
          </w:tcPr>
          <w:p w14:paraId="360A2A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1A217E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7270B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58157D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2380" w:type="dxa"/>
            <w:shd w:val="clear" w:color="auto" w:fill="auto"/>
            <w:vAlign w:val="center"/>
          </w:tcPr>
          <w:p w14:paraId="509046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护士夏服上衣（男</w:t>
            </w:r>
            <w:r>
              <w:rPr>
                <w:rFonts w:hint="eastAsia" w:ascii="宋体" w:hAnsi="宋体" w:eastAsia="宋体" w:cs="宋体"/>
                <w:color w:val="000000"/>
                <w:sz w:val="20"/>
                <w:szCs w:val="20"/>
                <w:u w:val="none"/>
                <w:lang w:val="en-US" w:eastAsia="zh-CN" w:bidi="ar"/>
              </w:rPr>
              <w:t>/女款）</w:t>
            </w:r>
          </w:p>
        </w:tc>
        <w:tc>
          <w:tcPr>
            <w:tcW w:w="1880" w:type="dxa"/>
            <w:shd w:val="clear" w:color="auto" w:fill="auto"/>
            <w:vAlign w:val="center"/>
          </w:tcPr>
          <w:p w14:paraId="5BA1D1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410F6B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153</w:t>
            </w:r>
          </w:p>
        </w:tc>
        <w:tc>
          <w:tcPr>
            <w:tcW w:w="679" w:type="dxa"/>
            <w:shd w:val="clear" w:color="auto" w:fill="auto"/>
            <w:vAlign w:val="center"/>
          </w:tcPr>
          <w:p w14:paraId="5A1EE5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0FC4F87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145</w:t>
            </w:r>
          </w:p>
        </w:tc>
        <w:tc>
          <w:tcPr>
            <w:tcW w:w="1160" w:type="dxa"/>
            <w:shd w:val="clear" w:color="auto" w:fill="auto"/>
            <w:vAlign w:val="center"/>
          </w:tcPr>
          <w:p w14:paraId="298FEE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03D84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7E0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8E0AB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2380" w:type="dxa"/>
            <w:shd w:val="clear" w:color="auto" w:fill="auto"/>
            <w:vAlign w:val="center"/>
          </w:tcPr>
          <w:p w14:paraId="21B0A6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护士夏服长裤</w:t>
            </w:r>
            <w:r>
              <w:rPr>
                <w:rFonts w:hint="eastAsia" w:ascii="宋体" w:hAnsi="宋体" w:eastAsia="宋体" w:cs="宋体"/>
                <w:color w:val="000000"/>
                <w:sz w:val="20"/>
                <w:szCs w:val="20"/>
                <w:u w:val="none"/>
                <w:lang w:val="en-US" w:eastAsia="zh-CN" w:bidi="ar"/>
              </w:rPr>
              <w:t>（男/女款）</w:t>
            </w:r>
          </w:p>
        </w:tc>
        <w:tc>
          <w:tcPr>
            <w:tcW w:w="1880" w:type="dxa"/>
            <w:shd w:val="clear" w:color="auto" w:fill="auto"/>
            <w:vAlign w:val="center"/>
          </w:tcPr>
          <w:p w14:paraId="035F6A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474877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153</w:t>
            </w:r>
          </w:p>
        </w:tc>
        <w:tc>
          <w:tcPr>
            <w:tcW w:w="679" w:type="dxa"/>
            <w:shd w:val="clear" w:color="auto" w:fill="auto"/>
            <w:vAlign w:val="center"/>
          </w:tcPr>
          <w:p w14:paraId="6C9409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7867A5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72</w:t>
            </w:r>
          </w:p>
        </w:tc>
        <w:tc>
          <w:tcPr>
            <w:tcW w:w="1160" w:type="dxa"/>
            <w:shd w:val="clear" w:color="auto" w:fill="auto"/>
            <w:vAlign w:val="center"/>
          </w:tcPr>
          <w:p w14:paraId="261D4A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A02F5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DD9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2B364B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p>
        </w:tc>
        <w:tc>
          <w:tcPr>
            <w:tcW w:w="2380" w:type="dxa"/>
            <w:shd w:val="clear" w:color="auto" w:fill="auto"/>
            <w:vAlign w:val="center"/>
          </w:tcPr>
          <w:p w14:paraId="31ACC2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医生冬服</w:t>
            </w:r>
            <w:r>
              <w:rPr>
                <w:rFonts w:hint="eastAsia" w:ascii="宋体" w:hAnsi="宋体" w:eastAsia="宋体" w:cs="宋体"/>
                <w:color w:val="000000"/>
                <w:sz w:val="20"/>
                <w:szCs w:val="20"/>
                <w:u w:val="none"/>
                <w:lang w:val="en-US" w:eastAsia="zh-CN" w:bidi="ar"/>
              </w:rPr>
              <w:t>（男/女款）</w:t>
            </w:r>
          </w:p>
        </w:tc>
        <w:tc>
          <w:tcPr>
            <w:tcW w:w="1880" w:type="dxa"/>
            <w:shd w:val="clear" w:color="auto" w:fill="auto"/>
            <w:vAlign w:val="center"/>
          </w:tcPr>
          <w:p w14:paraId="10398A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44513B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w:t>
            </w:r>
          </w:p>
        </w:tc>
        <w:tc>
          <w:tcPr>
            <w:tcW w:w="679" w:type="dxa"/>
            <w:shd w:val="clear" w:color="auto" w:fill="auto"/>
            <w:vAlign w:val="center"/>
          </w:tcPr>
          <w:p w14:paraId="034B52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40A1069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155</w:t>
            </w:r>
          </w:p>
        </w:tc>
        <w:tc>
          <w:tcPr>
            <w:tcW w:w="1160" w:type="dxa"/>
            <w:shd w:val="clear" w:color="auto" w:fill="auto"/>
            <w:vAlign w:val="center"/>
          </w:tcPr>
          <w:p w14:paraId="03E3C6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54A81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5EB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27A145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w:t>
            </w:r>
          </w:p>
        </w:tc>
        <w:tc>
          <w:tcPr>
            <w:tcW w:w="2380" w:type="dxa"/>
            <w:shd w:val="clear" w:color="auto" w:fill="auto"/>
            <w:vAlign w:val="center"/>
          </w:tcPr>
          <w:p w14:paraId="243E6A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护士冬服上衣（男</w:t>
            </w:r>
            <w:r>
              <w:rPr>
                <w:rFonts w:hint="eastAsia" w:ascii="宋体" w:hAnsi="宋体" w:eastAsia="宋体" w:cs="宋体"/>
                <w:color w:val="000000"/>
                <w:sz w:val="20"/>
                <w:szCs w:val="20"/>
                <w:u w:val="none"/>
                <w:lang w:val="en-US" w:eastAsia="zh-CN" w:bidi="ar"/>
              </w:rPr>
              <w:t>/女款）</w:t>
            </w:r>
          </w:p>
        </w:tc>
        <w:tc>
          <w:tcPr>
            <w:tcW w:w="1880" w:type="dxa"/>
            <w:shd w:val="clear" w:color="auto" w:fill="auto"/>
            <w:vAlign w:val="center"/>
          </w:tcPr>
          <w:p w14:paraId="06110A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5076E7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153</w:t>
            </w:r>
          </w:p>
        </w:tc>
        <w:tc>
          <w:tcPr>
            <w:tcW w:w="679" w:type="dxa"/>
            <w:shd w:val="clear" w:color="auto" w:fill="auto"/>
            <w:vAlign w:val="center"/>
          </w:tcPr>
          <w:p w14:paraId="2765A1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01717F3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149</w:t>
            </w:r>
          </w:p>
        </w:tc>
        <w:tc>
          <w:tcPr>
            <w:tcW w:w="1160" w:type="dxa"/>
            <w:shd w:val="clear" w:color="auto" w:fill="auto"/>
            <w:vAlign w:val="center"/>
          </w:tcPr>
          <w:p w14:paraId="0BCD5B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9B039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ED0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776738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w:t>
            </w:r>
          </w:p>
        </w:tc>
        <w:tc>
          <w:tcPr>
            <w:tcW w:w="2380" w:type="dxa"/>
            <w:shd w:val="clear" w:color="auto" w:fill="auto"/>
            <w:vAlign w:val="center"/>
          </w:tcPr>
          <w:p w14:paraId="40BB9D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护士冬服长裤（男</w:t>
            </w:r>
            <w:r>
              <w:rPr>
                <w:rFonts w:hint="eastAsia" w:ascii="宋体" w:hAnsi="宋体" w:eastAsia="宋体" w:cs="宋体"/>
                <w:color w:val="000000"/>
                <w:sz w:val="20"/>
                <w:szCs w:val="20"/>
                <w:u w:val="none"/>
                <w:lang w:val="en-US" w:eastAsia="zh-CN" w:bidi="ar"/>
              </w:rPr>
              <w:t>/女款）</w:t>
            </w:r>
          </w:p>
        </w:tc>
        <w:tc>
          <w:tcPr>
            <w:tcW w:w="1880" w:type="dxa"/>
            <w:shd w:val="clear" w:color="auto" w:fill="auto"/>
            <w:vAlign w:val="center"/>
          </w:tcPr>
          <w:p w14:paraId="147DE0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7FB7FD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153</w:t>
            </w:r>
          </w:p>
        </w:tc>
        <w:tc>
          <w:tcPr>
            <w:tcW w:w="679" w:type="dxa"/>
            <w:shd w:val="clear" w:color="auto" w:fill="auto"/>
            <w:vAlign w:val="center"/>
          </w:tcPr>
          <w:p w14:paraId="023AA7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2B6108B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73</w:t>
            </w:r>
          </w:p>
        </w:tc>
        <w:tc>
          <w:tcPr>
            <w:tcW w:w="1160" w:type="dxa"/>
            <w:shd w:val="clear" w:color="auto" w:fill="auto"/>
            <w:vAlign w:val="center"/>
          </w:tcPr>
          <w:p w14:paraId="7D456D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C9E7A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02C7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4450EF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7</w:t>
            </w:r>
          </w:p>
        </w:tc>
        <w:tc>
          <w:tcPr>
            <w:tcW w:w="2380" w:type="dxa"/>
            <w:shd w:val="clear" w:color="auto" w:fill="auto"/>
            <w:vAlign w:val="center"/>
          </w:tcPr>
          <w:p w14:paraId="793F97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护士毛衣</w:t>
            </w:r>
          </w:p>
        </w:tc>
        <w:tc>
          <w:tcPr>
            <w:tcW w:w="1880" w:type="dxa"/>
            <w:shd w:val="clear" w:color="auto" w:fill="auto"/>
            <w:vAlign w:val="center"/>
          </w:tcPr>
          <w:p w14:paraId="74F675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53880D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122</w:t>
            </w:r>
          </w:p>
        </w:tc>
        <w:tc>
          <w:tcPr>
            <w:tcW w:w="679" w:type="dxa"/>
            <w:shd w:val="clear" w:color="auto" w:fill="auto"/>
            <w:vAlign w:val="center"/>
          </w:tcPr>
          <w:p w14:paraId="453D6E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2EFF2CF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205</w:t>
            </w:r>
          </w:p>
        </w:tc>
        <w:tc>
          <w:tcPr>
            <w:tcW w:w="1160" w:type="dxa"/>
            <w:shd w:val="clear" w:color="auto" w:fill="auto"/>
            <w:vAlign w:val="center"/>
          </w:tcPr>
          <w:p w14:paraId="5EE373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94729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F68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179F69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w:t>
            </w:r>
          </w:p>
        </w:tc>
        <w:tc>
          <w:tcPr>
            <w:tcW w:w="2380" w:type="dxa"/>
            <w:shd w:val="clear" w:color="auto" w:fill="auto"/>
            <w:vAlign w:val="center"/>
          </w:tcPr>
          <w:p w14:paraId="4BD4D6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值班大衣</w:t>
            </w:r>
          </w:p>
        </w:tc>
        <w:tc>
          <w:tcPr>
            <w:tcW w:w="1880" w:type="dxa"/>
            <w:shd w:val="clear" w:color="auto" w:fill="auto"/>
            <w:vAlign w:val="center"/>
          </w:tcPr>
          <w:p w14:paraId="4164B3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7F617E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6AD9D2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3191EF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210</w:t>
            </w:r>
          </w:p>
        </w:tc>
        <w:tc>
          <w:tcPr>
            <w:tcW w:w="1160" w:type="dxa"/>
            <w:shd w:val="clear" w:color="auto" w:fill="auto"/>
            <w:vAlign w:val="center"/>
          </w:tcPr>
          <w:p w14:paraId="7ACA96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1FFAE6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03C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5C19FB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二、鞋帽配饰类</w:t>
            </w:r>
          </w:p>
        </w:tc>
      </w:tr>
      <w:tr w14:paraId="6712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1ED8CB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w:t>
            </w:r>
          </w:p>
        </w:tc>
        <w:tc>
          <w:tcPr>
            <w:tcW w:w="2380" w:type="dxa"/>
            <w:shd w:val="clear" w:color="auto" w:fill="auto"/>
            <w:vAlign w:val="center"/>
          </w:tcPr>
          <w:p w14:paraId="72564F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护士帽</w:t>
            </w:r>
          </w:p>
        </w:tc>
        <w:tc>
          <w:tcPr>
            <w:tcW w:w="1880" w:type="dxa"/>
            <w:shd w:val="clear" w:color="auto" w:fill="auto"/>
            <w:vAlign w:val="center"/>
          </w:tcPr>
          <w:p w14:paraId="4D9339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常规</w:t>
            </w:r>
          </w:p>
        </w:tc>
        <w:tc>
          <w:tcPr>
            <w:tcW w:w="680" w:type="dxa"/>
            <w:shd w:val="clear" w:color="auto" w:fill="auto"/>
            <w:vAlign w:val="center"/>
          </w:tcPr>
          <w:p w14:paraId="650F29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122</w:t>
            </w:r>
          </w:p>
        </w:tc>
        <w:tc>
          <w:tcPr>
            <w:tcW w:w="679" w:type="dxa"/>
            <w:shd w:val="clear" w:color="auto" w:fill="auto"/>
            <w:vAlign w:val="center"/>
          </w:tcPr>
          <w:p w14:paraId="1FD977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顶</w:t>
            </w:r>
          </w:p>
        </w:tc>
        <w:tc>
          <w:tcPr>
            <w:tcW w:w="1060" w:type="dxa"/>
            <w:shd w:val="clear" w:color="auto" w:fill="auto"/>
            <w:vAlign w:val="center"/>
          </w:tcPr>
          <w:p w14:paraId="7A70133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20</w:t>
            </w:r>
          </w:p>
        </w:tc>
        <w:tc>
          <w:tcPr>
            <w:tcW w:w="1160" w:type="dxa"/>
            <w:shd w:val="clear" w:color="auto" w:fill="auto"/>
            <w:vAlign w:val="center"/>
          </w:tcPr>
          <w:p w14:paraId="149F92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06784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51F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3E558A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2380" w:type="dxa"/>
            <w:shd w:val="clear" w:color="auto" w:fill="auto"/>
            <w:vAlign w:val="center"/>
          </w:tcPr>
          <w:p w14:paraId="570EA4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护士头花</w:t>
            </w:r>
          </w:p>
        </w:tc>
        <w:tc>
          <w:tcPr>
            <w:tcW w:w="1880" w:type="dxa"/>
            <w:shd w:val="clear" w:color="auto" w:fill="auto"/>
            <w:vAlign w:val="center"/>
          </w:tcPr>
          <w:p w14:paraId="424C2D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常规</w:t>
            </w:r>
          </w:p>
        </w:tc>
        <w:tc>
          <w:tcPr>
            <w:tcW w:w="680" w:type="dxa"/>
            <w:shd w:val="clear" w:color="auto" w:fill="auto"/>
            <w:vAlign w:val="center"/>
          </w:tcPr>
          <w:p w14:paraId="7D1D8B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122</w:t>
            </w:r>
          </w:p>
        </w:tc>
        <w:tc>
          <w:tcPr>
            <w:tcW w:w="679" w:type="dxa"/>
            <w:shd w:val="clear" w:color="auto" w:fill="auto"/>
            <w:vAlign w:val="center"/>
          </w:tcPr>
          <w:p w14:paraId="4DB349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0603C94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10</w:t>
            </w:r>
          </w:p>
        </w:tc>
        <w:tc>
          <w:tcPr>
            <w:tcW w:w="1160" w:type="dxa"/>
            <w:shd w:val="clear" w:color="auto" w:fill="auto"/>
            <w:vAlign w:val="center"/>
          </w:tcPr>
          <w:p w14:paraId="26445C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109C5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371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294DD7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11</w:t>
            </w:r>
          </w:p>
        </w:tc>
        <w:tc>
          <w:tcPr>
            <w:tcW w:w="2380" w:type="dxa"/>
            <w:shd w:val="clear" w:color="auto" w:fill="auto"/>
            <w:vAlign w:val="center"/>
          </w:tcPr>
          <w:p w14:paraId="63BB72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手术帽</w:t>
            </w:r>
          </w:p>
        </w:tc>
        <w:tc>
          <w:tcPr>
            <w:tcW w:w="1880" w:type="dxa"/>
            <w:shd w:val="clear" w:color="auto" w:fill="auto"/>
            <w:vAlign w:val="center"/>
          </w:tcPr>
          <w:p w14:paraId="2CC8C4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常规</w:t>
            </w:r>
          </w:p>
        </w:tc>
        <w:tc>
          <w:tcPr>
            <w:tcW w:w="680" w:type="dxa"/>
            <w:shd w:val="clear" w:color="auto" w:fill="auto"/>
            <w:vAlign w:val="center"/>
          </w:tcPr>
          <w:p w14:paraId="30C265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48</w:t>
            </w:r>
          </w:p>
        </w:tc>
        <w:tc>
          <w:tcPr>
            <w:tcW w:w="679" w:type="dxa"/>
            <w:shd w:val="clear" w:color="auto" w:fill="auto"/>
            <w:vAlign w:val="center"/>
          </w:tcPr>
          <w:p w14:paraId="2AFAC2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顶</w:t>
            </w:r>
          </w:p>
        </w:tc>
        <w:tc>
          <w:tcPr>
            <w:tcW w:w="1060" w:type="dxa"/>
            <w:shd w:val="clear" w:color="auto" w:fill="auto"/>
            <w:vAlign w:val="center"/>
          </w:tcPr>
          <w:p w14:paraId="53C624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15</w:t>
            </w:r>
          </w:p>
        </w:tc>
        <w:tc>
          <w:tcPr>
            <w:tcW w:w="1160" w:type="dxa"/>
            <w:shd w:val="clear" w:color="auto" w:fill="auto"/>
            <w:vAlign w:val="center"/>
          </w:tcPr>
          <w:p w14:paraId="174D1B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BBB75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738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43227A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2380" w:type="dxa"/>
            <w:shd w:val="clear" w:color="auto" w:fill="auto"/>
            <w:vAlign w:val="center"/>
          </w:tcPr>
          <w:p w14:paraId="0B61EC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EVA</w:t>
            </w:r>
            <w:r>
              <w:rPr>
                <w:rFonts w:hint="eastAsia" w:ascii="宋体" w:hAnsi="宋体" w:eastAsia="宋体" w:cs="宋体"/>
                <w:color w:val="000000"/>
                <w:sz w:val="20"/>
                <w:szCs w:val="20"/>
                <w:u w:val="none"/>
                <w:lang w:val="en-US" w:eastAsia="zh-CN" w:bidi="ar"/>
              </w:rPr>
              <w:t>手术鞋</w:t>
            </w:r>
          </w:p>
        </w:tc>
        <w:tc>
          <w:tcPr>
            <w:tcW w:w="1880" w:type="dxa"/>
            <w:shd w:val="clear" w:color="auto" w:fill="auto"/>
            <w:vAlign w:val="center"/>
          </w:tcPr>
          <w:p w14:paraId="1798E2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34-43</w:t>
            </w:r>
          </w:p>
        </w:tc>
        <w:tc>
          <w:tcPr>
            <w:tcW w:w="680" w:type="dxa"/>
            <w:shd w:val="clear" w:color="auto" w:fill="auto"/>
            <w:vAlign w:val="center"/>
          </w:tcPr>
          <w:p w14:paraId="65ADAD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w:t>
            </w:r>
          </w:p>
        </w:tc>
        <w:tc>
          <w:tcPr>
            <w:tcW w:w="679" w:type="dxa"/>
            <w:shd w:val="clear" w:color="auto" w:fill="auto"/>
            <w:vAlign w:val="center"/>
          </w:tcPr>
          <w:p w14:paraId="1045C9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w:t>
            </w:r>
          </w:p>
        </w:tc>
        <w:tc>
          <w:tcPr>
            <w:tcW w:w="1060" w:type="dxa"/>
            <w:shd w:val="clear" w:color="auto" w:fill="auto"/>
            <w:vAlign w:val="center"/>
          </w:tcPr>
          <w:p w14:paraId="2F82F78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195</w:t>
            </w:r>
          </w:p>
        </w:tc>
        <w:tc>
          <w:tcPr>
            <w:tcW w:w="1160" w:type="dxa"/>
            <w:shd w:val="clear" w:color="auto" w:fill="auto"/>
            <w:vAlign w:val="center"/>
          </w:tcPr>
          <w:p w14:paraId="3395A1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5C12A4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7588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B1156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13</w:t>
            </w:r>
          </w:p>
        </w:tc>
        <w:tc>
          <w:tcPr>
            <w:tcW w:w="2380" w:type="dxa"/>
            <w:shd w:val="clear" w:color="auto" w:fill="auto"/>
            <w:vAlign w:val="center"/>
          </w:tcPr>
          <w:p w14:paraId="42C8B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护士鞋</w:t>
            </w:r>
          </w:p>
        </w:tc>
        <w:tc>
          <w:tcPr>
            <w:tcW w:w="1880" w:type="dxa"/>
            <w:shd w:val="clear" w:color="auto" w:fill="auto"/>
            <w:vAlign w:val="center"/>
          </w:tcPr>
          <w:p w14:paraId="395914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34-43</w:t>
            </w:r>
          </w:p>
        </w:tc>
        <w:tc>
          <w:tcPr>
            <w:tcW w:w="680" w:type="dxa"/>
            <w:shd w:val="clear" w:color="auto" w:fill="auto"/>
            <w:vAlign w:val="center"/>
          </w:tcPr>
          <w:p w14:paraId="51D99C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122</w:t>
            </w:r>
          </w:p>
        </w:tc>
        <w:tc>
          <w:tcPr>
            <w:tcW w:w="679" w:type="dxa"/>
            <w:shd w:val="clear" w:color="auto" w:fill="auto"/>
            <w:vAlign w:val="center"/>
          </w:tcPr>
          <w:p w14:paraId="12CE01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w:t>
            </w:r>
          </w:p>
        </w:tc>
        <w:tc>
          <w:tcPr>
            <w:tcW w:w="1060" w:type="dxa"/>
            <w:shd w:val="clear" w:color="auto" w:fill="auto"/>
            <w:vAlign w:val="center"/>
          </w:tcPr>
          <w:p w14:paraId="6E5C946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190</w:t>
            </w:r>
          </w:p>
        </w:tc>
        <w:tc>
          <w:tcPr>
            <w:tcW w:w="1160" w:type="dxa"/>
            <w:shd w:val="clear" w:color="auto" w:fill="auto"/>
            <w:vAlign w:val="center"/>
          </w:tcPr>
          <w:p w14:paraId="392FFC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53D0E6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06DA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406695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w:t>
            </w:r>
          </w:p>
        </w:tc>
        <w:tc>
          <w:tcPr>
            <w:tcW w:w="2380" w:type="dxa"/>
            <w:shd w:val="clear" w:color="auto" w:fill="auto"/>
            <w:vAlign w:val="center"/>
          </w:tcPr>
          <w:p w14:paraId="4FDA5E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领带</w:t>
            </w:r>
          </w:p>
        </w:tc>
        <w:tc>
          <w:tcPr>
            <w:tcW w:w="1880" w:type="dxa"/>
            <w:shd w:val="clear" w:color="auto" w:fill="auto"/>
            <w:vAlign w:val="center"/>
          </w:tcPr>
          <w:p w14:paraId="443B8C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8*145cm/</w:t>
            </w:r>
            <w:r>
              <w:rPr>
                <w:rFonts w:hint="eastAsia" w:ascii="宋体" w:hAnsi="宋体" w:eastAsia="宋体" w:cs="宋体"/>
                <w:color w:val="000000"/>
                <w:sz w:val="20"/>
                <w:szCs w:val="20"/>
                <w:u w:val="none"/>
                <w:lang w:val="en-US" w:eastAsia="zh-CN" w:bidi="ar"/>
              </w:rPr>
              <w:t>定制</w:t>
            </w:r>
          </w:p>
        </w:tc>
        <w:tc>
          <w:tcPr>
            <w:tcW w:w="680" w:type="dxa"/>
            <w:shd w:val="clear" w:color="auto" w:fill="auto"/>
            <w:vAlign w:val="center"/>
          </w:tcPr>
          <w:p w14:paraId="4293F0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400</w:t>
            </w:r>
          </w:p>
        </w:tc>
        <w:tc>
          <w:tcPr>
            <w:tcW w:w="679" w:type="dxa"/>
            <w:shd w:val="clear" w:color="auto" w:fill="auto"/>
            <w:vAlign w:val="center"/>
          </w:tcPr>
          <w:p w14:paraId="2669D3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条</w:t>
            </w:r>
          </w:p>
        </w:tc>
        <w:tc>
          <w:tcPr>
            <w:tcW w:w="1060" w:type="dxa"/>
            <w:shd w:val="clear" w:color="auto" w:fill="auto"/>
            <w:vAlign w:val="center"/>
          </w:tcPr>
          <w:p w14:paraId="679E01B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26</w:t>
            </w:r>
          </w:p>
        </w:tc>
        <w:tc>
          <w:tcPr>
            <w:tcW w:w="1160" w:type="dxa"/>
            <w:shd w:val="clear" w:color="auto" w:fill="auto"/>
            <w:vAlign w:val="center"/>
          </w:tcPr>
          <w:p w14:paraId="4F6AD2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68997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56E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21E362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w:t>
            </w:r>
          </w:p>
        </w:tc>
        <w:tc>
          <w:tcPr>
            <w:tcW w:w="2380" w:type="dxa"/>
            <w:shd w:val="clear" w:color="auto" w:fill="auto"/>
            <w:vAlign w:val="center"/>
          </w:tcPr>
          <w:p w14:paraId="65687A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领结</w:t>
            </w:r>
          </w:p>
        </w:tc>
        <w:tc>
          <w:tcPr>
            <w:tcW w:w="1880" w:type="dxa"/>
            <w:shd w:val="clear" w:color="auto" w:fill="auto"/>
            <w:vAlign w:val="center"/>
          </w:tcPr>
          <w:p w14:paraId="56E47A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6*12cm/</w:t>
            </w:r>
            <w:r>
              <w:rPr>
                <w:rFonts w:hint="eastAsia" w:ascii="宋体" w:hAnsi="宋体" w:eastAsia="宋体" w:cs="宋体"/>
                <w:color w:val="000000"/>
                <w:sz w:val="20"/>
                <w:szCs w:val="20"/>
                <w:u w:val="none"/>
                <w:lang w:val="en-US" w:eastAsia="zh-CN" w:bidi="ar"/>
              </w:rPr>
              <w:t>定制</w:t>
            </w:r>
          </w:p>
        </w:tc>
        <w:tc>
          <w:tcPr>
            <w:tcW w:w="680" w:type="dxa"/>
            <w:shd w:val="clear" w:color="auto" w:fill="auto"/>
            <w:vAlign w:val="center"/>
          </w:tcPr>
          <w:p w14:paraId="5F718C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w:t>
            </w:r>
          </w:p>
        </w:tc>
        <w:tc>
          <w:tcPr>
            <w:tcW w:w="679" w:type="dxa"/>
            <w:shd w:val="clear" w:color="auto" w:fill="auto"/>
            <w:vAlign w:val="center"/>
          </w:tcPr>
          <w:p w14:paraId="7F18E3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57406F9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18</w:t>
            </w:r>
          </w:p>
        </w:tc>
        <w:tc>
          <w:tcPr>
            <w:tcW w:w="1160" w:type="dxa"/>
            <w:shd w:val="clear" w:color="auto" w:fill="auto"/>
            <w:vAlign w:val="center"/>
          </w:tcPr>
          <w:p w14:paraId="74EFEA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FDBD6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BFC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1E45B4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三、手术服及洗手服类</w:t>
            </w:r>
          </w:p>
        </w:tc>
      </w:tr>
      <w:tr w14:paraId="55D0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406E3D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w:t>
            </w:r>
          </w:p>
        </w:tc>
        <w:tc>
          <w:tcPr>
            <w:tcW w:w="2380" w:type="dxa"/>
            <w:shd w:val="clear" w:color="auto" w:fill="auto"/>
            <w:vAlign w:val="center"/>
          </w:tcPr>
          <w:p w14:paraId="50555A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标准型三防手术衣</w:t>
            </w:r>
          </w:p>
        </w:tc>
        <w:tc>
          <w:tcPr>
            <w:tcW w:w="1880" w:type="dxa"/>
            <w:shd w:val="clear" w:color="auto" w:fill="auto"/>
            <w:vAlign w:val="center"/>
          </w:tcPr>
          <w:p w14:paraId="186F96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6E4133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w:t>
            </w:r>
          </w:p>
        </w:tc>
        <w:tc>
          <w:tcPr>
            <w:tcW w:w="679" w:type="dxa"/>
            <w:shd w:val="clear" w:color="auto" w:fill="auto"/>
            <w:vAlign w:val="center"/>
          </w:tcPr>
          <w:p w14:paraId="54E400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343F74E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280</w:t>
            </w:r>
          </w:p>
        </w:tc>
        <w:tc>
          <w:tcPr>
            <w:tcW w:w="1160" w:type="dxa"/>
            <w:shd w:val="clear" w:color="auto" w:fill="auto"/>
            <w:vAlign w:val="center"/>
          </w:tcPr>
          <w:p w14:paraId="533018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177F50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760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2ACCB0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17</w:t>
            </w:r>
          </w:p>
        </w:tc>
        <w:tc>
          <w:tcPr>
            <w:tcW w:w="2380" w:type="dxa"/>
            <w:shd w:val="clear" w:color="auto" w:fill="auto"/>
            <w:vAlign w:val="center"/>
          </w:tcPr>
          <w:p w14:paraId="503EA5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短袖洗手衣</w:t>
            </w:r>
          </w:p>
        </w:tc>
        <w:tc>
          <w:tcPr>
            <w:tcW w:w="1880" w:type="dxa"/>
            <w:shd w:val="clear" w:color="auto" w:fill="auto"/>
            <w:vAlign w:val="center"/>
          </w:tcPr>
          <w:p w14:paraId="148F1B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0461B6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194</w:t>
            </w:r>
          </w:p>
        </w:tc>
        <w:tc>
          <w:tcPr>
            <w:tcW w:w="679" w:type="dxa"/>
            <w:shd w:val="clear" w:color="auto" w:fill="auto"/>
            <w:vAlign w:val="center"/>
          </w:tcPr>
          <w:p w14:paraId="145579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66E159C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60</w:t>
            </w:r>
          </w:p>
        </w:tc>
        <w:tc>
          <w:tcPr>
            <w:tcW w:w="1160" w:type="dxa"/>
            <w:shd w:val="clear" w:color="auto" w:fill="auto"/>
            <w:vAlign w:val="center"/>
          </w:tcPr>
          <w:p w14:paraId="0D4D62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548B6A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014B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4E854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w:t>
            </w:r>
          </w:p>
        </w:tc>
        <w:tc>
          <w:tcPr>
            <w:tcW w:w="2380" w:type="dxa"/>
            <w:shd w:val="clear" w:color="auto" w:fill="auto"/>
            <w:vAlign w:val="center"/>
          </w:tcPr>
          <w:p w14:paraId="38FFAD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短袖洗手衣裤子</w:t>
            </w:r>
          </w:p>
        </w:tc>
        <w:tc>
          <w:tcPr>
            <w:tcW w:w="1880" w:type="dxa"/>
            <w:shd w:val="clear" w:color="auto" w:fill="auto"/>
            <w:vAlign w:val="center"/>
          </w:tcPr>
          <w:p w14:paraId="332C2B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206B07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194</w:t>
            </w:r>
          </w:p>
        </w:tc>
        <w:tc>
          <w:tcPr>
            <w:tcW w:w="679" w:type="dxa"/>
            <w:shd w:val="clear" w:color="auto" w:fill="auto"/>
            <w:vAlign w:val="center"/>
          </w:tcPr>
          <w:p w14:paraId="64912E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391BD8C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53</w:t>
            </w:r>
          </w:p>
        </w:tc>
        <w:tc>
          <w:tcPr>
            <w:tcW w:w="1160" w:type="dxa"/>
            <w:shd w:val="clear" w:color="auto" w:fill="auto"/>
            <w:vAlign w:val="center"/>
          </w:tcPr>
          <w:p w14:paraId="47D04D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61F7C1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E7D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0FEB79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w:t>
            </w:r>
          </w:p>
        </w:tc>
        <w:tc>
          <w:tcPr>
            <w:tcW w:w="2380" w:type="dxa"/>
            <w:shd w:val="clear" w:color="auto" w:fill="auto"/>
            <w:vAlign w:val="center"/>
          </w:tcPr>
          <w:p w14:paraId="59BFC0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长袖洗手衣</w:t>
            </w:r>
          </w:p>
        </w:tc>
        <w:tc>
          <w:tcPr>
            <w:tcW w:w="1880" w:type="dxa"/>
            <w:shd w:val="clear" w:color="auto" w:fill="auto"/>
            <w:vAlign w:val="center"/>
          </w:tcPr>
          <w:p w14:paraId="525DA7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05B539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194</w:t>
            </w:r>
          </w:p>
        </w:tc>
        <w:tc>
          <w:tcPr>
            <w:tcW w:w="679" w:type="dxa"/>
            <w:shd w:val="clear" w:color="auto" w:fill="auto"/>
            <w:vAlign w:val="center"/>
          </w:tcPr>
          <w:p w14:paraId="028754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775A33F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63</w:t>
            </w:r>
          </w:p>
        </w:tc>
        <w:tc>
          <w:tcPr>
            <w:tcW w:w="1160" w:type="dxa"/>
            <w:shd w:val="clear" w:color="auto" w:fill="auto"/>
            <w:vAlign w:val="center"/>
          </w:tcPr>
          <w:p w14:paraId="505B04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7FF89D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C43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68C767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2380" w:type="dxa"/>
            <w:shd w:val="clear" w:color="auto" w:fill="auto"/>
            <w:vAlign w:val="center"/>
          </w:tcPr>
          <w:p w14:paraId="312A3F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长袖洗手衣裤子</w:t>
            </w:r>
          </w:p>
        </w:tc>
        <w:tc>
          <w:tcPr>
            <w:tcW w:w="1880" w:type="dxa"/>
            <w:shd w:val="clear" w:color="auto" w:fill="auto"/>
            <w:vAlign w:val="center"/>
          </w:tcPr>
          <w:p w14:paraId="0B1499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35F74C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194</w:t>
            </w:r>
          </w:p>
        </w:tc>
        <w:tc>
          <w:tcPr>
            <w:tcW w:w="679" w:type="dxa"/>
            <w:shd w:val="clear" w:color="auto" w:fill="auto"/>
            <w:vAlign w:val="center"/>
          </w:tcPr>
          <w:p w14:paraId="798AF1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6B30212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53</w:t>
            </w:r>
          </w:p>
        </w:tc>
        <w:tc>
          <w:tcPr>
            <w:tcW w:w="1160" w:type="dxa"/>
            <w:shd w:val="clear" w:color="auto" w:fill="auto"/>
            <w:vAlign w:val="center"/>
          </w:tcPr>
          <w:p w14:paraId="69290D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6C9D8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FA5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06B7C5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四、病人服类</w:t>
            </w:r>
          </w:p>
        </w:tc>
      </w:tr>
      <w:tr w14:paraId="3B4D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1EE2E4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w:t>
            </w:r>
          </w:p>
        </w:tc>
        <w:tc>
          <w:tcPr>
            <w:tcW w:w="2380" w:type="dxa"/>
            <w:shd w:val="clear" w:color="auto" w:fill="auto"/>
            <w:vAlign w:val="center"/>
          </w:tcPr>
          <w:p w14:paraId="6E55FB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病人服上衣</w:t>
            </w:r>
          </w:p>
        </w:tc>
        <w:tc>
          <w:tcPr>
            <w:tcW w:w="1880" w:type="dxa"/>
            <w:shd w:val="clear" w:color="auto" w:fill="auto"/>
            <w:vAlign w:val="center"/>
          </w:tcPr>
          <w:p w14:paraId="0653D8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21C457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w:t>
            </w:r>
          </w:p>
        </w:tc>
        <w:tc>
          <w:tcPr>
            <w:tcW w:w="679" w:type="dxa"/>
            <w:shd w:val="clear" w:color="auto" w:fill="auto"/>
            <w:vAlign w:val="center"/>
          </w:tcPr>
          <w:p w14:paraId="70D799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6B836B0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65</w:t>
            </w:r>
          </w:p>
        </w:tc>
        <w:tc>
          <w:tcPr>
            <w:tcW w:w="1160" w:type="dxa"/>
            <w:shd w:val="clear" w:color="auto" w:fill="auto"/>
            <w:vAlign w:val="center"/>
          </w:tcPr>
          <w:p w14:paraId="277E31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86862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0CA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6B8320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w:t>
            </w:r>
          </w:p>
        </w:tc>
        <w:tc>
          <w:tcPr>
            <w:tcW w:w="2380" w:type="dxa"/>
            <w:shd w:val="clear" w:color="auto" w:fill="auto"/>
            <w:vAlign w:val="center"/>
          </w:tcPr>
          <w:p w14:paraId="78AD44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病人服裤</w:t>
            </w:r>
          </w:p>
        </w:tc>
        <w:tc>
          <w:tcPr>
            <w:tcW w:w="1880" w:type="dxa"/>
            <w:shd w:val="clear" w:color="auto" w:fill="auto"/>
            <w:vAlign w:val="center"/>
          </w:tcPr>
          <w:p w14:paraId="62718F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3F5C80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w:t>
            </w:r>
          </w:p>
        </w:tc>
        <w:tc>
          <w:tcPr>
            <w:tcW w:w="679" w:type="dxa"/>
            <w:shd w:val="clear" w:color="auto" w:fill="auto"/>
            <w:vAlign w:val="center"/>
          </w:tcPr>
          <w:p w14:paraId="7B610C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条</w:t>
            </w:r>
          </w:p>
        </w:tc>
        <w:tc>
          <w:tcPr>
            <w:tcW w:w="1060" w:type="dxa"/>
            <w:shd w:val="clear" w:color="auto" w:fill="auto"/>
            <w:vAlign w:val="center"/>
          </w:tcPr>
          <w:p w14:paraId="510990B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55</w:t>
            </w:r>
          </w:p>
        </w:tc>
        <w:tc>
          <w:tcPr>
            <w:tcW w:w="1160" w:type="dxa"/>
            <w:shd w:val="clear" w:color="auto" w:fill="auto"/>
            <w:vAlign w:val="center"/>
          </w:tcPr>
          <w:p w14:paraId="4B53D04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BB61E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542A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50EA30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w:t>
            </w:r>
          </w:p>
        </w:tc>
        <w:tc>
          <w:tcPr>
            <w:tcW w:w="2380" w:type="dxa"/>
            <w:shd w:val="clear" w:color="auto" w:fill="auto"/>
            <w:vAlign w:val="center"/>
          </w:tcPr>
          <w:p w14:paraId="57BEC8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隔离衣</w:t>
            </w:r>
          </w:p>
        </w:tc>
        <w:tc>
          <w:tcPr>
            <w:tcW w:w="1880" w:type="dxa"/>
            <w:shd w:val="clear" w:color="auto" w:fill="auto"/>
            <w:vAlign w:val="center"/>
          </w:tcPr>
          <w:p w14:paraId="58AA20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423540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50950F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7A8539F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110</w:t>
            </w:r>
          </w:p>
        </w:tc>
        <w:tc>
          <w:tcPr>
            <w:tcW w:w="1160" w:type="dxa"/>
            <w:shd w:val="clear" w:color="auto" w:fill="auto"/>
            <w:vAlign w:val="center"/>
          </w:tcPr>
          <w:p w14:paraId="48A610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C5956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63D1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708D1B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w:t>
            </w:r>
          </w:p>
        </w:tc>
        <w:tc>
          <w:tcPr>
            <w:tcW w:w="2380" w:type="dxa"/>
            <w:shd w:val="clear" w:color="auto" w:fill="auto"/>
            <w:vAlign w:val="center"/>
          </w:tcPr>
          <w:p w14:paraId="27C844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特殊病员服</w:t>
            </w:r>
          </w:p>
        </w:tc>
        <w:tc>
          <w:tcPr>
            <w:tcW w:w="1880" w:type="dxa"/>
            <w:shd w:val="clear" w:color="auto" w:fill="auto"/>
            <w:vAlign w:val="center"/>
          </w:tcPr>
          <w:p w14:paraId="79790B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1B72B1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6D0A62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1AEFF8F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100</w:t>
            </w:r>
          </w:p>
        </w:tc>
        <w:tc>
          <w:tcPr>
            <w:tcW w:w="1160" w:type="dxa"/>
            <w:shd w:val="clear" w:color="auto" w:fill="auto"/>
            <w:vAlign w:val="center"/>
          </w:tcPr>
          <w:p w14:paraId="78827D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7F985C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4B8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42BAA8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25</w:t>
            </w:r>
          </w:p>
        </w:tc>
        <w:tc>
          <w:tcPr>
            <w:tcW w:w="2380" w:type="dxa"/>
            <w:shd w:val="clear" w:color="auto" w:fill="auto"/>
            <w:vAlign w:val="center"/>
          </w:tcPr>
          <w:p w14:paraId="791F40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VIP</w:t>
            </w:r>
            <w:r>
              <w:rPr>
                <w:rFonts w:hint="eastAsia" w:ascii="宋体" w:hAnsi="宋体" w:eastAsia="宋体" w:cs="宋体"/>
                <w:color w:val="000000"/>
                <w:sz w:val="20"/>
                <w:szCs w:val="20"/>
                <w:u w:val="none"/>
                <w:lang w:val="en-US" w:eastAsia="zh-CN" w:bidi="ar"/>
              </w:rPr>
              <w:t>病人服套装</w:t>
            </w:r>
          </w:p>
        </w:tc>
        <w:tc>
          <w:tcPr>
            <w:tcW w:w="1880" w:type="dxa"/>
            <w:shd w:val="clear" w:color="auto" w:fill="auto"/>
            <w:vAlign w:val="center"/>
          </w:tcPr>
          <w:p w14:paraId="29794D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4EF9E1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1BC8E9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套</w:t>
            </w:r>
          </w:p>
        </w:tc>
        <w:tc>
          <w:tcPr>
            <w:tcW w:w="1060" w:type="dxa"/>
            <w:shd w:val="clear" w:color="auto" w:fill="auto"/>
            <w:vAlign w:val="center"/>
          </w:tcPr>
          <w:p w14:paraId="552E5C3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130</w:t>
            </w:r>
          </w:p>
        </w:tc>
        <w:tc>
          <w:tcPr>
            <w:tcW w:w="1160" w:type="dxa"/>
            <w:shd w:val="clear" w:color="auto" w:fill="auto"/>
            <w:vAlign w:val="center"/>
          </w:tcPr>
          <w:p w14:paraId="7E2B62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ADEF8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CAA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18647A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26</w:t>
            </w:r>
          </w:p>
        </w:tc>
        <w:tc>
          <w:tcPr>
            <w:tcW w:w="2380" w:type="dxa"/>
            <w:shd w:val="clear" w:color="auto" w:fill="auto"/>
            <w:vAlign w:val="center"/>
          </w:tcPr>
          <w:p w14:paraId="42D633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妇产科孕产妇裙</w:t>
            </w:r>
          </w:p>
        </w:tc>
        <w:tc>
          <w:tcPr>
            <w:tcW w:w="1880" w:type="dxa"/>
            <w:shd w:val="clear" w:color="auto" w:fill="auto"/>
            <w:vAlign w:val="center"/>
          </w:tcPr>
          <w:p w14:paraId="500F78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611ECD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7D0EB9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4E70057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85</w:t>
            </w:r>
          </w:p>
        </w:tc>
        <w:tc>
          <w:tcPr>
            <w:tcW w:w="1160" w:type="dxa"/>
            <w:shd w:val="clear" w:color="auto" w:fill="auto"/>
            <w:vAlign w:val="center"/>
          </w:tcPr>
          <w:p w14:paraId="03E5CE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61C73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8BE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229765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27</w:t>
            </w:r>
          </w:p>
        </w:tc>
        <w:tc>
          <w:tcPr>
            <w:tcW w:w="2380" w:type="dxa"/>
            <w:shd w:val="clear" w:color="auto" w:fill="auto"/>
            <w:vAlign w:val="center"/>
          </w:tcPr>
          <w:p w14:paraId="73D25A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妇产科孕产妇衣</w:t>
            </w:r>
          </w:p>
        </w:tc>
        <w:tc>
          <w:tcPr>
            <w:tcW w:w="1880" w:type="dxa"/>
            <w:shd w:val="clear" w:color="auto" w:fill="auto"/>
            <w:vAlign w:val="center"/>
          </w:tcPr>
          <w:p w14:paraId="581ACF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09CC8C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3CE0EE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3EBF4A7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70</w:t>
            </w:r>
          </w:p>
        </w:tc>
        <w:tc>
          <w:tcPr>
            <w:tcW w:w="1160" w:type="dxa"/>
            <w:shd w:val="clear" w:color="auto" w:fill="auto"/>
            <w:vAlign w:val="center"/>
          </w:tcPr>
          <w:p w14:paraId="05FDCC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F0C57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E77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160A78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28</w:t>
            </w:r>
          </w:p>
        </w:tc>
        <w:tc>
          <w:tcPr>
            <w:tcW w:w="2380" w:type="dxa"/>
            <w:shd w:val="clear" w:color="auto" w:fill="auto"/>
            <w:vAlign w:val="center"/>
          </w:tcPr>
          <w:p w14:paraId="3B3879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妇产科孕产妇裤</w:t>
            </w:r>
          </w:p>
        </w:tc>
        <w:tc>
          <w:tcPr>
            <w:tcW w:w="1880" w:type="dxa"/>
            <w:shd w:val="clear" w:color="auto" w:fill="auto"/>
            <w:vAlign w:val="center"/>
          </w:tcPr>
          <w:p w14:paraId="749429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5591FF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51EF0B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257789A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60</w:t>
            </w:r>
          </w:p>
        </w:tc>
        <w:tc>
          <w:tcPr>
            <w:tcW w:w="1160" w:type="dxa"/>
            <w:shd w:val="clear" w:color="auto" w:fill="auto"/>
            <w:vAlign w:val="center"/>
          </w:tcPr>
          <w:p w14:paraId="2D3D1F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A56F7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3031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547A6E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29</w:t>
            </w:r>
          </w:p>
        </w:tc>
        <w:tc>
          <w:tcPr>
            <w:tcW w:w="2380" w:type="dxa"/>
            <w:shd w:val="clear" w:color="auto" w:fill="auto"/>
            <w:vAlign w:val="center"/>
          </w:tcPr>
          <w:p w14:paraId="248BFA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肠镜裤</w:t>
            </w:r>
          </w:p>
        </w:tc>
        <w:tc>
          <w:tcPr>
            <w:tcW w:w="1880" w:type="dxa"/>
            <w:shd w:val="clear" w:color="auto" w:fill="auto"/>
            <w:vAlign w:val="center"/>
          </w:tcPr>
          <w:p w14:paraId="2B7D67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S-XXXXL</w:t>
            </w:r>
          </w:p>
        </w:tc>
        <w:tc>
          <w:tcPr>
            <w:tcW w:w="680" w:type="dxa"/>
            <w:shd w:val="clear" w:color="auto" w:fill="auto"/>
            <w:vAlign w:val="center"/>
          </w:tcPr>
          <w:p w14:paraId="7177EA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w:t>
            </w:r>
          </w:p>
        </w:tc>
        <w:tc>
          <w:tcPr>
            <w:tcW w:w="679" w:type="dxa"/>
            <w:shd w:val="clear" w:color="auto" w:fill="auto"/>
            <w:vAlign w:val="center"/>
          </w:tcPr>
          <w:p w14:paraId="3D261D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件</w:t>
            </w:r>
          </w:p>
        </w:tc>
        <w:tc>
          <w:tcPr>
            <w:tcW w:w="1060" w:type="dxa"/>
            <w:shd w:val="clear" w:color="auto" w:fill="auto"/>
            <w:vAlign w:val="center"/>
          </w:tcPr>
          <w:p w14:paraId="38DACAA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100</w:t>
            </w:r>
          </w:p>
        </w:tc>
        <w:tc>
          <w:tcPr>
            <w:tcW w:w="1160" w:type="dxa"/>
            <w:shd w:val="clear" w:color="auto" w:fill="auto"/>
            <w:vAlign w:val="center"/>
          </w:tcPr>
          <w:p w14:paraId="2F9786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322B5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592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1CAC7C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五、床品系列</w:t>
            </w:r>
          </w:p>
        </w:tc>
      </w:tr>
      <w:tr w14:paraId="4542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0FCDEB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w:t>
            </w:r>
          </w:p>
        </w:tc>
        <w:tc>
          <w:tcPr>
            <w:tcW w:w="2380" w:type="dxa"/>
            <w:shd w:val="clear" w:color="auto" w:fill="auto"/>
            <w:vAlign w:val="center"/>
          </w:tcPr>
          <w:p w14:paraId="1AE37A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可水洗菱格枕芯</w:t>
            </w:r>
          </w:p>
        </w:tc>
        <w:tc>
          <w:tcPr>
            <w:tcW w:w="1880" w:type="dxa"/>
            <w:shd w:val="clear" w:color="auto" w:fill="auto"/>
            <w:vAlign w:val="center"/>
          </w:tcPr>
          <w:p w14:paraId="1ACE05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45*72cm</w:t>
            </w:r>
          </w:p>
        </w:tc>
        <w:tc>
          <w:tcPr>
            <w:tcW w:w="680" w:type="dxa"/>
            <w:shd w:val="clear" w:color="auto" w:fill="auto"/>
            <w:vAlign w:val="center"/>
          </w:tcPr>
          <w:p w14:paraId="53968E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540</w:t>
            </w:r>
          </w:p>
        </w:tc>
        <w:tc>
          <w:tcPr>
            <w:tcW w:w="679" w:type="dxa"/>
            <w:shd w:val="clear" w:color="auto" w:fill="auto"/>
            <w:vAlign w:val="center"/>
          </w:tcPr>
          <w:p w14:paraId="3AF8C2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25C7FCE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38</w:t>
            </w:r>
          </w:p>
        </w:tc>
        <w:tc>
          <w:tcPr>
            <w:tcW w:w="1160" w:type="dxa"/>
            <w:shd w:val="clear" w:color="auto" w:fill="auto"/>
            <w:vAlign w:val="center"/>
          </w:tcPr>
          <w:p w14:paraId="10DCD2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4B33D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749C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0D94AB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31</w:t>
            </w:r>
          </w:p>
        </w:tc>
        <w:tc>
          <w:tcPr>
            <w:tcW w:w="2380" w:type="dxa"/>
            <w:shd w:val="clear" w:color="auto" w:fill="auto"/>
            <w:vAlign w:val="center"/>
          </w:tcPr>
          <w:p w14:paraId="6B0180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棉被</w:t>
            </w:r>
            <w:commentRangeStart w:id="27"/>
            <w:r>
              <w:rPr>
                <w:rFonts w:hint="eastAsia" w:ascii="宋体" w:hAnsi="宋体" w:eastAsia="宋体" w:cs="宋体"/>
                <w:color w:val="000000"/>
                <w:sz w:val="20"/>
                <w:szCs w:val="20"/>
                <w:u w:val="none"/>
                <w:lang w:val="en-US" w:eastAsia="zh-CN" w:bidi="ar"/>
              </w:rPr>
              <w:t>2.5KG</w:t>
            </w:r>
            <w:commentRangeEnd w:id="27"/>
            <w:r>
              <w:rPr>
                <w:rFonts w:hint="default"/>
              </w:rPr>
              <w:commentReference w:id="27"/>
            </w:r>
          </w:p>
        </w:tc>
        <w:tc>
          <w:tcPr>
            <w:tcW w:w="1880" w:type="dxa"/>
            <w:shd w:val="clear" w:color="auto" w:fill="auto"/>
            <w:vAlign w:val="center"/>
          </w:tcPr>
          <w:p w14:paraId="03012C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150*200cm</w:t>
            </w:r>
          </w:p>
        </w:tc>
        <w:tc>
          <w:tcPr>
            <w:tcW w:w="680" w:type="dxa"/>
            <w:shd w:val="clear" w:color="auto" w:fill="auto"/>
            <w:vAlign w:val="center"/>
          </w:tcPr>
          <w:p w14:paraId="739A9D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540</w:t>
            </w:r>
          </w:p>
        </w:tc>
        <w:tc>
          <w:tcPr>
            <w:tcW w:w="679" w:type="dxa"/>
            <w:shd w:val="clear" w:color="auto" w:fill="auto"/>
            <w:vAlign w:val="center"/>
          </w:tcPr>
          <w:p w14:paraId="551812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w:t>
            </w:r>
          </w:p>
        </w:tc>
        <w:tc>
          <w:tcPr>
            <w:tcW w:w="1060" w:type="dxa"/>
            <w:shd w:val="clear" w:color="auto" w:fill="auto"/>
            <w:vAlign w:val="center"/>
          </w:tcPr>
          <w:p w14:paraId="754838A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130</w:t>
            </w:r>
          </w:p>
        </w:tc>
        <w:tc>
          <w:tcPr>
            <w:tcW w:w="1160" w:type="dxa"/>
            <w:shd w:val="clear" w:color="auto" w:fill="auto"/>
            <w:vAlign w:val="center"/>
          </w:tcPr>
          <w:p w14:paraId="4E71F5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92243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A96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5BC882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32</w:t>
            </w:r>
          </w:p>
        </w:tc>
        <w:tc>
          <w:tcPr>
            <w:tcW w:w="2380" w:type="dxa"/>
            <w:shd w:val="clear" w:color="auto" w:fill="auto"/>
            <w:vAlign w:val="center"/>
          </w:tcPr>
          <w:p w14:paraId="089AD1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夏被</w:t>
            </w:r>
            <w:commentRangeStart w:id="28"/>
            <w:r>
              <w:rPr>
                <w:rFonts w:hint="eastAsia" w:ascii="宋体" w:hAnsi="宋体" w:eastAsia="宋体" w:cs="宋体"/>
                <w:color w:val="000000"/>
                <w:sz w:val="20"/>
                <w:szCs w:val="20"/>
                <w:u w:val="none"/>
                <w:lang w:val="en-US" w:eastAsia="zh-CN" w:bidi="ar"/>
              </w:rPr>
              <w:t>1KG</w:t>
            </w:r>
            <w:commentRangeEnd w:id="28"/>
            <w:r>
              <w:rPr>
                <w:rFonts w:hint="default"/>
              </w:rPr>
              <w:commentReference w:id="28"/>
            </w:r>
          </w:p>
        </w:tc>
        <w:tc>
          <w:tcPr>
            <w:tcW w:w="1880" w:type="dxa"/>
            <w:shd w:val="clear" w:color="auto" w:fill="auto"/>
            <w:vAlign w:val="center"/>
          </w:tcPr>
          <w:p w14:paraId="53091C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150*200cm</w:t>
            </w:r>
          </w:p>
        </w:tc>
        <w:tc>
          <w:tcPr>
            <w:tcW w:w="680" w:type="dxa"/>
            <w:shd w:val="clear" w:color="auto" w:fill="auto"/>
            <w:vAlign w:val="center"/>
          </w:tcPr>
          <w:p w14:paraId="0E7C58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540</w:t>
            </w:r>
          </w:p>
        </w:tc>
        <w:tc>
          <w:tcPr>
            <w:tcW w:w="679" w:type="dxa"/>
            <w:shd w:val="clear" w:color="auto" w:fill="auto"/>
            <w:vAlign w:val="center"/>
          </w:tcPr>
          <w:p w14:paraId="41B003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w:t>
            </w:r>
          </w:p>
        </w:tc>
        <w:tc>
          <w:tcPr>
            <w:tcW w:w="1060" w:type="dxa"/>
            <w:shd w:val="clear" w:color="auto" w:fill="auto"/>
            <w:vAlign w:val="center"/>
          </w:tcPr>
          <w:p w14:paraId="184F378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125</w:t>
            </w:r>
          </w:p>
        </w:tc>
        <w:tc>
          <w:tcPr>
            <w:tcW w:w="1160" w:type="dxa"/>
            <w:shd w:val="clear" w:color="auto" w:fill="auto"/>
            <w:vAlign w:val="center"/>
          </w:tcPr>
          <w:p w14:paraId="680CB0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27959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90B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560EFB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33</w:t>
            </w:r>
          </w:p>
        </w:tc>
        <w:tc>
          <w:tcPr>
            <w:tcW w:w="2380" w:type="dxa"/>
            <w:shd w:val="clear" w:color="auto" w:fill="auto"/>
            <w:vAlign w:val="center"/>
          </w:tcPr>
          <w:p w14:paraId="1EB022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床褥</w:t>
            </w:r>
          </w:p>
        </w:tc>
        <w:tc>
          <w:tcPr>
            <w:tcW w:w="1880" w:type="dxa"/>
            <w:shd w:val="clear" w:color="auto" w:fill="auto"/>
            <w:vAlign w:val="center"/>
          </w:tcPr>
          <w:p w14:paraId="656AD4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195*92cm</w:t>
            </w:r>
          </w:p>
        </w:tc>
        <w:tc>
          <w:tcPr>
            <w:tcW w:w="680" w:type="dxa"/>
            <w:shd w:val="clear" w:color="auto" w:fill="auto"/>
            <w:vAlign w:val="center"/>
          </w:tcPr>
          <w:p w14:paraId="1CCC40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370</w:t>
            </w:r>
          </w:p>
        </w:tc>
        <w:tc>
          <w:tcPr>
            <w:tcW w:w="679" w:type="dxa"/>
            <w:shd w:val="clear" w:color="auto" w:fill="auto"/>
            <w:vAlign w:val="center"/>
          </w:tcPr>
          <w:p w14:paraId="23A6AC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w:t>
            </w:r>
          </w:p>
        </w:tc>
        <w:tc>
          <w:tcPr>
            <w:tcW w:w="1060" w:type="dxa"/>
            <w:shd w:val="clear" w:color="auto" w:fill="auto"/>
            <w:vAlign w:val="center"/>
          </w:tcPr>
          <w:p w14:paraId="480FEC1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105</w:t>
            </w:r>
          </w:p>
        </w:tc>
        <w:tc>
          <w:tcPr>
            <w:tcW w:w="1160" w:type="dxa"/>
            <w:shd w:val="clear" w:color="auto" w:fill="auto"/>
            <w:vAlign w:val="center"/>
          </w:tcPr>
          <w:p w14:paraId="4E1756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3DBDE7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CEF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591D86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34</w:t>
            </w:r>
          </w:p>
        </w:tc>
        <w:tc>
          <w:tcPr>
            <w:tcW w:w="2380" w:type="dxa"/>
            <w:shd w:val="clear" w:color="auto" w:fill="auto"/>
            <w:vAlign w:val="center"/>
          </w:tcPr>
          <w:p w14:paraId="4DBC5B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三角形翻身枕</w:t>
            </w:r>
          </w:p>
        </w:tc>
        <w:tc>
          <w:tcPr>
            <w:tcW w:w="1880" w:type="dxa"/>
            <w:shd w:val="clear" w:color="auto" w:fill="auto"/>
            <w:vAlign w:val="center"/>
          </w:tcPr>
          <w:p w14:paraId="0678C2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c>
          <w:tcPr>
            <w:tcW w:w="680" w:type="dxa"/>
            <w:shd w:val="clear" w:color="auto" w:fill="auto"/>
            <w:vAlign w:val="center"/>
          </w:tcPr>
          <w:p w14:paraId="596118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679" w:type="dxa"/>
            <w:shd w:val="clear" w:color="auto" w:fill="auto"/>
            <w:vAlign w:val="center"/>
          </w:tcPr>
          <w:p w14:paraId="33A9D9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48BE38E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35</w:t>
            </w:r>
          </w:p>
        </w:tc>
        <w:tc>
          <w:tcPr>
            <w:tcW w:w="1160" w:type="dxa"/>
            <w:shd w:val="clear" w:color="auto" w:fill="auto"/>
            <w:vAlign w:val="center"/>
          </w:tcPr>
          <w:p w14:paraId="6CAF39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5DF926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0B2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057695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35</w:t>
            </w:r>
          </w:p>
        </w:tc>
        <w:tc>
          <w:tcPr>
            <w:tcW w:w="2380" w:type="dxa"/>
            <w:shd w:val="clear" w:color="auto" w:fill="auto"/>
            <w:vAlign w:val="center"/>
          </w:tcPr>
          <w:p w14:paraId="5EA3DA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翻身枕套</w:t>
            </w:r>
          </w:p>
        </w:tc>
        <w:tc>
          <w:tcPr>
            <w:tcW w:w="1880" w:type="dxa"/>
            <w:shd w:val="clear" w:color="auto" w:fill="auto"/>
            <w:vAlign w:val="center"/>
          </w:tcPr>
          <w:p w14:paraId="712EA5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c>
          <w:tcPr>
            <w:tcW w:w="680" w:type="dxa"/>
            <w:shd w:val="clear" w:color="auto" w:fill="auto"/>
            <w:vAlign w:val="center"/>
          </w:tcPr>
          <w:p w14:paraId="7DD838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w:t>
            </w:r>
          </w:p>
        </w:tc>
        <w:tc>
          <w:tcPr>
            <w:tcW w:w="679" w:type="dxa"/>
            <w:shd w:val="clear" w:color="auto" w:fill="auto"/>
            <w:vAlign w:val="center"/>
          </w:tcPr>
          <w:p w14:paraId="658924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14C401B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20</w:t>
            </w:r>
          </w:p>
        </w:tc>
        <w:tc>
          <w:tcPr>
            <w:tcW w:w="1160" w:type="dxa"/>
            <w:shd w:val="clear" w:color="auto" w:fill="auto"/>
            <w:vAlign w:val="center"/>
          </w:tcPr>
          <w:p w14:paraId="101947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60CDEC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0845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1C4E2D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36</w:t>
            </w:r>
          </w:p>
        </w:tc>
        <w:tc>
          <w:tcPr>
            <w:tcW w:w="2380" w:type="dxa"/>
            <w:shd w:val="clear" w:color="auto" w:fill="auto"/>
            <w:vAlign w:val="center"/>
          </w:tcPr>
          <w:p w14:paraId="0DB58F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床笠（</w:t>
            </w:r>
            <w:r>
              <w:rPr>
                <w:rFonts w:hint="eastAsia" w:ascii="宋体" w:hAnsi="宋体" w:eastAsia="宋体" w:cs="宋体"/>
                <w:color w:val="000000"/>
                <w:sz w:val="20"/>
                <w:szCs w:val="20"/>
                <w:u w:val="none"/>
                <w:lang w:val="en-US" w:eastAsia="zh-CN" w:bidi="ar"/>
              </w:rPr>
              <w:t>手术室）</w:t>
            </w:r>
          </w:p>
        </w:tc>
        <w:tc>
          <w:tcPr>
            <w:tcW w:w="1880" w:type="dxa"/>
            <w:shd w:val="clear" w:color="auto" w:fill="auto"/>
            <w:vAlign w:val="center"/>
          </w:tcPr>
          <w:p w14:paraId="528F84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c>
          <w:tcPr>
            <w:tcW w:w="680" w:type="dxa"/>
            <w:shd w:val="clear" w:color="auto" w:fill="auto"/>
            <w:vAlign w:val="center"/>
          </w:tcPr>
          <w:p w14:paraId="2B690D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w:t>
            </w:r>
          </w:p>
        </w:tc>
        <w:tc>
          <w:tcPr>
            <w:tcW w:w="679" w:type="dxa"/>
            <w:shd w:val="clear" w:color="auto" w:fill="auto"/>
            <w:vAlign w:val="center"/>
          </w:tcPr>
          <w:p w14:paraId="725AB5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0D26D41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80</w:t>
            </w:r>
          </w:p>
        </w:tc>
        <w:tc>
          <w:tcPr>
            <w:tcW w:w="1160" w:type="dxa"/>
            <w:shd w:val="clear" w:color="auto" w:fill="auto"/>
            <w:vAlign w:val="center"/>
          </w:tcPr>
          <w:p w14:paraId="4F13FD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35FB9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D3F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7AE168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37</w:t>
            </w:r>
          </w:p>
        </w:tc>
        <w:tc>
          <w:tcPr>
            <w:tcW w:w="2380" w:type="dxa"/>
            <w:shd w:val="clear" w:color="auto" w:fill="auto"/>
            <w:vAlign w:val="center"/>
          </w:tcPr>
          <w:p w14:paraId="0DD6D7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枕套（</w:t>
            </w:r>
            <w:r>
              <w:rPr>
                <w:rFonts w:hint="eastAsia" w:ascii="宋体" w:hAnsi="宋体" w:eastAsia="宋体" w:cs="宋体"/>
                <w:color w:val="000000"/>
                <w:sz w:val="20"/>
                <w:szCs w:val="20"/>
                <w:u w:val="none"/>
                <w:lang w:val="en-US" w:eastAsia="zh-CN" w:bidi="ar"/>
              </w:rPr>
              <w:t>手术室）</w:t>
            </w:r>
          </w:p>
        </w:tc>
        <w:tc>
          <w:tcPr>
            <w:tcW w:w="1880" w:type="dxa"/>
            <w:shd w:val="clear" w:color="auto" w:fill="auto"/>
            <w:vAlign w:val="center"/>
          </w:tcPr>
          <w:p w14:paraId="656C05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c>
          <w:tcPr>
            <w:tcW w:w="680" w:type="dxa"/>
            <w:shd w:val="clear" w:color="auto" w:fill="auto"/>
            <w:vAlign w:val="center"/>
          </w:tcPr>
          <w:p w14:paraId="6D73C4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w:t>
            </w:r>
          </w:p>
        </w:tc>
        <w:tc>
          <w:tcPr>
            <w:tcW w:w="679" w:type="dxa"/>
            <w:shd w:val="clear" w:color="auto" w:fill="auto"/>
            <w:vAlign w:val="center"/>
          </w:tcPr>
          <w:p w14:paraId="055967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5A519D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24</w:t>
            </w:r>
          </w:p>
        </w:tc>
        <w:tc>
          <w:tcPr>
            <w:tcW w:w="1160" w:type="dxa"/>
            <w:shd w:val="clear" w:color="auto" w:fill="auto"/>
            <w:vAlign w:val="center"/>
          </w:tcPr>
          <w:p w14:paraId="596AE4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1A5CCF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741E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6222DE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38</w:t>
            </w:r>
          </w:p>
        </w:tc>
        <w:tc>
          <w:tcPr>
            <w:tcW w:w="2380" w:type="dxa"/>
            <w:shd w:val="clear" w:color="auto" w:fill="auto"/>
            <w:vAlign w:val="center"/>
          </w:tcPr>
          <w:p w14:paraId="439664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被套（</w:t>
            </w:r>
            <w:r>
              <w:rPr>
                <w:rFonts w:hint="eastAsia" w:ascii="宋体" w:hAnsi="宋体" w:eastAsia="宋体" w:cs="宋体"/>
                <w:color w:val="000000"/>
                <w:sz w:val="20"/>
                <w:szCs w:val="20"/>
                <w:u w:val="none"/>
                <w:lang w:val="en-US" w:eastAsia="zh-CN" w:bidi="ar"/>
              </w:rPr>
              <w:t>手术室）</w:t>
            </w:r>
          </w:p>
        </w:tc>
        <w:tc>
          <w:tcPr>
            <w:tcW w:w="1880" w:type="dxa"/>
            <w:shd w:val="clear" w:color="auto" w:fill="auto"/>
            <w:vAlign w:val="center"/>
          </w:tcPr>
          <w:p w14:paraId="521E00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c>
          <w:tcPr>
            <w:tcW w:w="680" w:type="dxa"/>
            <w:shd w:val="clear" w:color="auto" w:fill="auto"/>
            <w:vAlign w:val="center"/>
          </w:tcPr>
          <w:p w14:paraId="334CFB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60</w:t>
            </w:r>
          </w:p>
        </w:tc>
        <w:tc>
          <w:tcPr>
            <w:tcW w:w="679" w:type="dxa"/>
            <w:shd w:val="clear" w:color="auto" w:fill="auto"/>
            <w:vAlign w:val="center"/>
          </w:tcPr>
          <w:p w14:paraId="220E68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35CC97C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125</w:t>
            </w:r>
          </w:p>
        </w:tc>
        <w:tc>
          <w:tcPr>
            <w:tcW w:w="1160" w:type="dxa"/>
            <w:shd w:val="clear" w:color="auto" w:fill="auto"/>
            <w:vAlign w:val="center"/>
          </w:tcPr>
          <w:p w14:paraId="6539FF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F7397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707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597681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39</w:t>
            </w:r>
          </w:p>
        </w:tc>
        <w:tc>
          <w:tcPr>
            <w:tcW w:w="2380" w:type="dxa"/>
            <w:shd w:val="clear" w:color="auto" w:fill="auto"/>
            <w:vAlign w:val="center"/>
          </w:tcPr>
          <w:p w14:paraId="18E913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值班床笠</w:t>
            </w:r>
          </w:p>
        </w:tc>
        <w:tc>
          <w:tcPr>
            <w:tcW w:w="1880" w:type="dxa"/>
            <w:shd w:val="clear" w:color="auto" w:fill="auto"/>
            <w:vAlign w:val="center"/>
          </w:tcPr>
          <w:p w14:paraId="5834BB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90*195*15cm/</w:t>
            </w:r>
            <w:r>
              <w:rPr>
                <w:rFonts w:hint="eastAsia" w:ascii="宋体" w:hAnsi="宋体" w:eastAsia="宋体" w:cs="宋体"/>
                <w:color w:val="000000"/>
                <w:sz w:val="20"/>
                <w:szCs w:val="20"/>
                <w:u w:val="none"/>
                <w:lang w:val="en-US" w:eastAsia="zh-CN" w:bidi="ar"/>
              </w:rPr>
              <w:t>定制</w:t>
            </w:r>
          </w:p>
        </w:tc>
        <w:tc>
          <w:tcPr>
            <w:tcW w:w="680" w:type="dxa"/>
            <w:shd w:val="clear" w:color="auto" w:fill="auto"/>
            <w:vAlign w:val="center"/>
          </w:tcPr>
          <w:p w14:paraId="101BE6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340</w:t>
            </w:r>
          </w:p>
        </w:tc>
        <w:tc>
          <w:tcPr>
            <w:tcW w:w="679" w:type="dxa"/>
            <w:shd w:val="clear" w:color="auto" w:fill="auto"/>
            <w:vAlign w:val="center"/>
          </w:tcPr>
          <w:p w14:paraId="1B6E18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4D195A5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80</w:t>
            </w:r>
          </w:p>
        </w:tc>
        <w:tc>
          <w:tcPr>
            <w:tcW w:w="1160" w:type="dxa"/>
            <w:shd w:val="clear" w:color="auto" w:fill="auto"/>
            <w:vAlign w:val="center"/>
          </w:tcPr>
          <w:p w14:paraId="465817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16656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BF7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9ECDC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40</w:t>
            </w:r>
          </w:p>
        </w:tc>
        <w:tc>
          <w:tcPr>
            <w:tcW w:w="2380" w:type="dxa"/>
            <w:shd w:val="clear" w:color="auto" w:fill="auto"/>
            <w:vAlign w:val="center"/>
          </w:tcPr>
          <w:p w14:paraId="1C9D76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值班枕套</w:t>
            </w:r>
          </w:p>
        </w:tc>
        <w:tc>
          <w:tcPr>
            <w:tcW w:w="1880" w:type="dxa"/>
            <w:shd w:val="clear" w:color="auto" w:fill="auto"/>
            <w:vAlign w:val="center"/>
          </w:tcPr>
          <w:p w14:paraId="1C6F9F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48*75cm/</w:t>
            </w:r>
            <w:r>
              <w:rPr>
                <w:rFonts w:hint="eastAsia" w:ascii="宋体" w:hAnsi="宋体" w:eastAsia="宋体" w:cs="宋体"/>
                <w:color w:val="000000"/>
                <w:sz w:val="20"/>
                <w:szCs w:val="20"/>
                <w:u w:val="none"/>
                <w:lang w:val="en-US" w:eastAsia="zh-CN" w:bidi="ar"/>
              </w:rPr>
              <w:t>定制</w:t>
            </w:r>
          </w:p>
        </w:tc>
        <w:tc>
          <w:tcPr>
            <w:tcW w:w="680" w:type="dxa"/>
            <w:shd w:val="clear" w:color="auto" w:fill="auto"/>
            <w:vAlign w:val="center"/>
          </w:tcPr>
          <w:p w14:paraId="566D5B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680</w:t>
            </w:r>
          </w:p>
        </w:tc>
        <w:tc>
          <w:tcPr>
            <w:tcW w:w="679" w:type="dxa"/>
            <w:shd w:val="clear" w:color="auto" w:fill="auto"/>
            <w:vAlign w:val="center"/>
          </w:tcPr>
          <w:p w14:paraId="608C23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4C5795B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22</w:t>
            </w:r>
          </w:p>
        </w:tc>
        <w:tc>
          <w:tcPr>
            <w:tcW w:w="1160" w:type="dxa"/>
            <w:shd w:val="clear" w:color="auto" w:fill="auto"/>
            <w:vAlign w:val="center"/>
          </w:tcPr>
          <w:p w14:paraId="688600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806CC6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7B75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4E3335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41</w:t>
            </w:r>
          </w:p>
        </w:tc>
        <w:tc>
          <w:tcPr>
            <w:tcW w:w="2380" w:type="dxa"/>
            <w:shd w:val="clear" w:color="auto" w:fill="auto"/>
            <w:vAlign w:val="center"/>
          </w:tcPr>
          <w:p w14:paraId="4FB437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值班被套</w:t>
            </w:r>
          </w:p>
        </w:tc>
        <w:tc>
          <w:tcPr>
            <w:tcW w:w="1880" w:type="dxa"/>
            <w:shd w:val="clear" w:color="auto" w:fill="auto"/>
            <w:vAlign w:val="center"/>
          </w:tcPr>
          <w:p w14:paraId="75F699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160*220cm/</w:t>
            </w:r>
            <w:r>
              <w:rPr>
                <w:rFonts w:hint="eastAsia" w:ascii="宋体" w:hAnsi="宋体" w:eastAsia="宋体" w:cs="宋体"/>
                <w:color w:val="000000"/>
                <w:sz w:val="20"/>
                <w:szCs w:val="20"/>
                <w:u w:val="none"/>
                <w:lang w:val="en-US" w:eastAsia="zh-CN" w:bidi="ar"/>
              </w:rPr>
              <w:t>定制</w:t>
            </w:r>
          </w:p>
        </w:tc>
        <w:tc>
          <w:tcPr>
            <w:tcW w:w="680" w:type="dxa"/>
            <w:shd w:val="clear" w:color="auto" w:fill="auto"/>
            <w:vAlign w:val="center"/>
          </w:tcPr>
          <w:p w14:paraId="2EFCAF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340</w:t>
            </w:r>
          </w:p>
        </w:tc>
        <w:tc>
          <w:tcPr>
            <w:tcW w:w="679" w:type="dxa"/>
            <w:shd w:val="clear" w:color="auto" w:fill="auto"/>
            <w:vAlign w:val="center"/>
          </w:tcPr>
          <w:p w14:paraId="671DCE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30AEE18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118</w:t>
            </w:r>
          </w:p>
        </w:tc>
        <w:tc>
          <w:tcPr>
            <w:tcW w:w="1160" w:type="dxa"/>
            <w:shd w:val="clear" w:color="auto" w:fill="auto"/>
            <w:vAlign w:val="center"/>
          </w:tcPr>
          <w:p w14:paraId="3DBD7A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4CCE6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B4B5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3ABECC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42</w:t>
            </w:r>
          </w:p>
        </w:tc>
        <w:tc>
          <w:tcPr>
            <w:tcW w:w="2380" w:type="dxa"/>
            <w:shd w:val="clear" w:color="auto" w:fill="auto"/>
            <w:vAlign w:val="center"/>
          </w:tcPr>
          <w:p w14:paraId="106730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床笠（普通病房）</w:t>
            </w:r>
          </w:p>
        </w:tc>
        <w:tc>
          <w:tcPr>
            <w:tcW w:w="1880" w:type="dxa"/>
            <w:shd w:val="clear" w:color="auto" w:fill="auto"/>
            <w:vAlign w:val="center"/>
          </w:tcPr>
          <w:p w14:paraId="48428C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95*210*16</w:t>
            </w:r>
            <w:r>
              <w:rPr>
                <w:rFonts w:hint="eastAsia" w:ascii="宋体" w:hAnsi="宋体" w:eastAsia="宋体" w:cs="宋体"/>
                <w:color w:val="000000"/>
                <w:sz w:val="20"/>
                <w:szCs w:val="20"/>
                <w:u w:val="none"/>
                <w:lang w:val="en-US" w:eastAsia="zh-CN" w:bidi="ar"/>
              </w:rPr>
              <w:t>cm/定制</w:t>
            </w:r>
          </w:p>
        </w:tc>
        <w:tc>
          <w:tcPr>
            <w:tcW w:w="680" w:type="dxa"/>
            <w:shd w:val="clear" w:color="auto" w:fill="auto"/>
            <w:vAlign w:val="center"/>
          </w:tcPr>
          <w:p w14:paraId="741BC4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w:t>
            </w:r>
          </w:p>
        </w:tc>
        <w:tc>
          <w:tcPr>
            <w:tcW w:w="679" w:type="dxa"/>
            <w:shd w:val="clear" w:color="auto" w:fill="auto"/>
            <w:vAlign w:val="center"/>
          </w:tcPr>
          <w:p w14:paraId="2BCB16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6BCFD97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80</w:t>
            </w:r>
          </w:p>
        </w:tc>
        <w:tc>
          <w:tcPr>
            <w:tcW w:w="1160" w:type="dxa"/>
            <w:shd w:val="clear" w:color="auto" w:fill="auto"/>
            <w:vAlign w:val="center"/>
          </w:tcPr>
          <w:p w14:paraId="400F79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12855F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618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55AE76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43</w:t>
            </w:r>
          </w:p>
        </w:tc>
        <w:tc>
          <w:tcPr>
            <w:tcW w:w="2380" w:type="dxa"/>
            <w:shd w:val="clear" w:color="auto" w:fill="auto"/>
            <w:vAlign w:val="center"/>
          </w:tcPr>
          <w:p w14:paraId="425DA4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枕套（普通病房）</w:t>
            </w:r>
          </w:p>
        </w:tc>
        <w:tc>
          <w:tcPr>
            <w:tcW w:w="1880" w:type="dxa"/>
            <w:shd w:val="clear" w:color="auto" w:fill="auto"/>
            <w:vAlign w:val="center"/>
          </w:tcPr>
          <w:p w14:paraId="17E3E0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w:t>
            </w:r>
            <w:r>
              <w:rPr>
                <w:rFonts w:hint="eastAsia" w:ascii="宋体" w:hAnsi="宋体" w:eastAsia="宋体" w:cs="宋体"/>
                <w:color w:val="000000"/>
                <w:sz w:val="20"/>
                <w:szCs w:val="20"/>
                <w:u w:val="none"/>
                <w:lang w:val="en-US" w:eastAsia="zh-CN" w:bidi="ar"/>
              </w:rPr>
              <w:t>8*75cm/定制</w:t>
            </w:r>
          </w:p>
        </w:tc>
        <w:tc>
          <w:tcPr>
            <w:tcW w:w="680" w:type="dxa"/>
            <w:shd w:val="clear" w:color="auto" w:fill="auto"/>
            <w:vAlign w:val="center"/>
          </w:tcPr>
          <w:p w14:paraId="1E681F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400</w:t>
            </w:r>
          </w:p>
        </w:tc>
        <w:tc>
          <w:tcPr>
            <w:tcW w:w="679" w:type="dxa"/>
            <w:shd w:val="clear" w:color="auto" w:fill="auto"/>
            <w:vAlign w:val="center"/>
          </w:tcPr>
          <w:p w14:paraId="76A87E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01650B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22</w:t>
            </w:r>
          </w:p>
        </w:tc>
        <w:tc>
          <w:tcPr>
            <w:tcW w:w="1160" w:type="dxa"/>
            <w:shd w:val="clear" w:color="auto" w:fill="auto"/>
            <w:vAlign w:val="center"/>
          </w:tcPr>
          <w:p w14:paraId="766DB6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E63F6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8C6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CE716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44</w:t>
            </w:r>
          </w:p>
        </w:tc>
        <w:tc>
          <w:tcPr>
            <w:tcW w:w="2380" w:type="dxa"/>
            <w:shd w:val="clear" w:color="auto" w:fill="auto"/>
            <w:vAlign w:val="center"/>
          </w:tcPr>
          <w:p w14:paraId="29CF90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被套（普通病房）</w:t>
            </w:r>
          </w:p>
        </w:tc>
        <w:tc>
          <w:tcPr>
            <w:tcW w:w="1880" w:type="dxa"/>
            <w:shd w:val="clear" w:color="auto" w:fill="auto"/>
            <w:vAlign w:val="center"/>
          </w:tcPr>
          <w:p w14:paraId="7409A0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160*230</w:t>
            </w:r>
            <w:r>
              <w:rPr>
                <w:rFonts w:hint="eastAsia" w:ascii="宋体" w:hAnsi="宋体" w:eastAsia="宋体" w:cs="宋体"/>
                <w:color w:val="000000"/>
                <w:sz w:val="20"/>
                <w:szCs w:val="20"/>
                <w:u w:val="none"/>
                <w:lang w:val="en-US" w:eastAsia="zh-CN" w:bidi="ar"/>
              </w:rPr>
              <w:t>cm/定制</w:t>
            </w:r>
          </w:p>
        </w:tc>
        <w:tc>
          <w:tcPr>
            <w:tcW w:w="680" w:type="dxa"/>
            <w:shd w:val="clear" w:color="auto" w:fill="auto"/>
            <w:vAlign w:val="center"/>
          </w:tcPr>
          <w:p w14:paraId="7E3633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w:t>
            </w:r>
          </w:p>
        </w:tc>
        <w:tc>
          <w:tcPr>
            <w:tcW w:w="679" w:type="dxa"/>
            <w:shd w:val="clear" w:color="auto" w:fill="auto"/>
            <w:vAlign w:val="center"/>
          </w:tcPr>
          <w:p w14:paraId="28FE90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04C4A84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118</w:t>
            </w:r>
          </w:p>
        </w:tc>
        <w:tc>
          <w:tcPr>
            <w:tcW w:w="1160" w:type="dxa"/>
            <w:shd w:val="clear" w:color="auto" w:fill="auto"/>
            <w:vAlign w:val="center"/>
          </w:tcPr>
          <w:p w14:paraId="34591B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8AFD4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8FF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051624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45</w:t>
            </w:r>
          </w:p>
        </w:tc>
        <w:tc>
          <w:tcPr>
            <w:tcW w:w="2380" w:type="dxa"/>
            <w:shd w:val="clear" w:color="auto" w:fill="auto"/>
            <w:vAlign w:val="center"/>
          </w:tcPr>
          <w:p w14:paraId="13A115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专家值班室枕套</w:t>
            </w:r>
          </w:p>
        </w:tc>
        <w:tc>
          <w:tcPr>
            <w:tcW w:w="1880" w:type="dxa"/>
            <w:shd w:val="clear" w:color="auto" w:fill="auto"/>
            <w:vAlign w:val="center"/>
          </w:tcPr>
          <w:p w14:paraId="2F8075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lang w:val="en-US"/>
              </w:rPr>
            </w:pPr>
            <w:r>
              <w:rPr>
                <w:rFonts w:hint="eastAsia" w:ascii="宋体" w:hAnsi="宋体" w:eastAsia="宋体" w:cs="宋体"/>
                <w:i w:val="0"/>
                <w:iCs w:val="0"/>
                <w:color w:val="000000"/>
                <w:kern w:val="0"/>
                <w:sz w:val="20"/>
                <w:szCs w:val="20"/>
                <w:u w:val="none"/>
                <w:lang w:val="en-US" w:eastAsia="zh-CN" w:bidi="ar"/>
              </w:rPr>
              <w:t>长</w:t>
            </w:r>
            <w:r>
              <w:rPr>
                <w:rFonts w:hint="eastAsia" w:ascii="宋体" w:hAnsi="宋体" w:eastAsia="宋体" w:cs="宋体"/>
                <w:color w:val="000000"/>
                <w:sz w:val="20"/>
                <w:szCs w:val="20"/>
                <w:u w:val="none"/>
                <w:lang w:val="en-US" w:eastAsia="zh-CN" w:bidi="ar"/>
              </w:rPr>
              <w:t>100cm/定制</w:t>
            </w:r>
          </w:p>
        </w:tc>
        <w:tc>
          <w:tcPr>
            <w:tcW w:w="680" w:type="dxa"/>
            <w:shd w:val="clear" w:color="auto" w:fill="auto"/>
            <w:vAlign w:val="center"/>
          </w:tcPr>
          <w:p w14:paraId="69D875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24</w:t>
            </w:r>
          </w:p>
        </w:tc>
        <w:tc>
          <w:tcPr>
            <w:tcW w:w="679" w:type="dxa"/>
            <w:shd w:val="clear" w:color="auto" w:fill="auto"/>
            <w:vAlign w:val="center"/>
          </w:tcPr>
          <w:p w14:paraId="30A618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24A3310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22</w:t>
            </w:r>
          </w:p>
        </w:tc>
        <w:tc>
          <w:tcPr>
            <w:tcW w:w="1160" w:type="dxa"/>
            <w:shd w:val="clear" w:color="auto" w:fill="auto"/>
            <w:vAlign w:val="center"/>
          </w:tcPr>
          <w:p w14:paraId="224410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59C3C5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6CE4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4B85D8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46</w:t>
            </w:r>
          </w:p>
        </w:tc>
        <w:tc>
          <w:tcPr>
            <w:tcW w:w="2380" w:type="dxa"/>
            <w:shd w:val="clear" w:color="auto" w:fill="auto"/>
            <w:vAlign w:val="center"/>
          </w:tcPr>
          <w:p w14:paraId="73F9CC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专家值班室被套</w:t>
            </w:r>
          </w:p>
        </w:tc>
        <w:tc>
          <w:tcPr>
            <w:tcW w:w="1880" w:type="dxa"/>
            <w:shd w:val="clear" w:color="auto" w:fill="auto"/>
            <w:vAlign w:val="center"/>
          </w:tcPr>
          <w:p w14:paraId="2016C7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lang w:val="en-US"/>
              </w:rPr>
            </w:pPr>
            <w:r>
              <w:rPr>
                <w:rFonts w:hint="eastAsia" w:ascii="宋体" w:hAnsi="宋体" w:eastAsia="宋体" w:cs="宋体"/>
                <w:i w:val="0"/>
                <w:iCs w:val="0"/>
                <w:color w:val="000000"/>
                <w:kern w:val="0"/>
                <w:sz w:val="20"/>
                <w:szCs w:val="20"/>
                <w:u w:val="none"/>
                <w:lang w:val="en-US" w:eastAsia="zh-CN" w:bidi="ar"/>
              </w:rPr>
              <w:t>150*200cm/定制</w:t>
            </w:r>
          </w:p>
        </w:tc>
        <w:tc>
          <w:tcPr>
            <w:tcW w:w="680" w:type="dxa"/>
            <w:shd w:val="clear" w:color="auto" w:fill="auto"/>
            <w:vAlign w:val="center"/>
          </w:tcPr>
          <w:p w14:paraId="093DC6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679" w:type="dxa"/>
            <w:shd w:val="clear" w:color="auto" w:fill="auto"/>
            <w:vAlign w:val="center"/>
          </w:tcPr>
          <w:p w14:paraId="1E419B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476C39D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135</w:t>
            </w:r>
          </w:p>
        </w:tc>
        <w:tc>
          <w:tcPr>
            <w:tcW w:w="1160" w:type="dxa"/>
            <w:shd w:val="clear" w:color="auto" w:fill="auto"/>
            <w:vAlign w:val="center"/>
          </w:tcPr>
          <w:p w14:paraId="4CF0C4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A8ED4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6F0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0E09C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47</w:t>
            </w:r>
          </w:p>
        </w:tc>
        <w:tc>
          <w:tcPr>
            <w:tcW w:w="2380" w:type="dxa"/>
            <w:shd w:val="clear" w:color="auto" w:fill="auto"/>
            <w:vAlign w:val="center"/>
          </w:tcPr>
          <w:p w14:paraId="3BAE00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专家值班室床单</w:t>
            </w:r>
          </w:p>
        </w:tc>
        <w:tc>
          <w:tcPr>
            <w:tcW w:w="1880" w:type="dxa"/>
            <w:shd w:val="clear" w:color="auto" w:fill="auto"/>
            <w:vAlign w:val="center"/>
          </w:tcPr>
          <w:p w14:paraId="29D028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lang w:val="en-US"/>
              </w:rPr>
            </w:pPr>
            <w:r>
              <w:rPr>
                <w:rFonts w:hint="eastAsia" w:ascii="宋体" w:hAnsi="宋体" w:eastAsia="宋体" w:cs="宋体"/>
                <w:i w:val="0"/>
                <w:iCs w:val="0"/>
                <w:color w:val="000000"/>
                <w:kern w:val="0"/>
                <w:sz w:val="20"/>
                <w:szCs w:val="20"/>
                <w:u w:val="none"/>
                <w:lang w:val="en-US" w:eastAsia="zh-CN" w:bidi="ar"/>
              </w:rPr>
              <w:t>200*250cm/定制</w:t>
            </w:r>
          </w:p>
        </w:tc>
        <w:tc>
          <w:tcPr>
            <w:tcW w:w="680" w:type="dxa"/>
            <w:shd w:val="clear" w:color="auto" w:fill="auto"/>
            <w:vAlign w:val="center"/>
          </w:tcPr>
          <w:p w14:paraId="336782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w:t>
            </w:r>
          </w:p>
        </w:tc>
        <w:tc>
          <w:tcPr>
            <w:tcW w:w="679" w:type="dxa"/>
            <w:shd w:val="clear" w:color="auto" w:fill="auto"/>
            <w:vAlign w:val="center"/>
          </w:tcPr>
          <w:p w14:paraId="378D3E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7EE311D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88</w:t>
            </w:r>
          </w:p>
        </w:tc>
        <w:tc>
          <w:tcPr>
            <w:tcW w:w="1160" w:type="dxa"/>
            <w:shd w:val="clear" w:color="auto" w:fill="auto"/>
            <w:vAlign w:val="center"/>
          </w:tcPr>
          <w:p w14:paraId="79149E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4658D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7F07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51817B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六、手术用品类</w:t>
            </w:r>
          </w:p>
        </w:tc>
      </w:tr>
      <w:tr w14:paraId="1C9E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280C04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48</w:t>
            </w:r>
          </w:p>
        </w:tc>
        <w:tc>
          <w:tcPr>
            <w:tcW w:w="2380" w:type="dxa"/>
            <w:shd w:val="clear" w:color="auto" w:fill="auto"/>
            <w:vAlign w:val="center"/>
          </w:tcPr>
          <w:p w14:paraId="57EDAF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单层治疗巾</w:t>
            </w:r>
          </w:p>
        </w:tc>
        <w:tc>
          <w:tcPr>
            <w:tcW w:w="1880" w:type="dxa"/>
            <w:shd w:val="clear" w:color="auto" w:fill="auto"/>
            <w:vAlign w:val="center"/>
          </w:tcPr>
          <w:p w14:paraId="2D5935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90*60cm</w:t>
            </w:r>
          </w:p>
        </w:tc>
        <w:tc>
          <w:tcPr>
            <w:tcW w:w="680" w:type="dxa"/>
            <w:shd w:val="clear" w:color="auto" w:fill="auto"/>
            <w:vAlign w:val="center"/>
          </w:tcPr>
          <w:p w14:paraId="47C382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679" w:type="dxa"/>
            <w:shd w:val="clear" w:color="auto" w:fill="auto"/>
            <w:vAlign w:val="center"/>
          </w:tcPr>
          <w:p w14:paraId="12F107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条</w:t>
            </w:r>
          </w:p>
        </w:tc>
        <w:tc>
          <w:tcPr>
            <w:tcW w:w="1060" w:type="dxa"/>
            <w:shd w:val="clear" w:color="auto" w:fill="auto"/>
            <w:vAlign w:val="center"/>
          </w:tcPr>
          <w:p w14:paraId="5C901C1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25</w:t>
            </w:r>
          </w:p>
        </w:tc>
        <w:tc>
          <w:tcPr>
            <w:tcW w:w="1160" w:type="dxa"/>
            <w:shd w:val="clear" w:color="auto" w:fill="auto"/>
            <w:vAlign w:val="center"/>
          </w:tcPr>
          <w:p w14:paraId="4ED26E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1F102E3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5B2B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3EAA8B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49</w:t>
            </w:r>
          </w:p>
        </w:tc>
        <w:tc>
          <w:tcPr>
            <w:tcW w:w="2380" w:type="dxa"/>
            <w:shd w:val="clear" w:color="auto" w:fill="auto"/>
            <w:vAlign w:val="center"/>
          </w:tcPr>
          <w:p w14:paraId="21EFA3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双层治疗巾</w:t>
            </w:r>
          </w:p>
        </w:tc>
        <w:tc>
          <w:tcPr>
            <w:tcW w:w="1880" w:type="dxa"/>
            <w:shd w:val="clear" w:color="auto" w:fill="auto"/>
            <w:vAlign w:val="center"/>
          </w:tcPr>
          <w:p w14:paraId="46E924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120*100cm</w:t>
            </w:r>
          </w:p>
        </w:tc>
        <w:tc>
          <w:tcPr>
            <w:tcW w:w="680" w:type="dxa"/>
            <w:shd w:val="clear" w:color="auto" w:fill="auto"/>
            <w:vAlign w:val="center"/>
          </w:tcPr>
          <w:p w14:paraId="3E8960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679" w:type="dxa"/>
            <w:shd w:val="clear" w:color="auto" w:fill="auto"/>
            <w:vAlign w:val="center"/>
          </w:tcPr>
          <w:p w14:paraId="3FFA06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w:t>
            </w:r>
          </w:p>
        </w:tc>
        <w:tc>
          <w:tcPr>
            <w:tcW w:w="1060" w:type="dxa"/>
            <w:shd w:val="clear" w:color="auto" w:fill="auto"/>
            <w:vAlign w:val="center"/>
          </w:tcPr>
          <w:p w14:paraId="365BD44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75</w:t>
            </w:r>
          </w:p>
        </w:tc>
        <w:tc>
          <w:tcPr>
            <w:tcW w:w="1160" w:type="dxa"/>
            <w:shd w:val="clear" w:color="auto" w:fill="auto"/>
            <w:vAlign w:val="center"/>
          </w:tcPr>
          <w:p w14:paraId="54770A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497AFC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BB0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5060A7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2380" w:type="dxa"/>
            <w:shd w:val="clear" w:color="auto" w:fill="auto"/>
            <w:vAlign w:val="center"/>
          </w:tcPr>
          <w:p w14:paraId="525115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单层小孔巾</w:t>
            </w:r>
          </w:p>
        </w:tc>
        <w:tc>
          <w:tcPr>
            <w:tcW w:w="1880" w:type="dxa"/>
            <w:shd w:val="clear" w:color="auto" w:fill="auto"/>
            <w:vAlign w:val="center"/>
          </w:tcPr>
          <w:p w14:paraId="6C9CB4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90*60cm</w:t>
            </w:r>
          </w:p>
        </w:tc>
        <w:tc>
          <w:tcPr>
            <w:tcW w:w="680" w:type="dxa"/>
            <w:shd w:val="clear" w:color="auto" w:fill="auto"/>
            <w:vAlign w:val="center"/>
          </w:tcPr>
          <w:p w14:paraId="5B0E40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679" w:type="dxa"/>
            <w:shd w:val="clear" w:color="auto" w:fill="auto"/>
            <w:vAlign w:val="center"/>
          </w:tcPr>
          <w:p w14:paraId="0CCA5A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床</w:t>
            </w:r>
          </w:p>
        </w:tc>
        <w:tc>
          <w:tcPr>
            <w:tcW w:w="1060" w:type="dxa"/>
            <w:shd w:val="clear" w:color="auto" w:fill="auto"/>
            <w:vAlign w:val="center"/>
          </w:tcPr>
          <w:p w14:paraId="7DEBB9A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27</w:t>
            </w:r>
          </w:p>
        </w:tc>
        <w:tc>
          <w:tcPr>
            <w:tcW w:w="1160" w:type="dxa"/>
            <w:shd w:val="clear" w:color="auto" w:fill="auto"/>
            <w:vAlign w:val="center"/>
          </w:tcPr>
          <w:p w14:paraId="76E38F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E951E8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6AE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01DC39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51</w:t>
            </w:r>
          </w:p>
        </w:tc>
        <w:tc>
          <w:tcPr>
            <w:tcW w:w="2380" w:type="dxa"/>
            <w:shd w:val="clear" w:color="auto" w:fill="auto"/>
            <w:vAlign w:val="center"/>
          </w:tcPr>
          <w:p w14:paraId="323CC7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双层包布</w:t>
            </w:r>
          </w:p>
        </w:tc>
        <w:tc>
          <w:tcPr>
            <w:tcW w:w="1880" w:type="dxa"/>
            <w:shd w:val="clear" w:color="auto" w:fill="auto"/>
            <w:vAlign w:val="center"/>
          </w:tcPr>
          <w:p w14:paraId="409353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100*100cm</w:t>
            </w:r>
          </w:p>
        </w:tc>
        <w:tc>
          <w:tcPr>
            <w:tcW w:w="680" w:type="dxa"/>
            <w:shd w:val="clear" w:color="auto" w:fill="auto"/>
            <w:vAlign w:val="center"/>
          </w:tcPr>
          <w:p w14:paraId="5790E0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679" w:type="dxa"/>
            <w:shd w:val="clear" w:color="auto" w:fill="auto"/>
            <w:vAlign w:val="center"/>
          </w:tcPr>
          <w:p w14:paraId="4CE2EF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25CEF85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66</w:t>
            </w:r>
          </w:p>
        </w:tc>
        <w:tc>
          <w:tcPr>
            <w:tcW w:w="1160" w:type="dxa"/>
            <w:shd w:val="clear" w:color="auto" w:fill="auto"/>
            <w:vAlign w:val="center"/>
          </w:tcPr>
          <w:p w14:paraId="69523B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06D2D6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C7C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4EB21A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52</w:t>
            </w:r>
          </w:p>
        </w:tc>
        <w:tc>
          <w:tcPr>
            <w:tcW w:w="2380" w:type="dxa"/>
            <w:shd w:val="clear" w:color="auto" w:fill="auto"/>
            <w:vAlign w:val="center"/>
          </w:tcPr>
          <w:p w14:paraId="06D115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孔巾</w:t>
            </w:r>
          </w:p>
        </w:tc>
        <w:tc>
          <w:tcPr>
            <w:tcW w:w="1880" w:type="dxa"/>
            <w:shd w:val="clear" w:color="auto" w:fill="auto"/>
            <w:vAlign w:val="center"/>
          </w:tcPr>
          <w:p w14:paraId="2493AC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200*150cm</w:t>
            </w:r>
          </w:p>
        </w:tc>
        <w:tc>
          <w:tcPr>
            <w:tcW w:w="680" w:type="dxa"/>
            <w:shd w:val="clear" w:color="auto" w:fill="auto"/>
            <w:vAlign w:val="center"/>
          </w:tcPr>
          <w:p w14:paraId="7143A8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679" w:type="dxa"/>
            <w:shd w:val="clear" w:color="auto" w:fill="auto"/>
            <w:vAlign w:val="center"/>
          </w:tcPr>
          <w:p w14:paraId="181E93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5AE5142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100</w:t>
            </w:r>
          </w:p>
        </w:tc>
        <w:tc>
          <w:tcPr>
            <w:tcW w:w="1160" w:type="dxa"/>
            <w:shd w:val="clear" w:color="auto" w:fill="auto"/>
            <w:vAlign w:val="center"/>
          </w:tcPr>
          <w:p w14:paraId="65F5AC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61B32F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1188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4B01F2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53</w:t>
            </w:r>
          </w:p>
        </w:tc>
        <w:tc>
          <w:tcPr>
            <w:tcW w:w="2380" w:type="dxa"/>
            <w:shd w:val="clear" w:color="auto" w:fill="auto"/>
            <w:vAlign w:val="center"/>
          </w:tcPr>
          <w:p w14:paraId="561569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双层中单</w:t>
            </w:r>
          </w:p>
        </w:tc>
        <w:tc>
          <w:tcPr>
            <w:tcW w:w="1880" w:type="dxa"/>
            <w:shd w:val="clear" w:color="auto" w:fill="auto"/>
            <w:vAlign w:val="center"/>
          </w:tcPr>
          <w:p w14:paraId="2EFE67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145*210CM</w:t>
            </w:r>
          </w:p>
        </w:tc>
        <w:tc>
          <w:tcPr>
            <w:tcW w:w="680" w:type="dxa"/>
            <w:shd w:val="clear" w:color="auto" w:fill="auto"/>
            <w:vAlign w:val="center"/>
          </w:tcPr>
          <w:p w14:paraId="300670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50</w:t>
            </w:r>
          </w:p>
        </w:tc>
        <w:tc>
          <w:tcPr>
            <w:tcW w:w="679" w:type="dxa"/>
            <w:shd w:val="clear" w:color="auto" w:fill="auto"/>
            <w:vAlign w:val="center"/>
          </w:tcPr>
          <w:p w14:paraId="272E28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张</w:t>
            </w:r>
          </w:p>
        </w:tc>
        <w:tc>
          <w:tcPr>
            <w:tcW w:w="1060" w:type="dxa"/>
            <w:shd w:val="clear" w:color="auto" w:fill="auto"/>
            <w:vAlign w:val="center"/>
          </w:tcPr>
          <w:p w14:paraId="7676543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135</w:t>
            </w:r>
          </w:p>
        </w:tc>
        <w:tc>
          <w:tcPr>
            <w:tcW w:w="1160" w:type="dxa"/>
            <w:shd w:val="clear" w:color="auto" w:fill="auto"/>
            <w:vAlign w:val="center"/>
          </w:tcPr>
          <w:p w14:paraId="3DDBA9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7A5284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4AE7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457" w:type="dxa"/>
            <w:shd w:val="clear" w:color="auto" w:fill="auto"/>
            <w:vAlign w:val="center"/>
          </w:tcPr>
          <w:p w14:paraId="25A564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54</w:t>
            </w:r>
          </w:p>
        </w:tc>
        <w:tc>
          <w:tcPr>
            <w:tcW w:w="2380" w:type="dxa"/>
            <w:shd w:val="clear" w:color="auto" w:fill="auto"/>
            <w:vAlign w:val="center"/>
          </w:tcPr>
          <w:p w14:paraId="7C81D6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剖腹单</w:t>
            </w:r>
          </w:p>
        </w:tc>
        <w:tc>
          <w:tcPr>
            <w:tcW w:w="1880" w:type="dxa"/>
            <w:shd w:val="clear" w:color="auto" w:fill="auto"/>
            <w:vAlign w:val="center"/>
          </w:tcPr>
          <w:p w14:paraId="3A92CB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390*220cm</w:t>
            </w:r>
          </w:p>
        </w:tc>
        <w:tc>
          <w:tcPr>
            <w:tcW w:w="680" w:type="dxa"/>
            <w:shd w:val="clear" w:color="auto" w:fill="auto"/>
            <w:vAlign w:val="center"/>
          </w:tcPr>
          <w:p w14:paraId="467B1F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w:t>
            </w:r>
          </w:p>
        </w:tc>
        <w:tc>
          <w:tcPr>
            <w:tcW w:w="679" w:type="dxa"/>
            <w:shd w:val="clear" w:color="auto" w:fill="auto"/>
            <w:vAlign w:val="center"/>
          </w:tcPr>
          <w:p w14:paraId="2593B7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条</w:t>
            </w:r>
          </w:p>
        </w:tc>
        <w:tc>
          <w:tcPr>
            <w:tcW w:w="1060" w:type="dxa"/>
            <w:shd w:val="clear" w:color="auto" w:fill="auto"/>
            <w:vAlign w:val="center"/>
          </w:tcPr>
          <w:p w14:paraId="1E52E93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358</w:t>
            </w:r>
          </w:p>
        </w:tc>
        <w:tc>
          <w:tcPr>
            <w:tcW w:w="1160" w:type="dxa"/>
            <w:shd w:val="clear" w:color="auto" w:fill="auto"/>
            <w:vAlign w:val="center"/>
          </w:tcPr>
          <w:p w14:paraId="54D86B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398C3C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6E88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6E9CB8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55</w:t>
            </w:r>
          </w:p>
        </w:tc>
        <w:tc>
          <w:tcPr>
            <w:tcW w:w="2380" w:type="dxa"/>
            <w:shd w:val="clear" w:color="auto" w:fill="auto"/>
            <w:vAlign w:val="center"/>
          </w:tcPr>
          <w:p w14:paraId="1A8A4F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约束带</w:t>
            </w:r>
          </w:p>
        </w:tc>
        <w:tc>
          <w:tcPr>
            <w:tcW w:w="1880" w:type="dxa"/>
            <w:shd w:val="clear" w:color="auto" w:fill="auto"/>
            <w:vAlign w:val="center"/>
          </w:tcPr>
          <w:p w14:paraId="218FE9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定制</w:t>
            </w:r>
          </w:p>
        </w:tc>
        <w:tc>
          <w:tcPr>
            <w:tcW w:w="680" w:type="dxa"/>
            <w:shd w:val="clear" w:color="auto" w:fill="auto"/>
            <w:vAlign w:val="center"/>
          </w:tcPr>
          <w:p w14:paraId="7B7DA1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30</w:t>
            </w:r>
          </w:p>
        </w:tc>
        <w:tc>
          <w:tcPr>
            <w:tcW w:w="679" w:type="dxa"/>
            <w:shd w:val="clear" w:color="auto" w:fill="auto"/>
            <w:vAlign w:val="center"/>
          </w:tcPr>
          <w:p w14:paraId="105A04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条</w:t>
            </w:r>
          </w:p>
        </w:tc>
        <w:tc>
          <w:tcPr>
            <w:tcW w:w="1060" w:type="dxa"/>
            <w:shd w:val="clear" w:color="auto" w:fill="auto"/>
            <w:vAlign w:val="center"/>
          </w:tcPr>
          <w:p w14:paraId="79EF16C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45</w:t>
            </w:r>
          </w:p>
        </w:tc>
        <w:tc>
          <w:tcPr>
            <w:tcW w:w="1160" w:type="dxa"/>
            <w:shd w:val="clear" w:color="auto" w:fill="auto"/>
            <w:vAlign w:val="center"/>
          </w:tcPr>
          <w:p w14:paraId="57C2B1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24FC06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270D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9076" w:type="dxa"/>
            <w:gridSpan w:val="8"/>
            <w:shd w:val="clear" w:color="auto" w:fill="auto"/>
            <w:vAlign w:val="center"/>
          </w:tcPr>
          <w:p w14:paraId="0ACBBC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center"/>
              <w:rPr>
                <w:rFonts w:hint="eastAsia" w:ascii="宋体" w:hAnsi="宋体" w:eastAsia="宋体" w:cs="宋体"/>
                <w:b/>
                <w:bCs/>
                <w:i w:val="0"/>
                <w:iCs w:val="0"/>
                <w:color w:val="000000"/>
                <w:kern w:val="0"/>
                <w:sz w:val="20"/>
                <w:szCs w:val="20"/>
                <w:u w:val="none"/>
                <w:lang w:val="en-US" w:eastAsia="zh-CN" w:bidi="ar"/>
              </w:rPr>
            </w:pPr>
            <w:r>
              <w:rPr>
                <w:rFonts w:hint="eastAsia" w:ascii="宋体" w:hAnsi="宋体" w:eastAsia="宋体" w:cs="宋体"/>
                <w:b/>
                <w:bCs/>
                <w:i w:val="0"/>
                <w:iCs w:val="0"/>
                <w:color w:val="000000"/>
                <w:kern w:val="0"/>
                <w:sz w:val="20"/>
                <w:szCs w:val="20"/>
                <w:u w:val="none"/>
                <w:lang w:val="en-US" w:eastAsia="zh-CN" w:bidi="ar"/>
              </w:rPr>
              <w:t>七、信息化管理类</w:t>
            </w:r>
          </w:p>
        </w:tc>
      </w:tr>
      <w:tr w14:paraId="0BBC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65B4C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56</w:t>
            </w:r>
          </w:p>
        </w:tc>
        <w:tc>
          <w:tcPr>
            <w:tcW w:w="2380" w:type="dxa"/>
            <w:shd w:val="clear" w:color="auto" w:fill="auto"/>
            <w:vAlign w:val="center"/>
          </w:tcPr>
          <w:p w14:paraId="3D5085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可视化热塑标签</w:t>
            </w:r>
          </w:p>
        </w:tc>
        <w:tc>
          <w:tcPr>
            <w:tcW w:w="1880" w:type="dxa"/>
            <w:shd w:val="clear" w:color="auto" w:fill="auto"/>
            <w:vAlign w:val="center"/>
          </w:tcPr>
          <w:p w14:paraId="2A5415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5.3*1.9cm/</w:t>
            </w:r>
            <w:r>
              <w:rPr>
                <w:rFonts w:hint="eastAsia" w:ascii="宋体" w:hAnsi="宋体" w:eastAsia="宋体" w:cs="宋体"/>
                <w:color w:val="000000"/>
                <w:sz w:val="20"/>
                <w:szCs w:val="20"/>
                <w:u w:val="none"/>
                <w:lang w:val="en-US" w:eastAsia="zh-CN" w:bidi="ar"/>
              </w:rPr>
              <w:t>定制</w:t>
            </w:r>
          </w:p>
        </w:tc>
        <w:tc>
          <w:tcPr>
            <w:tcW w:w="680" w:type="dxa"/>
            <w:shd w:val="clear" w:color="auto" w:fill="auto"/>
            <w:vAlign w:val="center"/>
          </w:tcPr>
          <w:p w14:paraId="216864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1810</w:t>
            </w:r>
          </w:p>
        </w:tc>
        <w:tc>
          <w:tcPr>
            <w:tcW w:w="679" w:type="dxa"/>
            <w:shd w:val="clear" w:color="auto" w:fill="auto"/>
            <w:vAlign w:val="center"/>
          </w:tcPr>
          <w:p w14:paraId="1B4DFB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5B78F2D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2.5</w:t>
            </w:r>
          </w:p>
        </w:tc>
        <w:tc>
          <w:tcPr>
            <w:tcW w:w="1160" w:type="dxa"/>
            <w:shd w:val="clear" w:color="auto" w:fill="auto"/>
            <w:vAlign w:val="center"/>
          </w:tcPr>
          <w:p w14:paraId="654EDD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5DE41E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r w14:paraId="34AC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jc w:val="center"/>
        </w:trPr>
        <w:tc>
          <w:tcPr>
            <w:tcW w:w="457" w:type="dxa"/>
            <w:shd w:val="clear" w:color="auto" w:fill="auto"/>
            <w:vAlign w:val="center"/>
          </w:tcPr>
          <w:p w14:paraId="1C10FB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57</w:t>
            </w:r>
          </w:p>
        </w:tc>
        <w:tc>
          <w:tcPr>
            <w:tcW w:w="2380" w:type="dxa"/>
            <w:shd w:val="clear" w:color="auto" w:fill="auto"/>
            <w:vAlign w:val="center"/>
          </w:tcPr>
          <w:p w14:paraId="4D1DDB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RFID</w:t>
            </w:r>
            <w:r>
              <w:rPr>
                <w:rFonts w:hint="eastAsia" w:ascii="宋体" w:hAnsi="宋体" w:eastAsia="宋体" w:cs="宋体"/>
                <w:color w:val="000000"/>
                <w:sz w:val="20"/>
                <w:szCs w:val="20"/>
                <w:u w:val="none"/>
                <w:lang w:val="en-US" w:eastAsia="zh-CN" w:bidi="ar"/>
              </w:rPr>
              <w:t>芯片（含配套袋子）</w:t>
            </w:r>
          </w:p>
        </w:tc>
        <w:tc>
          <w:tcPr>
            <w:tcW w:w="1880" w:type="dxa"/>
            <w:shd w:val="clear" w:color="auto" w:fill="auto"/>
            <w:vAlign w:val="center"/>
          </w:tcPr>
          <w:p w14:paraId="44DE6E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寿命：≥</w:t>
            </w:r>
            <w:r>
              <w:rPr>
                <w:rFonts w:hint="eastAsia" w:ascii="宋体" w:hAnsi="宋体" w:eastAsia="宋体" w:cs="宋体"/>
                <w:color w:val="000000"/>
                <w:sz w:val="20"/>
                <w:szCs w:val="20"/>
                <w:u w:val="none"/>
                <w:lang w:val="en-US" w:eastAsia="zh-CN" w:bidi="ar"/>
              </w:rPr>
              <w:t>200 次</w:t>
            </w:r>
          </w:p>
        </w:tc>
        <w:tc>
          <w:tcPr>
            <w:tcW w:w="680" w:type="dxa"/>
            <w:shd w:val="clear" w:color="auto" w:fill="auto"/>
            <w:vAlign w:val="center"/>
          </w:tcPr>
          <w:p w14:paraId="52E85A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6780</w:t>
            </w:r>
          </w:p>
        </w:tc>
        <w:tc>
          <w:tcPr>
            <w:tcW w:w="679" w:type="dxa"/>
            <w:shd w:val="clear" w:color="auto" w:fill="auto"/>
            <w:vAlign w:val="center"/>
          </w:tcPr>
          <w:p w14:paraId="7C87CD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个</w:t>
            </w:r>
          </w:p>
        </w:tc>
        <w:tc>
          <w:tcPr>
            <w:tcW w:w="1060" w:type="dxa"/>
            <w:shd w:val="clear" w:color="auto" w:fill="auto"/>
            <w:vAlign w:val="center"/>
          </w:tcPr>
          <w:p w14:paraId="01A7533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rPr>
                <w:rFonts w:hint="eastAsia"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4.5</w:t>
            </w:r>
          </w:p>
        </w:tc>
        <w:tc>
          <w:tcPr>
            <w:tcW w:w="1160" w:type="dxa"/>
            <w:shd w:val="clear" w:color="auto" w:fill="auto"/>
            <w:vAlign w:val="center"/>
          </w:tcPr>
          <w:p w14:paraId="1A7184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拒绝进口</w:t>
            </w:r>
          </w:p>
        </w:tc>
        <w:tc>
          <w:tcPr>
            <w:tcW w:w="780" w:type="dxa"/>
            <w:shd w:val="clear" w:color="auto" w:fill="auto"/>
            <w:vAlign w:val="center"/>
          </w:tcPr>
          <w:p w14:paraId="635420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工业</w:t>
            </w:r>
          </w:p>
        </w:tc>
      </w:tr>
    </w:tbl>
    <w:p w14:paraId="278CE215">
      <w:pPr>
        <w:rPr>
          <w:rFonts w:ascii="宋体" w:hAnsi="宋体"/>
          <w:b/>
          <w:color w:val="FF0000"/>
          <w:szCs w:val="21"/>
        </w:rPr>
      </w:pPr>
      <w:r>
        <w:rPr>
          <w:rFonts w:hint="eastAsia" w:ascii="宋体" w:hAnsi="宋体"/>
          <w:b/>
          <w:color w:val="FF0000"/>
          <w:szCs w:val="21"/>
        </w:rPr>
        <w:t>备注：1</w:t>
      </w:r>
      <w:r>
        <w:rPr>
          <w:rFonts w:hint="eastAsia" w:ascii="宋体" w:hAnsi="宋体"/>
          <w:b/>
          <w:color w:val="FF0000"/>
          <w:szCs w:val="21"/>
          <w:lang w:eastAsia="zh-CN"/>
        </w:rPr>
        <w:t>、“是否接受进口”</w:t>
      </w:r>
      <w:r>
        <w:rPr>
          <w:rFonts w:hint="eastAsia" w:ascii="宋体" w:hAnsi="宋体"/>
          <w:b/>
          <w:color w:val="FF0000"/>
          <w:szCs w:val="21"/>
        </w:rPr>
        <w:t>栏注明“拒绝进口”的产品不接受投标人选用进口产品参与投标；注明“接受进口”的产品允许投标人选用进口产品参与投标，但不排斥国内产品。</w:t>
      </w:r>
    </w:p>
    <w:p w14:paraId="63367F03">
      <w:pPr>
        <w:ind w:firstLine="422" w:firstLineChars="200"/>
        <w:rPr>
          <w:rFonts w:ascii="宋体" w:hAnsi="宋体"/>
          <w:b/>
          <w:color w:val="FF0000"/>
          <w:szCs w:val="21"/>
        </w:rPr>
      </w:pPr>
      <w:r>
        <w:rPr>
          <w:rFonts w:hint="eastAsia" w:ascii="宋体" w:hAnsi="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5822440A">
      <w:pPr>
        <w:ind w:firstLine="422" w:firstLineChars="200"/>
      </w:pPr>
      <w:r>
        <w:rPr>
          <w:rFonts w:hint="eastAsia" w:ascii="宋体" w:hAnsi="宋体"/>
          <w:b/>
          <w:color w:val="FF0000"/>
          <w:szCs w:val="21"/>
        </w:rPr>
        <w:t>3、本项目核心产品为：</w:t>
      </w:r>
      <w:r>
        <w:rPr>
          <w:rFonts w:hint="eastAsia" w:ascii="宋体" w:hAnsi="宋体"/>
          <w:b/>
          <w:color w:val="FF0000"/>
          <w:szCs w:val="21"/>
          <w:u w:val="single"/>
        </w:rPr>
        <w:t>医生冬服（男/女款）</w:t>
      </w:r>
      <w:r>
        <w:rPr>
          <w:rFonts w:hint="eastAsia"/>
          <w:b/>
          <w:bCs w:val="0"/>
          <w:color w:val="FF0000"/>
          <w:szCs w:val="21"/>
          <w:highlight w:val="none"/>
          <w:u w:val="single"/>
        </w:rPr>
        <w:t>（序号</w:t>
      </w:r>
      <w:r>
        <w:rPr>
          <w:rFonts w:hint="eastAsia"/>
          <w:b/>
          <w:bCs w:val="0"/>
          <w:color w:val="FF0000"/>
          <w:szCs w:val="21"/>
          <w:highlight w:val="none"/>
          <w:u w:val="single"/>
          <w:lang w:val="en-US" w:eastAsia="zh-CN"/>
        </w:rPr>
        <w:t>4</w:t>
      </w:r>
      <w:r>
        <w:rPr>
          <w:rFonts w:hint="eastAsia"/>
          <w:b/>
          <w:bCs w:val="0"/>
          <w:color w:val="FF0000"/>
          <w:szCs w:val="21"/>
          <w:highlight w:val="none"/>
          <w:u w:val="single"/>
        </w:rPr>
        <w:t>）</w:t>
      </w:r>
      <w:r>
        <w:rPr>
          <w:rFonts w:hint="eastAsia" w:ascii="宋体" w:hAnsi="宋体"/>
          <w:b/>
          <w:color w:val="FF0000"/>
          <w:szCs w:val="21"/>
          <w:highlight w:val="none"/>
        </w:rPr>
        <w:t>。</w:t>
      </w:r>
      <w:bookmarkEnd w:id="35"/>
    </w:p>
    <w:p w14:paraId="58FFE2FE">
      <w:pPr>
        <w:pStyle w:val="6"/>
        <w:spacing w:before="156" w:beforeLines="50" w:after="156" w:afterLines="50"/>
        <w:rPr>
          <w:szCs w:val="24"/>
        </w:rPr>
      </w:pPr>
      <w:r>
        <w:rPr>
          <w:rFonts w:hint="eastAsia"/>
          <w:szCs w:val="24"/>
          <w:lang w:val="en-US" w:eastAsia="zh-CN"/>
        </w:rPr>
        <w:t>三</w:t>
      </w:r>
      <w:r>
        <w:rPr>
          <w:rFonts w:hint="eastAsia"/>
          <w:szCs w:val="24"/>
        </w:rPr>
        <w:t>、实质性条款</w:t>
      </w:r>
    </w:p>
    <w:tbl>
      <w:tblPr>
        <w:tblStyle w:val="42"/>
        <w:tblW w:w="8888" w:type="dxa"/>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
        <w:gridCol w:w="8074"/>
      </w:tblGrid>
      <w:tr w14:paraId="24BF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14:paraId="1E4D84F2">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kern w:val="0"/>
                <w:szCs w:val="21"/>
              </w:rPr>
            </w:pPr>
            <w:r>
              <w:rPr>
                <w:rFonts w:hint="eastAsia" w:ascii="宋体" w:hAnsi="宋体"/>
                <w:kern w:val="0"/>
                <w:szCs w:val="21"/>
              </w:rPr>
              <w:t>序号</w:t>
            </w:r>
          </w:p>
        </w:tc>
        <w:tc>
          <w:tcPr>
            <w:tcW w:w="8074" w:type="dxa"/>
            <w:vAlign w:val="center"/>
          </w:tcPr>
          <w:p w14:paraId="7B26E745">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kern w:val="0"/>
                <w:szCs w:val="21"/>
              </w:rPr>
            </w:pPr>
            <w:r>
              <w:rPr>
                <w:rFonts w:hint="eastAsia" w:ascii="宋体" w:hAnsi="宋体"/>
                <w:szCs w:val="21"/>
                <w:lang w:bidi="ar"/>
              </w:rPr>
              <w:t>实质性条款具体内容</w:t>
            </w:r>
          </w:p>
        </w:tc>
      </w:tr>
      <w:tr w14:paraId="2567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14:paraId="2B1583FE">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kern w:val="0"/>
                <w:szCs w:val="21"/>
              </w:rPr>
            </w:pPr>
            <w:r>
              <w:rPr>
                <w:rFonts w:hint="eastAsia" w:ascii="宋体" w:hAnsi="宋体"/>
                <w:kern w:val="0"/>
                <w:szCs w:val="21"/>
              </w:rPr>
              <w:t>1</w:t>
            </w:r>
          </w:p>
        </w:tc>
        <w:tc>
          <w:tcPr>
            <w:tcW w:w="8074" w:type="dxa"/>
          </w:tcPr>
          <w:p w14:paraId="157CDA47">
            <w:pPr>
              <w:keepNext w:val="0"/>
              <w:keepLines w:val="0"/>
              <w:suppressLineNumbers w:val="0"/>
              <w:spacing w:before="0" w:beforeAutospacing="0" w:after="0" w:afterAutospacing="0"/>
              <w:ind w:left="0" w:right="0"/>
              <w:rPr>
                <w:rFonts w:hint="default" w:hAnsi="宋体" w:eastAsiaTheme="minorEastAsia"/>
                <w:kern w:val="0"/>
                <w:szCs w:val="21"/>
              </w:rPr>
            </w:pPr>
            <w:r>
              <w:rPr>
                <w:rFonts w:hint="eastAsia" w:hAnsi="宋体"/>
                <w:kern w:val="0"/>
                <w:szCs w:val="21"/>
              </w:rPr>
              <w:t>满足本项目标★的条款要求。</w:t>
            </w:r>
          </w:p>
        </w:tc>
      </w:tr>
      <w:bookmarkEnd w:id="34"/>
    </w:tbl>
    <w:p w14:paraId="75067357">
      <w:r>
        <w:rPr>
          <w:rFonts w:ascii="宋体"/>
          <w:b/>
          <w:kern w:val="0"/>
          <w:sz w:val="24"/>
          <w:szCs w:val="20"/>
        </w:rPr>
        <w:t>注：上表所列内容为不可负偏离条款，负偏离将视为未实质性满足</w:t>
      </w:r>
      <w:r>
        <w:rPr>
          <w:rFonts w:hint="eastAsia" w:ascii="宋体"/>
          <w:b/>
          <w:kern w:val="0"/>
          <w:sz w:val="24"/>
          <w:szCs w:val="20"/>
        </w:rPr>
        <w:t>招标</w:t>
      </w:r>
      <w:r>
        <w:rPr>
          <w:rFonts w:ascii="宋体"/>
          <w:b/>
          <w:kern w:val="0"/>
          <w:sz w:val="24"/>
          <w:szCs w:val="20"/>
        </w:rPr>
        <w:t>文件要求和条件作投标无效处理。</w:t>
      </w:r>
    </w:p>
    <w:p w14:paraId="3C7A4CD0">
      <w:pPr>
        <w:pStyle w:val="6"/>
        <w:spacing w:before="120" w:beforeLines="50" w:after="120" w:afterLines="50"/>
        <w:rPr>
          <w:sz w:val="28"/>
          <w:szCs w:val="28"/>
        </w:rPr>
      </w:pPr>
      <w:r>
        <w:rPr>
          <w:rFonts w:hint="eastAsia"/>
          <w:sz w:val="28"/>
          <w:szCs w:val="28"/>
        </w:rPr>
        <w:t>四、技术要求</w:t>
      </w:r>
    </w:p>
    <w:p w14:paraId="7669CA25">
      <w:pPr>
        <w:ind w:firstLine="422" w:firstLineChars="200"/>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14:paraId="7912BC71">
      <w:pPr>
        <w:ind w:firstLine="422"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14:paraId="6C701C4F">
      <w:pPr>
        <w:ind w:firstLine="422" w:firstLineChars="200"/>
        <w:rPr>
          <w:rFonts w:hint="eastAsia"/>
          <w:b/>
          <w:szCs w:val="21"/>
        </w:rPr>
      </w:pPr>
      <w:r>
        <w:rPr>
          <w:b/>
          <w:szCs w:val="21"/>
        </w:rPr>
        <w:t>3</w:t>
      </w:r>
      <w:r>
        <w:rPr>
          <w:rFonts w:hint="eastAsia"/>
          <w:b/>
          <w:szCs w:val="21"/>
        </w:rPr>
        <w:t>、</w:t>
      </w:r>
      <w:bookmarkStart w:id="36"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14:paraId="09E30CD3">
      <w:pPr>
        <w:ind w:firstLine="422" w:firstLineChars="200"/>
        <w:rPr>
          <w:b/>
          <w:szCs w:val="21"/>
        </w:rPr>
      </w:pPr>
      <w:r>
        <w:rPr>
          <w:rFonts w:hint="eastAsia" w:ascii="Times New Roman" w:hAnsi="Times New Roman" w:eastAsia="宋体" w:cs="Times New Roman"/>
          <w:b/>
          <w:color w:val="FF0000"/>
          <w:szCs w:val="21"/>
        </w:rPr>
        <w:t>4.涉及区间的参数，除特别注明以外，产品参数区间涵盖招标要求对应区间即认定满足要求。例：区间要求为 5-20ML, 所投产品，范围最小值≥5ML，范围最大值≤20ML，即为满足该项技术要求。</w:t>
      </w:r>
      <w:bookmarkEnd w:id="36"/>
    </w:p>
    <w:tbl>
      <w:tblPr>
        <w:tblStyle w:val="42"/>
        <w:tblW w:w="88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8"/>
        <w:gridCol w:w="2520"/>
        <w:gridCol w:w="5673"/>
      </w:tblGrid>
      <w:tr w14:paraId="1FA8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4A21BD53">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序号</w:t>
            </w:r>
          </w:p>
        </w:tc>
        <w:tc>
          <w:tcPr>
            <w:tcW w:w="2520" w:type="dxa"/>
            <w:tcBorders>
              <w:top w:val="single" w:color="auto" w:sz="4" w:space="0"/>
              <w:left w:val="single" w:color="auto" w:sz="4" w:space="0"/>
              <w:bottom w:val="single" w:color="auto" w:sz="4" w:space="0"/>
              <w:right w:val="single" w:color="auto" w:sz="4" w:space="0"/>
            </w:tcBorders>
            <w:vAlign w:val="center"/>
          </w:tcPr>
          <w:p w14:paraId="609AC475">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货物名称</w:t>
            </w:r>
          </w:p>
        </w:tc>
        <w:tc>
          <w:tcPr>
            <w:tcW w:w="5673" w:type="dxa"/>
            <w:tcBorders>
              <w:top w:val="single" w:color="auto" w:sz="4" w:space="0"/>
              <w:left w:val="single" w:color="auto" w:sz="4" w:space="0"/>
              <w:bottom w:val="single" w:color="auto" w:sz="4" w:space="0"/>
              <w:right w:val="single" w:color="auto" w:sz="4" w:space="0"/>
            </w:tcBorders>
            <w:vAlign w:val="center"/>
          </w:tcPr>
          <w:p w14:paraId="142921B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招标技术要求</w:t>
            </w:r>
          </w:p>
        </w:tc>
      </w:tr>
      <w:tr w14:paraId="2F66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881" w:type="dxa"/>
            <w:gridSpan w:val="3"/>
            <w:tcBorders>
              <w:top w:val="nil"/>
              <w:left w:val="single" w:color="auto" w:sz="4" w:space="0"/>
              <w:bottom w:val="single" w:color="auto" w:sz="4" w:space="0"/>
              <w:right w:val="single" w:color="auto" w:sz="4" w:space="0"/>
            </w:tcBorders>
            <w:vAlign w:val="center"/>
          </w:tcPr>
          <w:p w14:paraId="7C1026FD">
            <w:pPr>
              <w:keepNext w:val="0"/>
              <w:keepLines w:val="0"/>
              <w:suppressLineNumbers w:val="0"/>
              <w:spacing w:before="0" w:beforeAutospacing="0" w:after="0" w:afterAutospacing="0"/>
              <w:ind w:left="0" w:right="0"/>
              <w:jc w:val="left"/>
              <w:rPr>
                <w:rFonts w:hint="eastAsia" w:ascii="宋体" w:hAnsi="宋体" w:eastAsia="宋体" w:cs="Times New Roman"/>
                <w:szCs w:val="21"/>
              </w:rPr>
            </w:pPr>
            <w:r>
              <w:rPr>
                <w:rFonts w:hint="eastAsia" w:ascii="宋体" w:hAnsi="宋体" w:eastAsia="宋体" w:cs="Times New Roman"/>
                <w:b/>
                <w:bCs/>
                <w:szCs w:val="21"/>
                <w:lang w:val="en-US" w:eastAsia="zh-CN"/>
              </w:rPr>
              <w:t>一、工作服类</w:t>
            </w:r>
          </w:p>
        </w:tc>
      </w:tr>
      <w:tr w14:paraId="21C6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4" w:hRule="atLeast"/>
          <w:jc w:val="center"/>
        </w:trPr>
        <w:tc>
          <w:tcPr>
            <w:tcW w:w="688" w:type="dxa"/>
            <w:vMerge w:val="restart"/>
            <w:tcBorders>
              <w:top w:val="nil"/>
              <w:left w:val="single" w:color="auto" w:sz="4" w:space="0"/>
              <w:right w:val="single" w:color="auto" w:sz="4" w:space="0"/>
            </w:tcBorders>
            <w:vAlign w:val="center"/>
          </w:tcPr>
          <w:p w14:paraId="659737D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1</w:t>
            </w:r>
          </w:p>
          <w:p w14:paraId="3A3754DD">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w:t>
            </w:r>
          </w:p>
          <w:p w14:paraId="5ECF5F93">
            <w:pPr>
              <w:keepNext w:val="0"/>
              <w:keepLines w:val="0"/>
              <w:suppressLineNumbers w:val="0"/>
              <w:spacing w:before="0" w:beforeAutospacing="0" w:after="0" w:afterAutospacing="0"/>
              <w:ind w:left="0" w:right="0"/>
              <w:jc w:val="center"/>
              <w:rPr>
                <w:rFonts w:hint="default"/>
                <w:lang w:val="en-US" w:eastAsia="zh-CN"/>
              </w:rPr>
            </w:pPr>
            <w:r>
              <w:rPr>
                <w:rFonts w:hint="eastAsia" w:ascii="宋体" w:hAnsi="宋体" w:eastAsia="宋体" w:cs="Times New Roman"/>
                <w:szCs w:val="21"/>
                <w:lang w:val="en-US" w:eastAsia="zh-CN"/>
              </w:rPr>
              <w:t>3</w:t>
            </w:r>
          </w:p>
        </w:tc>
        <w:tc>
          <w:tcPr>
            <w:tcW w:w="2520" w:type="dxa"/>
            <w:vMerge w:val="restart"/>
            <w:tcBorders>
              <w:top w:val="nil"/>
              <w:left w:val="single" w:color="auto" w:sz="4" w:space="0"/>
              <w:right w:val="single" w:color="auto" w:sz="4" w:space="0"/>
            </w:tcBorders>
            <w:vAlign w:val="center"/>
          </w:tcPr>
          <w:p w14:paraId="481BC92D">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医生夏服</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男/女款）</w:t>
            </w:r>
          </w:p>
          <w:p w14:paraId="6FB3C67C">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护士夏服上衣</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男/女款）</w:t>
            </w:r>
          </w:p>
          <w:p w14:paraId="525AB45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护士夏服长裤</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男/女款）</w:t>
            </w:r>
          </w:p>
        </w:tc>
        <w:tc>
          <w:tcPr>
            <w:tcW w:w="5673" w:type="dxa"/>
            <w:tcBorders>
              <w:top w:val="single" w:color="auto" w:sz="4" w:space="0"/>
              <w:left w:val="single" w:color="auto" w:sz="4" w:space="0"/>
              <w:right w:val="single" w:color="auto" w:sz="4" w:space="0"/>
            </w:tcBorders>
          </w:tcPr>
          <w:p w14:paraId="4A63F8C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commentRangeStart w:id="29"/>
            <w:r>
              <w:rPr>
                <w:rFonts w:hint="eastAsia" w:ascii="宋体" w:hAnsi="宋体" w:eastAsia="宋体" w:cs="Times New Roman"/>
                <w:szCs w:val="21"/>
                <w:lang w:val="en-US" w:eastAsia="zh-CN"/>
              </w:rPr>
              <w:t>▲</w:t>
            </w:r>
            <w:commentRangeEnd w:id="29"/>
            <w:r>
              <w:rPr>
                <w:rFonts w:hint="default"/>
              </w:rPr>
              <w:commentReference w:id="29"/>
            </w:r>
            <w:r>
              <w:rPr>
                <w:rFonts w:hint="eastAsia" w:ascii="宋体" w:hAnsi="宋体" w:eastAsia="宋体" w:cs="Times New Roman"/>
                <w:szCs w:val="21"/>
                <w:lang w:val="en-US" w:eastAsia="zh-CN"/>
              </w:rPr>
              <w:t>1、纤维含量（%）：100%聚酯纤维（含复合纤维或微量其他纤维），检测依据：FZ/T 01057-2007、GB/T 2910.24-2009；单位面积质量（g/㎡）：≥200，检测依据：GB/T 4669-2008；线密度：经纱32S（±1），纬纱15S（±1）或经向单纱70S（±1），经向股线68S（±1）/2,纬纱34S(±1)，检测依据：GB/T 29256.5-2012；密度（根/10cm)：经向≥620，纬向≥300,检测依据：GB/T 4668-1995。</w:t>
            </w:r>
          </w:p>
        </w:tc>
      </w:tr>
      <w:tr w14:paraId="56A7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4" w:hRule="atLeast"/>
          <w:jc w:val="center"/>
        </w:trPr>
        <w:tc>
          <w:tcPr>
            <w:tcW w:w="688" w:type="dxa"/>
            <w:vMerge w:val="continue"/>
            <w:tcBorders>
              <w:left w:val="single" w:color="auto" w:sz="4" w:space="0"/>
              <w:right w:val="single" w:color="auto" w:sz="4" w:space="0"/>
            </w:tcBorders>
            <w:vAlign w:val="center"/>
          </w:tcPr>
          <w:p w14:paraId="68211E72">
            <w:pPr>
              <w:keepNext w:val="0"/>
              <w:keepLines w:val="0"/>
              <w:suppressLineNumbers w:val="0"/>
              <w:spacing w:before="0" w:beforeAutospacing="0" w:after="0" w:afterAutospacing="0"/>
              <w:ind w:left="0" w:right="0"/>
              <w:jc w:val="left"/>
              <w:rPr>
                <w:rFonts w:hint="default"/>
              </w:rPr>
            </w:pPr>
          </w:p>
        </w:tc>
        <w:tc>
          <w:tcPr>
            <w:tcW w:w="2520" w:type="dxa"/>
            <w:vMerge w:val="continue"/>
            <w:tcBorders>
              <w:left w:val="single" w:color="auto" w:sz="4" w:space="0"/>
              <w:right w:val="single" w:color="auto" w:sz="4" w:space="0"/>
            </w:tcBorders>
            <w:vAlign w:val="center"/>
          </w:tcPr>
          <w:p w14:paraId="456E0F14">
            <w:pPr>
              <w:keepNext w:val="0"/>
              <w:keepLines w:val="0"/>
              <w:suppressLineNumbers w:val="0"/>
              <w:spacing w:before="0" w:beforeAutospacing="0" w:after="0" w:afterAutospacing="0"/>
              <w:ind w:left="0" w:right="0"/>
              <w:jc w:val="left"/>
              <w:rPr>
                <w:rFonts w:hint="default"/>
              </w:rPr>
            </w:pPr>
          </w:p>
        </w:tc>
        <w:tc>
          <w:tcPr>
            <w:tcW w:w="5673" w:type="dxa"/>
            <w:tcBorders>
              <w:top w:val="single" w:color="auto" w:sz="4" w:space="0"/>
              <w:left w:val="single" w:color="auto" w:sz="4" w:space="0"/>
              <w:right w:val="single" w:color="auto" w:sz="4" w:space="0"/>
            </w:tcBorders>
          </w:tcPr>
          <w:p w14:paraId="698E0915">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▲2、断裂强力（N）:经向≥1100，纬向≥1000,检测依据：GB/T 3923.1-2013；撕破强力（N）：经向≥20，纬向≥25,检测依据：GB/T 3917.2-2009；水洗尺寸变化率（%）：经向±0.2，纬向±0.2,检测依据：GB/T 8628-2013、GB/T 8629-2017、GB/T 8630-2013。</w:t>
            </w:r>
            <w:commentRangeStart w:id="30"/>
            <w:r>
              <w:rPr>
                <w:rFonts w:hint="eastAsia" w:ascii="宋体" w:hAnsi="宋体" w:eastAsia="宋体" w:cs="Times New Roman"/>
                <w:szCs w:val="21"/>
                <w:lang w:val="en-US" w:eastAsia="zh-CN"/>
              </w:rPr>
              <w:t>提供2020年1月1日至本项目投标截止之日第三方检测机构出具的所投产品的面料的检测报告（检测报告上须体现CMA标识），未按要求提供或者有一项不符合视为该产品不满足。</w:t>
            </w:r>
            <w:commentRangeEnd w:id="30"/>
            <w:r>
              <w:rPr>
                <w:rFonts w:hint="default"/>
              </w:rPr>
              <w:commentReference w:id="30"/>
            </w:r>
          </w:p>
        </w:tc>
      </w:tr>
      <w:tr w14:paraId="2356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688" w:type="dxa"/>
            <w:vMerge w:val="continue"/>
            <w:tcBorders>
              <w:left w:val="single" w:color="auto" w:sz="4" w:space="0"/>
              <w:bottom w:val="single" w:color="auto" w:sz="4" w:space="0"/>
              <w:right w:val="single" w:color="auto" w:sz="4" w:space="0"/>
            </w:tcBorders>
            <w:vAlign w:val="center"/>
          </w:tcPr>
          <w:p w14:paraId="412EA077">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0C69A2A2">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c>
          <w:tcPr>
            <w:tcW w:w="5673" w:type="dxa"/>
            <w:tcBorders>
              <w:top w:val="single" w:color="auto" w:sz="4" w:space="0"/>
              <w:left w:val="single" w:color="auto" w:sz="4" w:space="0"/>
              <w:right w:val="single" w:color="auto" w:sz="4" w:space="0"/>
            </w:tcBorders>
          </w:tcPr>
          <w:p w14:paraId="08B36C99">
            <w:pPr>
              <w:keepNext w:val="0"/>
              <w:keepLines w:val="0"/>
              <w:suppressLineNumbers w:val="0"/>
              <w:spacing w:before="0" w:beforeAutospacing="0" w:after="0" w:afterAutospacing="0"/>
              <w:ind w:left="0" w:right="0"/>
              <w:jc w:val="both"/>
              <w:rPr>
                <w:rFonts w:hint="eastAsia" w:ascii="宋体" w:hAnsi="宋体" w:eastAsia="宋体" w:cs="Times New Roman"/>
                <w:szCs w:val="21"/>
                <w:highlight w:val="none"/>
                <w:lang w:val="en-US" w:eastAsia="zh-CN"/>
              </w:rPr>
            </w:pPr>
            <w:r>
              <w:rPr>
                <w:rFonts w:hint="eastAsia" w:ascii="宋体" w:hAnsi="宋体" w:eastAsia="宋体" w:cs="Times New Roman"/>
                <w:szCs w:val="21"/>
                <w:highlight w:val="none"/>
                <w:lang w:val="en-US" w:eastAsia="zh-CN"/>
              </w:rPr>
              <w:t>3、耐氯化水色牢度（级）：变色≥4；耐皂洗色牢度（级）：变色≥4，沾色≥4；耐干摩擦色牢度（级）：沾色≥4；耐湿摩擦色牢度（级）：沾色≥4；耐水色牢度（级）：变色≥4，沾色≥4。</w:t>
            </w:r>
          </w:p>
          <w:p w14:paraId="7FEF124B">
            <w:pPr>
              <w:keepNext w:val="0"/>
              <w:keepLines w:val="0"/>
              <w:suppressLineNumbers w:val="0"/>
              <w:spacing w:before="0" w:beforeAutospacing="0" w:after="0" w:afterAutospacing="0"/>
              <w:ind w:left="0" w:right="0"/>
              <w:jc w:val="both"/>
              <w:rPr>
                <w:rFonts w:hint="eastAsia" w:ascii="宋体" w:hAnsi="宋体" w:eastAsia="宋体" w:cs="Times New Roman"/>
                <w:szCs w:val="21"/>
                <w:highlight w:val="none"/>
                <w:lang w:val="en-US" w:eastAsia="zh-CN"/>
              </w:rPr>
            </w:pPr>
            <w:r>
              <w:rPr>
                <w:rFonts w:hint="eastAsia" w:ascii="宋体" w:hAnsi="宋体" w:eastAsia="宋体" w:cs="Times New Roman"/>
                <w:szCs w:val="21"/>
                <w:highlight w:val="none"/>
                <w:lang w:val="en-US" w:eastAsia="zh-CN"/>
              </w:rPr>
              <w:t>4、可分解致癌芳香胺染料：不得检出,检测依据：</w:t>
            </w:r>
            <w:commentRangeStart w:id="31"/>
            <w:r>
              <w:rPr>
                <w:rFonts w:hint="eastAsia" w:ascii="宋体" w:hAnsi="宋体" w:eastAsia="宋体" w:cs="Times New Roman"/>
                <w:szCs w:val="21"/>
                <w:highlight w:val="none"/>
                <w:lang w:val="en-US" w:eastAsia="zh-CN"/>
              </w:rPr>
              <w:t>GB/T 17592-2011;</w:t>
            </w:r>
            <w:commentRangeEnd w:id="31"/>
            <w:r>
              <w:rPr>
                <w:rFonts w:hint="default"/>
              </w:rPr>
              <w:commentReference w:id="31"/>
            </w:r>
            <w:r>
              <w:rPr>
                <w:rFonts w:hint="eastAsia" w:ascii="宋体" w:hAnsi="宋体" w:eastAsia="宋体" w:cs="Times New Roman"/>
                <w:szCs w:val="21"/>
                <w:highlight w:val="none"/>
                <w:lang w:val="en-US" w:eastAsia="zh-CN"/>
              </w:rPr>
              <w:t>甲醛：不得检出，检测依据：GB/T 2912.1-2009;异味：无异味，PH值:4.0-8.5，检测依据：GB/T 7573-2009。</w:t>
            </w:r>
          </w:p>
          <w:p w14:paraId="3680875E">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highlight w:val="none"/>
                <w:lang w:val="en-US" w:eastAsia="zh-CN"/>
              </w:rPr>
              <w:t>5、衣服口袋需做防水渗漏处理，领口采用西装领工艺；衣服拼缝需做抗皱处理，要求拼缝洗涤干燥后外观平整度。</w:t>
            </w:r>
          </w:p>
        </w:tc>
      </w:tr>
      <w:tr w14:paraId="179D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jc w:val="center"/>
        </w:trPr>
        <w:tc>
          <w:tcPr>
            <w:tcW w:w="688" w:type="dxa"/>
            <w:vMerge w:val="restart"/>
            <w:tcBorders>
              <w:top w:val="single" w:color="auto" w:sz="4" w:space="0"/>
              <w:left w:val="single" w:color="auto" w:sz="4" w:space="0"/>
              <w:right w:val="single" w:color="auto" w:sz="4" w:space="0"/>
            </w:tcBorders>
            <w:vAlign w:val="center"/>
          </w:tcPr>
          <w:p w14:paraId="1B458E3C">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w:t>
            </w:r>
          </w:p>
          <w:p w14:paraId="47C0F4E9">
            <w:pPr>
              <w:keepNext w:val="0"/>
              <w:keepLines w:val="0"/>
              <w:suppressLineNumbers w:val="0"/>
              <w:spacing w:before="0" w:beforeAutospacing="0" w:after="0" w:afterAutospacing="0"/>
              <w:ind w:left="0" w:right="0"/>
              <w:jc w:val="center"/>
              <w:rPr>
                <w:rFonts w:hint="eastAsia" w:ascii="宋体" w:hAnsi="宋体" w:eastAsia="宋体" w:cs="Times New Roman"/>
                <w:szCs w:val="21"/>
                <w:lang w:eastAsia="zh-CN"/>
              </w:rPr>
            </w:pPr>
            <w:r>
              <w:rPr>
                <w:rFonts w:hint="eastAsia" w:ascii="宋体" w:hAnsi="宋体" w:eastAsia="宋体" w:cs="Times New Roman"/>
                <w:szCs w:val="21"/>
                <w:lang w:val="en-US" w:eastAsia="zh-CN"/>
              </w:rPr>
              <w:t>5</w:t>
            </w:r>
          </w:p>
          <w:p w14:paraId="2FF6FC20">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w:t>
            </w:r>
          </w:p>
        </w:tc>
        <w:tc>
          <w:tcPr>
            <w:tcW w:w="2520" w:type="dxa"/>
            <w:vMerge w:val="restart"/>
            <w:tcBorders>
              <w:top w:val="single" w:color="auto" w:sz="4" w:space="0"/>
              <w:left w:val="single" w:color="auto" w:sz="4" w:space="0"/>
              <w:right w:val="single" w:color="auto" w:sz="4" w:space="0"/>
            </w:tcBorders>
            <w:vAlign w:val="center"/>
          </w:tcPr>
          <w:p w14:paraId="355233C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医生冬服</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男/女款）</w:t>
            </w:r>
          </w:p>
          <w:p w14:paraId="1EED61E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护士冬服上衣</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男/女款）</w:t>
            </w:r>
          </w:p>
          <w:p w14:paraId="098645C7">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护士冬服长裤</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男/女款）</w:t>
            </w:r>
          </w:p>
        </w:tc>
        <w:tc>
          <w:tcPr>
            <w:tcW w:w="5673" w:type="dxa"/>
            <w:tcBorders>
              <w:top w:val="single" w:color="auto" w:sz="4" w:space="0"/>
              <w:left w:val="single" w:color="auto" w:sz="4" w:space="0"/>
              <w:right w:val="single" w:color="auto" w:sz="4" w:space="0"/>
            </w:tcBorders>
          </w:tcPr>
          <w:p w14:paraId="6F8BA58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▲1、纤维含量（%）：93%</w:t>
            </w:r>
            <w:r>
              <w:rPr>
                <w:rFonts w:hint="eastAsia" w:ascii="宋体" w:hAnsi="宋体" w:eastAsia="宋体" w:cs="Times New Roman"/>
                <w:szCs w:val="21"/>
                <w:highlight w:val="none"/>
                <w:lang w:val="en-US" w:eastAsia="zh-CN"/>
              </w:rPr>
              <w:t>聚酯纤维+7%棉（均可±5%），检测依据：FZ/T 01057-2007、GB/T 2910.11-2009；单位面积质量（g/㎡）：≥230，检测依据：GB/T 4669-2008</w:t>
            </w:r>
            <w:r>
              <w:rPr>
                <w:rFonts w:hint="eastAsia" w:ascii="宋体" w:hAnsi="宋体" w:eastAsia="宋体" w:cs="Times New Roman"/>
                <w:szCs w:val="21"/>
                <w:lang w:val="en-US" w:eastAsia="zh-CN"/>
              </w:rPr>
              <w:t>；纱线线密度：经纱1：32S（±1），经纱2：42S/2（±1），纬纱32S（±1）或经纱1：165D（±1），经纱2：127D（±1）×2，经纱3：82D(±1)，纬向162D(±1)，检测依据：GB/T 29256.5-2012 ；织物密度（根/10cm)：经向≥647，纬向≥400，检测依据：GB/T 4668-1995。</w:t>
            </w:r>
          </w:p>
        </w:tc>
      </w:tr>
      <w:tr w14:paraId="0977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8" w:hRule="atLeast"/>
          <w:jc w:val="center"/>
        </w:trPr>
        <w:tc>
          <w:tcPr>
            <w:tcW w:w="688" w:type="dxa"/>
            <w:vMerge w:val="continue"/>
            <w:tcBorders>
              <w:left w:val="single" w:color="auto" w:sz="4" w:space="0"/>
              <w:right w:val="single" w:color="auto" w:sz="4" w:space="0"/>
            </w:tcBorders>
            <w:vAlign w:val="center"/>
          </w:tcPr>
          <w:p w14:paraId="70C63073">
            <w:pPr>
              <w:keepNext w:val="0"/>
              <w:keepLines w:val="0"/>
              <w:suppressLineNumbers w:val="0"/>
              <w:spacing w:before="0" w:beforeAutospacing="0" w:after="0" w:afterAutospacing="0"/>
              <w:ind w:left="0" w:right="0"/>
              <w:jc w:val="center"/>
              <w:rPr>
                <w:rFonts w:hint="eastAsia" w:ascii="宋体" w:hAnsi="宋体" w:eastAsia="宋体" w:cs="Times New Roman"/>
                <w:szCs w:val="21"/>
                <w:lang w:eastAsia="zh-CN"/>
              </w:rPr>
            </w:pPr>
          </w:p>
        </w:tc>
        <w:tc>
          <w:tcPr>
            <w:tcW w:w="2520" w:type="dxa"/>
            <w:vMerge w:val="continue"/>
            <w:tcBorders>
              <w:left w:val="single" w:color="auto" w:sz="4" w:space="0"/>
              <w:right w:val="single" w:color="auto" w:sz="4" w:space="0"/>
            </w:tcBorders>
            <w:vAlign w:val="center"/>
          </w:tcPr>
          <w:p w14:paraId="4324F84E">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317536A7">
            <w:pPr>
              <w:keepNext w:val="0"/>
              <w:keepLines w:val="0"/>
              <w:suppressLineNumbers w:val="0"/>
              <w:spacing w:before="0" w:beforeAutospacing="0" w:after="0" w:afterAutospacing="0"/>
              <w:ind w:left="0" w:right="0"/>
              <w:jc w:val="both"/>
              <w:rPr>
                <w:rFonts w:hint="eastAsia" w:ascii="宋体" w:hAnsi="宋体" w:eastAsia="宋体" w:cs="Times New Roman"/>
                <w:szCs w:val="21"/>
              </w:rPr>
            </w:pPr>
            <w:r>
              <w:rPr>
                <w:rFonts w:hint="eastAsia" w:ascii="宋体" w:hAnsi="宋体" w:eastAsia="宋体" w:cs="Times New Roman"/>
                <w:szCs w:val="21"/>
                <w:lang w:val="en-US" w:eastAsia="zh-CN"/>
              </w:rPr>
              <w:t>▲2、断裂强力（N）:经向≥1700，纬向≥1300,检测依据：GB/T 3923.1-2013；水洗尺寸变化率（%）：经向±0.5，纬向±0.5,检测依据：GB/T 8628-2013、GB/T 8629-2017、GB/T 8630-2013；耐磨性能（次）：&gt;30000,检测依据：GB/T 21196.2-2007；起球（级）：≥4，检测依据：GB/T 4802.1-2008；厚度（mm）：</w:t>
            </w:r>
            <w:commentRangeStart w:id="32"/>
            <w:r>
              <w:rPr>
                <w:rFonts w:hint="eastAsia" w:ascii="宋体" w:hAnsi="宋体" w:eastAsia="宋体" w:cs="Times New Roman"/>
                <w:szCs w:val="21"/>
                <w:lang w:val="en-US" w:eastAsia="zh-CN"/>
              </w:rPr>
              <w:t>0.5-0.6,</w:t>
            </w:r>
            <w:commentRangeEnd w:id="32"/>
            <w:r>
              <w:rPr>
                <w:rFonts w:hint="default"/>
              </w:rPr>
              <w:commentReference w:id="32"/>
            </w:r>
            <w:r>
              <w:rPr>
                <w:rFonts w:hint="eastAsia" w:ascii="宋体" w:hAnsi="宋体" w:eastAsia="宋体" w:cs="Times New Roman"/>
                <w:szCs w:val="21"/>
                <w:lang w:val="en-US" w:eastAsia="zh-CN"/>
              </w:rPr>
              <w:t>检测依据：GB/T 3820-1997。提供2020年1月1日至本项目投标截止之日第三方检测机构出具的所投产品的面料的检测报告（检测报告上须体现CMA标识），未按要求提供或者有一项不符合视为该产品不满足。</w:t>
            </w:r>
          </w:p>
        </w:tc>
      </w:tr>
      <w:tr w14:paraId="23F3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8" w:hRule="atLeast"/>
          <w:jc w:val="center"/>
        </w:trPr>
        <w:tc>
          <w:tcPr>
            <w:tcW w:w="688" w:type="dxa"/>
            <w:vMerge w:val="continue"/>
            <w:tcBorders>
              <w:left w:val="single" w:color="auto" w:sz="4" w:space="0"/>
              <w:bottom w:val="single" w:color="auto" w:sz="4" w:space="0"/>
              <w:right w:val="single" w:color="auto" w:sz="4" w:space="0"/>
            </w:tcBorders>
            <w:vAlign w:val="center"/>
          </w:tcPr>
          <w:p w14:paraId="7C3F9461">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bottom w:val="single" w:color="auto" w:sz="4" w:space="0"/>
              <w:right w:val="single" w:color="auto" w:sz="4" w:space="0"/>
            </w:tcBorders>
            <w:vAlign w:val="center"/>
          </w:tcPr>
          <w:p w14:paraId="229D31F8">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bottom w:val="single" w:color="auto" w:sz="4" w:space="0"/>
              <w:right w:val="single" w:color="auto" w:sz="4" w:space="0"/>
            </w:tcBorders>
          </w:tcPr>
          <w:p w14:paraId="700D4FD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干摩擦色牢度（级）：沾色≥4；耐湿摩擦色牢度（级）：沾色≥4；耐水色牢度（级）：变色≥4，沾色≥4；耐光、汗复合色牢度（级）：酸汗≥4，碱汗≥4或耐光、汗复合色牢度（碱性）≥4级；耐次氯酸盐漂白色牢度（级）：变色≥4。</w:t>
            </w:r>
          </w:p>
          <w:p w14:paraId="7D3CE8F6">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33"/>
            <w:r>
              <w:rPr>
                <w:rFonts w:hint="eastAsia" w:ascii="宋体" w:hAnsi="宋体" w:eastAsia="宋体" w:cs="Times New Roman"/>
                <w:szCs w:val="21"/>
                <w:lang w:val="en-US" w:eastAsia="zh-CN"/>
              </w:rPr>
              <w:t>GB/T 17592-2011;</w:t>
            </w:r>
            <w:commentRangeEnd w:id="33"/>
            <w:r>
              <w:rPr>
                <w:rFonts w:hint="default"/>
              </w:rPr>
              <w:commentReference w:id="33"/>
            </w:r>
            <w:r>
              <w:rPr>
                <w:rFonts w:hint="eastAsia" w:ascii="宋体" w:hAnsi="宋体" w:eastAsia="宋体" w:cs="Times New Roman"/>
                <w:szCs w:val="21"/>
                <w:lang w:val="en-US" w:eastAsia="zh-CN"/>
              </w:rPr>
              <w:t>甲醛：不得检出，检测依据：GB/T 2912.1-2009;异味：无异味，PH值:4.0-8.5，检测依据：GB/T 7573-2009。</w:t>
            </w:r>
          </w:p>
          <w:p w14:paraId="59149ED7">
            <w:pPr>
              <w:keepNext w:val="0"/>
              <w:keepLines w:val="0"/>
              <w:suppressLineNumbers w:val="0"/>
              <w:spacing w:before="0" w:beforeAutospacing="0" w:after="0" w:afterAutospacing="0"/>
              <w:ind w:left="0" w:right="0"/>
              <w:jc w:val="both"/>
              <w:rPr>
                <w:rFonts w:hint="eastAsia" w:ascii="宋体" w:hAnsi="宋体" w:eastAsia="宋体" w:cs="Times New Roman"/>
                <w:szCs w:val="21"/>
              </w:rPr>
            </w:pPr>
            <w:r>
              <w:rPr>
                <w:rFonts w:hint="eastAsia" w:ascii="宋体" w:hAnsi="宋体" w:eastAsia="宋体" w:cs="Times New Roman"/>
                <w:szCs w:val="21"/>
                <w:lang w:val="en-US" w:eastAsia="zh-CN"/>
              </w:rPr>
              <w:t>5、衣服口袋需做防水渗漏处理，领口采用西装领工艺；衣服拼缝需做抗皱处理，要求拼缝洗涤干燥后外观平整度。</w:t>
            </w:r>
          </w:p>
        </w:tc>
      </w:tr>
      <w:tr w14:paraId="1618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3ECCB6E5">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7</w:t>
            </w:r>
          </w:p>
        </w:tc>
        <w:tc>
          <w:tcPr>
            <w:tcW w:w="2520" w:type="dxa"/>
            <w:tcBorders>
              <w:top w:val="single" w:color="auto" w:sz="4" w:space="0"/>
              <w:left w:val="single" w:color="auto" w:sz="4" w:space="0"/>
              <w:bottom w:val="single" w:color="auto" w:sz="4" w:space="0"/>
              <w:right w:val="single" w:color="auto" w:sz="4" w:space="0"/>
            </w:tcBorders>
            <w:vAlign w:val="center"/>
          </w:tcPr>
          <w:p w14:paraId="0C519F61">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护士毛衣</w:t>
            </w:r>
          </w:p>
        </w:tc>
        <w:tc>
          <w:tcPr>
            <w:tcW w:w="5673" w:type="dxa"/>
            <w:tcBorders>
              <w:top w:val="single" w:color="auto" w:sz="4" w:space="0"/>
              <w:left w:val="single" w:color="auto" w:sz="4" w:space="0"/>
              <w:bottom w:val="single" w:color="auto" w:sz="4" w:space="0"/>
              <w:right w:val="single" w:color="auto" w:sz="4" w:space="0"/>
            </w:tcBorders>
          </w:tcPr>
          <w:p w14:paraId="13B1D470">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1、面料要求：纤维成分含量（%）：羊毛含量 30%以上；</w:t>
            </w:r>
          </w:p>
          <w:p w14:paraId="4E440011">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2、可分解致癌芳香胺染料、甲醛、PH值、异味符合国家相关标准。</w:t>
            </w:r>
          </w:p>
        </w:tc>
      </w:tr>
      <w:tr w14:paraId="44C7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3DA19718">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w:t>
            </w:r>
          </w:p>
        </w:tc>
        <w:tc>
          <w:tcPr>
            <w:tcW w:w="2520" w:type="dxa"/>
            <w:tcBorders>
              <w:top w:val="single" w:color="auto" w:sz="4" w:space="0"/>
              <w:left w:val="single" w:color="auto" w:sz="4" w:space="0"/>
              <w:bottom w:val="single" w:color="auto" w:sz="4" w:space="0"/>
              <w:right w:val="single" w:color="auto" w:sz="4" w:space="0"/>
            </w:tcBorders>
            <w:vAlign w:val="center"/>
          </w:tcPr>
          <w:p w14:paraId="6B6E269D">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值班大衣</w:t>
            </w:r>
          </w:p>
        </w:tc>
        <w:tc>
          <w:tcPr>
            <w:tcW w:w="5673" w:type="dxa"/>
            <w:tcBorders>
              <w:top w:val="single" w:color="auto" w:sz="4" w:space="0"/>
              <w:left w:val="single" w:color="auto" w:sz="4" w:space="0"/>
              <w:bottom w:val="single" w:color="auto" w:sz="4" w:space="0"/>
              <w:right w:val="single" w:color="auto" w:sz="4" w:space="0"/>
            </w:tcBorders>
          </w:tcPr>
          <w:p w14:paraId="73D9FB18">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1、面料舒适耐磨，填充物为100%聚酯纤维</w:t>
            </w:r>
          </w:p>
          <w:p w14:paraId="02A8D8EC">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2、可分解致癌芳香胺染料、甲醛、PH值、异味符合国家相关标准。</w:t>
            </w:r>
          </w:p>
        </w:tc>
      </w:tr>
      <w:tr w14:paraId="7937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8881" w:type="dxa"/>
            <w:gridSpan w:val="3"/>
            <w:tcBorders>
              <w:top w:val="single" w:color="auto" w:sz="4" w:space="0"/>
              <w:left w:val="single" w:color="auto" w:sz="4" w:space="0"/>
              <w:bottom w:val="single" w:color="auto" w:sz="4" w:space="0"/>
              <w:right w:val="single" w:color="auto" w:sz="4" w:space="0"/>
            </w:tcBorders>
            <w:vAlign w:val="center"/>
          </w:tcPr>
          <w:p w14:paraId="3EC17DE4">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b/>
                <w:bCs/>
                <w:szCs w:val="21"/>
                <w:lang w:val="en-US" w:eastAsia="zh-CN"/>
              </w:rPr>
              <w:t>二、鞋帽配饰类</w:t>
            </w:r>
          </w:p>
        </w:tc>
      </w:tr>
      <w:tr w14:paraId="170D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3F8FC916">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9</w:t>
            </w:r>
          </w:p>
        </w:tc>
        <w:tc>
          <w:tcPr>
            <w:tcW w:w="2520" w:type="dxa"/>
            <w:tcBorders>
              <w:top w:val="single" w:color="auto" w:sz="4" w:space="0"/>
              <w:left w:val="single" w:color="auto" w:sz="4" w:space="0"/>
              <w:bottom w:val="single" w:color="auto" w:sz="4" w:space="0"/>
              <w:right w:val="single" w:color="auto" w:sz="4" w:space="0"/>
            </w:tcBorders>
            <w:vAlign w:val="center"/>
          </w:tcPr>
          <w:p w14:paraId="3D20EFC1">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护士帽</w:t>
            </w:r>
          </w:p>
        </w:tc>
        <w:tc>
          <w:tcPr>
            <w:tcW w:w="5673" w:type="dxa"/>
            <w:tcBorders>
              <w:top w:val="single" w:color="auto" w:sz="4" w:space="0"/>
              <w:left w:val="single" w:color="auto" w:sz="4" w:space="0"/>
              <w:bottom w:val="single" w:color="auto" w:sz="4" w:space="0"/>
              <w:right w:val="single" w:color="auto" w:sz="4" w:space="0"/>
            </w:tcBorders>
          </w:tcPr>
          <w:p w14:paraId="603DB28C">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65%聚酯纤维+35%棉（均可±5%），耐用耐磨。</w:t>
            </w:r>
          </w:p>
        </w:tc>
      </w:tr>
      <w:tr w14:paraId="3AF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797DEC75">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10</w:t>
            </w:r>
          </w:p>
        </w:tc>
        <w:tc>
          <w:tcPr>
            <w:tcW w:w="2520" w:type="dxa"/>
            <w:tcBorders>
              <w:top w:val="single" w:color="auto" w:sz="4" w:space="0"/>
              <w:left w:val="single" w:color="auto" w:sz="4" w:space="0"/>
              <w:bottom w:val="single" w:color="auto" w:sz="4" w:space="0"/>
              <w:right w:val="single" w:color="auto" w:sz="4" w:space="0"/>
            </w:tcBorders>
            <w:vAlign w:val="center"/>
          </w:tcPr>
          <w:p w14:paraId="07775D1F">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护士头花</w:t>
            </w:r>
          </w:p>
        </w:tc>
        <w:tc>
          <w:tcPr>
            <w:tcW w:w="5673" w:type="dxa"/>
            <w:tcBorders>
              <w:top w:val="single" w:color="auto" w:sz="4" w:space="0"/>
              <w:left w:val="single" w:color="auto" w:sz="4" w:space="0"/>
              <w:bottom w:val="single" w:color="auto" w:sz="4" w:space="0"/>
              <w:right w:val="single" w:color="auto" w:sz="4" w:space="0"/>
            </w:tcBorders>
          </w:tcPr>
          <w:p w14:paraId="5AC8E9F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1、面料：棉涤；</w:t>
            </w:r>
          </w:p>
          <w:p w14:paraId="1BC1B277">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2、颜色：按采购人要求定制；</w:t>
            </w:r>
          </w:p>
          <w:p w14:paraId="36A75119">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3、品质：带弹簧夹；带网袋；</w:t>
            </w:r>
          </w:p>
          <w:p w14:paraId="3F89AB2C">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4、网袋橡皮筋加粗，网袋接头牢固。</w:t>
            </w:r>
          </w:p>
        </w:tc>
      </w:tr>
      <w:tr w14:paraId="5950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5F44B1BA">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11</w:t>
            </w:r>
          </w:p>
        </w:tc>
        <w:tc>
          <w:tcPr>
            <w:tcW w:w="2520" w:type="dxa"/>
            <w:tcBorders>
              <w:top w:val="single" w:color="auto" w:sz="4" w:space="0"/>
              <w:left w:val="single" w:color="auto" w:sz="4" w:space="0"/>
              <w:bottom w:val="single" w:color="auto" w:sz="4" w:space="0"/>
              <w:right w:val="single" w:color="auto" w:sz="4" w:space="0"/>
            </w:tcBorders>
            <w:vAlign w:val="center"/>
          </w:tcPr>
          <w:p w14:paraId="4705C3A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手术帽</w:t>
            </w:r>
          </w:p>
        </w:tc>
        <w:tc>
          <w:tcPr>
            <w:tcW w:w="5673" w:type="dxa"/>
            <w:tcBorders>
              <w:top w:val="single" w:color="auto" w:sz="4" w:space="0"/>
              <w:left w:val="single" w:color="auto" w:sz="4" w:space="0"/>
              <w:bottom w:val="single" w:color="auto" w:sz="4" w:space="0"/>
              <w:right w:val="single" w:color="auto" w:sz="4" w:space="0"/>
            </w:tcBorders>
          </w:tcPr>
          <w:p w14:paraId="4BFB993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100%棉，花色多色可选；面料安全无毒，可分解致癌芳香胺染料、甲醛、PH值、异味符合国家相关标准。</w:t>
            </w:r>
          </w:p>
        </w:tc>
      </w:tr>
      <w:tr w14:paraId="54DB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200EFB4D">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12</w:t>
            </w:r>
          </w:p>
        </w:tc>
        <w:tc>
          <w:tcPr>
            <w:tcW w:w="2520" w:type="dxa"/>
            <w:tcBorders>
              <w:top w:val="single" w:color="auto" w:sz="4" w:space="0"/>
              <w:left w:val="single" w:color="auto" w:sz="4" w:space="0"/>
              <w:bottom w:val="single" w:color="auto" w:sz="4" w:space="0"/>
              <w:right w:val="single" w:color="auto" w:sz="4" w:space="0"/>
            </w:tcBorders>
            <w:vAlign w:val="center"/>
          </w:tcPr>
          <w:p w14:paraId="1B762A2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EVA手术鞋</w:t>
            </w:r>
          </w:p>
        </w:tc>
        <w:tc>
          <w:tcPr>
            <w:tcW w:w="5673" w:type="dxa"/>
            <w:tcBorders>
              <w:top w:val="single" w:color="auto" w:sz="4" w:space="0"/>
              <w:left w:val="single" w:color="auto" w:sz="4" w:space="0"/>
              <w:bottom w:val="single" w:color="auto" w:sz="4" w:space="0"/>
              <w:right w:val="single" w:color="auto" w:sz="4" w:space="0"/>
            </w:tcBorders>
          </w:tcPr>
          <w:p w14:paraId="1A741A6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1.主体成分：帮面：乙烯-醋酸乙烯酯共聚物（EVA）；</w:t>
            </w:r>
          </w:p>
          <w:p w14:paraId="21004AB5">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 xml:space="preserve">2.耐磨性能（磨痕长度，mm，均可±5%）： </w:t>
            </w:r>
          </w:p>
          <w:p w14:paraId="4905BF7C">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实心部位：左 4.7，右 4.7；</w:t>
            </w:r>
          </w:p>
          <w:p w14:paraId="1C0991E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发泡部位：左：13.5，右13.5；</w:t>
            </w:r>
          </w:p>
          <w:p w14:paraId="4AFF6F4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3.轻便弹力，采用轻质材料，鞋底采用凹凸条纹设计，防滑与纹理结合，无异味，防滑耐磨。</w:t>
            </w:r>
          </w:p>
        </w:tc>
      </w:tr>
      <w:tr w14:paraId="0308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vMerge w:val="restart"/>
            <w:tcBorders>
              <w:top w:val="single" w:color="auto" w:sz="4" w:space="0"/>
              <w:left w:val="single" w:color="auto" w:sz="4" w:space="0"/>
              <w:right w:val="single" w:color="auto" w:sz="4" w:space="0"/>
            </w:tcBorders>
            <w:vAlign w:val="center"/>
          </w:tcPr>
          <w:p w14:paraId="48E94607">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13</w:t>
            </w:r>
          </w:p>
        </w:tc>
        <w:tc>
          <w:tcPr>
            <w:tcW w:w="2520" w:type="dxa"/>
            <w:vMerge w:val="restart"/>
            <w:tcBorders>
              <w:top w:val="single" w:color="auto" w:sz="4" w:space="0"/>
              <w:left w:val="single" w:color="auto" w:sz="4" w:space="0"/>
              <w:right w:val="single" w:color="auto" w:sz="4" w:space="0"/>
            </w:tcBorders>
            <w:vAlign w:val="center"/>
          </w:tcPr>
          <w:p w14:paraId="4FE16AC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护士鞋</w:t>
            </w:r>
          </w:p>
        </w:tc>
        <w:tc>
          <w:tcPr>
            <w:tcW w:w="5673" w:type="dxa"/>
            <w:tcBorders>
              <w:top w:val="single" w:color="auto" w:sz="4" w:space="0"/>
              <w:left w:val="single" w:color="auto" w:sz="4" w:space="0"/>
              <w:bottom w:val="single" w:color="auto" w:sz="4" w:space="0"/>
              <w:right w:val="single" w:color="auto" w:sz="4" w:space="0"/>
            </w:tcBorders>
          </w:tcPr>
          <w:p w14:paraId="42E2020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▲1、材质鉴定：皮革：牛皮革，检测依据：GB/T 38408-2019</w:t>
            </w:r>
            <w:commentRangeStart w:id="34"/>
            <w:r>
              <w:rPr>
                <w:rFonts w:hint="eastAsia" w:ascii="宋体" w:hAnsi="宋体" w:eastAsia="宋体" w:cs="Times New Roman"/>
                <w:szCs w:val="21"/>
                <w:lang w:val="en-US" w:eastAsia="zh-CN"/>
              </w:rPr>
              <w:t>或最新标准</w:t>
            </w:r>
            <w:commentRangeEnd w:id="34"/>
            <w:r>
              <w:rPr>
                <w:rFonts w:hint="default"/>
              </w:rPr>
              <w:commentReference w:id="34"/>
            </w:r>
            <w:r>
              <w:rPr>
                <w:rFonts w:hint="eastAsia" w:ascii="宋体" w:hAnsi="宋体" w:eastAsia="宋体" w:cs="Times New Roman"/>
                <w:szCs w:val="21"/>
                <w:lang w:val="en-US" w:eastAsia="zh-CN"/>
              </w:rPr>
              <w:t>；材质鉴定：皮革衬里：猪皮革，检测依据：GB/T 38408-2019或最新标准；材质鉴定：内垫：聚氨酯（PU）革，检测依据：GB/T 30695-2014或最新标准；</w:t>
            </w:r>
          </w:p>
          <w:p w14:paraId="343734F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厚度(mm)（皮革）：1.75-1.80，检测依据：QB/T 2709-2005或最新标准；外底厚度(mm)（鞋底）：7.0-7.6，检测依据：QB/T 2955-2017或最新标准；</w:t>
            </w:r>
          </w:p>
          <w:p w14:paraId="11CFA11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外底密度(g/cm³)：0.20-0.24，检测依据：GB/T 533-2008或最新标准；硬度(邵尔 C)：左鞋44-48，右鞋44-48，检测依据：GB/T 3903.4-2017或最新标准；</w:t>
            </w:r>
          </w:p>
          <w:p w14:paraId="2B7C4E6C">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外底与外中底粘合强度(N/cm)：47-51，检测依据：GB/T 21396-2022或最新标准；剥离强度(N/cm)：左鞋43-49，右鞋48-54，检测依据：GB/T 3903.3-2011或最新标准；</w:t>
            </w:r>
          </w:p>
          <w:p w14:paraId="1CAD0B33">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防滑性能：前掌部位：干法程序0.65-0.75，湿法程序0.68-0.78，后跟部位：干法程序0.65-0.75，湿法程序0.66-0.76，检测依据：HG/T 3780-2005或最新标准；</w:t>
            </w:r>
          </w:p>
        </w:tc>
      </w:tr>
      <w:tr w14:paraId="7AD5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vMerge w:val="continue"/>
            <w:tcBorders>
              <w:left w:val="single" w:color="auto" w:sz="4" w:space="0"/>
              <w:right w:val="single" w:color="auto" w:sz="4" w:space="0"/>
            </w:tcBorders>
            <w:vAlign w:val="center"/>
          </w:tcPr>
          <w:p w14:paraId="589F3878">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1EE66E17">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top w:val="single" w:color="auto" w:sz="4" w:space="0"/>
              <w:left w:val="single" w:color="auto" w:sz="4" w:space="0"/>
              <w:bottom w:val="single" w:color="auto" w:sz="4" w:space="0"/>
              <w:right w:val="single" w:color="auto" w:sz="4" w:space="0"/>
            </w:tcBorders>
          </w:tcPr>
          <w:p w14:paraId="5E7CF3B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▲2、断裂伸长率(%)（皮革）：52-56，检测依据：QB/T 2710-2018或最新标准；收缩温度(℃)（皮革）：一方向95-100，另一方向95-100，检测依据：QB/T 2713-2005或最新标准；涂层耐折牢度（皮革）：无裂纹（耐折次数：50000次，干态测试），检测依据：QB/T 2714-2018或最新标准；</w:t>
            </w:r>
          </w:p>
          <w:p w14:paraId="760A54D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低温耐折牢度（-10℃）（皮革）：一方向：30000 次无裂纹，另一方向：30000 次无裂纹，检测依据：GB/T 39368-2020或最新标准；抗张强度(N/mm²)（皮革）：11-15，检测依据：QB/T 2710-2018或最新标准；</w:t>
            </w:r>
          </w:p>
          <w:p w14:paraId="49B35A2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崩裂高度（光面革）(mm)（皮革）：9-12，检测依据：QB/T 2712-2005或最新标准；崩裂力（光面革）(N)（皮革）：350-360，检测依据：QB/T 2712-2005或最新标准；撕裂力(N)（皮革）：90-100，检测依据：QB/T 2711-2005或最新标准；</w:t>
            </w:r>
          </w:p>
        </w:tc>
      </w:tr>
      <w:tr w14:paraId="688D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vMerge w:val="continue"/>
            <w:tcBorders>
              <w:left w:val="single" w:color="auto" w:sz="4" w:space="0"/>
              <w:bottom w:val="single" w:color="auto" w:sz="4" w:space="0"/>
              <w:right w:val="single" w:color="auto" w:sz="4" w:space="0"/>
            </w:tcBorders>
            <w:vAlign w:val="center"/>
          </w:tcPr>
          <w:p w14:paraId="72FEB94D">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bottom w:val="single" w:color="auto" w:sz="4" w:space="0"/>
              <w:right w:val="single" w:color="auto" w:sz="4" w:space="0"/>
            </w:tcBorders>
            <w:vAlign w:val="center"/>
          </w:tcPr>
          <w:p w14:paraId="7228D436">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top w:val="single" w:color="auto" w:sz="4" w:space="0"/>
              <w:left w:val="single" w:color="auto" w:sz="4" w:space="0"/>
              <w:bottom w:val="single" w:color="auto" w:sz="4" w:space="0"/>
              <w:right w:val="single" w:color="auto" w:sz="4" w:space="0"/>
            </w:tcBorders>
          </w:tcPr>
          <w:p w14:paraId="5868098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3、耐黄变(级)（皮革）：≥4，检测依据：HG/T 3689-2014方法B或最新标准；耐光色牢度(级)（皮革）：变色≥4，检测依据：QB/T 2727-2017或最新标准；耐汗渍色牢度(级)（皮革）：变色≥4，沾色醋纤≥4，棉≥4，锦纶≥4，聚酯纤维≥4，腈纶≥4，羊毛≥4，检测依据：</w:t>
            </w:r>
            <w:commentRangeStart w:id="35"/>
            <w:r>
              <w:rPr>
                <w:rFonts w:hint="eastAsia" w:ascii="宋体" w:hAnsi="宋体" w:eastAsia="宋体" w:cs="Times New Roman"/>
                <w:szCs w:val="21"/>
                <w:lang w:val="en-US" w:eastAsia="zh-CN"/>
              </w:rPr>
              <w:t>QB/T 2464.23-1999</w:t>
            </w:r>
            <w:commentRangeEnd w:id="35"/>
            <w:r>
              <w:rPr>
                <w:rFonts w:hint="default"/>
              </w:rPr>
              <w:commentReference w:id="35"/>
            </w:r>
            <w:r>
              <w:rPr>
                <w:rFonts w:hint="eastAsia" w:ascii="宋体" w:hAnsi="宋体" w:eastAsia="宋体" w:cs="Times New Roman"/>
                <w:szCs w:val="21"/>
                <w:lang w:val="en-US" w:eastAsia="zh-CN"/>
              </w:rPr>
              <w:t>或最新标准；耐黄变(级)（鞋底）：≥4，检测依据：HG/T 3689-2014 方法 A或最新标准。</w:t>
            </w:r>
          </w:p>
          <w:p w14:paraId="10D4246E">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5、材质鉴别（主帮面）：牛皮革，皮革衬里：猪皮革，感官质量：符合QB/T2955-2017标准5.2条表1要求。</w:t>
            </w:r>
          </w:p>
          <w:p w14:paraId="56B58CB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6、重金属总量-主帮面（mg/kg）：铅（Pb）未检出，砷（As）未检出，镉（Cd）未检出；</w:t>
            </w:r>
          </w:p>
          <w:p w14:paraId="07116A8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7、耐摩擦色牢度（主帮面）：干擦≥4-5级，湿擦≥4-5级，衬里和内垫摩擦色牢度：侧帮里沾色≥4-5级，后跟里沾色≥4-5级，内垫沾色≥4-5级， 耐黄变≥4级；</w:t>
            </w:r>
          </w:p>
          <w:p w14:paraId="28E46B3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8、可分解有害芳香胺染料[主帮面]: 未检出；</w:t>
            </w:r>
          </w:p>
          <w:p w14:paraId="1B02CFC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9、异味（级）：≤3；</w:t>
            </w:r>
          </w:p>
        </w:tc>
      </w:tr>
      <w:tr w14:paraId="3234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0E7FD5FB">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14</w:t>
            </w:r>
          </w:p>
        </w:tc>
        <w:tc>
          <w:tcPr>
            <w:tcW w:w="2520" w:type="dxa"/>
            <w:tcBorders>
              <w:top w:val="single" w:color="auto" w:sz="4" w:space="0"/>
              <w:left w:val="single" w:color="auto" w:sz="4" w:space="0"/>
              <w:bottom w:val="single" w:color="auto" w:sz="4" w:space="0"/>
              <w:right w:val="single" w:color="auto" w:sz="4" w:space="0"/>
            </w:tcBorders>
            <w:vAlign w:val="center"/>
          </w:tcPr>
          <w:p w14:paraId="596D6A54">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领带</w:t>
            </w:r>
          </w:p>
        </w:tc>
        <w:tc>
          <w:tcPr>
            <w:tcW w:w="5673" w:type="dxa"/>
            <w:tcBorders>
              <w:top w:val="single" w:color="auto" w:sz="4" w:space="0"/>
              <w:left w:val="single" w:color="auto" w:sz="4" w:space="0"/>
              <w:bottom w:val="single" w:color="auto" w:sz="4" w:space="0"/>
              <w:right w:val="single" w:color="auto" w:sz="4" w:space="0"/>
            </w:tcBorders>
          </w:tcPr>
          <w:p w14:paraId="75FF965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1.材质：真丝和涤丝</w:t>
            </w:r>
          </w:p>
          <w:p w14:paraId="7F299539">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2.款式：定制</w:t>
            </w:r>
          </w:p>
        </w:tc>
      </w:tr>
      <w:tr w14:paraId="7559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54456E19">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15</w:t>
            </w:r>
          </w:p>
        </w:tc>
        <w:tc>
          <w:tcPr>
            <w:tcW w:w="2520" w:type="dxa"/>
            <w:tcBorders>
              <w:top w:val="single" w:color="auto" w:sz="4" w:space="0"/>
              <w:left w:val="single" w:color="auto" w:sz="4" w:space="0"/>
              <w:bottom w:val="single" w:color="auto" w:sz="4" w:space="0"/>
              <w:right w:val="single" w:color="auto" w:sz="4" w:space="0"/>
            </w:tcBorders>
            <w:vAlign w:val="center"/>
          </w:tcPr>
          <w:p w14:paraId="34D9AFF3">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领结</w:t>
            </w:r>
          </w:p>
        </w:tc>
        <w:tc>
          <w:tcPr>
            <w:tcW w:w="5673" w:type="dxa"/>
            <w:tcBorders>
              <w:top w:val="single" w:color="auto" w:sz="4" w:space="0"/>
              <w:left w:val="single" w:color="auto" w:sz="4" w:space="0"/>
              <w:bottom w:val="single" w:color="auto" w:sz="4" w:space="0"/>
              <w:right w:val="single" w:color="auto" w:sz="4" w:space="0"/>
            </w:tcBorders>
          </w:tcPr>
          <w:p w14:paraId="518A880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1.材质：真丝和涤丝</w:t>
            </w:r>
          </w:p>
          <w:p w14:paraId="0003362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2.款式：定制</w:t>
            </w:r>
          </w:p>
        </w:tc>
      </w:tr>
      <w:tr w14:paraId="61F9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81" w:type="dxa"/>
            <w:gridSpan w:val="3"/>
            <w:tcBorders>
              <w:top w:val="single" w:color="auto" w:sz="4" w:space="0"/>
              <w:left w:val="single" w:color="auto" w:sz="4" w:space="0"/>
              <w:bottom w:val="single" w:color="auto" w:sz="4" w:space="0"/>
              <w:right w:val="single" w:color="auto" w:sz="4" w:space="0"/>
            </w:tcBorders>
            <w:vAlign w:val="center"/>
          </w:tcPr>
          <w:p w14:paraId="3912CFB8">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b/>
                <w:bCs/>
                <w:szCs w:val="21"/>
                <w:lang w:val="en-US" w:eastAsia="zh-CN"/>
              </w:rPr>
              <w:t>三、手术服及洗手服类</w:t>
            </w:r>
          </w:p>
        </w:tc>
      </w:tr>
      <w:tr w14:paraId="4204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2E965430">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16</w:t>
            </w:r>
          </w:p>
        </w:tc>
        <w:tc>
          <w:tcPr>
            <w:tcW w:w="2520" w:type="dxa"/>
            <w:tcBorders>
              <w:top w:val="single" w:color="auto" w:sz="4" w:space="0"/>
              <w:left w:val="single" w:color="auto" w:sz="4" w:space="0"/>
              <w:bottom w:val="single" w:color="auto" w:sz="4" w:space="0"/>
              <w:right w:val="single" w:color="auto" w:sz="4" w:space="0"/>
            </w:tcBorders>
            <w:vAlign w:val="center"/>
          </w:tcPr>
          <w:p w14:paraId="692B4BE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标准型三防手术衣</w:t>
            </w:r>
          </w:p>
        </w:tc>
        <w:tc>
          <w:tcPr>
            <w:tcW w:w="5673" w:type="dxa"/>
            <w:tcBorders>
              <w:top w:val="single" w:color="auto" w:sz="4" w:space="0"/>
              <w:left w:val="single" w:color="auto" w:sz="4" w:space="0"/>
              <w:bottom w:val="single" w:color="auto" w:sz="4" w:space="0"/>
              <w:right w:val="single" w:color="auto" w:sz="4" w:space="0"/>
            </w:tcBorders>
            <w:shd w:val="clear" w:color="auto" w:fill="auto"/>
            <w:vAlign w:val="center"/>
          </w:tcPr>
          <w:p w14:paraId="40788F8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1、纤维含量（%）：100%聚酯纤维；质量：130g/㎡（±2）。</w:t>
            </w:r>
            <w:r>
              <w:rPr>
                <w:rFonts w:hint="eastAsia" w:ascii="宋体" w:hAnsi="宋体" w:eastAsia="宋体" w:cs="Times New Roman"/>
                <w:szCs w:val="21"/>
                <w:lang w:val="en-US" w:eastAsia="zh-CN"/>
              </w:rPr>
              <w:br w:type="textWrapping"/>
            </w:r>
            <w:r>
              <w:rPr>
                <w:rFonts w:hint="eastAsia" w:ascii="宋体" w:hAnsi="宋体" w:eastAsia="宋体" w:cs="Times New Roman"/>
                <w:szCs w:val="21"/>
                <w:lang w:val="en-US" w:eastAsia="zh-CN"/>
              </w:rPr>
              <w:t>2、阻微生物穿透-干态：产品非关键区域≤10cfu；阻微生物穿透-湿态：产品关键区域≥3.5IB；洁净度—微生物：产品关键区域≤10cfu/d㎡,产品非关键区域≤10cfu/d㎡；洁净度-微粒物质：产品关键区域≤2.5IPM,产品非关键区域≤2.5IPM；落絮：产品关键区域≤3.0Log10(落絮计数）产品非关键区域≤3.0Log10(落絮计数）；抗渗水性：产品关键区域≥35cmH2O,产品非关键区≥35cmH2O；胀破强力-干态：产品关键区域≥600kPa，产品非关键区≥600kPa；胀破强力-湿态：产品关键区域≥600kPa；断裂强力-干态：产品关键区：纵向：≥900N；横向：≥930N,产品非关键区：纵向：≥900N；横向：≥930N；断裂强力—湿态：产品关键区域：纵向：≥900N；横向：≥930N。</w:t>
            </w:r>
            <w:r>
              <w:rPr>
                <w:rFonts w:hint="eastAsia" w:ascii="宋体" w:hAnsi="宋体" w:eastAsia="宋体" w:cs="Times New Roman"/>
                <w:szCs w:val="21"/>
                <w:lang w:val="en-US" w:eastAsia="zh-CN"/>
              </w:rPr>
              <w:br w:type="textWrapping"/>
            </w:r>
            <w:r>
              <w:rPr>
                <w:rFonts w:hint="eastAsia" w:ascii="宋体" w:hAnsi="宋体" w:eastAsia="宋体" w:cs="Times New Roman"/>
                <w:szCs w:val="21"/>
                <w:lang w:val="en-US" w:eastAsia="zh-CN"/>
              </w:rPr>
              <w:t>3、可分解致癌芳香胺染料、甲醛、PH值、异味符合国家相关标准。</w:t>
            </w:r>
          </w:p>
        </w:tc>
      </w:tr>
      <w:tr w14:paraId="15AC0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8" w:type="dxa"/>
            <w:vMerge w:val="restart"/>
            <w:tcBorders>
              <w:top w:val="single" w:color="auto" w:sz="4" w:space="0"/>
              <w:left w:val="single" w:color="auto" w:sz="4" w:space="0"/>
              <w:right w:val="single" w:color="auto" w:sz="4" w:space="0"/>
            </w:tcBorders>
            <w:vAlign w:val="center"/>
          </w:tcPr>
          <w:p w14:paraId="00807CC2">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17</w:t>
            </w:r>
          </w:p>
          <w:p w14:paraId="299F3876">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18</w:t>
            </w:r>
          </w:p>
          <w:p w14:paraId="3B415BDA">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19</w:t>
            </w:r>
          </w:p>
          <w:p w14:paraId="6A324E5B">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20</w:t>
            </w:r>
          </w:p>
        </w:tc>
        <w:tc>
          <w:tcPr>
            <w:tcW w:w="2520" w:type="dxa"/>
            <w:vMerge w:val="restart"/>
            <w:tcBorders>
              <w:top w:val="single" w:color="auto" w:sz="4" w:space="0"/>
              <w:left w:val="single" w:color="auto" w:sz="4" w:space="0"/>
              <w:right w:val="single" w:color="auto" w:sz="4" w:space="0"/>
            </w:tcBorders>
            <w:vAlign w:val="center"/>
          </w:tcPr>
          <w:p w14:paraId="233CDF32">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短袖洗手衣</w:t>
            </w:r>
          </w:p>
          <w:p w14:paraId="1A40A91D">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短袖洗手衣裤子</w:t>
            </w:r>
          </w:p>
          <w:p w14:paraId="4670D42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长袖洗手衣</w:t>
            </w:r>
          </w:p>
          <w:p w14:paraId="1BB94C0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长袖洗手衣裤子</w:t>
            </w:r>
          </w:p>
        </w:tc>
        <w:tc>
          <w:tcPr>
            <w:tcW w:w="5673" w:type="dxa"/>
            <w:tcBorders>
              <w:top w:val="single" w:color="auto" w:sz="4" w:space="0"/>
              <w:left w:val="single" w:color="auto" w:sz="4" w:space="0"/>
              <w:right w:val="single" w:color="auto" w:sz="4" w:space="0"/>
            </w:tcBorders>
          </w:tcPr>
          <w:p w14:paraId="3ADC9F7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▲1、纤维含量（%）：65%聚酯纤维+35%棉（均可±5%），检测依据：FZ/T 01057.1-2007、FZ/T 01057.2-2007、FZ/T 01057.3-2007、FZ/T 01057.4</w:t>
            </w:r>
            <w:r>
              <w:rPr>
                <w:rFonts w:hint="eastAsia" w:ascii="宋体" w:hAnsi="宋体" w:eastAsia="宋体" w:cs="Times New Roman"/>
                <w:szCs w:val="21"/>
                <w:highlight w:val="none"/>
                <w:lang w:val="en-US" w:eastAsia="zh-CN"/>
              </w:rPr>
              <w:t>-2007、GB/T 2910.11-2009；</w:t>
            </w:r>
            <w:r>
              <w:rPr>
                <w:rFonts w:hint="eastAsia" w:ascii="宋体" w:hAnsi="宋体" w:eastAsia="宋体" w:cs="Times New Roman"/>
                <w:szCs w:val="21"/>
                <w:lang w:val="en-US" w:eastAsia="zh-CN"/>
              </w:rPr>
              <w:t>单位面积质量（g/㎡）：250（±2），检测依据：GB/T 4669-2008；纱线线密度：经纱45s/2（±1），纬纱21s（±1），检测依据：GB/T 29256.5-2012；织物密度（根/10cm）：经向575（±2），纬向280（±2）,检测依据：GB/T 4668-1995。</w:t>
            </w:r>
          </w:p>
        </w:tc>
      </w:tr>
      <w:tr w14:paraId="057C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8" w:type="dxa"/>
            <w:vMerge w:val="continue"/>
            <w:tcBorders>
              <w:left w:val="single" w:color="auto" w:sz="4" w:space="0"/>
              <w:right w:val="single" w:color="auto" w:sz="4" w:space="0"/>
            </w:tcBorders>
            <w:vAlign w:val="center"/>
          </w:tcPr>
          <w:p w14:paraId="765548FB">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746B677A">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top w:val="single" w:color="auto" w:sz="4" w:space="0"/>
              <w:left w:val="single" w:color="auto" w:sz="4" w:space="0"/>
              <w:right w:val="single" w:color="auto" w:sz="4" w:space="0"/>
            </w:tcBorders>
          </w:tcPr>
          <w:p w14:paraId="530E0F9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▲2、撕破强力（N）：经向42（±2），纬向38（±2）,检测依据：GB/T 3917.2-2009；耐磨性能（次）：＞30000，检测依据：GB/T 21196.2-2007；水洗尺寸变化率（%）：领大±0.5，胸围±0.5，衣长±1.5，检测依据：GB/T 8630-2013；耐皂洗色牢度（级）：变色≥4，沾色（棉）≥4；沾色（聚酯）≥4,检测依据：GB/T 3921-2008；耐氯化水色牢度（级）：变色≥4,检测依据：GB/T 8433-2013。</w:t>
            </w:r>
          </w:p>
        </w:tc>
      </w:tr>
      <w:tr w14:paraId="17131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8" w:type="dxa"/>
            <w:vMerge w:val="continue"/>
            <w:tcBorders>
              <w:left w:val="single" w:color="auto" w:sz="4" w:space="0"/>
              <w:bottom w:val="single" w:color="auto" w:sz="4" w:space="0"/>
              <w:right w:val="single" w:color="auto" w:sz="4" w:space="0"/>
            </w:tcBorders>
            <w:vAlign w:val="center"/>
          </w:tcPr>
          <w:p w14:paraId="2F7640A6">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579B535D">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top w:val="single" w:color="auto" w:sz="4" w:space="0"/>
              <w:left w:val="single" w:color="auto" w:sz="4" w:space="0"/>
              <w:right w:val="single" w:color="auto" w:sz="4" w:space="0"/>
            </w:tcBorders>
          </w:tcPr>
          <w:p w14:paraId="664E45D7">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3、耐皂洗色牢度（级）：变色≥4，沾色≥4；耐氯化水色牢度（级）：变色≥4。</w:t>
            </w:r>
          </w:p>
          <w:p w14:paraId="3EB7EB37">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 xml:space="preserve">4、可分解致癌芳香胺染料：不得检出,检测依据：GB/T </w:t>
            </w:r>
            <w:commentRangeStart w:id="36"/>
            <w:r>
              <w:rPr>
                <w:rFonts w:hint="eastAsia" w:ascii="宋体" w:hAnsi="宋体" w:eastAsia="宋体" w:cs="Times New Roman"/>
                <w:szCs w:val="21"/>
                <w:highlight w:val="none"/>
                <w:lang w:val="en-US" w:eastAsia="zh-CN"/>
              </w:rPr>
              <w:t>17592-2011;</w:t>
            </w:r>
            <w:commentRangeEnd w:id="36"/>
            <w:r>
              <w:rPr>
                <w:rFonts w:hint="default"/>
              </w:rPr>
              <w:commentReference w:id="36"/>
            </w:r>
            <w:r>
              <w:rPr>
                <w:rFonts w:hint="eastAsia" w:ascii="宋体" w:hAnsi="宋体" w:eastAsia="宋体" w:cs="Times New Roman"/>
                <w:szCs w:val="21"/>
                <w:lang w:val="en-US" w:eastAsia="zh-CN"/>
              </w:rPr>
              <w:t>甲醛：不得检出，检测依据：GB/T 2912.1-2009;异味：无异味，PH值:4.0-8.5，检测依据：GB/T 7573-2009。</w:t>
            </w:r>
          </w:p>
        </w:tc>
      </w:tr>
      <w:tr w14:paraId="03CA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81" w:type="dxa"/>
            <w:gridSpan w:val="3"/>
            <w:tcBorders>
              <w:top w:val="single" w:color="auto" w:sz="4" w:space="0"/>
              <w:left w:val="single" w:color="auto" w:sz="4" w:space="0"/>
              <w:bottom w:val="single" w:color="auto" w:sz="4" w:space="0"/>
              <w:right w:val="single" w:color="auto" w:sz="4" w:space="0"/>
            </w:tcBorders>
            <w:vAlign w:val="center"/>
          </w:tcPr>
          <w:p w14:paraId="59DF0638">
            <w:pPr>
              <w:keepNext w:val="0"/>
              <w:keepLines w:val="0"/>
              <w:suppressLineNumbers w:val="0"/>
              <w:spacing w:before="0" w:beforeAutospacing="0" w:after="0" w:afterAutospacing="0"/>
              <w:ind w:left="0" w:right="0"/>
              <w:jc w:val="left"/>
              <w:rPr>
                <w:rFonts w:hint="default" w:ascii="宋体" w:hAnsi="宋体" w:eastAsia="宋体" w:cs="Times New Roman"/>
                <w:szCs w:val="21"/>
                <w:lang w:val="en-US" w:eastAsia="zh-CN"/>
              </w:rPr>
            </w:pPr>
            <w:r>
              <w:rPr>
                <w:rFonts w:hint="eastAsia" w:ascii="宋体" w:hAnsi="宋体" w:eastAsia="宋体" w:cs="Times New Roman"/>
                <w:b/>
                <w:bCs/>
                <w:szCs w:val="21"/>
                <w:lang w:val="en-US" w:eastAsia="zh-CN"/>
              </w:rPr>
              <w:t>四、病人服类</w:t>
            </w:r>
          </w:p>
        </w:tc>
      </w:tr>
      <w:tr w14:paraId="58EBE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8" w:type="dxa"/>
            <w:vMerge w:val="restart"/>
            <w:tcBorders>
              <w:top w:val="single" w:color="auto" w:sz="4" w:space="0"/>
              <w:left w:val="single" w:color="auto" w:sz="4" w:space="0"/>
              <w:right w:val="single" w:color="auto" w:sz="4" w:space="0"/>
            </w:tcBorders>
            <w:vAlign w:val="center"/>
          </w:tcPr>
          <w:p w14:paraId="5356A26E">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21</w:t>
            </w:r>
          </w:p>
          <w:p w14:paraId="07EE761E">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22</w:t>
            </w:r>
          </w:p>
        </w:tc>
        <w:tc>
          <w:tcPr>
            <w:tcW w:w="2520" w:type="dxa"/>
            <w:vMerge w:val="restart"/>
            <w:tcBorders>
              <w:top w:val="single" w:color="auto" w:sz="4" w:space="0"/>
              <w:left w:val="single" w:color="auto" w:sz="4" w:space="0"/>
              <w:right w:val="single" w:color="auto" w:sz="4" w:space="0"/>
            </w:tcBorders>
            <w:vAlign w:val="center"/>
          </w:tcPr>
          <w:p w14:paraId="75B0285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病人服上衣</w:t>
            </w:r>
          </w:p>
          <w:p w14:paraId="040BA771">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病人服裤</w:t>
            </w:r>
          </w:p>
        </w:tc>
        <w:tc>
          <w:tcPr>
            <w:tcW w:w="5673" w:type="dxa"/>
            <w:tcBorders>
              <w:left w:val="single" w:color="auto" w:sz="4" w:space="0"/>
              <w:right w:val="single" w:color="auto" w:sz="4" w:space="0"/>
            </w:tcBorders>
          </w:tcPr>
          <w:p w14:paraId="2016FC51">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▲1、纤维含量（%）：40%聚酯纤维+60%棉（均可±5%），检测依据：FZ/T 01057-2007、GB/T 2910.11-2009；单位面积质量（g/㎡）：190（±2），检测依据：GB/T 4669-2008；线密度：经纱：白色纱22S（±1），蓝色纱21S（±1），纬纱21S（±1），检测依据：GB/T 29256.5-2012；密度（根/10cm)：经向370（±2），纬向270（±2）,检测依据：GB/T 4668-1995。</w:t>
            </w:r>
          </w:p>
        </w:tc>
      </w:tr>
      <w:tr w14:paraId="2120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 w:hRule="atLeast"/>
          <w:jc w:val="center"/>
        </w:trPr>
        <w:tc>
          <w:tcPr>
            <w:tcW w:w="688" w:type="dxa"/>
            <w:vMerge w:val="continue"/>
            <w:tcBorders>
              <w:left w:val="single" w:color="auto" w:sz="4" w:space="0"/>
              <w:right w:val="single" w:color="auto" w:sz="4" w:space="0"/>
            </w:tcBorders>
            <w:vAlign w:val="center"/>
          </w:tcPr>
          <w:p w14:paraId="61DDCB37">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1E38C57D">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293A5F39">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▲2、断裂强力（N）:经向1100（±5），纬向750（±5）,检测依据：GB/T 3923.1-2013；撕破强力（N）：经向48（±2），纬向45（±2）,检测依据：GB/T 3917.2-2009；顶破强力（N）：1002（±5），检测依据：GB/T 19976-2005；水洗尺寸变化率（%）：经向±2.5，纬向±1.2,检测依据：GB/T 8628-2013、GB/T 8629-2017、GB/T 8630-2013;耐磨性能（次）：&gt;30000，检测依据：GB/T 21196.2-2007；起球（级）：≥4，检测依据：GB/T 4802.1-2008。提供2020年1月1日至本项目投标截止之日第三方检测机构出具的所投产品的面料检测报告（检测报告上须体现CMA标识），未按要求提供或者有一项不符合视为该产品不满足。</w:t>
            </w:r>
          </w:p>
        </w:tc>
      </w:tr>
      <w:tr w14:paraId="45F7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3" w:hRule="atLeast"/>
          <w:jc w:val="center"/>
        </w:trPr>
        <w:tc>
          <w:tcPr>
            <w:tcW w:w="688" w:type="dxa"/>
            <w:vMerge w:val="continue"/>
            <w:tcBorders>
              <w:left w:val="single" w:color="auto" w:sz="4" w:space="0"/>
              <w:bottom w:val="single" w:color="auto" w:sz="4" w:space="0"/>
              <w:right w:val="single" w:color="auto" w:sz="4" w:space="0"/>
            </w:tcBorders>
            <w:vAlign w:val="center"/>
          </w:tcPr>
          <w:p w14:paraId="13061B7A">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1887AED9">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63712CA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酸汗渍色牢度（级）：变色≥4，沾色≥4；耐碱汗渍色牢度（级）：变色≥4，沾色≥4；耐氯化水色牢度（级）：变色≥4；耐皂洗色牢度（级）：变色≥4，沾色≥4；耐干摩擦色牢度（级）：沾色≥4；耐湿摩擦色牢度（级）：沾色≥4；耐唾液色牢度（级）：变色≥4，沾色≥4；耐水色牢度（级）：变色≥4，沾色≥4；耐次氯酸盐漂白色牢度（级）：变色≥4。</w:t>
            </w:r>
          </w:p>
          <w:p w14:paraId="0CFCCA1E">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37"/>
            <w:r>
              <w:rPr>
                <w:rFonts w:hint="eastAsia" w:ascii="宋体" w:hAnsi="宋体" w:eastAsia="宋体" w:cs="Times New Roman"/>
                <w:szCs w:val="21"/>
                <w:lang w:val="en-US" w:eastAsia="zh-CN"/>
              </w:rPr>
              <w:t>GB/T 17592-2011</w:t>
            </w:r>
            <w:commentRangeEnd w:id="37"/>
            <w:r>
              <w:rPr>
                <w:rFonts w:hint="default"/>
              </w:rPr>
              <w:commentReference w:id="37"/>
            </w:r>
            <w:r>
              <w:rPr>
                <w:rFonts w:hint="eastAsia" w:ascii="宋体" w:hAnsi="宋体" w:eastAsia="宋体" w:cs="Times New Roman"/>
                <w:szCs w:val="21"/>
                <w:lang w:val="en-US" w:eastAsia="zh-CN"/>
              </w:rPr>
              <w:t>;甲醛：不得检出，检测依据：GB/T 2912.1-2009;异味：无异味；PH值:4.0-8.5，检测依据：GB/T 7573-2009。</w:t>
            </w:r>
          </w:p>
        </w:tc>
      </w:tr>
      <w:tr w14:paraId="35DCD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59C1B6E2">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23</w:t>
            </w:r>
          </w:p>
        </w:tc>
        <w:tc>
          <w:tcPr>
            <w:tcW w:w="2520" w:type="dxa"/>
            <w:tcBorders>
              <w:top w:val="single" w:color="auto" w:sz="4" w:space="0"/>
              <w:left w:val="single" w:color="auto" w:sz="4" w:space="0"/>
              <w:bottom w:val="single" w:color="auto" w:sz="4" w:space="0"/>
              <w:right w:val="single" w:color="auto" w:sz="4" w:space="0"/>
            </w:tcBorders>
            <w:vAlign w:val="center"/>
          </w:tcPr>
          <w:p w14:paraId="7C73663D">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隔离衣</w:t>
            </w:r>
          </w:p>
        </w:tc>
        <w:tc>
          <w:tcPr>
            <w:tcW w:w="5673" w:type="dxa"/>
            <w:tcBorders>
              <w:left w:val="single" w:color="auto" w:sz="4" w:space="0"/>
              <w:right w:val="single" w:color="auto" w:sz="4" w:space="0"/>
            </w:tcBorders>
          </w:tcPr>
          <w:p w14:paraId="33BA8E36">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1、面料材质要求：100%棉；纱线线密度：经纱：36s，纬纱：23s（均可±2）；可分解致癌芳香胺染料、甲醛、PH值、异味符合国家相关标准。</w:t>
            </w:r>
          </w:p>
        </w:tc>
      </w:tr>
      <w:tr w14:paraId="7FF3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3298CFCD">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24</w:t>
            </w:r>
          </w:p>
        </w:tc>
        <w:tc>
          <w:tcPr>
            <w:tcW w:w="2520" w:type="dxa"/>
            <w:tcBorders>
              <w:top w:val="single" w:color="auto" w:sz="4" w:space="0"/>
              <w:left w:val="single" w:color="auto" w:sz="4" w:space="0"/>
              <w:bottom w:val="single" w:color="auto" w:sz="4" w:space="0"/>
              <w:right w:val="single" w:color="auto" w:sz="4" w:space="0"/>
            </w:tcBorders>
            <w:vAlign w:val="center"/>
          </w:tcPr>
          <w:p w14:paraId="7D84F777">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特殊病员服</w:t>
            </w:r>
          </w:p>
        </w:tc>
        <w:tc>
          <w:tcPr>
            <w:tcW w:w="5673" w:type="dxa"/>
            <w:tcBorders>
              <w:left w:val="single" w:color="auto" w:sz="4" w:space="0"/>
              <w:right w:val="single" w:color="auto" w:sz="4" w:space="0"/>
            </w:tcBorders>
          </w:tcPr>
          <w:p w14:paraId="4435E0C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1、纤维含量（%）：100%棉；单位面积质量（g/㎡）：230（±2）；线密度：经纱22S（±1），纬纱18S（±1）；织物密度（根/10cm)：经向515（±2），纬向230（±2）。</w:t>
            </w:r>
          </w:p>
          <w:p w14:paraId="3ED98888">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干态790（±5），湿态860（±5），纬向：干态380（±5），湿态390（±5）；撕破强力（N）：经向12（±2），纬向10（±2）；顶破强力（N）：480（±5）；水洗尺寸变化率（%）：经向±3.5，纬向±2.5；耐磨性能（次）：&gt;40000；起球（级）：≥3；透气率（mm/s）：≥128；厚度（mm）：0.4-0.5。</w:t>
            </w:r>
          </w:p>
          <w:p w14:paraId="2424493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3、吸水率(洗前)(%)≥110;吸水率(洗后)(%)≥140；滴水扩散时间(洗前)(s)≤3.0，滴水扩散时间(洗后)(s)≤2；芯吸高度(洗前)(mm/30min)≥105，芯吸高度(洗后)(mm/30min)≥145。</w:t>
            </w:r>
          </w:p>
          <w:p w14:paraId="220CD909">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掉毛程度（级）：经向≥4，纬向≥4；耐次氯酸盐漂白色牢度（级）：变色≥4；耐唾液色牢度（级）：变色≥4，沾色≥4；耐酸汗渍色牢度（级）：变色≥4，沾色≥4；耐碱汗渍色牢度（级）：变色≥4，沾色≥4；耐干摩擦色牢度（级）：沾色≥4；耐湿摩擦色牢度（级）：沾色≥4；耐氯化水色牢度（级）：变色≥4；耐皂洗色牢度（级）：变色≥4，沾色≥4；耐水色牢度（级）：变色≥4，沾色≥4；，耐光色牢度（级）：沾色≥4；耐光、汗复合色牢度（级）：酸汗≥4，碱汗≥4。</w:t>
            </w:r>
          </w:p>
          <w:p w14:paraId="21C51465">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5、可分解致癌芳香胺染料、甲醛、PH值、异味符合国家相关标准。</w:t>
            </w:r>
          </w:p>
        </w:tc>
      </w:tr>
      <w:tr w14:paraId="2C124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vMerge w:val="restart"/>
            <w:tcBorders>
              <w:top w:val="single" w:color="auto" w:sz="4" w:space="0"/>
              <w:left w:val="single" w:color="auto" w:sz="4" w:space="0"/>
              <w:right w:val="single" w:color="auto" w:sz="4" w:space="0"/>
            </w:tcBorders>
            <w:vAlign w:val="center"/>
          </w:tcPr>
          <w:p w14:paraId="7AE2D7C1">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25</w:t>
            </w:r>
          </w:p>
        </w:tc>
        <w:tc>
          <w:tcPr>
            <w:tcW w:w="2520" w:type="dxa"/>
            <w:vMerge w:val="restart"/>
            <w:tcBorders>
              <w:top w:val="single" w:color="auto" w:sz="4" w:space="0"/>
              <w:left w:val="single" w:color="auto" w:sz="4" w:space="0"/>
              <w:right w:val="single" w:color="auto" w:sz="4" w:space="0"/>
            </w:tcBorders>
            <w:vAlign w:val="center"/>
          </w:tcPr>
          <w:p w14:paraId="65A8509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VIP病人服套装</w:t>
            </w:r>
          </w:p>
        </w:tc>
        <w:tc>
          <w:tcPr>
            <w:tcW w:w="5673" w:type="dxa"/>
            <w:tcBorders>
              <w:left w:val="single" w:color="auto" w:sz="4" w:space="0"/>
              <w:right w:val="single" w:color="auto" w:sz="4" w:space="0"/>
            </w:tcBorders>
          </w:tcPr>
          <w:p w14:paraId="0B5E8B85">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▲1、纤维含量（%）：94%聚酯纤维+6%氨纶（均可±5%），检测依据：FZ/T 01057-2007、</w:t>
            </w:r>
            <w:commentRangeStart w:id="38"/>
            <w:r>
              <w:rPr>
                <w:rFonts w:hint="eastAsia" w:ascii="宋体" w:hAnsi="宋体" w:eastAsia="宋体" w:cs="Times New Roman"/>
                <w:szCs w:val="21"/>
                <w:lang w:val="en-US" w:eastAsia="zh-CN"/>
              </w:rPr>
              <w:t>FZ/T 01095-2002</w:t>
            </w:r>
            <w:commentRangeEnd w:id="38"/>
            <w:r>
              <w:rPr>
                <w:rFonts w:hint="default"/>
              </w:rPr>
              <w:commentReference w:id="38"/>
            </w:r>
            <w:r>
              <w:rPr>
                <w:rFonts w:hint="eastAsia" w:ascii="宋体" w:hAnsi="宋体" w:eastAsia="宋体" w:cs="Times New Roman"/>
                <w:szCs w:val="21"/>
                <w:lang w:val="en-US" w:eastAsia="zh-CN"/>
              </w:rPr>
              <w:t>或GB/T 38015-2019；质量（g/㎡）：185（±2），检测依据：GB/T 4669-2008；织物线密度：经纱30S（±1），纬纱30S（±1），检测依据：GB/T 29256.5-2012；织物密度（根/10cm)：经向370（±2），纬向350（±2）,检测依据：GB/T 4668-1995；断裂强力（N）:经向1100（±5），纬向1100（±5）,检测依据：GB/T 3923.1-2013；撕破强力（N）：经向30（±2），纬向30（±2）,检测依据：GB/T 3917.2-2009；起球（级）：≥4，检测依据：GB/T 4802.1-2008。</w:t>
            </w:r>
          </w:p>
        </w:tc>
      </w:tr>
      <w:tr w14:paraId="56CD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vMerge w:val="continue"/>
            <w:tcBorders>
              <w:left w:val="single" w:color="auto" w:sz="4" w:space="0"/>
              <w:right w:val="single" w:color="auto" w:sz="4" w:space="0"/>
            </w:tcBorders>
            <w:vAlign w:val="center"/>
          </w:tcPr>
          <w:p w14:paraId="33D8E203">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5872D3F4">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215D8717">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▲2、吸水率-洗前(%)≥105，吸水率-洗5次后(%)≥105，检测依据：</w:t>
            </w:r>
            <w:commentRangeStart w:id="39"/>
            <w:r>
              <w:rPr>
                <w:rFonts w:hint="eastAsia" w:ascii="宋体" w:hAnsi="宋体" w:eastAsia="宋体" w:cs="Times New Roman"/>
                <w:szCs w:val="21"/>
                <w:lang w:val="en-US" w:eastAsia="zh-CN"/>
              </w:rPr>
              <w:t>GB/T 21655.1-2008</w:t>
            </w:r>
            <w:commentRangeEnd w:id="39"/>
            <w:r>
              <w:rPr>
                <w:rFonts w:hint="default"/>
              </w:rPr>
              <w:commentReference w:id="39"/>
            </w:r>
            <w:r>
              <w:rPr>
                <w:rFonts w:hint="eastAsia" w:ascii="宋体" w:hAnsi="宋体" w:eastAsia="宋体" w:cs="Times New Roman"/>
                <w:szCs w:val="21"/>
                <w:lang w:val="en-US" w:eastAsia="zh-CN"/>
              </w:rPr>
              <w:t>或GB/T 21655.1-2023；芯吸高度-洗前(mm/30min)≥140，芯吸高度-洗5次后(mm/30min)≥160，检测依据：FZ/T 01071-2008；透湿量-洗前（g/(m2·d)）≥8340,透湿量-洗5次后（g/(m2·d)）≥8330，检测依据：GB/T 12704.1-2009；蒸发速率-洗前（g/h）≥0.3，蒸发速率-洗5次后（g/h）≥0.3，检测依据：</w:t>
            </w:r>
            <w:commentRangeStart w:id="40"/>
            <w:r>
              <w:rPr>
                <w:rFonts w:hint="eastAsia" w:ascii="宋体" w:hAnsi="宋体" w:eastAsia="宋体" w:cs="Times New Roman"/>
                <w:szCs w:val="21"/>
                <w:lang w:val="en-US" w:eastAsia="zh-CN"/>
              </w:rPr>
              <w:t>GB/T 21655.1-2008</w:t>
            </w:r>
            <w:commentRangeEnd w:id="40"/>
            <w:r>
              <w:rPr>
                <w:rFonts w:hint="default"/>
              </w:rPr>
              <w:commentReference w:id="40"/>
            </w:r>
            <w:r>
              <w:rPr>
                <w:rFonts w:hint="eastAsia" w:ascii="宋体" w:hAnsi="宋体" w:eastAsia="宋体" w:cs="Times New Roman"/>
                <w:szCs w:val="21"/>
                <w:lang w:val="en-US" w:eastAsia="zh-CN"/>
              </w:rPr>
              <w:t>或GB/T 21655.1-2023；滴水扩散时间-洗5次后(s)≤3，检测依据</w:t>
            </w:r>
            <w:commentRangeStart w:id="41"/>
            <w:r>
              <w:rPr>
                <w:rFonts w:hint="eastAsia" w:ascii="宋体" w:hAnsi="宋体" w:eastAsia="宋体" w:cs="Times New Roman"/>
                <w:szCs w:val="21"/>
                <w:lang w:val="en-US" w:eastAsia="zh-CN"/>
              </w:rPr>
              <w:t>：GB/T 21655.1-2008或</w:t>
            </w:r>
            <w:commentRangeEnd w:id="41"/>
            <w:r>
              <w:rPr>
                <w:rFonts w:hint="default"/>
              </w:rPr>
              <w:commentReference w:id="41"/>
            </w:r>
            <w:r>
              <w:rPr>
                <w:rFonts w:hint="eastAsia" w:ascii="宋体" w:hAnsi="宋体" w:eastAsia="宋体" w:cs="Times New Roman"/>
                <w:szCs w:val="21"/>
                <w:lang w:val="en-US" w:eastAsia="zh-CN"/>
              </w:rPr>
              <w:t>GB/T 21655.1-2023。</w:t>
            </w:r>
          </w:p>
        </w:tc>
      </w:tr>
      <w:tr w14:paraId="2281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vMerge w:val="continue"/>
            <w:tcBorders>
              <w:left w:val="single" w:color="auto" w:sz="4" w:space="0"/>
              <w:bottom w:val="single" w:color="auto" w:sz="4" w:space="0"/>
              <w:right w:val="single" w:color="auto" w:sz="4" w:space="0"/>
            </w:tcBorders>
            <w:vAlign w:val="center"/>
          </w:tcPr>
          <w:p w14:paraId="40182083">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bottom w:val="single" w:color="auto" w:sz="4" w:space="0"/>
              <w:right w:val="single" w:color="auto" w:sz="4" w:space="0"/>
            </w:tcBorders>
            <w:vAlign w:val="center"/>
          </w:tcPr>
          <w:p w14:paraId="5486D603">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1E3A1E2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3、耐酸汗渍色牢度（级）：变色≥4，沾色≥4,检测依据：GB/T 3922-2013；耐碱汗渍色牢度（级）：变色≥4，沾色≥4,检测依</w:t>
            </w:r>
            <w:r>
              <w:rPr>
                <w:rFonts w:hint="eastAsia" w:ascii="宋体" w:hAnsi="宋体" w:eastAsia="宋体" w:cs="Times New Roman"/>
                <w:szCs w:val="21"/>
                <w:highlight w:val="none"/>
                <w:lang w:val="en-US" w:eastAsia="zh-CN"/>
              </w:rPr>
              <w:t>据：GB/T 3922-2013；耐干摩擦色牢度（级）：沾色≥4,检测依据：GB/T 3920-2008；耐湿摩擦色牢度（级）：沾色（深色）≥4,检测依据：GB/T 3920-2008；耐</w:t>
            </w:r>
            <w:r>
              <w:rPr>
                <w:rFonts w:hint="eastAsia" w:ascii="宋体" w:hAnsi="宋体" w:eastAsia="宋体" w:cs="Times New Roman"/>
                <w:szCs w:val="21"/>
                <w:lang w:val="en-US" w:eastAsia="zh-CN"/>
              </w:rPr>
              <w:t>氯化水色牢度（级）：变色≥4,检测依据：GB/T 8433-2013。</w:t>
            </w:r>
          </w:p>
          <w:p w14:paraId="224572B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42"/>
            <w:r>
              <w:rPr>
                <w:rFonts w:hint="eastAsia" w:ascii="宋体" w:hAnsi="宋体" w:eastAsia="宋体" w:cs="Times New Roman"/>
                <w:szCs w:val="21"/>
                <w:lang w:val="en-US" w:eastAsia="zh-CN"/>
              </w:rPr>
              <w:t>GB/T 17592-2011</w:t>
            </w:r>
            <w:commentRangeEnd w:id="42"/>
            <w:r>
              <w:rPr>
                <w:rFonts w:hint="default"/>
              </w:rPr>
              <w:commentReference w:id="42"/>
            </w:r>
            <w:r>
              <w:rPr>
                <w:rFonts w:hint="eastAsia" w:ascii="宋体" w:hAnsi="宋体" w:eastAsia="宋体" w:cs="Times New Roman"/>
                <w:szCs w:val="21"/>
                <w:lang w:val="en-US" w:eastAsia="zh-CN"/>
              </w:rPr>
              <w:t>;甲醛：不得检出，检测依据：GB/T 2912.1-2009;异味：无异味，检测依据：GB 18401-2010 条款6.7；PH值:4.0-8.5，检测依据：GB/T 7573-2009。</w:t>
            </w:r>
          </w:p>
        </w:tc>
      </w:tr>
      <w:tr w14:paraId="53E1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688" w:type="dxa"/>
            <w:tcBorders>
              <w:top w:val="single" w:color="auto" w:sz="4" w:space="0"/>
              <w:left w:val="single" w:color="auto" w:sz="4" w:space="0"/>
              <w:right w:val="single" w:color="auto" w:sz="4" w:space="0"/>
            </w:tcBorders>
            <w:vAlign w:val="center"/>
          </w:tcPr>
          <w:p w14:paraId="42266276">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26</w:t>
            </w:r>
          </w:p>
        </w:tc>
        <w:tc>
          <w:tcPr>
            <w:tcW w:w="2520" w:type="dxa"/>
            <w:tcBorders>
              <w:top w:val="single" w:color="auto" w:sz="4" w:space="0"/>
              <w:left w:val="single" w:color="auto" w:sz="4" w:space="0"/>
              <w:right w:val="single" w:color="auto" w:sz="4" w:space="0"/>
            </w:tcBorders>
            <w:vAlign w:val="center"/>
          </w:tcPr>
          <w:p w14:paraId="1A0DF6C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妇产科孕产妇裙</w:t>
            </w:r>
          </w:p>
        </w:tc>
        <w:tc>
          <w:tcPr>
            <w:tcW w:w="5673" w:type="dxa"/>
            <w:vMerge w:val="restart"/>
            <w:tcBorders>
              <w:left w:val="single" w:color="auto" w:sz="4" w:space="0"/>
              <w:right w:val="single" w:color="auto" w:sz="4" w:space="0"/>
            </w:tcBorders>
          </w:tcPr>
          <w:p w14:paraId="04B8284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1、纤维含量（%）：100%棉；质量（g/㎡）：208（±2）；织物线密度：经纱21S（±1），纬纱22S（±1）；织物密度（根/10cm)：经向465（±2），纬向218（±2）。</w:t>
            </w:r>
          </w:p>
          <w:p w14:paraId="54204B0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2、断裂强力（N）:经向：670（±5），纬向：300（±5）；耐氯化水色牢度（级）：变色≥4；耐光色牢度（级）：变色≥3。</w:t>
            </w:r>
          </w:p>
          <w:p w14:paraId="175A4FF0">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3、可分解致癌芳香胺染料、甲醛、PH值、异味符合国家相关标准。</w:t>
            </w:r>
          </w:p>
        </w:tc>
      </w:tr>
      <w:tr w14:paraId="222A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688" w:type="dxa"/>
            <w:tcBorders>
              <w:left w:val="single" w:color="auto" w:sz="4" w:space="0"/>
              <w:right w:val="single" w:color="auto" w:sz="4" w:space="0"/>
            </w:tcBorders>
            <w:vAlign w:val="center"/>
          </w:tcPr>
          <w:p w14:paraId="1C7B80C8">
            <w:pPr>
              <w:keepNext w:val="0"/>
              <w:keepLines w:val="0"/>
              <w:suppressLineNumbers w:val="0"/>
              <w:spacing w:before="0" w:beforeAutospacing="0" w:after="0" w:afterAutospacing="0"/>
              <w:ind w:left="0" w:right="0"/>
              <w:jc w:val="center"/>
              <w:rPr>
                <w:rFonts w:hint="default"/>
              </w:rPr>
            </w:pPr>
            <w:r>
              <w:rPr>
                <w:rFonts w:hint="eastAsia" w:ascii="宋体" w:hAnsi="宋体" w:eastAsia="宋体" w:cs="Times New Roman"/>
                <w:szCs w:val="21"/>
                <w:lang w:val="en-US" w:eastAsia="zh-CN"/>
              </w:rPr>
              <w:t>27</w:t>
            </w:r>
          </w:p>
        </w:tc>
        <w:tc>
          <w:tcPr>
            <w:tcW w:w="2520" w:type="dxa"/>
            <w:tcBorders>
              <w:top w:val="single" w:color="auto" w:sz="4" w:space="0"/>
              <w:left w:val="single" w:color="auto" w:sz="4" w:space="0"/>
              <w:right w:val="single" w:color="auto" w:sz="4" w:space="0"/>
            </w:tcBorders>
            <w:vAlign w:val="center"/>
          </w:tcPr>
          <w:p w14:paraId="4A35479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妇产科孕产妇衣</w:t>
            </w:r>
          </w:p>
        </w:tc>
        <w:tc>
          <w:tcPr>
            <w:tcW w:w="5673" w:type="dxa"/>
            <w:vMerge w:val="continue"/>
            <w:tcBorders>
              <w:left w:val="single" w:color="auto" w:sz="4" w:space="0"/>
              <w:right w:val="single" w:color="auto" w:sz="4" w:space="0"/>
            </w:tcBorders>
          </w:tcPr>
          <w:p w14:paraId="26C0D53B">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r>
      <w:tr w14:paraId="5134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688" w:type="dxa"/>
            <w:tcBorders>
              <w:left w:val="single" w:color="auto" w:sz="4" w:space="0"/>
              <w:bottom w:val="single" w:color="auto" w:sz="4" w:space="0"/>
              <w:right w:val="single" w:color="auto" w:sz="4" w:space="0"/>
            </w:tcBorders>
            <w:vAlign w:val="center"/>
          </w:tcPr>
          <w:p w14:paraId="7F03E4B3">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lang w:val="en-US" w:eastAsia="zh-CN"/>
              </w:rPr>
              <w:t>28</w:t>
            </w:r>
          </w:p>
        </w:tc>
        <w:tc>
          <w:tcPr>
            <w:tcW w:w="2520" w:type="dxa"/>
            <w:tcBorders>
              <w:top w:val="single" w:color="auto" w:sz="4" w:space="0"/>
              <w:left w:val="single" w:color="auto" w:sz="4" w:space="0"/>
              <w:right w:val="single" w:color="auto" w:sz="4" w:space="0"/>
            </w:tcBorders>
            <w:vAlign w:val="center"/>
          </w:tcPr>
          <w:p w14:paraId="6255BB35">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妇产科孕产妇裤</w:t>
            </w:r>
          </w:p>
        </w:tc>
        <w:tc>
          <w:tcPr>
            <w:tcW w:w="5673" w:type="dxa"/>
            <w:vMerge w:val="continue"/>
            <w:tcBorders>
              <w:left w:val="single" w:color="auto" w:sz="4" w:space="0"/>
              <w:right w:val="single" w:color="auto" w:sz="4" w:space="0"/>
            </w:tcBorders>
          </w:tcPr>
          <w:p w14:paraId="4A5A8339">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r>
      <w:tr w14:paraId="0A5B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0ABECDC3">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29</w:t>
            </w:r>
          </w:p>
        </w:tc>
        <w:tc>
          <w:tcPr>
            <w:tcW w:w="2520" w:type="dxa"/>
            <w:tcBorders>
              <w:top w:val="single" w:color="auto" w:sz="4" w:space="0"/>
              <w:left w:val="single" w:color="auto" w:sz="4" w:space="0"/>
              <w:bottom w:val="single" w:color="auto" w:sz="4" w:space="0"/>
              <w:right w:val="single" w:color="auto" w:sz="4" w:space="0"/>
            </w:tcBorders>
            <w:vAlign w:val="center"/>
          </w:tcPr>
          <w:p w14:paraId="4E8C7B9B">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肠镜裤</w:t>
            </w:r>
          </w:p>
        </w:tc>
        <w:tc>
          <w:tcPr>
            <w:tcW w:w="5673" w:type="dxa"/>
            <w:tcBorders>
              <w:left w:val="single" w:color="auto" w:sz="4" w:space="0"/>
              <w:right w:val="single" w:color="auto" w:sz="4" w:space="0"/>
            </w:tcBorders>
          </w:tcPr>
          <w:p w14:paraId="2D563D0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1、纤维含量（%）：40%聚酯纤维+60%棉（均可±5%），检测依据：FZ/T 01057-2007、GB/T 2910.11-2009；单位面积质量（g/㎡）：190（±2），检测依据：GB/T 4669-2008；线密度：经纱：白色纱22S（±1），蓝色纱21S（±1），纬纱21S（±1），检测依据：GB/T 29256.5-2012；密度（根/10cm)：经向370（±2），纬向270（±2）,检测依据：GB/T 4668-1995。</w:t>
            </w:r>
          </w:p>
          <w:p w14:paraId="78A35641">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2、断裂强力（N）:经向1100（±5），纬向750（±5）,检测依据：GB/T 3923.1-2013；撕破强力（N）：经向48（±2），纬向45（±2）,检测依据：GB/T 3917.2-2009；顶破强力（N）：1002（±5），检测依据：GB/T 19976-2005；水洗尺寸变化率（%）：经向±2.5，纬向±1.2,检测依据：GB/T 8628-2013、GB/T 8629-2017、GB/T 8630-2013;耐磨性能（次）：&gt;30000，检测依据：GB/T 21196.2-2007；起球（级）：≥4，检测依据：GB/T 4802.1-2008。</w:t>
            </w:r>
          </w:p>
          <w:p w14:paraId="76B52666">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3、耐酸汗渍色牢度（级）：变色≥4，沾色≥4,检测依据：GB/T 3922-2013；耐碱汗渍色牢</w:t>
            </w:r>
            <w:r>
              <w:rPr>
                <w:rFonts w:hint="eastAsia" w:ascii="宋体" w:hAnsi="宋体" w:eastAsia="宋体" w:cs="Times New Roman"/>
                <w:szCs w:val="21"/>
                <w:highlight w:val="none"/>
                <w:lang w:val="en-US" w:eastAsia="zh-CN"/>
              </w:rPr>
              <w:t>度（级）：变色≥4，沾色≥4,检测依据：GB/T 3922-2013；耐氯化水色牢度（级）：变色≥4,检测依据：GB/T 8433-2013；耐皂洗色牢度（级）：变色≥4，沾色≥4,检测依据：GB/T 3921-2008；耐干摩擦色牢度（级）：沾色≥4,检测依据：GB/T 3920-2008；耐湿摩擦色牢度（级）：沾色≥4,检测依据：GB/T 3920-2008；耐唾液色牢度（级）：变色≥4，沾色≥4,检测依据：GB/</w:t>
            </w:r>
            <w:r>
              <w:rPr>
                <w:rFonts w:hint="eastAsia" w:ascii="宋体" w:hAnsi="宋体" w:eastAsia="宋体" w:cs="Times New Roman"/>
                <w:szCs w:val="21"/>
                <w:lang w:val="en-US" w:eastAsia="zh-CN"/>
              </w:rPr>
              <w:t>T 18886-2019；耐水色牢度（级）：变色≥4，沾色≥4,检测依据：GB/T 5713-2013；耐次氯酸盐漂白色牢度（级）：变色≥4,检测依据：GB/T 7069-1997。</w:t>
            </w:r>
          </w:p>
          <w:p w14:paraId="3924403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43"/>
            <w:r>
              <w:rPr>
                <w:rFonts w:hint="eastAsia" w:ascii="宋体" w:hAnsi="宋体" w:eastAsia="宋体" w:cs="Times New Roman"/>
                <w:szCs w:val="21"/>
                <w:lang w:val="en-US" w:eastAsia="zh-CN"/>
              </w:rPr>
              <w:t>GB/T 17592-2011</w:t>
            </w:r>
            <w:commentRangeEnd w:id="43"/>
            <w:r>
              <w:rPr>
                <w:rFonts w:hint="default"/>
              </w:rPr>
              <w:commentReference w:id="43"/>
            </w:r>
            <w:r>
              <w:rPr>
                <w:rFonts w:hint="eastAsia" w:ascii="宋体" w:hAnsi="宋体" w:eastAsia="宋体" w:cs="Times New Roman"/>
                <w:szCs w:val="21"/>
                <w:lang w:val="en-US" w:eastAsia="zh-CN"/>
              </w:rPr>
              <w:t>;甲醛：不得检出，检测依据：GB/T 2912.1-2009;异味：无异味，检测依据：GB 18401-2010 条款6.7；PH值:4.0-8.5，检测依据：GB/T 7573-2009。</w:t>
            </w:r>
          </w:p>
        </w:tc>
      </w:tr>
      <w:tr w14:paraId="7690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jc w:val="center"/>
        </w:trPr>
        <w:tc>
          <w:tcPr>
            <w:tcW w:w="8881" w:type="dxa"/>
            <w:gridSpan w:val="3"/>
            <w:tcBorders>
              <w:top w:val="single" w:color="auto" w:sz="4" w:space="0"/>
              <w:left w:val="single" w:color="auto" w:sz="4" w:space="0"/>
              <w:bottom w:val="single" w:color="auto" w:sz="4" w:space="0"/>
              <w:right w:val="single" w:color="auto" w:sz="4" w:space="0"/>
            </w:tcBorders>
            <w:vAlign w:val="center"/>
          </w:tcPr>
          <w:p w14:paraId="4F90E991">
            <w:pPr>
              <w:keepNext w:val="0"/>
              <w:keepLines w:val="0"/>
              <w:suppressLineNumbers w:val="0"/>
              <w:spacing w:before="0" w:beforeAutospacing="0" w:after="0" w:afterAutospacing="0"/>
              <w:ind w:left="0" w:right="0"/>
              <w:jc w:val="left"/>
              <w:rPr>
                <w:rFonts w:hint="default" w:ascii="宋体" w:hAnsi="宋体" w:eastAsia="宋体" w:cs="Times New Roman"/>
                <w:szCs w:val="21"/>
                <w:lang w:val="en-US" w:eastAsia="zh-CN"/>
              </w:rPr>
            </w:pPr>
            <w:r>
              <w:rPr>
                <w:rFonts w:hint="eastAsia" w:ascii="宋体" w:hAnsi="宋体" w:eastAsia="宋体" w:cs="Times New Roman"/>
                <w:b/>
                <w:bCs/>
                <w:szCs w:val="21"/>
                <w:lang w:val="en-US" w:eastAsia="zh-CN"/>
              </w:rPr>
              <w:t>五、床品系列</w:t>
            </w:r>
          </w:p>
        </w:tc>
      </w:tr>
      <w:tr w14:paraId="45CE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8" w:type="dxa"/>
            <w:vMerge w:val="restart"/>
            <w:tcBorders>
              <w:top w:val="single" w:color="auto" w:sz="4" w:space="0"/>
              <w:left w:val="single" w:color="auto" w:sz="4" w:space="0"/>
              <w:right w:val="single" w:color="auto" w:sz="4" w:space="0"/>
            </w:tcBorders>
            <w:vAlign w:val="center"/>
          </w:tcPr>
          <w:p w14:paraId="36841124">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30</w:t>
            </w:r>
          </w:p>
          <w:p w14:paraId="70021120">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31</w:t>
            </w:r>
          </w:p>
          <w:p w14:paraId="5111C17B">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32</w:t>
            </w:r>
          </w:p>
          <w:p w14:paraId="01B307AE">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33</w:t>
            </w:r>
          </w:p>
        </w:tc>
        <w:tc>
          <w:tcPr>
            <w:tcW w:w="2520" w:type="dxa"/>
            <w:vMerge w:val="restart"/>
            <w:tcBorders>
              <w:top w:val="single" w:color="auto" w:sz="4" w:space="0"/>
              <w:left w:val="single" w:color="auto" w:sz="4" w:space="0"/>
              <w:right w:val="single" w:color="auto" w:sz="4" w:space="0"/>
            </w:tcBorders>
            <w:vAlign w:val="center"/>
          </w:tcPr>
          <w:p w14:paraId="18E7DDAB">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可水洗菱格枕芯</w:t>
            </w:r>
          </w:p>
          <w:p w14:paraId="6590E452">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棉被2.5KG</w:t>
            </w:r>
          </w:p>
          <w:p w14:paraId="369FEAB1">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夏被1KG</w:t>
            </w:r>
          </w:p>
          <w:p w14:paraId="68F86132">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床褥</w:t>
            </w:r>
          </w:p>
        </w:tc>
        <w:tc>
          <w:tcPr>
            <w:tcW w:w="5673" w:type="dxa"/>
            <w:tcBorders>
              <w:left w:val="single" w:color="auto" w:sz="4" w:space="0"/>
              <w:right w:val="single" w:color="auto" w:sz="4" w:space="0"/>
            </w:tcBorders>
          </w:tcPr>
          <w:p w14:paraId="5F389DE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▲1、面料纤维含量（%）：100%聚酯纤维，检测依据：FZ/T 01057-2007、GB/T 2910.24-2009；填充物纤维含量（%）：100%聚酯纤维，检测依据：FZ/T 01057-2007、GB/T 2910.24-2009；单位面积质量（g/㎡）：85（±2），检测依据：GB/T 4669-2008；线密度：长度方向32S（±1），宽度方向70S（±1），检测依据：GB/T 29256.5-2012；织物密度（根/10cm)：长度方向262（±2），宽度方向405（±2）,检测依据：GB/T 4668-1995。</w:t>
            </w:r>
          </w:p>
        </w:tc>
      </w:tr>
      <w:tr w14:paraId="2D68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0" w:hRule="atLeast"/>
          <w:jc w:val="center"/>
        </w:trPr>
        <w:tc>
          <w:tcPr>
            <w:tcW w:w="688" w:type="dxa"/>
            <w:vMerge w:val="continue"/>
            <w:tcBorders>
              <w:left w:val="single" w:color="auto" w:sz="4" w:space="0"/>
              <w:right w:val="single" w:color="auto" w:sz="4" w:space="0"/>
            </w:tcBorders>
            <w:vAlign w:val="center"/>
          </w:tcPr>
          <w:p w14:paraId="25D8C019">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19245785">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7C83C51E">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▲2、断裂强力（N）：长度方向220（±5），宽度方向660（±5）,检测依据：GB/T 3923.1-2013；撕破强力（N）：长度方向12（±2），宽度方向15（±2）,检测依据：GB/T 3917.2-2009；顶破强力（N）:770（±5），检测依据：GB/T 19976-2005；起球（级）≥4，检测依据：GB/T 4802.1-2008；压缩回弹性能（%）：压缩率≥60，回复率≥80，检测依据：GB/T 22796-2021。</w:t>
            </w:r>
          </w:p>
        </w:tc>
      </w:tr>
      <w:tr w14:paraId="4879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0" w:hRule="atLeast"/>
          <w:jc w:val="center"/>
        </w:trPr>
        <w:tc>
          <w:tcPr>
            <w:tcW w:w="688" w:type="dxa"/>
            <w:vMerge w:val="continue"/>
            <w:tcBorders>
              <w:left w:val="single" w:color="auto" w:sz="4" w:space="0"/>
              <w:bottom w:val="single" w:color="auto" w:sz="4" w:space="0"/>
              <w:right w:val="single" w:color="auto" w:sz="4" w:space="0"/>
            </w:tcBorders>
            <w:vAlign w:val="center"/>
          </w:tcPr>
          <w:p w14:paraId="57EF8228">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538D39FD">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152FE1AE">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3、耐氯化水色牢度（级）：变色≥4；耐干摩擦色牢度（级）：沾色≥4；耐湿摩擦色牢度（级）：沾色≥4；耐皂洗色牢度（级）：变色≥4，沾色≥4；耐水色牢度（级）：变色≥4，沾色≥4。</w:t>
            </w:r>
          </w:p>
          <w:p w14:paraId="1249FF62">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44"/>
            <w:r>
              <w:rPr>
                <w:rFonts w:hint="eastAsia" w:ascii="宋体" w:hAnsi="宋体" w:eastAsia="宋体" w:cs="Times New Roman"/>
                <w:szCs w:val="21"/>
                <w:lang w:val="en-US" w:eastAsia="zh-CN"/>
              </w:rPr>
              <w:t>GB/T 17592-2011</w:t>
            </w:r>
            <w:commentRangeEnd w:id="44"/>
            <w:r>
              <w:rPr>
                <w:rFonts w:hint="default"/>
              </w:rPr>
              <w:commentReference w:id="44"/>
            </w:r>
            <w:r>
              <w:rPr>
                <w:rFonts w:hint="eastAsia" w:ascii="宋体" w:hAnsi="宋体" w:eastAsia="宋体" w:cs="Times New Roman"/>
                <w:szCs w:val="21"/>
                <w:lang w:val="en-US" w:eastAsia="zh-CN"/>
              </w:rPr>
              <w:t>;甲醛：不得检出，检测依据：GB/T 2912.1-2009;异味：无异味，PH值:4.0-8.5，检测依</w:t>
            </w:r>
            <w:r>
              <w:rPr>
                <w:rFonts w:hint="eastAsia" w:ascii="宋体" w:hAnsi="宋体" w:eastAsia="宋体" w:cs="Times New Roman"/>
                <w:szCs w:val="21"/>
                <w:highlight w:val="none"/>
                <w:lang w:val="en-US" w:eastAsia="zh-CN"/>
              </w:rPr>
              <w:t>据：GB/T 7573-2009</w:t>
            </w:r>
            <w:r>
              <w:rPr>
                <w:rFonts w:hint="eastAsia" w:ascii="宋体" w:hAnsi="宋体" w:eastAsia="宋体" w:cs="Times New Roman"/>
                <w:szCs w:val="21"/>
                <w:lang w:val="en-US" w:eastAsia="zh-CN"/>
              </w:rPr>
              <w:t>。</w:t>
            </w:r>
          </w:p>
        </w:tc>
      </w:tr>
      <w:tr w14:paraId="342A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65127CC9">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34</w:t>
            </w:r>
          </w:p>
        </w:tc>
        <w:tc>
          <w:tcPr>
            <w:tcW w:w="2520" w:type="dxa"/>
            <w:tcBorders>
              <w:top w:val="single" w:color="auto" w:sz="4" w:space="0"/>
              <w:left w:val="single" w:color="auto" w:sz="4" w:space="0"/>
              <w:bottom w:val="single" w:color="auto" w:sz="4" w:space="0"/>
              <w:right w:val="single" w:color="auto" w:sz="4" w:space="0"/>
            </w:tcBorders>
            <w:vAlign w:val="center"/>
          </w:tcPr>
          <w:p w14:paraId="41F69713">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三角形翻身枕</w:t>
            </w:r>
          </w:p>
        </w:tc>
        <w:tc>
          <w:tcPr>
            <w:tcW w:w="5673" w:type="dxa"/>
            <w:tcBorders>
              <w:left w:val="single" w:color="auto" w:sz="4" w:space="0"/>
              <w:right w:val="single" w:color="auto" w:sz="4" w:space="0"/>
            </w:tcBorders>
            <w:vAlign w:val="center"/>
          </w:tcPr>
          <w:p w14:paraId="25F9904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1、成分：涤棉材质，填充物：海绵；无异味。</w:t>
            </w:r>
          </w:p>
        </w:tc>
      </w:tr>
      <w:tr w14:paraId="2BF9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6E570927">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35</w:t>
            </w:r>
          </w:p>
        </w:tc>
        <w:tc>
          <w:tcPr>
            <w:tcW w:w="2520" w:type="dxa"/>
            <w:tcBorders>
              <w:top w:val="single" w:color="auto" w:sz="4" w:space="0"/>
              <w:left w:val="single" w:color="auto" w:sz="4" w:space="0"/>
              <w:bottom w:val="single" w:color="auto" w:sz="4" w:space="0"/>
              <w:right w:val="single" w:color="auto" w:sz="4" w:space="0"/>
            </w:tcBorders>
            <w:vAlign w:val="center"/>
          </w:tcPr>
          <w:p w14:paraId="4A8B4A5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翻身枕套</w:t>
            </w:r>
          </w:p>
        </w:tc>
        <w:tc>
          <w:tcPr>
            <w:tcW w:w="5673" w:type="dxa"/>
            <w:tcBorders>
              <w:left w:val="single" w:color="auto" w:sz="4" w:space="0"/>
              <w:right w:val="single" w:color="auto" w:sz="4" w:space="0"/>
            </w:tcBorders>
            <w:vAlign w:val="center"/>
          </w:tcPr>
          <w:p w14:paraId="02FF5506">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1、涤棉材质，花色多色可选，可分解致癌芳香胺染料、甲醛、PH值、异味符合国家相关标准。</w:t>
            </w:r>
          </w:p>
        </w:tc>
      </w:tr>
      <w:tr w14:paraId="2D69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88" w:type="dxa"/>
            <w:vMerge w:val="restart"/>
            <w:tcBorders>
              <w:top w:val="single" w:color="auto" w:sz="4" w:space="0"/>
              <w:left w:val="single" w:color="auto" w:sz="4" w:space="0"/>
              <w:right w:val="single" w:color="auto" w:sz="4" w:space="0"/>
            </w:tcBorders>
            <w:vAlign w:val="center"/>
          </w:tcPr>
          <w:p w14:paraId="241BA00B">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36</w:t>
            </w:r>
          </w:p>
          <w:p w14:paraId="204E4FA9">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37</w:t>
            </w:r>
          </w:p>
          <w:p w14:paraId="72DCC8FA">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38</w:t>
            </w:r>
          </w:p>
          <w:p w14:paraId="15B1F859">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39</w:t>
            </w:r>
          </w:p>
          <w:p w14:paraId="36641751">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40</w:t>
            </w:r>
          </w:p>
          <w:p w14:paraId="1F8AFCA9">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41</w:t>
            </w:r>
          </w:p>
        </w:tc>
        <w:tc>
          <w:tcPr>
            <w:tcW w:w="2520" w:type="dxa"/>
            <w:vMerge w:val="restart"/>
            <w:tcBorders>
              <w:top w:val="single" w:color="auto" w:sz="4" w:space="0"/>
              <w:left w:val="single" w:color="auto" w:sz="4" w:space="0"/>
              <w:right w:val="single" w:color="auto" w:sz="4" w:space="0"/>
            </w:tcBorders>
            <w:vAlign w:val="center"/>
          </w:tcPr>
          <w:p w14:paraId="5F6D0DCE">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床笠（手术室）</w:t>
            </w:r>
          </w:p>
          <w:p w14:paraId="6463561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枕套（手术室）</w:t>
            </w:r>
          </w:p>
          <w:p w14:paraId="4955DB0C">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被套（手术室）</w:t>
            </w:r>
          </w:p>
          <w:p w14:paraId="032508F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值班床笠</w:t>
            </w:r>
          </w:p>
          <w:p w14:paraId="101C0C1B">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值班枕套</w:t>
            </w:r>
          </w:p>
          <w:p w14:paraId="6BBA811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值班被套</w:t>
            </w:r>
          </w:p>
        </w:tc>
        <w:tc>
          <w:tcPr>
            <w:tcW w:w="5673" w:type="dxa"/>
            <w:tcBorders>
              <w:left w:val="single" w:color="auto" w:sz="4" w:space="0"/>
              <w:right w:val="single" w:color="auto" w:sz="4" w:space="0"/>
            </w:tcBorders>
          </w:tcPr>
          <w:p w14:paraId="0C7F4910">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▲1、纤维含量（%）：100%棉，检测依据：FZ/T 01057-2007、GB/T 2910.11-2009；单位面积质量（g/㎡）：150（±2），检测依据：GB/T 4669-2008；纱线线密度：经纱32S（±1），纬纱35S（±1），检测依据：GB/T 29256.5-2012；织物密度（根/10cm)：经向525（±2），纬向280（±2）,检测依据：GB/T 4668-1995。</w:t>
            </w:r>
          </w:p>
        </w:tc>
      </w:tr>
      <w:tr w14:paraId="3CFE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jc w:val="center"/>
        </w:trPr>
        <w:tc>
          <w:tcPr>
            <w:tcW w:w="688" w:type="dxa"/>
            <w:vMerge w:val="continue"/>
            <w:tcBorders>
              <w:left w:val="single" w:color="auto" w:sz="4" w:space="0"/>
              <w:right w:val="single" w:color="auto" w:sz="4" w:space="0"/>
            </w:tcBorders>
            <w:vAlign w:val="center"/>
          </w:tcPr>
          <w:p w14:paraId="7E711EFD">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4956B22C">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390F254E">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▲2、断裂强力（N）:经向：860（±5），纬向：410（±5）,检测依据：GB/T 3923.1-2013；撕破强力（N）：经向12（±2），纬向12（±2）,检测依据：GB/T 3917.1-2009；水洗尺寸变化率（%）：经向±5.5，纬向±1.5,检测依据：GB/T 8628-2013、GB/T 8629-2017、GB/T 8630-2013；耐磨性能（次）：&gt;3000，检测依据：GB/T 21196.2-2007；起球（级）：≥4，检测依据：GB/T 4802.1-2008；厚度（mm）：0.3-0.4,检测依据：GB/T 3820-1997；远红外辐射温升（洗前）（℃）：≥1.6，检测依据：GB/T 30127-2013；远红外辐射温升（洗后）（℃）：≥0.9，检测依据：GB/T 30127-2013。</w:t>
            </w:r>
          </w:p>
        </w:tc>
      </w:tr>
      <w:tr w14:paraId="5E8A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jc w:val="center"/>
        </w:trPr>
        <w:tc>
          <w:tcPr>
            <w:tcW w:w="688" w:type="dxa"/>
            <w:vMerge w:val="continue"/>
            <w:tcBorders>
              <w:left w:val="single" w:color="auto" w:sz="4" w:space="0"/>
              <w:bottom w:val="single" w:color="auto" w:sz="4" w:space="0"/>
              <w:right w:val="single" w:color="auto" w:sz="4" w:space="0"/>
            </w:tcBorders>
            <w:vAlign w:val="center"/>
          </w:tcPr>
          <w:p w14:paraId="7549471D">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716A9DBD">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4B1ACAEF">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次氯酸盐漂白色牢度（级）：变色≥4；耐唾液色牢度（级）：变色≥4，沾色≥4；耐酸汗渍色牢度（级）：变色≥4，沾色≥4；耐碱汗渍色牢度（级）：变色≥4，沾色≥4；耐干摩擦色牢度（级）：沾色≥4；耐湿摩擦色牢度（级）：沾色≥4；耐氯化水色牢度（级）：变色≥4；耐皂洗色牢度（级）：变色≥4，沾色≥4；耐水色牢度（级）：变色≥4，沾色≥4；耐光、汗复合色牢度（级）：酸汗≥4，碱汗≥4。</w:t>
            </w:r>
          </w:p>
          <w:p w14:paraId="60C96DB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 xml:space="preserve">4、可分解致癌芳香胺染料：不得检出,检测依据：GB/T </w:t>
            </w:r>
            <w:commentRangeStart w:id="45"/>
            <w:r>
              <w:rPr>
                <w:rFonts w:hint="eastAsia" w:ascii="宋体" w:hAnsi="宋体" w:eastAsia="宋体" w:cs="Times New Roman"/>
                <w:szCs w:val="21"/>
                <w:lang w:val="en-US" w:eastAsia="zh-CN"/>
              </w:rPr>
              <w:t>17592-2011</w:t>
            </w:r>
            <w:commentRangeEnd w:id="45"/>
            <w:r>
              <w:rPr>
                <w:rFonts w:hint="default"/>
              </w:rPr>
              <w:commentReference w:id="45"/>
            </w:r>
            <w:r>
              <w:rPr>
                <w:rFonts w:hint="eastAsia" w:ascii="宋体" w:hAnsi="宋体" w:eastAsia="宋体" w:cs="Times New Roman"/>
                <w:szCs w:val="21"/>
                <w:lang w:val="en-US" w:eastAsia="zh-CN"/>
              </w:rPr>
              <w:t>;甲醛：不得检出，检测依据：GB/T 2912.1-2009;异味：无异味，PH值:4.0-8.5，检测依据：GB/T 7573-2009。</w:t>
            </w:r>
          </w:p>
        </w:tc>
      </w:tr>
      <w:tr w14:paraId="327B3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vMerge w:val="restart"/>
            <w:tcBorders>
              <w:top w:val="single" w:color="auto" w:sz="4" w:space="0"/>
              <w:left w:val="single" w:color="auto" w:sz="4" w:space="0"/>
              <w:right w:val="single" w:color="auto" w:sz="4" w:space="0"/>
            </w:tcBorders>
            <w:vAlign w:val="center"/>
          </w:tcPr>
          <w:p w14:paraId="72E81D57">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42</w:t>
            </w:r>
          </w:p>
          <w:p w14:paraId="07918E76">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43</w:t>
            </w:r>
          </w:p>
          <w:p w14:paraId="5666E079">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44</w:t>
            </w:r>
          </w:p>
        </w:tc>
        <w:tc>
          <w:tcPr>
            <w:tcW w:w="2520" w:type="dxa"/>
            <w:vMerge w:val="restart"/>
            <w:tcBorders>
              <w:top w:val="single" w:color="auto" w:sz="4" w:space="0"/>
              <w:left w:val="single" w:color="auto" w:sz="4" w:space="0"/>
              <w:right w:val="single" w:color="auto" w:sz="4" w:space="0"/>
            </w:tcBorders>
            <w:vAlign w:val="center"/>
          </w:tcPr>
          <w:p w14:paraId="4341743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床笠（普通病房）</w:t>
            </w:r>
          </w:p>
          <w:p w14:paraId="049E6BBE">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枕套（普通病房）</w:t>
            </w:r>
          </w:p>
          <w:p w14:paraId="4A8A53D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被套（普通病房）</w:t>
            </w:r>
          </w:p>
        </w:tc>
        <w:tc>
          <w:tcPr>
            <w:tcW w:w="5673" w:type="dxa"/>
            <w:tcBorders>
              <w:left w:val="single" w:color="auto" w:sz="4" w:space="0"/>
              <w:right w:val="single" w:color="auto" w:sz="4" w:space="0"/>
            </w:tcBorders>
          </w:tcPr>
          <w:p w14:paraId="6C6A8AC3">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▲1、纤维含量（%）：50%聚酯纤维+50%棉（均可±5%），检测依据：FZ/T 01057-2007、GB/T 2910.11-2009；单位面积质量（g/㎡）：172（±2），检测依据：GB/T 4669-2008；线密度：经纱31S（±1），纬纱31S（±1），检测依据：GB/T 29256.5-2012；密度（根/10cm）：经密555（±2），纬密300（±2）,检测依据：GB/T 4668-1995。</w:t>
            </w:r>
          </w:p>
        </w:tc>
      </w:tr>
      <w:tr w14:paraId="5487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vMerge w:val="continue"/>
            <w:tcBorders>
              <w:left w:val="single" w:color="auto" w:sz="4" w:space="0"/>
              <w:right w:val="single" w:color="auto" w:sz="4" w:space="0"/>
            </w:tcBorders>
            <w:vAlign w:val="center"/>
          </w:tcPr>
          <w:p w14:paraId="74D9A7B6">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744906DA">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25EBE8CC">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▲2、断裂强力（N）：经向1300（±5），纬向630（±5）,检测依据：GB/T 3923.1-2013；撕破强力（N）：经向18（±2），纬向15（±2）,检测依据：GB/T 3917.2-2009；厚度（mm）：0.3-0.4,检测依据：GB/T 3820-1997；水洗尺寸变化率（%）：经向±1.5，纬向±1.5,检测依据：GB/T 8628-2013、GB/T 8629-2017、GB/T 8630-2013；耐磨性能（次）：＞15000，检测依据：GB/T 21196.2-2007；起球（级）：≥3，检测依据：GB/T 4802.2-2008。</w:t>
            </w:r>
          </w:p>
        </w:tc>
      </w:tr>
      <w:tr w14:paraId="6938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8" w:type="dxa"/>
            <w:vMerge w:val="continue"/>
            <w:tcBorders>
              <w:left w:val="single" w:color="auto" w:sz="4" w:space="0"/>
              <w:bottom w:val="single" w:color="auto" w:sz="4" w:space="0"/>
              <w:right w:val="single" w:color="auto" w:sz="4" w:space="0"/>
            </w:tcBorders>
            <w:vAlign w:val="center"/>
          </w:tcPr>
          <w:p w14:paraId="1AF0C99C">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p>
        </w:tc>
        <w:tc>
          <w:tcPr>
            <w:tcW w:w="2520" w:type="dxa"/>
            <w:vMerge w:val="continue"/>
            <w:tcBorders>
              <w:left w:val="single" w:color="auto" w:sz="4" w:space="0"/>
              <w:bottom w:val="single" w:color="auto" w:sz="4" w:space="0"/>
              <w:right w:val="single" w:color="auto" w:sz="4" w:space="0"/>
            </w:tcBorders>
            <w:vAlign w:val="center"/>
          </w:tcPr>
          <w:p w14:paraId="32374C13">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79B3823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次氯酸盐漂白色牢度（级）：变色≥4；耐干热色牢度（级）：变色≥4，沾色≥4；耐热压色牢度（级）：耐干压变色≥4，耐干压4h后变色≥4；耐酸汗渍色牢度（级）：变色≥4，沾色≥4；耐碱汗渍色牢度（级）：变色≥4；耐干摩擦色牢度（级）：沾色≥4；耐湿摩擦色牢度（级）：沾色≥4；耐皂洗色牢度（级）：变色≥4，沾色≥4；耐光色牢度（级）：变色（深色）≥3；耐水色牢度（级）：变色≥4，沾色≥4；耐唾液色牢度（级）：变色≥4，沾色≥4；耐光、汗复合色牢度（级）：酸汗≥4，碱汗≥4；酚黄变（级）：变色≥4。</w:t>
            </w:r>
          </w:p>
          <w:p w14:paraId="63CC9B90">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46"/>
            <w:r>
              <w:rPr>
                <w:rFonts w:hint="eastAsia" w:ascii="宋体" w:hAnsi="宋体" w:eastAsia="宋体" w:cs="Times New Roman"/>
                <w:szCs w:val="21"/>
                <w:lang w:val="en-US" w:eastAsia="zh-CN"/>
              </w:rPr>
              <w:t>GB/T 17592-2011</w:t>
            </w:r>
            <w:commentRangeEnd w:id="46"/>
            <w:r>
              <w:rPr>
                <w:rFonts w:hint="default"/>
              </w:rPr>
              <w:commentReference w:id="46"/>
            </w:r>
            <w:r>
              <w:rPr>
                <w:rFonts w:hint="eastAsia" w:ascii="宋体" w:hAnsi="宋体" w:eastAsia="宋体" w:cs="Times New Roman"/>
                <w:szCs w:val="21"/>
                <w:lang w:val="en-US" w:eastAsia="zh-CN"/>
              </w:rPr>
              <w:t>;甲醛：不得检出，检测依据：GB/T 2912.1-2009;异味：无异味，PH值:4.0-8.5，检测依据：GB/T 7573-2009。</w:t>
            </w:r>
          </w:p>
        </w:tc>
      </w:tr>
      <w:tr w14:paraId="55D1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jc w:val="center"/>
        </w:trPr>
        <w:tc>
          <w:tcPr>
            <w:tcW w:w="688" w:type="dxa"/>
            <w:vMerge w:val="restart"/>
            <w:tcBorders>
              <w:top w:val="single" w:color="auto" w:sz="4" w:space="0"/>
              <w:left w:val="single" w:color="auto" w:sz="4" w:space="0"/>
              <w:right w:val="single" w:color="auto" w:sz="4" w:space="0"/>
            </w:tcBorders>
            <w:vAlign w:val="center"/>
          </w:tcPr>
          <w:p w14:paraId="06FF0AD4">
            <w:pPr>
              <w:keepNext w:val="0"/>
              <w:keepLines w:val="0"/>
              <w:suppressLineNumbers w:val="0"/>
              <w:spacing w:before="0" w:beforeAutospacing="0" w:after="0" w:afterAutospacing="0"/>
              <w:ind w:left="0" w:right="0"/>
              <w:jc w:val="cente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45</w:t>
            </w:r>
          </w:p>
          <w:p w14:paraId="2E7D9A58">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46</w:t>
            </w:r>
          </w:p>
          <w:p w14:paraId="3A581532">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47</w:t>
            </w:r>
          </w:p>
        </w:tc>
        <w:tc>
          <w:tcPr>
            <w:tcW w:w="2520" w:type="dxa"/>
            <w:vMerge w:val="restart"/>
            <w:tcBorders>
              <w:top w:val="single" w:color="auto" w:sz="4" w:space="0"/>
              <w:left w:val="single" w:color="auto" w:sz="4" w:space="0"/>
              <w:right w:val="single" w:color="auto" w:sz="4" w:space="0"/>
            </w:tcBorders>
            <w:vAlign w:val="center"/>
          </w:tcPr>
          <w:p w14:paraId="7195E71D">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专家值班室枕套</w:t>
            </w:r>
          </w:p>
          <w:p w14:paraId="65C8198A">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专家值班室被套</w:t>
            </w:r>
          </w:p>
          <w:p w14:paraId="120D3AA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专家值班室床单</w:t>
            </w:r>
          </w:p>
        </w:tc>
        <w:tc>
          <w:tcPr>
            <w:tcW w:w="5673" w:type="dxa"/>
            <w:tcBorders>
              <w:left w:val="single" w:color="auto" w:sz="4" w:space="0"/>
              <w:right w:val="single" w:color="auto" w:sz="4" w:space="0"/>
            </w:tcBorders>
          </w:tcPr>
          <w:p w14:paraId="5E280D0B">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▲1、纤维含量（%）：100%棉，检测依据：FZ/T 01057-2007、GB/T 2910.11-2009；单位面积质量（g/㎡）：150（±2），检测依据：GB/T 4669-2008；纱线线密度：经纱32S（±1），纬纱35S（±1），检测依据：GB/T 29256.5-2012；织物密度（根/10cm)：经向525（±2），纬向280（±2）,检测依据：GB/T 4668-1995。</w:t>
            </w:r>
          </w:p>
        </w:tc>
      </w:tr>
      <w:tr w14:paraId="225F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688" w:type="dxa"/>
            <w:vMerge w:val="continue"/>
            <w:tcBorders>
              <w:left w:val="single" w:color="auto" w:sz="4" w:space="0"/>
              <w:right w:val="single" w:color="auto" w:sz="4" w:space="0"/>
            </w:tcBorders>
            <w:vAlign w:val="center"/>
          </w:tcPr>
          <w:p w14:paraId="4ABCA4C2">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p>
        </w:tc>
        <w:tc>
          <w:tcPr>
            <w:tcW w:w="2520" w:type="dxa"/>
            <w:vMerge w:val="continue"/>
            <w:tcBorders>
              <w:left w:val="single" w:color="auto" w:sz="4" w:space="0"/>
              <w:right w:val="single" w:color="auto" w:sz="4" w:space="0"/>
            </w:tcBorders>
            <w:vAlign w:val="center"/>
          </w:tcPr>
          <w:p w14:paraId="1EB51A96">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2E5CA12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▲2、断裂强力（N）:经向：860（±5），纬向：410（±5）,检测依据：GB/T 3923.1-2013；撕破强力（N）：经向12（±2），纬向12（±2）,检测依据：GB/T 3917.1-2009；水洗尺寸变化率（%）：经向±5.5，纬向±1.5,检测依据：GB/T 8628-2013、GB/T 8629-2017、GB/T 8630-2013；耐磨性能（次）：&gt;3000，检测依据：GB/T 21196.2-2007；起球（级）：≥4，检测依据：GB/T 4802.1-2008；厚度（mm）：0.3-0.4,检测依据：GB/T 3820-1997；远红外辐射温升（洗前）（℃）：≥1.6，检测依据：GB/T 30127-2013；远红外辐射温升（洗后）（℃）：≥0.9，检测依据：GB/T 30127-2013。</w:t>
            </w:r>
          </w:p>
        </w:tc>
      </w:tr>
      <w:tr w14:paraId="0668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jc w:val="center"/>
        </w:trPr>
        <w:tc>
          <w:tcPr>
            <w:tcW w:w="688" w:type="dxa"/>
            <w:vMerge w:val="continue"/>
            <w:tcBorders>
              <w:left w:val="single" w:color="auto" w:sz="4" w:space="0"/>
              <w:bottom w:val="single" w:color="auto" w:sz="4" w:space="0"/>
              <w:right w:val="single" w:color="auto" w:sz="4" w:space="0"/>
            </w:tcBorders>
            <w:vAlign w:val="center"/>
          </w:tcPr>
          <w:p w14:paraId="1E22395B">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p>
        </w:tc>
        <w:tc>
          <w:tcPr>
            <w:tcW w:w="2520" w:type="dxa"/>
            <w:vMerge w:val="continue"/>
            <w:tcBorders>
              <w:left w:val="single" w:color="auto" w:sz="4" w:space="0"/>
              <w:bottom w:val="single" w:color="auto" w:sz="4" w:space="0"/>
              <w:right w:val="single" w:color="auto" w:sz="4" w:space="0"/>
            </w:tcBorders>
            <w:vAlign w:val="center"/>
          </w:tcPr>
          <w:p w14:paraId="5C6AC148">
            <w:pPr>
              <w:keepNext w:val="0"/>
              <w:keepLines w:val="0"/>
              <w:suppressLineNumbers w:val="0"/>
              <w:spacing w:before="0" w:beforeAutospacing="0" w:after="0" w:afterAutospacing="0"/>
              <w:ind w:left="0" w:right="0"/>
              <w:jc w:val="center"/>
              <w:rPr>
                <w:rFonts w:hint="eastAsia" w:ascii="宋体" w:hAnsi="宋体" w:eastAsia="宋体" w:cs="Times New Roman"/>
                <w:szCs w:val="21"/>
              </w:rPr>
            </w:pPr>
          </w:p>
        </w:tc>
        <w:tc>
          <w:tcPr>
            <w:tcW w:w="5673" w:type="dxa"/>
            <w:tcBorders>
              <w:left w:val="single" w:color="auto" w:sz="4" w:space="0"/>
              <w:right w:val="single" w:color="auto" w:sz="4" w:space="0"/>
            </w:tcBorders>
          </w:tcPr>
          <w:p w14:paraId="629056ED">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耐次氯酸盐漂白色牢度（级）：变色≥4；耐唾液色牢度（级）：变色≥4，沾色≥4；耐酸汗渍色牢度（级）：变色≥4，沾色≥4；耐碱汗渍色牢度（级）：变色≥4，沾色≥4；耐干摩擦色牢度（级）：沾色≥4；耐湿摩擦色牢度（级）：沾色≥4；耐氯化水色牢度（级）：变色≥4；耐皂洗色牢度（级）：变色≥4，沾色≥4；耐水色牢度（级）：变色≥4，沾色≥4；耐光、汗复合色牢度（级）：酸汗≥4，碱汗≥4。</w:t>
            </w:r>
          </w:p>
          <w:p w14:paraId="1412472A">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47"/>
            <w:r>
              <w:rPr>
                <w:rFonts w:hint="eastAsia" w:ascii="宋体" w:hAnsi="宋体" w:eastAsia="宋体" w:cs="Times New Roman"/>
                <w:szCs w:val="21"/>
                <w:lang w:val="en-US" w:eastAsia="zh-CN"/>
              </w:rPr>
              <w:t>GB/T 17592-2011</w:t>
            </w:r>
            <w:commentRangeEnd w:id="47"/>
            <w:r>
              <w:rPr>
                <w:rFonts w:hint="default"/>
              </w:rPr>
              <w:commentReference w:id="47"/>
            </w:r>
            <w:r>
              <w:rPr>
                <w:rFonts w:hint="eastAsia" w:ascii="宋体" w:hAnsi="宋体" w:eastAsia="宋体" w:cs="Times New Roman"/>
                <w:szCs w:val="21"/>
                <w:lang w:val="en-US" w:eastAsia="zh-CN"/>
              </w:rPr>
              <w:t>;甲醛：不得检出，检测依据：GB/T 2912.1-2009;异味：无异味，PH值:4.0-8.5，检测依据：GB/T 7573-2009。</w:t>
            </w:r>
          </w:p>
        </w:tc>
      </w:tr>
      <w:tr w14:paraId="1941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8881" w:type="dxa"/>
            <w:gridSpan w:val="3"/>
            <w:tcBorders>
              <w:top w:val="single" w:color="auto" w:sz="4" w:space="0"/>
              <w:left w:val="single" w:color="auto" w:sz="4" w:space="0"/>
              <w:bottom w:val="single" w:color="auto" w:sz="4" w:space="0"/>
              <w:right w:val="single" w:color="auto" w:sz="4" w:space="0"/>
            </w:tcBorders>
            <w:vAlign w:val="center"/>
          </w:tcPr>
          <w:p w14:paraId="60883936">
            <w:pPr>
              <w:keepNext w:val="0"/>
              <w:keepLines w:val="0"/>
              <w:suppressLineNumbers w:val="0"/>
              <w:spacing w:before="0" w:beforeAutospacing="0" w:after="0" w:afterAutospacing="0"/>
              <w:ind w:left="0" w:right="0"/>
              <w:jc w:val="left"/>
              <w:rPr>
                <w:rFonts w:hint="default" w:ascii="宋体" w:hAnsi="宋体" w:eastAsia="宋体" w:cs="Times New Roman"/>
                <w:szCs w:val="21"/>
                <w:lang w:val="en-US" w:eastAsia="zh-CN"/>
              </w:rPr>
            </w:pPr>
            <w:r>
              <w:rPr>
                <w:rFonts w:hint="eastAsia" w:ascii="宋体" w:hAnsi="宋体" w:eastAsia="宋体" w:cs="Times New Roman"/>
                <w:b/>
                <w:bCs/>
                <w:szCs w:val="21"/>
                <w:lang w:val="en-US" w:eastAsia="zh-CN"/>
              </w:rPr>
              <w:t>六、手术用品类</w:t>
            </w:r>
          </w:p>
        </w:tc>
      </w:tr>
      <w:tr w14:paraId="0072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252E2FAC">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48</w:t>
            </w:r>
          </w:p>
        </w:tc>
        <w:tc>
          <w:tcPr>
            <w:tcW w:w="2520" w:type="dxa"/>
            <w:tcBorders>
              <w:top w:val="single" w:color="auto" w:sz="4" w:space="0"/>
              <w:left w:val="single" w:color="auto" w:sz="4" w:space="0"/>
              <w:bottom w:val="single" w:color="auto" w:sz="4" w:space="0"/>
              <w:right w:val="single" w:color="auto" w:sz="4" w:space="0"/>
            </w:tcBorders>
            <w:vAlign w:val="center"/>
          </w:tcPr>
          <w:p w14:paraId="142C895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单层治疗巾</w:t>
            </w:r>
          </w:p>
        </w:tc>
        <w:tc>
          <w:tcPr>
            <w:tcW w:w="5673" w:type="dxa"/>
            <w:vMerge w:val="restart"/>
            <w:tcBorders>
              <w:left w:val="single" w:color="auto" w:sz="4" w:space="0"/>
              <w:right w:val="single" w:color="auto" w:sz="4" w:space="0"/>
            </w:tcBorders>
          </w:tcPr>
          <w:p w14:paraId="55D8245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1、纤维含量（%）：100%棉；单位面积质量（g/㎡）：230（±2）；线密度：经纱22S（±1），纬纱18S（±1）；织物密度（根/10cm)：经向515（±2），纬向230（±2）。</w:t>
            </w:r>
          </w:p>
          <w:p w14:paraId="6B5DD511">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断裂强力（N）:经向：干态790（±5），湿态860（±5），纬向：干态380（±5），湿态390（±5）；撕破强力（N）：经向12（±2），纬向10（±2）；顶破强力（N）：480（±5）；水洗尺寸变化率（%）：经向±3.5，纬向±2.5；耐磨性能（次）：&gt;40000；起球（级）：≥3；透气率（mm/s）：≥128；厚度（mm）：0.4-0.5；吸水率(洗前)(%)≥110;吸水率(洗后)(%)≥140；滴水扩散时间(洗前)(s)≤3.0，滴水扩散时间(洗后)(s)≤2；芯吸高度(洗前)(mm/30min)≥105，芯吸高度(洗后)(mm/30min)≥145。</w:t>
            </w:r>
          </w:p>
          <w:p w14:paraId="6B072904">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3、掉毛程度（级）：经向≥4，纬向≥4；耐次氯酸盐漂白色牢度（级）：变色≥4；耐唾液色牢度（级）：变色≥4，沾色≥4；耐酸汗渍色牢度（级）：变色≥4，沾色≥4；耐碱汗渍色牢度（级）：变色≥4，沾色≥4；耐干摩擦色牢度（级）：沾色≥4；耐湿摩擦色牢度（级）：沾色≥4；耐氯化水色牢度（级）：变色≥4；耐皂洗色牢度（级）：变色≥4，沾色≥4；耐水色牢度（级）：变色≥4，沾色≥4；，耐光色牢度（级）：沾色≥4；耐光、汗复合色牢度（级）：酸汗≥4，碱汗≥4。</w:t>
            </w:r>
          </w:p>
          <w:p w14:paraId="1AE9E2D6">
            <w:pPr>
              <w:keepNext w:val="0"/>
              <w:keepLines w:val="0"/>
              <w:suppressLineNumbers w:val="0"/>
              <w:spacing w:before="0" w:beforeAutospacing="0" w:after="0" w:afterAutospacing="0"/>
              <w:ind w:left="0" w:right="0"/>
              <w:jc w:val="both"/>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4、可分解致癌芳香胺染料：不得检出,检测依据：</w:t>
            </w:r>
            <w:commentRangeStart w:id="48"/>
            <w:r>
              <w:rPr>
                <w:rFonts w:hint="eastAsia" w:ascii="宋体" w:hAnsi="宋体" w:eastAsia="宋体" w:cs="Times New Roman"/>
                <w:szCs w:val="21"/>
                <w:lang w:val="en-US" w:eastAsia="zh-CN"/>
              </w:rPr>
              <w:t>GB/T 17592-2011</w:t>
            </w:r>
            <w:commentRangeEnd w:id="48"/>
            <w:r>
              <w:rPr>
                <w:rFonts w:hint="default"/>
              </w:rPr>
              <w:commentReference w:id="48"/>
            </w:r>
            <w:r>
              <w:rPr>
                <w:rFonts w:hint="eastAsia" w:ascii="宋体" w:hAnsi="宋体" w:eastAsia="宋体" w:cs="Times New Roman"/>
                <w:szCs w:val="21"/>
                <w:lang w:val="en-US" w:eastAsia="zh-CN"/>
              </w:rPr>
              <w:t>;甲醛：不得检出，检测依据：GB/T 2912.1-2009;异味：无异味；PH值:4.0-8.5，检测依据：GB/T 7573-2009。</w:t>
            </w:r>
          </w:p>
        </w:tc>
      </w:tr>
      <w:tr w14:paraId="53770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4224B7E8">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49</w:t>
            </w:r>
          </w:p>
        </w:tc>
        <w:tc>
          <w:tcPr>
            <w:tcW w:w="2520" w:type="dxa"/>
            <w:tcBorders>
              <w:top w:val="single" w:color="auto" w:sz="4" w:space="0"/>
              <w:left w:val="single" w:color="auto" w:sz="4" w:space="0"/>
              <w:bottom w:val="single" w:color="auto" w:sz="4" w:space="0"/>
              <w:right w:val="single" w:color="auto" w:sz="4" w:space="0"/>
            </w:tcBorders>
            <w:vAlign w:val="center"/>
          </w:tcPr>
          <w:p w14:paraId="535503FE">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双层治疗巾</w:t>
            </w:r>
          </w:p>
        </w:tc>
        <w:tc>
          <w:tcPr>
            <w:tcW w:w="5673" w:type="dxa"/>
            <w:vMerge w:val="continue"/>
            <w:tcBorders>
              <w:left w:val="single" w:color="auto" w:sz="4" w:space="0"/>
              <w:right w:val="single" w:color="auto" w:sz="4" w:space="0"/>
            </w:tcBorders>
          </w:tcPr>
          <w:p w14:paraId="1D6FD4A7">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r>
      <w:tr w14:paraId="679B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77ED8A97">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50</w:t>
            </w:r>
          </w:p>
        </w:tc>
        <w:tc>
          <w:tcPr>
            <w:tcW w:w="2520" w:type="dxa"/>
            <w:tcBorders>
              <w:top w:val="single" w:color="auto" w:sz="4" w:space="0"/>
              <w:left w:val="single" w:color="auto" w:sz="4" w:space="0"/>
              <w:bottom w:val="single" w:color="auto" w:sz="4" w:space="0"/>
              <w:right w:val="single" w:color="auto" w:sz="4" w:space="0"/>
            </w:tcBorders>
            <w:vAlign w:val="center"/>
          </w:tcPr>
          <w:p w14:paraId="7A942128">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单层小孔巾</w:t>
            </w:r>
          </w:p>
        </w:tc>
        <w:tc>
          <w:tcPr>
            <w:tcW w:w="5673" w:type="dxa"/>
            <w:vMerge w:val="continue"/>
            <w:tcBorders>
              <w:left w:val="single" w:color="auto" w:sz="4" w:space="0"/>
              <w:right w:val="single" w:color="auto" w:sz="4" w:space="0"/>
            </w:tcBorders>
          </w:tcPr>
          <w:p w14:paraId="6FEC3EE6">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r>
      <w:tr w14:paraId="2916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4128E72B">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51</w:t>
            </w:r>
          </w:p>
        </w:tc>
        <w:tc>
          <w:tcPr>
            <w:tcW w:w="2520" w:type="dxa"/>
            <w:tcBorders>
              <w:top w:val="single" w:color="auto" w:sz="4" w:space="0"/>
              <w:left w:val="single" w:color="auto" w:sz="4" w:space="0"/>
              <w:bottom w:val="single" w:color="auto" w:sz="4" w:space="0"/>
              <w:right w:val="single" w:color="auto" w:sz="4" w:space="0"/>
            </w:tcBorders>
            <w:vAlign w:val="center"/>
          </w:tcPr>
          <w:p w14:paraId="6EBAF009">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双层包布</w:t>
            </w:r>
          </w:p>
        </w:tc>
        <w:tc>
          <w:tcPr>
            <w:tcW w:w="5673" w:type="dxa"/>
            <w:vMerge w:val="continue"/>
            <w:tcBorders>
              <w:left w:val="single" w:color="auto" w:sz="4" w:space="0"/>
              <w:right w:val="single" w:color="auto" w:sz="4" w:space="0"/>
            </w:tcBorders>
          </w:tcPr>
          <w:p w14:paraId="6B09AB0E">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r>
      <w:tr w14:paraId="4939B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08CE0375">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52</w:t>
            </w:r>
          </w:p>
        </w:tc>
        <w:tc>
          <w:tcPr>
            <w:tcW w:w="2520" w:type="dxa"/>
            <w:tcBorders>
              <w:top w:val="single" w:color="auto" w:sz="4" w:space="0"/>
              <w:left w:val="single" w:color="auto" w:sz="4" w:space="0"/>
              <w:bottom w:val="single" w:color="auto" w:sz="4" w:space="0"/>
              <w:right w:val="single" w:color="auto" w:sz="4" w:space="0"/>
            </w:tcBorders>
            <w:vAlign w:val="center"/>
          </w:tcPr>
          <w:p w14:paraId="0C296952">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孔巾</w:t>
            </w:r>
          </w:p>
        </w:tc>
        <w:tc>
          <w:tcPr>
            <w:tcW w:w="5673" w:type="dxa"/>
            <w:vMerge w:val="continue"/>
            <w:tcBorders>
              <w:left w:val="single" w:color="auto" w:sz="4" w:space="0"/>
              <w:right w:val="single" w:color="auto" w:sz="4" w:space="0"/>
            </w:tcBorders>
          </w:tcPr>
          <w:p w14:paraId="3D3D4232">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r>
      <w:tr w14:paraId="309B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65C38FA2">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53</w:t>
            </w:r>
          </w:p>
        </w:tc>
        <w:tc>
          <w:tcPr>
            <w:tcW w:w="2520" w:type="dxa"/>
            <w:tcBorders>
              <w:top w:val="single" w:color="auto" w:sz="4" w:space="0"/>
              <w:left w:val="single" w:color="auto" w:sz="4" w:space="0"/>
              <w:bottom w:val="single" w:color="auto" w:sz="4" w:space="0"/>
              <w:right w:val="single" w:color="auto" w:sz="4" w:space="0"/>
            </w:tcBorders>
            <w:vAlign w:val="center"/>
          </w:tcPr>
          <w:p w14:paraId="582C61F6">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双层中单</w:t>
            </w:r>
          </w:p>
        </w:tc>
        <w:tc>
          <w:tcPr>
            <w:tcW w:w="5673" w:type="dxa"/>
            <w:vMerge w:val="continue"/>
            <w:tcBorders>
              <w:left w:val="single" w:color="auto" w:sz="4" w:space="0"/>
              <w:right w:val="single" w:color="auto" w:sz="4" w:space="0"/>
            </w:tcBorders>
          </w:tcPr>
          <w:p w14:paraId="0DD5DA67">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r>
      <w:tr w14:paraId="53A7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1F98F880">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54</w:t>
            </w:r>
          </w:p>
        </w:tc>
        <w:tc>
          <w:tcPr>
            <w:tcW w:w="2520" w:type="dxa"/>
            <w:tcBorders>
              <w:top w:val="single" w:color="auto" w:sz="4" w:space="0"/>
              <w:left w:val="single" w:color="auto" w:sz="4" w:space="0"/>
              <w:bottom w:val="single" w:color="auto" w:sz="4" w:space="0"/>
              <w:right w:val="single" w:color="auto" w:sz="4" w:space="0"/>
            </w:tcBorders>
            <w:vAlign w:val="center"/>
          </w:tcPr>
          <w:p w14:paraId="56C0DE9F">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剖腹单</w:t>
            </w:r>
          </w:p>
        </w:tc>
        <w:tc>
          <w:tcPr>
            <w:tcW w:w="5673" w:type="dxa"/>
            <w:vMerge w:val="continue"/>
            <w:tcBorders>
              <w:left w:val="single" w:color="auto" w:sz="4" w:space="0"/>
              <w:right w:val="single" w:color="auto" w:sz="4" w:space="0"/>
            </w:tcBorders>
          </w:tcPr>
          <w:p w14:paraId="3CD3A112">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p>
        </w:tc>
      </w:tr>
      <w:tr w14:paraId="3AF7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2BD95398">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55</w:t>
            </w:r>
          </w:p>
        </w:tc>
        <w:tc>
          <w:tcPr>
            <w:tcW w:w="2520" w:type="dxa"/>
            <w:tcBorders>
              <w:top w:val="single" w:color="auto" w:sz="4" w:space="0"/>
              <w:left w:val="single" w:color="auto" w:sz="4" w:space="0"/>
              <w:bottom w:val="single" w:color="auto" w:sz="4" w:space="0"/>
              <w:right w:val="single" w:color="auto" w:sz="4" w:space="0"/>
            </w:tcBorders>
            <w:vAlign w:val="center"/>
          </w:tcPr>
          <w:p w14:paraId="7263A1EB">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约束带</w:t>
            </w:r>
          </w:p>
        </w:tc>
        <w:tc>
          <w:tcPr>
            <w:tcW w:w="5673" w:type="dxa"/>
            <w:tcBorders>
              <w:left w:val="single" w:color="auto" w:sz="4" w:space="0"/>
              <w:right w:val="single" w:color="auto" w:sz="4" w:space="0"/>
            </w:tcBorders>
          </w:tcPr>
          <w:p w14:paraId="502C1623">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1、面料：100%棉，纱卡,环保印染</w:t>
            </w:r>
          </w:p>
          <w:p w14:paraId="21C6D3CF">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2、面料安全无毒，可分解致癌芳香胺染料、甲醛、PH值、异味符合国家相关标准。</w:t>
            </w:r>
          </w:p>
        </w:tc>
      </w:tr>
      <w:tr w14:paraId="5B84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8881" w:type="dxa"/>
            <w:gridSpan w:val="3"/>
            <w:tcBorders>
              <w:top w:val="single" w:color="auto" w:sz="4" w:space="0"/>
              <w:left w:val="single" w:color="auto" w:sz="4" w:space="0"/>
              <w:bottom w:val="single" w:color="auto" w:sz="4" w:space="0"/>
              <w:right w:val="single" w:color="auto" w:sz="4" w:space="0"/>
            </w:tcBorders>
            <w:vAlign w:val="center"/>
          </w:tcPr>
          <w:p w14:paraId="0FAA8B82">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b/>
                <w:bCs/>
                <w:szCs w:val="21"/>
                <w:lang w:val="en-US" w:eastAsia="zh-CN"/>
              </w:rPr>
              <w:t>七、信息化管理类</w:t>
            </w:r>
          </w:p>
        </w:tc>
      </w:tr>
      <w:tr w14:paraId="6DCE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79C079A7">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56</w:t>
            </w:r>
          </w:p>
        </w:tc>
        <w:tc>
          <w:tcPr>
            <w:tcW w:w="2520" w:type="dxa"/>
            <w:tcBorders>
              <w:top w:val="single" w:color="auto" w:sz="4" w:space="0"/>
              <w:left w:val="single" w:color="auto" w:sz="4" w:space="0"/>
              <w:bottom w:val="single" w:color="auto" w:sz="4" w:space="0"/>
              <w:right w:val="single" w:color="auto" w:sz="4" w:space="0"/>
            </w:tcBorders>
            <w:vAlign w:val="center"/>
          </w:tcPr>
          <w:p w14:paraId="63862B6F">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可视化热塑标签</w:t>
            </w:r>
          </w:p>
        </w:tc>
        <w:tc>
          <w:tcPr>
            <w:tcW w:w="5673" w:type="dxa"/>
            <w:tcBorders>
              <w:left w:val="single" w:color="auto" w:sz="4" w:space="0"/>
              <w:right w:val="single" w:color="auto" w:sz="4" w:space="0"/>
            </w:tcBorders>
          </w:tcPr>
          <w:p w14:paraId="34DAE1C8">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1、耐洗次数：标签洗涤200次不脱落，打印内容不掉色；</w:t>
            </w:r>
          </w:p>
          <w:p w14:paraId="0F0DC787">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2、热压时长：标签安装热压时长不大于15秒。</w:t>
            </w:r>
          </w:p>
        </w:tc>
      </w:tr>
      <w:tr w14:paraId="73C3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688" w:type="dxa"/>
            <w:tcBorders>
              <w:top w:val="single" w:color="auto" w:sz="4" w:space="0"/>
              <w:left w:val="single" w:color="auto" w:sz="4" w:space="0"/>
              <w:bottom w:val="single" w:color="auto" w:sz="4" w:space="0"/>
              <w:right w:val="single" w:color="auto" w:sz="4" w:space="0"/>
            </w:tcBorders>
            <w:vAlign w:val="center"/>
          </w:tcPr>
          <w:p w14:paraId="6103319B">
            <w:pPr>
              <w:keepNext w:val="0"/>
              <w:keepLines w:val="0"/>
              <w:suppressLineNumbers w:val="0"/>
              <w:spacing w:before="0" w:beforeAutospacing="0" w:after="0" w:afterAutospacing="0"/>
              <w:ind w:left="0" w:right="0"/>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57</w:t>
            </w:r>
          </w:p>
        </w:tc>
        <w:tc>
          <w:tcPr>
            <w:tcW w:w="2520" w:type="dxa"/>
            <w:tcBorders>
              <w:top w:val="single" w:color="auto" w:sz="4" w:space="0"/>
              <w:left w:val="single" w:color="auto" w:sz="4" w:space="0"/>
              <w:bottom w:val="single" w:color="auto" w:sz="4" w:space="0"/>
              <w:right w:val="single" w:color="auto" w:sz="4" w:space="0"/>
            </w:tcBorders>
            <w:vAlign w:val="center"/>
          </w:tcPr>
          <w:p w14:paraId="45F02030">
            <w:pPr>
              <w:keepNext w:val="0"/>
              <w:keepLines w:val="0"/>
              <w:suppressLineNumbers w:val="0"/>
              <w:spacing w:before="0" w:beforeAutospacing="0" w:after="0" w:afterAutospacing="0"/>
              <w:ind w:left="0" w:right="0"/>
              <w:jc w:val="center"/>
              <w:rPr>
                <w:rFonts w:hint="eastAsia" w:ascii="宋体" w:hAnsi="宋体" w:eastAsia="宋体" w:cs="Times New Roman"/>
                <w:szCs w:val="21"/>
              </w:rPr>
            </w:pPr>
            <w:r>
              <w:rPr>
                <w:rFonts w:hint="eastAsia" w:ascii="宋体" w:hAnsi="宋体" w:eastAsia="宋体" w:cs="Times New Roman"/>
                <w:szCs w:val="21"/>
              </w:rPr>
              <w:t>RFID芯片（含配套袋子）</w:t>
            </w:r>
          </w:p>
        </w:tc>
        <w:tc>
          <w:tcPr>
            <w:tcW w:w="5673" w:type="dxa"/>
            <w:tcBorders>
              <w:left w:val="single" w:color="auto" w:sz="4" w:space="0"/>
              <w:bottom w:val="single" w:color="auto" w:sz="4" w:space="0"/>
              <w:right w:val="single" w:color="auto" w:sz="4" w:space="0"/>
            </w:tcBorders>
          </w:tcPr>
          <w:p w14:paraId="56507E9F">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1、标签材质：50%棉+50%涤纶（均可±5%）；</w:t>
            </w:r>
          </w:p>
          <w:p w14:paraId="23CDFCF1">
            <w:pPr>
              <w:keepNext w:val="0"/>
              <w:keepLines w:val="0"/>
              <w:suppressLineNumbers w:val="0"/>
              <w:spacing w:before="0" w:beforeAutospacing="0" w:after="0" w:afterAutospacing="0"/>
              <w:ind w:left="0" w:right="0"/>
              <w:jc w:val="left"/>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2、标签寿命：≥200 次洗涤次数或使用 3 年周期，耐高温洗涤、烘干熨烫，要求为通用版本，可以被通用的 RFID 智能工作台、RFID 手持机识别。</w:t>
            </w:r>
          </w:p>
        </w:tc>
      </w:tr>
    </w:tbl>
    <w:p w14:paraId="0354EF8A">
      <w:pPr>
        <w:rPr>
          <w:b/>
          <w:szCs w:val="21"/>
        </w:rPr>
      </w:pPr>
    </w:p>
    <w:p w14:paraId="50C03752">
      <w:pPr>
        <w:pStyle w:val="6"/>
        <w:spacing w:before="120" w:beforeLines="50" w:after="120" w:afterLines="50"/>
        <w:rPr>
          <w:sz w:val="28"/>
          <w:szCs w:val="28"/>
        </w:rPr>
      </w:pPr>
      <w:r>
        <w:rPr>
          <w:rFonts w:hint="eastAsia"/>
          <w:sz w:val="28"/>
          <w:szCs w:val="28"/>
        </w:rPr>
        <w:t>五、商务要求</w:t>
      </w:r>
    </w:p>
    <w:p w14:paraId="0A6B0F89">
      <w:pPr>
        <w:ind w:firstLine="422"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34342D27">
      <w:pPr>
        <w:numPr>
          <w:ilvl w:val="0"/>
          <w:numId w:val="8"/>
        </w:numPr>
        <w:ind w:firstLine="422" w:firstLineChars="200"/>
        <w:rPr>
          <w:rFonts w:hint="eastAsia"/>
          <w:b/>
          <w:szCs w:val="21"/>
        </w:rPr>
      </w:pP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tbl>
      <w:tblPr>
        <w:tblStyle w:val="42"/>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
        <w:gridCol w:w="1546"/>
        <w:gridCol w:w="6369"/>
      </w:tblGrid>
      <w:tr w14:paraId="4096C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905" w:type="dxa"/>
            <w:tcBorders>
              <w:top w:val="single" w:color="auto" w:sz="4" w:space="0"/>
              <w:left w:val="single" w:color="auto" w:sz="4" w:space="0"/>
              <w:bottom w:val="single" w:color="auto" w:sz="4" w:space="0"/>
              <w:right w:val="single" w:color="auto" w:sz="4" w:space="0"/>
            </w:tcBorders>
            <w:vAlign w:val="center"/>
          </w:tcPr>
          <w:p w14:paraId="0BB84E6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sz w:val="21"/>
                <w:szCs w:val="21"/>
              </w:rPr>
            </w:pPr>
            <w:r>
              <w:rPr>
                <w:rFonts w:hint="eastAsia" w:ascii="宋体" w:hAnsi="宋体" w:eastAsia="宋体" w:cs="宋体"/>
                <w:b/>
                <w:sz w:val="21"/>
                <w:szCs w:val="21"/>
              </w:rPr>
              <w:t>序号</w:t>
            </w:r>
          </w:p>
        </w:tc>
        <w:tc>
          <w:tcPr>
            <w:tcW w:w="1546" w:type="dxa"/>
            <w:tcBorders>
              <w:top w:val="single" w:color="auto" w:sz="4" w:space="0"/>
              <w:left w:val="single" w:color="auto" w:sz="4" w:space="0"/>
              <w:bottom w:val="single" w:color="auto" w:sz="4" w:space="0"/>
              <w:right w:val="single" w:color="auto" w:sz="4" w:space="0"/>
            </w:tcBorders>
            <w:vAlign w:val="center"/>
          </w:tcPr>
          <w:p w14:paraId="0E6040D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sz w:val="21"/>
                <w:szCs w:val="21"/>
              </w:rPr>
            </w:pPr>
            <w:r>
              <w:rPr>
                <w:rFonts w:hint="eastAsia" w:ascii="宋体" w:hAnsi="宋体" w:eastAsia="宋体" w:cs="宋体"/>
                <w:b/>
                <w:sz w:val="21"/>
                <w:szCs w:val="21"/>
              </w:rPr>
              <w:t>目录</w:t>
            </w:r>
          </w:p>
        </w:tc>
        <w:tc>
          <w:tcPr>
            <w:tcW w:w="6369" w:type="dxa"/>
            <w:tcBorders>
              <w:top w:val="single" w:color="auto" w:sz="4" w:space="0"/>
              <w:left w:val="single" w:color="auto" w:sz="4" w:space="0"/>
              <w:bottom w:val="single" w:color="auto" w:sz="4" w:space="0"/>
              <w:right w:val="single" w:color="auto" w:sz="4" w:space="0"/>
            </w:tcBorders>
            <w:vAlign w:val="center"/>
          </w:tcPr>
          <w:p w14:paraId="66C4ABE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sz w:val="21"/>
                <w:szCs w:val="21"/>
              </w:rPr>
            </w:pPr>
            <w:r>
              <w:rPr>
                <w:rFonts w:hint="eastAsia" w:ascii="宋体" w:hAnsi="宋体" w:eastAsia="宋体" w:cs="宋体"/>
                <w:b/>
                <w:sz w:val="21"/>
                <w:szCs w:val="21"/>
              </w:rPr>
              <w:t>招标商务要求</w:t>
            </w:r>
          </w:p>
        </w:tc>
      </w:tr>
      <w:tr w14:paraId="08B8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Borders>
              <w:top w:val="single" w:color="auto" w:sz="4" w:space="0"/>
              <w:left w:val="single" w:color="auto" w:sz="4" w:space="0"/>
              <w:bottom w:val="single" w:color="auto" w:sz="4" w:space="0"/>
              <w:right w:val="single" w:color="auto" w:sz="4" w:space="0"/>
            </w:tcBorders>
          </w:tcPr>
          <w:p w14:paraId="75E43EF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sz w:val="21"/>
                <w:szCs w:val="21"/>
              </w:rPr>
            </w:pPr>
            <w:r>
              <w:rPr>
                <w:rFonts w:hint="eastAsia" w:ascii="宋体" w:hAnsi="宋体" w:eastAsia="宋体" w:cs="宋体"/>
                <w:b/>
                <w:sz w:val="21"/>
                <w:szCs w:val="21"/>
              </w:rPr>
              <w:t>（一）免费保修期内售后服务要求</w:t>
            </w:r>
          </w:p>
        </w:tc>
      </w:tr>
      <w:tr w14:paraId="4E93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5" w:type="dxa"/>
            <w:tcBorders>
              <w:top w:val="single" w:color="auto" w:sz="4" w:space="0"/>
              <w:left w:val="single" w:color="auto" w:sz="4" w:space="0"/>
              <w:bottom w:val="single" w:color="auto" w:sz="4" w:space="0"/>
              <w:right w:val="single" w:color="auto" w:sz="4" w:space="0"/>
            </w:tcBorders>
            <w:vAlign w:val="center"/>
          </w:tcPr>
          <w:p w14:paraId="3699EC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bCs/>
                <w:sz w:val="21"/>
                <w:szCs w:val="21"/>
              </w:rPr>
              <w:t>1</w:t>
            </w:r>
          </w:p>
        </w:tc>
        <w:tc>
          <w:tcPr>
            <w:tcW w:w="1546" w:type="dxa"/>
            <w:tcBorders>
              <w:top w:val="single" w:color="auto" w:sz="4" w:space="0"/>
              <w:left w:val="single" w:color="auto" w:sz="4" w:space="0"/>
              <w:bottom w:val="single" w:color="auto" w:sz="4" w:space="0"/>
              <w:right w:val="single" w:color="auto" w:sz="4" w:space="0"/>
            </w:tcBorders>
            <w:vAlign w:val="center"/>
          </w:tcPr>
          <w:p w14:paraId="71E946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维修响应及故障解决时间</w:t>
            </w:r>
          </w:p>
        </w:tc>
        <w:tc>
          <w:tcPr>
            <w:tcW w:w="6369" w:type="dxa"/>
            <w:tcBorders>
              <w:top w:val="single" w:color="auto" w:sz="4" w:space="0"/>
              <w:left w:val="single" w:color="auto" w:sz="4" w:space="0"/>
              <w:bottom w:val="single" w:color="auto" w:sz="4" w:space="0"/>
              <w:right w:val="single" w:color="auto" w:sz="4" w:space="0"/>
            </w:tcBorders>
            <w:vAlign w:val="center"/>
          </w:tcPr>
          <w:p w14:paraId="0A0D772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sz w:val="21"/>
                <w:szCs w:val="21"/>
              </w:rPr>
            </w:pPr>
            <w:r>
              <w:rPr>
                <w:rFonts w:hint="eastAsia" w:ascii="宋体" w:hAnsi="宋体" w:eastAsia="宋体" w:cs="宋体"/>
                <w:bCs/>
                <w:sz w:val="21"/>
                <w:szCs w:val="21"/>
              </w:rPr>
              <w:t>在保修期内，一旦发生质量问题，投标人保证在接到通知24小时内赶到现场进行修理或更换。</w:t>
            </w:r>
          </w:p>
        </w:tc>
      </w:tr>
      <w:tr w14:paraId="4870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5" w:type="dxa"/>
            <w:tcBorders>
              <w:top w:val="single" w:color="auto" w:sz="4" w:space="0"/>
              <w:left w:val="single" w:color="auto" w:sz="4" w:space="0"/>
              <w:bottom w:val="single" w:color="auto" w:sz="4" w:space="0"/>
              <w:right w:val="single" w:color="auto" w:sz="4" w:space="0"/>
            </w:tcBorders>
            <w:vAlign w:val="center"/>
          </w:tcPr>
          <w:p w14:paraId="0088A1B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546" w:type="dxa"/>
            <w:tcBorders>
              <w:top w:val="single" w:color="auto" w:sz="4" w:space="0"/>
              <w:left w:val="single" w:color="auto" w:sz="4" w:space="0"/>
              <w:bottom w:val="single" w:color="auto" w:sz="4" w:space="0"/>
              <w:right w:val="single" w:color="auto" w:sz="4" w:space="0"/>
            </w:tcBorders>
            <w:vAlign w:val="center"/>
          </w:tcPr>
          <w:p w14:paraId="682284C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关于免费保修期</w:t>
            </w:r>
          </w:p>
        </w:tc>
        <w:tc>
          <w:tcPr>
            <w:tcW w:w="6369" w:type="dxa"/>
            <w:tcBorders>
              <w:top w:val="single" w:color="auto" w:sz="4" w:space="0"/>
              <w:left w:val="single" w:color="auto" w:sz="4" w:space="0"/>
              <w:bottom w:val="single" w:color="auto" w:sz="4" w:space="0"/>
              <w:right w:val="single" w:color="auto" w:sz="4" w:space="0"/>
            </w:tcBorders>
            <w:vAlign w:val="center"/>
          </w:tcPr>
          <w:p w14:paraId="5C856BC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sz w:val="21"/>
                <w:szCs w:val="21"/>
              </w:rPr>
            </w:pPr>
            <w:r>
              <w:rPr>
                <w:rFonts w:hint="eastAsia" w:ascii="宋体" w:hAnsi="宋体" w:eastAsia="宋体" w:cs="宋体"/>
                <w:bCs/>
                <w:sz w:val="21"/>
                <w:szCs w:val="21"/>
              </w:rPr>
              <w:t>★</w:t>
            </w:r>
            <w:del w:id="16" w:author="大白熊与小花花" w:date="2025-08-27T18:18:41Z">
              <w:r>
                <w:rPr>
                  <w:rFonts w:hint="eastAsia" w:ascii="宋体" w:hAnsi="宋体" w:eastAsia="宋体" w:cs="宋体"/>
                  <w:bCs/>
                  <w:sz w:val="21"/>
                  <w:szCs w:val="21"/>
                </w:rPr>
                <w:delText>1.</w:delText>
              </w:r>
            </w:del>
            <w:r>
              <w:rPr>
                <w:rFonts w:hint="eastAsia" w:ascii="宋体" w:hAnsi="宋体" w:eastAsia="宋体" w:cs="宋体"/>
                <w:bCs/>
                <w:sz w:val="21"/>
                <w:szCs w:val="21"/>
              </w:rPr>
              <w:t>本项目所采购的产品7天包退15天包换，其中芯片提供免费保修期</w:t>
            </w:r>
            <w:r>
              <w:rPr>
                <w:rFonts w:hint="eastAsia" w:ascii="宋体" w:hAnsi="宋体" w:eastAsia="宋体" w:cs="宋体"/>
                <w:bCs/>
                <w:sz w:val="21"/>
                <w:szCs w:val="21"/>
                <w:u w:val="single"/>
              </w:rPr>
              <w:t>1</w:t>
            </w:r>
            <w:r>
              <w:rPr>
                <w:rFonts w:hint="eastAsia" w:ascii="宋体" w:hAnsi="宋体" w:eastAsia="宋体" w:cs="宋体"/>
                <w:bCs/>
                <w:sz w:val="21"/>
                <w:szCs w:val="21"/>
              </w:rPr>
              <w:t>年，时间自最终验收合格并交付使用之日起计算，并配备相应售后服务人员。</w:t>
            </w:r>
          </w:p>
        </w:tc>
      </w:tr>
      <w:tr w14:paraId="09FE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905" w:type="dxa"/>
            <w:tcBorders>
              <w:top w:val="single" w:color="auto" w:sz="4" w:space="0"/>
              <w:left w:val="single" w:color="auto" w:sz="4" w:space="0"/>
              <w:bottom w:val="single" w:color="auto" w:sz="4" w:space="0"/>
              <w:right w:val="single" w:color="auto" w:sz="4" w:space="0"/>
            </w:tcBorders>
            <w:vAlign w:val="center"/>
          </w:tcPr>
          <w:p w14:paraId="19AD95E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sz w:val="21"/>
                <w:szCs w:val="21"/>
              </w:rPr>
            </w:pPr>
            <w:r>
              <w:rPr>
                <w:rFonts w:hint="eastAsia" w:ascii="宋体" w:hAnsi="宋体" w:eastAsia="宋体" w:cs="宋体"/>
                <w:sz w:val="21"/>
                <w:szCs w:val="21"/>
              </w:rPr>
              <w:t>3</w:t>
            </w:r>
          </w:p>
        </w:tc>
        <w:tc>
          <w:tcPr>
            <w:tcW w:w="1546" w:type="dxa"/>
            <w:tcBorders>
              <w:top w:val="single" w:color="auto" w:sz="4" w:space="0"/>
              <w:left w:val="single" w:color="auto" w:sz="4" w:space="0"/>
              <w:bottom w:val="single" w:color="auto" w:sz="4" w:space="0"/>
              <w:right w:val="single" w:color="auto" w:sz="4" w:space="0"/>
            </w:tcBorders>
            <w:vAlign w:val="center"/>
          </w:tcPr>
          <w:p w14:paraId="4866D59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技术文件</w:t>
            </w:r>
          </w:p>
        </w:tc>
        <w:tc>
          <w:tcPr>
            <w:tcW w:w="6369" w:type="dxa"/>
            <w:tcBorders>
              <w:top w:val="single" w:color="auto" w:sz="4" w:space="0"/>
              <w:left w:val="single" w:color="auto" w:sz="4" w:space="0"/>
              <w:bottom w:val="single" w:color="auto" w:sz="4" w:space="0"/>
              <w:right w:val="single" w:color="auto" w:sz="4" w:space="0"/>
            </w:tcBorders>
            <w:vAlign w:val="center"/>
          </w:tcPr>
          <w:p w14:paraId="37E8240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Cs/>
                <w:sz w:val="21"/>
                <w:szCs w:val="21"/>
              </w:rPr>
            </w:pPr>
            <w:r>
              <w:rPr>
                <w:rFonts w:hint="eastAsia" w:ascii="宋体" w:hAnsi="宋体" w:eastAsia="宋体" w:cs="宋体"/>
                <w:bCs/>
                <w:sz w:val="21"/>
                <w:szCs w:val="21"/>
                <w:lang w:val="en-US" w:eastAsia="zh-CN"/>
              </w:rPr>
              <w:t>投标人</w:t>
            </w:r>
            <w:r>
              <w:rPr>
                <w:rFonts w:hint="eastAsia" w:ascii="宋体" w:hAnsi="宋体" w:eastAsia="宋体" w:cs="宋体"/>
                <w:bCs/>
                <w:sz w:val="21"/>
                <w:szCs w:val="21"/>
              </w:rPr>
              <w:t>应提供全套、完整的书面技术资料，包括设备说明书、操作手册、简单维修说明等甲方要求的所有资料。</w:t>
            </w:r>
          </w:p>
        </w:tc>
      </w:tr>
      <w:tr w14:paraId="35A9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Borders>
              <w:top w:val="single" w:color="auto" w:sz="4" w:space="0"/>
              <w:left w:val="single" w:color="auto" w:sz="4" w:space="0"/>
              <w:bottom w:val="single" w:color="auto" w:sz="4" w:space="0"/>
              <w:right w:val="single" w:color="auto" w:sz="4" w:space="0"/>
            </w:tcBorders>
          </w:tcPr>
          <w:p w14:paraId="69027FD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sz w:val="21"/>
                <w:szCs w:val="21"/>
              </w:rPr>
            </w:pPr>
            <w:r>
              <w:rPr>
                <w:rFonts w:hint="eastAsia" w:ascii="宋体" w:hAnsi="宋体" w:eastAsia="宋体" w:cs="宋体"/>
                <w:b/>
                <w:sz w:val="21"/>
                <w:szCs w:val="21"/>
              </w:rPr>
              <w:t>（二）免费保修期外售后服务要求</w:t>
            </w:r>
            <w:del w:id="17" w:author="大白熊与小花花" w:date="2025-08-27T16:42:06Z">
              <w:r>
                <w:rPr>
                  <w:rFonts w:hint="eastAsia" w:ascii="宋体" w:hAnsi="宋体" w:eastAsia="宋体" w:cs="宋体"/>
                  <w:b/>
                  <w:sz w:val="21"/>
                  <w:szCs w:val="21"/>
                </w:rPr>
                <w:delText>（可选）</w:delText>
              </w:r>
            </w:del>
          </w:p>
        </w:tc>
      </w:tr>
      <w:tr w14:paraId="7F9A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restart"/>
            <w:tcBorders>
              <w:top w:val="single" w:color="auto" w:sz="4" w:space="0"/>
              <w:left w:val="single" w:color="auto" w:sz="4" w:space="0"/>
              <w:right w:val="single" w:color="auto" w:sz="4" w:space="0"/>
            </w:tcBorders>
            <w:vAlign w:val="center"/>
          </w:tcPr>
          <w:p w14:paraId="5A9C063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sz w:val="21"/>
                <w:szCs w:val="21"/>
              </w:rPr>
              <w:t>1</w:t>
            </w:r>
          </w:p>
        </w:tc>
        <w:tc>
          <w:tcPr>
            <w:tcW w:w="1546" w:type="dxa"/>
            <w:vMerge w:val="restart"/>
            <w:tcBorders>
              <w:top w:val="single" w:color="auto" w:sz="4" w:space="0"/>
              <w:left w:val="single" w:color="auto" w:sz="4" w:space="0"/>
              <w:right w:val="single" w:color="auto" w:sz="4" w:space="0"/>
            </w:tcBorders>
            <w:vAlign w:val="center"/>
          </w:tcPr>
          <w:p w14:paraId="2D70DC4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rPr>
              <w:t>维修零配件、消耗品和延续保修合同的报价</w:t>
            </w:r>
          </w:p>
        </w:tc>
        <w:tc>
          <w:tcPr>
            <w:tcW w:w="6369" w:type="dxa"/>
            <w:tcBorders>
              <w:top w:val="single" w:color="auto" w:sz="4" w:space="0"/>
              <w:left w:val="single" w:color="auto" w:sz="4" w:space="0"/>
              <w:bottom w:val="single" w:color="auto" w:sz="4" w:space="0"/>
              <w:right w:val="single" w:color="auto" w:sz="4" w:space="0"/>
            </w:tcBorders>
            <w:vAlign w:val="center"/>
          </w:tcPr>
          <w:p w14:paraId="35589D9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sz w:val="21"/>
                <w:szCs w:val="21"/>
              </w:rPr>
            </w:pPr>
            <w:r>
              <w:rPr>
                <w:rFonts w:hint="eastAsia" w:ascii="宋体" w:hAnsi="宋体" w:eastAsia="宋体" w:cs="宋体"/>
                <w:bCs/>
                <w:sz w:val="21"/>
                <w:szCs w:val="21"/>
              </w:rPr>
              <w:t>1.由设备制造商提供售后服务，</w:t>
            </w:r>
            <w:r>
              <w:rPr>
                <w:rFonts w:hint="eastAsia" w:ascii="宋体" w:hAnsi="宋体" w:eastAsia="宋体" w:cs="宋体"/>
                <w:bCs/>
                <w:sz w:val="21"/>
                <w:szCs w:val="21"/>
                <w:u w:val="single"/>
              </w:rPr>
              <w:t xml:space="preserve"> 1 </w:t>
            </w:r>
            <w:r>
              <w:rPr>
                <w:rFonts w:hint="eastAsia" w:ascii="宋体" w:hAnsi="宋体" w:eastAsia="宋体" w:cs="宋体"/>
                <w:bCs/>
                <w:sz w:val="21"/>
                <w:szCs w:val="21"/>
              </w:rPr>
              <w:t>小时内响应，</w:t>
            </w:r>
            <w:r>
              <w:rPr>
                <w:rFonts w:hint="eastAsia" w:ascii="宋体" w:hAnsi="宋体" w:eastAsia="宋体" w:cs="宋体"/>
                <w:bCs/>
                <w:sz w:val="21"/>
                <w:szCs w:val="21"/>
                <w:u w:val="single"/>
              </w:rPr>
              <w:t xml:space="preserve"> 24 </w:t>
            </w:r>
            <w:r>
              <w:rPr>
                <w:rFonts w:hint="eastAsia" w:ascii="宋体" w:hAnsi="宋体" w:eastAsia="宋体" w:cs="宋体"/>
                <w:bCs/>
                <w:sz w:val="21"/>
                <w:szCs w:val="21"/>
              </w:rPr>
              <w:t>小时维修到位，并在48小时内消除故障（不可抗力情况除外）。消耗品和零配件供应及时，特殊情况下可提供备用</w:t>
            </w:r>
            <w:r>
              <w:rPr>
                <w:rFonts w:hint="eastAsia" w:ascii="宋体" w:hAnsi="宋体" w:eastAsia="宋体" w:cs="宋体"/>
                <w:bCs/>
                <w:sz w:val="21"/>
                <w:szCs w:val="21"/>
                <w:lang w:val="en-US" w:eastAsia="zh-CN"/>
              </w:rPr>
              <w:t>产品</w:t>
            </w:r>
            <w:r>
              <w:rPr>
                <w:rFonts w:hint="eastAsia" w:ascii="宋体" w:hAnsi="宋体" w:eastAsia="宋体" w:cs="宋体"/>
                <w:bCs/>
                <w:sz w:val="21"/>
                <w:szCs w:val="21"/>
              </w:rPr>
              <w:t>。在境内有相对应的零配件保税库，能够及时调取所需零配件材料，于中标后出具相应证明文件。</w:t>
            </w:r>
          </w:p>
        </w:tc>
      </w:tr>
      <w:tr w14:paraId="17BF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bottom w:val="single" w:color="auto" w:sz="4" w:space="0"/>
              <w:right w:val="single" w:color="auto" w:sz="4" w:space="0"/>
            </w:tcBorders>
            <w:vAlign w:val="center"/>
          </w:tcPr>
          <w:p w14:paraId="045C34C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Cs/>
                <w:sz w:val="21"/>
                <w:szCs w:val="21"/>
              </w:rPr>
            </w:pPr>
          </w:p>
        </w:tc>
        <w:tc>
          <w:tcPr>
            <w:tcW w:w="1546" w:type="dxa"/>
            <w:vMerge w:val="continue"/>
            <w:tcBorders>
              <w:left w:val="single" w:color="auto" w:sz="4" w:space="0"/>
              <w:bottom w:val="single" w:color="auto" w:sz="4" w:space="0"/>
              <w:right w:val="single" w:color="auto" w:sz="4" w:space="0"/>
            </w:tcBorders>
            <w:vAlign w:val="center"/>
          </w:tcPr>
          <w:p w14:paraId="474AF5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sz w:val="21"/>
                <w:szCs w:val="21"/>
              </w:rPr>
            </w:pPr>
          </w:p>
        </w:tc>
        <w:tc>
          <w:tcPr>
            <w:tcW w:w="6369" w:type="dxa"/>
            <w:tcBorders>
              <w:top w:val="single" w:color="auto" w:sz="4" w:space="0"/>
              <w:left w:val="single" w:color="auto" w:sz="4" w:space="0"/>
              <w:bottom w:val="single" w:color="auto" w:sz="4" w:space="0"/>
              <w:right w:val="single" w:color="auto" w:sz="4" w:space="0"/>
            </w:tcBorders>
            <w:vAlign w:val="center"/>
          </w:tcPr>
          <w:p w14:paraId="1495D48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sz w:val="21"/>
                <w:szCs w:val="21"/>
              </w:rPr>
            </w:pPr>
            <w:r>
              <w:rPr>
                <w:rFonts w:hint="eastAsia" w:ascii="宋体" w:hAnsi="宋体" w:eastAsia="宋体" w:cs="宋体"/>
                <w:bCs/>
                <w:sz w:val="21"/>
                <w:szCs w:val="21"/>
              </w:rPr>
              <w:t>2.中标人应当协助采购人对接产品制造商提供本项目免费保修期后的售后服务。</w:t>
            </w:r>
          </w:p>
        </w:tc>
      </w:tr>
      <w:tr w14:paraId="1920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820" w:type="dxa"/>
            <w:gridSpan w:val="3"/>
            <w:tcBorders>
              <w:top w:val="single" w:color="auto" w:sz="4" w:space="0"/>
              <w:left w:val="single" w:color="auto" w:sz="4" w:space="0"/>
              <w:bottom w:val="single" w:color="auto" w:sz="4" w:space="0"/>
              <w:right w:val="single" w:color="auto" w:sz="4" w:space="0"/>
            </w:tcBorders>
          </w:tcPr>
          <w:p w14:paraId="7400504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sz w:val="21"/>
                <w:szCs w:val="21"/>
              </w:rPr>
            </w:pPr>
            <w:r>
              <w:rPr>
                <w:rFonts w:hint="eastAsia" w:ascii="宋体" w:hAnsi="宋体" w:eastAsia="宋体" w:cs="宋体"/>
                <w:b/>
                <w:sz w:val="21"/>
                <w:szCs w:val="21"/>
              </w:rPr>
              <w:t>（三）其他商务要求</w:t>
            </w:r>
          </w:p>
        </w:tc>
      </w:tr>
      <w:tr w14:paraId="06F3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905" w:type="dxa"/>
            <w:vMerge w:val="restart"/>
            <w:tcBorders>
              <w:top w:val="nil"/>
              <w:left w:val="single" w:color="auto" w:sz="4" w:space="0"/>
              <w:bottom w:val="single" w:color="auto" w:sz="4" w:space="0"/>
              <w:right w:val="single" w:color="auto" w:sz="4" w:space="0"/>
            </w:tcBorders>
            <w:vAlign w:val="center"/>
          </w:tcPr>
          <w:p w14:paraId="5AC5FF3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bCs/>
                <w:sz w:val="21"/>
                <w:szCs w:val="21"/>
              </w:rPr>
              <w:t>1</w:t>
            </w:r>
          </w:p>
        </w:tc>
        <w:tc>
          <w:tcPr>
            <w:tcW w:w="1546" w:type="dxa"/>
            <w:vMerge w:val="restart"/>
            <w:tcBorders>
              <w:top w:val="single" w:color="auto" w:sz="4" w:space="0"/>
              <w:left w:val="single" w:color="auto" w:sz="4" w:space="0"/>
              <w:bottom w:val="single" w:color="auto" w:sz="4" w:space="0"/>
              <w:right w:val="single" w:color="auto" w:sz="4" w:space="0"/>
            </w:tcBorders>
            <w:vAlign w:val="center"/>
          </w:tcPr>
          <w:p w14:paraId="51761CE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关于交货</w:t>
            </w:r>
          </w:p>
        </w:tc>
        <w:tc>
          <w:tcPr>
            <w:tcW w:w="6369" w:type="dxa"/>
            <w:tcBorders>
              <w:top w:val="single" w:color="auto" w:sz="4" w:space="0"/>
              <w:left w:val="single" w:color="auto" w:sz="4" w:space="0"/>
              <w:bottom w:val="single" w:color="auto" w:sz="4" w:space="0"/>
              <w:right w:val="single" w:color="auto" w:sz="4" w:space="0"/>
            </w:tcBorders>
          </w:tcPr>
          <w:p w14:paraId="6F063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★1.1履约时间和地点：中标人在签订合同之日起</w:t>
            </w:r>
            <w:r>
              <w:rPr>
                <w:rFonts w:hint="eastAsia" w:ascii="宋体" w:hAnsi="宋体" w:eastAsia="宋体" w:cs="宋体"/>
                <w:bCs/>
                <w:sz w:val="21"/>
                <w:szCs w:val="21"/>
                <w:u w:val="single"/>
              </w:rPr>
              <w:t>30</w:t>
            </w:r>
            <w:r>
              <w:rPr>
                <w:rFonts w:hint="eastAsia" w:ascii="宋体" w:hAnsi="宋体" w:eastAsia="宋体" w:cs="宋体"/>
                <w:bCs/>
                <w:sz w:val="21"/>
                <w:szCs w:val="21"/>
              </w:rPr>
              <w:t>个日历日交货，交货地点为深圳市新华医院。</w:t>
            </w:r>
          </w:p>
        </w:tc>
      </w:tr>
      <w:tr w14:paraId="6DD8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905" w:type="dxa"/>
            <w:vMerge w:val="continue"/>
            <w:tcBorders>
              <w:top w:val="nil"/>
              <w:left w:val="single" w:color="auto" w:sz="4" w:space="0"/>
              <w:bottom w:val="single" w:color="auto" w:sz="4" w:space="0"/>
              <w:right w:val="single" w:color="auto" w:sz="4" w:space="0"/>
            </w:tcBorders>
            <w:vAlign w:val="center"/>
          </w:tcPr>
          <w:p w14:paraId="1DA0AC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top w:val="single" w:color="auto" w:sz="4" w:space="0"/>
              <w:left w:val="single" w:color="auto" w:sz="4" w:space="0"/>
              <w:bottom w:val="single" w:color="auto" w:sz="4" w:space="0"/>
              <w:right w:val="single" w:color="auto" w:sz="4" w:space="0"/>
            </w:tcBorders>
            <w:vAlign w:val="center"/>
          </w:tcPr>
          <w:p w14:paraId="4FCDB4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0A1707D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1.2中标人</w:t>
            </w:r>
            <w:commentRangeStart w:id="49"/>
            <w:r>
              <w:rPr>
                <w:rFonts w:hint="eastAsia" w:ascii="宋体" w:hAnsi="宋体" w:eastAsia="宋体" w:cs="宋体"/>
                <w:bCs/>
                <w:sz w:val="21"/>
                <w:szCs w:val="21"/>
              </w:rPr>
              <w:t>必须</w:t>
            </w:r>
            <w:commentRangeEnd w:id="49"/>
            <w:r>
              <w:rPr>
                <w:rFonts w:hint="eastAsia" w:ascii="宋体" w:hAnsi="宋体" w:eastAsia="宋体" w:cs="宋体"/>
                <w:sz w:val="21"/>
                <w:szCs w:val="21"/>
              </w:rPr>
              <w:commentReference w:id="49"/>
            </w:r>
            <w:r>
              <w:rPr>
                <w:rFonts w:hint="eastAsia" w:ascii="宋体" w:hAnsi="宋体" w:eastAsia="宋体" w:cs="宋体"/>
                <w:bCs/>
                <w:sz w:val="21"/>
                <w:szCs w:val="21"/>
              </w:rPr>
              <w:t>自行承担的货物运输、芯片信息系统对接、验收检测</w:t>
            </w:r>
            <w:r>
              <w:rPr>
                <w:rFonts w:hint="eastAsia" w:ascii="宋体" w:hAnsi="宋体" w:eastAsia="宋体" w:cs="宋体"/>
                <w:bCs/>
                <w:sz w:val="21"/>
                <w:szCs w:val="21"/>
                <w:lang w:val="en-US" w:eastAsia="zh-CN"/>
              </w:rPr>
              <w:t>所产生的一切费用</w:t>
            </w:r>
            <w:r>
              <w:rPr>
                <w:rFonts w:hint="eastAsia" w:ascii="宋体" w:hAnsi="宋体" w:eastAsia="宋体" w:cs="宋体"/>
                <w:bCs/>
                <w:sz w:val="21"/>
                <w:szCs w:val="21"/>
              </w:rPr>
              <w:t>并提供产品说明书等。</w:t>
            </w:r>
          </w:p>
        </w:tc>
      </w:tr>
      <w:tr w14:paraId="6274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restart"/>
            <w:tcBorders>
              <w:top w:val="single" w:color="auto" w:sz="4" w:space="0"/>
              <w:left w:val="single" w:color="auto" w:sz="4" w:space="0"/>
              <w:bottom w:val="single" w:color="auto" w:sz="4" w:space="0"/>
              <w:right w:val="single" w:color="auto" w:sz="4" w:space="0"/>
            </w:tcBorders>
            <w:vAlign w:val="center"/>
          </w:tcPr>
          <w:p w14:paraId="0E143E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bCs/>
                <w:sz w:val="21"/>
                <w:szCs w:val="21"/>
              </w:rPr>
              <w:t>2</w:t>
            </w:r>
          </w:p>
        </w:tc>
        <w:tc>
          <w:tcPr>
            <w:tcW w:w="1546" w:type="dxa"/>
            <w:vMerge w:val="restart"/>
            <w:tcBorders>
              <w:top w:val="single" w:color="auto" w:sz="4" w:space="0"/>
              <w:left w:val="single" w:color="auto" w:sz="4" w:space="0"/>
              <w:bottom w:val="single" w:color="auto" w:sz="4" w:space="0"/>
              <w:right w:val="single" w:color="auto" w:sz="4" w:space="0"/>
            </w:tcBorders>
            <w:vAlign w:val="center"/>
          </w:tcPr>
          <w:p w14:paraId="78D66F5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安装调试及验收</w:t>
            </w:r>
            <w:r>
              <w:rPr>
                <w:rFonts w:hint="eastAsia" w:ascii="宋体" w:hAnsi="宋体" w:eastAsia="宋体" w:cs="宋体"/>
                <w:sz w:val="21"/>
                <w:szCs w:val="21"/>
                <w:lang w:val="en-US" w:eastAsia="zh-CN"/>
              </w:rPr>
              <w:t>要求</w:t>
            </w:r>
          </w:p>
        </w:tc>
        <w:tc>
          <w:tcPr>
            <w:tcW w:w="6369" w:type="dxa"/>
            <w:tcBorders>
              <w:top w:val="single" w:color="auto" w:sz="4" w:space="0"/>
              <w:left w:val="single" w:color="auto" w:sz="4" w:space="0"/>
              <w:bottom w:val="single" w:color="auto" w:sz="4" w:space="0"/>
              <w:right w:val="single" w:color="auto" w:sz="4" w:space="0"/>
            </w:tcBorders>
          </w:tcPr>
          <w:p w14:paraId="223E22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2.1投标人应派有经验的技术人员到现场进行安装、调试，直到</w:t>
            </w:r>
            <w:r>
              <w:rPr>
                <w:rFonts w:hint="eastAsia" w:ascii="宋体" w:hAnsi="宋体" w:eastAsia="宋体" w:cs="宋体"/>
                <w:bCs/>
                <w:sz w:val="21"/>
                <w:szCs w:val="21"/>
                <w:lang w:val="en-US" w:eastAsia="zh-CN"/>
              </w:rPr>
              <w:t>产品</w:t>
            </w:r>
            <w:r>
              <w:rPr>
                <w:rFonts w:hint="eastAsia" w:ascii="宋体" w:hAnsi="宋体" w:eastAsia="宋体" w:cs="宋体"/>
                <w:bCs/>
                <w:sz w:val="21"/>
                <w:szCs w:val="21"/>
              </w:rPr>
              <w:t>正常使用。</w:t>
            </w:r>
          </w:p>
        </w:tc>
      </w:tr>
      <w:tr w14:paraId="5D6C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070090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top w:val="single" w:color="auto" w:sz="4" w:space="0"/>
              <w:left w:val="single" w:color="auto" w:sz="4" w:space="0"/>
              <w:bottom w:val="single" w:color="auto" w:sz="4" w:space="0"/>
              <w:right w:val="single" w:color="auto" w:sz="4" w:space="0"/>
            </w:tcBorders>
            <w:vAlign w:val="center"/>
          </w:tcPr>
          <w:p w14:paraId="4C99D5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249950A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★2.2投标人货物经过双方检验认可后，签署验收报告，产品保修期自验收合格之日起算，由投标人提供产品保修文件。</w:t>
            </w:r>
          </w:p>
        </w:tc>
      </w:tr>
      <w:tr w14:paraId="0C8A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215FA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top w:val="single" w:color="auto" w:sz="4" w:space="0"/>
              <w:left w:val="single" w:color="auto" w:sz="4" w:space="0"/>
              <w:bottom w:val="single" w:color="auto" w:sz="4" w:space="0"/>
              <w:right w:val="single" w:color="auto" w:sz="4" w:space="0"/>
            </w:tcBorders>
            <w:vAlign w:val="center"/>
          </w:tcPr>
          <w:p w14:paraId="01CED7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62C75A8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★2.3 当满足以下条件时，中标人向采购人发出货物验收申请：</w:t>
            </w:r>
          </w:p>
          <w:p w14:paraId="3E93D5F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（1）中标人已按照合同规定提供了全部产品及完整的技术资料。</w:t>
            </w:r>
          </w:p>
          <w:p w14:paraId="28E6E66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（2）货物符合</w:t>
            </w:r>
            <w:commentRangeStart w:id="50"/>
            <w:r>
              <w:rPr>
                <w:rFonts w:hint="eastAsia" w:ascii="宋体" w:hAnsi="宋体" w:eastAsia="宋体" w:cs="宋体"/>
                <w:bCs/>
                <w:sz w:val="21"/>
                <w:szCs w:val="21"/>
              </w:rPr>
              <w:t>招标文件技术技术参数要求</w:t>
            </w:r>
            <w:commentRangeEnd w:id="50"/>
            <w:r>
              <w:rPr>
                <w:rFonts w:hint="eastAsia" w:ascii="宋体" w:hAnsi="宋体" w:eastAsia="宋体" w:cs="宋体"/>
                <w:sz w:val="21"/>
                <w:szCs w:val="21"/>
              </w:rPr>
              <w:commentReference w:id="50"/>
            </w:r>
            <w:r>
              <w:rPr>
                <w:rFonts w:hint="eastAsia" w:ascii="宋体" w:hAnsi="宋体" w:eastAsia="宋体" w:cs="宋体"/>
                <w:bCs/>
                <w:sz w:val="21"/>
                <w:szCs w:val="21"/>
              </w:rPr>
              <w:t>，性能满足要求。</w:t>
            </w:r>
          </w:p>
          <w:p w14:paraId="4AD91B3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（3）货物具备产品合格证。</w:t>
            </w:r>
          </w:p>
          <w:p w14:paraId="376A7F6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（4）经采购人认可的第三方机构出具的合格验收报告</w:t>
            </w:r>
          </w:p>
        </w:tc>
      </w:tr>
      <w:tr w14:paraId="19CC1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4F7DE5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top w:val="single" w:color="auto" w:sz="4" w:space="0"/>
              <w:left w:val="single" w:color="auto" w:sz="4" w:space="0"/>
              <w:bottom w:val="single" w:color="auto" w:sz="4" w:space="0"/>
              <w:right w:val="single" w:color="auto" w:sz="4" w:space="0"/>
            </w:tcBorders>
            <w:vAlign w:val="center"/>
          </w:tcPr>
          <w:p w14:paraId="6960E3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51FF944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2.4本次采购的产品和原材料</w:t>
            </w:r>
            <w:commentRangeStart w:id="51"/>
            <w:r>
              <w:rPr>
                <w:rFonts w:hint="eastAsia" w:ascii="宋体" w:hAnsi="宋体" w:eastAsia="宋体" w:cs="宋体"/>
                <w:bCs/>
                <w:sz w:val="21"/>
                <w:szCs w:val="21"/>
              </w:rPr>
              <w:t>必须</w:t>
            </w:r>
            <w:commentRangeEnd w:id="51"/>
            <w:r>
              <w:rPr>
                <w:rFonts w:hint="eastAsia" w:ascii="宋体" w:hAnsi="宋体" w:eastAsia="宋体" w:cs="宋体"/>
                <w:sz w:val="21"/>
                <w:szCs w:val="21"/>
              </w:rPr>
              <w:commentReference w:id="51"/>
            </w:r>
            <w:r>
              <w:rPr>
                <w:rFonts w:hint="eastAsia" w:ascii="宋体" w:hAnsi="宋体" w:eastAsia="宋体" w:cs="宋体"/>
                <w:bCs/>
                <w:sz w:val="21"/>
                <w:szCs w:val="21"/>
              </w:rPr>
              <w:t>是全新的，所有产品运输到达场地时的包装</w:t>
            </w:r>
            <w:commentRangeStart w:id="52"/>
            <w:r>
              <w:rPr>
                <w:rFonts w:hint="eastAsia" w:ascii="宋体" w:hAnsi="宋体" w:eastAsia="宋体" w:cs="宋体"/>
                <w:bCs/>
                <w:sz w:val="21"/>
                <w:szCs w:val="21"/>
              </w:rPr>
              <w:t>必须</w:t>
            </w:r>
            <w:commentRangeEnd w:id="52"/>
            <w:r>
              <w:rPr>
                <w:rFonts w:hint="eastAsia" w:ascii="宋体" w:hAnsi="宋体" w:eastAsia="宋体" w:cs="宋体"/>
                <w:sz w:val="21"/>
                <w:szCs w:val="21"/>
              </w:rPr>
              <w:commentReference w:id="52"/>
            </w:r>
            <w:r>
              <w:rPr>
                <w:rFonts w:hint="eastAsia" w:ascii="宋体" w:hAnsi="宋体" w:eastAsia="宋体" w:cs="宋体"/>
                <w:bCs/>
                <w:sz w:val="21"/>
                <w:szCs w:val="21"/>
              </w:rPr>
              <w:t>是原厂完整的。</w:t>
            </w:r>
          </w:p>
        </w:tc>
      </w:tr>
      <w:tr w14:paraId="2378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0D1D55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top w:val="single" w:color="auto" w:sz="4" w:space="0"/>
              <w:left w:val="single" w:color="auto" w:sz="4" w:space="0"/>
              <w:bottom w:val="single" w:color="auto" w:sz="4" w:space="0"/>
              <w:right w:val="single" w:color="auto" w:sz="4" w:space="0"/>
            </w:tcBorders>
            <w:vAlign w:val="center"/>
          </w:tcPr>
          <w:p w14:paraId="3D5727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0C1FFE8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sz w:val="21"/>
                <w:szCs w:val="21"/>
                <w:lang w:val="en-US" w:eastAsia="zh-CN"/>
              </w:rPr>
            </w:pPr>
            <w:r>
              <w:rPr>
                <w:rFonts w:hint="eastAsia" w:ascii="宋体" w:hAnsi="宋体" w:eastAsia="宋体" w:cs="宋体"/>
                <w:bCs/>
                <w:sz w:val="21"/>
                <w:szCs w:val="21"/>
                <w:lang w:val="en-US" w:eastAsia="zh-CN"/>
              </w:rPr>
              <w:t>2.5</w:t>
            </w:r>
            <w:r>
              <w:rPr>
                <w:rFonts w:hint="eastAsia" w:ascii="宋体" w:hAnsi="宋体" w:eastAsia="宋体" w:cs="宋体"/>
                <w:bCs/>
                <w:sz w:val="21"/>
                <w:szCs w:val="21"/>
              </w:rPr>
              <w:t>采购人有权对每批次到货的厂制品进行随机抽样检测，由采购人封样并送到第三方检验机构进行检测，每批次的检测费由中标人</w:t>
            </w:r>
            <w:r>
              <w:rPr>
                <w:rFonts w:hint="eastAsia" w:ascii="宋体" w:hAnsi="宋体" w:eastAsia="宋体" w:cs="宋体"/>
                <w:bCs/>
                <w:sz w:val="21"/>
                <w:szCs w:val="21"/>
                <w:lang w:val="en-US" w:eastAsia="zh-CN"/>
              </w:rPr>
              <w:t>承担</w:t>
            </w:r>
            <w:r>
              <w:rPr>
                <w:rFonts w:hint="eastAsia" w:ascii="宋体" w:hAnsi="宋体" w:eastAsia="宋体" w:cs="宋体"/>
                <w:bCs/>
                <w:sz w:val="21"/>
                <w:szCs w:val="21"/>
              </w:rPr>
              <w:t>。若发现产品不合格，造成的一切损失由中标人承担。</w:t>
            </w:r>
          </w:p>
        </w:tc>
      </w:tr>
      <w:tr w14:paraId="7325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restart"/>
            <w:tcBorders>
              <w:top w:val="single" w:color="auto" w:sz="4" w:space="0"/>
              <w:left w:val="single" w:color="auto" w:sz="4" w:space="0"/>
              <w:right w:val="single" w:color="auto" w:sz="4" w:space="0"/>
            </w:tcBorders>
            <w:vAlign w:val="center"/>
          </w:tcPr>
          <w:p w14:paraId="1E70907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bCs/>
                <w:sz w:val="21"/>
                <w:szCs w:val="21"/>
              </w:rPr>
              <w:t>3</w:t>
            </w:r>
          </w:p>
        </w:tc>
        <w:tc>
          <w:tcPr>
            <w:tcW w:w="1546" w:type="dxa"/>
            <w:vMerge w:val="restart"/>
            <w:tcBorders>
              <w:top w:val="single" w:color="auto" w:sz="4" w:space="0"/>
              <w:left w:val="single" w:color="auto" w:sz="4" w:space="0"/>
              <w:right w:val="single" w:color="auto" w:sz="4" w:space="0"/>
            </w:tcBorders>
            <w:vAlign w:val="center"/>
          </w:tcPr>
          <w:p w14:paraId="365C3DD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关于违约</w:t>
            </w:r>
          </w:p>
        </w:tc>
        <w:tc>
          <w:tcPr>
            <w:tcW w:w="6369" w:type="dxa"/>
            <w:tcBorders>
              <w:top w:val="single" w:color="auto" w:sz="4" w:space="0"/>
              <w:left w:val="single" w:color="auto" w:sz="4" w:space="0"/>
              <w:bottom w:val="single" w:color="auto" w:sz="4" w:space="0"/>
              <w:right w:val="single" w:color="auto" w:sz="4" w:space="0"/>
            </w:tcBorders>
          </w:tcPr>
          <w:p w14:paraId="4D9225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3.1如中标人未按照投标文件中承诺和合同约定的时间交货或提供服务，中标人应承担延期交货和延期服务的违约责任，并赔偿采购人因此造成的实际经济损失。实际经济损失超出履约保证金额，上报主管部门，并按相关规定处理。</w:t>
            </w:r>
          </w:p>
        </w:tc>
      </w:tr>
      <w:tr w14:paraId="7522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right w:val="single" w:color="auto" w:sz="4" w:space="0"/>
            </w:tcBorders>
            <w:vAlign w:val="center"/>
          </w:tcPr>
          <w:p w14:paraId="76A205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right w:val="single" w:color="auto" w:sz="4" w:space="0"/>
            </w:tcBorders>
            <w:vAlign w:val="center"/>
          </w:tcPr>
          <w:p w14:paraId="639071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43FAFFC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3.2.中标人逾期交付货物的，应当按照合同约定承担继续履行、采取补救措施或者赔偿损失等违约责任。每逾期</w:t>
            </w:r>
            <w:r>
              <w:rPr>
                <w:rFonts w:hint="eastAsia" w:ascii="宋体" w:hAnsi="宋体" w:eastAsia="宋体" w:cs="宋体"/>
                <w:bCs/>
                <w:sz w:val="21"/>
                <w:szCs w:val="21"/>
                <w:u w:val="single"/>
              </w:rPr>
              <w:t>1</w:t>
            </w:r>
            <w:r>
              <w:rPr>
                <w:rFonts w:hint="eastAsia" w:ascii="宋体" w:hAnsi="宋体" w:eastAsia="宋体" w:cs="宋体"/>
                <w:bCs/>
                <w:sz w:val="21"/>
                <w:szCs w:val="21"/>
              </w:rPr>
              <w:t xml:space="preserve">天，中标人向采购人偿付逾期交货部分货款总额的万分之五/日的滞纳金。如中标人逾期交货达 </w:t>
            </w:r>
            <w:r>
              <w:rPr>
                <w:rFonts w:hint="eastAsia" w:ascii="宋体" w:hAnsi="宋体" w:eastAsia="宋体" w:cs="宋体"/>
                <w:bCs/>
                <w:sz w:val="21"/>
                <w:szCs w:val="21"/>
                <w:u w:val="single"/>
              </w:rPr>
              <w:t>30</w:t>
            </w:r>
            <w:r>
              <w:rPr>
                <w:rFonts w:hint="eastAsia" w:ascii="宋体" w:hAnsi="宋体" w:eastAsia="宋体" w:cs="宋体"/>
                <w:bCs/>
                <w:sz w:val="21"/>
                <w:szCs w:val="21"/>
              </w:rPr>
              <w:t>天，采购人有权解除合同且中标人向采购人偿付项目采购总金额</w:t>
            </w:r>
            <w:r>
              <w:rPr>
                <w:rFonts w:hint="eastAsia" w:ascii="宋体" w:hAnsi="宋体" w:eastAsia="宋体" w:cs="宋体"/>
                <w:bCs/>
                <w:sz w:val="21"/>
                <w:szCs w:val="21"/>
                <w:u w:val="single"/>
              </w:rPr>
              <w:t>10%</w:t>
            </w:r>
            <w:r>
              <w:rPr>
                <w:rFonts w:hint="eastAsia" w:ascii="宋体" w:hAnsi="宋体" w:eastAsia="宋体" w:cs="宋体"/>
                <w:bCs/>
                <w:sz w:val="21"/>
                <w:szCs w:val="21"/>
              </w:rPr>
              <w:t>的违约金；违约金不足以弥补造成损失的，中标人应当补足，造成严重后果的上报主管部门，并按相关规定处理。</w:t>
            </w:r>
          </w:p>
        </w:tc>
      </w:tr>
      <w:tr w14:paraId="2EBD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right w:val="single" w:color="auto" w:sz="4" w:space="0"/>
            </w:tcBorders>
            <w:vAlign w:val="center"/>
          </w:tcPr>
          <w:p w14:paraId="6D18F7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right w:val="single" w:color="auto" w:sz="4" w:space="0"/>
            </w:tcBorders>
            <w:vAlign w:val="center"/>
          </w:tcPr>
          <w:p w14:paraId="32076E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2988D1F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3.3中标人不能交付货物的，中标人向采购人偿付项目采购总金额</w:t>
            </w:r>
            <w:r>
              <w:rPr>
                <w:rFonts w:hint="eastAsia" w:ascii="宋体" w:hAnsi="宋体" w:eastAsia="宋体" w:cs="宋体"/>
                <w:bCs/>
                <w:sz w:val="21"/>
                <w:szCs w:val="21"/>
                <w:u w:val="single"/>
              </w:rPr>
              <w:t>10%</w:t>
            </w:r>
            <w:r>
              <w:rPr>
                <w:rFonts w:hint="eastAsia" w:ascii="宋体" w:hAnsi="宋体" w:eastAsia="宋体" w:cs="宋体"/>
                <w:bCs/>
                <w:sz w:val="21"/>
                <w:szCs w:val="21"/>
              </w:rPr>
              <w:t>的违约金；造成严重后果的，根据《深圳经济特区政府采购条例》第五十七条第（二）款规定，由主管部门对中标人进行处罚。</w:t>
            </w:r>
          </w:p>
        </w:tc>
      </w:tr>
      <w:tr w14:paraId="430D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right w:val="single" w:color="auto" w:sz="4" w:space="0"/>
            </w:tcBorders>
            <w:vAlign w:val="center"/>
          </w:tcPr>
          <w:p w14:paraId="639AD1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right w:val="single" w:color="auto" w:sz="4" w:space="0"/>
            </w:tcBorders>
            <w:vAlign w:val="center"/>
          </w:tcPr>
          <w:p w14:paraId="214DC8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4720639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rPr>
              <w:t>3.4中标人所交设备的品种、型号、规格、质量、功能、技术参数等方面不能满足招标文件实质性条款要求的，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情节严重采购人有权拒绝收货，中标人向采购人偿付项目采购总金额</w:t>
            </w:r>
            <w:r>
              <w:rPr>
                <w:rFonts w:hint="eastAsia" w:ascii="宋体" w:hAnsi="宋体" w:eastAsia="宋体" w:cs="宋体"/>
                <w:bCs/>
                <w:sz w:val="21"/>
                <w:szCs w:val="21"/>
                <w:u w:val="single"/>
                <w:lang w:val="en-US" w:eastAsia="zh-CN"/>
              </w:rPr>
              <w:t>10</w:t>
            </w:r>
            <w:r>
              <w:rPr>
                <w:rFonts w:hint="eastAsia" w:ascii="宋体" w:hAnsi="宋体" w:eastAsia="宋体" w:cs="宋体"/>
                <w:bCs/>
                <w:sz w:val="21"/>
                <w:szCs w:val="21"/>
                <w:u w:val="single"/>
              </w:rPr>
              <w:t>%</w:t>
            </w:r>
            <w:r>
              <w:rPr>
                <w:rFonts w:hint="eastAsia" w:ascii="宋体" w:hAnsi="宋体" w:eastAsia="宋体" w:cs="宋体"/>
                <w:bCs/>
                <w:sz w:val="21"/>
                <w:szCs w:val="21"/>
              </w:rPr>
              <w:t>的违约金；造成严重后果的，根据《深圳经济特区政府采购条例》第五十七条第（二）款规定，由主管部门对中标人进行处罚。</w:t>
            </w:r>
          </w:p>
        </w:tc>
      </w:tr>
      <w:tr w14:paraId="6CB1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right w:val="single" w:color="auto" w:sz="4" w:space="0"/>
            </w:tcBorders>
            <w:vAlign w:val="center"/>
          </w:tcPr>
          <w:p w14:paraId="538A01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right w:val="single" w:color="auto" w:sz="4" w:space="0"/>
            </w:tcBorders>
            <w:vAlign w:val="center"/>
          </w:tcPr>
          <w:p w14:paraId="0C6639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3194406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3.5</w:t>
            </w:r>
            <w:r>
              <w:rPr>
                <w:rFonts w:hint="eastAsia" w:ascii="宋体" w:hAnsi="宋体" w:eastAsia="宋体" w:cs="宋体"/>
                <w:bCs/>
                <w:sz w:val="21"/>
                <w:szCs w:val="21"/>
              </w:rPr>
              <w:t>在中标人承诺的或国家规定的免费保修期内（取两者中最长的期限），如经中标人两次维修或更换，货物仍不能达到招标文件要求及投标文件承诺的质量标准，采购人有权退货，中标人应退回全部货款并赔偿采购人因此遭受的损失。</w:t>
            </w:r>
          </w:p>
        </w:tc>
      </w:tr>
      <w:tr w14:paraId="27A1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bottom w:val="single" w:color="auto" w:sz="4" w:space="0"/>
              <w:right w:val="single" w:color="auto" w:sz="4" w:space="0"/>
            </w:tcBorders>
            <w:vAlign w:val="center"/>
          </w:tcPr>
          <w:p w14:paraId="17DB4F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bottom w:val="single" w:color="auto" w:sz="4" w:space="0"/>
              <w:right w:val="single" w:color="auto" w:sz="4" w:space="0"/>
            </w:tcBorders>
            <w:vAlign w:val="center"/>
          </w:tcPr>
          <w:p w14:paraId="6D578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62A0DE4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3.6中标人在承担上述一项或多项违约责任后，仍应继续履行合同规定的义务（解除合同的除外）。采购人未能及时追究中标人的任何一项违约责任并不表明采购人放弃追究中标人该项或其他违约责任。</w:t>
            </w:r>
          </w:p>
        </w:tc>
      </w:tr>
      <w:tr w14:paraId="5866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tcBorders>
              <w:top w:val="single" w:color="auto" w:sz="4" w:space="0"/>
              <w:left w:val="single" w:color="auto" w:sz="4" w:space="0"/>
              <w:bottom w:val="single" w:color="auto" w:sz="4" w:space="0"/>
              <w:right w:val="single" w:color="auto" w:sz="4" w:space="0"/>
            </w:tcBorders>
            <w:vAlign w:val="center"/>
          </w:tcPr>
          <w:p w14:paraId="0E6ABF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bCs/>
                <w:sz w:val="21"/>
                <w:szCs w:val="21"/>
              </w:rPr>
              <w:t>4</w:t>
            </w:r>
          </w:p>
        </w:tc>
        <w:tc>
          <w:tcPr>
            <w:tcW w:w="1546" w:type="dxa"/>
            <w:tcBorders>
              <w:top w:val="single" w:color="auto" w:sz="4" w:space="0"/>
              <w:left w:val="single" w:color="auto" w:sz="4" w:space="0"/>
              <w:bottom w:val="single" w:color="auto" w:sz="4" w:space="0"/>
              <w:right w:val="single" w:color="auto" w:sz="4" w:space="0"/>
            </w:tcBorders>
            <w:vAlign w:val="center"/>
          </w:tcPr>
          <w:p w14:paraId="7CF720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关于付款</w:t>
            </w:r>
          </w:p>
        </w:tc>
        <w:tc>
          <w:tcPr>
            <w:tcW w:w="6369" w:type="dxa"/>
            <w:tcBorders>
              <w:top w:val="single" w:color="auto" w:sz="4" w:space="0"/>
              <w:left w:val="single" w:color="auto" w:sz="4" w:space="0"/>
              <w:bottom w:val="single" w:color="auto" w:sz="4" w:space="0"/>
              <w:right w:val="single" w:color="auto" w:sz="4" w:space="0"/>
            </w:tcBorders>
          </w:tcPr>
          <w:p w14:paraId="0BA43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highlight w:val="none"/>
              </w:rPr>
            </w:pPr>
            <w:commentRangeStart w:id="53"/>
            <w:r>
              <w:rPr>
                <w:rFonts w:hint="eastAsia" w:ascii="宋体" w:hAnsi="宋体" w:eastAsia="宋体" w:cs="宋体"/>
                <w:bCs/>
                <w:sz w:val="21"/>
                <w:szCs w:val="21"/>
                <w:highlight w:val="none"/>
              </w:rPr>
              <w:t>付款方式：</w:t>
            </w:r>
          </w:p>
          <w:p w14:paraId="48E75C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highlight w:val="none"/>
                <w:lang w:val="en-US" w:eastAsia="zh-CN"/>
              </w:rPr>
            </w:pPr>
            <w:r>
              <w:rPr>
                <w:rFonts w:hint="eastAsia" w:ascii="宋体" w:hAnsi="宋体" w:eastAsia="宋体" w:cs="宋体"/>
                <w:bCs/>
                <w:sz w:val="21"/>
                <w:szCs w:val="21"/>
                <w:highlight w:val="none"/>
                <w:lang w:val="en-US" w:eastAsia="zh-CN"/>
              </w:rPr>
              <w:t>★4.1履约保证金：中标人在合同生效后15个日历日内提供合同金额5%的履约保证金。供应商自主选择支票、汇票、本票、保函等非现金缴纳或提交。履约保证金在中标人履约完成合同的约定权利义务事项且无违约情形前提下在免费维保期到期之日起30日内退还，不计利息。采购人逾期退还履约保证金的，向中标人每日偿付履约保证金的万分之五/日的利息。</w:t>
            </w:r>
          </w:p>
          <w:p w14:paraId="7477EF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4.2付款</w:t>
            </w:r>
            <w:r>
              <w:rPr>
                <w:rFonts w:hint="eastAsia" w:ascii="宋体" w:hAnsi="宋体" w:eastAsia="宋体" w:cs="宋体"/>
                <w:bCs/>
                <w:sz w:val="21"/>
                <w:szCs w:val="21"/>
                <w:highlight w:val="none"/>
                <w:lang w:val="en-US" w:eastAsia="zh-CN"/>
              </w:rPr>
              <w:t>期限和方式</w:t>
            </w:r>
            <w:r>
              <w:rPr>
                <w:rFonts w:hint="eastAsia" w:ascii="宋体" w:hAnsi="宋体" w:eastAsia="宋体" w:cs="宋体"/>
                <w:bCs/>
                <w:sz w:val="21"/>
                <w:szCs w:val="21"/>
                <w:highlight w:val="none"/>
              </w:rPr>
              <w:t xml:space="preserve">： </w:t>
            </w:r>
          </w:p>
          <w:p w14:paraId="6451FC28">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highlight w:val="none"/>
                <w:lang w:val="en-US" w:eastAsia="zh-CN"/>
              </w:rPr>
            </w:pPr>
            <w:r>
              <w:rPr>
                <w:rFonts w:hint="eastAsia" w:ascii="宋体" w:hAnsi="宋体" w:eastAsia="宋体" w:cs="宋体"/>
                <w:bCs/>
                <w:sz w:val="21"/>
                <w:szCs w:val="21"/>
                <w:highlight w:val="none"/>
                <w:lang w:val="en-US" w:eastAsia="zh-CN"/>
              </w:rPr>
              <w:t>合同签订后，采购人收到中标人履约保证金后启动支付流程，收到中标人发票后10个工作日内支付合同总额的50%，具体时间以财政拨付为准。</w:t>
            </w:r>
          </w:p>
          <w:p w14:paraId="047F5B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eastAsia" w:ascii="宋体" w:hAnsi="宋体" w:eastAsia="宋体" w:cs="宋体"/>
                <w:b/>
                <w:bCs/>
                <w:kern w:val="2"/>
                <w:sz w:val="21"/>
                <w:szCs w:val="21"/>
                <w:highlight w:val="none"/>
                <w:lang w:val="en-US" w:eastAsia="zh-CN" w:bidi="ar-SA"/>
              </w:rPr>
            </w:pPr>
            <w:r>
              <w:rPr>
                <w:rFonts w:hint="eastAsia" w:ascii="宋体" w:hAnsi="宋体" w:eastAsia="宋体" w:cs="宋体"/>
                <w:b w:val="0"/>
                <w:bCs/>
                <w:kern w:val="2"/>
                <w:sz w:val="21"/>
                <w:szCs w:val="21"/>
                <w:highlight w:val="none"/>
                <w:lang w:val="en-US" w:eastAsia="zh-CN" w:bidi="ar-SA"/>
              </w:rPr>
              <w:t>（2）项目分批次供货,每批次完成并经采购人产品验收合格后,按实际供货数量结算，即最终结算金额=实际供货数量x中标单价。</w:t>
            </w:r>
            <w:commentRangeEnd w:id="53"/>
            <w:r>
              <w:rPr>
                <w:rFonts w:hint="eastAsia" w:ascii="宋体" w:hAnsi="宋体" w:eastAsia="宋体" w:cs="宋体"/>
                <w:sz w:val="21"/>
                <w:szCs w:val="21"/>
              </w:rPr>
              <w:commentReference w:id="53"/>
            </w:r>
          </w:p>
        </w:tc>
      </w:tr>
      <w:tr w14:paraId="7BEA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tcBorders>
              <w:top w:val="single" w:color="auto" w:sz="4" w:space="0"/>
              <w:left w:val="single" w:color="auto" w:sz="4" w:space="0"/>
              <w:bottom w:val="single" w:color="auto" w:sz="4" w:space="0"/>
              <w:right w:val="single" w:color="auto" w:sz="4" w:space="0"/>
            </w:tcBorders>
            <w:vAlign w:val="center"/>
          </w:tcPr>
          <w:p w14:paraId="380E67C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rPr>
            </w:pPr>
            <w:r>
              <w:rPr>
                <w:rFonts w:hint="eastAsia" w:ascii="宋体" w:hAnsi="宋体" w:eastAsia="宋体" w:cs="宋体"/>
                <w:bCs/>
                <w:sz w:val="21"/>
                <w:szCs w:val="21"/>
              </w:rPr>
              <w:t>5</w:t>
            </w:r>
          </w:p>
        </w:tc>
        <w:tc>
          <w:tcPr>
            <w:tcW w:w="1546" w:type="dxa"/>
            <w:tcBorders>
              <w:top w:val="single" w:color="auto" w:sz="4" w:space="0"/>
              <w:left w:val="single" w:color="auto" w:sz="4" w:space="0"/>
              <w:bottom w:val="single" w:color="auto" w:sz="4" w:space="0"/>
              <w:right w:val="single" w:color="auto" w:sz="4" w:space="0"/>
            </w:tcBorders>
            <w:vAlign w:val="center"/>
          </w:tcPr>
          <w:p w14:paraId="3093EA3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报价要求</w:t>
            </w:r>
          </w:p>
        </w:tc>
        <w:tc>
          <w:tcPr>
            <w:tcW w:w="6369" w:type="dxa"/>
            <w:tcBorders>
              <w:top w:val="single" w:color="auto" w:sz="4" w:space="0"/>
              <w:left w:val="single" w:color="auto" w:sz="4" w:space="0"/>
              <w:bottom w:val="single" w:color="auto" w:sz="4" w:space="0"/>
              <w:right w:val="single" w:color="auto" w:sz="4" w:space="0"/>
            </w:tcBorders>
          </w:tcPr>
          <w:p w14:paraId="3CB7393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rPr>
            </w:pPr>
            <w:r>
              <w:rPr>
                <w:rFonts w:hint="eastAsia" w:ascii="宋体" w:hAnsi="宋体" w:eastAsia="宋体" w:cs="宋体"/>
                <w:bCs/>
                <w:sz w:val="21"/>
                <w:szCs w:val="21"/>
                <w:lang w:val="en-US" w:eastAsia="zh-CN"/>
              </w:rPr>
              <w:t>★投标人应按“分项报价表”逐项报价。投标人提供的报价除另有约定外，均已包含购买设备费用及售后服务所发生的所有费用，包括但不限于税费、货物运至指定地点的如运输费、保险费、叉车费和装卸费、配套资料费、服务培训费、免费保修期内的售后服务费用及国家规定的各项税费等全部费用；与总项目相关的上述可能产生的设施设备安装及配套建设条件改造、调试等费用须分摊计入各分项，供应商自行承担，不得以单项计费。</w:t>
            </w:r>
          </w:p>
        </w:tc>
      </w:tr>
      <w:tr w14:paraId="7C1A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905" w:type="dxa"/>
            <w:vMerge w:val="restart"/>
            <w:tcBorders>
              <w:top w:val="single" w:color="auto" w:sz="4" w:space="0"/>
              <w:left w:val="single" w:color="auto" w:sz="4" w:space="0"/>
              <w:right w:val="single" w:color="auto" w:sz="4" w:space="0"/>
            </w:tcBorders>
            <w:vAlign w:val="center"/>
          </w:tcPr>
          <w:p w14:paraId="7954FD7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6</w:t>
            </w:r>
          </w:p>
        </w:tc>
        <w:tc>
          <w:tcPr>
            <w:tcW w:w="1546" w:type="dxa"/>
            <w:vMerge w:val="restart"/>
            <w:tcBorders>
              <w:top w:val="single" w:color="auto" w:sz="4" w:space="0"/>
              <w:left w:val="single" w:color="auto" w:sz="4" w:space="0"/>
              <w:right w:val="single" w:color="auto" w:sz="4" w:space="0"/>
            </w:tcBorders>
            <w:vAlign w:val="center"/>
          </w:tcPr>
          <w:p w14:paraId="3B5A1C3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知识产权</w:t>
            </w:r>
          </w:p>
        </w:tc>
        <w:tc>
          <w:tcPr>
            <w:tcW w:w="6369" w:type="dxa"/>
            <w:tcBorders>
              <w:top w:val="single" w:color="auto" w:sz="4" w:space="0"/>
              <w:left w:val="single" w:color="auto" w:sz="4" w:space="0"/>
              <w:bottom w:val="single" w:color="auto" w:sz="4" w:space="0"/>
              <w:right w:val="single" w:color="auto" w:sz="4" w:space="0"/>
            </w:tcBorders>
          </w:tcPr>
          <w:p w14:paraId="1B14325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6.1涉及采购标的的知识产权归属、处理的，应约定知识产权的归属和处理方式。</w:t>
            </w:r>
          </w:p>
        </w:tc>
      </w:tr>
      <w:tr w14:paraId="5EE0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905" w:type="dxa"/>
            <w:vMerge w:val="continue"/>
            <w:tcBorders>
              <w:left w:val="single" w:color="auto" w:sz="4" w:space="0"/>
              <w:bottom w:val="single" w:color="auto" w:sz="4" w:space="0"/>
              <w:right w:val="single" w:color="auto" w:sz="4" w:space="0"/>
            </w:tcBorders>
            <w:vAlign w:val="center"/>
          </w:tcPr>
          <w:p w14:paraId="15A5D78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p>
        </w:tc>
        <w:tc>
          <w:tcPr>
            <w:tcW w:w="1546" w:type="dxa"/>
            <w:vMerge w:val="continue"/>
            <w:tcBorders>
              <w:left w:val="single" w:color="auto" w:sz="4" w:space="0"/>
              <w:bottom w:val="single" w:color="auto" w:sz="4" w:space="0"/>
              <w:right w:val="single" w:color="auto" w:sz="4" w:space="0"/>
            </w:tcBorders>
            <w:vAlign w:val="center"/>
          </w:tcPr>
          <w:p w14:paraId="2E5482C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6101B4F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6.2中标人保证提供的货物</w:t>
            </w:r>
            <w:commentRangeStart w:id="54"/>
            <w:r>
              <w:rPr>
                <w:rFonts w:hint="eastAsia" w:ascii="宋体" w:hAnsi="宋体" w:eastAsia="宋体" w:cs="宋体"/>
                <w:bCs/>
                <w:sz w:val="21"/>
                <w:szCs w:val="21"/>
                <w:lang w:val="en-US" w:eastAsia="zh-CN"/>
              </w:rPr>
              <w:t>必须</w:t>
            </w:r>
            <w:commentRangeEnd w:id="54"/>
            <w:r>
              <w:rPr>
                <w:rFonts w:hint="eastAsia" w:ascii="宋体" w:hAnsi="宋体" w:eastAsia="宋体" w:cs="宋体"/>
                <w:sz w:val="21"/>
                <w:szCs w:val="21"/>
              </w:rPr>
              <w:commentReference w:id="54"/>
            </w:r>
            <w:r>
              <w:rPr>
                <w:rFonts w:hint="eastAsia" w:ascii="宋体" w:hAnsi="宋体" w:eastAsia="宋体" w:cs="宋体"/>
                <w:bCs/>
                <w:sz w:val="21"/>
                <w:szCs w:val="21"/>
                <w:lang w:val="en-US" w:eastAsia="zh-CN"/>
              </w:rPr>
              <w:t>为合法渠道销售的货物，并保证不侵犯任何第三方的授权、所有权、知识产权、肖像权等所有权利。否则采购人有权按照合同约定要求乙方承担全部责任。</w:t>
            </w:r>
          </w:p>
        </w:tc>
      </w:tr>
      <w:tr w14:paraId="2592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restart"/>
            <w:tcBorders>
              <w:top w:val="nil"/>
              <w:left w:val="single" w:color="auto" w:sz="4" w:space="0"/>
              <w:right w:val="single" w:color="auto" w:sz="4" w:space="0"/>
            </w:tcBorders>
            <w:vAlign w:val="center"/>
          </w:tcPr>
          <w:p w14:paraId="0C26F9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Cs/>
                <w:sz w:val="21"/>
                <w:szCs w:val="21"/>
                <w:lang w:eastAsia="zh-CN"/>
              </w:rPr>
            </w:pPr>
            <w:r>
              <w:rPr>
                <w:rFonts w:hint="eastAsia" w:ascii="宋体" w:hAnsi="宋体" w:eastAsia="宋体" w:cs="宋体"/>
                <w:bCs/>
                <w:sz w:val="21"/>
                <w:szCs w:val="21"/>
                <w:lang w:val="en-US" w:eastAsia="zh-CN"/>
              </w:rPr>
              <w:t>7</w:t>
            </w:r>
          </w:p>
        </w:tc>
        <w:tc>
          <w:tcPr>
            <w:tcW w:w="1546" w:type="dxa"/>
            <w:vMerge w:val="restart"/>
            <w:tcBorders>
              <w:top w:val="nil"/>
              <w:left w:val="single" w:color="auto" w:sz="4" w:space="0"/>
              <w:right w:val="single" w:color="auto" w:sz="4" w:space="0"/>
            </w:tcBorders>
            <w:vAlign w:val="center"/>
          </w:tcPr>
          <w:p w14:paraId="6BB9897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项目（产品）要求</w:t>
            </w:r>
          </w:p>
        </w:tc>
        <w:tc>
          <w:tcPr>
            <w:tcW w:w="6369" w:type="dxa"/>
            <w:tcBorders>
              <w:top w:val="single" w:color="auto" w:sz="4" w:space="0"/>
              <w:left w:val="single" w:color="auto" w:sz="4" w:space="0"/>
              <w:bottom w:val="single" w:color="auto" w:sz="4" w:space="0"/>
              <w:right w:val="single" w:color="auto" w:sz="4" w:space="0"/>
            </w:tcBorders>
          </w:tcPr>
          <w:p w14:paraId="71E609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color w:val="FF0000"/>
                <w:sz w:val="21"/>
                <w:szCs w:val="21"/>
              </w:rPr>
            </w:pPr>
            <w:r>
              <w:rPr>
                <w:rFonts w:hint="eastAsia" w:ascii="宋体" w:hAnsi="宋体" w:eastAsia="宋体" w:cs="宋体"/>
                <w:bCs/>
                <w:sz w:val="21"/>
                <w:szCs w:val="21"/>
                <w:lang w:val="en-US" w:eastAsia="zh-CN"/>
              </w:rPr>
              <w:t>7.1投标供应商应按其投标文件中的承诺，进行其他售后服务工作。</w:t>
            </w:r>
          </w:p>
        </w:tc>
      </w:tr>
      <w:tr w14:paraId="5948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right w:val="single" w:color="auto" w:sz="4" w:space="0"/>
            </w:tcBorders>
            <w:vAlign w:val="center"/>
          </w:tcPr>
          <w:p w14:paraId="53D9F2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right w:val="single" w:color="auto" w:sz="4" w:space="0"/>
            </w:tcBorders>
            <w:vAlign w:val="center"/>
          </w:tcPr>
          <w:p w14:paraId="16954F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5E8C95C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
                <w:color w:val="FF0000"/>
                <w:sz w:val="21"/>
                <w:szCs w:val="21"/>
              </w:rPr>
            </w:pPr>
            <w:r>
              <w:rPr>
                <w:rFonts w:hint="eastAsia" w:ascii="宋体" w:hAnsi="宋体" w:eastAsia="宋体" w:cs="宋体"/>
                <w:bCs/>
                <w:sz w:val="21"/>
                <w:szCs w:val="21"/>
                <w:lang w:val="en-US" w:eastAsia="zh-CN"/>
              </w:rPr>
              <w:t>7.2本项目所要求的硬件、软件，中标人</w:t>
            </w:r>
            <w:commentRangeStart w:id="55"/>
            <w:r>
              <w:rPr>
                <w:rFonts w:hint="eastAsia" w:ascii="宋体" w:hAnsi="宋体" w:eastAsia="宋体" w:cs="宋体"/>
                <w:bCs/>
                <w:sz w:val="21"/>
                <w:szCs w:val="21"/>
                <w:lang w:val="en-US" w:eastAsia="zh-CN"/>
              </w:rPr>
              <w:t>必须</w:t>
            </w:r>
            <w:commentRangeEnd w:id="55"/>
            <w:r>
              <w:rPr>
                <w:rFonts w:hint="eastAsia" w:ascii="宋体" w:hAnsi="宋体" w:eastAsia="宋体" w:cs="宋体"/>
                <w:sz w:val="21"/>
                <w:szCs w:val="21"/>
              </w:rPr>
              <w:commentReference w:id="55"/>
            </w:r>
            <w:r>
              <w:rPr>
                <w:rFonts w:hint="eastAsia" w:ascii="宋体" w:hAnsi="宋体" w:eastAsia="宋体" w:cs="宋体"/>
                <w:bCs/>
                <w:sz w:val="21"/>
                <w:szCs w:val="21"/>
                <w:lang w:val="en-US" w:eastAsia="zh-CN"/>
              </w:rPr>
              <w:t>配备给采购人，并保证采购人能正常使用，不需要另外增加其他附件和其他费用。</w:t>
            </w:r>
          </w:p>
        </w:tc>
      </w:tr>
      <w:tr w14:paraId="3582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5" w:type="dxa"/>
            <w:vMerge w:val="continue"/>
            <w:tcBorders>
              <w:left w:val="single" w:color="auto" w:sz="4" w:space="0"/>
              <w:bottom w:val="single" w:color="auto" w:sz="4" w:space="0"/>
              <w:right w:val="single" w:color="auto" w:sz="4" w:space="0"/>
            </w:tcBorders>
            <w:vAlign w:val="center"/>
          </w:tcPr>
          <w:p w14:paraId="796198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bCs/>
                <w:sz w:val="21"/>
                <w:szCs w:val="21"/>
              </w:rPr>
            </w:pPr>
          </w:p>
        </w:tc>
        <w:tc>
          <w:tcPr>
            <w:tcW w:w="1546" w:type="dxa"/>
            <w:vMerge w:val="continue"/>
            <w:tcBorders>
              <w:left w:val="single" w:color="auto" w:sz="4" w:space="0"/>
              <w:bottom w:val="single" w:color="auto" w:sz="4" w:space="0"/>
              <w:right w:val="single" w:color="auto" w:sz="4" w:space="0"/>
            </w:tcBorders>
            <w:vAlign w:val="center"/>
          </w:tcPr>
          <w:p w14:paraId="030F9C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p>
        </w:tc>
        <w:tc>
          <w:tcPr>
            <w:tcW w:w="6369" w:type="dxa"/>
            <w:tcBorders>
              <w:top w:val="single" w:color="auto" w:sz="4" w:space="0"/>
              <w:left w:val="single" w:color="auto" w:sz="4" w:space="0"/>
              <w:bottom w:val="single" w:color="auto" w:sz="4" w:space="0"/>
              <w:right w:val="single" w:color="auto" w:sz="4" w:space="0"/>
            </w:tcBorders>
          </w:tcPr>
          <w:p w14:paraId="1691863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7.3上报初验报告、终验报告时，除表格中写明的材料外，还需提供验收记录表、产品三证（指产品合格证、供货凭证、产品检测证明（含招标要求中的第三方有资质检测机构出具的含有产品核心参数的有效检测报告和著作权证书或相关知识产权证明文件）、已备案的三方合同及附件（提供三方合同及附件）</w:t>
            </w:r>
          </w:p>
        </w:tc>
      </w:tr>
    </w:tbl>
    <w:p w14:paraId="59B68033">
      <w:pPr>
        <w:pStyle w:val="2"/>
      </w:pPr>
    </w:p>
    <w:p w14:paraId="2095C2B7">
      <w:pPr>
        <w:pStyle w:val="6"/>
        <w:spacing w:before="156" w:beforeLines="50" w:after="156" w:afterLines="50"/>
        <w:rPr>
          <w:szCs w:val="24"/>
        </w:rPr>
      </w:pPr>
      <w:r>
        <w:rPr>
          <w:rFonts w:hint="eastAsia"/>
          <w:szCs w:val="24"/>
          <w:lang w:val="en-US" w:eastAsia="zh-CN"/>
        </w:rPr>
        <w:t>六</w:t>
      </w:r>
      <w:r>
        <w:rPr>
          <w:rFonts w:hint="eastAsia"/>
          <w:szCs w:val="24"/>
        </w:rPr>
        <w:t>、其他重要条款</w:t>
      </w:r>
    </w:p>
    <w:p w14:paraId="0B34EEC4">
      <w:pPr>
        <w:ind w:firstLine="420" w:firstLineChars="200"/>
        <w:rPr>
          <w:bCs/>
          <w:szCs w:val="21"/>
        </w:rPr>
      </w:pPr>
      <w:r>
        <w:rPr>
          <w:bCs/>
          <w:szCs w:val="21"/>
          <w:lang w:bidi="ar"/>
        </w:rPr>
        <w:t>1</w:t>
      </w:r>
      <w:r>
        <w:rPr>
          <w:rFonts w:hint="eastAsia" w:cs="宋体"/>
          <w:bCs/>
          <w:szCs w:val="21"/>
          <w:lang w:bidi="ar"/>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4A276258">
      <w:pPr>
        <w:pStyle w:val="37"/>
        <w:spacing w:before="78" w:beforeLines="25" w:after="78" w:afterLines="25"/>
        <w:ind w:firstLine="392" w:firstLineChars="187"/>
        <w:rPr>
          <w:rFonts w:ascii="宋体" w:hAnsi="宋体" w:cs="宋体"/>
          <w:szCs w:val="21"/>
        </w:rPr>
      </w:pPr>
      <w:r>
        <w:rPr>
          <w:bCs/>
          <w:sz w:val="21"/>
          <w:szCs w:val="21"/>
          <w:lang w:bidi="ar"/>
        </w:rPr>
        <w:t>2</w:t>
      </w:r>
      <w:r>
        <w:rPr>
          <w:rFonts w:hint="eastAsia" w:cs="宋体"/>
          <w:bCs/>
          <w:sz w:val="21"/>
          <w:szCs w:val="21"/>
          <w:lang w:bidi="ar"/>
        </w:rPr>
        <w:t>、投标人应充分了解项目的位置、情况、道路及任何其它足以影响投标报价的情况，任何因忽视或误解项目情况而导致的索赔或服务期限延长申请将不获批准。</w:t>
      </w:r>
    </w:p>
    <w:p w14:paraId="5CDBDDA3">
      <w:pPr>
        <w:ind w:firstLine="420" w:firstLineChars="200"/>
        <w:rPr>
          <w:bCs/>
          <w:szCs w:val="21"/>
        </w:rPr>
      </w:pPr>
      <w:r>
        <w:rPr>
          <w:bCs/>
          <w:szCs w:val="21"/>
          <w:lang w:bidi="ar"/>
        </w:rPr>
        <w:t>3</w:t>
      </w:r>
      <w:r>
        <w:rPr>
          <w:rFonts w:hint="eastAsia" w:cs="宋体"/>
          <w:bCs/>
          <w:szCs w:val="21"/>
          <w:lang w:bidi="ar"/>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0C96E653">
      <w:pPr>
        <w:ind w:firstLine="420" w:firstLineChars="200"/>
        <w:rPr>
          <w:bCs/>
          <w:szCs w:val="21"/>
        </w:rPr>
      </w:pPr>
      <w:r>
        <w:rPr>
          <w:bCs/>
          <w:szCs w:val="21"/>
          <w:lang w:bidi="ar"/>
        </w:rPr>
        <w:t>4</w:t>
      </w:r>
      <w:r>
        <w:rPr>
          <w:rFonts w:hint="eastAsia" w:cs="宋体"/>
          <w:bCs/>
          <w:szCs w:val="21"/>
          <w:lang w:bidi="ar"/>
        </w:rPr>
        <w:t>、除采购合同继续履行将损害国家利益和社会公共利益外，双方当事人不得擅自变更、中止或者终止合同。</w:t>
      </w:r>
    </w:p>
    <w:p w14:paraId="3A964C5E">
      <w:pPr>
        <w:ind w:firstLine="420" w:firstLineChars="200"/>
        <w:rPr>
          <w:rFonts w:ascii="Times New Roman" w:hAnsi="Times New Roman" w:eastAsia="宋体" w:cs="Times New Roman"/>
          <w:highlight w:val="none"/>
        </w:rPr>
      </w:pPr>
      <w:r>
        <w:rPr>
          <w:bCs/>
          <w:szCs w:val="21"/>
          <w:lang w:bidi="ar"/>
        </w:rPr>
        <w:t>5</w:t>
      </w:r>
      <w:r>
        <w:rPr>
          <w:rFonts w:hint="eastAsia" w:cs="宋体"/>
          <w:bCs/>
          <w:szCs w:val="21"/>
          <w:lang w:bidi="ar"/>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14:paraId="1DA81F81">
      <w:pPr>
        <w:keepNext/>
        <w:keepLines/>
        <w:widowControl w:val="0"/>
        <w:adjustRightInd w:val="0"/>
        <w:spacing w:before="120" w:beforeLines="50" w:after="120" w:afterLines="50" w:line="240" w:lineRule="auto"/>
        <w:ind w:firstLine="420"/>
        <w:jc w:val="center"/>
        <w:textAlignment w:val="baseline"/>
        <w:outlineLvl w:val="1"/>
        <w:rPr>
          <w:rFonts w:ascii="宋体" w:hAnsi="宋体" w:eastAsia="宋体" w:cs="Times New Roman"/>
          <w:b/>
          <w:bCs/>
          <w:kern w:val="0"/>
          <w:sz w:val="28"/>
          <w:szCs w:val="28"/>
          <w:highlight w:val="none"/>
          <w:lang w:val="en-US" w:eastAsia="zh-CN" w:bidi="ar-SA"/>
        </w:rPr>
      </w:pPr>
      <w:r>
        <w:rPr>
          <w:rFonts w:hint="eastAsia" w:ascii="宋体" w:hAnsi="宋体" w:cs="Times New Roman"/>
          <w:b/>
          <w:bCs/>
          <w:kern w:val="0"/>
          <w:sz w:val="28"/>
          <w:szCs w:val="28"/>
          <w:highlight w:val="none"/>
          <w:lang w:val="en-US" w:eastAsia="zh-CN" w:bidi="ar-SA"/>
        </w:rPr>
        <w:t>七</w:t>
      </w:r>
      <w:r>
        <w:rPr>
          <w:rFonts w:hint="eastAsia" w:ascii="宋体" w:hAnsi="宋体" w:eastAsia="宋体" w:cs="Times New Roman"/>
          <w:b/>
          <w:bCs/>
          <w:kern w:val="0"/>
          <w:sz w:val="28"/>
          <w:szCs w:val="28"/>
          <w:highlight w:val="none"/>
          <w:lang w:val="en-US" w:eastAsia="zh-CN" w:bidi="ar-SA"/>
        </w:rPr>
        <w:t>、样品要求</w:t>
      </w:r>
      <w:r>
        <w:rPr>
          <w:rFonts w:ascii="宋体" w:hAnsi="宋体" w:eastAsia="宋体" w:cs="Times New Roman"/>
          <w:b/>
          <w:bCs/>
          <w:kern w:val="0"/>
          <w:sz w:val="24"/>
          <w:szCs w:val="20"/>
          <w:highlight w:val="none"/>
          <w:lang w:val="en-US" w:eastAsia="zh-CN" w:bidi="ar-SA"/>
        </w:rPr>
        <w:commentReference w:id="56"/>
      </w:r>
    </w:p>
    <w:p w14:paraId="0FE4772D">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（一）一般性规定和要求</w:t>
      </w:r>
    </w:p>
    <w:p w14:paraId="132AE188">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1、投标样品上需标注“项目名称及项目编号、样品编号、样品名称”等信息，但</w:t>
      </w:r>
      <w:r>
        <w:rPr>
          <w:rFonts w:ascii="宋体" w:hAnsi="宋体" w:eastAsia="宋体" w:cs="宋体"/>
          <w:kern w:val="0"/>
          <w:szCs w:val="18"/>
          <w:highlight w:val="none"/>
        </w:rPr>
        <w:t>不</w:t>
      </w:r>
      <w:r>
        <w:rPr>
          <w:rFonts w:hint="eastAsia" w:ascii="宋体" w:hAnsi="宋体" w:eastAsia="宋体" w:cs="宋体"/>
          <w:kern w:val="0"/>
          <w:szCs w:val="18"/>
          <w:highlight w:val="none"/>
        </w:rPr>
        <w:t>得显示指向</w:t>
      </w:r>
      <w:r>
        <w:rPr>
          <w:rFonts w:ascii="宋体" w:hAnsi="宋体" w:eastAsia="宋体" w:cs="宋体"/>
          <w:kern w:val="0"/>
          <w:szCs w:val="18"/>
          <w:highlight w:val="none"/>
        </w:rPr>
        <w:t>任何</w:t>
      </w:r>
      <w:r>
        <w:rPr>
          <w:rFonts w:hint="eastAsia" w:ascii="宋体" w:hAnsi="宋体" w:eastAsia="宋体" w:cs="宋体"/>
          <w:kern w:val="0"/>
          <w:szCs w:val="18"/>
          <w:highlight w:val="none"/>
        </w:rPr>
        <w:t>投标供应商的信息、</w:t>
      </w:r>
      <w:r>
        <w:rPr>
          <w:rFonts w:ascii="宋体" w:hAnsi="宋体" w:eastAsia="宋体" w:cs="宋体"/>
          <w:kern w:val="0"/>
          <w:szCs w:val="18"/>
          <w:highlight w:val="none"/>
        </w:rPr>
        <w:t>生产厂家</w:t>
      </w:r>
      <w:r>
        <w:rPr>
          <w:rFonts w:hint="eastAsia" w:ascii="宋体" w:hAnsi="宋体" w:eastAsia="宋体" w:cs="宋体"/>
          <w:kern w:val="0"/>
          <w:szCs w:val="18"/>
          <w:highlight w:val="none"/>
        </w:rPr>
        <w:t>的</w:t>
      </w:r>
      <w:r>
        <w:rPr>
          <w:rFonts w:ascii="宋体" w:hAnsi="宋体" w:eastAsia="宋体" w:cs="宋体"/>
          <w:kern w:val="0"/>
          <w:szCs w:val="18"/>
          <w:highlight w:val="none"/>
        </w:rPr>
        <w:t>商标，或者</w:t>
      </w:r>
      <w:r>
        <w:rPr>
          <w:rFonts w:hint="eastAsia" w:ascii="宋体" w:hAnsi="宋体" w:eastAsia="宋体" w:cs="宋体"/>
          <w:kern w:val="0"/>
          <w:szCs w:val="18"/>
          <w:highlight w:val="none"/>
        </w:rPr>
        <w:t>其他</w:t>
      </w:r>
      <w:r>
        <w:rPr>
          <w:rFonts w:ascii="宋体" w:hAnsi="宋体" w:eastAsia="宋体" w:cs="宋体"/>
          <w:kern w:val="0"/>
          <w:szCs w:val="18"/>
          <w:highlight w:val="none"/>
        </w:rPr>
        <w:t>的标记标识</w:t>
      </w:r>
      <w:r>
        <w:rPr>
          <w:rFonts w:hint="eastAsia" w:ascii="宋体" w:hAnsi="宋体" w:eastAsia="宋体" w:cs="宋体"/>
          <w:kern w:val="0"/>
          <w:szCs w:val="18"/>
          <w:highlight w:val="none"/>
        </w:rPr>
        <w:t>。需要安装的投标样品需为安装完整的成品，由投标供应商自行组织安装。</w:t>
      </w:r>
    </w:p>
    <w:p w14:paraId="3F0FB5BF">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2、样品递交签到：</w:t>
      </w:r>
    </w:p>
    <w:p w14:paraId="3424F237">
      <w:pPr>
        <w:ind w:firstLine="420" w:firstLineChars="200"/>
        <w:rPr>
          <w:rFonts w:ascii="Times New Roman" w:hAnsi="Times New Roman" w:eastAsia="宋体" w:cs="Times New Roman"/>
          <w:b/>
          <w:bCs/>
          <w:color w:val="FF0000"/>
          <w:highlight w:val="none"/>
        </w:rPr>
      </w:pPr>
      <w:r>
        <w:rPr>
          <w:rFonts w:hint="eastAsia" w:ascii="Times New Roman" w:hAnsi="Times New Roman" w:eastAsia="宋体" w:cs="Times New Roman"/>
          <w:bCs/>
          <w:szCs w:val="21"/>
          <w:highlight w:val="none"/>
        </w:rPr>
        <w:t>投标供应商授权人需在</w:t>
      </w:r>
      <w:r>
        <w:rPr>
          <w:rFonts w:ascii="宋体" w:hAnsi="宋体" w:eastAsia="宋体" w:cs="宋体"/>
          <w:b/>
          <w:bCs/>
          <w:color w:val="FF0000"/>
          <w:szCs w:val="21"/>
          <w:highlight w:val="none"/>
        </w:rPr>
        <w:t>本项目开标当日</w:t>
      </w:r>
      <w:r>
        <w:rPr>
          <w:rFonts w:hint="eastAsia" w:ascii="宋体" w:hAnsi="宋体" w:eastAsia="宋体" w:cs="宋体"/>
          <w:b/>
          <w:bCs/>
          <w:color w:val="FF0000"/>
          <w:szCs w:val="21"/>
          <w:highlight w:val="none"/>
        </w:rPr>
        <w:t>9:1</w:t>
      </w:r>
      <w:r>
        <w:rPr>
          <w:rFonts w:hint="eastAsia" w:ascii="宋体" w:hAnsi="宋体" w:cs="宋体"/>
          <w:b/>
          <w:bCs/>
          <w:color w:val="FF0000"/>
          <w:szCs w:val="21"/>
          <w:highlight w:val="none"/>
          <w:lang w:val="en-US" w:eastAsia="zh-CN"/>
        </w:rPr>
        <w:t>0</w:t>
      </w:r>
      <w:r>
        <w:rPr>
          <w:rFonts w:hint="eastAsia" w:ascii="宋体" w:hAnsi="宋体" w:eastAsia="宋体" w:cs="宋体"/>
          <w:b/>
          <w:bCs/>
          <w:color w:val="FF0000"/>
          <w:szCs w:val="21"/>
          <w:highlight w:val="none"/>
        </w:rPr>
        <w:t>-9:30（投标截止时间为上午时适用）,14:15-14:30</w:t>
      </w:r>
      <w:r>
        <w:rPr>
          <w:rFonts w:ascii="宋体" w:hAnsi="宋体" w:eastAsia="宋体" w:cs="宋体"/>
          <w:b/>
          <w:bCs/>
          <w:color w:val="FF0000"/>
          <w:szCs w:val="21"/>
          <w:highlight w:val="none"/>
        </w:rPr>
        <w:t>（投标截止时间为下午时适用）到签到地点（</w:t>
      </w:r>
      <w:r>
        <w:rPr>
          <w:rFonts w:hint="eastAsia" w:ascii="宋体" w:hAnsi="宋体" w:eastAsia="宋体" w:cs="宋体"/>
          <w:b/>
          <w:bCs/>
          <w:color w:val="FF0000"/>
          <w:szCs w:val="21"/>
          <w:highlight w:val="none"/>
        </w:rPr>
        <w:t>深圳市南山区西丽街道沙河西路3185号智谷产业园A座深圳交易集团总部大楼3楼</w:t>
      </w:r>
      <w:r>
        <w:rPr>
          <w:rFonts w:ascii="宋体" w:hAnsi="宋体" w:eastAsia="宋体" w:cs="宋体"/>
          <w:b/>
          <w:bCs/>
          <w:color w:val="FF0000"/>
          <w:szCs w:val="21"/>
          <w:highlight w:val="none"/>
        </w:rPr>
        <w:t>）</w:t>
      </w:r>
      <w:r>
        <w:rPr>
          <w:rFonts w:hint="eastAsia" w:ascii="Times New Roman" w:hAnsi="Times New Roman" w:eastAsia="宋体" w:cs="Times New Roman"/>
          <w:bCs/>
          <w:szCs w:val="21"/>
          <w:highlight w:val="none"/>
        </w:rPr>
        <w:t>，提供</w:t>
      </w:r>
      <w:r>
        <w:rPr>
          <w:rFonts w:hint="eastAsia" w:cs="Times New Roman"/>
          <w:b/>
          <w:bCs w:val="0"/>
          <w:color w:val="FF0000"/>
          <w:szCs w:val="21"/>
          <w:highlight w:val="none"/>
          <w:lang w:eastAsia="zh-CN"/>
        </w:rPr>
        <w:t>（</w:t>
      </w:r>
      <w:r>
        <w:rPr>
          <w:rFonts w:hint="eastAsia" w:cs="Times New Roman"/>
          <w:b/>
          <w:bCs w:val="0"/>
          <w:color w:val="FF0000"/>
          <w:szCs w:val="21"/>
          <w:highlight w:val="none"/>
          <w:lang w:val="en-US" w:eastAsia="zh-CN"/>
        </w:rPr>
        <w:t>1</w:t>
      </w:r>
      <w:r>
        <w:rPr>
          <w:rFonts w:hint="eastAsia" w:cs="Times New Roman"/>
          <w:b/>
          <w:bCs w:val="0"/>
          <w:color w:val="FF0000"/>
          <w:szCs w:val="21"/>
          <w:highlight w:val="none"/>
          <w:lang w:eastAsia="zh-CN"/>
        </w:rPr>
        <w:t>）</w:t>
      </w:r>
      <w:r>
        <w:rPr>
          <w:rFonts w:hint="eastAsia" w:ascii="宋体" w:hAnsi="宋体" w:eastAsia="宋体" w:cs="仿宋_GB2312"/>
          <w:b/>
          <w:bCs w:val="0"/>
          <w:color w:val="FF0000"/>
          <w:szCs w:val="21"/>
          <w:highlight w:val="none"/>
        </w:rPr>
        <w:t>样品放置授权委托书</w:t>
      </w:r>
      <w:r>
        <w:rPr>
          <w:rFonts w:hint="eastAsia" w:ascii="Times New Roman" w:hAnsi="Times New Roman" w:eastAsia="宋体" w:cs="Times New Roman"/>
          <w:b/>
          <w:bCs w:val="0"/>
          <w:color w:val="FF0000"/>
          <w:szCs w:val="21"/>
          <w:highlight w:val="none"/>
        </w:rPr>
        <w:t>（盖公章）</w:t>
      </w:r>
      <w:r>
        <w:rPr>
          <w:rFonts w:hint="eastAsia" w:ascii="Times New Roman" w:hAnsi="Times New Roman" w:eastAsia="宋体" w:cs="Times New Roman"/>
          <w:color w:val="auto"/>
          <w:highlight w:val="none"/>
        </w:rPr>
        <w:t>（授权委托书模板详见附件：</w:t>
      </w:r>
      <w:r>
        <w:rPr>
          <w:rFonts w:hint="eastAsia" w:ascii="宋体" w:hAnsi="宋体" w:eastAsia="宋体" w:cs="仿宋_GB2312"/>
          <w:color w:val="auto"/>
          <w:szCs w:val="21"/>
          <w:highlight w:val="none"/>
        </w:rPr>
        <w:t>样品放置授权委托书</w:t>
      </w:r>
      <w:r>
        <w:rPr>
          <w:rFonts w:hint="eastAsia" w:ascii="Times New Roman" w:hAnsi="Times New Roman" w:eastAsia="宋体" w:cs="Times New Roman"/>
          <w:color w:val="auto"/>
          <w:highlight w:val="none"/>
        </w:rPr>
        <w:t>）</w:t>
      </w:r>
      <w:r>
        <w:rPr>
          <w:rFonts w:hint="eastAsia" w:ascii="Times New Roman" w:hAnsi="Times New Roman" w:eastAsia="宋体" w:cs="Times New Roman"/>
          <w:bCs/>
          <w:color w:val="FF0000"/>
          <w:szCs w:val="21"/>
          <w:highlight w:val="none"/>
        </w:rPr>
        <w:t>、</w:t>
      </w:r>
      <w:r>
        <w:rPr>
          <w:rFonts w:hint="eastAsia" w:cs="Times New Roman"/>
          <w:b/>
          <w:bCs w:val="0"/>
          <w:color w:val="FF0000"/>
          <w:szCs w:val="21"/>
          <w:highlight w:val="none"/>
          <w:lang w:eastAsia="zh-CN"/>
        </w:rPr>
        <w:t>（</w:t>
      </w:r>
      <w:r>
        <w:rPr>
          <w:rFonts w:hint="eastAsia" w:cs="Times New Roman"/>
          <w:b/>
          <w:bCs w:val="0"/>
          <w:color w:val="FF0000"/>
          <w:szCs w:val="21"/>
          <w:highlight w:val="none"/>
          <w:lang w:val="en-US" w:eastAsia="zh-CN"/>
        </w:rPr>
        <w:t>2</w:t>
      </w:r>
      <w:r>
        <w:rPr>
          <w:rFonts w:hint="eastAsia" w:cs="Times New Roman"/>
          <w:b/>
          <w:bCs w:val="0"/>
          <w:color w:val="FF0000"/>
          <w:szCs w:val="21"/>
          <w:highlight w:val="none"/>
          <w:lang w:eastAsia="zh-CN"/>
        </w:rPr>
        <w:t>）</w:t>
      </w:r>
      <w:r>
        <w:rPr>
          <w:rFonts w:hint="eastAsia" w:ascii="Times New Roman" w:hAnsi="Times New Roman" w:eastAsia="宋体" w:cs="Times New Roman"/>
          <w:b/>
          <w:bCs w:val="0"/>
          <w:color w:val="FF0000"/>
          <w:szCs w:val="21"/>
          <w:highlight w:val="none"/>
          <w:lang w:val="en-US" w:eastAsia="zh-CN"/>
        </w:rPr>
        <w:t>身份证明材料原件和复印件</w:t>
      </w:r>
      <w:r>
        <w:rPr>
          <w:rFonts w:hint="eastAsia" w:ascii="Times New Roman" w:hAnsi="Times New Roman" w:eastAsia="宋体" w:cs="Times New Roman"/>
          <w:bCs/>
          <w:color w:val="auto"/>
          <w:szCs w:val="21"/>
          <w:highlight w:val="none"/>
          <w:lang w:val="en-US" w:eastAsia="zh-CN"/>
        </w:rPr>
        <w:t>（中国国籍人员，请提供代理人身份证，港澳台居民可提供来往通行证；非中国国籍人员，可提供公安部门认可的身份证明材料）</w:t>
      </w:r>
      <w:r>
        <w:rPr>
          <w:rFonts w:hint="eastAsia" w:ascii="Times New Roman" w:hAnsi="Times New Roman" w:eastAsia="宋体" w:cs="Times New Roman"/>
          <w:bCs/>
          <w:color w:val="FF0000"/>
          <w:szCs w:val="21"/>
          <w:highlight w:val="none"/>
          <w:lang w:val="en-US" w:eastAsia="zh-CN"/>
        </w:rPr>
        <w:t>、</w:t>
      </w:r>
      <w:r>
        <w:rPr>
          <w:rFonts w:hint="eastAsia" w:cs="Times New Roman"/>
          <w:b/>
          <w:bCs w:val="0"/>
          <w:color w:val="FF0000"/>
          <w:szCs w:val="21"/>
          <w:highlight w:val="none"/>
          <w:lang w:val="en-US" w:eastAsia="zh-CN"/>
        </w:rPr>
        <w:t>（3）</w:t>
      </w:r>
      <w:r>
        <w:rPr>
          <w:rFonts w:hint="eastAsia" w:ascii="Times New Roman" w:hAnsi="Times New Roman" w:eastAsia="宋体" w:cs="Times New Roman"/>
          <w:b/>
          <w:bCs w:val="0"/>
          <w:color w:val="FF0000"/>
          <w:szCs w:val="21"/>
          <w:highlight w:val="none"/>
          <w:lang w:val="en-US" w:eastAsia="zh-CN"/>
        </w:rPr>
        <w:t>样品清单（盖公章）</w:t>
      </w:r>
      <w:r>
        <w:rPr>
          <w:rFonts w:hint="eastAsia" w:ascii="Times New Roman" w:hAnsi="Times New Roman" w:eastAsia="宋体" w:cs="Times New Roman"/>
          <w:bCs/>
          <w:szCs w:val="21"/>
          <w:highlight w:val="none"/>
        </w:rPr>
        <w:t>，按深圳公共资源交易中心（深圳交易集团有限公司政府采购业务分公司）工作人员指引进行样品递交签到。</w:t>
      </w:r>
    </w:p>
    <w:p w14:paraId="0DE24187">
      <w:pPr>
        <w:ind w:firstLine="422" w:firstLineChars="200"/>
        <w:rPr>
          <w:rFonts w:ascii="宋体" w:hAnsi="宋体" w:eastAsia="宋体" w:cs="宋体"/>
          <w:b/>
          <w:bCs w:val="0"/>
          <w:kern w:val="0"/>
          <w:szCs w:val="18"/>
          <w:highlight w:val="none"/>
        </w:rPr>
      </w:pPr>
      <w:r>
        <w:rPr>
          <w:rFonts w:hint="eastAsia" w:ascii="Times New Roman" w:hAnsi="Times New Roman" w:eastAsia="宋体" w:cs="Times New Roman"/>
          <w:b/>
          <w:bCs w:val="0"/>
          <w:szCs w:val="21"/>
          <w:highlight w:val="none"/>
        </w:rPr>
        <w:t>特别注意事项：（1）上述资料提供不齐全，不予签到；（2）签到时间截止后，不再受理签到；（3）未进行签到的，样品不予接收。</w:t>
      </w:r>
    </w:p>
    <w:p w14:paraId="06EAB166">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 xml:space="preserve">3、本项目投标截止时间后进行投标样品接收。投标样品接收需进行身份核对、样品核对、登记确认、顺序编号。 </w:t>
      </w:r>
    </w:p>
    <w:p w14:paraId="266E08D4">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eastAsia="宋体" w:cs="仿宋_GB2312"/>
          <w:szCs w:val="21"/>
          <w:highlight w:val="none"/>
        </w:rPr>
        <w:t>样品放置授权委托书</w:t>
      </w:r>
      <w:r>
        <w:rPr>
          <w:rFonts w:hint="eastAsia" w:ascii="宋体" w:hAnsi="宋体" w:eastAsia="宋体" w:cs="宋体"/>
          <w:kern w:val="0"/>
          <w:szCs w:val="18"/>
          <w:highlight w:val="none"/>
        </w:rPr>
        <w:t>（盖公章）、授权委托人身份证原件和复印件”。资料不齐全的，不得接收投标样品。</w:t>
      </w:r>
    </w:p>
    <w:p w14:paraId="0541722B">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64D79DDA">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（3）登记确认。在完成身份核对及样品核对后，投标供应商授权委托人需在《样品</w:t>
      </w:r>
      <w:r>
        <w:rPr>
          <w:rFonts w:hint="eastAsia" w:ascii="宋体" w:hAnsi="宋体" w:cs="宋体"/>
          <w:kern w:val="0"/>
          <w:szCs w:val="18"/>
          <w:highlight w:val="none"/>
          <w:lang w:val="en-US" w:eastAsia="zh-CN"/>
        </w:rPr>
        <w:t>签收表</w:t>
      </w:r>
      <w:r>
        <w:rPr>
          <w:rFonts w:hint="eastAsia" w:ascii="宋体" w:hAnsi="宋体" w:eastAsia="宋体" w:cs="宋体"/>
          <w:kern w:val="0"/>
          <w:szCs w:val="18"/>
          <w:highlight w:val="none"/>
        </w:rPr>
        <w:t>》上登记确认。</w:t>
      </w:r>
    </w:p>
    <w:p w14:paraId="65922D52">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（4）顺序编号。深圳公共资源交易中心（深圳交易集团有限公司政府采购业务分公司）工作人员按投标样品接收的先后顺序进行编号。</w:t>
      </w:r>
    </w:p>
    <w:p w14:paraId="47BDBB59">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6C667677">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5、样品的退回：（1）未中标的供应商投标样品，</w:t>
      </w:r>
      <w:r>
        <w:rPr>
          <w:rFonts w:hint="eastAsia" w:ascii="Times New Roman" w:hAnsi="Times New Roman" w:eastAsia="宋体" w:cs="Times New Roman"/>
          <w:highlight w:val="none"/>
        </w:rPr>
        <w:t>由</w:t>
      </w:r>
      <w:r>
        <w:rPr>
          <w:rFonts w:hint="eastAsia" w:ascii="宋体" w:hAnsi="宋体" w:eastAsia="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14:paraId="152165C2">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p>
    <w:p w14:paraId="01CB218D">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6、未能及时退回的样品的处理：</w:t>
      </w:r>
    </w:p>
    <w:p w14:paraId="23065CA7">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14:paraId="093A7600">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14:paraId="441137EA">
      <w:pPr>
        <w:ind w:firstLine="420" w:firstLineChars="200"/>
        <w:rPr>
          <w:rFonts w:ascii="宋体" w:hAnsi="宋体" w:eastAsia="宋体" w:cs="宋体"/>
          <w:kern w:val="0"/>
          <w:szCs w:val="18"/>
          <w:highlight w:val="none"/>
        </w:rPr>
      </w:pPr>
      <w:r>
        <w:rPr>
          <w:rFonts w:hint="eastAsia" w:ascii="宋体" w:hAnsi="宋体" w:eastAsia="宋体" w:cs="宋体"/>
          <w:kern w:val="0"/>
          <w:szCs w:val="18"/>
          <w:highlight w:val="none"/>
        </w:rPr>
        <w:t>（二）样品清单：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9"/>
        <w:gridCol w:w="2096"/>
        <w:gridCol w:w="820"/>
        <w:gridCol w:w="851"/>
        <w:gridCol w:w="2701"/>
      </w:tblGrid>
      <w:tr w14:paraId="4CD5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vAlign w:val="center"/>
          </w:tcPr>
          <w:p w14:paraId="6DEEA565">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序号</w:t>
            </w:r>
          </w:p>
        </w:tc>
        <w:tc>
          <w:tcPr>
            <w:tcW w:w="2096" w:type="dxa"/>
            <w:tcBorders>
              <w:top w:val="single" w:color="auto" w:sz="4" w:space="0"/>
              <w:left w:val="single" w:color="auto" w:sz="4" w:space="0"/>
              <w:bottom w:val="single" w:color="auto" w:sz="4" w:space="0"/>
              <w:right w:val="single" w:color="auto" w:sz="4" w:space="0"/>
            </w:tcBorders>
            <w:vAlign w:val="center"/>
          </w:tcPr>
          <w:p w14:paraId="120B4080">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名称</w:t>
            </w:r>
          </w:p>
        </w:tc>
        <w:tc>
          <w:tcPr>
            <w:tcW w:w="820" w:type="dxa"/>
            <w:tcBorders>
              <w:top w:val="single" w:color="auto" w:sz="4" w:space="0"/>
              <w:left w:val="single" w:color="auto" w:sz="4" w:space="0"/>
              <w:bottom w:val="single" w:color="auto" w:sz="4" w:space="0"/>
              <w:right w:val="single" w:color="auto" w:sz="4" w:space="0"/>
            </w:tcBorders>
            <w:vAlign w:val="center"/>
          </w:tcPr>
          <w:p w14:paraId="520FECC4">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数量</w:t>
            </w:r>
          </w:p>
        </w:tc>
        <w:tc>
          <w:tcPr>
            <w:tcW w:w="851" w:type="dxa"/>
            <w:tcBorders>
              <w:top w:val="single" w:color="auto" w:sz="4" w:space="0"/>
              <w:left w:val="single" w:color="auto" w:sz="4" w:space="0"/>
              <w:bottom w:val="single" w:color="auto" w:sz="4" w:space="0"/>
              <w:right w:val="single" w:color="auto" w:sz="4" w:space="0"/>
            </w:tcBorders>
          </w:tcPr>
          <w:p w14:paraId="3D1E24D6">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单位</w:t>
            </w:r>
          </w:p>
        </w:tc>
        <w:tc>
          <w:tcPr>
            <w:tcW w:w="2701" w:type="dxa"/>
            <w:tcBorders>
              <w:top w:val="single" w:color="auto" w:sz="4" w:space="0"/>
              <w:left w:val="single" w:color="auto" w:sz="4" w:space="0"/>
              <w:bottom w:val="single" w:color="auto" w:sz="4" w:space="0"/>
              <w:right w:val="single" w:color="auto" w:sz="4" w:space="0"/>
            </w:tcBorders>
          </w:tcPr>
          <w:p w14:paraId="5497FC7B">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规格</w:t>
            </w:r>
          </w:p>
        </w:tc>
      </w:tr>
      <w:tr w14:paraId="5927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99" w:type="dxa"/>
            <w:tcBorders>
              <w:top w:val="single" w:color="auto" w:sz="4" w:space="0"/>
              <w:left w:val="single" w:color="auto" w:sz="4" w:space="0"/>
              <w:bottom w:val="single" w:color="auto" w:sz="4" w:space="0"/>
              <w:right w:val="single" w:color="auto" w:sz="4" w:space="0"/>
            </w:tcBorders>
            <w:vAlign w:val="center"/>
          </w:tcPr>
          <w:p w14:paraId="0CCC108A">
            <w:pPr>
              <w:keepNext w:val="0"/>
              <w:keepLines w:val="0"/>
              <w:suppressLineNumbers w:val="0"/>
              <w:spacing w:before="0" w:beforeAutospacing="0" w:after="0" w:afterAutospacing="0"/>
              <w:ind w:left="0" w:right="0" w:firstLine="210" w:firstLineChars="100"/>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1</w:t>
            </w:r>
          </w:p>
        </w:tc>
        <w:tc>
          <w:tcPr>
            <w:tcW w:w="2096" w:type="dxa"/>
            <w:tcBorders>
              <w:top w:val="single" w:color="auto" w:sz="4" w:space="0"/>
              <w:left w:val="single" w:color="auto" w:sz="4" w:space="0"/>
              <w:bottom w:val="single" w:color="auto" w:sz="4" w:space="0"/>
              <w:right w:val="single" w:color="auto" w:sz="4" w:space="0"/>
            </w:tcBorders>
            <w:shd w:val="clear" w:color="auto" w:fill="auto"/>
            <w:vAlign w:val="center"/>
          </w:tcPr>
          <w:p w14:paraId="7546F54D">
            <w:pPr>
              <w:keepNext w:val="0"/>
              <w:keepLines w:val="0"/>
              <w:suppressLineNumbers w:val="0"/>
              <w:spacing w:before="0" w:beforeAutospacing="0" w:after="0" w:afterAutospacing="0"/>
              <w:ind w:left="0" w:right="0"/>
              <w:jc w:val="center"/>
              <w:rPr>
                <w:rFonts w:hint="eastAsia" w:ascii="宋体" w:hAnsi="宋体" w:cs="宋体" w:eastAsiaTheme="minorEastAsia"/>
                <w:b/>
                <w:bCs/>
                <w:kern w:val="2"/>
                <w:sz w:val="21"/>
                <w:szCs w:val="22"/>
                <w:lang w:val="en-US" w:eastAsia="zh-CN" w:bidi="ar-SA"/>
              </w:rPr>
            </w:pPr>
            <w:r>
              <w:rPr>
                <w:rFonts w:hint="default" w:ascii="宋体" w:hAnsi="宋体" w:cs="宋体"/>
                <w:bCs/>
              </w:rPr>
              <w:t>医生冬服</w:t>
            </w:r>
            <w:r>
              <w:rPr>
                <w:rFonts w:hint="eastAsia" w:ascii="宋体" w:hAnsi="宋体" w:cs="宋体"/>
                <w:bCs/>
              </w:rPr>
              <w:t>（男/女款）</w:t>
            </w:r>
          </w:p>
        </w:tc>
        <w:tc>
          <w:tcPr>
            <w:tcW w:w="820" w:type="dxa"/>
            <w:tcBorders>
              <w:top w:val="single" w:color="auto" w:sz="4" w:space="0"/>
              <w:left w:val="single" w:color="auto" w:sz="4" w:space="0"/>
              <w:bottom w:val="single" w:color="auto" w:sz="4" w:space="0"/>
              <w:right w:val="single" w:color="auto" w:sz="4" w:space="0"/>
            </w:tcBorders>
            <w:shd w:val="clear" w:color="auto" w:fill="auto"/>
            <w:vAlign w:val="center"/>
          </w:tcPr>
          <w:p w14:paraId="489490E3">
            <w:pPr>
              <w:keepNext w:val="0"/>
              <w:keepLines w:val="0"/>
              <w:suppressLineNumbers w:val="0"/>
              <w:spacing w:before="0" w:beforeAutospacing="0" w:after="0" w:afterAutospacing="0"/>
              <w:ind w:left="0" w:right="0"/>
              <w:jc w:val="center"/>
              <w:rPr>
                <w:rFonts w:hint="eastAsia" w:ascii="宋体" w:hAnsi="宋体" w:cs="宋体" w:eastAsiaTheme="minorEastAsia"/>
                <w:kern w:val="2"/>
                <w:sz w:val="21"/>
                <w:szCs w:val="22"/>
                <w:lang w:val="en-US" w:eastAsia="zh-CN" w:bidi="ar-SA"/>
              </w:rPr>
            </w:pPr>
            <w:r>
              <w:rPr>
                <w:rFonts w:hint="eastAsia" w:ascii="宋体" w:hAnsi="宋体" w:cs="宋体"/>
              </w:rPr>
              <w:t>1</w:t>
            </w:r>
          </w:p>
        </w:tc>
        <w:tc>
          <w:tcPr>
            <w:tcW w:w="851" w:type="dxa"/>
            <w:tcBorders>
              <w:top w:val="single" w:color="auto" w:sz="4" w:space="0"/>
              <w:left w:val="single" w:color="auto" w:sz="4" w:space="0"/>
              <w:bottom w:val="single" w:color="auto" w:sz="4" w:space="0"/>
              <w:right w:val="single" w:color="auto" w:sz="4" w:space="0"/>
            </w:tcBorders>
            <w:vAlign w:val="center"/>
          </w:tcPr>
          <w:p w14:paraId="72F8AEE0">
            <w:pPr>
              <w:keepNext w:val="0"/>
              <w:keepLines w:val="0"/>
              <w:suppressLineNumbers w:val="0"/>
              <w:spacing w:before="0" w:beforeAutospacing="0" w:after="0" w:afterAutospacing="0"/>
              <w:ind w:left="0" w:right="0"/>
              <w:jc w:val="center"/>
              <w:rPr>
                <w:rFonts w:hint="eastAsia" w:ascii="宋体" w:hAnsi="宋体" w:cs="宋体"/>
              </w:rPr>
            </w:pPr>
            <w:r>
              <w:rPr>
                <w:rFonts w:hint="eastAsia" w:ascii="宋体" w:hAnsi="宋体" w:cs="宋体"/>
              </w:rPr>
              <w:t>件</w:t>
            </w:r>
          </w:p>
        </w:tc>
        <w:tc>
          <w:tcPr>
            <w:tcW w:w="2701" w:type="dxa"/>
            <w:tcBorders>
              <w:top w:val="single" w:color="auto" w:sz="4" w:space="0"/>
              <w:left w:val="single" w:color="auto" w:sz="4" w:space="0"/>
              <w:bottom w:val="single" w:color="auto" w:sz="4" w:space="0"/>
              <w:right w:val="single" w:color="auto" w:sz="4" w:space="0"/>
            </w:tcBorders>
          </w:tcPr>
          <w:p w14:paraId="62BDD67F">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lang w:val="en-US" w:eastAsia="zh-CN"/>
              </w:rPr>
            </w:pPr>
            <w:r>
              <w:rPr>
                <w:rFonts w:hint="eastAsia" w:ascii="宋体" w:hAnsi="宋体" w:eastAsia="宋体" w:cs="Times New Roman"/>
                <w:bCs/>
                <w:color w:val="000000"/>
                <w:kern w:val="0"/>
                <w:szCs w:val="21"/>
                <w:lang w:val="en-US" w:eastAsia="zh-CN"/>
              </w:rPr>
              <w:t>/</w:t>
            </w:r>
          </w:p>
        </w:tc>
      </w:tr>
      <w:tr w14:paraId="620C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99" w:type="dxa"/>
            <w:tcBorders>
              <w:top w:val="single" w:color="auto" w:sz="4" w:space="0"/>
              <w:left w:val="single" w:color="auto" w:sz="4" w:space="0"/>
              <w:bottom w:val="single" w:color="auto" w:sz="4" w:space="0"/>
              <w:right w:val="single" w:color="auto" w:sz="4" w:space="0"/>
            </w:tcBorders>
            <w:vAlign w:val="center"/>
          </w:tcPr>
          <w:p w14:paraId="3AA04AC5">
            <w:pPr>
              <w:keepNext w:val="0"/>
              <w:keepLines w:val="0"/>
              <w:suppressLineNumbers w:val="0"/>
              <w:spacing w:before="0" w:beforeAutospacing="0" w:after="0" w:afterAutospacing="0"/>
              <w:ind w:left="0" w:right="0" w:firstLine="210" w:firstLineChars="100"/>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rPr>
              <w:t>2</w:t>
            </w:r>
          </w:p>
        </w:tc>
        <w:tc>
          <w:tcPr>
            <w:tcW w:w="2096" w:type="dxa"/>
            <w:tcBorders>
              <w:top w:val="single" w:color="auto" w:sz="4" w:space="0"/>
              <w:left w:val="single" w:color="auto" w:sz="4" w:space="0"/>
              <w:bottom w:val="single" w:color="auto" w:sz="4" w:space="0"/>
              <w:right w:val="single" w:color="auto" w:sz="4" w:space="0"/>
            </w:tcBorders>
            <w:shd w:val="clear" w:color="auto" w:fill="auto"/>
            <w:vAlign w:val="center"/>
          </w:tcPr>
          <w:p w14:paraId="7C62F85B">
            <w:pPr>
              <w:keepNext w:val="0"/>
              <w:keepLines w:val="0"/>
              <w:suppressLineNumbers w:val="0"/>
              <w:spacing w:before="0" w:beforeAutospacing="0" w:after="0" w:afterAutospacing="0"/>
              <w:ind w:left="0" w:right="0"/>
              <w:jc w:val="center"/>
              <w:rPr>
                <w:rFonts w:hint="eastAsia" w:ascii="宋体" w:hAnsi="宋体" w:cs="宋体" w:eastAsiaTheme="minorEastAsia"/>
                <w:b/>
                <w:bCs/>
                <w:kern w:val="2"/>
                <w:sz w:val="21"/>
                <w:szCs w:val="22"/>
                <w:lang w:val="en-US" w:eastAsia="zh-CN" w:bidi="ar-SA"/>
              </w:rPr>
            </w:pPr>
            <w:r>
              <w:rPr>
                <w:rFonts w:hint="default" w:ascii="宋体" w:hAnsi="宋体" w:cs="宋体"/>
                <w:bCs/>
              </w:rPr>
              <w:t>被套（普通病房）</w:t>
            </w:r>
          </w:p>
        </w:tc>
        <w:tc>
          <w:tcPr>
            <w:tcW w:w="820" w:type="dxa"/>
            <w:tcBorders>
              <w:top w:val="single" w:color="auto" w:sz="4" w:space="0"/>
              <w:left w:val="single" w:color="auto" w:sz="4" w:space="0"/>
              <w:bottom w:val="single" w:color="auto" w:sz="4" w:space="0"/>
              <w:right w:val="single" w:color="auto" w:sz="4" w:space="0"/>
            </w:tcBorders>
            <w:shd w:val="clear" w:color="auto" w:fill="auto"/>
            <w:vAlign w:val="center"/>
          </w:tcPr>
          <w:p w14:paraId="7FFF8408">
            <w:pPr>
              <w:keepNext w:val="0"/>
              <w:keepLines w:val="0"/>
              <w:suppressLineNumbers w:val="0"/>
              <w:spacing w:before="0" w:beforeAutospacing="0" w:after="0" w:afterAutospacing="0"/>
              <w:ind w:left="0" w:right="0"/>
              <w:jc w:val="center"/>
              <w:rPr>
                <w:rFonts w:hint="eastAsia" w:ascii="宋体" w:hAnsi="宋体" w:cs="宋体" w:eastAsiaTheme="minorEastAsia"/>
                <w:kern w:val="2"/>
                <w:sz w:val="21"/>
                <w:szCs w:val="22"/>
                <w:lang w:val="en-US" w:eastAsia="zh-CN" w:bidi="ar-SA"/>
              </w:rPr>
            </w:pPr>
            <w:r>
              <w:rPr>
                <w:rFonts w:hint="eastAsia" w:ascii="宋体" w:hAnsi="宋体" w:cs="宋体"/>
              </w:rPr>
              <w:t>1</w:t>
            </w:r>
          </w:p>
        </w:tc>
        <w:tc>
          <w:tcPr>
            <w:tcW w:w="851" w:type="dxa"/>
            <w:tcBorders>
              <w:top w:val="single" w:color="auto" w:sz="4" w:space="0"/>
              <w:left w:val="single" w:color="auto" w:sz="4" w:space="0"/>
              <w:bottom w:val="single" w:color="auto" w:sz="4" w:space="0"/>
              <w:right w:val="single" w:color="auto" w:sz="4" w:space="0"/>
            </w:tcBorders>
            <w:vAlign w:val="center"/>
          </w:tcPr>
          <w:p w14:paraId="5F6A3FB7">
            <w:pPr>
              <w:keepNext w:val="0"/>
              <w:keepLines w:val="0"/>
              <w:suppressLineNumbers w:val="0"/>
              <w:spacing w:before="0" w:beforeAutospacing="0" w:after="0" w:afterAutospacing="0"/>
              <w:ind w:left="0" w:right="0"/>
              <w:jc w:val="center"/>
              <w:rPr>
                <w:rFonts w:hint="eastAsia" w:ascii="宋体" w:hAnsi="宋体" w:cs="宋体" w:eastAsiaTheme="minorEastAsia"/>
                <w:lang w:eastAsia="zh-CN"/>
              </w:rPr>
            </w:pPr>
            <w:r>
              <w:rPr>
                <w:rFonts w:hint="eastAsia" w:ascii="宋体" w:hAnsi="宋体" w:cs="宋体"/>
                <w:lang w:val="en-US" w:eastAsia="zh-CN"/>
              </w:rPr>
              <w:t>张</w:t>
            </w:r>
          </w:p>
        </w:tc>
        <w:tc>
          <w:tcPr>
            <w:tcW w:w="2701" w:type="dxa"/>
            <w:tcBorders>
              <w:top w:val="single" w:color="auto" w:sz="4" w:space="0"/>
              <w:left w:val="single" w:color="auto" w:sz="4" w:space="0"/>
              <w:bottom w:val="single" w:color="auto" w:sz="4" w:space="0"/>
              <w:right w:val="single" w:color="auto" w:sz="4" w:space="0"/>
            </w:tcBorders>
          </w:tcPr>
          <w:p w14:paraId="4ADACDB0">
            <w:pPr>
              <w:keepNext w:val="0"/>
              <w:keepLines w:val="0"/>
              <w:suppressLineNumbers w:val="0"/>
              <w:spacing w:before="0" w:beforeAutospacing="0" w:after="0" w:afterAutospacing="0"/>
              <w:ind w:left="0" w:right="0"/>
              <w:jc w:val="center"/>
              <w:rPr>
                <w:rFonts w:hint="eastAsia" w:ascii="宋体" w:hAnsi="宋体" w:eastAsia="宋体" w:cs="Times New Roman"/>
                <w:bCs/>
                <w:color w:val="000000"/>
                <w:kern w:val="0"/>
                <w:szCs w:val="21"/>
              </w:rPr>
            </w:pPr>
            <w:r>
              <w:rPr>
                <w:rFonts w:hint="eastAsia" w:ascii="宋体" w:hAnsi="宋体" w:eastAsia="宋体" w:cs="Times New Roman"/>
                <w:bCs/>
                <w:color w:val="000000"/>
                <w:kern w:val="0"/>
                <w:szCs w:val="21"/>
                <w:lang w:val="en-US" w:eastAsia="zh-CN"/>
              </w:rPr>
              <w:t>/</w:t>
            </w:r>
          </w:p>
        </w:tc>
      </w:tr>
      <w:tr w14:paraId="6260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99" w:type="dxa"/>
            <w:tcBorders>
              <w:top w:val="single" w:color="auto" w:sz="4" w:space="0"/>
              <w:left w:val="single" w:color="auto" w:sz="4" w:space="0"/>
              <w:bottom w:val="single" w:color="auto" w:sz="4" w:space="0"/>
              <w:right w:val="single" w:color="auto" w:sz="4" w:space="0"/>
            </w:tcBorders>
            <w:vAlign w:val="center"/>
          </w:tcPr>
          <w:p w14:paraId="6BB12E5A">
            <w:pPr>
              <w:keepNext w:val="0"/>
              <w:keepLines w:val="0"/>
              <w:suppressLineNumbers w:val="0"/>
              <w:spacing w:before="0" w:beforeAutospacing="0" w:after="0" w:afterAutospacing="0"/>
              <w:ind w:left="0" w:right="0" w:firstLine="210" w:firstLineChars="100"/>
              <w:rPr>
                <w:rFonts w:hint="eastAsia" w:ascii="宋体" w:hAnsi="宋体" w:eastAsia="宋体" w:cs="Times New Roman"/>
                <w:bCs/>
                <w:kern w:val="0"/>
                <w:szCs w:val="21"/>
              </w:rPr>
            </w:pPr>
            <w:r>
              <w:rPr>
                <w:rFonts w:hint="eastAsia" w:ascii="宋体" w:hAnsi="宋体" w:eastAsia="宋体" w:cs="Times New Roman"/>
                <w:bCs/>
                <w:kern w:val="0"/>
                <w:szCs w:val="21"/>
              </w:rPr>
              <w:t>3</w:t>
            </w:r>
          </w:p>
        </w:tc>
        <w:tc>
          <w:tcPr>
            <w:tcW w:w="2096" w:type="dxa"/>
            <w:tcBorders>
              <w:top w:val="single" w:color="auto" w:sz="4" w:space="0"/>
              <w:left w:val="single" w:color="auto" w:sz="4" w:space="0"/>
              <w:bottom w:val="single" w:color="auto" w:sz="4" w:space="0"/>
              <w:right w:val="single" w:color="auto" w:sz="4" w:space="0"/>
            </w:tcBorders>
            <w:shd w:val="clear" w:color="auto" w:fill="auto"/>
            <w:vAlign w:val="center"/>
          </w:tcPr>
          <w:p w14:paraId="142B490A">
            <w:pPr>
              <w:keepNext w:val="0"/>
              <w:keepLines w:val="0"/>
              <w:suppressLineNumbers w:val="0"/>
              <w:spacing w:before="0" w:beforeAutospacing="0" w:after="0" w:afterAutospacing="0"/>
              <w:ind w:left="0" w:right="0"/>
              <w:jc w:val="center"/>
              <w:rPr>
                <w:rFonts w:hint="eastAsia" w:ascii="宋体" w:hAnsi="宋体" w:cs="宋体" w:eastAsiaTheme="minorEastAsia"/>
                <w:b/>
                <w:bCs/>
                <w:kern w:val="2"/>
                <w:sz w:val="21"/>
                <w:szCs w:val="22"/>
                <w:lang w:val="en-US" w:eastAsia="zh-CN" w:bidi="ar-SA"/>
              </w:rPr>
            </w:pPr>
            <w:r>
              <w:rPr>
                <w:rFonts w:hint="eastAsia" w:ascii="宋体" w:hAnsi="宋体" w:cs="宋体"/>
                <w:bCs/>
              </w:rPr>
              <w:t>病人服上衣</w:t>
            </w:r>
          </w:p>
        </w:tc>
        <w:tc>
          <w:tcPr>
            <w:tcW w:w="820" w:type="dxa"/>
            <w:tcBorders>
              <w:top w:val="single" w:color="auto" w:sz="4" w:space="0"/>
              <w:left w:val="single" w:color="auto" w:sz="4" w:space="0"/>
              <w:bottom w:val="single" w:color="auto" w:sz="4" w:space="0"/>
              <w:right w:val="single" w:color="auto" w:sz="4" w:space="0"/>
            </w:tcBorders>
            <w:shd w:val="clear" w:color="auto" w:fill="auto"/>
            <w:vAlign w:val="center"/>
          </w:tcPr>
          <w:p w14:paraId="414D315E">
            <w:pPr>
              <w:keepNext w:val="0"/>
              <w:keepLines w:val="0"/>
              <w:suppressLineNumbers w:val="0"/>
              <w:spacing w:before="0" w:beforeAutospacing="0" w:after="0" w:afterAutospacing="0"/>
              <w:ind w:left="0" w:right="0"/>
              <w:jc w:val="center"/>
              <w:rPr>
                <w:rFonts w:hint="eastAsia" w:ascii="宋体" w:hAnsi="宋体" w:cs="宋体" w:eastAsiaTheme="minorEastAsia"/>
                <w:kern w:val="2"/>
                <w:sz w:val="21"/>
                <w:szCs w:val="22"/>
                <w:lang w:val="en-US" w:eastAsia="zh-CN" w:bidi="ar-SA"/>
              </w:rPr>
            </w:pPr>
            <w:r>
              <w:rPr>
                <w:rFonts w:hint="eastAsia" w:ascii="宋体" w:hAnsi="宋体" w:cs="宋体"/>
              </w:rPr>
              <w:t>1</w:t>
            </w:r>
          </w:p>
        </w:tc>
        <w:tc>
          <w:tcPr>
            <w:tcW w:w="851" w:type="dxa"/>
            <w:tcBorders>
              <w:top w:val="single" w:color="auto" w:sz="4" w:space="0"/>
              <w:left w:val="single" w:color="auto" w:sz="4" w:space="0"/>
              <w:bottom w:val="single" w:color="auto" w:sz="4" w:space="0"/>
              <w:right w:val="single" w:color="auto" w:sz="4" w:space="0"/>
            </w:tcBorders>
            <w:vAlign w:val="center"/>
          </w:tcPr>
          <w:p w14:paraId="6820E6BF">
            <w:pPr>
              <w:keepNext w:val="0"/>
              <w:keepLines w:val="0"/>
              <w:suppressLineNumbers w:val="0"/>
              <w:spacing w:before="0" w:beforeAutospacing="0" w:after="0" w:afterAutospacing="0"/>
              <w:ind w:left="0" w:right="0"/>
              <w:jc w:val="center"/>
              <w:rPr>
                <w:rFonts w:hint="eastAsia" w:ascii="宋体" w:hAnsi="宋体" w:cs="宋体" w:eastAsiaTheme="minorEastAsia"/>
                <w:lang w:eastAsia="zh-CN"/>
              </w:rPr>
            </w:pPr>
            <w:r>
              <w:rPr>
                <w:rFonts w:hint="eastAsia" w:ascii="宋体" w:hAnsi="宋体" w:cs="宋体"/>
                <w:lang w:val="en-US" w:eastAsia="zh-CN"/>
              </w:rPr>
              <w:t>件</w:t>
            </w:r>
          </w:p>
        </w:tc>
        <w:tc>
          <w:tcPr>
            <w:tcW w:w="2701" w:type="dxa"/>
            <w:tcBorders>
              <w:top w:val="single" w:color="auto" w:sz="4" w:space="0"/>
              <w:left w:val="single" w:color="auto" w:sz="4" w:space="0"/>
              <w:bottom w:val="single" w:color="auto" w:sz="4" w:space="0"/>
              <w:right w:val="single" w:color="auto" w:sz="4" w:space="0"/>
            </w:tcBorders>
          </w:tcPr>
          <w:p w14:paraId="390B352E">
            <w:pPr>
              <w:keepNext w:val="0"/>
              <w:keepLines w:val="0"/>
              <w:suppressLineNumbers w:val="0"/>
              <w:spacing w:before="0" w:beforeAutospacing="0" w:after="0" w:afterAutospacing="0"/>
              <w:ind w:left="0" w:right="0"/>
              <w:jc w:val="center"/>
              <w:rPr>
                <w:rFonts w:hint="eastAsia" w:ascii="宋体" w:hAnsi="宋体" w:eastAsia="宋体" w:cs="Times New Roman"/>
                <w:bCs/>
                <w:kern w:val="0"/>
                <w:szCs w:val="21"/>
              </w:rPr>
            </w:pPr>
            <w:r>
              <w:rPr>
                <w:rFonts w:hint="eastAsia" w:ascii="宋体" w:hAnsi="宋体" w:eastAsia="宋体" w:cs="Times New Roman"/>
                <w:bCs/>
                <w:color w:val="000000"/>
                <w:kern w:val="0"/>
                <w:szCs w:val="21"/>
                <w:lang w:val="en-US" w:eastAsia="zh-CN"/>
              </w:rPr>
              <w:t>/</w:t>
            </w:r>
          </w:p>
        </w:tc>
      </w:tr>
      <w:tr w14:paraId="14C9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99" w:type="dxa"/>
            <w:tcBorders>
              <w:top w:val="single" w:color="auto" w:sz="4" w:space="0"/>
              <w:left w:val="single" w:color="auto" w:sz="4" w:space="0"/>
              <w:bottom w:val="single" w:color="auto" w:sz="4" w:space="0"/>
              <w:right w:val="single" w:color="auto" w:sz="4" w:space="0"/>
            </w:tcBorders>
            <w:vAlign w:val="center"/>
          </w:tcPr>
          <w:p w14:paraId="45052092">
            <w:pPr>
              <w:keepNext w:val="0"/>
              <w:keepLines w:val="0"/>
              <w:suppressLineNumbers w:val="0"/>
              <w:spacing w:before="0" w:beforeAutospacing="0" w:after="0" w:afterAutospacing="0"/>
              <w:ind w:left="0" w:right="0" w:firstLine="210" w:firstLineChars="100"/>
              <w:rPr>
                <w:rFonts w:hint="eastAsia" w:ascii="宋体" w:hAnsi="宋体" w:eastAsia="宋体" w:cs="Times New Roman"/>
                <w:bCs/>
                <w:kern w:val="0"/>
                <w:szCs w:val="21"/>
                <w:lang w:eastAsia="zh-CN"/>
              </w:rPr>
            </w:pPr>
            <w:r>
              <w:rPr>
                <w:rFonts w:hint="eastAsia" w:ascii="宋体" w:hAnsi="宋体" w:eastAsia="宋体" w:cs="Times New Roman"/>
                <w:bCs/>
                <w:kern w:val="0"/>
                <w:szCs w:val="21"/>
                <w:lang w:val="en-US" w:eastAsia="zh-CN"/>
              </w:rPr>
              <w:t>4</w:t>
            </w:r>
          </w:p>
        </w:tc>
        <w:tc>
          <w:tcPr>
            <w:tcW w:w="2096" w:type="dxa"/>
            <w:tcBorders>
              <w:top w:val="single" w:color="auto" w:sz="4" w:space="0"/>
              <w:left w:val="single" w:color="auto" w:sz="4" w:space="0"/>
              <w:bottom w:val="single" w:color="auto" w:sz="4" w:space="0"/>
              <w:right w:val="single" w:color="auto" w:sz="4" w:space="0"/>
            </w:tcBorders>
            <w:shd w:val="clear" w:color="auto" w:fill="auto"/>
            <w:vAlign w:val="center"/>
          </w:tcPr>
          <w:p w14:paraId="6D88EEC6">
            <w:pPr>
              <w:keepNext w:val="0"/>
              <w:keepLines w:val="0"/>
              <w:suppressLineNumbers w:val="0"/>
              <w:spacing w:before="0" w:beforeAutospacing="0" w:after="0" w:afterAutospacing="0"/>
              <w:ind w:left="0" w:right="0"/>
              <w:jc w:val="center"/>
              <w:rPr>
                <w:rFonts w:hint="eastAsia" w:asciiTheme="minorHAnsi" w:hAnsiTheme="minorHAnsi" w:eastAsiaTheme="minorEastAsia" w:cstheme="minorBidi"/>
                <w:kern w:val="2"/>
                <w:sz w:val="21"/>
                <w:szCs w:val="22"/>
                <w:lang w:val="en-US" w:eastAsia="zh-CN" w:bidi="ar-SA"/>
              </w:rPr>
            </w:pPr>
            <w:r>
              <w:rPr>
                <w:rFonts w:hint="eastAsia"/>
              </w:rPr>
              <w:t>短袖洗手衣</w:t>
            </w:r>
          </w:p>
        </w:tc>
        <w:tc>
          <w:tcPr>
            <w:tcW w:w="820" w:type="dxa"/>
            <w:tcBorders>
              <w:top w:val="single" w:color="auto" w:sz="4" w:space="0"/>
              <w:left w:val="single" w:color="auto" w:sz="4" w:space="0"/>
              <w:bottom w:val="single" w:color="auto" w:sz="4" w:space="0"/>
              <w:right w:val="single" w:color="auto" w:sz="4" w:space="0"/>
            </w:tcBorders>
            <w:shd w:val="clear" w:color="auto" w:fill="auto"/>
            <w:vAlign w:val="center"/>
          </w:tcPr>
          <w:p w14:paraId="3AFA316E">
            <w:pPr>
              <w:keepNext w:val="0"/>
              <w:keepLines w:val="0"/>
              <w:suppressLineNumbers w:val="0"/>
              <w:spacing w:before="0" w:beforeAutospacing="0" w:after="0" w:afterAutospacing="0"/>
              <w:ind w:left="0" w:right="0"/>
              <w:jc w:val="center"/>
              <w:rPr>
                <w:rFonts w:hint="eastAsia" w:asciiTheme="minorHAnsi" w:hAnsiTheme="minorHAnsi" w:eastAsiaTheme="minorEastAsia" w:cstheme="minorBidi"/>
                <w:kern w:val="2"/>
                <w:sz w:val="21"/>
                <w:szCs w:val="22"/>
                <w:lang w:val="en-US" w:eastAsia="zh-CN" w:bidi="ar-SA"/>
              </w:rPr>
            </w:pPr>
            <w:r>
              <w:rPr>
                <w:rFonts w:hint="eastAsia"/>
              </w:rPr>
              <w:t>1</w:t>
            </w:r>
          </w:p>
        </w:tc>
        <w:tc>
          <w:tcPr>
            <w:tcW w:w="851" w:type="dxa"/>
            <w:tcBorders>
              <w:top w:val="single" w:color="auto" w:sz="4" w:space="0"/>
              <w:left w:val="single" w:color="auto" w:sz="4" w:space="0"/>
              <w:bottom w:val="single" w:color="auto" w:sz="4" w:space="0"/>
              <w:right w:val="single" w:color="auto" w:sz="4" w:space="0"/>
            </w:tcBorders>
            <w:vAlign w:val="center"/>
          </w:tcPr>
          <w:p w14:paraId="67E2E7F1">
            <w:pPr>
              <w:keepNext w:val="0"/>
              <w:keepLines w:val="0"/>
              <w:suppressLineNumbers w:val="0"/>
              <w:spacing w:before="0" w:beforeAutospacing="0" w:after="0" w:afterAutospacing="0"/>
              <w:ind w:left="0" w:right="0"/>
              <w:jc w:val="center"/>
              <w:rPr>
                <w:rFonts w:hint="eastAsia" w:ascii="宋体" w:hAnsi="宋体" w:cs="宋体" w:eastAsiaTheme="minorEastAsia"/>
                <w:lang w:eastAsia="zh-CN"/>
              </w:rPr>
            </w:pPr>
            <w:r>
              <w:rPr>
                <w:rFonts w:hint="eastAsia" w:ascii="宋体" w:hAnsi="宋体" w:cs="宋体"/>
                <w:lang w:val="en-US" w:eastAsia="zh-CN"/>
              </w:rPr>
              <w:t>件</w:t>
            </w:r>
          </w:p>
        </w:tc>
        <w:tc>
          <w:tcPr>
            <w:tcW w:w="2701" w:type="dxa"/>
            <w:tcBorders>
              <w:top w:val="single" w:color="auto" w:sz="4" w:space="0"/>
              <w:left w:val="single" w:color="auto" w:sz="4" w:space="0"/>
              <w:bottom w:val="single" w:color="auto" w:sz="4" w:space="0"/>
              <w:right w:val="single" w:color="auto" w:sz="4" w:space="0"/>
            </w:tcBorders>
          </w:tcPr>
          <w:p w14:paraId="4A574460">
            <w:pPr>
              <w:keepNext w:val="0"/>
              <w:keepLines w:val="0"/>
              <w:suppressLineNumbers w:val="0"/>
              <w:spacing w:before="0" w:beforeAutospacing="0" w:after="0" w:afterAutospacing="0"/>
              <w:ind w:left="0" w:right="0"/>
              <w:jc w:val="center"/>
              <w:rPr>
                <w:rFonts w:hint="eastAsia" w:ascii="宋体" w:hAnsi="宋体" w:eastAsia="宋体" w:cs="Times New Roman"/>
                <w:bCs/>
                <w:kern w:val="0"/>
                <w:szCs w:val="21"/>
              </w:rPr>
            </w:pPr>
            <w:r>
              <w:rPr>
                <w:rFonts w:hint="eastAsia" w:ascii="宋体" w:hAnsi="宋体" w:eastAsia="宋体" w:cs="Times New Roman"/>
                <w:bCs/>
                <w:color w:val="000000"/>
                <w:kern w:val="0"/>
                <w:szCs w:val="21"/>
                <w:lang w:val="en-US" w:eastAsia="zh-CN"/>
              </w:rPr>
              <w:t>/</w:t>
            </w:r>
          </w:p>
        </w:tc>
      </w:tr>
    </w:tbl>
    <w:p w14:paraId="4ABAE056">
      <w:pPr>
        <w:rPr>
          <w:rFonts w:ascii="Times New Roman" w:hAnsi="Times New Roman" w:eastAsia="宋体" w:cs="Times New Roman"/>
          <w:color w:val="FF0000"/>
          <w:szCs w:val="21"/>
          <w:highlight w:val="none"/>
        </w:rPr>
      </w:pPr>
      <w:r>
        <w:rPr>
          <w:rFonts w:hint="eastAsia" w:ascii="Times New Roman" w:hAnsi="Times New Roman" w:eastAsia="宋体" w:cs="Times New Roman"/>
          <w:color w:val="FF0000"/>
          <w:szCs w:val="21"/>
          <w:highlight w:val="none"/>
        </w:rPr>
        <w:t>备注：投标样品将作为履约验收的参考。</w:t>
      </w:r>
    </w:p>
    <w:p w14:paraId="1FBBA8E4">
      <w:pPr>
        <w:widowControl w:val="0"/>
        <w:spacing w:line="360" w:lineRule="auto"/>
        <w:jc w:val="both"/>
        <w:rPr>
          <w:rFonts w:ascii="Times New Roman" w:hAnsi="Times New Roman" w:eastAsia="宋体" w:cs="Times New Roman"/>
          <w:kern w:val="2"/>
          <w:sz w:val="24"/>
          <w:szCs w:val="24"/>
          <w:highlight w:val="none"/>
          <w:lang w:val="en-US" w:eastAsia="zh-CN" w:bidi="ar-SA"/>
        </w:rPr>
      </w:pPr>
      <w:bookmarkStart w:id="37" w:name="_Hlk72167863"/>
      <w:bookmarkStart w:id="38" w:name="_Hlk106183334"/>
    </w:p>
    <w:p w14:paraId="77D5952A">
      <w:pPr>
        <w:ind w:firstLine="420" w:firstLineChars="200"/>
        <w:rPr>
          <w:rFonts w:ascii="微软雅黑" w:hAnsi="微软雅黑" w:eastAsia="微软雅黑" w:cs="微软雅黑"/>
          <w:b/>
          <w:bCs/>
          <w:highlight w:val="none"/>
        </w:rPr>
      </w:pPr>
      <w:r>
        <w:rPr>
          <w:rFonts w:hint="eastAsia" w:ascii="宋体" w:hAnsi="宋体" w:eastAsia="宋体" w:cs="仿宋_GB2312"/>
          <w:szCs w:val="21"/>
          <w:highlight w:val="none"/>
        </w:rPr>
        <w:t>（三）</w:t>
      </w:r>
      <w:bookmarkEnd w:id="37"/>
      <w:r>
        <w:rPr>
          <w:rFonts w:hint="eastAsia" w:ascii="宋体" w:hAnsi="宋体" w:eastAsia="宋体" w:cs="仿宋_GB2312"/>
          <w:szCs w:val="21"/>
          <w:highlight w:val="none"/>
        </w:rPr>
        <w:t>附件：样品放置授权委托书</w:t>
      </w:r>
    </w:p>
    <w:p w14:paraId="362ED573">
      <w:pPr>
        <w:jc w:val="center"/>
        <w:rPr>
          <w:rFonts w:ascii="宋体" w:hAnsi="宋体" w:eastAsia="宋体" w:cs="微软雅黑"/>
          <w:sz w:val="32"/>
          <w:szCs w:val="40"/>
          <w:highlight w:val="none"/>
        </w:rPr>
      </w:pPr>
      <w:bookmarkStart w:id="39" w:name="_Hlk106183283"/>
      <w:bookmarkStart w:id="40" w:name="_Hlk106278670"/>
      <w:r>
        <w:rPr>
          <w:rFonts w:hint="eastAsia" w:ascii="宋体" w:hAnsi="宋体" w:eastAsia="宋体" w:cs="微软雅黑"/>
          <w:sz w:val="32"/>
          <w:szCs w:val="40"/>
          <w:highlight w:val="none"/>
        </w:rPr>
        <w:t>样品放置授权委托书</w:t>
      </w:r>
    </w:p>
    <w:bookmarkEnd w:id="39"/>
    <w:p w14:paraId="64374858">
      <w:pPr>
        <w:spacing w:line="360" w:lineRule="auto"/>
        <w:ind w:firstLine="440" w:firstLineChars="20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本授权委托书声明：我</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（姓名）系</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（投标人名称）的法定代表人（负责人），现授权委托</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（姓名）为我单位参与</w:t>
      </w:r>
      <w:r>
        <w:rPr>
          <w:rFonts w:hint="eastAsia" w:ascii="Times New Roman" w:hAnsi="Times New Roman" w:eastAsia="宋体" w:cs="Times New Roman"/>
          <w:sz w:val="22"/>
          <w:szCs w:val="22"/>
          <w:highlight w:val="none"/>
          <w:u w:val="single"/>
        </w:rPr>
        <w:t>（此处填写项目名称）</w:t>
      </w:r>
      <w:r>
        <w:rPr>
          <w:rFonts w:hint="eastAsia" w:ascii="Times New Roman" w:hAnsi="Times New Roman" w:eastAsia="宋体" w:cs="Times New Roman"/>
          <w:sz w:val="22"/>
          <w:szCs w:val="22"/>
          <w:highlight w:val="none"/>
        </w:rPr>
        <w:t>项目，项目编号：</w:t>
      </w:r>
      <w:r>
        <w:rPr>
          <w:rFonts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u w:val="single"/>
        </w:rPr>
        <w:t xml:space="preserve">      （此处填写项目编号）</w:t>
      </w:r>
      <w:r>
        <w:rPr>
          <w:rFonts w:hint="eastAsia" w:ascii="Times New Roman" w:hAnsi="Times New Roman" w:eastAsia="宋体" w:cs="Times New Roman"/>
          <w:sz w:val="22"/>
          <w:szCs w:val="22"/>
          <w:highlight w:val="none"/>
        </w:rPr>
        <w:t>样品放置工作的授权委托代理人，代理人全权代表我参与项目样品放置，样品放置的内容我均承认。</w:t>
      </w:r>
    </w:p>
    <w:p w14:paraId="6CA947E7">
      <w:pPr>
        <w:spacing w:line="360" w:lineRule="auto"/>
        <w:ind w:firstLine="420"/>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代理人无转委托权，特此委托。</w:t>
      </w:r>
    </w:p>
    <w:p w14:paraId="0FC8D599">
      <w:pPr>
        <w:spacing w:line="360" w:lineRule="auto"/>
        <w:ind w:firstLine="420"/>
        <w:rPr>
          <w:rFonts w:ascii="Times New Roman" w:hAnsi="Times New Roman" w:eastAsia="宋体" w:cs="Times New Roman"/>
          <w:sz w:val="22"/>
          <w:szCs w:val="22"/>
          <w:highlight w:val="none"/>
        </w:rPr>
      </w:pPr>
    </w:p>
    <w:p w14:paraId="133BAD59">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代理人：</w:t>
      </w:r>
      <w:r>
        <w:rPr>
          <w:rFonts w:hint="eastAsia" w:ascii="Times New Roman" w:hAnsi="Times New Roman" w:eastAsia="宋体" w:cs="Times New Roman"/>
          <w:sz w:val="22"/>
          <w:szCs w:val="22"/>
          <w:highlight w:val="none"/>
          <w:u w:val="single"/>
        </w:rPr>
        <w:t xml:space="preserve">             </w:t>
      </w:r>
    </w:p>
    <w:p w14:paraId="4E2DC4CB">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联系电话：</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  手机：</w:t>
      </w:r>
      <w:r>
        <w:rPr>
          <w:rFonts w:hint="eastAsia" w:ascii="Times New Roman" w:hAnsi="Times New Roman" w:eastAsia="宋体" w:cs="Times New Roman"/>
          <w:sz w:val="22"/>
          <w:szCs w:val="22"/>
          <w:highlight w:val="none"/>
          <w:u w:val="single"/>
        </w:rPr>
        <w:t xml:space="preserve">                   </w:t>
      </w:r>
    </w:p>
    <w:p w14:paraId="509C7A6F">
      <w:pPr>
        <w:spacing w:line="360" w:lineRule="auto"/>
        <w:ind w:left="540" w:leftChars="257"/>
        <w:rPr>
          <w:rFonts w:ascii="Times New Roman" w:hAnsi="Times New Roman" w:eastAsia="宋体" w:cs="Times New Roman"/>
          <w:sz w:val="22"/>
          <w:szCs w:val="22"/>
          <w:highlight w:val="none"/>
          <w:u w:val="single"/>
        </w:rPr>
      </w:pPr>
      <w:r>
        <w:rPr>
          <w:rFonts w:hint="eastAsia" w:ascii="Times New Roman" w:hAnsi="Times New Roman" w:eastAsia="宋体" w:cs="Times New Roman"/>
          <w:sz w:val="22"/>
          <w:szCs w:val="22"/>
          <w:highlight w:val="none"/>
        </w:rPr>
        <w:t>身份证号码：</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职务：</w:t>
      </w:r>
      <w:r>
        <w:rPr>
          <w:rFonts w:hint="eastAsia" w:ascii="Times New Roman" w:hAnsi="Times New Roman" w:eastAsia="宋体" w:cs="Times New Roman"/>
          <w:sz w:val="22"/>
          <w:szCs w:val="22"/>
          <w:highlight w:val="none"/>
          <w:u w:val="single"/>
        </w:rPr>
        <w:t xml:space="preserve">       </w:t>
      </w:r>
    </w:p>
    <w:p w14:paraId="1DA212FF">
      <w:pPr>
        <w:spacing w:line="360" w:lineRule="auto"/>
        <w:ind w:left="540" w:leftChars="257"/>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授权委托日期：</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年</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 xml:space="preserve">月 </w:t>
      </w:r>
      <w:r>
        <w:rPr>
          <w:rFonts w:hint="eastAsia" w:ascii="Times New Roman" w:hAnsi="Times New Roman" w:eastAsia="宋体" w:cs="Times New Roman"/>
          <w:sz w:val="22"/>
          <w:szCs w:val="22"/>
          <w:highlight w:val="none"/>
          <w:u w:val="single"/>
        </w:rPr>
        <w:t xml:space="preserve">      </w:t>
      </w:r>
      <w:r>
        <w:rPr>
          <w:rFonts w:hint="eastAsia" w:ascii="Times New Roman" w:hAnsi="Times New Roman" w:eastAsia="宋体" w:cs="Times New Roman"/>
          <w:sz w:val="22"/>
          <w:szCs w:val="22"/>
          <w:highlight w:val="none"/>
        </w:rPr>
        <w:t>日</w:t>
      </w:r>
    </w:p>
    <w:p w14:paraId="4B833370">
      <w:pPr>
        <w:rPr>
          <w:rFonts w:ascii="Times New Roman" w:hAnsi="Times New Roman" w:eastAsia="宋体" w:cs="Times New Roman"/>
          <w:sz w:val="22"/>
          <w:szCs w:val="28"/>
          <w:highlight w:val="none"/>
        </w:rPr>
      </w:pPr>
    </w:p>
    <w:p w14:paraId="1DAF4E7A">
      <w:pPr>
        <w:spacing w:line="360" w:lineRule="auto"/>
        <w:ind w:firstLine="442" w:firstLineChars="200"/>
        <w:rPr>
          <w:rFonts w:ascii="Times New Roman" w:hAnsi="Times New Roman" w:eastAsia="宋体" w:cs="Times New Roman"/>
          <w:b/>
          <w:color w:val="FF0000"/>
          <w:sz w:val="22"/>
          <w:szCs w:val="22"/>
          <w:highlight w:val="none"/>
        </w:rPr>
      </w:pPr>
      <w:r>
        <w:rPr>
          <w:rFonts w:hint="eastAsia" w:ascii="Times New Roman" w:hAnsi="Times New Roman" w:eastAsia="宋体" w:cs="Times New Roman"/>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2B009FCA">
      <w:pPr>
        <w:spacing w:line="360" w:lineRule="auto"/>
        <w:ind w:firstLine="420"/>
        <w:jc w:val="right"/>
        <w:rPr>
          <w:rFonts w:ascii="Times New Roman" w:hAnsi="Times New Roman" w:eastAsia="宋体" w:cs="Times New Roman"/>
          <w:sz w:val="22"/>
          <w:szCs w:val="22"/>
          <w:highlight w:val="none"/>
        </w:rPr>
      </w:pPr>
    </w:p>
    <w:p w14:paraId="7C29C57A">
      <w:pPr>
        <w:spacing w:line="360" w:lineRule="auto"/>
        <w:ind w:firstLine="42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（此处填写投标人名称）公司（加盖投标人公章）</w:t>
      </w:r>
    </w:p>
    <w:p w14:paraId="74821FD3">
      <w:pPr>
        <w:spacing w:line="360" w:lineRule="auto"/>
        <w:ind w:firstLine="420"/>
        <w:jc w:val="right"/>
        <w:rPr>
          <w:rFonts w:ascii="Times New Roman" w:hAnsi="Times New Roman" w:eastAsia="宋体" w:cs="Times New Roman"/>
          <w:sz w:val="22"/>
          <w:szCs w:val="22"/>
          <w:highlight w:val="none"/>
        </w:rPr>
      </w:pPr>
      <w:r>
        <w:rPr>
          <w:rFonts w:hint="eastAsia" w:ascii="Times New Roman" w:hAnsi="Times New Roman" w:eastAsia="宋体" w:cs="Times New Roman"/>
          <w:sz w:val="22"/>
          <w:szCs w:val="22"/>
          <w:highlight w:val="none"/>
        </w:rPr>
        <w:t>XX年XX月XX日</w:t>
      </w:r>
      <w:bookmarkEnd w:id="38"/>
      <w:bookmarkEnd w:id="40"/>
    </w:p>
    <w:p w14:paraId="152F4F5A">
      <w:pPr>
        <w:rPr>
          <w:rFonts w:hint="eastAsia"/>
          <w:sz w:val="28"/>
          <w:szCs w:val="28"/>
          <w:highlight w:val="none"/>
        </w:rPr>
      </w:pPr>
      <w:r>
        <w:rPr>
          <w:rFonts w:hint="eastAsia"/>
          <w:sz w:val="28"/>
          <w:szCs w:val="28"/>
          <w:highlight w:val="none"/>
        </w:rPr>
        <w:br w:type="page"/>
      </w:r>
    </w:p>
    <w:p w14:paraId="54484D2C">
      <w:pPr>
        <w:pStyle w:val="6"/>
        <w:rPr>
          <w:sz w:val="28"/>
          <w:szCs w:val="28"/>
          <w:highlight w:val="none"/>
        </w:rPr>
      </w:pPr>
      <w:r>
        <w:rPr>
          <w:rFonts w:hint="eastAsia"/>
          <w:sz w:val="28"/>
          <w:szCs w:val="28"/>
          <w:highlight w:val="none"/>
        </w:rPr>
        <w:t>第四章 投标文件组成要求及格式</w:t>
      </w:r>
    </w:p>
    <w:p w14:paraId="5338D64C">
      <w:pPr>
        <w:rPr>
          <w:rStyle w:val="65"/>
          <w:sz w:val="24"/>
          <w:highlight w:val="none"/>
        </w:rPr>
      </w:pPr>
      <w:r>
        <w:rPr>
          <w:rStyle w:val="65"/>
          <w:rFonts w:hint="eastAsia"/>
          <w:sz w:val="24"/>
          <w:highlight w:val="none"/>
        </w:rPr>
        <w:t>特别提醒：</w:t>
      </w:r>
    </w:p>
    <w:p w14:paraId="580D22C1">
      <w:pPr>
        <w:tabs>
          <w:tab w:val="left" w:pos="1470"/>
        </w:tabs>
        <w:snapToGrid w:val="0"/>
        <w:spacing w:line="320" w:lineRule="atLeast"/>
        <w:ind w:firstLine="482" w:firstLineChars="200"/>
        <w:rPr>
          <w:rFonts w:ascii="宋体" w:hAnsi="宋体" w:cs="宋体"/>
          <w:b/>
          <w:color w:val="FF0000"/>
          <w:sz w:val="24"/>
          <w:highlight w:val="none"/>
        </w:rPr>
      </w:pPr>
      <w:r>
        <w:rPr>
          <w:rFonts w:hint="eastAsia" w:ascii="宋体" w:hAnsi="宋体" w:cs="宋体"/>
          <w:b/>
          <w:color w:val="FF0000"/>
          <w:sz w:val="24"/>
          <w:highlight w:val="none"/>
        </w:rPr>
        <w:t>1</w:t>
      </w:r>
      <w:r>
        <w:rPr>
          <w:rFonts w:hint="eastAsia" w:ascii="宋体" w:hAnsi="宋体" w:cs="宋体"/>
          <w:b/>
          <w:color w:val="FF0000"/>
          <w:sz w:val="24"/>
          <w:highlight w:val="none"/>
          <w:lang w:val="en-US" w:eastAsia="zh-CN"/>
        </w:rPr>
        <w:t>.</w:t>
      </w:r>
      <w:r>
        <w:rPr>
          <w:rFonts w:hint="eastAsia" w:ascii="宋体" w:hAnsi="宋体" w:cs="宋体"/>
          <w:b/>
          <w:color w:val="FF0000"/>
          <w:sz w:val="24"/>
          <w:highlight w:val="none"/>
        </w:rPr>
        <w:t>投标人在编辑投标文件时，在投标文件目录中属于本节点内容的</w:t>
      </w:r>
      <w:r>
        <w:rPr>
          <w:rFonts w:hint="eastAsia" w:ascii="宋体" w:hAnsi="宋体" w:cs="宋体"/>
          <w:b/>
          <w:color w:val="FF0000"/>
          <w:sz w:val="24"/>
          <w:highlight w:val="none"/>
          <w:lang w:val="en-US" w:eastAsia="zh-CN"/>
        </w:rPr>
        <w:t>需</w:t>
      </w:r>
      <w:r>
        <w:rPr>
          <w:rFonts w:hint="eastAsia" w:ascii="宋体" w:hAnsi="宋体" w:cs="宋体"/>
          <w:b/>
          <w:color w:val="FF0000"/>
          <w:sz w:val="24"/>
          <w:highlight w:val="none"/>
        </w:rPr>
        <w:t>在</w:t>
      </w:r>
      <w:r>
        <w:rPr>
          <w:rFonts w:hint="eastAsia" w:ascii="宋体" w:hAnsi="宋体" w:cs="宋体"/>
          <w:b/>
          <w:color w:val="FF0000"/>
          <w:sz w:val="24"/>
          <w:highlight w:val="none"/>
          <w:lang w:val="en-US" w:eastAsia="zh-CN"/>
        </w:rPr>
        <w:t>对应</w:t>
      </w:r>
      <w:r>
        <w:rPr>
          <w:rFonts w:hint="eastAsia" w:ascii="宋体" w:hAnsi="宋体" w:cs="宋体"/>
          <w:b/>
          <w:color w:val="FF0000"/>
          <w:sz w:val="24"/>
          <w:highlight w:val="none"/>
        </w:rPr>
        <w:t>节点中填写，填写到其他节点后果由供应商自行承担。</w:t>
      </w:r>
    </w:p>
    <w:p w14:paraId="4F5D28FA">
      <w:pPr>
        <w:tabs>
          <w:tab w:val="left" w:pos="1470"/>
        </w:tabs>
        <w:snapToGrid w:val="0"/>
        <w:spacing w:line="320" w:lineRule="atLeast"/>
        <w:ind w:firstLine="482" w:firstLineChars="200"/>
        <w:rPr>
          <w:rFonts w:hint="default" w:ascii="宋体" w:hAnsi="宋体" w:eastAsia="宋体" w:cs="宋体"/>
          <w:b/>
          <w:color w:val="FF0000"/>
          <w:sz w:val="24"/>
          <w:highlight w:val="none"/>
          <w:lang w:val="en-US" w:eastAsia="zh-CN"/>
        </w:rPr>
      </w:pPr>
      <w:r>
        <w:rPr>
          <w:rFonts w:hint="eastAsia" w:ascii="宋体" w:hAnsi="宋体" w:cs="宋体"/>
          <w:b/>
          <w:color w:val="FF0000"/>
          <w:sz w:val="24"/>
          <w:highlight w:val="none"/>
        </w:rPr>
        <w:t>2</w:t>
      </w:r>
      <w:r>
        <w:rPr>
          <w:rFonts w:hint="eastAsia" w:ascii="宋体" w:hAnsi="宋体" w:cs="宋体"/>
          <w:b/>
          <w:color w:val="FF0000"/>
          <w:sz w:val="24"/>
          <w:highlight w:val="none"/>
          <w:lang w:val="en-US" w:eastAsia="zh-CN"/>
        </w:rPr>
        <w:t>.投标文件均不对外公开。</w:t>
      </w:r>
    </w:p>
    <w:p w14:paraId="4488388D">
      <w:pPr>
        <w:tabs>
          <w:tab w:val="left" w:pos="1470"/>
        </w:tabs>
        <w:snapToGrid w:val="0"/>
        <w:spacing w:line="320" w:lineRule="atLeast"/>
        <w:ind w:firstLine="482" w:firstLineChars="200"/>
        <w:rPr>
          <w:rFonts w:hint="eastAsia" w:ascii="宋体" w:hAnsi="宋体" w:cs="宋体"/>
          <w:b/>
          <w:color w:val="FF0000"/>
          <w:sz w:val="24"/>
          <w:highlight w:val="none"/>
        </w:rPr>
      </w:pPr>
    </w:p>
    <w:p w14:paraId="15BF34F0">
      <w:pPr>
        <w:rPr>
          <w:rFonts w:ascii="宋体" w:hAnsi="宋体"/>
          <w:b/>
          <w:bCs/>
          <w:sz w:val="24"/>
          <w:highlight w:val="none"/>
        </w:rPr>
      </w:pPr>
      <w:r>
        <w:rPr>
          <w:rFonts w:hint="eastAsia" w:ascii="宋体" w:hAnsi="宋体"/>
          <w:b/>
          <w:bCs/>
          <w:sz w:val="24"/>
          <w:highlight w:val="none"/>
        </w:rPr>
        <w:t>投标文件组成：</w:t>
      </w:r>
    </w:p>
    <w:p w14:paraId="3A757679">
      <w:pPr>
        <w:ind w:firstLine="480" w:firstLineChars="200"/>
        <w:outlineLvl w:val="0"/>
        <w:rPr>
          <w:rFonts w:ascii="宋体" w:hAnsi="宋体"/>
          <w:sz w:val="24"/>
          <w:highlight w:val="none"/>
        </w:rPr>
      </w:pPr>
      <w:r>
        <w:rPr>
          <w:rFonts w:hint="eastAsia" w:ascii="宋体" w:hAnsi="宋体"/>
          <w:sz w:val="24"/>
          <w:highlight w:val="none"/>
        </w:rPr>
        <w:t>投标文件主要包括以下内容：</w:t>
      </w:r>
    </w:p>
    <w:p w14:paraId="73962B6E">
      <w:pPr>
        <w:ind w:firstLine="840" w:firstLineChars="400"/>
        <w:rPr>
          <w:rFonts w:hint="eastAsia"/>
          <w:szCs w:val="21"/>
          <w:highlight w:val="none"/>
        </w:rPr>
      </w:pPr>
      <w:commentRangeStart w:id="57"/>
      <w:commentRangeStart w:id="58"/>
      <w:r>
        <w:rPr>
          <w:rFonts w:hint="eastAsia"/>
          <w:szCs w:val="21"/>
          <w:highlight w:val="none"/>
        </w:rPr>
        <w:t>（1）投标函</w:t>
      </w:r>
    </w:p>
    <w:p w14:paraId="7AD3AD11">
      <w:pPr>
        <w:ind w:firstLine="840" w:firstLineChars="400"/>
        <w:rPr>
          <w:rFonts w:hint="eastAsia"/>
          <w:szCs w:val="21"/>
          <w:highlight w:val="none"/>
        </w:rPr>
      </w:pPr>
      <w:r>
        <w:rPr>
          <w:rFonts w:hint="eastAsia"/>
          <w:szCs w:val="21"/>
          <w:highlight w:val="none"/>
        </w:rPr>
        <w:t>（2）采购投标及履约承诺函</w:t>
      </w:r>
    </w:p>
    <w:p w14:paraId="292E857A">
      <w:pPr>
        <w:ind w:firstLine="840" w:firstLineChars="400"/>
        <w:rPr>
          <w:rFonts w:hint="eastAsia"/>
          <w:szCs w:val="21"/>
          <w:highlight w:val="none"/>
        </w:rPr>
      </w:pPr>
      <w:r>
        <w:rPr>
          <w:rFonts w:hint="eastAsia"/>
          <w:szCs w:val="21"/>
          <w:highlight w:val="none"/>
        </w:rPr>
        <w:t>（3）投标人情况及资格证明文件</w:t>
      </w:r>
    </w:p>
    <w:p w14:paraId="49500B2D">
      <w:pPr>
        <w:ind w:firstLine="840" w:firstLineChars="400"/>
        <w:rPr>
          <w:rFonts w:hint="eastAsia"/>
          <w:szCs w:val="21"/>
          <w:highlight w:val="none"/>
        </w:rPr>
      </w:pPr>
      <w:r>
        <w:rPr>
          <w:rFonts w:hint="eastAsia"/>
          <w:szCs w:val="21"/>
          <w:highlight w:val="none"/>
        </w:rPr>
        <w:t>（4）项目详细报价</w:t>
      </w:r>
    </w:p>
    <w:p w14:paraId="3BB6234E">
      <w:pPr>
        <w:ind w:firstLine="840" w:firstLineChars="400"/>
        <w:rPr>
          <w:rFonts w:hint="eastAsia"/>
          <w:szCs w:val="21"/>
          <w:highlight w:val="none"/>
        </w:rPr>
      </w:pPr>
      <w:r>
        <w:rPr>
          <w:rFonts w:hint="eastAsia"/>
          <w:szCs w:val="21"/>
          <w:highlight w:val="none"/>
          <w:lang w:eastAsia="zh-CN"/>
        </w:rPr>
        <w:t>（</w:t>
      </w:r>
      <w:r>
        <w:rPr>
          <w:rFonts w:hint="eastAsia"/>
          <w:szCs w:val="21"/>
          <w:highlight w:val="none"/>
          <w:lang w:val="en-US" w:eastAsia="zh-CN"/>
        </w:rPr>
        <w:t>5</w:t>
      </w:r>
      <w:r>
        <w:rPr>
          <w:rFonts w:hint="eastAsia"/>
          <w:szCs w:val="21"/>
          <w:highlight w:val="none"/>
          <w:lang w:eastAsia="zh-CN"/>
        </w:rPr>
        <w:t>）</w:t>
      </w:r>
      <w:r>
        <w:rPr>
          <w:rFonts w:hint="eastAsia"/>
          <w:szCs w:val="21"/>
          <w:highlight w:val="none"/>
        </w:rPr>
        <w:t>供应商基本情况表</w:t>
      </w:r>
      <w:r>
        <w:rPr>
          <w:rFonts w:hint="eastAsia"/>
          <w:i w:val="0"/>
          <w:iCs w:val="0"/>
          <w:color w:val="FF0000"/>
          <w:szCs w:val="21"/>
          <w:highlight w:val="none"/>
        </w:rPr>
        <w:t>（须加盖投标单位公章）</w:t>
      </w:r>
      <w:r>
        <w:rPr>
          <w:highlight w:val="none"/>
        </w:rPr>
        <w:commentReference w:id="59"/>
      </w:r>
    </w:p>
    <w:p w14:paraId="44DA7533">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6</w:t>
      </w:r>
      <w:r>
        <w:rPr>
          <w:rFonts w:hint="eastAsia"/>
          <w:szCs w:val="21"/>
          <w:highlight w:val="none"/>
        </w:rPr>
        <w:t>）法定代表人（负责人）证明书</w:t>
      </w:r>
    </w:p>
    <w:p w14:paraId="607A416A">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7</w:t>
      </w:r>
      <w:r>
        <w:rPr>
          <w:rFonts w:hint="eastAsia"/>
          <w:szCs w:val="21"/>
          <w:highlight w:val="none"/>
        </w:rPr>
        <w:t>）投标文件签署授权委托书</w:t>
      </w:r>
    </w:p>
    <w:p w14:paraId="4E02664F">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8</w:t>
      </w:r>
      <w:r>
        <w:rPr>
          <w:rFonts w:hint="eastAsia"/>
          <w:szCs w:val="21"/>
          <w:highlight w:val="none"/>
        </w:rPr>
        <w:t>）实质性条款响应情况表</w:t>
      </w:r>
    </w:p>
    <w:p w14:paraId="57D22098">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9</w:t>
      </w:r>
      <w:r>
        <w:rPr>
          <w:rFonts w:hint="eastAsia"/>
          <w:szCs w:val="21"/>
          <w:highlight w:val="none"/>
        </w:rPr>
        <w:t>）技术要求偏离表</w:t>
      </w:r>
    </w:p>
    <w:p w14:paraId="5DE8A037">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10</w:t>
      </w:r>
      <w:r>
        <w:rPr>
          <w:rFonts w:hint="eastAsia"/>
          <w:szCs w:val="21"/>
          <w:highlight w:val="none"/>
        </w:rPr>
        <w:t>）商务要求偏离表</w:t>
      </w:r>
    </w:p>
    <w:p w14:paraId="2453021E">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11</w:t>
      </w:r>
      <w:r>
        <w:rPr>
          <w:rFonts w:hint="eastAsia"/>
          <w:szCs w:val="21"/>
          <w:highlight w:val="none"/>
        </w:rPr>
        <w:t>）技术保障措施（格式自定）</w:t>
      </w:r>
    </w:p>
    <w:p w14:paraId="48FA31D1">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12</w:t>
      </w:r>
      <w:r>
        <w:rPr>
          <w:rFonts w:hint="eastAsia"/>
          <w:szCs w:val="21"/>
          <w:highlight w:val="none"/>
        </w:rPr>
        <w:t>）施工安全保障措施（格式自定）</w:t>
      </w:r>
    </w:p>
    <w:p w14:paraId="6C26911A">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13</w:t>
      </w:r>
      <w:r>
        <w:rPr>
          <w:rFonts w:hint="eastAsia"/>
          <w:szCs w:val="21"/>
          <w:highlight w:val="none"/>
        </w:rPr>
        <w:t>）检测报告（格式自定）</w:t>
      </w:r>
    </w:p>
    <w:p w14:paraId="72F4A713">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14</w:t>
      </w:r>
      <w:r>
        <w:rPr>
          <w:rFonts w:hint="eastAsia"/>
          <w:szCs w:val="21"/>
          <w:highlight w:val="none"/>
        </w:rPr>
        <w:t>）节能环保情况（格式自定）</w:t>
      </w:r>
    </w:p>
    <w:p w14:paraId="11579A84">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15</w:t>
      </w:r>
      <w:r>
        <w:rPr>
          <w:rFonts w:hint="eastAsia"/>
          <w:szCs w:val="21"/>
          <w:highlight w:val="none"/>
        </w:rPr>
        <w:t>）绿色采购情况（格式自定）</w:t>
      </w:r>
    </w:p>
    <w:p w14:paraId="5604D371">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16</w:t>
      </w:r>
      <w:r>
        <w:rPr>
          <w:rFonts w:hint="eastAsia"/>
          <w:szCs w:val="21"/>
          <w:highlight w:val="none"/>
        </w:rPr>
        <w:t>）供应商认证情况（格式自定）</w:t>
      </w:r>
    </w:p>
    <w:p w14:paraId="38DD1AAE">
      <w:pPr>
        <w:ind w:firstLine="840" w:firstLineChars="400"/>
        <w:rPr>
          <w:rFonts w:hint="eastAsia"/>
          <w:szCs w:val="21"/>
          <w:highlight w:val="none"/>
        </w:rPr>
      </w:pPr>
      <w:r>
        <w:rPr>
          <w:rFonts w:hint="eastAsia"/>
          <w:szCs w:val="21"/>
          <w:highlight w:val="none"/>
        </w:rPr>
        <w:t>（</w:t>
      </w:r>
      <w:r>
        <w:rPr>
          <w:rFonts w:hint="eastAsia"/>
          <w:szCs w:val="21"/>
          <w:highlight w:val="none"/>
          <w:lang w:val="en-US" w:eastAsia="zh-CN"/>
        </w:rPr>
        <w:t>17</w:t>
      </w:r>
      <w:r>
        <w:rPr>
          <w:rFonts w:hint="eastAsia"/>
          <w:szCs w:val="21"/>
          <w:highlight w:val="none"/>
        </w:rPr>
        <w:t>）奖项（格式自定）</w:t>
      </w:r>
    </w:p>
    <w:p w14:paraId="75B4831F">
      <w:pPr>
        <w:ind w:firstLine="840" w:firstLineChars="400"/>
        <w:rPr>
          <w:rFonts w:hint="eastAsia"/>
        </w:rPr>
      </w:pPr>
      <w:r>
        <w:rPr>
          <w:rFonts w:hint="eastAsia"/>
          <w:szCs w:val="21"/>
          <w:highlight w:val="none"/>
        </w:rPr>
        <w:t>（</w:t>
      </w:r>
      <w:r>
        <w:rPr>
          <w:rFonts w:hint="eastAsia"/>
          <w:szCs w:val="21"/>
          <w:highlight w:val="none"/>
          <w:lang w:val="en-US" w:eastAsia="zh-CN"/>
        </w:rPr>
        <w:t>18</w:t>
      </w:r>
      <w:r>
        <w:rPr>
          <w:rFonts w:hint="eastAsia"/>
          <w:szCs w:val="21"/>
          <w:highlight w:val="none"/>
        </w:rPr>
        <w:t>）供应商同类业绩</w:t>
      </w:r>
    </w:p>
    <w:p w14:paraId="3ED00CC5">
      <w:pPr>
        <w:ind w:firstLine="840" w:firstLineChars="400"/>
        <w:rPr>
          <w:rFonts w:hint="eastAsia"/>
          <w:szCs w:val="21"/>
          <w:highlight w:val="none"/>
        </w:rPr>
      </w:pPr>
      <w:r>
        <w:rPr>
          <w:rFonts w:hint="eastAsia"/>
          <w:szCs w:val="21"/>
          <w:highlight w:val="none"/>
        </w:rPr>
        <w:t>（1</w:t>
      </w:r>
      <w:r>
        <w:rPr>
          <w:rFonts w:hint="eastAsia"/>
          <w:szCs w:val="21"/>
          <w:highlight w:val="none"/>
          <w:lang w:val="en-US" w:eastAsia="zh-CN"/>
        </w:rPr>
        <w:t>9</w:t>
      </w:r>
      <w:r>
        <w:rPr>
          <w:rFonts w:hint="eastAsia"/>
          <w:szCs w:val="21"/>
          <w:highlight w:val="none"/>
        </w:rPr>
        <w:t>）投标人认为需要加以说明的其他内容</w:t>
      </w:r>
      <w:commentRangeEnd w:id="57"/>
      <w:r>
        <w:commentReference w:id="57"/>
      </w:r>
      <w:commentRangeEnd w:id="58"/>
      <w:r>
        <w:commentReference w:id="58"/>
      </w:r>
    </w:p>
    <w:p w14:paraId="69501B04">
      <w:pPr>
        <w:ind w:firstLine="426" w:firstLineChars="202"/>
        <w:rPr>
          <w:rFonts w:hint="eastAsia" w:ascii="宋体" w:hAnsi="宋体"/>
          <w:b/>
          <w:szCs w:val="21"/>
        </w:rPr>
      </w:pPr>
    </w:p>
    <w:p w14:paraId="7EA51B8C">
      <w:pPr>
        <w:ind w:firstLine="426" w:firstLineChars="202"/>
        <w:rPr>
          <w:rFonts w:ascii="宋体" w:hAnsi="宋体"/>
          <w:b/>
          <w:szCs w:val="21"/>
        </w:rPr>
      </w:pPr>
      <w:r>
        <w:rPr>
          <w:rFonts w:hint="eastAsia" w:ascii="宋体" w:hAnsi="宋体"/>
          <w:b/>
          <w:szCs w:val="21"/>
        </w:rPr>
        <w:t>备注：1.本项目为网上电子投标项目，投标文件不需法人或授权委托人另行签字，无需加盖单位公章，招标文件专用条款另有规定的除外。</w:t>
      </w:r>
    </w:p>
    <w:p w14:paraId="10FDC47E">
      <w:pPr>
        <w:ind w:firstLine="426" w:firstLineChars="202"/>
        <w:rPr>
          <w:rFonts w:ascii="宋体" w:hAnsi="宋体"/>
          <w:b/>
          <w:szCs w:val="21"/>
        </w:rPr>
      </w:pPr>
      <w:r>
        <w:rPr>
          <w:rFonts w:hint="eastAsia" w:ascii="宋体" w:hAnsi="宋体"/>
          <w:b/>
          <w:szCs w:val="21"/>
        </w:rPr>
        <w:t>2.关于填写“开标一览表”的说明：“开标一览表”中除“投标报价”外，其他信息不作评审依据。</w:t>
      </w:r>
    </w:p>
    <w:p w14:paraId="2465464C">
      <w:pPr>
        <w:jc w:val="left"/>
        <w:rPr>
          <w:rFonts w:ascii="宋体" w:hAnsi="宋体"/>
          <w:b/>
          <w:color w:val="FF0000"/>
          <w:sz w:val="36"/>
          <w:szCs w:val="36"/>
        </w:rPr>
      </w:pPr>
      <w:r>
        <w:rPr>
          <w:rFonts w:hint="eastAsia" w:ascii="宋体" w:hAnsi="宋体"/>
          <w:b/>
          <w:color w:val="FF0000"/>
          <w:sz w:val="36"/>
          <w:szCs w:val="36"/>
        </w:rPr>
        <w:br w:type="page"/>
      </w:r>
    </w:p>
    <w:p w14:paraId="3C016FAF">
      <w:pPr>
        <w:outlineLvl w:val="1"/>
        <w:rPr>
          <w:rFonts w:ascii="宋体" w:hAnsi="宋体"/>
          <w:b/>
          <w:color w:val="FF0000"/>
          <w:sz w:val="28"/>
          <w:szCs w:val="28"/>
        </w:rPr>
      </w:pPr>
      <w:r>
        <w:rPr>
          <w:rFonts w:hint="eastAsia" w:ascii="宋体" w:hAnsi="宋体"/>
          <w:b/>
          <w:color w:val="FF0000"/>
          <w:sz w:val="28"/>
          <w:szCs w:val="28"/>
        </w:rPr>
        <w:t>投标文件</w:t>
      </w:r>
    </w:p>
    <w:p w14:paraId="1E085B11">
      <w:pPr>
        <w:pStyle w:val="4"/>
        <w:jc w:val="center"/>
        <w:rPr>
          <w:rFonts w:ascii="黑体" w:eastAsia="黑体"/>
          <w:b w:val="0"/>
          <w:kern w:val="0"/>
          <w:sz w:val="24"/>
        </w:rPr>
      </w:pPr>
      <w:r>
        <w:rPr>
          <w:rFonts w:hint="eastAsia" w:ascii="黑体" w:eastAsia="黑体"/>
          <w:b w:val="0"/>
          <w:kern w:val="0"/>
          <w:sz w:val="24"/>
        </w:rPr>
        <w:t>一、投标函</w:t>
      </w:r>
    </w:p>
    <w:p w14:paraId="030B99D3">
      <w:pPr>
        <w:spacing w:line="360" w:lineRule="auto"/>
        <w:rPr>
          <w:rFonts w:ascii="宋体" w:hAnsi="宋体"/>
          <w:color w:val="000000" w:themeColor="text1"/>
          <w:szCs w:val="21"/>
          <w14:textFill>
            <w14:solidFill>
              <w14:schemeClr w14:val="tx1"/>
            </w14:solidFill>
          </w14:textFill>
        </w:rPr>
      </w:pPr>
      <w:r>
        <w:rPr>
          <w:rFonts w:hint="eastAsia" w:ascii="宋体" w:hAnsi="宋体"/>
          <w:szCs w:val="21"/>
        </w:rPr>
        <w:t>致：</w:t>
      </w:r>
      <w:r>
        <w:rPr>
          <w:rFonts w:hint="eastAsia" w:ascii="宋体" w:hAnsi="宋体"/>
          <w:color w:val="000000" w:themeColor="text1"/>
          <w:szCs w:val="21"/>
          <w:highlight w:val="cyan"/>
          <w:u w:val="single"/>
          <w14:textFill>
            <w14:solidFill>
              <w14:schemeClr w14:val="tx1"/>
            </w14:solidFill>
          </w14:textFill>
        </w:rPr>
        <w:t>深圳公共资源交易中心（深圳交易集团有限公司政府采购业务分公司）</w:t>
      </w:r>
    </w:p>
    <w:p w14:paraId="75469F48">
      <w:pPr>
        <w:ind w:firstLine="420" w:firstLineChars="200"/>
        <w:rPr>
          <w:rFonts w:ascii="宋体" w:hAnsi="宋体"/>
          <w:szCs w:val="21"/>
        </w:rPr>
      </w:pPr>
      <w:bookmarkStart w:id="41" w:name="_Hlk73818812"/>
      <w:r>
        <w:rPr>
          <w:rFonts w:hint="eastAsia"/>
          <w:szCs w:val="21"/>
        </w:rPr>
        <w:t>1、根据已收到贵单位的项目编号为</w:t>
      </w:r>
      <w:r>
        <w:rPr>
          <w:szCs w:val="21"/>
          <w:u w:val="single"/>
        </w:rPr>
        <w:t xml:space="preserve">   </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u w:val="single"/>
          <w:lang w:bidi="ar"/>
        </w:rPr>
        <w:t xml:space="preserve">      （项目名称）</w:t>
      </w:r>
      <w:r>
        <w:rPr>
          <w:szCs w:val="21"/>
          <w:u w:val="single"/>
          <w:lang w:bidi="ar"/>
        </w:rPr>
        <w:t xml:space="preserve"> </w:t>
      </w:r>
      <w:r>
        <w:rPr>
          <w:rFonts w:hint="eastAsia"/>
          <w:szCs w:val="21"/>
          <w:u w:val="single"/>
          <w:lang w:bidi="ar"/>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2" w:name="_Hlk72263588"/>
      <w:r>
        <w:rPr>
          <w:rFonts w:hint="eastAsia"/>
          <w:szCs w:val="21"/>
        </w:rPr>
        <w:t>愿意按照招标文件要求承包上述项目并修补其任何缺陷。</w:t>
      </w:r>
      <w:bookmarkEnd w:id="42"/>
    </w:p>
    <w:p w14:paraId="26524553">
      <w:pPr>
        <w:ind w:firstLine="420" w:firstLineChars="200"/>
        <w:rPr>
          <w:rFonts w:ascii="宋体" w:hAnsi="宋体"/>
          <w:szCs w:val="21"/>
        </w:rPr>
      </w:pPr>
      <w:r>
        <w:rPr>
          <w:rFonts w:ascii="宋体" w:hAnsi="宋体"/>
          <w:szCs w:val="21"/>
        </w:rPr>
        <w:t>2</w:t>
      </w:r>
      <w:r>
        <w:rPr>
          <w:rFonts w:hint="eastAsia" w:ascii="宋体" w:hAnsi="宋体"/>
          <w:szCs w:val="21"/>
        </w:rPr>
        <w:t>、投标价格见</w:t>
      </w:r>
      <w:r>
        <w:rPr>
          <w:rFonts w:hint="eastAsia"/>
          <w:szCs w:val="21"/>
        </w:rPr>
        <w:t>投标书编制软件中《开标一览表》中填写的投标报价。</w:t>
      </w:r>
    </w:p>
    <w:p w14:paraId="69159054">
      <w:pPr>
        <w:ind w:firstLine="420" w:firstLineChars="200"/>
        <w:rPr>
          <w:rFonts w:ascii="宋体" w:hAnsi="宋体"/>
          <w:szCs w:val="21"/>
        </w:rPr>
      </w:pPr>
      <w:r>
        <w:rPr>
          <w:rFonts w:hint="eastAsia" w:ascii="宋体" w:hAnsi="宋体"/>
          <w:szCs w:val="21"/>
        </w:rPr>
        <w:t>3、如果我单位中标，我单位将按照招标文件的要求提交履约担保。</w:t>
      </w:r>
    </w:p>
    <w:p w14:paraId="25750B6D">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27FABDB7">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0C688C16">
      <w:pPr>
        <w:ind w:left="525" w:leftChars="200" w:hanging="105" w:hangingChars="50"/>
        <w:rPr>
          <w:rFonts w:ascii="宋体" w:hAnsi="宋体"/>
          <w:szCs w:val="21"/>
        </w:rPr>
      </w:pPr>
      <w:r>
        <w:rPr>
          <w:rFonts w:hint="eastAsia" w:ascii="宋体" w:hAnsi="宋体"/>
          <w:szCs w:val="21"/>
        </w:rPr>
        <w:t>6、我单位理解贵单位将不受必须接受所收到的最低报价或其它任何投标文件的约束。</w:t>
      </w:r>
      <w:bookmarkEnd w:id="41"/>
    </w:p>
    <w:p w14:paraId="05539E83">
      <w:pPr>
        <w:ind w:firstLine="420" w:firstLineChars="200"/>
        <w:rPr>
          <w:rFonts w:ascii="宋体" w:hAnsi="宋体"/>
          <w:szCs w:val="21"/>
        </w:rPr>
      </w:pPr>
      <w:r>
        <w:rPr>
          <w:rFonts w:hint="eastAsia" w:ascii="宋体" w:hAnsi="宋体"/>
          <w:szCs w:val="21"/>
        </w:rPr>
        <w:t>7、如我单位按项目要求提供样品，且未在规定时间内取回样品的，视同放弃取回，同意深圳公共资源交易中心（深圳交易集团有限公司政府采购业务分公司）对样品进行清理。</w:t>
      </w:r>
    </w:p>
    <w:p w14:paraId="0447190E">
      <w:pPr>
        <w:pStyle w:val="2"/>
      </w:pPr>
    </w:p>
    <w:p w14:paraId="4514BF29">
      <w:pPr>
        <w:ind w:left="420" w:leftChars="200" w:firstLine="210" w:firstLineChars="100"/>
        <w:rPr>
          <w:szCs w:val="21"/>
        </w:rPr>
      </w:pPr>
      <w:r>
        <w:rPr>
          <w:rFonts w:hint="eastAsia" w:cs="宋体"/>
          <w:szCs w:val="21"/>
          <w:lang w:bidi="ar"/>
        </w:rPr>
        <w:t>投标人：</w:t>
      </w:r>
      <w:r>
        <w:rPr>
          <w:szCs w:val="21"/>
          <w:u w:val="single"/>
          <w:lang w:bidi="ar"/>
        </w:rPr>
        <w:t xml:space="preserve">    </w:t>
      </w:r>
      <w:r>
        <w:rPr>
          <w:rFonts w:hint="eastAsia"/>
          <w:szCs w:val="21"/>
          <w:u w:val="single"/>
          <w:lang w:bidi="ar"/>
        </w:rPr>
        <w:t xml:space="preserve">        </w:t>
      </w:r>
      <w:r>
        <w:rPr>
          <w:szCs w:val="21"/>
          <w:u w:val="single"/>
          <w:lang w:bidi="ar"/>
        </w:rPr>
        <w:t xml:space="preserve">   </w:t>
      </w:r>
      <w:r>
        <w:rPr>
          <w:rFonts w:hint="eastAsia" w:cs="宋体"/>
          <w:szCs w:val="21"/>
          <w:lang w:bidi="ar"/>
        </w:rPr>
        <w:t>；单位地址：</w:t>
      </w:r>
      <w:r>
        <w:rPr>
          <w:szCs w:val="21"/>
          <w:u w:val="single"/>
          <w:lang w:bidi="ar"/>
        </w:rPr>
        <w:t xml:space="preserve">                    </w:t>
      </w:r>
      <w:r>
        <w:rPr>
          <w:rFonts w:hint="eastAsia" w:cs="宋体"/>
          <w:szCs w:val="21"/>
          <w:lang w:bidi="ar"/>
        </w:rPr>
        <w:t>；</w:t>
      </w:r>
    </w:p>
    <w:p w14:paraId="5B02077D">
      <w:pPr>
        <w:ind w:left="420" w:leftChars="200" w:firstLine="210" w:firstLineChars="100"/>
        <w:rPr>
          <w:szCs w:val="21"/>
        </w:rPr>
      </w:pPr>
      <w:r>
        <w:rPr>
          <w:rFonts w:hint="eastAsia" w:cs="宋体"/>
          <w:szCs w:val="21"/>
          <w:lang w:bidi="ar"/>
        </w:rPr>
        <w:t>法定代表人（负责人）或其授权委托代理人：</w:t>
      </w:r>
      <w:r>
        <w:rPr>
          <w:szCs w:val="21"/>
          <w:u w:val="single"/>
          <w:lang w:bidi="ar"/>
        </w:rPr>
        <w:t xml:space="preserve">      </w:t>
      </w:r>
      <w:r>
        <w:rPr>
          <w:rFonts w:hint="eastAsia"/>
          <w:szCs w:val="21"/>
          <w:u w:val="single"/>
          <w:lang w:bidi="ar"/>
        </w:rPr>
        <w:t xml:space="preserve">      </w:t>
      </w:r>
      <w:r>
        <w:rPr>
          <w:szCs w:val="21"/>
          <w:u w:val="single"/>
          <w:lang w:bidi="ar"/>
        </w:rPr>
        <w:t xml:space="preserve">   </w:t>
      </w:r>
      <w:r>
        <w:rPr>
          <w:rFonts w:hint="eastAsia" w:cs="宋体"/>
          <w:szCs w:val="21"/>
          <w:lang w:bidi="ar"/>
        </w:rPr>
        <w:t>；</w:t>
      </w:r>
    </w:p>
    <w:p w14:paraId="1703B939">
      <w:pPr>
        <w:ind w:left="420" w:leftChars="200" w:firstLine="210" w:firstLineChars="100"/>
        <w:rPr>
          <w:szCs w:val="21"/>
        </w:rPr>
      </w:pPr>
      <w:r>
        <w:rPr>
          <w:rFonts w:hint="eastAsia" w:cs="宋体"/>
          <w:szCs w:val="21"/>
          <w:lang w:bidi="ar"/>
        </w:rPr>
        <w:t>电话：</w:t>
      </w:r>
      <w:r>
        <w:rPr>
          <w:szCs w:val="21"/>
          <w:u w:val="single"/>
          <w:lang w:bidi="ar"/>
        </w:rPr>
        <w:t xml:space="preserve">     </w:t>
      </w:r>
      <w:r>
        <w:rPr>
          <w:rFonts w:hint="eastAsia"/>
          <w:szCs w:val="21"/>
          <w:u w:val="single"/>
          <w:lang w:bidi="ar"/>
        </w:rPr>
        <w:t xml:space="preserve">    </w:t>
      </w:r>
      <w:r>
        <w:rPr>
          <w:szCs w:val="21"/>
          <w:u w:val="single"/>
          <w:lang w:bidi="ar"/>
        </w:rPr>
        <w:t xml:space="preserve"> </w:t>
      </w:r>
      <w:r>
        <w:rPr>
          <w:rFonts w:hint="eastAsia"/>
          <w:szCs w:val="21"/>
          <w:u w:val="single"/>
          <w:lang w:bidi="ar"/>
        </w:rPr>
        <w:t xml:space="preserve">      </w:t>
      </w:r>
      <w:r>
        <w:rPr>
          <w:szCs w:val="21"/>
          <w:u w:val="single"/>
          <w:lang w:bidi="ar"/>
        </w:rPr>
        <w:t xml:space="preserve">   </w:t>
      </w:r>
      <w:r>
        <w:rPr>
          <w:szCs w:val="21"/>
          <w:lang w:bidi="ar"/>
        </w:rPr>
        <w:t xml:space="preserve"> </w:t>
      </w:r>
    </w:p>
    <w:p w14:paraId="47C2C966">
      <w:pPr>
        <w:widowControl/>
        <w:ind w:firstLine="630" w:firstLineChars="300"/>
        <w:jc w:val="left"/>
      </w:pPr>
      <w:r>
        <w:rPr>
          <w:rFonts w:hint="eastAsia" w:ascii="宋体" w:hAnsi="宋体"/>
          <w:szCs w:val="21"/>
          <w:lang w:bidi="ar"/>
        </w:rPr>
        <w:t>日期：</w:t>
      </w:r>
      <w:r>
        <w:rPr>
          <w:rFonts w:hint="eastAsia" w:ascii="宋体" w:hAnsi="宋体"/>
          <w:szCs w:val="21"/>
          <w:u w:val="single"/>
          <w:lang w:bidi="ar"/>
        </w:rPr>
        <w:t xml:space="preserve">       </w:t>
      </w:r>
      <w:r>
        <w:rPr>
          <w:rFonts w:hint="eastAsia" w:ascii="宋体" w:hAnsi="宋体"/>
          <w:szCs w:val="21"/>
          <w:lang w:bidi="ar"/>
        </w:rPr>
        <w:t>年</w:t>
      </w:r>
      <w:r>
        <w:rPr>
          <w:rFonts w:hint="eastAsia" w:ascii="宋体" w:hAnsi="宋体"/>
          <w:szCs w:val="21"/>
          <w:u w:val="single"/>
          <w:lang w:bidi="ar"/>
        </w:rPr>
        <w:t xml:space="preserve">     </w:t>
      </w:r>
      <w:r>
        <w:rPr>
          <w:rFonts w:hint="eastAsia" w:ascii="宋体" w:hAnsi="宋体"/>
          <w:szCs w:val="21"/>
          <w:lang w:bidi="ar"/>
        </w:rPr>
        <w:t>月</w:t>
      </w:r>
      <w:r>
        <w:rPr>
          <w:rFonts w:hint="eastAsia" w:ascii="宋体" w:hAnsi="宋体"/>
          <w:szCs w:val="21"/>
          <w:u w:val="single"/>
          <w:lang w:bidi="ar"/>
        </w:rPr>
        <w:t xml:space="preserve">    </w:t>
      </w:r>
      <w:r>
        <w:rPr>
          <w:rFonts w:hint="eastAsia" w:ascii="宋体" w:hAnsi="宋体"/>
          <w:szCs w:val="21"/>
          <w:lang w:bidi="ar"/>
        </w:rPr>
        <w:t>日</w:t>
      </w:r>
    </w:p>
    <w:p w14:paraId="7DF28D54">
      <w:pPr>
        <w:rPr>
          <w:rFonts w:ascii="黑体" w:hAnsi="宋体" w:eastAsia="黑体"/>
        </w:rPr>
      </w:pPr>
    </w:p>
    <w:p w14:paraId="3531CA9D">
      <w:pPr>
        <w:rPr>
          <w:rFonts w:ascii="黑体" w:hAnsi="宋体" w:eastAsia="黑体"/>
        </w:rPr>
      </w:pPr>
    </w:p>
    <w:p w14:paraId="293B9F5C">
      <w:pPr>
        <w:widowControl/>
        <w:jc w:val="left"/>
        <w:rPr>
          <w:rFonts w:ascii="黑体" w:hAnsi="宋体" w:eastAsia="黑体"/>
          <w:bCs/>
          <w:kern w:val="0"/>
          <w:sz w:val="24"/>
          <w:szCs w:val="32"/>
        </w:rPr>
      </w:pPr>
      <w:r>
        <w:rPr>
          <w:rFonts w:ascii="黑体" w:eastAsia="黑体"/>
          <w:b/>
          <w:kern w:val="0"/>
          <w:sz w:val="24"/>
        </w:rPr>
        <w:br w:type="page"/>
      </w:r>
    </w:p>
    <w:p w14:paraId="60A5885F">
      <w:pPr>
        <w:pStyle w:val="4"/>
        <w:jc w:val="center"/>
        <w:rPr>
          <w:rFonts w:ascii="黑体" w:eastAsia="黑体"/>
          <w:b w:val="0"/>
          <w:kern w:val="0"/>
          <w:sz w:val="24"/>
        </w:rPr>
      </w:pPr>
      <w:r>
        <w:rPr>
          <w:rFonts w:hint="eastAsia" w:ascii="黑体" w:eastAsia="黑体"/>
          <w:b w:val="0"/>
          <w:kern w:val="0"/>
          <w:sz w:val="24"/>
        </w:rPr>
        <w:t>二、采购投标及履约承诺函</w:t>
      </w:r>
    </w:p>
    <w:p w14:paraId="5EA5809E">
      <w:pPr>
        <w:rPr>
          <w:rFonts w:ascii="宋体" w:hAnsi="宋体" w:cs="宋体"/>
          <w:color w:val="FF0000"/>
          <w:szCs w:val="21"/>
        </w:rPr>
      </w:pPr>
      <w:r>
        <w:rPr>
          <w:rFonts w:hint="eastAsia" w:ascii="宋体" w:hAnsi="宋体" w:cs="宋体"/>
          <w:color w:val="FF0000"/>
          <w:szCs w:val="21"/>
          <w:lang w:bidi="ar"/>
        </w:rPr>
        <w:t>致：</w:t>
      </w:r>
      <w:r>
        <w:rPr>
          <w:rFonts w:hint="eastAsia" w:ascii="宋体" w:hAnsi="宋体" w:cs="宋体"/>
          <w:color w:val="FF0000"/>
          <w:szCs w:val="21"/>
          <w:highlight w:val="cyan"/>
          <w:lang w:bidi="ar"/>
        </w:rPr>
        <w:t>深圳公共资源交易中心（深圳交易集团有限公司政府采购业务分公司）</w:t>
      </w:r>
    </w:p>
    <w:p w14:paraId="6F840A70">
      <w:pPr>
        <w:ind w:right="-815" w:firstLine="420" w:firstLineChars="200"/>
        <w:rPr>
          <w:rFonts w:ascii="宋体" w:hAnsi="宋体" w:cs="宋体"/>
          <w:szCs w:val="21"/>
        </w:rPr>
      </w:pPr>
      <w:r>
        <w:rPr>
          <w:rFonts w:hint="eastAsia" w:ascii="宋体" w:hAnsi="宋体" w:cs="宋体"/>
          <w:szCs w:val="21"/>
          <w:lang w:bidi="ar"/>
        </w:rPr>
        <w:t>我单位承诺：</w:t>
      </w:r>
    </w:p>
    <w:p w14:paraId="5C2773A7">
      <w:pPr>
        <w:ind w:firstLine="420" w:firstLineChars="200"/>
        <w:rPr>
          <w:rFonts w:ascii="宋体" w:hAnsi="宋体" w:cs="宋体"/>
          <w:szCs w:val="21"/>
        </w:rPr>
      </w:pPr>
      <w:r>
        <w:rPr>
          <w:rFonts w:hint="eastAsia" w:ascii="宋体" w:hAnsi="宋体" w:cs="宋体"/>
          <w:szCs w:val="21"/>
          <w:lang w:bidi="ar"/>
        </w:rPr>
        <w:t>1.我单位参与本项目</w:t>
      </w:r>
      <w:r>
        <w:rPr>
          <w:rFonts w:hint="eastAsia" w:ascii="宋体" w:hAnsi="宋体" w:cs="宋体"/>
          <w:lang w:bidi="ar"/>
        </w:rPr>
        <w:t>所投标（响应）的货物、工程或服务，不存在侵犯知识产权的情况。</w:t>
      </w:r>
    </w:p>
    <w:p w14:paraId="7FF623BE">
      <w:pPr>
        <w:ind w:firstLine="420" w:firstLineChars="200"/>
        <w:rPr>
          <w:rFonts w:ascii="宋体" w:hAnsi="宋体" w:cs="宋体"/>
          <w:szCs w:val="21"/>
        </w:rPr>
      </w:pPr>
      <w:r>
        <w:rPr>
          <w:rFonts w:hint="eastAsia" w:ascii="宋体" w:hAnsi="宋体" w:cs="宋体"/>
          <w:szCs w:val="21"/>
          <w:lang w:bidi="ar"/>
        </w:rPr>
        <w:t>2.我单位</w:t>
      </w:r>
      <w:r>
        <w:rPr>
          <w:rFonts w:hint="eastAsia" w:ascii="宋体" w:hAnsi="宋体" w:cs="宋体"/>
          <w:kern w:val="0"/>
          <w:szCs w:val="21"/>
        </w:rPr>
        <w:t>参与本项目采购活动时</w:t>
      </w:r>
      <w:r>
        <w:rPr>
          <w:rFonts w:hint="eastAsia" w:cs="宋体"/>
          <w:lang w:bidi="ar"/>
        </w:rPr>
        <w:t>不存在被有关部门禁止参与政府采购活动且在有效期内的情况。</w:t>
      </w:r>
      <w:r>
        <w:rPr>
          <w:rFonts w:hint="eastAsia"/>
          <w:highlight w:val="cyan"/>
        </w:rPr>
        <w:t>符合招标文件关于联合体及进口产品的相关资格要求。</w:t>
      </w:r>
    </w:p>
    <w:p w14:paraId="556D22B9">
      <w:pPr>
        <w:ind w:firstLine="420" w:firstLineChars="200"/>
        <w:rPr>
          <w:rFonts w:ascii="宋体" w:hAnsi="宋体" w:cs="宋体"/>
          <w:szCs w:val="21"/>
        </w:rPr>
      </w:pPr>
      <w:r>
        <w:rPr>
          <w:rFonts w:hint="eastAsia" w:ascii="宋体" w:hAnsi="宋体" w:cs="宋体"/>
          <w:szCs w:val="21"/>
          <w:lang w:bidi="ar"/>
        </w:rPr>
        <w:t>3.我单位具备《中华人民共和国政府采购法》第二十二条第一款规定的六项条件。</w:t>
      </w:r>
    </w:p>
    <w:p w14:paraId="51FA628E">
      <w:pPr>
        <w:ind w:firstLine="420" w:firstLineChars="200"/>
      </w:pPr>
      <w:r>
        <w:rPr>
          <w:rFonts w:hint="eastAsia" w:ascii="宋体" w:hAnsi="宋体" w:cs="宋体"/>
          <w:szCs w:val="21"/>
          <w:lang w:bidi="ar"/>
        </w:rPr>
        <w:t>4.我单位</w:t>
      </w:r>
      <w:r>
        <w:rPr>
          <w:rFonts w:hint="eastAsia" w:cs="宋体"/>
          <w:lang w:bidi="ar"/>
        </w:rPr>
        <w:t>未被列入失信被执行人、重大税收违法案件当事人名单、政府采购严重违法失信行为记录名单。</w:t>
      </w:r>
    </w:p>
    <w:p w14:paraId="4612342B">
      <w:pPr>
        <w:ind w:firstLine="420" w:firstLineChars="200"/>
      </w:pPr>
      <w:r>
        <w:rPr>
          <w:color w:val="FF0000"/>
          <w:lang w:bidi="ar"/>
        </w:rPr>
        <w:t>5.</w:t>
      </w:r>
      <w:r>
        <w:rPr>
          <w:rFonts w:hint="eastAsia" w:cs="宋体"/>
          <w:color w:val="FF0000"/>
          <w:lang w:bidi="ar"/>
        </w:rPr>
        <w:t>我单位不存在《深圳市财政局政府采购供应商信用信息管理办法》（深财规〔</w:t>
      </w:r>
      <w:r>
        <w:rPr>
          <w:color w:val="FF0000"/>
          <w:lang w:bidi="ar"/>
        </w:rPr>
        <w:t>2023</w:t>
      </w:r>
      <w:r>
        <w:rPr>
          <w:rFonts w:hint="eastAsia" w:cs="宋体"/>
          <w:color w:val="FF0000"/>
          <w:lang w:bidi="ar"/>
        </w:rPr>
        <w:t>〕</w:t>
      </w:r>
      <w:r>
        <w:rPr>
          <w:color w:val="FF0000"/>
          <w:lang w:bidi="ar"/>
        </w:rPr>
        <w:t>3</w:t>
      </w:r>
      <w:r>
        <w:rPr>
          <w:rFonts w:hint="eastAsia" w:cs="宋体"/>
          <w:color w:val="FF0000"/>
          <w:lang w:bidi="ar"/>
        </w:rPr>
        <w:t>号）列明的严重违法失信行为。</w:t>
      </w:r>
    </w:p>
    <w:p w14:paraId="412D65E5">
      <w:pPr>
        <w:ind w:firstLine="420" w:firstLineChars="200"/>
        <w:rPr>
          <w:rFonts w:ascii="宋体" w:hAnsi="宋体" w:cs="宋体"/>
          <w:szCs w:val="21"/>
        </w:rPr>
      </w:pPr>
      <w:r>
        <w:rPr>
          <w:rFonts w:hint="eastAsia" w:ascii="宋体" w:hAnsi="宋体" w:cs="宋体"/>
          <w:szCs w:val="21"/>
          <w:lang w:bidi="ar"/>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5F5C121B">
      <w:pPr>
        <w:ind w:firstLine="420" w:firstLineChars="200"/>
        <w:rPr>
          <w:rFonts w:ascii="宋体" w:hAnsi="宋体" w:cs="宋体"/>
          <w:szCs w:val="21"/>
        </w:rPr>
      </w:pPr>
      <w:r>
        <w:rPr>
          <w:rFonts w:hint="eastAsia" w:ascii="宋体" w:hAnsi="宋体" w:cs="宋体"/>
          <w:szCs w:val="21"/>
          <w:lang w:bidi="ar"/>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2E64EB56">
      <w:pPr>
        <w:ind w:firstLine="420" w:firstLineChars="200"/>
        <w:rPr>
          <w:rFonts w:ascii="宋体" w:hAnsi="宋体" w:cs="宋体"/>
          <w:szCs w:val="21"/>
        </w:rPr>
      </w:pPr>
      <w:r>
        <w:rPr>
          <w:rFonts w:hint="eastAsia" w:ascii="宋体" w:hAnsi="宋体" w:cs="宋体"/>
          <w:szCs w:val="21"/>
          <w:lang w:bidi="ar"/>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481BB66E">
      <w:pPr>
        <w:ind w:firstLine="420" w:firstLineChars="200"/>
        <w:rPr>
          <w:rFonts w:ascii="宋体" w:hAnsi="宋体" w:cs="宋体"/>
          <w:szCs w:val="21"/>
        </w:rPr>
      </w:pPr>
      <w:r>
        <w:rPr>
          <w:rFonts w:hint="eastAsia" w:ascii="宋体" w:hAnsi="宋体" w:cs="宋体"/>
          <w:szCs w:val="21"/>
          <w:lang w:bidi="ar"/>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243E74BF">
      <w:pPr>
        <w:ind w:firstLine="420" w:firstLineChars="200"/>
        <w:rPr>
          <w:rFonts w:ascii="宋体" w:hAnsi="宋体" w:cs="宋体"/>
          <w:szCs w:val="21"/>
        </w:rPr>
      </w:pPr>
      <w:r>
        <w:rPr>
          <w:rFonts w:hint="eastAsia" w:ascii="宋体" w:hAnsi="宋体" w:cs="宋体"/>
          <w:szCs w:val="21"/>
          <w:lang w:bidi="ar"/>
        </w:rPr>
        <w:t>9.我单位承诺中标后项目不转包，未经采购人同意不进行分包。</w:t>
      </w:r>
    </w:p>
    <w:p w14:paraId="38739D4F">
      <w:pPr>
        <w:ind w:firstLine="420" w:firstLineChars="200"/>
        <w:rPr>
          <w:rFonts w:ascii="宋体" w:hAnsi="宋体" w:cs="宋体"/>
        </w:rPr>
      </w:pPr>
      <w:r>
        <w:rPr>
          <w:rFonts w:hint="eastAsia" w:ascii="宋体" w:hAnsi="宋体" w:cs="宋体"/>
          <w:szCs w:val="21"/>
          <w:lang w:bidi="ar"/>
        </w:rPr>
        <w:t>10.</w:t>
      </w:r>
      <w:r>
        <w:rPr>
          <w:rFonts w:hint="eastAsia" w:ascii="宋体" w:hAnsi="宋体" w:cs="宋体"/>
          <w:lang w:bidi="ar"/>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0CA52C3A">
      <w:pPr>
        <w:ind w:firstLine="420" w:firstLineChars="200"/>
        <w:rPr>
          <w:rFonts w:ascii="宋体" w:hAnsi="宋体" w:cs="宋体"/>
          <w:b/>
          <w:kern w:val="0"/>
          <w:szCs w:val="21"/>
        </w:rPr>
      </w:pPr>
      <w:r>
        <w:rPr>
          <w:rFonts w:hint="eastAsia" w:ascii="宋体" w:hAnsi="宋体" w:cs="宋体"/>
          <w:lang w:bidi="ar"/>
        </w:rPr>
        <w:t>11.我单位保证，若所投货物涉及《财政部生态环境部关于印发节能产品政府采购品目清单的通知》（财库〔2019〕19号）列明的政府采购强制产品，则所投该产品符合节能产品的认证要求。若所投产品包括数据中心相关设备的，应满足</w:t>
      </w:r>
      <w:r>
        <w:rPr>
          <w:rFonts w:hint="eastAsia" w:cs="宋体"/>
          <w:lang w:bidi="ar"/>
        </w:rPr>
        <w:t>《财政部</w:t>
      </w:r>
      <w:r>
        <w:rPr>
          <w:lang w:bidi="ar"/>
        </w:rPr>
        <w:t xml:space="preserve"> </w:t>
      </w:r>
      <w:r>
        <w:rPr>
          <w:rFonts w:hint="eastAsia" w:cs="宋体"/>
          <w:lang w:bidi="ar"/>
        </w:rPr>
        <w:t>生态环境部</w:t>
      </w:r>
      <w:r>
        <w:rPr>
          <w:lang w:bidi="ar"/>
        </w:rPr>
        <w:t xml:space="preserve"> </w:t>
      </w:r>
      <w:r>
        <w:rPr>
          <w:rFonts w:hint="eastAsia" w:cs="宋体"/>
          <w:lang w:bidi="ar"/>
        </w:rPr>
        <w:t>工业和信息化部关于印发</w:t>
      </w:r>
      <w:r>
        <w:rPr>
          <w:lang w:bidi="ar"/>
        </w:rPr>
        <w:t>&lt;</w:t>
      </w:r>
      <w:r>
        <w:rPr>
          <w:rFonts w:hint="eastAsia" w:cs="宋体"/>
          <w:lang w:bidi="ar"/>
        </w:rPr>
        <w:t>绿色数据中心政府采购需求标准（试行）</w:t>
      </w:r>
      <w:r>
        <w:rPr>
          <w:lang w:bidi="ar"/>
        </w:rPr>
        <w:t>&gt;</w:t>
      </w:r>
      <w:r>
        <w:rPr>
          <w:rFonts w:hint="eastAsia" w:cs="宋体"/>
          <w:lang w:bidi="ar"/>
        </w:rPr>
        <w:t>的通知》（财库〔</w:t>
      </w:r>
      <w:r>
        <w:rPr>
          <w:lang w:bidi="ar"/>
        </w:rPr>
        <w:t>2023</w:t>
      </w:r>
      <w:r>
        <w:rPr>
          <w:rFonts w:hint="eastAsia" w:cs="宋体"/>
          <w:lang w:bidi="ar"/>
        </w:rPr>
        <w:t>〕</w:t>
      </w:r>
      <w:r>
        <w:rPr>
          <w:lang w:bidi="ar"/>
        </w:rPr>
        <w:t>7</w:t>
      </w:r>
      <w:r>
        <w:rPr>
          <w:rFonts w:hint="eastAsia" w:cs="宋体"/>
          <w:lang w:bidi="ar"/>
        </w:rPr>
        <w:t>号）要求。若所投产品涉及国家强制性标准的，所投产品应符合国家强制性标准相关要求。</w:t>
      </w:r>
    </w:p>
    <w:p w14:paraId="3FF303F1">
      <w:pPr>
        <w:ind w:firstLine="420" w:firstLineChars="200"/>
        <w:rPr>
          <w:rFonts w:ascii="宋体" w:hAnsi="宋体" w:cs="宋体"/>
          <w:bCs/>
        </w:rPr>
      </w:pPr>
      <w:r>
        <w:rPr>
          <w:rFonts w:hint="eastAsia" w:ascii="宋体" w:hAnsi="宋体" w:cs="宋体"/>
          <w:bCs/>
          <w:kern w:val="0"/>
          <w:szCs w:val="21"/>
          <w:lang w:bidi="ar"/>
        </w:rPr>
        <w:t>12.</w:t>
      </w:r>
      <w:r>
        <w:rPr>
          <w:rFonts w:hint="eastAsia" w:ascii="宋体" w:hAnsi="宋体" w:cs="宋体"/>
          <w:bCs/>
          <w:lang w:bidi="ar"/>
        </w:rPr>
        <w:t>我单位已知悉并同意中标（成交）结果信息公示（公开）的内容。</w:t>
      </w:r>
    </w:p>
    <w:p w14:paraId="332D9FDD">
      <w:pPr>
        <w:ind w:firstLine="420" w:firstLineChars="200"/>
        <w:rPr>
          <w:rFonts w:ascii="宋体" w:hAnsi="宋体" w:cs="宋体"/>
          <w:bCs/>
        </w:rPr>
      </w:pPr>
      <w:r>
        <w:rPr>
          <w:rFonts w:hint="eastAsia" w:ascii="宋体" w:hAnsi="宋体" w:cs="宋体"/>
          <w:bCs/>
          <w:lang w:bidi="ar"/>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14:paraId="2EF32C03">
      <w:pPr>
        <w:ind w:firstLine="422" w:firstLineChars="200"/>
        <w:rPr>
          <w:rFonts w:ascii="宋体" w:hAnsi="宋体" w:cs="宋体"/>
          <w:b/>
        </w:rPr>
      </w:pPr>
      <w:r>
        <w:rPr>
          <w:rFonts w:hint="eastAsia" w:ascii="宋体" w:hAnsi="宋体" w:cs="宋体"/>
          <w:b/>
          <w:lang w:bidi="ar"/>
        </w:rPr>
        <w:t>14.我单位清楚，如存在违反投标承诺行为情节严重的，将根据《深圳市财政局关于印发&lt;深圳市财政局政府采购供应商信用信息管理办法&gt;的通知》，依法被列入失信信息。</w:t>
      </w:r>
    </w:p>
    <w:p w14:paraId="43D93721">
      <w:pPr>
        <w:ind w:firstLine="420" w:firstLineChars="200"/>
        <w:rPr>
          <w:rFonts w:ascii="宋体" w:hAnsi="宋体" w:cs="宋体"/>
          <w:bCs/>
        </w:rPr>
      </w:pPr>
      <w:r>
        <w:rPr>
          <w:rFonts w:hint="eastAsia" w:ascii="宋体" w:hAnsi="宋体" w:cs="宋体"/>
          <w:bCs/>
          <w:lang w:bidi="ar"/>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0F030DD1">
      <w:pPr>
        <w:ind w:firstLine="420" w:firstLineChars="200"/>
        <w:rPr>
          <w:rFonts w:ascii="宋体" w:hAnsi="宋体" w:cs="宋体"/>
          <w:szCs w:val="21"/>
        </w:rPr>
      </w:pPr>
      <w:r>
        <w:rPr>
          <w:rFonts w:hint="eastAsia" w:ascii="宋体" w:hAnsi="宋体" w:cs="宋体"/>
          <w:szCs w:val="21"/>
          <w:lang w:bidi="ar"/>
        </w:rPr>
        <w:t>以上承诺，如有违反，愿依照国家相关法律法规处理，并承担由此给采购人带来的损失。</w:t>
      </w:r>
    </w:p>
    <w:p w14:paraId="4F5AA768">
      <w:pPr>
        <w:spacing w:before="78" w:beforeLines="25" w:after="78" w:afterLines="25"/>
        <w:ind w:firstLine="5460" w:firstLineChars="2600"/>
        <w:rPr>
          <w:color w:val="FF0000"/>
          <w:szCs w:val="21"/>
          <w:u w:val="single"/>
          <w:lang w:bidi="ar"/>
        </w:rPr>
      </w:pPr>
      <w:r>
        <w:rPr>
          <w:rFonts w:hint="eastAsia" w:cs="宋体"/>
          <w:color w:val="FF0000"/>
          <w:szCs w:val="21"/>
          <w:lang w:bidi="ar"/>
        </w:rPr>
        <w:t>投标人：</w:t>
      </w:r>
      <w:r>
        <w:rPr>
          <w:color w:val="FF0000"/>
          <w:szCs w:val="21"/>
          <w:u w:val="single"/>
          <w:lang w:bidi="ar"/>
        </w:rPr>
        <w:t xml:space="preserve">              </w:t>
      </w:r>
    </w:p>
    <w:p w14:paraId="3EC5E7B1">
      <w:pPr>
        <w:spacing w:before="78" w:beforeLines="25" w:after="78" w:afterLines="25"/>
        <w:ind w:firstLine="5460" w:firstLineChars="2600"/>
        <w:rPr>
          <w:rFonts w:ascii="宋体" w:hAnsi="宋体" w:cs="宋体"/>
          <w:color w:val="FF0000"/>
          <w:szCs w:val="21"/>
        </w:rPr>
      </w:pPr>
      <w:r>
        <w:rPr>
          <w:rFonts w:hint="eastAsia" w:ascii="宋体" w:hAnsi="宋体" w:cs="宋体"/>
          <w:color w:val="FF0000"/>
          <w:szCs w:val="21"/>
          <w:lang w:bidi="ar"/>
        </w:rPr>
        <w:t>日期：</w:t>
      </w:r>
      <w:r>
        <w:rPr>
          <w:rFonts w:hint="eastAsia" w:ascii="宋体" w:hAnsi="宋体" w:cs="宋体"/>
          <w:color w:val="FF0000"/>
          <w:szCs w:val="21"/>
          <w:u w:val="single"/>
          <w:lang w:bidi="ar"/>
        </w:rPr>
        <w:t xml:space="preserve">    </w:t>
      </w:r>
      <w:r>
        <w:rPr>
          <w:rFonts w:hint="eastAsia" w:ascii="宋体" w:hAnsi="宋体" w:cs="宋体"/>
          <w:color w:val="FF0000"/>
          <w:szCs w:val="21"/>
          <w:lang w:bidi="ar"/>
        </w:rPr>
        <w:t>年</w:t>
      </w:r>
      <w:r>
        <w:rPr>
          <w:rFonts w:hint="eastAsia" w:ascii="宋体" w:hAnsi="宋体" w:cs="宋体"/>
          <w:color w:val="FF0000"/>
          <w:szCs w:val="21"/>
          <w:u w:val="single"/>
          <w:lang w:bidi="ar"/>
        </w:rPr>
        <w:t xml:space="preserve">   </w:t>
      </w:r>
      <w:r>
        <w:rPr>
          <w:rFonts w:hint="eastAsia" w:ascii="宋体" w:hAnsi="宋体" w:cs="宋体"/>
          <w:color w:val="FF0000"/>
          <w:szCs w:val="21"/>
          <w:lang w:bidi="ar"/>
        </w:rPr>
        <w:t>月</w:t>
      </w:r>
      <w:r>
        <w:rPr>
          <w:rFonts w:hint="eastAsia" w:ascii="宋体" w:hAnsi="宋体" w:cs="宋体"/>
          <w:color w:val="FF0000"/>
          <w:szCs w:val="21"/>
          <w:u w:val="single"/>
          <w:lang w:bidi="ar"/>
        </w:rPr>
        <w:t xml:space="preserve">   </w:t>
      </w:r>
      <w:r>
        <w:rPr>
          <w:rFonts w:hint="eastAsia" w:ascii="宋体" w:hAnsi="宋体" w:cs="宋体"/>
          <w:color w:val="FF0000"/>
          <w:szCs w:val="21"/>
          <w:lang w:bidi="ar"/>
        </w:rPr>
        <w:t>日</w:t>
      </w:r>
    </w:p>
    <w:p w14:paraId="401285D4"/>
    <w:p w14:paraId="780A5D7E">
      <w:pPr>
        <w:rPr>
          <w:rFonts w:hint="eastAsia" w:ascii="黑体" w:eastAsia="黑体"/>
          <w:b w:val="0"/>
          <w:kern w:val="0"/>
          <w:sz w:val="24"/>
        </w:rPr>
      </w:pPr>
      <w:r>
        <w:rPr>
          <w:rFonts w:hint="eastAsia" w:ascii="黑体" w:eastAsia="黑体"/>
          <w:b w:val="0"/>
          <w:kern w:val="0"/>
          <w:sz w:val="24"/>
        </w:rPr>
        <w:br w:type="page"/>
      </w:r>
    </w:p>
    <w:p w14:paraId="6C6B9F13">
      <w:pPr>
        <w:pStyle w:val="4"/>
        <w:spacing w:before="120" w:after="120"/>
        <w:jc w:val="center"/>
        <w:rPr>
          <w:rFonts w:ascii="黑体" w:eastAsia="黑体"/>
          <w:b w:val="0"/>
          <w:kern w:val="0"/>
          <w:sz w:val="24"/>
        </w:rPr>
      </w:pPr>
      <w:r>
        <w:rPr>
          <w:rFonts w:hint="eastAsia" w:ascii="黑体" w:eastAsia="黑体"/>
          <w:b w:val="0"/>
          <w:kern w:val="0"/>
          <w:sz w:val="24"/>
        </w:rPr>
        <w:t>三、投标人情况及资格证明文件</w:t>
      </w:r>
    </w:p>
    <w:p w14:paraId="204E4F1B">
      <w:pPr>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65E0F26B">
      <w:pPr>
        <w:spacing w:before="156" w:beforeLines="50"/>
        <w:ind w:firstLine="422" w:firstLineChars="200"/>
        <w:rPr>
          <w:b/>
          <w:bCs/>
          <w:color w:val="FF0000"/>
        </w:rPr>
      </w:pPr>
      <w:r>
        <w:rPr>
          <w:rFonts w:hint="eastAsia"/>
          <w:b/>
          <w:bCs/>
          <w:color w:val="FF0000"/>
        </w:rPr>
        <w:t>（特别提示：投标人须按本招标文件第一册第一章招标公告“投标人的资格要求”提供相关的资格证明资料，未提供或提供不完整、不符合要求的，将作投标无效处理，其中要求提供《采购投标及履约承诺函》《供应商基本情况表》且已在规定章节中提供的，此处不重复提供。）</w:t>
      </w:r>
    </w:p>
    <w:p w14:paraId="3A470E8E">
      <w:pPr>
        <w:widowControl/>
        <w:jc w:val="left"/>
      </w:pPr>
      <w:r>
        <w:br w:type="page"/>
      </w:r>
    </w:p>
    <w:p w14:paraId="4980E3A4">
      <w:pPr>
        <w:outlineLvl w:val="3"/>
        <w:rPr>
          <w:rFonts w:ascii="黑体" w:hAnsi="宋体" w:eastAsia="黑体"/>
          <w:bCs/>
          <w:kern w:val="0"/>
          <w:sz w:val="24"/>
          <w:szCs w:val="32"/>
        </w:rPr>
      </w:pPr>
      <w:r>
        <w:rPr>
          <w:rFonts w:hint="eastAsia" w:ascii="黑体" w:hAnsi="宋体" w:eastAsia="黑体"/>
          <w:bCs/>
          <w:kern w:val="0"/>
          <w:sz w:val="24"/>
          <w:szCs w:val="32"/>
        </w:rPr>
        <w:t>（二）中小企业声明函、残疾人福利性单位声明函及监狱企业声明函</w:t>
      </w:r>
    </w:p>
    <w:p w14:paraId="6F0C67D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1C92B4C7">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7375F43D">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6FDA22F1">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191AF3C9">
      <w:pPr>
        <w:ind w:firstLine="420" w:firstLineChars="200"/>
        <w:outlineLvl w:val="3"/>
        <w:rPr>
          <w:rFonts w:hint="eastAsia"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)《工业和信息化部、国家统计局、国家发展和改革委员会、财政部关于印发中小企业划型标准规定的通知》（工信部联企业〔2011〕300号）</w:t>
      </w:r>
      <w:r>
        <w:rPr>
          <w:rFonts w:hint="eastAsia" w:ascii="黑体" w:hAnsi="黑体" w:eastAsia="黑体"/>
          <w:color w:val="FF0000"/>
          <w:szCs w:val="21"/>
          <w:lang w:eastAsia="zh-CN"/>
        </w:rPr>
        <w:t>；</w:t>
      </w:r>
    </w:p>
    <w:p w14:paraId="70642BE4">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(3)《统计上大中小微型企业划分办法(2017)》（国统字〔2017〕213号）</w:t>
      </w:r>
      <w:r>
        <w:rPr>
          <w:rFonts w:hint="eastAsia" w:ascii="黑体" w:hAnsi="黑体" w:eastAsia="黑体"/>
          <w:color w:val="FF0000"/>
          <w:szCs w:val="21"/>
          <w:lang w:eastAsia="zh-CN"/>
        </w:rPr>
        <w:t>；</w:t>
      </w:r>
    </w:p>
    <w:p w14:paraId="3832CCFB">
      <w:pPr>
        <w:ind w:firstLine="420" w:firstLineChars="200"/>
        <w:outlineLvl w:val="3"/>
        <w:rPr>
          <w:rFonts w:hint="eastAsia" w:ascii="黑体" w:hAnsi="黑体" w:eastAsia="黑体"/>
          <w:color w:val="FF0000"/>
          <w:szCs w:val="21"/>
          <w:lang w:eastAsia="zh-CN"/>
        </w:rPr>
      </w:pPr>
      <w:r>
        <w:rPr>
          <w:rFonts w:hint="eastAsia" w:ascii="黑体" w:hAnsi="黑体" w:eastAsia="黑体"/>
          <w:color w:val="FF0000"/>
          <w:szCs w:val="21"/>
        </w:rPr>
        <w:t>(4)《关于促进残疾人就业政府采购政策的通知》（财库〔2017〕141号）</w:t>
      </w:r>
      <w:r>
        <w:rPr>
          <w:rFonts w:hint="eastAsia" w:ascii="黑体" w:hAnsi="黑体" w:eastAsia="黑体"/>
          <w:color w:val="FF0000"/>
          <w:szCs w:val="21"/>
          <w:lang w:eastAsia="zh-CN"/>
        </w:rPr>
        <w:t>；</w:t>
      </w:r>
    </w:p>
    <w:p w14:paraId="1B24F099">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47D45577">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满足多项优惠政策的投标人，不重复享受多项价格扣除政策。</w:t>
      </w:r>
    </w:p>
    <w:p w14:paraId="43F399E3">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0C69920E">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271E57CE">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69DD4137">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6938B8F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388FF726">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文件中明确的所属行业”下划线处填写采购标的对应的中小企业划分标准所属行业（所属行业以招标文件第一册第三章用户需求书“货物清单明细”的“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联合体部分采购标的涉及的货物制造商本身的所属行业保持一致；</w:t>
      </w:r>
    </w:p>
    <w:p w14:paraId="6AFBA40D">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val="en-US" w:eastAsia="zh-CN"/>
        </w:rPr>
        <w:t>货物</w:t>
      </w:r>
      <w:r>
        <w:rPr>
          <w:rFonts w:hint="eastAsia" w:ascii="黑体" w:hAnsi="宋体" w:eastAsia="黑体"/>
          <w:b/>
          <w:bCs w:val="0"/>
          <w:color w:val="FF0000"/>
          <w:kern w:val="0"/>
          <w:szCs w:val="21"/>
        </w:rPr>
        <w:t>制造商名称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33AED2C2">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1F7876EB">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判断《中小企业声明函》载明的货物制造商是否属于采购文件所属行业的中型企业/小型企业/微型企业。</w:t>
      </w:r>
    </w:p>
    <w:p w14:paraId="3B48E83B">
      <w:pPr>
        <w:pStyle w:val="59"/>
        <w:ind w:firstLine="420" w:firstLineChars="200"/>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495CAB2B">
      <w:pPr>
        <w:numPr>
          <w:ilvl w:val="0"/>
          <w:numId w:val="0"/>
        </w:num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事业单位、社会组织等非企业主体不享受中小企业扶持政策，但事业单位、社会组织等非企业主体提供全部由中小企业制造的货物参加货物采购项目的除外。</w:t>
      </w:r>
    </w:p>
    <w:p w14:paraId="6FCFA09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62713F1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4CCCC52D">
      <w:pPr>
        <w:ind w:firstLine="420" w:firstLineChars="200"/>
        <w:rPr>
          <w:rFonts w:hint="eastAsia" w:ascii="黑体" w:hAnsi="宋体" w:eastAsia="黑体"/>
          <w:bCs/>
          <w:color w:val="FF0000"/>
          <w:kern w:val="0"/>
          <w:szCs w:val="21"/>
        </w:rPr>
      </w:pPr>
      <w:r>
        <w:rPr>
          <w:rFonts w:hint="eastAsia" w:ascii="黑体" w:hAnsi="宋体" w:eastAsia="黑体"/>
          <w:bCs/>
          <w:color w:val="FF0000"/>
          <w:kern w:val="0"/>
          <w:szCs w:val="21"/>
        </w:rPr>
        <w:t>5、若本项目属于</w:t>
      </w:r>
      <w:commentRangeStart w:id="60"/>
      <w:r>
        <w:rPr>
          <w:rFonts w:hint="eastAsia" w:ascii="黑体" w:hAnsi="宋体" w:eastAsia="黑体"/>
          <w:bCs/>
          <w:color w:val="FF0000"/>
          <w:kern w:val="0"/>
          <w:szCs w:val="21"/>
        </w:rPr>
        <w:t>专门面向中小企业</w:t>
      </w:r>
      <w:commentRangeEnd w:id="60"/>
      <w:r>
        <w:commentReference w:id="60"/>
      </w:r>
      <w:r>
        <w:rPr>
          <w:rFonts w:hint="eastAsia" w:ascii="黑体" w:hAnsi="宋体" w:eastAsia="黑体"/>
          <w:bCs/>
          <w:color w:val="FF0000"/>
          <w:kern w:val="0"/>
          <w:szCs w:val="21"/>
        </w:rPr>
        <w:t>、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3D0A5262">
      <w:pPr>
        <w:pStyle w:val="59"/>
        <w:ind w:firstLine="420" w:firstLineChars="200"/>
        <w:rPr>
          <w:rFonts w:hint="eastAsia" w:eastAsia="黑体"/>
          <w:lang w:val="en-US" w:eastAsia="zh-CN"/>
        </w:rPr>
      </w:pPr>
      <w:r>
        <w:rPr>
          <w:rFonts w:hint="eastAsia" w:ascii="黑体" w:hAnsi="宋体" w:eastAsia="黑体"/>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4F9C925C">
      <w:pPr>
        <w:pStyle w:val="2"/>
      </w:pPr>
    </w:p>
    <w:p w14:paraId="4793BDCA">
      <w:pPr>
        <w:numPr>
          <w:ilvl w:val="0"/>
          <w:numId w:val="10"/>
        </w:numPr>
        <w:jc w:val="center"/>
        <w:outlineLvl w:val="3"/>
        <w:rPr>
          <w:b/>
          <w:sz w:val="24"/>
        </w:rPr>
      </w:pPr>
      <w:r>
        <w:rPr>
          <w:b/>
          <w:sz w:val="24"/>
        </w:rPr>
        <w:t>中小企业声明函（货物）</w:t>
      </w:r>
    </w:p>
    <w:p w14:paraId="5CF8F099">
      <w:pPr>
        <w:pStyle w:val="2"/>
        <w:widowControl w:val="0"/>
        <w:numPr>
          <w:ilvl w:val="0"/>
          <w:numId w:val="0"/>
        </w:numPr>
        <w:spacing w:line="360" w:lineRule="auto"/>
        <w:jc w:val="both"/>
      </w:pPr>
    </w:p>
    <w:p w14:paraId="2EBA25EF">
      <w:pPr>
        <w:pStyle w:val="35"/>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采购活动，提供的货物全部由符合政策要求的中小企业制造。相关企业（含联合体中的中小企业、签订分包意向协议的中小企业）的具体情况如下：</w:t>
      </w:r>
    </w:p>
    <w:p w14:paraId="3E6E6936">
      <w:pPr>
        <w:pStyle w:val="35"/>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54D3ACE9">
      <w:pPr>
        <w:pStyle w:val="35"/>
        <w:ind w:firstLine="420" w:firstLineChars="20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行业；制造商为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，要求制造商</w:t>
      </w:r>
      <w:r>
        <w:rPr>
          <w:rFonts w:hint="eastAsia" w:asciiTheme="minorEastAsia" w:hAnsiTheme="minorEastAsia" w:eastAsiaTheme="minorEastAsia" w:cstheme="minorEastAsia"/>
          <w:b/>
          <w:bCs/>
          <w:i/>
          <w:iCs/>
          <w:sz w:val="21"/>
          <w:szCs w:val="21"/>
          <w:u w:val="single"/>
          <w:lang w:val="en-US" w:eastAsia="zh-CN"/>
        </w:rPr>
        <w:t>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人，营业收入为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万元，资产总额为</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i w:val="0"/>
          <w:iCs w:val="0"/>
          <w:sz w:val="21"/>
          <w:szCs w:val="21"/>
          <w:u w:val="none"/>
          <w:lang w:val="en-US" w:eastAsia="zh-CN"/>
        </w:rPr>
        <w:t>；</w:t>
      </w:r>
    </w:p>
    <w:p w14:paraId="16C2EEF2">
      <w:pPr>
        <w:pStyle w:val="35"/>
        <w:ind w:firstLine="420" w:firstLineChars="20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p w14:paraId="0C3A6C5D">
      <w:pPr>
        <w:pStyle w:val="35"/>
        <w:ind w:firstLine="420" w:firstLineChars="200"/>
        <w:rPr>
          <w:rFonts w:hint="eastAsia" w:asciiTheme="minorEastAsia" w:hAnsiTheme="minorEastAsia" w:eastAsiaTheme="minorEastAsia" w:cstheme="minorEastAsia"/>
          <w:sz w:val="21"/>
          <w:szCs w:val="21"/>
          <w:lang w:val="en-US" w:eastAsia="zh-CN"/>
        </w:rPr>
      </w:pPr>
    </w:p>
    <w:p w14:paraId="7F9B3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4DB9F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43" w:name="_Hlk73562203"/>
      <w:r>
        <w:rPr>
          <w:rFonts w:hint="eastAsia" w:asciiTheme="minorEastAsia" w:hAnsiTheme="minorEastAsia" w:eastAsiaTheme="minorEastAsia" w:cstheme="minorEastAsia"/>
          <w:kern w:val="2"/>
          <w:sz w:val="21"/>
          <w:szCs w:val="21"/>
          <w:lang w:val="en-US" w:eastAsia="zh-CN" w:bidi="ar-SA"/>
        </w:rPr>
        <w:t>本投标人对上述声明内容的真实性负责。如有虚假，将依法承担相应责任。</w:t>
      </w:r>
    </w:p>
    <w:p w14:paraId="6E19BB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3"/>
    </w:p>
    <w:p w14:paraId="6E19BD65"/>
    <w:p w14:paraId="7D0FB529">
      <w:pPr>
        <w:jc w:val="center"/>
        <w:outlineLvl w:val="3"/>
        <w:rPr>
          <w:b/>
          <w:sz w:val="24"/>
        </w:rPr>
      </w:pPr>
      <w:r>
        <w:rPr>
          <w:rFonts w:hint="eastAsia"/>
          <w:b/>
          <w:sz w:val="24"/>
        </w:rPr>
        <w:t>2、残疾人福利性单位声明函（货物类）</w:t>
      </w:r>
    </w:p>
    <w:p w14:paraId="59995540">
      <w:pPr>
        <w:rPr>
          <w:b/>
          <w:bCs/>
        </w:rPr>
      </w:pPr>
    </w:p>
    <w:p w14:paraId="20EF70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44" w:name="_Hlk73562331"/>
      <w:bookmarkStart w:id="45" w:name="_Hlk73562245"/>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34CE5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74D7B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44"/>
    </w:p>
    <w:bookmarkEnd w:id="45"/>
    <w:p w14:paraId="5D9B6FF1">
      <w:pPr>
        <w:rPr>
          <w:rFonts w:ascii="宋体" w:hAnsi="宋体"/>
          <w:szCs w:val="21"/>
        </w:rPr>
      </w:pPr>
    </w:p>
    <w:p w14:paraId="03A588C4">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14:paraId="35C76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hint="eastAsia" w:ascii="宋体" w:hAnsi="宋体"/>
          <w:sz w:val="21"/>
          <w:szCs w:val="21"/>
        </w:rPr>
        <w:t>本投标人郑重声明，根据《财政部司法部关于政府采购支持监狱企业发展有关问题的通知》（财库〔</w:t>
      </w:r>
      <w:r>
        <w:rPr>
          <w:rFonts w:ascii="宋体" w:hAnsi="宋体"/>
          <w:sz w:val="21"/>
          <w:szCs w:val="21"/>
        </w:rPr>
        <w:t>2014</w:t>
      </w:r>
      <w:r>
        <w:rPr>
          <w:rFonts w:hint="eastAsia" w:ascii="宋体" w:hAnsi="宋体"/>
          <w:sz w:val="21"/>
          <w:szCs w:val="21"/>
        </w:rPr>
        <w:t>〕</w:t>
      </w:r>
      <w:r>
        <w:rPr>
          <w:rFonts w:ascii="宋体" w:hAnsi="宋体"/>
          <w:sz w:val="21"/>
          <w:szCs w:val="21"/>
        </w:rPr>
        <w:t>68</w:t>
      </w:r>
      <w:r>
        <w:rPr>
          <w:rFonts w:hint="eastAsia" w:ascii="宋体" w:hAnsi="宋体"/>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hint="eastAsia" w:ascii="宋体" w:hAnsi="宋体"/>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hint="eastAsia" w:ascii="宋体" w:hAnsi="宋体"/>
          <w:sz w:val="21"/>
          <w:szCs w:val="21"/>
        </w:rPr>
        <w:t>监狱企业</w:t>
      </w:r>
      <w:r>
        <w:rPr>
          <w:rFonts w:ascii="宋体" w:hAnsi="宋体"/>
          <w:sz w:val="21"/>
          <w:szCs w:val="21"/>
        </w:rPr>
        <w:t>制造。相关</w:t>
      </w:r>
      <w:r>
        <w:rPr>
          <w:rFonts w:hint="eastAsia" w:ascii="宋体" w:hAnsi="宋体"/>
          <w:sz w:val="21"/>
          <w:szCs w:val="21"/>
        </w:rPr>
        <w:t>监狱企业</w:t>
      </w:r>
      <w:r>
        <w:rPr>
          <w:rFonts w:ascii="宋体" w:hAnsi="宋体"/>
          <w:sz w:val="21"/>
          <w:szCs w:val="21"/>
        </w:rPr>
        <w:t>的具体情况如下：</w:t>
      </w:r>
    </w:p>
    <w:p w14:paraId="1313E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ascii="宋体" w:hAnsi="宋体"/>
          <w:sz w:val="21"/>
          <w:szCs w:val="21"/>
        </w:rPr>
        <w:t>；</w:t>
      </w:r>
    </w:p>
    <w:p w14:paraId="1A9E46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hint="eastAsia" w:ascii="宋体" w:hAnsi="宋体"/>
          <w:b/>
          <w:bCs/>
          <w:i/>
          <w:iCs/>
          <w:sz w:val="21"/>
          <w:szCs w:val="21"/>
          <w:u w:val="single"/>
          <w:lang w:val="en-US" w:eastAsia="zh-CN"/>
        </w:rPr>
        <w:t xml:space="preserve">   </w:t>
      </w:r>
      <w:r>
        <w:rPr>
          <w:rFonts w:ascii="宋体" w:hAnsi="宋体"/>
          <w:b/>
          <w:bCs/>
          <w:i/>
          <w:iCs/>
          <w:sz w:val="21"/>
          <w:szCs w:val="21"/>
          <w:u w:val="single"/>
        </w:rPr>
        <w:t>（标的名称）</w:t>
      </w:r>
      <w:r>
        <w:rPr>
          <w:rFonts w:hint="eastAsia" w:ascii="宋体" w:hAnsi="宋体"/>
          <w:b/>
          <w:bCs/>
          <w:i/>
          <w:iCs/>
          <w:sz w:val="21"/>
          <w:szCs w:val="21"/>
          <w:u w:val="single"/>
          <w:lang w:val="en-US" w:eastAsia="zh-CN"/>
        </w:rPr>
        <w:t xml:space="preserve">    </w:t>
      </w:r>
      <w:r>
        <w:rPr>
          <w:rFonts w:hint="eastAsia" w:ascii="宋体" w:hAnsi="宋体"/>
          <w:sz w:val="21"/>
          <w:szCs w:val="21"/>
        </w:rPr>
        <w:t>，</w:t>
      </w:r>
      <w:r>
        <w:rPr>
          <w:rFonts w:ascii="宋体" w:hAnsi="宋体"/>
          <w:sz w:val="21"/>
          <w:szCs w:val="21"/>
        </w:rPr>
        <w:t>制造商为</w:t>
      </w:r>
      <w:r>
        <w:rPr>
          <w:rFonts w:hint="eastAsia" w:ascii="宋体" w:hAnsi="宋体"/>
          <w:sz w:val="21"/>
          <w:szCs w:val="21"/>
          <w:u w:val="single"/>
          <w:lang w:val="en-US" w:eastAsia="zh-CN"/>
        </w:rPr>
        <w:t xml:space="preserve">    </w:t>
      </w:r>
      <w:r>
        <w:rPr>
          <w:rFonts w:ascii="宋体" w:hAnsi="宋体"/>
          <w:b/>
          <w:bCs/>
          <w:i/>
          <w:iCs/>
          <w:sz w:val="21"/>
          <w:szCs w:val="21"/>
          <w:u w:val="single"/>
        </w:rPr>
        <w:t>（</w:t>
      </w:r>
      <w:r>
        <w:rPr>
          <w:rFonts w:hint="eastAsia" w:ascii="宋体" w:hAnsi="宋体"/>
          <w:b/>
          <w:bCs/>
          <w:i/>
          <w:iCs/>
          <w:sz w:val="21"/>
          <w:szCs w:val="21"/>
          <w:u w:val="single"/>
        </w:rPr>
        <w:t>企业</w:t>
      </w:r>
      <w:r>
        <w:rPr>
          <w:rFonts w:ascii="宋体" w:hAnsi="宋体"/>
          <w:b/>
          <w:bCs/>
          <w:i/>
          <w:iCs/>
          <w:sz w:val="21"/>
          <w:szCs w:val="21"/>
          <w:u w:val="single"/>
        </w:rPr>
        <w:t>名称）</w:t>
      </w:r>
      <w:r>
        <w:rPr>
          <w:rFonts w:hint="eastAsia" w:ascii="宋体" w:hAnsi="宋体"/>
          <w:b/>
          <w:bCs/>
          <w:i/>
          <w:iCs/>
          <w:sz w:val="21"/>
          <w:szCs w:val="21"/>
          <w:u w:val="single"/>
          <w:lang w:val="en-US" w:eastAsia="zh-CN"/>
        </w:rPr>
        <w:t xml:space="preserve">    </w:t>
      </w:r>
      <w:r>
        <w:rPr>
          <w:rFonts w:ascii="宋体" w:hAnsi="宋体"/>
          <w:sz w:val="21"/>
          <w:szCs w:val="21"/>
        </w:rPr>
        <w:t>，属于</w:t>
      </w:r>
      <w:r>
        <w:rPr>
          <w:rFonts w:hint="eastAsia" w:ascii="宋体" w:hAnsi="宋体"/>
          <w:sz w:val="21"/>
          <w:szCs w:val="21"/>
          <w:u w:val="single"/>
          <w:lang w:val="en-US" w:eastAsia="zh-CN"/>
        </w:rPr>
        <w:t xml:space="preserve">  </w:t>
      </w:r>
      <w:r>
        <w:rPr>
          <w:rFonts w:hint="eastAsia" w:ascii="宋体" w:hAnsi="宋体"/>
          <w:b/>
          <w:bCs/>
          <w:sz w:val="21"/>
          <w:szCs w:val="21"/>
          <w:u w:val="single"/>
        </w:rPr>
        <w:t>监狱企业</w:t>
      </w:r>
      <w:r>
        <w:rPr>
          <w:rFonts w:hint="eastAsia" w:ascii="宋体" w:hAnsi="宋体"/>
          <w:b/>
          <w:bCs/>
          <w:sz w:val="21"/>
          <w:szCs w:val="21"/>
          <w:u w:val="single"/>
          <w:lang w:val="en-US" w:eastAsia="zh-CN"/>
        </w:rPr>
        <w:t xml:space="preserve">  </w:t>
      </w:r>
      <w:r>
        <w:rPr>
          <w:rFonts w:hint="eastAsia" w:ascii="宋体" w:hAnsi="宋体"/>
          <w:sz w:val="21"/>
          <w:szCs w:val="21"/>
        </w:rPr>
        <w:t>。</w:t>
      </w:r>
    </w:p>
    <w:p w14:paraId="7A0F5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14:paraId="56C4E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hint="eastAsia" w:ascii="宋体" w:hAnsi="宋体" w:cstheme="minorBidi"/>
          <w:sz w:val="21"/>
          <w:szCs w:val="21"/>
        </w:rPr>
        <w:t>投标人</w:t>
      </w:r>
      <w:r>
        <w:rPr>
          <w:rFonts w:ascii="宋体" w:hAnsi="宋体"/>
          <w:sz w:val="21"/>
          <w:szCs w:val="21"/>
        </w:rPr>
        <w:t>对上述声明内容的真实性负责。如有虚假，将依法承担相应责任。</w:t>
      </w:r>
    </w:p>
    <w:p w14:paraId="4585F3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hint="eastAsia" w:ascii="宋体" w:hAnsi="宋体"/>
          <w:sz w:val="21"/>
          <w:szCs w:val="21"/>
        </w:rPr>
        <w:t>附：省级以上监狱管理局、戒毒管理局（含新疆生产建设兵团）出具的监狱企业证明文件。</w:t>
      </w:r>
    </w:p>
    <w:p w14:paraId="121049CC">
      <w:pPr>
        <w:pStyle w:val="4"/>
        <w:jc w:val="center"/>
        <w:rPr>
          <w:rFonts w:ascii="黑体" w:eastAsia="黑体"/>
          <w:b w:val="0"/>
          <w:sz w:val="24"/>
          <w:szCs w:val="24"/>
        </w:rPr>
      </w:pPr>
      <w:r>
        <w:rPr>
          <w:rFonts w:hint="eastAsia" w:ascii="黑体" w:eastAsia="黑体"/>
          <w:b w:val="0"/>
          <w:sz w:val="24"/>
          <w:szCs w:val="24"/>
        </w:rPr>
        <w:t>四、项目详细报价</w:t>
      </w:r>
    </w:p>
    <w:p w14:paraId="497F0A0B">
      <w:pPr>
        <w:tabs>
          <w:tab w:val="left" w:pos="720"/>
        </w:tabs>
        <w:ind w:firstLine="3132" w:firstLineChars="1300"/>
        <w:rPr>
          <w:b/>
          <w:sz w:val="24"/>
        </w:rPr>
      </w:pPr>
      <w:r>
        <w:rPr>
          <w:rFonts w:hint="eastAsia"/>
          <w:b/>
          <w:sz w:val="24"/>
        </w:rPr>
        <w:t>（一）分项报价表</w:t>
      </w:r>
      <w:r>
        <w:commentReference w:id="61"/>
      </w:r>
    </w:p>
    <w:tbl>
      <w:tblPr>
        <w:tblStyle w:val="42"/>
        <w:tblW w:w="8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
        <w:gridCol w:w="1501"/>
        <w:gridCol w:w="703"/>
        <w:gridCol w:w="703"/>
        <w:gridCol w:w="612"/>
        <w:gridCol w:w="726"/>
        <w:gridCol w:w="462"/>
        <w:gridCol w:w="427"/>
        <w:gridCol w:w="571"/>
        <w:gridCol w:w="563"/>
        <w:gridCol w:w="1666"/>
      </w:tblGrid>
      <w:tr w14:paraId="5AAD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0A855E54">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序号</w:t>
            </w:r>
          </w:p>
        </w:tc>
        <w:tc>
          <w:tcPr>
            <w:tcW w:w="1501" w:type="dxa"/>
            <w:vAlign w:val="center"/>
          </w:tcPr>
          <w:p w14:paraId="34BBF99B">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货物名称</w:t>
            </w:r>
          </w:p>
        </w:tc>
        <w:tc>
          <w:tcPr>
            <w:tcW w:w="703" w:type="dxa"/>
            <w:vAlign w:val="center"/>
          </w:tcPr>
          <w:p w14:paraId="609708B2">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r>
              <w:rPr>
                <w:rFonts w:hint="eastAsia" w:ascii="Times New Roman" w:hAnsi="Times New Roman" w:eastAsia="宋体" w:cs="Times New Roman"/>
                <w:szCs w:val="21"/>
              </w:rPr>
              <w:t>品牌</w:t>
            </w:r>
          </w:p>
        </w:tc>
        <w:tc>
          <w:tcPr>
            <w:tcW w:w="703" w:type="dxa"/>
            <w:vAlign w:val="center"/>
          </w:tcPr>
          <w:p w14:paraId="7A418E7F">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szCs w:val="21"/>
              </w:rPr>
              <w:t>规格/型号</w:t>
            </w:r>
          </w:p>
        </w:tc>
        <w:tc>
          <w:tcPr>
            <w:tcW w:w="612" w:type="dxa"/>
            <w:vAlign w:val="center"/>
          </w:tcPr>
          <w:p w14:paraId="0E2E6249">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
                <w:color w:val="FF0000"/>
                <w:szCs w:val="21"/>
              </w:rPr>
              <w:t>原产地</w:t>
            </w:r>
          </w:p>
        </w:tc>
        <w:tc>
          <w:tcPr>
            <w:tcW w:w="726" w:type="dxa"/>
            <w:vAlign w:val="center"/>
          </w:tcPr>
          <w:p w14:paraId="042D7EE3">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szCs w:val="21"/>
              </w:rPr>
              <w:t>制造商名称</w:t>
            </w:r>
          </w:p>
        </w:tc>
        <w:tc>
          <w:tcPr>
            <w:tcW w:w="462" w:type="dxa"/>
            <w:vAlign w:val="center"/>
          </w:tcPr>
          <w:p w14:paraId="7F501D32">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数量</w:t>
            </w:r>
          </w:p>
        </w:tc>
        <w:tc>
          <w:tcPr>
            <w:tcW w:w="427" w:type="dxa"/>
            <w:vAlign w:val="center"/>
          </w:tcPr>
          <w:p w14:paraId="23E5DAE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单位</w:t>
            </w:r>
          </w:p>
        </w:tc>
        <w:tc>
          <w:tcPr>
            <w:tcW w:w="571" w:type="dxa"/>
            <w:vAlign w:val="center"/>
          </w:tcPr>
          <w:p w14:paraId="4636ABE8">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szCs w:val="21"/>
              </w:rPr>
              <w:t>单价(元)</w:t>
            </w:r>
          </w:p>
        </w:tc>
        <w:tc>
          <w:tcPr>
            <w:tcW w:w="563" w:type="dxa"/>
            <w:vAlign w:val="center"/>
          </w:tcPr>
          <w:p w14:paraId="58A64F8D">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szCs w:val="21"/>
              </w:rPr>
              <w:t>合价(元)</w:t>
            </w:r>
          </w:p>
        </w:tc>
        <w:tc>
          <w:tcPr>
            <w:tcW w:w="1666" w:type="dxa"/>
            <w:vAlign w:val="center"/>
          </w:tcPr>
          <w:p w14:paraId="63B17DC1">
            <w:pPr>
              <w:keepNext w:val="0"/>
              <w:keepLines w:val="0"/>
              <w:suppressLineNumbers w:val="0"/>
              <w:spacing w:before="0" w:beforeAutospacing="0" w:after="0" w:afterAutospacing="0"/>
              <w:ind w:left="0" w:right="0"/>
              <w:jc w:val="center"/>
              <w:rPr>
                <w:rFonts w:hint="default" w:ascii="Times New Roman" w:hAnsi="Times New Roman" w:eastAsia="宋体" w:cs="Times New Roman"/>
                <w:szCs w:val="21"/>
              </w:rPr>
            </w:pPr>
            <w:r>
              <w:rPr>
                <w:rFonts w:hint="eastAsia" w:ascii="Times New Roman" w:hAnsi="Times New Roman" w:eastAsia="宋体" w:cs="Times New Roman"/>
                <w:szCs w:val="21"/>
              </w:rPr>
              <w:t>预算金额（元）</w:t>
            </w:r>
          </w:p>
        </w:tc>
      </w:tr>
      <w:tr w14:paraId="500E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48EE4130">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1</w:t>
            </w:r>
          </w:p>
        </w:tc>
        <w:tc>
          <w:tcPr>
            <w:tcW w:w="1501" w:type="dxa"/>
            <w:vAlign w:val="center"/>
          </w:tcPr>
          <w:p w14:paraId="07A65FA5">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r>
              <w:rPr>
                <w:rFonts w:hint="default" w:ascii="Times New Roman" w:hAnsi="Times New Roman" w:eastAsia="宋体" w:cs="Times New Roman"/>
                <w:bCs/>
                <w:szCs w:val="21"/>
              </w:rPr>
              <w:t>**</w:t>
            </w:r>
            <w:r>
              <w:rPr>
                <w:rFonts w:hint="eastAsia" w:ascii="Times New Roman" w:hAnsi="Times New Roman" w:eastAsia="宋体" w:cs="Times New Roman"/>
                <w:bCs/>
                <w:szCs w:val="21"/>
              </w:rPr>
              <w:t>（填写相关内容）</w:t>
            </w:r>
          </w:p>
        </w:tc>
        <w:tc>
          <w:tcPr>
            <w:tcW w:w="703" w:type="dxa"/>
            <w:vAlign w:val="center"/>
          </w:tcPr>
          <w:p w14:paraId="38CAC5A0">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p>
        </w:tc>
        <w:tc>
          <w:tcPr>
            <w:tcW w:w="703" w:type="dxa"/>
            <w:vAlign w:val="center"/>
          </w:tcPr>
          <w:p w14:paraId="39FF423F">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612" w:type="dxa"/>
            <w:vAlign w:val="center"/>
          </w:tcPr>
          <w:p w14:paraId="59092BFF">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726" w:type="dxa"/>
            <w:vAlign w:val="center"/>
          </w:tcPr>
          <w:p w14:paraId="18D8C33D">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462" w:type="dxa"/>
            <w:vAlign w:val="center"/>
          </w:tcPr>
          <w:p w14:paraId="797B5F56">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2998FB84">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41CD934A">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563" w:type="dxa"/>
            <w:vAlign w:val="center"/>
          </w:tcPr>
          <w:p w14:paraId="5B376D3D">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666" w:type="dxa"/>
            <w:vMerge w:val="restart"/>
            <w:vAlign w:val="center"/>
          </w:tcPr>
          <w:p w14:paraId="4B0392A2">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Cs w:val="21"/>
              </w:rPr>
            </w:pPr>
            <w:r>
              <w:rPr>
                <w:rFonts w:hint="default" w:ascii="Times New Roman" w:hAnsi="Times New Roman" w:eastAsia="宋体" w:cs="Times New Roman"/>
                <w:bCs/>
                <w:szCs w:val="21"/>
              </w:rPr>
              <w:t>******</w:t>
            </w:r>
          </w:p>
        </w:tc>
      </w:tr>
      <w:tr w14:paraId="5272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7FE995CB">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2</w:t>
            </w:r>
          </w:p>
        </w:tc>
        <w:tc>
          <w:tcPr>
            <w:tcW w:w="1501" w:type="dxa"/>
            <w:vAlign w:val="center"/>
          </w:tcPr>
          <w:p w14:paraId="72368A49">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r>
              <w:rPr>
                <w:rFonts w:hint="default" w:ascii="Times New Roman" w:hAnsi="Times New Roman" w:eastAsia="宋体" w:cs="Times New Roman"/>
                <w:bCs/>
                <w:szCs w:val="21"/>
              </w:rPr>
              <w:t>**</w:t>
            </w:r>
          </w:p>
        </w:tc>
        <w:tc>
          <w:tcPr>
            <w:tcW w:w="703" w:type="dxa"/>
            <w:vAlign w:val="center"/>
          </w:tcPr>
          <w:p w14:paraId="523686D8">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p>
        </w:tc>
        <w:tc>
          <w:tcPr>
            <w:tcW w:w="703" w:type="dxa"/>
            <w:vAlign w:val="center"/>
          </w:tcPr>
          <w:p w14:paraId="2A31F568">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612" w:type="dxa"/>
            <w:vAlign w:val="center"/>
          </w:tcPr>
          <w:p w14:paraId="363125F6">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726" w:type="dxa"/>
            <w:vAlign w:val="center"/>
          </w:tcPr>
          <w:p w14:paraId="739A3075">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462" w:type="dxa"/>
            <w:vAlign w:val="center"/>
          </w:tcPr>
          <w:p w14:paraId="33988A4C">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4994E9C7">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6B1928B4">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563" w:type="dxa"/>
            <w:vAlign w:val="center"/>
          </w:tcPr>
          <w:p w14:paraId="4E39253A">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666" w:type="dxa"/>
            <w:vMerge w:val="continue"/>
            <w:vAlign w:val="center"/>
          </w:tcPr>
          <w:p w14:paraId="37BC3839">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0000"/>
                <w:szCs w:val="21"/>
              </w:rPr>
            </w:pPr>
          </w:p>
        </w:tc>
      </w:tr>
      <w:tr w14:paraId="486E0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030D20A9">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3</w:t>
            </w:r>
          </w:p>
        </w:tc>
        <w:tc>
          <w:tcPr>
            <w:tcW w:w="1501" w:type="dxa"/>
            <w:vAlign w:val="center"/>
          </w:tcPr>
          <w:p w14:paraId="692178B3">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r>
              <w:rPr>
                <w:rFonts w:hint="default" w:ascii="Times New Roman" w:hAnsi="Times New Roman" w:eastAsia="宋体" w:cs="Times New Roman"/>
                <w:bCs/>
                <w:szCs w:val="21"/>
              </w:rPr>
              <w:t>**</w:t>
            </w:r>
          </w:p>
        </w:tc>
        <w:tc>
          <w:tcPr>
            <w:tcW w:w="703" w:type="dxa"/>
            <w:vAlign w:val="center"/>
          </w:tcPr>
          <w:p w14:paraId="6504C8BC">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p>
        </w:tc>
        <w:tc>
          <w:tcPr>
            <w:tcW w:w="703" w:type="dxa"/>
            <w:vAlign w:val="center"/>
          </w:tcPr>
          <w:p w14:paraId="08123B7D">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612" w:type="dxa"/>
            <w:vAlign w:val="center"/>
          </w:tcPr>
          <w:p w14:paraId="01239F87">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726" w:type="dxa"/>
            <w:vAlign w:val="center"/>
          </w:tcPr>
          <w:p w14:paraId="342E87B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462" w:type="dxa"/>
            <w:vAlign w:val="center"/>
          </w:tcPr>
          <w:p w14:paraId="27C8EB2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25FCAFAB">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6D73CD8C">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563" w:type="dxa"/>
            <w:vAlign w:val="center"/>
          </w:tcPr>
          <w:p w14:paraId="0A5BE98B">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666" w:type="dxa"/>
            <w:vMerge w:val="continue"/>
            <w:vAlign w:val="center"/>
          </w:tcPr>
          <w:p w14:paraId="17EF0CB5">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Cs w:val="21"/>
              </w:rPr>
            </w:pPr>
          </w:p>
        </w:tc>
      </w:tr>
      <w:tr w14:paraId="2467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57DD28BE">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4</w:t>
            </w:r>
          </w:p>
        </w:tc>
        <w:tc>
          <w:tcPr>
            <w:tcW w:w="1501" w:type="dxa"/>
            <w:vAlign w:val="center"/>
          </w:tcPr>
          <w:p w14:paraId="5C6FDBD4">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r>
              <w:rPr>
                <w:rFonts w:hint="default" w:ascii="Times New Roman" w:hAnsi="Times New Roman" w:eastAsia="宋体" w:cs="Times New Roman"/>
                <w:bCs/>
                <w:szCs w:val="21"/>
              </w:rPr>
              <w:t>**</w:t>
            </w:r>
          </w:p>
        </w:tc>
        <w:tc>
          <w:tcPr>
            <w:tcW w:w="703" w:type="dxa"/>
            <w:vAlign w:val="center"/>
          </w:tcPr>
          <w:p w14:paraId="1536CC29">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p>
        </w:tc>
        <w:tc>
          <w:tcPr>
            <w:tcW w:w="703" w:type="dxa"/>
            <w:vAlign w:val="center"/>
          </w:tcPr>
          <w:p w14:paraId="59863C28">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612" w:type="dxa"/>
            <w:vAlign w:val="center"/>
          </w:tcPr>
          <w:p w14:paraId="40EF27BA">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726" w:type="dxa"/>
            <w:vAlign w:val="center"/>
          </w:tcPr>
          <w:p w14:paraId="2A9D8160">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462" w:type="dxa"/>
            <w:vAlign w:val="center"/>
          </w:tcPr>
          <w:p w14:paraId="78FD92A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1BDEAFB2">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344061E4">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563" w:type="dxa"/>
            <w:vAlign w:val="center"/>
          </w:tcPr>
          <w:p w14:paraId="11310325">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666" w:type="dxa"/>
            <w:vMerge w:val="continue"/>
            <w:vAlign w:val="center"/>
          </w:tcPr>
          <w:p w14:paraId="279826C7">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Cs w:val="21"/>
              </w:rPr>
            </w:pPr>
          </w:p>
        </w:tc>
      </w:tr>
      <w:tr w14:paraId="5CE7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24B677C2">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default" w:ascii="Times New Roman" w:hAnsi="Times New Roman" w:eastAsia="宋体" w:cs="Times New Roman"/>
                <w:bCs/>
                <w:szCs w:val="21"/>
              </w:rPr>
              <w:t>5</w:t>
            </w:r>
          </w:p>
        </w:tc>
        <w:tc>
          <w:tcPr>
            <w:tcW w:w="1501" w:type="dxa"/>
            <w:vAlign w:val="center"/>
          </w:tcPr>
          <w:p w14:paraId="13994FA6">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宋体" w:hAnsi="宋体" w:eastAsia="宋体" w:cs="Times New Roman"/>
                <w:bCs/>
                <w:szCs w:val="21"/>
              </w:rPr>
              <w:t>……</w:t>
            </w:r>
          </w:p>
        </w:tc>
        <w:tc>
          <w:tcPr>
            <w:tcW w:w="703" w:type="dxa"/>
            <w:vAlign w:val="center"/>
          </w:tcPr>
          <w:p w14:paraId="510D5B44">
            <w:pPr>
              <w:keepNext w:val="0"/>
              <w:keepLines w:val="0"/>
              <w:suppressLineNumbers w:val="0"/>
              <w:spacing w:before="0" w:beforeAutospacing="0" w:after="0" w:afterAutospacing="0"/>
              <w:ind w:left="0" w:right="0"/>
              <w:jc w:val="center"/>
              <w:rPr>
                <w:rFonts w:hint="eastAsia" w:ascii="宋体" w:hAnsi="宋体" w:eastAsia="宋体" w:cs="Times New Roman"/>
                <w:bCs/>
                <w:szCs w:val="21"/>
              </w:rPr>
            </w:pPr>
          </w:p>
        </w:tc>
        <w:tc>
          <w:tcPr>
            <w:tcW w:w="703" w:type="dxa"/>
            <w:vAlign w:val="center"/>
          </w:tcPr>
          <w:p w14:paraId="5A842126">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612" w:type="dxa"/>
            <w:vAlign w:val="center"/>
          </w:tcPr>
          <w:p w14:paraId="0F64F16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726" w:type="dxa"/>
            <w:vAlign w:val="center"/>
          </w:tcPr>
          <w:p w14:paraId="2951EE9A">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462" w:type="dxa"/>
            <w:vAlign w:val="center"/>
          </w:tcPr>
          <w:p w14:paraId="0FA23F96">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427" w:type="dxa"/>
            <w:vAlign w:val="center"/>
          </w:tcPr>
          <w:p w14:paraId="07969680">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r>
              <w:rPr>
                <w:rFonts w:hint="eastAsia" w:ascii="Times New Roman" w:hAnsi="Times New Roman" w:eastAsia="宋体" w:cs="Times New Roman"/>
                <w:bCs/>
                <w:szCs w:val="21"/>
              </w:rPr>
              <w:t>*</w:t>
            </w:r>
          </w:p>
        </w:tc>
        <w:tc>
          <w:tcPr>
            <w:tcW w:w="571" w:type="dxa"/>
            <w:vAlign w:val="center"/>
          </w:tcPr>
          <w:p w14:paraId="77B5CF90">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563" w:type="dxa"/>
            <w:vAlign w:val="center"/>
          </w:tcPr>
          <w:p w14:paraId="6912BAB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666" w:type="dxa"/>
            <w:vMerge w:val="continue"/>
            <w:vAlign w:val="center"/>
          </w:tcPr>
          <w:p w14:paraId="23308092">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0000"/>
                <w:szCs w:val="21"/>
              </w:rPr>
            </w:pPr>
          </w:p>
        </w:tc>
      </w:tr>
      <w:tr w14:paraId="2515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4" w:type="dxa"/>
            <w:vAlign w:val="center"/>
          </w:tcPr>
          <w:p w14:paraId="20E58C15">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501" w:type="dxa"/>
            <w:vAlign w:val="center"/>
          </w:tcPr>
          <w:p w14:paraId="4769E6DD">
            <w:pPr>
              <w:keepNext w:val="0"/>
              <w:keepLines w:val="0"/>
              <w:suppressLineNumbers w:val="0"/>
              <w:spacing w:before="0" w:beforeAutospacing="0" w:after="0" w:afterAutospacing="0"/>
              <w:ind w:left="0" w:right="0"/>
              <w:jc w:val="center"/>
              <w:rPr>
                <w:rFonts w:hint="eastAsia" w:ascii="宋体" w:hAnsi="宋体" w:eastAsia="宋体" w:cs="Times New Roman"/>
                <w:bCs/>
                <w:szCs w:val="21"/>
              </w:rPr>
            </w:pPr>
          </w:p>
        </w:tc>
        <w:tc>
          <w:tcPr>
            <w:tcW w:w="703" w:type="dxa"/>
            <w:vAlign w:val="center"/>
          </w:tcPr>
          <w:p w14:paraId="630627D9">
            <w:pPr>
              <w:keepNext w:val="0"/>
              <w:keepLines w:val="0"/>
              <w:suppressLineNumbers w:val="0"/>
              <w:spacing w:before="0" w:beforeAutospacing="0" w:after="0" w:afterAutospacing="0"/>
              <w:ind w:left="0" w:right="0"/>
              <w:jc w:val="center"/>
              <w:rPr>
                <w:rFonts w:hint="eastAsia" w:ascii="宋体" w:hAnsi="宋体" w:eastAsia="宋体" w:cs="Times New Roman"/>
                <w:bCs/>
                <w:szCs w:val="21"/>
              </w:rPr>
            </w:pPr>
          </w:p>
        </w:tc>
        <w:tc>
          <w:tcPr>
            <w:tcW w:w="703" w:type="dxa"/>
            <w:vAlign w:val="center"/>
          </w:tcPr>
          <w:p w14:paraId="35618754">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612" w:type="dxa"/>
            <w:vAlign w:val="center"/>
          </w:tcPr>
          <w:p w14:paraId="4CC80CAB">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726" w:type="dxa"/>
            <w:vAlign w:val="center"/>
          </w:tcPr>
          <w:p w14:paraId="067891DE">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462" w:type="dxa"/>
            <w:vAlign w:val="center"/>
          </w:tcPr>
          <w:p w14:paraId="50A9DE75">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p>
        </w:tc>
        <w:tc>
          <w:tcPr>
            <w:tcW w:w="427" w:type="dxa"/>
            <w:vAlign w:val="center"/>
          </w:tcPr>
          <w:p w14:paraId="2570F059">
            <w:pPr>
              <w:keepNext w:val="0"/>
              <w:keepLines w:val="0"/>
              <w:suppressLineNumbers w:val="0"/>
              <w:spacing w:before="0" w:beforeAutospacing="0" w:after="0" w:afterAutospacing="0"/>
              <w:ind w:left="0" w:right="0"/>
              <w:jc w:val="center"/>
              <w:rPr>
                <w:rFonts w:hint="eastAsia" w:ascii="Times New Roman" w:hAnsi="Times New Roman" w:eastAsia="宋体" w:cs="Times New Roman"/>
                <w:bCs/>
                <w:szCs w:val="21"/>
              </w:rPr>
            </w:pPr>
          </w:p>
        </w:tc>
        <w:tc>
          <w:tcPr>
            <w:tcW w:w="571" w:type="dxa"/>
            <w:vAlign w:val="center"/>
          </w:tcPr>
          <w:p w14:paraId="4313FEDD">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563" w:type="dxa"/>
            <w:vAlign w:val="center"/>
          </w:tcPr>
          <w:p w14:paraId="16A9ACD1">
            <w:pPr>
              <w:keepNext w:val="0"/>
              <w:keepLines w:val="0"/>
              <w:suppressLineNumbers w:val="0"/>
              <w:spacing w:before="0" w:beforeAutospacing="0" w:after="0" w:afterAutospacing="0"/>
              <w:ind w:left="0" w:right="0"/>
              <w:jc w:val="center"/>
              <w:rPr>
                <w:rFonts w:hint="default" w:ascii="Times New Roman" w:hAnsi="Times New Roman" w:eastAsia="宋体" w:cs="Times New Roman"/>
                <w:bCs/>
                <w:szCs w:val="21"/>
              </w:rPr>
            </w:pPr>
          </w:p>
        </w:tc>
        <w:tc>
          <w:tcPr>
            <w:tcW w:w="1666" w:type="dxa"/>
            <w:vAlign w:val="center"/>
          </w:tcPr>
          <w:p w14:paraId="1BD05741">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0000"/>
                <w:szCs w:val="21"/>
              </w:rPr>
            </w:pPr>
          </w:p>
        </w:tc>
      </w:tr>
      <w:tr w14:paraId="4A15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18" w:type="dxa"/>
            <w:gridSpan w:val="11"/>
            <w:vAlign w:val="center"/>
          </w:tcPr>
          <w:p w14:paraId="03D1FF05">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0000"/>
                <w:szCs w:val="21"/>
              </w:rPr>
            </w:pPr>
            <w:r>
              <w:rPr>
                <w:rFonts w:hint="eastAsia" w:ascii="Times New Roman" w:hAnsi="Times New Roman" w:eastAsia="宋体" w:cs="Times New Roman"/>
                <w:b/>
                <w:bCs/>
                <w:color w:val="FF0000"/>
                <w:szCs w:val="21"/>
              </w:rPr>
              <w:t>合计（即投标总价；币种：人民币；单位：元） 小写：            大写：</w:t>
            </w:r>
          </w:p>
        </w:tc>
      </w:tr>
    </w:tbl>
    <w:p w14:paraId="07F29456">
      <w:pPr>
        <w:rPr>
          <w:rFonts w:ascii="宋体" w:hAnsi="宋体"/>
          <w:b/>
          <w:sz w:val="24"/>
        </w:rPr>
      </w:pPr>
      <w:r>
        <w:rPr>
          <w:rFonts w:hint="eastAsia" w:ascii="宋体" w:hAnsi="宋体"/>
          <w:b/>
          <w:sz w:val="24"/>
        </w:rPr>
        <w:t>注：1.本表可按同样格式扩展。</w:t>
      </w:r>
    </w:p>
    <w:p w14:paraId="4E176051">
      <w:pPr>
        <w:ind w:firstLine="472" w:firstLineChars="196"/>
        <w:rPr>
          <w:rFonts w:hint="default" w:ascii="宋体" w:hAnsi="宋体" w:eastAsia="宋体"/>
          <w:b/>
          <w:sz w:val="24"/>
          <w:lang w:val="en-US" w:eastAsia="zh-CN"/>
        </w:rPr>
      </w:pPr>
      <w:r>
        <w:rPr>
          <w:rFonts w:hint="eastAsia" w:ascii="宋体" w:hAnsi="宋体"/>
          <w:b/>
          <w:sz w:val="24"/>
        </w:rPr>
        <w:t>2</w:t>
      </w:r>
      <w:r>
        <w:rPr>
          <w:rFonts w:ascii="宋体" w:hAnsi="宋体"/>
          <w:b/>
          <w:sz w:val="24"/>
        </w:rPr>
        <w:t>.</w:t>
      </w:r>
      <w:r>
        <w:rPr>
          <w:rFonts w:hint="eastAsia" w:ascii="宋体" w:hAnsi="宋体"/>
          <w:b/>
          <w:sz w:val="24"/>
          <w:lang w:eastAsia="zh-CN"/>
        </w:rPr>
        <w:t>“</w:t>
      </w:r>
      <w:r>
        <w:rPr>
          <w:rFonts w:hint="eastAsia" w:ascii="宋体" w:hAnsi="宋体"/>
          <w:b/>
          <w:sz w:val="24"/>
          <w:lang w:val="en-US" w:eastAsia="zh-CN"/>
        </w:rPr>
        <w:t>品牌</w:t>
      </w:r>
      <w:r>
        <w:rPr>
          <w:rFonts w:hint="eastAsia" w:ascii="宋体" w:hAnsi="宋体"/>
          <w:b/>
          <w:sz w:val="24"/>
          <w:lang w:eastAsia="zh-CN"/>
        </w:rPr>
        <w:t>”</w:t>
      </w:r>
      <w:r>
        <w:rPr>
          <w:rFonts w:hint="eastAsia" w:ascii="宋体" w:hAnsi="宋体"/>
          <w:b/>
          <w:sz w:val="24"/>
          <w:lang w:val="en-US" w:eastAsia="zh-CN"/>
        </w:rPr>
        <w:t>可以与商标一致，也可以填写便于区分其他公司商品的制造商简称或者制造商认可的品牌名称</w:t>
      </w:r>
      <w:r>
        <w:rPr>
          <w:rFonts w:hint="eastAsia" w:ascii="宋体" w:hAnsi="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13AC09C9">
      <w:pPr>
        <w:ind w:firstLine="472" w:firstLineChars="196"/>
        <w:rPr>
          <w:rFonts w:hint="eastAsia"/>
          <w:b/>
          <w:sz w:val="24"/>
        </w:rPr>
      </w:pPr>
      <w:r>
        <w:rPr>
          <w:rFonts w:hint="eastAsia" w:ascii="宋体" w:hAnsi="宋体"/>
          <w:b/>
          <w:sz w:val="24"/>
          <w:lang w:val="en-US" w:eastAsia="zh-CN"/>
        </w:rPr>
        <w:t>3.</w:t>
      </w:r>
      <w:r>
        <w:rPr>
          <w:rFonts w:hint="eastAsia" w:ascii="宋体" w:hAnsi="宋体"/>
          <w:b/>
          <w:sz w:val="24"/>
        </w:rPr>
        <w:t>如所投货物属于定制类的非量产货物或无具体型号的货物，可以在“规格/型号”</w:t>
      </w:r>
      <w:r>
        <w:rPr>
          <w:rFonts w:hint="eastAsia" w:ascii="宋体" w:hAnsi="宋体"/>
          <w:b/>
          <w:sz w:val="24"/>
          <w:lang w:val="en-US" w:eastAsia="zh-CN"/>
        </w:rPr>
        <w:t>栏目</w:t>
      </w:r>
      <w:r>
        <w:rPr>
          <w:rFonts w:hint="eastAsia" w:ascii="宋体" w:hAnsi="宋体"/>
          <w:b/>
          <w:sz w:val="24"/>
        </w:rPr>
        <w:t>仅填写规格信息而不填型号信息（型号信息用“定制”描述即可）；</w:t>
      </w:r>
      <w:bookmarkStart w:id="46" w:name="_Hlk73646428"/>
      <w:r>
        <w:rPr>
          <w:rFonts w:hint="eastAsia" w:ascii="宋体" w:hAnsi="宋体"/>
          <w:b/>
          <w:sz w:val="24"/>
        </w:rPr>
        <w:t>此类填写错误</w:t>
      </w:r>
      <w:r>
        <w:rPr>
          <w:rFonts w:hint="eastAsia" w:ascii="宋体" w:hAnsi="宋体"/>
          <w:b/>
          <w:sz w:val="24"/>
          <w:lang w:val="en-US" w:eastAsia="zh-CN"/>
        </w:rPr>
        <w:t>或缺漏</w:t>
      </w:r>
      <w:r>
        <w:rPr>
          <w:rFonts w:hint="eastAsia" w:ascii="宋体" w:hAnsi="宋体"/>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46"/>
    </w:p>
    <w:p w14:paraId="6B6B9D83">
      <w:pPr>
        <w:ind w:firstLine="472" w:firstLineChars="196"/>
        <w:rPr>
          <w:rFonts w:ascii="宋体" w:hAnsi="宋体"/>
          <w:b/>
          <w:sz w:val="21"/>
          <w:szCs w:val="21"/>
        </w:rPr>
      </w:pPr>
      <w:r>
        <w:rPr>
          <w:rFonts w:ascii="宋体" w:hAnsi="宋体"/>
          <w:b/>
          <w:sz w:val="24"/>
        </w:rPr>
        <w:t>3</w:t>
      </w:r>
      <w:r>
        <w:rPr>
          <w:rFonts w:hint="eastAsia" w:ascii="宋体" w:hAnsi="宋体"/>
          <w:b/>
          <w:sz w:val="24"/>
        </w:rPr>
        <w:t>.“原产地”是指货物的实际生产加工地，非品牌所在地</w:t>
      </w:r>
    </w:p>
    <w:p w14:paraId="1107D0A7">
      <w:pPr>
        <w:ind w:firstLine="413" w:firstLineChars="196"/>
        <w:rPr>
          <w:rFonts w:ascii="宋体" w:hAnsi="宋体"/>
          <w:b/>
          <w:sz w:val="24"/>
        </w:rPr>
      </w:pPr>
      <w:r>
        <w:rPr>
          <w:rFonts w:ascii="宋体" w:hAnsi="宋体"/>
          <w:b/>
          <w:sz w:val="21"/>
          <w:szCs w:val="21"/>
        </w:rPr>
        <w:t>4</w:t>
      </w:r>
      <w:r>
        <w:rPr>
          <w:rFonts w:hint="eastAsia" w:ascii="宋体" w:hAnsi="宋体"/>
          <w:b/>
          <w:sz w:val="21"/>
          <w:szCs w:val="21"/>
        </w:rPr>
        <w:t>.所投货物均应填写制造商名称</w:t>
      </w:r>
      <w:r>
        <w:rPr>
          <w:rFonts w:hint="eastAsia" w:ascii="宋体" w:hAnsi="宋体"/>
          <w:b/>
          <w:sz w:val="21"/>
          <w:szCs w:val="21"/>
          <w:lang w:eastAsia="zh-CN"/>
        </w:rPr>
        <w:t>，</w:t>
      </w:r>
      <w:r>
        <w:rPr>
          <w:rFonts w:hint="eastAsia" w:ascii="宋体" w:hAnsi="宋体"/>
          <w:b/>
          <w:sz w:val="21"/>
          <w:szCs w:val="21"/>
        </w:rPr>
        <w:t>“制造商”是指产品品牌厂商，产品代工制造</w:t>
      </w:r>
      <w:r>
        <w:rPr>
          <w:rFonts w:hint="eastAsia" w:ascii="宋体" w:hAnsi="宋体"/>
          <w:b/>
          <w:sz w:val="24"/>
        </w:rPr>
        <w:t>的，应填写接受委托生产制造的制造商。</w:t>
      </w:r>
    </w:p>
    <w:p w14:paraId="09542B3C">
      <w:pPr>
        <w:ind w:firstLine="482" w:firstLineChars="200"/>
        <w:rPr>
          <w:rFonts w:ascii="宋体" w:hAnsi="宋体"/>
          <w:b/>
          <w:sz w:val="24"/>
        </w:rPr>
      </w:pPr>
      <w:r>
        <w:rPr>
          <w:rFonts w:ascii="宋体" w:hAnsi="宋体"/>
          <w:b/>
          <w:sz w:val="24"/>
        </w:rPr>
        <w:t>5</w:t>
      </w:r>
      <w:r>
        <w:rPr>
          <w:rFonts w:hint="eastAsia" w:ascii="宋体" w:hAnsi="宋体"/>
          <w:b/>
          <w:sz w:val="24"/>
        </w:rPr>
        <w:t>.以上分项报价表的投标总价应当与开标一览表的投标总价一致。</w:t>
      </w:r>
    </w:p>
    <w:p w14:paraId="29808264">
      <w:pPr>
        <w:ind w:firstLine="482" w:firstLineChars="200"/>
        <w:rPr>
          <w:rFonts w:ascii="宋体" w:hAnsi="宋体"/>
          <w:b/>
          <w:sz w:val="24"/>
        </w:rPr>
      </w:pPr>
      <w:r>
        <w:rPr>
          <w:rFonts w:ascii="宋体" w:hAnsi="宋体"/>
          <w:b/>
          <w:sz w:val="24"/>
        </w:rPr>
        <w:t>6</w:t>
      </w:r>
      <w:r>
        <w:rPr>
          <w:rFonts w:hint="eastAsia" w:ascii="宋体" w:hAnsi="宋体"/>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692D4732">
      <w:pPr>
        <w:ind w:firstLine="482" w:firstLineChars="200"/>
        <w:rPr>
          <w:rFonts w:ascii="宋体" w:hAnsi="宋体"/>
          <w:b/>
          <w:sz w:val="24"/>
        </w:rPr>
      </w:pPr>
      <w:r>
        <w:rPr>
          <w:rFonts w:ascii="宋体" w:hAnsi="宋体"/>
          <w:b/>
          <w:sz w:val="24"/>
        </w:rPr>
        <w:t>7</w:t>
      </w:r>
      <w:r>
        <w:rPr>
          <w:rFonts w:hint="eastAsia" w:ascii="宋体" w:hAnsi="宋体"/>
          <w:b/>
          <w:sz w:val="24"/>
        </w:rPr>
        <w:t>.所有价格应按“招标文件”中规定的货币单位填写；投标总价应为以上各分项价格之和；投标总价和项目报价表中单个采购预算条目报价均不得超过对应的财政预算限额，否则将导致投标无效。</w:t>
      </w:r>
    </w:p>
    <w:p w14:paraId="5DF224C3">
      <w:pPr>
        <w:ind w:firstLine="482" w:firstLineChars="200"/>
        <w:rPr>
          <w:rFonts w:ascii="宋体" w:hAnsi="宋体"/>
          <w:b/>
          <w:color w:val="FF0000"/>
          <w:sz w:val="24"/>
        </w:rPr>
      </w:pPr>
    </w:p>
    <w:p w14:paraId="14FD30A0">
      <w:pPr>
        <w:ind w:firstLine="482" w:firstLineChars="200"/>
        <w:rPr>
          <w:rFonts w:ascii="宋体" w:hAnsi="宋体"/>
          <w:b/>
          <w:color w:val="FF0000"/>
          <w:sz w:val="24"/>
        </w:rPr>
      </w:pPr>
    </w:p>
    <w:p w14:paraId="38967ABE">
      <w:pPr>
        <w:tabs>
          <w:tab w:val="left" w:pos="720"/>
        </w:tabs>
        <w:jc w:val="center"/>
        <w:rPr>
          <w:b/>
          <w:sz w:val="24"/>
        </w:rPr>
      </w:pPr>
      <w:r>
        <w:rPr>
          <w:rFonts w:hint="eastAsia"/>
          <w:b/>
          <w:sz w:val="24"/>
        </w:rPr>
        <w:t>（二）核心产品品牌</w:t>
      </w:r>
    </w:p>
    <w:p w14:paraId="4034F482">
      <w:pPr>
        <w:ind w:firstLine="482"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42B3BE2C">
      <w:pPr>
        <w:ind w:firstLine="480" w:firstLineChars="200"/>
        <w:rPr>
          <w:rFonts w:hint="default" w:ascii="宋体" w:hAnsi="宋体" w:eastAsia="宋体"/>
          <w:sz w:val="24"/>
          <w:lang w:val="en-US" w:eastAsia="zh-CN"/>
        </w:rPr>
      </w:pPr>
      <w:r>
        <w:rPr>
          <w:rFonts w:hint="eastAsia" w:ascii="宋体" w:hAnsi="宋体"/>
          <w:sz w:val="24"/>
        </w:rPr>
        <w:t>备注：</w:t>
      </w:r>
      <w:r>
        <w:rPr>
          <w:rFonts w:hint="eastAsia" w:ascii="宋体" w:hAnsi="宋体"/>
          <w:sz w:val="24"/>
          <w:lang w:val="en-US" w:eastAsia="zh-CN"/>
        </w:rPr>
        <w:t>单一产品采购项目，核心产品即为该单一产品。</w:t>
      </w:r>
    </w:p>
    <w:p w14:paraId="7A1D9DFF">
      <w:pPr>
        <w:rPr>
          <w:b/>
          <w:sz w:val="24"/>
        </w:rPr>
      </w:pPr>
    </w:p>
    <w:p w14:paraId="3B50E7D8">
      <w:pPr>
        <w:tabs>
          <w:tab w:val="left" w:pos="720"/>
        </w:tabs>
        <w:ind w:firstLine="1928" w:firstLineChars="800"/>
        <w:rPr>
          <w:rFonts w:hint="eastAsia"/>
          <w:b/>
          <w:sz w:val="24"/>
        </w:rPr>
      </w:pPr>
    </w:p>
    <w:p w14:paraId="617FDA4B">
      <w:pPr>
        <w:tabs>
          <w:tab w:val="left" w:pos="720"/>
        </w:tabs>
        <w:ind w:firstLine="1928" w:firstLineChars="800"/>
        <w:rPr>
          <w:rFonts w:hint="eastAsia"/>
          <w:b/>
          <w:sz w:val="24"/>
        </w:rPr>
      </w:pPr>
    </w:p>
    <w:p w14:paraId="1A9B6843">
      <w:pPr>
        <w:tabs>
          <w:tab w:val="left" w:pos="720"/>
        </w:tabs>
        <w:ind w:firstLine="1928" w:firstLineChars="800"/>
        <w:rPr>
          <w:b/>
          <w:sz w:val="24"/>
        </w:rPr>
      </w:pPr>
      <w:commentRangeStart w:id="62"/>
      <w:r>
        <w:rPr>
          <w:rFonts w:hint="eastAsia"/>
          <w:b/>
          <w:sz w:val="24"/>
        </w:rPr>
        <w:t>（三）可选配件报价清单（不包括在总报价内）</w:t>
      </w:r>
    </w:p>
    <w:p w14:paraId="067E1E3C">
      <w:pPr>
        <w:ind w:firstLine="422" w:firstLineChars="200"/>
        <w:rPr>
          <w:rFonts w:hAnsi="宋体"/>
          <w:b/>
          <w:bCs/>
          <w:szCs w:val="21"/>
        </w:rPr>
      </w:pPr>
      <w:r>
        <w:rPr>
          <w:rFonts w:hint="eastAsia" w:hAnsi="宋体"/>
          <w:b/>
          <w:bCs/>
          <w:szCs w:val="21"/>
        </w:rPr>
        <w:t>注：格式可以参照《（一）分项报价表》表格，并提供相应的品牌/规格/型号、原产地、制造商信息（没有品牌、型号的，用“定制”描述即可）、单价等详细信息</w:t>
      </w:r>
    </w:p>
    <w:p w14:paraId="148BEE1D">
      <w:pPr>
        <w:ind w:firstLine="482" w:firstLineChars="200"/>
        <w:rPr>
          <w:rFonts w:hAnsi="宋体"/>
          <w:b/>
          <w:bCs/>
          <w:sz w:val="24"/>
        </w:rPr>
      </w:pPr>
    </w:p>
    <w:p w14:paraId="425D8787">
      <w:pPr>
        <w:ind w:firstLine="482" w:firstLineChars="200"/>
        <w:rPr>
          <w:rFonts w:hAnsi="宋体"/>
          <w:b/>
          <w:bCs/>
          <w:sz w:val="24"/>
        </w:rPr>
      </w:pPr>
    </w:p>
    <w:p w14:paraId="53BE6BA1">
      <w:pPr>
        <w:ind w:firstLine="482" w:firstLineChars="200"/>
        <w:rPr>
          <w:rFonts w:hAnsi="宋体"/>
          <w:b/>
          <w:bCs/>
          <w:sz w:val="24"/>
        </w:rPr>
      </w:pPr>
    </w:p>
    <w:p w14:paraId="3792DD9B">
      <w:pPr>
        <w:ind w:firstLine="482" w:firstLineChars="200"/>
        <w:rPr>
          <w:rFonts w:hAnsi="宋体"/>
          <w:b/>
          <w:bCs/>
          <w:sz w:val="24"/>
        </w:rPr>
      </w:pPr>
    </w:p>
    <w:p w14:paraId="695E08C7">
      <w:pPr>
        <w:ind w:firstLine="482" w:firstLineChars="200"/>
        <w:rPr>
          <w:rFonts w:hAnsi="宋体"/>
          <w:b/>
          <w:bCs/>
        </w:rPr>
      </w:pPr>
      <w:r>
        <w:rPr>
          <w:rFonts w:hint="eastAsia" w:ascii="宋体" w:hAnsi="宋体"/>
          <w:b/>
          <w:bCs/>
          <w:sz w:val="24"/>
        </w:rPr>
        <w:t>（三）零配件、消耗品和延续保修合同报价</w:t>
      </w:r>
      <w:r>
        <w:rPr>
          <w:rFonts w:hint="eastAsia" w:ascii="宋体" w:hAnsi="宋体"/>
          <w:b/>
          <w:bCs/>
          <w:sz w:val="24"/>
          <w:lang w:val="en-US" w:eastAsia="zh-CN"/>
        </w:rPr>
        <w:t>明细</w:t>
      </w:r>
      <w:r>
        <w:rPr>
          <w:rFonts w:hint="eastAsia" w:ascii="宋体" w:hAnsi="宋体"/>
          <w:b/>
          <w:bCs/>
          <w:sz w:val="24"/>
        </w:rPr>
        <w:t>清单（不包括在投标总价内）</w:t>
      </w:r>
    </w:p>
    <w:p w14:paraId="533B4B4C">
      <w:pPr>
        <w:ind w:firstLine="422" w:firstLineChars="200"/>
        <w:rPr>
          <w:rFonts w:hAnsi="宋体"/>
          <w:b/>
          <w:bCs/>
          <w:szCs w:val="21"/>
        </w:rPr>
      </w:pPr>
      <w:r>
        <w:rPr>
          <w:rFonts w:hint="eastAsia" w:ascii="宋体" w:hAnsi="宋体"/>
          <w:b/>
          <w:bCs/>
        </w:rPr>
        <w:t>注：价格最高的前</w:t>
      </w:r>
      <w:r>
        <w:rPr>
          <w:rFonts w:hint="eastAsia"/>
          <w:b/>
          <w:bCs/>
        </w:rPr>
        <w:t>5</w:t>
      </w:r>
      <w:r>
        <w:rPr>
          <w:rFonts w:hint="eastAsia" w:ascii="宋体" w:hAnsi="宋体"/>
          <w:b/>
          <w:bCs/>
        </w:rPr>
        <w:t>项零配件、消耗品和延续保修合同的报价明细必须填写于此清单中。</w:t>
      </w:r>
    </w:p>
    <w:tbl>
      <w:tblPr>
        <w:tblStyle w:val="42"/>
        <w:tblW w:w="7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1228"/>
        <w:gridCol w:w="1694"/>
        <w:gridCol w:w="900"/>
        <w:gridCol w:w="1401"/>
        <w:gridCol w:w="709"/>
        <w:gridCol w:w="992"/>
      </w:tblGrid>
      <w:tr w14:paraId="469A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11ECB15B">
            <w:pPr>
              <w:keepNext w:val="0"/>
              <w:keepLines w:val="0"/>
              <w:suppressLineNumbers w:val="0"/>
              <w:spacing w:before="0" w:beforeAutospacing="0" w:after="0" w:afterAutospacing="0"/>
              <w:ind w:left="0" w:right="-69" w:rightChars="-33"/>
              <w:jc w:val="center"/>
              <w:rPr>
                <w:rFonts w:hint="default"/>
              </w:rPr>
            </w:pPr>
            <w:r>
              <w:rPr>
                <w:rFonts w:hint="eastAsia"/>
              </w:rPr>
              <w:t>序号</w:t>
            </w:r>
          </w:p>
        </w:tc>
        <w:tc>
          <w:tcPr>
            <w:tcW w:w="1228" w:type="dxa"/>
            <w:tcBorders>
              <w:top w:val="single" w:color="auto" w:sz="4" w:space="0"/>
              <w:left w:val="nil"/>
              <w:bottom w:val="single" w:color="auto" w:sz="4" w:space="0"/>
              <w:right w:val="single" w:color="auto" w:sz="4" w:space="0"/>
            </w:tcBorders>
            <w:vAlign w:val="center"/>
          </w:tcPr>
          <w:p w14:paraId="42786A35">
            <w:pPr>
              <w:keepNext w:val="0"/>
              <w:keepLines w:val="0"/>
              <w:suppressLineNumbers w:val="0"/>
              <w:spacing w:before="0" w:beforeAutospacing="0" w:after="0" w:afterAutospacing="0"/>
              <w:ind w:left="0" w:right="0"/>
              <w:jc w:val="center"/>
              <w:rPr>
                <w:rFonts w:hint="default"/>
              </w:rPr>
            </w:pPr>
            <w:r>
              <w:rPr>
                <w:rFonts w:hint="eastAsia"/>
              </w:rPr>
              <w:t>货物名称</w:t>
            </w:r>
          </w:p>
        </w:tc>
        <w:tc>
          <w:tcPr>
            <w:tcW w:w="1694" w:type="dxa"/>
            <w:tcBorders>
              <w:top w:val="single" w:color="auto" w:sz="4" w:space="0"/>
              <w:left w:val="nil"/>
              <w:bottom w:val="single" w:color="auto" w:sz="4" w:space="0"/>
              <w:right w:val="single" w:color="auto" w:sz="4" w:space="0"/>
            </w:tcBorders>
            <w:vAlign w:val="center"/>
          </w:tcPr>
          <w:p w14:paraId="3A486D20">
            <w:pPr>
              <w:keepNext w:val="0"/>
              <w:keepLines w:val="0"/>
              <w:suppressLineNumbers w:val="0"/>
              <w:spacing w:before="0" w:beforeAutospacing="0" w:after="0" w:afterAutospacing="0"/>
              <w:ind w:left="0" w:right="0"/>
              <w:jc w:val="center"/>
              <w:rPr>
                <w:rFonts w:hint="default"/>
              </w:rPr>
            </w:pPr>
            <w:r>
              <w:rPr>
                <w:rFonts w:hint="eastAsia"/>
              </w:rPr>
              <w:t>规格/</w:t>
            </w:r>
            <w:r>
              <w:rPr>
                <w:rFonts w:hint="eastAsia" w:ascii="宋体" w:hAnsi="宋体"/>
              </w:rPr>
              <w:t>型号</w:t>
            </w:r>
          </w:p>
        </w:tc>
        <w:tc>
          <w:tcPr>
            <w:tcW w:w="900" w:type="dxa"/>
            <w:tcBorders>
              <w:top w:val="single" w:color="auto" w:sz="4" w:space="0"/>
              <w:left w:val="nil"/>
              <w:bottom w:val="single" w:color="auto" w:sz="4" w:space="0"/>
              <w:right w:val="single" w:color="auto" w:sz="4" w:space="0"/>
            </w:tcBorders>
            <w:vAlign w:val="center"/>
          </w:tcPr>
          <w:p w14:paraId="4D776FC8">
            <w:pPr>
              <w:keepNext w:val="0"/>
              <w:keepLines w:val="0"/>
              <w:suppressLineNumbers w:val="0"/>
              <w:spacing w:before="0" w:beforeAutospacing="0" w:after="0" w:afterAutospacing="0"/>
              <w:ind w:left="0" w:right="0"/>
              <w:jc w:val="center"/>
              <w:rPr>
                <w:rFonts w:hint="default"/>
              </w:rPr>
            </w:pPr>
            <w:r>
              <w:rPr>
                <w:rFonts w:hint="eastAsia"/>
              </w:rPr>
              <w:t>原产地</w:t>
            </w:r>
          </w:p>
        </w:tc>
        <w:tc>
          <w:tcPr>
            <w:tcW w:w="1401" w:type="dxa"/>
            <w:tcBorders>
              <w:top w:val="single" w:color="auto" w:sz="4" w:space="0"/>
              <w:left w:val="nil"/>
              <w:bottom w:val="single" w:color="auto" w:sz="4" w:space="0"/>
              <w:right w:val="single" w:color="auto" w:sz="4" w:space="0"/>
            </w:tcBorders>
            <w:vAlign w:val="center"/>
          </w:tcPr>
          <w:p w14:paraId="05C106FF">
            <w:pPr>
              <w:keepNext w:val="0"/>
              <w:keepLines w:val="0"/>
              <w:suppressLineNumbers w:val="0"/>
              <w:spacing w:before="0" w:beforeAutospacing="0" w:after="0" w:afterAutospacing="0"/>
              <w:ind w:left="0" w:right="0"/>
              <w:jc w:val="center"/>
              <w:rPr>
                <w:rFonts w:hint="default"/>
              </w:rPr>
            </w:pPr>
            <w:r>
              <w:rPr>
                <w:rFonts w:hint="eastAsia"/>
              </w:rPr>
              <w:t>制造商名称</w:t>
            </w:r>
          </w:p>
        </w:tc>
        <w:tc>
          <w:tcPr>
            <w:tcW w:w="709" w:type="dxa"/>
            <w:tcBorders>
              <w:top w:val="single" w:color="auto" w:sz="4" w:space="0"/>
              <w:left w:val="nil"/>
              <w:bottom w:val="single" w:color="auto" w:sz="4" w:space="0"/>
              <w:right w:val="single" w:color="auto" w:sz="4" w:space="0"/>
            </w:tcBorders>
            <w:vAlign w:val="center"/>
          </w:tcPr>
          <w:p w14:paraId="6A11D546">
            <w:pPr>
              <w:keepNext w:val="0"/>
              <w:keepLines w:val="0"/>
              <w:suppressLineNumbers w:val="0"/>
              <w:spacing w:before="0" w:beforeAutospacing="0" w:after="0" w:afterAutospacing="0"/>
              <w:ind w:left="0" w:right="0"/>
              <w:jc w:val="center"/>
              <w:rPr>
                <w:rFonts w:hint="default"/>
              </w:rPr>
            </w:pPr>
            <w:r>
              <w:rPr>
                <w:rFonts w:hint="eastAsia"/>
              </w:rPr>
              <w:t>数量</w:t>
            </w:r>
          </w:p>
        </w:tc>
        <w:tc>
          <w:tcPr>
            <w:tcW w:w="992" w:type="dxa"/>
            <w:tcBorders>
              <w:top w:val="single" w:color="auto" w:sz="4" w:space="0"/>
              <w:left w:val="nil"/>
              <w:bottom w:val="single" w:color="auto" w:sz="4" w:space="0"/>
              <w:right w:val="single" w:color="auto" w:sz="4" w:space="0"/>
            </w:tcBorders>
            <w:vAlign w:val="center"/>
          </w:tcPr>
          <w:p w14:paraId="523F8B4A">
            <w:pPr>
              <w:keepNext w:val="0"/>
              <w:keepLines w:val="0"/>
              <w:suppressLineNumbers w:val="0"/>
              <w:spacing w:before="0" w:beforeAutospacing="0" w:after="0" w:afterAutospacing="0"/>
              <w:ind w:left="0" w:right="0"/>
              <w:jc w:val="center"/>
              <w:rPr>
                <w:rFonts w:hint="default"/>
              </w:rPr>
            </w:pPr>
            <w:r>
              <w:rPr>
                <w:rFonts w:hint="eastAsia"/>
              </w:rPr>
              <w:t>单价(</w:t>
            </w:r>
            <w:r>
              <w:rPr>
                <w:rFonts w:hint="eastAsia" w:ascii="宋体" w:hAnsi="宋体"/>
              </w:rPr>
              <w:t>元</w:t>
            </w:r>
            <w:r>
              <w:rPr>
                <w:rFonts w:hint="eastAsia"/>
              </w:rPr>
              <w:t>)</w:t>
            </w:r>
          </w:p>
        </w:tc>
      </w:tr>
      <w:tr w14:paraId="4A15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1E77A00E">
            <w:pPr>
              <w:keepNext w:val="0"/>
              <w:keepLines w:val="0"/>
              <w:suppressLineNumbers w:val="0"/>
              <w:spacing w:before="0" w:beforeAutospacing="0" w:after="0" w:afterAutospacing="0"/>
              <w:ind w:left="0" w:right="-69" w:rightChars="-33"/>
              <w:jc w:val="center"/>
              <w:rPr>
                <w:rFonts w:hint="default"/>
              </w:rPr>
            </w:pPr>
            <w:r>
              <w:rPr>
                <w:rFonts w:hint="eastAsia"/>
              </w:rPr>
              <w:t>1</w:t>
            </w:r>
          </w:p>
        </w:tc>
        <w:tc>
          <w:tcPr>
            <w:tcW w:w="1228" w:type="dxa"/>
            <w:tcBorders>
              <w:top w:val="single" w:color="auto" w:sz="4" w:space="0"/>
              <w:left w:val="nil"/>
              <w:bottom w:val="single" w:color="auto" w:sz="4" w:space="0"/>
              <w:right w:val="single" w:color="auto" w:sz="4" w:space="0"/>
            </w:tcBorders>
          </w:tcPr>
          <w:p w14:paraId="0000257B">
            <w:pPr>
              <w:keepNext w:val="0"/>
              <w:keepLines w:val="0"/>
              <w:suppressLineNumbers w:val="0"/>
              <w:spacing w:before="0" w:beforeAutospacing="0" w:after="0" w:afterAutospacing="0"/>
              <w:ind w:left="0" w:right="0"/>
              <w:rPr>
                <w:rFonts w:hint="default"/>
              </w:rPr>
            </w:pPr>
          </w:p>
        </w:tc>
        <w:tc>
          <w:tcPr>
            <w:tcW w:w="1694" w:type="dxa"/>
            <w:tcBorders>
              <w:top w:val="single" w:color="auto" w:sz="4" w:space="0"/>
              <w:left w:val="nil"/>
              <w:bottom w:val="single" w:color="auto" w:sz="4" w:space="0"/>
              <w:right w:val="single" w:color="auto" w:sz="4" w:space="0"/>
            </w:tcBorders>
          </w:tcPr>
          <w:p w14:paraId="18B54D38">
            <w:pPr>
              <w:keepNext w:val="0"/>
              <w:keepLines w:val="0"/>
              <w:suppressLineNumbers w:val="0"/>
              <w:spacing w:before="0" w:beforeAutospacing="0" w:after="0" w:afterAutospacing="0"/>
              <w:ind w:left="0" w:right="0"/>
              <w:rPr>
                <w:rFonts w:hint="default"/>
              </w:rPr>
            </w:pPr>
          </w:p>
        </w:tc>
        <w:tc>
          <w:tcPr>
            <w:tcW w:w="900" w:type="dxa"/>
            <w:tcBorders>
              <w:top w:val="single" w:color="auto" w:sz="4" w:space="0"/>
              <w:left w:val="nil"/>
              <w:bottom w:val="single" w:color="auto" w:sz="4" w:space="0"/>
              <w:right w:val="single" w:color="auto" w:sz="4" w:space="0"/>
            </w:tcBorders>
          </w:tcPr>
          <w:p w14:paraId="3AF9DE63">
            <w:pPr>
              <w:keepNext w:val="0"/>
              <w:keepLines w:val="0"/>
              <w:suppressLineNumbers w:val="0"/>
              <w:spacing w:before="0" w:beforeAutospacing="0" w:after="0" w:afterAutospacing="0"/>
              <w:ind w:left="0" w:right="0"/>
              <w:rPr>
                <w:rFonts w:hint="default"/>
              </w:rPr>
            </w:pPr>
          </w:p>
        </w:tc>
        <w:tc>
          <w:tcPr>
            <w:tcW w:w="1401" w:type="dxa"/>
            <w:tcBorders>
              <w:top w:val="single" w:color="auto" w:sz="4" w:space="0"/>
              <w:left w:val="nil"/>
              <w:bottom w:val="single" w:color="auto" w:sz="4" w:space="0"/>
              <w:right w:val="single" w:color="auto" w:sz="4" w:space="0"/>
            </w:tcBorders>
          </w:tcPr>
          <w:p w14:paraId="35D5F40A">
            <w:pPr>
              <w:keepNext w:val="0"/>
              <w:keepLines w:val="0"/>
              <w:suppressLineNumbers w:val="0"/>
              <w:spacing w:before="0" w:beforeAutospacing="0" w:after="0" w:afterAutospacing="0"/>
              <w:ind w:left="0" w:right="0"/>
              <w:rPr>
                <w:rFonts w:hint="default"/>
              </w:rPr>
            </w:pPr>
          </w:p>
        </w:tc>
        <w:tc>
          <w:tcPr>
            <w:tcW w:w="709" w:type="dxa"/>
            <w:tcBorders>
              <w:top w:val="single" w:color="auto" w:sz="4" w:space="0"/>
              <w:left w:val="nil"/>
              <w:bottom w:val="single" w:color="auto" w:sz="4" w:space="0"/>
              <w:right w:val="single" w:color="auto" w:sz="4" w:space="0"/>
            </w:tcBorders>
          </w:tcPr>
          <w:p w14:paraId="60EF77FE">
            <w:pPr>
              <w:keepNext w:val="0"/>
              <w:keepLines w:val="0"/>
              <w:suppressLineNumbers w:val="0"/>
              <w:spacing w:before="0" w:beforeAutospacing="0" w:after="0" w:afterAutospacing="0"/>
              <w:ind w:left="0" w:right="0"/>
              <w:rPr>
                <w:rFonts w:hint="default"/>
              </w:rPr>
            </w:pPr>
          </w:p>
        </w:tc>
        <w:tc>
          <w:tcPr>
            <w:tcW w:w="992" w:type="dxa"/>
            <w:tcBorders>
              <w:top w:val="single" w:color="auto" w:sz="4" w:space="0"/>
              <w:left w:val="nil"/>
              <w:bottom w:val="single" w:color="auto" w:sz="4" w:space="0"/>
              <w:right w:val="single" w:color="auto" w:sz="4" w:space="0"/>
            </w:tcBorders>
          </w:tcPr>
          <w:p w14:paraId="66158406">
            <w:pPr>
              <w:keepNext w:val="0"/>
              <w:keepLines w:val="0"/>
              <w:suppressLineNumbers w:val="0"/>
              <w:spacing w:before="0" w:beforeAutospacing="0" w:after="0" w:afterAutospacing="0"/>
              <w:ind w:left="0" w:right="0"/>
              <w:rPr>
                <w:rFonts w:hint="default"/>
              </w:rPr>
            </w:pPr>
          </w:p>
        </w:tc>
      </w:tr>
      <w:tr w14:paraId="56FE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4BAC06A4">
            <w:pPr>
              <w:keepNext w:val="0"/>
              <w:keepLines w:val="0"/>
              <w:suppressLineNumbers w:val="0"/>
              <w:spacing w:before="0" w:beforeAutospacing="0" w:after="0" w:afterAutospacing="0"/>
              <w:ind w:left="0" w:right="-69" w:rightChars="-33"/>
              <w:jc w:val="center"/>
              <w:rPr>
                <w:rFonts w:hint="default"/>
                <w:szCs w:val="21"/>
              </w:rPr>
            </w:pPr>
            <w:r>
              <w:rPr>
                <w:rFonts w:hint="eastAsia"/>
              </w:rPr>
              <w:t>2</w:t>
            </w:r>
          </w:p>
        </w:tc>
        <w:tc>
          <w:tcPr>
            <w:tcW w:w="1228" w:type="dxa"/>
            <w:tcBorders>
              <w:top w:val="single" w:color="auto" w:sz="4" w:space="0"/>
              <w:left w:val="nil"/>
              <w:bottom w:val="single" w:color="auto" w:sz="4" w:space="0"/>
              <w:right w:val="single" w:color="auto" w:sz="4" w:space="0"/>
            </w:tcBorders>
          </w:tcPr>
          <w:p w14:paraId="28256B4A">
            <w:pPr>
              <w:keepNext w:val="0"/>
              <w:keepLines w:val="0"/>
              <w:suppressLineNumbers w:val="0"/>
              <w:spacing w:before="0" w:beforeAutospacing="0" w:after="0" w:afterAutospacing="0"/>
              <w:ind w:left="0" w:right="0"/>
              <w:rPr>
                <w:rFonts w:hint="default"/>
              </w:rPr>
            </w:pPr>
          </w:p>
        </w:tc>
        <w:tc>
          <w:tcPr>
            <w:tcW w:w="1694" w:type="dxa"/>
            <w:tcBorders>
              <w:top w:val="single" w:color="auto" w:sz="4" w:space="0"/>
              <w:left w:val="nil"/>
              <w:bottom w:val="single" w:color="auto" w:sz="4" w:space="0"/>
              <w:right w:val="single" w:color="auto" w:sz="4" w:space="0"/>
            </w:tcBorders>
          </w:tcPr>
          <w:p w14:paraId="02444151">
            <w:pPr>
              <w:keepNext w:val="0"/>
              <w:keepLines w:val="0"/>
              <w:suppressLineNumbers w:val="0"/>
              <w:spacing w:before="0" w:beforeAutospacing="0" w:after="0" w:afterAutospacing="0"/>
              <w:ind w:left="0" w:right="0"/>
              <w:rPr>
                <w:rFonts w:hint="default"/>
              </w:rPr>
            </w:pPr>
          </w:p>
        </w:tc>
        <w:tc>
          <w:tcPr>
            <w:tcW w:w="900" w:type="dxa"/>
            <w:tcBorders>
              <w:top w:val="single" w:color="auto" w:sz="4" w:space="0"/>
              <w:left w:val="nil"/>
              <w:bottom w:val="single" w:color="auto" w:sz="4" w:space="0"/>
              <w:right w:val="single" w:color="auto" w:sz="4" w:space="0"/>
            </w:tcBorders>
          </w:tcPr>
          <w:p w14:paraId="7FA6CD6B">
            <w:pPr>
              <w:keepNext w:val="0"/>
              <w:keepLines w:val="0"/>
              <w:suppressLineNumbers w:val="0"/>
              <w:spacing w:before="0" w:beforeAutospacing="0" w:after="0" w:afterAutospacing="0"/>
              <w:ind w:left="0" w:right="0"/>
              <w:rPr>
                <w:rFonts w:hint="default"/>
              </w:rPr>
            </w:pPr>
          </w:p>
        </w:tc>
        <w:tc>
          <w:tcPr>
            <w:tcW w:w="1401" w:type="dxa"/>
            <w:tcBorders>
              <w:top w:val="single" w:color="auto" w:sz="4" w:space="0"/>
              <w:left w:val="nil"/>
              <w:bottom w:val="single" w:color="auto" w:sz="4" w:space="0"/>
              <w:right w:val="single" w:color="auto" w:sz="4" w:space="0"/>
            </w:tcBorders>
          </w:tcPr>
          <w:p w14:paraId="6FB041AC">
            <w:pPr>
              <w:keepNext w:val="0"/>
              <w:keepLines w:val="0"/>
              <w:suppressLineNumbers w:val="0"/>
              <w:spacing w:before="0" w:beforeAutospacing="0" w:after="0" w:afterAutospacing="0"/>
              <w:ind w:left="0" w:right="0"/>
              <w:rPr>
                <w:rFonts w:hint="default"/>
              </w:rPr>
            </w:pPr>
          </w:p>
        </w:tc>
        <w:tc>
          <w:tcPr>
            <w:tcW w:w="709" w:type="dxa"/>
            <w:tcBorders>
              <w:top w:val="single" w:color="auto" w:sz="4" w:space="0"/>
              <w:left w:val="nil"/>
              <w:bottom w:val="single" w:color="auto" w:sz="4" w:space="0"/>
              <w:right w:val="single" w:color="auto" w:sz="4" w:space="0"/>
            </w:tcBorders>
          </w:tcPr>
          <w:p w14:paraId="53BC3068">
            <w:pPr>
              <w:keepNext w:val="0"/>
              <w:keepLines w:val="0"/>
              <w:suppressLineNumbers w:val="0"/>
              <w:spacing w:before="0" w:beforeAutospacing="0" w:after="0" w:afterAutospacing="0"/>
              <w:ind w:left="0" w:right="0"/>
              <w:rPr>
                <w:rFonts w:hint="default"/>
              </w:rPr>
            </w:pPr>
          </w:p>
        </w:tc>
        <w:tc>
          <w:tcPr>
            <w:tcW w:w="992" w:type="dxa"/>
            <w:tcBorders>
              <w:top w:val="single" w:color="auto" w:sz="4" w:space="0"/>
              <w:left w:val="nil"/>
              <w:bottom w:val="single" w:color="auto" w:sz="4" w:space="0"/>
              <w:right w:val="single" w:color="auto" w:sz="4" w:space="0"/>
            </w:tcBorders>
          </w:tcPr>
          <w:p w14:paraId="5CCD2181">
            <w:pPr>
              <w:keepNext w:val="0"/>
              <w:keepLines w:val="0"/>
              <w:suppressLineNumbers w:val="0"/>
              <w:spacing w:before="0" w:beforeAutospacing="0" w:after="0" w:afterAutospacing="0"/>
              <w:ind w:left="0" w:right="0"/>
              <w:rPr>
                <w:rFonts w:hint="default"/>
              </w:rPr>
            </w:pPr>
          </w:p>
        </w:tc>
      </w:tr>
      <w:tr w14:paraId="1CC5F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6778B5F9">
            <w:pPr>
              <w:keepNext w:val="0"/>
              <w:keepLines w:val="0"/>
              <w:suppressLineNumbers w:val="0"/>
              <w:spacing w:before="0" w:beforeAutospacing="0" w:after="0" w:afterAutospacing="0"/>
              <w:ind w:left="0" w:right="-69" w:rightChars="-33"/>
              <w:jc w:val="center"/>
              <w:rPr>
                <w:rFonts w:hint="default"/>
                <w:szCs w:val="21"/>
              </w:rPr>
            </w:pPr>
          </w:p>
        </w:tc>
        <w:tc>
          <w:tcPr>
            <w:tcW w:w="1228" w:type="dxa"/>
            <w:tcBorders>
              <w:top w:val="single" w:color="auto" w:sz="4" w:space="0"/>
              <w:left w:val="nil"/>
              <w:bottom w:val="single" w:color="auto" w:sz="4" w:space="0"/>
              <w:right w:val="single" w:color="auto" w:sz="4" w:space="0"/>
            </w:tcBorders>
          </w:tcPr>
          <w:p w14:paraId="7E3D5CAE">
            <w:pPr>
              <w:keepNext w:val="0"/>
              <w:keepLines w:val="0"/>
              <w:suppressLineNumbers w:val="0"/>
              <w:spacing w:before="0" w:beforeAutospacing="0" w:after="0" w:afterAutospacing="0"/>
              <w:ind w:left="0" w:right="0"/>
              <w:rPr>
                <w:rFonts w:hint="default"/>
              </w:rPr>
            </w:pPr>
          </w:p>
        </w:tc>
        <w:tc>
          <w:tcPr>
            <w:tcW w:w="1694" w:type="dxa"/>
            <w:tcBorders>
              <w:top w:val="single" w:color="auto" w:sz="4" w:space="0"/>
              <w:left w:val="nil"/>
              <w:bottom w:val="single" w:color="auto" w:sz="4" w:space="0"/>
              <w:right w:val="single" w:color="auto" w:sz="4" w:space="0"/>
            </w:tcBorders>
          </w:tcPr>
          <w:p w14:paraId="49EF5093">
            <w:pPr>
              <w:keepNext w:val="0"/>
              <w:keepLines w:val="0"/>
              <w:suppressLineNumbers w:val="0"/>
              <w:spacing w:before="0" w:beforeAutospacing="0" w:after="0" w:afterAutospacing="0"/>
              <w:ind w:left="0" w:right="0"/>
              <w:rPr>
                <w:rFonts w:hint="default"/>
              </w:rPr>
            </w:pPr>
          </w:p>
        </w:tc>
        <w:tc>
          <w:tcPr>
            <w:tcW w:w="900" w:type="dxa"/>
            <w:tcBorders>
              <w:top w:val="single" w:color="auto" w:sz="4" w:space="0"/>
              <w:left w:val="nil"/>
              <w:bottom w:val="single" w:color="auto" w:sz="4" w:space="0"/>
              <w:right w:val="single" w:color="auto" w:sz="4" w:space="0"/>
            </w:tcBorders>
          </w:tcPr>
          <w:p w14:paraId="273E3F2D">
            <w:pPr>
              <w:keepNext w:val="0"/>
              <w:keepLines w:val="0"/>
              <w:suppressLineNumbers w:val="0"/>
              <w:spacing w:before="0" w:beforeAutospacing="0" w:after="0" w:afterAutospacing="0"/>
              <w:ind w:left="0" w:right="0"/>
              <w:rPr>
                <w:rFonts w:hint="default"/>
              </w:rPr>
            </w:pPr>
          </w:p>
        </w:tc>
        <w:tc>
          <w:tcPr>
            <w:tcW w:w="1401" w:type="dxa"/>
            <w:tcBorders>
              <w:top w:val="single" w:color="auto" w:sz="4" w:space="0"/>
              <w:left w:val="nil"/>
              <w:bottom w:val="single" w:color="auto" w:sz="4" w:space="0"/>
              <w:right w:val="single" w:color="auto" w:sz="4" w:space="0"/>
            </w:tcBorders>
          </w:tcPr>
          <w:p w14:paraId="1FE7B3DD">
            <w:pPr>
              <w:keepNext w:val="0"/>
              <w:keepLines w:val="0"/>
              <w:suppressLineNumbers w:val="0"/>
              <w:spacing w:before="0" w:beforeAutospacing="0" w:after="0" w:afterAutospacing="0"/>
              <w:ind w:left="0" w:right="0"/>
              <w:rPr>
                <w:rFonts w:hint="default"/>
              </w:rPr>
            </w:pPr>
          </w:p>
        </w:tc>
        <w:tc>
          <w:tcPr>
            <w:tcW w:w="709" w:type="dxa"/>
            <w:tcBorders>
              <w:top w:val="single" w:color="auto" w:sz="4" w:space="0"/>
              <w:left w:val="nil"/>
              <w:bottom w:val="single" w:color="auto" w:sz="4" w:space="0"/>
              <w:right w:val="single" w:color="auto" w:sz="4" w:space="0"/>
            </w:tcBorders>
          </w:tcPr>
          <w:p w14:paraId="26FA97E8">
            <w:pPr>
              <w:keepNext w:val="0"/>
              <w:keepLines w:val="0"/>
              <w:suppressLineNumbers w:val="0"/>
              <w:spacing w:before="0" w:beforeAutospacing="0" w:after="0" w:afterAutospacing="0"/>
              <w:ind w:left="0" w:right="0"/>
              <w:rPr>
                <w:rFonts w:hint="default"/>
              </w:rPr>
            </w:pPr>
          </w:p>
        </w:tc>
        <w:tc>
          <w:tcPr>
            <w:tcW w:w="992" w:type="dxa"/>
            <w:tcBorders>
              <w:top w:val="single" w:color="auto" w:sz="4" w:space="0"/>
              <w:left w:val="nil"/>
              <w:bottom w:val="single" w:color="auto" w:sz="4" w:space="0"/>
              <w:right w:val="single" w:color="auto" w:sz="4" w:space="0"/>
            </w:tcBorders>
          </w:tcPr>
          <w:p w14:paraId="5B947BFE">
            <w:pPr>
              <w:keepNext w:val="0"/>
              <w:keepLines w:val="0"/>
              <w:suppressLineNumbers w:val="0"/>
              <w:spacing w:before="0" w:beforeAutospacing="0" w:after="0" w:afterAutospacing="0"/>
              <w:ind w:left="0" w:right="0"/>
              <w:rPr>
                <w:rFonts w:hint="default"/>
              </w:rPr>
            </w:pPr>
          </w:p>
        </w:tc>
      </w:tr>
      <w:tr w14:paraId="6D017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2991C703">
            <w:pPr>
              <w:keepNext w:val="0"/>
              <w:keepLines w:val="0"/>
              <w:suppressLineNumbers w:val="0"/>
              <w:spacing w:before="0" w:beforeAutospacing="0" w:after="0" w:afterAutospacing="0"/>
              <w:ind w:left="0" w:right="-69" w:rightChars="-33"/>
              <w:jc w:val="center"/>
              <w:rPr>
                <w:rFonts w:hint="default"/>
                <w:szCs w:val="21"/>
              </w:rPr>
            </w:pPr>
          </w:p>
        </w:tc>
        <w:tc>
          <w:tcPr>
            <w:tcW w:w="1228" w:type="dxa"/>
            <w:tcBorders>
              <w:top w:val="single" w:color="auto" w:sz="4" w:space="0"/>
              <w:left w:val="nil"/>
              <w:bottom w:val="single" w:color="auto" w:sz="4" w:space="0"/>
              <w:right w:val="single" w:color="auto" w:sz="4" w:space="0"/>
            </w:tcBorders>
          </w:tcPr>
          <w:p w14:paraId="1E9F8450">
            <w:pPr>
              <w:keepNext w:val="0"/>
              <w:keepLines w:val="0"/>
              <w:suppressLineNumbers w:val="0"/>
              <w:spacing w:before="0" w:beforeAutospacing="0" w:after="0" w:afterAutospacing="0"/>
              <w:ind w:left="0" w:right="0"/>
              <w:rPr>
                <w:rFonts w:hint="default"/>
              </w:rPr>
            </w:pPr>
          </w:p>
        </w:tc>
        <w:tc>
          <w:tcPr>
            <w:tcW w:w="1694" w:type="dxa"/>
            <w:tcBorders>
              <w:top w:val="single" w:color="auto" w:sz="4" w:space="0"/>
              <w:left w:val="nil"/>
              <w:bottom w:val="single" w:color="auto" w:sz="4" w:space="0"/>
              <w:right w:val="single" w:color="auto" w:sz="4" w:space="0"/>
            </w:tcBorders>
          </w:tcPr>
          <w:p w14:paraId="65956C61">
            <w:pPr>
              <w:keepNext w:val="0"/>
              <w:keepLines w:val="0"/>
              <w:suppressLineNumbers w:val="0"/>
              <w:spacing w:before="0" w:beforeAutospacing="0" w:after="0" w:afterAutospacing="0"/>
              <w:ind w:left="0" w:right="0"/>
              <w:rPr>
                <w:rFonts w:hint="default"/>
              </w:rPr>
            </w:pPr>
          </w:p>
        </w:tc>
        <w:tc>
          <w:tcPr>
            <w:tcW w:w="900" w:type="dxa"/>
            <w:tcBorders>
              <w:top w:val="single" w:color="auto" w:sz="4" w:space="0"/>
              <w:left w:val="nil"/>
              <w:bottom w:val="single" w:color="auto" w:sz="4" w:space="0"/>
              <w:right w:val="single" w:color="auto" w:sz="4" w:space="0"/>
            </w:tcBorders>
          </w:tcPr>
          <w:p w14:paraId="2CA444D6">
            <w:pPr>
              <w:keepNext w:val="0"/>
              <w:keepLines w:val="0"/>
              <w:suppressLineNumbers w:val="0"/>
              <w:spacing w:before="0" w:beforeAutospacing="0" w:after="0" w:afterAutospacing="0"/>
              <w:ind w:left="0" w:right="0"/>
              <w:rPr>
                <w:rFonts w:hint="default"/>
              </w:rPr>
            </w:pPr>
          </w:p>
        </w:tc>
        <w:tc>
          <w:tcPr>
            <w:tcW w:w="1401" w:type="dxa"/>
            <w:tcBorders>
              <w:top w:val="single" w:color="auto" w:sz="4" w:space="0"/>
              <w:left w:val="nil"/>
              <w:bottom w:val="single" w:color="auto" w:sz="4" w:space="0"/>
              <w:right w:val="single" w:color="auto" w:sz="4" w:space="0"/>
            </w:tcBorders>
          </w:tcPr>
          <w:p w14:paraId="222C92A4">
            <w:pPr>
              <w:keepNext w:val="0"/>
              <w:keepLines w:val="0"/>
              <w:suppressLineNumbers w:val="0"/>
              <w:spacing w:before="0" w:beforeAutospacing="0" w:after="0" w:afterAutospacing="0"/>
              <w:ind w:left="0" w:right="0"/>
              <w:rPr>
                <w:rFonts w:hint="default"/>
              </w:rPr>
            </w:pPr>
          </w:p>
        </w:tc>
        <w:tc>
          <w:tcPr>
            <w:tcW w:w="709" w:type="dxa"/>
            <w:tcBorders>
              <w:top w:val="single" w:color="auto" w:sz="4" w:space="0"/>
              <w:left w:val="nil"/>
              <w:bottom w:val="single" w:color="auto" w:sz="4" w:space="0"/>
              <w:right w:val="single" w:color="auto" w:sz="4" w:space="0"/>
            </w:tcBorders>
          </w:tcPr>
          <w:p w14:paraId="3ADACAB5">
            <w:pPr>
              <w:keepNext w:val="0"/>
              <w:keepLines w:val="0"/>
              <w:suppressLineNumbers w:val="0"/>
              <w:spacing w:before="0" w:beforeAutospacing="0" w:after="0" w:afterAutospacing="0"/>
              <w:ind w:left="0" w:right="0"/>
              <w:rPr>
                <w:rFonts w:hint="default"/>
              </w:rPr>
            </w:pPr>
          </w:p>
        </w:tc>
        <w:tc>
          <w:tcPr>
            <w:tcW w:w="992" w:type="dxa"/>
            <w:tcBorders>
              <w:top w:val="single" w:color="auto" w:sz="4" w:space="0"/>
              <w:left w:val="nil"/>
              <w:bottom w:val="single" w:color="auto" w:sz="4" w:space="0"/>
              <w:right w:val="single" w:color="auto" w:sz="4" w:space="0"/>
            </w:tcBorders>
          </w:tcPr>
          <w:p w14:paraId="3A192FEB">
            <w:pPr>
              <w:keepNext w:val="0"/>
              <w:keepLines w:val="0"/>
              <w:suppressLineNumbers w:val="0"/>
              <w:spacing w:before="0" w:beforeAutospacing="0" w:after="0" w:afterAutospacing="0"/>
              <w:ind w:left="0" w:right="0"/>
              <w:rPr>
                <w:rFonts w:hint="default"/>
              </w:rPr>
            </w:pPr>
          </w:p>
        </w:tc>
      </w:tr>
      <w:tr w14:paraId="2FA6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2A91EA0F">
            <w:pPr>
              <w:keepNext w:val="0"/>
              <w:keepLines w:val="0"/>
              <w:suppressLineNumbers w:val="0"/>
              <w:spacing w:before="0" w:beforeAutospacing="0" w:after="0" w:afterAutospacing="0"/>
              <w:ind w:left="0" w:right="0"/>
              <w:rPr>
                <w:rFonts w:hint="default"/>
              </w:rPr>
            </w:pPr>
          </w:p>
        </w:tc>
        <w:tc>
          <w:tcPr>
            <w:tcW w:w="1228" w:type="dxa"/>
            <w:tcBorders>
              <w:top w:val="single" w:color="auto" w:sz="4" w:space="0"/>
              <w:left w:val="nil"/>
              <w:bottom w:val="single" w:color="auto" w:sz="4" w:space="0"/>
              <w:right w:val="single" w:color="auto" w:sz="4" w:space="0"/>
            </w:tcBorders>
          </w:tcPr>
          <w:p w14:paraId="155CC6F9">
            <w:pPr>
              <w:keepNext w:val="0"/>
              <w:keepLines w:val="0"/>
              <w:suppressLineNumbers w:val="0"/>
              <w:spacing w:before="0" w:beforeAutospacing="0" w:after="0" w:afterAutospacing="0"/>
              <w:ind w:left="0" w:right="0"/>
              <w:rPr>
                <w:rFonts w:hint="default"/>
              </w:rPr>
            </w:pPr>
          </w:p>
        </w:tc>
        <w:tc>
          <w:tcPr>
            <w:tcW w:w="1694" w:type="dxa"/>
            <w:tcBorders>
              <w:top w:val="single" w:color="auto" w:sz="4" w:space="0"/>
              <w:left w:val="nil"/>
              <w:bottom w:val="single" w:color="auto" w:sz="4" w:space="0"/>
              <w:right w:val="single" w:color="auto" w:sz="4" w:space="0"/>
            </w:tcBorders>
          </w:tcPr>
          <w:p w14:paraId="759D1833">
            <w:pPr>
              <w:keepNext w:val="0"/>
              <w:keepLines w:val="0"/>
              <w:suppressLineNumbers w:val="0"/>
              <w:spacing w:before="0" w:beforeAutospacing="0" w:after="0" w:afterAutospacing="0"/>
              <w:ind w:left="0" w:right="0"/>
              <w:rPr>
                <w:rFonts w:hint="default"/>
              </w:rPr>
            </w:pPr>
          </w:p>
        </w:tc>
        <w:tc>
          <w:tcPr>
            <w:tcW w:w="900" w:type="dxa"/>
            <w:tcBorders>
              <w:top w:val="single" w:color="auto" w:sz="4" w:space="0"/>
              <w:left w:val="nil"/>
              <w:bottom w:val="single" w:color="auto" w:sz="4" w:space="0"/>
              <w:right w:val="single" w:color="auto" w:sz="4" w:space="0"/>
            </w:tcBorders>
          </w:tcPr>
          <w:p w14:paraId="33C18368">
            <w:pPr>
              <w:keepNext w:val="0"/>
              <w:keepLines w:val="0"/>
              <w:suppressLineNumbers w:val="0"/>
              <w:spacing w:before="0" w:beforeAutospacing="0" w:after="0" w:afterAutospacing="0"/>
              <w:ind w:left="0" w:right="0"/>
              <w:rPr>
                <w:rFonts w:hint="default"/>
              </w:rPr>
            </w:pPr>
          </w:p>
        </w:tc>
        <w:tc>
          <w:tcPr>
            <w:tcW w:w="1401" w:type="dxa"/>
            <w:tcBorders>
              <w:top w:val="single" w:color="auto" w:sz="4" w:space="0"/>
              <w:left w:val="nil"/>
              <w:bottom w:val="single" w:color="auto" w:sz="4" w:space="0"/>
              <w:right w:val="single" w:color="auto" w:sz="4" w:space="0"/>
            </w:tcBorders>
          </w:tcPr>
          <w:p w14:paraId="596B51BD">
            <w:pPr>
              <w:keepNext w:val="0"/>
              <w:keepLines w:val="0"/>
              <w:suppressLineNumbers w:val="0"/>
              <w:spacing w:before="0" w:beforeAutospacing="0" w:after="0" w:afterAutospacing="0"/>
              <w:ind w:left="0" w:right="0"/>
              <w:rPr>
                <w:rFonts w:hint="default"/>
              </w:rPr>
            </w:pPr>
          </w:p>
        </w:tc>
        <w:tc>
          <w:tcPr>
            <w:tcW w:w="709" w:type="dxa"/>
            <w:tcBorders>
              <w:top w:val="single" w:color="auto" w:sz="4" w:space="0"/>
              <w:left w:val="nil"/>
              <w:bottom w:val="single" w:color="auto" w:sz="4" w:space="0"/>
              <w:right w:val="single" w:color="auto" w:sz="4" w:space="0"/>
            </w:tcBorders>
          </w:tcPr>
          <w:p w14:paraId="0FA6BD1E">
            <w:pPr>
              <w:keepNext w:val="0"/>
              <w:keepLines w:val="0"/>
              <w:suppressLineNumbers w:val="0"/>
              <w:spacing w:before="0" w:beforeAutospacing="0" w:after="0" w:afterAutospacing="0"/>
              <w:ind w:left="0" w:right="0"/>
              <w:rPr>
                <w:rFonts w:hint="default"/>
              </w:rPr>
            </w:pPr>
          </w:p>
        </w:tc>
        <w:tc>
          <w:tcPr>
            <w:tcW w:w="992" w:type="dxa"/>
            <w:tcBorders>
              <w:top w:val="single" w:color="auto" w:sz="4" w:space="0"/>
              <w:left w:val="nil"/>
              <w:bottom w:val="single" w:color="auto" w:sz="4" w:space="0"/>
              <w:right w:val="single" w:color="auto" w:sz="4" w:space="0"/>
            </w:tcBorders>
          </w:tcPr>
          <w:p w14:paraId="5CA50221">
            <w:pPr>
              <w:keepNext w:val="0"/>
              <w:keepLines w:val="0"/>
              <w:suppressLineNumbers w:val="0"/>
              <w:spacing w:before="0" w:beforeAutospacing="0" w:after="0" w:afterAutospacing="0"/>
              <w:ind w:left="0" w:right="0"/>
              <w:rPr>
                <w:rFonts w:hint="default"/>
              </w:rPr>
            </w:pPr>
          </w:p>
        </w:tc>
      </w:tr>
      <w:tr w14:paraId="400F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tcBorders>
              <w:top w:val="single" w:color="auto" w:sz="4" w:space="0"/>
              <w:left w:val="single" w:color="auto" w:sz="4" w:space="0"/>
              <w:bottom w:val="single" w:color="auto" w:sz="4" w:space="0"/>
              <w:right w:val="single" w:color="auto" w:sz="4" w:space="0"/>
            </w:tcBorders>
          </w:tcPr>
          <w:p w14:paraId="3894E737">
            <w:pPr>
              <w:keepNext w:val="0"/>
              <w:keepLines w:val="0"/>
              <w:suppressLineNumbers w:val="0"/>
              <w:spacing w:before="0" w:beforeAutospacing="0" w:after="0" w:afterAutospacing="0"/>
              <w:ind w:left="0" w:right="0"/>
              <w:rPr>
                <w:rFonts w:hint="default"/>
              </w:rPr>
            </w:pPr>
          </w:p>
        </w:tc>
        <w:tc>
          <w:tcPr>
            <w:tcW w:w="1228" w:type="dxa"/>
            <w:tcBorders>
              <w:top w:val="single" w:color="auto" w:sz="4" w:space="0"/>
              <w:left w:val="nil"/>
              <w:bottom w:val="single" w:color="auto" w:sz="4" w:space="0"/>
              <w:right w:val="single" w:color="auto" w:sz="4" w:space="0"/>
            </w:tcBorders>
          </w:tcPr>
          <w:p w14:paraId="1A3BA4FB">
            <w:pPr>
              <w:keepNext w:val="0"/>
              <w:keepLines w:val="0"/>
              <w:suppressLineNumbers w:val="0"/>
              <w:spacing w:before="0" w:beforeAutospacing="0" w:after="0" w:afterAutospacing="0"/>
              <w:ind w:left="0" w:right="0"/>
              <w:rPr>
                <w:rFonts w:hint="default"/>
              </w:rPr>
            </w:pPr>
          </w:p>
        </w:tc>
        <w:tc>
          <w:tcPr>
            <w:tcW w:w="1694" w:type="dxa"/>
            <w:tcBorders>
              <w:top w:val="single" w:color="auto" w:sz="4" w:space="0"/>
              <w:left w:val="nil"/>
              <w:bottom w:val="single" w:color="auto" w:sz="4" w:space="0"/>
              <w:right w:val="single" w:color="auto" w:sz="4" w:space="0"/>
            </w:tcBorders>
          </w:tcPr>
          <w:p w14:paraId="7BBC9E0A">
            <w:pPr>
              <w:keepNext w:val="0"/>
              <w:keepLines w:val="0"/>
              <w:suppressLineNumbers w:val="0"/>
              <w:spacing w:before="0" w:beforeAutospacing="0" w:after="0" w:afterAutospacing="0"/>
              <w:ind w:left="0" w:right="0"/>
              <w:rPr>
                <w:rFonts w:hint="default"/>
              </w:rPr>
            </w:pPr>
          </w:p>
        </w:tc>
        <w:tc>
          <w:tcPr>
            <w:tcW w:w="900" w:type="dxa"/>
            <w:tcBorders>
              <w:top w:val="single" w:color="auto" w:sz="4" w:space="0"/>
              <w:left w:val="nil"/>
              <w:bottom w:val="single" w:color="auto" w:sz="4" w:space="0"/>
              <w:right w:val="single" w:color="auto" w:sz="4" w:space="0"/>
            </w:tcBorders>
          </w:tcPr>
          <w:p w14:paraId="38FAF82A">
            <w:pPr>
              <w:keepNext w:val="0"/>
              <w:keepLines w:val="0"/>
              <w:suppressLineNumbers w:val="0"/>
              <w:spacing w:before="0" w:beforeAutospacing="0" w:after="0" w:afterAutospacing="0"/>
              <w:ind w:left="0" w:right="0"/>
              <w:rPr>
                <w:rFonts w:hint="default"/>
              </w:rPr>
            </w:pPr>
          </w:p>
        </w:tc>
        <w:tc>
          <w:tcPr>
            <w:tcW w:w="1401" w:type="dxa"/>
            <w:tcBorders>
              <w:top w:val="single" w:color="auto" w:sz="4" w:space="0"/>
              <w:left w:val="nil"/>
              <w:bottom w:val="single" w:color="auto" w:sz="4" w:space="0"/>
              <w:right w:val="single" w:color="auto" w:sz="4" w:space="0"/>
            </w:tcBorders>
          </w:tcPr>
          <w:p w14:paraId="6B7FE0E2">
            <w:pPr>
              <w:keepNext w:val="0"/>
              <w:keepLines w:val="0"/>
              <w:suppressLineNumbers w:val="0"/>
              <w:spacing w:before="0" w:beforeAutospacing="0" w:after="0" w:afterAutospacing="0"/>
              <w:ind w:left="0" w:right="0"/>
              <w:rPr>
                <w:rFonts w:hint="default"/>
              </w:rPr>
            </w:pPr>
          </w:p>
        </w:tc>
        <w:tc>
          <w:tcPr>
            <w:tcW w:w="709" w:type="dxa"/>
            <w:tcBorders>
              <w:top w:val="single" w:color="auto" w:sz="4" w:space="0"/>
              <w:left w:val="nil"/>
              <w:bottom w:val="single" w:color="auto" w:sz="4" w:space="0"/>
              <w:right w:val="single" w:color="auto" w:sz="4" w:space="0"/>
            </w:tcBorders>
          </w:tcPr>
          <w:p w14:paraId="3F82AE3D">
            <w:pPr>
              <w:keepNext w:val="0"/>
              <w:keepLines w:val="0"/>
              <w:suppressLineNumbers w:val="0"/>
              <w:spacing w:before="0" w:beforeAutospacing="0" w:after="0" w:afterAutospacing="0"/>
              <w:ind w:left="0" w:right="0"/>
              <w:rPr>
                <w:rFonts w:hint="default"/>
              </w:rPr>
            </w:pPr>
          </w:p>
        </w:tc>
        <w:tc>
          <w:tcPr>
            <w:tcW w:w="992" w:type="dxa"/>
            <w:tcBorders>
              <w:top w:val="single" w:color="auto" w:sz="4" w:space="0"/>
              <w:left w:val="nil"/>
              <w:bottom w:val="single" w:color="auto" w:sz="4" w:space="0"/>
              <w:right w:val="single" w:color="auto" w:sz="4" w:space="0"/>
            </w:tcBorders>
          </w:tcPr>
          <w:p w14:paraId="77B2825A">
            <w:pPr>
              <w:keepNext w:val="0"/>
              <w:keepLines w:val="0"/>
              <w:suppressLineNumbers w:val="0"/>
              <w:spacing w:before="0" w:beforeAutospacing="0" w:after="0" w:afterAutospacing="0"/>
              <w:ind w:left="0" w:right="0"/>
              <w:rPr>
                <w:rFonts w:hint="default"/>
              </w:rPr>
            </w:pPr>
          </w:p>
        </w:tc>
      </w:tr>
    </w:tbl>
    <w:p w14:paraId="3350E282">
      <w:pPr>
        <w:ind w:firstLine="482" w:firstLineChars="200"/>
        <w:rPr>
          <w:rFonts w:hAnsi="宋体"/>
          <w:b/>
          <w:bCs/>
        </w:rPr>
      </w:pPr>
      <w:r>
        <w:rPr>
          <w:rFonts w:hAnsi="宋体"/>
          <w:b/>
          <w:bCs/>
          <w:sz w:val="24"/>
        </w:rPr>
        <w:t xml:space="preserve"> </w:t>
      </w:r>
    </w:p>
    <w:tbl>
      <w:tblPr>
        <w:tblStyle w:val="42"/>
        <w:tblW w:w="74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2262"/>
        <w:gridCol w:w="2604"/>
        <w:gridCol w:w="1705"/>
      </w:tblGrid>
      <w:tr w14:paraId="49D5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tcBorders>
              <w:top w:val="single" w:color="auto" w:sz="4" w:space="0"/>
              <w:left w:val="single" w:color="auto" w:sz="4" w:space="0"/>
              <w:bottom w:val="single" w:color="auto" w:sz="4" w:space="0"/>
              <w:right w:val="single" w:color="auto" w:sz="4" w:space="0"/>
            </w:tcBorders>
          </w:tcPr>
          <w:p w14:paraId="6D5545FA">
            <w:pPr>
              <w:keepNext w:val="0"/>
              <w:keepLines w:val="0"/>
              <w:suppressLineNumbers w:val="0"/>
              <w:spacing w:before="0" w:beforeAutospacing="0" w:after="0" w:afterAutospacing="0"/>
              <w:ind w:left="0" w:right="0"/>
              <w:jc w:val="center"/>
              <w:rPr>
                <w:rFonts w:hint="default"/>
                <w:szCs w:val="21"/>
              </w:rPr>
            </w:pPr>
            <w:r>
              <w:rPr>
                <w:rFonts w:hint="eastAsia"/>
              </w:rPr>
              <w:t>序号</w:t>
            </w:r>
          </w:p>
        </w:tc>
        <w:tc>
          <w:tcPr>
            <w:tcW w:w="2262" w:type="dxa"/>
            <w:tcBorders>
              <w:top w:val="single" w:color="auto" w:sz="4" w:space="0"/>
              <w:left w:val="nil"/>
              <w:bottom w:val="single" w:color="auto" w:sz="4" w:space="0"/>
              <w:right w:val="single" w:color="auto" w:sz="4" w:space="0"/>
            </w:tcBorders>
          </w:tcPr>
          <w:p w14:paraId="55CE7AD3">
            <w:pPr>
              <w:keepNext w:val="0"/>
              <w:keepLines w:val="0"/>
              <w:suppressLineNumbers w:val="0"/>
              <w:spacing w:before="0" w:beforeAutospacing="0" w:after="0" w:afterAutospacing="0"/>
              <w:ind w:left="0" w:right="0"/>
              <w:jc w:val="center"/>
              <w:rPr>
                <w:rFonts w:hint="default"/>
              </w:rPr>
            </w:pPr>
            <w:r>
              <w:rPr>
                <w:rFonts w:hint="eastAsia"/>
              </w:rPr>
              <w:t>服务名称</w:t>
            </w:r>
          </w:p>
        </w:tc>
        <w:tc>
          <w:tcPr>
            <w:tcW w:w="2604" w:type="dxa"/>
            <w:tcBorders>
              <w:top w:val="single" w:color="auto" w:sz="4" w:space="0"/>
              <w:left w:val="nil"/>
              <w:bottom w:val="single" w:color="auto" w:sz="4" w:space="0"/>
              <w:right w:val="single" w:color="auto" w:sz="4" w:space="0"/>
            </w:tcBorders>
          </w:tcPr>
          <w:p w14:paraId="473F630C">
            <w:pPr>
              <w:keepNext w:val="0"/>
              <w:keepLines w:val="0"/>
              <w:suppressLineNumbers w:val="0"/>
              <w:spacing w:before="0" w:beforeAutospacing="0" w:after="0" w:afterAutospacing="0"/>
              <w:ind w:left="0" w:right="0"/>
              <w:jc w:val="center"/>
              <w:rPr>
                <w:rFonts w:hint="default"/>
              </w:rPr>
            </w:pPr>
            <w:r>
              <w:rPr>
                <w:rFonts w:hint="eastAsia"/>
              </w:rPr>
              <w:t>服务内容</w:t>
            </w:r>
          </w:p>
        </w:tc>
        <w:tc>
          <w:tcPr>
            <w:tcW w:w="1705" w:type="dxa"/>
            <w:tcBorders>
              <w:top w:val="single" w:color="auto" w:sz="4" w:space="0"/>
              <w:left w:val="nil"/>
              <w:bottom w:val="single" w:color="auto" w:sz="4" w:space="0"/>
              <w:right w:val="single" w:color="auto" w:sz="4" w:space="0"/>
            </w:tcBorders>
          </w:tcPr>
          <w:p w14:paraId="5D14344D">
            <w:pPr>
              <w:keepNext w:val="0"/>
              <w:keepLines w:val="0"/>
              <w:suppressLineNumbers w:val="0"/>
              <w:spacing w:before="0" w:beforeAutospacing="0" w:after="0" w:afterAutospacing="0"/>
              <w:ind w:left="0" w:right="0"/>
              <w:jc w:val="center"/>
              <w:rPr>
                <w:rFonts w:hint="default"/>
              </w:rPr>
            </w:pPr>
            <w:r>
              <w:rPr>
                <w:rFonts w:hint="eastAsia"/>
              </w:rPr>
              <w:t>价格（元）</w:t>
            </w:r>
          </w:p>
        </w:tc>
      </w:tr>
      <w:tr w14:paraId="76CF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tcBorders>
              <w:top w:val="single" w:color="auto" w:sz="4" w:space="0"/>
              <w:left w:val="single" w:color="auto" w:sz="4" w:space="0"/>
              <w:bottom w:val="single" w:color="auto" w:sz="4" w:space="0"/>
              <w:right w:val="single" w:color="auto" w:sz="4" w:space="0"/>
            </w:tcBorders>
          </w:tcPr>
          <w:p w14:paraId="67C91B3A">
            <w:pPr>
              <w:keepNext w:val="0"/>
              <w:keepLines w:val="0"/>
              <w:suppressLineNumbers w:val="0"/>
              <w:spacing w:before="0" w:beforeAutospacing="0" w:after="0" w:afterAutospacing="0"/>
              <w:ind w:left="0" w:right="-69" w:rightChars="-33"/>
              <w:jc w:val="center"/>
              <w:rPr>
                <w:rFonts w:hint="default"/>
              </w:rPr>
            </w:pPr>
            <w:r>
              <w:rPr>
                <w:rFonts w:hint="eastAsia"/>
              </w:rPr>
              <w:t>1</w:t>
            </w:r>
          </w:p>
        </w:tc>
        <w:tc>
          <w:tcPr>
            <w:tcW w:w="2262" w:type="dxa"/>
            <w:tcBorders>
              <w:top w:val="single" w:color="auto" w:sz="4" w:space="0"/>
              <w:left w:val="nil"/>
              <w:bottom w:val="single" w:color="auto" w:sz="4" w:space="0"/>
              <w:right w:val="single" w:color="auto" w:sz="4" w:space="0"/>
            </w:tcBorders>
          </w:tcPr>
          <w:p w14:paraId="24001C6B">
            <w:pPr>
              <w:keepNext w:val="0"/>
              <w:keepLines w:val="0"/>
              <w:suppressLineNumbers w:val="0"/>
              <w:spacing w:before="0" w:beforeAutospacing="0" w:after="0" w:afterAutospacing="0"/>
              <w:ind w:left="0" w:right="0"/>
              <w:jc w:val="center"/>
              <w:rPr>
                <w:rFonts w:hint="default"/>
              </w:rPr>
            </w:pPr>
            <w:r>
              <w:rPr>
                <w:rFonts w:hint="eastAsia"/>
              </w:rPr>
              <w:t>延续保修合同</w:t>
            </w:r>
          </w:p>
        </w:tc>
        <w:tc>
          <w:tcPr>
            <w:tcW w:w="2604" w:type="dxa"/>
            <w:tcBorders>
              <w:top w:val="single" w:color="auto" w:sz="4" w:space="0"/>
              <w:left w:val="nil"/>
              <w:bottom w:val="single" w:color="auto" w:sz="4" w:space="0"/>
              <w:right w:val="single" w:color="auto" w:sz="4" w:space="0"/>
            </w:tcBorders>
          </w:tcPr>
          <w:p w14:paraId="6A1B59DF">
            <w:pPr>
              <w:keepNext w:val="0"/>
              <w:keepLines w:val="0"/>
              <w:suppressLineNumbers w:val="0"/>
              <w:spacing w:before="0" w:beforeAutospacing="0" w:after="0" w:afterAutospacing="0"/>
              <w:ind w:left="0" w:right="0"/>
              <w:jc w:val="center"/>
              <w:rPr>
                <w:rFonts w:hint="default" w:hAnsi="宋体"/>
                <w:b/>
                <w:bCs/>
              </w:rPr>
            </w:pPr>
          </w:p>
        </w:tc>
        <w:tc>
          <w:tcPr>
            <w:tcW w:w="1705" w:type="dxa"/>
            <w:tcBorders>
              <w:top w:val="single" w:color="auto" w:sz="4" w:space="0"/>
              <w:left w:val="nil"/>
              <w:bottom w:val="single" w:color="auto" w:sz="4" w:space="0"/>
              <w:right w:val="single" w:color="auto" w:sz="4" w:space="0"/>
            </w:tcBorders>
          </w:tcPr>
          <w:p w14:paraId="5CA1850A">
            <w:pPr>
              <w:keepNext w:val="0"/>
              <w:keepLines w:val="0"/>
              <w:suppressLineNumbers w:val="0"/>
              <w:spacing w:before="0" w:beforeAutospacing="0" w:after="0" w:afterAutospacing="0"/>
              <w:ind w:left="0" w:right="0"/>
              <w:jc w:val="center"/>
              <w:rPr>
                <w:rFonts w:hint="default" w:hAnsi="宋体"/>
                <w:b/>
                <w:bCs/>
              </w:rPr>
            </w:pPr>
          </w:p>
        </w:tc>
      </w:tr>
      <w:tr w14:paraId="7CDE2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 w:type="dxa"/>
            <w:tcBorders>
              <w:top w:val="single" w:color="auto" w:sz="4" w:space="0"/>
              <w:left w:val="single" w:color="auto" w:sz="4" w:space="0"/>
              <w:bottom w:val="single" w:color="auto" w:sz="4" w:space="0"/>
              <w:right w:val="single" w:color="auto" w:sz="4" w:space="0"/>
            </w:tcBorders>
          </w:tcPr>
          <w:p w14:paraId="2E05D7A6">
            <w:pPr>
              <w:keepNext w:val="0"/>
              <w:keepLines w:val="0"/>
              <w:suppressLineNumbers w:val="0"/>
              <w:spacing w:before="0" w:beforeAutospacing="0" w:after="0" w:afterAutospacing="0"/>
              <w:ind w:left="0" w:right="-69" w:rightChars="-33"/>
              <w:jc w:val="center"/>
              <w:rPr>
                <w:rFonts w:hint="default"/>
                <w:szCs w:val="21"/>
              </w:rPr>
            </w:pPr>
          </w:p>
        </w:tc>
        <w:tc>
          <w:tcPr>
            <w:tcW w:w="2262" w:type="dxa"/>
            <w:tcBorders>
              <w:top w:val="single" w:color="auto" w:sz="4" w:space="0"/>
              <w:left w:val="nil"/>
              <w:bottom w:val="single" w:color="auto" w:sz="4" w:space="0"/>
              <w:right w:val="single" w:color="auto" w:sz="4" w:space="0"/>
            </w:tcBorders>
          </w:tcPr>
          <w:p w14:paraId="354AA9A9">
            <w:pPr>
              <w:keepNext w:val="0"/>
              <w:keepLines w:val="0"/>
              <w:suppressLineNumbers w:val="0"/>
              <w:spacing w:before="0" w:beforeAutospacing="0" w:after="0" w:afterAutospacing="0"/>
              <w:ind w:left="0" w:right="0"/>
              <w:jc w:val="center"/>
              <w:rPr>
                <w:rFonts w:hint="default"/>
              </w:rPr>
            </w:pPr>
          </w:p>
        </w:tc>
        <w:tc>
          <w:tcPr>
            <w:tcW w:w="2604" w:type="dxa"/>
            <w:tcBorders>
              <w:top w:val="single" w:color="auto" w:sz="4" w:space="0"/>
              <w:left w:val="nil"/>
              <w:bottom w:val="single" w:color="auto" w:sz="4" w:space="0"/>
              <w:right w:val="single" w:color="auto" w:sz="4" w:space="0"/>
            </w:tcBorders>
          </w:tcPr>
          <w:p w14:paraId="62606053">
            <w:pPr>
              <w:keepNext w:val="0"/>
              <w:keepLines w:val="0"/>
              <w:suppressLineNumbers w:val="0"/>
              <w:spacing w:before="0" w:beforeAutospacing="0" w:after="0" w:afterAutospacing="0"/>
              <w:ind w:left="0" w:right="0"/>
              <w:jc w:val="center"/>
              <w:rPr>
                <w:rFonts w:hint="default" w:hAnsi="宋体"/>
                <w:b/>
                <w:bCs/>
              </w:rPr>
            </w:pPr>
          </w:p>
        </w:tc>
        <w:tc>
          <w:tcPr>
            <w:tcW w:w="1705" w:type="dxa"/>
            <w:tcBorders>
              <w:top w:val="single" w:color="auto" w:sz="4" w:space="0"/>
              <w:left w:val="nil"/>
              <w:bottom w:val="single" w:color="auto" w:sz="4" w:space="0"/>
              <w:right w:val="single" w:color="auto" w:sz="4" w:space="0"/>
            </w:tcBorders>
          </w:tcPr>
          <w:p w14:paraId="2B06ED26">
            <w:pPr>
              <w:keepNext w:val="0"/>
              <w:keepLines w:val="0"/>
              <w:suppressLineNumbers w:val="0"/>
              <w:spacing w:before="0" w:beforeAutospacing="0" w:after="0" w:afterAutospacing="0"/>
              <w:ind w:left="0" w:right="0"/>
              <w:jc w:val="center"/>
              <w:rPr>
                <w:rFonts w:hint="default" w:hAnsi="宋体"/>
                <w:b/>
                <w:bCs/>
              </w:rPr>
            </w:pPr>
          </w:p>
        </w:tc>
      </w:tr>
    </w:tbl>
    <w:p w14:paraId="11447EAF">
      <w:pPr>
        <w:ind w:firstLine="482" w:firstLineChars="200"/>
        <w:rPr>
          <w:rFonts w:hAnsi="宋体"/>
          <w:b/>
          <w:bCs/>
        </w:rPr>
      </w:pPr>
      <w:r>
        <w:rPr>
          <w:rFonts w:hAnsi="宋体"/>
          <w:b/>
          <w:bCs/>
          <w:sz w:val="24"/>
        </w:rPr>
        <w:t xml:space="preserve"> </w:t>
      </w:r>
    </w:p>
    <w:commentRangeEnd w:id="62"/>
    <w:p w14:paraId="0DAEC6BB">
      <w:pPr>
        <w:tabs>
          <w:tab w:val="left" w:pos="720"/>
        </w:tabs>
        <w:jc w:val="center"/>
        <w:rPr>
          <w:b/>
          <w:sz w:val="24"/>
        </w:rPr>
      </w:pPr>
      <w:r>
        <w:commentReference w:id="62"/>
      </w:r>
    </w:p>
    <w:p w14:paraId="77BFDD33">
      <w:pPr>
        <w:tabs>
          <w:tab w:val="left" w:pos="720"/>
        </w:tabs>
        <w:jc w:val="center"/>
        <w:rPr>
          <w:b/>
          <w:sz w:val="24"/>
        </w:rPr>
      </w:pPr>
    </w:p>
    <w:p w14:paraId="09A0C7E0">
      <w:pPr>
        <w:tabs>
          <w:tab w:val="left" w:pos="720"/>
        </w:tabs>
        <w:jc w:val="center"/>
        <w:rPr>
          <w:b/>
          <w:sz w:val="24"/>
        </w:rPr>
      </w:pPr>
    </w:p>
    <w:p w14:paraId="146F0543">
      <w:pPr>
        <w:pStyle w:val="2"/>
        <w:rPr>
          <w:rFonts w:hAnsi="宋体"/>
          <w:b/>
          <w:bCs/>
          <w:sz w:val="24"/>
        </w:rPr>
      </w:pPr>
    </w:p>
    <w:p w14:paraId="513523A7">
      <w:pPr>
        <w:pStyle w:val="35"/>
        <w:rPr>
          <w:rFonts w:hAnsi="宋体"/>
          <w:b/>
          <w:bCs/>
          <w:sz w:val="24"/>
        </w:rPr>
      </w:pPr>
    </w:p>
    <w:p w14:paraId="360976F9">
      <w:pPr>
        <w:pStyle w:val="35"/>
        <w:rPr>
          <w:rFonts w:hAnsi="宋体"/>
          <w:b/>
          <w:bCs/>
          <w:sz w:val="24"/>
        </w:rPr>
      </w:pPr>
    </w:p>
    <w:p w14:paraId="13962C3C">
      <w:pPr>
        <w:tabs>
          <w:tab w:val="left" w:pos="720"/>
        </w:tabs>
        <w:jc w:val="center"/>
        <w:rPr>
          <w:b/>
          <w:sz w:val="24"/>
        </w:rPr>
      </w:pPr>
      <w:r>
        <w:rPr>
          <w:rFonts w:hint="eastAsia"/>
          <w:b/>
          <w:sz w:val="24"/>
        </w:rPr>
        <w:t>（四）</w:t>
      </w:r>
      <w:bookmarkStart w:id="47" w:name="_Hlk72073235"/>
      <w:r>
        <w:rPr>
          <w:rFonts w:hint="eastAsia"/>
          <w:b/>
          <w:sz w:val="24"/>
        </w:rPr>
        <w:t>投标人认为需要涉及的其他内容报价清单</w:t>
      </w:r>
      <w:bookmarkEnd w:id="47"/>
    </w:p>
    <w:p w14:paraId="74F4AA37">
      <w:pPr>
        <w:rPr>
          <w:b/>
          <w:bCs/>
        </w:rPr>
      </w:pPr>
    </w:p>
    <w:p w14:paraId="2C2CBA3D">
      <w:pPr>
        <w:rPr>
          <w:rFonts w:hint="eastAsia" w:ascii="黑体" w:hAnsi="黑体" w:eastAsia="黑体" w:cs="黑体"/>
          <w:b w:val="0"/>
          <w:bCs w:val="0"/>
          <w:sz w:val="24"/>
          <w:szCs w:val="28"/>
        </w:rPr>
      </w:pPr>
      <w:r>
        <w:rPr>
          <w:rFonts w:hint="eastAsia" w:ascii="黑体" w:hAnsi="黑体" w:eastAsia="黑体" w:cs="黑体"/>
          <w:b w:val="0"/>
          <w:bCs w:val="0"/>
          <w:sz w:val="24"/>
          <w:szCs w:val="28"/>
        </w:rPr>
        <w:br w:type="page"/>
      </w:r>
    </w:p>
    <w:p w14:paraId="7E513FFD">
      <w:pPr>
        <w:pStyle w:val="4"/>
        <w:spacing w:before="0" w:after="0"/>
        <w:jc w:val="center"/>
        <w:rPr>
          <w:rFonts w:ascii="黑体" w:hAnsi="黑体" w:eastAsia="黑体" w:cs="黑体"/>
          <w:b w:val="0"/>
          <w:bCs w:val="0"/>
          <w:sz w:val="24"/>
          <w:szCs w:val="28"/>
        </w:rPr>
      </w:pPr>
      <w:r>
        <w:rPr>
          <w:rFonts w:hint="eastAsia" w:ascii="黑体" w:hAnsi="黑体" w:eastAsia="黑体" w:cs="黑体"/>
          <w:b w:val="0"/>
          <w:bCs w:val="0"/>
          <w:sz w:val="24"/>
          <w:szCs w:val="28"/>
          <w:lang w:val="en-US" w:eastAsia="zh-CN"/>
        </w:rPr>
        <w:t>五</w:t>
      </w:r>
      <w:r>
        <w:rPr>
          <w:rFonts w:hint="eastAsia" w:ascii="黑体" w:hAnsi="黑体" w:eastAsia="黑体" w:cs="黑体"/>
          <w:b w:val="0"/>
          <w:bCs w:val="0"/>
          <w:sz w:val="24"/>
          <w:szCs w:val="28"/>
        </w:rPr>
        <w:t>、供应商基本情况表</w:t>
      </w:r>
    </w:p>
    <w:p w14:paraId="51FB1305"/>
    <w:p w14:paraId="63AA5225">
      <w:pPr>
        <w:rPr>
          <w:rFonts w:ascii="宋体" w:hAnsi="宋体" w:cs="宋体"/>
          <w:sz w:val="24"/>
        </w:rPr>
      </w:pPr>
      <w:r>
        <w:rPr>
          <w:rFonts w:hint="eastAsia" w:ascii="宋体" w:hAnsi="宋体" w:cs="宋体"/>
          <w:sz w:val="24"/>
        </w:rPr>
        <w:t>填表单位：</w:t>
      </w:r>
      <w:r>
        <w:rPr>
          <w:rFonts w:hint="eastAsia" w:ascii="宋体" w:hAnsi="宋体" w:cs="宋体"/>
          <w:b/>
          <w:color w:val="FF0000"/>
          <w:sz w:val="24"/>
          <w:highlight w:val="yellow"/>
        </w:rPr>
        <w:t>（加盖单位公章）</w:t>
      </w:r>
      <w:r>
        <w:rPr>
          <w:rFonts w:hint="eastAsia" w:ascii="宋体" w:hAnsi="宋体" w:cs="宋体"/>
          <w:sz w:val="24"/>
        </w:rPr>
        <w:tab/>
      </w:r>
      <w:r>
        <w:rPr>
          <w:rFonts w:hint="eastAsia" w:ascii="宋体" w:hAnsi="宋体" w:cs="宋体"/>
          <w:sz w:val="24"/>
        </w:rPr>
        <w:t xml:space="preserve">                   填表日期：    年   月   日</w:t>
      </w:r>
    </w:p>
    <w:tbl>
      <w:tblPr>
        <w:tblStyle w:val="43"/>
        <w:tblW w:w="95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676"/>
        <w:gridCol w:w="1315"/>
        <w:gridCol w:w="1238"/>
        <w:gridCol w:w="791"/>
        <w:gridCol w:w="912"/>
        <w:gridCol w:w="1972"/>
        <w:gridCol w:w="1928"/>
      </w:tblGrid>
      <w:tr w14:paraId="4433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412" w:type="dxa"/>
            <w:gridSpan w:val="2"/>
            <w:tcBorders>
              <w:top w:val="single" w:color="auto" w:sz="4" w:space="0"/>
              <w:left w:val="single" w:color="auto" w:sz="4" w:space="0"/>
              <w:bottom w:val="single" w:color="auto" w:sz="4" w:space="0"/>
              <w:right w:val="single" w:color="auto" w:sz="4" w:space="0"/>
            </w:tcBorders>
            <w:vAlign w:val="center"/>
          </w:tcPr>
          <w:p w14:paraId="4AFB5CA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采购人</w:t>
            </w:r>
          </w:p>
        </w:tc>
        <w:tc>
          <w:tcPr>
            <w:tcW w:w="2553" w:type="dxa"/>
            <w:gridSpan w:val="2"/>
            <w:tcBorders>
              <w:top w:val="single" w:color="auto" w:sz="4" w:space="0"/>
              <w:left w:val="single" w:color="auto" w:sz="4" w:space="0"/>
              <w:bottom w:val="single" w:color="auto" w:sz="4" w:space="0"/>
              <w:right w:val="single" w:color="auto" w:sz="4" w:space="0"/>
            </w:tcBorders>
            <w:vAlign w:val="center"/>
          </w:tcPr>
          <w:p w14:paraId="06C7A87D">
            <w:pPr>
              <w:keepNext w:val="0"/>
              <w:keepLines w:val="0"/>
              <w:suppressLineNumbers w:val="0"/>
              <w:spacing w:before="0" w:beforeAutospacing="0" w:after="0" w:afterAutospacing="0" w:line="400" w:lineRule="exact"/>
              <w:ind w:left="0" w:right="0"/>
              <w:jc w:val="left"/>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7B785A53">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项目名称</w:t>
            </w:r>
          </w:p>
        </w:tc>
        <w:tc>
          <w:tcPr>
            <w:tcW w:w="3900" w:type="dxa"/>
            <w:gridSpan w:val="2"/>
            <w:tcBorders>
              <w:top w:val="single" w:color="auto" w:sz="4" w:space="0"/>
              <w:left w:val="single" w:color="auto" w:sz="4" w:space="0"/>
              <w:bottom w:val="single" w:color="auto" w:sz="4" w:space="0"/>
              <w:right w:val="single" w:color="auto" w:sz="4" w:space="0"/>
            </w:tcBorders>
            <w:vAlign w:val="center"/>
          </w:tcPr>
          <w:p w14:paraId="53BE91ED">
            <w:pPr>
              <w:keepNext w:val="0"/>
              <w:keepLines w:val="0"/>
              <w:suppressLineNumbers w:val="0"/>
              <w:spacing w:before="0" w:beforeAutospacing="0" w:after="0" w:afterAutospacing="0" w:line="400" w:lineRule="exact"/>
              <w:ind w:left="0" w:right="0"/>
              <w:rPr>
                <w:rFonts w:hint="default" w:ascii="宋体" w:hAnsi="宋体" w:cs="宋体"/>
                <w:sz w:val="22"/>
                <w:szCs w:val="22"/>
              </w:rPr>
            </w:pPr>
          </w:p>
        </w:tc>
      </w:tr>
      <w:tr w14:paraId="71D65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412" w:type="dxa"/>
            <w:gridSpan w:val="2"/>
            <w:tcBorders>
              <w:top w:val="single" w:color="auto" w:sz="4" w:space="0"/>
              <w:left w:val="single" w:color="auto" w:sz="4" w:space="0"/>
              <w:bottom w:val="single" w:color="auto" w:sz="4" w:space="0"/>
              <w:right w:val="single" w:color="auto" w:sz="4" w:space="0"/>
            </w:tcBorders>
            <w:vAlign w:val="center"/>
          </w:tcPr>
          <w:p w14:paraId="4D349EE7">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投标（响应）供应商</w:t>
            </w:r>
          </w:p>
        </w:tc>
        <w:tc>
          <w:tcPr>
            <w:tcW w:w="2553" w:type="dxa"/>
            <w:gridSpan w:val="2"/>
            <w:tcBorders>
              <w:top w:val="single" w:color="auto" w:sz="4" w:space="0"/>
              <w:left w:val="single" w:color="auto" w:sz="4" w:space="0"/>
              <w:bottom w:val="single" w:color="auto" w:sz="4" w:space="0"/>
              <w:right w:val="single" w:color="auto" w:sz="4" w:space="0"/>
            </w:tcBorders>
            <w:vAlign w:val="center"/>
          </w:tcPr>
          <w:p w14:paraId="5AFEB10A">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542252E2">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供应商统一社会信用代码</w:t>
            </w:r>
          </w:p>
        </w:tc>
        <w:tc>
          <w:tcPr>
            <w:tcW w:w="3900" w:type="dxa"/>
            <w:gridSpan w:val="2"/>
            <w:tcBorders>
              <w:top w:val="single" w:color="auto" w:sz="4" w:space="0"/>
              <w:left w:val="single" w:color="auto" w:sz="4" w:space="0"/>
              <w:bottom w:val="single" w:color="auto" w:sz="4" w:space="0"/>
              <w:right w:val="single" w:color="auto" w:sz="4" w:space="0"/>
            </w:tcBorders>
            <w:vAlign w:val="center"/>
          </w:tcPr>
          <w:p w14:paraId="4C46FFEB">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r>
      <w:tr w14:paraId="7A8E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9568" w:type="dxa"/>
            <w:gridSpan w:val="8"/>
            <w:tcBorders>
              <w:top w:val="single" w:color="auto" w:sz="4" w:space="0"/>
              <w:left w:val="single" w:color="auto" w:sz="4" w:space="0"/>
              <w:bottom w:val="single" w:color="auto" w:sz="4" w:space="0"/>
              <w:right w:val="single" w:color="auto" w:sz="4" w:space="0"/>
            </w:tcBorders>
            <w:vAlign w:val="center"/>
          </w:tcPr>
          <w:p w14:paraId="20DE98E3">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b/>
                <w:bCs/>
                <w:sz w:val="22"/>
                <w:szCs w:val="22"/>
              </w:rPr>
              <w:t>投标（响应）供应商相关人员情况</w:t>
            </w:r>
          </w:p>
        </w:tc>
      </w:tr>
      <w:tr w14:paraId="71DB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5E21C7B7">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序号</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01ED149B">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职务</w:t>
            </w:r>
          </w:p>
        </w:tc>
        <w:tc>
          <w:tcPr>
            <w:tcW w:w="1238" w:type="dxa"/>
            <w:tcBorders>
              <w:top w:val="single" w:color="auto" w:sz="4" w:space="0"/>
              <w:left w:val="single" w:color="auto" w:sz="4" w:space="0"/>
              <w:bottom w:val="single" w:color="auto" w:sz="4" w:space="0"/>
              <w:right w:val="single" w:color="auto" w:sz="4" w:space="0"/>
            </w:tcBorders>
            <w:vAlign w:val="center"/>
          </w:tcPr>
          <w:p w14:paraId="044CCB5E">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姓名</w:t>
            </w: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7F4D347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身份证号码</w:t>
            </w:r>
          </w:p>
        </w:tc>
        <w:tc>
          <w:tcPr>
            <w:tcW w:w="1972" w:type="dxa"/>
            <w:tcBorders>
              <w:top w:val="single" w:color="auto" w:sz="4" w:space="0"/>
              <w:left w:val="single" w:color="auto" w:sz="4" w:space="0"/>
              <w:bottom w:val="single" w:color="auto" w:sz="4" w:space="0"/>
              <w:right w:val="single" w:color="auto" w:sz="4" w:space="0"/>
            </w:tcBorders>
            <w:vAlign w:val="center"/>
          </w:tcPr>
          <w:p w14:paraId="1B6CB9EE">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劳动合同</w:t>
            </w:r>
          </w:p>
          <w:p w14:paraId="5B9D0370">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关系单位</w:t>
            </w:r>
          </w:p>
        </w:tc>
        <w:tc>
          <w:tcPr>
            <w:tcW w:w="1928" w:type="dxa"/>
            <w:tcBorders>
              <w:top w:val="single" w:color="auto" w:sz="4" w:space="0"/>
              <w:left w:val="single" w:color="auto" w:sz="4" w:space="0"/>
              <w:bottom w:val="single" w:color="auto" w:sz="4" w:space="0"/>
              <w:right w:val="single" w:color="auto" w:sz="4" w:space="0"/>
            </w:tcBorders>
            <w:vAlign w:val="center"/>
          </w:tcPr>
          <w:p w14:paraId="5D1ED972">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缴纳社会</w:t>
            </w:r>
          </w:p>
          <w:p w14:paraId="1C294169">
            <w:pPr>
              <w:keepNext w:val="0"/>
              <w:keepLines w:val="0"/>
              <w:suppressLineNumbers w:val="0"/>
              <w:snapToGrid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保险单位</w:t>
            </w:r>
          </w:p>
        </w:tc>
      </w:tr>
      <w:tr w14:paraId="3827F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6223D98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1</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36F4AE6E">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法定代表人/单位负责人/主要经营负责人</w:t>
            </w:r>
          </w:p>
        </w:tc>
        <w:tc>
          <w:tcPr>
            <w:tcW w:w="1238" w:type="dxa"/>
            <w:tcBorders>
              <w:top w:val="single" w:color="auto" w:sz="4" w:space="0"/>
              <w:left w:val="single" w:color="auto" w:sz="4" w:space="0"/>
              <w:bottom w:val="single" w:color="auto" w:sz="4" w:space="0"/>
              <w:right w:val="single" w:color="auto" w:sz="4" w:space="0"/>
            </w:tcBorders>
            <w:vAlign w:val="center"/>
          </w:tcPr>
          <w:p w14:paraId="531347EA">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3A4CD2C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72" w:type="dxa"/>
            <w:tcBorders>
              <w:top w:val="single" w:color="auto" w:sz="4" w:space="0"/>
              <w:left w:val="single" w:color="auto" w:sz="4" w:space="0"/>
              <w:bottom w:val="single" w:color="auto" w:sz="4" w:space="0"/>
              <w:right w:val="single" w:color="auto" w:sz="4" w:space="0"/>
            </w:tcBorders>
            <w:vAlign w:val="center"/>
          </w:tcPr>
          <w:p w14:paraId="4BA8EE4F">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28" w:type="dxa"/>
            <w:tcBorders>
              <w:top w:val="single" w:color="auto" w:sz="4" w:space="0"/>
              <w:left w:val="single" w:color="auto" w:sz="4" w:space="0"/>
              <w:bottom w:val="single" w:color="auto" w:sz="4" w:space="0"/>
              <w:right w:val="single" w:color="auto" w:sz="4" w:space="0"/>
            </w:tcBorders>
            <w:vAlign w:val="center"/>
          </w:tcPr>
          <w:p w14:paraId="6CDB0BA2">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r>
      <w:tr w14:paraId="1859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5C6B4483">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2</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670BA2E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项目投标授权代表人</w:t>
            </w:r>
          </w:p>
        </w:tc>
        <w:tc>
          <w:tcPr>
            <w:tcW w:w="1238" w:type="dxa"/>
            <w:tcBorders>
              <w:top w:val="single" w:color="auto" w:sz="4" w:space="0"/>
              <w:left w:val="single" w:color="auto" w:sz="4" w:space="0"/>
              <w:bottom w:val="single" w:color="auto" w:sz="4" w:space="0"/>
              <w:right w:val="single" w:color="auto" w:sz="4" w:space="0"/>
            </w:tcBorders>
            <w:vAlign w:val="center"/>
          </w:tcPr>
          <w:p w14:paraId="0F0A2C24">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73369E3D">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72" w:type="dxa"/>
            <w:tcBorders>
              <w:top w:val="single" w:color="auto" w:sz="4" w:space="0"/>
              <w:left w:val="single" w:color="auto" w:sz="4" w:space="0"/>
              <w:bottom w:val="single" w:color="auto" w:sz="4" w:space="0"/>
              <w:right w:val="single" w:color="auto" w:sz="4" w:space="0"/>
            </w:tcBorders>
            <w:vAlign w:val="center"/>
          </w:tcPr>
          <w:p w14:paraId="6CD98ECE">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28" w:type="dxa"/>
            <w:tcBorders>
              <w:top w:val="single" w:color="auto" w:sz="4" w:space="0"/>
              <w:left w:val="single" w:color="auto" w:sz="4" w:space="0"/>
              <w:bottom w:val="single" w:color="auto" w:sz="4" w:space="0"/>
              <w:right w:val="single" w:color="auto" w:sz="4" w:space="0"/>
            </w:tcBorders>
            <w:vAlign w:val="center"/>
          </w:tcPr>
          <w:p w14:paraId="0806AD39">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r>
      <w:tr w14:paraId="0714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773454E3">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lang w:bidi="ar"/>
              </w:rPr>
              <w:t>3</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16721C45">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项目负责人</w:t>
            </w:r>
          </w:p>
        </w:tc>
        <w:tc>
          <w:tcPr>
            <w:tcW w:w="1238" w:type="dxa"/>
            <w:tcBorders>
              <w:top w:val="single" w:color="auto" w:sz="4" w:space="0"/>
              <w:left w:val="single" w:color="auto" w:sz="4" w:space="0"/>
              <w:bottom w:val="single" w:color="auto" w:sz="4" w:space="0"/>
              <w:right w:val="single" w:color="auto" w:sz="4" w:space="0"/>
            </w:tcBorders>
            <w:vAlign w:val="center"/>
          </w:tcPr>
          <w:p w14:paraId="704366D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285B7527">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72" w:type="dxa"/>
            <w:tcBorders>
              <w:top w:val="single" w:color="auto" w:sz="4" w:space="0"/>
              <w:left w:val="single" w:color="auto" w:sz="4" w:space="0"/>
              <w:bottom w:val="single" w:color="auto" w:sz="4" w:space="0"/>
              <w:right w:val="single" w:color="auto" w:sz="4" w:space="0"/>
            </w:tcBorders>
            <w:vAlign w:val="center"/>
          </w:tcPr>
          <w:p w14:paraId="2087D7E3">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28" w:type="dxa"/>
            <w:tcBorders>
              <w:top w:val="single" w:color="auto" w:sz="4" w:space="0"/>
              <w:left w:val="single" w:color="auto" w:sz="4" w:space="0"/>
              <w:bottom w:val="single" w:color="auto" w:sz="4" w:space="0"/>
              <w:right w:val="single" w:color="auto" w:sz="4" w:space="0"/>
            </w:tcBorders>
            <w:vAlign w:val="center"/>
          </w:tcPr>
          <w:p w14:paraId="07922074">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r>
      <w:tr w14:paraId="5002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150D886C">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lang w:bidi="ar"/>
              </w:rPr>
              <w:t>4</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32ED6401">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主要技术人员</w:t>
            </w:r>
          </w:p>
        </w:tc>
        <w:tc>
          <w:tcPr>
            <w:tcW w:w="1238" w:type="dxa"/>
            <w:tcBorders>
              <w:top w:val="single" w:color="auto" w:sz="4" w:space="0"/>
              <w:left w:val="single" w:color="auto" w:sz="4" w:space="0"/>
              <w:bottom w:val="single" w:color="auto" w:sz="4" w:space="0"/>
              <w:right w:val="single" w:color="auto" w:sz="4" w:space="0"/>
            </w:tcBorders>
            <w:vAlign w:val="center"/>
          </w:tcPr>
          <w:p w14:paraId="67F61CD5">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3481BB45">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72" w:type="dxa"/>
            <w:tcBorders>
              <w:top w:val="single" w:color="auto" w:sz="4" w:space="0"/>
              <w:left w:val="single" w:color="auto" w:sz="4" w:space="0"/>
              <w:bottom w:val="single" w:color="auto" w:sz="4" w:space="0"/>
              <w:right w:val="single" w:color="auto" w:sz="4" w:space="0"/>
            </w:tcBorders>
            <w:vAlign w:val="center"/>
          </w:tcPr>
          <w:p w14:paraId="410A1258">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28" w:type="dxa"/>
            <w:tcBorders>
              <w:top w:val="single" w:color="auto" w:sz="4" w:space="0"/>
              <w:left w:val="single" w:color="auto" w:sz="4" w:space="0"/>
              <w:bottom w:val="single" w:color="auto" w:sz="4" w:space="0"/>
              <w:right w:val="single" w:color="auto" w:sz="4" w:space="0"/>
            </w:tcBorders>
            <w:vAlign w:val="center"/>
          </w:tcPr>
          <w:p w14:paraId="7B85B6FE">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r>
      <w:tr w14:paraId="2B819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0DF9F306">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lang w:bidi="ar"/>
              </w:rPr>
              <w:t>5</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50066245">
            <w:pPr>
              <w:pStyle w:val="8"/>
              <w:keepNext w:val="0"/>
              <w:keepLines w:val="0"/>
              <w:suppressLineNumbers w:val="0"/>
              <w:snapToGrid w:val="0"/>
              <w:spacing w:before="0" w:beforeAutospacing="0" w:after="0" w:afterAutospacing="0" w:line="400" w:lineRule="exact"/>
              <w:ind w:left="0" w:right="0" w:firstLine="0"/>
              <w:jc w:val="center"/>
              <w:rPr>
                <w:rFonts w:hint="default" w:ascii="宋体" w:hAnsi="宋体" w:cs="宋体"/>
                <w:sz w:val="22"/>
                <w:szCs w:val="22"/>
              </w:rPr>
            </w:pPr>
            <w:r>
              <w:rPr>
                <w:rFonts w:hint="eastAsia" w:ascii="宋体" w:hAnsi="宋体" w:cs="宋体"/>
                <w:sz w:val="22"/>
                <w:szCs w:val="22"/>
              </w:rPr>
              <w:t>投标文件编制人员</w:t>
            </w:r>
          </w:p>
        </w:tc>
        <w:tc>
          <w:tcPr>
            <w:tcW w:w="1238" w:type="dxa"/>
            <w:tcBorders>
              <w:top w:val="single" w:color="auto" w:sz="4" w:space="0"/>
              <w:left w:val="single" w:color="auto" w:sz="4" w:space="0"/>
              <w:bottom w:val="single" w:color="auto" w:sz="4" w:space="0"/>
              <w:right w:val="single" w:color="auto" w:sz="4" w:space="0"/>
            </w:tcBorders>
            <w:vAlign w:val="center"/>
          </w:tcPr>
          <w:p w14:paraId="3A6CB1FC">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703" w:type="dxa"/>
            <w:gridSpan w:val="2"/>
            <w:tcBorders>
              <w:top w:val="single" w:color="auto" w:sz="4" w:space="0"/>
              <w:left w:val="single" w:color="auto" w:sz="4" w:space="0"/>
              <w:bottom w:val="single" w:color="auto" w:sz="4" w:space="0"/>
              <w:right w:val="single" w:color="auto" w:sz="4" w:space="0"/>
            </w:tcBorders>
            <w:vAlign w:val="center"/>
          </w:tcPr>
          <w:p w14:paraId="3337B6BD">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72" w:type="dxa"/>
            <w:tcBorders>
              <w:top w:val="single" w:color="auto" w:sz="4" w:space="0"/>
              <w:left w:val="single" w:color="auto" w:sz="4" w:space="0"/>
              <w:bottom w:val="single" w:color="auto" w:sz="4" w:space="0"/>
              <w:right w:val="single" w:color="auto" w:sz="4" w:space="0"/>
            </w:tcBorders>
            <w:vAlign w:val="center"/>
          </w:tcPr>
          <w:p w14:paraId="78FE9E13">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1928" w:type="dxa"/>
            <w:tcBorders>
              <w:top w:val="single" w:color="auto" w:sz="4" w:space="0"/>
              <w:left w:val="single" w:color="auto" w:sz="4" w:space="0"/>
              <w:bottom w:val="single" w:color="auto" w:sz="4" w:space="0"/>
              <w:right w:val="single" w:color="auto" w:sz="4" w:space="0"/>
            </w:tcBorders>
            <w:vAlign w:val="center"/>
          </w:tcPr>
          <w:p w14:paraId="4FFF4A2A">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r>
      <w:tr w14:paraId="4961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9568" w:type="dxa"/>
            <w:gridSpan w:val="8"/>
            <w:tcBorders>
              <w:top w:val="single" w:color="auto" w:sz="4" w:space="0"/>
              <w:left w:val="single" w:color="auto" w:sz="4" w:space="0"/>
              <w:bottom w:val="single" w:color="auto" w:sz="4" w:space="0"/>
              <w:right w:val="single" w:color="auto" w:sz="4" w:space="0"/>
            </w:tcBorders>
            <w:vAlign w:val="center"/>
          </w:tcPr>
          <w:p w14:paraId="3E3E2DEC">
            <w:pPr>
              <w:keepNext w:val="0"/>
              <w:keepLines w:val="0"/>
              <w:suppressLineNumbers w:val="0"/>
              <w:spacing w:before="0" w:beforeAutospacing="0" w:after="0" w:afterAutospacing="0" w:line="400" w:lineRule="exact"/>
              <w:ind w:left="0" w:right="0"/>
              <w:jc w:val="left"/>
              <w:rPr>
                <w:rFonts w:hint="default" w:ascii="宋体" w:hAnsi="宋体" w:cs="宋体"/>
                <w:sz w:val="22"/>
                <w:szCs w:val="22"/>
              </w:rPr>
            </w:pPr>
            <w:r>
              <w:rPr>
                <w:rFonts w:hint="eastAsia" w:ascii="宋体" w:hAnsi="宋体" w:cs="宋体"/>
                <w:b/>
                <w:bCs/>
                <w:sz w:val="22"/>
                <w:szCs w:val="22"/>
              </w:rPr>
              <w:t>说明：同一职务有多人担任（如主要技术人员），应分行填写。</w:t>
            </w:r>
          </w:p>
        </w:tc>
      </w:tr>
      <w:tr w14:paraId="2298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9568" w:type="dxa"/>
            <w:gridSpan w:val="8"/>
            <w:tcBorders>
              <w:top w:val="single" w:color="auto" w:sz="4" w:space="0"/>
              <w:left w:val="single" w:color="auto" w:sz="4" w:space="0"/>
              <w:bottom w:val="single" w:color="auto" w:sz="4" w:space="0"/>
              <w:right w:val="single" w:color="auto" w:sz="4" w:space="0"/>
            </w:tcBorders>
            <w:vAlign w:val="center"/>
          </w:tcPr>
          <w:p w14:paraId="58C7C2D6">
            <w:pPr>
              <w:keepNext w:val="0"/>
              <w:keepLines w:val="0"/>
              <w:suppressLineNumbers w:val="0"/>
              <w:spacing w:before="0" w:beforeAutospacing="0" w:after="0" w:afterAutospacing="0" w:line="400" w:lineRule="exact"/>
              <w:ind w:left="0" w:right="0"/>
              <w:jc w:val="center"/>
              <w:rPr>
                <w:rFonts w:hint="default" w:ascii="宋体" w:hAnsi="宋体" w:cs="宋体"/>
                <w:b/>
                <w:bCs/>
                <w:sz w:val="22"/>
                <w:szCs w:val="22"/>
              </w:rPr>
            </w:pPr>
            <w:r>
              <w:rPr>
                <w:rFonts w:hint="eastAsia" w:ascii="宋体" w:hAnsi="宋体" w:cs="宋体"/>
                <w:b/>
                <w:bCs/>
                <w:sz w:val="22"/>
                <w:szCs w:val="22"/>
              </w:rPr>
              <w:t>投标（响应）供应商关联关系情况</w:t>
            </w:r>
          </w:p>
        </w:tc>
      </w:tr>
      <w:tr w14:paraId="0471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4B0803BC">
            <w:pPr>
              <w:keepNext w:val="0"/>
              <w:keepLines w:val="0"/>
              <w:suppressLineNumbers w:val="0"/>
              <w:spacing w:before="0" w:beforeAutospacing="0" w:after="0" w:afterAutospacing="0" w:line="400" w:lineRule="exact"/>
              <w:ind w:left="0" w:right="0"/>
              <w:jc w:val="center"/>
              <w:rPr>
                <w:rFonts w:hint="default" w:ascii="宋体" w:hAnsi="宋体" w:cs="宋体"/>
                <w:sz w:val="22"/>
                <w:szCs w:val="22"/>
                <w:lang w:bidi="ar"/>
              </w:rPr>
            </w:pPr>
            <w:r>
              <w:rPr>
                <w:rFonts w:hint="eastAsia" w:ascii="宋体" w:hAnsi="宋体" w:cs="宋体"/>
                <w:sz w:val="22"/>
                <w:szCs w:val="22"/>
                <w:lang w:bidi="ar"/>
              </w:rPr>
              <w:t>序号</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5B4051FD">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关联关系类型</w:t>
            </w:r>
          </w:p>
        </w:tc>
        <w:tc>
          <w:tcPr>
            <w:tcW w:w="2029" w:type="dxa"/>
            <w:gridSpan w:val="2"/>
            <w:tcBorders>
              <w:top w:val="single" w:color="auto" w:sz="4" w:space="0"/>
              <w:left w:val="single" w:color="auto" w:sz="4" w:space="0"/>
              <w:bottom w:val="single" w:color="auto" w:sz="4" w:space="0"/>
              <w:right w:val="single" w:color="auto" w:sz="4" w:space="0"/>
            </w:tcBorders>
            <w:vAlign w:val="center"/>
          </w:tcPr>
          <w:p w14:paraId="7824EE7E">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关联主体名称</w:t>
            </w:r>
          </w:p>
        </w:tc>
        <w:tc>
          <w:tcPr>
            <w:tcW w:w="4812" w:type="dxa"/>
            <w:gridSpan w:val="3"/>
            <w:tcBorders>
              <w:top w:val="single" w:color="auto" w:sz="4" w:space="0"/>
              <w:left w:val="single" w:color="auto" w:sz="4" w:space="0"/>
              <w:bottom w:val="single" w:color="auto" w:sz="4" w:space="0"/>
              <w:right w:val="single" w:color="auto" w:sz="4" w:space="0"/>
            </w:tcBorders>
            <w:vAlign w:val="center"/>
          </w:tcPr>
          <w:p w14:paraId="374D62E9">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备注</w:t>
            </w:r>
          </w:p>
        </w:tc>
      </w:tr>
      <w:tr w14:paraId="305A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2EBA9575">
            <w:pPr>
              <w:keepNext w:val="0"/>
              <w:keepLines w:val="0"/>
              <w:suppressLineNumbers w:val="0"/>
              <w:spacing w:before="0" w:beforeAutospacing="0" w:after="0" w:afterAutospacing="0" w:line="400" w:lineRule="exact"/>
              <w:ind w:left="0" w:right="0"/>
              <w:jc w:val="center"/>
              <w:rPr>
                <w:rFonts w:hint="default" w:ascii="宋体" w:hAnsi="宋体" w:cs="宋体"/>
                <w:sz w:val="22"/>
                <w:szCs w:val="22"/>
                <w:lang w:bidi="ar"/>
              </w:rPr>
            </w:pPr>
            <w:r>
              <w:rPr>
                <w:rFonts w:hint="eastAsia" w:ascii="宋体" w:hAnsi="宋体" w:cs="宋体"/>
                <w:sz w:val="22"/>
                <w:szCs w:val="22"/>
                <w:lang w:bidi="ar"/>
              </w:rPr>
              <w:t>1</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65E3919A">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控股股东</w:t>
            </w:r>
          </w:p>
        </w:tc>
        <w:tc>
          <w:tcPr>
            <w:tcW w:w="2029" w:type="dxa"/>
            <w:gridSpan w:val="2"/>
            <w:tcBorders>
              <w:top w:val="single" w:color="auto" w:sz="4" w:space="0"/>
              <w:left w:val="single" w:color="auto" w:sz="4" w:space="0"/>
              <w:bottom w:val="single" w:color="auto" w:sz="4" w:space="0"/>
              <w:right w:val="single" w:color="auto" w:sz="4" w:space="0"/>
            </w:tcBorders>
            <w:vAlign w:val="center"/>
          </w:tcPr>
          <w:p w14:paraId="17C7EAC2">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4812" w:type="dxa"/>
            <w:gridSpan w:val="3"/>
            <w:tcBorders>
              <w:top w:val="single" w:color="auto" w:sz="4" w:space="0"/>
              <w:left w:val="single" w:color="auto" w:sz="4" w:space="0"/>
              <w:bottom w:val="single" w:color="auto" w:sz="4" w:space="0"/>
              <w:right w:val="single" w:color="auto" w:sz="4" w:space="0"/>
            </w:tcBorders>
            <w:vAlign w:val="center"/>
          </w:tcPr>
          <w:p w14:paraId="39AC8108">
            <w:pPr>
              <w:keepNext w:val="0"/>
              <w:keepLines w:val="0"/>
              <w:suppressLineNumbers w:val="0"/>
              <w:snapToGrid w:val="0"/>
              <w:spacing w:before="0" w:beforeAutospacing="0" w:after="0" w:afterAutospacing="0" w:line="400" w:lineRule="exact"/>
              <w:ind w:left="0" w:right="0"/>
              <w:jc w:val="left"/>
              <w:rPr>
                <w:rFonts w:hint="default" w:ascii="宋体" w:hAnsi="宋体" w:cs="宋体"/>
                <w:sz w:val="22"/>
                <w:szCs w:val="22"/>
              </w:rPr>
            </w:pPr>
            <w:r>
              <w:rPr>
                <w:rFonts w:hint="eastAsia" w:ascii="宋体" w:hAnsi="宋体" w:cs="宋体"/>
                <w:sz w:val="22"/>
                <w:szCs w:val="22"/>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20D5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36" w:type="dxa"/>
            <w:tcBorders>
              <w:top w:val="single" w:color="auto" w:sz="4" w:space="0"/>
              <w:left w:val="single" w:color="auto" w:sz="4" w:space="0"/>
              <w:bottom w:val="single" w:color="auto" w:sz="4" w:space="0"/>
              <w:right w:val="single" w:color="auto" w:sz="4" w:space="0"/>
            </w:tcBorders>
            <w:vAlign w:val="center"/>
          </w:tcPr>
          <w:p w14:paraId="50C8DFD5">
            <w:pPr>
              <w:keepNext w:val="0"/>
              <w:keepLines w:val="0"/>
              <w:suppressLineNumbers w:val="0"/>
              <w:spacing w:before="0" w:beforeAutospacing="0" w:after="0" w:afterAutospacing="0" w:line="400" w:lineRule="exact"/>
              <w:ind w:left="0" w:right="0"/>
              <w:jc w:val="center"/>
              <w:rPr>
                <w:rFonts w:hint="default" w:ascii="宋体" w:hAnsi="宋体" w:cs="宋体"/>
                <w:sz w:val="22"/>
                <w:szCs w:val="22"/>
                <w:lang w:bidi="ar"/>
              </w:rPr>
            </w:pPr>
            <w:r>
              <w:rPr>
                <w:rFonts w:hint="eastAsia" w:ascii="宋体" w:hAnsi="宋体" w:cs="宋体"/>
                <w:sz w:val="22"/>
                <w:szCs w:val="22"/>
                <w:lang w:bidi="ar"/>
              </w:rPr>
              <w:t>2</w:t>
            </w:r>
          </w:p>
        </w:tc>
        <w:tc>
          <w:tcPr>
            <w:tcW w:w="1991" w:type="dxa"/>
            <w:gridSpan w:val="2"/>
            <w:tcBorders>
              <w:top w:val="single" w:color="auto" w:sz="4" w:space="0"/>
              <w:left w:val="single" w:color="auto" w:sz="4" w:space="0"/>
              <w:bottom w:val="single" w:color="auto" w:sz="4" w:space="0"/>
              <w:right w:val="single" w:color="auto" w:sz="4" w:space="0"/>
            </w:tcBorders>
            <w:vAlign w:val="center"/>
          </w:tcPr>
          <w:p w14:paraId="325E82C5">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r>
              <w:rPr>
                <w:rFonts w:hint="eastAsia" w:ascii="宋体" w:hAnsi="宋体" w:cs="宋体"/>
                <w:sz w:val="22"/>
                <w:szCs w:val="22"/>
              </w:rPr>
              <w:t>管理关系</w:t>
            </w:r>
          </w:p>
        </w:tc>
        <w:tc>
          <w:tcPr>
            <w:tcW w:w="2029" w:type="dxa"/>
            <w:gridSpan w:val="2"/>
            <w:tcBorders>
              <w:top w:val="single" w:color="auto" w:sz="4" w:space="0"/>
              <w:left w:val="single" w:color="auto" w:sz="4" w:space="0"/>
              <w:bottom w:val="single" w:color="auto" w:sz="4" w:space="0"/>
              <w:right w:val="single" w:color="auto" w:sz="4" w:space="0"/>
            </w:tcBorders>
            <w:vAlign w:val="center"/>
          </w:tcPr>
          <w:p w14:paraId="333080B4">
            <w:pPr>
              <w:keepNext w:val="0"/>
              <w:keepLines w:val="0"/>
              <w:suppressLineNumbers w:val="0"/>
              <w:spacing w:before="0" w:beforeAutospacing="0" w:after="0" w:afterAutospacing="0" w:line="400" w:lineRule="exact"/>
              <w:ind w:left="0" w:right="0"/>
              <w:jc w:val="center"/>
              <w:rPr>
                <w:rFonts w:hint="default" w:ascii="宋体" w:hAnsi="宋体" w:cs="宋体"/>
                <w:sz w:val="22"/>
                <w:szCs w:val="22"/>
              </w:rPr>
            </w:pPr>
          </w:p>
        </w:tc>
        <w:tc>
          <w:tcPr>
            <w:tcW w:w="4812" w:type="dxa"/>
            <w:gridSpan w:val="3"/>
            <w:tcBorders>
              <w:top w:val="single" w:color="auto" w:sz="4" w:space="0"/>
              <w:left w:val="single" w:color="auto" w:sz="4" w:space="0"/>
              <w:bottom w:val="single" w:color="auto" w:sz="4" w:space="0"/>
              <w:right w:val="single" w:color="auto" w:sz="4" w:space="0"/>
            </w:tcBorders>
            <w:vAlign w:val="center"/>
          </w:tcPr>
          <w:p w14:paraId="00022484">
            <w:pPr>
              <w:keepNext w:val="0"/>
              <w:keepLines w:val="0"/>
              <w:suppressLineNumbers w:val="0"/>
              <w:snapToGrid w:val="0"/>
              <w:spacing w:before="0" w:beforeAutospacing="0" w:after="0" w:afterAutospacing="0" w:line="400" w:lineRule="exact"/>
              <w:ind w:left="0" w:right="0"/>
              <w:jc w:val="left"/>
              <w:rPr>
                <w:rFonts w:hint="default" w:ascii="宋体" w:hAnsi="宋体" w:cs="宋体"/>
                <w:sz w:val="22"/>
                <w:szCs w:val="22"/>
              </w:rPr>
            </w:pPr>
            <w:r>
              <w:rPr>
                <w:rFonts w:hint="eastAsia" w:ascii="宋体" w:hAnsi="宋体" w:cs="宋体"/>
                <w:sz w:val="22"/>
                <w:szCs w:val="22"/>
              </w:rPr>
              <w:t>指对投标（响应）供应商不具有出资持股关系，但对其存在管理关系的主体。</w:t>
            </w:r>
          </w:p>
        </w:tc>
      </w:tr>
      <w:tr w14:paraId="6B3F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9568" w:type="dxa"/>
            <w:gridSpan w:val="8"/>
            <w:tcBorders>
              <w:top w:val="single" w:color="auto" w:sz="4" w:space="0"/>
              <w:left w:val="single" w:color="auto" w:sz="4" w:space="0"/>
              <w:bottom w:val="single" w:color="auto" w:sz="4" w:space="0"/>
              <w:right w:val="single" w:color="auto" w:sz="4" w:space="0"/>
            </w:tcBorders>
            <w:vAlign w:val="center"/>
          </w:tcPr>
          <w:p w14:paraId="6B7A5335">
            <w:pPr>
              <w:keepNext w:val="0"/>
              <w:keepLines w:val="0"/>
              <w:suppressLineNumbers w:val="0"/>
              <w:snapToGrid w:val="0"/>
              <w:spacing w:before="0" w:beforeAutospacing="0" w:after="0" w:afterAutospacing="0" w:line="400" w:lineRule="exact"/>
              <w:ind w:left="0" w:right="0"/>
              <w:jc w:val="left"/>
              <w:rPr>
                <w:rFonts w:hint="default" w:ascii="宋体" w:hAnsi="宋体" w:cs="宋体"/>
                <w:sz w:val="22"/>
                <w:szCs w:val="22"/>
              </w:rPr>
            </w:pPr>
            <w:r>
              <w:rPr>
                <w:rFonts w:hint="eastAsia" w:ascii="宋体" w:hAnsi="宋体" w:cs="宋体"/>
                <w:b/>
                <w:bCs/>
                <w:sz w:val="22"/>
                <w:szCs w:val="22"/>
              </w:rPr>
              <w:t>说明：同一关联关系类型有多个主体的，应分行填写。</w:t>
            </w:r>
          </w:p>
        </w:tc>
      </w:tr>
    </w:tbl>
    <w:p w14:paraId="025C5D50">
      <w:pPr>
        <w:widowControl/>
        <w:jc w:val="left"/>
        <w:rPr>
          <w:rFonts w:ascii="宋体" w:hAnsi="宋体" w:cs="宋体"/>
          <w:sz w:val="20"/>
          <w:szCs w:val="22"/>
        </w:rPr>
        <w:sectPr>
          <w:pgSz w:w="11906" w:h="16838"/>
          <w:pgMar w:top="1417" w:right="1417" w:bottom="1417" w:left="1701" w:header="851" w:footer="1588" w:gutter="0"/>
          <w:pgBorders>
            <w:top w:val="none" w:sz="0" w:space="0"/>
            <w:left w:val="none" w:sz="0" w:space="0"/>
            <w:bottom w:val="none" w:sz="0" w:space="0"/>
            <w:right w:val="none" w:sz="0" w:space="0"/>
          </w:pgBorders>
          <w:pgNumType w:fmt="numberInDash"/>
          <w:cols w:space="720" w:num="1"/>
          <w:docGrid w:type="lines" w:linePitch="312" w:charSpace="0"/>
        </w:sectPr>
      </w:pPr>
    </w:p>
    <w:p w14:paraId="6CBABBC3">
      <w:pPr>
        <w:pStyle w:val="4"/>
        <w:jc w:val="center"/>
        <w:rPr>
          <w:rFonts w:ascii="黑体" w:eastAsia="黑体"/>
          <w:b w:val="0"/>
          <w:sz w:val="24"/>
        </w:rPr>
      </w:pPr>
      <w:r>
        <w:rPr>
          <w:rFonts w:hint="eastAsia" w:ascii="黑体" w:eastAsia="黑体"/>
          <w:b w:val="0"/>
          <w:sz w:val="24"/>
          <w:lang w:val="en-US" w:eastAsia="zh-CN"/>
        </w:rPr>
        <w:t>六</w:t>
      </w:r>
      <w:r>
        <w:rPr>
          <w:rFonts w:hint="eastAsia" w:ascii="黑体" w:eastAsia="黑体"/>
          <w:b w:val="0"/>
          <w:sz w:val="24"/>
        </w:rPr>
        <w:t>、法定代表人（负责人）证明书</w:t>
      </w:r>
    </w:p>
    <w:p w14:paraId="0DC7F087">
      <w:pPr>
        <w:rPr>
          <w:sz w:val="24"/>
        </w:rPr>
      </w:pPr>
    </w:p>
    <w:p w14:paraId="7B9A3573">
      <w:pPr>
        <w:spacing w:line="360" w:lineRule="auto"/>
        <w:ind w:firstLine="420" w:firstLineChars="200"/>
        <w:rPr>
          <w:szCs w:val="21"/>
        </w:rPr>
      </w:pPr>
      <w:r>
        <w:rPr>
          <w:szCs w:val="21"/>
          <w:u w:val="single"/>
          <w:lang w:bidi="ar"/>
        </w:rPr>
        <w:t xml:space="preserve">                 </w:t>
      </w:r>
      <w:r>
        <w:rPr>
          <w:rFonts w:hint="eastAsia" w:cs="宋体"/>
          <w:szCs w:val="21"/>
          <w:lang w:bidi="ar"/>
        </w:rPr>
        <w:t>（姓名），现任我单位</w:t>
      </w:r>
      <w:r>
        <w:rPr>
          <w:szCs w:val="21"/>
          <w:u w:val="single"/>
          <w:lang w:bidi="ar"/>
        </w:rPr>
        <w:t xml:space="preserve">             </w:t>
      </w:r>
      <w:r>
        <w:rPr>
          <w:rFonts w:hint="eastAsia" w:cs="宋体"/>
          <w:szCs w:val="21"/>
          <w:lang w:bidi="ar"/>
        </w:rPr>
        <w:t>职务，为法定代表人（负责人），身份证件号为：</w:t>
      </w:r>
      <w:r>
        <w:rPr>
          <w:szCs w:val="21"/>
          <w:u w:val="single"/>
          <w:lang w:bidi="ar"/>
        </w:rPr>
        <w:t xml:space="preserve">                                     </w:t>
      </w:r>
      <w:r>
        <w:rPr>
          <w:rFonts w:hint="eastAsia" w:cs="宋体"/>
          <w:szCs w:val="21"/>
          <w:lang w:bidi="ar"/>
        </w:rPr>
        <w:t>，联系电话：</w:t>
      </w:r>
      <w:r>
        <w:rPr>
          <w:szCs w:val="21"/>
          <w:u w:val="single"/>
          <w:lang w:bidi="ar"/>
        </w:rPr>
        <w:t xml:space="preserve">                </w:t>
      </w:r>
      <w:r>
        <w:rPr>
          <w:rFonts w:hint="eastAsia" w:cs="宋体"/>
          <w:szCs w:val="21"/>
          <w:lang w:bidi="ar"/>
        </w:rPr>
        <w:t>。</w:t>
      </w:r>
    </w:p>
    <w:p w14:paraId="78E4B5E5">
      <w:pPr>
        <w:spacing w:line="360" w:lineRule="auto"/>
        <w:ind w:firstLine="422" w:firstLineChars="200"/>
        <w:rPr>
          <w:b/>
          <w:bCs/>
          <w:color w:val="FF0000"/>
          <w:szCs w:val="21"/>
        </w:rPr>
      </w:pPr>
      <w:r>
        <w:rPr>
          <w:rFonts w:hint="eastAsia" w:cs="宋体"/>
          <w:b/>
          <w:bCs/>
          <w:color w:val="FF0000"/>
          <w:szCs w:val="21"/>
          <w:lang w:bidi="ar"/>
        </w:rPr>
        <w:t>特此证明。</w:t>
      </w:r>
    </w:p>
    <w:p w14:paraId="4E945537">
      <w:pPr>
        <w:spacing w:line="360" w:lineRule="auto"/>
        <w:rPr>
          <w:b/>
          <w:bCs/>
          <w:color w:val="FF0000"/>
          <w:szCs w:val="21"/>
        </w:rPr>
      </w:pPr>
      <w:r>
        <w:rPr>
          <w:rFonts w:hint="eastAsia" w:cs="宋体"/>
          <w:b/>
          <w:bCs/>
          <w:color w:val="FF0000"/>
          <w:szCs w:val="21"/>
          <w:lang w:bidi="ar"/>
        </w:rPr>
        <w:t>说明：</w:t>
      </w:r>
      <w:r>
        <w:rPr>
          <w:b/>
          <w:bCs/>
          <w:color w:val="FF0000"/>
          <w:szCs w:val="21"/>
          <w:lang w:bidi="ar"/>
        </w:rPr>
        <w:t>1</w:t>
      </w:r>
      <w:r>
        <w:rPr>
          <w:rFonts w:hint="eastAsia" w:cs="宋体"/>
          <w:b/>
          <w:bCs/>
          <w:color w:val="FF0000"/>
          <w:szCs w:val="21"/>
          <w:lang w:bidi="ar"/>
        </w:rPr>
        <w:t>、法定代表人为投标人（企业事业单位、国家机关、社会团体）的主要行政负责人。</w:t>
      </w:r>
    </w:p>
    <w:p w14:paraId="29B44A20">
      <w:pPr>
        <w:numPr>
          <w:ilvl w:val="0"/>
          <w:numId w:val="11"/>
        </w:numPr>
        <w:spacing w:line="360" w:lineRule="auto"/>
        <w:ind w:firstLine="422" w:firstLineChars="200"/>
        <w:rPr>
          <w:b/>
          <w:bCs/>
          <w:color w:val="FF0000"/>
          <w:szCs w:val="21"/>
        </w:rPr>
      </w:pPr>
      <w:r>
        <w:rPr>
          <w:rFonts w:hint="eastAsia" w:cs="宋体"/>
          <w:b/>
          <w:bCs/>
          <w:color w:val="FF0000"/>
          <w:szCs w:val="21"/>
          <w:lang w:bidi="ar"/>
        </w:rPr>
        <w:t>本证明书要供法定代表人（负责人）相关身份证明文件：身份证扫描件（正反两面）；港澳台居民可提供来往通行证扫描件；非中国国籍管辖范围人员，可提供公安部门认可的身份证明材料扫描件。</w:t>
      </w:r>
    </w:p>
    <w:p w14:paraId="7F43CD1E">
      <w:pPr>
        <w:numPr>
          <w:ilvl w:val="0"/>
          <w:numId w:val="11"/>
        </w:numPr>
        <w:spacing w:line="360" w:lineRule="auto"/>
        <w:ind w:firstLine="422" w:firstLineChars="200"/>
        <w:rPr>
          <w:b/>
          <w:bCs/>
          <w:color w:val="FF0000"/>
          <w:szCs w:val="21"/>
        </w:rPr>
      </w:pPr>
      <w:r>
        <w:rPr>
          <w:rFonts w:hint="eastAsia" w:cs="宋体"/>
          <w:b/>
          <w:bCs/>
          <w:color w:val="FF0000"/>
          <w:szCs w:val="21"/>
          <w:lang w:bidi="ar"/>
        </w:rPr>
        <w:t>本项目投标授权代表为法定代表人（负责人）的，无需提供《投标文件签署授权委托书》。</w:t>
      </w:r>
    </w:p>
    <w:p w14:paraId="1F8B19C6">
      <w:pPr>
        <w:numPr>
          <w:ilvl w:val="0"/>
          <w:numId w:val="11"/>
        </w:numPr>
        <w:spacing w:line="360" w:lineRule="auto"/>
        <w:ind w:firstLine="422" w:firstLineChars="200"/>
        <w:rPr>
          <w:b/>
          <w:bCs/>
          <w:color w:val="FF0000"/>
          <w:szCs w:val="21"/>
        </w:rPr>
      </w:pPr>
      <w:r>
        <w:rPr>
          <w:rFonts w:hint="eastAsia" w:cs="宋体"/>
          <w:b/>
          <w:bCs/>
          <w:color w:val="FF0000"/>
          <w:szCs w:val="21"/>
          <w:lang w:bidi="ar"/>
        </w:rPr>
        <w:t>内容必须填写真实、清楚，涂改无效，不得转让、买卖。</w:t>
      </w:r>
    </w:p>
    <w:tbl>
      <w:tblPr>
        <w:tblStyle w:val="43"/>
        <w:tblW w:w="85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8"/>
      </w:tblGrid>
      <w:tr w14:paraId="3C40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Borders>
              <w:top w:val="single" w:color="auto" w:sz="4" w:space="0"/>
              <w:left w:val="single" w:color="auto" w:sz="4" w:space="0"/>
              <w:bottom w:val="single" w:color="auto" w:sz="4" w:space="0"/>
              <w:right w:val="single" w:color="auto" w:sz="4" w:space="0"/>
            </w:tcBorders>
            <w:shd w:val="clear" w:color="auto" w:fill="auto"/>
          </w:tcPr>
          <w:p w14:paraId="2463B554">
            <w:pPr>
              <w:keepNext w:val="0"/>
              <w:keepLines w:val="0"/>
              <w:suppressLineNumbers w:val="0"/>
              <w:spacing w:before="0" w:beforeAutospacing="0" w:after="0" w:afterAutospacing="0"/>
              <w:ind w:left="0" w:right="0"/>
              <w:jc w:val="center"/>
              <w:rPr>
                <w:rFonts w:hint="default"/>
              </w:rPr>
            </w:pPr>
            <w:r>
              <w:rPr>
                <w:rFonts w:hint="eastAsia" w:cs="宋体"/>
                <w:lang w:bidi="ar"/>
              </w:rPr>
              <w:t>证件扫描件正面</w:t>
            </w:r>
          </w:p>
          <w:p w14:paraId="04011B9C">
            <w:pPr>
              <w:pStyle w:val="37"/>
              <w:keepNext w:val="0"/>
              <w:keepLines w:val="0"/>
              <w:suppressLineNumbers w:val="0"/>
              <w:spacing w:before="0" w:beforeAutospacing="0" w:after="120" w:afterAutospacing="0"/>
              <w:ind w:left="0" w:right="0"/>
              <w:rPr>
                <w:rFonts w:hint="default"/>
              </w:rPr>
            </w:pPr>
          </w:p>
          <w:p w14:paraId="1AD0C4E9">
            <w:pPr>
              <w:pStyle w:val="37"/>
              <w:keepNext w:val="0"/>
              <w:keepLines w:val="0"/>
              <w:suppressLineNumbers w:val="0"/>
              <w:spacing w:before="0" w:beforeAutospacing="0" w:after="0" w:afterAutospacing="0" w:line="360" w:lineRule="auto"/>
              <w:ind w:left="0" w:right="0"/>
              <w:rPr>
                <w:rFonts w:hint="default"/>
              </w:rPr>
            </w:pPr>
          </w:p>
          <w:p w14:paraId="12B61507">
            <w:pPr>
              <w:pStyle w:val="37"/>
              <w:keepNext w:val="0"/>
              <w:keepLines w:val="0"/>
              <w:suppressLineNumbers w:val="0"/>
              <w:spacing w:before="0" w:beforeAutospacing="0" w:after="0" w:afterAutospacing="0" w:line="360" w:lineRule="auto"/>
              <w:ind w:left="0" w:right="0"/>
              <w:rPr>
                <w:rFonts w:hint="default"/>
              </w:rPr>
            </w:pPr>
          </w:p>
          <w:p w14:paraId="72C6E946">
            <w:pPr>
              <w:pStyle w:val="37"/>
              <w:keepNext w:val="0"/>
              <w:keepLines w:val="0"/>
              <w:suppressLineNumbers w:val="0"/>
              <w:spacing w:before="0" w:beforeAutospacing="0" w:after="0" w:afterAutospacing="0" w:line="360" w:lineRule="auto"/>
              <w:ind w:left="0" w:right="0"/>
              <w:rPr>
                <w:rFonts w:hint="default"/>
              </w:rPr>
            </w:pPr>
          </w:p>
        </w:tc>
        <w:tc>
          <w:tcPr>
            <w:tcW w:w="4265" w:type="dxa"/>
            <w:tcBorders>
              <w:top w:val="single" w:color="auto" w:sz="4" w:space="0"/>
              <w:left w:val="single" w:color="auto" w:sz="4" w:space="0"/>
              <w:bottom w:val="single" w:color="auto" w:sz="4" w:space="0"/>
              <w:right w:val="single" w:color="auto" w:sz="4" w:space="0"/>
            </w:tcBorders>
            <w:shd w:val="clear" w:color="auto" w:fill="auto"/>
          </w:tcPr>
          <w:p w14:paraId="7CF506FE">
            <w:pPr>
              <w:keepNext w:val="0"/>
              <w:keepLines w:val="0"/>
              <w:suppressLineNumbers w:val="0"/>
              <w:spacing w:before="0" w:beforeAutospacing="0" w:after="0" w:afterAutospacing="0"/>
              <w:ind w:left="0" w:right="0"/>
              <w:jc w:val="center"/>
              <w:rPr>
                <w:rFonts w:hint="default"/>
              </w:rPr>
            </w:pPr>
            <w:r>
              <w:rPr>
                <w:rFonts w:hint="eastAsia" w:cs="宋体"/>
                <w:lang w:bidi="ar"/>
              </w:rPr>
              <w:t>证件扫描件反面</w:t>
            </w:r>
          </w:p>
          <w:p w14:paraId="708ECB27">
            <w:pPr>
              <w:pStyle w:val="37"/>
              <w:keepNext w:val="0"/>
              <w:keepLines w:val="0"/>
              <w:suppressLineNumbers w:val="0"/>
              <w:spacing w:before="0" w:beforeAutospacing="0" w:after="120" w:afterAutospacing="0"/>
              <w:ind w:left="0" w:right="0"/>
              <w:jc w:val="center"/>
              <w:rPr>
                <w:rFonts w:hint="default"/>
              </w:rPr>
            </w:pPr>
          </w:p>
          <w:p w14:paraId="7123BFF2">
            <w:pPr>
              <w:pStyle w:val="37"/>
              <w:keepNext w:val="0"/>
              <w:keepLines w:val="0"/>
              <w:suppressLineNumbers w:val="0"/>
              <w:spacing w:before="0" w:beforeAutospacing="0" w:after="0" w:afterAutospacing="0" w:line="360" w:lineRule="auto"/>
              <w:ind w:left="0" w:right="0"/>
              <w:jc w:val="center"/>
              <w:rPr>
                <w:rFonts w:hint="default"/>
              </w:rPr>
            </w:pPr>
          </w:p>
        </w:tc>
      </w:tr>
    </w:tbl>
    <w:p w14:paraId="6108F00E">
      <w:pPr>
        <w:pStyle w:val="37"/>
        <w:rPr>
          <w:szCs w:val="22"/>
        </w:rPr>
      </w:pPr>
      <w:r>
        <w:rPr>
          <w:rFonts w:hint="eastAsia" w:ascii="黑体" w:hAnsi="宋体" w:eastAsia="黑体" w:cs="黑体"/>
          <w:b/>
          <w:bCs/>
          <w:lang w:bidi="ar"/>
        </w:rPr>
        <w:t>温馨提示</w:t>
      </w:r>
      <w:r>
        <w:rPr>
          <w:rFonts w:hint="eastAsia" w:ascii="黑体" w:hAnsi="宋体" w:eastAsia="黑体" w:cs="黑体"/>
          <w:lang w:bidi="ar"/>
        </w:rPr>
        <w:t>：</w:t>
      </w:r>
      <w:r>
        <w:rPr>
          <w:rFonts w:hint="eastAsia" w:cs="宋体"/>
          <w:sz w:val="21"/>
          <w:szCs w:val="21"/>
          <w:lang w:bidi="ar"/>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23C173B1">
      <w:pPr>
        <w:rPr>
          <w:sz w:val="24"/>
        </w:rPr>
      </w:pPr>
    </w:p>
    <w:p w14:paraId="1311D098">
      <w:pPr>
        <w:rPr>
          <w:rFonts w:ascii="黑体" w:hAnsi="宋体" w:eastAsia="黑体" w:cs="黑体"/>
          <w:bCs/>
          <w:sz w:val="24"/>
          <w:szCs w:val="32"/>
        </w:rPr>
      </w:pPr>
      <w:r>
        <w:rPr>
          <w:rFonts w:hint="eastAsia" w:ascii="黑体" w:hAnsi="宋体" w:eastAsia="黑体" w:cs="黑体"/>
          <w:bCs/>
          <w:sz w:val="24"/>
          <w:szCs w:val="32"/>
        </w:rPr>
        <w:br w:type="page"/>
      </w:r>
    </w:p>
    <w:p w14:paraId="61780375">
      <w:pPr>
        <w:pStyle w:val="4"/>
        <w:widowControl/>
        <w:spacing w:before="120" w:after="120"/>
        <w:jc w:val="center"/>
        <w:rPr>
          <w:rFonts w:ascii="黑体" w:eastAsia="黑体" w:cs="黑体"/>
          <w:b w:val="0"/>
          <w:sz w:val="24"/>
        </w:rPr>
      </w:pPr>
      <w:r>
        <w:rPr>
          <w:rFonts w:hint="eastAsia" w:ascii="黑体" w:eastAsia="黑体" w:cs="黑体"/>
          <w:b w:val="0"/>
          <w:sz w:val="24"/>
          <w:lang w:val="en-US" w:eastAsia="zh-CN"/>
        </w:rPr>
        <w:t>七</w:t>
      </w:r>
      <w:r>
        <w:rPr>
          <w:rFonts w:hint="eastAsia" w:ascii="黑体" w:eastAsia="黑体" w:cs="黑体"/>
          <w:b w:val="0"/>
          <w:sz w:val="24"/>
        </w:rPr>
        <w:t>、投标文件签署授权委托书</w:t>
      </w:r>
    </w:p>
    <w:p w14:paraId="0508BA07">
      <w:pPr>
        <w:spacing w:line="360" w:lineRule="auto"/>
        <w:ind w:firstLine="420" w:firstLineChars="200"/>
        <w:rPr>
          <w:szCs w:val="21"/>
        </w:rPr>
      </w:pPr>
      <w:r>
        <w:rPr>
          <w:rFonts w:hint="eastAsia" w:cs="宋体"/>
          <w:szCs w:val="21"/>
          <w:lang w:bidi="ar"/>
        </w:rPr>
        <w:t>本授权委托书声明：我</w:t>
      </w:r>
      <w:r>
        <w:rPr>
          <w:szCs w:val="21"/>
          <w:u w:val="single"/>
          <w:lang w:bidi="ar"/>
        </w:rPr>
        <w:t xml:space="preserve">           </w:t>
      </w:r>
      <w:r>
        <w:rPr>
          <w:rFonts w:hint="eastAsia" w:cs="宋体"/>
          <w:szCs w:val="21"/>
          <w:lang w:bidi="ar"/>
        </w:rPr>
        <w:t>（姓名）系</w:t>
      </w:r>
      <w:r>
        <w:rPr>
          <w:szCs w:val="21"/>
          <w:u w:val="single"/>
          <w:lang w:bidi="ar"/>
        </w:rPr>
        <w:t xml:space="preserve">             </w:t>
      </w:r>
      <w:r>
        <w:rPr>
          <w:rFonts w:hint="eastAsia" w:cs="宋体"/>
          <w:szCs w:val="21"/>
          <w:lang w:bidi="ar"/>
        </w:rPr>
        <w:t>（投标人名称）的法定代表人（负责人），现授权委托</w:t>
      </w:r>
      <w:r>
        <w:rPr>
          <w:szCs w:val="21"/>
          <w:u w:val="single"/>
          <w:lang w:bidi="ar"/>
        </w:rPr>
        <w:t xml:space="preserve">            </w:t>
      </w:r>
      <w:r>
        <w:rPr>
          <w:rFonts w:hint="eastAsia" w:cs="宋体"/>
          <w:szCs w:val="21"/>
          <w:lang w:bidi="ar"/>
        </w:rPr>
        <w:t>（姓名）为我单位签署本项目已递交的投标文件的法定代表人（负责人）的授权委托代理人，代理人全权代表我所签署的本项目已递交的投标文件内容我均承认。</w:t>
      </w:r>
    </w:p>
    <w:p w14:paraId="1B7C177D">
      <w:pPr>
        <w:spacing w:line="360" w:lineRule="auto"/>
        <w:ind w:firstLine="420" w:firstLineChars="200"/>
        <w:rPr>
          <w:szCs w:val="21"/>
        </w:rPr>
      </w:pPr>
      <w:r>
        <w:rPr>
          <w:rFonts w:hint="eastAsia" w:cs="宋体"/>
          <w:szCs w:val="21"/>
          <w:lang w:bidi="ar"/>
        </w:rPr>
        <w:t>代理人无转委托权，特此委托。</w:t>
      </w:r>
    </w:p>
    <w:p w14:paraId="6270186B">
      <w:pPr>
        <w:spacing w:line="360" w:lineRule="auto"/>
        <w:ind w:firstLine="420" w:firstLineChars="200"/>
        <w:rPr>
          <w:szCs w:val="21"/>
        </w:rPr>
      </w:pPr>
    </w:p>
    <w:p w14:paraId="7EA592EF">
      <w:pPr>
        <w:spacing w:line="360" w:lineRule="auto"/>
        <w:ind w:firstLine="420" w:firstLineChars="200"/>
        <w:rPr>
          <w:szCs w:val="21"/>
        </w:rPr>
      </w:pPr>
      <w:r>
        <w:rPr>
          <w:rFonts w:hint="eastAsia" w:cs="宋体"/>
          <w:szCs w:val="21"/>
          <w:lang w:bidi="ar"/>
        </w:rPr>
        <w:t>代理人：</w:t>
      </w:r>
      <w:r>
        <w:rPr>
          <w:szCs w:val="21"/>
          <w:u w:val="single"/>
          <w:lang w:bidi="ar"/>
        </w:rPr>
        <w:t xml:space="preserve">              </w:t>
      </w:r>
      <w:r>
        <w:rPr>
          <w:rFonts w:hint="eastAsia" w:cs="宋体"/>
          <w:szCs w:val="21"/>
          <w:lang w:bidi="ar"/>
        </w:rPr>
        <w:t>；</w:t>
      </w:r>
    </w:p>
    <w:p w14:paraId="1A8A4EF2">
      <w:pPr>
        <w:spacing w:line="360" w:lineRule="auto"/>
        <w:ind w:firstLine="420" w:firstLineChars="200"/>
        <w:rPr>
          <w:szCs w:val="21"/>
        </w:rPr>
      </w:pPr>
      <w:r>
        <w:rPr>
          <w:rFonts w:hint="eastAsia" w:cs="宋体"/>
          <w:szCs w:val="21"/>
          <w:lang w:bidi="ar"/>
        </w:rPr>
        <w:t>身份证件号：</w:t>
      </w:r>
      <w:r>
        <w:rPr>
          <w:szCs w:val="21"/>
          <w:u w:val="single"/>
          <w:lang w:bidi="ar"/>
        </w:rPr>
        <w:t xml:space="preserve">                        </w:t>
      </w:r>
      <w:r>
        <w:rPr>
          <w:rFonts w:hint="eastAsia" w:cs="宋体"/>
          <w:szCs w:val="21"/>
          <w:lang w:bidi="ar"/>
        </w:rPr>
        <w:t>，职务：</w:t>
      </w:r>
      <w:r>
        <w:rPr>
          <w:szCs w:val="21"/>
          <w:u w:val="single"/>
          <w:lang w:bidi="ar"/>
        </w:rPr>
        <w:t xml:space="preserve">                </w:t>
      </w:r>
      <w:r>
        <w:rPr>
          <w:rFonts w:hint="eastAsia" w:cs="宋体"/>
          <w:szCs w:val="21"/>
          <w:lang w:bidi="ar"/>
        </w:rPr>
        <w:t>；</w:t>
      </w:r>
    </w:p>
    <w:p w14:paraId="004CAE75">
      <w:pPr>
        <w:spacing w:line="360" w:lineRule="auto"/>
        <w:ind w:firstLine="420" w:firstLineChars="200"/>
        <w:rPr>
          <w:szCs w:val="21"/>
        </w:rPr>
      </w:pPr>
      <w:r>
        <w:rPr>
          <w:rFonts w:hint="eastAsia" w:cs="宋体"/>
          <w:szCs w:val="21"/>
          <w:lang w:bidi="ar"/>
        </w:rPr>
        <w:t>联系电话：</w:t>
      </w:r>
      <w:r>
        <w:rPr>
          <w:szCs w:val="21"/>
          <w:u w:val="single"/>
          <w:lang w:bidi="ar"/>
        </w:rPr>
        <w:t xml:space="preserve">         </w:t>
      </w:r>
      <w:r>
        <w:rPr>
          <w:rFonts w:hint="eastAsia" w:cs="宋体"/>
          <w:szCs w:val="21"/>
          <w:lang w:bidi="ar"/>
        </w:rPr>
        <w:t>，手机：</w:t>
      </w:r>
      <w:r>
        <w:rPr>
          <w:szCs w:val="21"/>
          <w:u w:val="single"/>
          <w:lang w:bidi="ar"/>
        </w:rPr>
        <w:t xml:space="preserve">                </w:t>
      </w:r>
      <w:r>
        <w:rPr>
          <w:rFonts w:hint="eastAsia" w:cs="宋体"/>
          <w:szCs w:val="21"/>
          <w:lang w:bidi="ar"/>
        </w:rPr>
        <w:t>，电子邮箱：</w:t>
      </w:r>
      <w:r>
        <w:rPr>
          <w:szCs w:val="21"/>
          <w:u w:val="single"/>
          <w:lang w:bidi="ar"/>
        </w:rPr>
        <w:t xml:space="preserve">                     </w:t>
      </w:r>
      <w:r>
        <w:rPr>
          <w:rFonts w:hint="eastAsia" w:cs="宋体"/>
          <w:szCs w:val="21"/>
          <w:lang w:bidi="ar"/>
        </w:rPr>
        <w:t>；</w:t>
      </w:r>
    </w:p>
    <w:p w14:paraId="1479DBC3">
      <w:pPr>
        <w:spacing w:line="360" w:lineRule="auto"/>
        <w:ind w:firstLine="420" w:firstLineChars="200"/>
        <w:rPr>
          <w:szCs w:val="21"/>
        </w:rPr>
      </w:pPr>
      <w:r>
        <w:rPr>
          <w:rFonts w:hint="eastAsia" w:cs="宋体"/>
          <w:szCs w:val="21"/>
          <w:lang w:bidi="ar"/>
        </w:rPr>
        <w:t>授权委托日期：</w:t>
      </w:r>
      <w:r>
        <w:rPr>
          <w:szCs w:val="21"/>
          <w:u w:val="single"/>
          <w:lang w:bidi="ar"/>
        </w:rPr>
        <w:t xml:space="preserve">         </w:t>
      </w:r>
      <w:r>
        <w:rPr>
          <w:rFonts w:hint="eastAsia" w:cs="宋体"/>
          <w:szCs w:val="21"/>
          <w:lang w:bidi="ar"/>
        </w:rPr>
        <w:t>年</w:t>
      </w:r>
      <w:r>
        <w:rPr>
          <w:szCs w:val="21"/>
          <w:u w:val="single"/>
          <w:lang w:bidi="ar"/>
        </w:rPr>
        <w:t xml:space="preserve">     </w:t>
      </w:r>
      <w:r>
        <w:rPr>
          <w:rFonts w:hint="eastAsia" w:cs="宋体"/>
          <w:szCs w:val="21"/>
          <w:lang w:bidi="ar"/>
        </w:rPr>
        <w:t>月</w:t>
      </w:r>
      <w:r>
        <w:rPr>
          <w:szCs w:val="21"/>
          <w:lang w:bidi="ar"/>
        </w:rPr>
        <w:t xml:space="preserve"> </w:t>
      </w:r>
      <w:r>
        <w:rPr>
          <w:szCs w:val="21"/>
          <w:u w:val="single"/>
          <w:lang w:bidi="ar"/>
        </w:rPr>
        <w:t xml:space="preserve">      </w:t>
      </w:r>
      <w:r>
        <w:rPr>
          <w:rFonts w:hint="eastAsia" w:cs="宋体"/>
          <w:szCs w:val="21"/>
          <w:lang w:bidi="ar"/>
        </w:rPr>
        <w:t>日。</w:t>
      </w:r>
    </w:p>
    <w:p w14:paraId="4BE9E8DD">
      <w:pPr>
        <w:spacing w:line="360" w:lineRule="auto"/>
        <w:rPr>
          <w:b/>
          <w:color w:val="FF0000"/>
          <w:szCs w:val="21"/>
        </w:rPr>
      </w:pPr>
      <w:r>
        <w:rPr>
          <w:rFonts w:hint="eastAsia" w:cs="宋体"/>
          <w:b/>
          <w:color w:val="FF0000"/>
          <w:szCs w:val="21"/>
          <w:lang w:bidi="ar"/>
        </w:rPr>
        <w:t>附：请提供代理人身份证扫描件（正反两面）；港澳台居民可提供来往通行证扫描件；非中国国籍管辖范围人员，可提供公安部门认可的身份证明材料扫描件。</w:t>
      </w:r>
    </w:p>
    <w:tbl>
      <w:tblPr>
        <w:tblStyle w:val="43"/>
        <w:tblW w:w="8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7"/>
        <w:gridCol w:w="4268"/>
      </w:tblGrid>
      <w:tr w14:paraId="1EA3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Borders>
              <w:top w:val="single" w:color="auto" w:sz="4" w:space="0"/>
              <w:left w:val="single" w:color="auto" w:sz="4" w:space="0"/>
              <w:bottom w:val="single" w:color="auto" w:sz="4" w:space="0"/>
              <w:right w:val="single" w:color="auto" w:sz="4" w:space="0"/>
            </w:tcBorders>
            <w:shd w:val="clear" w:color="auto" w:fill="auto"/>
          </w:tcPr>
          <w:p w14:paraId="70CF3B76">
            <w:pPr>
              <w:keepNext w:val="0"/>
              <w:keepLines w:val="0"/>
              <w:suppressLineNumbers w:val="0"/>
              <w:spacing w:before="0" w:beforeAutospacing="0" w:after="0" w:afterAutospacing="0"/>
              <w:ind w:left="0" w:right="0"/>
              <w:jc w:val="center"/>
              <w:rPr>
                <w:rFonts w:hint="default"/>
              </w:rPr>
            </w:pPr>
            <w:r>
              <w:rPr>
                <w:rFonts w:hint="eastAsia" w:cs="宋体"/>
                <w:lang w:bidi="ar"/>
              </w:rPr>
              <w:t>证件扫描件正面</w:t>
            </w:r>
          </w:p>
          <w:p w14:paraId="0D454275">
            <w:pPr>
              <w:pStyle w:val="37"/>
              <w:keepNext w:val="0"/>
              <w:keepLines w:val="0"/>
              <w:suppressLineNumbers w:val="0"/>
              <w:spacing w:before="0" w:beforeAutospacing="0" w:after="120" w:afterAutospacing="0"/>
              <w:ind w:left="0" w:right="0"/>
              <w:rPr>
                <w:rFonts w:hint="default"/>
              </w:rPr>
            </w:pPr>
          </w:p>
          <w:p w14:paraId="2175E06B">
            <w:pPr>
              <w:pStyle w:val="37"/>
              <w:keepNext w:val="0"/>
              <w:keepLines w:val="0"/>
              <w:suppressLineNumbers w:val="0"/>
              <w:spacing w:before="0" w:beforeAutospacing="0" w:after="0" w:afterAutospacing="0" w:line="360" w:lineRule="auto"/>
              <w:ind w:left="0" w:right="0"/>
              <w:rPr>
                <w:rFonts w:hint="default"/>
              </w:rPr>
            </w:pPr>
          </w:p>
          <w:p w14:paraId="3D543594">
            <w:pPr>
              <w:pStyle w:val="37"/>
              <w:keepNext w:val="0"/>
              <w:keepLines w:val="0"/>
              <w:suppressLineNumbers w:val="0"/>
              <w:spacing w:before="0" w:beforeAutospacing="0" w:after="0" w:afterAutospacing="0" w:line="360" w:lineRule="auto"/>
              <w:ind w:left="0" w:right="0"/>
              <w:rPr>
                <w:rFonts w:hint="default"/>
              </w:rPr>
            </w:pPr>
          </w:p>
          <w:p w14:paraId="6958EF15">
            <w:pPr>
              <w:pStyle w:val="37"/>
              <w:keepNext w:val="0"/>
              <w:keepLines w:val="0"/>
              <w:suppressLineNumbers w:val="0"/>
              <w:spacing w:before="0" w:beforeAutospacing="0" w:after="0" w:afterAutospacing="0" w:line="360" w:lineRule="auto"/>
              <w:ind w:left="0" w:right="0"/>
              <w:rPr>
                <w:rFonts w:hint="default"/>
              </w:rPr>
            </w:pPr>
          </w:p>
        </w:tc>
        <w:tc>
          <w:tcPr>
            <w:tcW w:w="4265" w:type="dxa"/>
            <w:tcBorders>
              <w:top w:val="single" w:color="auto" w:sz="4" w:space="0"/>
              <w:left w:val="single" w:color="auto" w:sz="4" w:space="0"/>
              <w:bottom w:val="single" w:color="auto" w:sz="4" w:space="0"/>
              <w:right w:val="single" w:color="auto" w:sz="4" w:space="0"/>
            </w:tcBorders>
            <w:shd w:val="clear" w:color="auto" w:fill="auto"/>
          </w:tcPr>
          <w:p w14:paraId="26961288">
            <w:pPr>
              <w:keepNext w:val="0"/>
              <w:keepLines w:val="0"/>
              <w:suppressLineNumbers w:val="0"/>
              <w:spacing w:before="0" w:beforeAutospacing="0" w:after="0" w:afterAutospacing="0"/>
              <w:ind w:left="0" w:right="0"/>
              <w:jc w:val="center"/>
              <w:rPr>
                <w:rFonts w:hint="default"/>
              </w:rPr>
            </w:pPr>
            <w:r>
              <w:rPr>
                <w:rFonts w:hint="eastAsia" w:cs="宋体"/>
                <w:lang w:bidi="ar"/>
              </w:rPr>
              <w:t>证件扫描件反面</w:t>
            </w:r>
          </w:p>
          <w:p w14:paraId="3D3F1466">
            <w:pPr>
              <w:pStyle w:val="37"/>
              <w:keepNext w:val="0"/>
              <w:keepLines w:val="0"/>
              <w:suppressLineNumbers w:val="0"/>
              <w:spacing w:before="0" w:beforeAutospacing="0" w:after="120" w:afterAutospacing="0"/>
              <w:ind w:left="0" w:right="0"/>
              <w:jc w:val="center"/>
              <w:rPr>
                <w:rFonts w:hint="default"/>
              </w:rPr>
            </w:pPr>
          </w:p>
          <w:p w14:paraId="5A7C8F3F">
            <w:pPr>
              <w:pStyle w:val="37"/>
              <w:keepNext w:val="0"/>
              <w:keepLines w:val="0"/>
              <w:suppressLineNumbers w:val="0"/>
              <w:spacing w:before="0" w:beforeAutospacing="0" w:after="0" w:afterAutospacing="0" w:line="360" w:lineRule="auto"/>
              <w:ind w:left="0" w:right="0"/>
              <w:jc w:val="center"/>
              <w:rPr>
                <w:rFonts w:hint="default"/>
              </w:rPr>
            </w:pPr>
          </w:p>
        </w:tc>
      </w:tr>
    </w:tbl>
    <w:p w14:paraId="163D8765">
      <w:pPr>
        <w:pStyle w:val="37"/>
        <w:rPr>
          <w:szCs w:val="22"/>
        </w:rPr>
      </w:pPr>
      <w:r>
        <w:rPr>
          <w:rFonts w:hint="eastAsia" w:ascii="黑体" w:hAnsi="宋体" w:eastAsia="黑体" w:cs="黑体"/>
          <w:b/>
          <w:bCs/>
          <w:lang w:bidi="ar"/>
        </w:rPr>
        <w:t>温馨提示</w:t>
      </w:r>
      <w:r>
        <w:rPr>
          <w:rFonts w:hint="eastAsia" w:ascii="黑体" w:hAnsi="宋体" w:eastAsia="黑体" w:cs="黑体"/>
          <w:lang w:bidi="ar"/>
        </w:rPr>
        <w:t>：</w:t>
      </w:r>
      <w:r>
        <w:rPr>
          <w:rFonts w:hint="eastAsia" w:cs="宋体"/>
          <w:sz w:val="21"/>
          <w:szCs w:val="21"/>
          <w:lang w:bidi="ar"/>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299DE79B"/>
    <w:p w14:paraId="5609BAF8">
      <w:pPr>
        <w:pStyle w:val="2"/>
        <w:rPr>
          <w:rFonts w:hAnsi="宋体"/>
        </w:rPr>
      </w:pPr>
      <w:r>
        <w:br w:type="page"/>
      </w:r>
    </w:p>
    <w:p w14:paraId="330AF8F6">
      <w:pPr>
        <w:pStyle w:val="4"/>
        <w:jc w:val="center"/>
        <w:rPr>
          <w:rFonts w:ascii="黑体" w:eastAsia="黑体"/>
          <w:b w:val="0"/>
          <w:kern w:val="0"/>
          <w:sz w:val="24"/>
          <w:szCs w:val="24"/>
        </w:rPr>
      </w:pPr>
      <w:r>
        <w:rPr>
          <w:rFonts w:hint="eastAsia" w:ascii="黑体" w:eastAsia="黑体"/>
          <w:b w:val="0"/>
          <w:kern w:val="0"/>
          <w:sz w:val="24"/>
          <w:szCs w:val="24"/>
          <w:lang w:val="en-US" w:eastAsia="zh-CN"/>
        </w:rPr>
        <w:t>八</w:t>
      </w:r>
      <w:r>
        <w:rPr>
          <w:rFonts w:hint="eastAsia" w:ascii="黑体" w:eastAsia="黑体"/>
          <w:b w:val="0"/>
          <w:kern w:val="0"/>
          <w:sz w:val="24"/>
          <w:szCs w:val="24"/>
        </w:rPr>
        <w:t>、实质性条款响应情况表</w:t>
      </w:r>
    </w:p>
    <w:tbl>
      <w:tblPr>
        <w:tblStyle w:val="42"/>
        <w:tblW w:w="8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3120"/>
        <w:gridCol w:w="2700"/>
        <w:gridCol w:w="1256"/>
        <w:gridCol w:w="847"/>
      </w:tblGrid>
      <w:tr w14:paraId="3A87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auto"/>
            <w:vAlign w:val="center"/>
          </w:tcPr>
          <w:p w14:paraId="33CE810B">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ascii="宋体" w:hAnsi="宋体" w:cs="宋体"/>
                <w:kern w:val="0"/>
                <w:szCs w:val="21"/>
                <w:lang w:bidi="ar"/>
              </w:rPr>
              <w:t>序号</w:t>
            </w:r>
          </w:p>
        </w:tc>
        <w:tc>
          <w:tcPr>
            <w:tcW w:w="3120" w:type="dxa"/>
            <w:tcBorders>
              <w:top w:val="single" w:color="auto" w:sz="4" w:space="0"/>
              <w:left w:val="single" w:color="auto" w:sz="4" w:space="0"/>
              <w:bottom w:val="single" w:color="auto" w:sz="4" w:space="0"/>
              <w:right w:val="single" w:color="auto" w:sz="4" w:space="0"/>
            </w:tcBorders>
            <w:shd w:val="clear" w:color="auto" w:fill="auto"/>
            <w:vAlign w:val="center"/>
          </w:tcPr>
          <w:p w14:paraId="3D640F17">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ascii="宋体" w:hAnsi="宋体" w:cs="宋体"/>
                <w:kern w:val="0"/>
                <w:szCs w:val="21"/>
                <w:lang w:bidi="ar"/>
              </w:rPr>
              <w:t>实质性条款具体内容</w:t>
            </w:r>
          </w:p>
        </w:tc>
        <w:tc>
          <w:tcPr>
            <w:tcW w:w="2700" w:type="dxa"/>
            <w:tcBorders>
              <w:top w:val="single" w:color="auto" w:sz="4" w:space="0"/>
              <w:left w:val="single" w:color="auto" w:sz="4" w:space="0"/>
              <w:bottom w:val="single" w:color="auto" w:sz="4" w:space="0"/>
              <w:right w:val="single" w:color="auto" w:sz="4" w:space="0"/>
            </w:tcBorders>
            <w:shd w:val="clear" w:color="auto" w:fill="auto"/>
            <w:vAlign w:val="center"/>
          </w:tcPr>
          <w:p w14:paraId="05E9F69F">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cs="宋体"/>
                <w:lang w:bidi="ar"/>
              </w:rPr>
              <w:t>投标响应</w:t>
            </w:r>
          </w:p>
        </w:tc>
        <w:tc>
          <w:tcPr>
            <w:tcW w:w="1256" w:type="dxa"/>
            <w:tcBorders>
              <w:top w:val="single" w:color="auto" w:sz="4" w:space="0"/>
              <w:left w:val="single" w:color="auto" w:sz="4" w:space="0"/>
              <w:bottom w:val="single" w:color="auto" w:sz="4" w:space="0"/>
              <w:right w:val="single" w:color="auto" w:sz="4" w:space="0"/>
            </w:tcBorders>
            <w:shd w:val="clear" w:color="auto" w:fill="auto"/>
            <w:vAlign w:val="center"/>
          </w:tcPr>
          <w:p w14:paraId="5F5825E8">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cs="宋体"/>
                <w:lang w:bidi="ar"/>
              </w:rPr>
              <w:t>偏离情况</w:t>
            </w:r>
          </w:p>
        </w:tc>
        <w:tc>
          <w:tcPr>
            <w:tcW w:w="847" w:type="dxa"/>
            <w:tcBorders>
              <w:top w:val="single" w:color="auto" w:sz="4" w:space="0"/>
              <w:left w:val="single" w:color="auto" w:sz="4" w:space="0"/>
              <w:bottom w:val="single" w:color="auto" w:sz="4" w:space="0"/>
              <w:right w:val="single" w:color="auto" w:sz="4" w:space="0"/>
            </w:tcBorders>
            <w:shd w:val="clear" w:color="auto" w:fill="auto"/>
            <w:vAlign w:val="center"/>
          </w:tcPr>
          <w:p w14:paraId="1F4B470C">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cs="宋体"/>
                <w:lang w:bidi="ar"/>
              </w:rPr>
              <w:t>说明</w:t>
            </w:r>
          </w:p>
        </w:tc>
      </w:tr>
      <w:tr w14:paraId="27C0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shd w:val="clear" w:color="auto" w:fill="auto"/>
          </w:tcPr>
          <w:p w14:paraId="2C0BB302">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ascii="宋体" w:hAnsi="宋体" w:cs="宋体"/>
                <w:kern w:val="0"/>
                <w:szCs w:val="21"/>
                <w:lang w:bidi="ar"/>
              </w:rPr>
              <w:t>1</w:t>
            </w:r>
          </w:p>
        </w:tc>
        <w:tc>
          <w:tcPr>
            <w:tcW w:w="3120" w:type="dxa"/>
            <w:tcBorders>
              <w:top w:val="single" w:color="auto" w:sz="4" w:space="0"/>
              <w:left w:val="single" w:color="auto" w:sz="4" w:space="0"/>
              <w:bottom w:val="single" w:color="auto" w:sz="4" w:space="0"/>
              <w:right w:val="single" w:color="auto" w:sz="4" w:space="0"/>
            </w:tcBorders>
            <w:shd w:val="clear" w:color="auto" w:fill="auto"/>
            <w:vAlign w:val="center"/>
          </w:tcPr>
          <w:p w14:paraId="60DF9460">
            <w:pPr>
              <w:keepNext w:val="0"/>
              <w:keepLines w:val="0"/>
              <w:suppressLineNumbers w:val="0"/>
              <w:adjustRightInd w:val="0"/>
              <w:snapToGrid w:val="0"/>
              <w:spacing w:before="0" w:beforeAutospacing="0" w:after="0" w:afterAutospacing="0" w:line="360" w:lineRule="auto"/>
              <w:ind w:left="0" w:right="0"/>
              <w:jc w:val="center"/>
              <w:rPr>
                <w:rFonts w:hint="default" w:hAnsi="宋体"/>
                <w:kern w:val="0"/>
                <w:szCs w:val="21"/>
              </w:rPr>
            </w:pPr>
            <w:r>
              <w:rPr>
                <w:rFonts w:hint="default" w:hAnsi="宋体"/>
                <w:kern w:val="0"/>
                <w:szCs w:val="21"/>
              </w:rPr>
              <w:t>满足本项目标★的条款要求。</w:t>
            </w:r>
          </w:p>
        </w:tc>
        <w:tc>
          <w:tcPr>
            <w:tcW w:w="2700" w:type="dxa"/>
            <w:tcBorders>
              <w:top w:val="single" w:color="auto" w:sz="4" w:space="0"/>
              <w:left w:val="single" w:color="auto" w:sz="4" w:space="0"/>
              <w:bottom w:val="single" w:color="auto" w:sz="4" w:space="0"/>
              <w:right w:val="single" w:color="auto" w:sz="4" w:space="0"/>
            </w:tcBorders>
            <w:shd w:val="clear" w:color="auto" w:fill="auto"/>
          </w:tcPr>
          <w:p w14:paraId="7576DDC9">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c>
          <w:tcPr>
            <w:tcW w:w="1256" w:type="dxa"/>
            <w:tcBorders>
              <w:top w:val="single" w:color="auto" w:sz="4" w:space="0"/>
              <w:left w:val="single" w:color="auto" w:sz="4" w:space="0"/>
              <w:bottom w:val="single" w:color="auto" w:sz="4" w:space="0"/>
              <w:right w:val="single" w:color="auto" w:sz="4" w:space="0"/>
            </w:tcBorders>
            <w:shd w:val="clear" w:color="auto" w:fill="auto"/>
          </w:tcPr>
          <w:p w14:paraId="08039DF1">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c>
          <w:tcPr>
            <w:tcW w:w="847" w:type="dxa"/>
            <w:tcBorders>
              <w:top w:val="single" w:color="auto" w:sz="4" w:space="0"/>
              <w:left w:val="single" w:color="auto" w:sz="4" w:space="0"/>
              <w:bottom w:val="single" w:color="auto" w:sz="4" w:space="0"/>
              <w:right w:val="single" w:color="auto" w:sz="4" w:space="0"/>
            </w:tcBorders>
            <w:shd w:val="clear" w:color="auto" w:fill="auto"/>
          </w:tcPr>
          <w:p w14:paraId="274EC9FC">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r>
      <w:tr w14:paraId="0614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shd w:val="clear" w:color="auto" w:fill="auto"/>
          </w:tcPr>
          <w:p w14:paraId="3D509BBC">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ascii="宋体" w:hAnsi="宋体" w:cs="宋体"/>
                <w:kern w:val="0"/>
                <w:szCs w:val="21"/>
                <w:lang w:bidi="ar"/>
              </w:rPr>
              <w:t>2</w:t>
            </w:r>
          </w:p>
        </w:tc>
        <w:tc>
          <w:tcPr>
            <w:tcW w:w="3120" w:type="dxa"/>
            <w:tcBorders>
              <w:top w:val="single" w:color="auto" w:sz="4" w:space="0"/>
              <w:left w:val="single" w:color="auto" w:sz="4" w:space="0"/>
              <w:bottom w:val="single" w:color="auto" w:sz="4" w:space="0"/>
              <w:right w:val="single" w:color="auto" w:sz="4" w:space="0"/>
            </w:tcBorders>
            <w:shd w:val="clear" w:color="auto" w:fill="auto"/>
            <w:vAlign w:val="center"/>
          </w:tcPr>
          <w:p w14:paraId="11AFC9FE">
            <w:pPr>
              <w:keepNext w:val="0"/>
              <w:keepLines w:val="0"/>
              <w:suppressLineNumbers w:val="0"/>
              <w:adjustRightInd w:val="0"/>
              <w:snapToGrid w:val="0"/>
              <w:spacing w:before="0" w:beforeAutospacing="0" w:after="0" w:afterAutospacing="0" w:line="360" w:lineRule="auto"/>
              <w:ind w:left="0" w:right="0"/>
              <w:jc w:val="center"/>
              <w:rPr>
                <w:rFonts w:hint="default" w:hAnsi="宋体"/>
                <w:kern w:val="0"/>
                <w:szCs w:val="21"/>
              </w:rPr>
            </w:pPr>
            <w:commentRangeStart w:id="63"/>
            <w:r>
              <w:rPr>
                <w:rFonts w:hint="eastAsia" w:hAnsi="宋体" w:cs="宋体"/>
                <w:kern w:val="0"/>
                <w:szCs w:val="21"/>
              </w:rPr>
              <w:t>（填写相关内容）</w:t>
            </w:r>
            <w:commentRangeEnd w:id="63"/>
            <w:r>
              <w:rPr>
                <w:rFonts w:hint="eastAsia" w:hAnsi="宋体" w:cs="宋体"/>
                <w:kern w:val="0"/>
                <w:szCs w:val="21"/>
              </w:rPr>
              <w:commentReference w:id="63"/>
            </w:r>
          </w:p>
        </w:tc>
        <w:tc>
          <w:tcPr>
            <w:tcW w:w="2700" w:type="dxa"/>
            <w:tcBorders>
              <w:top w:val="single" w:color="auto" w:sz="4" w:space="0"/>
              <w:left w:val="single" w:color="auto" w:sz="4" w:space="0"/>
              <w:bottom w:val="single" w:color="auto" w:sz="4" w:space="0"/>
              <w:right w:val="single" w:color="auto" w:sz="4" w:space="0"/>
            </w:tcBorders>
            <w:shd w:val="clear" w:color="auto" w:fill="auto"/>
          </w:tcPr>
          <w:p w14:paraId="0A37C9AC">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c>
          <w:tcPr>
            <w:tcW w:w="1256" w:type="dxa"/>
            <w:tcBorders>
              <w:top w:val="single" w:color="auto" w:sz="4" w:space="0"/>
              <w:left w:val="single" w:color="auto" w:sz="4" w:space="0"/>
              <w:bottom w:val="single" w:color="auto" w:sz="4" w:space="0"/>
              <w:right w:val="single" w:color="auto" w:sz="4" w:space="0"/>
            </w:tcBorders>
            <w:shd w:val="clear" w:color="auto" w:fill="auto"/>
          </w:tcPr>
          <w:p w14:paraId="3D7FEB1D">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c>
          <w:tcPr>
            <w:tcW w:w="847" w:type="dxa"/>
            <w:tcBorders>
              <w:top w:val="single" w:color="auto" w:sz="4" w:space="0"/>
              <w:left w:val="single" w:color="auto" w:sz="4" w:space="0"/>
              <w:bottom w:val="single" w:color="auto" w:sz="4" w:space="0"/>
              <w:right w:val="single" w:color="auto" w:sz="4" w:space="0"/>
            </w:tcBorders>
            <w:shd w:val="clear" w:color="auto" w:fill="auto"/>
          </w:tcPr>
          <w:p w14:paraId="054F6EB1">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r>
      <w:tr w14:paraId="26BF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tcBorders>
              <w:top w:val="single" w:color="auto" w:sz="4" w:space="0"/>
              <w:left w:val="single" w:color="auto" w:sz="4" w:space="0"/>
              <w:bottom w:val="single" w:color="auto" w:sz="4" w:space="0"/>
              <w:right w:val="single" w:color="auto" w:sz="4" w:space="0"/>
            </w:tcBorders>
            <w:shd w:val="clear" w:color="auto" w:fill="auto"/>
          </w:tcPr>
          <w:p w14:paraId="20FD2008">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ascii="宋体" w:hAnsi="宋体" w:cs="宋体"/>
                <w:kern w:val="0"/>
                <w:szCs w:val="21"/>
                <w:lang w:bidi="ar"/>
              </w:rPr>
              <w:t>3</w:t>
            </w:r>
          </w:p>
        </w:tc>
        <w:tc>
          <w:tcPr>
            <w:tcW w:w="3120" w:type="dxa"/>
            <w:tcBorders>
              <w:top w:val="single" w:color="auto" w:sz="4" w:space="0"/>
              <w:left w:val="single" w:color="auto" w:sz="4" w:space="0"/>
              <w:bottom w:val="single" w:color="auto" w:sz="4" w:space="0"/>
              <w:right w:val="single" w:color="auto" w:sz="4" w:space="0"/>
            </w:tcBorders>
            <w:shd w:val="clear" w:color="auto" w:fill="auto"/>
            <w:vAlign w:val="center"/>
          </w:tcPr>
          <w:p w14:paraId="003B5D49">
            <w:pPr>
              <w:keepNext w:val="0"/>
              <w:keepLines w:val="0"/>
              <w:suppressLineNumbers w:val="0"/>
              <w:adjustRightInd w:val="0"/>
              <w:snapToGrid w:val="0"/>
              <w:spacing w:before="0" w:beforeAutospacing="0" w:after="0" w:afterAutospacing="0" w:line="360" w:lineRule="auto"/>
              <w:ind w:left="0" w:right="0"/>
              <w:jc w:val="center"/>
              <w:rPr>
                <w:rFonts w:hint="default" w:ascii="宋体" w:hAnsi="宋体" w:cs="宋体"/>
                <w:kern w:val="0"/>
                <w:szCs w:val="21"/>
              </w:rPr>
            </w:pPr>
            <w:r>
              <w:rPr>
                <w:rFonts w:hint="eastAsia" w:ascii="宋体" w:hAnsi="宋体" w:cs="宋体"/>
                <w:kern w:val="0"/>
                <w:szCs w:val="21"/>
                <w:lang w:bidi="ar"/>
              </w:rPr>
              <w:t>…………</w:t>
            </w:r>
          </w:p>
        </w:tc>
        <w:tc>
          <w:tcPr>
            <w:tcW w:w="2700" w:type="dxa"/>
            <w:tcBorders>
              <w:top w:val="single" w:color="auto" w:sz="4" w:space="0"/>
              <w:left w:val="single" w:color="auto" w:sz="4" w:space="0"/>
              <w:bottom w:val="single" w:color="auto" w:sz="4" w:space="0"/>
              <w:right w:val="single" w:color="auto" w:sz="4" w:space="0"/>
            </w:tcBorders>
            <w:shd w:val="clear" w:color="auto" w:fill="auto"/>
          </w:tcPr>
          <w:p w14:paraId="0AB0DDD4">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c>
          <w:tcPr>
            <w:tcW w:w="1256" w:type="dxa"/>
            <w:tcBorders>
              <w:top w:val="single" w:color="auto" w:sz="4" w:space="0"/>
              <w:left w:val="single" w:color="auto" w:sz="4" w:space="0"/>
              <w:bottom w:val="single" w:color="auto" w:sz="4" w:space="0"/>
              <w:right w:val="single" w:color="auto" w:sz="4" w:space="0"/>
            </w:tcBorders>
            <w:shd w:val="clear" w:color="auto" w:fill="auto"/>
          </w:tcPr>
          <w:p w14:paraId="1CF68EAD">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c>
          <w:tcPr>
            <w:tcW w:w="847" w:type="dxa"/>
            <w:tcBorders>
              <w:top w:val="single" w:color="auto" w:sz="4" w:space="0"/>
              <w:left w:val="single" w:color="auto" w:sz="4" w:space="0"/>
              <w:bottom w:val="single" w:color="auto" w:sz="4" w:space="0"/>
              <w:right w:val="single" w:color="auto" w:sz="4" w:space="0"/>
            </w:tcBorders>
            <w:shd w:val="clear" w:color="auto" w:fill="auto"/>
          </w:tcPr>
          <w:p w14:paraId="15573A16">
            <w:pPr>
              <w:keepNext w:val="0"/>
              <w:keepLines w:val="0"/>
              <w:suppressLineNumbers w:val="0"/>
              <w:adjustRightInd w:val="0"/>
              <w:snapToGrid w:val="0"/>
              <w:spacing w:before="0" w:beforeAutospacing="0" w:after="0" w:afterAutospacing="0" w:line="360" w:lineRule="auto"/>
              <w:ind w:left="0" w:right="0"/>
              <w:rPr>
                <w:rFonts w:hint="default" w:ascii="宋体" w:hAnsi="宋体" w:cs="宋体"/>
                <w:kern w:val="0"/>
                <w:szCs w:val="21"/>
              </w:rPr>
            </w:pPr>
          </w:p>
        </w:tc>
      </w:tr>
    </w:tbl>
    <w:p w14:paraId="74FC3AA4">
      <w:pPr>
        <w:rPr>
          <w:b/>
          <w:sz w:val="24"/>
          <w:szCs w:val="22"/>
        </w:rPr>
      </w:pPr>
      <w:r>
        <w:rPr>
          <w:rFonts w:hint="eastAsia" w:cs="宋体"/>
          <w:b/>
          <w:sz w:val="24"/>
          <w:szCs w:val="22"/>
          <w:lang w:bidi="ar"/>
        </w:rPr>
        <w:t>注：</w:t>
      </w:r>
      <w:r>
        <w:rPr>
          <w:b/>
          <w:sz w:val="24"/>
          <w:szCs w:val="22"/>
          <w:lang w:bidi="ar"/>
        </w:rPr>
        <w:t>1.</w:t>
      </w:r>
      <w:r>
        <w:rPr>
          <w:rFonts w:hint="eastAsia" w:cs="宋体"/>
          <w:b/>
          <w:sz w:val="24"/>
          <w:szCs w:val="22"/>
          <w:lang w:bidi="ar"/>
        </w:rPr>
        <w:t>上表所列各项均为不可负偏离条款。</w:t>
      </w:r>
    </w:p>
    <w:p w14:paraId="39748B18">
      <w:pPr>
        <w:ind w:firstLine="482" w:firstLineChars="200"/>
        <w:rPr>
          <w:b/>
          <w:sz w:val="24"/>
          <w:szCs w:val="22"/>
        </w:rPr>
      </w:pPr>
      <w:r>
        <w:rPr>
          <w:b/>
          <w:sz w:val="24"/>
          <w:szCs w:val="22"/>
          <w:lang w:bidi="ar"/>
        </w:rPr>
        <w:t>2.</w:t>
      </w:r>
      <w:r>
        <w:rPr>
          <w:rFonts w:hint="eastAsia" w:cs="宋体"/>
          <w:b/>
          <w:sz w:val="24"/>
          <w:szCs w:val="22"/>
          <w:lang w:bidi="ar"/>
        </w:rPr>
        <w:t>“投标响应”一栏应当详细填写投标人自身响应情况，而不能不合理照搬照抄招实质性条款具体内容。</w:t>
      </w:r>
    </w:p>
    <w:p w14:paraId="143AA747">
      <w:pPr>
        <w:ind w:firstLine="482" w:firstLineChars="200"/>
        <w:rPr>
          <w:b/>
          <w:sz w:val="24"/>
          <w:szCs w:val="22"/>
        </w:rPr>
      </w:pPr>
      <w:r>
        <w:rPr>
          <w:b/>
          <w:sz w:val="24"/>
          <w:szCs w:val="22"/>
          <w:lang w:bidi="ar"/>
        </w:rPr>
        <w:t>3.</w:t>
      </w:r>
      <w:r>
        <w:rPr>
          <w:rFonts w:hint="eastAsia" w:cs="宋体"/>
          <w:b/>
          <w:sz w:val="24"/>
          <w:szCs w:val="22"/>
          <w:lang w:bidi="ar"/>
        </w:rPr>
        <w:t>“偏离情况”一栏应填写“正偏离”、“负偏离”或“无偏离”，</w:t>
      </w:r>
      <w:r>
        <w:rPr>
          <w:rFonts w:hint="eastAsia" w:cs="宋体"/>
          <w:b/>
          <w:sz w:val="24"/>
          <w:lang w:bidi="ar"/>
        </w:rPr>
        <w:t>“正偏离”表示“投标响应优于实质性条款具体内容要求”，“负偏离”表示“投标响应不满足实质性条款具体内容要求”，“无偏离”表示“投标响应与实质性条款具体内容要求一致”。</w:t>
      </w:r>
    </w:p>
    <w:p w14:paraId="698B6981">
      <w:pPr>
        <w:ind w:firstLine="482" w:firstLineChars="200"/>
        <w:rPr>
          <w:b/>
          <w:sz w:val="24"/>
        </w:rPr>
      </w:pPr>
      <w:r>
        <w:rPr>
          <w:b/>
          <w:sz w:val="24"/>
          <w:lang w:bidi="ar"/>
        </w:rPr>
        <w:t>4.</w:t>
      </w:r>
      <w:r>
        <w:rPr>
          <w:rFonts w:hint="eastAsia" w:cs="宋体"/>
          <w:b/>
          <w:sz w:val="24"/>
          <w:lang w:bidi="ar"/>
        </w:rPr>
        <w:t>评审委员会有权对投标响应情况作出判断（作出评审结论）。</w:t>
      </w:r>
    </w:p>
    <w:p w14:paraId="3475FDEB">
      <w:pPr>
        <w:ind w:firstLine="482" w:firstLineChars="200"/>
        <w:rPr>
          <w:b/>
          <w:sz w:val="24"/>
          <w:szCs w:val="22"/>
        </w:rPr>
      </w:pPr>
      <w:r>
        <w:rPr>
          <w:b/>
          <w:sz w:val="24"/>
          <w:szCs w:val="22"/>
          <w:lang w:bidi="ar"/>
        </w:rPr>
        <w:t>5.</w:t>
      </w:r>
      <w:r>
        <w:rPr>
          <w:rFonts w:hint="eastAsia" w:cs="宋体"/>
          <w:b/>
          <w:sz w:val="24"/>
          <w:szCs w:val="22"/>
          <w:lang w:bidi="ar"/>
        </w:rPr>
        <w:t>实质性响应条款“投标响应情况”与投标文件其它内容冲突的，以实质性响应条款“投标响应情况”为准。</w:t>
      </w:r>
    </w:p>
    <w:p w14:paraId="3228ED19">
      <w:pPr>
        <w:ind w:firstLine="482" w:firstLineChars="200"/>
        <w:rPr>
          <w:b/>
          <w:sz w:val="24"/>
          <w:szCs w:val="22"/>
        </w:rPr>
      </w:pPr>
      <w:r>
        <w:rPr>
          <w:b/>
          <w:sz w:val="24"/>
          <w:szCs w:val="22"/>
          <w:lang w:bidi="ar"/>
        </w:rPr>
        <w:t>6.</w:t>
      </w:r>
      <w:r>
        <w:rPr>
          <w:rFonts w:hint="eastAsia" w:cs="宋体"/>
          <w:b/>
          <w:sz w:val="24"/>
          <w:szCs w:val="22"/>
          <w:lang w:bidi="ar"/>
        </w:rPr>
        <w:t>要求提供证明资料，在“说明”一栏中列明证明资料的位置</w:t>
      </w:r>
      <w:r>
        <w:rPr>
          <w:b/>
          <w:sz w:val="24"/>
          <w:szCs w:val="22"/>
          <w:lang w:bidi="ar"/>
        </w:rPr>
        <w:t>,</w:t>
      </w:r>
      <w:r>
        <w:rPr>
          <w:rFonts w:hint="eastAsia" w:cs="宋体"/>
          <w:b/>
          <w:sz w:val="24"/>
          <w:szCs w:val="22"/>
          <w:lang w:bidi="ar"/>
        </w:rPr>
        <w:t>以便评审；未要求提供证明材料的，投标人可以不提供。</w:t>
      </w:r>
    </w:p>
    <w:p w14:paraId="4668A936"/>
    <w:p w14:paraId="04FB38D4">
      <w:pPr>
        <w:rPr>
          <w:b/>
          <w:bCs/>
          <w:sz w:val="24"/>
        </w:rPr>
      </w:pPr>
    </w:p>
    <w:p w14:paraId="74CCF25B">
      <w:pPr>
        <w:widowControl/>
        <w:jc w:val="left"/>
        <w:rPr>
          <w:rFonts w:ascii="黑体" w:hAnsi="宋体" w:eastAsia="黑体"/>
          <w:sz w:val="24"/>
          <w:szCs w:val="20"/>
          <w:highlight w:val="yellow"/>
        </w:rPr>
      </w:pPr>
      <w:r>
        <w:rPr>
          <w:rFonts w:ascii="黑体" w:hAnsi="宋体" w:eastAsia="黑体"/>
          <w:sz w:val="24"/>
          <w:szCs w:val="20"/>
          <w:highlight w:val="yellow"/>
        </w:rPr>
        <w:br w:type="page"/>
      </w:r>
    </w:p>
    <w:p w14:paraId="1FA6BD5E">
      <w:pPr>
        <w:pStyle w:val="4"/>
        <w:jc w:val="center"/>
        <w:rPr>
          <w:rFonts w:ascii="黑体" w:hAnsi="黑体" w:eastAsia="黑体" w:cs="黑体"/>
          <w:b w:val="0"/>
          <w:bCs w:val="0"/>
          <w:sz w:val="24"/>
          <w:szCs w:val="28"/>
          <w:highlight w:val="none"/>
        </w:rPr>
      </w:pPr>
      <w:r>
        <w:rPr>
          <w:rFonts w:hint="eastAsia" w:ascii="黑体" w:hAnsi="黑体" w:eastAsia="黑体" w:cs="黑体"/>
          <w:b w:val="0"/>
          <w:bCs w:val="0"/>
          <w:sz w:val="24"/>
          <w:szCs w:val="28"/>
          <w:highlight w:val="none"/>
          <w:lang w:val="en-US" w:eastAsia="zh-CN"/>
        </w:rPr>
        <w:t>九</w:t>
      </w:r>
      <w:r>
        <w:rPr>
          <w:rFonts w:hint="eastAsia" w:ascii="黑体" w:hAnsi="黑体" w:eastAsia="黑体" w:cs="黑体"/>
          <w:b w:val="0"/>
          <w:bCs w:val="0"/>
          <w:sz w:val="24"/>
          <w:szCs w:val="28"/>
          <w:highlight w:val="none"/>
        </w:rPr>
        <w:t>、技术要求偏离表</w:t>
      </w:r>
    </w:p>
    <w:tbl>
      <w:tblPr>
        <w:tblStyle w:val="42"/>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3529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43FCC43C">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序号</w:t>
            </w:r>
          </w:p>
        </w:tc>
        <w:tc>
          <w:tcPr>
            <w:tcW w:w="772" w:type="dxa"/>
            <w:vAlign w:val="center"/>
          </w:tcPr>
          <w:p w14:paraId="6F90EDCD">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货物名称</w:t>
            </w:r>
          </w:p>
        </w:tc>
        <w:tc>
          <w:tcPr>
            <w:tcW w:w="5446" w:type="dxa"/>
            <w:vAlign w:val="center"/>
          </w:tcPr>
          <w:p w14:paraId="68E5B138">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招标技术要求</w:t>
            </w:r>
          </w:p>
        </w:tc>
        <w:tc>
          <w:tcPr>
            <w:tcW w:w="972" w:type="dxa"/>
            <w:vAlign w:val="center"/>
          </w:tcPr>
          <w:p w14:paraId="1754375B">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投标技术响应</w:t>
            </w:r>
          </w:p>
        </w:tc>
        <w:tc>
          <w:tcPr>
            <w:tcW w:w="710" w:type="dxa"/>
            <w:vAlign w:val="center"/>
          </w:tcPr>
          <w:p w14:paraId="304C7100">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偏离情况</w:t>
            </w:r>
          </w:p>
        </w:tc>
        <w:tc>
          <w:tcPr>
            <w:tcW w:w="390" w:type="dxa"/>
            <w:vAlign w:val="center"/>
          </w:tcPr>
          <w:p w14:paraId="50247380">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sz w:val="24"/>
              </w:rPr>
              <w:t>说明</w:t>
            </w:r>
          </w:p>
        </w:tc>
      </w:tr>
      <w:tr w14:paraId="2196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32C3A84A">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default"/>
                <w:color w:val="000000" w:themeColor="text1"/>
                <w:szCs w:val="21"/>
                <w14:textFill>
                  <w14:solidFill>
                    <w14:schemeClr w14:val="tx1"/>
                  </w14:solidFill>
                </w14:textFill>
              </w:rPr>
              <w:t>1</w:t>
            </w:r>
          </w:p>
        </w:tc>
        <w:tc>
          <w:tcPr>
            <w:tcW w:w="772" w:type="dxa"/>
            <w:vMerge w:val="restart"/>
            <w:vAlign w:val="center"/>
          </w:tcPr>
          <w:p w14:paraId="3DAE6CE8">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rFonts w:hint="default"/>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14:paraId="62A85D35">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2E0BBC22">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73C02515">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44490D58">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1A94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4FC8363">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4882D60C">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0780259D">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21A78F4A">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5C690238">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71AB0D0B">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716B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DD3B23E">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69FF5322">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3DF7015E">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00E4ADE0">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0E1010E0">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578F9E3E">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1748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88C905C">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0FB2FC44">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023936A8">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5401963C">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6E2C0DA8">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37DF661C">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071F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BE34732">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0AFD9F27">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707711C6">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6630A3D0">
            <w:pPr>
              <w:keepNext w:val="0"/>
              <w:keepLines w:val="0"/>
              <w:suppressLineNumbers w:val="0"/>
              <w:spacing w:before="0" w:beforeAutospacing="0" w:after="0" w:afterAutospacing="0"/>
              <w:ind w:left="0" w:right="0"/>
              <w:rPr>
                <w:rStyle w:val="45"/>
                <w:rFonts w:hint="default"/>
                <w:b w:val="0"/>
                <w:bCs w:val="0"/>
                <w:color w:val="000000" w:themeColor="text1"/>
                <w:szCs w:val="21"/>
                <w14:textFill>
                  <w14:solidFill>
                    <w14:schemeClr w14:val="tx1"/>
                  </w14:solidFill>
                </w14:textFill>
              </w:rPr>
            </w:pPr>
          </w:p>
        </w:tc>
        <w:tc>
          <w:tcPr>
            <w:tcW w:w="710" w:type="dxa"/>
          </w:tcPr>
          <w:p w14:paraId="347110D1">
            <w:pPr>
              <w:keepNext w:val="0"/>
              <w:keepLines w:val="0"/>
              <w:suppressLineNumbers w:val="0"/>
              <w:spacing w:before="0" w:beforeAutospacing="0" w:after="0" w:afterAutospacing="0"/>
              <w:ind w:left="0" w:right="0"/>
              <w:rPr>
                <w:rStyle w:val="45"/>
                <w:rFonts w:hint="default"/>
                <w:b w:val="0"/>
                <w:bCs w:val="0"/>
                <w:color w:val="000000" w:themeColor="text1"/>
                <w:szCs w:val="21"/>
                <w14:textFill>
                  <w14:solidFill>
                    <w14:schemeClr w14:val="tx1"/>
                  </w14:solidFill>
                </w14:textFill>
              </w:rPr>
            </w:pPr>
          </w:p>
        </w:tc>
        <w:tc>
          <w:tcPr>
            <w:tcW w:w="390" w:type="dxa"/>
          </w:tcPr>
          <w:p w14:paraId="138D323F">
            <w:pPr>
              <w:keepNext w:val="0"/>
              <w:keepLines w:val="0"/>
              <w:suppressLineNumbers w:val="0"/>
              <w:spacing w:before="0" w:beforeAutospacing="0" w:after="0" w:afterAutospacing="0"/>
              <w:ind w:left="0" w:right="0"/>
              <w:rPr>
                <w:rStyle w:val="45"/>
                <w:rFonts w:hint="default"/>
                <w:b w:val="0"/>
                <w:bCs w:val="0"/>
                <w:color w:val="000000" w:themeColor="text1"/>
                <w:szCs w:val="21"/>
                <w14:textFill>
                  <w14:solidFill>
                    <w14:schemeClr w14:val="tx1"/>
                  </w14:solidFill>
                </w14:textFill>
              </w:rPr>
            </w:pPr>
          </w:p>
        </w:tc>
      </w:tr>
      <w:tr w14:paraId="7155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5B56B3BE">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0234AF73">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57FE9E81">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1EFF0A16">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372B57FC">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4DD18FAB">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4B8E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FCD1BD5">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5AC0FE0B">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5C5274D0">
            <w:pPr>
              <w:keepNext w:val="0"/>
              <w:keepLines w:val="0"/>
              <w:suppressLineNumbers w:val="0"/>
              <w:spacing w:before="0" w:beforeAutospacing="0" w:after="0" w:afterAutospacing="0"/>
              <w:ind w:left="0" w:right="0"/>
              <w:jc w:val="center"/>
              <w:rPr>
                <w:rFonts w:hint="default"/>
                <w:b/>
                <w:bCs/>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7E79703E">
            <w:pPr>
              <w:keepNext w:val="0"/>
              <w:keepLines w:val="0"/>
              <w:suppressLineNumbers w:val="0"/>
              <w:spacing w:before="0" w:beforeAutospacing="0" w:after="0" w:afterAutospacing="0"/>
              <w:ind w:left="0" w:right="0"/>
              <w:rPr>
                <w:rFonts w:hint="default"/>
                <w:b/>
                <w:bCs/>
                <w:color w:val="FF0000"/>
                <w:szCs w:val="21"/>
              </w:rPr>
            </w:pPr>
          </w:p>
        </w:tc>
        <w:tc>
          <w:tcPr>
            <w:tcW w:w="710" w:type="dxa"/>
          </w:tcPr>
          <w:p w14:paraId="43ABE519">
            <w:pPr>
              <w:keepNext w:val="0"/>
              <w:keepLines w:val="0"/>
              <w:suppressLineNumbers w:val="0"/>
              <w:spacing w:before="0" w:beforeAutospacing="0" w:after="0" w:afterAutospacing="0"/>
              <w:ind w:left="0" w:right="0"/>
              <w:rPr>
                <w:rFonts w:hint="default"/>
                <w:b/>
                <w:bCs/>
                <w:color w:val="FF0000"/>
                <w:szCs w:val="21"/>
              </w:rPr>
            </w:pPr>
          </w:p>
        </w:tc>
        <w:tc>
          <w:tcPr>
            <w:tcW w:w="390" w:type="dxa"/>
          </w:tcPr>
          <w:p w14:paraId="49BD6DFF">
            <w:pPr>
              <w:keepNext w:val="0"/>
              <w:keepLines w:val="0"/>
              <w:suppressLineNumbers w:val="0"/>
              <w:spacing w:before="0" w:beforeAutospacing="0" w:after="0" w:afterAutospacing="0"/>
              <w:ind w:left="0" w:right="0"/>
              <w:rPr>
                <w:rFonts w:hint="default"/>
                <w:b/>
                <w:bCs/>
                <w:color w:val="FF0000"/>
                <w:szCs w:val="21"/>
              </w:rPr>
            </w:pPr>
          </w:p>
        </w:tc>
      </w:tr>
      <w:tr w14:paraId="42E0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16C1C9A">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vAlign w:val="center"/>
          </w:tcPr>
          <w:p w14:paraId="45F52205">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5446" w:type="dxa"/>
          </w:tcPr>
          <w:p w14:paraId="4AF6E709">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5182D00D">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572A178F">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688F7AAA">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6EF4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33EF9307">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14:paraId="306469C8">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rFonts w:hint="default"/>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14:paraId="7FDACBBF">
            <w:pPr>
              <w:keepNext w:val="0"/>
              <w:keepLines w:val="0"/>
              <w:suppressLineNumbers w:val="0"/>
              <w:spacing w:before="0" w:beforeAutospacing="0" w:after="0" w:afterAutospacing="0"/>
              <w:ind w:left="0" w:right="0"/>
              <w:jc w:val="center"/>
              <w:rPr>
                <w:rFonts w:hint="default"/>
                <w:b/>
                <w:bCs/>
                <w:color w:val="000000" w:themeColor="text1"/>
                <w:szCs w:val="21"/>
                <w14:textFill>
                  <w14:solidFill>
                    <w14:schemeClr w14:val="tx1"/>
                  </w14:solidFill>
                </w14:textFill>
              </w:rPr>
            </w:pPr>
            <w:r>
              <w:rPr>
                <w:rFonts w:hint="eastAsia"/>
              </w:rPr>
              <w:t>（填写相关内容）</w:t>
            </w:r>
          </w:p>
        </w:tc>
        <w:tc>
          <w:tcPr>
            <w:tcW w:w="972" w:type="dxa"/>
          </w:tcPr>
          <w:p w14:paraId="671BE814">
            <w:pPr>
              <w:keepNext w:val="0"/>
              <w:keepLines w:val="0"/>
              <w:suppressLineNumbers w:val="0"/>
              <w:spacing w:before="0" w:beforeAutospacing="0" w:after="0" w:afterAutospacing="0"/>
              <w:ind w:left="0" w:right="0"/>
              <w:rPr>
                <w:rFonts w:hint="default"/>
                <w:b/>
                <w:bCs/>
                <w:color w:val="FF0000"/>
                <w:szCs w:val="21"/>
              </w:rPr>
            </w:pPr>
          </w:p>
        </w:tc>
        <w:tc>
          <w:tcPr>
            <w:tcW w:w="710" w:type="dxa"/>
          </w:tcPr>
          <w:p w14:paraId="08BB71D6">
            <w:pPr>
              <w:keepNext w:val="0"/>
              <w:keepLines w:val="0"/>
              <w:suppressLineNumbers w:val="0"/>
              <w:spacing w:before="0" w:beforeAutospacing="0" w:after="0" w:afterAutospacing="0"/>
              <w:ind w:left="0" w:right="0"/>
              <w:rPr>
                <w:rFonts w:hint="default"/>
                <w:b/>
                <w:bCs/>
                <w:color w:val="FF0000"/>
                <w:szCs w:val="21"/>
              </w:rPr>
            </w:pPr>
          </w:p>
        </w:tc>
        <w:tc>
          <w:tcPr>
            <w:tcW w:w="390" w:type="dxa"/>
          </w:tcPr>
          <w:p w14:paraId="79F1F6E3">
            <w:pPr>
              <w:keepNext w:val="0"/>
              <w:keepLines w:val="0"/>
              <w:suppressLineNumbers w:val="0"/>
              <w:spacing w:before="0" w:beforeAutospacing="0" w:after="0" w:afterAutospacing="0"/>
              <w:ind w:left="0" w:right="0"/>
              <w:rPr>
                <w:rFonts w:hint="default"/>
                <w:b/>
                <w:bCs/>
                <w:color w:val="FF0000"/>
                <w:szCs w:val="21"/>
              </w:rPr>
            </w:pPr>
          </w:p>
        </w:tc>
      </w:tr>
      <w:tr w14:paraId="520D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0E2D2F9D">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tcPr>
          <w:p w14:paraId="0AE0FCD6">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5446" w:type="dxa"/>
          </w:tcPr>
          <w:p w14:paraId="32D3CEF8">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4B0AF934">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2F9CC472">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33D89B78">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29AB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748929D2">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tcPr>
          <w:p w14:paraId="6228E6E8">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5446" w:type="dxa"/>
          </w:tcPr>
          <w:p w14:paraId="505D0929">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rPr>
              <w:t>（填写相关内容）</w:t>
            </w:r>
          </w:p>
        </w:tc>
        <w:tc>
          <w:tcPr>
            <w:tcW w:w="972" w:type="dxa"/>
          </w:tcPr>
          <w:p w14:paraId="510AE4BA">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35D6B405">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61B69987">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r w14:paraId="2D941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44153691">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p>
        </w:tc>
        <w:tc>
          <w:tcPr>
            <w:tcW w:w="772" w:type="dxa"/>
            <w:vMerge w:val="continue"/>
          </w:tcPr>
          <w:p w14:paraId="1C63724E">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5446" w:type="dxa"/>
          </w:tcPr>
          <w:p w14:paraId="1DB4060F">
            <w:pPr>
              <w:keepNext w:val="0"/>
              <w:keepLines w:val="0"/>
              <w:suppressLineNumbers w:val="0"/>
              <w:spacing w:before="0" w:beforeAutospacing="0" w:after="0" w:afterAutospacing="0"/>
              <w:ind w:left="0" w:right="0"/>
              <w:jc w:val="center"/>
              <w:rPr>
                <w:rFonts w:hint="default"/>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w:t>
            </w:r>
          </w:p>
        </w:tc>
        <w:tc>
          <w:tcPr>
            <w:tcW w:w="972" w:type="dxa"/>
          </w:tcPr>
          <w:p w14:paraId="198397CA">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710" w:type="dxa"/>
          </w:tcPr>
          <w:p w14:paraId="6A275A78">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c>
          <w:tcPr>
            <w:tcW w:w="390" w:type="dxa"/>
          </w:tcPr>
          <w:p w14:paraId="42C8AD62">
            <w:pPr>
              <w:keepNext w:val="0"/>
              <w:keepLines w:val="0"/>
              <w:suppressLineNumbers w:val="0"/>
              <w:spacing w:before="0" w:beforeAutospacing="0" w:after="0" w:afterAutospacing="0"/>
              <w:ind w:left="0" w:right="0"/>
              <w:rPr>
                <w:rFonts w:hint="default"/>
                <w:color w:val="000000" w:themeColor="text1"/>
                <w:szCs w:val="21"/>
                <w14:textFill>
                  <w14:solidFill>
                    <w14:schemeClr w14:val="tx1"/>
                  </w14:solidFill>
                </w14:textFill>
              </w:rPr>
            </w:pPr>
          </w:p>
        </w:tc>
      </w:tr>
    </w:tbl>
    <w:p w14:paraId="4E7B12F8">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证明资料【如有的话，提供的证明资料应统一编号（排序），格式自定】：</w:t>
      </w:r>
    </w:p>
    <w:p w14:paraId="4A19640C">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28E4C9B9">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《技术要求偏离表》编制指引：</w:t>
      </w:r>
    </w:p>
    <w:p w14:paraId="66FFCDBB">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1、技术要求偏离表的序号、货物名称、招标技术要求等栏目对应“用户需求书”中的“技术要求”章节相关内容。</w:t>
      </w:r>
    </w:p>
    <w:p w14:paraId="5B254B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FF0000"/>
          <w:lang w:val="en-US" w:eastAsia="zh-CN"/>
        </w:rPr>
      </w:pPr>
      <w:r>
        <w:t>2</w:t>
      </w:r>
      <w:r>
        <w:rPr>
          <w:rFonts w:hint="eastAsia"/>
        </w:rPr>
        <w:t>、“投标技术响应”一栏必须一一对照“招标技术要求”，详细填写投标人自身投标货物的具体参数，而不能不合理照搬照抄招标文件的技术要求，以体现具体响应情况。</w:t>
      </w:r>
      <w:r>
        <w:rPr>
          <w:rFonts w:hint="eastAsia"/>
          <w:color w:val="FF0000"/>
          <w:lang w:val="en-US" w:eastAsia="zh-CN"/>
        </w:rPr>
        <w:t>“投标技术响应”必须与所投产品客观实际保持一致，响应不实且情节严重的，经查实，将依法记入供应商诚信档案或受到行政处罚。</w:t>
      </w:r>
    </w:p>
    <w:p w14:paraId="625E79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olor w:val="FF0000"/>
          <w:lang w:val="en-US" w:eastAsia="zh-CN"/>
        </w:rPr>
      </w:pPr>
      <w:r>
        <w:t>3</w:t>
      </w:r>
      <w:r>
        <w:rPr>
          <w:rFonts w:hint="eastAsia"/>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带★号条款为不可</w:t>
      </w:r>
      <w:r>
        <w:rPr>
          <w:rFonts w:hint="eastAsia"/>
          <w:lang w:val="en-US" w:eastAsia="zh-CN"/>
        </w:rPr>
        <w:t>负</w:t>
      </w:r>
      <w:r>
        <w:rPr>
          <w:rFonts w:hint="eastAsia"/>
        </w:rPr>
        <w:t>偏离条款，不作为评分准则中的评分内容</w:t>
      </w:r>
      <w:r>
        <w:rPr>
          <w:rFonts w:hint="eastAsia"/>
          <w:lang w:eastAsia="zh-CN"/>
        </w:rPr>
        <w:t>，</w:t>
      </w:r>
      <w:r>
        <w:rPr>
          <w:rFonts w:hint="eastAsia"/>
        </w:rPr>
        <w:t>如未响应或出现负偏离的，将</w:t>
      </w:r>
      <w:r>
        <w:rPr>
          <w:rFonts w:hint="eastAsia"/>
          <w:lang w:val="en-US" w:eastAsia="zh-CN"/>
        </w:rPr>
        <w:t>做</w:t>
      </w:r>
      <w:r>
        <w:rPr>
          <w:rFonts w:hint="eastAsia"/>
        </w:rPr>
        <w:t>投标无效处理</w:t>
      </w:r>
      <w:r>
        <w:rPr>
          <w:rFonts w:hint="eastAsia"/>
          <w:lang w:val="en-US" w:eastAsia="zh-CN"/>
        </w:rPr>
        <w:t>。</w:t>
      </w:r>
      <w:r>
        <w:rPr>
          <w:rFonts w:hint="eastAsia"/>
          <w:color w:val="FF0000"/>
          <w:lang w:val="en-US" w:eastAsia="zh-CN"/>
        </w:rPr>
        <w:t>“偏离情况”必须与所投产品客观实际保持一致，响应不实且情节严重的，经查实，将依法记入供应商诚信档案或受到行政处罚。</w:t>
      </w:r>
    </w:p>
    <w:p w14:paraId="268A6691">
      <w:pPr>
        <w:keepNext w:val="0"/>
        <w:keepLines w:val="0"/>
        <w:pageBreakBefore w:val="0"/>
        <w:widowControl w:val="0"/>
        <w:kinsoku/>
        <w:wordWrap/>
        <w:overflowPunct/>
        <w:topLinePunct w:val="0"/>
        <w:autoSpaceDE/>
        <w:autoSpaceDN/>
        <w:bidi w:val="0"/>
        <w:adjustRightInd/>
        <w:snapToGrid/>
        <w:ind w:firstLine="420" w:firstLineChars="200"/>
        <w:textAlignment w:val="auto"/>
      </w:pPr>
      <w:r>
        <w:t>4</w:t>
      </w:r>
      <w:r>
        <w:rPr>
          <w:rFonts w:hint="eastAsia"/>
        </w:rPr>
        <w:t>、未要求提供证明资料的招标技术要求，可以不提供证明资料（如实响应即可）。</w:t>
      </w:r>
    </w:p>
    <w:p w14:paraId="3279CA32">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5、证明资料条款响应要求：要求提供证明资料（且已对证明资料的形式、内容作出明确要求）进行响应的条款，应当在“说明”一栏中列明是否提供了符合要求的证明资料，以及所提供证明资料在表后“证明资料”中的编号（位置）,以便评审；此类条款应严格依照要求的形式、内容提供证明资料，如未提供证明资料（或：证明资料的形式、内容等不符合要求；证明资料显示不符合招标技术要求；证明资料模糊不清无法判断或未显示是否满足招标技术要求），且投标人在“偏离情况”一栏响应为“正偏离”或“无偏离”的，经评审委员会认定，将判定为负偏离。</w:t>
      </w:r>
    </w:p>
    <w:p w14:paraId="2DC5E4FA">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6、表后“证明资料”部分内容的编制：提供的所有证明资料应当统一编号（排序），且证明资料的编号（顺序）、数量和名称（形式）均应与“说明”一栏所填内容保持一致（一一对应），以便评审委员会查看。未按照招标文件要求在表后放置证明材料的供应商将承担不利后果，经评审委员会认定，相关技术要求将判定为负偏离。</w:t>
      </w:r>
    </w:p>
    <w:p w14:paraId="05877877">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7、证明资料的形式及其它具体要求：</w:t>
      </w:r>
    </w:p>
    <w:p w14:paraId="621185C8">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（1）除照片、图片（截图）及不需加盖公章的文字说明（技术说明）外，其它证明资料均要求为原件扫描件；</w:t>
      </w:r>
    </w:p>
    <w:p w14:paraId="5542CFE1">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251A03D7">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41728DCB">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我国政府机构出具的产品检验和核准证件应为证件正面、背面和附件标注的全部具体内容；产品检验和核准证件的尺寸和清晰度应该能够在电脑上被阅读、识别和判断；</w:t>
      </w:r>
    </w:p>
    <w:p w14:paraId="3731D21F">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07C56561">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其它证明资料的形式要求参照以上要求执行；</w:t>
      </w:r>
    </w:p>
    <w:p w14:paraId="6583F5F3">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8、其它注意事项：</w:t>
      </w:r>
    </w:p>
    <w:p w14:paraId="30C80B59">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（1）评审委员会有权对投标人的响应情况作出判断（评审结论）；</w:t>
      </w:r>
    </w:p>
    <w:p w14:paraId="0F2D27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宋体"/>
          <w:lang w:eastAsia="zh-CN"/>
        </w:rPr>
      </w:pPr>
      <w:r>
        <w:rPr>
          <w:rFonts w:hint="eastAsia"/>
        </w:rPr>
        <w:t>（2）评审委员会有权对以谋取中标为目的的技术规格模糊响应（如有意不合理照搬照抄招标文件的技术要求）或虚假响应予以认定</w:t>
      </w:r>
      <w:r>
        <w:rPr>
          <w:rFonts w:hint="eastAsia"/>
          <w:lang w:eastAsia="zh-CN"/>
        </w:rPr>
        <w:t>。</w:t>
      </w:r>
    </w:p>
    <w:p w14:paraId="42D780DE">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5B287F5D">
      <w:pPr>
        <w:keepNext w:val="0"/>
        <w:keepLines w:val="0"/>
        <w:pageBreakBefore w:val="0"/>
        <w:widowControl w:val="0"/>
        <w:kinsoku/>
        <w:wordWrap/>
        <w:overflowPunct/>
        <w:topLinePunct w:val="0"/>
        <w:autoSpaceDE/>
        <w:autoSpaceDN/>
        <w:bidi w:val="0"/>
        <w:adjustRightInd/>
        <w:snapToGrid/>
        <w:ind w:firstLine="420" w:firstLineChars="200"/>
        <w:textAlignment w:val="auto"/>
      </w:pPr>
    </w:p>
    <w:p w14:paraId="43FCB436">
      <w:pPr>
        <w:rPr>
          <w:rFonts w:hint="eastAsia" w:ascii="黑体" w:hAnsi="黑体" w:eastAsia="黑体" w:cs="黑体"/>
          <w:b w:val="0"/>
          <w:bCs w:val="0"/>
          <w:sz w:val="24"/>
          <w:szCs w:val="28"/>
          <w:highlight w:val="none"/>
          <w:lang w:val="en-US" w:eastAsia="zh-CN"/>
        </w:rPr>
      </w:pPr>
      <w:r>
        <w:rPr>
          <w:rFonts w:hint="eastAsia" w:ascii="黑体" w:hAnsi="黑体" w:eastAsia="黑体" w:cs="黑体"/>
          <w:b w:val="0"/>
          <w:bCs w:val="0"/>
          <w:sz w:val="24"/>
          <w:szCs w:val="28"/>
          <w:highlight w:val="none"/>
          <w:lang w:val="en-US" w:eastAsia="zh-CN"/>
        </w:rPr>
        <w:br w:type="page"/>
      </w:r>
    </w:p>
    <w:p w14:paraId="03D79E55">
      <w:pPr>
        <w:pStyle w:val="4"/>
        <w:jc w:val="center"/>
        <w:rPr>
          <w:rFonts w:ascii="黑体" w:hAnsi="黑体" w:eastAsia="黑体" w:cs="黑体"/>
          <w:b w:val="0"/>
          <w:bCs w:val="0"/>
          <w:sz w:val="24"/>
          <w:szCs w:val="28"/>
          <w:highlight w:val="none"/>
        </w:rPr>
      </w:pPr>
      <w:r>
        <w:rPr>
          <w:rFonts w:hint="eastAsia" w:ascii="黑体" w:hAnsi="黑体" w:eastAsia="黑体" w:cs="黑体"/>
          <w:b w:val="0"/>
          <w:bCs w:val="0"/>
          <w:sz w:val="24"/>
          <w:szCs w:val="28"/>
          <w:highlight w:val="none"/>
          <w:lang w:val="en-US" w:eastAsia="zh-CN"/>
        </w:rPr>
        <w:t>十</w:t>
      </w:r>
      <w:r>
        <w:rPr>
          <w:rFonts w:hint="eastAsia" w:ascii="黑体" w:hAnsi="黑体" w:eastAsia="黑体" w:cs="黑体"/>
          <w:b w:val="0"/>
          <w:bCs w:val="0"/>
          <w:sz w:val="24"/>
          <w:szCs w:val="28"/>
          <w:highlight w:val="none"/>
        </w:rPr>
        <w:t>、商务要求偏离表</w:t>
      </w:r>
    </w:p>
    <w:tbl>
      <w:tblPr>
        <w:tblStyle w:val="42"/>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619A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1B24F75C">
            <w:pPr>
              <w:keepNext w:val="0"/>
              <w:keepLines w:val="0"/>
              <w:suppressLineNumbers w:val="0"/>
              <w:spacing w:before="0" w:beforeAutospacing="0" w:after="0" w:afterAutospacing="0"/>
              <w:ind w:left="0" w:right="0"/>
              <w:jc w:val="center"/>
              <w:rPr>
                <w:rFonts w:hint="default"/>
                <w:b/>
              </w:rPr>
            </w:pPr>
            <w:r>
              <w:rPr>
                <w:rFonts w:hint="eastAsia"/>
                <w:sz w:val="24"/>
              </w:rPr>
              <w:t>序号</w:t>
            </w:r>
          </w:p>
        </w:tc>
        <w:tc>
          <w:tcPr>
            <w:tcW w:w="1408" w:type="dxa"/>
            <w:vAlign w:val="center"/>
          </w:tcPr>
          <w:p w14:paraId="0A65733C">
            <w:pPr>
              <w:keepNext w:val="0"/>
              <w:keepLines w:val="0"/>
              <w:suppressLineNumbers w:val="0"/>
              <w:spacing w:before="0" w:beforeAutospacing="0" w:after="0" w:afterAutospacing="0"/>
              <w:ind w:left="0" w:right="0"/>
              <w:jc w:val="center"/>
              <w:rPr>
                <w:rFonts w:hint="default"/>
                <w:b/>
              </w:rPr>
            </w:pPr>
            <w:r>
              <w:rPr>
                <w:rFonts w:hint="eastAsia"/>
                <w:b/>
              </w:rPr>
              <w:t>商务需求项</w:t>
            </w:r>
          </w:p>
        </w:tc>
        <w:tc>
          <w:tcPr>
            <w:tcW w:w="4918" w:type="dxa"/>
            <w:vAlign w:val="center"/>
          </w:tcPr>
          <w:p w14:paraId="3F551F71">
            <w:pPr>
              <w:keepNext w:val="0"/>
              <w:keepLines w:val="0"/>
              <w:suppressLineNumbers w:val="0"/>
              <w:spacing w:before="0" w:beforeAutospacing="0" w:after="0" w:afterAutospacing="0"/>
              <w:ind w:left="0" w:right="0"/>
              <w:jc w:val="center"/>
              <w:rPr>
                <w:rFonts w:hint="default"/>
                <w:b/>
              </w:rPr>
            </w:pPr>
            <w:r>
              <w:rPr>
                <w:rFonts w:hint="eastAsia"/>
                <w:sz w:val="24"/>
              </w:rPr>
              <w:t>招标商务要求</w:t>
            </w:r>
          </w:p>
        </w:tc>
        <w:tc>
          <w:tcPr>
            <w:tcW w:w="973" w:type="dxa"/>
            <w:vAlign w:val="center"/>
          </w:tcPr>
          <w:p w14:paraId="7DFAA70E">
            <w:pPr>
              <w:keepNext w:val="0"/>
              <w:keepLines w:val="0"/>
              <w:suppressLineNumbers w:val="0"/>
              <w:spacing w:before="0" w:beforeAutospacing="0" w:after="0" w:afterAutospacing="0"/>
              <w:ind w:left="0" w:right="0"/>
              <w:jc w:val="center"/>
              <w:rPr>
                <w:rFonts w:hint="default"/>
                <w:b/>
              </w:rPr>
            </w:pPr>
            <w:r>
              <w:rPr>
                <w:rFonts w:hint="eastAsia"/>
                <w:sz w:val="24"/>
              </w:rPr>
              <w:t>投标商务响应</w:t>
            </w:r>
          </w:p>
        </w:tc>
        <w:tc>
          <w:tcPr>
            <w:tcW w:w="642" w:type="dxa"/>
            <w:vAlign w:val="center"/>
          </w:tcPr>
          <w:p w14:paraId="16A7D3C3">
            <w:pPr>
              <w:keepNext w:val="0"/>
              <w:keepLines w:val="0"/>
              <w:suppressLineNumbers w:val="0"/>
              <w:spacing w:before="0" w:beforeAutospacing="0" w:after="0" w:afterAutospacing="0"/>
              <w:ind w:left="0" w:right="0"/>
              <w:jc w:val="center"/>
              <w:rPr>
                <w:rFonts w:hint="default"/>
                <w:b/>
              </w:rPr>
            </w:pPr>
            <w:r>
              <w:rPr>
                <w:rFonts w:hint="eastAsia"/>
              </w:rPr>
              <w:t>偏离情况</w:t>
            </w:r>
          </w:p>
        </w:tc>
        <w:tc>
          <w:tcPr>
            <w:tcW w:w="540" w:type="dxa"/>
            <w:vAlign w:val="center"/>
          </w:tcPr>
          <w:p w14:paraId="21DA22CB">
            <w:pPr>
              <w:keepNext w:val="0"/>
              <w:keepLines w:val="0"/>
              <w:suppressLineNumbers w:val="0"/>
              <w:spacing w:before="0" w:beforeAutospacing="0" w:after="0" w:afterAutospacing="0"/>
              <w:ind w:left="0" w:right="0"/>
              <w:jc w:val="center"/>
              <w:rPr>
                <w:rFonts w:hint="default"/>
                <w:b/>
              </w:rPr>
            </w:pPr>
            <w:r>
              <w:rPr>
                <w:rFonts w:hint="eastAsia"/>
                <w:sz w:val="24"/>
              </w:rPr>
              <w:t>说明</w:t>
            </w:r>
          </w:p>
        </w:tc>
      </w:tr>
      <w:tr w14:paraId="1A91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317EEC37">
            <w:pPr>
              <w:keepNext w:val="0"/>
              <w:keepLines w:val="0"/>
              <w:suppressLineNumbers w:val="0"/>
              <w:spacing w:before="0" w:beforeAutospacing="0" w:after="0" w:afterAutospacing="0"/>
              <w:ind w:left="0" w:right="0"/>
              <w:rPr>
                <w:rFonts w:hint="default"/>
                <w:b/>
              </w:rPr>
            </w:pPr>
            <w:r>
              <w:rPr>
                <w:rFonts w:hint="eastAsia"/>
                <w:b/>
              </w:rPr>
              <w:t>（一）免费保修期内售后服务要求</w:t>
            </w:r>
          </w:p>
        </w:tc>
      </w:tr>
      <w:tr w14:paraId="34522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69144DE5">
            <w:pPr>
              <w:keepNext w:val="0"/>
              <w:keepLines w:val="0"/>
              <w:suppressLineNumbers w:val="0"/>
              <w:spacing w:before="0" w:beforeAutospacing="0" w:after="0" w:afterAutospacing="0"/>
              <w:ind w:left="0" w:right="0"/>
              <w:jc w:val="center"/>
              <w:rPr>
                <w:rFonts w:hint="default"/>
                <w:bCs/>
              </w:rPr>
            </w:pPr>
            <w:r>
              <w:rPr>
                <w:rFonts w:hint="eastAsia"/>
                <w:bCs/>
              </w:rPr>
              <w:t>1</w:t>
            </w:r>
          </w:p>
        </w:tc>
        <w:tc>
          <w:tcPr>
            <w:tcW w:w="1408" w:type="dxa"/>
          </w:tcPr>
          <w:p w14:paraId="342F7DA8">
            <w:pPr>
              <w:keepNext w:val="0"/>
              <w:keepLines w:val="0"/>
              <w:suppressLineNumbers w:val="0"/>
              <w:spacing w:before="0" w:beforeAutospacing="0" w:after="0" w:afterAutospacing="0"/>
              <w:ind w:left="0" w:right="0"/>
              <w:jc w:val="center"/>
              <w:rPr>
                <w:rFonts w:hint="default"/>
              </w:rPr>
            </w:pPr>
            <w:r>
              <w:rPr>
                <w:rFonts w:hint="eastAsia"/>
              </w:rPr>
              <w:t>*</w:t>
            </w:r>
            <w:r>
              <w:rPr>
                <w:rFonts w:hint="default"/>
              </w:rPr>
              <w:t>***</w:t>
            </w:r>
          </w:p>
        </w:tc>
        <w:tc>
          <w:tcPr>
            <w:tcW w:w="4918" w:type="dxa"/>
          </w:tcPr>
          <w:p w14:paraId="2D7EABED">
            <w:pPr>
              <w:keepNext w:val="0"/>
              <w:keepLines w:val="0"/>
              <w:suppressLineNumbers w:val="0"/>
              <w:spacing w:before="0" w:beforeAutospacing="0" w:after="0" w:afterAutospacing="0"/>
              <w:ind w:left="0" w:right="0"/>
              <w:jc w:val="center"/>
              <w:rPr>
                <w:rFonts w:hint="default"/>
                <w:b/>
              </w:rPr>
            </w:pPr>
            <w:r>
              <w:rPr>
                <w:rFonts w:hint="eastAsia"/>
                <w:bCs/>
                <w:szCs w:val="21"/>
              </w:rPr>
              <w:t>（填写相关内容）</w:t>
            </w:r>
          </w:p>
        </w:tc>
        <w:tc>
          <w:tcPr>
            <w:tcW w:w="973" w:type="dxa"/>
          </w:tcPr>
          <w:p w14:paraId="47EFB8DD">
            <w:pPr>
              <w:keepNext w:val="0"/>
              <w:keepLines w:val="0"/>
              <w:suppressLineNumbers w:val="0"/>
              <w:spacing w:before="0" w:beforeAutospacing="0" w:after="0" w:afterAutospacing="0"/>
              <w:ind w:left="0" w:right="0"/>
              <w:rPr>
                <w:rFonts w:hint="default"/>
                <w:bCs/>
                <w:szCs w:val="21"/>
              </w:rPr>
            </w:pPr>
          </w:p>
        </w:tc>
        <w:tc>
          <w:tcPr>
            <w:tcW w:w="642" w:type="dxa"/>
          </w:tcPr>
          <w:p w14:paraId="08579F48">
            <w:pPr>
              <w:keepNext w:val="0"/>
              <w:keepLines w:val="0"/>
              <w:suppressLineNumbers w:val="0"/>
              <w:spacing w:before="0" w:beforeAutospacing="0" w:after="0" w:afterAutospacing="0"/>
              <w:ind w:left="0" w:right="0"/>
              <w:rPr>
                <w:rFonts w:hint="default"/>
                <w:bCs/>
                <w:szCs w:val="21"/>
              </w:rPr>
            </w:pPr>
          </w:p>
        </w:tc>
        <w:tc>
          <w:tcPr>
            <w:tcW w:w="540" w:type="dxa"/>
          </w:tcPr>
          <w:p w14:paraId="07DF5690">
            <w:pPr>
              <w:keepNext w:val="0"/>
              <w:keepLines w:val="0"/>
              <w:suppressLineNumbers w:val="0"/>
              <w:spacing w:before="0" w:beforeAutospacing="0" w:after="0" w:afterAutospacing="0"/>
              <w:ind w:left="0" w:right="0"/>
              <w:rPr>
                <w:rFonts w:hint="default"/>
                <w:bCs/>
                <w:szCs w:val="21"/>
              </w:rPr>
            </w:pPr>
          </w:p>
        </w:tc>
      </w:tr>
      <w:tr w14:paraId="537B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428294C4">
            <w:pPr>
              <w:keepNext w:val="0"/>
              <w:keepLines w:val="0"/>
              <w:suppressLineNumbers w:val="0"/>
              <w:spacing w:before="0" w:beforeAutospacing="0" w:after="0" w:afterAutospacing="0"/>
              <w:ind w:left="0" w:right="0"/>
              <w:jc w:val="center"/>
              <w:rPr>
                <w:rFonts w:hint="default"/>
                <w:bCs/>
              </w:rPr>
            </w:pPr>
            <w:r>
              <w:rPr>
                <w:rFonts w:hint="default"/>
                <w:bCs/>
              </w:rPr>
              <w:t>2</w:t>
            </w:r>
          </w:p>
        </w:tc>
        <w:tc>
          <w:tcPr>
            <w:tcW w:w="1408" w:type="dxa"/>
          </w:tcPr>
          <w:p w14:paraId="16E5B548">
            <w:pPr>
              <w:keepNext w:val="0"/>
              <w:keepLines w:val="0"/>
              <w:suppressLineNumbers w:val="0"/>
              <w:spacing w:before="0" w:beforeAutospacing="0" w:after="0" w:afterAutospacing="0"/>
              <w:ind w:left="0" w:right="0"/>
              <w:jc w:val="center"/>
              <w:rPr>
                <w:rFonts w:hint="default"/>
              </w:rPr>
            </w:pPr>
            <w:r>
              <w:rPr>
                <w:rFonts w:hint="eastAsia"/>
              </w:rPr>
              <w:t>****</w:t>
            </w:r>
          </w:p>
        </w:tc>
        <w:tc>
          <w:tcPr>
            <w:tcW w:w="4918" w:type="dxa"/>
          </w:tcPr>
          <w:p w14:paraId="69EFA99D">
            <w:pPr>
              <w:keepNext w:val="0"/>
              <w:keepLines w:val="0"/>
              <w:suppressLineNumbers w:val="0"/>
              <w:spacing w:before="0" w:beforeAutospacing="0" w:after="0" w:afterAutospacing="0"/>
              <w:ind w:left="0" w:right="0"/>
              <w:jc w:val="center"/>
              <w:rPr>
                <w:rFonts w:hint="default"/>
                <w:bCs/>
                <w:szCs w:val="21"/>
              </w:rPr>
            </w:pPr>
            <w:r>
              <w:rPr>
                <w:rFonts w:hint="eastAsia"/>
              </w:rPr>
              <w:t>（填写相关内容）</w:t>
            </w:r>
          </w:p>
        </w:tc>
        <w:tc>
          <w:tcPr>
            <w:tcW w:w="973" w:type="dxa"/>
          </w:tcPr>
          <w:p w14:paraId="51B48856">
            <w:pPr>
              <w:keepNext w:val="0"/>
              <w:keepLines w:val="0"/>
              <w:suppressLineNumbers w:val="0"/>
              <w:spacing w:before="0" w:beforeAutospacing="0" w:after="0" w:afterAutospacing="0"/>
              <w:ind w:left="0" w:right="0"/>
              <w:rPr>
                <w:rFonts w:hint="default"/>
                <w:bCs/>
                <w:szCs w:val="21"/>
              </w:rPr>
            </w:pPr>
          </w:p>
        </w:tc>
        <w:tc>
          <w:tcPr>
            <w:tcW w:w="642" w:type="dxa"/>
          </w:tcPr>
          <w:p w14:paraId="2AD309D3">
            <w:pPr>
              <w:keepNext w:val="0"/>
              <w:keepLines w:val="0"/>
              <w:suppressLineNumbers w:val="0"/>
              <w:spacing w:before="0" w:beforeAutospacing="0" w:after="0" w:afterAutospacing="0"/>
              <w:ind w:left="0" w:right="0"/>
              <w:rPr>
                <w:rFonts w:hint="default"/>
                <w:bCs/>
                <w:szCs w:val="21"/>
              </w:rPr>
            </w:pPr>
          </w:p>
        </w:tc>
        <w:tc>
          <w:tcPr>
            <w:tcW w:w="540" w:type="dxa"/>
          </w:tcPr>
          <w:p w14:paraId="1A7D6AFC">
            <w:pPr>
              <w:keepNext w:val="0"/>
              <w:keepLines w:val="0"/>
              <w:suppressLineNumbers w:val="0"/>
              <w:spacing w:before="0" w:beforeAutospacing="0" w:after="0" w:afterAutospacing="0"/>
              <w:ind w:left="0" w:right="0"/>
              <w:rPr>
                <w:rFonts w:hint="default"/>
                <w:bCs/>
                <w:szCs w:val="21"/>
              </w:rPr>
            </w:pPr>
          </w:p>
        </w:tc>
      </w:tr>
      <w:tr w14:paraId="0412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5734D598">
            <w:pPr>
              <w:keepNext w:val="0"/>
              <w:keepLines w:val="0"/>
              <w:suppressLineNumbers w:val="0"/>
              <w:spacing w:before="0" w:beforeAutospacing="0" w:after="0" w:afterAutospacing="0"/>
              <w:ind w:left="0" w:right="0"/>
              <w:rPr>
                <w:rFonts w:hint="default"/>
                <w:bCs/>
                <w:szCs w:val="21"/>
              </w:rPr>
            </w:pPr>
            <w:r>
              <w:rPr>
                <w:rFonts w:hint="eastAsia"/>
                <w:b/>
              </w:rPr>
              <w:t>（二）免费保修期外售后服务要求</w:t>
            </w:r>
          </w:p>
        </w:tc>
      </w:tr>
      <w:tr w14:paraId="054A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42CFB628">
            <w:pPr>
              <w:keepNext w:val="0"/>
              <w:keepLines w:val="0"/>
              <w:suppressLineNumbers w:val="0"/>
              <w:spacing w:before="0" w:beforeAutospacing="0" w:after="0" w:afterAutospacing="0"/>
              <w:ind w:left="0" w:right="0"/>
              <w:jc w:val="center"/>
              <w:rPr>
                <w:rFonts w:hint="default"/>
                <w:bCs/>
              </w:rPr>
            </w:pPr>
            <w:r>
              <w:rPr>
                <w:rFonts w:hint="eastAsia"/>
              </w:rPr>
              <w:t>1</w:t>
            </w:r>
          </w:p>
        </w:tc>
        <w:tc>
          <w:tcPr>
            <w:tcW w:w="1408" w:type="dxa"/>
          </w:tcPr>
          <w:p w14:paraId="2D7A5491">
            <w:pPr>
              <w:keepNext w:val="0"/>
              <w:keepLines w:val="0"/>
              <w:suppressLineNumbers w:val="0"/>
              <w:spacing w:before="0" w:beforeAutospacing="0" w:after="0" w:afterAutospacing="0"/>
              <w:ind w:left="0" w:right="0"/>
              <w:jc w:val="center"/>
              <w:rPr>
                <w:rFonts w:hint="default"/>
              </w:rPr>
            </w:pPr>
            <w:r>
              <w:rPr>
                <w:rFonts w:hint="eastAsia"/>
              </w:rPr>
              <w:t>****</w:t>
            </w:r>
          </w:p>
        </w:tc>
        <w:tc>
          <w:tcPr>
            <w:tcW w:w="4918" w:type="dxa"/>
          </w:tcPr>
          <w:p w14:paraId="0E9BE8D4">
            <w:pPr>
              <w:keepNext w:val="0"/>
              <w:keepLines w:val="0"/>
              <w:suppressLineNumbers w:val="0"/>
              <w:spacing w:before="0" w:beforeAutospacing="0" w:after="0" w:afterAutospacing="0"/>
              <w:ind w:left="0" w:right="0"/>
              <w:jc w:val="center"/>
              <w:rPr>
                <w:rFonts w:hint="default"/>
              </w:rPr>
            </w:pPr>
            <w:r>
              <w:rPr>
                <w:rFonts w:hint="eastAsia"/>
              </w:rPr>
              <w:t>（填写相关内容）</w:t>
            </w:r>
          </w:p>
        </w:tc>
        <w:tc>
          <w:tcPr>
            <w:tcW w:w="973" w:type="dxa"/>
          </w:tcPr>
          <w:p w14:paraId="36299AA7">
            <w:pPr>
              <w:keepNext w:val="0"/>
              <w:keepLines w:val="0"/>
              <w:suppressLineNumbers w:val="0"/>
              <w:spacing w:before="0" w:beforeAutospacing="0" w:after="0" w:afterAutospacing="0"/>
              <w:ind w:left="0" w:right="0"/>
              <w:rPr>
                <w:rFonts w:hint="default"/>
                <w:bCs/>
                <w:szCs w:val="21"/>
              </w:rPr>
            </w:pPr>
          </w:p>
        </w:tc>
        <w:tc>
          <w:tcPr>
            <w:tcW w:w="642" w:type="dxa"/>
          </w:tcPr>
          <w:p w14:paraId="53CCA99A">
            <w:pPr>
              <w:keepNext w:val="0"/>
              <w:keepLines w:val="0"/>
              <w:suppressLineNumbers w:val="0"/>
              <w:spacing w:before="0" w:beforeAutospacing="0" w:after="0" w:afterAutospacing="0"/>
              <w:ind w:left="0" w:right="0"/>
              <w:rPr>
                <w:rFonts w:hint="default"/>
                <w:bCs/>
                <w:szCs w:val="21"/>
              </w:rPr>
            </w:pPr>
          </w:p>
        </w:tc>
        <w:tc>
          <w:tcPr>
            <w:tcW w:w="540" w:type="dxa"/>
          </w:tcPr>
          <w:p w14:paraId="2038F481">
            <w:pPr>
              <w:keepNext w:val="0"/>
              <w:keepLines w:val="0"/>
              <w:suppressLineNumbers w:val="0"/>
              <w:spacing w:before="0" w:beforeAutospacing="0" w:after="0" w:afterAutospacing="0"/>
              <w:ind w:left="0" w:right="0"/>
              <w:rPr>
                <w:rFonts w:hint="default"/>
                <w:bCs/>
                <w:szCs w:val="21"/>
              </w:rPr>
            </w:pPr>
          </w:p>
        </w:tc>
      </w:tr>
      <w:tr w14:paraId="47E1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70A50090">
            <w:pPr>
              <w:keepNext w:val="0"/>
              <w:keepLines w:val="0"/>
              <w:suppressLineNumbers w:val="0"/>
              <w:spacing w:before="0" w:beforeAutospacing="0" w:after="0" w:afterAutospacing="0"/>
              <w:ind w:left="0" w:right="0"/>
              <w:rPr>
                <w:rFonts w:hint="default"/>
                <w:bCs/>
                <w:szCs w:val="21"/>
              </w:rPr>
            </w:pPr>
            <w:r>
              <w:rPr>
                <w:rFonts w:hint="eastAsia"/>
                <w:b/>
              </w:rPr>
              <w:t>（三）其他商务要求</w:t>
            </w:r>
          </w:p>
        </w:tc>
      </w:tr>
      <w:tr w14:paraId="338F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716011FC">
            <w:pPr>
              <w:keepNext w:val="0"/>
              <w:keepLines w:val="0"/>
              <w:suppressLineNumbers w:val="0"/>
              <w:spacing w:before="0" w:beforeAutospacing="0" w:after="0" w:afterAutospacing="0"/>
              <w:ind w:left="0" w:right="0"/>
              <w:jc w:val="center"/>
              <w:rPr>
                <w:rFonts w:hint="default"/>
              </w:rPr>
            </w:pPr>
            <w:r>
              <w:rPr>
                <w:rFonts w:hint="eastAsia"/>
              </w:rPr>
              <w:t>1</w:t>
            </w:r>
          </w:p>
        </w:tc>
        <w:tc>
          <w:tcPr>
            <w:tcW w:w="1408" w:type="dxa"/>
          </w:tcPr>
          <w:p w14:paraId="32FF3A06">
            <w:pPr>
              <w:keepNext w:val="0"/>
              <w:keepLines w:val="0"/>
              <w:suppressLineNumbers w:val="0"/>
              <w:spacing w:before="0" w:beforeAutospacing="0" w:after="0" w:afterAutospacing="0"/>
              <w:ind w:left="0" w:right="0"/>
              <w:jc w:val="center"/>
              <w:rPr>
                <w:rFonts w:hint="default"/>
              </w:rPr>
            </w:pPr>
            <w:r>
              <w:rPr>
                <w:rFonts w:hint="eastAsia"/>
              </w:rPr>
              <w:t>****</w:t>
            </w:r>
          </w:p>
        </w:tc>
        <w:tc>
          <w:tcPr>
            <w:tcW w:w="4918" w:type="dxa"/>
          </w:tcPr>
          <w:p w14:paraId="7051630C">
            <w:pPr>
              <w:keepNext w:val="0"/>
              <w:keepLines w:val="0"/>
              <w:suppressLineNumbers w:val="0"/>
              <w:spacing w:before="0" w:beforeAutospacing="0" w:after="0" w:afterAutospacing="0"/>
              <w:ind w:left="0" w:right="0"/>
              <w:jc w:val="center"/>
              <w:rPr>
                <w:rFonts w:hint="default"/>
              </w:rPr>
            </w:pPr>
            <w:r>
              <w:rPr>
                <w:rFonts w:hint="eastAsia"/>
              </w:rPr>
              <w:t>（填写相关内容）</w:t>
            </w:r>
          </w:p>
        </w:tc>
        <w:tc>
          <w:tcPr>
            <w:tcW w:w="973" w:type="dxa"/>
          </w:tcPr>
          <w:p w14:paraId="54F9E639">
            <w:pPr>
              <w:keepNext w:val="0"/>
              <w:keepLines w:val="0"/>
              <w:suppressLineNumbers w:val="0"/>
              <w:spacing w:before="0" w:beforeAutospacing="0" w:after="0" w:afterAutospacing="0"/>
              <w:ind w:left="0" w:right="0"/>
              <w:rPr>
                <w:rFonts w:hint="default"/>
                <w:bCs/>
                <w:szCs w:val="21"/>
              </w:rPr>
            </w:pPr>
          </w:p>
        </w:tc>
        <w:tc>
          <w:tcPr>
            <w:tcW w:w="642" w:type="dxa"/>
          </w:tcPr>
          <w:p w14:paraId="584AEF43">
            <w:pPr>
              <w:keepNext w:val="0"/>
              <w:keepLines w:val="0"/>
              <w:suppressLineNumbers w:val="0"/>
              <w:spacing w:before="0" w:beforeAutospacing="0" w:after="0" w:afterAutospacing="0"/>
              <w:ind w:left="0" w:right="0"/>
              <w:rPr>
                <w:rFonts w:hint="default"/>
                <w:bCs/>
                <w:szCs w:val="21"/>
              </w:rPr>
            </w:pPr>
          </w:p>
        </w:tc>
        <w:tc>
          <w:tcPr>
            <w:tcW w:w="540" w:type="dxa"/>
          </w:tcPr>
          <w:p w14:paraId="501A2E75">
            <w:pPr>
              <w:keepNext w:val="0"/>
              <w:keepLines w:val="0"/>
              <w:suppressLineNumbers w:val="0"/>
              <w:spacing w:before="0" w:beforeAutospacing="0" w:after="0" w:afterAutospacing="0"/>
              <w:ind w:left="0" w:right="0"/>
              <w:rPr>
                <w:rFonts w:hint="default"/>
                <w:bCs/>
                <w:szCs w:val="21"/>
              </w:rPr>
            </w:pPr>
          </w:p>
        </w:tc>
      </w:tr>
    </w:tbl>
    <w:p w14:paraId="1C77164D">
      <w:pPr>
        <w:ind w:firstLine="420" w:firstLineChars="200"/>
        <w:rPr>
          <w:b w:val="0"/>
          <w:bCs/>
          <w:sz w:val="21"/>
          <w:szCs w:val="21"/>
        </w:rPr>
      </w:pPr>
      <w:r>
        <w:rPr>
          <w:rFonts w:hint="eastAsia"/>
          <w:b w:val="0"/>
          <w:bCs/>
          <w:sz w:val="21"/>
          <w:szCs w:val="21"/>
        </w:rPr>
        <w:t>《商务要求偏离表》编制指引：</w:t>
      </w:r>
    </w:p>
    <w:p w14:paraId="18D962B7">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14:paraId="5E204327">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14:paraId="0D93279D">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14:paraId="0F3E7BF5">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14:paraId="0DEC7F40">
      <w:pPr>
        <w:ind w:firstLine="420" w:firstLineChars="200"/>
        <w:rPr>
          <w:b w:val="0"/>
          <w:bCs/>
          <w:sz w:val="21"/>
          <w:szCs w:val="21"/>
        </w:rPr>
      </w:pPr>
      <w:r>
        <w:rPr>
          <w:rFonts w:hint="eastAsia"/>
          <w:b w:val="0"/>
          <w:bCs/>
          <w:sz w:val="21"/>
          <w:szCs w:val="21"/>
        </w:rPr>
        <w:t>4、带★号条款为不可偏离条款，如未响应或出现负偏离的，将作投标无效处理。</w:t>
      </w:r>
    </w:p>
    <w:p w14:paraId="3FB31084">
      <w:pPr>
        <w:pStyle w:val="8"/>
        <w:ind w:firstLine="0"/>
        <w:rPr>
          <w:rFonts w:asciiTheme="minorEastAsia" w:hAnsiTheme="minorEastAsia" w:eastAsiaTheme="minorEastAsia" w:cstheme="minorEastAsia"/>
          <w:sz w:val="24"/>
          <w:highlight w:val="none"/>
        </w:rPr>
      </w:pPr>
    </w:p>
    <w:p w14:paraId="40A8CBCD">
      <w:pPr>
        <w:rPr>
          <w:rFonts w:hint="eastAsia" w:ascii="黑体" w:hAnsi="黑体" w:eastAsia="黑体" w:cs="黑体"/>
          <w:b w:val="0"/>
          <w:bCs w:val="0"/>
          <w:sz w:val="24"/>
          <w:szCs w:val="28"/>
          <w:highlight w:val="none"/>
          <w:lang w:val="en-US" w:eastAsia="zh-CN"/>
        </w:rPr>
      </w:pPr>
      <w:r>
        <w:rPr>
          <w:rFonts w:hint="eastAsia" w:ascii="黑体" w:hAnsi="黑体" w:eastAsia="黑体" w:cs="黑体"/>
          <w:b w:val="0"/>
          <w:bCs w:val="0"/>
          <w:sz w:val="24"/>
          <w:szCs w:val="28"/>
          <w:highlight w:val="none"/>
          <w:lang w:val="en-US" w:eastAsia="zh-CN"/>
        </w:rPr>
        <w:br w:type="page"/>
      </w:r>
    </w:p>
    <w:p w14:paraId="2CF4A53F">
      <w:pPr>
        <w:pStyle w:val="4"/>
        <w:jc w:val="center"/>
        <w:rPr>
          <w:rFonts w:hint="eastAsia" w:ascii="黑体" w:hAnsi="黑体" w:eastAsia="黑体" w:cs="黑体"/>
          <w:b w:val="0"/>
          <w:bCs w:val="0"/>
          <w:sz w:val="24"/>
          <w:szCs w:val="28"/>
          <w:highlight w:val="none"/>
          <w:lang w:eastAsia="zh-CN"/>
        </w:rPr>
      </w:pPr>
      <w:r>
        <w:rPr>
          <w:rFonts w:hint="eastAsia" w:ascii="黑体" w:hAnsi="黑体" w:eastAsia="黑体" w:cs="黑体"/>
          <w:b w:val="0"/>
          <w:bCs w:val="0"/>
          <w:sz w:val="24"/>
          <w:szCs w:val="28"/>
          <w:highlight w:val="none"/>
          <w:lang w:val="en-US" w:eastAsia="zh-CN"/>
        </w:rPr>
        <w:t>十一</w:t>
      </w:r>
      <w:r>
        <w:rPr>
          <w:rFonts w:hint="eastAsia" w:ascii="黑体" w:hAnsi="黑体" w:eastAsia="黑体" w:cs="黑体"/>
          <w:b w:val="0"/>
          <w:bCs w:val="0"/>
          <w:sz w:val="24"/>
          <w:szCs w:val="28"/>
          <w:highlight w:val="none"/>
        </w:rPr>
        <w:t>、技术保障措施（格式自定</w:t>
      </w:r>
      <w:r>
        <w:rPr>
          <w:rFonts w:hint="eastAsia" w:ascii="黑体" w:hAnsi="黑体" w:eastAsia="黑体" w:cs="黑体"/>
          <w:b w:val="0"/>
          <w:bCs w:val="0"/>
          <w:sz w:val="24"/>
          <w:szCs w:val="28"/>
          <w:highlight w:val="none"/>
          <w:lang w:eastAsia="zh-CN"/>
        </w:rPr>
        <w:t>）</w:t>
      </w:r>
    </w:p>
    <w:p w14:paraId="6EDE64E1">
      <w:pPr>
        <w:pStyle w:val="8"/>
        <w:ind w:firstLine="0"/>
        <w:jc w:val="center"/>
        <w:rPr>
          <w:rFonts w:asciiTheme="minorEastAsia" w:hAnsiTheme="minorEastAsia" w:eastAsiaTheme="minorEastAsia" w:cstheme="minorEastAsia"/>
          <w:b/>
          <w:bCs/>
          <w:color w:val="FF0000"/>
          <w:sz w:val="22"/>
          <w:szCs w:val="18"/>
          <w:highlight w:val="none"/>
        </w:rPr>
      </w:pPr>
      <w:r>
        <w:rPr>
          <w:rFonts w:hint="eastAsia" w:asciiTheme="minorEastAsia" w:hAnsiTheme="minorEastAsia" w:eastAsiaTheme="minorEastAsia" w:cstheme="minorEastAsia"/>
          <w:b/>
          <w:bCs/>
          <w:color w:val="FF0000"/>
          <w:sz w:val="22"/>
          <w:szCs w:val="18"/>
          <w:highlight w:val="none"/>
        </w:rPr>
        <w:t>（特别提示：投标人须按本招标文件评标信息中这一评审因素要求，提供证明资料）</w:t>
      </w:r>
    </w:p>
    <w:p w14:paraId="74B6CE2B">
      <w:pPr>
        <w:pStyle w:val="8"/>
        <w:ind w:firstLine="0"/>
        <w:rPr>
          <w:rFonts w:asciiTheme="minorEastAsia" w:hAnsiTheme="minorEastAsia" w:eastAsiaTheme="minorEastAsia" w:cstheme="minorEastAsia"/>
          <w:sz w:val="24"/>
          <w:highlight w:val="none"/>
        </w:rPr>
      </w:pPr>
    </w:p>
    <w:p w14:paraId="73F2B77E">
      <w:pPr>
        <w:pStyle w:val="4"/>
        <w:jc w:val="center"/>
        <w:rPr>
          <w:rFonts w:ascii="黑体" w:hAnsi="黑体" w:eastAsia="黑体" w:cs="黑体"/>
          <w:b w:val="0"/>
          <w:bCs w:val="0"/>
          <w:sz w:val="24"/>
          <w:szCs w:val="28"/>
          <w:highlight w:val="none"/>
        </w:rPr>
      </w:pPr>
      <w:r>
        <w:rPr>
          <w:rFonts w:hint="eastAsia" w:ascii="黑体" w:hAnsi="黑体" w:eastAsia="黑体" w:cs="黑体"/>
          <w:b w:val="0"/>
          <w:bCs w:val="0"/>
          <w:sz w:val="24"/>
          <w:szCs w:val="28"/>
          <w:highlight w:val="none"/>
          <w:lang w:val="en-US" w:eastAsia="zh-CN"/>
        </w:rPr>
        <w:t>十二</w:t>
      </w:r>
      <w:r>
        <w:rPr>
          <w:rFonts w:hint="eastAsia" w:ascii="黑体" w:hAnsi="黑体" w:eastAsia="黑体" w:cs="黑体"/>
          <w:b w:val="0"/>
          <w:bCs w:val="0"/>
          <w:sz w:val="24"/>
          <w:szCs w:val="28"/>
          <w:highlight w:val="none"/>
        </w:rPr>
        <w:t>、施工安全保障措施（格式自定）</w:t>
      </w:r>
    </w:p>
    <w:p w14:paraId="568B8CE3">
      <w:pPr>
        <w:pStyle w:val="8"/>
        <w:ind w:firstLine="0"/>
        <w:jc w:val="center"/>
        <w:rPr>
          <w:rFonts w:asciiTheme="minorEastAsia" w:hAnsiTheme="minorEastAsia" w:eastAsiaTheme="minorEastAsia" w:cstheme="minorEastAsia"/>
          <w:b/>
          <w:bCs/>
          <w:color w:val="FF0000"/>
          <w:sz w:val="22"/>
          <w:szCs w:val="18"/>
          <w:highlight w:val="none"/>
        </w:rPr>
      </w:pPr>
      <w:r>
        <w:rPr>
          <w:rFonts w:hint="eastAsia" w:asciiTheme="minorEastAsia" w:hAnsiTheme="minorEastAsia" w:eastAsiaTheme="minorEastAsia" w:cstheme="minorEastAsia"/>
          <w:b/>
          <w:bCs/>
          <w:color w:val="FF0000"/>
          <w:sz w:val="22"/>
          <w:szCs w:val="18"/>
          <w:highlight w:val="none"/>
        </w:rPr>
        <w:t>（特别提示：投标人须按本招标文件评标信息中这一评审因素要求，提供证明资料）</w:t>
      </w:r>
    </w:p>
    <w:p w14:paraId="1AD3E0D8">
      <w:pPr>
        <w:pStyle w:val="8"/>
        <w:ind w:firstLine="0"/>
        <w:rPr>
          <w:rFonts w:asciiTheme="minorEastAsia" w:hAnsiTheme="minorEastAsia" w:eastAsiaTheme="minorEastAsia" w:cstheme="minorEastAsia"/>
          <w:sz w:val="24"/>
          <w:highlight w:val="none"/>
        </w:rPr>
      </w:pPr>
    </w:p>
    <w:p w14:paraId="6214CD37">
      <w:pPr>
        <w:pStyle w:val="4"/>
        <w:bidi w:val="0"/>
        <w:jc w:val="center"/>
        <w:rPr>
          <w:rFonts w:hint="eastAsia" w:ascii="黑体" w:hAnsi="黑体" w:eastAsia="黑体" w:cs="黑体"/>
          <w:b w:val="0"/>
          <w:bCs w:val="0"/>
          <w:sz w:val="24"/>
          <w:szCs w:val="28"/>
          <w:highlight w:val="none"/>
        </w:rPr>
      </w:pPr>
      <w:r>
        <w:rPr>
          <w:rFonts w:hint="eastAsia" w:ascii="黑体" w:hAnsi="黑体" w:eastAsia="黑体" w:cs="黑体"/>
          <w:b w:val="0"/>
          <w:bCs w:val="0"/>
          <w:sz w:val="24"/>
          <w:szCs w:val="28"/>
          <w:highlight w:val="none"/>
          <w:lang w:val="en-US" w:eastAsia="zh-CN"/>
        </w:rPr>
        <w:t>十三</w:t>
      </w:r>
      <w:r>
        <w:rPr>
          <w:rFonts w:hint="eastAsia" w:ascii="黑体" w:hAnsi="黑体" w:eastAsia="黑体" w:cs="黑体"/>
          <w:b w:val="0"/>
          <w:bCs w:val="0"/>
          <w:sz w:val="24"/>
          <w:szCs w:val="28"/>
          <w:highlight w:val="none"/>
        </w:rPr>
        <w:t>、检测报告（格式自定）</w:t>
      </w:r>
    </w:p>
    <w:p w14:paraId="17BD2499">
      <w:pPr>
        <w:pStyle w:val="8"/>
        <w:ind w:firstLine="0"/>
        <w:jc w:val="center"/>
        <w:rPr>
          <w:rFonts w:asciiTheme="minorEastAsia" w:hAnsiTheme="minorEastAsia" w:eastAsiaTheme="minorEastAsia" w:cstheme="minorEastAsia"/>
          <w:b/>
          <w:bCs/>
          <w:color w:val="FF0000"/>
          <w:sz w:val="22"/>
          <w:szCs w:val="18"/>
          <w:highlight w:val="none"/>
        </w:rPr>
      </w:pPr>
      <w:r>
        <w:rPr>
          <w:rFonts w:hint="eastAsia" w:asciiTheme="minorEastAsia" w:hAnsiTheme="minorEastAsia" w:eastAsiaTheme="minorEastAsia" w:cstheme="minorEastAsia"/>
          <w:b/>
          <w:bCs/>
          <w:color w:val="FF0000"/>
          <w:sz w:val="22"/>
          <w:szCs w:val="18"/>
          <w:highlight w:val="none"/>
        </w:rPr>
        <w:t>（特别提示：投标人须按本招标文件评标信息中这一评审因素要求，提供证明资料）</w:t>
      </w:r>
    </w:p>
    <w:p w14:paraId="14644A48">
      <w:pPr>
        <w:pStyle w:val="8"/>
        <w:spacing w:before="60" w:beforeLines="25" w:after="60" w:afterLines="25"/>
        <w:ind w:firstLine="0"/>
        <w:rPr>
          <w:rFonts w:asciiTheme="minorEastAsia" w:hAnsiTheme="minorEastAsia" w:eastAsiaTheme="minorEastAsia" w:cstheme="minorEastAsia"/>
          <w:sz w:val="24"/>
          <w:highlight w:val="none"/>
        </w:rPr>
      </w:pPr>
    </w:p>
    <w:p w14:paraId="766A5D3D">
      <w:pPr>
        <w:pStyle w:val="4"/>
        <w:bidi w:val="0"/>
        <w:jc w:val="center"/>
        <w:rPr>
          <w:rFonts w:hint="eastAsia" w:ascii="黑体" w:hAnsi="黑体" w:eastAsia="黑体" w:cs="黑体"/>
          <w:b w:val="0"/>
          <w:bCs w:val="0"/>
          <w:sz w:val="24"/>
          <w:szCs w:val="28"/>
          <w:highlight w:val="none"/>
        </w:rPr>
      </w:pPr>
      <w:r>
        <w:rPr>
          <w:rFonts w:hint="eastAsia" w:ascii="黑体" w:hAnsi="黑体" w:eastAsia="黑体" w:cs="黑体"/>
          <w:b w:val="0"/>
          <w:bCs w:val="0"/>
          <w:sz w:val="24"/>
          <w:szCs w:val="28"/>
          <w:highlight w:val="none"/>
          <w:lang w:val="en-US" w:eastAsia="zh-CN"/>
        </w:rPr>
        <w:t>十四</w:t>
      </w:r>
      <w:r>
        <w:rPr>
          <w:rFonts w:hint="eastAsia" w:ascii="黑体" w:hAnsi="黑体" w:eastAsia="黑体" w:cs="黑体"/>
          <w:b w:val="0"/>
          <w:bCs w:val="0"/>
          <w:sz w:val="24"/>
          <w:szCs w:val="28"/>
          <w:highlight w:val="none"/>
        </w:rPr>
        <w:t>、节能环保情况（格式自定）</w:t>
      </w:r>
    </w:p>
    <w:p w14:paraId="7F9AF9D5">
      <w:pPr>
        <w:pStyle w:val="8"/>
        <w:ind w:firstLine="0"/>
        <w:jc w:val="center"/>
        <w:rPr>
          <w:rFonts w:asciiTheme="minorEastAsia" w:hAnsiTheme="minorEastAsia" w:eastAsiaTheme="minorEastAsia" w:cstheme="minorEastAsia"/>
          <w:b/>
          <w:bCs/>
          <w:color w:val="FF0000"/>
          <w:sz w:val="22"/>
          <w:szCs w:val="18"/>
          <w:highlight w:val="none"/>
        </w:rPr>
      </w:pPr>
      <w:r>
        <w:rPr>
          <w:rFonts w:hint="eastAsia" w:asciiTheme="minorEastAsia" w:hAnsiTheme="minorEastAsia" w:eastAsiaTheme="minorEastAsia" w:cstheme="minorEastAsia"/>
          <w:b/>
          <w:bCs/>
          <w:color w:val="FF0000"/>
          <w:sz w:val="22"/>
          <w:szCs w:val="18"/>
          <w:highlight w:val="none"/>
        </w:rPr>
        <w:t>（特别提示：投标人须按本招标文件评标信息中这一评审因素要求，提供证明资料）</w:t>
      </w:r>
    </w:p>
    <w:p w14:paraId="6B44EB09">
      <w:pPr>
        <w:pStyle w:val="8"/>
        <w:spacing w:before="60" w:beforeLines="25" w:after="60" w:afterLines="25"/>
        <w:ind w:firstLine="0"/>
        <w:rPr>
          <w:rFonts w:asciiTheme="minorEastAsia" w:hAnsiTheme="minorEastAsia" w:eastAsiaTheme="minorEastAsia" w:cstheme="minorEastAsia"/>
          <w:sz w:val="24"/>
          <w:highlight w:val="none"/>
        </w:rPr>
      </w:pPr>
    </w:p>
    <w:p w14:paraId="79A1E199">
      <w:pPr>
        <w:pStyle w:val="4"/>
        <w:bidi w:val="0"/>
        <w:jc w:val="center"/>
        <w:rPr>
          <w:rFonts w:hint="eastAsia" w:ascii="黑体" w:hAnsi="黑体" w:eastAsia="黑体" w:cs="黑体"/>
          <w:b w:val="0"/>
          <w:bCs w:val="0"/>
          <w:sz w:val="24"/>
          <w:szCs w:val="28"/>
          <w:highlight w:val="none"/>
        </w:rPr>
      </w:pPr>
      <w:r>
        <w:rPr>
          <w:rFonts w:hint="eastAsia" w:ascii="黑体" w:hAnsi="黑体" w:eastAsia="黑体" w:cs="黑体"/>
          <w:b w:val="0"/>
          <w:bCs w:val="0"/>
          <w:sz w:val="24"/>
          <w:szCs w:val="28"/>
          <w:highlight w:val="none"/>
          <w:lang w:val="en-US" w:eastAsia="zh-CN"/>
        </w:rPr>
        <w:t>十五</w:t>
      </w:r>
      <w:r>
        <w:rPr>
          <w:rFonts w:hint="eastAsia" w:ascii="黑体" w:hAnsi="黑体" w:eastAsia="黑体" w:cs="黑体"/>
          <w:b w:val="0"/>
          <w:bCs w:val="0"/>
          <w:sz w:val="24"/>
          <w:szCs w:val="28"/>
          <w:highlight w:val="none"/>
        </w:rPr>
        <w:t>、绿色采购情况（格式自定）</w:t>
      </w:r>
    </w:p>
    <w:p w14:paraId="243553CB">
      <w:pPr>
        <w:pStyle w:val="8"/>
        <w:ind w:firstLine="0"/>
        <w:jc w:val="center"/>
        <w:rPr>
          <w:rFonts w:asciiTheme="minorEastAsia" w:hAnsiTheme="minorEastAsia" w:eastAsiaTheme="minorEastAsia" w:cstheme="minorEastAsia"/>
          <w:b/>
          <w:bCs/>
          <w:color w:val="FF0000"/>
          <w:sz w:val="22"/>
          <w:szCs w:val="18"/>
          <w:highlight w:val="none"/>
        </w:rPr>
      </w:pPr>
      <w:r>
        <w:rPr>
          <w:rFonts w:hint="eastAsia" w:asciiTheme="minorEastAsia" w:hAnsiTheme="minorEastAsia" w:eastAsiaTheme="minorEastAsia" w:cstheme="minorEastAsia"/>
          <w:b/>
          <w:bCs/>
          <w:color w:val="FF0000"/>
          <w:sz w:val="22"/>
          <w:szCs w:val="18"/>
          <w:highlight w:val="none"/>
        </w:rPr>
        <w:t>（特别提示：投标人须按本招标文件评标信息中这一评审因素要求，提供证明资料）</w:t>
      </w:r>
    </w:p>
    <w:p w14:paraId="0B0DEA9A">
      <w:pPr>
        <w:pStyle w:val="8"/>
        <w:spacing w:before="60" w:beforeLines="25" w:after="60" w:afterLines="25"/>
        <w:ind w:firstLine="0"/>
        <w:rPr>
          <w:rFonts w:asciiTheme="minorEastAsia" w:hAnsiTheme="minorEastAsia" w:eastAsiaTheme="minorEastAsia" w:cstheme="minorEastAsia"/>
          <w:sz w:val="24"/>
          <w:highlight w:val="none"/>
        </w:rPr>
      </w:pPr>
    </w:p>
    <w:p w14:paraId="0D5F65CD">
      <w:pPr>
        <w:pStyle w:val="4"/>
        <w:jc w:val="center"/>
        <w:rPr>
          <w:rFonts w:ascii="黑体" w:hAnsi="黑体" w:eastAsia="黑体" w:cs="黑体"/>
          <w:b w:val="0"/>
          <w:bCs w:val="0"/>
          <w:sz w:val="24"/>
          <w:szCs w:val="28"/>
        </w:rPr>
      </w:pPr>
      <w:r>
        <w:rPr>
          <w:rFonts w:hint="eastAsia" w:ascii="黑体" w:hAnsi="黑体" w:eastAsia="黑体" w:cs="黑体"/>
          <w:sz w:val="24"/>
          <w:szCs w:val="28"/>
          <w:highlight w:val="none"/>
        </w:rPr>
        <w:br w:type="page"/>
      </w:r>
      <w:r>
        <w:rPr>
          <w:rFonts w:hint="eastAsia" w:ascii="黑体" w:hAnsi="黑体" w:eastAsia="黑体" w:cs="黑体"/>
          <w:b w:val="0"/>
          <w:bCs w:val="0"/>
          <w:sz w:val="24"/>
          <w:szCs w:val="28"/>
          <w:lang w:val="en-US" w:eastAsia="zh-CN"/>
        </w:rPr>
        <w:t>十六</w:t>
      </w:r>
      <w:r>
        <w:rPr>
          <w:rFonts w:hint="eastAsia" w:ascii="黑体" w:hAnsi="黑体" w:eastAsia="黑体" w:cs="黑体"/>
          <w:b w:val="0"/>
          <w:bCs w:val="0"/>
          <w:sz w:val="24"/>
          <w:szCs w:val="28"/>
        </w:rPr>
        <w:t>、供应商认证情况（格式自定）</w:t>
      </w:r>
    </w:p>
    <w:p w14:paraId="5DC0207F">
      <w:pPr>
        <w:pStyle w:val="2"/>
        <w:jc w:val="center"/>
        <w:rPr>
          <w:b/>
          <w:bCs/>
          <w:color w:val="FF0000"/>
          <w:sz w:val="22"/>
          <w:szCs w:val="22"/>
        </w:rPr>
      </w:pPr>
      <w:r>
        <w:rPr>
          <w:rFonts w:hint="eastAsia"/>
          <w:b/>
          <w:bCs/>
          <w:color w:val="FF0000"/>
          <w:sz w:val="22"/>
          <w:szCs w:val="22"/>
        </w:rPr>
        <w:t>（特别提示：投标人须按本招标文件评标信息中这一评审因素要求，提供证明资料）</w:t>
      </w:r>
    </w:p>
    <w:p w14:paraId="34B6B41A">
      <w:pPr>
        <w:pStyle w:val="35"/>
        <w:rPr>
          <w:color w:val="FF0000"/>
          <w:sz w:val="22"/>
          <w:szCs w:val="22"/>
        </w:rPr>
      </w:pPr>
    </w:p>
    <w:p w14:paraId="0DFDC599">
      <w:pPr>
        <w:pStyle w:val="4"/>
        <w:bidi w:val="0"/>
        <w:jc w:val="center"/>
        <w:rPr>
          <w:rFonts w:hint="eastAsia" w:ascii="黑体" w:hAnsi="黑体" w:eastAsia="黑体" w:cs="黑体"/>
          <w:b w:val="0"/>
          <w:bCs w:val="0"/>
          <w:sz w:val="24"/>
          <w:szCs w:val="28"/>
        </w:rPr>
      </w:pPr>
      <w:r>
        <w:rPr>
          <w:rFonts w:hint="eastAsia" w:ascii="黑体" w:hAnsi="黑体" w:eastAsia="黑体" w:cs="黑体"/>
          <w:b w:val="0"/>
          <w:bCs w:val="0"/>
          <w:sz w:val="24"/>
          <w:szCs w:val="28"/>
          <w:lang w:val="en-US" w:eastAsia="zh-CN"/>
        </w:rPr>
        <w:t>十七</w:t>
      </w:r>
      <w:r>
        <w:rPr>
          <w:rFonts w:hint="eastAsia" w:ascii="黑体" w:hAnsi="黑体" w:eastAsia="黑体" w:cs="黑体"/>
          <w:b w:val="0"/>
          <w:bCs w:val="0"/>
          <w:sz w:val="24"/>
          <w:szCs w:val="28"/>
        </w:rPr>
        <w:t>、奖项（格式自定）</w:t>
      </w:r>
    </w:p>
    <w:p w14:paraId="4208710B">
      <w:pPr>
        <w:pStyle w:val="2"/>
        <w:jc w:val="center"/>
        <w:rPr>
          <w:b/>
          <w:bCs/>
          <w:color w:val="FF0000"/>
          <w:sz w:val="22"/>
          <w:szCs w:val="22"/>
        </w:rPr>
      </w:pPr>
      <w:r>
        <w:rPr>
          <w:rFonts w:hint="eastAsia"/>
          <w:b/>
          <w:bCs/>
          <w:color w:val="FF0000"/>
          <w:sz w:val="22"/>
          <w:szCs w:val="22"/>
        </w:rPr>
        <w:t>（特别提示：投标人须按本招标文件评标信息中这一评审因素要求，提供证明资料）</w:t>
      </w:r>
    </w:p>
    <w:p w14:paraId="3113C0B2">
      <w:pPr>
        <w:rPr>
          <w:rFonts w:hint="eastAsia"/>
        </w:rPr>
      </w:pPr>
    </w:p>
    <w:p w14:paraId="20AD6827">
      <w:pPr>
        <w:pStyle w:val="4"/>
        <w:bidi w:val="0"/>
        <w:jc w:val="center"/>
        <w:rPr>
          <w:rFonts w:hint="eastAsia" w:ascii="黑体" w:hAnsi="黑体" w:eastAsia="黑体" w:cs="黑体"/>
          <w:b w:val="0"/>
          <w:bCs w:val="0"/>
          <w:sz w:val="24"/>
          <w:szCs w:val="28"/>
        </w:rPr>
      </w:pPr>
      <w:r>
        <w:rPr>
          <w:rFonts w:hint="eastAsia" w:ascii="黑体" w:hAnsi="黑体" w:eastAsia="黑体" w:cs="黑体"/>
          <w:b w:val="0"/>
          <w:bCs w:val="0"/>
          <w:sz w:val="24"/>
          <w:szCs w:val="28"/>
          <w:lang w:val="en-US" w:eastAsia="zh-CN"/>
        </w:rPr>
        <w:t>十八、</w:t>
      </w:r>
      <w:r>
        <w:rPr>
          <w:rFonts w:hint="eastAsia" w:ascii="黑体" w:hAnsi="黑体" w:eastAsia="黑体" w:cs="黑体"/>
          <w:b w:val="0"/>
          <w:bCs w:val="0"/>
          <w:sz w:val="24"/>
          <w:szCs w:val="28"/>
          <w:lang w:eastAsia="zh-CN"/>
        </w:rPr>
        <w:t>供应商同类业绩</w:t>
      </w:r>
    </w:p>
    <w:tbl>
      <w:tblPr>
        <w:tblStyle w:val="42"/>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9"/>
        <w:gridCol w:w="1416"/>
        <w:gridCol w:w="1984"/>
        <w:gridCol w:w="849"/>
        <w:gridCol w:w="992"/>
        <w:gridCol w:w="2182"/>
      </w:tblGrid>
      <w:tr w14:paraId="36C1B4D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2BF6B838">
            <w:pPr>
              <w:keepNext w:val="0"/>
              <w:keepLines w:val="0"/>
              <w:suppressLineNumbers w:val="0"/>
              <w:spacing w:before="0" w:beforeAutospacing="0" w:after="0" w:afterAutospacing="0"/>
              <w:ind w:left="0" w:right="0"/>
              <w:jc w:val="center"/>
              <w:rPr>
                <w:rFonts w:hint="default" w:ascii="宋体" w:hAnsi="宋体" w:eastAsia="宋体" w:cs="Times New Roman"/>
                <w:sz w:val="20"/>
                <w:szCs w:val="21"/>
                <w:highlight w:val="none"/>
              </w:rPr>
            </w:pPr>
            <w:r>
              <w:rPr>
                <w:rFonts w:hint="eastAsia" w:ascii="宋体" w:hAnsi="宋体" w:eastAsia="宋体" w:cs="Times New Roman"/>
                <w:sz w:val="20"/>
                <w:szCs w:val="21"/>
                <w:highlight w:val="none"/>
              </w:rPr>
              <w:t>采购人</w:t>
            </w:r>
          </w:p>
        </w:tc>
        <w:tc>
          <w:tcPr>
            <w:tcW w:w="831" w:type="pct"/>
            <w:vAlign w:val="center"/>
          </w:tcPr>
          <w:p w14:paraId="1AD227FB">
            <w:pPr>
              <w:keepNext w:val="0"/>
              <w:keepLines w:val="0"/>
              <w:suppressLineNumbers w:val="0"/>
              <w:spacing w:before="0" w:beforeAutospacing="0" w:after="0" w:afterAutospacing="0"/>
              <w:ind w:left="0" w:right="0"/>
              <w:jc w:val="center"/>
              <w:rPr>
                <w:rFonts w:hint="default" w:ascii="宋体" w:hAnsi="宋体" w:eastAsia="宋体" w:cs="Times New Roman"/>
                <w:sz w:val="20"/>
                <w:szCs w:val="21"/>
                <w:highlight w:val="none"/>
              </w:rPr>
            </w:pPr>
            <w:r>
              <w:rPr>
                <w:rFonts w:hint="eastAsia" w:ascii="宋体" w:hAnsi="宋体" w:eastAsia="宋体" w:cs="Times New Roman"/>
                <w:sz w:val="20"/>
                <w:szCs w:val="21"/>
                <w:highlight w:val="none"/>
              </w:rPr>
              <w:t>项目名称</w:t>
            </w:r>
          </w:p>
        </w:tc>
        <w:tc>
          <w:tcPr>
            <w:tcW w:w="1164" w:type="pct"/>
            <w:vAlign w:val="center"/>
          </w:tcPr>
          <w:p w14:paraId="3FDE31A3">
            <w:pPr>
              <w:keepNext w:val="0"/>
              <w:keepLines w:val="0"/>
              <w:suppressLineNumbers w:val="0"/>
              <w:spacing w:before="0" w:beforeAutospacing="0" w:after="0" w:afterAutospacing="0"/>
              <w:ind w:left="0" w:right="0"/>
              <w:jc w:val="center"/>
              <w:rPr>
                <w:rFonts w:hint="default" w:ascii="宋体" w:hAnsi="宋体" w:eastAsia="宋体" w:cs="Times New Roman"/>
                <w:sz w:val="20"/>
                <w:szCs w:val="21"/>
                <w:highlight w:val="none"/>
              </w:rPr>
            </w:pPr>
            <w:r>
              <w:rPr>
                <w:rFonts w:hint="eastAsia" w:ascii="宋体" w:hAnsi="宋体" w:eastAsia="宋体" w:cs="Times New Roman"/>
                <w:sz w:val="20"/>
                <w:szCs w:val="21"/>
                <w:highlight w:val="none"/>
              </w:rPr>
              <w:t>项目规模（金额）</w:t>
            </w:r>
          </w:p>
        </w:tc>
        <w:tc>
          <w:tcPr>
            <w:tcW w:w="498" w:type="pct"/>
            <w:vAlign w:val="center"/>
          </w:tcPr>
          <w:p w14:paraId="65112F7E">
            <w:pPr>
              <w:keepNext w:val="0"/>
              <w:keepLines w:val="0"/>
              <w:suppressLineNumbers w:val="0"/>
              <w:spacing w:before="0" w:beforeAutospacing="0" w:after="0" w:afterAutospacing="0"/>
              <w:ind w:left="0" w:right="0"/>
              <w:jc w:val="center"/>
              <w:rPr>
                <w:rFonts w:hint="default" w:ascii="宋体" w:hAnsi="宋体" w:eastAsia="宋体" w:cs="Times New Roman"/>
                <w:sz w:val="20"/>
                <w:szCs w:val="21"/>
                <w:highlight w:val="none"/>
              </w:rPr>
            </w:pPr>
            <w:r>
              <w:rPr>
                <w:rFonts w:hint="eastAsia" w:ascii="宋体" w:hAnsi="宋体" w:eastAsia="宋体" w:cs="Times New Roman"/>
                <w:sz w:val="20"/>
                <w:szCs w:val="21"/>
                <w:highlight w:val="none"/>
              </w:rPr>
              <w:t>合同签订日期</w:t>
            </w:r>
          </w:p>
        </w:tc>
        <w:tc>
          <w:tcPr>
            <w:tcW w:w="582" w:type="pct"/>
            <w:vAlign w:val="center"/>
          </w:tcPr>
          <w:p w14:paraId="7134465C">
            <w:pPr>
              <w:keepNext w:val="0"/>
              <w:keepLines w:val="0"/>
              <w:suppressLineNumbers w:val="0"/>
              <w:spacing w:before="0" w:beforeAutospacing="0" w:after="0" w:afterAutospacing="0"/>
              <w:ind w:left="0" w:right="0"/>
              <w:jc w:val="center"/>
              <w:rPr>
                <w:rFonts w:hint="default" w:ascii="宋体" w:hAnsi="宋体" w:eastAsia="宋体" w:cs="Times New Roman"/>
                <w:sz w:val="20"/>
                <w:szCs w:val="21"/>
                <w:highlight w:val="none"/>
              </w:rPr>
            </w:pPr>
            <w:r>
              <w:rPr>
                <w:rFonts w:hint="eastAsia" w:ascii="宋体" w:hAnsi="宋体" w:eastAsia="宋体" w:cs="Times New Roman"/>
                <w:sz w:val="20"/>
                <w:szCs w:val="21"/>
                <w:highlight w:val="none"/>
              </w:rPr>
              <w:t>履约验收时间</w:t>
            </w:r>
          </w:p>
        </w:tc>
        <w:tc>
          <w:tcPr>
            <w:tcW w:w="1280" w:type="pct"/>
            <w:vAlign w:val="center"/>
          </w:tcPr>
          <w:p w14:paraId="326231EF">
            <w:pPr>
              <w:keepNext w:val="0"/>
              <w:keepLines w:val="0"/>
              <w:suppressLineNumbers w:val="0"/>
              <w:spacing w:before="0" w:beforeAutospacing="0" w:after="0" w:afterAutospacing="0"/>
              <w:ind w:left="0" w:right="0"/>
              <w:jc w:val="center"/>
              <w:rPr>
                <w:rFonts w:hint="default" w:ascii="宋体" w:hAnsi="宋体" w:eastAsia="宋体" w:cs="Times New Roman"/>
                <w:sz w:val="20"/>
                <w:szCs w:val="21"/>
                <w:highlight w:val="none"/>
              </w:rPr>
            </w:pPr>
            <w:r>
              <w:rPr>
                <w:rFonts w:hint="eastAsia" w:ascii="宋体" w:hAnsi="宋体" w:eastAsia="宋体" w:cs="Times New Roman"/>
                <w:sz w:val="20"/>
                <w:szCs w:val="21"/>
                <w:highlight w:val="none"/>
              </w:rPr>
              <w:t>完成质量情况（以履约验收报告为准）</w:t>
            </w:r>
          </w:p>
        </w:tc>
      </w:tr>
      <w:tr w14:paraId="2511F1E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56FE90F6">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r>
              <w:rPr>
                <w:rFonts w:hint="default" w:ascii="宋体" w:hAnsi="宋体" w:eastAsia="宋体" w:cs="Times New Roman"/>
                <w:sz w:val="20"/>
                <w:szCs w:val="21"/>
                <w:highlight w:val="none"/>
              </w:rPr>
              <w:t>……</w:t>
            </w:r>
          </w:p>
        </w:tc>
        <w:tc>
          <w:tcPr>
            <w:tcW w:w="831" w:type="pct"/>
            <w:vAlign w:val="center"/>
          </w:tcPr>
          <w:p w14:paraId="258F17C8">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1164" w:type="pct"/>
            <w:vAlign w:val="center"/>
          </w:tcPr>
          <w:p w14:paraId="2FCAA64D">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498" w:type="pct"/>
            <w:vAlign w:val="center"/>
          </w:tcPr>
          <w:p w14:paraId="3080933B">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582" w:type="pct"/>
            <w:vAlign w:val="center"/>
          </w:tcPr>
          <w:p w14:paraId="2CF07358">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1280" w:type="pct"/>
            <w:vAlign w:val="center"/>
          </w:tcPr>
          <w:p w14:paraId="197BA2B4">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r>
      <w:tr w14:paraId="0A0DCF6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48E2A6CB">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831" w:type="pct"/>
            <w:vAlign w:val="center"/>
          </w:tcPr>
          <w:p w14:paraId="4EDCB0CE">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1164" w:type="pct"/>
            <w:vAlign w:val="center"/>
          </w:tcPr>
          <w:p w14:paraId="6054AF1E">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498" w:type="pct"/>
            <w:vAlign w:val="center"/>
          </w:tcPr>
          <w:p w14:paraId="2B0D8FB2">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582" w:type="pct"/>
            <w:vAlign w:val="center"/>
          </w:tcPr>
          <w:p w14:paraId="5730910B">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1280" w:type="pct"/>
            <w:vAlign w:val="center"/>
          </w:tcPr>
          <w:p w14:paraId="4A044D2A">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r>
      <w:tr w14:paraId="1EFFC4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4758A1C9">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831" w:type="pct"/>
            <w:vAlign w:val="center"/>
          </w:tcPr>
          <w:p w14:paraId="05B04066">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1164" w:type="pct"/>
            <w:vAlign w:val="center"/>
          </w:tcPr>
          <w:p w14:paraId="1503F05F">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498" w:type="pct"/>
            <w:vAlign w:val="center"/>
          </w:tcPr>
          <w:p w14:paraId="144FB2E6">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c>
          <w:tcPr>
            <w:tcW w:w="582" w:type="pct"/>
            <w:vAlign w:val="center"/>
          </w:tcPr>
          <w:p w14:paraId="3DA9D4D9">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p w14:paraId="6E7D54FB">
            <w:pPr>
              <w:keepNext w:val="0"/>
              <w:keepLines w:val="0"/>
              <w:suppressLineNumbers w:val="0"/>
              <w:spacing w:before="0" w:beforeAutospacing="0" w:after="0" w:afterAutospacing="0"/>
              <w:ind w:left="0" w:right="0"/>
              <w:rPr>
                <w:rFonts w:hint="default" w:ascii="Times New Roman" w:hAnsi="Times New Roman" w:eastAsia="宋体" w:cs="Times New Roman"/>
                <w:highlight w:val="none"/>
              </w:rPr>
            </w:pPr>
          </w:p>
        </w:tc>
        <w:tc>
          <w:tcPr>
            <w:tcW w:w="1280" w:type="pct"/>
            <w:vAlign w:val="center"/>
          </w:tcPr>
          <w:p w14:paraId="23EB75E0">
            <w:pPr>
              <w:keepNext w:val="0"/>
              <w:keepLines w:val="0"/>
              <w:suppressLineNumbers w:val="0"/>
              <w:spacing w:before="0" w:beforeAutospacing="0" w:after="0" w:afterAutospacing="0"/>
              <w:ind w:left="0" w:right="0" w:firstLine="400" w:firstLineChars="200"/>
              <w:rPr>
                <w:rFonts w:hint="default" w:ascii="宋体" w:hAnsi="宋体" w:eastAsia="宋体" w:cs="Times New Roman"/>
                <w:sz w:val="20"/>
                <w:szCs w:val="21"/>
                <w:highlight w:val="none"/>
              </w:rPr>
            </w:pPr>
          </w:p>
        </w:tc>
      </w:tr>
    </w:tbl>
    <w:p w14:paraId="57DF54B2">
      <w:pPr>
        <w:rPr>
          <w:rFonts w:ascii="Times New Roman" w:hAnsi="Times New Roman" w:eastAsia="宋体" w:cs="Times New Roman"/>
          <w:b/>
          <w:bCs/>
          <w:color w:val="FF0000"/>
          <w:highlight w:val="none"/>
        </w:rPr>
      </w:pPr>
      <w:r>
        <w:rPr>
          <w:rFonts w:hint="eastAsia" w:ascii="Times New Roman" w:hAnsi="Times New Roman" w:eastAsia="宋体" w:cs="Times New Roman"/>
          <w:b/>
          <w:bCs/>
          <w:color w:val="FF0000"/>
          <w:highlight w:val="none"/>
        </w:rPr>
        <w:t>（特别提示：投标人须按本招标文件评标信息中这一评审因素要求，提供详细证明资料）</w:t>
      </w:r>
    </w:p>
    <w:p w14:paraId="6A82920E">
      <w:pPr>
        <w:widowControl w:val="0"/>
        <w:spacing w:line="360" w:lineRule="auto"/>
        <w:jc w:val="both"/>
        <w:rPr>
          <w:rFonts w:hint="eastAsia" w:ascii="Times New Roman" w:hAnsi="Times New Roman" w:eastAsia="宋体" w:cs="Times New Roman"/>
          <w:b/>
          <w:bCs/>
          <w:kern w:val="2"/>
          <w:sz w:val="24"/>
          <w:szCs w:val="24"/>
          <w:highlight w:val="none"/>
          <w:lang w:val="en-US" w:eastAsia="zh-CN" w:bidi="ar-SA"/>
        </w:rPr>
      </w:pPr>
    </w:p>
    <w:p w14:paraId="3433EADC">
      <w:pPr>
        <w:pStyle w:val="35"/>
      </w:pPr>
    </w:p>
    <w:p w14:paraId="49CB2F2B">
      <w:pPr>
        <w:spacing w:line="360" w:lineRule="auto"/>
        <w:jc w:val="left"/>
        <w:rPr>
          <w:color w:val="FF0000"/>
          <w:sz w:val="24"/>
        </w:rPr>
      </w:pPr>
    </w:p>
    <w:p w14:paraId="0BD7B312"/>
    <w:p w14:paraId="024AA6F9">
      <w:pPr>
        <w:rPr>
          <w:rFonts w:ascii="黑体" w:hAnsi="黑体" w:eastAsia="黑体" w:cs="黑体"/>
          <w:sz w:val="24"/>
          <w:szCs w:val="28"/>
          <w:highlight w:val="none"/>
        </w:rPr>
      </w:pPr>
      <w:r>
        <w:rPr>
          <w:rFonts w:hint="eastAsia" w:ascii="宋体" w:hAnsi="宋体"/>
          <w:b/>
          <w:color w:val="FF0000"/>
          <w:sz w:val="28"/>
          <w:szCs w:val="28"/>
        </w:rPr>
        <w:br w:type="page"/>
      </w:r>
    </w:p>
    <w:p w14:paraId="35E8BA1E">
      <w:pPr>
        <w:pStyle w:val="4"/>
        <w:bidi w:val="0"/>
        <w:jc w:val="center"/>
        <w:rPr>
          <w:rFonts w:hint="eastAsia" w:ascii="黑体" w:hAnsi="黑体" w:eastAsia="黑体" w:cs="黑体"/>
          <w:b w:val="0"/>
          <w:bCs w:val="0"/>
          <w:sz w:val="24"/>
          <w:szCs w:val="28"/>
        </w:rPr>
      </w:pPr>
      <w:r>
        <w:rPr>
          <w:rFonts w:hint="eastAsia" w:ascii="黑体" w:hAnsi="黑体" w:eastAsia="黑体" w:cs="黑体"/>
          <w:b w:val="0"/>
          <w:bCs w:val="0"/>
          <w:sz w:val="24"/>
          <w:szCs w:val="28"/>
          <w:lang w:val="en-US" w:eastAsia="zh-CN"/>
        </w:rPr>
        <w:t>十九</w:t>
      </w:r>
      <w:r>
        <w:rPr>
          <w:rFonts w:hint="eastAsia" w:ascii="黑体" w:hAnsi="黑体" w:eastAsia="黑体" w:cs="黑体"/>
          <w:b w:val="0"/>
          <w:bCs w:val="0"/>
          <w:sz w:val="24"/>
          <w:szCs w:val="28"/>
        </w:rPr>
        <w:t>、投标人认为需要加以说明的其他内容</w:t>
      </w:r>
    </w:p>
    <w:p w14:paraId="646875A5">
      <w:pPr>
        <w:widowControl/>
        <w:jc w:val="center"/>
        <w:rPr>
          <w:rFonts w:ascii="黑体" w:hAnsi="宋体" w:eastAsia="黑体"/>
          <w:kern w:val="0"/>
          <w:sz w:val="24"/>
          <w:szCs w:val="20"/>
        </w:rPr>
      </w:pPr>
      <w:r>
        <w:rPr>
          <w:rFonts w:hint="eastAsia" w:ascii="黑体" w:hAnsi="宋体" w:eastAsia="黑体"/>
          <w:kern w:val="0"/>
          <w:sz w:val="24"/>
          <w:szCs w:val="20"/>
        </w:rPr>
        <w:t>（一）采购违法行为风险知悉确认书</w:t>
      </w:r>
    </w:p>
    <w:p w14:paraId="5B0CD5BA">
      <w:pPr>
        <w:keepNext w:val="0"/>
        <w:keepLines w:val="0"/>
        <w:widowControl w:val="0"/>
        <w:suppressLineNumbers w:val="0"/>
        <w:spacing w:before="0" w:beforeAutospacing="0" w:after="120" w:afterLines="50" w:afterAutospacing="0" w:line="360" w:lineRule="exact"/>
        <w:ind w:left="0" w:right="0" w:firstLine="422" w:firstLineChars="200"/>
        <w:jc w:val="both"/>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我单位在投标前已充分知悉以下情形为参与</w:t>
      </w:r>
      <w:r>
        <w:rPr>
          <w:rFonts w:hint="eastAsia" w:ascii="宋体" w:hAnsi="宋体" w:cs="宋体"/>
          <w:b/>
          <w:bCs/>
          <w:kern w:val="2"/>
          <w:sz w:val="21"/>
          <w:szCs w:val="21"/>
          <w:lang w:val="en-US" w:eastAsia="zh-CN" w:bidi="ar"/>
        </w:rPr>
        <w:t>自行</w:t>
      </w:r>
      <w:r>
        <w:rPr>
          <w:rFonts w:hint="eastAsia" w:ascii="宋体" w:hAnsi="宋体" w:eastAsia="宋体" w:cs="宋体"/>
          <w:b/>
          <w:bCs/>
          <w:kern w:val="2"/>
          <w:sz w:val="21"/>
          <w:szCs w:val="21"/>
          <w:lang w:val="en-US" w:eastAsia="zh-CN" w:bidi="ar"/>
        </w:rPr>
        <w:t>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43"/>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11"/>
        <w:gridCol w:w="8223"/>
      </w:tblGrid>
      <w:tr w14:paraId="0B21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6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278B27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序号</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0CC25B3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b/>
                <w:bCs/>
                <w:color w:val="auto"/>
                <w:kern w:val="2"/>
                <w:sz w:val="21"/>
                <w:szCs w:val="21"/>
                <w:lang w:val="en-US" w:eastAsia="zh-CN" w:bidi="ar"/>
              </w:rPr>
              <w:t>供应商参与投标禁止情形</w:t>
            </w:r>
          </w:p>
        </w:tc>
      </w:tr>
      <w:tr w14:paraId="3CE2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F29B45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1</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3C67E0B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与其他投标供应商的法定代表人、主要经营负责人、投标授权代表人、项目负责人、主要技术人员为</w:t>
            </w:r>
            <w:r>
              <w:rPr>
                <w:rFonts w:hint="eastAsia" w:ascii="宋体" w:hAnsi="宋体" w:eastAsia="宋体" w:cs="宋体"/>
                <w:b/>
                <w:bCs/>
                <w:color w:val="auto"/>
                <w:kern w:val="2"/>
                <w:sz w:val="21"/>
                <w:szCs w:val="21"/>
                <w:lang w:val="en-US" w:eastAsia="zh-CN" w:bidi="ar"/>
              </w:rPr>
              <w:t>同一人、属同一单位或者在同一单位缴纳社会保险</w:t>
            </w:r>
            <w:r>
              <w:rPr>
                <w:rFonts w:hint="eastAsia" w:ascii="宋体" w:hAnsi="宋体" w:eastAsia="宋体" w:cs="宋体"/>
                <w:color w:val="auto"/>
                <w:kern w:val="2"/>
                <w:sz w:val="21"/>
                <w:szCs w:val="21"/>
                <w:lang w:val="en-US" w:eastAsia="zh-CN" w:bidi="ar"/>
              </w:rPr>
              <w:t>。</w:t>
            </w:r>
          </w:p>
        </w:tc>
      </w:tr>
      <w:tr w14:paraId="4E7A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22731F6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2</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2AFE511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参与本项目采购活动时，与其他投标供应商存在单位负责人为</w:t>
            </w:r>
            <w:r>
              <w:rPr>
                <w:rFonts w:hint="eastAsia" w:ascii="宋体" w:hAnsi="宋体" w:eastAsia="宋体" w:cs="宋体"/>
                <w:b/>
                <w:bCs/>
                <w:color w:val="auto"/>
                <w:kern w:val="2"/>
                <w:sz w:val="21"/>
                <w:szCs w:val="21"/>
                <w:lang w:val="en-US" w:eastAsia="zh-CN" w:bidi="ar"/>
              </w:rPr>
              <w:t>同一人或直接控股、管理关系</w:t>
            </w:r>
            <w:r>
              <w:rPr>
                <w:rFonts w:hint="eastAsia" w:ascii="宋体" w:hAnsi="宋体" w:eastAsia="宋体" w:cs="宋体"/>
                <w:color w:val="auto"/>
                <w:kern w:val="2"/>
                <w:sz w:val="21"/>
                <w:szCs w:val="21"/>
                <w:lang w:val="en-US" w:eastAsia="zh-CN" w:bidi="ar"/>
              </w:rPr>
              <w:t>。</w:t>
            </w:r>
          </w:p>
        </w:tc>
      </w:tr>
      <w:tr w14:paraId="0060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A8F3AD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3</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365D17F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与其他投标供应商的投标文件或部分投标文件</w:t>
            </w:r>
            <w:r>
              <w:rPr>
                <w:rFonts w:hint="eastAsia" w:ascii="宋体" w:hAnsi="宋体" w:eastAsia="宋体" w:cs="宋体"/>
                <w:b/>
                <w:bCs/>
                <w:color w:val="auto"/>
                <w:kern w:val="2"/>
                <w:sz w:val="21"/>
                <w:szCs w:val="21"/>
                <w:lang w:val="en-US" w:eastAsia="zh-CN" w:bidi="ar"/>
              </w:rPr>
              <w:t>相互混装或存在非正常一致</w:t>
            </w:r>
            <w:r>
              <w:rPr>
                <w:rFonts w:hint="eastAsia" w:ascii="宋体" w:hAnsi="宋体" w:eastAsia="宋体" w:cs="宋体"/>
                <w:color w:val="auto"/>
                <w:kern w:val="2"/>
                <w:sz w:val="21"/>
                <w:szCs w:val="21"/>
                <w:lang w:val="en-US" w:eastAsia="zh-CN" w:bidi="ar"/>
              </w:rPr>
              <w:t>。</w:t>
            </w:r>
          </w:p>
        </w:tc>
      </w:tr>
      <w:tr w14:paraId="7824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CC5288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4</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4D87F1F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与其他投标供应商的投标文件由</w:t>
            </w:r>
            <w:r>
              <w:rPr>
                <w:rFonts w:hint="eastAsia" w:ascii="宋体" w:hAnsi="宋体" w:eastAsia="宋体" w:cs="宋体"/>
                <w:b/>
                <w:bCs/>
                <w:color w:val="auto"/>
                <w:kern w:val="2"/>
                <w:sz w:val="21"/>
                <w:szCs w:val="21"/>
                <w:lang w:val="en-US" w:eastAsia="zh-CN" w:bidi="ar"/>
              </w:rPr>
              <w:t>同一单位或者同一人编制</w:t>
            </w:r>
            <w:r>
              <w:rPr>
                <w:rFonts w:hint="eastAsia" w:ascii="宋体" w:hAnsi="宋体" w:eastAsia="宋体" w:cs="宋体"/>
                <w:color w:val="auto"/>
                <w:kern w:val="2"/>
                <w:sz w:val="21"/>
                <w:szCs w:val="21"/>
                <w:lang w:val="en-US" w:eastAsia="zh-CN" w:bidi="ar"/>
              </w:rPr>
              <w:t>，或者使用</w:t>
            </w:r>
            <w:r>
              <w:rPr>
                <w:rFonts w:hint="eastAsia" w:ascii="宋体" w:hAnsi="宋体" w:eastAsia="宋体" w:cs="宋体"/>
                <w:b/>
                <w:bCs/>
                <w:color w:val="auto"/>
                <w:kern w:val="2"/>
                <w:sz w:val="21"/>
                <w:szCs w:val="21"/>
                <w:lang w:val="en-US" w:eastAsia="zh-CN" w:bidi="ar"/>
              </w:rPr>
              <w:t>同一设备编制</w:t>
            </w:r>
            <w:r>
              <w:rPr>
                <w:rFonts w:hint="eastAsia" w:ascii="宋体" w:hAnsi="宋体" w:eastAsia="宋体" w:cs="宋体"/>
                <w:color w:val="auto"/>
                <w:kern w:val="2"/>
                <w:sz w:val="21"/>
                <w:szCs w:val="21"/>
                <w:lang w:val="en-US" w:eastAsia="zh-CN" w:bidi="ar"/>
              </w:rPr>
              <w:t>。</w:t>
            </w:r>
          </w:p>
        </w:tc>
      </w:tr>
      <w:tr w14:paraId="55BDB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7DFDE28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5</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09DF600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提供</w:t>
            </w:r>
            <w:r>
              <w:rPr>
                <w:rFonts w:hint="eastAsia" w:ascii="宋体" w:hAnsi="宋体" w:eastAsia="宋体" w:cs="宋体"/>
                <w:b/>
                <w:bCs/>
                <w:color w:val="auto"/>
                <w:kern w:val="2"/>
                <w:sz w:val="21"/>
                <w:szCs w:val="21"/>
                <w:lang w:val="en-US" w:eastAsia="zh-CN" w:bidi="ar"/>
              </w:rPr>
              <w:t>未经出具机构核实</w:t>
            </w:r>
            <w:r>
              <w:rPr>
                <w:rFonts w:hint="eastAsia" w:ascii="宋体" w:hAnsi="宋体" w:eastAsia="宋体" w:cs="宋体"/>
                <w:color w:val="auto"/>
                <w:kern w:val="2"/>
                <w:sz w:val="21"/>
                <w:szCs w:val="21"/>
                <w:lang w:val="en-US" w:eastAsia="zh-CN" w:bidi="ar"/>
              </w:rPr>
              <w:t>的虚假的检验检测报告、业绩材料、社保缴纳证明、学历学位证书、职称认证证书等材料。</w:t>
            </w:r>
          </w:p>
        </w:tc>
      </w:tr>
      <w:tr w14:paraId="5318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44AB362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center"/>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6</w:t>
            </w:r>
          </w:p>
        </w:tc>
        <w:tc>
          <w:tcPr>
            <w:tcW w:w="8223" w:type="dxa"/>
            <w:tcBorders>
              <w:top w:val="single" w:color="auto" w:sz="4" w:space="0"/>
              <w:left w:val="single" w:color="auto" w:sz="4" w:space="0"/>
              <w:bottom w:val="single" w:color="auto" w:sz="4" w:space="0"/>
              <w:right w:val="single" w:color="auto" w:sz="4" w:space="0"/>
            </w:tcBorders>
            <w:shd w:val="clear" w:color="auto" w:fill="auto"/>
            <w:vAlign w:val="center"/>
          </w:tcPr>
          <w:p w14:paraId="7D119BB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exact"/>
              <w:ind w:left="0" w:right="0"/>
              <w:jc w:val="left"/>
              <w:rPr>
                <w:rFonts w:hint="eastAsia" w:ascii="宋体" w:hAnsi="宋体" w:eastAsia="宋体" w:cs="宋体"/>
                <w:color w:val="auto"/>
                <w:sz w:val="21"/>
                <w:szCs w:val="21"/>
                <w:lang w:val="en-US"/>
              </w:rPr>
            </w:pPr>
            <w:r>
              <w:rPr>
                <w:rFonts w:hint="eastAsia" w:ascii="宋体" w:hAnsi="宋体" w:eastAsia="宋体" w:cs="宋体"/>
                <w:color w:val="auto"/>
                <w:kern w:val="2"/>
                <w:sz w:val="21"/>
                <w:szCs w:val="21"/>
                <w:lang w:val="en-US" w:eastAsia="zh-CN" w:bidi="ar"/>
              </w:rPr>
              <w:t>擅自将投标密钥出借他人使用或未妥善保管。</w:t>
            </w:r>
          </w:p>
        </w:tc>
      </w:tr>
    </w:tbl>
    <w:p w14:paraId="7450BD26">
      <w:pPr>
        <w:keepNext w:val="0"/>
        <w:keepLines w:val="0"/>
        <w:widowControl w:val="0"/>
        <w:suppressLineNumbers w:val="0"/>
        <w:spacing w:before="120" w:beforeLines="50" w:beforeAutospacing="0" w:after="0" w:afterAutospacing="0" w:line="380" w:lineRule="exact"/>
        <w:ind w:left="0" w:right="0" w:firstLine="422" w:firstLineChars="200"/>
        <w:jc w:val="both"/>
        <w:rPr>
          <w:rFonts w:hint="eastAsia" w:ascii="宋体" w:hAnsi="宋体" w:eastAsia="宋体" w:cs="宋体"/>
          <w:b/>
          <w:bCs w:val="0"/>
          <w:szCs w:val="21"/>
          <w:lang w:val="en-US"/>
        </w:rPr>
      </w:pPr>
      <w:r>
        <w:rPr>
          <w:rFonts w:hint="eastAsia" w:ascii="宋体" w:hAnsi="宋体" w:eastAsia="宋体" w:cs="宋体"/>
          <w:b/>
          <w:bCs w:val="0"/>
          <w:kern w:val="2"/>
          <w:sz w:val="21"/>
          <w:szCs w:val="21"/>
          <w:lang w:val="en-US" w:eastAsia="zh-CN" w:bidi="ar"/>
        </w:rPr>
        <w:t>一、我单位已充分知悉“隐瞒真实情况，提供虚假资料”的法定情形，包括但不限于：</w:t>
      </w:r>
    </w:p>
    <w:p w14:paraId="1B8DB6CD">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（一）通过转让或者租借等方式从其他单位获取资格或者资质证书投标的。</w:t>
      </w:r>
    </w:p>
    <w:p w14:paraId="5519F962">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（二）由其他单位或者其他单位负责人在投标供应商编制的投标文件上加盖印章或者签字的。</w:t>
      </w:r>
    </w:p>
    <w:p w14:paraId="217B9B03">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（三）项目负责人或者主要技术人员不是本单位人员的。</w:t>
      </w:r>
    </w:p>
    <w:p w14:paraId="0FF2668F">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（四）投标保证金不是从投标供应商基本账户转出的。</w:t>
      </w:r>
    </w:p>
    <w:p w14:paraId="09E73CEB">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（五）其他隐瞒真实情况、提供虚假资料的行为。</w:t>
      </w:r>
    </w:p>
    <w:p w14:paraId="43549A70">
      <w:pPr>
        <w:keepNext w:val="0"/>
        <w:keepLines w:val="0"/>
        <w:widowControl w:val="0"/>
        <w:suppressLineNumbers w:val="0"/>
        <w:spacing w:before="0" w:beforeAutospacing="0" w:after="0" w:afterAutospacing="0" w:line="380" w:lineRule="exact"/>
        <w:ind w:left="0" w:right="0" w:firstLine="422" w:firstLineChars="200"/>
        <w:jc w:val="both"/>
        <w:rPr>
          <w:rFonts w:hint="eastAsia" w:ascii="宋体" w:hAnsi="宋体" w:eastAsia="宋体" w:cs="宋体"/>
          <w:b/>
          <w:bCs w:val="0"/>
          <w:szCs w:val="21"/>
          <w:lang w:val="en-US"/>
        </w:rPr>
      </w:pPr>
      <w:r>
        <w:rPr>
          <w:rFonts w:hint="eastAsia" w:ascii="宋体" w:hAnsi="宋体" w:eastAsia="宋体" w:cs="宋体"/>
          <w:b/>
          <w:bCs w:val="0"/>
          <w:kern w:val="2"/>
          <w:sz w:val="21"/>
          <w:szCs w:val="21"/>
          <w:lang w:val="en-US" w:eastAsia="zh-CN" w:bidi="ar"/>
        </w:rPr>
        <w:t>二、我单位已充分知悉“与其他采购参加人串通投标”的法定情形，包括但不限于：</w:t>
      </w:r>
    </w:p>
    <w:p w14:paraId="16250982">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（一）投标供应商之间相互约定给予未中标的供应商利益补偿。</w:t>
      </w:r>
    </w:p>
    <w:p w14:paraId="52B14839">
      <w:pPr>
        <w:keepNext w:val="0"/>
        <w:keepLines w:val="0"/>
        <w:widowControl w:val="0"/>
        <w:suppressLineNumbers w:val="0"/>
        <w:spacing w:before="0" w:beforeAutospacing="0" w:after="0" w:afterAutospacing="0" w:line="38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（二）不同投标供应商的法定代表人、主要经营负责人、项目投标授权代表人、项目负责人、主要技术人员为同一人、属同一单位或者在同一单位缴纳社会保险。</w:t>
      </w:r>
    </w:p>
    <w:p w14:paraId="7DF608D0">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（三）不同投标供应商的投标文件由同一单位或者同一人编制，或者由同一人分阶段参与编制的。</w:t>
      </w:r>
    </w:p>
    <w:p w14:paraId="590A90E1">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（四）不同投标供应商的投标文件或部分投标文件相互混装。</w:t>
      </w:r>
    </w:p>
    <w:p w14:paraId="195DBFF2">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（五）不同投标供应商的投标文件内容存在非正常一致。</w:t>
      </w:r>
    </w:p>
    <w:p w14:paraId="1FE887B2">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（六）由同一单位工作人员为两家以上（含两家）供应商进行同一项投标活动的。</w:t>
      </w:r>
    </w:p>
    <w:p w14:paraId="03833BE9">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（七）不同投标人的投标报价呈规律性差异。</w:t>
      </w:r>
    </w:p>
    <w:p w14:paraId="00E83B28">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（八）不同投标人的投标保证金从同一单位或者个人的账户转出。</w:t>
      </w:r>
    </w:p>
    <w:p w14:paraId="42829097">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（九）主管部门依照法律、法规认定的其他情形。</w:t>
      </w:r>
    </w:p>
    <w:p w14:paraId="7F7D5F90">
      <w:pPr>
        <w:keepNext w:val="0"/>
        <w:keepLines w:val="0"/>
        <w:widowControl w:val="0"/>
        <w:suppressLineNumbers w:val="0"/>
        <w:spacing w:before="0" w:beforeAutospacing="0" w:after="0" w:afterAutospacing="0" w:line="340" w:lineRule="exact"/>
        <w:ind w:left="0" w:right="0" w:firstLine="422" w:firstLineChars="200"/>
        <w:jc w:val="both"/>
        <w:rPr>
          <w:rFonts w:hint="eastAsia" w:ascii="宋体" w:hAnsi="宋体" w:eastAsia="宋体" w:cs="宋体"/>
          <w:b/>
          <w:bCs w:val="0"/>
          <w:szCs w:val="21"/>
          <w:lang w:val="en-US"/>
        </w:rPr>
      </w:pPr>
      <w:r>
        <w:rPr>
          <w:rFonts w:hint="eastAsia" w:ascii="宋体" w:hAnsi="宋体" w:eastAsia="宋体" w:cs="宋体"/>
          <w:b/>
          <w:bCs w:val="0"/>
          <w:kern w:val="2"/>
          <w:sz w:val="21"/>
          <w:szCs w:val="21"/>
          <w:lang w:val="en-US" w:eastAsia="zh-CN" w:bidi="ar"/>
        </w:rPr>
        <w:t>三、我单位已充分知悉下列情形存在法律风险，在投标前已对相关风险事项进行排查。</w:t>
      </w:r>
    </w:p>
    <w:p w14:paraId="2AAE5D8C">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b/>
          <w:bCs w:val="0"/>
          <w:szCs w:val="21"/>
          <w:lang w:val="en-US"/>
        </w:rPr>
      </w:pPr>
      <w:r>
        <w:rPr>
          <w:rFonts w:hint="eastAsia" w:ascii="宋体" w:hAnsi="宋体" w:eastAsia="宋体" w:cs="宋体"/>
          <w:kern w:val="2"/>
          <w:sz w:val="21"/>
          <w:szCs w:val="21"/>
          <w:lang w:val="en-US" w:eastAsia="zh-CN" w:bidi="ar"/>
        </w:rPr>
        <w:t>（一）对于从其他主体获取的投标资料，我单位应审慎核查，确保其真实性。</w:t>
      </w:r>
      <w:r>
        <w:rPr>
          <w:rFonts w:hint="eastAsia" w:ascii="宋体" w:hAnsi="宋体" w:eastAsia="宋体" w:cs="宋体"/>
          <w:b/>
          <w:bCs w:val="0"/>
          <w:kern w:val="2"/>
          <w:sz w:val="21"/>
          <w:szCs w:val="21"/>
          <w:lang w:val="en-US" w:eastAsia="zh-CN" w:bidi="ar"/>
        </w:rPr>
        <w:t>如主管部门查实投标文件中存在虚假资料的，无论相关资料是否由第三方或本公司员工提供，均不影响主管部门对供应商存在“隐瞒真实情况，提供虚假资料”违法行为的认定。</w:t>
      </w:r>
    </w:p>
    <w:p w14:paraId="786BF4B5">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（二）对于涉及国家机关出具的公文、证件、证明材料等文件，一旦涉嫌虚假，经查实，主管部门将依法从严处理，并移送有关部门追究法律责任；涉嫌犯罪的，移送司法机关处理。</w:t>
      </w:r>
    </w:p>
    <w:p w14:paraId="15289E4F">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（三）我单位对投标电子密钥负有妥善保管、及时变更和续期等主体责任；使用电子密钥在</w:t>
      </w:r>
      <w:r>
        <w:rPr>
          <w:rFonts w:hint="eastAsia" w:ascii="Times New Roman" w:hAnsi="Times New Roman" w:eastAsia="宋体" w:cs="Times New Roman"/>
          <w:kern w:val="2"/>
          <w:sz w:val="21"/>
          <w:szCs w:val="24"/>
          <w:lang w:val="en-US" w:eastAsia="zh-CN" w:bidi="ar"/>
        </w:rPr>
        <w:t>深圳自行采购网站</w:t>
      </w:r>
      <w:r>
        <w:rPr>
          <w:rFonts w:hint="eastAsia" w:ascii="宋体" w:hAnsi="宋体" w:eastAsia="宋体" w:cs="宋体"/>
          <w:kern w:val="2"/>
          <w:sz w:val="21"/>
          <w:szCs w:val="21"/>
          <w:lang w:val="en-US" w:eastAsia="zh-CN" w:bidi="ar"/>
        </w:rPr>
        <w:t>进行的活动，均具有法律效力，须承担相应的法律后果。若</w:t>
      </w:r>
      <w:r>
        <w:rPr>
          <w:rFonts w:hint="eastAsia" w:ascii="宋体" w:hAnsi="宋体" w:eastAsia="宋体" w:cs="宋体"/>
          <w:b/>
          <w:bCs/>
          <w:kern w:val="2"/>
          <w:sz w:val="21"/>
          <w:szCs w:val="21"/>
          <w:lang w:val="en-US" w:eastAsia="zh-CN" w:bidi="ar"/>
        </w:rPr>
        <w:t>擅自将投标密钥出借他人使用所造成的法律后果，由我单位自行承担</w:t>
      </w:r>
      <w:r>
        <w:rPr>
          <w:rFonts w:hint="eastAsia" w:ascii="宋体" w:hAnsi="宋体" w:eastAsia="宋体" w:cs="宋体"/>
          <w:kern w:val="2"/>
          <w:sz w:val="21"/>
          <w:szCs w:val="21"/>
          <w:lang w:val="en-US" w:eastAsia="zh-CN" w:bidi="ar"/>
        </w:rPr>
        <w:t>。</w:t>
      </w:r>
    </w:p>
    <w:p w14:paraId="3F8BECCD">
      <w:pPr>
        <w:keepNext w:val="0"/>
        <w:keepLines w:val="0"/>
        <w:widowControl w:val="0"/>
        <w:suppressLineNumbers w:val="0"/>
        <w:spacing w:before="0" w:beforeAutospacing="0" w:after="0" w:afterAutospacing="0" w:line="340" w:lineRule="exact"/>
        <w:ind w:left="0" w:right="0" w:firstLine="422" w:firstLineChars="200"/>
        <w:jc w:val="both"/>
        <w:rPr>
          <w:rFonts w:hint="eastAsia" w:ascii="宋体" w:hAnsi="宋体" w:eastAsia="宋体" w:cs="宋体"/>
          <w:b/>
          <w:bCs w:val="0"/>
          <w:szCs w:val="21"/>
          <w:lang w:val="en-US"/>
        </w:rPr>
      </w:pPr>
      <w:r>
        <w:rPr>
          <w:rFonts w:hint="eastAsia" w:ascii="宋体" w:hAnsi="宋体" w:eastAsia="宋体" w:cs="宋体"/>
          <w:b/>
          <w:bCs w:val="0"/>
          <w:kern w:val="2"/>
          <w:sz w:val="21"/>
          <w:szCs w:val="21"/>
          <w:lang w:val="en-US" w:eastAsia="zh-CN" w:bidi="ar"/>
        </w:rPr>
        <w:t>四、我单位已充分知悉政府采购违法、违规行为的法律后果。</w:t>
      </w:r>
    </w:p>
    <w:p w14:paraId="278B5561">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14:paraId="09357290">
      <w:pPr>
        <w:keepNext w:val="0"/>
        <w:keepLines w:val="0"/>
        <w:widowControl w:val="0"/>
        <w:suppressLineNumbers w:val="0"/>
        <w:spacing w:before="0" w:beforeAutospacing="0" w:after="0" w:afterAutospacing="0" w:line="340" w:lineRule="exact"/>
        <w:ind w:left="0" w:right="0" w:firstLine="420" w:firstLineChars="200"/>
        <w:jc w:val="both"/>
        <w:rPr>
          <w:rFonts w:hint="eastAsia" w:ascii="宋体" w:hAnsi="宋体" w:eastAsia="宋体" w:cs="宋体"/>
          <w:szCs w:val="21"/>
          <w:highlight w:val="yellow"/>
          <w:lang w:val="en-US"/>
        </w:rPr>
      </w:pPr>
      <w:r>
        <w:rPr>
          <w:rFonts w:hint="eastAsia" w:ascii="宋体" w:hAnsi="宋体" w:eastAsia="宋体" w:cs="宋体"/>
          <w:kern w:val="2"/>
          <w:sz w:val="21"/>
          <w:szCs w:val="21"/>
          <w:highlight w:val="yellow"/>
          <w:lang w:val="en-US" w:eastAsia="zh-CN" w:bidi="ar"/>
        </w:rPr>
        <w:t>以下文字请投标供应商抄写并确认：“我单位已仔细阅读《采购违法行为风险知悉确认书》，充分知悉违法行为的法律后果，并承诺将严谨、诚信、依法依规参与采购活动”。</w:t>
      </w:r>
    </w:p>
    <w:tbl>
      <w:tblPr>
        <w:tblStyle w:val="203"/>
        <w:tblW w:w="8535" w:type="dxa"/>
        <w:tblInd w:w="0" w:type="dxa"/>
        <w:tblBorders>
          <w:top w:val="none" w:color="auto" w:sz="4" w:space="0"/>
          <w:left w:val="none" w:color="auto" w:sz="4" w:space="0"/>
          <w:bottom w:val="single" w:color="auto" w:sz="4" w:space="0"/>
          <w:right w:val="none" w:color="auto" w:sz="4" w:space="0"/>
          <w:insideH w:val="none" w:color="auto" w:sz="4" w:space="0"/>
          <w:insideV w:val="none" w:color="auto" w:sz="4" w:space="0"/>
        </w:tblBorders>
        <w:shd w:val="clear" w:color="auto" w:fill="auto"/>
        <w:tblLayout w:type="fixed"/>
        <w:tblCellMar>
          <w:top w:w="0" w:type="dxa"/>
          <w:left w:w="108" w:type="dxa"/>
          <w:bottom w:w="0" w:type="dxa"/>
          <w:right w:w="108" w:type="dxa"/>
        </w:tblCellMar>
      </w:tblPr>
      <w:tblGrid>
        <w:gridCol w:w="8535"/>
      </w:tblGrid>
      <w:tr w14:paraId="4B83E6DA">
        <w:tblPrEx>
          <w:tblBorders>
            <w:top w:val="non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shd w:val="clear" w:color="auto" w:fill="auto"/>
            <w:vAlign w:val="top"/>
          </w:tcPr>
          <w:p w14:paraId="71166B9F">
            <w:pPr>
              <w:keepNext w:val="0"/>
              <w:keepLines w:val="0"/>
              <w:widowControl w:val="0"/>
              <w:suppressLineNumbers w:val="0"/>
              <w:autoSpaceDE w:val="0"/>
              <w:autoSpaceDN w:val="0"/>
              <w:spacing w:before="0" w:beforeAutospacing="0" w:after="0" w:afterAutospacing="0" w:line="340" w:lineRule="exact"/>
              <w:ind w:left="0" w:right="0" w:firstLine="1866"/>
              <w:jc w:val="both"/>
              <w:rPr>
                <w:rFonts w:hint="eastAsia" w:ascii="宋体" w:hAnsi="宋体" w:eastAsia="宋体" w:cs="宋体"/>
                <w:spacing w:val="-4"/>
                <w:kern w:val="0"/>
                <w:szCs w:val="21"/>
                <w:lang w:val="en-US"/>
              </w:rPr>
            </w:pPr>
          </w:p>
        </w:tc>
      </w:tr>
      <w:tr w14:paraId="46FC1C2F">
        <w:tblPrEx>
          <w:tblBorders>
            <w:top w:val="none" w:color="auto" w:sz="4" w:space="0"/>
            <w:left w:val="none" w:color="auto" w:sz="4" w:space="0"/>
            <w:bottom w:val="singl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shd w:val="clear" w:color="auto" w:fill="auto"/>
            <w:vAlign w:val="top"/>
          </w:tcPr>
          <w:p w14:paraId="1D116D93">
            <w:pPr>
              <w:keepNext w:val="0"/>
              <w:keepLines w:val="0"/>
              <w:widowControl w:val="0"/>
              <w:suppressLineNumbers w:val="0"/>
              <w:autoSpaceDE w:val="0"/>
              <w:autoSpaceDN w:val="0"/>
              <w:spacing w:before="0" w:beforeAutospacing="0" w:after="0" w:afterAutospacing="0" w:line="340" w:lineRule="exact"/>
              <w:ind w:left="0" w:right="0" w:firstLine="1866"/>
              <w:jc w:val="both"/>
              <w:rPr>
                <w:rFonts w:hint="eastAsia" w:ascii="宋体" w:hAnsi="宋体" w:eastAsia="宋体" w:cs="宋体"/>
                <w:spacing w:val="-4"/>
                <w:kern w:val="0"/>
                <w:szCs w:val="21"/>
                <w:lang w:val="en-US"/>
              </w:rPr>
            </w:pPr>
          </w:p>
        </w:tc>
      </w:tr>
      <w:tr w14:paraId="35FE9D09">
        <w:tblPrEx>
          <w:tblBorders>
            <w:top w:val="none" w:color="auto" w:sz="4" w:space="0"/>
            <w:left w:val="none" w:color="auto" w:sz="4" w:space="0"/>
            <w:bottom w:val="singl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shd w:val="clear" w:color="auto" w:fill="auto"/>
            <w:vAlign w:val="top"/>
          </w:tcPr>
          <w:p w14:paraId="45588EBE">
            <w:pPr>
              <w:keepNext w:val="0"/>
              <w:keepLines w:val="0"/>
              <w:widowControl w:val="0"/>
              <w:suppressLineNumbers w:val="0"/>
              <w:autoSpaceDE w:val="0"/>
              <w:autoSpaceDN w:val="0"/>
              <w:spacing w:before="0" w:beforeAutospacing="0" w:after="0" w:afterAutospacing="0" w:line="340" w:lineRule="exact"/>
              <w:ind w:left="0" w:right="0" w:firstLine="1866"/>
              <w:jc w:val="both"/>
              <w:rPr>
                <w:rFonts w:hint="eastAsia" w:ascii="宋体" w:hAnsi="宋体" w:eastAsia="宋体" w:cs="宋体"/>
                <w:spacing w:val="-4"/>
                <w:kern w:val="0"/>
                <w:szCs w:val="21"/>
                <w:lang w:val="en-US"/>
              </w:rPr>
            </w:pPr>
          </w:p>
        </w:tc>
      </w:tr>
      <w:tr w14:paraId="6DA8823D">
        <w:tblPrEx>
          <w:tblBorders>
            <w:top w:val="none" w:color="auto" w:sz="4" w:space="0"/>
            <w:left w:val="none" w:color="auto" w:sz="4" w:space="0"/>
            <w:bottom w:val="singl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shd w:val="clear" w:color="auto" w:fill="auto"/>
            <w:vAlign w:val="top"/>
          </w:tcPr>
          <w:p w14:paraId="67CBB7F4">
            <w:pPr>
              <w:keepNext w:val="0"/>
              <w:keepLines w:val="0"/>
              <w:widowControl w:val="0"/>
              <w:suppressLineNumbers w:val="0"/>
              <w:autoSpaceDE w:val="0"/>
              <w:autoSpaceDN w:val="0"/>
              <w:spacing w:before="0" w:beforeAutospacing="0" w:after="0" w:afterAutospacing="0" w:line="340" w:lineRule="exact"/>
              <w:ind w:left="0" w:right="0" w:firstLine="1866"/>
              <w:jc w:val="both"/>
              <w:rPr>
                <w:rFonts w:hint="eastAsia" w:ascii="宋体" w:hAnsi="宋体" w:eastAsia="宋体" w:cs="宋体"/>
                <w:spacing w:val="-4"/>
                <w:kern w:val="0"/>
                <w:szCs w:val="21"/>
                <w:lang w:val="en-US"/>
              </w:rPr>
            </w:pPr>
          </w:p>
        </w:tc>
      </w:tr>
    </w:tbl>
    <w:p w14:paraId="3590A8D9">
      <w:pPr>
        <w:keepNext w:val="0"/>
        <w:keepLines w:val="0"/>
        <w:widowControl/>
        <w:suppressLineNumbers w:val="0"/>
        <w:wordWrap w:val="0"/>
        <w:autoSpaceDE w:val="0"/>
        <w:autoSpaceDN w:val="0"/>
        <w:spacing w:before="0" w:beforeAutospacing="0" w:after="0" w:afterAutospacing="0" w:line="340" w:lineRule="exact"/>
        <w:ind w:left="0" w:right="808" w:firstLine="404" w:firstLineChars="200"/>
        <w:jc w:val="right"/>
        <w:rPr>
          <w:rFonts w:hint="eastAsia" w:ascii="宋体" w:hAnsi="宋体" w:eastAsia="宋体" w:cs="宋体"/>
          <w:spacing w:val="-4"/>
          <w:kern w:val="0"/>
          <w:szCs w:val="21"/>
          <w:lang w:val="en-US"/>
        </w:rPr>
      </w:pPr>
    </w:p>
    <w:p w14:paraId="0136D3F5">
      <w:pPr>
        <w:keepNext w:val="0"/>
        <w:keepLines w:val="0"/>
        <w:widowControl/>
        <w:suppressLineNumbers w:val="0"/>
        <w:wordWrap w:val="0"/>
        <w:autoSpaceDE w:val="0"/>
        <w:autoSpaceDN w:val="0"/>
        <w:spacing w:before="0" w:beforeAutospacing="0" w:after="0" w:afterAutospacing="0" w:line="340" w:lineRule="exact"/>
        <w:ind w:left="0" w:right="808" w:firstLine="404" w:firstLineChars="200"/>
        <w:jc w:val="right"/>
        <w:rPr>
          <w:rFonts w:hint="eastAsia" w:ascii="宋体" w:hAnsi="宋体" w:eastAsia="宋体" w:cs="宋体"/>
          <w:spacing w:val="-4"/>
          <w:kern w:val="0"/>
          <w:szCs w:val="21"/>
          <w:u w:val="single"/>
          <w:lang w:val="en-US"/>
        </w:rPr>
      </w:pPr>
      <w:r>
        <w:rPr>
          <w:rFonts w:hint="eastAsia" w:ascii="宋体" w:hAnsi="宋体" w:eastAsia="宋体" w:cs="宋体"/>
          <w:spacing w:val="-4"/>
          <w:kern w:val="0"/>
          <w:sz w:val="21"/>
          <w:szCs w:val="21"/>
          <w:lang w:val="en-US" w:eastAsia="zh-CN" w:bidi="ar"/>
        </w:rPr>
        <w:t>单位负责人签名：</w:t>
      </w:r>
      <w:r>
        <w:rPr>
          <w:rFonts w:hint="eastAsia" w:ascii="宋体" w:hAnsi="宋体" w:eastAsia="宋体" w:cs="宋体"/>
          <w:spacing w:val="-4"/>
          <w:kern w:val="0"/>
          <w:sz w:val="21"/>
          <w:szCs w:val="21"/>
          <w:u w:val="single"/>
          <w:lang w:val="en-US" w:eastAsia="zh-CN" w:bidi="ar"/>
        </w:rPr>
        <w:t xml:space="preserve">              </w:t>
      </w:r>
    </w:p>
    <w:p w14:paraId="186AD564">
      <w:pPr>
        <w:keepNext w:val="0"/>
        <w:keepLines w:val="0"/>
        <w:widowControl/>
        <w:suppressLineNumbers w:val="0"/>
        <w:wordWrap w:val="0"/>
        <w:autoSpaceDE w:val="0"/>
        <w:autoSpaceDN w:val="0"/>
        <w:spacing w:before="0" w:beforeAutospacing="0" w:after="0" w:afterAutospacing="0" w:line="340" w:lineRule="exact"/>
        <w:ind w:left="0" w:right="808" w:firstLine="404" w:firstLineChars="200"/>
        <w:jc w:val="center"/>
        <w:rPr>
          <w:rFonts w:hint="eastAsia" w:ascii="宋体" w:hAnsi="宋体" w:eastAsia="宋体" w:cs="宋体"/>
          <w:spacing w:val="-4"/>
          <w:kern w:val="0"/>
          <w:szCs w:val="21"/>
          <w:u w:val="single"/>
          <w:lang w:val="en-US"/>
        </w:rPr>
      </w:pPr>
      <w:r>
        <w:rPr>
          <w:rFonts w:hint="eastAsia" w:ascii="宋体" w:hAnsi="宋体" w:eastAsia="宋体" w:cs="宋体"/>
          <w:spacing w:val="-4"/>
          <w:kern w:val="0"/>
          <w:sz w:val="21"/>
          <w:szCs w:val="21"/>
          <w:lang w:val="en-US" w:eastAsia="zh-CN" w:bidi="ar"/>
        </w:rPr>
        <w:t xml:space="preserve">                                 （加盖公章）</w:t>
      </w:r>
    </w:p>
    <w:p w14:paraId="6930E459">
      <w:pPr>
        <w:keepNext w:val="0"/>
        <w:keepLines w:val="0"/>
        <w:widowControl/>
        <w:suppressLineNumbers w:val="0"/>
        <w:wordWrap w:val="0"/>
        <w:autoSpaceDE w:val="0"/>
        <w:autoSpaceDN w:val="0"/>
        <w:spacing w:before="0" w:beforeAutospacing="0" w:after="0" w:afterAutospacing="0" w:line="340" w:lineRule="exact"/>
        <w:ind w:left="0" w:right="808" w:firstLine="404" w:firstLineChars="200"/>
        <w:jc w:val="right"/>
        <w:rPr>
          <w:rFonts w:hint="eastAsia" w:ascii="宋体" w:hAnsi="宋体" w:eastAsia="宋体" w:cs="宋体"/>
          <w:spacing w:val="-4"/>
          <w:kern w:val="0"/>
          <w:szCs w:val="21"/>
          <w:u w:val="single"/>
          <w:lang w:val="en-US"/>
        </w:rPr>
      </w:pPr>
      <w:r>
        <w:rPr>
          <w:rFonts w:hint="eastAsia" w:ascii="宋体" w:hAnsi="宋体" w:eastAsia="宋体" w:cs="宋体"/>
          <w:spacing w:val="-4"/>
          <w:kern w:val="0"/>
          <w:sz w:val="21"/>
          <w:szCs w:val="21"/>
          <w:lang w:val="en-US" w:eastAsia="zh-CN" w:bidi="ar"/>
        </w:rPr>
        <w:t xml:space="preserve">     日期：</w:t>
      </w:r>
      <w:r>
        <w:rPr>
          <w:rFonts w:hint="eastAsia" w:ascii="宋体" w:hAnsi="宋体" w:eastAsia="宋体" w:cs="宋体"/>
          <w:spacing w:val="-4"/>
          <w:kern w:val="0"/>
          <w:sz w:val="21"/>
          <w:szCs w:val="21"/>
          <w:u w:val="single"/>
          <w:lang w:val="en-US" w:eastAsia="zh-CN" w:bidi="ar"/>
        </w:rPr>
        <w:t xml:space="preserve">              </w:t>
      </w:r>
    </w:p>
    <w:p w14:paraId="41624AD1">
      <w:pPr>
        <w:keepNext w:val="0"/>
        <w:keepLines w:val="0"/>
        <w:widowControl/>
        <w:suppressLineNumbers w:val="0"/>
        <w:autoSpaceDE w:val="0"/>
        <w:autoSpaceDN w:val="0"/>
        <w:spacing w:before="0" w:beforeAutospacing="0" w:after="0" w:afterAutospacing="0" w:line="340" w:lineRule="exact"/>
        <w:ind w:left="0" w:right="0" w:firstLine="406" w:firstLineChars="200"/>
        <w:jc w:val="left"/>
        <w:rPr>
          <w:rFonts w:hint="eastAsia" w:ascii="宋体" w:hAnsi="宋体" w:eastAsia="宋体" w:cs="宋体"/>
          <w:b/>
          <w:bCs/>
          <w:color w:val="FF0000"/>
          <w:spacing w:val="-4"/>
          <w:kern w:val="0"/>
          <w:szCs w:val="21"/>
          <w:lang w:val="en-US"/>
        </w:rPr>
      </w:pPr>
    </w:p>
    <w:p w14:paraId="74068D23">
      <w:pPr>
        <w:keepNext w:val="0"/>
        <w:keepLines w:val="0"/>
        <w:widowControl/>
        <w:suppressLineNumbers w:val="0"/>
        <w:autoSpaceDE w:val="0"/>
        <w:autoSpaceDN w:val="0"/>
        <w:spacing w:before="0" w:beforeAutospacing="0" w:after="0" w:afterAutospacing="0" w:line="340" w:lineRule="exact"/>
        <w:ind w:right="0"/>
        <w:jc w:val="left"/>
        <w:rPr>
          <w:rFonts w:hint="eastAsia" w:ascii="宋体" w:hAnsi="宋体" w:eastAsia="宋体" w:cs="宋体"/>
          <w:b/>
          <w:bCs/>
          <w:color w:val="FF0000"/>
          <w:spacing w:val="-4"/>
          <w:kern w:val="0"/>
          <w:szCs w:val="21"/>
          <w:lang w:val="en-US"/>
        </w:rPr>
      </w:pPr>
      <w:r>
        <w:rPr>
          <w:rFonts w:hint="eastAsia" w:ascii="宋体" w:hAnsi="宋体" w:eastAsia="宋体" w:cs="宋体"/>
          <w:b/>
          <w:bCs/>
          <w:color w:val="FF0000"/>
          <w:spacing w:val="-4"/>
          <w:kern w:val="0"/>
          <w:sz w:val="21"/>
          <w:szCs w:val="21"/>
          <w:lang w:val="en-US" w:eastAsia="zh-CN" w:bidi="ar"/>
        </w:rPr>
        <w:t>注：1.《采购违法行为风险知悉确认书》需由投标供应商负责人</w:t>
      </w:r>
      <w:r>
        <w:rPr>
          <w:rFonts w:hint="eastAsia" w:ascii="宋体" w:hAnsi="宋体" w:eastAsia="宋体" w:cs="宋体"/>
          <w:b/>
          <w:bCs/>
          <w:color w:val="FF0000"/>
          <w:spacing w:val="-4"/>
          <w:kern w:val="0"/>
          <w:sz w:val="21"/>
          <w:szCs w:val="21"/>
          <w:highlight w:val="yellow"/>
          <w:lang w:val="en-US" w:eastAsia="zh-CN" w:bidi="ar"/>
        </w:rPr>
        <w:t>签字并加盖单位公章</w:t>
      </w:r>
      <w:r>
        <w:rPr>
          <w:rFonts w:hint="eastAsia" w:ascii="宋体" w:hAnsi="宋体" w:eastAsia="宋体" w:cs="宋体"/>
          <w:b/>
          <w:bCs/>
          <w:color w:val="FF0000"/>
          <w:spacing w:val="-4"/>
          <w:kern w:val="0"/>
          <w:sz w:val="21"/>
          <w:szCs w:val="21"/>
          <w:lang w:val="en-US" w:eastAsia="zh-CN" w:bidi="ar"/>
        </w:rPr>
        <w:t>后，扫描上传至投标文件一并提交。</w:t>
      </w:r>
    </w:p>
    <w:p w14:paraId="568F8A7A">
      <w:pPr>
        <w:pStyle w:val="37"/>
        <w:keepNext w:val="0"/>
        <w:keepLines w:val="0"/>
        <w:widowControl w:val="0"/>
        <w:suppressLineNumbers w:val="0"/>
        <w:spacing w:before="0" w:beforeAutospacing="0" w:after="0" w:afterAutospacing="0"/>
        <w:ind w:left="0" w:right="0"/>
        <w:jc w:val="both"/>
        <w:rPr>
          <w:color w:val="FF0000"/>
          <w:lang w:val="en-US" w:bidi="ar"/>
        </w:rPr>
      </w:pPr>
      <w:r>
        <w:rPr>
          <w:rFonts w:hint="eastAsia" w:ascii="宋体" w:hAnsi="宋体" w:eastAsia="宋体" w:cs="宋体"/>
          <w:b/>
          <w:bCs/>
          <w:color w:val="FF0000"/>
          <w:spacing w:val="-4"/>
          <w:kern w:val="0"/>
          <w:sz w:val="21"/>
          <w:szCs w:val="21"/>
          <w:lang w:val="en-US" w:eastAsia="zh-CN" w:bidi="ar"/>
        </w:rPr>
        <w:t>2.根据《深圳市财政局关于在采购文件及深圳政府采购智慧平台增设供应商投标特别警示条款等事宜的通知》（深财购〔2025〕7号）的要求，《采购违法行为风险知悉确认书》用于对供应商违法行为的提醒，不作为供应商资格性审查及符合性审查条件。</w:t>
      </w:r>
    </w:p>
    <w:p w14:paraId="7866D173">
      <w:pPr>
        <w:keepNext w:val="0"/>
        <w:keepLines w:val="0"/>
        <w:widowControl/>
        <w:suppressLineNumbers w:val="0"/>
        <w:autoSpaceDE w:val="0"/>
        <w:autoSpaceDN w:val="0"/>
        <w:spacing w:before="0" w:beforeAutospacing="0" w:after="0" w:afterAutospacing="0" w:line="400" w:lineRule="exact"/>
        <w:ind w:left="0" w:right="0" w:firstLine="404" w:firstLineChars="200"/>
        <w:jc w:val="left"/>
        <w:rPr>
          <w:rFonts w:hint="eastAsia" w:ascii="宋体" w:hAnsi="宋体" w:eastAsia="宋体" w:cs="宋体"/>
          <w:color w:val="FF0000"/>
          <w:spacing w:val="-4"/>
          <w:kern w:val="0"/>
          <w:szCs w:val="21"/>
          <w:lang w:val="en-US"/>
        </w:rPr>
      </w:pPr>
    </w:p>
    <w:p w14:paraId="2644C127">
      <w:pPr>
        <w:keepNext w:val="0"/>
        <w:keepLines w:val="0"/>
        <w:widowControl/>
        <w:suppressLineNumbers w:val="0"/>
        <w:autoSpaceDE w:val="0"/>
        <w:autoSpaceDN w:val="0"/>
        <w:spacing w:before="0" w:beforeAutospacing="0" w:after="0" w:afterAutospacing="0" w:line="400" w:lineRule="exact"/>
        <w:ind w:left="0" w:right="1414" w:firstLine="480" w:firstLineChars="200"/>
        <w:jc w:val="right"/>
        <w:rPr>
          <w:rFonts w:eastAsia="宋体"/>
          <w:kern w:val="0"/>
          <w:sz w:val="24"/>
          <w:szCs w:val="24"/>
          <w:lang w:val="en-US"/>
        </w:rPr>
      </w:pPr>
    </w:p>
    <w:p w14:paraId="41515AD0">
      <w:pPr>
        <w:rPr>
          <w:rFonts w:hint="eastAsia" w:ascii="黑体" w:hAnsi="Times New Roman" w:eastAsia="黑体" w:cs="黑体"/>
          <w:kern w:val="2"/>
          <w:sz w:val="24"/>
          <w:szCs w:val="20"/>
          <w:lang w:val="en-US" w:eastAsia="zh-CN" w:bidi="ar"/>
        </w:rPr>
      </w:pPr>
      <w:r>
        <w:rPr>
          <w:rFonts w:hint="eastAsia" w:ascii="黑体" w:hAnsi="Times New Roman" w:eastAsia="黑体" w:cs="黑体"/>
          <w:kern w:val="2"/>
          <w:sz w:val="24"/>
          <w:szCs w:val="20"/>
          <w:lang w:val="en-US" w:eastAsia="zh-CN" w:bidi="ar"/>
        </w:rPr>
        <w:br w:type="page"/>
      </w:r>
    </w:p>
    <w:p w14:paraId="4729B82C">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24"/>
          <w:szCs w:val="20"/>
          <w:lang w:val="en-US"/>
        </w:rPr>
      </w:pPr>
      <w:r>
        <w:rPr>
          <w:rFonts w:hint="eastAsia" w:ascii="黑体" w:hAnsi="Times New Roman" w:eastAsia="黑体" w:cs="黑体"/>
          <w:kern w:val="2"/>
          <w:sz w:val="24"/>
          <w:szCs w:val="20"/>
          <w:lang w:val="en-US" w:eastAsia="zh-CN" w:bidi="ar"/>
        </w:rPr>
        <w:t>（二）订单融资情况</w:t>
      </w:r>
    </w:p>
    <w:p w14:paraId="39D0664A">
      <w:pPr>
        <w:keepNext w:val="0"/>
        <w:keepLines w:val="0"/>
        <w:widowControl w:val="0"/>
        <w:suppressLineNumbers w:val="0"/>
        <w:spacing w:before="0" w:beforeAutospacing="0" w:after="0" w:afterAutospacing="0"/>
        <w:ind w:left="0" w:right="0" w:firstLine="422" w:firstLineChars="200"/>
        <w:jc w:val="both"/>
        <w:rPr>
          <w:rFonts w:hint="eastAsia" w:ascii="宋体" w:hAnsi="宋体" w:eastAsia="宋体" w:cs="宋体"/>
          <w:b/>
          <w:bCs/>
          <w:lang w:val="en-US"/>
        </w:rPr>
      </w:pPr>
      <w:r>
        <w:rPr>
          <w:rFonts w:hint="eastAsia" w:ascii="宋体" w:hAnsi="宋体" w:eastAsia="宋体" w:cs="宋体"/>
          <w:b/>
          <w:bCs/>
          <w:kern w:val="2"/>
          <w:sz w:val="21"/>
          <w:szCs w:val="24"/>
          <w:lang w:val="en-US" w:eastAsia="zh-CN" w:bidi="ar"/>
        </w:rPr>
        <w:t>1、关于订单融资政策</w:t>
      </w:r>
    </w:p>
    <w:p w14:paraId="641D3080">
      <w:pPr>
        <w:pStyle w:val="37"/>
        <w:keepNext w:val="0"/>
        <w:keepLines w:val="0"/>
        <w:widowControl w:val="0"/>
        <w:suppressLineNumbers w:val="0"/>
        <w:spacing w:before="0" w:beforeAutospacing="0" w:after="120" w:afterAutospacing="0"/>
        <w:ind w:left="0" w:right="0" w:firstLine="420" w:firstLineChars="200"/>
        <w:jc w:val="both"/>
        <w:rPr>
          <w:b/>
          <w:bCs w:val="0"/>
          <w:szCs w:val="21"/>
          <w:lang w:val="en-US"/>
        </w:rPr>
      </w:pPr>
      <w:r>
        <w:rPr>
          <w:rFonts w:hint="eastAsia" w:ascii="Times New Roman" w:hAnsi="Times New Roman" w:eastAsia="宋体" w:cs="宋体"/>
          <w:bCs/>
          <w:kern w:val="2"/>
          <w:sz w:val="21"/>
          <w:szCs w:val="21"/>
          <w:lang w:val="en-US" w:eastAsia="zh-CN" w:bidi="ar"/>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w:t>
      </w:r>
      <w:r>
        <w:rPr>
          <w:rFonts w:hint="eastAsia" w:cs="宋体"/>
          <w:bCs/>
          <w:kern w:val="2"/>
          <w:sz w:val="21"/>
          <w:szCs w:val="21"/>
          <w:lang w:val="en-US" w:eastAsia="zh-CN" w:bidi="ar"/>
        </w:rPr>
        <w:t>自行</w:t>
      </w:r>
      <w:r>
        <w:rPr>
          <w:rFonts w:hint="eastAsia" w:ascii="Times New Roman" w:hAnsi="Times New Roman" w:eastAsia="宋体" w:cs="宋体"/>
          <w:bCs/>
          <w:kern w:val="2"/>
          <w:sz w:val="21"/>
          <w:szCs w:val="21"/>
          <w:lang w:val="en-US" w:eastAsia="zh-CN" w:bidi="ar"/>
        </w:rPr>
        <w:t>采购活动供应商可凭借所获取的中标通知书与采购合同，向参与订单融资业务的金融机构提出融资申请，金融机构以各自信贷政策为基础，为中标（成交）供应商提供融资授信，订单融资具体流程可登录深圳要素交易金融服务平台</w:t>
      </w:r>
      <w:r>
        <w:rPr>
          <w:rFonts w:hint="default" w:ascii="Times New Roman" w:hAnsi="Times New Roman" w:eastAsia="宋体" w:cs="Times New Roman"/>
          <w:bCs/>
          <w:kern w:val="2"/>
          <w:sz w:val="21"/>
          <w:szCs w:val="21"/>
          <w:lang w:val="en-US" w:eastAsia="zh-CN" w:bidi="ar"/>
        </w:rPr>
        <w:t>(https://finance.szexgrp.com/gtm/web/guarantee/#/)</w:t>
      </w:r>
      <w:r>
        <w:rPr>
          <w:rFonts w:hint="eastAsia" w:ascii="Times New Roman" w:hAnsi="Times New Roman" w:eastAsia="宋体" w:cs="宋体"/>
          <w:bCs/>
          <w:kern w:val="2"/>
          <w:sz w:val="21"/>
          <w:szCs w:val="21"/>
          <w:lang w:val="en-US" w:eastAsia="zh-CN" w:bidi="ar"/>
        </w:rPr>
        <w:t>，相关政策法规参阅深圳市政府采购监管网（</w:t>
      </w:r>
      <w:r>
        <w:rPr>
          <w:rFonts w:hint="default" w:ascii="Times New Roman" w:hAnsi="Times New Roman" w:eastAsia="宋体" w:cs="Times New Roman"/>
          <w:bCs/>
          <w:kern w:val="2"/>
          <w:sz w:val="21"/>
          <w:szCs w:val="21"/>
          <w:lang w:val="en-US" w:eastAsia="zh-CN" w:bidi="ar"/>
        </w:rPr>
        <w:t>http://zfcg.sz.gov.cn/</w:t>
      </w:r>
      <w:r>
        <w:rPr>
          <w:rFonts w:hint="eastAsia" w:ascii="Times New Roman" w:hAnsi="Times New Roman" w:eastAsia="宋体" w:cs="宋体"/>
          <w:bCs/>
          <w:kern w:val="2"/>
          <w:sz w:val="21"/>
          <w:szCs w:val="21"/>
          <w:lang w:val="en-US" w:eastAsia="zh-CN" w:bidi="ar"/>
        </w:rPr>
        <w:t>）信息公开栏目。</w:t>
      </w:r>
    </w:p>
    <w:p w14:paraId="56701D3E">
      <w:pPr>
        <w:keepNext w:val="0"/>
        <w:keepLines w:val="0"/>
        <w:widowControl w:val="0"/>
        <w:suppressLineNumbers w:val="0"/>
        <w:spacing w:before="0" w:beforeAutospacing="0" w:after="0" w:afterAutospacing="0"/>
        <w:ind w:left="0" w:right="0" w:firstLine="422" w:firstLineChars="200"/>
        <w:jc w:val="both"/>
        <w:rPr>
          <w:rFonts w:hint="eastAsia" w:ascii="宋体" w:hAnsi="宋体" w:eastAsia="宋体" w:cs="宋体"/>
          <w:b/>
          <w:bCs/>
          <w:lang w:val="en-US"/>
        </w:rPr>
      </w:pPr>
      <w:r>
        <w:rPr>
          <w:rFonts w:hint="eastAsia" w:ascii="宋体" w:hAnsi="宋体" w:eastAsia="宋体" w:cs="宋体"/>
          <w:b/>
          <w:bCs/>
          <w:kern w:val="2"/>
          <w:sz w:val="21"/>
          <w:szCs w:val="24"/>
          <w:lang w:val="en-US" w:eastAsia="zh-CN" w:bidi="ar"/>
        </w:rPr>
        <w:t>2、供应商账户信息</w:t>
      </w:r>
    </w:p>
    <w:p w14:paraId="4A59B734">
      <w:pPr>
        <w:keepNext w:val="0"/>
        <w:keepLines w:val="0"/>
        <w:widowControl w:val="0"/>
        <w:suppressLineNumbers w:val="0"/>
        <w:spacing w:before="0" w:beforeAutospacing="0" w:after="0" w:afterAutospacing="0"/>
        <w:ind w:left="420" w:leftChars="200" w:right="0" w:firstLine="210" w:firstLineChars="100"/>
        <w:jc w:val="both"/>
        <w:rPr>
          <w:szCs w:val="21"/>
          <w:lang w:val="en-US"/>
        </w:rPr>
      </w:pPr>
      <w:r>
        <w:rPr>
          <w:rFonts w:hint="eastAsia" w:ascii="Times New Roman" w:hAnsi="Times New Roman" w:eastAsia="宋体" w:cs="宋体"/>
          <w:kern w:val="2"/>
          <w:sz w:val="21"/>
          <w:szCs w:val="21"/>
          <w:lang w:val="en-US" w:eastAsia="zh-CN" w:bidi="ar"/>
        </w:rPr>
        <w:t>投标人（单位全称）：</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r>
        <w:rPr>
          <w:rFonts w:hint="default" w:ascii="Times New Roman" w:hAnsi="Times New Roman" w:eastAsia="宋体" w:cs="Times New Roman"/>
          <w:kern w:val="2"/>
          <w:sz w:val="21"/>
          <w:szCs w:val="21"/>
          <w:lang w:val="en-US" w:eastAsia="zh-CN" w:bidi="ar"/>
        </w:rPr>
        <w:t xml:space="preserve">  </w:t>
      </w:r>
    </w:p>
    <w:p w14:paraId="08806C94">
      <w:pPr>
        <w:keepNext w:val="0"/>
        <w:keepLines w:val="0"/>
        <w:widowControl w:val="0"/>
        <w:suppressLineNumbers w:val="0"/>
        <w:spacing w:before="0" w:beforeAutospacing="0" w:after="0" w:afterAutospacing="0"/>
        <w:ind w:left="420" w:leftChars="200" w:right="0" w:firstLine="210" w:firstLineChars="100"/>
        <w:jc w:val="both"/>
        <w:rPr>
          <w:szCs w:val="21"/>
          <w:lang w:val="en-US"/>
        </w:rPr>
      </w:pPr>
      <w:r>
        <w:rPr>
          <w:rFonts w:hint="eastAsia" w:ascii="Times New Roman" w:hAnsi="Times New Roman" w:eastAsia="宋体" w:cs="宋体"/>
          <w:kern w:val="2"/>
          <w:sz w:val="21"/>
          <w:szCs w:val="21"/>
          <w:lang w:val="en-US" w:eastAsia="zh-CN" w:bidi="ar"/>
        </w:rPr>
        <w:t>投标人单位地址：</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p>
    <w:p w14:paraId="3EC4DFD8">
      <w:pPr>
        <w:keepNext w:val="0"/>
        <w:keepLines w:val="0"/>
        <w:widowControl w:val="0"/>
        <w:suppressLineNumbers w:val="0"/>
        <w:spacing w:before="0" w:beforeAutospacing="0" w:after="0" w:afterAutospacing="0"/>
        <w:ind w:left="420" w:leftChars="200" w:right="0" w:firstLine="210" w:firstLineChars="100"/>
        <w:jc w:val="both"/>
        <w:rPr>
          <w:szCs w:val="21"/>
          <w:lang w:val="en-US"/>
        </w:rPr>
      </w:pPr>
      <w:r>
        <w:rPr>
          <w:rFonts w:hint="eastAsia" w:ascii="Times New Roman" w:hAnsi="Times New Roman" w:eastAsia="宋体" w:cs="宋体"/>
          <w:kern w:val="2"/>
          <w:sz w:val="21"/>
          <w:szCs w:val="21"/>
          <w:lang w:val="en-US" w:eastAsia="zh-CN" w:bidi="ar"/>
        </w:rPr>
        <w:t>法定代表人（负责人）或其授权委托代理人：</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p>
    <w:p w14:paraId="72CE4D04">
      <w:pPr>
        <w:keepNext w:val="0"/>
        <w:keepLines w:val="0"/>
        <w:widowControl w:val="0"/>
        <w:suppressLineNumbers w:val="0"/>
        <w:spacing w:before="0" w:beforeAutospacing="0" w:after="0" w:afterAutospacing="0"/>
        <w:ind w:left="420" w:leftChars="200" w:right="0" w:firstLine="210" w:firstLineChars="100"/>
        <w:jc w:val="both"/>
        <w:rPr>
          <w:szCs w:val="21"/>
          <w:u w:val="thick"/>
          <w:lang w:val="en-US"/>
        </w:rPr>
      </w:pPr>
      <w:r>
        <w:rPr>
          <w:rFonts w:hint="eastAsia" w:ascii="Times New Roman" w:hAnsi="Times New Roman" w:eastAsia="宋体" w:cs="宋体"/>
          <w:kern w:val="2"/>
          <w:sz w:val="21"/>
          <w:szCs w:val="21"/>
          <w:lang w:val="en-US" w:eastAsia="zh-CN" w:bidi="ar"/>
        </w:rPr>
        <w:t>联系电话：</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p>
    <w:p w14:paraId="78C61DFA">
      <w:pPr>
        <w:keepNext w:val="0"/>
        <w:keepLines w:val="0"/>
        <w:widowControl w:val="0"/>
        <w:suppressLineNumbers w:val="0"/>
        <w:spacing w:before="0" w:beforeAutospacing="0" w:after="0" w:afterAutospacing="0"/>
        <w:ind w:left="420" w:leftChars="200" w:right="0" w:firstLine="210" w:firstLineChars="100"/>
        <w:jc w:val="both"/>
        <w:rPr>
          <w:szCs w:val="21"/>
          <w:lang w:val="en-US"/>
        </w:rPr>
      </w:pPr>
      <w:r>
        <w:rPr>
          <w:rFonts w:hint="eastAsia" w:ascii="Times New Roman" w:hAnsi="Times New Roman" w:eastAsia="宋体" w:cs="宋体"/>
          <w:kern w:val="2"/>
          <w:sz w:val="21"/>
          <w:szCs w:val="21"/>
          <w:lang w:val="en-US" w:eastAsia="zh-CN" w:bidi="ar"/>
        </w:rPr>
        <w:t>开户银行名称：</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p>
    <w:p w14:paraId="27BBF3F1">
      <w:pPr>
        <w:keepNext w:val="0"/>
        <w:keepLines w:val="0"/>
        <w:widowControl w:val="0"/>
        <w:suppressLineNumbers w:val="0"/>
        <w:spacing w:before="0" w:beforeAutospacing="0" w:after="0" w:afterAutospacing="0"/>
        <w:ind w:left="420" w:leftChars="200" w:right="0" w:firstLine="210" w:firstLineChars="100"/>
        <w:jc w:val="both"/>
        <w:rPr>
          <w:szCs w:val="21"/>
          <w:u w:val="thick"/>
          <w:lang w:val="en-US"/>
        </w:rPr>
      </w:pPr>
      <w:r>
        <w:rPr>
          <w:rFonts w:hint="eastAsia" w:ascii="Times New Roman" w:hAnsi="Times New Roman" w:eastAsia="宋体" w:cs="宋体"/>
          <w:kern w:val="2"/>
          <w:sz w:val="21"/>
          <w:szCs w:val="21"/>
          <w:lang w:val="en-US" w:eastAsia="zh-CN" w:bidi="ar"/>
        </w:rPr>
        <w:t>开户银行账号：</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p>
    <w:p w14:paraId="3BF733F4">
      <w:pPr>
        <w:keepNext w:val="0"/>
        <w:keepLines w:val="0"/>
        <w:widowControl w:val="0"/>
        <w:suppressLineNumbers w:val="0"/>
        <w:spacing w:before="0" w:beforeAutospacing="0" w:after="0" w:afterAutospacing="0"/>
        <w:ind w:left="420" w:leftChars="200" w:right="0" w:firstLine="210" w:firstLineChars="100"/>
        <w:jc w:val="both"/>
        <w:rPr>
          <w:szCs w:val="21"/>
          <w:lang w:val="en-US"/>
        </w:rPr>
      </w:pPr>
      <w:r>
        <w:rPr>
          <w:rFonts w:hint="eastAsia" w:ascii="Times New Roman" w:hAnsi="Times New Roman" w:eastAsia="宋体" w:cs="宋体"/>
          <w:kern w:val="2"/>
          <w:sz w:val="21"/>
          <w:szCs w:val="21"/>
          <w:lang w:val="en-US" w:eastAsia="zh-CN" w:bidi="ar"/>
        </w:rPr>
        <w:t>开户银行地址：</w:t>
      </w:r>
      <w:r>
        <w:rPr>
          <w:rFonts w:hint="default" w:ascii="Times New Roman" w:hAnsi="Times New Roman" w:eastAsia="宋体" w:cs="Times New Roman"/>
          <w:kern w:val="2"/>
          <w:sz w:val="21"/>
          <w:szCs w:val="21"/>
          <w:u w:val="thick"/>
          <w:lang w:val="en-US" w:eastAsia="zh-CN" w:bidi="ar"/>
        </w:rPr>
        <w:t xml:space="preserve">                                                  </w:t>
      </w:r>
      <w:r>
        <w:rPr>
          <w:rFonts w:hint="eastAsia" w:ascii="Times New Roman" w:hAnsi="Times New Roman" w:eastAsia="宋体" w:cs="宋体"/>
          <w:kern w:val="2"/>
          <w:sz w:val="21"/>
          <w:szCs w:val="21"/>
          <w:lang w:val="en-US" w:eastAsia="zh-CN" w:bidi="ar"/>
        </w:rPr>
        <w:t>。</w:t>
      </w:r>
    </w:p>
    <w:p w14:paraId="244D1DD5">
      <w:pPr>
        <w:keepNext w:val="0"/>
        <w:keepLines w:val="0"/>
        <w:widowControl w:val="0"/>
        <w:suppressLineNumbers w:val="0"/>
        <w:spacing w:before="0" w:beforeAutospacing="0" w:after="0" w:afterAutospacing="0"/>
        <w:ind w:right="0"/>
        <w:jc w:val="both"/>
        <w:rPr>
          <w:szCs w:val="21"/>
          <w:lang w:val="en-US"/>
        </w:rPr>
      </w:pPr>
      <w:r>
        <w:rPr>
          <w:rFonts w:hint="eastAsia" w:ascii="宋体" w:hAnsi="宋体" w:eastAsia="宋体" w:cs="宋体"/>
          <w:b/>
          <w:bCs/>
          <w:color w:val="FF0000"/>
          <w:spacing w:val="-4"/>
          <w:kern w:val="0"/>
          <w:sz w:val="21"/>
          <w:szCs w:val="21"/>
          <w:lang w:val="en-US" w:eastAsia="zh-CN" w:bidi="ar"/>
        </w:rPr>
        <w:t>注：本项填写内容作为订单融资开展的参考信息，不作为供应商资格性审查及符合性审查条件。</w:t>
      </w:r>
    </w:p>
    <w:p w14:paraId="2E8C330C">
      <w:pPr>
        <w:keepNext w:val="0"/>
        <w:keepLines w:val="0"/>
        <w:widowControl/>
        <w:suppressLineNumbers w:val="0"/>
        <w:autoSpaceDE w:val="0"/>
        <w:autoSpaceDN w:val="0"/>
        <w:spacing w:before="0" w:beforeAutospacing="0" w:after="0" w:afterAutospacing="0" w:line="400" w:lineRule="exact"/>
        <w:ind w:left="0" w:right="1414" w:firstLine="480" w:firstLineChars="200"/>
        <w:jc w:val="right"/>
        <w:rPr>
          <w:rFonts w:eastAsia="宋体"/>
          <w:kern w:val="0"/>
          <w:sz w:val="24"/>
          <w:szCs w:val="24"/>
          <w:lang w:val="en-US"/>
        </w:rPr>
      </w:pPr>
    </w:p>
    <w:p w14:paraId="7AE68931">
      <w:pPr>
        <w:rPr>
          <w:rFonts w:hint="eastAsia" w:ascii="黑体" w:hAnsi="宋体" w:eastAsia="黑体" w:cs="黑体"/>
          <w:kern w:val="0"/>
          <w:sz w:val="24"/>
          <w:szCs w:val="20"/>
          <w:lang w:val="en-US" w:eastAsia="zh-CN" w:bidi="ar"/>
        </w:rPr>
      </w:pPr>
      <w:r>
        <w:rPr>
          <w:rFonts w:hint="eastAsia" w:ascii="黑体" w:hAnsi="宋体" w:eastAsia="黑体" w:cs="黑体"/>
          <w:kern w:val="0"/>
          <w:sz w:val="24"/>
          <w:szCs w:val="20"/>
          <w:lang w:val="en-US" w:eastAsia="zh-CN" w:bidi="ar"/>
        </w:rPr>
        <w:br w:type="page"/>
      </w:r>
    </w:p>
    <w:p w14:paraId="7A35206B">
      <w:pPr>
        <w:keepNext w:val="0"/>
        <w:keepLines w:val="0"/>
        <w:widowControl/>
        <w:suppressLineNumbers w:val="0"/>
        <w:spacing w:before="0" w:beforeAutospacing="0" w:after="0" w:afterAutospacing="0"/>
        <w:ind w:left="0" w:right="0"/>
        <w:jc w:val="center"/>
        <w:rPr>
          <w:rFonts w:hint="eastAsia" w:ascii="黑体" w:hAnsi="宋体" w:eastAsia="黑体" w:cs="黑体"/>
          <w:kern w:val="0"/>
          <w:sz w:val="24"/>
          <w:szCs w:val="20"/>
          <w:lang w:val="en-US"/>
        </w:rPr>
      </w:pPr>
      <w:r>
        <w:rPr>
          <w:rFonts w:hint="eastAsia" w:ascii="黑体" w:hAnsi="宋体" w:eastAsia="黑体" w:cs="黑体"/>
          <w:kern w:val="0"/>
          <w:sz w:val="24"/>
          <w:szCs w:val="20"/>
          <w:lang w:val="en-US" w:eastAsia="zh-CN" w:bidi="ar"/>
        </w:rPr>
        <w:t>（三）投标人认为需要加以说明的其他内容（格式自定）</w:t>
      </w:r>
    </w:p>
    <w:p w14:paraId="23E7D541">
      <w:pPr>
        <w:widowControl/>
        <w:jc w:val="left"/>
        <w:rPr>
          <w:rFonts w:ascii="宋体" w:hAnsi="宋体"/>
          <w:b/>
          <w:bCs/>
          <w:kern w:val="0"/>
          <w:sz w:val="24"/>
          <w:szCs w:val="20"/>
        </w:rPr>
      </w:pPr>
      <w:r>
        <w:br w:type="page"/>
      </w:r>
    </w:p>
    <w:p w14:paraId="609DBF72">
      <w:pPr>
        <w:pStyle w:val="6"/>
      </w:pPr>
      <w:r>
        <w:rPr>
          <w:rFonts w:hint="eastAsia"/>
        </w:rPr>
        <w:t>第五章  合同条款及格式</w:t>
      </w:r>
    </w:p>
    <w:p w14:paraId="2DF1E37C"/>
    <w:p w14:paraId="714D590B">
      <w:pPr>
        <w:jc w:val="center"/>
        <w:outlineLvl w:val="0"/>
      </w:pPr>
      <w:bookmarkStart w:id="48" w:name="_Toc3995"/>
      <w:r>
        <w:rPr>
          <w:rFonts w:hint="eastAsia"/>
          <w:b/>
          <w:sz w:val="24"/>
        </w:rPr>
        <w:t>（仅供参考，具体以项目需求及采购结果为准）</w:t>
      </w:r>
    </w:p>
    <w:p w14:paraId="6ABEDB8D">
      <w:pPr>
        <w:widowControl w:val="0"/>
        <w:spacing w:after="0"/>
        <w:jc w:val="center"/>
        <w:rPr>
          <w:rFonts w:ascii="宋体" w:hAnsi="宋体" w:eastAsia="宋体" w:cs="宋体"/>
          <w:b/>
          <w:bCs/>
          <w:spacing w:val="-20"/>
          <w:kern w:val="44"/>
          <w:sz w:val="48"/>
          <w:szCs w:val="48"/>
          <w:lang w:val="en-US" w:eastAsia="zh-CN" w:bidi="ar-SA"/>
        </w:rPr>
      </w:pPr>
    </w:p>
    <w:p w14:paraId="41E27DEB">
      <w:pPr>
        <w:widowControl w:val="0"/>
        <w:spacing w:after="0"/>
        <w:jc w:val="center"/>
        <w:rPr>
          <w:rFonts w:ascii="宋体" w:hAnsi="宋体" w:eastAsia="宋体" w:cs="宋体"/>
          <w:b/>
          <w:bCs/>
          <w:spacing w:val="-20"/>
          <w:kern w:val="44"/>
          <w:sz w:val="48"/>
          <w:szCs w:val="48"/>
          <w:lang w:val="en-US" w:eastAsia="zh-CN" w:bidi="ar-SA"/>
        </w:rPr>
      </w:pPr>
    </w:p>
    <w:p w14:paraId="545F82B2">
      <w:pPr>
        <w:pStyle w:val="2"/>
        <w:rPr>
          <w:lang w:val="en-US" w:eastAsia="zh-CN"/>
        </w:rPr>
      </w:pPr>
    </w:p>
    <w:p w14:paraId="658AA36C">
      <w:pPr>
        <w:widowControl w:val="0"/>
        <w:spacing w:after="0"/>
        <w:jc w:val="center"/>
        <w:rPr>
          <w:rFonts w:hint="eastAsia" w:ascii="宋体" w:hAnsi="宋体" w:eastAsia="宋体" w:cs="宋体"/>
          <w:b/>
          <w:bCs/>
          <w:spacing w:val="-20"/>
          <w:kern w:val="44"/>
          <w:sz w:val="48"/>
          <w:szCs w:val="48"/>
          <w:lang w:val="en-US" w:eastAsia="zh-CN" w:bidi="ar-SA"/>
        </w:rPr>
      </w:pPr>
      <w:commentRangeStart w:id="64"/>
      <w:r>
        <w:rPr>
          <w:rFonts w:hint="eastAsia" w:ascii="宋体" w:hAnsi="宋体" w:eastAsia="宋体" w:cs="宋体"/>
          <w:b/>
          <w:bCs/>
          <w:spacing w:val="-20"/>
          <w:kern w:val="44"/>
          <w:sz w:val="48"/>
          <w:szCs w:val="48"/>
          <w:lang w:val="en-US" w:eastAsia="zh-CN" w:bidi="ar-SA"/>
        </w:rPr>
        <w:t>货物买卖合同</w:t>
      </w:r>
    </w:p>
    <w:p w14:paraId="6A9B0D77">
      <w:pPr>
        <w:widowControl w:val="0"/>
        <w:spacing w:after="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commentRangeEnd w:id="64"/>
      <w:r>
        <w:commentReference w:id="64"/>
      </w:r>
    </w:p>
    <w:p w14:paraId="76CD8748">
      <w:pPr>
        <w:rPr>
          <w:rFonts w:ascii="宋体" w:hAnsi="宋体" w:eastAsia="宋体" w:cs="宋体"/>
          <w:b/>
          <w:bCs/>
          <w:spacing w:val="-20"/>
          <w:kern w:val="44"/>
          <w:sz w:val="40"/>
          <w:szCs w:val="40"/>
        </w:rPr>
      </w:pPr>
    </w:p>
    <w:p w14:paraId="3CDF66C1">
      <w:pPr>
        <w:rPr>
          <w:rFonts w:ascii="宋体" w:hAnsi="宋体" w:eastAsia="宋体" w:cs="宋体"/>
          <w:b/>
          <w:bCs/>
          <w:spacing w:val="-20"/>
          <w:kern w:val="44"/>
          <w:sz w:val="40"/>
          <w:szCs w:val="40"/>
        </w:rPr>
      </w:pPr>
    </w:p>
    <w:p w14:paraId="4B60953B">
      <w:pPr>
        <w:rPr>
          <w:rFonts w:ascii="宋体" w:hAnsi="宋体" w:eastAsia="宋体" w:cs="宋体"/>
          <w:b/>
          <w:bCs/>
          <w:spacing w:val="-20"/>
          <w:kern w:val="44"/>
          <w:sz w:val="40"/>
          <w:szCs w:val="40"/>
        </w:rPr>
      </w:pPr>
    </w:p>
    <w:p w14:paraId="078D6D05">
      <w:pPr>
        <w:spacing w:line="360" w:lineRule="auto"/>
        <w:ind w:left="420" w:leftChars="200"/>
        <w:rPr>
          <w:rFonts w:eastAsia="宋体"/>
          <w:sz w:val="32"/>
          <w:szCs w:val="32"/>
        </w:rPr>
      </w:pPr>
      <w:r>
        <w:rPr>
          <w:rFonts w:hint="eastAsia" w:ascii="宋体" w:hAnsi="宋体" w:eastAsia="宋体" w:cs="宋体"/>
          <w:kern w:val="0"/>
          <w:sz w:val="32"/>
          <w:szCs w:val="32"/>
        </w:rPr>
        <w:t>项目名称：</w:t>
      </w:r>
      <w:r>
        <w:rPr>
          <w:rFonts w:hint="eastAsia" w:eastAsia="宋体"/>
          <w:sz w:val="32"/>
          <w:szCs w:val="32"/>
          <w:u w:val="single"/>
        </w:rPr>
        <w:t xml:space="preserve">                             </w:t>
      </w:r>
    </w:p>
    <w:p w14:paraId="22242B70">
      <w:pPr>
        <w:spacing w:line="360" w:lineRule="auto"/>
        <w:ind w:left="420" w:leftChars="200"/>
        <w:rPr>
          <w:rFonts w:eastAsia="宋体"/>
          <w:sz w:val="32"/>
          <w:szCs w:val="32"/>
          <w:u w:val="single"/>
        </w:rPr>
      </w:pPr>
      <w:r>
        <w:rPr>
          <w:rFonts w:hint="eastAsia" w:eastAsia="宋体"/>
          <w:sz w:val="32"/>
          <w:szCs w:val="32"/>
        </w:rPr>
        <w:t>合同编号：</w:t>
      </w:r>
      <w:r>
        <w:rPr>
          <w:rFonts w:hint="eastAsia" w:eastAsia="宋体"/>
          <w:sz w:val="32"/>
          <w:szCs w:val="32"/>
          <w:u w:val="single"/>
        </w:rPr>
        <w:t xml:space="preserve">                             </w:t>
      </w:r>
    </w:p>
    <w:p w14:paraId="090B5DFF">
      <w:pPr>
        <w:spacing w:line="360" w:lineRule="auto"/>
        <w:ind w:left="420" w:leftChars="200"/>
        <w:rPr>
          <w:rFonts w:eastAsia="宋体"/>
          <w:sz w:val="32"/>
          <w:szCs w:val="32"/>
        </w:rPr>
      </w:pPr>
      <w:r>
        <w:rPr>
          <w:rFonts w:hint="eastAsia" w:eastAsia="宋体"/>
          <w:sz w:val="32"/>
          <w:szCs w:val="32"/>
        </w:rPr>
        <w:t>甲    方：</w:t>
      </w:r>
      <w:r>
        <w:rPr>
          <w:rFonts w:hint="eastAsia" w:eastAsia="宋体"/>
          <w:sz w:val="32"/>
          <w:szCs w:val="32"/>
          <w:u w:val="single"/>
        </w:rPr>
        <w:t xml:space="preserve">                             </w:t>
      </w:r>
    </w:p>
    <w:p w14:paraId="231DB89C">
      <w:pPr>
        <w:spacing w:line="360" w:lineRule="auto"/>
        <w:ind w:left="420" w:leftChars="200"/>
        <w:rPr>
          <w:rFonts w:eastAsia="宋体"/>
          <w:sz w:val="32"/>
          <w:szCs w:val="32"/>
          <w:u w:val="single"/>
        </w:rPr>
      </w:pPr>
      <w:r>
        <w:rPr>
          <w:rFonts w:hint="eastAsia" w:eastAsia="宋体"/>
          <w:sz w:val="32"/>
          <w:szCs w:val="32"/>
        </w:rPr>
        <w:t>乙    方：</w:t>
      </w:r>
      <w:r>
        <w:rPr>
          <w:rFonts w:hint="eastAsia" w:eastAsia="宋体"/>
          <w:sz w:val="32"/>
          <w:szCs w:val="32"/>
          <w:u w:val="single"/>
        </w:rPr>
        <w:t xml:space="preserve">                             </w:t>
      </w:r>
    </w:p>
    <w:p w14:paraId="535B91BB">
      <w:pPr>
        <w:spacing w:line="360" w:lineRule="auto"/>
        <w:ind w:left="420" w:leftChars="200"/>
        <w:rPr>
          <w:rFonts w:eastAsia="宋体"/>
          <w:sz w:val="32"/>
          <w:szCs w:val="32"/>
        </w:rPr>
      </w:pPr>
      <w:r>
        <w:rPr>
          <w:rFonts w:hint="eastAsia" w:eastAsia="宋体"/>
          <w:sz w:val="32"/>
          <w:szCs w:val="32"/>
        </w:rPr>
        <w:t>签订时间：</w:t>
      </w:r>
      <w:r>
        <w:rPr>
          <w:rFonts w:hint="eastAsia" w:eastAsia="宋体"/>
          <w:sz w:val="32"/>
          <w:szCs w:val="32"/>
          <w:u w:val="single"/>
        </w:rPr>
        <w:t xml:space="preserve">      </w:t>
      </w:r>
      <w:r>
        <w:rPr>
          <w:rFonts w:eastAsia="宋体"/>
          <w:sz w:val="32"/>
          <w:szCs w:val="32"/>
          <w:u w:val="single"/>
        </w:rPr>
        <w:t xml:space="preserve">           </w:t>
      </w:r>
      <w:r>
        <w:rPr>
          <w:rFonts w:hint="eastAsia" w:eastAsia="宋体"/>
          <w:sz w:val="32"/>
          <w:szCs w:val="32"/>
          <w:u w:val="single"/>
        </w:rPr>
        <w:t xml:space="preserve">            </w:t>
      </w:r>
    </w:p>
    <w:p w14:paraId="3A7F259C">
      <w:pPr>
        <w:rPr>
          <w:rFonts w:eastAsia="宋体"/>
        </w:rPr>
      </w:pPr>
    </w:p>
    <w:p w14:paraId="78836A35">
      <w:pPr>
        <w:rPr>
          <w:rFonts w:eastAsia="黑体"/>
          <w:sz w:val="44"/>
          <w:szCs w:val="44"/>
        </w:rPr>
      </w:pPr>
      <w:r>
        <w:rPr>
          <w:rFonts w:eastAsia="黑体"/>
          <w:sz w:val="44"/>
          <w:szCs w:val="44"/>
        </w:rPr>
        <w:br w:type="page"/>
      </w:r>
    </w:p>
    <w:p w14:paraId="2C2D0B31">
      <w:pPr>
        <w:rPr>
          <w:rFonts w:eastAsia="黑体"/>
          <w:sz w:val="44"/>
          <w:szCs w:val="44"/>
        </w:rPr>
      </w:pPr>
    </w:p>
    <w:p w14:paraId="35014C84">
      <w:pPr>
        <w:rPr>
          <w:rFonts w:eastAsia="黑体"/>
          <w:sz w:val="44"/>
          <w:szCs w:val="44"/>
        </w:rPr>
      </w:pPr>
    </w:p>
    <w:p w14:paraId="3CDC5C58">
      <w:pPr>
        <w:jc w:val="center"/>
        <w:rPr>
          <w:rFonts w:hint="eastAsia" w:eastAsia="黑体"/>
          <w:sz w:val="44"/>
          <w:szCs w:val="44"/>
          <w:lang w:eastAsia="zh-CN"/>
        </w:rPr>
      </w:pPr>
      <w:r>
        <w:rPr>
          <w:rFonts w:hint="eastAsia" w:eastAsia="黑体"/>
          <w:sz w:val="44"/>
          <w:szCs w:val="44"/>
          <w:lang w:eastAsia="zh-CN"/>
        </w:rPr>
        <w:t>使</w:t>
      </w:r>
      <w:r>
        <w:rPr>
          <w:rFonts w:hint="eastAsia" w:eastAsia="黑体"/>
          <w:sz w:val="44"/>
          <w:szCs w:val="44"/>
          <w:lang w:val="en-US" w:eastAsia="zh-CN"/>
        </w:rPr>
        <w:t xml:space="preserve"> </w:t>
      </w:r>
      <w:r>
        <w:rPr>
          <w:rFonts w:hint="eastAsia" w:eastAsia="黑体"/>
          <w:sz w:val="44"/>
          <w:szCs w:val="44"/>
          <w:lang w:eastAsia="zh-CN"/>
        </w:rPr>
        <w:t>用</w:t>
      </w:r>
      <w:r>
        <w:rPr>
          <w:rFonts w:hint="eastAsia" w:eastAsia="黑体"/>
          <w:sz w:val="44"/>
          <w:szCs w:val="44"/>
          <w:lang w:val="en-US" w:eastAsia="zh-CN"/>
        </w:rPr>
        <w:t xml:space="preserve"> </w:t>
      </w:r>
      <w:r>
        <w:rPr>
          <w:rFonts w:hint="eastAsia" w:eastAsia="黑体"/>
          <w:sz w:val="44"/>
          <w:szCs w:val="44"/>
          <w:lang w:eastAsia="zh-CN"/>
        </w:rPr>
        <w:t>说</w:t>
      </w:r>
      <w:r>
        <w:rPr>
          <w:rFonts w:hint="eastAsia" w:eastAsia="黑体"/>
          <w:sz w:val="44"/>
          <w:szCs w:val="44"/>
          <w:lang w:val="en-US" w:eastAsia="zh-CN"/>
        </w:rPr>
        <w:t xml:space="preserve"> </w:t>
      </w:r>
      <w:r>
        <w:rPr>
          <w:rFonts w:hint="eastAsia" w:eastAsia="黑体"/>
          <w:sz w:val="44"/>
          <w:szCs w:val="44"/>
          <w:lang w:eastAsia="zh-CN"/>
        </w:rPr>
        <w:t>明</w:t>
      </w:r>
    </w:p>
    <w:p w14:paraId="3EDD0809">
      <w:pPr>
        <w:ind w:firstLine="640" w:firstLineChars="200"/>
        <w:rPr>
          <w:rFonts w:hint="eastAsia" w:ascii="仿宋_GB2312" w:hAnsi="仿宋_GB2312" w:eastAsia="仿宋_GB2312" w:cs="仿宋_GB2312"/>
          <w:sz w:val="32"/>
          <w:szCs w:val="32"/>
          <w:lang w:val="en-US" w:eastAsia="zh-CN"/>
        </w:rPr>
      </w:pPr>
    </w:p>
    <w:p w14:paraId="3D5F9A81">
      <w:pPr>
        <w:numPr>
          <w:ilvl w:val="0"/>
          <w:numId w:val="0"/>
        </w:num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1.本合同标准文本适用于购买现成货物的采购项目，不包括需要供应商定制开发、创新研发的货物采购项目。</w:t>
      </w:r>
    </w:p>
    <w:p w14:paraId="34F40072">
      <w:pPr>
        <w:numPr>
          <w:ilvl w:val="0"/>
          <w:numId w:val="0"/>
        </w:numPr>
        <w:ind w:firstLine="640" w:firstLineChars="200"/>
        <w:rPr>
          <w:rFonts w:hint="default" w:eastAsia="黑体"/>
          <w:sz w:val="44"/>
          <w:szCs w:val="44"/>
          <w:lang w:val="en-US" w:eastAsia="zh-CN"/>
        </w:rPr>
      </w:pPr>
      <w:r>
        <w:rPr>
          <w:rFonts w:hint="eastAsia" w:ascii="仿宋_GB2312" w:hAnsi="仿宋_GB2312" w:eastAsia="仿宋_GB2312" w:cs="仿宋_GB2312"/>
          <w:sz w:val="32"/>
          <w:szCs w:val="32"/>
          <w:lang w:val="en-US" w:eastAsia="zh-CN"/>
        </w:rPr>
        <w:t>2.本合同标准文本为采购货物买卖合同编制提供参考，可以结合采购项目具体情况，对文本作必要的调整修订后使用。</w:t>
      </w:r>
    </w:p>
    <w:p w14:paraId="0B5B70EA">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3.本合同标准文本各条款中，如涉及填写多家供应商、制造商，多种采购标的、分包主要内容等信息的，可根据采购项目具体情况添加信息项。</w:t>
      </w:r>
    </w:p>
    <w:p w14:paraId="249671B7">
      <w:pPr>
        <w:ind w:firstLine="880" w:firstLineChars="200"/>
        <w:jc w:val="both"/>
        <w:rPr>
          <w:rFonts w:eastAsia="黑体"/>
          <w:sz w:val="44"/>
          <w:szCs w:val="44"/>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48"/>
    <w:p w14:paraId="1D1199A9">
      <w:pPr>
        <w:keepNext/>
        <w:keepLines/>
        <w:widowControl w:val="0"/>
        <w:adjustRightInd w:val="0"/>
        <w:snapToGrid w:val="0"/>
        <w:spacing w:beforeLines="0" w:line="400" w:lineRule="exact"/>
        <w:jc w:val="center"/>
        <w:outlineLvl w:val="1"/>
        <w:rPr>
          <w:rFonts w:hint="eastAsia" w:ascii="黑体" w:hAnsi="黑体" w:eastAsia="黑体" w:cs="Times New Roman"/>
          <w:b/>
          <w:bCs/>
          <w:kern w:val="2"/>
          <w:sz w:val="28"/>
          <w:szCs w:val="28"/>
          <w:lang w:val="en-US" w:eastAsia="zh-CN" w:bidi="ar-SA"/>
        </w:rPr>
      </w:pPr>
      <w:bookmarkStart w:id="49" w:name="_Toc22209"/>
    </w:p>
    <w:p w14:paraId="4BE3A508">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r>
        <w:rPr>
          <w:rFonts w:hint="eastAsia" w:ascii="黑体" w:hAnsi="黑体" w:eastAsia="黑体" w:cs="Times New Roman"/>
          <w:b w:val="0"/>
          <w:bCs w:val="0"/>
          <w:kern w:val="2"/>
          <w:sz w:val="28"/>
          <w:szCs w:val="28"/>
          <w:lang w:val="en-US" w:eastAsia="zh-CN" w:bidi="ar-SA"/>
        </w:rPr>
        <w:t xml:space="preserve">第一节 </w:t>
      </w:r>
      <w:r>
        <w:rPr>
          <w:rFonts w:hint="eastAsia" w:ascii="黑体" w:hAnsi="华文中宋" w:eastAsia="黑体" w:cs="Times New Roman"/>
          <w:b w:val="0"/>
          <w:bCs w:val="0"/>
          <w:kern w:val="2"/>
          <w:sz w:val="28"/>
          <w:szCs w:val="28"/>
          <w:lang w:val="en-US" w:eastAsia="zh-CN" w:bidi="ar-SA"/>
        </w:rPr>
        <w:t>合同协议书</w:t>
      </w:r>
      <w:bookmarkEnd w:id="49"/>
    </w:p>
    <w:p w14:paraId="505E6ECE">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lang w:val="en-US" w:eastAsia="zh-CN" w:bidi="ar-SA"/>
        </w:rPr>
      </w:pPr>
    </w:p>
    <w:p w14:paraId="0E948C12">
      <w:pPr>
        <w:adjustRightInd w:val="0"/>
        <w:snapToGrid w:val="0"/>
        <w:spacing w:before="0" w:beforeLines="0" w:line="400" w:lineRule="exact"/>
        <w:rPr>
          <w:rFonts w:ascii="宋体" w:hAnsi="宋体" w:eastAsia="宋体"/>
          <w:szCs w:val="21"/>
        </w:rPr>
      </w:pPr>
      <w:r>
        <w:rPr>
          <w:rFonts w:hint="eastAsia" w:ascii="宋体" w:hAnsi="宋体" w:eastAsia="宋体"/>
          <w:szCs w:val="21"/>
        </w:rPr>
        <w:t>甲方（全称）：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或采购</w:t>
      </w:r>
      <w:r>
        <w:rPr>
          <w:rFonts w:hint="eastAsia" w:ascii="宋体" w:hAnsi="宋体" w:eastAsia="宋体"/>
          <w:szCs w:val="21"/>
          <w:lang w:val="en-US" w:eastAsia="zh-CN"/>
        </w:rPr>
        <w:tab/>
      </w:r>
      <w:r>
        <w:rPr>
          <w:rFonts w:hint="eastAsia" w:ascii="宋体" w:hAnsi="宋体" w:eastAsia="宋体"/>
          <w:szCs w:val="21"/>
          <w:lang w:val="en-US" w:eastAsia="zh-CN"/>
        </w:rPr>
        <w:t xml:space="preserve">                                   </w:t>
      </w:r>
      <w:r>
        <w:rPr>
          <w:rFonts w:hint="eastAsia" w:ascii="宋体" w:hAnsi="宋体" w:eastAsia="宋体"/>
          <w:szCs w:val="21"/>
        </w:rPr>
        <w:t>文件约定的合同甲方）</w:t>
      </w:r>
    </w:p>
    <w:p w14:paraId="25DA44B8">
      <w:pPr>
        <w:adjustRightInd w:val="0"/>
        <w:snapToGrid w:val="0"/>
        <w:spacing w:before="0" w:beforeLines="0" w:line="400" w:lineRule="exact"/>
        <w:rPr>
          <w:rFonts w:ascii="宋体" w:hAnsi="宋体" w:eastAsia="宋体"/>
          <w:szCs w:val="21"/>
        </w:rPr>
      </w:pPr>
      <w:r>
        <w:rPr>
          <w:rFonts w:hint="eastAsia" w:ascii="宋体" w:hAnsi="宋体" w:eastAsia="宋体"/>
          <w:szCs w:val="21"/>
        </w:rPr>
        <w:t>乙方</w:t>
      </w:r>
      <w:r>
        <w:rPr>
          <w:rFonts w:hint="eastAsia" w:ascii="宋体" w:hAnsi="宋体" w:eastAsia="宋体"/>
          <w:szCs w:val="21"/>
          <w:lang w:val="en-US" w:eastAsia="zh-CN"/>
        </w:rPr>
        <w:t>1</w:t>
      </w:r>
      <w:r>
        <w:rPr>
          <w:rFonts w:hint="eastAsia" w:ascii="宋体" w:hAnsi="宋体" w:eastAsia="宋体"/>
          <w:szCs w:val="21"/>
        </w:rPr>
        <w:t>（全称）：</w:t>
      </w:r>
      <w:r>
        <w:rPr>
          <w:rFonts w:hint="eastAsia" w:ascii="宋体" w:hAnsi="宋体" w:eastAsia="宋体"/>
          <w:szCs w:val="21"/>
          <w:u w:val="single"/>
        </w:rPr>
        <w:t xml:space="preserve">                       </w:t>
      </w:r>
      <w:r>
        <w:rPr>
          <w:rFonts w:hint="eastAsia" w:ascii="宋体" w:hAnsi="宋体" w:eastAsia="宋体"/>
          <w:szCs w:val="21"/>
        </w:rPr>
        <w:t>（供应商）</w:t>
      </w:r>
    </w:p>
    <w:p w14:paraId="66596D18">
      <w:pPr>
        <w:adjustRightInd w:val="0"/>
        <w:snapToGrid w:val="0"/>
        <w:spacing w:before="0" w:beforeLines="0" w:line="400" w:lineRule="exact"/>
        <w:rPr>
          <w:rFonts w:hint="eastAsia" w:ascii="宋体" w:hAnsi="宋体" w:eastAsia="宋体"/>
          <w:szCs w:val="21"/>
        </w:rPr>
      </w:pPr>
      <w:r>
        <w:rPr>
          <w:rFonts w:hint="eastAsia" w:ascii="宋体" w:hAnsi="宋体" w:eastAsia="宋体"/>
          <w:szCs w:val="21"/>
        </w:rPr>
        <w:t>乙方2（全称）：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32674635">
      <w:pPr>
        <w:adjustRightInd w:val="0"/>
        <w:snapToGrid w:val="0"/>
        <w:spacing w:before="0" w:beforeLines="0" w:line="400" w:lineRule="exact"/>
        <w:rPr>
          <w:rFonts w:hint="eastAsia" w:ascii="宋体" w:hAnsi="宋体" w:eastAsia="宋体"/>
          <w:szCs w:val="21"/>
        </w:rPr>
      </w:pPr>
      <w:r>
        <w:rPr>
          <w:rFonts w:hint="eastAsia" w:eastAsia="宋体"/>
          <w:lang w:eastAsia="zh-CN"/>
        </w:rPr>
        <w:t>乙方</w:t>
      </w:r>
      <w:r>
        <w:rPr>
          <w:rFonts w:hint="eastAsia" w:ascii="宋体" w:hAnsi="宋体" w:eastAsia="宋体"/>
          <w:szCs w:val="21"/>
          <w:lang w:val="en-US" w:eastAsia="zh-CN"/>
        </w:rPr>
        <w:t>3</w:t>
      </w:r>
      <w:r>
        <w:rPr>
          <w:rFonts w:hint="eastAsia" w:eastAsia="宋体"/>
          <w:lang w:val="en-US" w:eastAsia="zh-CN"/>
        </w:rPr>
        <w:t>（全称）</w:t>
      </w:r>
      <w:r>
        <w:rPr>
          <w:rFonts w:hint="eastAsia" w:ascii="宋体" w:hAnsi="宋体" w:eastAsia="宋体"/>
          <w:szCs w:val="21"/>
          <w:u w:val="single"/>
        </w:rPr>
        <w:t xml:space="preserve">                          </w:t>
      </w:r>
      <w:r>
        <w:rPr>
          <w:rFonts w:hint="eastAsia" w:ascii="宋体" w:hAnsi="宋体" w:eastAsia="宋体"/>
          <w:szCs w:val="21"/>
        </w:rPr>
        <w:t>（联合体成员供应商或其他合同主体）（如有）</w:t>
      </w:r>
    </w:p>
    <w:p w14:paraId="6ABBC498">
      <w:pPr>
        <w:spacing w:beforeLines="0" w:line="400" w:lineRule="exact"/>
        <w:rPr>
          <w:rFonts w:hint="default" w:eastAsia="宋体"/>
          <w:lang w:val="en-US" w:eastAsia="zh-CN"/>
        </w:rPr>
      </w:pPr>
    </w:p>
    <w:p w14:paraId="32A6901B">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u w:val="none"/>
          <w:lang w:val="en-US" w:eastAsia="zh-CN" w:bidi="ar-SA"/>
        </w:rPr>
        <w:t>本采购项目</w:t>
      </w:r>
      <w:r>
        <w:rPr>
          <w:rFonts w:hint="eastAsia" w:ascii="宋体" w:hAnsi="宋体" w:eastAsia="宋体" w:cs="Times New Roman"/>
          <w:kern w:val="2"/>
          <w:sz w:val="21"/>
          <w:szCs w:val="21"/>
          <w:lang w:val="en-US" w:eastAsia="zh-CN" w:bidi="ar-SA"/>
        </w:rPr>
        <w:t xml:space="preserve">的招标文件等采购文件、乙方的《投标（响应）文件》及《中标（成交）通知书》，甲乙双方同意签订本合同。具体情况及要求如下：     </w:t>
      </w:r>
    </w:p>
    <w:p w14:paraId="7355B8ED">
      <w:pPr>
        <w:numPr>
          <w:ilvl w:val="0"/>
          <w:numId w:val="12"/>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项目信息</w:t>
      </w:r>
    </w:p>
    <w:p w14:paraId="54A2A603">
      <w:pPr>
        <w:widowControl w:val="0"/>
        <w:numPr>
          <w:ilvl w:val="0"/>
          <w:numId w:val="13"/>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u w:val="single"/>
          <w:lang w:val="en-US" w:eastAsia="zh-CN" w:bidi="ar-SA"/>
        </w:rPr>
      </w:pPr>
      <w:r>
        <w:rPr>
          <w:rFonts w:hint="eastAsia" w:ascii="宋体" w:hAnsi="宋体" w:eastAsia="宋体" w:cs="Times New Roman"/>
          <w:kern w:val="2"/>
          <w:sz w:val="21"/>
          <w:szCs w:val="21"/>
          <w:lang w:val="en-US" w:eastAsia="zh-CN" w:bidi="ar-SA"/>
        </w:rPr>
        <w:t>采购项目名称：</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p>
    <w:p w14:paraId="43998F79">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u w:val="none"/>
          <w:lang w:val="en-US" w:eastAsia="zh-CN" w:bidi="ar-SA"/>
        </w:rPr>
      </w:pPr>
      <w:r>
        <w:rPr>
          <w:rFonts w:hint="eastAsia" w:ascii="宋体" w:hAnsi="宋体" w:eastAsia="宋体" w:cs="Times New Roman"/>
          <w:kern w:val="2"/>
          <w:sz w:val="21"/>
          <w:szCs w:val="21"/>
          <w:u w:val="none"/>
          <w:lang w:val="en-US" w:eastAsia="zh-CN" w:bidi="ar-SA"/>
        </w:rPr>
        <w:t xml:space="preserve">         采购项目编号：</w:t>
      </w:r>
      <w:r>
        <w:rPr>
          <w:rFonts w:ascii="宋体" w:hAnsi="宋体" w:eastAsia="宋体" w:cs="Times New Roman"/>
          <w:kern w:val="2"/>
          <w:sz w:val="21"/>
          <w:szCs w:val="21"/>
          <w:u w:val="single"/>
          <w:lang w:val="en-US" w:eastAsia="zh-CN" w:bidi="ar-SA"/>
        </w:rPr>
        <w:t xml:space="preserve">                                          </w:t>
      </w:r>
    </w:p>
    <w:p w14:paraId="5548E41C">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（2）采购计划编号：</w:t>
      </w:r>
      <w:r>
        <w:rPr>
          <w:rFonts w:ascii="宋体" w:hAnsi="宋体" w:eastAsia="宋体" w:cs="Times New Roman"/>
          <w:kern w:val="2"/>
          <w:sz w:val="21"/>
          <w:szCs w:val="21"/>
          <w:u w:val="single"/>
          <w:lang w:val="en-US" w:eastAsia="zh-CN" w:bidi="ar-SA"/>
        </w:rPr>
        <w:t xml:space="preserve">                     </w:t>
      </w:r>
      <w:r>
        <w:rPr>
          <w:rFonts w:hint="eastAsia"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u w:val="single"/>
          <w:lang w:val="en-US" w:eastAsia="zh-CN" w:bidi="ar-SA"/>
        </w:rPr>
        <w:t xml:space="preserve">     </w:t>
      </w:r>
      <w:r>
        <w:rPr>
          <w:rFonts w:ascii="宋体" w:hAnsi="宋体" w:eastAsia="宋体" w:cs="Times New Roman"/>
          <w:kern w:val="2"/>
          <w:sz w:val="21"/>
          <w:szCs w:val="21"/>
          <w:lang w:val="en-US" w:eastAsia="zh-CN" w:bidi="ar-SA"/>
        </w:rPr>
        <w:t xml:space="preserve"> </w:t>
      </w:r>
    </w:p>
    <w:p w14:paraId="42241364">
      <w:pPr>
        <w:adjustRightInd w:val="0"/>
        <w:snapToGrid w:val="0"/>
        <w:spacing w:before="0" w:beforeLines="0" w:line="400" w:lineRule="exact"/>
        <w:ind w:firstLine="420" w:firstLineChars="200"/>
        <w:rPr>
          <w:rFonts w:hint="eastAsia" w:ascii="宋体" w:hAnsi="宋体" w:eastAsia="宋体"/>
          <w:szCs w:val="21"/>
        </w:rPr>
      </w:pPr>
      <w:r>
        <w:rPr>
          <w:rFonts w:hint="eastAsia" w:ascii="宋体" w:hAnsi="宋体" w:eastAsia="宋体"/>
          <w:szCs w:val="21"/>
        </w:rPr>
        <w:t>（3）项目内容：</w:t>
      </w:r>
    </w:p>
    <w:p w14:paraId="6669406A">
      <w:pPr>
        <w:adjustRightInd w:val="0"/>
        <w:snapToGrid w:val="0"/>
        <w:spacing w:before="0" w:beforeLines="0" w:line="400" w:lineRule="exact"/>
        <w:ind w:firstLine="420" w:firstLineChars="200"/>
        <w:rPr>
          <w:rFonts w:hint="eastAsia" w:ascii="宋体" w:hAnsi="宋体" w:eastAsia="宋体"/>
          <w:szCs w:val="21"/>
          <w:lang w:val="en-US" w:eastAsia="zh-CN"/>
        </w:rPr>
      </w:pPr>
      <w:r>
        <w:rPr>
          <w:rFonts w:hint="eastAsia" w:ascii="宋体" w:hAnsi="宋体" w:eastAsia="宋体"/>
          <w:szCs w:val="21"/>
          <w:lang w:val="en-US" w:eastAsia="zh-CN"/>
        </w:rPr>
        <w:t xml:space="preserve">     </w:t>
      </w:r>
      <w:r>
        <w:rPr>
          <w:rFonts w:hint="eastAsia" w:ascii="宋体" w:hAnsi="宋体" w:eastAsia="宋体"/>
          <w:szCs w:val="21"/>
          <w:lang w:eastAsia="zh-CN"/>
        </w:rPr>
        <w:t>采购标的及数量</w:t>
      </w:r>
      <w:r>
        <w:rPr>
          <w:rFonts w:hint="eastAsia" w:ascii="宋体" w:hAnsi="宋体" w:eastAsia="宋体"/>
          <w:szCs w:val="21"/>
          <w:lang w:val="en-US" w:eastAsia="zh-CN"/>
        </w:rPr>
        <w:t>（台/套</w:t>
      </w:r>
      <w:r>
        <w:rPr>
          <w:rFonts w:hint="default" w:ascii="宋体" w:hAnsi="宋体" w:eastAsia="宋体"/>
          <w:szCs w:val="21"/>
          <w:lang w:val="en" w:eastAsia="zh-CN"/>
        </w:rPr>
        <w:t>/</w:t>
      </w:r>
      <w:r>
        <w:rPr>
          <w:rFonts w:hint="eastAsia" w:ascii="宋体" w:hAnsi="宋体" w:eastAsia="宋体"/>
          <w:szCs w:val="21"/>
          <w:lang w:val="en" w:eastAsia="zh-CN"/>
        </w:rPr>
        <w:t>个</w:t>
      </w:r>
      <w:r>
        <w:rPr>
          <w:rFonts w:hint="default" w:ascii="宋体" w:hAnsi="宋体" w:eastAsia="宋体"/>
          <w:szCs w:val="21"/>
          <w:lang w:val="en" w:eastAsia="zh-CN"/>
        </w:rPr>
        <w:t>/</w:t>
      </w:r>
      <w:r>
        <w:rPr>
          <w:rFonts w:hint="eastAsia" w:ascii="宋体" w:hAnsi="宋体" w:eastAsia="宋体"/>
          <w:szCs w:val="21"/>
          <w:lang w:val="en" w:eastAsia="zh-CN"/>
        </w:rPr>
        <w:t>架</w:t>
      </w:r>
      <w:r>
        <w:rPr>
          <w:rFonts w:hint="default" w:ascii="宋体" w:hAnsi="宋体" w:eastAsia="宋体"/>
          <w:szCs w:val="21"/>
          <w:lang w:val="en" w:eastAsia="zh-CN"/>
        </w:rPr>
        <w:t>/</w:t>
      </w:r>
      <w:r>
        <w:rPr>
          <w:rFonts w:hint="eastAsia" w:ascii="宋体" w:hAnsi="宋体" w:eastAsia="宋体"/>
          <w:szCs w:val="21"/>
          <w:lang w:val="en" w:eastAsia="zh-CN"/>
        </w:rPr>
        <w:t>组等</w:t>
      </w:r>
      <w:r>
        <w:rPr>
          <w:rFonts w:hint="eastAsia" w:ascii="宋体" w:hAnsi="宋体" w:eastAsia="宋体"/>
          <w:szCs w:val="21"/>
          <w:lang w:val="en-US" w:eastAsia="zh-CN"/>
        </w:rPr>
        <w:t>）</w:t>
      </w:r>
      <w:r>
        <w:rPr>
          <w:rFonts w:hint="eastAsia" w:ascii="宋体" w:hAnsi="宋体" w:eastAsia="宋体"/>
          <w:szCs w:val="21"/>
          <w:lang w:eastAsia="zh-CN"/>
        </w:rPr>
        <w:t>：</w:t>
      </w:r>
      <w:r>
        <w:rPr>
          <w:rFonts w:hint="eastAsia" w:ascii="宋体" w:hAnsi="宋体" w:eastAsia="宋体"/>
          <w:szCs w:val="21"/>
          <w:u w:val="single"/>
          <w:lang w:val="en-US" w:eastAsia="zh-CN"/>
        </w:rPr>
        <w:t xml:space="preserve">                       </w:t>
      </w:r>
      <w:r>
        <w:rPr>
          <w:rFonts w:hint="eastAsia" w:ascii="宋体" w:hAnsi="宋体" w:eastAsia="宋体"/>
          <w:szCs w:val="21"/>
          <w:u w:val="none"/>
          <w:lang w:val="en-US" w:eastAsia="zh-CN"/>
        </w:rPr>
        <w:t xml:space="preserve">            </w:t>
      </w:r>
      <w:r>
        <w:rPr>
          <w:rFonts w:hint="eastAsia" w:ascii="宋体" w:hAnsi="宋体" w:eastAsia="宋体"/>
          <w:szCs w:val="21"/>
          <w:u w:val="single"/>
          <w:lang w:val="en-US" w:eastAsia="zh-CN"/>
        </w:rPr>
        <w:t xml:space="preserve">                  </w:t>
      </w:r>
      <w:r>
        <w:rPr>
          <w:rFonts w:hint="eastAsia" w:ascii="宋体" w:hAnsi="宋体" w:eastAsia="宋体"/>
          <w:szCs w:val="21"/>
          <w:lang w:val="en-US" w:eastAsia="zh-CN"/>
        </w:rPr>
        <w:t xml:space="preserve"> </w:t>
      </w:r>
    </w:p>
    <w:p w14:paraId="3CDB8E42">
      <w:pPr>
        <w:numPr>
          <w:ilvl w:val="-1"/>
          <w:numId w:val="0"/>
        </w:numPr>
        <w:adjustRightInd w:val="0"/>
        <w:snapToGrid w:val="0"/>
        <w:spacing w:before="0" w:beforeLines="0" w:line="400" w:lineRule="exact"/>
        <w:ind w:firstLine="420" w:firstLineChars="200"/>
        <w:rPr>
          <w:rFonts w:hint="default" w:ascii="宋体" w:hAnsi="宋体" w:eastAsia="宋体" w:cs="宋体"/>
          <w:szCs w:val="21"/>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default" w:ascii="宋体" w:hAnsi="宋体" w:eastAsia="宋体" w:cs="宋体"/>
          <w:szCs w:val="21"/>
          <w:u w:val="single"/>
          <w:lang w:val="en" w:eastAsia="zh-CN"/>
        </w:rPr>
        <w:t xml:space="preserve">   </w:t>
      </w:r>
    </w:p>
    <w:p w14:paraId="328D350C">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7A38E977">
      <w:pPr>
        <w:numPr>
          <w:ilvl w:val="-1"/>
          <w:numId w:val="0"/>
        </w:numPr>
        <w:adjustRightInd w:val="0"/>
        <w:snapToGrid w:val="0"/>
        <w:spacing w:before="0" w:beforeLines="0" w:line="400" w:lineRule="exact"/>
        <w:ind w:firstLine="945" w:firstLineChars="450"/>
        <w:rPr>
          <w:rFonts w:hint="eastAsia" w:ascii="宋体" w:hAnsi="宋体" w:eastAsia="宋体" w:cs="宋体"/>
          <w:szCs w:val="21"/>
          <w:lang w:val="en-US" w:eastAsia="zh-CN"/>
        </w:rPr>
      </w:pPr>
      <w:r>
        <w:rPr>
          <w:rFonts w:hint="eastAsia" w:ascii="汉仪书宋二S" w:hAnsi="汉仪书宋二S" w:eastAsia="汉仪书宋二S" w:cs="汉仪书宋二S"/>
          <w:szCs w:val="21"/>
          <w:lang w:val="en-US" w:eastAsia="zh-CN"/>
        </w:rPr>
        <w:t>①</w:t>
      </w:r>
      <w:r>
        <w:rPr>
          <w:rFonts w:hint="eastAsia" w:ascii="宋体" w:hAnsi="宋体" w:eastAsia="宋体" w:cs="宋体"/>
          <w:szCs w:val="21"/>
          <w:lang w:val="en-US" w:eastAsia="zh-CN"/>
        </w:rPr>
        <w:t>涉及信息类产品，请填写该产品关键部件的品牌、型号：</w:t>
      </w:r>
    </w:p>
    <w:p w14:paraId="3F7945AF">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default"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31BB7389">
      <w:pPr>
        <w:numPr>
          <w:ilvl w:val="-1"/>
          <w:numId w:val="0"/>
        </w:numPr>
        <w:adjustRightInd w:val="0"/>
        <w:snapToGrid w:val="0"/>
        <w:spacing w:before="0" w:beforeLines="0" w:line="400" w:lineRule="exact"/>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1A0DA32C">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13FDBEE2">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0C4F6308">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1D12B2CA">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汉仪书宋二S" w:hAnsi="汉仪书宋二S" w:eastAsia="汉仪书宋二S" w:cs="汉仪书宋二S"/>
          <w:sz w:val="21"/>
          <w:szCs w:val="21"/>
          <w:lang w:val="en-US" w:eastAsia="zh-CN" w:bidi="ar-SA"/>
        </w:rPr>
        <w:t>②</w:t>
      </w:r>
      <w:r>
        <w:rPr>
          <w:rFonts w:hint="eastAsia" w:ascii="宋体" w:hAnsi="宋体" w:eastAsia="宋体" w:cs="宋体"/>
          <w:sz w:val="21"/>
          <w:szCs w:val="21"/>
          <w:lang w:val="en-US" w:eastAsia="zh-CN" w:bidi="ar-SA"/>
        </w:rPr>
        <w:t>涉及车辆采购，请填写是否属于新能源汽车：</w:t>
      </w:r>
    </w:p>
    <w:p w14:paraId="1DE28962">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730BADBE">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79AE0BEB">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default"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606E6E1A">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default"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华文楷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5D4538EB">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0CDA58B2">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lang w:val="en-US" w:eastAsia="zh-CN" w:bidi="ar-SA"/>
        </w:rPr>
      </w:pPr>
      <w:r>
        <w:rPr>
          <w:rFonts w:hint="eastAsia" w:ascii="宋体" w:hAnsi="宋体" w:eastAsia="华文楷体" w:cs="华文楷体"/>
          <w:sz w:val="22"/>
          <w:szCs w:val="21"/>
          <w:lang w:val="en-US" w:eastAsia="zh-CN" w:bidi="ar-SA"/>
        </w:rPr>
        <w:t xml:space="preserve"> （</w:t>
      </w:r>
      <w:r>
        <w:rPr>
          <w:rFonts w:hint="default" w:ascii="宋体" w:hAnsi="宋体" w:eastAsia="华文楷体" w:cs="华文楷体"/>
          <w:sz w:val="22"/>
          <w:szCs w:val="21"/>
          <w:lang w:val="en" w:eastAsia="zh-CN" w:bidi="ar-SA"/>
        </w:rPr>
        <w:t>6</w:t>
      </w:r>
      <w:r>
        <w:rPr>
          <w:rFonts w:hint="eastAsia" w:ascii="宋体" w:hAnsi="宋体" w:eastAsia="华文楷体" w:cs="华文楷体"/>
          <w:sz w:val="22"/>
          <w:szCs w:val="21"/>
          <w:lang w:val="en-US" w:eastAsia="zh-CN" w:bidi="ar-SA"/>
        </w:rPr>
        <w:t>）</w:t>
      </w:r>
      <w:r>
        <w:rPr>
          <w:rFonts w:hint="eastAsia" w:ascii="宋体" w:hAnsi="宋体" w:eastAsia="宋体" w:cs="Times New Roman"/>
          <w:w w:val="100"/>
          <w:kern w:val="2"/>
          <w:sz w:val="21"/>
          <w:szCs w:val="21"/>
          <w:lang w:val="en-US" w:eastAsia="zh-CN" w:bidi="ar-SA"/>
        </w:rPr>
        <w:t>中标（成交）采购标的制造商是否为中小企业：</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 xml:space="preserve">是      </w:t>
      </w:r>
      <w:r>
        <w:rPr>
          <w:rFonts w:hint="eastAsia" w:ascii="宋体" w:hAnsi="宋体" w:eastAsia="宋体" w:cs="Times New Roman"/>
          <w:w w:val="100"/>
          <w:kern w:val="2"/>
          <w:sz w:val="21"/>
          <w:szCs w:val="21"/>
          <w:lang w:val="en-US" w:eastAsia="zh-CN" w:bidi="ar-SA"/>
        </w:rPr>
        <w:sym w:font="Wingdings" w:char="00A8"/>
      </w:r>
      <w:r>
        <w:rPr>
          <w:rFonts w:hint="eastAsia" w:ascii="宋体" w:hAnsi="宋体" w:eastAsia="宋体" w:cs="Times New Roman"/>
          <w:w w:val="100"/>
          <w:kern w:val="2"/>
          <w:sz w:val="21"/>
          <w:szCs w:val="21"/>
          <w:lang w:val="en-US" w:eastAsia="zh-CN" w:bidi="ar-SA"/>
        </w:rPr>
        <w:t>否</w:t>
      </w:r>
    </w:p>
    <w:p w14:paraId="2A86777A">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rPr>
      </w:pPr>
      <w:r>
        <w:rPr>
          <w:rFonts w:hint="eastAsia" w:ascii="宋体" w:hAnsi="宋体" w:eastAsia="宋体"/>
          <w:w w:val="100"/>
          <w:szCs w:val="21"/>
          <w:lang w:val="en-US" w:eastAsia="zh-CN"/>
        </w:rPr>
        <w:t xml:space="preserve">         本合同</w:t>
      </w:r>
      <w:r>
        <w:rPr>
          <w:rFonts w:hint="eastAsia" w:ascii="宋体" w:hAnsi="宋体" w:eastAsia="宋体"/>
          <w:w w:val="100"/>
          <w:szCs w:val="21"/>
        </w:rPr>
        <w:t>是否</w:t>
      </w:r>
      <w:r>
        <w:rPr>
          <w:rFonts w:hint="eastAsia" w:ascii="宋体" w:hAnsi="宋体" w:eastAsia="宋体"/>
          <w:w w:val="100"/>
          <w:szCs w:val="21"/>
          <w:lang w:eastAsia="zh-CN"/>
        </w:rPr>
        <w:t>为专门面向</w:t>
      </w:r>
      <w:r>
        <w:rPr>
          <w:rFonts w:hint="eastAsia" w:ascii="宋体" w:hAnsi="宋体" w:eastAsia="宋体"/>
          <w:w w:val="100"/>
          <w:szCs w:val="21"/>
        </w:rPr>
        <w:t>中小企业</w:t>
      </w:r>
      <w:r>
        <w:rPr>
          <w:rFonts w:hint="eastAsia" w:ascii="宋体" w:hAnsi="宋体" w:eastAsia="宋体"/>
          <w:w w:val="100"/>
          <w:szCs w:val="21"/>
          <w:lang w:eastAsia="zh-CN"/>
        </w:rPr>
        <w:t>的采</w:t>
      </w:r>
      <w:r>
        <w:rPr>
          <w:rFonts w:hint="eastAsia" w:ascii="宋体" w:hAnsi="宋体" w:eastAsia="宋体"/>
          <w:w w:val="100"/>
          <w:szCs w:val="21"/>
          <w:shd w:val="clear"/>
          <w:lang w:eastAsia="zh-CN"/>
        </w:rPr>
        <w:t>购</w:t>
      </w:r>
      <w:r>
        <w:rPr>
          <w:rFonts w:hint="eastAsia" w:ascii="宋体" w:hAnsi="宋体" w:eastAsia="宋体"/>
          <w:w w:val="100"/>
          <w:szCs w:val="21"/>
          <w:shd w:val="clear"/>
        </w:rPr>
        <w:t>合同</w:t>
      </w:r>
      <w:r>
        <w:rPr>
          <w:rFonts w:hint="eastAsia" w:ascii="宋体" w:hAnsi="宋体" w:eastAsia="宋体"/>
          <w:w w:val="100"/>
          <w:szCs w:val="21"/>
          <w:shd w:val="clear"/>
          <w:lang w:eastAsia="zh-CN"/>
        </w:rPr>
        <w:t>（中小企业预留合同）</w:t>
      </w:r>
      <w:r>
        <w:rPr>
          <w:rFonts w:hint="eastAsia" w:ascii="宋体" w:hAnsi="宋体" w:eastAsia="宋体"/>
          <w:szCs w:val="21"/>
          <w:shd w:val="clear"/>
        </w:rPr>
        <w:t>：</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lang w:val="en-US" w:eastAsia="zh-CN"/>
        </w:rPr>
        <w:t xml:space="preserve">  </w:t>
      </w:r>
      <w:r>
        <w:rPr>
          <w:rFonts w:hint="eastAsia" w:ascii="宋体" w:hAnsi="宋体" w:eastAsia="宋体"/>
          <w:iCs/>
          <w:szCs w:val="21"/>
        </w:rPr>
        <w:t xml:space="preserve"> </w:t>
      </w:r>
      <w:r>
        <w:rPr>
          <w:rFonts w:hint="eastAsia" w:ascii="宋体" w:hAnsi="宋体" w:eastAsia="宋体"/>
          <w:iCs/>
          <w:szCs w:val="21"/>
        </w:rPr>
        <w:sym w:font="Wingdings" w:char="00A8"/>
      </w:r>
      <w:r>
        <w:rPr>
          <w:rFonts w:hint="eastAsia" w:ascii="宋体" w:hAnsi="宋体" w:eastAsia="宋体"/>
          <w:iCs/>
          <w:szCs w:val="21"/>
        </w:rPr>
        <w:t>否</w:t>
      </w:r>
    </w:p>
    <w:p w14:paraId="6AD9FBAD">
      <w:pPr>
        <w:numPr>
          <w:ilvl w:val="-1"/>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若本项目不专门面向中小企业采购，是否给予小微企业评审优惠：</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0AA5D457">
      <w:pPr>
        <w:numPr>
          <w:ilvl w:val="-1"/>
          <w:numId w:val="0"/>
        </w:numPr>
        <w:adjustRightInd w:val="0"/>
        <w:snapToGrid w:val="0"/>
        <w:spacing w:before="0" w:beforeLines="0" w:line="400" w:lineRule="exact"/>
        <w:ind w:firstLine="0" w:firstLineChars="0"/>
        <w:rPr>
          <w:rFonts w:hint="eastAsia" w:ascii="宋体" w:hAnsi="宋体" w:eastAsia="宋体"/>
          <w:iCs/>
          <w:szCs w:val="21"/>
        </w:rPr>
      </w:pPr>
      <w:r>
        <w:rPr>
          <w:rFonts w:hint="eastAsia" w:eastAsia="宋体"/>
          <w:lang w:val="en-US" w:eastAsia="zh-CN"/>
        </w:rPr>
        <w:t xml:space="preserve">         中标（成交）采购标的制造商是否为残疾人福利性单位：</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4EC12203">
      <w:pPr>
        <w:numPr>
          <w:ilvl w:val="0"/>
          <w:numId w:val="0"/>
        </w:numPr>
        <w:snapToGrid w:val="0"/>
        <w:spacing w:beforeLines="0" w:line="400" w:lineRule="exact"/>
        <w:ind w:firstLine="0" w:firstLineChars="0"/>
        <w:rPr>
          <w:rFonts w:hint="default" w:eastAsia="宋体"/>
          <w:lang w:val="en-US" w:eastAsia="zh-CN"/>
        </w:rPr>
      </w:pPr>
      <w:r>
        <w:rPr>
          <w:rFonts w:hint="eastAsia" w:eastAsia="宋体"/>
          <w:lang w:val="en-US" w:eastAsia="zh-CN"/>
        </w:rPr>
        <w:t xml:space="preserve">         中标（成交）采购标的制造商是否为监狱企业：</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3148FB1C">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default" w:ascii="宋体" w:hAnsi="宋体" w:eastAsia="宋体"/>
          <w:szCs w:val="21"/>
          <w:lang w:val="en" w:eastAsia="zh-CN"/>
        </w:rPr>
        <w:t>7</w:t>
      </w:r>
      <w:r>
        <w:rPr>
          <w:rFonts w:hint="eastAsia" w:ascii="宋体" w:hAnsi="宋体" w:eastAsia="宋体"/>
          <w:szCs w:val="21"/>
        </w:rPr>
        <w:t>）合同是否分包：</w:t>
      </w:r>
      <w:r>
        <w:rPr>
          <w:rFonts w:hint="eastAsia" w:ascii="宋体" w:hAnsi="宋体" w:eastAsia="宋体"/>
          <w:iCs/>
          <w:szCs w:val="21"/>
        </w:rPr>
        <w:sym w:font="Wingdings" w:char="00A8"/>
      </w:r>
      <w:r>
        <w:rPr>
          <w:rFonts w:hint="eastAsia" w:ascii="宋体" w:hAnsi="宋体" w:eastAsia="宋体"/>
          <w:iCs/>
          <w:szCs w:val="21"/>
        </w:rPr>
        <w:t xml:space="preserve">是       </w:t>
      </w:r>
      <w:r>
        <w:rPr>
          <w:rFonts w:hint="eastAsia" w:ascii="宋体" w:hAnsi="宋体" w:eastAsia="宋体"/>
          <w:iCs/>
          <w:szCs w:val="21"/>
        </w:rPr>
        <w:sym w:font="Wingdings" w:char="00A8"/>
      </w:r>
      <w:r>
        <w:rPr>
          <w:rFonts w:hint="eastAsia" w:ascii="宋体" w:hAnsi="宋体" w:eastAsia="宋体"/>
          <w:iCs/>
          <w:szCs w:val="21"/>
        </w:rPr>
        <w:t>否</w:t>
      </w:r>
    </w:p>
    <w:p w14:paraId="3D679872">
      <w:pPr>
        <w:adjustRightInd w:val="0"/>
        <w:snapToGrid w:val="0"/>
        <w:spacing w:before="0" w:beforeLines="0" w:line="400" w:lineRule="exact"/>
        <w:ind w:firstLine="840" w:firstLineChars="40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分包主要内容：</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1C5D4640">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u w:val="none"/>
          <w:lang w:val="en-US" w:eastAsia="zh-CN"/>
        </w:rPr>
        <w:t xml:space="preserve"> </w:t>
      </w:r>
      <w:r>
        <w:rPr>
          <w:rFonts w:hint="eastAsia" w:ascii="宋体" w:hAnsi="宋体" w:eastAsia="宋体"/>
          <w:szCs w:val="21"/>
        </w:rPr>
        <w:t>分包</w:t>
      </w:r>
      <w:r>
        <w:rPr>
          <w:rFonts w:hint="eastAsia" w:ascii="宋体" w:hAnsi="宋体" w:eastAsia="宋体"/>
          <w:szCs w:val="21"/>
          <w:highlight w:val="none"/>
        </w:rPr>
        <w:t>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58D0F5F1">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266E4DF1">
      <w:pPr>
        <w:adjustRightInd w:val="0"/>
        <w:snapToGrid w:val="0"/>
        <w:spacing w:before="0" w:beforeLines="0" w:line="400" w:lineRule="exact"/>
        <w:ind w:firstLine="840" w:firstLineChars="400"/>
        <w:rPr>
          <w:rFonts w:hint="eastAsia" w:ascii="宋体" w:hAnsi="宋体" w:eastAsia="宋体"/>
          <w:szCs w:val="21"/>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rPr>
        <w:t>：</w:t>
      </w:r>
    </w:p>
    <w:p w14:paraId="4EB0D199">
      <w:pPr>
        <w:adjustRightInd w:val="0"/>
        <w:snapToGrid w:val="0"/>
        <w:spacing w:beforeLines="0" w:line="400" w:lineRule="exact"/>
        <w:ind w:firstLine="840" w:firstLineChars="40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rPr>
        <w:t xml:space="preserve">大型企业  </w:t>
      </w:r>
      <w:r>
        <w:rPr>
          <w:rFonts w:hint="eastAsia" w:ascii="宋体" w:hAnsi="宋体" w:eastAsia="宋体"/>
          <w:iCs/>
          <w:szCs w:val="21"/>
        </w:rPr>
        <w:sym w:font="Wingdings" w:char="00A8"/>
      </w:r>
      <w:r>
        <w:rPr>
          <w:rFonts w:hint="eastAsia" w:ascii="宋体" w:hAnsi="宋体" w:eastAsia="宋体"/>
          <w:iCs/>
          <w:szCs w:val="21"/>
        </w:rPr>
        <w:t xml:space="preserve">中型企业  </w:t>
      </w:r>
      <w:r>
        <w:rPr>
          <w:rFonts w:hint="eastAsia" w:ascii="宋体" w:hAnsi="宋体" w:eastAsia="宋体"/>
          <w:iCs/>
          <w:szCs w:val="21"/>
        </w:rPr>
        <w:sym w:font="Wingdings" w:char="00A8"/>
      </w:r>
      <w:r>
        <w:rPr>
          <w:rFonts w:hint="eastAsia" w:ascii="宋体" w:hAnsi="宋体" w:eastAsia="宋体"/>
          <w:iCs/>
          <w:szCs w:val="21"/>
        </w:rPr>
        <w:t>小微型企业</w:t>
      </w:r>
      <w:r>
        <w:rPr>
          <w:rFonts w:hint="eastAsia" w:ascii="宋体" w:hAnsi="宋体" w:eastAsia="宋体"/>
          <w:iCs/>
          <w:szCs w:val="21"/>
          <w:lang w:val="en-US" w:eastAsia="zh-CN"/>
        </w:rPr>
        <w:t xml:space="preserve">  </w:t>
      </w:r>
    </w:p>
    <w:p w14:paraId="6E96D75C">
      <w:pPr>
        <w:adjustRightInd w:val="0"/>
        <w:snapToGrid w:val="0"/>
        <w:spacing w:beforeLines="0" w:line="400" w:lineRule="exact"/>
        <w:ind w:firstLine="840" w:firstLineChars="400"/>
        <w:rPr>
          <w:rFonts w:hint="default" w:eastAsia="华文楷体"/>
          <w:u w:val="none"/>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残疾人福利性单位</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监狱</w:t>
      </w:r>
      <w:r>
        <w:rPr>
          <w:rFonts w:hint="eastAsia" w:ascii="宋体" w:hAnsi="宋体" w:eastAsia="宋体"/>
          <w:iCs/>
          <w:szCs w:val="21"/>
        </w:rPr>
        <w:t>企业</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其他</w:t>
      </w:r>
    </w:p>
    <w:p w14:paraId="07208C17">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4CDBE7F9">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3C72E0EC">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default"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47C36475">
      <w:pPr>
        <w:numPr>
          <w:ilvl w:val="-1"/>
          <w:numId w:val="0"/>
        </w:numPr>
        <w:adjustRightInd w:val="0"/>
        <w:snapToGrid w:val="0"/>
        <w:spacing w:before="0" w:beforeLines="0" w:line="400" w:lineRule="exact"/>
        <w:ind w:firstLine="840" w:firstLineChars="40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1D65AC09">
      <w:pPr>
        <w:numPr>
          <w:ilvl w:val="-1"/>
          <w:numId w:val="0"/>
        </w:numPr>
        <w:adjustRightInd w:val="0"/>
        <w:snapToGrid w:val="0"/>
        <w:spacing w:before="0" w:beforeLines="0" w:line="400" w:lineRule="exact"/>
        <w:ind w:firstLine="840" w:firstLineChars="400"/>
        <w:rPr>
          <w:rFonts w:hint="eastAsia" w:ascii="宋体" w:hAnsi="宋体" w:eastAsia="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iCs w:val="0"/>
          <w:szCs w:val="21"/>
        </w:rPr>
        <w:t xml:space="preserve">      </w:t>
      </w:r>
    </w:p>
    <w:p w14:paraId="71498142">
      <w:pPr>
        <w:adjustRightInd w:val="0"/>
        <w:snapToGrid w:val="0"/>
        <w:spacing w:before="0" w:beforeLines="0" w:line="400" w:lineRule="exact"/>
        <w:ind w:firstLine="840" w:firstLineChars="400"/>
        <w:rPr>
          <w:rFonts w:hint="eastAsia" w:ascii="宋体" w:hAnsi="宋体" w:eastAsia="宋体"/>
          <w:szCs w:val="21"/>
          <w:u w:val="none"/>
          <w:lang w:val="en-US" w:eastAsia="zh-CN"/>
        </w:rPr>
      </w:pP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否</w:t>
      </w:r>
    </w:p>
    <w:p w14:paraId="18DB969C">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（1</w:t>
      </w:r>
      <w:r>
        <w:rPr>
          <w:rFonts w:hint="default" w:ascii="宋体" w:hAnsi="宋体" w:eastAsia="宋体"/>
          <w:b w:val="0"/>
          <w:bCs w:val="0"/>
          <w:sz w:val="21"/>
          <w:szCs w:val="21"/>
          <w:u w:val="none"/>
          <w:lang w:val="en" w:eastAsia="zh-CN"/>
        </w:rPr>
        <w:t>0</w:t>
      </w:r>
      <w:r>
        <w:rPr>
          <w:rFonts w:hint="eastAsia" w:ascii="宋体" w:hAnsi="宋体" w:eastAsia="宋体"/>
          <w:b w:val="0"/>
          <w:bCs w:val="0"/>
          <w:sz w:val="21"/>
          <w:szCs w:val="21"/>
          <w:u w:val="none"/>
          <w:lang w:val="en-US" w:eastAsia="zh-CN"/>
        </w:rPr>
        <w:t>）是否涉及节能产品：</w:t>
      </w:r>
    </w:p>
    <w:p w14:paraId="7C4D1775">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，《节能产品政府采购品目清单》的底级品目名称：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26B367CE">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54FB1367">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rPr>
      </w:pPr>
      <w:r>
        <w:rPr>
          <w:rFonts w:hint="eastAsia" w:ascii="宋体" w:hAnsi="宋体" w:eastAsia="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7B9338A9">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u w:val="none"/>
          <w:lang w:val="en-US" w:eastAsia="zh-CN"/>
        </w:rPr>
      </w:pPr>
      <w:r>
        <w:rPr>
          <w:rFonts w:hint="eastAsia" w:ascii="宋体" w:hAnsi="宋体" w:eastAsia="宋体"/>
          <w:b w:val="0"/>
          <w:bCs w:val="0"/>
          <w:sz w:val="21"/>
          <w:szCs w:val="21"/>
          <w:u w:val="none"/>
          <w:lang w:val="en-US" w:eastAsia="zh-CN"/>
        </w:rPr>
        <w:t xml:space="preserve">          是否涉及环境标志产品：</w:t>
      </w:r>
    </w:p>
    <w:p w14:paraId="62E7BA1B">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lang w:eastAsia="zh-CN"/>
        </w:rPr>
      </w:pPr>
      <w:r>
        <w:rPr>
          <w:rFonts w:hint="eastAsia" w:ascii="宋体" w:hAnsi="宋体" w:eastAsia="宋体"/>
          <w:b w:val="0"/>
          <w:bCs w:val="0"/>
          <w:sz w:val="21"/>
          <w:szCs w:val="21"/>
          <w:u w:val="none"/>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是</w:t>
      </w:r>
      <w:r>
        <w:rPr>
          <w:rFonts w:hint="eastAsia" w:ascii="宋体" w:hAnsi="宋体" w:eastAsia="宋体"/>
          <w:iCs w:val="0"/>
          <w:szCs w:val="21"/>
          <w:lang w:eastAsia="zh-CN"/>
        </w:rPr>
        <w:t>，《环境标志产品政府采购品目清单》的底级品目名称：</w:t>
      </w:r>
      <w:r>
        <w:rPr>
          <w:rFonts w:hint="eastAsia" w:ascii="宋体" w:hAnsi="宋体" w:eastAsia="宋体"/>
          <w:szCs w:val="21"/>
          <w:u w:val="single"/>
          <w:lang w:val="en-US" w:eastAsia="zh-CN"/>
        </w:rPr>
        <w:t xml:space="preserve">         </w:t>
      </w:r>
      <w:r>
        <w:rPr>
          <w:rFonts w:hint="eastAsia" w:ascii="宋体" w:hAnsi="宋体" w:eastAsia="宋体"/>
          <w:iCs/>
          <w:szCs w:val="21"/>
          <w:lang w:val="en-US" w:eastAsia="zh-CN"/>
        </w:rPr>
        <w:t xml:space="preserve"> </w:t>
      </w:r>
    </w:p>
    <w:p w14:paraId="75669193">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476A2EA2">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u w:val="none"/>
          <w:lang w:val="en-US" w:eastAsia="zh-CN"/>
        </w:rPr>
      </w:pPr>
      <w:r>
        <w:rPr>
          <w:rFonts w:hint="eastAsia" w:ascii="宋体" w:hAnsi="宋体" w:eastAsia="宋体"/>
          <w:iCs/>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rPr>
        <w:t>否</w:t>
      </w:r>
    </w:p>
    <w:p w14:paraId="58BAD1D8">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u w:val="none"/>
          <w:lang w:val="en-US" w:eastAsia="zh-CN" w:bidi="ar-SA"/>
        </w:rPr>
      </w:pPr>
      <w:r>
        <w:rPr>
          <w:rFonts w:hint="eastAsia" w:ascii="宋体" w:hAnsi="宋体" w:eastAsia="华文楷体" w:cs="华文楷体"/>
          <w:b w:val="0"/>
          <w:bCs w:val="0"/>
          <w:sz w:val="21"/>
          <w:szCs w:val="21"/>
          <w:u w:val="none"/>
          <w:lang w:val="en-US" w:eastAsia="zh-CN" w:bidi="ar-SA"/>
        </w:rPr>
        <w:t xml:space="preserve">          </w:t>
      </w:r>
      <w:r>
        <w:rPr>
          <w:rFonts w:hint="eastAsia" w:ascii="宋体" w:hAnsi="宋体" w:eastAsia="宋体" w:cs="Times New Roman"/>
          <w:b w:val="0"/>
          <w:bCs w:val="0"/>
          <w:kern w:val="2"/>
          <w:sz w:val="21"/>
          <w:szCs w:val="21"/>
          <w:u w:val="none"/>
          <w:lang w:val="en-US" w:eastAsia="zh-CN" w:bidi="ar-SA"/>
        </w:rPr>
        <w:t>是否涉及绿色产品：</w:t>
      </w:r>
      <w:r>
        <w:rPr>
          <w:rFonts w:hint="eastAsia" w:ascii="宋体" w:hAnsi="宋体" w:eastAsia="宋体" w:cs="Times New Roman"/>
          <w:iCs w:val="0"/>
          <w:kern w:val="2"/>
          <w:sz w:val="21"/>
          <w:szCs w:val="21"/>
          <w:u w:val="none"/>
          <w:lang w:val="en-US" w:eastAsia="zh-CN" w:bidi="ar-SA"/>
        </w:rPr>
        <w:t xml:space="preserve"> </w:t>
      </w:r>
    </w:p>
    <w:p w14:paraId="41D4D31D">
      <w:pPr>
        <w:autoSpaceDE w:val="0"/>
        <w:autoSpaceDN w:val="0"/>
        <w:adjustRightInd w:val="0"/>
        <w:spacing w:beforeLines="0" w:line="400" w:lineRule="exact"/>
        <w:ind w:firstLine="420" w:firstLineChars="0"/>
        <w:rPr>
          <w:rFonts w:hint="eastAsia" w:ascii="宋体" w:hAnsi="宋体" w:eastAsia="宋体" w:cs="华文楷体"/>
          <w:sz w:val="22"/>
          <w:szCs w:val="21"/>
          <w:u w:val="singl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宋体" w:hAnsi="宋体" w:eastAsia="宋体" w:cs="Times New Roman"/>
          <w:iCs w:val="0"/>
          <w:kern w:val="2"/>
          <w:sz w:val="21"/>
          <w:szCs w:val="21"/>
          <w:u w:val="none"/>
          <w:lang w:val="en-US" w:eastAsia="zh-CN" w:bidi="ar-SA"/>
        </w:rPr>
        <w:sym w:font="Wingdings" w:char="00A8"/>
      </w:r>
      <w:r>
        <w:rPr>
          <w:rFonts w:hint="eastAsia" w:ascii="宋体" w:hAnsi="宋体" w:eastAsia="宋体" w:cs="Times New Roman"/>
          <w:iCs w:val="0"/>
          <w:kern w:val="2"/>
          <w:sz w:val="21"/>
          <w:szCs w:val="21"/>
          <w:u w:val="none"/>
          <w:lang w:val="en-US" w:eastAsia="zh-CN" w:bidi="ar-SA"/>
        </w:rPr>
        <w:t>是，绿色产品政府采购相关政策确定的底级品目名称：</w:t>
      </w:r>
      <w:r>
        <w:rPr>
          <w:rFonts w:hint="eastAsia" w:ascii="宋体" w:hAnsi="宋体" w:eastAsia="宋体" w:cs="华文楷体"/>
          <w:sz w:val="22"/>
          <w:szCs w:val="21"/>
          <w:u w:val="single"/>
          <w:lang w:val="en-US" w:eastAsia="zh-CN" w:bidi="ar-SA"/>
        </w:rPr>
        <w:t xml:space="preserve">         </w:t>
      </w:r>
    </w:p>
    <w:p w14:paraId="4C2D4D1F">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lang w:val="en-US"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强制采购</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优先采购</w:t>
      </w:r>
      <w:r>
        <w:rPr>
          <w:rFonts w:hint="eastAsia" w:ascii="宋体" w:hAnsi="宋体" w:eastAsia="宋体"/>
          <w:iCs/>
          <w:szCs w:val="21"/>
          <w:lang w:val="en-US" w:eastAsia="zh-CN"/>
        </w:rPr>
        <w:t xml:space="preserve">    </w:t>
      </w:r>
    </w:p>
    <w:p w14:paraId="770C7CA0">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u w:val="none"/>
          <w:lang w:val="en-US" w:eastAsia="zh-CN" w:bidi="ar-SA"/>
        </w:rPr>
      </w:pPr>
      <w:r>
        <w:rPr>
          <w:rFonts w:hint="eastAsia" w:ascii="宋体" w:hAnsi="宋体" w:eastAsia="宋体" w:cs="Times New Roman"/>
          <w:iCs w:val="0"/>
          <w:kern w:val="2"/>
          <w:sz w:val="21"/>
          <w:szCs w:val="21"/>
          <w:u w:val="none"/>
          <w:lang w:val="en-US" w:eastAsia="zh-CN" w:bidi="ar-SA"/>
        </w:rPr>
        <w:t xml:space="preserve">     </w:t>
      </w:r>
      <w:r>
        <w:rPr>
          <w:rFonts w:hint="eastAsia" w:ascii="宋体" w:hAnsi="宋体" w:eastAsia="宋体" w:cs="Times New Roman"/>
          <w:iCs w:val="0"/>
          <w:kern w:val="2"/>
          <w:sz w:val="21"/>
          <w:szCs w:val="21"/>
          <w:u w:val="none"/>
          <w:lang w:val="en-US" w:eastAsia="zh-CN" w:bidi="ar-SA"/>
        </w:rPr>
        <w:sym w:font="Wingdings" w:char="00A8"/>
      </w:r>
      <w:r>
        <w:rPr>
          <w:rFonts w:hint="eastAsia" w:ascii="宋体" w:hAnsi="宋体" w:eastAsia="宋体" w:cs="Times New Roman"/>
          <w:iCs w:val="0"/>
          <w:kern w:val="2"/>
          <w:sz w:val="21"/>
          <w:szCs w:val="21"/>
          <w:u w:val="none"/>
          <w:lang w:val="en-US" w:eastAsia="zh-CN" w:bidi="ar-SA"/>
        </w:rPr>
        <w:t>否</w:t>
      </w:r>
    </w:p>
    <w:p w14:paraId="40B6412F">
      <w:pPr>
        <w:numPr>
          <w:ilvl w:val="-1"/>
          <w:numId w:val="0"/>
        </w:num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（1</w:t>
      </w:r>
      <w:r>
        <w:rPr>
          <w:rFonts w:hint="default" w:ascii="宋体" w:hAnsi="宋体" w:eastAsia="宋体"/>
          <w:szCs w:val="21"/>
          <w:lang w:val="en" w:eastAsia="zh-CN"/>
        </w:rPr>
        <w:t>1</w:t>
      </w:r>
      <w:r>
        <w:rPr>
          <w:rFonts w:hint="eastAsia" w:ascii="宋体" w:hAnsi="宋体" w:eastAsia="宋体"/>
          <w:szCs w:val="21"/>
          <w:lang w:val="en-US" w:eastAsia="zh-CN"/>
        </w:rPr>
        <w:t>）涉及商品包装和快递包装的，是否参考</w:t>
      </w:r>
      <w:r>
        <w:rPr>
          <w:rFonts w:hint="eastAsia" w:ascii="宋体" w:hAnsi="宋体" w:eastAsia="宋体"/>
          <w:szCs w:val="21"/>
        </w:rPr>
        <w:t>《商品包装政府采购需求标准（试行）》、《快递包装政府采购需求标准（试行）》</w:t>
      </w:r>
      <w:r>
        <w:rPr>
          <w:rFonts w:hint="eastAsia" w:ascii="宋体" w:hAnsi="宋体" w:eastAsia="宋体"/>
          <w:szCs w:val="21"/>
          <w:lang w:eastAsia="zh-CN"/>
        </w:rPr>
        <w:t>明确产品及相关快递服务的具体包装要求：</w:t>
      </w:r>
    </w:p>
    <w:p w14:paraId="1F744F55">
      <w:pPr>
        <w:numPr>
          <w:ilvl w:val="-1"/>
          <w:numId w:val="0"/>
        </w:numPr>
        <w:adjustRightInd w:val="0"/>
        <w:snapToGrid w:val="0"/>
        <w:spacing w:before="0" w:beforeLines="0" w:line="400" w:lineRule="exact"/>
        <w:ind w:firstLine="840" w:firstLineChars="400"/>
        <w:rPr>
          <w:rFonts w:hint="eastAsia" w:ascii="宋体" w:hAnsi="宋体" w:eastAsia="宋体"/>
          <w:iCs w:val="0"/>
          <w:szCs w:val="21"/>
          <w:lang w:val="en-US" w:eastAsia="zh-CN"/>
        </w:rPr>
      </w:pPr>
      <w:r>
        <w:rPr>
          <w:rFonts w:hint="eastAsia" w:ascii="宋体" w:hAnsi="宋体" w:eastAsia="宋体"/>
          <w:iCs w:val="0"/>
          <w:szCs w:val="21"/>
        </w:rPr>
        <w:sym w:font="Wingdings" w:char="00A8"/>
      </w:r>
      <w:r>
        <w:rPr>
          <w:rFonts w:hint="eastAsia" w:ascii="宋体" w:hAnsi="宋体" w:eastAsia="宋体"/>
          <w:iCs w:val="0"/>
          <w:szCs w:val="21"/>
        </w:rPr>
        <w:t xml:space="preserve">是       </w:t>
      </w:r>
      <w:r>
        <w:rPr>
          <w:rFonts w:hint="eastAsia" w:ascii="宋体" w:hAnsi="宋体" w:eastAsia="宋体"/>
          <w:iCs w:val="0"/>
          <w:szCs w:val="21"/>
        </w:rPr>
        <w:sym w:font="Wingdings" w:char="00A8"/>
      </w:r>
      <w:r>
        <w:rPr>
          <w:rFonts w:hint="eastAsia" w:ascii="宋体" w:hAnsi="宋体" w:eastAsia="宋体"/>
          <w:iCs w:val="0"/>
          <w:szCs w:val="21"/>
        </w:rPr>
        <w:t>否</w:t>
      </w:r>
      <w:r>
        <w:rPr>
          <w:rFonts w:hint="eastAsia" w:ascii="宋体" w:hAnsi="宋体" w:eastAsia="宋体"/>
          <w:iCs w:val="0"/>
          <w:szCs w:val="21"/>
          <w:lang w:val="en-US" w:eastAsia="zh-CN"/>
        </w:rPr>
        <w:t xml:space="preserve">      </w:t>
      </w:r>
      <w:r>
        <w:rPr>
          <w:rFonts w:hint="eastAsia" w:ascii="宋体" w:hAnsi="宋体" w:eastAsia="宋体"/>
          <w:iCs w:val="0"/>
          <w:szCs w:val="21"/>
        </w:rPr>
        <w:sym w:font="Wingdings" w:char="00A8"/>
      </w:r>
      <w:r>
        <w:rPr>
          <w:rFonts w:hint="eastAsia" w:ascii="宋体" w:hAnsi="宋体" w:eastAsia="宋体"/>
          <w:iCs w:val="0"/>
          <w:szCs w:val="21"/>
          <w:lang w:eastAsia="zh-CN"/>
        </w:rPr>
        <w:t>不涉及</w:t>
      </w:r>
    </w:p>
    <w:p w14:paraId="35D44E84">
      <w:pPr>
        <w:numPr>
          <w:ilvl w:val="0"/>
          <w:numId w:val="1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51DC055E">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（1）合同金额小写：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1D1B49CD">
      <w:pPr>
        <w:adjustRightInd w:val="0"/>
        <w:snapToGrid w:val="0"/>
        <w:spacing w:before="0" w:beforeLines="0" w:line="400" w:lineRule="exact"/>
        <w:ind w:left="0" w:firstLine="0" w:firstLineChars="0"/>
        <w:rPr>
          <w:rFonts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0606FF12">
      <w:pPr>
        <w:adjustRightInd w:val="0"/>
        <w:snapToGrid w:val="0"/>
        <w:spacing w:before="0" w:beforeLines="0" w:line="400" w:lineRule="exact"/>
        <w:ind w:firstLine="0" w:firstLineChars="0"/>
        <w:rPr>
          <w:rFonts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rPr>
        <w:t>分包金额</w:t>
      </w:r>
      <w:r>
        <w:rPr>
          <w:rFonts w:hint="eastAsia" w:ascii="宋体" w:hAnsi="宋体" w:eastAsia="宋体"/>
          <w:szCs w:val="21"/>
          <w:lang w:eastAsia="zh-CN"/>
        </w:rPr>
        <w:t>（如有）</w:t>
      </w:r>
      <w:r>
        <w:rPr>
          <w:rFonts w:hint="eastAsia" w:ascii="宋体" w:hAnsi="宋体" w:eastAsia="宋体"/>
          <w:szCs w:val="21"/>
        </w:rPr>
        <w:t>小写：</w:t>
      </w:r>
      <w:r>
        <w:rPr>
          <w:rFonts w:hint="eastAsia" w:ascii="宋体" w:hAnsi="宋体" w:eastAsia="宋体"/>
          <w:szCs w:val="21"/>
          <w:u w:val="single"/>
        </w:rPr>
        <w:t xml:space="preserve">                   </w:t>
      </w:r>
    </w:p>
    <w:p w14:paraId="219EAD0E">
      <w:pPr>
        <w:adjustRightInd w:val="0"/>
        <w:snapToGrid w:val="0"/>
        <w:spacing w:before="0" w:beforeLines="0" w:line="400" w:lineRule="exact"/>
        <w:ind w:firstLine="0" w:firstLineChars="0"/>
        <w:rPr>
          <w:rFonts w:hint="eastAsia" w:ascii="宋体" w:hAnsi="宋体" w:eastAsia="宋体"/>
          <w:szCs w:val="21"/>
          <w:u w:val="single"/>
        </w:rPr>
      </w:pPr>
      <w:r>
        <w:rPr>
          <w:rFonts w:hint="eastAsia" w:ascii="宋体" w:hAnsi="宋体" w:eastAsia="宋体"/>
          <w:szCs w:val="21"/>
          <w:lang w:val="en-US" w:eastAsia="zh-CN"/>
        </w:rPr>
        <w:t xml:space="preserve">                     </w:t>
      </w:r>
      <w:r>
        <w:rPr>
          <w:rFonts w:hint="eastAsia" w:ascii="宋体" w:hAnsi="宋体" w:eastAsia="宋体"/>
          <w:szCs w:val="21"/>
        </w:rPr>
        <w:t>大写：</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p>
    <w:p w14:paraId="3B0D2854">
      <w:pPr>
        <w:adjustRightInd w:val="0"/>
        <w:snapToGrid w:val="0"/>
        <w:spacing w:before="0" w:beforeLines="0" w:line="400" w:lineRule="exact"/>
        <w:ind w:firstLine="0" w:firstLineChars="0"/>
        <w:rPr>
          <w:rFonts w:hint="eastAsia" w:ascii="宋体" w:hAnsi="宋体" w:eastAsia="宋体"/>
          <w:szCs w:val="21"/>
          <w:lang w:val="en-US" w:eastAsia="zh-CN"/>
        </w:rPr>
      </w:pPr>
      <w:r>
        <w:rPr>
          <w:rFonts w:hint="eastAsia" w:ascii="宋体" w:hAnsi="宋体" w:eastAsia="宋体"/>
          <w:szCs w:val="21"/>
          <w:lang w:val="en-US" w:eastAsia="zh-CN"/>
        </w:rPr>
        <w:t xml:space="preserve">    （注：固定单价合同应填写单价和最高限价）</w:t>
      </w:r>
    </w:p>
    <w:p w14:paraId="02DB1B47">
      <w:pPr>
        <w:numPr>
          <w:ilvl w:val="-1"/>
          <w:numId w:val="0"/>
        </w:numPr>
        <w:adjustRightInd w:val="0"/>
        <w:snapToGrid w:val="0"/>
        <w:spacing w:before="0" w:beforeLines="0" w:line="400" w:lineRule="exact"/>
        <w:ind w:firstLine="0" w:firstLineChars="0"/>
        <w:rPr>
          <w:rFonts w:hint="eastAsia" w:ascii="宋体" w:hAnsi="宋体" w:eastAsia="宋体"/>
          <w:szCs w:val="21"/>
        </w:rPr>
      </w:pPr>
      <w:r>
        <w:rPr>
          <w:rFonts w:hint="eastAsia" w:ascii="宋体" w:hAnsi="宋体" w:eastAsia="宋体"/>
          <w:szCs w:val="21"/>
          <w:lang w:val="en-US" w:eastAsia="zh-CN"/>
        </w:rPr>
        <w:t xml:space="preserve">    </w:t>
      </w:r>
      <w:r>
        <w:rPr>
          <w:rFonts w:hint="eastAsia" w:ascii="宋体" w:hAnsi="宋体" w:eastAsia="宋体"/>
          <w:szCs w:val="21"/>
          <w:lang w:eastAsia="zh-CN"/>
        </w:rPr>
        <w:t>（</w:t>
      </w:r>
      <w:r>
        <w:rPr>
          <w:rFonts w:hint="eastAsia" w:ascii="宋体" w:hAnsi="宋体" w:eastAsia="宋体"/>
          <w:szCs w:val="21"/>
          <w:lang w:val="en-US" w:eastAsia="zh-CN"/>
        </w:rPr>
        <w:t>2</w:t>
      </w:r>
      <w:r>
        <w:rPr>
          <w:rFonts w:hint="eastAsia" w:ascii="宋体" w:hAnsi="宋体" w:eastAsia="宋体"/>
          <w:szCs w:val="21"/>
          <w:lang w:eastAsia="zh-CN"/>
        </w:rPr>
        <w:t>）</w:t>
      </w:r>
      <w:r>
        <w:rPr>
          <w:rFonts w:hint="eastAsia" w:ascii="宋体" w:hAnsi="宋体" w:eastAsia="宋体"/>
          <w:szCs w:val="21"/>
        </w:rPr>
        <w:t>合同定价方式</w:t>
      </w:r>
      <w:r>
        <w:rPr>
          <w:rFonts w:hint="eastAsia" w:ascii="宋体" w:hAnsi="宋体" w:eastAsia="宋体"/>
          <w:szCs w:val="21"/>
          <w:lang w:eastAsia="zh-CN"/>
        </w:rPr>
        <w:t>（采用组合定价方式的，可以勾选多项）</w:t>
      </w:r>
      <w:r>
        <w:rPr>
          <w:rFonts w:hint="eastAsia" w:ascii="宋体" w:hAnsi="宋体" w:eastAsia="宋体"/>
          <w:szCs w:val="21"/>
        </w:rPr>
        <w:t>：</w:t>
      </w:r>
    </w:p>
    <w:p w14:paraId="34DF19F4">
      <w:pPr>
        <w:adjustRightInd w:val="0"/>
        <w:snapToGrid w:val="0"/>
        <w:spacing w:before="0" w:beforeLines="0" w:line="400" w:lineRule="exact"/>
        <w:ind w:firstLine="420" w:firstLineChars="200"/>
        <w:rPr>
          <w:rFonts w:hint="eastAsia" w:ascii="宋体" w:hAnsi="宋体" w:eastAsia="宋体"/>
          <w:szCs w:val="21"/>
          <w:lang w:eastAsia="zh-CN"/>
        </w:rPr>
      </w:pP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rPr>
        <w:t xml:space="preserve">固定总价 </w:t>
      </w:r>
      <w:r>
        <w:rPr>
          <w:rFonts w:hint="eastAsia" w:ascii="宋体" w:hAnsi="宋体" w:eastAsia="宋体"/>
          <w:iCs/>
          <w:szCs w:val="21"/>
        </w:rPr>
        <w:sym w:font="Wingdings" w:char="00A8"/>
      </w:r>
      <w:r>
        <w:rPr>
          <w:rFonts w:hint="eastAsia" w:ascii="宋体" w:hAnsi="宋体" w:eastAsia="宋体"/>
          <w:iCs/>
          <w:szCs w:val="21"/>
        </w:rPr>
        <w:t>固定单价</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固定费率</w:t>
      </w:r>
      <w:r>
        <w:rPr>
          <w:rFonts w:hint="eastAsia" w:ascii="宋体" w:hAnsi="宋体" w:eastAsia="宋体"/>
          <w:iCs/>
          <w:szCs w:val="21"/>
        </w:rPr>
        <w:t xml:space="preserve"> </w:t>
      </w:r>
      <w:r>
        <w:rPr>
          <w:rFonts w:hint="eastAsia" w:ascii="宋体" w:hAnsi="宋体" w:eastAsia="宋体"/>
          <w:iCs/>
          <w:szCs w:val="21"/>
        </w:rPr>
        <w:sym w:font="Wingdings" w:char="00A8"/>
      </w:r>
      <w:r>
        <w:rPr>
          <w:rFonts w:hint="eastAsia" w:ascii="宋体" w:hAnsi="宋体" w:eastAsia="宋体"/>
          <w:iCs/>
          <w:szCs w:val="21"/>
        </w:rPr>
        <w:t xml:space="preserve">成本补偿 </w:t>
      </w:r>
      <w:r>
        <w:rPr>
          <w:rFonts w:hint="eastAsia" w:ascii="宋体" w:hAnsi="宋体" w:eastAsia="宋体"/>
          <w:iCs/>
          <w:szCs w:val="21"/>
        </w:rPr>
        <w:sym w:font="Wingdings" w:char="00A8"/>
      </w:r>
      <w:r>
        <w:rPr>
          <w:rFonts w:hint="eastAsia" w:ascii="宋体" w:hAnsi="宋体" w:eastAsia="宋体"/>
          <w:iCs/>
          <w:szCs w:val="21"/>
        </w:rPr>
        <w:t>绩效激励</w:t>
      </w:r>
      <w:r>
        <w:rPr>
          <w:rFonts w:hint="eastAsia" w:ascii="宋体" w:hAnsi="宋体" w:eastAsia="宋体"/>
          <w:iCs/>
          <w:szCs w:val="21"/>
          <w:lang w:val="en-US" w:eastAsia="zh-CN"/>
        </w:rPr>
        <w:t xml:space="preserve"> </w:t>
      </w:r>
      <w:r>
        <w:rPr>
          <w:rFonts w:hint="eastAsia" w:ascii="宋体" w:hAnsi="宋体" w:eastAsia="宋体"/>
          <w:iCs/>
          <w:szCs w:val="21"/>
        </w:rPr>
        <w:sym w:font="Wingdings" w:char="00A8"/>
      </w:r>
      <w:r>
        <w:rPr>
          <w:rFonts w:hint="eastAsia" w:ascii="宋体" w:hAnsi="宋体" w:eastAsia="宋体"/>
          <w:iCs/>
          <w:szCs w:val="21"/>
          <w:lang w:eastAsia="zh-CN"/>
        </w:rPr>
        <w:t>其他</w:t>
      </w:r>
      <w:r>
        <w:rPr>
          <w:rFonts w:hint="eastAsia" w:ascii="宋体" w:hAnsi="宋体" w:eastAsia="宋体"/>
          <w:szCs w:val="21"/>
          <w:u w:val="single"/>
        </w:rPr>
        <w:t xml:space="preserve">       </w:t>
      </w:r>
    </w:p>
    <w:p w14:paraId="69ED7245">
      <w:pPr>
        <w:widowControl w:val="0"/>
        <w:spacing w:beforeLines="0" w:line="400" w:lineRule="exact"/>
        <w:ind w:firstLine="420" w:firstLineChars="200"/>
        <w:jc w:val="both"/>
        <w:rPr>
          <w:rFonts w:ascii="Times New Roman" w:hAnsi="Times New Roman"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（3）付款方式（按项目实际勾选填写）：</w:t>
      </w:r>
    </w:p>
    <w:p w14:paraId="19607A13">
      <w:pPr>
        <w:adjustRightInd w:val="0"/>
        <w:snapToGrid w:val="0"/>
        <w:spacing w:before="0" w:beforeLines="0" w:line="400" w:lineRule="exact"/>
        <w:ind w:firstLine="630" w:firstLineChars="300"/>
        <w:rPr>
          <w:rFonts w:ascii="宋体" w:hAnsi="宋体" w:eastAsia="宋体"/>
          <w:szCs w:val="21"/>
          <w:u w:val="single"/>
        </w:rPr>
      </w:pPr>
      <w:r>
        <w:rPr>
          <w:rFonts w:hint="eastAsia" w:ascii="宋体" w:hAnsi="宋体" w:eastAsia="宋体"/>
          <w:szCs w:val="21"/>
        </w:rPr>
        <w:sym w:font="Wingdings" w:char="00A8"/>
      </w:r>
      <w:r>
        <w:rPr>
          <w:rFonts w:hint="eastAsia" w:ascii="宋体" w:hAnsi="宋体" w:eastAsia="宋体"/>
          <w:szCs w:val="21"/>
        </w:rPr>
        <w:t>全额付款：</w:t>
      </w:r>
      <w:r>
        <w:rPr>
          <w:rFonts w:hint="eastAsia" w:ascii="宋体" w:hAnsi="宋体" w:eastAsia="宋体"/>
          <w:szCs w:val="21"/>
          <w:u w:val="single"/>
        </w:rPr>
        <w:t xml:space="preserve">     （应</w:t>
      </w:r>
      <w:r>
        <w:rPr>
          <w:rFonts w:hint="eastAsia" w:ascii="宋体" w:hAnsi="宋体" w:eastAsia="宋体"/>
          <w:szCs w:val="21"/>
          <w:u w:val="single"/>
          <w:lang w:eastAsia="zh-CN"/>
        </w:rPr>
        <w:t>明确</w:t>
      </w:r>
      <w:r>
        <w:rPr>
          <w:rFonts w:hint="eastAsia" w:ascii="宋体" w:hAnsi="宋体" w:eastAsia="宋体"/>
          <w:szCs w:val="21"/>
          <w:u w:val="single"/>
        </w:rPr>
        <w:t>一次性支付合同款项</w:t>
      </w:r>
      <w:r>
        <w:rPr>
          <w:rFonts w:hint="eastAsia" w:ascii="宋体" w:hAnsi="宋体" w:eastAsia="宋体"/>
          <w:szCs w:val="21"/>
          <w:u w:val="single"/>
          <w:lang w:eastAsia="zh-CN"/>
        </w:rPr>
        <w:t>的条件</w:t>
      </w:r>
      <w:r>
        <w:rPr>
          <w:rFonts w:hint="eastAsia" w:ascii="宋体" w:hAnsi="宋体" w:eastAsia="宋体"/>
          <w:szCs w:val="21"/>
          <w:u w:val="single"/>
        </w:rPr>
        <w:t xml:space="preserve">）                    </w:t>
      </w:r>
    </w:p>
    <w:p w14:paraId="0979D92F">
      <w:pPr>
        <w:snapToGrid w:val="0"/>
        <w:spacing w:beforeLines="0" w:line="400" w:lineRule="exact"/>
        <w:ind w:firstLine="630" w:firstLineChars="300"/>
        <w:rPr>
          <w:rFonts w:eastAsia="宋体"/>
        </w:rPr>
      </w:pPr>
      <w:r>
        <w:rPr>
          <w:rFonts w:hint="eastAsia" w:ascii="宋体" w:hAnsi="宋体" w:eastAsia="宋体"/>
          <w:szCs w:val="21"/>
        </w:rPr>
        <w:sym w:font="Wingdings" w:char="00A8"/>
      </w:r>
      <w:r>
        <w:rPr>
          <w:rFonts w:hint="eastAsia" w:ascii="宋体" w:hAnsi="宋体" w:eastAsia="宋体"/>
          <w:szCs w:val="21"/>
        </w:rPr>
        <w:t>分期付款：</w:t>
      </w:r>
      <w:r>
        <w:rPr>
          <w:rFonts w:hint="eastAsia" w:ascii="宋体" w:hAnsi="宋体" w:eastAsia="宋体"/>
          <w:szCs w:val="21"/>
          <w:u w:val="single"/>
        </w:rPr>
        <w:t xml:space="preserve">  （应明确分期支付合同款项的各期比例和支付条件</w:t>
      </w:r>
      <w:r>
        <w:rPr>
          <w:rFonts w:hint="eastAsia" w:ascii="宋体" w:hAnsi="宋体" w:eastAsia="宋体"/>
          <w:szCs w:val="21"/>
          <w:u w:val="single"/>
          <w:lang w:eastAsia="zh-CN"/>
        </w:rPr>
        <w:t>，各期支付条件应与分期履约验收情况挂钩</w:t>
      </w:r>
      <w:r>
        <w:rPr>
          <w:rFonts w:hint="eastAsia" w:ascii="宋体" w:hAnsi="宋体" w:eastAsia="宋体"/>
          <w:szCs w:val="21"/>
          <w:u w:val="single"/>
        </w:rPr>
        <w:t xml:space="preserve">） </w:t>
      </w:r>
      <w:r>
        <w:rPr>
          <w:rFonts w:hint="eastAsia" w:ascii="宋体" w:hAnsi="宋体" w:eastAsia="宋体"/>
          <w:szCs w:val="21"/>
          <w:u w:val="none"/>
          <w:lang w:eastAsia="zh-CN"/>
        </w:rPr>
        <w:t>，</w:t>
      </w:r>
      <w:r>
        <w:rPr>
          <w:rFonts w:hint="eastAsia" w:ascii="宋体" w:hAnsi="宋体" w:eastAsia="宋体"/>
          <w:szCs w:val="21"/>
          <w:lang w:eastAsia="zh-CN"/>
        </w:rPr>
        <w:t>其中涉及预付款的</w:t>
      </w:r>
      <w:r>
        <w:rPr>
          <w:rFonts w:hint="eastAsia" w:ascii="宋体" w:hAnsi="宋体" w:eastAsia="宋体"/>
          <w:szCs w:val="21"/>
        </w:rPr>
        <w:t>：</w:t>
      </w:r>
      <w:r>
        <w:rPr>
          <w:rFonts w:hint="eastAsia" w:ascii="宋体" w:hAnsi="宋体" w:eastAsia="宋体"/>
          <w:szCs w:val="21"/>
          <w:u w:val="single"/>
        </w:rPr>
        <w:t xml:space="preserve"> （应明确预付款的支付比例和支付条件） </w:t>
      </w:r>
    </w:p>
    <w:p w14:paraId="0A9ACC0D">
      <w:pPr>
        <w:adjustRightInd w:val="0"/>
        <w:snapToGrid w:val="0"/>
        <w:spacing w:before="0" w:beforeLines="0" w:line="400" w:lineRule="exact"/>
        <w:ind w:firstLine="630" w:firstLineChars="300"/>
        <w:rPr>
          <w:rFonts w:ascii="宋体" w:hAnsi="宋体" w:eastAsia="宋体"/>
          <w:szCs w:val="21"/>
          <w:u w:val="single"/>
        </w:rPr>
      </w:pPr>
      <w:r>
        <w:rPr>
          <w:rFonts w:hint="eastAsia" w:ascii="宋体" w:hAnsi="宋体" w:eastAsia="宋体"/>
          <w:szCs w:val="21"/>
        </w:rPr>
        <w:sym w:font="Wingdings" w:char="00A8"/>
      </w:r>
      <w:r>
        <w:rPr>
          <w:rFonts w:hint="eastAsia" w:ascii="宋体" w:hAnsi="宋体" w:eastAsia="宋体"/>
          <w:szCs w:val="21"/>
        </w:rPr>
        <w:t>成本补偿：</w:t>
      </w:r>
      <w:r>
        <w:rPr>
          <w:rFonts w:hint="eastAsia" w:ascii="宋体" w:hAnsi="宋体" w:eastAsia="宋体"/>
          <w:szCs w:val="21"/>
          <w:u w:val="single"/>
        </w:rPr>
        <w:t xml:space="preserve">      （应明确按照成本补偿方式的支付方式和支付条件）   </w:t>
      </w:r>
    </w:p>
    <w:p w14:paraId="0B19F90B">
      <w:pPr>
        <w:adjustRightInd w:val="0"/>
        <w:snapToGrid w:val="0"/>
        <w:spacing w:before="0" w:beforeLines="0" w:line="400" w:lineRule="exact"/>
        <w:ind w:firstLine="630" w:firstLineChars="300"/>
        <w:rPr>
          <w:rFonts w:ascii="宋体" w:hAnsi="宋体" w:eastAsia="宋体"/>
          <w:szCs w:val="21"/>
        </w:rPr>
      </w:pPr>
      <w:r>
        <w:rPr>
          <w:rFonts w:hint="eastAsia" w:ascii="宋体" w:hAnsi="宋体" w:eastAsia="宋体"/>
          <w:szCs w:val="21"/>
        </w:rPr>
        <w:sym w:font="Wingdings" w:char="00A8"/>
      </w:r>
      <w:r>
        <w:rPr>
          <w:rFonts w:hint="eastAsia" w:ascii="宋体" w:hAnsi="宋体" w:eastAsia="宋体"/>
          <w:szCs w:val="21"/>
        </w:rPr>
        <w:t>绩效激励：</w:t>
      </w:r>
      <w:r>
        <w:rPr>
          <w:rFonts w:hint="eastAsia" w:ascii="宋体" w:hAnsi="宋体" w:eastAsia="宋体"/>
          <w:szCs w:val="21"/>
          <w:u w:val="single"/>
        </w:rPr>
        <w:t xml:space="preserve">      （应明确按照绩效激励方式的支付方式和支付条件）   </w:t>
      </w:r>
    </w:p>
    <w:p w14:paraId="20561581">
      <w:pPr>
        <w:numPr>
          <w:ilvl w:val="0"/>
          <w:numId w:val="12"/>
        </w:numPr>
        <w:adjustRightInd w:val="0"/>
        <w:snapToGrid w:val="0"/>
        <w:spacing w:before="0" w:beforeLines="0" w:line="400" w:lineRule="exact"/>
        <w:ind w:firstLine="422" w:firstLineChars="200"/>
        <w:rPr>
          <w:rFonts w:ascii="宋体" w:hAnsi="宋体" w:eastAsia="宋体"/>
          <w:b/>
          <w:bCs w:val="0"/>
          <w:szCs w:val="21"/>
          <w:u w:val="single"/>
        </w:rPr>
      </w:pPr>
      <w:r>
        <w:rPr>
          <w:rFonts w:hint="eastAsia" w:ascii="宋体" w:hAnsi="宋体" w:eastAsia="宋体"/>
          <w:b/>
          <w:bCs w:val="0"/>
          <w:szCs w:val="21"/>
        </w:rPr>
        <w:t>合同履行</w:t>
      </w:r>
    </w:p>
    <w:p w14:paraId="3F1781F5">
      <w:pPr>
        <w:adjustRightInd w:val="0"/>
        <w:snapToGrid w:val="0"/>
        <w:spacing w:before="0" w:beforeLines="0" w:line="400" w:lineRule="exact"/>
        <w:ind w:firstLine="420" w:firstLineChars="20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657B7194">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1821B126">
      <w:pPr>
        <w:adjustRightInd w:val="0"/>
        <w:snapToGrid w:val="0"/>
        <w:spacing w:before="0" w:beforeLines="0" w:line="400" w:lineRule="exact"/>
        <w:ind w:firstLine="420" w:firstLineChars="20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65A44DA0">
      <w:pPr>
        <w:autoSpaceDE w:val="0"/>
        <w:autoSpaceDN w:val="0"/>
        <w:adjustRightInd w:val="0"/>
        <w:spacing w:beforeLines="0" w:line="400" w:lineRule="exact"/>
        <w:ind w:firstLine="440" w:firstLineChars="200"/>
        <w:rPr>
          <w:rFonts w:hint="eastAsia" w:ascii="宋体" w:hAnsi="宋体" w:eastAsia="宋体" w:cs="宋体"/>
          <w:sz w:val="21"/>
          <w:szCs w:val="21"/>
          <w:lang w:val="en-US" w:eastAsia="zh-CN" w:bidi="ar-SA"/>
        </w:rPr>
      </w:pPr>
      <w:r>
        <w:rPr>
          <w:rFonts w:hint="eastAsia" w:ascii="宋体" w:hAnsi="宋体" w:eastAsia="华文楷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6F1A8BE2">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6117EAC8">
      <w:pPr>
        <w:snapToGrid w:val="0"/>
        <w:spacing w:beforeLines="0" w:line="400" w:lineRule="exact"/>
        <w:ind w:firstLine="420" w:firstLineChars="20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331BD88A">
      <w:pPr>
        <w:adjustRightInd w:val="0"/>
        <w:snapToGrid w:val="0"/>
        <w:spacing w:before="0" w:beforeLines="0" w:line="400" w:lineRule="exact"/>
        <w:ind w:firstLine="420" w:firstLineChars="20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5DA7910E">
      <w:pPr>
        <w:adjustRightInd w:val="0"/>
        <w:snapToGrid w:val="0"/>
        <w:spacing w:before="0" w:beforeLines="0" w:line="400" w:lineRule="exact"/>
        <w:ind w:firstLine="420" w:firstLineChars="20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538FD045">
      <w:pPr>
        <w:numPr>
          <w:ilvl w:val="0"/>
          <w:numId w:val="12"/>
        </w:numPr>
        <w:adjustRightInd w:val="0"/>
        <w:snapToGrid w:val="0"/>
        <w:spacing w:before="0" w:beforeLines="0" w:line="400" w:lineRule="exact"/>
        <w:ind w:firstLine="422" w:firstLineChars="200"/>
        <w:rPr>
          <w:rFonts w:ascii="宋体" w:hAnsi="宋体" w:eastAsia="宋体"/>
          <w:b/>
          <w:szCs w:val="21"/>
        </w:rPr>
      </w:pPr>
      <w:r>
        <w:rPr>
          <w:rFonts w:hint="eastAsia" w:ascii="宋体" w:hAnsi="宋体" w:eastAsia="宋体"/>
          <w:b/>
          <w:szCs w:val="21"/>
        </w:rPr>
        <w:t>合同验收</w:t>
      </w:r>
    </w:p>
    <w:p w14:paraId="72FE3ED9">
      <w:pPr>
        <w:numPr>
          <w:ilvl w:val="0"/>
          <w:numId w:val="14"/>
        </w:num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验收组织方式：</w:t>
      </w:r>
      <w:r>
        <w:rPr>
          <w:rFonts w:hint="eastAsia" w:ascii="宋体" w:hAnsi="宋体" w:eastAsia="宋体" w:cs="宋体"/>
          <w:sz w:val="21"/>
          <w:szCs w:val="21"/>
        </w:rPr>
        <w:sym w:font="Wingdings" w:char="00A8"/>
      </w:r>
      <w:r>
        <w:rPr>
          <w:rFonts w:hint="eastAsia" w:ascii="宋体" w:hAnsi="宋体" w:eastAsia="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bCs/>
          <w:szCs w:val="21"/>
        </w:rPr>
        <w:t>委托第三方组织</w:t>
      </w:r>
    </w:p>
    <w:p w14:paraId="75E3FC71">
      <w:pPr>
        <w:numPr>
          <w:ilvl w:val="0"/>
          <w:numId w:val="0"/>
        </w:numPr>
        <w:adjustRightInd w:val="0"/>
        <w:snapToGrid w:val="0"/>
        <w:spacing w:before="0" w:beforeLines="0" w:line="400" w:lineRule="exact"/>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验收主体：</w:t>
      </w:r>
      <w:r>
        <w:rPr>
          <w:rFonts w:hint="eastAsia" w:ascii="宋体" w:hAnsi="宋体" w:eastAsia="宋体"/>
          <w:bCs/>
          <w:szCs w:val="21"/>
          <w:u w:val="single"/>
        </w:rPr>
        <w:t xml:space="preserve">                  </w:t>
      </w:r>
    </w:p>
    <w:p w14:paraId="618C99A8">
      <w:pPr>
        <w:adjustRightInd w:val="0"/>
        <w:snapToGrid w:val="0"/>
        <w:spacing w:before="0" w:beforeLines="0" w:line="400" w:lineRule="exact"/>
        <w:ind w:firstLine="0" w:firstLineChars="0"/>
        <w:rPr>
          <w:rFonts w:ascii="宋体" w:hAnsi="宋体" w:eastAsia="宋体"/>
          <w:bCs/>
          <w:szCs w:val="21"/>
        </w:rPr>
      </w:pPr>
      <w:r>
        <w:rPr>
          <w:rFonts w:hint="eastAsia" w:ascii="宋体" w:hAnsi="宋体" w:eastAsia="宋体"/>
          <w:bCs/>
          <w:szCs w:val="21"/>
          <w:lang w:val="en-US" w:eastAsia="zh-CN"/>
        </w:rPr>
        <w:t xml:space="preserve">        </w:t>
      </w:r>
      <w:r>
        <w:rPr>
          <w:rFonts w:hint="eastAsia" w:ascii="宋体" w:hAnsi="宋体" w:eastAsia="宋体"/>
          <w:bCs/>
          <w:szCs w:val="21"/>
        </w:rPr>
        <w:t>是否邀请本项目的其他供应商</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55F8C99B">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是否邀请专家</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296294F4">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是否邀请服务对象</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186DAFB3">
      <w:pPr>
        <w:adjustRightInd w:val="0"/>
        <w:snapToGrid w:val="0"/>
        <w:spacing w:before="0" w:beforeLines="0" w:line="400" w:lineRule="exact"/>
        <w:ind w:firstLine="840" w:firstLineChars="400"/>
        <w:rPr>
          <w:rFonts w:ascii="宋体" w:hAnsi="宋体" w:eastAsia="宋体"/>
          <w:bCs/>
          <w:szCs w:val="21"/>
        </w:rPr>
      </w:pPr>
      <w:r>
        <w:rPr>
          <w:rFonts w:hint="eastAsia" w:ascii="宋体" w:hAnsi="宋体" w:eastAsia="宋体"/>
          <w:bCs/>
          <w:szCs w:val="21"/>
        </w:rPr>
        <w:t>是否邀请第三方检测机构</w:t>
      </w:r>
      <w:r>
        <w:rPr>
          <w:rFonts w:hint="eastAsia" w:ascii="宋体" w:hAnsi="宋体" w:eastAsia="宋体"/>
          <w:bCs/>
          <w:szCs w:val="21"/>
          <w:lang w:eastAsia="zh-CN"/>
        </w:rPr>
        <w:t>参加验收</w:t>
      </w:r>
      <w:r>
        <w:rPr>
          <w:rFonts w:hint="eastAsia" w:ascii="宋体" w:hAnsi="宋体" w:eastAsia="宋体"/>
          <w:bCs/>
          <w:szCs w:val="21"/>
        </w:rPr>
        <w:t>：</w:t>
      </w:r>
      <w:r>
        <w:rPr>
          <w:rFonts w:hint="eastAsia" w:ascii="宋体" w:hAnsi="宋体" w:eastAsia="宋体" w:cs="宋体"/>
          <w:sz w:val="21"/>
          <w:szCs w:val="21"/>
        </w:rPr>
        <w:sym w:font="Wingdings" w:char="00A8"/>
      </w:r>
      <w:r>
        <w:rPr>
          <w:rFonts w:hint="eastAsia" w:ascii="宋体" w:hAnsi="宋体" w:eastAsia="宋体"/>
          <w:bCs/>
          <w:szCs w:val="21"/>
        </w:rPr>
        <w:t xml:space="preserve">是  </w:t>
      </w:r>
      <w:r>
        <w:rPr>
          <w:rFonts w:hint="eastAsia" w:ascii="宋体" w:hAnsi="宋体" w:eastAsia="宋体" w:cs="宋体"/>
          <w:sz w:val="21"/>
          <w:szCs w:val="21"/>
        </w:rPr>
        <w:sym w:font="Wingdings" w:char="00A8"/>
      </w:r>
      <w:r>
        <w:rPr>
          <w:rFonts w:hint="eastAsia" w:ascii="宋体" w:hAnsi="宋体" w:eastAsia="宋体"/>
          <w:bCs/>
          <w:szCs w:val="21"/>
        </w:rPr>
        <w:t>否</w:t>
      </w:r>
    </w:p>
    <w:p w14:paraId="2C398EE1">
      <w:pPr>
        <w:adjustRightInd w:val="0"/>
        <w:snapToGrid w:val="0"/>
        <w:spacing w:before="0" w:beforeLines="0" w:line="400" w:lineRule="exact"/>
        <w:ind w:firstLine="840" w:firstLineChars="400"/>
        <w:rPr>
          <w:rFonts w:hint="eastAsia" w:ascii="宋体" w:hAnsi="宋体" w:eastAsia="宋体"/>
          <w:bCs/>
          <w:szCs w:val="21"/>
        </w:rPr>
      </w:pPr>
      <w:r>
        <w:rPr>
          <w:rFonts w:hint="eastAsia" w:ascii="宋体" w:hAnsi="宋体" w:eastAsia="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，抽查比例：</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r>
        <w:rPr>
          <w:rFonts w:hint="eastAsia" w:ascii="宋体" w:hAnsi="宋体" w:eastAsia="宋体"/>
          <w:bCs/>
          <w:szCs w:val="21"/>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686EBF19">
      <w:pPr>
        <w:adjustRightInd w:val="0"/>
        <w:snapToGrid w:val="0"/>
        <w:spacing w:before="0" w:beforeLines="0" w:line="400" w:lineRule="exact"/>
        <w:ind w:firstLine="840" w:firstLineChars="400"/>
        <w:rPr>
          <w:rFonts w:hint="eastAsia" w:ascii="宋体" w:hAnsi="宋体" w:eastAsia="宋体"/>
          <w:bCs/>
          <w:szCs w:val="21"/>
          <w:u w:val="single"/>
          <w:lang w:eastAsia="zh-CN"/>
        </w:rPr>
      </w:pPr>
      <w:r>
        <w:rPr>
          <w:rFonts w:hint="eastAsia" w:ascii="宋体" w:hAnsi="宋体" w:eastAsia="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bCs/>
          <w:szCs w:val="21"/>
        </w:rPr>
        <w:t>是</w:t>
      </w:r>
      <w:r>
        <w:rPr>
          <w:rFonts w:hint="eastAsia" w:ascii="宋体" w:hAnsi="宋体" w:eastAsia="宋体"/>
          <w:bCs/>
          <w:szCs w:val="21"/>
          <w:lang w:eastAsia="zh-CN"/>
        </w:rPr>
        <w:t>，</w:t>
      </w:r>
      <w:r>
        <w:rPr>
          <w:rFonts w:hint="eastAsia" w:ascii="宋体" w:hAnsi="宋体" w:eastAsia="宋体"/>
          <w:bCs/>
          <w:szCs w:val="21"/>
          <w:u w:val="single"/>
          <w:lang w:eastAsia="zh-CN"/>
        </w:rPr>
        <w:t>（应明确对被破坏的检测产品的处理方式）</w:t>
      </w:r>
    </w:p>
    <w:p w14:paraId="2351B315">
      <w:pPr>
        <w:adjustRightInd w:val="0"/>
        <w:snapToGrid w:val="0"/>
        <w:spacing w:before="0" w:beforeLines="0" w:line="400" w:lineRule="exact"/>
        <w:ind w:firstLine="840" w:firstLineChars="400"/>
        <w:rPr>
          <w:rFonts w:hint="eastAsia" w:ascii="宋体" w:hAnsi="宋体" w:eastAsia="宋体"/>
          <w:bCs/>
          <w:szCs w:val="21"/>
          <w:lang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否</w:t>
      </w:r>
    </w:p>
    <w:p w14:paraId="21592D5B">
      <w:pPr>
        <w:adjustRightInd w:val="0"/>
        <w:snapToGrid w:val="0"/>
        <w:spacing w:before="0" w:beforeLines="0" w:line="400" w:lineRule="exact"/>
        <w:ind w:firstLine="840" w:firstLineChars="400"/>
        <w:rPr>
          <w:rFonts w:hint="eastAsia" w:ascii="宋体" w:hAnsi="宋体" w:eastAsia="宋体"/>
          <w:bCs/>
          <w:szCs w:val="21"/>
          <w:u w:val="single"/>
        </w:rPr>
      </w:pPr>
      <w:r>
        <w:rPr>
          <w:rFonts w:hint="eastAsia" w:ascii="宋体" w:hAnsi="宋体" w:eastAsia="宋体"/>
          <w:bCs/>
          <w:szCs w:val="21"/>
        </w:rPr>
        <w:t>验收组织的其他事项：</w:t>
      </w:r>
      <w:r>
        <w:rPr>
          <w:rFonts w:hint="eastAsia" w:ascii="宋体" w:hAnsi="宋体" w:eastAsia="宋体"/>
          <w:bCs/>
          <w:szCs w:val="21"/>
          <w:u w:val="single"/>
        </w:rPr>
        <w:t xml:space="preserve">                </w:t>
      </w:r>
    </w:p>
    <w:p w14:paraId="05850288">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（2）履约验收时间：</w:t>
      </w:r>
      <w:r>
        <w:rPr>
          <w:rFonts w:hint="eastAsia" w:ascii="宋体" w:hAnsi="宋体" w:eastAsia="宋体"/>
          <w:bCs/>
          <w:szCs w:val="21"/>
          <w:u w:val="single"/>
        </w:rPr>
        <w:t>（计划于何时验收/供应商提出验收申请之日起   日内组织验收）</w:t>
      </w:r>
      <w:r>
        <w:rPr>
          <w:rFonts w:hint="eastAsia" w:ascii="宋体" w:hAnsi="宋体" w:eastAsia="宋体"/>
          <w:bCs/>
          <w:szCs w:val="21"/>
          <w:u w:val="single"/>
          <w:lang w:val="en-US" w:eastAsia="zh-CN"/>
        </w:rPr>
        <w:t xml:space="preserve"> </w:t>
      </w:r>
    </w:p>
    <w:p w14:paraId="31C4E438">
      <w:pPr>
        <w:adjustRightInd w:val="0"/>
        <w:snapToGrid w:val="0"/>
        <w:spacing w:before="0" w:beforeLines="0" w:line="400" w:lineRule="exact"/>
        <w:ind w:firstLine="420" w:firstLineChars="200"/>
        <w:rPr>
          <w:rFonts w:hint="eastAsia" w:ascii="宋体" w:hAnsi="宋体" w:eastAsia="宋体"/>
          <w:bCs/>
          <w:szCs w:val="21"/>
        </w:rPr>
      </w:pPr>
      <w:r>
        <w:rPr>
          <w:rFonts w:hint="eastAsia" w:ascii="宋体" w:hAnsi="宋体" w:eastAsia="宋体"/>
          <w:bCs/>
          <w:szCs w:val="21"/>
        </w:rPr>
        <w:t>（3）履约验收方式：</w:t>
      </w:r>
      <w:r>
        <w:rPr>
          <w:rFonts w:hint="eastAsia" w:ascii="宋体" w:hAnsi="宋体" w:eastAsia="宋体" w:cs="宋体"/>
          <w:sz w:val="21"/>
          <w:szCs w:val="21"/>
        </w:rPr>
        <w:sym w:font="Wingdings" w:char="00A8"/>
      </w:r>
      <w:r>
        <w:rPr>
          <w:rFonts w:hint="eastAsia" w:ascii="宋体" w:hAnsi="宋体" w:eastAsia="宋体"/>
          <w:bCs/>
          <w:szCs w:val="21"/>
        </w:rPr>
        <w:t xml:space="preserve">一次性验收         </w:t>
      </w:r>
    </w:p>
    <w:p w14:paraId="195EA9A3">
      <w:pPr>
        <w:adjustRightInd w:val="0"/>
        <w:snapToGrid w:val="0"/>
        <w:spacing w:before="0" w:beforeLines="0" w:line="400" w:lineRule="exact"/>
        <w:ind w:firstLine="0" w:firstLineChars="0"/>
        <w:rPr>
          <w:rFonts w:hint="eastAsia" w:ascii="宋体" w:hAnsi="宋体" w:eastAsia="宋体"/>
          <w:bCs/>
          <w:szCs w:val="21"/>
          <w:lang w:val="en-US" w:eastAsia="zh-CN"/>
        </w:rPr>
      </w:pPr>
      <w:r>
        <w:rPr>
          <w:rFonts w:hint="eastAsia" w:ascii="宋体" w:hAnsi="宋体" w:eastAsia="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bCs/>
          <w:szCs w:val="21"/>
        </w:rPr>
        <w:t>分期/分项验收</w:t>
      </w:r>
      <w:r>
        <w:rPr>
          <w:rFonts w:hint="eastAsia" w:ascii="宋体" w:hAnsi="宋体" w:eastAsia="宋体"/>
          <w:bCs/>
          <w:szCs w:val="21"/>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eastAsia="zh-CN"/>
        </w:rPr>
        <w:t>（应明确分期</w:t>
      </w:r>
      <w:r>
        <w:rPr>
          <w:rFonts w:hint="default" w:ascii="宋体" w:hAnsi="宋体" w:eastAsia="宋体"/>
          <w:bCs/>
          <w:szCs w:val="21"/>
          <w:u w:val="single"/>
          <w:lang w:val="en" w:eastAsia="zh-CN"/>
        </w:rPr>
        <w:t>/</w:t>
      </w:r>
      <w:r>
        <w:rPr>
          <w:rFonts w:hint="eastAsia" w:ascii="宋体" w:hAnsi="宋体" w:eastAsia="宋体"/>
          <w:bCs/>
          <w:szCs w:val="21"/>
          <w:u w:val="single"/>
          <w:lang w:val="en" w:eastAsia="zh-CN"/>
        </w:rPr>
        <w:t>分项验收的工作安排</w:t>
      </w:r>
      <w:r>
        <w:rPr>
          <w:rFonts w:hint="eastAsia" w:ascii="宋体" w:hAnsi="宋体" w:eastAsia="宋体"/>
          <w:bCs/>
          <w:szCs w:val="21"/>
          <w:u w:val="single"/>
          <w:lang w:eastAsia="zh-CN"/>
        </w:rPr>
        <w:t>）</w:t>
      </w:r>
      <w:r>
        <w:rPr>
          <w:rFonts w:hint="eastAsia" w:ascii="宋体" w:hAnsi="宋体" w:eastAsia="宋体"/>
          <w:bCs/>
          <w:szCs w:val="21"/>
          <w:u w:val="single"/>
        </w:rPr>
        <w:t xml:space="preserve"> </w:t>
      </w:r>
      <w:r>
        <w:rPr>
          <w:rFonts w:hint="eastAsia" w:ascii="宋体" w:hAnsi="宋体" w:eastAsia="宋体"/>
          <w:bCs/>
          <w:szCs w:val="21"/>
          <w:u w:val="single"/>
          <w:lang w:val="en-US" w:eastAsia="zh-CN"/>
        </w:rPr>
        <w:t xml:space="preserve"> </w:t>
      </w:r>
    </w:p>
    <w:p w14:paraId="16924BBE">
      <w:pPr>
        <w:adjustRightInd w:val="0"/>
        <w:snapToGrid w:val="0"/>
        <w:spacing w:before="0" w:beforeLines="0" w:line="400" w:lineRule="exact"/>
        <w:ind w:firstLine="420" w:firstLineChars="200"/>
        <w:rPr>
          <w:rFonts w:ascii="宋体" w:hAnsi="宋体" w:eastAsia="宋体"/>
          <w:bCs/>
          <w:szCs w:val="21"/>
        </w:rPr>
      </w:pPr>
      <w:r>
        <w:rPr>
          <w:rFonts w:hint="eastAsia" w:ascii="宋体" w:hAnsi="宋体" w:eastAsia="宋体"/>
          <w:bCs/>
          <w:szCs w:val="21"/>
        </w:rPr>
        <w:t>（4）履约验收程序：</w:t>
      </w:r>
      <w:r>
        <w:rPr>
          <w:rFonts w:hint="eastAsia" w:ascii="宋体" w:hAnsi="宋体" w:eastAsia="宋体"/>
          <w:bCs/>
          <w:szCs w:val="21"/>
          <w:u w:val="single"/>
        </w:rPr>
        <w:t xml:space="preserve">                                         </w:t>
      </w:r>
    </w:p>
    <w:p w14:paraId="7714AE63">
      <w:pPr>
        <w:adjustRightInd w:val="0"/>
        <w:snapToGrid w:val="0"/>
        <w:spacing w:before="0" w:beforeLines="0" w:line="400" w:lineRule="exact"/>
        <w:ind w:firstLine="420" w:firstLineChars="200"/>
        <w:rPr>
          <w:rFonts w:ascii="宋体" w:hAnsi="宋体" w:eastAsia="宋体"/>
          <w:bCs/>
          <w:szCs w:val="21"/>
          <w:u w:val="single"/>
        </w:rPr>
      </w:pPr>
      <w:r>
        <w:rPr>
          <w:rFonts w:hint="eastAsia" w:ascii="宋体" w:hAnsi="宋体" w:eastAsia="宋体"/>
          <w:bCs/>
          <w:szCs w:val="21"/>
        </w:rPr>
        <w:t>（5）履约验收的内容：</w:t>
      </w:r>
      <w:r>
        <w:rPr>
          <w:rFonts w:hint="eastAsia" w:ascii="宋体" w:hAnsi="宋体" w:eastAsia="宋体"/>
          <w:bCs/>
          <w:szCs w:val="21"/>
          <w:u w:val="single"/>
        </w:rPr>
        <w:t xml:space="preserve"> </w:t>
      </w:r>
      <w:r>
        <w:rPr>
          <w:rFonts w:hint="eastAsia" w:ascii="宋体" w:hAnsi="宋体" w:eastAsia="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u w:val="single"/>
        </w:rPr>
        <w:t xml:space="preserve">                                      </w:t>
      </w:r>
    </w:p>
    <w:p w14:paraId="34E11ED1">
      <w:pPr>
        <w:adjustRightInd w:val="0"/>
        <w:snapToGrid w:val="0"/>
        <w:spacing w:before="0" w:beforeLines="0" w:line="400" w:lineRule="exact"/>
        <w:ind w:firstLine="420" w:firstLineChars="200"/>
        <w:rPr>
          <w:rFonts w:hint="eastAsia" w:ascii="宋体" w:hAnsi="宋体" w:eastAsia="宋体"/>
          <w:bCs/>
          <w:szCs w:val="21"/>
          <w:u w:val="single"/>
        </w:rPr>
      </w:pPr>
      <w:r>
        <w:rPr>
          <w:rFonts w:hint="eastAsia" w:ascii="宋体" w:hAnsi="宋体" w:eastAsia="宋体"/>
          <w:bCs/>
          <w:szCs w:val="21"/>
        </w:rPr>
        <w:t>（6）履约验收标准：</w:t>
      </w:r>
      <w:r>
        <w:rPr>
          <w:rFonts w:hint="eastAsia" w:ascii="宋体" w:hAnsi="宋体" w:eastAsia="宋体"/>
          <w:bCs/>
          <w:szCs w:val="21"/>
          <w:u w:val="single"/>
        </w:rPr>
        <w:t xml:space="preserve">                                         </w:t>
      </w:r>
    </w:p>
    <w:p w14:paraId="2101A204">
      <w:pPr>
        <w:autoSpaceDE w:val="0"/>
        <w:autoSpaceDN w:val="0"/>
        <w:adjustRightInd w:val="0"/>
        <w:spacing w:beforeLines="0"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696A2962">
      <w:pPr>
        <w:adjustRightInd w:val="0"/>
        <w:snapToGrid w:val="0"/>
        <w:spacing w:before="0" w:beforeLines="0" w:line="400" w:lineRule="exact"/>
        <w:ind w:firstLine="420" w:firstLineChars="20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11E287F5">
      <w:pPr>
        <w:numPr>
          <w:ilvl w:val="0"/>
          <w:numId w:val="12"/>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组成合同的文件</w:t>
      </w:r>
    </w:p>
    <w:p w14:paraId="41B22168">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本协议书与下列文件一起构成合同文件，如下述文件之间有任何抵触、矛盾或歧义，应按以下顺序解释：</w:t>
      </w:r>
    </w:p>
    <w:p w14:paraId="08D4720D">
      <w:pPr>
        <w:adjustRightInd w:val="0"/>
        <w:snapToGrid w:val="0"/>
        <w:spacing w:before="0" w:beforeLines="0" w:line="400" w:lineRule="exact"/>
        <w:ind w:firstLine="420" w:firstLineChars="200"/>
        <w:rPr>
          <w:rFonts w:hint="eastAsia" w:ascii="宋体" w:hAnsi="宋体" w:eastAsia="宋体"/>
          <w:color w:val="auto"/>
          <w:szCs w:val="21"/>
          <w:lang w:eastAsia="zh-CN"/>
        </w:rPr>
      </w:pPr>
      <w:r>
        <w:rPr>
          <w:rFonts w:hint="eastAsia" w:ascii="宋体" w:hAnsi="宋体" w:eastAsia="宋体"/>
          <w:color w:val="auto"/>
          <w:szCs w:val="21"/>
        </w:rPr>
        <w:t>（1）合同协议书及其变更、补充</w:t>
      </w:r>
      <w:r>
        <w:rPr>
          <w:rFonts w:hint="eastAsia" w:ascii="宋体" w:hAnsi="宋体" w:eastAsia="宋体"/>
          <w:color w:val="auto"/>
          <w:szCs w:val="21"/>
          <w:lang w:eastAsia="zh-CN"/>
        </w:rPr>
        <w:t>协议</w:t>
      </w:r>
    </w:p>
    <w:p w14:paraId="62076C3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2</w:t>
      </w:r>
      <w:r>
        <w:rPr>
          <w:rFonts w:hint="eastAsia" w:ascii="宋体" w:hAnsi="宋体" w:eastAsia="宋体"/>
          <w:szCs w:val="21"/>
        </w:rPr>
        <w:t>）合同专用条款</w:t>
      </w:r>
    </w:p>
    <w:p w14:paraId="49D798EA">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3</w:t>
      </w:r>
      <w:r>
        <w:rPr>
          <w:rFonts w:hint="eastAsia" w:ascii="宋体" w:hAnsi="宋体" w:eastAsia="宋体"/>
          <w:szCs w:val="21"/>
        </w:rPr>
        <w:t>）合同通用条款</w:t>
      </w:r>
    </w:p>
    <w:p w14:paraId="77845B7E">
      <w:pPr>
        <w:adjustRightInd w:val="0"/>
        <w:snapToGrid w:val="0"/>
        <w:spacing w:before="0" w:beforeLines="0" w:line="400" w:lineRule="exact"/>
        <w:ind w:firstLine="420" w:firstLineChars="200"/>
        <w:rPr>
          <w:rFonts w:ascii="宋体" w:hAnsi="宋体" w:eastAsia="宋体"/>
          <w:color w:val="auto"/>
          <w:szCs w:val="21"/>
        </w:rPr>
      </w:pPr>
      <w:r>
        <w:rPr>
          <w:rFonts w:hint="eastAsia" w:ascii="宋体" w:hAnsi="宋体" w:eastAsia="宋体"/>
          <w:color w:val="auto"/>
          <w:szCs w:val="21"/>
        </w:rPr>
        <w:t>（</w:t>
      </w:r>
      <w:r>
        <w:rPr>
          <w:rFonts w:hint="eastAsia" w:ascii="宋体" w:hAnsi="宋体" w:eastAsia="宋体"/>
          <w:color w:val="auto"/>
          <w:szCs w:val="21"/>
          <w:lang w:val="en-US" w:eastAsia="zh-CN"/>
        </w:rPr>
        <w:t>4</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p>
    <w:p w14:paraId="39D3707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w:t>
      </w:r>
      <w:r>
        <w:rPr>
          <w:rFonts w:hint="eastAsia" w:ascii="宋体" w:hAnsi="宋体" w:eastAsia="宋体"/>
          <w:szCs w:val="21"/>
          <w:lang w:val="en-US" w:eastAsia="zh-CN"/>
        </w:rPr>
        <w:t>5</w:t>
      </w:r>
      <w:r>
        <w:rPr>
          <w:rFonts w:hint="eastAsia" w:ascii="宋体" w:hAnsi="宋体" w:eastAsia="宋体"/>
          <w:szCs w:val="21"/>
        </w:rPr>
        <w:t>）投标（响应）文件</w:t>
      </w:r>
    </w:p>
    <w:p w14:paraId="61FCA011">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（6）采购文件</w:t>
      </w:r>
    </w:p>
    <w:p w14:paraId="34FDF9E2">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（7）有关技术文件，图纸</w:t>
      </w:r>
    </w:p>
    <w:p w14:paraId="1EBDD28D">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34D61AFC">
      <w:pPr>
        <w:numPr>
          <w:ilvl w:val="0"/>
          <w:numId w:val="12"/>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合同生效</w:t>
      </w:r>
    </w:p>
    <w:p w14:paraId="313FAEDD">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本合同自</w:t>
      </w:r>
      <w:r>
        <w:rPr>
          <w:rFonts w:hint="eastAsia" w:ascii="宋体" w:hAnsi="宋体" w:eastAsia="宋体"/>
          <w:szCs w:val="21"/>
          <w:u w:val="single"/>
        </w:rPr>
        <w:t xml:space="preserve">                             </w:t>
      </w:r>
      <w:r>
        <w:rPr>
          <w:rFonts w:hint="eastAsia" w:ascii="宋体" w:hAnsi="宋体" w:eastAsia="宋体"/>
          <w:szCs w:val="21"/>
        </w:rPr>
        <w:t>生效。</w:t>
      </w:r>
    </w:p>
    <w:p w14:paraId="64A6D283">
      <w:pPr>
        <w:numPr>
          <w:ilvl w:val="0"/>
          <w:numId w:val="12"/>
        </w:numPr>
        <w:adjustRightInd w:val="0"/>
        <w:snapToGrid w:val="0"/>
        <w:spacing w:before="0" w:beforeLines="0" w:line="400" w:lineRule="exact"/>
        <w:ind w:firstLine="422" w:firstLineChars="200"/>
        <w:rPr>
          <w:rFonts w:hint="eastAsia" w:ascii="宋体" w:hAnsi="宋体" w:eastAsia="宋体"/>
          <w:b/>
          <w:szCs w:val="21"/>
        </w:rPr>
      </w:pPr>
      <w:r>
        <w:rPr>
          <w:rFonts w:hint="eastAsia" w:ascii="宋体" w:hAnsi="宋体" w:eastAsia="宋体"/>
          <w:b/>
          <w:szCs w:val="21"/>
        </w:rPr>
        <w:t>合同份数</w:t>
      </w:r>
    </w:p>
    <w:p w14:paraId="476DDF0F">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本合同一式</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甲方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w:t>
      </w:r>
      <w:r>
        <w:rPr>
          <w:rFonts w:hint="eastAsia" w:ascii="宋体" w:hAnsi="宋体" w:eastAsia="宋体"/>
          <w:szCs w:val="21"/>
          <w:lang w:eastAsia="zh-CN"/>
        </w:rPr>
        <w:t>乙方</w:t>
      </w:r>
      <w:r>
        <w:rPr>
          <w:rFonts w:hint="eastAsia" w:ascii="宋体" w:hAnsi="宋体" w:eastAsia="宋体"/>
          <w:szCs w:val="21"/>
        </w:rPr>
        <w:t>执</w:t>
      </w:r>
      <w:r>
        <w:rPr>
          <w:rFonts w:hint="eastAsia" w:ascii="宋体" w:hAnsi="宋体" w:eastAsia="宋体"/>
          <w:szCs w:val="21"/>
          <w:u w:val="single"/>
        </w:rPr>
        <w:t xml:space="preserve">  </w:t>
      </w:r>
      <w:r>
        <w:rPr>
          <w:rFonts w:hint="eastAsia" w:ascii="宋体" w:hAnsi="宋体" w:eastAsia="宋体"/>
          <w:szCs w:val="21"/>
          <w:u w:val="single"/>
          <w:lang w:val="en-US" w:eastAsia="zh-CN"/>
        </w:rPr>
        <w:t xml:space="preserve"> </w:t>
      </w:r>
      <w:r>
        <w:rPr>
          <w:rFonts w:hint="eastAsia" w:ascii="宋体" w:hAnsi="宋体" w:eastAsia="宋体"/>
          <w:szCs w:val="21"/>
          <w:u w:val="single"/>
        </w:rPr>
        <w:t xml:space="preserve"> </w:t>
      </w:r>
      <w:r>
        <w:rPr>
          <w:rFonts w:hint="eastAsia" w:ascii="宋体" w:hAnsi="宋体" w:eastAsia="宋体"/>
          <w:szCs w:val="21"/>
        </w:rPr>
        <w:t>份，均具有同等法律效力。</w:t>
      </w:r>
    </w:p>
    <w:p w14:paraId="62732A60">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合同订立时间：</w:t>
      </w:r>
      <w:r>
        <w:rPr>
          <w:rFonts w:hint="eastAsia" w:ascii="宋体" w:hAnsi="宋体" w:eastAsia="宋体"/>
          <w:szCs w:val="21"/>
          <w:u w:val="single"/>
        </w:rPr>
        <w:t xml:space="preserve">         </w:t>
      </w:r>
      <w:r>
        <w:rPr>
          <w:rFonts w:hint="eastAsia" w:ascii="宋体" w:hAnsi="宋体" w:eastAsia="宋体"/>
          <w:szCs w:val="21"/>
        </w:rPr>
        <w:t>年</w:t>
      </w:r>
      <w:r>
        <w:rPr>
          <w:rFonts w:hint="eastAsia" w:ascii="宋体" w:hAnsi="宋体" w:eastAsia="宋体"/>
          <w:szCs w:val="21"/>
          <w:u w:val="single"/>
        </w:rPr>
        <w:t xml:space="preserve">      </w:t>
      </w:r>
      <w:r>
        <w:rPr>
          <w:rFonts w:hint="eastAsia" w:ascii="宋体" w:hAnsi="宋体" w:eastAsia="宋体"/>
          <w:szCs w:val="21"/>
        </w:rPr>
        <w:t>月</w:t>
      </w:r>
      <w:r>
        <w:rPr>
          <w:rFonts w:hint="eastAsia" w:ascii="宋体" w:hAnsi="宋体" w:eastAsia="宋体"/>
          <w:szCs w:val="21"/>
          <w:u w:val="single"/>
        </w:rPr>
        <w:t xml:space="preserve">      </w:t>
      </w:r>
      <w:r>
        <w:rPr>
          <w:rFonts w:hint="eastAsia" w:ascii="宋体" w:hAnsi="宋体" w:eastAsia="宋体"/>
          <w:szCs w:val="21"/>
        </w:rPr>
        <w:t>日</w:t>
      </w:r>
    </w:p>
    <w:p w14:paraId="3F3F83EE">
      <w:pPr>
        <w:adjustRightInd w:val="0"/>
        <w:snapToGrid w:val="0"/>
        <w:spacing w:before="0" w:beforeLines="0" w:line="400" w:lineRule="exact"/>
        <w:ind w:firstLine="420" w:firstLineChars="200"/>
        <w:rPr>
          <w:rFonts w:ascii="宋体" w:hAnsi="宋体" w:eastAsia="宋体"/>
          <w:szCs w:val="21"/>
        </w:rPr>
      </w:pPr>
      <w:r>
        <w:rPr>
          <w:rFonts w:hint="eastAsia" w:ascii="宋体" w:hAnsi="宋体" w:eastAsia="宋体"/>
          <w:szCs w:val="21"/>
        </w:rPr>
        <w:t>合同订立地点：</w:t>
      </w:r>
      <w:r>
        <w:rPr>
          <w:rFonts w:hint="eastAsia" w:ascii="宋体" w:hAnsi="宋体" w:eastAsia="宋体"/>
          <w:szCs w:val="21"/>
          <w:u w:val="single"/>
        </w:rPr>
        <w:t xml:space="preserve">                           </w:t>
      </w:r>
    </w:p>
    <w:p w14:paraId="0D272D2A">
      <w:pPr>
        <w:adjustRightInd w:val="0"/>
        <w:snapToGrid w:val="0"/>
        <w:spacing w:before="0" w:beforeLines="0" w:line="400" w:lineRule="exact"/>
        <w:ind w:firstLine="420" w:firstLineChars="200"/>
        <w:rPr>
          <w:rFonts w:eastAsia="宋体"/>
        </w:rPr>
      </w:pPr>
      <w:r>
        <w:rPr>
          <w:rFonts w:hint="eastAsia" w:ascii="宋体" w:hAnsi="宋体" w:eastAsia="宋体"/>
          <w:szCs w:val="21"/>
        </w:rPr>
        <w:t>附件：具体标</w:t>
      </w:r>
      <w:r>
        <w:rPr>
          <w:rFonts w:hint="eastAsia" w:ascii="宋体" w:hAnsi="宋体" w:eastAsia="宋体"/>
          <w:szCs w:val="21"/>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rPr>
        <w:t>、联合协议、分包</w:t>
      </w:r>
      <w:r>
        <w:rPr>
          <w:rFonts w:hint="eastAsia" w:ascii="宋体" w:hAnsi="宋体" w:eastAsia="宋体"/>
          <w:szCs w:val="21"/>
          <w:lang w:eastAsia="zh-CN"/>
        </w:rPr>
        <w:t>意向</w:t>
      </w:r>
      <w:r>
        <w:rPr>
          <w:rFonts w:hint="eastAsia" w:ascii="宋体" w:hAnsi="宋体" w:eastAsia="宋体"/>
          <w:szCs w:val="21"/>
        </w:rPr>
        <w:t>协议等。</w:t>
      </w:r>
    </w:p>
    <w:p w14:paraId="15CCEAF6">
      <w:pPr>
        <w:rPr>
          <w:rFonts w:hint="eastAsia" w:eastAsia="宋体"/>
        </w:rPr>
      </w:pPr>
      <w:r>
        <w:rPr>
          <w:rFonts w:hint="eastAsia" w:eastAsia="宋体"/>
        </w:rPr>
        <w:br w:type="page"/>
      </w:r>
    </w:p>
    <w:p w14:paraId="7DCDD024">
      <w:pPr>
        <w:widowControl w:val="0"/>
        <w:ind w:firstLine="420" w:firstLineChars="200"/>
        <w:jc w:val="both"/>
        <w:rPr>
          <w:rFonts w:hint="eastAsia" w:ascii="Times New Roman" w:hAnsi="Times New Roman" w:eastAsia="宋体" w:cs="Times New Roman"/>
          <w:kern w:val="2"/>
          <w:sz w:val="21"/>
          <w:szCs w:val="21"/>
          <w:lang w:val="en-US" w:eastAsia="zh-CN" w:bidi="ar-SA"/>
        </w:rPr>
      </w:pPr>
    </w:p>
    <w:tbl>
      <w:tblPr>
        <w:tblStyle w:val="42"/>
        <w:tblW w:w="8398" w:type="dxa"/>
        <w:jc w:val="center"/>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1CEB4A0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jc w:val="center"/>
        </w:trPr>
        <w:tc>
          <w:tcPr>
            <w:tcW w:w="4303" w:type="dxa"/>
            <w:gridSpan w:val="2"/>
            <w:tcBorders>
              <w:bottom w:val="single" w:color="auto" w:sz="2" w:space="0"/>
              <w:right w:val="single" w:color="auto" w:sz="2" w:space="0"/>
            </w:tcBorders>
            <w:vAlign w:val="center"/>
          </w:tcPr>
          <w:p w14:paraId="2A7C143B">
            <w:pPr>
              <w:keepNext w:val="0"/>
              <w:keepLines w:val="0"/>
              <w:suppressLineNumbers w:val="0"/>
              <w:adjustRightInd w:val="0"/>
              <w:snapToGrid w:val="0"/>
              <w:spacing w:before="0" w:beforeAutospacing="0" w:after="0" w:afterAutospacing="0" w:line="300" w:lineRule="exact"/>
              <w:ind w:left="0" w:right="0"/>
              <w:jc w:val="center"/>
              <w:rPr>
                <w:rFonts w:hint="default" w:eastAsia="宋体"/>
              </w:rPr>
            </w:pPr>
            <w:r>
              <w:rPr>
                <w:rFonts w:hint="default" w:eastAsia="宋体"/>
                <w:szCs w:val="21"/>
              </w:rPr>
              <w:t>甲方</w:t>
            </w:r>
            <w:r>
              <w:rPr>
                <w:rFonts w:hint="eastAsia" w:eastAsia="宋体"/>
                <w:szCs w:val="21"/>
              </w:rPr>
              <w:t>（采购人</w:t>
            </w:r>
            <w:r>
              <w:rPr>
                <w:rFonts w:hint="eastAsia" w:ascii="宋体" w:hAnsi="宋体" w:eastAsia="宋体"/>
                <w:szCs w:val="21"/>
                <w:lang w:eastAsia="zh-CN"/>
              </w:rPr>
              <w:t>、受采购人委托签订合同的单位</w:t>
            </w:r>
            <w:r>
              <w:rPr>
                <w:rFonts w:hint="eastAsia" w:ascii="宋体" w:hAnsi="宋体" w:eastAsia="宋体"/>
                <w:szCs w:val="21"/>
              </w:rPr>
              <w:t>或</w:t>
            </w:r>
            <w:r>
              <w:rPr>
                <w:rFonts w:hint="eastAsia" w:eastAsia="宋体"/>
                <w:szCs w:val="21"/>
              </w:rPr>
              <w:t>采购文件约定的合同甲方）</w:t>
            </w:r>
          </w:p>
        </w:tc>
        <w:tc>
          <w:tcPr>
            <w:tcW w:w="4095" w:type="dxa"/>
            <w:gridSpan w:val="2"/>
            <w:tcBorders>
              <w:left w:val="single" w:color="auto" w:sz="2" w:space="0"/>
              <w:bottom w:val="single" w:color="auto" w:sz="2" w:space="0"/>
            </w:tcBorders>
            <w:vAlign w:val="center"/>
          </w:tcPr>
          <w:p w14:paraId="274EA7B1">
            <w:pPr>
              <w:keepNext w:val="0"/>
              <w:keepLines w:val="0"/>
              <w:suppressLineNumbers w:val="0"/>
              <w:adjustRightInd w:val="0"/>
              <w:snapToGrid w:val="0"/>
              <w:spacing w:before="0" w:beforeAutospacing="0" w:after="0" w:afterAutospacing="0" w:line="300" w:lineRule="exact"/>
              <w:ind w:left="0" w:right="0"/>
              <w:jc w:val="center"/>
              <w:rPr>
                <w:rFonts w:hint="default" w:eastAsia="宋体"/>
              </w:rPr>
            </w:pPr>
            <w:r>
              <w:rPr>
                <w:rFonts w:hint="default" w:eastAsia="宋体"/>
                <w:szCs w:val="21"/>
              </w:rPr>
              <w:t>乙方</w:t>
            </w:r>
            <w:r>
              <w:rPr>
                <w:rFonts w:hint="eastAsia" w:eastAsia="宋体"/>
                <w:szCs w:val="21"/>
              </w:rPr>
              <w:t>（供应商）</w:t>
            </w:r>
          </w:p>
        </w:tc>
      </w:tr>
      <w:tr w14:paraId="12125D9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jc w:val="center"/>
        </w:trPr>
        <w:tc>
          <w:tcPr>
            <w:tcW w:w="1891" w:type="dxa"/>
            <w:tcBorders>
              <w:top w:val="single" w:color="auto" w:sz="2" w:space="0"/>
              <w:bottom w:val="single" w:color="auto" w:sz="2" w:space="0"/>
              <w:right w:val="single" w:color="auto" w:sz="2" w:space="0"/>
            </w:tcBorders>
            <w:vAlign w:val="center"/>
          </w:tcPr>
          <w:p w14:paraId="5734DD88">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660D51F5">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54F5E60">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单位名称</w:t>
            </w:r>
            <w:r>
              <w:rPr>
                <w:rFonts w:hint="eastAsia" w:eastAsia="宋体"/>
                <w:szCs w:val="21"/>
              </w:rPr>
              <w:t>（公章</w:t>
            </w:r>
            <w:r>
              <w:rPr>
                <w:rFonts w:hint="eastAsia" w:eastAsia="宋体"/>
                <w:szCs w:val="21"/>
                <w:lang w:eastAsia="zh-CN"/>
              </w:rPr>
              <w:t>或合同章</w:t>
            </w:r>
            <w:r>
              <w:rPr>
                <w:rFonts w:hint="eastAsia" w:eastAsia="宋体"/>
                <w:szCs w:val="21"/>
              </w:rPr>
              <w:t>）</w:t>
            </w:r>
          </w:p>
        </w:tc>
        <w:tc>
          <w:tcPr>
            <w:tcW w:w="2116" w:type="dxa"/>
            <w:tcBorders>
              <w:top w:val="single" w:color="auto" w:sz="2" w:space="0"/>
              <w:left w:val="single" w:color="auto" w:sz="2" w:space="0"/>
              <w:bottom w:val="single" w:color="auto" w:sz="2" w:space="0"/>
            </w:tcBorders>
            <w:vAlign w:val="center"/>
          </w:tcPr>
          <w:p w14:paraId="3EFB2758">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5D429A2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jc w:val="center"/>
        </w:trPr>
        <w:tc>
          <w:tcPr>
            <w:tcW w:w="1891" w:type="dxa"/>
            <w:vMerge w:val="restart"/>
            <w:tcBorders>
              <w:top w:val="single" w:color="auto" w:sz="2" w:space="0"/>
              <w:right w:val="single" w:color="auto" w:sz="2" w:space="0"/>
            </w:tcBorders>
            <w:vAlign w:val="center"/>
          </w:tcPr>
          <w:p w14:paraId="07A42818">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法定代表人</w:t>
            </w:r>
          </w:p>
          <w:p w14:paraId="6FF29367">
            <w:pPr>
              <w:keepNext w:val="0"/>
              <w:keepLines w:val="0"/>
              <w:suppressLineNumbers w:val="0"/>
              <w:adjustRightInd w:val="0"/>
              <w:snapToGrid w:val="0"/>
              <w:spacing w:before="0" w:beforeAutospacing="0" w:after="0" w:afterAutospacing="0" w:line="300" w:lineRule="exact"/>
              <w:ind w:left="0" w:right="0" w:firstLine="100" w:firstLineChars="48"/>
              <w:jc w:val="center"/>
              <w:rPr>
                <w:rFonts w:hint="default" w:eastAsia="宋体"/>
                <w:szCs w:val="21"/>
              </w:rPr>
            </w:pPr>
            <w:r>
              <w:rPr>
                <w:rFonts w:hint="eastAsia" w:eastAsia="宋体"/>
                <w:szCs w:val="21"/>
              </w:rPr>
              <w:t>或其</w:t>
            </w:r>
            <w:r>
              <w:rPr>
                <w:rFonts w:hint="default" w:eastAsia="宋体"/>
                <w:szCs w:val="21"/>
              </w:rPr>
              <w:t>委托代理人</w:t>
            </w:r>
            <w:r>
              <w:rPr>
                <w:rFonts w:hint="eastAsia" w:eastAsia="宋体"/>
                <w:szCs w:val="21"/>
              </w:rPr>
              <w:t>（签章）</w:t>
            </w:r>
          </w:p>
        </w:tc>
        <w:tc>
          <w:tcPr>
            <w:tcW w:w="2412" w:type="dxa"/>
            <w:vMerge w:val="restart"/>
            <w:tcBorders>
              <w:top w:val="single" w:color="auto" w:sz="2" w:space="0"/>
              <w:left w:val="single" w:color="auto" w:sz="2" w:space="0"/>
              <w:right w:val="single" w:color="auto" w:sz="2" w:space="0"/>
            </w:tcBorders>
            <w:vAlign w:val="center"/>
          </w:tcPr>
          <w:p w14:paraId="41F42AA0">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right w:val="single" w:color="auto" w:sz="2" w:space="0"/>
            </w:tcBorders>
            <w:vAlign w:val="center"/>
          </w:tcPr>
          <w:p w14:paraId="2FAA70AB">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法定代表人</w:t>
            </w:r>
          </w:p>
          <w:p w14:paraId="5CB424E2">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eastAsia" w:eastAsia="宋体"/>
                <w:szCs w:val="21"/>
              </w:rPr>
              <w:t>或其</w:t>
            </w:r>
            <w:r>
              <w:rPr>
                <w:rFonts w:hint="default" w:eastAsia="宋体"/>
                <w:szCs w:val="21"/>
              </w:rPr>
              <w:t>委托代理人</w:t>
            </w:r>
            <w:r>
              <w:rPr>
                <w:rFonts w:hint="eastAsia" w:eastAsia="宋体"/>
                <w:szCs w:val="21"/>
              </w:rPr>
              <w:t>（签章）</w:t>
            </w:r>
          </w:p>
        </w:tc>
        <w:tc>
          <w:tcPr>
            <w:tcW w:w="2116" w:type="dxa"/>
            <w:tcBorders>
              <w:top w:val="single" w:color="auto" w:sz="2" w:space="0"/>
              <w:left w:val="single" w:color="auto" w:sz="2" w:space="0"/>
              <w:bottom w:val="single" w:color="auto" w:sz="2" w:space="0"/>
            </w:tcBorders>
            <w:vAlign w:val="center"/>
          </w:tcPr>
          <w:p w14:paraId="5115DEB8">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r>
      <w:tr w14:paraId="0D3441A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vMerge w:val="continue"/>
            <w:tcBorders>
              <w:bottom w:val="single" w:color="auto" w:sz="2" w:space="0"/>
              <w:right w:val="single" w:color="auto" w:sz="2" w:space="0"/>
            </w:tcBorders>
            <w:vAlign w:val="center"/>
          </w:tcPr>
          <w:p w14:paraId="616FE787">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2412" w:type="dxa"/>
            <w:vMerge w:val="continue"/>
            <w:tcBorders>
              <w:left w:val="single" w:color="auto" w:sz="2" w:space="0"/>
              <w:bottom w:val="single" w:color="auto" w:sz="2" w:space="0"/>
              <w:right w:val="single" w:color="auto" w:sz="2" w:space="0"/>
            </w:tcBorders>
            <w:vAlign w:val="center"/>
          </w:tcPr>
          <w:p w14:paraId="1A53C237">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EADE776">
            <w:pPr>
              <w:keepNext w:val="0"/>
              <w:keepLines w:val="0"/>
              <w:suppressLineNumbers w:val="0"/>
              <w:adjustRightInd w:val="0"/>
              <w:snapToGrid w:val="0"/>
              <w:spacing w:before="0" w:beforeAutospacing="0" w:after="0" w:afterAutospacing="0" w:line="300" w:lineRule="exact"/>
              <w:ind w:left="0" w:right="0"/>
              <w:jc w:val="center"/>
              <w:rPr>
                <w:rFonts w:hint="eastAsia" w:eastAsia="宋体"/>
                <w:szCs w:val="21"/>
                <w:lang w:eastAsia="zh-CN"/>
              </w:rPr>
            </w:pPr>
            <w:r>
              <w:rPr>
                <w:rFonts w:hint="eastAsia" w:eastAsia="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552C512B">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71FB28F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0DF980E1">
            <w:pPr>
              <w:keepNext w:val="0"/>
              <w:keepLines w:val="0"/>
              <w:suppressLineNumbers w:val="0"/>
              <w:adjustRightInd w:val="0"/>
              <w:snapToGrid w:val="0"/>
              <w:spacing w:before="0" w:beforeAutospacing="0" w:after="0" w:afterAutospacing="0" w:line="300" w:lineRule="exact"/>
              <w:ind w:left="0" w:right="0"/>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5F30DCEB">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2BE2890">
            <w:pPr>
              <w:keepNext w:val="0"/>
              <w:keepLines w:val="0"/>
              <w:suppressLineNumbers w:val="0"/>
              <w:adjustRightInd w:val="0"/>
              <w:snapToGrid w:val="0"/>
              <w:spacing w:before="0" w:beforeAutospacing="0" w:after="0" w:afterAutospacing="0" w:line="300" w:lineRule="exact"/>
              <w:ind w:left="0" w:right="0"/>
              <w:jc w:val="center"/>
              <w:rPr>
                <w:rFonts w:hint="eastAsia" w:eastAsia="宋体"/>
                <w:szCs w:val="21"/>
                <w:lang w:eastAsia="zh-CN"/>
              </w:rPr>
            </w:pPr>
            <w:r>
              <w:rPr>
                <w:rFonts w:hint="eastAsia" w:eastAsia="宋体"/>
                <w:szCs w:val="21"/>
                <w:lang w:eastAsia="zh-CN"/>
              </w:rPr>
              <w:t>住</w:t>
            </w:r>
            <w:r>
              <w:rPr>
                <w:rFonts w:hint="eastAsia" w:eastAsia="宋体"/>
                <w:szCs w:val="21"/>
                <w:lang w:val="en-US" w:eastAsia="zh-CN"/>
              </w:rPr>
              <w:t xml:space="preserve">  </w:t>
            </w:r>
            <w:r>
              <w:rPr>
                <w:rFonts w:hint="eastAsia" w:eastAsia="宋体"/>
                <w:szCs w:val="21"/>
                <w:lang w:eastAsia="zh-CN"/>
              </w:rPr>
              <w:t>所</w:t>
            </w:r>
          </w:p>
        </w:tc>
        <w:tc>
          <w:tcPr>
            <w:tcW w:w="2116" w:type="dxa"/>
            <w:tcBorders>
              <w:top w:val="single" w:color="auto" w:sz="2" w:space="0"/>
              <w:left w:val="single" w:color="auto" w:sz="2" w:space="0"/>
              <w:bottom w:val="single" w:color="auto" w:sz="2" w:space="0"/>
            </w:tcBorders>
            <w:vAlign w:val="center"/>
          </w:tcPr>
          <w:p w14:paraId="3012450D">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6EF6B78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1139C52B">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4A751BC0">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754F8C3">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联 系 人</w:t>
            </w:r>
          </w:p>
        </w:tc>
        <w:tc>
          <w:tcPr>
            <w:tcW w:w="2116" w:type="dxa"/>
            <w:tcBorders>
              <w:top w:val="single" w:color="auto" w:sz="2" w:space="0"/>
              <w:left w:val="single" w:color="auto" w:sz="2" w:space="0"/>
              <w:bottom w:val="single" w:color="auto" w:sz="2" w:space="0"/>
            </w:tcBorders>
            <w:vAlign w:val="center"/>
          </w:tcPr>
          <w:p w14:paraId="656C3FA6">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7EDD157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3DFD904D">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1224E76D">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EEB9E9F">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联系电话</w:t>
            </w:r>
          </w:p>
        </w:tc>
        <w:tc>
          <w:tcPr>
            <w:tcW w:w="2116" w:type="dxa"/>
            <w:tcBorders>
              <w:top w:val="single" w:color="auto" w:sz="2" w:space="0"/>
              <w:left w:val="single" w:color="auto" w:sz="2" w:space="0"/>
              <w:bottom w:val="single" w:color="auto" w:sz="2" w:space="0"/>
            </w:tcBorders>
            <w:vAlign w:val="center"/>
          </w:tcPr>
          <w:p w14:paraId="2343E37C">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41F0709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2F5F3968">
            <w:pPr>
              <w:keepNext w:val="0"/>
              <w:keepLines w:val="0"/>
              <w:suppressLineNumbers w:val="0"/>
              <w:adjustRightInd w:val="0"/>
              <w:snapToGrid w:val="0"/>
              <w:spacing w:before="0" w:beforeAutospacing="0" w:after="0" w:afterAutospacing="0" w:line="300" w:lineRule="exact"/>
              <w:ind w:left="0" w:right="0"/>
              <w:jc w:val="center"/>
              <w:rPr>
                <w:rFonts w:hint="eastAsia" w:eastAsia="宋体"/>
                <w:szCs w:val="21"/>
                <w:lang w:eastAsia="zh-CN"/>
              </w:rPr>
            </w:pPr>
            <w:r>
              <w:rPr>
                <w:rFonts w:hint="eastAsia" w:eastAsia="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5077187D">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34B835C">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eastAsia" w:eastAsia="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3CE7CAA2">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3D9C6B8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238493F8">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1F32F7C8">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F28B427">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邮政编码</w:t>
            </w:r>
          </w:p>
        </w:tc>
        <w:tc>
          <w:tcPr>
            <w:tcW w:w="2116" w:type="dxa"/>
            <w:tcBorders>
              <w:top w:val="single" w:color="auto" w:sz="2" w:space="0"/>
              <w:left w:val="single" w:color="auto" w:sz="2" w:space="0"/>
              <w:bottom w:val="single" w:color="auto" w:sz="2" w:space="0"/>
            </w:tcBorders>
            <w:vAlign w:val="center"/>
          </w:tcPr>
          <w:p w14:paraId="31DD58B6">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679A10E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5E54298D">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eastAsia" w:eastAsia="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14C832B6">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FEE4721">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eastAsia" w:eastAsia="宋体"/>
                <w:szCs w:val="21"/>
              </w:rPr>
              <w:t>电子邮箱</w:t>
            </w:r>
          </w:p>
        </w:tc>
        <w:tc>
          <w:tcPr>
            <w:tcW w:w="2116" w:type="dxa"/>
            <w:tcBorders>
              <w:top w:val="single" w:color="auto" w:sz="2" w:space="0"/>
              <w:left w:val="single" w:color="auto" w:sz="2" w:space="0"/>
              <w:bottom w:val="single" w:color="auto" w:sz="2" w:space="0"/>
            </w:tcBorders>
            <w:vAlign w:val="center"/>
          </w:tcPr>
          <w:p w14:paraId="6BC1278F">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75046C7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2A677F9B">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eastAsia" w:eastAsia="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7D684139">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CCC4F38">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eastAsia" w:eastAsia="宋体"/>
                <w:szCs w:val="21"/>
              </w:rPr>
              <w:t>统一社会信用代码</w:t>
            </w:r>
          </w:p>
        </w:tc>
        <w:tc>
          <w:tcPr>
            <w:tcW w:w="2116" w:type="dxa"/>
            <w:tcBorders>
              <w:top w:val="single" w:color="auto" w:sz="2" w:space="0"/>
              <w:left w:val="single" w:color="auto" w:sz="2" w:space="0"/>
              <w:bottom w:val="single" w:color="auto" w:sz="2" w:space="0"/>
            </w:tcBorders>
            <w:vAlign w:val="center"/>
          </w:tcPr>
          <w:p w14:paraId="6906639C">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3516D6E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7792743A">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53F54056">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A975169">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开户名称</w:t>
            </w:r>
          </w:p>
        </w:tc>
        <w:tc>
          <w:tcPr>
            <w:tcW w:w="2116" w:type="dxa"/>
            <w:tcBorders>
              <w:top w:val="single" w:color="auto" w:sz="2" w:space="0"/>
              <w:left w:val="single" w:color="auto" w:sz="2" w:space="0"/>
              <w:bottom w:val="single" w:color="auto" w:sz="2" w:space="0"/>
            </w:tcBorders>
            <w:vAlign w:val="center"/>
          </w:tcPr>
          <w:p w14:paraId="43E0ABFE">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7BFD14E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69A39BB6">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4C03FFD0">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7370FC5A">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开户银行</w:t>
            </w:r>
          </w:p>
        </w:tc>
        <w:tc>
          <w:tcPr>
            <w:tcW w:w="2116" w:type="dxa"/>
            <w:tcBorders>
              <w:top w:val="single" w:color="auto" w:sz="2" w:space="0"/>
              <w:left w:val="single" w:color="auto" w:sz="2" w:space="0"/>
              <w:bottom w:val="single" w:color="auto" w:sz="2" w:space="0"/>
            </w:tcBorders>
            <w:vAlign w:val="center"/>
          </w:tcPr>
          <w:p w14:paraId="3900FE34">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5D0B200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jc w:val="center"/>
        </w:trPr>
        <w:tc>
          <w:tcPr>
            <w:tcW w:w="1891" w:type="dxa"/>
            <w:tcBorders>
              <w:top w:val="single" w:color="auto" w:sz="2" w:space="0"/>
              <w:bottom w:val="single" w:color="auto" w:sz="2" w:space="0"/>
              <w:right w:val="single" w:color="auto" w:sz="2" w:space="0"/>
            </w:tcBorders>
            <w:vAlign w:val="center"/>
          </w:tcPr>
          <w:p w14:paraId="40A5C55F">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060E33B">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3DC3B52">
            <w:pPr>
              <w:keepNext w:val="0"/>
              <w:keepLines w:val="0"/>
              <w:suppressLineNumbers w:val="0"/>
              <w:adjustRightInd w:val="0"/>
              <w:snapToGrid w:val="0"/>
              <w:spacing w:before="0" w:beforeAutospacing="0" w:after="0" w:afterAutospacing="0" w:line="300" w:lineRule="exact"/>
              <w:ind w:left="0" w:right="0"/>
              <w:jc w:val="center"/>
              <w:rPr>
                <w:rFonts w:hint="default" w:eastAsia="宋体"/>
                <w:szCs w:val="21"/>
              </w:rPr>
            </w:pPr>
            <w:r>
              <w:rPr>
                <w:rFonts w:hint="default" w:eastAsia="宋体"/>
                <w:szCs w:val="21"/>
              </w:rPr>
              <w:t>银行账号</w:t>
            </w:r>
          </w:p>
        </w:tc>
        <w:tc>
          <w:tcPr>
            <w:tcW w:w="2116" w:type="dxa"/>
            <w:tcBorders>
              <w:top w:val="single" w:color="auto" w:sz="2" w:space="0"/>
              <w:left w:val="single" w:color="auto" w:sz="2" w:space="0"/>
              <w:bottom w:val="single" w:color="auto" w:sz="2" w:space="0"/>
            </w:tcBorders>
            <w:vAlign w:val="center"/>
          </w:tcPr>
          <w:p w14:paraId="37493790">
            <w:pPr>
              <w:keepNext w:val="0"/>
              <w:keepLines w:val="0"/>
              <w:suppressLineNumbers w:val="0"/>
              <w:adjustRightInd w:val="0"/>
              <w:snapToGrid w:val="0"/>
              <w:spacing w:before="0" w:beforeAutospacing="0" w:after="0" w:afterAutospacing="0" w:line="300" w:lineRule="exact"/>
              <w:ind w:left="0" w:right="0"/>
              <w:jc w:val="center"/>
              <w:rPr>
                <w:rFonts w:hint="default" w:eastAsia="宋体"/>
                <w:spacing w:val="20"/>
                <w:szCs w:val="21"/>
              </w:rPr>
            </w:pPr>
          </w:p>
        </w:tc>
      </w:tr>
      <w:tr w14:paraId="0A7C60B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jc w:val="center"/>
        </w:trPr>
        <w:tc>
          <w:tcPr>
            <w:tcW w:w="8398" w:type="dxa"/>
            <w:gridSpan w:val="4"/>
            <w:tcBorders>
              <w:top w:val="single" w:color="auto" w:sz="2" w:space="0"/>
            </w:tcBorders>
            <w:vAlign w:val="center"/>
          </w:tcPr>
          <w:p w14:paraId="13BF2C83">
            <w:pPr>
              <w:keepNext w:val="0"/>
              <w:keepLines w:val="0"/>
              <w:widowControl w:val="0"/>
              <w:suppressLineNumbers w:val="0"/>
              <w:adjustRightInd w:val="0"/>
              <w:snapToGrid w:val="0"/>
              <w:spacing w:before="156" w:beforeLines="50" w:beforeAutospacing="0" w:after="0" w:afterAutospacing="0" w:line="360" w:lineRule="auto"/>
              <w:ind w:left="0" w:leftChars="0" w:right="0"/>
              <w:jc w:val="left"/>
              <w:rPr>
                <w:rFonts w:hint="default" w:ascii="Times New Roman" w:hAnsi="Times New Roman" w:eastAsia="宋体" w:cs="Times New Roman"/>
                <w:spacing w:val="20"/>
                <w:kern w:val="2"/>
                <w:sz w:val="21"/>
                <w:szCs w:val="21"/>
                <w:lang w:val="en-US" w:eastAsia="zh-CN" w:bidi="ar-SA"/>
              </w:rPr>
            </w:pPr>
            <w:r>
              <w:rPr>
                <w:rFonts w:hint="eastAsia" w:ascii="宋体" w:hAnsi="宋体" w:eastAsia="宋体" w:cs="Times New Roman"/>
                <w:kern w:val="2"/>
                <w:sz w:val="21"/>
                <w:szCs w:val="21"/>
                <w:lang w:val="en-US" w:eastAsia="zh-CN" w:bidi="ar-SA"/>
              </w:rPr>
              <w:t>注：涉及联合体或其他合同主体的信息应按上表格式加列。</w:t>
            </w:r>
          </w:p>
        </w:tc>
      </w:tr>
    </w:tbl>
    <w:p w14:paraId="0F767F05">
      <w:pPr>
        <w:keepNext/>
        <w:keepLines/>
        <w:widowControl w:val="0"/>
        <w:adjustRightInd w:val="0"/>
        <w:snapToGrid w:val="0"/>
        <w:spacing w:before="156" w:beforeLines="50" w:line="360" w:lineRule="auto"/>
        <w:jc w:val="center"/>
        <w:outlineLvl w:val="1"/>
        <w:rPr>
          <w:rFonts w:ascii="黑体" w:hAnsi="黑体" w:eastAsia="黑体" w:cs="Times New Roman"/>
          <w:b/>
          <w:bCs/>
          <w:kern w:val="2"/>
          <w:sz w:val="28"/>
          <w:szCs w:val="28"/>
          <w:lang w:val="en-US" w:eastAsia="zh-CN" w:bidi="ar-SA"/>
        </w:rPr>
      </w:pPr>
      <w:r>
        <w:rPr>
          <w:rFonts w:ascii="宋体" w:hAnsi="宋体" w:eastAsia="宋体" w:cs="Times New Roman"/>
          <w:b/>
          <w:bCs/>
          <w:kern w:val="2"/>
          <w:sz w:val="21"/>
          <w:szCs w:val="21"/>
          <w:u w:val="single"/>
          <w:lang w:val="en-US" w:eastAsia="zh-CN" w:bidi="ar-SA"/>
        </w:rPr>
        <w:br w:type="page"/>
      </w:r>
      <w:bookmarkStart w:id="50" w:name="_Toc27624"/>
      <w:r>
        <w:rPr>
          <w:rFonts w:hint="eastAsia" w:ascii="黑体" w:hAnsi="黑体" w:eastAsia="黑体" w:cs="Times New Roman"/>
          <w:b w:val="0"/>
          <w:bCs w:val="0"/>
          <w:kern w:val="2"/>
          <w:sz w:val="28"/>
          <w:szCs w:val="28"/>
          <w:lang w:val="en-US" w:eastAsia="zh-CN" w:bidi="ar-SA"/>
        </w:rPr>
        <w:t>第二节 合同通用条款</w:t>
      </w:r>
      <w:bookmarkEnd w:id="50"/>
    </w:p>
    <w:p w14:paraId="2848058F">
      <w:pPr>
        <w:tabs>
          <w:tab w:val="left" w:pos="8820"/>
          <w:tab w:val="left" w:pos="9345"/>
          <w:tab w:val="left" w:pos="9765"/>
        </w:tabs>
        <w:adjustRightInd w:val="0"/>
        <w:snapToGrid w:val="0"/>
        <w:spacing w:before="0" w:line="400" w:lineRule="exact"/>
        <w:jc w:val="left"/>
        <w:rPr>
          <w:rFonts w:ascii="宋体" w:hAnsi="宋体" w:eastAsia="宋体"/>
          <w:b/>
          <w:bCs/>
          <w:sz w:val="24"/>
        </w:rPr>
      </w:pPr>
      <w:r>
        <w:rPr>
          <w:rFonts w:hint="eastAsia" w:ascii="宋体" w:hAnsi="宋体" w:eastAsia="宋体"/>
          <w:b/>
          <w:sz w:val="24"/>
        </w:rPr>
        <w:t>1.</w:t>
      </w:r>
      <w:r>
        <w:rPr>
          <w:rFonts w:hint="eastAsia" w:ascii="宋体" w:hAnsi="宋体" w:eastAsia="宋体"/>
          <w:b/>
          <w:sz w:val="24"/>
          <w:lang w:val="en-US" w:eastAsia="zh-CN"/>
        </w:rPr>
        <w:t xml:space="preserve"> </w:t>
      </w:r>
      <w:r>
        <w:rPr>
          <w:rFonts w:hint="eastAsia" w:ascii="宋体" w:hAnsi="宋体" w:eastAsia="宋体"/>
          <w:b/>
          <w:bCs/>
          <w:sz w:val="24"/>
        </w:rPr>
        <w:t>定义</w:t>
      </w:r>
    </w:p>
    <w:p w14:paraId="4B48195F">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42D3CF2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4F77148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162B4CB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olor w:val="auto"/>
          <w:szCs w:val="21"/>
          <w:highlight w:val="none"/>
        </w:rPr>
        <w:t>。</w:t>
      </w:r>
    </w:p>
    <w:p w14:paraId="62CBC99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708DF7CC">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olor w:val="auto"/>
          <w:szCs w:val="21"/>
        </w:rPr>
        <w:t>合同协议书及其变更、补充</w:t>
      </w:r>
      <w:r>
        <w:rPr>
          <w:rFonts w:hint="eastAsia" w:ascii="宋体" w:hAnsi="宋体" w:eastAsia="宋体"/>
          <w:color w:val="auto"/>
          <w:szCs w:val="21"/>
          <w:lang w:eastAsia="zh-CN"/>
        </w:rPr>
        <w:t>协议，</w:t>
      </w:r>
      <w:r>
        <w:rPr>
          <w:rFonts w:hint="eastAsia" w:ascii="宋体" w:hAnsi="宋体" w:eastAsia="宋体"/>
          <w:szCs w:val="21"/>
        </w:rPr>
        <w:t>合同专用条款</w:t>
      </w:r>
      <w:r>
        <w:rPr>
          <w:rFonts w:hint="eastAsia" w:ascii="宋体" w:hAnsi="宋体" w:eastAsia="宋体"/>
          <w:szCs w:val="21"/>
          <w:lang w:eastAsia="zh-CN"/>
        </w:rPr>
        <w:t>，</w:t>
      </w:r>
      <w:r>
        <w:rPr>
          <w:rFonts w:hint="eastAsia" w:ascii="宋体" w:hAnsi="宋体" w:eastAsia="宋体"/>
          <w:szCs w:val="21"/>
        </w:rPr>
        <w:t>合同通用条款</w:t>
      </w:r>
      <w:r>
        <w:rPr>
          <w:rFonts w:hint="eastAsia" w:ascii="宋体" w:hAnsi="宋体" w:eastAsia="宋体"/>
          <w:szCs w:val="21"/>
          <w:lang w:eastAsia="zh-CN"/>
        </w:rPr>
        <w:t>，</w:t>
      </w:r>
      <w:r>
        <w:rPr>
          <w:rFonts w:hint="eastAsia" w:ascii="宋体" w:hAnsi="宋体" w:eastAsia="宋体"/>
          <w:color w:val="auto"/>
          <w:szCs w:val="21"/>
        </w:rPr>
        <w:t>中标</w:t>
      </w:r>
      <w:r>
        <w:rPr>
          <w:rFonts w:hint="eastAsia" w:ascii="宋体" w:hAnsi="宋体" w:eastAsia="宋体"/>
          <w:color w:val="auto"/>
          <w:szCs w:val="21"/>
          <w:lang w:eastAsia="zh-CN"/>
        </w:rPr>
        <w:t>（成交）</w:t>
      </w:r>
      <w:r>
        <w:rPr>
          <w:rFonts w:hint="eastAsia" w:ascii="宋体" w:hAnsi="宋体" w:eastAsia="宋体"/>
          <w:color w:val="auto"/>
          <w:szCs w:val="21"/>
        </w:rPr>
        <w:t>通知书</w:t>
      </w:r>
      <w:r>
        <w:rPr>
          <w:rFonts w:hint="eastAsia" w:ascii="宋体" w:hAnsi="宋体" w:eastAsia="宋体"/>
          <w:color w:val="auto"/>
          <w:szCs w:val="21"/>
          <w:lang w:eastAsia="zh-CN"/>
        </w:rPr>
        <w:t>，</w:t>
      </w:r>
      <w:r>
        <w:rPr>
          <w:rFonts w:hint="eastAsia" w:ascii="宋体" w:hAnsi="宋体" w:eastAsia="宋体"/>
          <w:szCs w:val="21"/>
        </w:rPr>
        <w:t>投标（响应）文件</w:t>
      </w:r>
      <w:r>
        <w:rPr>
          <w:rFonts w:hint="eastAsia" w:ascii="宋体" w:hAnsi="宋体" w:eastAsia="宋体"/>
          <w:szCs w:val="21"/>
          <w:lang w:eastAsia="zh-CN"/>
        </w:rPr>
        <w:t>，</w:t>
      </w:r>
      <w:r>
        <w:rPr>
          <w:rFonts w:hint="eastAsia" w:ascii="宋体" w:hAnsi="宋体" w:eastAsia="宋体"/>
          <w:szCs w:val="21"/>
        </w:rPr>
        <w:t>采购文件</w:t>
      </w:r>
      <w:r>
        <w:rPr>
          <w:rFonts w:hint="eastAsia" w:ascii="宋体" w:hAnsi="宋体" w:eastAsia="宋体"/>
          <w:szCs w:val="21"/>
          <w:lang w:eastAsia="zh-CN"/>
        </w:rPr>
        <w:t>，</w:t>
      </w:r>
      <w:r>
        <w:rPr>
          <w:rFonts w:hint="eastAsia" w:ascii="宋体" w:hAnsi="宋体" w:eastAsia="宋体"/>
          <w:szCs w:val="21"/>
        </w:rPr>
        <w:t>有关技术文件</w:t>
      </w:r>
      <w:r>
        <w:rPr>
          <w:rFonts w:hint="eastAsia" w:ascii="宋体" w:hAnsi="宋体" w:eastAsia="宋体"/>
          <w:szCs w:val="21"/>
          <w:lang w:eastAsia="zh-CN"/>
        </w:rPr>
        <w:t>和</w:t>
      </w:r>
      <w:r>
        <w:rPr>
          <w:rFonts w:hint="eastAsia" w:ascii="宋体" w:hAnsi="宋体" w:eastAsia="宋体"/>
          <w:szCs w:val="21"/>
        </w:rPr>
        <w:t>图纸</w:t>
      </w:r>
      <w:r>
        <w:rPr>
          <w:rFonts w:hint="eastAsia" w:ascii="宋体" w:hAnsi="宋体" w:eastAsia="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4E03835D">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73C79DF5">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061D2FB0">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14:paraId="29019DC1">
      <w:pPr>
        <w:adjustRightInd w:val="0"/>
        <w:snapToGrid w:val="0"/>
        <w:spacing w:before="0" w:line="400" w:lineRule="exact"/>
        <w:ind w:firstLine="420" w:firstLineChars="200"/>
        <w:jc w:val="left"/>
        <w:rPr>
          <w:rFonts w:hint="eastAsia" w:ascii="宋体" w:hAnsi="宋体" w:eastAsia="宋体"/>
          <w:color w:val="000000"/>
          <w:szCs w:val="21"/>
          <w:highlight w:val="yellow"/>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1B2D9B9A">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rPr>
        <w:t>“联合体”系指</w:t>
      </w:r>
      <w:r>
        <w:rPr>
          <w:rFonts w:hint="eastAsia" w:ascii="宋体" w:hAnsi="宋体" w:eastAsia="宋体"/>
          <w:szCs w:val="21"/>
          <w:lang w:eastAsia="zh-CN"/>
        </w:rPr>
        <w:t>由</w:t>
      </w:r>
      <w:r>
        <w:rPr>
          <w:rFonts w:hint="eastAsia" w:ascii="宋体" w:hAnsi="宋体" w:eastAsia="宋体"/>
          <w:szCs w:val="21"/>
        </w:rPr>
        <w:t>两个以上的自然人、法人或者</w:t>
      </w:r>
      <w:r>
        <w:rPr>
          <w:rFonts w:hint="eastAsia" w:ascii="宋体" w:hAnsi="宋体" w:eastAsia="宋体"/>
          <w:szCs w:val="21"/>
          <w:lang w:val="en-US" w:eastAsia="zh-CN"/>
        </w:rPr>
        <w:t>非法人</w:t>
      </w:r>
      <w:r>
        <w:rPr>
          <w:rFonts w:hint="eastAsia" w:ascii="宋体" w:hAnsi="宋体" w:eastAsia="宋体"/>
          <w:szCs w:val="21"/>
        </w:rPr>
        <w:t>组织组成，</w:t>
      </w:r>
      <w:r>
        <w:rPr>
          <w:rFonts w:hint="eastAsia" w:ascii="宋体" w:hAnsi="宋体" w:eastAsia="宋体"/>
          <w:szCs w:val="21"/>
          <w:lang w:eastAsia="zh-CN"/>
        </w:rPr>
        <w:t>以一个供应商的身份共同参加采购的主体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合同专用条款</w:t>
      </w:r>
      <w:r>
        <w:rPr>
          <w:rFonts w:hint="eastAsia" w:ascii="宋体" w:hAnsi="宋体" w:eastAsia="宋体"/>
          <w:color w:val="000000"/>
          <w:szCs w:val="21"/>
          <w:highlight w:val="none"/>
        </w:rPr>
        <w:t>】。</w:t>
      </w:r>
    </w:p>
    <w:p w14:paraId="5C94B7E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合同专用条款</w:t>
      </w:r>
      <w:r>
        <w:rPr>
          <w:rFonts w:hint="eastAsia" w:ascii="宋体" w:hAnsi="宋体" w:eastAsia="宋体"/>
          <w:color w:val="000000"/>
          <w:szCs w:val="21"/>
          <w:highlight w:val="none"/>
        </w:rPr>
        <w:t>】。</w:t>
      </w:r>
    </w:p>
    <w:p w14:paraId="4B80EBB9">
      <w:pPr>
        <w:numPr>
          <w:ilvl w:val="0"/>
          <w:numId w:val="15"/>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432AD55A">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p>
    <w:p w14:paraId="3DFC12B6">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3786069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718FDBEA">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129491D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0432D42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24D0C068">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2BDDF5D4">
      <w:pPr>
        <w:snapToGrid w:val="0"/>
        <w:spacing w:line="400" w:lineRule="exact"/>
        <w:ind w:firstLine="420" w:firstLineChars="200"/>
        <w:rPr>
          <w:rFonts w:hint="eastAsia" w:eastAsia="华文楷体"/>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49B8E4AA">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0C291E85">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5AD2F811">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616C6FC1">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7B7652AE">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06C43F83">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07AA7B5F">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452540D9">
      <w:pPr>
        <w:numPr>
          <w:ilvl w:val="0"/>
          <w:numId w:val="16"/>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3D165650">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【合同专用条款】</w:t>
      </w:r>
      <w:r>
        <w:rPr>
          <w:rFonts w:hint="eastAsia" w:ascii="宋体" w:hAnsi="宋体" w:eastAsia="宋体"/>
          <w:color w:val="000000"/>
          <w:szCs w:val="21"/>
          <w:highlight w:val="none"/>
        </w:rPr>
        <w:t>约定顺序履行合同义务；如果没有先后顺序的，应当同时履行。</w:t>
      </w:r>
    </w:p>
    <w:p w14:paraId="549ECA8D">
      <w:pPr>
        <w:autoSpaceDE w:val="0"/>
        <w:autoSpaceDN w:val="0"/>
        <w:adjustRightInd w:val="0"/>
        <w:snapToGrid w:val="0"/>
        <w:spacing w:before="0" w:line="400" w:lineRule="exact"/>
        <w:ind w:firstLine="420" w:firstLineChars="200"/>
        <w:jc w:val="left"/>
        <w:rPr>
          <w:rFonts w:eastAsia="宋体"/>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1718AB7C">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02A33C0A">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59DA4397">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6D969D6D">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32277EC1">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3575334A">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26F0BEE5">
      <w:pPr>
        <w:autoSpaceDE w:val="0"/>
        <w:autoSpaceDN w:val="0"/>
        <w:adjustRightInd w:val="0"/>
        <w:spacing w:line="400" w:lineRule="exact"/>
        <w:ind w:firstLine="420" w:firstLineChars="200"/>
        <w:rPr>
          <w:rFonts w:hint="default" w:ascii="华文楷体" w:hAnsi="华文楷体" w:eastAsia="华文楷体" w:cs="华文楷体"/>
          <w:sz w:val="21"/>
          <w:szCs w:val="21"/>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2B72F542">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48E95AFB">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61C339A2">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5BDB9952">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6142F67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22F623A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495B824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3ED8A50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2808371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1FAE15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【合同专用条款】</w:t>
      </w:r>
      <w:r>
        <w:rPr>
          <w:rFonts w:hint="eastAsia" w:ascii="宋体" w:hAnsi="宋体" w:eastAsia="宋体"/>
          <w:color w:val="auto"/>
          <w:szCs w:val="21"/>
          <w:highlight w:val="none"/>
        </w:rPr>
        <w:t>规定的响应时间内以合理的速度免费维修或更换有缺陷的货物或部件。</w:t>
      </w:r>
    </w:p>
    <w:p w14:paraId="529134D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7F4AEE37">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5B9C3CD2">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4B69A74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129B317B">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rPr>
        <w:t>乙方保证在交付的货物上不存在抵押权等担保物权。</w:t>
      </w:r>
    </w:p>
    <w:p w14:paraId="20CD8DDC">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2D9EDD83">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5C7D102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51"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51"/>
      <w:r>
        <w:rPr>
          <w:rFonts w:hint="eastAsia" w:ascii="宋体" w:hAnsi="宋体" w:eastAsia="宋体"/>
          <w:color w:val="auto"/>
          <w:szCs w:val="21"/>
          <w:highlight w:val="none"/>
        </w:rPr>
        <w:t>。</w:t>
      </w:r>
    </w:p>
    <w:p w14:paraId="7CE30B4E">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3CB01105">
      <w:pPr>
        <w:autoSpaceDE w:val="0"/>
        <w:autoSpaceDN w:val="0"/>
        <w:adjustRightInd w:val="0"/>
        <w:snapToGrid w:val="0"/>
        <w:spacing w:before="0" w:line="400" w:lineRule="exact"/>
        <w:ind w:firstLine="420" w:firstLineChars="20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【合同专用条款】</w:t>
      </w:r>
      <w:r>
        <w:rPr>
          <w:rFonts w:hint="eastAsia" w:ascii="宋体" w:hAnsi="宋体" w:eastAsia="宋体" w:cs="宋体"/>
          <w:szCs w:val="15"/>
        </w:rPr>
        <w:t>中约定。</w:t>
      </w:r>
    </w:p>
    <w:p w14:paraId="6C855FF9">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07154A95">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6489C4DC">
      <w:pPr>
        <w:keepNext/>
        <w:keepLines/>
        <w:widowControl w:val="0"/>
        <w:spacing w:line="400" w:lineRule="exact"/>
        <w:ind w:firstLine="420" w:firstLineChars="200"/>
        <w:jc w:val="both"/>
        <w:outlineLvl w:val="1"/>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5C32168B">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23B9B205">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1D69977E">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4CCC09A5">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【合同专用条款】</w:t>
      </w:r>
      <w:r>
        <w:rPr>
          <w:rFonts w:hint="eastAsia" w:ascii="宋体" w:hAnsi="宋体" w:eastAsia="宋体"/>
          <w:color w:val="auto"/>
          <w:szCs w:val="21"/>
          <w:highlight w:val="none"/>
        </w:rPr>
        <w:t>规定支付。</w:t>
      </w:r>
    </w:p>
    <w:p w14:paraId="6968FB87">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31842B0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5B8639E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14:paraId="6EC093E3">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1EF3400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66BD5ACA">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lang w:eastAsia="zh-CN"/>
        </w:rPr>
        <w:t>；</w:t>
      </w:r>
    </w:p>
    <w:p w14:paraId="7077B093">
      <w:pPr>
        <w:autoSpaceDE w:val="0"/>
        <w:autoSpaceDN w:val="0"/>
        <w:adjustRightInd w:val="0"/>
        <w:spacing w:line="400" w:lineRule="exact"/>
        <w:ind w:firstLine="420" w:firstLineChars="20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221AC49D">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【合同专用条款】</w:t>
      </w:r>
      <w:r>
        <w:rPr>
          <w:rFonts w:hint="eastAsia" w:ascii="宋体" w:hAnsi="宋体" w:eastAsia="宋体"/>
          <w:color w:val="auto"/>
          <w:szCs w:val="21"/>
          <w:highlight w:val="none"/>
        </w:rPr>
        <w:t>规定由乙方提供的其他服务。</w:t>
      </w:r>
    </w:p>
    <w:p w14:paraId="6179AFC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7FB2A42D">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2859DAAF">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09EB5D5E">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3A7A6ED5">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29B7773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033F39F8">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78248CA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07652EF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【合同专用条款】</w:t>
      </w:r>
      <w:r>
        <w:rPr>
          <w:rFonts w:hint="eastAsia" w:ascii="宋体" w:hAnsi="宋体" w:eastAsia="宋体"/>
          <w:color w:val="auto"/>
          <w:szCs w:val="21"/>
          <w:highlight w:val="none"/>
        </w:rPr>
        <w:t>规定的逾期付款利息。</w:t>
      </w:r>
    </w:p>
    <w:p w14:paraId="7DF814C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【合同专用条款】</w:t>
      </w:r>
      <w:r>
        <w:rPr>
          <w:rFonts w:hint="eastAsia" w:ascii="宋体" w:hAnsi="宋体" w:eastAsia="宋体"/>
          <w:color w:val="auto"/>
          <w:szCs w:val="21"/>
          <w:highlight w:val="none"/>
        </w:rPr>
        <w:t>规定执行。</w:t>
      </w:r>
    </w:p>
    <w:p w14:paraId="1177038D">
      <w:pPr>
        <w:numPr>
          <w:ilvl w:val="0"/>
          <w:numId w:val="17"/>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3983AE0B">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5BDFABF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3E6C985D">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44844D0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37FEDDA4">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2BEBA7F6">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3F20CB02">
      <w:pPr>
        <w:snapToGrid w:val="0"/>
        <w:spacing w:line="400" w:lineRule="exact"/>
        <w:ind w:firstLine="420" w:firstLineChars="200"/>
        <w:jc w:val="left"/>
        <w:rPr>
          <w:rFonts w:eastAsia="宋体"/>
          <w:sz w:val="21"/>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5DB71459">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58B0DD6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144AE77B">
      <w:pPr>
        <w:snapToGrid w:val="0"/>
        <w:spacing w:line="400" w:lineRule="exact"/>
        <w:ind w:firstLine="420" w:firstLineChars="200"/>
        <w:rPr>
          <w:rFonts w:hint="eastAsia" w:ascii="宋体" w:hAnsi="宋体" w:eastAsia="宋体" w:cs="宋体"/>
          <w:szCs w:val="21"/>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olor w:val="auto"/>
          <w:szCs w:val="21"/>
          <w:highlight w:val="none"/>
        </w:rPr>
        <w:t>。</w:t>
      </w:r>
    </w:p>
    <w:p w14:paraId="2AC13DDE">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3230EE78">
      <w:pPr>
        <w:autoSpaceDE w:val="0"/>
        <w:autoSpaceDN w:val="0"/>
        <w:adjustRightInd w:val="0"/>
        <w:spacing w:line="400" w:lineRule="exact"/>
        <w:ind w:firstLine="420" w:firstLineChars="20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385CCD43">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60C2FD1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15E4FB2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5D953A6F">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2EDA3C8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5D38E3E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541D831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431DF221">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713FC85C">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1538E8D1">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6B71179F">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34BC5CF8">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采购政策</w:t>
      </w:r>
    </w:p>
    <w:p w14:paraId="3258CE42">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lang w:val="en-GB"/>
        </w:rPr>
        <w:t>本合同应当按照规定执行采购政策。</w:t>
      </w:r>
    </w:p>
    <w:p w14:paraId="164BE8F0">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未按规定要求执行采购政策造成损失的</w:t>
      </w:r>
      <w:r>
        <w:rPr>
          <w:rFonts w:hint="eastAsia" w:ascii="宋体" w:hAnsi="宋体" w:eastAsia="宋体"/>
          <w:color w:val="auto"/>
          <w:szCs w:val="21"/>
          <w:highlight w:val="none"/>
        </w:rPr>
        <w:t>，有过错的一方应当承担赔偿责任，双方都有过错的，各自承担相应的责任。</w:t>
      </w:r>
    </w:p>
    <w:p w14:paraId="5C1E8375">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33C7E8DD">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6E862B11">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5559F106">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666DF852">
      <w:pPr>
        <w:numPr>
          <w:ilvl w:val="-1"/>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7F46EEC2">
      <w:pPr>
        <w:autoSpaceDE w:val="0"/>
        <w:autoSpaceDN w:val="0"/>
        <w:adjustRightInd w:val="0"/>
        <w:spacing w:line="400" w:lineRule="exact"/>
        <w:ind w:firstLine="420" w:firstLineChars="20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本合同任何一方向对方发出的通知、信件、数据电文等，应当发送至本合同第一部分《合同协议书》所约定的通讯地址、联系人、联系电话或电子邮箱。</w:t>
      </w:r>
    </w:p>
    <w:p w14:paraId="2B83776D">
      <w:pPr>
        <w:autoSpaceDE w:val="0"/>
        <w:autoSpaceDN w:val="0"/>
        <w:adjustRightInd w:val="0"/>
        <w:spacing w:line="400" w:lineRule="exact"/>
        <w:ind w:firstLine="0" w:firstLineChars="0"/>
        <w:jc w:val="both"/>
        <w:rPr>
          <w:rFonts w:ascii="华文楷体" w:hAnsi="华文楷体" w:eastAsia="华文楷体" w:cs="华文楷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70D679AD">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068CAAB4">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46703C54">
      <w:pPr>
        <w:numPr>
          <w:ilvl w:val="0"/>
          <w:numId w:val="18"/>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5B583AC4">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【合同专用条款】</w:t>
      </w:r>
      <w:r>
        <w:rPr>
          <w:rFonts w:hint="eastAsia" w:ascii="宋体" w:hAnsi="宋体" w:eastAsia="宋体"/>
          <w:bCs/>
          <w:color w:val="auto"/>
          <w:szCs w:val="21"/>
          <w:highlight w:val="none"/>
        </w:rPr>
        <w:t>。</w:t>
      </w:r>
    </w:p>
    <w:p w14:paraId="0EC91C04">
      <w:pPr>
        <w:adjustRightInd w:val="0"/>
        <w:snapToGrid w:val="0"/>
        <w:spacing w:line="400" w:lineRule="exact"/>
        <w:ind w:firstLine="0" w:firstLineChars="0"/>
        <w:jc w:val="left"/>
        <w:rPr>
          <w:rFonts w:ascii="黑体" w:hAnsi="华文中宋" w:eastAsia="黑体"/>
          <w:color w:val="auto"/>
          <w:sz w:val="28"/>
          <w:szCs w:val="28"/>
        </w:rPr>
      </w:pPr>
      <w:r>
        <w:rPr>
          <w:rFonts w:hint="eastAsia" w:ascii="宋体" w:hAnsi="宋体" w:eastAsia="宋体"/>
          <w:bCs/>
          <w:color w:val="auto"/>
          <w:szCs w:val="21"/>
          <w:highlight w:val="none"/>
          <w:lang w:val="en-US" w:eastAsia="zh-CN"/>
        </w:rPr>
        <w:t xml:space="preserve">    23.2 合同附件与合同正文具有同等的法律效力。</w:t>
      </w:r>
      <w:bookmarkStart w:id="52" w:name="_Toc20313"/>
    </w:p>
    <w:p w14:paraId="2F81B1C9">
      <w:pPr>
        <w:adjustRightInd w:val="0"/>
        <w:snapToGrid w:val="0"/>
        <w:jc w:val="center"/>
        <w:rPr>
          <w:rFonts w:hint="eastAsia" w:ascii="黑体" w:hAnsi="华文中宋" w:eastAsia="黑体"/>
          <w:b w:val="0"/>
          <w:bCs w:val="0"/>
          <w:sz w:val="28"/>
          <w:szCs w:val="28"/>
        </w:rPr>
      </w:pPr>
      <w:r>
        <w:rPr>
          <w:rFonts w:hint="eastAsia" w:ascii="黑体" w:hAnsi="华文中宋" w:eastAsia="黑体"/>
          <w:b w:val="0"/>
          <w:bCs w:val="0"/>
          <w:sz w:val="28"/>
          <w:szCs w:val="28"/>
        </w:rPr>
        <w:br w:type="page"/>
      </w:r>
    </w:p>
    <w:p w14:paraId="247B8AD0">
      <w:pPr>
        <w:keepNext/>
        <w:keepLines/>
        <w:widowControl w:val="0"/>
        <w:adjustRightInd w:val="0"/>
        <w:snapToGrid w:val="0"/>
        <w:spacing w:line="360" w:lineRule="auto"/>
        <w:jc w:val="center"/>
        <w:outlineLvl w:val="1"/>
        <w:rPr>
          <w:rFonts w:ascii="黑体" w:hAnsi="华文中宋" w:eastAsia="黑体" w:cs="Times New Roman"/>
          <w:b w:val="0"/>
          <w:bCs w:val="0"/>
          <w:kern w:val="2"/>
          <w:sz w:val="28"/>
          <w:szCs w:val="28"/>
          <w:lang w:val="en-US" w:eastAsia="zh-CN" w:bidi="ar-SA"/>
        </w:rPr>
      </w:pPr>
      <w:r>
        <w:rPr>
          <w:rFonts w:hint="eastAsia" w:ascii="黑体" w:hAnsi="华文中宋" w:eastAsia="黑体" w:cs="Times New Roman"/>
          <w:b w:val="0"/>
          <w:bCs w:val="0"/>
          <w:kern w:val="2"/>
          <w:sz w:val="28"/>
          <w:szCs w:val="28"/>
          <w:lang w:val="en-US" w:eastAsia="zh-CN" w:bidi="ar-SA"/>
        </w:rPr>
        <w:t>第三节 合同专用条款</w:t>
      </w:r>
      <w:bookmarkEnd w:id="52"/>
    </w:p>
    <w:tbl>
      <w:tblPr>
        <w:tblStyle w:val="42"/>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346DDD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A79894D">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1F8D44C8">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第1.2（</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2372117B">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lang w:eastAsia="zh-CN"/>
              </w:rPr>
              <w:t>联合体具体要求</w:t>
            </w:r>
          </w:p>
        </w:tc>
        <w:tc>
          <w:tcPr>
            <w:tcW w:w="5170" w:type="dxa"/>
            <w:vAlign w:val="center"/>
          </w:tcPr>
          <w:p w14:paraId="5D8F189A">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78F7E2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7DCE2F63">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7480D4C7">
            <w:pPr>
              <w:keepNext w:val="0"/>
              <w:keepLines w:val="0"/>
              <w:suppressLineNumbers w:val="0"/>
              <w:adjustRightInd w:val="0"/>
              <w:snapToGrid w:val="0"/>
              <w:spacing w:before="0" w:beforeAutospacing="0" w:after="0" w:afterAutospacing="0"/>
              <w:ind w:left="0" w:right="0"/>
              <w:jc w:val="center"/>
              <w:rPr>
                <w:rFonts w:hint="eastAsia" w:ascii="宋体" w:hAnsi="宋体" w:eastAsia="宋体" w:cs="Times New Roman"/>
                <w:kern w:val="2"/>
                <w:sz w:val="21"/>
                <w:szCs w:val="21"/>
                <w:lang w:val="en-US" w:eastAsia="zh-CN" w:bidi="ar-SA"/>
              </w:rPr>
            </w:pPr>
            <w:r>
              <w:rPr>
                <w:rFonts w:hint="eastAsia" w:ascii="宋体" w:hAnsi="宋体" w:eastAsia="宋体"/>
                <w:szCs w:val="21"/>
              </w:rPr>
              <w:t>第1.2（</w:t>
            </w:r>
            <w:r>
              <w:rPr>
                <w:rFonts w:hint="eastAsia" w:ascii="宋体" w:hAnsi="宋体" w:eastAsia="宋体"/>
                <w:szCs w:val="21"/>
                <w:lang w:val="en-US" w:eastAsia="zh-CN"/>
              </w:rPr>
              <w:t>7</w:t>
            </w:r>
            <w:r>
              <w:rPr>
                <w:rFonts w:hint="eastAsia" w:ascii="宋体" w:hAnsi="宋体" w:eastAsia="宋体"/>
                <w:szCs w:val="21"/>
              </w:rPr>
              <w:t>）项</w:t>
            </w:r>
          </w:p>
        </w:tc>
        <w:tc>
          <w:tcPr>
            <w:tcW w:w="1742" w:type="dxa"/>
            <w:vAlign w:val="center"/>
          </w:tcPr>
          <w:p w14:paraId="130A8AE7">
            <w:pPr>
              <w:keepNext w:val="0"/>
              <w:keepLines w:val="0"/>
              <w:suppressLineNumbers w:val="0"/>
              <w:adjustRightInd w:val="0"/>
              <w:snapToGrid w:val="0"/>
              <w:spacing w:before="0" w:beforeAutospacing="0" w:after="0" w:afterAutospacing="0"/>
              <w:ind w:left="0" w:right="0"/>
              <w:jc w:val="left"/>
              <w:rPr>
                <w:rFonts w:hint="eastAsia" w:ascii="宋体" w:hAnsi="宋体" w:eastAsia="宋体" w:cs="Times New Roman"/>
                <w:kern w:val="2"/>
                <w:sz w:val="21"/>
                <w:szCs w:val="21"/>
                <w:lang w:val="en-US" w:eastAsia="zh-CN" w:bidi="ar-SA"/>
              </w:rPr>
            </w:pPr>
            <w:r>
              <w:rPr>
                <w:rFonts w:hint="eastAsia" w:ascii="宋体" w:hAnsi="宋体" w:eastAsia="宋体"/>
                <w:szCs w:val="21"/>
              </w:rPr>
              <w:t>其他术语解释</w:t>
            </w:r>
          </w:p>
        </w:tc>
        <w:tc>
          <w:tcPr>
            <w:tcW w:w="5170" w:type="dxa"/>
            <w:vAlign w:val="center"/>
          </w:tcPr>
          <w:p w14:paraId="76FC05D3">
            <w:pPr>
              <w:keepNext w:val="0"/>
              <w:keepLines w:val="0"/>
              <w:suppressLineNumbers w:val="0"/>
              <w:adjustRightInd w:val="0"/>
              <w:snapToGrid w:val="0"/>
              <w:spacing w:before="0" w:beforeAutospacing="0" w:after="0" w:afterAutospacing="0"/>
              <w:ind w:left="0" w:right="0"/>
              <w:jc w:val="left"/>
              <w:rPr>
                <w:rFonts w:hint="default" w:ascii="宋体" w:hAnsi="宋体" w:eastAsia="宋体" w:cs="Times New Roman"/>
                <w:kern w:val="2"/>
                <w:sz w:val="21"/>
                <w:szCs w:val="21"/>
                <w:lang w:val="en-US" w:eastAsia="zh-CN" w:bidi="ar-SA"/>
              </w:rPr>
            </w:pPr>
          </w:p>
        </w:tc>
      </w:tr>
      <w:tr w14:paraId="4DC089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7A53BC4">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5820B7E5">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4.4款</w:t>
            </w:r>
          </w:p>
        </w:tc>
        <w:tc>
          <w:tcPr>
            <w:tcW w:w="1742" w:type="dxa"/>
            <w:vAlign w:val="center"/>
          </w:tcPr>
          <w:p w14:paraId="0726C0C2">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履约验收中甲方提出异议或作出说明的期限</w:t>
            </w:r>
          </w:p>
        </w:tc>
        <w:tc>
          <w:tcPr>
            <w:tcW w:w="5170" w:type="dxa"/>
            <w:vAlign w:val="center"/>
          </w:tcPr>
          <w:p w14:paraId="5ABAB8E2">
            <w:pPr>
              <w:keepNext w:val="0"/>
              <w:keepLines w:val="0"/>
              <w:suppressLineNumbers w:val="0"/>
              <w:adjustRightInd w:val="0"/>
              <w:snapToGrid w:val="0"/>
              <w:spacing w:before="0" w:beforeAutospacing="0" w:after="0" w:afterAutospacing="0"/>
              <w:ind w:left="0" w:right="0"/>
              <w:jc w:val="left"/>
              <w:rPr>
                <w:rFonts w:hint="default" w:ascii="宋体" w:hAnsi="宋体" w:eastAsia="宋体" w:cs="Times New Roman"/>
                <w:kern w:val="2"/>
                <w:sz w:val="21"/>
                <w:szCs w:val="21"/>
                <w:lang w:val="en-US" w:eastAsia="zh-CN" w:bidi="ar-SA"/>
              </w:rPr>
            </w:pPr>
          </w:p>
        </w:tc>
      </w:tr>
      <w:tr w14:paraId="6758DF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2AC9F2A">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19AB4AC3">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lang w:eastAsia="zh-CN"/>
              </w:rPr>
              <w:t>第</w:t>
            </w:r>
            <w:r>
              <w:rPr>
                <w:rFonts w:hint="eastAsia" w:ascii="宋体" w:hAnsi="宋体" w:eastAsia="宋体"/>
                <w:szCs w:val="21"/>
                <w:lang w:val="en-US" w:eastAsia="zh-CN"/>
              </w:rPr>
              <w:t>4.6款</w:t>
            </w:r>
          </w:p>
        </w:tc>
        <w:tc>
          <w:tcPr>
            <w:tcW w:w="1742" w:type="dxa"/>
            <w:vAlign w:val="center"/>
          </w:tcPr>
          <w:p w14:paraId="1673FC49">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约定甲方承担的其他义务和责任</w:t>
            </w:r>
          </w:p>
        </w:tc>
        <w:tc>
          <w:tcPr>
            <w:tcW w:w="5170" w:type="dxa"/>
            <w:vAlign w:val="center"/>
          </w:tcPr>
          <w:p w14:paraId="31F5151A">
            <w:pPr>
              <w:keepNext w:val="0"/>
              <w:keepLines w:val="0"/>
              <w:suppressLineNumbers w:val="0"/>
              <w:adjustRightInd w:val="0"/>
              <w:snapToGrid w:val="0"/>
              <w:spacing w:before="0" w:beforeAutospacing="0" w:after="0" w:afterAutospacing="0"/>
              <w:ind w:left="0" w:right="0"/>
              <w:jc w:val="left"/>
              <w:rPr>
                <w:rFonts w:hint="default" w:ascii="宋体" w:hAnsi="宋体" w:eastAsia="宋体" w:cs="Times New Roman"/>
                <w:kern w:val="2"/>
                <w:sz w:val="21"/>
                <w:szCs w:val="21"/>
                <w:lang w:val="en-US" w:eastAsia="zh-CN" w:bidi="ar-SA"/>
              </w:rPr>
            </w:pPr>
          </w:p>
        </w:tc>
      </w:tr>
      <w:tr w14:paraId="3AA061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7DAD02D">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lang w:eastAsia="zh-CN"/>
              </w:rPr>
            </w:pPr>
            <w:r>
              <w:rPr>
                <w:rFonts w:hint="eastAsia" w:ascii="宋体" w:hAnsi="宋体" w:eastAsia="宋体"/>
                <w:szCs w:val="21"/>
                <w:lang w:eastAsia="zh-CN"/>
              </w:rPr>
              <w:t>第二节</w:t>
            </w:r>
          </w:p>
          <w:p w14:paraId="603A09AA">
            <w:pPr>
              <w:keepNext w:val="0"/>
              <w:keepLines w:val="0"/>
              <w:suppressLineNumbers w:val="0"/>
              <w:snapToGrid w:val="0"/>
              <w:spacing w:before="0" w:beforeAutospacing="0" w:after="0" w:afterAutospacing="0"/>
              <w:ind w:left="0" w:right="0"/>
              <w:jc w:val="center"/>
              <w:rPr>
                <w:rFonts w:hint="default" w:eastAsia="宋体"/>
                <w:lang w:val="en-US" w:eastAsia="zh-CN"/>
              </w:rPr>
            </w:pPr>
            <w:r>
              <w:rPr>
                <w:rFonts w:hint="eastAsia" w:ascii="宋体" w:hAnsi="宋体" w:eastAsia="宋体"/>
                <w:szCs w:val="21"/>
                <w:lang w:eastAsia="zh-CN"/>
              </w:rPr>
              <w:t>第</w:t>
            </w:r>
            <w:r>
              <w:rPr>
                <w:rFonts w:hint="eastAsia" w:ascii="宋体" w:hAnsi="宋体" w:eastAsia="宋体"/>
                <w:szCs w:val="21"/>
                <w:lang w:val="en-US" w:eastAsia="zh-CN"/>
              </w:rPr>
              <w:t>5.4款</w:t>
            </w:r>
          </w:p>
        </w:tc>
        <w:tc>
          <w:tcPr>
            <w:tcW w:w="1742" w:type="dxa"/>
            <w:vAlign w:val="center"/>
          </w:tcPr>
          <w:p w14:paraId="621639FF">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约定乙方承担的其他义务和责任</w:t>
            </w:r>
          </w:p>
        </w:tc>
        <w:tc>
          <w:tcPr>
            <w:tcW w:w="5170" w:type="dxa"/>
            <w:vAlign w:val="center"/>
          </w:tcPr>
          <w:p w14:paraId="24B95629">
            <w:pPr>
              <w:keepNext w:val="0"/>
              <w:keepLines w:val="0"/>
              <w:suppressLineNumbers w:val="0"/>
              <w:adjustRightInd w:val="0"/>
              <w:snapToGrid w:val="0"/>
              <w:spacing w:before="0" w:beforeAutospacing="0" w:after="0" w:afterAutospacing="0"/>
              <w:ind w:left="0" w:right="0"/>
              <w:jc w:val="left"/>
              <w:rPr>
                <w:rFonts w:hint="default" w:ascii="宋体" w:hAnsi="宋体" w:eastAsia="宋体" w:cs="Times New Roman"/>
                <w:kern w:val="2"/>
                <w:sz w:val="21"/>
                <w:szCs w:val="21"/>
                <w:lang w:val="en-US" w:eastAsia="zh-CN" w:bidi="ar-SA"/>
              </w:rPr>
            </w:pPr>
          </w:p>
        </w:tc>
      </w:tr>
      <w:tr w14:paraId="1F5763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26C33D3">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lang w:eastAsia="zh-CN"/>
              </w:rPr>
            </w:pPr>
            <w:r>
              <w:rPr>
                <w:rFonts w:hint="eastAsia" w:ascii="宋体" w:hAnsi="宋体" w:eastAsia="宋体"/>
                <w:szCs w:val="21"/>
                <w:lang w:eastAsia="zh-CN"/>
              </w:rPr>
              <w:t>第二节</w:t>
            </w:r>
          </w:p>
          <w:p w14:paraId="10AAF588">
            <w:pPr>
              <w:keepNext w:val="0"/>
              <w:keepLines w:val="0"/>
              <w:suppressLineNumbers w:val="0"/>
              <w:snapToGrid w:val="0"/>
              <w:spacing w:before="0" w:beforeAutospacing="0" w:after="0" w:afterAutospacing="0"/>
              <w:ind w:left="0" w:right="0"/>
              <w:jc w:val="center"/>
              <w:rPr>
                <w:rFonts w:hint="eastAsia" w:ascii="宋体" w:hAnsi="宋体" w:eastAsia="宋体"/>
                <w:szCs w:val="21"/>
                <w:lang w:eastAsia="zh-CN"/>
              </w:rPr>
            </w:pPr>
            <w:r>
              <w:rPr>
                <w:rFonts w:hint="eastAsia" w:ascii="宋体" w:hAnsi="宋体" w:eastAsia="宋体"/>
                <w:szCs w:val="21"/>
                <w:lang w:eastAsia="zh-CN"/>
              </w:rPr>
              <w:t>第</w:t>
            </w:r>
            <w:r>
              <w:rPr>
                <w:rFonts w:hint="eastAsia" w:ascii="宋体" w:hAnsi="宋体" w:eastAsia="宋体"/>
                <w:szCs w:val="21"/>
                <w:lang w:val="en-US" w:eastAsia="zh-CN"/>
              </w:rPr>
              <w:t>6.1款</w:t>
            </w:r>
          </w:p>
        </w:tc>
        <w:tc>
          <w:tcPr>
            <w:tcW w:w="1742" w:type="dxa"/>
            <w:vAlign w:val="center"/>
          </w:tcPr>
          <w:p w14:paraId="1A573506">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履行合同义务的顺序</w:t>
            </w:r>
          </w:p>
        </w:tc>
        <w:tc>
          <w:tcPr>
            <w:tcW w:w="5170" w:type="dxa"/>
            <w:vAlign w:val="center"/>
          </w:tcPr>
          <w:p w14:paraId="3D2AB997">
            <w:pPr>
              <w:keepNext w:val="0"/>
              <w:keepLines w:val="0"/>
              <w:suppressLineNumbers w:val="0"/>
              <w:adjustRightInd w:val="0"/>
              <w:snapToGrid w:val="0"/>
              <w:spacing w:before="0" w:beforeAutospacing="0" w:after="0" w:afterAutospacing="0"/>
              <w:ind w:left="0" w:right="0"/>
              <w:jc w:val="left"/>
              <w:rPr>
                <w:rFonts w:hint="default" w:ascii="宋体" w:hAnsi="宋体" w:eastAsia="宋体" w:cs="Times New Roman"/>
                <w:kern w:val="2"/>
                <w:sz w:val="21"/>
                <w:szCs w:val="21"/>
                <w:lang w:val="en-US" w:eastAsia="zh-CN" w:bidi="ar-SA"/>
              </w:rPr>
            </w:pPr>
          </w:p>
        </w:tc>
      </w:tr>
      <w:tr w14:paraId="0C7E4C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04920837">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4FFFC6D3">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.1</w:t>
            </w:r>
            <w:r>
              <w:rPr>
                <w:rFonts w:hint="eastAsia" w:ascii="宋体" w:hAnsi="宋体" w:eastAsia="宋体"/>
                <w:szCs w:val="21"/>
                <w:lang w:val="en-US" w:eastAsia="zh-CN"/>
              </w:rPr>
              <w:t>款</w:t>
            </w:r>
          </w:p>
        </w:tc>
        <w:tc>
          <w:tcPr>
            <w:tcW w:w="1742" w:type="dxa"/>
            <w:vAlign w:val="center"/>
          </w:tcPr>
          <w:p w14:paraId="1061264C">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包装</w:t>
            </w:r>
            <w:r>
              <w:rPr>
                <w:rFonts w:hint="eastAsia" w:ascii="宋体" w:hAnsi="宋体" w:eastAsia="宋体"/>
                <w:szCs w:val="21"/>
                <w:lang w:eastAsia="zh-CN"/>
              </w:rPr>
              <w:t>特殊要求</w:t>
            </w:r>
          </w:p>
        </w:tc>
        <w:tc>
          <w:tcPr>
            <w:tcW w:w="5170" w:type="dxa"/>
            <w:vAlign w:val="center"/>
          </w:tcPr>
          <w:p w14:paraId="29D3B5E5">
            <w:pPr>
              <w:keepNext w:val="0"/>
              <w:keepLines w:val="0"/>
              <w:suppressLineNumbers w:val="0"/>
              <w:spacing w:before="0" w:beforeAutospacing="0" w:after="0" w:afterAutospacing="0"/>
              <w:ind w:left="0" w:right="0"/>
              <w:rPr>
                <w:rFonts w:hint="default" w:eastAsia="宋体"/>
              </w:rPr>
            </w:pPr>
          </w:p>
        </w:tc>
      </w:tr>
      <w:tr w14:paraId="55803E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4DCA9250">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p>
        </w:tc>
        <w:tc>
          <w:tcPr>
            <w:tcW w:w="1742" w:type="dxa"/>
            <w:vAlign w:val="center"/>
          </w:tcPr>
          <w:p w14:paraId="17651045">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指定现场</w:t>
            </w:r>
          </w:p>
        </w:tc>
        <w:tc>
          <w:tcPr>
            <w:tcW w:w="5170" w:type="dxa"/>
            <w:vAlign w:val="center"/>
          </w:tcPr>
          <w:p w14:paraId="42FFC697">
            <w:pPr>
              <w:keepNext w:val="0"/>
              <w:keepLines w:val="0"/>
              <w:suppressLineNumbers w:val="0"/>
              <w:spacing w:before="0" w:beforeAutospacing="0" w:after="0" w:afterAutospacing="0"/>
              <w:ind w:left="0" w:right="0"/>
              <w:rPr>
                <w:rFonts w:hint="eastAsia" w:eastAsia="宋体"/>
              </w:rPr>
            </w:pPr>
          </w:p>
        </w:tc>
      </w:tr>
      <w:tr w14:paraId="0C28024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5BB2B8EF">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63B8FC43">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.2</w:t>
            </w:r>
            <w:r>
              <w:rPr>
                <w:rFonts w:hint="eastAsia" w:ascii="宋体" w:hAnsi="宋体" w:eastAsia="宋体"/>
                <w:szCs w:val="21"/>
                <w:lang w:val="en-US" w:eastAsia="zh-CN"/>
              </w:rPr>
              <w:t>款</w:t>
            </w:r>
          </w:p>
        </w:tc>
        <w:tc>
          <w:tcPr>
            <w:tcW w:w="1742" w:type="dxa"/>
            <w:vAlign w:val="center"/>
          </w:tcPr>
          <w:p w14:paraId="458CF4D5">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运输特殊要求</w:t>
            </w:r>
          </w:p>
        </w:tc>
        <w:tc>
          <w:tcPr>
            <w:tcW w:w="5170" w:type="dxa"/>
            <w:vAlign w:val="center"/>
          </w:tcPr>
          <w:p w14:paraId="2C435B81">
            <w:pPr>
              <w:keepNext w:val="0"/>
              <w:keepLines w:val="0"/>
              <w:suppressLineNumbers w:val="0"/>
              <w:spacing w:before="0" w:beforeAutospacing="0" w:after="0" w:afterAutospacing="0"/>
              <w:ind w:left="0" w:right="0"/>
              <w:rPr>
                <w:rFonts w:hint="eastAsia" w:eastAsia="宋体"/>
              </w:rPr>
            </w:pPr>
          </w:p>
        </w:tc>
      </w:tr>
      <w:tr w14:paraId="7188D4C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48A375D3">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316B0404">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7</w:t>
            </w:r>
            <w:r>
              <w:rPr>
                <w:rFonts w:hint="eastAsia" w:ascii="宋体" w:hAnsi="宋体" w:eastAsia="宋体"/>
                <w:szCs w:val="21"/>
              </w:rPr>
              <w:t>.3</w:t>
            </w:r>
            <w:r>
              <w:rPr>
                <w:rFonts w:hint="eastAsia" w:ascii="宋体" w:hAnsi="宋体" w:eastAsia="宋体"/>
                <w:szCs w:val="21"/>
                <w:lang w:val="en-US" w:eastAsia="zh-CN"/>
              </w:rPr>
              <w:t>款</w:t>
            </w:r>
          </w:p>
        </w:tc>
        <w:tc>
          <w:tcPr>
            <w:tcW w:w="1742" w:type="dxa"/>
            <w:vAlign w:val="center"/>
          </w:tcPr>
          <w:p w14:paraId="2CE224E1">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保险要求</w:t>
            </w:r>
          </w:p>
        </w:tc>
        <w:tc>
          <w:tcPr>
            <w:tcW w:w="5170" w:type="dxa"/>
            <w:vAlign w:val="center"/>
          </w:tcPr>
          <w:p w14:paraId="6E35905B">
            <w:pPr>
              <w:keepNext w:val="0"/>
              <w:keepLines w:val="0"/>
              <w:suppressLineNumbers w:val="0"/>
              <w:spacing w:before="0" w:beforeAutospacing="0" w:after="0" w:afterAutospacing="0"/>
              <w:ind w:left="0" w:right="0"/>
              <w:rPr>
                <w:rFonts w:hint="eastAsia" w:eastAsia="宋体"/>
              </w:rPr>
            </w:pPr>
          </w:p>
        </w:tc>
      </w:tr>
      <w:tr w14:paraId="54308A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2DE7C7D">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39A72965">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.2（1）项</w:t>
            </w:r>
          </w:p>
        </w:tc>
        <w:tc>
          <w:tcPr>
            <w:tcW w:w="1742" w:type="dxa"/>
            <w:vAlign w:val="center"/>
          </w:tcPr>
          <w:p w14:paraId="76953C7F">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质量保证期</w:t>
            </w:r>
          </w:p>
        </w:tc>
        <w:tc>
          <w:tcPr>
            <w:tcW w:w="5170" w:type="dxa"/>
            <w:vAlign w:val="center"/>
          </w:tcPr>
          <w:p w14:paraId="329698D9">
            <w:pPr>
              <w:keepNext w:val="0"/>
              <w:keepLines w:val="0"/>
              <w:suppressLineNumbers w:val="0"/>
              <w:autoSpaceDE w:val="0"/>
              <w:autoSpaceDN w:val="0"/>
              <w:adjustRightInd w:val="0"/>
              <w:snapToGrid w:val="0"/>
              <w:spacing w:before="0" w:beforeAutospacing="0" w:after="0" w:afterAutospacing="0"/>
              <w:ind w:left="0" w:right="0" w:firstLine="420" w:firstLineChars="200"/>
              <w:jc w:val="left"/>
              <w:rPr>
                <w:rFonts w:hint="default" w:ascii="宋体" w:hAnsi="宋体" w:eastAsia="宋体"/>
                <w:szCs w:val="21"/>
              </w:rPr>
            </w:pPr>
          </w:p>
        </w:tc>
      </w:tr>
      <w:tr w14:paraId="039F9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38AEA3A">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3A623A98">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8</w:t>
            </w:r>
            <w:r>
              <w:rPr>
                <w:rFonts w:hint="eastAsia" w:ascii="宋体" w:hAnsi="宋体" w:eastAsia="宋体"/>
                <w:szCs w:val="21"/>
              </w:rPr>
              <w:t>.2（3）项</w:t>
            </w:r>
          </w:p>
        </w:tc>
        <w:tc>
          <w:tcPr>
            <w:tcW w:w="1742" w:type="dxa"/>
            <w:vAlign w:val="center"/>
          </w:tcPr>
          <w:p w14:paraId="022EEDAF">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lang w:eastAsia="zh-CN"/>
              </w:rPr>
              <w:t>货物质量缺陷</w:t>
            </w:r>
          </w:p>
          <w:p w14:paraId="79174E59">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响应时间</w:t>
            </w:r>
          </w:p>
        </w:tc>
        <w:tc>
          <w:tcPr>
            <w:tcW w:w="5170" w:type="dxa"/>
            <w:vAlign w:val="center"/>
          </w:tcPr>
          <w:p w14:paraId="72B519C1">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3E23E4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3DE2EB3">
            <w:pPr>
              <w:keepNext w:val="0"/>
              <w:keepLines w:val="0"/>
              <w:suppressLineNumbers w:val="0"/>
              <w:snapToGrid w:val="0"/>
              <w:spacing w:before="0" w:beforeAutospacing="0" w:after="0" w:afterAutospacing="0"/>
              <w:ind w:left="0" w:right="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52132611">
            <w:pPr>
              <w:keepNext w:val="0"/>
              <w:keepLines w:val="0"/>
              <w:suppressLineNumbers w:val="0"/>
              <w:autoSpaceDE w:val="0"/>
              <w:autoSpaceDN w:val="0"/>
              <w:adjustRightInd w:val="0"/>
              <w:spacing w:before="0" w:beforeAutospacing="0" w:after="0" w:afterAutospacing="0" w:line="400" w:lineRule="exact"/>
              <w:ind w:left="0" w:right="0" w:firstLine="0" w:firstLineChars="0"/>
              <w:jc w:val="center"/>
              <w:rPr>
                <w:rFonts w:hint="default" w:ascii="华文楷体" w:hAnsi="华文楷体" w:eastAsia="华文楷体" w:cs="华文楷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45A589B6">
            <w:pPr>
              <w:keepNext w:val="0"/>
              <w:keepLines w:val="0"/>
              <w:suppressLineNumbers w:val="0"/>
              <w:adjustRightInd w:val="0"/>
              <w:snapToGrid w:val="0"/>
              <w:spacing w:before="0" w:beforeAutospacing="0" w:after="0" w:afterAutospacing="0"/>
              <w:ind w:left="0" w:right="0"/>
              <w:jc w:val="both"/>
              <w:rPr>
                <w:rFonts w:hint="default" w:ascii="宋体" w:hAnsi="宋体" w:eastAsia="宋体"/>
                <w:szCs w:val="21"/>
                <w:lang w:val="en-US" w:eastAsia="zh-CN"/>
              </w:rPr>
            </w:pPr>
            <w:r>
              <w:rPr>
                <w:rFonts w:hint="eastAsia" w:ascii="宋体" w:hAnsi="宋体" w:eastAsia="宋体"/>
                <w:szCs w:val="21"/>
                <w:lang w:val="en-US" w:eastAsia="zh-CN"/>
              </w:rPr>
              <w:t>其他应当保密的信息</w:t>
            </w:r>
          </w:p>
        </w:tc>
        <w:tc>
          <w:tcPr>
            <w:tcW w:w="5170" w:type="dxa"/>
            <w:vAlign w:val="center"/>
          </w:tcPr>
          <w:p w14:paraId="28BE094F">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4CE3BA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3EF3EABB">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5E3BA06D">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2</w:t>
            </w:r>
            <w:r>
              <w:rPr>
                <w:rFonts w:hint="eastAsia" w:ascii="宋体" w:hAnsi="宋体" w:eastAsia="宋体"/>
                <w:szCs w:val="21"/>
              </w:rPr>
              <w:t>.2款</w:t>
            </w:r>
          </w:p>
        </w:tc>
        <w:tc>
          <w:tcPr>
            <w:tcW w:w="1742" w:type="dxa"/>
            <w:vAlign w:val="center"/>
          </w:tcPr>
          <w:p w14:paraId="39C87B89">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eastAsia="zh-CN"/>
              </w:rPr>
            </w:pPr>
            <w:r>
              <w:rPr>
                <w:rFonts w:hint="eastAsia" w:ascii="宋体" w:hAnsi="宋体" w:eastAsia="宋体"/>
                <w:szCs w:val="21"/>
              </w:rPr>
              <w:t>合同价款支付</w:t>
            </w:r>
            <w:r>
              <w:rPr>
                <w:rFonts w:hint="eastAsia" w:ascii="宋体" w:hAnsi="宋体" w:eastAsia="宋体"/>
                <w:szCs w:val="21"/>
                <w:lang w:eastAsia="zh-CN"/>
              </w:rPr>
              <w:t>时间</w:t>
            </w:r>
          </w:p>
        </w:tc>
        <w:tc>
          <w:tcPr>
            <w:tcW w:w="5170" w:type="dxa"/>
            <w:vAlign w:val="center"/>
          </w:tcPr>
          <w:p w14:paraId="69E47BBD">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7FB903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9B83A6B">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第二节</w:t>
            </w:r>
          </w:p>
          <w:p w14:paraId="038B9A76">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13.2</w:t>
            </w:r>
            <w:r>
              <w:rPr>
                <w:rFonts w:hint="eastAsia" w:ascii="宋体" w:hAnsi="宋体" w:eastAsia="宋体"/>
                <w:szCs w:val="21"/>
              </w:rPr>
              <w:t>款</w:t>
            </w:r>
          </w:p>
        </w:tc>
        <w:tc>
          <w:tcPr>
            <w:tcW w:w="1742" w:type="dxa"/>
            <w:vAlign w:val="center"/>
          </w:tcPr>
          <w:p w14:paraId="62EF3DE1">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lang w:val="en-US" w:eastAsia="zh-CN"/>
              </w:rPr>
            </w:pPr>
            <w:r>
              <w:rPr>
                <w:rFonts w:hint="eastAsia" w:ascii="宋体" w:hAnsi="宋体" w:eastAsia="宋体"/>
                <w:szCs w:val="21"/>
                <w:lang w:val="en-US" w:eastAsia="zh-CN"/>
              </w:rPr>
              <w:t>履约保证金不予退还的情形</w:t>
            </w:r>
          </w:p>
        </w:tc>
        <w:tc>
          <w:tcPr>
            <w:tcW w:w="5170" w:type="dxa"/>
            <w:vAlign w:val="center"/>
          </w:tcPr>
          <w:p w14:paraId="3E40E23E">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0DD243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F8CEDCB">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第二节</w:t>
            </w:r>
          </w:p>
          <w:p w14:paraId="3BC06647">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13.3</w:t>
            </w:r>
            <w:r>
              <w:rPr>
                <w:rFonts w:hint="eastAsia" w:ascii="宋体" w:hAnsi="宋体" w:eastAsia="宋体"/>
                <w:szCs w:val="21"/>
              </w:rPr>
              <w:t>款</w:t>
            </w:r>
          </w:p>
        </w:tc>
        <w:tc>
          <w:tcPr>
            <w:tcW w:w="1742" w:type="dxa"/>
            <w:vAlign w:val="center"/>
          </w:tcPr>
          <w:p w14:paraId="77548768">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履约保证金退还时间及</w:t>
            </w:r>
            <w:r>
              <w:rPr>
                <w:rFonts w:hint="eastAsia" w:ascii="宋体" w:hAnsi="宋体" w:eastAsia="宋体"/>
                <w:szCs w:val="21"/>
                <w:lang w:eastAsia="zh-CN"/>
              </w:rPr>
              <w:t>逾期退还的</w:t>
            </w:r>
            <w:r>
              <w:rPr>
                <w:rFonts w:hint="eastAsia" w:ascii="宋体" w:hAnsi="宋体" w:eastAsia="宋体"/>
                <w:szCs w:val="21"/>
              </w:rPr>
              <w:t>违约金</w:t>
            </w:r>
          </w:p>
        </w:tc>
        <w:tc>
          <w:tcPr>
            <w:tcW w:w="5170" w:type="dxa"/>
            <w:vAlign w:val="center"/>
          </w:tcPr>
          <w:p w14:paraId="62FAC8FC">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7A0D5B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57C17D8F">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6A4C229C">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3</w:t>
            </w:r>
            <w:r>
              <w:rPr>
                <w:rFonts w:hint="eastAsia" w:ascii="宋体" w:hAnsi="宋体" w:eastAsia="宋体"/>
                <w:szCs w:val="21"/>
              </w:rPr>
              <w:t>）项</w:t>
            </w:r>
          </w:p>
        </w:tc>
        <w:tc>
          <w:tcPr>
            <w:tcW w:w="1742" w:type="dxa"/>
            <w:vAlign w:val="center"/>
          </w:tcPr>
          <w:p w14:paraId="079C85B1">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lang w:val="en-US" w:eastAsia="zh-CN"/>
              </w:rPr>
            </w:pPr>
            <w:r>
              <w:rPr>
                <w:rFonts w:hint="eastAsia" w:ascii="宋体" w:hAnsi="宋体" w:eastAsia="宋体"/>
                <w:szCs w:val="21"/>
                <w:lang w:val="en-US" w:eastAsia="zh-CN"/>
              </w:rPr>
              <w:t>运行监督、维修期限</w:t>
            </w:r>
          </w:p>
        </w:tc>
        <w:tc>
          <w:tcPr>
            <w:tcW w:w="5170" w:type="dxa"/>
            <w:vAlign w:val="center"/>
          </w:tcPr>
          <w:p w14:paraId="60770168">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242D91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7AC2F51">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6E3D0776">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5</w:t>
            </w:r>
            <w:r>
              <w:rPr>
                <w:rFonts w:hint="eastAsia" w:ascii="宋体" w:hAnsi="宋体" w:eastAsia="宋体"/>
                <w:szCs w:val="21"/>
              </w:rPr>
              <w:t>）项</w:t>
            </w:r>
          </w:p>
        </w:tc>
        <w:tc>
          <w:tcPr>
            <w:tcW w:w="1742" w:type="dxa"/>
            <w:vAlign w:val="center"/>
          </w:tcPr>
          <w:p w14:paraId="5502B078">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lang w:val="en-US" w:eastAsia="zh-CN"/>
              </w:rPr>
            </w:pPr>
            <w:r>
              <w:rPr>
                <w:rFonts w:hint="eastAsia" w:ascii="宋体" w:hAnsi="宋体" w:eastAsia="宋体"/>
                <w:szCs w:val="21"/>
                <w:lang w:val="en-US" w:eastAsia="zh-CN"/>
              </w:rPr>
              <w:t>货物回收的约定</w:t>
            </w:r>
          </w:p>
        </w:tc>
        <w:tc>
          <w:tcPr>
            <w:tcW w:w="5170" w:type="dxa"/>
            <w:vAlign w:val="center"/>
          </w:tcPr>
          <w:p w14:paraId="03651F8D">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43A7C9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0703D29">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1503786C">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4</w:t>
            </w:r>
            <w:r>
              <w:rPr>
                <w:rFonts w:hint="eastAsia" w:ascii="宋体" w:hAnsi="宋体" w:eastAsia="宋体"/>
                <w:szCs w:val="21"/>
              </w:rPr>
              <w:t>.1（</w:t>
            </w:r>
            <w:r>
              <w:rPr>
                <w:rFonts w:hint="eastAsia" w:ascii="宋体" w:hAnsi="宋体" w:eastAsia="宋体"/>
                <w:szCs w:val="21"/>
                <w:lang w:val="en-US" w:eastAsia="zh-CN"/>
              </w:rPr>
              <w:t>6</w:t>
            </w:r>
            <w:r>
              <w:rPr>
                <w:rFonts w:hint="eastAsia" w:ascii="宋体" w:hAnsi="宋体" w:eastAsia="宋体"/>
                <w:szCs w:val="21"/>
              </w:rPr>
              <w:t>）项</w:t>
            </w:r>
          </w:p>
        </w:tc>
        <w:tc>
          <w:tcPr>
            <w:tcW w:w="1742" w:type="dxa"/>
            <w:vAlign w:val="center"/>
          </w:tcPr>
          <w:p w14:paraId="0CADFD43">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乙方提供的其他服务</w:t>
            </w:r>
          </w:p>
        </w:tc>
        <w:tc>
          <w:tcPr>
            <w:tcW w:w="5170" w:type="dxa"/>
            <w:vAlign w:val="center"/>
          </w:tcPr>
          <w:p w14:paraId="2FFB72F7">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11C008F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625F93A">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4E5C4D1A">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lang w:val="en-US" w:eastAsia="zh-CN"/>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1款</w:t>
            </w:r>
          </w:p>
        </w:tc>
        <w:tc>
          <w:tcPr>
            <w:tcW w:w="1742" w:type="dxa"/>
            <w:vAlign w:val="center"/>
          </w:tcPr>
          <w:p w14:paraId="029E7090">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rPr>
            </w:pPr>
            <w:r>
              <w:rPr>
                <w:rFonts w:hint="eastAsia" w:ascii="宋体" w:hAnsi="宋体" w:eastAsia="宋体"/>
                <w:color w:val="auto"/>
                <w:szCs w:val="21"/>
                <w:highlight w:val="none"/>
                <w:lang w:eastAsia="zh-CN"/>
              </w:rPr>
              <w:t>修理、重作、更换相关具体规定</w:t>
            </w:r>
          </w:p>
        </w:tc>
        <w:tc>
          <w:tcPr>
            <w:tcW w:w="5170" w:type="dxa"/>
            <w:vAlign w:val="center"/>
          </w:tcPr>
          <w:p w14:paraId="011B982F">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p>
        </w:tc>
      </w:tr>
      <w:tr w14:paraId="3BFC87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1EC1DCB">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6484982E">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.2（2）项</w:t>
            </w:r>
          </w:p>
        </w:tc>
        <w:tc>
          <w:tcPr>
            <w:tcW w:w="1742" w:type="dxa"/>
            <w:vAlign w:val="center"/>
          </w:tcPr>
          <w:p w14:paraId="14D46F92">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迟延交货赔偿费</w:t>
            </w:r>
          </w:p>
        </w:tc>
        <w:tc>
          <w:tcPr>
            <w:tcW w:w="5170" w:type="dxa"/>
            <w:vAlign w:val="center"/>
          </w:tcPr>
          <w:p w14:paraId="4E521403">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u w:val="single"/>
              </w:rPr>
            </w:pPr>
          </w:p>
        </w:tc>
      </w:tr>
      <w:tr w14:paraId="18A90D4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939CE72">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563D6C04">
            <w:pPr>
              <w:keepNext w:val="0"/>
              <w:keepLines w:val="0"/>
              <w:suppressLineNumbers w:val="0"/>
              <w:adjustRightInd w:val="0"/>
              <w:snapToGrid w:val="0"/>
              <w:spacing w:before="0" w:beforeAutospacing="0" w:after="0" w:afterAutospacing="0"/>
              <w:ind w:left="0" w:right="0"/>
              <w:jc w:val="center"/>
              <w:rPr>
                <w:rFonts w:hint="eastAsia"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w:t>
            </w:r>
            <w:r>
              <w:rPr>
                <w:rFonts w:hint="eastAsia" w:ascii="宋体" w:hAnsi="宋体" w:eastAsia="宋体"/>
                <w:szCs w:val="21"/>
                <w:lang w:val="en-US" w:eastAsia="zh-CN"/>
              </w:rPr>
              <w:t>3款</w:t>
            </w:r>
          </w:p>
        </w:tc>
        <w:tc>
          <w:tcPr>
            <w:tcW w:w="1742" w:type="dxa"/>
            <w:vAlign w:val="center"/>
          </w:tcPr>
          <w:p w14:paraId="15AB91C2">
            <w:pPr>
              <w:keepNext w:val="0"/>
              <w:keepLines w:val="0"/>
              <w:suppressLineNumbers w:val="0"/>
              <w:adjustRightInd w:val="0"/>
              <w:snapToGrid w:val="0"/>
              <w:spacing w:before="0" w:beforeAutospacing="0" w:after="0" w:afterAutospacing="0"/>
              <w:ind w:left="0" w:right="0"/>
              <w:jc w:val="left"/>
              <w:rPr>
                <w:rFonts w:hint="eastAsia" w:ascii="宋体" w:hAnsi="宋体" w:eastAsia="宋体"/>
                <w:szCs w:val="21"/>
              </w:rPr>
            </w:pPr>
            <w:r>
              <w:rPr>
                <w:rFonts w:hint="eastAsia" w:ascii="宋体" w:hAnsi="宋体" w:eastAsia="宋体"/>
                <w:szCs w:val="21"/>
              </w:rPr>
              <w:t>逾期付款利息</w:t>
            </w:r>
          </w:p>
        </w:tc>
        <w:tc>
          <w:tcPr>
            <w:tcW w:w="5170" w:type="dxa"/>
            <w:vAlign w:val="center"/>
          </w:tcPr>
          <w:p w14:paraId="4D76D43C">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u w:val="single"/>
              </w:rPr>
            </w:pPr>
          </w:p>
        </w:tc>
      </w:tr>
      <w:tr w14:paraId="5D2DB1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5D120D5">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6FB00797">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第1</w:t>
            </w:r>
            <w:r>
              <w:rPr>
                <w:rFonts w:hint="eastAsia" w:ascii="宋体" w:hAnsi="宋体" w:eastAsia="宋体"/>
                <w:szCs w:val="21"/>
                <w:lang w:val="en-US" w:eastAsia="zh-CN"/>
              </w:rPr>
              <w:t>5</w:t>
            </w:r>
            <w:r>
              <w:rPr>
                <w:rFonts w:hint="eastAsia" w:ascii="宋体" w:hAnsi="宋体" w:eastAsia="宋体"/>
                <w:szCs w:val="21"/>
              </w:rPr>
              <w:t>.4</w:t>
            </w:r>
            <w:r>
              <w:rPr>
                <w:rFonts w:hint="eastAsia" w:ascii="宋体" w:hAnsi="宋体" w:eastAsia="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592E7278">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rPr>
              <w:t>其他违约责任</w:t>
            </w:r>
          </w:p>
        </w:tc>
        <w:tc>
          <w:tcPr>
            <w:tcW w:w="5170" w:type="dxa"/>
            <w:tcBorders>
              <w:left w:val="single" w:color="auto" w:sz="2" w:space="0"/>
              <w:bottom w:val="single" w:color="auto" w:sz="2" w:space="0"/>
            </w:tcBorders>
            <w:vAlign w:val="center"/>
          </w:tcPr>
          <w:p w14:paraId="0E517D0C">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u w:val="single"/>
              </w:rPr>
            </w:pPr>
          </w:p>
        </w:tc>
      </w:tr>
      <w:tr w14:paraId="1454FA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15774F35">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30AC1D8E">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w:t>
            </w:r>
            <w:r>
              <w:rPr>
                <w:rFonts w:hint="eastAsia" w:ascii="宋体" w:hAnsi="宋体" w:eastAsia="宋体"/>
                <w:szCs w:val="21"/>
                <w:lang w:val="en-US" w:eastAsia="zh-CN"/>
              </w:rPr>
              <w:t>19</w:t>
            </w:r>
            <w:r>
              <w:rPr>
                <w:rFonts w:hint="eastAsia" w:ascii="宋体" w:hAnsi="宋体" w:eastAsia="宋体"/>
                <w:szCs w:val="21"/>
              </w:rPr>
              <w:t>.2</w:t>
            </w:r>
            <w:r>
              <w:rPr>
                <w:rFonts w:hint="eastAsia" w:ascii="宋体" w:hAnsi="宋体" w:eastAsia="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5ECB2E6F">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szCs w:val="21"/>
                <w:lang w:val="en-US" w:eastAsia="zh-CN"/>
              </w:rPr>
              <w:t>解决争议的方法</w:t>
            </w:r>
          </w:p>
        </w:tc>
        <w:tc>
          <w:tcPr>
            <w:tcW w:w="5170" w:type="dxa"/>
            <w:tcBorders>
              <w:top w:val="single" w:color="auto" w:sz="2" w:space="0"/>
              <w:left w:val="single" w:color="auto" w:sz="2" w:space="0"/>
            </w:tcBorders>
            <w:vAlign w:val="center"/>
          </w:tcPr>
          <w:p w14:paraId="7269640D">
            <w:pPr>
              <w:keepNext w:val="0"/>
              <w:keepLines w:val="0"/>
              <w:suppressLineNumbers w:val="0"/>
              <w:autoSpaceDE w:val="0"/>
              <w:autoSpaceDN w:val="0"/>
              <w:adjustRightInd w:val="0"/>
              <w:snapToGrid w:val="0"/>
              <w:spacing w:before="0" w:beforeAutospacing="0" w:after="0" w:afterAutospacing="0" w:line="400" w:lineRule="exact"/>
              <w:ind w:left="0" w:right="0"/>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01AAA808">
            <w:pPr>
              <w:keepNext w:val="0"/>
              <w:keepLines w:val="0"/>
              <w:suppressLineNumbers w:val="0"/>
              <w:autoSpaceDE w:val="0"/>
              <w:autoSpaceDN w:val="0"/>
              <w:adjustRightInd w:val="0"/>
              <w:snapToGrid w:val="0"/>
              <w:spacing w:before="0" w:beforeAutospacing="0" w:after="0" w:afterAutospacing="0" w:line="400" w:lineRule="exact"/>
              <w:ind w:left="0" w:right="0"/>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6540B244">
            <w:pPr>
              <w:keepNext w:val="0"/>
              <w:keepLines w:val="0"/>
              <w:suppressLineNumbers w:val="0"/>
              <w:adjustRightInd w:val="0"/>
              <w:snapToGrid w:val="0"/>
              <w:spacing w:before="0" w:beforeAutospacing="0" w:after="0" w:afterAutospacing="0"/>
              <w:ind w:left="0" w:right="0" w:firstLine="0" w:firstLineChars="0"/>
              <w:jc w:val="left"/>
              <w:rPr>
                <w:rFonts w:hint="default" w:ascii="宋体" w:hAnsi="宋体" w:eastAsia="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6FCCD4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203165DF">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第二节</w:t>
            </w:r>
          </w:p>
          <w:p w14:paraId="200367BC">
            <w:pPr>
              <w:keepNext w:val="0"/>
              <w:keepLines w:val="0"/>
              <w:suppressLineNumbers w:val="0"/>
              <w:adjustRightInd w:val="0"/>
              <w:snapToGrid w:val="0"/>
              <w:spacing w:before="0" w:beforeAutospacing="0" w:after="0" w:afterAutospacing="0"/>
              <w:ind w:left="0" w:right="0"/>
              <w:jc w:val="center"/>
              <w:rPr>
                <w:rFonts w:hint="default" w:ascii="宋体" w:hAnsi="宋体" w:eastAsia="宋体"/>
                <w:szCs w:val="21"/>
              </w:rPr>
            </w:pPr>
            <w:r>
              <w:rPr>
                <w:rFonts w:hint="eastAsia" w:ascii="宋体" w:hAnsi="宋体" w:eastAsia="宋体"/>
                <w:szCs w:val="21"/>
              </w:rPr>
              <w:t>第2</w:t>
            </w:r>
            <w:r>
              <w:rPr>
                <w:rFonts w:hint="eastAsia" w:ascii="宋体" w:hAnsi="宋体" w:eastAsia="宋体"/>
                <w:szCs w:val="21"/>
                <w:lang w:val="en-US" w:eastAsia="zh-CN"/>
              </w:rPr>
              <w:t>3.1</w:t>
            </w:r>
            <w:r>
              <w:rPr>
                <w:rFonts w:hint="eastAsia" w:ascii="宋体" w:hAnsi="宋体" w:eastAsia="宋体"/>
                <w:szCs w:val="21"/>
                <w:lang w:eastAsia="zh-CN"/>
              </w:rPr>
              <w:t>款</w:t>
            </w:r>
          </w:p>
        </w:tc>
        <w:tc>
          <w:tcPr>
            <w:tcW w:w="1742" w:type="dxa"/>
            <w:vAlign w:val="center"/>
          </w:tcPr>
          <w:p w14:paraId="0C37370F">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rPr>
            </w:pPr>
            <w:r>
              <w:rPr>
                <w:rFonts w:hint="eastAsia" w:ascii="宋体" w:hAnsi="宋体" w:eastAsia="宋体"/>
                <w:bCs/>
                <w:color w:val="auto"/>
                <w:szCs w:val="21"/>
                <w:highlight w:val="none"/>
                <w:lang w:eastAsia="zh-CN"/>
              </w:rPr>
              <w:t>其他专用条款</w:t>
            </w:r>
          </w:p>
        </w:tc>
        <w:tc>
          <w:tcPr>
            <w:tcW w:w="5170" w:type="dxa"/>
            <w:vAlign w:val="center"/>
          </w:tcPr>
          <w:p w14:paraId="57D9EC46">
            <w:pPr>
              <w:keepNext w:val="0"/>
              <w:keepLines w:val="0"/>
              <w:suppressLineNumbers w:val="0"/>
              <w:adjustRightInd w:val="0"/>
              <w:snapToGrid w:val="0"/>
              <w:spacing w:before="0" w:beforeAutospacing="0" w:after="0" w:afterAutospacing="0"/>
              <w:ind w:left="0" w:right="0"/>
              <w:jc w:val="left"/>
              <w:rPr>
                <w:rFonts w:hint="default" w:ascii="宋体" w:hAnsi="宋体" w:eastAsia="宋体"/>
                <w:szCs w:val="21"/>
                <w:lang w:val="en-US" w:eastAsia="zh-CN"/>
              </w:rPr>
            </w:pPr>
          </w:p>
        </w:tc>
      </w:tr>
    </w:tbl>
    <w:p w14:paraId="37443B07">
      <w:pPr>
        <w:rPr>
          <w:rFonts w:eastAsia="宋体"/>
        </w:rPr>
      </w:pPr>
    </w:p>
    <w:p w14:paraId="00B34262">
      <w:pPr>
        <w:rPr>
          <w:rFonts w:eastAsia="宋体"/>
        </w:rPr>
      </w:pPr>
    </w:p>
    <w:p w14:paraId="46E38573">
      <w:pPr>
        <w:widowControl/>
        <w:jc w:val="left"/>
        <w:rPr>
          <w:rFonts w:ascii="宋体" w:hAnsi="宋体"/>
          <w:szCs w:val="21"/>
        </w:rPr>
      </w:pPr>
      <w:r>
        <w:rPr>
          <w:rFonts w:ascii="宋体" w:hAnsi="宋体"/>
          <w:szCs w:val="21"/>
        </w:rPr>
        <w:br w:type="page"/>
      </w:r>
    </w:p>
    <w:p w14:paraId="00266395">
      <w:pPr>
        <w:pStyle w:val="6"/>
        <w:spacing w:before="120" w:beforeLines="50" w:after="120" w:afterLines="50"/>
        <w:ind w:left="562"/>
        <w:rPr>
          <w:sz w:val="28"/>
          <w:szCs w:val="28"/>
        </w:rPr>
      </w:pPr>
      <w:r>
        <w:rPr>
          <w:rFonts w:hint="eastAsia"/>
          <w:sz w:val="28"/>
          <w:szCs w:val="28"/>
        </w:rPr>
        <w:t>第二册  通用条款（公开招标）</w:t>
      </w:r>
    </w:p>
    <w:p w14:paraId="6F24FA3B">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bookmarkStart w:id="53" w:name="_Hlk72399513"/>
      <w:bookmarkStart w:id="54" w:name="_Hlk72439706"/>
      <w:r>
        <w:rPr>
          <w:rFonts w:hint="eastAsia" w:ascii="Cambria" w:hAnsi="Cambria" w:cs="宋体"/>
          <w:b/>
          <w:bCs/>
          <w:sz w:val="28"/>
          <w:szCs w:val="28"/>
        </w:rPr>
        <w:t>总则</w:t>
      </w:r>
    </w:p>
    <w:bookmarkEnd w:id="53"/>
    <w:p w14:paraId="45CEEC0E">
      <w:pPr>
        <w:ind w:firstLine="420" w:firstLineChars="200"/>
        <w:rPr>
          <w:rFonts w:ascii="黑体" w:hAnsi="宋体" w:eastAsia="黑体"/>
          <w:szCs w:val="21"/>
        </w:rPr>
      </w:pPr>
      <w:r>
        <w:rPr>
          <w:rFonts w:hint="eastAsia" w:ascii="黑体" w:hAnsi="宋体" w:eastAsia="黑体"/>
          <w:szCs w:val="21"/>
        </w:rPr>
        <w:t>1. 通用条款说明</w:t>
      </w:r>
    </w:p>
    <w:p w14:paraId="03C4970A">
      <w:pPr>
        <w:ind w:firstLine="420" w:firstLineChars="200"/>
        <w:rPr>
          <w:rFonts w:ascii="宋体" w:hAnsi="宋体"/>
          <w:szCs w:val="21"/>
        </w:rPr>
      </w:pPr>
      <w:r>
        <w:rPr>
          <w:rFonts w:hint="eastAsia" w:ascii="宋体" w:hAnsi="宋体"/>
          <w:szCs w:val="21"/>
        </w:rPr>
        <w:t>1.</w:t>
      </w:r>
      <w:r>
        <w:rPr>
          <w:rFonts w:hint="eastAsia" w:ascii="宋体" w:hAnsi="宋体"/>
          <w:szCs w:val="21"/>
          <w:highlight w:val="none"/>
        </w:rPr>
        <w:t>1采购代理机构发出招标文件通用条款版本，列出深圳市自行采购项目进行招标采购所适用的通用条款内容。</w:t>
      </w:r>
      <w:bookmarkStart w:id="55" w:name="_Hlk72399729"/>
      <w:r>
        <w:rPr>
          <w:rFonts w:hint="eastAsia" w:ascii="宋体" w:hAnsi="宋体"/>
          <w:szCs w:val="21"/>
          <w:highlight w:val="none"/>
        </w:rPr>
        <w:t>如有需要，采购代理机构可以对通用条款</w:t>
      </w:r>
      <w:r>
        <w:rPr>
          <w:rFonts w:hint="eastAsia" w:ascii="宋体" w:hAnsi="宋体"/>
          <w:szCs w:val="21"/>
        </w:rPr>
        <w:t>的内容进行补充。</w:t>
      </w:r>
      <w:bookmarkEnd w:id="55"/>
    </w:p>
    <w:p w14:paraId="4D18BBCF">
      <w:pPr>
        <w:ind w:firstLine="420" w:firstLineChars="200"/>
        <w:rPr>
          <w:rFonts w:ascii="宋体" w:hAnsi="宋体"/>
          <w:szCs w:val="21"/>
        </w:rPr>
      </w:pPr>
      <w:r>
        <w:rPr>
          <w:rFonts w:hint="eastAsia" w:ascii="宋体" w:hAnsi="宋体"/>
          <w:szCs w:val="21"/>
        </w:rPr>
        <w:t>1.2招标文件分为第一册“专用条款”和第二册“通用条款”。</w:t>
      </w:r>
    </w:p>
    <w:p w14:paraId="7B205A52">
      <w:pPr>
        <w:ind w:firstLine="420" w:firstLineChars="200"/>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05A6ABBA">
      <w:pPr>
        <w:ind w:firstLine="420" w:firstLineChars="200"/>
        <w:rPr>
          <w:rFonts w:ascii="宋体" w:hAnsi="宋体"/>
          <w:szCs w:val="21"/>
        </w:rPr>
      </w:pPr>
      <w:r>
        <w:rPr>
          <w:rFonts w:hint="eastAsia" w:ascii="宋体" w:hAnsi="宋体"/>
          <w:szCs w:val="21"/>
        </w:rPr>
        <w:t>1.4“通用条款”是适用于自行采购公开招标项目的基础性条款，具有普遍性和通用性。</w:t>
      </w:r>
    </w:p>
    <w:p w14:paraId="7849DD2A">
      <w:pPr>
        <w:ind w:firstLine="420" w:firstLineChars="200"/>
        <w:rPr>
          <w:rFonts w:ascii="宋体" w:hAnsi="宋体"/>
          <w:szCs w:val="21"/>
        </w:rPr>
      </w:pPr>
      <w:r>
        <w:rPr>
          <w:rFonts w:hint="eastAsia" w:ascii="宋体" w:hAnsi="宋体"/>
          <w:szCs w:val="21"/>
        </w:rPr>
        <w:t>1.5 “专用条款”和“通用条款”表述不一致或有冲突时，以“专用条款”为准。</w:t>
      </w:r>
    </w:p>
    <w:p w14:paraId="73294E1D">
      <w:pPr>
        <w:ind w:firstLine="420" w:firstLineChars="200"/>
        <w:rPr>
          <w:rFonts w:ascii="黑体" w:hAnsi="宋体" w:eastAsia="黑体"/>
          <w:szCs w:val="21"/>
        </w:rPr>
      </w:pPr>
      <w:r>
        <w:rPr>
          <w:rFonts w:hint="eastAsia" w:ascii="黑体" w:hAnsi="宋体" w:eastAsia="黑体"/>
          <w:szCs w:val="21"/>
        </w:rPr>
        <w:t>2．招标说明</w:t>
      </w:r>
    </w:p>
    <w:p w14:paraId="50AD94D4">
      <w:pPr>
        <w:ind w:firstLine="422" w:firstLineChars="200"/>
        <w:rPr>
          <w:rFonts w:ascii="宋体" w:hAnsi="宋体"/>
          <w:b/>
          <w:bCs/>
          <w:color w:val="FF0000"/>
          <w:szCs w:val="21"/>
        </w:rPr>
      </w:pPr>
      <w:r>
        <w:rPr>
          <w:rFonts w:hint="eastAsia" w:ascii="宋体" w:hAnsi="宋体"/>
          <w:b/>
          <w:bCs/>
          <w:color w:val="FF0000"/>
          <w:szCs w:val="21"/>
        </w:rPr>
        <w:t>本项目为自行采购项目，参照《深圳经济特区政府采购条例》、《深圳经济特区政府采购条例实施细则》及政府采购其他法律法规，通过公开招标方式确定中标供应商。</w:t>
      </w:r>
    </w:p>
    <w:p w14:paraId="09821FF2">
      <w:pPr>
        <w:ind w:firstLine="420" w:firstLineChars="200"/>
        <w:rPr>
          <w:rFonts w:ascii="黑体" w:hAnsi="宋体" w:eastAsia="黑体"/>
          <w:szCs w:val="21"/>
        </w:rPr>
      </w:pPr>
      <w:r>
        <w:rPr>
          <w:rFonts w:hint="eastAsia" w:ascii="黑体" w:hAnsi="宋体" w:eastAsia="黑体"/>
          <w:szCs w:val="21"/>
        </w:rPr>
        <w:t>3．定义</w:t>
      </w:r>
    </w:p>
    <w:p w14:paraId="422D139A">
      <w:pPr>
        <w:ind w:firstLine="420" w:firstLineChars="200"/>
        <w:rPr>
          <w:rFonts w:ascii="宋体" w:hAnsi="宋体"/>
          <w:szCs w:val="21"/>
        </w:rPr>
      </w:pPr>
      <w:r>
        <w:rPr>
          <w:rFonts w:hint="eastAsia" w:ascii="宋体" w:hAnsi="宋体"/>
          <w:szCs w:val="21"/>
        </w:rPr>
        <w:t>招标文件中下列术语应解释为：</w:t>
      </w:r>
    </w:p>
    <w:p w14:paraId="1287F3C7">
      <w:pPr>
        <w:ind w:firstLine="420" w:firstLineChars="200"/>
        <w:rPr>
          <w:rFonts w:ascii="宋体" w:hAnsi="宋体"/>
          <w:szCs w:val="21"/>
        </w:rPr>
      </w:pPr>
      <w:r>
        <w:rPr>
          <w:rFonts w:hint="eastAsia" w:ascii="宋体" w:hAnsi="宋体"/>
          <w:szCs w:val="21"/>
        </w:rPr>
        <w:t>3.1“采购人”：指依法进行</w:t>
      </w:r>
      <w:r>
        <w:rPr>
          <w:rFonts w:hint="eastAsia" w:ascii="宋体" w:hAnsi="宋体"/>
          <w:b/>
          <w:bCs/>
          <w:color w:val="FF0000"/>
          <w:szCs w:val="21"/>
        </w:rPr>
        <w:t>自行采购</w:t>
      </w:r>
      <w:r>
        <w:rPr>
          <w:rFonts w:hint="eastAsia" w:ascii="宋体" w:hAnsi="宋体"/>
          <w:szCs w:val="21"/>
        </w:rPr>
        <w:t xml:space="preserve">的国家机关、事业单位、团体组织； </w:t>
      </w:r>
    </w:p>
    <w:p w14:paraId="569381D4">
      <w:pPr>
        <w:ind w:firstLine="420" w:firstLineChars="200"/>
        <w:rPr>
          <w:rFonts w:ascii="宋体" w:hAnsi="宋体"/>
          <w:szCs w:val="21"/>
          <w:highlight w:val="none"/>
        </w:rPr>
      </w:pPr>
      <w:r>
        <w:rPr>
          <w:rFonts w:hint="eastAsia" w:ascii="宋体" w:hAnsi="宋体"/>
          <w:szCs w:val="21"/>
          <w:highlight w:val="none"/>
        </w:rPr>
        <w:t>3.2 “政府集中采购机构”</w:t>
      </w:r>
      <w:r>
        <w:rPr>
          <w:rFonts w:hint="eastAsia" w:ascii="Arial" w:hAnsi="Arial" w:cs="Arial"/>
          <w:szCs w:val="21"/>
          <w:highlight w:val="none"/>
          <w:shd w:val="clear" w:color="auto" w:fill="FFFFFF"/>
        </w:rPr>
        <w:t>是指市政府设立的，组织实施采购项目，并对采购活动提供服务的专门机构；</w:t>
      </w:r>
      <w:r>
        <w:rPr>
          <w:rFonts w:hint="eastAsia" w:ascii="宋体" w:hAnsi="宋体"/>
          <w:szCs w:val="21"/>
          <w:highlight w:val="none"/>
        </w:rPr>
        <w:t>本文件所述的“采购代理机构”指</w:t>
      </w:r>
      <w:r>
        <w:rPr>
          <w:rFonts w:hint="eastAsia" w:ascii="宋体" w:hAnsi="宋体"/>
          <w:b/>
          <w:bCs/>
          <w:szCs w:val="21"/>
          <w:highlight w:val="none"/>
        </w:rPr>
        <w:t>深圳公共资源交易中心</w:t>
      </w:r>
      <w:r>
        <w:rPr>
          <w:rFonts w:hint="eastAsia" w:ascii="宋体" w:hAnsi="宋体"/>
          <w:b/>
          <w:bCs/>
          <w:szCs w:val="21"/>
          <w:highlight w:val="none"/>
          <w:lang w:eastAsia="zh-CN"/>
        </w:rPr>
        <w:t>（</w:t>
      </w:r>
      <w:r>
        <w:rPr>
          <w:rFonts w:hint="eastAsia" w:asciiTheme="minorEastAsia" w:hAnsiTheme="minorEastAsia" w:eastAsiaTheme="minorEastAsia"/>
          <w:b/>
          <w:bCs/>
          <w:highlight w:val="none"/>
        </w:rPr>
        <w:t>深圳交易集团有限公司政府采购业务分公司）</w:t>
      </w:r>
      <w:r>
        <w:rPr>
          <w:rFonts w:hint="eastAsia" w:ascii="宋体" w:hAnsi="宋体"/>
          <w:szCs w:val="21"/>
          <w:highlight w:val="none"/>
        </w:rPr>
        <w:t>；</w:t>
      </w:r>
    </w:p>
    <w:p w14:paraId="5F8EB8C9">
      <w:pPr>
        <w:ind w:firstLine="420" w:firstLineChars="200"/>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451AD9D1">
      <w:pPr>
        <w:ind w:firstLine="420" w:firstLineChars="200"/>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0A8109F0">
      <w:pPr>
        <w:ind w:firstLine="420" w:firstLineChars="200"/>
        <w:rPr>
          <w:rFonts w:ascii="宋体" w:hAnsi="宋体"/>
          <w:szCs w:val="21"/>
        </w:rPr>
      </w:pPr>
      <w:r>
        <w:rPr>
          <w:rFonts w:hint="eastAsia" w:ascii="宋体" w:hAnsi="宋体"/>
          <w:szCs w:val="21"/>
        </w:rPr>
        <w:t>3.5“日期”指公历日；</w:t>
      </w:r>
    </w:p>
    <w:p w14:paraId="5ED54F2C">
      <w:pPr>
        <w:ind w:firstLine="420" w:firstLineChars="200"/>
        <w:rPr>
          <w:rFonts w:ascii="宋体" w:hAnsi="宋体"/>
          <w:szCs w:val="21"/>
        </w:rPr>
      </w:pPr>
      <w:r>
        <w:rPr>
          <w:rFonts w:hint="eastAsia" w:ascii="宋体" w:hAnsi="宋体"/>
          <w:szCs w:val="21"/>
        </w:rPr>
        <w:t>3.6“合同”指由本次招标所产生的合同或合约文件；</w:t>
      </w:r>
    </w:p>
    <w:p w14:paraId="64774CD2">
      <w:pPr>
        <w:ind w:firstLine="420" w:firstLineChars="200"/>
        <w:rPr>
          <w:rFonts w:ascii="宋体" w:hAnsi="宋体"/>
          <w:szCs w:val="21"/>
        </w:rPr>
      </w:pPr>
      <w:r>
        <w:rPr>
          <w:rFonts w:hint="eastAsia" w:ascii="宋体" w:hAnsi="宋体"/>
          <w:szCs w:val="21"/>
        </w:rPr>
        <w:t>3.7“电子投标文件”指利用</w:t>
      </w:r>
      <w:r>
        <w:rPr>
          <w:rFonts w:hint="eastAsia" w:ascii="宋体" w:hAnsi="宋体"/>
          <w:b/>
          <w:bCs/>
          <w:color w:val="auto"/>
          <w:szCs w:val="21"/>
        </w:rPr>
        <w:t>深圳公共资源交易中心（深圳交易集团有限公司政府采购业务分公司）</w:t>
      </w:r>
      <w:r>
        <w:rPr>
          <w:rFonts w:hint="eastAsia" w:ascii="宋体" w:hAnsi="宋体"/>
          <w:szCs w:val="21"/>
        </w:rPr>
        <w:t>网站提供的深圳市自行采购系统投标文件制作专用软件（以下简称：投标文件制作软件）制作的投标文件,适用于网上投标；（投标文件制作软件可从“下载地址：https://www.szggzy.com/jyfw/details.html?contentId=2053275深圳市自行采购系统投标文件编制工具”下载）</w:t>
      </w:r>
    </w:p>
    <w:p w14:paraId="76C22BC3">
      <w:pPr>
        <w:ind w:firstLine="420" w:firstLineChars="200"/>
        <w:rPr>
          <w:rFonts w:ascii="宋体" w:hAnsi="宋体"/>
          <w:szCs w:val="21"/>
        </w:rPr>
      </w:pPr>
      <w:r>
        <w:rPr>
          <w:rFonts w:hint="eastAsia" w:ascii="宋体" w:hAnsi="宋体"/>
          <w:szCs w:val="21"/>
        </w:rPr>
        <w:t>3.8“网上投标”指通过</w:t>
      </w:r>
      <w:r>
        <w:rPr>
          <w:rFonts w:hint="eastAsia" w:ascii="宋体" w:hAnsi="宋体"/>
          <w:b/>
          <w:bCs/>
          <w:color w:val="FF0000"/>
          <w:szCs w:val="21"/>
        </w:rPr>
        <w:t>深圳市自行采购系统</w:t>
      </w:r>
      <w:r>
        <w:rPr>
          <w:rFonts w:hint="eastAsia" w:ascii="宋体" w:hAnsi="宋体"/>
          <w:szCs w:val="21"/>
        </w:rPr>
        <w:t>网站上传电子投标文件；</w:t>
      </w:r>
    </w:p>
    <w:p w14:paraId="76BA1990">
      <w:pPr>
        <w:ind w:firstLine="420" w:firstLineChars="200"/>
        <w:rPr>
          <w:rFonts w:ascii="宋体" w:hAnsi="宋体"/>
          <w:szCs w:val="21"/>
        </w:rPr>
      </w:pPr>
      <w:r>
        <w:rPr>
          <w:rFonts w:hint="eastAsia" w:ascii="宋体" w:hAnsi="宋体"/>
          <w:szCs w:val="21"/>
        </w:rPr>
        <w:t>3.9招标文件中的标题或题名仅起引导作用，而不应视为对招标文件内容的理解和解释。</w:t>
      </w:r>
    </w:p>
    <w:p w14:paraId="50BEB882">
      <w:pPr>
        <w:ind w:firstLine="420" w:firstLineChars="200"/>
        <w:rPr>
          <w:rFonts w:ascii="黑体" w:hAnsi="宋体" w:eastAsia="黑体"/>
          <w:szCs w:val="21"/>
        </w:rPr>
      </w:pPr>
      <w:r>
        <w:rPr>
          <w:rFonts w:hint="eastAsia" w:ascii="黑体" w:hAnsi="宋体" w:eastAsia="黑体"/>
          <w:szCs w:val="21"/>
        </w:rPr>
        <w:t xml:space="preserve">4. </w:t>
      </w:r>
      <w:bookmarkStart w:id="56" w:name="_Hlk72398643"/>
      <w:r>
        <w:rPr>
          <w:rFonts w:hint="eastAsia" w:ascii="黑体" w:hAnsi="宋体" w:eastAsia="黑体"/>
          <w:szCs w:val="21"/>
        </w:rPr>
        <w:t>自行采购供应商责任</w:t>
      </w:r>
    </w:p>
    <w:p w14:paraId="4FDA63DD">
      <w:pPr>
        <w:ind w:firstLine="420" w:firstLineChars="200"/>
        <w:rPr>
          <w:rFonts w:ascii="宋体" w:hAnsi="宋体"/>
          <w:szCs w:val="21"/>
        </w:rPr>
      </w:pPr>
      <w:r>
        <w:rPr>
          <w:rFonts w:hint="eastAsia" w:ascii="宋体" w:hAnsi="宋体"/>
          <w:szCs w:val="21"/>
        </w:rPr>
        <w:t>4.1欢迎诚信、有实力和有社会责任心的供应商参与自行采购事业。</w:t>
      </w:r>
    </w:p>
    <w:p w14:paraId="105F7290">
      <w:pPr>
        <w:ind w:firstLine="420" w:firstLineChars="200"/>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1593A3BF">
      <w:pPr>
        <w:ind w:firstLine="420" w:firstLineChars="200"/>
        <w:rPr>
          <w:rFonts w:ascii="黑体" w:hAnsi="宋体" w:eastAsia="黑体"/>
          <w:szCs w:val="21"/>
        </w:rPr>
      </w:pPr>
      <w:r>
        <w:rPr>
          <w:rFonts w:hint="eastAsia" w:ascii="黑体" w:hAnsi="宋体" w:eastAsia="黑体"/>
          <w:szCs w:val="21"/>
        </w:rPr>
        <w:t>5．投标人参加自行采购的条件</w:t>
      </w:r>
    </w:p>
    <w:p w14:paraId="744A8183">
      <w:pPr>
        <w:ind w:firstLine="420" w:firstLineChars="200"/>
        <w:jc w:val="left"/>
        <w:rPr>
          <w:rFonts w:ascii="宋体" w:hAnsi="宋体"/>
          <w:szCs w:val="21"/>
        </w:rPr>
      </w:pPr>
      <w:r>
        <w:rPr>
          <w:rFonts w:hint="eastAsia" w:ascii="宋体" w:hAnsi="宋体"/>
          <w:szCs w:val="21"/>
        </w:rPr>
        <w:t>5.1投标人应在投标前到</w:t>
      </w:r>
      <w:r>
        <w:rPr>
          <w:rFonts w:hint="eastAsia" w:ascii="宋体" w:hAnsi="宋体"/>
          <w:b/>
          <w:bCs/>
          <w:szCs w:val="21"/>
        </w:rPr>
        <w:t>深圳市自行采购系统（具体在深圳交易集团有限公司政府采购业务分公司进行办理）</w:t>
      </w:r>
      <w:r>
        <w:rPr>
          <w:rFonts w:hint="eastAsia" w:ascii="宋体" w:hAnsi="宋体"/>
          <w:szCs w:val="21"/>
        </w:rPr>
        <w:t>进行注册并办理电子密钥。《深圳政府采购自行采购系统用户操作指引（供应商）》详见www.szggzy.com网站“交易服务指南-政府采购-资料下载”。</w:t>
      </w:r>
    </w:p>
    <w:p w14:paraId="6CDA071E">
      <w:pPr>
        <w:ind w:firstLine="420" w:firstLineChars="200"/>
        <w:rPr>
          <w:rFonts w:ascii="宋体" w:hAnsi="宋体"/>
          <w:szCs w:val="21"/>
        </w:rPr>
      </w:pPr>
      <w:r>
        <w:rPr>
          <w:rFonts w:hint="eastAsia" w:ascii="宋体" w:hAnsi="宋体"/>
          <w:szCs w:val="21"/>
        </w:rPr>
        <w:t>5.2投标人资格要求</w:t>
      </w:r>
    </w:p>
    <w:p w14:paraId="0EC249A8">
      <w:pPr>
        <w:ind w:firstLine="420" w:firstLineChars="200"/>
        <w:rPr>
          <w:rFonts w:ascii="宋体" w:hAnsi="宋体"/>
          <w:szCs w:val="21"/>
        </w:rPr>
      </w:pPr>
      <w:r>
        <w:rPr>
          <w:rFonts w:hint="eastAsia" w:ascii="宋体" w:hAnsi="宋体"/>
          <w:szCs w:val="21"/>
        </w:rPr>
        <w:t>参加本项目的投标人应具备的资格条件详见本项目招标公告中 “投标人资格要求”的内容。</w:t>
      </w:r>
    </w:p>
    <w:p w14:paraId="3F8FB0C3">
      <w:pPr>
        <w:ind w:firstLine="420" w:firstLineChars="200"/>
        <w:rPr>
          <w:rFonts w:ascii="宋体" w:hAnsi="宋体"/>
          <w:szCs w:val="21"/>
        </w:rPr>
      </w:pPr>
      <w:r>
        <w:rPr>
          <w:rFonts w:hint="eastAsia" w:ascii="宋体" w:hAnsi="宋体"/>
          <w:szCs w:val="21"/>
        </w:rPr>
        <w:t>5.3联合体投标</w:t>
      </w:r>
    </w:p>
    <w:p w14:paraId="27230809">
      <w:pPr>
        <w:ind w:firstLine="420" w:firstLineChars="200"/>
        <w:rPr>
          <w:rFonts w:ascii="宋体" w:hAnsi="宋体"/>
          <w:szCs w:val="21"/>
        </w:rPr>
      </w:pPr>
      <w:r>
        <w:rPr>
          <w:rFonts w:hint="eastAsia" w:ascii="宋体" w:hAnsi="宋体"/>
          <w:szCs w:val="21"/>
        </w:rPr>
        <w:t>5.3.1以下有关联合体投标的条款仅适用于允许投标人组成联合体投标的项目。</w:t>
      </w:r>
    </w:p>
    <w:p w14:paraId="13CDE3EC">
      <w:pPr>
        <w:ind w:firstLine="420" w:firstLineChars="200"/>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3D8D15DC">
      <w:pPr>
        <w:ind w:firstLine="420" w:firstLineChars="200"/>
        <w:rPr>
          <w:rFonts w:ascii="宋体" w:hAnsi="宋体"/>
          <w:szCs w:val="21"/>
        </w:rPr>
      </w:pPr>
      <w:r>
        <w:rPr>
          <w:rFonts w:hint="eastAsia" w:ascii="宋体" w:hAnsi="宋体"/>
          <w:szCs w:val="21"/>
        </w:rPr>
        <w:t xml:space="preserve">（1）投标联合体各方参加采购活动应当具备下列条件： </w:t>
      </w:r>
    </w:p>
    <w:p w14:paraId="70658CE8">
      <w:pPr>
        <w:ind w:firstLine="420" w:firstLineChars="200"/>
        <w:rPr>
          <w:rFonts w:ascii="宋体" w:hAnsi="宋体"/>
          <w:szCs w:val="21"/>
        </w:rPr>
      </w:pPr>
      <w:r>
        <w:rPr>
          <w:rFonts w:hint="eastAsia" w:ascii="宋体" w:hAnsi="宋体"/>
          <w:szCs w:val="21"/>
        </w:rPr>
        <w:t xml:space="preserve">1、具有独立承担民事责任的能力； </w:t>
      </w:r>
    </w:p>
    <w:p w14:paraId="227AEF9D">
      <w:pPr>
        <w:ind w:firstLine="420" w:firstLineChars="200"/>
        <w:rPr>
          <w:rFonts w:ascii="宋体" w:hAnsi="宋体"/>
          <w:szCs w:val="21"/>
        </w:rPr>
      </w:pPr>
      <w:r>
        <w:rPr>
          <w:rFonts w:hint="eastAsia" w:ascii="宋体" w:hAnsi="宋体"/>
          <w:szCs w:val="21"/>
        </w:rPr>
        <w:t xml:space="preserve">2、有良好的商业信誉和健全的财务会计制度； </w:t>
      </w:r>
    </w:p>
    <w:p w14:paraId="5889809D">
      <w:pPr>
        <w:ind w:firstLine="420" w:firstLineChars="200"/>
        <w:rPr>
          <w:rFonts w:ascii="宋体" w:hAnsi="宋体"/>
          <w:szCs w:val="21"/>
        </w:rPr>
      </w:pPr>
      <w:r>
        <w:rPr>
          <w:rFonts w:hint="eastAsia" w:ascii="宋体" w:hAnsi="宋体"/>
          <w:szCs w:val="21"/>
        </w:rPr>
        <w:t xml:space="preserve">3、具有履行合同所必需的设备和专业技术能力； </w:t>
      </w:r>
    </w:p>
    <w:p w14:paraId="45000D70">
      <w:pPr>
        <w:ind w:firstLine="420" w:firstLineChars="200"/>
        <w:rPr>
          <w:rFonts w:ascii="宋体" w:hAnsi="宋体"/>
          <w:szCs w:val="21"/>
        </w:rPr>
      </w:pPr>
      <w:r>
        <w:rPr>
          <w:rFonts w:hint="eastAsia" w:ascii="宋体" w:hAnsi="宋体"/>
          <w:szCs w:val="21"/>
        </w:rPr>
        <w:t xml:space="preserve">4、有依法缴纳税收和社会保障资金的良好记录； </w:t>
      </w:r>
    </w:p>
    <w:p w14:paraId="5C182F2B">
      <w:pPr>
        <w:ind w:firstLine="420" w:firstLineChars="200"/>
        <w:rPr>
          <w:rFonts w:ascii="宋体" w:hAnsi="宋体"/>
          <w:szCs w:val="21"/>
        </w:rPr>
      </w:pPr>
      <w:r>
        <w:rPr>
          <w:rFonts w:hint="eastAsia" w:ascii="宋体" w:hAnsi="宋体"/>
          <w:szCs w:val="21"/>
        </w:rPr>
        <w:t xml:space="preserve">5、参加采购活动前三年内，在经营活动中没有重大违法记录； </w:t>
      </w:r>
    </w:p>
    <w:p w14:paraId="76D46D28">
      <w:pPr>
        <w:ind w:firstLine="420" w:firstLineChars="200"/>
        <w:rPr>
          <w:rFonts w:ascii="宋体" w:hAnsi="宋体"/>
          <w:szCs w:val="21"/>
        </w:rPr>
      </w:pPr>
      <w:r>
        <w:rPr>
          <w:rFonts w:hint="eastAsia" w:ascii="宋体" w:hAnsi="宋体"/>
          <w:szCs w:val="21"/>
        </w:rPr>
        <w:t xml:space="preserve">6、法律、行政法规规定的其他条件。 </w:t>
      </w:r>
    </w:p>
    <w:p w14:paraId="35D4A580">
      <w:pPr>
        <w:ind w:firstLine="420" w:firstLineChars="200"/>
        <w:rPr>
          <w:rFonts w:ascii="宋体" w:hAnsi="宋体"/>
          <w:szCs w:val="21"/>
        </w:rPr>
      </w:pPr>
      <w:r>
        <w:rPr>
          <w:rFonts w:hint="eastAsia" w:ascii="宋体" w:hAnsi="宋体"/>
          <w:szCs w:val="21"/>
        </w:rPr>
        <w:t>（2）在投标截止前，投标联合体各方均应注册成</w:t>
      </w:r>
      <w:r>
        <w:rPr>
          <w:rFonts w:hint="eastAsia" w:ascii="宋体" w:hAnsi="宋体"/>
          <w:b/>
          <w:bCs/>
          <w:color w:val="FF0000"/>
          <w:szCs w:val="21"/>
        </w:rPr>
        <w:t>深圳市自行采购系统</w:t>
      </w:r>
      <w:r>
        <w:rPr>
          <w:rFonts w:hint="eastAsia" w:ascii="宋体" w:hAnsi="宋体"/>
          <w:szCs w:val="21"/>
        </w:rPr>
        <w:t>供应商；</w:t>
      </w:r>
    </w:p>
    <w:p w14:paraId="1435DA10">
      <w:pPr>
        <w:ind w:firstLine="420" w:firstLineChars="200"/>
        <w:rPr>
          <w:rFonts w:ascii="宋体" w:hAnsi="宋体"/>
          <w:szCs w:val="21"/>
        </w:rPr>
      </w:pPr>
      <w:r>
        <w:rPr>
          <w:rFonts w:hint="eastAsia" w:ascii="宋体" w:hAnsi="宋体"/>
          <w:szCs w:val="21"/>
        </w:rPr>
        <w:t>（3）联合体中有同类资质的供应商按照联合体分工承担相同工作的，应当按照资质等级较低的供应商确定资质等级；</w:t>
      </w:r>
    </w:p>
    <w:p w14:paraId="70974D59">
      <w:pPr>
        <w:ind w:firstLine="420" w:firstLineChars="200"/>
        <w:rPr>
          <w:szCs w:val="21"/>
        </w:rPr>
      </w:pPr>
      <w:r>
        <w:rPr>
          <w:rFonts w:hint="eastAsia"/>
          <w:szCs w:val="21"/>
        </w:rPr>
        <w:t>（</w:t>
      </w:r>
      <w:r>
        <w:rPr>
          <w:szCs w:val="21"/>
        </w:rPr>
        <w:t>4</w:t>
      </w:r>
      <w:r>
        <w:rPr>
          <w:rFonts w:hint="eastAsia"/>
          <w:szCs w:val="21"/>
        </w:rPr>
        <w:t>）是否允许联合体参加投标，应当由采购人和采购代理机构根据项目的实际情况和潜在供应商的数量自主决定，如果决定接受联合体投标则应当在招标公告中明示；</w:t>
      </w:r>
    </w:p>
    <w:p w14:paraId="2D2E088D">
      <w:pPr>
        <w:ind w:firstLine="420" w:firstLineChars="200"/>
        <w:rPr>
          <w:rFonts w:ascii="宋体" w:hAnsi="宋体"/>
          <w:szCs w:val="21"/>
        </w:rPr>
      </w:pPr>
      <w:r>
        <w:rPr>
          <w:rFonts w:hint="eastAsia" w:ascii="宋体" w:hAnsi="宋体"/>
          <w:szCs w:val="21"/>
        </w:rPr>
        <w:t>（5）投标人的投标文件及中标后签署的合同协议对联合体各方均具法律约束力；</w:t>
      </w:r>
    </w:p>
    <w:p w14:paraId="641731BD">
      <w:pPr>
        <w:ind w:firstLine="420" w:firstLineChars="200"/>
        <w:rPr>
          <w:rFonts w:ascii="宋体" w:hAnsi="宋体"/>
          <w:szCs w:val="21"/>
          <w:highlight w:val="none"/>
        </w:rPr>
      </w:pPr>
      <w:r>
        <w:rPr>
          <w:rFonts w:hint="eastAsia" w:ascii="宋体" w:hAnsi="宋体"/>
          <w:szCs w:val="21"/>
        </w:rPr>
        <w:t>（6）联合体各方应当签订联合体投标协议，明确约定各方拟承担的工作和责任，并将该协议随投标文件一并递交给</w:t>
      </w:r>
      <w:r>
        <w:rPr>
          <w:rFonts w:hint="eastAsia" w:ascii="宋体" w:hAnsi="宋体"/>
          <w:szCs w:val="21"/>
          <w:highlight w:val="none"/>
        </w:rPr>
        <w:t>采购代理机构；</w:t>
      </w:r>
    </w:p>
    <w:p w14:paraId="49E74AAD">
      <w:pPr>
        <w:ind w:firstLine="420" w:firstLineChars="200"/>
        <w:rPr>
          <w:rFonts w:ascii="宋体" w:hAnsi="宋体"/>
          <w:szCs w:val="21"/>
        </w:rPr>
      </w:pPr>
      <w:r>
        <w:rPr>
          <w:rFonts w:hint="eastAsia" w:ascii="宋体" w:hAnsi="宋体"/>
          <w:szCs w:val="21"/>
          <w:highlight w:val="none"/>
        </w:rPr>
        <w:t>（7）联合体中标后，联合体各方应</w:t>
      </w:r>
      <w:r>
        <w:rPr>
          <w:rFonts w:hint="eastAsia" w:ascii="宋体" w:hAnsi="宋体"/>
          <w:szCs w:val="21"/>
        </w:rPr>
        <w:t>当共同与采购人签订合同，就中标项目向采购人承担连带责任；</w:t>
      </w:r>
    </w:p>
    <w:p w14:paraId="5C6BA207">
      <w:pPr>
        <w:ind w:firstLine="420" w:firstLineChars="200"/>
        <w:rPr>
          <w:rFonts w:ascii="宋体" w:hAnsi="宋体"/>
          <w:szCs w:val="21"/>
        </w:rPr>
      </w:pPr>
      <w:r>
        <w:rPr>
          <w:rFonts w:hint="eastAsia" w:ascii="宋体" w:hAnsi="宋体"/>
          <w:szCs w:val="21"/>
        </w:rPr>
        <w:t>（8）以联合体形式参加采购活动的，联合体各方不得再单独参加或者与其他供应商另外组成联合体参加同一合同项下的采购活动，出现上述情况者，其投标和与此有关联合体、总包单位的投标将被拒绝；</w:t>
      </w:r>
    </w:p>
    <w:p w14:paraId="0E2EA99C">
      <w:pPr>
        <w:ind w:firstLine="420" w:firstLineChars="200"/>
        <w:rPr>
          <w:rFonts w:ascii="宋体" w:hAnsi="宋体"/>
          <w:szCs w:val="21"/>
        </w:rPr>
      </w:pPr>
      <w:r>
        <w:rPr>
          <w:rFonts w:hint="eastAsia" w:ascii="宋体" w:hAnsi="宋体"/>
          <w:szCs w:val="21"/>
        </w:rPr>
        <w:t>（9）本通用条款中“投标人”一词亦指联合体各方，专用条款另有规定或说明的除外。</w:t>
      </w:r>
    </w:p>
    <w:p w14:paraId="722317DD">
      <w:pPr>
        <w:ind w:firstLine="420" w:firstLineChars="200"/>
        <w:rPr>
          <w:rFonts w:ascii="黑体" w:hAnsi="宋体" w:eastAsia="黑体"/>
          <w:szCs w:val="21"/>
        </w:rPr>
      </w:pPr>
      <w:r>
        <w:rPr>
          <w:rFonts w:hint="eastAsia" w:ascii="黑体" w:hAnsi="宋体" w:eastAsia="黑体"/>
          <w:szCs w:val="21"/>
        </w:rPr>
        <w:t>6．政策导向</w:t>
      </w:r>
    </w:p>
    <w:p w14:paraId="01196B96">
      <w:pPr>
        <w:ind w:firstLine="411" w:firstLineChars="196"/>
        <w:rPr>
          <w:rFonts w:ascii="宋体" w:hAnsi="宋体"/>
          <w:szCs w:val="21"/>
        </w:rPr>
      </w:pPr>
      <w:r>
        <w:rPr>
          <w:rFonts w:hint="eastAsia" w:ascii="宋体" w:hAnsi="宋体"/>
          <w:szCs w:val="21"/>
        </w:rPr>
        <w:t>6.1</w:t>
      </w:r>
      <w:r>
        <w:rPr>
          <w:rFonts w:ascii="宋体" w:hAnsi="宋体"/>
        </w:rPr>
        <w:t xml:space="preserve"> </w:t>
      </w:r>
      <w:r>
        <w:rPr>
          <w:rFonts w:hint="eastAsia" w:ascii="宋体" w:hAnsi="宋体"/>
        </w:rPr>
        <w:t>支持本国产品、支持中小企业、监狱企业和残疾人福利性单位发展，支持乡村产业振兴，支持创新、节能减排、绿色环保等。</w:t>
      </w:r>
    </w:p>
    <w:p w14:paraId="69185D6D">
      <w:pPr>
        <w:ind w:firstLine="420" w:firstLineChars="200"/>
        <w:rPr>
          <w:szCs w:val="21"/>
          <w:shd w:val="clear" w:color="auto" w:fill="FFFFFF"/>
        </w:rPr>
      </w:pPr>
      <w:r>
        <w:rPr>
          <w:rFonts w:hint="eastAsia" w:ascii="宋体" w:hAnsi="宋体"/>
          <w:szCs w:val="21"/>
        </w:rPr>
        <w:t>6.2  本项目落实深圳市政府采购供应商诚信管理政策要求。</w:t>
      </w:r>
    </w:p>
    <w:p w14:paraId="0EB5D071">
      <w:pPr>
        <w:ind w:firstLine="420" w:firstLineChars="200"/>
        <w:rPr>
          <w:rFonts w:ascii="黑体" w:hAnsi="宋体" w:eastAsia="黑体"/>
          <w:szCs w:val="21"/>
        </w:rPr>
      </w:pPr>
      <w:r>
        <w:rPr>
          <w:rFonts w:hint="eastAsia" w:ascii="黑体" w:hAnsi="宋体" w:eastAsia="黑体"/>
          <w:szCs w:val="21"/>
        </w:rPr>
        <w:t>7. 本项目若涉及采购货物，则合格的货物及相应服务应满足以下要求：</w:t>
      </w:r>
    </w:p>
    <w:p w14:paraId="00D65B66">
      <w:pPr>
        <w:ind w:firstLine="420" w:firstLineChars="200"/>
        <w:rPr>
          <w:rFonts w:ascii="宋体" w:hAnsi="宋体"/>
          <w:szCs w:val="21"/>
        </w:rPr>
      </w:pPr>
      <w:r>
        <w:rPr>
          <w:rFonts w:hint="eastAsia" w:ascii="宋体" w:hAnsi="宋体"/>
          <w:szCs w:val="21"/>
        </w:rPr>
        <w:t>7.1  必须是全新、未使用过的原装合格正品（包括零部件），如安装或配置了软件的，须为正版软件。</w:t>
      </w:r>
    </w:p>
    <w:p w14:paraId="7B7E5F08">
      <w:pPr>
        <w:ind w:firstLine="420" w:firstLineChars="200"/>
        <w:rPr>
          <w:rFonts w:ascii="宋体" w:hAnsi="宋体"/>
          <w:szCs w:val="21"/>
        </w:rPr>
      </w:pPr>
      <w:r>
        <w:rPr>
          <w:rFonts w:hint="eastAsia" w:ascii="宋体" w:hAnsi="宋体"/>
          <w:szCs w:val="21"/>
        </w:rPr>
        <w:t>7.2  国产的货物及其有关服务必须符合中华人民共和国的设计、制造生产标准及行业标准。招标公告有其他要求的，亦应符合其要求。</w:t>
      </w:r>
    </w:p>
    <w:p w14:paraId="2ED18104">
      <w:pPr>
        <w:ind w:firstLine="420" w:firstLineChars="200"/>
        <w:rPr>
          <w:rFonts w:ascii="宋体" w:hAnsi="宋体"/>
          <w:szCs w:val="21"/>
        </w:rPr>
      </w:pPr>
      <w:r>
        <w:rPr>
          <w:rFonts w:hint="eastAsia" w:ascii="宋体" w:hAnsi="宋体"/>
          <w:szCs w:val="21"/>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0E35CBAB">
      <w:pPr>
        <w:ind w:firstLine="420" w:firstLineChars="200"/>
        <w:rPr>
          <w:rFonts w:ascii="宋体" w:hAnsi="宋体"/>
          <w:szCs w:val="21"/>
        </w:rPr>
      </w:pPr>
      <w:r>
        <w:rPr>
          <w:rFonts w:hint="eastAsia" w:ascii="宋体" w:hAnsi="宋体"/>
          <w:szCs w:val="21"/>
        </w:rPr>
        <w:t>7.4  投标人</w:t>
      </w:r>
      <w:bookmarkStart w:id="57" w:name="_Hlk72152753"/>
      <w:r>
        <w:rPr>
          <w:rFonts w:hint="eastAsia" w:ascii="宋体" w:hAnsi="宋体"/>
          <w:szCs w:val="21"/>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7"/>
    </w:p>
    <w:p w14:paraId="0746FDFB">
      <w:pPr>
        <w:ind w:firstLine="420" w:firstLineChars="200"/>
        <w:rPr>
          <w:rFonts w:ascii="宋体" w:hAnsi="宋体"/>
          <w:szCs w:val="21"/>
        </w:rPr>
      </w:pPr>
      <w:r>
        <w:rPr>
          <w:rFonts w:hint="eastAsia" w:ascii="宋体" w:hAnsi="宋体"/>
          <w:szCs w:val="21"/>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46416573">
      <w:pPr>
        <w:ind w:firstLine="420" w:firstLineChars="200"/>
        <w:rPr>
          <w:rFonts w:ascii="宋体" w:hAnsi="宋体"/>
          <w:szCs w:val="21"/>
        </w:rPr>
      </w:pPr>
      <w:r>
        <w:rPr>
          <w:rFonts w:hint="eastAsia" w:ascii="宋体" w:hAnsi="宋体"/>
          <w:szCs w:val="21"/>
        </w:rPr>
        <w:t>7.6  工期要求：投标人在投标时对其所投项目应提交交货进度、交货计划等，在合同规定的时间内完成项目实施工作。</w:t>
      </w:r>
    </w:p>
    <w:p w14:paraId="24F782F0">
      <w:pPr>
        <w:ind w:firstLine="420" w:firstLineChars="200"/>
        <w:rPr>
          <w:rFonts w:ascii="宋体" w:hAnsi="宋体"/>
          <w:szCs w:val="21"/>
        </w:rPr>
      </w:pPr>
      <w:r>
        <w:rPr>
          <w:rFonts w:hint="eastAsia" w:ascii="宋体" w:hAnsi="宋体"/>
          <w:szCs w:val="21"/>
        </w:rPr>
        <w:t>7.7  投标人必须承担的设备运输、安装调试、验收检测和提供设备操作说明书、图纸等其他相关及类似的义务。</w:t>
      </w:r>
    </w:p>
    <w:p w14:paraId="79DC48B9">
      <w:pPr>
        <w:ind w:firstLine="420" w:firstLineChars="200"/>
        <w:rPr>
          <w:rFonts w:ascii="黑体" w:hAnsi="宋体" w:eastAsia="黑体"/>
          <w:szCs w:val="21"/>
        </w:rPr>
      </w:pPr>
      <w:r>
        <w:rPr>
          <w:rFonts w:hint="eastAsia" w:ascii="黑体" w:hAnsi="宋体" w:eastAsia="黑体"/>
          <w:szCs w:val="21"/>
        </w:rPr>
        <w:t>8．投标费用</w:t>
      </w:r>
    </w:p>
    <w:p w14:paraId="2984AA14">
      <w:pPr>
        <w:ind w:firstLine="420" w:firstLineChars="200"/>
        <w:rPr>
          <w:rFonts w:ascii="宋体" w:hAnsi="宋体"/>
          <w:szCs w:val="21"/>
        </w:rPr>
      </w:pPr>
      <w:r>
        <w:rPr>
          <w:rFonts w:hint="eastAsia" w:ascii="宋体" w:hAnsi="宋体"/>
          <w:szCs w:val="21"/>
        </w:rPr>
        <w:t>不论投标结果如何，投标人应承担其编制投标文件与递交投标文件所涉及的一切费用。</w:t>
      </w:r>
    </w:p>
    <w:p w14:paraId="1CFBB159">
      <w:pPr>
        <w:ind w:firstLine="420" w:firstLineChars="200"/>
        <w:rPr>
          <w:rFonts w:ascii="黑体" w:hAnsi="宋体" w:eastAsia="黑体"/>
          <w:szCs w:val="21"/>
        </w:rPr>
      </w:pPr>
      <w:r>
        <w:rPr>
          <w:rFonts w:hint="eastAsia" w:ascii="黑体" w:hAnsi="宋体" w:eastAsia="黑体"/>
          <w:szCs w:val="21"/>
        </w:rPr>
        <w:t>9．踏勘现场</w:t>
      </w:r>
    </w:p>
    <w:p w14:paraId="606B1BDF">
      <w:pPr>
        <w:ind w:firstLine="420" w:firstLineChars="200"/>
        <w:rPr>
          <w:rFonts w:ascii="宋体" w:hAnsi="宋体"/>
          <w:szCs w:val="21"/>
          <w:highlight w:val="none"/>
        </w:rPr>
      </w:pPr>
      <w:r>
        <w:rPr>
          <w:rFonts w:hint="eastAsia" w:ascii="宋体" w:hAnsi="宋体"/>
          <w:szCs w:val="21"/>
        </w:rPr>
        <w:t>9.1如有需要（详见专用条款），</w:t>
      </w:r>
      <w:r>
        <w:rPr>
          <w:rFonts w:hint="eastAsia" w:ascii="宋体" w:hAnsi="宋体"/>
          <w:szCs w:val="21"/>
          <w:highlight w:val="none"/>
        </w:rPr>
        <w:t>采购人或</w:t>
      </w:r>
      <w:r>
        <w:rPr>
          <w:rFonts w:hint="eastAsia" w:ascii="宋体" w:hAnsi="宋体"/>
          <w:szCs w:val="21"/>
          <w:highlight w:val="none"/>
          <w:lang w:val="en-US" w:eastAsia="zh-CN"/>
        </w:rPr>
        <w:t>采购代理机构</w:t>
      </w:r>
      <w:r>
        <w:rPr>
          <w:rFonts w:hint="eastAsia" w:ascii="宋体" w:hAnsi="宋体"/>
          <w:szCs w:val="21"/>
          <w:highlight w:val="none"/>
        </w:rPr>
        <w:t>将组织投标人对项目现场及周围环境进行踏勘，以便投标人获取有关编制投标文件和签署合同所需的资料。踏勘现场所发生的费用由投标人自行承担。投标人应按招标文件所约定的时间、地点踏勘现场。</w:t>
      </w:r>
    </w:p>
    <w:p w14:paraId="0B41C006">
      <w:pPr>
        <w:ind w:firstLine="420" w:firstLineChars="200"/>
        <w:rPr>
          <w:rFonts w:ascii="宋体" w:hAnsi="宋体"/>
          <w:szCs w:val="21"/>
        </w:rPr>
      </w:pPr>
      <w:r>
        <w:rPr>
          <w:rFonts w:hint="eastAsia" w:ascii="宋体" w:hAnsi="宋体"/>
          <w:szCs w:val="21"/>
        </w:rPr>
        <w:t>9.2投标人及其人员经过采购人的允许，可以进入采购人的项目现场踏勘。若招标文件要求投标人于统一时间地点踏勘现场的，投标人应当按时前往。</w:t>
      </w:r>
    </w:p>
    <w:p w14:paraId="03A60F8F">
      <w:pPr>
        <w:ind w:firstLine="420" w:firstLineChars="200"/>
        <w:rPr>
          <w:rFonts w:ascii="宋体" w:hAnsi="宋体"/>
          <w:szCs w:val="21"/>
          <w:highlight w:val="none"/>
        </w:rPr>
      </w:pPr>
      <w:r>
        <w:rPr>
          <w:rFonts w:hint="eastAsia" w:ascii="宋体" w:hAnsi="宋体"/>
          <w:szCs w:val="21"/>
        </w:rPr>
        <w:t>9.3采购人</w:t>
      </w:r>
      <w:r>
        <w:rPr>
          <w:rFonts w:hint="eastAsia" w:ascii="宋体" w:hAnsi="宋体"/>
          <w:szCs w:val="21"/>
          <w:highlight w:val="none"/>
        </w:rPr>
        <w:t>应当通过</w:t>
      </w:r>
      <w:r>
        <w:rPr>
          <w:rFonts w:hint="eastAsia" w:ascii="宋体" w:hAnsi="宋体"/>
          <w:szCs w:val="21"/>
          <w:highlight w:val="none"/>
          <w:lang w:val="en-US" w:eastAsia="zh-CN"/>
        </w:rPr>
        <w:t>采购代理机构</w:t>
      </w:r>
      <w:r>
        <w:rPr>
          <w:rFonts w:hint="eastAsia" w:ascii="宋体" w:hAnsi="宋体"/>
          <w:szCs w:val="21"/>
          <w:highlight w:val="none"/>
        </w:rPr>
        <w:t>向投标人提供有关现场的书面资料和数据。</w:t>
      </w:r>
    </w:p>
    <w:p w14:paraId="38297B0A">
      <w:pPr>
        <w:ind w:firstLine="420" w:firstLineChars="200"/>
        <w:rPr>
          <w:rFonts w:ascii="宋体" w:hAnsi="宋体"/>
          <w:szCs w:val="21"/>
          <w:highlight w:val="none"/>
        </w:rPr>
      </w:pPr>
      <w:r>
        <w:rPr>
          <w:rFonts w:hint="eastAsia" w:ascii="宋体" w:hAnsi="宋体"/>
          <w:szCs w:val="21"/>
          <w:highlight w:val="none"/>
        </w:rPr>
        <w:t>9.4任何人或任何组织在踏勘现场时向投标人提供的任何书面资料或口头承诺，未经</w:t>
      </w:r>
      <w:r>
        <w:rPr>
          <w:rFonts w:hint="eastAsia" w:ascii="宋体" w:hAnsi="宋体"/>
          <w:szCs w:val="21"/>
          <w:highlight w:val="none"/>
          <w:lang w:val="en-US" w:eastAsia="zh-CN"/>
        </w:rPr>
        <w:t>采购代理机构</w:t>
      </w:r>
      <w:r>
        <w:rPr>
          <w:rFonts w:hint="eastAsia" w:ascii="宋体" w:hAnsi="宋体"/>
          <w:szCs w:val="21"/>
          <w:highlight w:val="none"/>
        </w:rPr>
        <w:t>在网上发布或书面通知，均作无效处理。</w:t>
      </w:r>
    </w:p>
    <w:p w14:paraId="559791C0">
      <w:pPr>
        <w:ind w:firstLine="420" w:firstLineChars="200"/>
        <w:rPr>
          <w:rFonts w:ascii="宋体" w:hAnsi="宋体"/>
          <w:szCs w:val="21"/>
          <w:highlight w:val="none"/>
        </w:rPr>
      </w:pPr>
      <w:r>
        <w:rPr>
          <w:rFonts w:hint="eastAsia" w:ascii="宋体" w:hAnsi="宋体"/>
          <w:szCs w:val="21"/>
          <w:highlight w:val="none"/>
        </w:rPr>
        <w:t>9.5未参与踏勘现场不作为否定投标人资格的理由。</w:t>
      </w:r>
    </w:p>
    <w:p w14:paraId="65BBC041">
      <w:pPr>
        <w:ind w:firstLine="420" w:firstLineChars="200"/>
        <w:rPr>
          <w:rFonts w:ascii="宋体" w:hAnsi="宋体"/>
          <w:szCs w:val="21"/>
          <w:highlight w:val="none"/>
        </w:rPr>
      </w:pPr>
      <w:r>
        <w:rPr>
          <w:rFonts w:hint="eastAsia" w:ascii="黑体" w:hAnsi="宋体" w:eastAsia="黑体"/>
          <w:szCs w:val="21"/>
          <w:highlight w:val="none"/>
        </w:rPr>
        <w:t>10．标前会议</w:t>
      </w:r>
    </w:p>
    <w:p w14:paraId="16881D0D">
      <w:pPr>
        <w:ind w:firstLine="420" w:firstLineChars="200"/>
        <w:rPr>
          <w:rFonts w:ascii="宋体" w:hAnsi="宋体"/>
          <w:szCs w:val="21"/>
          <w:highlight w:val="none"/>
        </w:rPr>
      </w:pPr>
      <w:r>
        <w:rPr>
          <w:rFonts w:hint="eastAsia" w:ascii="宋体" w:hAnsi="宋体"/>
          <w:szCs w:val="21"/>
          <w:highlight w:val="none"/>
        </w:rPr>
        <w:t>10.1如采购人或</w:t>
      </w:r>
      <w:r>
        <w:rPr>
          <w:rFonts w:hint="eastAsia" w:ascii="宋体" w:hAnsi="宋体"/>
          <w:szCs w:val="21"/>
          <w:highlight w:val="none"/>
          <w:lang w:val="en-US" w:eastAsia="zh-CN"/>
        </w:rPr>
        <w:t>采购代理机构</w:t>
      </w:r>
      <w:r>
        <w:rPr>
          <w:rFonts w:hint="eastAsia" w:ascii="宋体" w:hAnsi="宋体"/>
          <w:szCs w:val="21"/>
          <w:highlight w:val="none"/>
        </w:rPr>
        <w:t>认为有必要组织标前会议，投标人应按照招标文件规定的时间或</w:t>
      </w:r>
      <w:r>
        <w:rPr>
          <w:rFonts w:hint="eastAsia" w:ascii="宋体" w:hAnsi="宋体"/>
          <w:szCs w:val="21"/>
          <w:highlight w:val="none"/>
          <w:lang w:val="en-US" w:eastAsia="zh-CN"/>
        </w:rPr>
        <w:t>采购代理机构</w:t>
      </w:r>
      <w:r>
        <w:rPr>
          <w:rFonts w:hint="eastAsia" w:ascii="宋体" w:hAnsi="宋体"/>
          <w:szCs w:val="21"/>
          <w:highlight w:val="none"/>
        </w:rPr>
        <w:t>另行书面通知（包括</w:t>
      </w:r>
      <w:r>
        <w:rPr>
          <w:rFonts w:hint="eastAsia" w:ascii="宋体" w:hAnsi="宋体"/>
          <w:szCs w:val="21"/>
          <w:highlight w:val="none"/>
          <w:lang w:val="en-US" w:eastAsia="zh-CN"/>
        </w:rPr>
        <w:t>采购代理机构</w:t>
      </w:r>
      <w:r>
        <w:rPr>
          <w:rFonts w:hint="eastAsia" w:ascii="宋体" w:hAnsi="宋体"/>
          <w:szCs w:val="21"/>
          <w:highlight w:val="none"/>
        </w:rPr>
        <w:t>网站发布方式，如更正公告等）的时间和地点，参与标前会议。</w:t>
      </w:r>
    </w:p>
    <w:p w14:paraId="6ABE592D">
      <w:pPr>
        <w:ind w:firstLine="420" w:firstLineChars="200"/>
        <w:rPr>
          <w:rFonts w:ascii="宋体" w:hAnsi="宋体"/>
          <w:szCs w:val="21"/>
          <w:highlight w:val="none"/>
        </w:rPr>
      </w:pPr>
      <w:r>
        <w:rPr>
          <w:rFonts w:hint="eastAsia" w:ascii="宋体" w:hAnsi="宋体"/>
          <w:szCs w:val="21"/>
          <w:highlight w:val="none"/>
        </w:rPr>
        <w:t>10.2任何人或任何组织在标前会议时向投标人提供的任何书面资料或口头承诺，未经</w:t>
      </w:r>
      <w:r>
        <w:rPr>
          <w:rFonts w:hint="eastAsia" w:ascii="宋体" w:hAnsi="宋体"/>
          <w:szCs w:val="21"/>
          <w:highlight w:val="none"/>
          <w:lang w:val="en-US" w:eastAsia="zh-CN"/>
        </w:rPr>
        <w:t>采购代理机构</w:t>
      </w:r>
      <w:r>
        <w:rPr>
          <w:rFonts w:hint="eastAsia" w:ascii="宋体" w:hAnsi="宋体"/>
          <w:szCs w:val="21"/>
          <w:highlight w:val="none"/>
        </w:rPr>
        <w:t>在网上发布或书面通知，均作无效处理。</w:t>
      </w:r>
    </w:p>
    <w:p w14:paraId="3B3984DA">
      <w:pPr>
        <w:ind w:firstLine="420" w:firstLineChars="200"/>
        <w:rPr>
          <w:rFonts w:ascii="宋体" w:hAnsi="宋体"/>
          <w:szCs w:val="21"/>
          <w:highlight w:val="none"/>
        </w:rPr>
      </w:pPr>
      <w:r>
        <w:rPr>
          <w:rFonts w:hint="eastAsia" w:ascii="宋体" w:hAnsi="宋体"/>
          <w:szCs w:val="21"/>
          <w:highlight w:val="none"/>
        </w:rPr>
        <w:t>10.3未参与标前会议不作为否定投标人资格的理由。</w:t>
      </w:r>
    </w:p>
    <w:bookmarkEnd w:id="56"/>
    <w:p w14:paraId="4C23D099">
      <w:pPr>
        <w:ind w:firstLine="411" w:firstLineChars="196"/>
        <w:rPr>
          <w:rFonts w:ascii="宋体" w:hAnsi="宋体"/>
          <w:highlight w:val="none"/>
        </w:rPr>
      </w:pPr>
    </w:p>
    <w:p w14:paraId="42703A2D">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highlight w:val="none"/>
        </w:rPr>
      </w:pPr>
      <w:r>
        <w:rPr>
          <w:rFonts w:hint="eastAsia" w:ascii="Cambria" w:hAnsi="Cambria" w:cs="宋体"/>
          <w:b/>
          <w:bCs/>
          <w:sz w:val="28"/>
          <w:szCs w:val="28"/>
          <w:highlight w:val="none"/>
        </w:rPr>
        <w:t>招标文件</w:t>
      </w:r>
    </w:p>
    <w:p w14:paraId="693FD62D">
      <w:pPr>
        <w:ind w:firstLine="420" w:firstLineChars="200"/>
        <w:rPr>
          <w:rFonts w:ascii="黑体" w:hAnsi="宋体" w:eastAsia="黑体"/>
          <w:szCs w:val="21"/>
        </w:rPr>
      </w:pPr>
      <w:r>
        <w:rPr>
          <w:rFonts w:hint="eastAsia" w:ascii="黑体" w:hAnsi="宋体" w:eastAsia="黑体"/>
          <w:szCs w:val="21"/>
        </w:rPr>
        <w:t>11．</w:t>
      </w:r>
      <w:bookmarkStart w:id="58" w:name="_Hlk72399819"/>
      <w:r>
        <w:rPr>
          <w:rFonts w:hint="eastAsia" w:ascii="黑体" w:hAnsi="宋体" w:eastAsia="黑体"/>
          <w:szCs w:val="21"/>
        </w:rPr>
        <w:t>招标文件的编制与组成</w:t>
      </w:r>
    </w:p>
    <w:p w14:paraId="7094410D">
      <w:pPr>
        <w:snapToGrid w:val="0"/>
        <w:ind w:firstLine="420" w:firstLineChars="200"/>
        <w:rPr>
          <w:rFonts w:ascii="宋体" w:hAnsi="宋体"/>
          <w:szCs w:val="21"/>
        </w:rPr>
      </w:pPr>
      <w:r>
        <w:rPr>
          <w:rFonts w:hint="eastAsia" w:ascii="宋体" w:hAnsi="宋体"/>
          <w:szCs w:val="21"/>
        </w:rPr>
        <w:t>11.1招标文件除以下内容</w:t>
      </w:r>
      <w:r>
        <w:rPr>
          <w:rFonts w:hint="eastAsia" w:ascii="宋体" w:hAnsi="宋体"/>
          <w:szCs w:val="21"/>
          <w:highlight w:val="none"/>
        </w:rPr>
        <w:t>外，</w:t>
      </w:r>
      <w:r>
        <w:rPr>
          <w:rFonts w:hint="eastAsia" w:ascii="宋体" w:hAnsi="宋体"/>
          <w:szCs w:val="21"/>
          <w:highlight w:val="none"/>
          <w:lang w:val="en-US" w:eastAsia="zh-CN"/>
        </w:rPr>
        <w:t>采购代理机构</w:t>
      </w:r>
      <w:r>
        <w:rPr>
          <w:rFonts w:hint="eastAsia" w:ascii="宋体" w:hAnsi="宋体"/>
          <w:szCs w:val="21"/>
          <w:highlight w:val="none"/>
        </w:rPr>
        <w:t>在招标期间发出的澄清或修改等相关公告或通知内容，均是招标文件的组成部分，对投标人起约束作用；</w:t>
      </w:r>
    </w:p>
    <w:p w14:paraId="5CD9F860">
      <w:pPr>
        <w:ind w:firstLine="420" w:firstLineChars="200"/>
        <w:rPr>
          <w:rFonts w:ascii="宋体" w:hAnsi="宋体"/>
          <w:szCs w:val="21"/>
        </w:rPr>
      </w:pPr>
      <w:r>
        <w:rPr>
          <w:rFonts w:hint="eastAsia" w:ascii="宋体" w:hAnsi="宋体"/>
          <w:szCs w:val="21"/>
        </w:rPr>
        <w:t>招标文件包括下列内容：</w:t>
      </w:r>
    </w:p>
    <w:p w14:paraId="419DBF75">
      <w:pPr>
        <w:ind w:firstLine="422" w:firstLineChars="200"/>
        <w:rPr>
          <w:rFonts w:ascii="宋体" w:hAnsi="宋体"/>
          <w:b/>
          <w:szCs w:val="21"/>
        </w:rPr>
      </w:pPr>
      <w:r>
        <w:rPr>
          <w:rFonts w:hint="eastAsia" w:ascii="宋体" w:hAnsi="宋体"/>
          <w:b/>
          <w:szCs w:val="21"/>
        </w:rPr>
        <w:t>第一册  专用条款</w:t>
      </w:r>
    </w:p>
    <w:p w14:paraId="5F621CB3">
      <w:pPr>
        <w:ind w:firstLine="422" w:firstLineChars="200"/>
        <w:rPr>
          <w:rFonts w:ascii="宋体" w:hAnsi="宋体"/>
          <w:b/>
          <w:szCs w:val="21"/>
        </w:rPr>
      </w:pPr>
      <w:r>
        <w:rPr>
          <w:rFonts w:hint="eastAsia" w:ascii="宋体" w:hAnsi="宋体"/>
          <w:b/>
          <w:szCs w:val="21"/>
        </w:rPr>
        <w:t>关键信息</w:t>
      </w:r>
    </w:p>
    <w:p w14:paraId="28C966AD">
      <w:pPr>
        <w:ind w:firstLine="420" w:firstLineChars="200"/>
        <w:rPr>
          <w:rFonts w:ascii="宋体" w:hAnsi="宋体"/>
          <w:szCs w:val="21"/>
        </w:rPr>
      </w:pPr>
      <w:r>
        <w:rPr>
          <w:rFonts w:hint="eastAsia" w:ascii="宋体" w:hAnsi="宋体"/>
          <w:szCs w:val="21"/>
        </w:rPr>
        <w:t>第一章  招标公告</w:t>
      </w:r>
    </w:p>
    <w:p w14:paraId="6467183A">
      <w:pPr>
        <w:ind w:firstLine="420" w:firstLineChars="200"/>
        <w:rPr>
          <w:rFonts w:ascii="宋体" w:hAnsi="宋体"/>
          <w:szCs w:val="21"/>
        </w:rPr>
      </w:pPr>
      <w:r>
        <w:rPr>
          <w:rFonts w:hint="eastAsia" w:ascii="宋体" w:hAnsi="宋体"/>
          <w:szCs w:val="21"/>
        </w:rPr>
        <w:t>第二章  对通用条款的补充内容及其他关键信息</w:t>
      </w:r>
    </w:p>
    <w:p w14:paraId="0ECBB114">
      <w:pPr>
        <w:ind w:firstLine="420" w:firstLineChars="200"/>
        <w:rPr>
          <w:rFonts w:ascii="宋体" w:hAnsi="宋体"/>
          <w:szCs w:val="21"/>
        </w:rPr>
      </w:pPr>
      <w:r>
        <w:rPr>
          <w:rFonts w:hint="eastAsia" w:ascii="宋体" w:hAnsi="宋体"/>
          <w:szCs w:val="21"/>
        </w:rPr>
        <w:t>第三章  用户需求书</w:t>
      </w:r>
    </w:p>
    <w:p w14:paraId="3BAE96D9">
      <w:pPr>
        <w:ind w:firstLine="420" w:firstLineChars="200"/>
        <w:rPr>
          <w:rFonts w:ascii="宋体" w:hAnsi="宋体"/>
          <w:szCs w:val="21"/>
        </w:rPr>
      </w:pPr>
      <w:r>
        <w:rPr>
          <w:rFonts w:hint="eastAsia"/>
          <w:szCs w:val="21"/>
        </w:rPr>
        <w:t>第四章</w:t>
      </w:r>
      <w:r>
        <w:rPr>
          <w:szCs w:val="21"/>
        </w:rPr>
        <w:t xml:space="preserve">  </w:t>
      </w:r>
      <w:r>
        <w:rPr>
          <w:rFonts w:hint="eastAsia"/>
          <w:szCs w:val="21"/>
        </w:rPr>
        <w:t>投标文件格式及附件</w:t>
      </w:r>
    </w:p>
    <w:p w14:paraId="1402C4FD">
      <w:pPr>
        <w:ind w:firstLine="420" w:firstLineChars="200"/>
        <w:rPr>
          <w:rFonts w:ascii="宋体" w:hAnsi="宋体"/>
          <w:szCs w:val="21"/>
        </w:rPr>
      </w:pPr>
      <w:r>
        <w:rPr>
          <w:rFonts w:hint="eastAsia" w:ascii="宋体" w:hAnsi="宋体"/>
          <w:szCs w:val="21"/>
        </w:rPr>
        <w:t>第五章  合同条款及格式</w:t>
      </w:r>
    </w:p>
    <w:p w14:paraId="30DA6841">
      <w:pPr>
        <w:ind w:firstLine="422" w:firstLineChars="200"/>
        <w:rPr>
          <w:rFonts w:ascii="宋体" w:hAnsi="宋体"/>
          <w:b/>
          <w:szCs w:val="21"/>
        </w:rPr>
      </w:pPr>
      <w:r>
        <w:rPr>
          <w:rFonts w:hint="eastAsia" w:ascii="宋体" w:hAnsi="宋体"/>
          <w:b/>
          <w:szCs w:val="21"/>
        </w:rPr>
        <w:t>第二册  通用条款</w:t>
      </w:r>
    </w:p>
    <w:p w14:paraId="3F09C322">
      <w:pPr>
        <w:ind w:firstLine="420" w:firstLineChars="200"/>
        <w:rPr>
          <w:rFonts w:ascii="宋体" w:hAnsi="宋体"/>
          <w:szCs w:val="21"/>
        </w:rPr>
      </w:pPr>
      <w:r>
        <w:rPr>
          <w:rFonts w:hint="eastAsia" w:ascii="宋体" w:hAnsi="宋体"/>
          <w:szCs w:val="21"/>
        </w:rPr>
        <w:t>第一章  总则</w:t>
      </w:r>
    </w:p>
    <w:p w14:paraId="3C8DB9A1">
      <w:pPr>
        <w:ind w:firstLine="420" w:firstLineChars="200"/>
        <w:rPr>
          <w:rFonts w:ascii="宋体" w:hAnsi="宋体"/>
          <w:szCs w:val="21"/>
        </w:rPr>
      </w:pPr>
      <w:r>
        <w:rPr>
          <w:rFonts w:hint="eastAsia" w:ascii="宋体" w:hAnsi="宋体"/>
          <w:szCs w:val="21"/>
        </w:rPr>
        <w:t>第二章  招标文件</w:t>
      </w:r>
    </w:p>
    <w:p w14:paraId="75F74A08">
      <w:pPr>
        <w:ind w:firstLine="420" w:firstLineChars="200"/>
        <w:rPr>
          <w:rFonts w:ascii="宋体" w:hAnsi="宋体"/>
          <w:szCs w:val="21"/>
        </w:rPr>
      </w:pPr>
      <w:r>
        <w:rPr>
          <w:rFonts w:hint="eastAsia" w:ascii="宋体" w:hAnsi="宋体"/>
          <w:szCs w:val="21"/>
        </w:rPr>
        <w:t>第三章  投标文件的编制</w:t>
      </w:r>
    </w:p>
    <w:p w14:paraId="09CC046F">
      <w:pPr>
        <w:ind w:firstLine="420" w:firstLineChars="200"/>
        <w:rPr>
          <w:rFonts w:ascii="宋体" w:hAnsi="宋体"/>
          <w:szCs w:val="21"/>
        </w:rPr>
      </w:pPr>
      <w:r>
        <w:rPr>
          <w:rFonts w:hint="eastAsia" w:ascii="宋体" w:hAnsi="宋体"/>
          <w:szCs w:val="21"/>
        </w:rPr>
        <w:t>第四章  投标文件的递交</w:t>
      </w:r>
    </w:p>
    <w:p w14:paraId="16479E9B">
      <w:pPr>
        <w:ind w:firstLine="420" w:firstLineChars="200"/>
        <w:rPr>
          <w:rFonts w:ascii="宋体" w:hAnsi="宋体"/>
          <w:szCs w:val="21"/>
        </w:rPr>
      </w:pPr>
      <w:r>
        <w:rPr>
          <w:rFonts w:hint="eastAsia" w:ascii="宋体" w:hAnsi="宋体"/>
          <w:szCs w:val="21"/>
        </w:rPr>
        <w:t>第五章  开标</w:t>
      </w:r>
    </w:p>
    <w:p w14:paraId="74224CA0">
      <w:pPr>
        <w:ind w:firstLine="420" w:firstLineChars="200"/>
        <w:rPr>
          <w:rFonts w:ascii="宋体" w:hAnsi="宋体"/>
          <w:szCs w:val="21"/>
        </w:rPr>
      </w:pPr>
      <w:r>
        <w:rPr>
          <w:rFonts w:hint="eastAsia" w:ascii="宋体" w:hAnsi="宋体"/>
          <w:szCs w:val="21"/>
        </w:rPr>
        <w:t>第六章  评审要求</w:t>
      </w:r>
    </w:p>
    <w:p w14:paraId="7F229408">
      <w:pPr>
        <w:ind w:firstLine="420" w:firstLineChars="200"/>
        <w:rPr>
          <w:rFonts w:ascii="宋体" w:hAnsi="宋体"/>
          <w:szCs w:val="21"/>
        </w:rPr>
      </w:pPr>
      <w:r>
        <w:rPr>
          <w:rFonts w:hint="eastAsia" w:ascii="宋体" w:hAnsi="宋体"/>
          <w:szCs w:val="21"/>
        </w:rPr>
        <w:t>第七章  评审程序及评审方法</w:t>
      </w:r>
    </w:p>
    <w:p w14:paraId="6F83DDEA">
      <w:pPr>
        <w:ind w:firstLine="420" w:firstLineChars="200"/>
        <w:rPr>
          <w:rFonts w:ascii="宋体" w:hAnsi="宋体"/>
          <w:szCs w:val="21"/>
        </w:rPr>
      </w:pPr>
      <w:r>
        <w:rPr>
          <w:rFonts w:hint="eastAsia" w:ascii="宋体" w:hAnsi="宋体"/>
          <w:szCs w:val="21"/>
        </w:rPr>
        <w:t>第八章  定标及公示</w:t>
      </w:r>
    </w:p>
    <w:p w14:paraId="2224E831">
      <w:pPr>
        <w:ind w:firstLine="420" w:firstLineChars="200"/>
        <w:rPr>
          <w:rFonts w:ascii="宋体" w:hAnsi="宋体"/>
          <w:szCs w:val="21"/>
        </w:rPr>
      </w:pPr>
      <w:r>
        <w:rPr>
          <w:rFonts w:hint="eastAsia" w:ascii="宋体" w:hAnsi="宋体"/>
          <w:szCs w:val="21"/>
        </w:rPr>
        <w:t>第九章  公开招标失败的后续处理</w:t>
      </w:r>
    </w:p>
    <w:p w14:paraId="7CA26661">
      <w:pPr>
        <w:ind w:firstLine="420" w:firstLineChars="200"/>
        <w:rPr>
          <w:rFonts w:ascii="宋体" w:hAnsi="宋体"/>
          <w:szCs w:val="21"/>
        </w:rPr>
      </w:pPr>
      <w:r>
        <w:rPr>
          <w:rFonts w:hint="eastAsia" w:ascii="宋体" w:hAnsi="宋体"/>
          <w:szCs w:val="21"/>
        </w:rPr>
        <w:t>第十章  合同的授予与备案</w:t>
      </w:r>
    </w:p>
    <w:p w14:paraId="4CF1A2FE">
      <w:pPr>
        <w:ind w:firstLine="420" w:firstLineChars="200"/>
        <w:rPr>
          <w:rFonts w:ascii="宋体" w:hAnsi="宋体"/>
          <w:szCs w:val="21"/>
        </w:rPr>
      </w:pPr>
      <w:r>
        <w:rPr>
          <w:rFonts w:hint="eastAsia" w:ascii="宋体" w:hAnsi="宋体"/>
          <w:szCs w:val="21"/>
        </w:rPr>
        <w:t>第十一章  质疑处理</w:t>
      </w:r>
    </w:p>
    <w:p w14:paraId="189C0664">
      <w:pPr>
        <w:ind w:firstLine="420" w:firstLineChars="200"/>
        <w:rPr>
          <w:rFonts w:ascii="宋体" w:hAnsi="宋体"/>
          <w:szCs w:val="21"/>
          <w:highlight w:val="none"/>
        </w:rPr>
      </w:pPr>
      <w:r>
        <w:rPr>
          <w:rFonts w:hint="eastAsia" w:ascii="宋体" w:hAnsi="宋体"/>
          <w:szCs w:val="21"/>
        </w:rPr>
        <w:t>11.2 投标</w:t>
      </w:r>
      <w:r>
        <w:rPr>
          <w:rFonts w:hint="eastAsia" w:ascii="宋体" w:hAnsi="宋体"/>
          <w:szCs w:val="21"/>
          <w:highlight w:val="none"/>
        </w:rPr>
        <w:t>人下载招标文件后，应仔细检查招标文件的所有内容，如有疑问应在答疑截止时间之前向</w:t>
      </w:r>
      <w:r>
        <w:rPr>
          <w:rFonts w:hint="eastAsia" w:ascii="宋体" w:hAnsi="宋体"/>
          <w:szCs w:val="21"/>
          <w:highlight w:val="none"/>
          <w:lang w:val="en-US" w:eastAsia="zh-CN"/>
        </w:rPr>
        <w:t>采购代理机构</w:t>
      </w:r>
      <w:r>
        <w:rPr>
          <w:rFonts w:hint="eastAsia" w:ascii="宋体" w:hAnsi="宋体"/>
          <w:szCs w:val="21"/>
          <w:highlight w:val="none"/>
        </w:rPr>
        <w:t>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1523E98B">
      <w:pPr>
        <w:ind w:firstLine="420" w:firstLineChars="200"/>
        <w:rPr>
          <w:rFonts w:hint="eastAsia" w:ascii="宋体" w:hAnsi="宋体"/>
          <w:szCs w:val="21"/>
          <w:highlight w:val="none"/>
        </w:rPr>
      </w:pPr>
      <w:r>
        <w:rPr>
          <w:rFonts w:hint="eastAsia" w:ascii="宋体" w:hAnsi="宋体"/>
          <w:szCs w:val="21"/>
          <w:highlight w:val="none"/>
        </w:rPr>
        <w:t>11.3任何人或任何组织向投标人提交的任何书面或口头资料，未经</w:t>
      </w:r>
      <w:r>
        <w:rPr>
          <w:rFonts w:hint="eastAsia" w:ascii="宋体" w:hAnsi="宋体"/>
          <w:szCs w:val="21"/>
          <w:highlight w:val="none"/>
          <w:lang w:val="en-US" w:eastAsia="zh-CN"/>
        </w:rPr>
        <w:t>采购代理机构</w:t>
      </w:r>
      <w:r>
        <w:rPr>
          <w:rFonts w:hint="eastAsia" w:ascii="宋体" w:hAnsi="宋体"/>
          <w:szCs w:val="21"/>
          <w:highlight w:val="none"/>
        </w:rPr>
        <w:t>在网上发布或书面通知，均作无效处理，不得作为招标文件的组成部分。</w:t>
      </w:r>
      <w:r>
        <w:rPr>
          <w:rFonts w:hint="eastAsia" w:ascii="宋体" w:hAnsi="宋体"/>
          <w:szCs w:val="21"/>
          <w:highlight w:val="none"/>
          <w:lang w:val="en-US" w:eastAsia="zh-CN"/>
        </w:rPr>
        <w:t>采购代理机构</w:t>
      </w:r>
      <w:r>
        <w:rPr>
          <w:rFonts w:hint="eastAsia" w:ascii="宋体" w:hAnsi="宋体"/>
          <w:szCs w:val="21"/>
          <w:highlight w:val="none"/>
        </w:rPr>
        <w:t>对投标人由此而做出的推论、理解和结论概不负责。</w:t>
      </w:r>
    </w:p>
    <w:p w14:paraId="677D91E9">
      <w:pPr>
        <w:ind w:firstLine="420" w:firstLineChars="200"/>
        <w:rPr>
          <w:rFonts w:ascii="宋体" w:hAnsi="宋体"/>
          <w:szCs w:val="21"/>
          <w:highlight w:val="none"/>
        </w:rPr>
      </w:pPr>
      <w:r>
        <w:rPr>
          <w:rFonts w:hint="eastAsia" w:ascii="宋体" w:hAnsi="宋体"/>
          <w:szCs w:val="21"/>
          <w:highlight w:val="none"/>
        </w:rPr>
        <w:t>11.4</w:t>
      </w:r>
      <w:r>
        <w:rPr>
          <w:rFonts w:hint="eastAsia" w:ascii="宋体" w:hAnsi="宋体"/>
          <w:szCs w:val="21"/>
          <w:highlight w:val="cyan"/>
          <w:lang w:val="en-US" w:eastAsia="zh-CN"/>
        </w:rPr>
        <w:t>在</w:t>
      </w:r>
      <w:r>
        <w:rPr>
          <w:rFonts w:hint="eastAsia" w:ascii="宋体" w:hAnsi="宋体"/>
          <w:szCs w:val="21"/>
          <w:highlight w:val="cyan"/>
        </w:rPr>
        <w:t>项目产生质疑、投诉等阶段，主管部门、采购人、代理机构、评审委员会等可以要求供应商提供原件进行核查。</w:t>
      </w:r>
    </w:p>
    <w:p w14:paraId="3B1F9072">
      <w:pPr>
        <w:ind w:firstLine="420" w:firstLineChars="200"/>
        <w:rPr>
          <w:rFonts w:ascii="黑体" w:hAnsi="宋体" w:eastAsia="黑体"/>
          <w:szCs w:val="21"/>
        </w:rPr>
      </w:pPr>
      <w:r>
        <w:rPr>
          <w:rFonts w:hint="eastAsia" w:ascii="黑体" w:hAnsi="宋体" w:eastAsia="黑体"/>
          <w:szCs w:val="21"/>
        </w:rPr>
        <w:t>12．招标文件的澄清</w:t>
      </w:r>
    </w:p>
    <w:p w14:paraId="0F699287">
      <w:pPr>
        <w:ind w:firstLine="420" w:firstLineChars="200"/>
        <w:rPr>
          <w:rFonts w:ascii="宋体" w:hAnsi="宋体"/>
          <w:szCs w:val="21"/>
        </w:rPr>
      </w:pPr>
      <w:r>
        <w:rPr>
          <w:rFonts w:hint="eastAsia" w:ascii="宋体" w:hAnsi="宋体"/>
          <w:szCs w:val="21"/>
        </w:rPr>
        <w:t>12.1招标文件澄清的目的是澄清、解答投标人在查阅招标文件后或现场踏勘中可能提出的与投标有关的疑问或询问。</w:t>
      </w:r>
    </w:p>
    <w:p w14:paraId="37255CC9">
      <w:pPr>
        <w:ind w:firstLine="420" w:firstLineChars="200"/>
        <w:rPr>
          <w:rFonts w:ascii="宋体" w:hAnsi="宋体"/>
          <w:color w:val="FF0000"/>
          <w:szCs w:val="21"/>
          <w:highlight w:val="cyan"/>
        </w:rPr>
      </w:pPr>
      <w:r>
        <w:rPr>
          <w:rFonts w:hint="eastAsia" w:ascii="宋体" w:hAnsi="宋体"/>
          <w:color w:val="FF0000"/>
          <w:szCs w:val="21"/>
          <w:highlight w:val="cyan"/>
        </w:rPr>
        <w:t>12.2投标人如对招标文件内容有疑问，应当在招标公告规定的澄清（提问）截止时间前将疑问内容加盖公章书面提交至</w:t>
      </w:r>
      <w:r>
        <w:rPr>
          <w:rFonts w:hint="eastAsia" w:ascii="宋体" w:hAnsi="宋体"/>
          <w:color w:val="FF0000"/>
          <w:szCs w:val="21"/>
          <w:highlight w:val="cyan"/>
          <w:lang w:val="en-US" w:eastAsia="zh-CN"/>
        </w:rPr>
        <w:t>采购代理机构</w:t>
      </w:r>
      <w:r>
        <w:rPr>
          <w:rFonts w:hint="eastAsia" w:ascii="宋体" w:hAnsi="宋体"/>
          <w:color w:val="FF0000"/>
          <w:szCs w:val="21"/>
          <w:highlight w:val="cyan"/>
        </w:rPr>
        <w:t>。</w:t>
      </w:r>
    </w:p>
    <w:p w14:paraId="0BE51A3B">
      <w:pPr>
        <w:ind w:firstLine="420" w:firstLineChars="200"/>
        <w:rPr>
          <w:rFonts w:ascii="宋体" w:hAnsi="宋体"/>
          <w:szCs w:val="21"/>
          <w:highlight w:val="none"/>
        </w:rPr>
      </w:pPr>
      <w:r>
        <w:rPr>
          <w:rFonts w:hint="eastAsia" w:ascii="宋体" w:hAnsi="宋体"/>
          <w:szCs w:val="21"/>
        </w:rPr>
        <w:t>12</w:t>
      </w:r>
      <w:r>
        <w:rPr>
          <w:rFonts w:hint="eastAsia" w:ascii="宋体" w:hAnsi="宋体"/>
          <w:szCs w:val="21"/>
          <w:highlight w:val="none"/>
        </w:rPr>
        <w:t>.3不论是</w:t>
      </w:r>
      <w:r>
        <w:rPr>
          <w:rFonts w:hint="eastAsia" w:ascii="宋体" w:hAnsi="宋体"/>
          <w:szCs w:val="21"/>
          <w:highlight w:val="none"/>
          <w:lang w:val="en-US" w:eastAsia="zh-CN"/>
        </w:rPr>
        <w:t>采购代理机构</w:t>
      </w:r>
      <w:r>
        <w:rPr>
          <w:rFonts w:hint="eastAsia" w:ascii="宋体" w:hAnsi="宋体"/>
          <w:szCs w:val="21"/>
          <w:highlight w:val="none"/>
        </w:rPr>
        <w:t>根据需要主动对招标文件进行必要的澄清或是根据投标人的要求对招标文件做出澄清，</w:t>
      </w:r>
      <w:r>
        <w:rPr>
          <w:rFonts w:hint="eastAsia" w:ascii="宋体" w:hAnsi="宋体"/>
          <w:szCs w:val="21"/>
          <w:highlight w:val="none"/>
          <w:lang w:val="en-US" w:eastAsia="zh-CN"/>
        </w:rPr>
        <w:t>采购代理机构</w:t>
      </w:r>
      <w:r>
        <w:rPr>
          <w:rFonts w:hint="eastAsia" w:ascii="宋体" w:hAnsi="宋体"/>
          <w:szCs w:val="21"/>
          <w:highlight w:val="none"/>
        </w:rPr>
        <w:t>都将在投标截止日期前以书面形式（包括</w:t>
      </w:r>
      <w:r>
        <w:rPr>
          <w:rFonts w:hint="eastAsia" w:ascii="宋体" w:hAnsi="宋体"/>
          <w:szCs w:val="21"/>
          <w:highlight w:val="none"/>
          <w:lang w:val="en-US" w:eastAsia="zh-CN"/>
        </w:rPr>
        <w:t>采购代理机构</w:t>
      </w:r>
      <w:r>
        <w:rPr>
          <w:rFonts w:hint="eastAsia" w:ascii="宋体" w:hAnsi="宋体"/>
          <w:szCs w:val="21"/>
          <w:highlight w:val="none"/>
        </w:rPr>
        <w:t>网站发布方式）答复或发送给所有投标人。答复内容是招标文件的组成部分，对投标人起约束作用，其有效性按照本通用条款第13.3、13.4款规定执行。</w:t>
      </w:r>
    </w:p>
    <w:p w14:paraId="27846873">
      <w:pPr>
        <w:ind w:firstLine="420" w:firstLineChars="200"/>
        <w:rPr>
          <w:rFonts w:ascii="黑体" w:hAnsi="宋体" w:eastAsia="黑体"/>
          <w:szCs w:val="21"/>
          <w:highlight w:val="none"/>
        </w:rPr>
      </w:pPr>
      <w:r>
        <w:rPr>
          <w:rFonts w:hint="eastAsia" w:ascii="黑体" w:hAnsi="宋体" w:eastAsia="黑体"/>
          <w:szCs w:val="21"/>
          <w:highlight w:val="none"/>
        </w:rPr>
        <w:t>13．招标文件的修改</w:t>
      </w:r>
    </w:p>
    <w:p w14:paraId="413CF562">
      <w:pPr>
        <w:ind w:firstLine="420" w:firstLineChars="200"/>
        <w:rPr>
          <w:rFonts w:ascii="宋体" w:hAnsi="宋体"/>
          <w:szCs w:val="21"/>
          <w:highlight w:val="none"/>
        </w:rPr>
      </w:pPr>
      <w:r>
        <w:rPr>
          <w:rFonts w:hint="eastAsia" w:ascii="宋体" w:hAnsi="宋体"/>
          <w:szCs w:val="21"/>
          <w:highlight w:val="none"/>
        </w:rPr>
        <w:t>13.1招标文件发出后，在投标截止日期前任何时候，确需要变更招标文件内容的，</w:t>
      </w:r>
      <w:r>
        <w:rPr>
          <w:rFonts w:hint="eastAsia" w:ascii="宋体" w:hAnsi="宋体"/>
          <w:szCs w:val="21"/>
          <w:highlight w:val="none"/>
          <w:lang w:val="en-US" w:eastAsia="zh-CN"/>
        </w:rPr>
        <w:t>采购代理机构</w:t>
      </w:r>
      <w:r>
        <w:rPr>
          <w:rFonts w:hint="eastAsia" w:ascii="宋体" w:hAnsi="宋体"/>
          <w:szCs w:val="21"/>
          <w:highlight w:val="none"/>
        </w:rPr>
        <w:t>可主动或在解答投标人提出的澄清问题时对招标文件进行修改。</w:t>
      </w:r>
    </w:p>
    <w:p w14:paraId="470B65AC">
      <w:pPr>
        <w:ind w:firstLine="420" w:firstLineChars="200"/>
        <w:rPr>
          <w:rFonts w:ascii="宋体" w:hAnsi="宋体"/>
          <w:szCs w:val="21"/>
          <w:highlight w:val="none"/>
        </w:rPr>
      </w:pPr>
      <w:r>
        <w:rPr>
          <w:rFonts w:hint="eastAsia" w:ascii="宋体" w:hAnsi="宋体"/>
          <w:szCs w:val="21"/>
          <w:highlight w:val="none"/>
        </w:rPr>
        <w:t>13.2招标文件的修改以书面形式（包括</w:t>
      </w:r>
      <w:r>
        <w:rPr>
          <w:rFonts w:hint="eastAsia" w:ascii="宋体" w:hAnsi="宋体"/>
          <w:szCs w:val="21"/>
          <w:highlight w:val="none"/>
          <w:lang w:val="en-US" w:eastAsia="zh-CN"/>
        </w:rPr>
        <w:t>采购代理机构</w:t>
      </w:r>
      <w:r>
        <w:rPr>
          <w:rFonts w:hint="eastAsia" w:ascii="宋体" w:hAnsi="宋体"/>
          <w:szCs w:val="21"/>
          <w:highlight w:val="none"/>
        </w:rPr>
        <w:t>网站发布方式，如更正公告等）发送给所有投标人，招标文件的修改内容作为招标文件的组成部分，并具有约束力。</w:t>
      </w:r>
    </w:p>
    <w:p w14:paraId="660D2001">
      <w:pPr>
        <w:ind w:firstLine="420" w:firstLineChars="200"/>
        <w:rPr>
          <w:rFonts w:ascii="宋体" w:hAnsi="宋体"/>
          <w:szCs w:val="21"/>
          <w:highlight w:val="none"/>
        </w:rPr>
      </w:pPr>
      <w:r>
        <w:rPr>
          <w:rFonts w:hint="eastAsia" w:ascii="宋体" w:hAnsi="宋体"/>
          <w:szCs w:val="21"/>
          <w:highlight w:val="none"/>
        </w:rPr>
        <w:t>13.3招标文件、招标文件澄清答复内容、招标文件修改补充内容均以书面形式（包括</w:t>
      </w:r>
      <w:r>
        <w:rPr>
          <w:rFonts w:hint="eastAsia" w:ascii="宋体" w:hAnsi="宋体"/>
          <w:szCs w:val="21"/>
          <w:highlight w:val="none"/>
          <w:lang w:val="en-US" w:eastAsia="zh-CN"/>
        </w:rPr>
        <w:t>采购代理机构</w:t>
      </w:r>
      <w:r>
        <w:rPr>
          <w:rFonts w:hint="eastAsia" w:ascii="宋体" w:hAnsi="宋体"/>
          <w:szCs w:val="21"/>
          <w:highlight w:val="none"/>
        </w:rPr>
        <w:t>网站公开发布方式，如更正公告等）明确的内容为准。当招标文件、修改补充通知、招标文件澄清答复内容相互矛盾时，以最后发出的内容为准。</w:t>
      </w:r>
    </w:p>
    <w:p w14:paraId="2B38F052">
      <w:pPr>
        <w:ind w:firstLine="420" w:firstLineChars="200"/>
        <w:rPr>
          <w:rFonts w:ascii="宋体" w:hAnsi="宋体"/>
          <w:szCs w:val="21"/>
          <w:highlight w:val="none"/>
        </w:rPr>
      </w:pPr>
      <w:r>
        <w:rPr>
          <w:rFonts w:hint="eastAsia" w:ascii="宋体" w:hAnsi="宋体"/>
          <w:szCs w:val="21"/>
          <w:highlight w:val="none"/>
        </w:rPr>
        <w:t>13.4</w:t>
      </w:r>
      <w:r>
        <w:rPr>
          <w:rFonts w:hint="eastAsia" w:ascii="宋体" w:hAnsi="宋体"/>
          <w:szCs w:val="21"/>
          <w:highlight w:val="none"/>
          <w:lang w:val="en-US" w:eastAsia="zh-CN"/>
        </w:rPr>
        <w:t>采购代理机构</w:t>
      </w:r>
      <w:r>
        <w:rPr>
          <w:rFonts w:hint="eastAsia" w:ascii="宋体" w:hAnsi="宋体"/>
          <w:szCs w:val="21"/>
          <w:highlight w:val="none"/>
        </w:rPr>
        <w:t>保证招标文件澄清答复内容和招标文件修改补充内容在投标截止时间前以书面形式（包括</w:t>
      </w:r>
      <w:r>
        <w:rPr>
          <w:rFonts w:hint="eastAsia" w:ascii="宋体" w:hAnsi="宋体"/>
          <w:szCs w:val="21"/>
          <w:highlight w:val="none"/>
          <w:lang w:val="en-US" w:eastAsia="zh-CN"/>
        </w:rPr>
        <w:t>采购代理机构</w:t>
      </w:r>
      <w:r>
        <w:rPr>
          <w:rFonts w:hint="eastAsia" w:ascii="宋体" w:hAnsi="宋体"/>
          <w:szCs w:val="21"/>
          <w:highlight w:val="none"/>
        </w:rPr>
        <w:t>网站发布方式，如更正公告等）发送给所有投标人。为使投标人在编制投标文件时有充分时间对招标文件的修改部分进行研究，</w:t>
      </w:r>
      <w:r>
        <w:rPr>
          <w:rFonts w:hint="eastAsia" w:ascii="宋体" w:hAnsi="宋体"/>
          <w:szCs w:val="21"/>
          <w:highlight w:val="none"/>
          <w:lang w:val="en-US" w:eastAsia="zh-CN"/>
        </w:rPr>
        <w:t>采购代理机构</w:t>
      </w:r>
      <w:r>
        <w:rPr>
          <w:rFonts w:hint="eastAsia" w:ascii="宋体" w:hAnsi="宋体"/>
          <w:szCs w:val="21"/>
          <w:highlight w:val="none"/>
        </w:rPr>
        <w:t>可以酌情延长递交投标文件的截止日期。</w:t>
      </w:r>
      <w:bookmarkEnd w:id="58"/>
    </w:p>
    <w:p w14:paraId="517EADA2">
      <w:pPr>
        <w:rPr>
          <w:rFonts w:ascii="宋体" w:hAnsi="宋体"/>
          <w:szCs w:val="21"/>
        </w:rPr>
      </w:pPr>
    </w:p>
    <w:p w14:paraId="1E7E8B43">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投标文件的编制</w:t>
      </w:r>
    </w:p>
    <w:p w14:paraId="72DDC19D">
      <w:pPr>
        <w:ind w:firstLine="420" w:firstLineChars="200"/>
        <w:rPr>
          <w:rFonts w:ascii="黑体" w:hAnsi="宋体" w:eastAsia="黑体"/>
          <w:szCs w:val="21"/>
        </w:rPr>
      </w:pPr>
      <w:r>
        <w:rPr>
          <w:rFonts w:hint="eastAsia" w:ascii="黑体" w:hAnsi="宋体" w:eastAsia="黑体"/>
          <w:szCs w:val="21"/>
        </w:rPr>
        <w:t>14．</w:t>
      </w:r>
      <w:bookmarkStart w:id="59" w:name="_Hlk72400236"/>
      <w:r>
        <w:rPr>
          <w:rFonts w:hint="eastAsia" w:ascii="黑体" w:hAnsi="宋体" w:eastAsia="黑体"/>
          <w:szCs w:val="21"/>
        </w:rPr>
        <w:t>投标文件的语言及度量单位</w:t>
      </w:r>
    </w:p>
    <w:p w14:paraId="1E03760E">
      <w:pPr>
        <w:ind w:firstLine="420" w:firstLineChars="200"/>
        <w:rPr>
          <w:rFonts w:ascii="宋体" w:hAnsi="宋体"/>
          <w:szCs w:val="21"/>
        </w:rPr>
      </w:pPr>
      <w:r>
        <w:rPr>
          <w:rFonts w:hint="eastAsia" w:ascii="宋体" w:hAnsi="宋体"/>
          <w:szCs w:val="21"/>
        </w:rPr>
        <w:t>14.1 投</w:t>
      </w:r>
      <w:r>
        <w:rPr>
          <w:rFonts w:hint="eastAsia" w:ascii="宋体" w:hAnsi="宋体"/>
          <w:szCs w:val="21"/>
          <w:highlight w:val="none"/>
        </w:rPr>
        <w:t>标人与</w:t>
      </w:r>
      <w:r>
        <w:rPr>
          <w:rFonts w:hint="eastAsia" w:ascii="宋体" w:hAnsi="宋体"/>
          <w:szCs w:val="21"/>
          <w:highlight w:val="none"/>
          <w:lang w:val="en-US" w:eastAsia="zh-CN"/>
        </w:rPr>
        <w:t>采购代理机构</w:t>
      </w:r>
      <w:r>
        <w:rPr>
          <w:rFonts w:hint="eastAsia" w:ascii="宋体" w:hAnsi="宋体"/>
          <w:szCs w:val="21"/>
          <w:highlight w:val="none"/>
        </w:rPr>
        <w:t>之间与</w:t>
      </w:r>
      <w:r>
        <w:rPr>
          <w:rFonts w:hint="eastAsia" w:ascii="宋体" w:hAnsi="宋体"/>
          <w:szCs w:val="21"/>
        </w:rPr>
        <w:t>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14:paraId="20A91634">
      <w:pPr>
        <w:ind w:firstLine="420" w:firstLineChars="200"/>
        <w:rPr>
          <w:rFonts w:ascii="宋体" w:hAnsi="宋体"/>
          <w:szCs w:val="21"/>
        </w:rPr>
      </w:pPr>
      <w:r>
        <w:rPr>
          <w:rFonts w:hint="eastAsia" w:ascii="宋体" w:hAnsi="宋体"/>
          <w:szCs w:val="21"/>
        </w:rPr>
        <w:t>14.2 除技术规范另有规定外，投标文件使用的度量单位，均采用中华人民共和国法定计量单位。</w:t>
      </w:r>
    </w:p>
    <w:bookmarkEnd w:id="59"/>
    <w:p w14:paraId="1D924F40">
      <w:pPr>
        <w:ind w:firstLine="420" w:firstLineChars="200"/>
        <w:rPr>
          <w:rFonts w:ascii="黑体" w:hAnsi="宋体" w:eastAsia="黑体"/>
          <w:szCs w:val="21"/>
        </w:rPr>
      </w:pPr>
      <w:r>
        <w:rPr>
          <w:rFonts w:hint="eastAsia" w:ascii="黑体" w:hAnsi="宋体" w:eastAsia="黑体"/>
          <w:szCs w:val="21"/>
        </w:rPr>
        <w:t>15．</w:t>
      </w:r>
      <w:bookmarkStart w:id="60" w:name="_Hlk72401567"/>
      <w:r>
        <w:rPr>
          <w:rFonts w:hint="eastAsia" w:ascii="黑体" w:hAnsi="宋体" w:eastAsia="黑体"/>
          <w:szCs w:val="21"/>
        </w:rPr>
        <w:t>投标文件的组成</w:t>
      </w:r>
    </w:p>
    <w:p w14:paraId="46F704D4">
      <w:pPr>
        <w:ind w:firstLine="420" w:firstLineChars="200"/>
        <w:rPr>
          <w:rFonts w:ascii="宋体" w:hAnsi="宋体"/>
          <w:szCs w:val="21"/>
        </w:rPr>
      </w:pPr>
      <w:r>
        <w:rPr>
          <w:rFonts w:hint="eastAsia" w:ascii="宋体" w:hAnsi="宋体"/>
          <w:szCs w:val="21"/>
        </w:rPr>
        <w:t>具体内容在招标文件专用条款中进行规定。</w:t>
      </w:r>
    </w:p>
    <w:p w14:paraId="13B4D4C1">
      <w:pPr>
        <w:ind w:firstLine="420" w:firstLineChars="200"/>
        <w:rPr>
          <w:rFonts w:ascii="黑体" w:hAnsi="宋体" w:eastAsia="黑体"/>
          <w:szCs w:val="21"/>
        </w:rPr>
      </w:pPr>
      <w:r>
        <w:rPr>
          <w:rFonts w:hint="eastAsia" w:ascii="黑体" w:hAnsi="宋体" w:eastAsia="黑体"/>
          <w:szCs w:val="21"/>
        </w:rPr>
        <w:t>16．投标文件格式</w:t>
      </w:r>
    </w:p>
    <w:p w14:paraId="71E9D954">
      <w:pPr>
        <w:ind w:firstLine="420" w:firstLineChars="200"/>
        <w:rPr>
          <w:rFonts w:ascii="宋体" w:hAnsi="宋体"/>
          <w:szCs w:val="21"/>
        </w:rPr>
      </w:pPr>
      <w:r>
        <w:rPr>
          <w:rFonts w:hint="eastAsia" w:ascii="宋体" w:hAnsi="宋体"/>
          <w:szCs w:val="21"/>
        </w:rPr>
        <w:t>投标文件包括本通用条款第15条中规定的内容。如招标文件提供了投标文件格式，则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69FCFF1E">
      <w:pPr>
        <w:ind w:firstLine="420" w:firstLineChars="200"/>
        <w:rPr>
          <w:rFonts w:ascii="黑体" w:hAnsi="宋体" w:eastAsia="黑体"/>
          <w:szCs w:val="21"/>
        </w:rPr>
      </w:pPr>
      <w:r>
        <w:rPr>
          <w:rFonts w:hint="eastAsia" w:ascii="黑体" w:hAnsi="宋体" w:eastAsia="黑体"/>
          <w:szCs w:val="21"/>
        </w:rPr>
        <w:t>17．投标货币</w:t>
      </w:r>
    </w:p>
    <w:p w14:paraId="6D2311EC">
      <w:pPr>
        <w:ind w:firstLine="420" w:firstLineChars="200"/>
        <w:rPr>
          <w:rFonts w:ascii="宋体" w:hAnsi="宋体"/>
          <w:szCs w:val="21"/>
        </w:rPr>
      </w:pPr>
      <w:r>
        <w:rPr>
          <w:rFonts w:hint="eastAsia" w:ascii="宋体" w:hAnsi="宋体"/>
          <w:szCs w:val="21"/>
        </w:rPr>
        <w:t>本项目的投标报价应以人民币计。</w:t>
      </w:r>
    </w:p>
    <w:bookmarkEnd w:id="60"/>
    <w:p w14:paraId="7D524030">
      <w:pPr>
        <w:ind w:firstLine="420" w:firstLineChars="200"/>
        <w:rPr>
          <w:rFonts w:ascii="黑体" w:hAnsi="宋体" w:eastAsia="黑体"/>
          <w:szCs w:val="21"/>
        </w:rPr>
      </w:pPr>
      <w:r>
        <w:rPr>
          <w:rFonts w:hint="eastAsia" w:ascii="黑体" w:hAnsi="宋体" w:eastAsia="黑体"/>
          <w:szCs w:val="21"/>
        </w:rPr>
        <w:t>18．</w:t>
      </w:r>
      <w:bookmarkStart w:id="61" w:name="_Hlk72401735"/>
      <w:r>
        <w:rPr>
          <w:rFonts w:hint="eastAsia" w:ascii="黑体" w:hAnsi="宋体" w:eastAsia="黑体"/>
          <w:szCs w:val="21"/>
        </w:rPr>
        <w:t>证明投标文件投标技术方案的合格性和符合招标文件规定的文件要求</w:t>
      </w:r>
    </w:p>
    <w:p w14:paraId="23022A57">
      <w:pPr>
        <w:ind w:firstLine="420" w:firstLineChars="200"/>
        <w:rPr>
          <w:rFonts w:ascii="宋体" w:hAnsi="宋体"/>
          <w:szCs w:val="21"/>
        </w:rPr>
      </w:pPr>
      <w:r>
        <w:rPr>
          <w:rFonts w:hint="eastAsia" w:ascii="宋体" w:hAnsi="宋体"/>
          <w:szCs w:val="21"/>
        </w:rPr>
        <w:t>18.1 投标人应提交证明文件，证明其投标技术方案项下的货物和服务的合格性符合招标文件规定。该投标技术方案及其证明文件均作为投标文件组成部分。</w:t>
      </w:r>
    </w:p>
    <w:p w14:paraId="73FC64E5">
      <w:pPr>
        <w:ind w:firstLine="420" w:firstLineChars="200"/>
        <w:rPr>
          <w:rFonts w:ascii="宋体" w:hAnsi="宋体"/>
          <w:szCs w:val="21"/>
        </w:rPr>
      </w:pPr>
      <w:r>
        <w:rPr>
          <w:rFonts w:hint="eastAsia" w:ascii="宋体" w:hAnsi="宋体"/>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0B571474">
      <w:pPr>
        <w:ind w:firstLine="420" w:firstLineChars="200"/>
        <w:rPr>
          <w:rFonts w:ascii="宋体" w:hAnsi="宋体"/>
          <w:szCs w:val="21"/>
        </w:rPr>
      </w:pPr>
      <w:r>
        <w:rPr>
          <w:rFonts w:hint="eastAsia" w:ascii="宋体" w:hAnsi="宋体"/>
          <w:szCs w:val="21"/>
        </w:rPr>
        <w:t>18.2.1主要技术指标和性能的详细说明。</w:t>
      </w:r>
    </w:p>
    <w:p w14:paraId="4748C4CB">
      <w:pPr>
        <w:ind w:firstLine="420" w:firstLineChars="200"/>
        <w:rPr>
          <w:rFonts w:ascii="宋体" w:hAnsi="宋体"/>
          <w:szCs w:val="21"/>
        </w:rPr>
      </w:pPr>
      <w:r>
        <w:rPr>
          <w:rFonts w:hint="eastAsia" w:ascii="宋体" w:hAnsi="宋体"/>
          <w:szCs w:val="21"/>
        </w:rPr>
        <w:t>18.2.2投标产品从采购人开始使用至招标文件中规定的周期内正常、连续地使用所必须的备件和专用工具清单，包括备件和专用工具的货源及现行价格。</w:t>
      </w:r>
    </w:p>
    <w:p w14:paraId="65AB3838">
      <w:pPr>
        <w:ind w:firstLine="420" w:firstLineChars="200"/>
        <w:rPr>
          <w:rFonts w:ascii="宋体" w:hAnsi="宋体"/>
          <w:szCs w:val="21"/>
        </w:rPr>
      </w:pPr>
      <w:r>
        <w:rPr>
          <w:rFonts w:hint="eastAsia" w:ascii="宋体" w:hAnsi="宋体"/>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409B801C">
      <w:pPr>
        <w:ind w:firstLine="420" w:firstLineChars="200"/>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szCs w:val="21"/>
        </w:rPr>
        <w:t>清晰度要求能够使用电脑阅读、识别和判断</w:t>
      </w:r>
      <w:r>
        <w:rPr>
          <w:rFonts w:hint="eastAsia" w:ascii="宋体" w:hAnsi="宋体"/>
          <w:szCs w:val="21"/>
        </w:rPr>
        <w:t>；</w:t>
      </w:r>
    </w:p>
    <w:p w14:paraId="50DCD720">
      <w:pPr>
        <w:ind w:firstLine="420" w:firstLineChars="200"/>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704007BE">
      <w:pPr>
        <w:ind w:firstLine="420" w:firstLineChars="200"/>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13A516E4">
      <w:pPr>
        <w:ind w:firstLine="420" w:firstLineChars="200"/>
        <w:rPr>
          <w:rFonts w:ascii="宋体" w:hAnsi="宋体"/>
          <w:szCs w:val="21"/>
        </w:rPr>
      </w:pPr>
      <w:r>
        <w:rPr>
          <w:rFonts w:hint="eastAsia" w:ascii="宋体" w:hAnsi="宋体"/>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szCs w:val="21"/>
        </w:rPr>
        <w:t>满足要求</w:t>
      </w:r>
      <w:r>
        <w:rPr>
          <w:rFonts w:hint="eastAsia" w:ascii="宋体" w:hAnsi="宋体"/>
          <w:szCs w:val="21"/>
        </w:rPr>
        <w:t>，由评审委员会来评判。</w:t>
      </w:r>
    </w:p>
    <w:p w14:paraId="49A96342">
      <w:pPr>
        <w:ind w:firstLine="420" w:firstLineChars="200"/>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61"/>
    <w:p w14:paraId="26D8C009">
      <w:pPr>
        <w:ind w:firstLine="420" w:firstLineChars="200"/>
        <w:rPr>
          <w:rFonts w:ascii="黑体" w:hAnsi="宋体" w:eastAsia="黑体"/>
          <w:szCs w:val="21"/>
        </w:rPr>
      </w:pPr>
      <w:r>
        <w:rPr>
          <w:rFonts w:hint="eastAsia" w:ascii="黑体" w:hAnsi="宋体" w:eastAsia="黑体"/>
          <w:szCs w:val="21"/>
        </w:rPr>
        <w:t>19．</w:t>
      </w:r>
      <w:bookmarkStart w:id="62" w:name="_Hlk72402034"/>
      <w:r>
        <w:rPr>
          <w:rFonts w:hint="eastAsia" w:ascii="黑体" w:hAnsi="宋体" w:eastAsia="黑体"/>
          <w:szCs w:val="21"/>
        </w:rPr>
        <w:t>投标文件其他证明文件的要求</w:t>
      </w:r>
    </w:p>
    <w:p w14:paraId="17D70B8D">
      <w:pPr>
        <w:ind w:firstLine="420" w:firstLineChars="200"/>
        <w:rPr>
          <w:rFonts w:ascii="宋体" w:hAnsi="宋体"/>
          <w:color w:val="FF0000"/>
          <w:szCs w:val="21"/>
        </w:rPr>
      </w:pP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3" w:name="_Hlk71407299"/>
    </w:p>
    <w:bookmarkEnd w:id="63"/>
    <w:p w14:paraId="24DF53D7">
      <w:pPr>
        <w:ind w:firstLine="420" w:firstLineChars="200"/>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50B11991">
      <w:pPr>
        <w:ind w:firstLine="420" w:firstLineChars="200"/>
        <w:rPr>
          <w:rFonts w:ascii="黑体" w:hAnsi="宋体" w:eastAsia="黑体"/>
          <w:szCs w:val="21"/>
        </w:rPr>
      </w:pPr>
      <w:r>
        <w:rPr>
          <w:rFonts w:hint="eastAsia" w:ascii="黑体" w:hAnsi="宋体" w:eastAsia="黑体"/>
          <w:szCs w:val="21"/>
        </w:rPr>
        <w:t>20．投标有效期</w:t>
      </w:r>
    </w:p>
    <w:bookmarkEnd w:id="62"/>
    <w:p w14:paraId="0CBD9DD7">
      <w:pPr>
        <w:ind w:firstLine="420" w:firstLineChars="200"/>
        <w:rPr>
          <w:rFonts w:ascii="宋体" w:hAnsi="宋体"/>
          <w:szCs w:val="21"/>
        </w:rPr>
      </w:pPr>
      <w:bookmarkStart w:id="64"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196CA5FD">
      <w:pPr>
        <w:ind w:firstLine="420" w:firstLineChars="200"/>
        <w:rPr>
          <w:rFonts w:ascii="宋体" w:hAnsi="宋体"/>
          <w:szCs w:val="21"/>
        </w:rPr>
      </w:pPr>
      <w:r>
        <w:rPr>
          <w:rFonts w:hint="eastAsia" w:ascii="宋体" w:hAnsi="宋体"/>
          <w:szCs w:val="21"/>
        </w:rPr>
        <w:t>20.2 在特殊情况下，</w:t>
      </w:r>
      <w:r>
        <w:rPr>
          <w:rFonts w:hint="eastAsia" w:ascii="宋体" w:hAnsi="宋体"/>
          <w:szCs w:val="21"/>
          <w:highlight w:val="none"/>
          <w:lang w:val="en-US" w:eastAsia="zh-CN"/>
        </w:rPr>
        <w:t>采购代理机构</w:t>
      </w:r>
      <w:r>
        <w:rPr>
          <w:rFonts w:hint="eastAsia" w:ascii="宋体" w:hAnsi="宋体"/>
          <w:szCs w:val="21"/>
          <w:highlight w:val="none"/>
        </w:rPr>
        <w:t>在原定的投标有效期满之前，</w:t>
      </w:r>
      <w:r>
        <w:rPr>
          <w:rFonts w:hint="eastAsia" w:ascii="宋体" w:hAnsi="宋体"/>
          <w:szCs w:val="21"/>
          <w:highlight w:val="none"/>
          <w:lang w:val="en-US" w:eastAsia="zh-CN"/>
        </w:rPr>
        <w:t>采购代理机构</w:t>
      </w:r>
      <w:r>
        <w:rPr>
          <w:rFonts w:hint="eastAsia" w:ascii="宋体" w:hAnsi="宋体"/>
          <w:szCs w:val="21"/>
          <w:highlight w:val="none"/>
        </w:rPr>
        <w:t>可以根据需要以书面形式（包括</w:t>
      </w:r>
      <w:r>
        <w:rPr>
          <w:rFonts w:hint="eastAsia" w:ascii="宋体" w:hAnsi="宋体"/>
          <w:szCs w:val="21"/>
          <w:highlight w:val="none"/>
          <w:lang w:val="en-US" w:eastAsia="zh-CN"/>
        </w:rPr>
        <w:t>采购代理机构</w:t>
      </w:r>
      <w:r>
        <w:rPr>
          <w:rFonts w:hint="eastAsia" w:ascii="宋体" w:hAnsi="宋体"/>
          <w:szCs w:val="21"/>
          <w:highlight w:val="none"/>
        </w:rPr>
        <w:t>网站公开发布方式）向投标人提出延长投标有效期的要求，对此要求投标人须以书面形式予以答复，投标人可以拒绝</w:t>
      </w:r>
      <w:r>
        <w:rPr>
          <w:rFonts w:hint="eastAsia" w:ascii="宋体" w:hAnsi="宋体"/>
          <w:szCs w:val="21"/>
          <w:highlight w:val="none"/>
          <w:lang w:val="en-US" w:eastAsia="zh-CN"/>
        </w:rPr>
        <w:t>采购代理机构</w:t>
      </w:r>
      <w:r>
        <w:rPr>
          <w:rFonts w:hint="eastAsia" w:ascii="宋体" w:hAnsi="宋体"/>
          <w:szCs w:val="21"/>
          <w:highlight w:val="none"/>
        </w:rPr>
        <w:t>此项要</w:t>
      </w:r>
      <w:r>
        <w:rPr>
          <w:rFonts w:hint="eastAsia" w:ascii="宋体" w:hAnsi="宋体"/>
          <w:szCs w:val="21"/>
        </w:rPr>
        <w:t>求，其投标在原投标有效期满后不再有效。同意延长投标有效期的投标人不能要求也不允许修改其投标文件。</w:t>
      </w:r>
    </w:p>
    <w:p w14:paraId="0BACA056">
      <w:pPr>
        <w:ind w:firstLine="420" w:firstLineChars="200"/>
        <w:rPr>
          <w:rFonts w:ascii="宋体" w:hAnsi="宋体"/>
          <w:szCs w:val="21"/>
        </w:rPr>
      </w:pPr>
      <w:r>
        <w:rPr>
          <w:rFonts w:hint="eastAsia" w:ascii="宋体" w:hAnsi="宋体"/>
          <w:szCs w:val="21"/>
        </w:rPr>
        <w:t>20.3 中标供应商的投标文件有效期，截止于完成本招标文件规定的全部项目内容，并通过竣工验收及保修期结束。</w:t>
      </w:r>
    </w:p>
    <w:bookmarkEnd w:id="64"/>
    <w:p w14:paraId="48BC4936">
      <w:pPr>
        <w:ind w:firstLine="420" w:firstLineChars="200"/>
        <w:rPr>
          <w:rFonts w:ascii="黑体" w:hAnsi="宋体" w:eastAsia="黑体"/>
          <w:szCs w:val="21"/>
        </w:rPr>
      </w:pPr>
      <w:r>
        <w:rPr>
          <w:rFonts w:hint="eastAsia" w:ascii="黑体" w:hAnsi="宋体" w:eastAsia="黑体"/>
          <w:szCs w:val="21"/>
        </w:rPr>
        <w:t>21．</w:t>
      </w:r>
      <w:bookmarkStart w:id="65" w:name="_Hlk72402325"/>
      <w:r>
        <w:rPr>
          <w:rFonts w:hint="eastAsia" w:ascii="黑体" w:hAnsi="宋体" w:eastAsia="黑体"/>
          <w:szCs w:val="21"/>
        </w:rPr>
        <w:t xml:space="preserve">关于投标保证金 </w:t>
      </w:r>
    </w:p>
    <w:p w14:paraId="5C09E316">
      <w:pPr>
        <w:ind w:firstLine="420" w:firstLineChars="200"/>
        <w:rPr>
          <w:rFonts w:ascii="宋体" w:hAnsi="宋体"/>
          <w:szCs w:val="21"/>
        </w:rPr>
      </w:pPr>
      <w:r>
        <w:rPr>
          <w:rFonts w:hint="eastAsia" w:ascii="宋体" w:hAnsi="宋体"/>
          <w:szCs w:val="21"/>
        </w:rPr>
        <w:t>21.1</w:t>
      </w:r>
      <w:r>
        <w:rPr>
          <w:rFonts w:hint="eastAsia"/>
          <w:szCs w:val="21"/>
        </w:rPr>
        <w:t>根据《深圳市财政局关于调整政府采购投标（响应）保证金管理政策的通知》（深财购〔</w:t>
      </w:r>
      <w:r>
        <w:rPr>
          <w:szCs w:val="21"/>
        </w:rPr>
        <w:t>2021</w:t>
      </w:r>
      <w:r>
        <w:rPr>
          <w:rFonts w:hint="eastAsia"/>
          <w:szCs w:val="21"/>
        </w:rPr>
        <w:t>〕</w:t>
      </w:r>
      <w:r>
        <w:rPr>
          <w:szCs w:val="21"/>
        </w:rPr>
        <w:t>51</w:t>
      </w:r>
      <w:r>
        <w:rPr>
          <w:rFonts w:hint="eastAsia"/>
          <w:szCs w:val="21"/>
        </w:rPr>
        <w:t>号）文的规定，本项目不收取投标保证金。</w:t>
      </w:r>
    </w:p>
    <w:p w14:paraId="41563514">
      <w:pPr>
        <w:ind w:firstLine="420" w:firstLineChars="200"/>
        <w:rPr>
          <w:rFonts w:ascii="黑体" w:hAnsi="宋体" w:eastAsia="黑体"/>
          <w:szCs w:val="21"/>
        </w:rPr>
      </w:pPr>
      <w:r>
        <w:rPr>
          <w:rFonts w:hint="eastAsia" w:ascii="黑体" w:hAnsi="宋体" w:eastAsia="黑体"/>
          <w:szCs w:val="21"/>
        </w:rPr>
        <w:t>22．投标人的替代方案</w:t>
      </w:r>
    </w:p>
    <w:p w14:paraId="47740AF4">
      <w:pPr>
        <w:ind w:firstLine="420" w:firstLineChars="200"/>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1AFABC72">
      <w:pPr>
        <w:ind w:firstLine="420" w:firstLineChars="200"/>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65"/>
    <w:p w14:paraId="27E553FE">
      <w:pPr>
        <w:ind w:firstLine="420" w:firstLineChars="200"/>
        <w:rPr>
          <w:rFonts w:ascii="黑体" w:hAnsi="宋体" w:eastAsia="黑体"/>
          <w:szCs w:val="21"/>
        </w:rPr>
      </w:pPr>
      <w:r>
        <w:rPr>
          <w:rFonts w:hint="eastAsia" w:ascii="黑体" w:hAnsi="宋体" w:eastAsia="黑体"/>
          <w:szCs w:val="21"/>
        </w:rPr>
        <w:t>23．</w:t>
      </w:r>
      <w:bookmarkStart w:id="66" w:name="_Hlk72402860"/>
      <w:r>
        <w:rPr>
          <w:rFonts w:hint="eastAsia" w:ascii="黑体" w:hAnsi="宋体" w:eastAsia="黑体"/>
          <w:szCs w:val="21"/>
        </w:rPr>
        <w:t>投标文件的制作要求</w:t>
      </w:r>
    </w:p>
    <w:p w14:paraId="574DBD56">
      <w:pPr>
        <w:ind w:firstLine="420" w:firstLineChars="200"/>
        <w:rPr>
          <w:rFonts w:ascii="宋体" w:hAnsi="宋体"/>
          <w:szCs w:val="21"/>
        </w:rPr>
      </w:pPr>
      <w:r>
        <w:rPr>
          <w:rFonts w:hint="eastAsia" w:ascii="宋体" w:hAnsi="宋体"/>
          <w:szCs w:val="21"/>
        </w:rPr>
        <w:t>23.1投标人应准备所投项目的电子投标文件一份。</w:t>
      </w:r>
    </w:p>
    <w:p w14:paraId="4A31275C">
      <w:pPr>
        <w:ind w:firstLine="420" w:firstLineChars="200"/>
        <w:rPr>
          <w:rFonts w:ascii="宋体" w:hAnsi="宋体"/>
          <w:szCs w:val="21"/>
        </w:rPr>
      </w:pPr>
      <w:r>
        <w:rPr>
          <w:rFonts w:hint="eastAsia" w:ascii="宋体" w:hAnsi="宋体"/>
          <w:szCs w:val="21"/>
        </w:rPr>
        <w:t>23.2投标人在使用《投标书编制软件》编制投标书时须注意：</w:t>
      </w:r>
    </w:p>
    <w:p w14:paraId="33725182">
      <w:pPr>
        <w:ind w:firstLine="420" w:firstLineChars="200"/>
        <w:rPr>
          <w:rFonts w:ascii="宋体" w:hAnsi="宋体"/>
          <w:szCs w:val="21"/>
        </w:rPr>
      </w:pPr>
      <w:r>
        <w:rPr>
          <w:rFonts w:hint="eastAsia" w:ascii="宋体" w:hAnsi="宋体"/>
          <w:szCs w:val="21"/>
        </w:rPr>
        <w:t>23.2.1导入《投标书编制软件》的招标文件项目编号、包号应与以此制作的投标文件项目编号、包号一致。例如，不能将甲项目A包的招标书导入《投标书编制软件》，制作乙项目B包的投标书。</w:t>
      </w:r>
    </w:p>
    <w:p w14:paraId="31CBE914">
      <w:pPr>
        <w:ind w:firstLine="420" w:firstLineChars="200"/>
        <w:rPr>
          <w:rFonts w:ascii="宋体" w:hAnsi="宋体"/>
          <w:szCs w:val="21"/>
        </w:rPr>
      </w:pPr>
      <w:r>
        <w:rPr>
          <w:rFonts w:hint="eastAsia" w:ascii="宋体" w:hAnsi="宋体"/>
          <w:szCs w:val="21"/>
        </w:rPr>
        <w:t>23.2.2不能用非本公司的电子密钥加密本公司的投标文件，或者用其它公司的登录用户上传本公司的投标文件。</w:t>
      </w:r>
    </w:p>
    <w:p w14:paraId="75D93576">
      <w:pPr>
        <w:ind w:firstLine="420" w:firstLineChars="200"/>
        <w:rPr>
          <w:rFonts w:ascii="宋体" w:hAnsi="宋体"/>
          <w:szCs w:val="21"/>
          <w:highlight w:val="none"/>
        </w:rPr>
      </w:pPr>
      <w:r>
        <w:rPr>
          <w:rFonts w:hint="eastAsia" w:ascii="宋体" w:hAnsi="宋体"/>
          <w:szCs w:val="21"/>
        </w:rPr>
        <w:t>23.2.3要求用《投标书编制软件》编制投标书的包，不能用其它方式编制投标书。编制投标文件时，电脑须连通互联网。</w:t>
      </w:r>
    </w:p>
    <w:p w14:paraId="5D34E6A2">
      <w:pPr>
        <w:ind w:firstLine="420" w:firstLineChars="200"/>
        <w:rPr>
          <w:rFonts w:ascii="宋体" w:hAnsi="宋体"/>
          <w:szCs w:val="21"/>
        </w:rPr>
      </w:pPr>
      <w:r>
        <w:rPr>
          <w:rFonts w:hint="eastAsia" w:ascii="宋体" w:hAnsi="宋体"/>
          <w:szCs w:val="21"/>
          <w:highlight w:val="none"/>
        </w:rPr>
        <w:t>23.2.4投标文件不能带病毒。</w:t>
      </w:r>
      <w:r>
        <w:rPr>
          <w:rFonts w:hint="eastAsia" w:ascii="宋体" w:hAnsi="宋体"/>
          <w:szCs w:val="21"/>
          <w:highlight w:val="none"/>
          <w:lang w:val="en-US" w:eastAsia="zh-CN"/>
        </w:rPr>
        <w:t>采购代理机构</w:t>
      </w:r>
      <w:r>
        <w:rPr>
          <w:rFonts w:hint="eastAsia" w:ascii="宋体" w:hAnsi="宋体"/>
          <w:szCs w:val="21"/>
          <w:highlight w:val="none"/>
        </w:rPr>
        <w:t>将用专业杀毒软件对投标文件进行病毒检测，如果这两种软件均报告发现病毒，则</w:t>
      </w:r>
      <w:r>
        <w:rPr>
          <w:rFonts w:hint="eastAsia" w:ascii="宋体" w:hAnsi="宋体"/>
          <w:szCs w:val="21"/>
          <w:highlight w:val="none"/>
          <w:lang w:val="en-US" w:eastAsia="zh-CN"/>
        </w:rPr>
        <w:t>采购代理机构</w:t>
      </w:r>
      <w:r>
        <w:rPr>
          <w:rFonts w:hint="eastAsia" w:ascii="宋体" w:hAnsi="宋体"/>
          <w:szCs w:val="21"/>
          <w:highlight w:val="none"/>
        </w:rPr>
        <w:t>认为该</w:t>
      </w:r>
      <w:r>
        <w:rPr>
          <w:rFonts w:hint="eastAsia" w:ascii="宋体" w:hAnsi="宋体"/>
          <w:szCs w:val="21"/>
        </w:rPr>
        <w:t>投标文件带病毒。</w:t>
      </w:r>
    </w:p>
    <w:p w14:paraId="4C93F4CF">
      <w:pPr>
        <w:ind w:firstLine="420" w:firstLineChars="200"/>
        <w:rPr>
          <w:rFonts w:ascii="宋体" w:hAnsi="宋体"/>
          <w:szCs w:val="21"/>
        </w:rPr>
      </w:pPr>
      <w:r>
        <w:rPr>
          <w:rFonts w:hint="eastAsia" w:ascii="宋体" w:hAnsi="宋体"/>
          <w:szCs w:val="21"/>
        </w:rPr>
        <w:t>23.2.</w:t>
      </w:r>
      <w:r>
        <w:rPr>
          <w:rFonts w:hint="eastAsia" w:ascii="宋体" w:hAnsi="宋体"/>
          <w:szCs w:val="21"/>
          <w:lang w:val="en-US" w:eastAsia="zh-CN"/>
        </w:rPr>
        <w:t>5</w:t>
      </w:r>
      <w:r>
        <w:rPr>
          <w:rFonts w:hint="eastAsia" w:ascii="宋体" w:hAnsi="宋体"/>
          <w:szCs w:val="21"/>
          <w:highlight w:val="cyan"/>
          <w:lang w:val="en-US" w:eastAsia="zh-CN"/>
        </w:rPr>
        <w:t>投标人在编辑投标文件时，在投标文件目录中属于本节点内容的需在对应节点中填写，填写到其他节点后果由供应商自行承担。</w:t>
      </w:r>
    </w:p>
    <w:p w14:paraId="586246AB">
      <w:pPr>
        <w:ind w:firstLine="420" w:firstLineChars="200"/>
        <w:rPr>
          <w:rFonts w:ascii="宋体" w:hAnsi="宋体"/>
          <w:szCs w:val="21"/>
          <w:highlight w:val="none"/>
        </w:rPr>
      </w:pPr>
      <w:r>
        <w:rPr>
          <w:rFonts w:hint="eastAsia" w:ascii="宋体" w:hAnsi="宋体"/>
          <w:szCs w:val="21"/>
        </w:rPr>
        <w:t>23.2.</w:t>
      </w:r>
      <w:r>
        <w:rPr>
          <w:rFonts w:hint="eastAsia" w:ascii="宋体" w:hAnsi="宋体"/>
          <w:szCs w:val="21"/>
          <w:highlight w:val="none"/>
          <w:lang w:val="en-US" w:eastAsia="zh-CN"/>
        </w:rPr>
        <w:t>6采购代理机构</w:t>
      </w:r>
      <w:r>
        <w:rPr>
          <w:rFonts w:hint="eastAsia" w:ascii="宋体" w:hAnsi="宋体"/>
          <w:szCs w:val="21"/>
          <w:highlight w:val="none"/>
        </w:rPr>
        <w:t>不接受投标截止时间后递交的纸质、电子、传真等所有形式的投标文件。由于对网上自行采购系统操作不熟悉或自身电脑、网络等原因导致不能在投标截止时间之前上传投标文件，</w:t>
      </w:r>
      <w:r>
        <w:rPr>
          <w:rFonts w:hint="eastAsia" w:ascii="宋体" w:hAnsi="宋体"/>
          <w:szCs w:val="21"/>
          <w:highlight w:val="none"/>
          <w:lang w:val="en-US" w:eastAsia="zh-CN"/>
        </w:rPr>
        <w:t>采购代理机构</w:t>
      </w:r>
      <w:r>
        <w:rPr>
          <w:rFonts w:hint="eastAsia" w:ascii="宋体" w:hAnsi="宋体"/>
          <w:szCs w:val="21"/>
          <w:highlight w:val="none"/>
        </w:rPr>
        <w:t>概不负</w:t>
      </w:r>
      <w:r>
        <w:rPr>
          <w:rFonts w:hint="eastAsia" w:ascii="宋体" w:hAnsi="宋体"/>
          <w:szCs w:val="21"/>
        </w:rPr>
        <w:t>责。建议于开标前一个工作日完成投标文件的制作与上传，如上传确有困难，请及时咨询。</w:t>
      </w:r>
    </w:p>
    <w:p w14:paraId="5C28A3CE">
      <w:pPr>
        <w:ind w:firstLine="420" w:firstLineChars="200"/>
        <w:rPr>
          <w:rFonts w:ascii="宋体" w:hAnsi="宋体"/>
          <w:szCs w:val="21"/>
        </w:rPr>
      </w:pPr>
      <w:r>
        <w:rPr>
          <w:rFonts w:hint="eastAsia" w:ascii="宋体" w:hAnsi="宋体"/>
          <w:szCs w:val="21"/>
          <w:highlight w:val="none"/>
        </w:rPr>
        <w:t>23.2.</w:t>
      </w:r>
      <w:r>
        <w:rPr>
          <w:rFonts w:hint="eastAsia" w:ascii="宋体" w:hAnsi="宋体"/>
          <w:szCs w:val="21"/>
          <w:highlight w:val="none"/>
          <w:lang w:val="en-US" w:eastAsia="zh-CN"/>
        </w:rPr>
        <w:t>7</w:t>
      </w:r>
      <w:r>
        <w:rPr>
          <w:rFonts w:hint="eastAsia" w:ascii="宋体" w:hAnsi="宋体"/>
          <w:szCs w:val="21"/>
          <w:highlight w:val="none"/>
        </w:rPr>
        <w:t>如果开标时出现网络故障、技术故障，影响了采购活动，</w:t>
      </w:r>
      <w:r>
        <w:rPr>
          <w:rFonts w:hint="eastAsia" w:ascii="宋体" w:hAnsi="宋体"/>
          <w:szCs w:val="21"/>
          <w:highlight w:val="none"/>
          <w:lang w:val="en-US" w:eastAsia="zh-CN"/>
        </w:rPr>
        <w:t>采购代理机构</w:t>
      </w:r>
      <w:r>
        <w:rPr>
          <w:rFonts w:hint="eastAsia" w:ascii="宋体" w:hAnsi="宋体"/>
          <w:szCs w:val="21"/>
          <w:highlight w:val="none"/>
        </w:rPr>
        <w:t>有权采</w:t>
      </w:r>
      <w:r>
        <w:rPr>
          <w:rFonts w:hint="eastAsia" w:ascii="宋体" w:hAnsi="宋体"/>
          <w:szCs w:val="21"/>
        </w:rPr>
        <w:t>取措施如延期、接受无法从网上上传的投标书等，以保障采购活动的公开、公平和公正。</w:t>
      </w:r>
    </w:p>
    <w:p w14:paraId="2CE33BA5">
      <w:pPr>
        <w:ind w:firstLine="420" w:firstLineChars="200"/>
        <w:rPr>
          <w:rFonts w:ascii="宋体" w:hAnsi="宋体"/>
          <w:szCs w:val="21"/>
        </w:rPr>
      </w:pPr>
      <w:r>
        <w:rPr>
          <w:rFonts w:hint="eastAsia" w:ascii="宋体" w:hAnsi="宋体"/>
          <w:szCs w:val="21"/>
        </w:rPr>
        <w:t>23.3电报、电话、传真形式的投标概不接受。</w:t>
      </w:r>
    </w:p>
    <w:p w14:paraId="3C83C8CE">
      <w:pPr>
        <w:ind w:firstLine="422" w:firstLineChars="200"/>
        <w:rPr>
          <w:rFonts w:ascii="宋体" w:hAnsi="宋体"/>
          <w:b/>
          <w:szCs w:val="21"/>
        </w:rPr>
      </w:pPr>
      <w:r>
        <w:rPr>
          <w:rFonts w:hint="eastAsia" w:ascii="宋体" w:hAnsi="宋体"/>
          <w:b/>
          <w:szCs w:val="21"/>
        </w:rPr>
        <w:t>23.4经投标人电子密钥加密的投标文件无须盖章或签字，</w:t>
      </w:r>
      <w:r>
        <w:rPr>
          <w:rFonts w:hint="eastAsia" w:ascii="宋体" w:hAnsi="宋体"/>
          <w:szCs w:val="21"/>
        </w:rPr>
        <w:t>专用条款另有要求的除外。</w:t>
      </w:r>
    </w:p>
    <w:p w14:paraId="6D04643A">
      <w:pPr>
        <w:ind w:firstLine="422" w:firstLineChars="200"/>
        <w:rPr>
          <w:rFonts w:ascii="宋体" w:hAnsi="宋体"/>
        </w:rPr>
      </w:pPr>
      <w:r>
        <w:rPr>
          <w:rFonts w:hint="eastAsia" w:ascii="宋体" w:hAnsi="宋体"/>
          <w:b/>
          <w:szCs w:val="21"/>
        </w:rPr>
        <w:t>23.5</w:t>
      </w:r>
      <w:r>
        <w:rPr>
          <w:rFonts w:hint="eastAsia" w:ascii="宋体" w:hAnsi="宋体"/>
          <w:szCs w:val="21"/>
        </w:rPr>
        <w:t xml:space="preserve"> 各类资格（资质）文件提供扫描件，专用条款另有要求的除外。</w:t>
      </w:r>
      <w:bookmarkEnd w:id="66"/>
    </w:p>
    <w:p w14:paraId="630CD496">
      <w:pPr>
        <w:ind w:firstLine="411" w:firstLineChars="196"/>
        <w:rPr>
          <w:rFonts w:ascii="宋体" w:hAnsi="宋体"/>
          <w:szCs w:val="21"/>
        </w:rPr>
      </w:pPr>
    </w:p>
    <w:p w14:paraId="20C24F93">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投标文件的递交</w:t>
      </w:r>
    </w:p>
    <w:p w14:paraId="5D954150">
      <w:pPr>
        <w:ind w:firstLine="420" w:firstLineChars="200"/>
        <w:rPr>
          <w:rFonts w:ascii="黑体" w:hAnsi="宋体" w:eastAsia="黑体"/>
          <w:szCs w:val="21"/>
        </w:rPr>
      </w:pPr>
      <w:bookmarkStart w:id="67" w:name="_Hlk72405459"/>
      <w:r>
        <w:rPr>
          <w:rFonts w:hint="eastAsia" w:ascii="黑体" w:hAnsi="宋体" w:eastAsia="黑体"/>
          <w:szCs w:val="21"/>
        </w:rPr>
        <w:t>24．投标文件的保密</w:t>
      </w:r>
    </w:p>
    <w:p w14:paraId="5DCB48E4">
      <w:pPr>
        <w:ind w:firstLine="420" w:firstLineChars="200"/>
        <w:rPr>
          <w:rFonts w:ascii="宋体" w:hAnsi="宋体"/>
          <w:szCs w:val="21"/>
          <w:highlight w:val="cyan"/>
        </w:rPr>
      </w:pPr>
      <w:r>
        <w:rPr>
          <w:rFonts w:hint="eastAsia" w:ascii="宋体" w:hAnsi="宋体"/>
          <w:szCs w:val="21"/>
        </w:rPr>
        <w:t>24.1在投标文件制作完成后，生成后会选择是否加密投标文件，如不加密则直接点击生成文件即可，如需加密请插入CA锁，点击加密后生成文件，需输入CA锁密码即可加密成功。加密后会提示文件生成成功！</w:t>
      </w:r>
      <w:r>
        <w:rPr>
          <w:rFonts w:hint="eastAsia" w:ascii="宋体" w:hAnsi="宋体"/>
          <w:szCs w:val="21"/>
          <w:highlight w:val="cyan"/>
        </w:rPr>
        <w:t>(注意：</w:t>
      </w:r>
      <w:r>
        <w:rPr>
          <w:rFonts w:hint="eastAsia" w:ascii="宋体" w:hAnsi="宋体"/>
          <w:szCs w:val="21"/>
          <w:highlight w:val="cyan"/>
          <w:lang w:val="en-US" w:eastAsia="zh-CN"/>
        </w:rPr>
        <w:t>如对投标文件加密的，则投标人必</w:t>
      </w:r>
      <w:r>
        <w:rPr>
          <w:rFonts w:hint="eastAsia" w:ascii="宋体" w:hAnsi="宋体"/>
          <w:szCs w:val="21"/>
          <w:highlight w:val="cyan"/>
        </w:rPr>
        <w:t>须</w:t>
      </w:r>
      <w:r>
        <w:rPr>
          <w:rFonts w:hint="eastAsia" w:ascii="宋体" w:hAnsi="宋体"/>
          <w:szCs w:val="21"/>
          <w:highlight w:val="cyan"/>
          <w:lang w:val="en-US" w:eastAsia="zh-CN"/>
        </w:rPr>
        <w:t>在开标当日</w:t>
      </w:r>
      <w:r>
        <w:rPr>
          <w:rFonts w:hint="eastAsia" w:ascii="宋体" w:hAnsi="宋体"/>
          <w:szCs w:val="21"/>
          <w:highlight w:val="cyan"/>
        </w:rPr>
        <w:t>用加密文件时使用的锁在项目规定时间内解密！逾期未解密的作投标无效处理。)</w:t>
      </w:r>
    </w:p>
    <w:p w14:paraId="054F21CB">
      <w:pPr>
        <w:ind w:firstLine="422" w:firstLineChars="200"/>
        <w:rPr>
          <w:rFonts w:ascii="宋体" w:hAnsi="宋体"/>
          <w:b/>
          <w:szCs w:val="21"/>
        </w:rPr>
      </w:pPr>
      <w:r>
        <w:rPr>
          <w:rFonts w:hint="eastAsia" w:ascii="宋体" w:hAnsi="宋体"/>
          <w:b/>
          <w:szCs w:val="21"/>
        </w:rPr>
        <w:t>24.2若采购项目出现延期情况：</w:t>
      </w:r>
    </w:p>
    <w:p w14:paraId="0D1FEF4B">
      <w:pPr>
        <w:ind w:firstLine="422" w:firstLineChars="200"/>
        <w:rPr>
          <w:rFonts w:ascii="黑体" w:hAnsi="宋体" w:eastAsia="黑体"/>
          <w:b/>
          <w:szCs w:val="21"/>
          <w:highlight w:val="cyan"/>
        </w:rPr>
      </w:pPr>
      <w:r>
        <w:rPr>
          <w:rFonts w:hint="eastAsia" w:ascii="宋体" w:hAnsi="宋体"/>
          <w:b/>
          <w:szCs w:val="21"/>
          <w:highlight w:val="cyan"/>
        </w:rPr>
        <w:t>如果供下载的招标文件有更新，投标人必须重新下载招标文件、重新制作投标文件、重新上传投标文件。</w:t>
      </w:r>
    </w:p>
    <w:p w14:paraId="7E52D8F9">
      <w:pPr>
        <w:ind w:firstLine="420" w:firstLineChars="200"/>
        <w:rPr>
          <w:rFonts w:ascii="黑体" w:hAnsi="宋体" w:eastAsia="黑体"/>
          <w:szCs w:val="21"/>
        </w:rPr>
      </w:pPr>
      <w:r>
        <w:rPr>
          <w:rFonts w:hint="eastAsia" w:ascii="黑体" w:hAnsi="宋体" w:eastAsia="黑体"/>
          <w:szCs w:val="21"/>
        </w:rPr>
        <w:t>25．上传投标文件及投标截止日期</w:t>
      </w:r>
    </w:p>
    <w:p w14:paraId="62F95C89">
      <w:pPr>
        <w:ind w:firstLine="420" w:firstLineChars="200"/>
        <w:rPr>
          <w:rFonts w:ascii="宋体" w:hAnsi="宋体"/>
          <w:szCs w:val="21"/>
        </w:rPr>
      </w:pPr>
      <w:r>
        <w:rPr>
          <w:rFonts w:hint="eastAsia" w:ascii="宋体" w:hAnsi="宋体"/>
          <w:szCs w:val="21"/>
        </w:rPr>
        <w:t>25.1实行网上投标，投标人必须在招标文件规定的投标截止时间前用电子密钥登录“深圳市自行采购系统（https://trade.szggzy.com/ggzy/center/#/login）”上传投标文件。如上传过程中遇到问题，可拨打采购公告中的技术支持电话。如多次上传均告失败，请在投标截止时间之前携带电子投标文件送达至</w:t>
      </w:r>
      <w:r>
        <w:rPr>
          <w:rFonts w:hint="eastAsia" w:ascii="宋体" w:hAnsi="宋体"/>
          <w:b/>
          <w:bCs/>
          <w:szCs w:val="21"/>
        </w:rPr>
        <w:t>深圳公共资源交易中心（深圳交易集团有限公司政府采购业务分公司）3楼服务大厅（地址：深圳市南山区沙河西路3185号南山智谷A座深圳交易集团总部大楼）协助上传，但上传过程中投标截止时间到达仍无法上传成功的，由投标人自行负责</w:t>
      </w:r>
      <w:r>
        <w:rPr>
          <w:rFonts w:hint="eastAsia" w:ascii="宋体" w:hAnsi="宋体"/>
          <w:szCs w:val="21"/>
        </w:rPr>
        <w:t>。</w:t>
      </w:r>
    </w:p>
    <w:p w14:paraId="7A38216C">
      <w:pPr>
        <w:ind w:firstLine="420" w:firstLineChars="200"/>
        <w:rPr>
          <w:rFonts w:ascii="宋体" w:hAnsi="宋体"/>
          <w:szCs w:val="21"/>
        </w:rPr>
      </w:pPr>
      <w:r>
        <w:rPr>
          <w:rFonts w:hint="eastAsia" w:ascii="宋体" w:hAnsi="宋体"/>
          <w:szCs w:val="21"/>
        </w:rPr>
        <w:t>2</w:t>
      </w:r>
      <w:r>
        <w:rPr>
          <w:rFonts w:hint="eastAsia" w:ascii="宋体" w:hAnsi="宋体"/>
          <w:szCs w:val="21"/>
          <w:highlight w:val="none"/>
        </w:rPr>
        <w:t>5.2</w:t>
      </w:r>
      <w:r>
        <w:rPr>
          <w:rFonts w:hint="eastAsia" w:ascii="宋体" w:hAnsi="宋体"/>
          <w:szCs w:val="21"/>
          <w:highlight w:val="none"/>
          <w:lang w:val="en-US" w:eastAsia="zh-CN"/>
        </w:rPr>
        <w:t>采购代理机构</w:t>
      </w:r>
      <w:r>
        <w:rPr>
          <w:rFonts w:hint="eastAsia" w:ascii="宋体" w:hAnsi="宋体"/>
          <w:szCs w:val="21"/>
          <w:highlight w:val="none"/>
        </w:rPr>
        <w:t>可以按本通用条款第13条规定，通过修改招标文件自行决定酌情延长投标截止期。在此情况下，</w:t>
      </w:r>
      <w:r>
        <w:rPr>
          <w:rFonts w:hint="eastAsia" w:ascii="宋体" w:hAnsi="宋体"/>
          <w:szCs w:val="21"/>
          <w:highlight w:val="none"/>
          <w:lang w:val="en-US" w:eastAsia="zh-CN"/>
        </w:rPr>
        <w:t>采购代理机构</w:t>
      </w:r>
      <w:r>
        <w:rPr>
          <w:rFonts w:hint="eastAsia" w:ascii="宋体" w:hAnsi="宋体"/>
          <w:szCs w:val="21"/>
          <w:highlight w:val="none"/>
        </w:rPr>
        <w:t>、采购人</w:t>
      </w:r>
      <w:r>
        <w:rPr>
          <w:rFonts w:hint="eastAsia" w:ascii="宋体" w:hAnsi="宋体"/>
          <w:szCs w:val="21"/>
        </w:rPr>
        <w:t>和投标人受投标截止期制约的所有权利和义务均应延长至新的截止期。</w:t>
      </w:r>
    </w:p>
    <w:p w14:paraId="312EA070">
      <w:pPr>
        <w:ind w:firstLine="420" w:firstLineChars="200"/>
        <w:rPr>
          <w:rFonts w:ascii="宋体" w:hAnsi="宋体"/>
          <w:szCs w:val="21"/>
        </w:rPr>
      </w:pPr>
      <w:r>
        <w:rPr>
          <w:rFonts w:hint="eastAsia" w:ascii="宋体" w:hAnsi="宋体"/>
          <w:szCs w:val="21"/>
        </w:rPr>
        <w:t>25.3投标截止时间以后不得上传投标文件。</w:t>
      </w:r>
    </w:p>
    <w:bookmarkEnd w:id="67"/>
    <w:p w14:paraId="3D77DC94">
      <w:pPr>
        <w:ind w:firstLine="420" w:firstLineChars="200"/>
        <w:rPr>
          <w:rFonts w:ascii="黑体" w:hAnsi="宋体" w:eastAsia="黑体"/>
          <w:szCs w:val="21"/>
        </w:rPr>
      </w:pPr>
      <w:r>
        <w:rPr>
          <w:rFonts w:hint="eastAsia" w:ascii="黑体" w:hAnsi="宋体" w:eastAsia="黑体"/>
          <w:szCs w:val="21"/>
        </w:rPr>
        <w:t>26. 样品、现场演示、方案讲解</w:t>
      </w:r>
    </w:p>
    <w:p w14:paraId="1E5432D4">
      <w:pPr>
        <w:ind w:firstLine="420" w:firstLineChars="200"/>
        <w:rPr>
          <w:rFonts w:ascii="宋体" w:hAnsi="宋体"/>
          <w:szCs w:val="21"/>
        </w:rPr>
      </w:pPr>
      <w:r>
        <w:rPr>
          <w:rFonts w:hint="eastAsia" w:ascii="宋体" w:hAnsi="宋体"/>
          <w:szCs w:val="21"/>
        </w:rPr>
        <w:t>26.1 样品、现场演示、方案讲解等事项在招标文件专用条款中进行规定。</w:t>
      </w:r>
    </w:p>
    <w:p w14:paraId="0619CFD8">
      <w:pPr>
        <w:ind w:firstLine="420" w:firstLineChars="200"/>
        <w:rPr>
          <w:rFonts w:ascii="黑体" w:hAnsi="宋体" w:eastAsia="黑体"/>
          <w:szCs w:val="21"/>
        </w:rPr>
      </w:pPr>
      <w:bookmarkStart w:id="68" w:name="_Hlk72428346"/>
      <w:r>
        <w:rPr>
          <w:rFonts w:hint="eastAsia" w:ascii="黑体" w:hAnsi="宋体" w:eastAsia="黑体"/>
          <w:szCs w:val="21"/>
        </w:rPr>
        <w:t>27．投标文件的修改和撤销</w:t>
      </w:r>
    </w:p>
    <w:p w14:paraId="45C1FEF5">
      <w:pPr>
        <w:ind w:firstLine="420" w:firstLineChars="200"/>
        <w:rPr>
          <w:rFonts w:ascii="宋体" w:hAnsi="宋体"/>
          <w:szCs w:val="21"/>
        </w:rPr>
      </w:pPr>
      <w:r>
        <w:rPr>
          <w:rFonts w:hint="eastAsia" w:ascii="宋体" w:hAnsi="宋体"/>
          <w:szCs w:val="21"/>
        </w:rPr>
        <w:t>27.1投标方在提交投标文件后可对其投标文件进行修改并重新上传投标文件或在网上进行撤销投标的操作。</w:t>
      </w:r>
    </w:p>
    <w:p w14:paraId="285A1FE9">
      <w:pPr>
        <w:ind w:firstLine="420" w:firstLineChars="200"/>
        <w:rPr>
          <w:rFonts w:ascii="宋体" w:hAnsi="宋体"/>
          <w:szCs w:val="21"/>
        </w:rPr>
      </w:pPr>
      <w:r>
        <w:rPr>
          <w:rFonts w:hint="eastAsia" w:ascii="宋体" w:hAnsi="宋体"/>
          <w:szCs w:val="21"/>
        </w:rPr>
        <w:t>27.2投标截止时间以后不得修改投标文件。</w:t>
      </w:r>
    </w:p>
    <w:p w14:paraId="2FA78AB7">
      <w:pPr>
        <w:ind w:firstLine="420" w:firstLineChars="200"/>
        <w:rPr>
          <w:rFonts w:ascii="宋体" w:hAnsi="宋体"/>
          <w:szCs w:val="21"/>
        </w:rPr>
      </w:pPr>
      <w:r>
        <w:rPr>
          <w:rFonts w:hint="eastAsia" w:ascii="宋体" w:hAnsi="宋体"/>
          <w:szCs w:val="21"/>
        </w:rPr>
        <w:t>27.3从投标截止期至投标人在投标文件中确定的投标有效期之间的这段时间内，投标人不得撤回其投标。</w:t>
      </w:r>
    </w:p>
    <w:p w14:paraId="299C5200">
      <w:pPr>
        <w:ind w:firstLine="420" w:firstLineChars="200"/>
        <w:rPr>
          <w:rFonts w:ascii="宋体" w:hAnsi="宋体"/>
          <w:szCs w:val="21"/>
        </w:rPr>
      </w:pPr>
      <w:r>
        <w:rPr>
          <w:rFonts w:hint="eastAsia" w:ascii="宋体" w:hAnsi="宋体"/>
          <w:szCs w:val="21"/>
        </w:rPr>
        <w:t>27</w:t>
      </w:r>
      <w:r>
        <w:rPr>
          <w:rFonts w:hint="eastAsia" w:ascii="宋体" w:hAnsi="宋体"/>
          <w:szCs w:val="21"/>
          <w:highlight w:val="none"/>
        </w:rPr>
        <w:t>.4</w:t>
      </w:r>
      <w:r>
        <w:rPr>
          <w:rFonts w:hint="eastAsia" w:ascii="宋体" w:hAnsi="宋体"/>
          <w:szCs w:val="21"/>
          <w:highlight w:val="none"/>
          <w:lang w:val="en-US" w:eastAsia="zh-CN"/>
        </w:rPr>
        <w:t>采购代理机构</w:t>
      </w:r>
      <w:r>
        <w:rPr>
          <w:rFonts w:hint="eastAsia" w:ascii="宋体" w:hAnsi="宋体"/>
          <w:szCs w:val="21"/>
          <w:highlight w:val="none"/>
        </w:rPr>
        <w:t>不退还</w:t>
      </w:r>
      <w:r>
        <w:rPr>
          <w:rFonts w:hint="eastAsia" w:ascii="宋体" w:hAnsi="宋体"/>
          <w:szCs w:val="21"/>
        </w:rPr>
        <w:t>投标文件，专用条款另有规定的除外。</w:t>
      </w:r>
    </w:p>
    <w:bookmarkEnd w:id="68"/>
    <w:p w14:paraId="61FA3273">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开标</w:t>
      </w:r>
    </w:p>
    <w:p w14:paraId="2884268A">
      <w:pPr>
        <w:ind w:firstLine="420" w:firstLineChars="200"/>
        <w:rPr>
          <w:rFonts w:ascii="黑体" w:hAnsi="宋体" w:eastAsia="黑体"/>
          <w:szCs w:val="21"/>
        </w:rPr>
      </w:pPr>
      <w:r>
        <w:rPr>
          <w:rFonts w:hint="eastAsia" w:ascii="黑体" w:hAnsi="宋体" w:eastAsia="黑体"/>
          <w:szCs w:val="21"/>
        </w:rPr>
        <w:t>28．开标</w:t>
      </w:r>
    </w:p>
    <w:p w14:paraId="5C81C73B">
      <w:pPr>
        <w:ind w:firstLine="420" w:firstLineChars="200"/>
        <w:rPr>
          <w:rFonts w:ascii="宋体" w:hAnsi="宋体"/>
          <w:szCs w:val="21"/>
        </w:rPr>
      </w:pPr>
      <w:r>
        <w:rPr>
          <w:rFonts w:hint="eastAsia" w:ascii="宋体" w:hAnsi="宋体"/>
          <w:szCs w:val="21"/>
        </w:rPr>
        <w:t>28.1如</w:t>
      </w:r>
      <w:r>
        <w:rPr>
          <w:rFonts w:hint="eastAsia" w:ascii="宋体" w:hAnsi="宋体"/>
          <w:szCs w:val="21"/>
          <w:lang w:val="en-US" w:eastAsia="zh-CN"/>
        </w:rPr>
        <w:t>对</w:t>
      </w:r>
      <w:r>
        <w:rPr>
          <w:rFonts w:hint="eastAsia" w:ascii="宋体" w:hAnsi="宋体"/>
          <w:szCs w:val="21"/>
        </w:rPr>
        <w:t>投标文件加密的，则投标人须在开标当日的开标时间至解密截止时间内进行解密，逾期未解密的作</w:t>
      </w:r>
      <w:r>
        <w:rPr>
          <w:rFonts w:hint="eastAsia" w:ascii="宋体" w:hAnsi="宋体"/>
          <w:szCs w:val="21"/>
          <w:lang w:val="en-US" w:eastAsia="zh-CN"/>
        </w:rPr>
        <w:t>投标</w:t>
      </w:r>
      <w:r>
        <w:rPr>
          <w:rFonts w:hint="eastAsia" w:ascii="宋体" w:hAnsi="宋体"/>
          <w:szCs w:val="21"/>
        </w:rPr>
        <w:t>无效处理。解密方法：登录“深圳市自行采购系统（https://trade.szggzy.com/ggzy/center/#/login）”，使用本单位制作电子投标文件同一个电子密钥进行在线解密、查询开标情况。</w:t>
      </w:r>
    </w:p>
    <w:p w14:paraId="7E2DA71F">
      <w:pPr>
        <w:ind w:firstLine="420" w:firstLineChars="200"/>
        <w:rPr>
          <w:rFonts w:ascii="宋体" w:hAnsi="宋体"/>
          <w:szCs w:val="21"/>
        </w:rPr>
      </w:pPr>
      <w:r>
        <w:rPr>
          <w:rFonts w:hint="eastAsia" w:ascii="宋体" w:hAnsi="宋体"/>
          <w:szCs w:val="21"/>
        </w:rPr>
        <w:t>2</w:t>
      </w:r>
      <w:r>
        <w:rPr>
          <w:rFonts w:hint="eastAsia" w:ascii="宋体" w:hAnsi="宋体"/>
          <w:szCs w:val="21"/>
          <w:highlight w:val="none"/>
        </w:rPr>
        <w:t>8.2</w:t>
      </w:r>
      <w:r>
        <w:rPr>
          <w:rFonts w:hint="eastAsia" w:ascii="宋体" w:hAnsi="宋体"/>
          <w:szCs w:val="21"/>
          <w:highlight w:val="none"/>
          <w:lang w:val="en-US" w:eastAsia="zh-CN"/>
        </w:rPr>
        <w:t>采购代理机构</w:t>
      </w:r>
      <w:r>
        <w:rPr>
          <w:rFonts w:hint="eastAsia" w:ascii="宋体" w:hAnsi="宋体"/>
          <w:szCs w:val="21"/>
          <w:highlight w:val="none"/>
        </w:rPr>
        <w:t>将在满足开标条件</w:t>
      </w:r>
      <w:r>
        <w:rPr>
          <w:rFonts w:hint="eastAsia" w:ascii="宋体" w:hAnsi="宋体"/>
          <w:szCs w:val="21"/>
          <w:highlight w:val="cyan"/>
          <w:lang w:eastAsia="zh-CN"/>
        </w:rPr>
        <w:t>【</w:t>
      </w:r>
      <w:r>
        <w:rPr>
          <w:rFonts w:hint="eastAsia" w:ascii="宋体" w:hAnsi="宋体"/>
          <w:szCs w:val="21"/>
          <w:highlight w:val="cyan"/>
        </w:rPr>
        <w:t>解密时间结束，</w:t>
      </w:r>
      <w:r>
        <w:rPr>
          <w:rFonts w:hint="eastAsia" w:ascii="宋体" w:hAnsi="宋体"/>
          <w:szCs w:val="21"/>
          <w:highlight w:val="cyan"/>
          <w:lang w:val="en-US" w:eastAsia="zh-CN"/>
        </w:rPr>
        <w:t>未对投标文件加密的供应商（未加密的投标文件无需解密）及对投标文件加密并在</w:t>
      </w:r>
      <w:r>
        <w:rPr>
          <w:rFonts w:hint="eastAsia" w:ascii="宋体" w:hAnsi="宋体"/>
          <w:szCs w:val="21"/>
          <w:highlight w:val="cyan"/>
        </w:rPr>
        <w:t>解密时间结束前</w:t>
      </w:r>
      <w:r>
        <w:rPr>
          <w:rFonts w:hint="eastAsia" w:ascii="宋体" w:hAnsi="宋体"/>
          <w:szCs w:val="21"/>
          <w:highlight w:val="cyan"/>
          <w:lang w:val="en-US" w:eastAsia="zh-CN"/>
        </w:rPr>
        <w:t>成功解密的</w:t>
      </w:r>
      <w:r>
        <w:rPr>
          <w:rFonts w:hint="eastAsia" w:ascii="宋体" w:hAnsi="宋体"/>
          <w:szCs w:val="21"/>
          <w:highlight w:val="cyan"/>
        </w:rPr>
        <w:t>投标供应商数量</w:t>
      </w:r>
      <w:r>
        <w:rPr>
          <w:rFonts w:hint="eastAsia" w:ascii="宋体" w:hAnsi="宋体"/>
          <w:szCs w:val="21"/>
          <w:highlight w:val="cyan"/>
          <w:lang w:val="en-US" w:eastAsia="zh-CN"/>
        </w:rPr>
        <w:t>满足开标条件</w:t>
      </w:r>
      <w:r>
        <w:rPr>
          <w:rFonts w:hint="eastAsia" w:ascii="宋体" w:hAnsi="宋体"/>
          <w:szCs w:val="21"/>
          <w:highlight w:val="cyan"/>
        </w:rPr>
        <w:t>后</w:t>
      </w:r>
      <w:r>
        <w:rPr>
          <w:rFonts w:hint="eastAsia" w:ascii="宋体" w:hAnsi="宋体"/>
          <w:szCs w:val="21"/>
          <w:highlight w:val="cyan"/>
          <w:lang w:eastAsia="zh-CN"/>
        </w:rPr>
        <w:t>】</w:t>
      </w:r>
      <w:r>
        <w:rPr>
          <w:rFonts w:hint="eastAsia" w:ascii="宋体" w:hAnsi="宋体"/>
          <w:szCs w:val="21"/>
        </w:rPr>
        <w:t>对投标文件进行开标，并在网上公布开标结果。</w:t>
      </w:r>
    </w:p>
    <w:p w14:paraId="7288956C">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评审要求</w:t>
      </w:r>
    </w:p>
    <w:p w14:paraId="25F55BF3">
      <w:pPr>
        <w:ind w:firstLine="420" w:firstLineChars="200"/>
        <w:rPr>
          <w:rFonts w:ascii="黑体" w:hAnsi="宋体" w:eastAsia="黑体"/>
          <w:szCs w:val="21"/>
        </w:rPr>
      </w:pPr>
      <w:r>
        <w:rPr>
          <w:rFonts w:hint="eastAsia" w:ascii="黑体" w:hAnsi="宋体" w:eastAsia="黑体"/>
          <w:szCs w:val="21"/>
        </w:rPr>
        <w:t>29．评审委员会组成</w:t>
      </w:r>
    </w:p>
    <w:p w14:paraId="5A1ADA62">
      <w:pPr>
        <w:ind w:firstLine="420" w:firstLineChars="200"/>
        <w:rPr>
          <w:rFonts w:ascii="宋体" w:hAnsi="宋体"/>
          <w:szCs w:val="21"/>
          <w:highlight w:val="none"/>
        </w:rPr>
      </w:pPr>
      <w:r>
        <w:rPr>
          <w:rFonts w:hint="eastAsia" w:ascii="宋体" w:hAnsi="宋体"/>
          <w:szCs w:val="21"/>
        </w:rPr>
        <w:t>29.1网上开标结束后召开评审会议，评审委</w:t>
      </w:r>
      <w:r>
        <w:rPr>
          <w:rFonts w:hint="eastAsia" w:ascii="宋体" w:hAnsi="宋体"/>
          <w:szCs w:val="21"/>
          <w:highlight w:val="none"/>
        </w:rPr>
        <w:t>员会由采购代理机构依法组建，负责评审活动。</w:t>
      </w:r>
    </w:p>
    <w:p w14:paraId="32642735">
      <w:pPr>
        <w:ind w:firstLine="420" w:firstLineChars="200"/>
        <w:rPr>
          <w:rFonts w:ascii="宋体" w:hAnsi="宋体"/>
          <w:color w:val="FF0000"/>
          <w:szCs w:val="21"/>
          <w:highlight w:val="none"/>
        </w:rPr>
      </w:pPr>
      <w:bookmarkStart w:id="69" w:name="_Hlk72436580"/>
      <w:r>
        <w:rPr>
          <w:rFonts w:hint="eastAsia" w:ascii="宋体" w:hAnsi="宋体"/>
          <w:szCs w:val="21"/>
          <w:highlight w:val="none"/>
        </w:rPr>
        <w:t>评审委员会由采购人代表和评审专家组成，成员人数应当为5人以上单数（部分条件下为7人以上单数），其中评审专家不得少于成员总数的三分之二。</w:t>
      </w:r>
      <w:bookmarkEnd w:id="69"/>
      <w:r>
        <w:rPr>
          <w:rFonts w:hint="eastAsia" w:ascii="宋体" w:hAnsi="宋体"/>
          <w:szCs w:val="21"/>
          <w:highlight w:val="none"/>
        </w:rPr>
        <w:t>评定</w:t>
      </w:r>
      <w:r>
        <w:rPr>
          <w:rFonts w:hint="eastAsia"/>
          <w:szCs w:val="21"/>
          <w:highlight w:val="none"/>
        </w:rPr>
        <w:t>分离项目评审专家均由评审专家组成。</w:t>
      </w:r>
      <w:r>
        <w:rPr>
          <w:rFonts w:hint="eastAsia" w:ascii="宋体" w:hAnsi="宋体"/>
          <w:szCs w:val="21"/>
          <w:highlight w:val="none"/>
        </w:rPr>
        <w:t>评审专家一般是从深圳市政府采购评审专家库中随机抽取。采购人代表须持本单位签发的《评审授权书》参加评审。</w:t>
      </w:r>
      <w:r>
        <w:rPr>
          <w:rFonts w:hint="eastAsia" w:ascii="宋体" w:hAnsi="宋体"/>
          <w:color w:val="FF0000"/>
          <w:szCs w:val="21"/>
          <w:highlight w:val="none"/>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14:paraId="1B922E1F">
      <w:pPr>
        <w:ind w:firstLine="420" w:firstLineChars="200"/>
        <w:rPr>
          <w:rFonts w:ascii="宋体" w:hAnsi="宋体"/>
          <w:szCs w:val="21"/>
          <w:highlight w:val="none"/>
        </w:rPr>
      </w:pPr>
      <w:r>
        <w:rPr>
          <w:rFonts w:hint="eastAsia" w:ascii="宋体" w:hAnsi="宋体"/>
          <w:szCs w:val="21"/>
          <w:highlight w:val="none"/>
        </w:rPr>
        <w:t>29.2评审定标应当遵循公平、公正、科学、择优的原则。</w:t>
      </w:r>
    </w:p>
    <w:p w14:paraId="09528FA9">
      <w:pPr>
        <w:ind w:firstLine="420" w:firstLineChars="200"/>
        <w:rPr>
          <w:rFonts w:ascii="宋体" w:hAnsi="宋体"/>
          <w:szCs w:val="21"/>
          <w:highlight w:val="none"/>
        </w:rPr>
      </w:pPr>
      <w:r>
        <w:rPr>
          <w:rFonts w:hint="eastAsia" w:ascii="宋体" w:hAnsi="宋体"/>
          <w:szCs w:val="21"/>
          <w:highlight w:val="none"/>
        </w:rPr>
        <w:t>29.3评审活动依法进行，任何单位和个人不得非法干预评标过程和结果。</w:t>
      </w:r>
    </w:p>
    <w:p w14:paraId="5DF400C4">
      <w:pPr>
        <w:ind w:firstLine="420" w:firstLineChars="200"/>
        <w:rPr>
          <w:rFonts w:ascii="宋体" w:hAnsi="宋体"/>
          <w:szCs w:val="21"/>
        </w:rPr>
      </w:pPr>
      <w:r>
        <w:rPr>
          <w:rFonts w:hint="eastAsia" w:ascii="宋体" w:hAnsi="宋体"/>
          <w:szCs w:val="21"/>
          <w:highlight w:val="none"/>
        </w:rPr>
        <w:t>29.4评审过程中不允许违背评标程序或采用招标文件未载明的</w:t>
      </w:r>
      <w:r>
        <w:rPr>
          <w:rFonts w:hint="eastAsia" w:ascii="宋体" w:hAnsi="宋体"/>
          <w:szCs w:val="21"/>
        </w:rPr>
        <w:t>评标方法或评标因素进行评标。</w:t>
      </w:r>
    </w:p>
    <w:p w14:paraId="28FA697C">
      <w:pPr>
        <w:ind w:firstLine="420" w:firstLineChars="200"/>
        <w:rPr>
          <w:rFonts w:ascii="宋体" w:hAnsi="宋体"/>
          <w:bCs/>
          <w:szCs w:val="21"/>
        </w:rPr>
      </w:pPr>
      <w:r>
        <w:rPr>
          <w:rFonts w:hint="eastAsia" w:ascii="宋体" w:hAnsi="宋体"/>
          <w:bCs/>
          <w:szCs w:val="21"/>
        </w:rPr>
        <w:t>29.5 开标后，直到签订合同为止，凡属于对投标文件的审查、澄清、评价和比较的有关资料以及中标候选人的推荐情况、与评审有关的其他任何情况均严格保密（</w:t>
      </w:r>
      <w:r>
        <w:rPr>
          <w:rFonts w:hint="eastAsia"/>
          <w:szCs w:val="21"/>
        </w:rPr>
        <w:t>信息公开的内容除外</w:t>
      </w:r>
      <w:r>
        <w:rPr>
          <w:rFonts w:hint="eastAsia" w:ascii="宋体" w:hAnsi="宋体"/>
          <w:bCs/>
          <w:szCs w:val="21"/>
        </w:rPr>
        <w:t>）。</w:t>
      </w:r>
    </w:p>
    <w:p w14:paraId="22670CEB">
      <w:pPr>
        <w:ind w:firstLine="420" w:firstLineChars="200"/>
        <w:rPr>
          <w:rFonts w:ascii="黑体" w:hAnsi="宋体" w:eastAsia="黑体"/>
          <w:szCs w:val="21"/>
        </w:rPr>
      </w:pPr>
      <w:r>
        <w:rPr>
          <w:rFonts w:hint="eastAsia" w:ascii="黑体" w:hAnsi="宋体" w:eastAsia="黑体"/>
          <w:szCs w:val="21"/>
        </w:rPr>
        <w:t>30．向评审委员会提供的资料</w:t>
      </w:r>
    </w:p>
    <w:p w14:paraId="32887156">
      <w:pPr>
        <w:ind w:firstLine="420" w:firstLineChars="200"/>
        <w:rPr>
          <w:rFonts w:ascii="宋体" w:hAnsi="宋体"/>
          <w:szCs w:val="21"/>
        </w:rPr>
      </w:pPr>
      <w:r>
        <w:rPr>
          <w:rFonts w:hint="eastAsia" w:ascii="宋体" w:hAnsi="宋体"/>
          <w:szCs w:val="21"/>
        </w:rPr>
        <w:t>30.1公开发布的招标文件，包括图纸、服务清单、答疑文件等；</w:t>
      </w:r>
    </w:p>
    <w:p w14:paraId="0DC2D6F4">
      <w:pPr>
        <w:ind w:firstLine="420" w:firstLineChars="200"/>
        <w:rPr>
          <w:rFonts w:ascii="宋体" w:hAnsi="宋体"/>
          <w:szCs w:val="21"/>
        </w:rPr>
      </w:pPr>
      <w:r>
        <w:rPr>
          <w:rFonts w:hint="eastAsia" w:ascii="宋体" w:hAnsi="宋体"/>
          <w:szCs w:val="21"/>
        </w:rPr>
        <w:t>30.2其他评标必须的资料。</w:t>
      </w:r>
    </w:p>
    <w:p w14:paraId="465C19BF">
      <w:pPr>
        <w:ind w:firstLine="420" w:firstLineChars="200"/>
        <w:rPr>
          <w:rFonts w:ascii="宋体" w:hAnsi="宋体"/>
          <w:szCs w:val="21"/>
        </w:rPr>
      </w:pPr>
      <w:r>
        <w:rPr>
          <w:rFonts w:hint="eastAsia" w:ascii="宋体" w:hAnsi="宋体"/>
          <w:szCs w:val="21"/>
        </w:rPr>
        <w:t>30.3评审委员会应当认真研究招标文件，至少应了解熟悉以下内容：</w:t>
      </w:r>
    </w:p>
    <w:p w14:paraId="0AA9A345">
      <w:pPr>
        <w:ind w:firstLine="420" w:firstLineChars="200"/>
        <w:rPr>
          <w:rFonts w:ascii="宋体" w:hAnsi="宋体"/>
          <w:szCs w:val="21"/>
        </w:rPr>
      </w:pPr>
      <w:r>
        <w:rPr>
          <w:rFonts w:hint="eastAsia" w:ascii="宋体" w:hAnsi="宋体"/>
          <w:szCs w:val="21"/>
        </w:rPr>
        <w:t>（1）招标的目的；</w:t>
      </w:r>
    </w:p>
    <w:p w14:paraId="43295F18">
      <w:pPr>
        <w:ind w:firstLine="420" w:firstLineChars="200"/>
        <w:rPr>
          <w:rFonts w:ascii="宋体" w:hAnsi="宋体"/>
          <w:szCs w:val="21"/>
        </w:rPr>
      </w:pPr>
      <w:r>
        <w:rPr>
          <w:rFonts w:hint="eastAsia" w:ascii="宋体" w:hAnsi="宋体"/>
          <w:szCs w:val="21"/>
        </w:rPr>
        <w:t>（2）招标项目需求的范围和性质；</w:t>
      </w:r>
    </w:p>
    <w:p w14:paraId="381BABC5">
      <w:pPr>
        <w:ind w:firstLine="420" w:firstLineChars="200"/>
        <w:rPr>
          <w:rFonts w:ascii="宋体" w:hAnsi="宋体"/>
          <w:szCs w:val="21"/>
        </w:rPr>
      </w:pPr>
      <w:r>
        <w:rPr>
          <w:rFonts w:hint="eastAsia" w:ascii="宋体" w:hAnsi="宋体"/>
          <w:szCs w:val="21"/>
        </w:rPr>
        <w:t>（3）招标文件规定的投标人的资格、财政预算限额、商务条款；</w:t>
      </w:r>
    </w:p>
    <w:p w14:paraId="5962B252">
      <w:pPr>
        <w:ind w:firstLine="420" w:firstLineChars="200"/>
        <w:rPr>
          <w:rFonts w:ascii="宋体" w:hAnsi="宋体"/>
          <w:szCs w:val="21"/>
        </w:rPr>
      </w:pPr>
      <w:r>
        <w:rPr>
          <w:rFonts w:hint="eastAsia" w:ascii="宋体" w:hAnsi="宋体"/>
          <w:szCs w:val="21"/>
        </w:rPr>
        <w:t>（4）招标文件规定的评标程序、评标方法和评标因素；</w:t>
      </w:r>
    </w:p>
    <w:p w14:paraId="047F53B2">
      <w:pPr>
        <w:ind w:firstLine="420" w:firstLineChars="200"/>
        <w:rPr>
          <w:rFonts w:ascii="宋体" w:hAnsi="宋体"/>
          <w:szCs w:val="21"/>
        </w:rPr>
      </w:pPr>
      <w:r>
        <w:rPr>
          <w:rFonts w:hint="eastAsia" w:ascii="宋体" w:hAnsi="宋体"/>
          <w:szCs w:val="21"/>
        </w:rPr>
        <w:t>（5）招标文件所列示的资格性审查表及符合性审查表。</w:t>
      </w:r>
    </w:p>
    <w:p w14:paraId="01A0B098">
      <w:pPr>
        <w:ind w:firstLine="420" w:firstLineChars="200"/>
        <w:rPr>
          <w:rFonts w:ascii="黑体" w:hAnsi="宋体" w:eastAsia="黑体"/>
          <w:szCs w:val="21"/>
        </w:rPr>
      </w:pPr>
      <w:r>
        <w:rPr>
          <w:rFonts w:hint="eastAsia" w:ascii="黑体" w:hAnsi="宋体" w:eastAsia="黑体"/>
          <w:szCs w:val="21"/>
        </w:rPr>
        <w:t>31．独立评审</w:t>
      </w:r>
    </w:p>
    <w:p w14:paraId="63181C27">
      <w:pPr>
        <w:ind w:firstLine="420" w:firstLineChars="200"/>
        <w:rPr>
          <w:rFonts w:ascii="宋体" w:hAnsi="宋体"/>
          <w:bCs/>
          <w:szCs w:val="21"/>
        </w:rPr>
      </w:pPr>
      <w:r>
        <w:rPr>
          <w:rFonts w:hint="eastAsia" w:ascii="宋体" w:hAnsi="宋体"/>
          <w:bCs/>
          <w:szCs w:val="21"/>
        </w:rPr>
        <w:t>31.1</w:t>
      </w:r>
      <w:r>
        <w:rPr>
          <w:rFonts w:hint="eastAsia" w:ascii="宋体" w:hAnsi="宋体"/>
          <w:szCs w:val="21"/>
        </w:rPr>
        <w:t>评审委员会</w:t>
      </w:r>
      <w:r>
        <w:rPr>
          <w:rFonts w:hint="eastAsia" w:ascii="宋体" w:hAnsi="宋体"/>
          <w:bCs/>
          <w:szCs w:val="21"/>
        </w:rPr>
        <w:t>成员的评标活动应当独立进行，并应遵循投标文件初审、澄清有关问题、比较与评价、确定中标供应商、编写评审报告的工作程序。</w:t>
      </w:r>
    </w:p>
    <w:p w14:paraId="76E21620">
      <w:pPr>
        <w:ind w:firstLine="411" w:firstLineChars="196"/>
        <w:rPr>
          <w:rFonts w:ascii="宋体" w:hAnsi="宋体"/>
          <w:bCs/>
          <w:szCs w:val="21"/>
        </w:rPr>
      </w:pPr>
    </w:p>
    <w:p w14:paraId="0A5424CC">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评审程序及评审方法</w:t>
      </w:r>
    </w:p>
    <w:p w14:paraId="734FBE81">
      <w:pPr>
        <w:ind w:firstLine="420" w:firstLineChars="200"/>
        <w:rPr>
          <w:rFonts w:ascii="黑体" w:hAnsi="宋体" w:eastAsia="黑体"/>
          <w:szCs w:val="21"/>
        </w:rPr>
      </w:pPr>
      <w:r>
        <w:rPr>
          <w:rFonts w:hint="eastAsia" w:ascii="黑体" w:hAnsi="宋体" w:eastAsia="黑体"/>
          <w:szCs w:val="21"/>
        </w:rPr>
        <w:t>32．投标文件初审</w:t>
      </w:r>
    </w:p>
    <w:p w14:paraId="68C92805">
      <w:pPr>
        <w:ind w:firstLine="420" w:firstLineChars="200"/>
        <w:rPr>
          <w:rFonts w:ascii="宋体" w:hAnsi="宋体"/>
          <w:szCs w:val="21"/>
        </w:rPr>
      </w:pPr>
      <w:r>
        <w:rPr>
          <w:rFonts w:hint="eastAsia" w:ascii="宋体" w:hAnsi="宋体"/>
          <w:szCs w:val="21"/>
        </w:rPr>
        <w:t>32.1投标文件初审包括资格性审查和符合性审查。</w:t>
      </w:r>
    </w:p>
    <w:p w14:paraId="40750F2B">
      <w:pPr>
        <w:ind w:firstLine="420" w:firstLineChars="200"/>
        <w:rPr>
          <w:rFonts w:ascii="宋体" w:hAnsi="宋体"/>
          <w:szCs w:val="21"/>
        </w:rPr>
      </w:pPr>
      <w:r>
        <w:rPr>
          <w:rFonts w:hint="eastAsia" w:ascii="宋体" w:hAnsi="宋体"/>
          <w:szCs w:val="21"/>
        </w:rPr>
        <w:t>资格性审查：依据法律法规和招标文件的规定，对投标文件中的资格证明等进行审查，以确定投标供应商是否具备投标资格。</w:t>
      </w:r>
    </w:p>
    <w:p w14:paraId="54942D23">
      <w:pPr>
        <w:ind w:firstLine="420" w:firstLineChars="200"/>
        <w:rPr>
          <w:rFonts w:ascii="宋体" w:hAnsi="宋体"/>
          <w:szCs w:val="21"/>
        </w:rPr>
      </w:pPr>
      <w:r>
        <w:rPr>
          <w:rFonts w:hint="eastAsia" w:ascii="宋体" w:hAnsi="宋体"/>
          <w:szCs w:val="21"/>
        </w:rPr>
        <w:t>符合性审查：依据招标文件的规定，对投标文件的有效性、完整性和对招标文件的响应程度进行审查，以确定是否满足符合性审查的要求。</w:t>
      </w:r>
    </w:p>
    <w:p w14:paraId="3E9E1F5B">
      <w:pPr>
        <w:ind w:firstLine="420" w:firstLineChars="200"/>
        <w:rPr>
          <w:rFonts w:ascii="宋体" w:hAnsi="宋体"/>
          <w:szCs w:val="21"/>
        </w:rPr>
      </w:pPr>
      <w:r>
        <w:rPr>
          <w:rFonts w:hint="eastAsia" w:ascii="宋体" w:hAnsi="宋体"/>
          <w:szCs w:val="21"/>
        </w:rPr>
        <w:t>32.2 投标文件初审内容请详见《资格性审查表》和《符合性审查表》部分。投标人若有一条审查不通过则按投标无效处理。</w:t>
      </w:r>
    </w:p>
    <w:p w14:paraId="27592688">
      <w:pPr>
        <w:ind w:firstLine="420" w:firstLineChars="200"/>
        <w:rPr>
          <w:rFonts w:ascii="宋体" w:hAnsi="宋体"/>
          <w:bCs/>
          <w:szCs w:val="21"/>
        </w:rPr>
      </w:pPr>
      <w:r>
        <w:rPr>
          <w:rFonts w:hint="eastAsia" w:ascii="宋体" w:hAnsi="宋体"/>
          <w:bCs/>
          <w:szCs w:val="21"/>
        </w:rPr>
        <w:t>32.3 投标文件初审中关于供应商家数的计算:</w:t>
      </w:r>
    </w:p>
    <w:p w14:paraId="23631F55">
      <w:pPr>
        <w:ind w:firstLine="420" w:firstLineChars="200"/>
        <w:rPr>
          <w:rFonts w:ascii="宋体" w:hAnsi="宋体"/>
          <w:bCs/>
          <w:szCs w:val="21"/>
        </w:rPr>
      </w:pPr>
      <w:r>
        <w:rPr>
          <w:rFonts w:hint="eastAsia" w:ascii="宋体" w:hAnsi="宋体"/>
          <w:bCs/>
          <w:szCs w:val="21"/>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585198B9">
      <w:pPr>
        <w:ind w:firstLine="420" w:firstLineChars="200"/>
        <w:rPr>
          <w:rFonts w:ascii="宋体" w:hAnsi="宋体"/>
          <w:bCs/>
          <w:szCs w:val="21"/>
        </w:rPr>
      </w:pPr>
      <w:r>
        <w:rPr>
          <w:rFonts w:hint="eastAsia" w:ascii="宋体" w:hAnsi="宋体"/>
          <w:bCs/>
          <w:szCs w:val="21"/>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确定，其他同品牌投标人不作为中标候选人。</w:t>
      </w:r>
    </w:p>
    <w:p w14:paraId="08CB1833">
      <w:pPr>
        <w:ind w:firstLine="420" w:firstLineChars="200"/>
        <w:rPr>
          <w:rFonts w:ascii="宋体" w:hAnsi="宋体"/>
          <w:bCs/>
          <w:szCs w:val="21"/>
        </w:rPr>
      </w:pPr>
      <w:r>
        <w:rPr>
          <w:rFonts w:hint="eastAsia" w:ascii="宋体" w:hAnsi="宋体"/>
          <w:bCs/>
          <w:szCs w:val="21"/>
        </w:rPr>
        <w:t>32.3.3非单一产品采购项目，采购人应当根据采购项目技术构成、产品价格比重等合理确定核心产品，并在招标文件中载明。多家投标人提供的核心产品品牌相同的，按前两款规定处理。</w:t>
      </w:r>
    </w:p>
    <w:p w14:paraId="388B034B">
      <w:pPr>
        <w:ind w:firstLine="420" w:firstLineChars="200"/>
        <w:rPr>
          <w:rFonts w:ascii="宋体" w:hAnsi="宋体"/>
          <w:szCs w:val="21"/>
        </w:rPr>
      </w:pPr>
      <w:r>
        <w:rPr>
          <w:rFonts w:hint="eastAsia" w:ascii="宋体" w:hAnsi="宋体"/>
          <w:szCs w:val="21"/>
        </w:rPr>
        <w:t>32.4投标人投标文件作无效处理的情形，具体包括但不限于以下：</w:t>
      </w:r>
    </w:p>
    <w:p w14:paraId="57E0ED71">
      <w:pPr>
        <w:ind w:firstLine="420" w:firstLineChars="200"/>
        <w:rPr>
          <w:szCs w:val="21"/>
        </w:rPr>
      </w:pPr>
      <w:r>
        <w:rPr>
          <w:rFonts w:hint="eastAsia" w:ascii="宋体" w:hAnsi="宋体"/>
          <w:szCs w:val="21"/>
        </w:rPr>
        <w:t>32.4.1</w:t>
      </w:r>
      <w:r>
        <w:rPr>
          <w:rFonts w:hint="eastAsia"/>
          <w:szCs w:val="21"/>
        </w:rPr>
        <w:t>不同投标人的投标文件由同一单位或者同一个人编制，或者由同一个人分阶段参与编制；</w:t>
      </w:r>
    </w:p>
    <w:p w14:paraId="1610656A">
      <w:pPr>
        <w:ind w:firstLine="420" w:firstLineChars="200"/>
        <w:rPr>
          <w:szCs w:val="21"/>
        </w:rPr>
      </w:pPr>
      <w:r>
        <w:rPr>
          <w:rFonts w:hint="eastAsia" w:ascii="宋体" w:hAnsi="宋体"/>
          <w:szCs w:val="21"/>
        </w:rPr>
        <w:t>32.4.2</w:t>
      </w:r>
      <w:r>
        <w:rPr>
          <w:rFonts w:hint="eastAsia"/>
          <w:szCs w:val="21"/>
        </w:rPr>
        <w:t>不同投标人委托同一单位或者个人办理投标事宜；</w:t>
      </w:r>
    </w:p>
    <w:p w14:paraId="1CEE4F46">
      <w:pPr>
        <w:ind w:firstLine="420" w:firstLineChars="200"/>
        <w:rPr>
          <w:rFonts w:ascii="宋体" w:hAnsi="宋体"/>
          <w:szCs w:val="21"/>
        </w:rPr>
      </w:pPr>
      <w:r>
        <w:rPr>
          <w:rFonts w:hint="eastAsia" w:ascii="宋体" w:hAnsi="宋体"/>
          <w:szCs w:val="21"/>
        </w:rPr>
        <w:t>32.4.3不同投标人的投标文件载明的项目管理成员或者联系人员为同一人；</w:t>
      </w:r>
    </w:p>
    <w:p w14:paraId="303F8347">
      <w:pPr>
        <w:ind w:firstLine="420" w:firstLineChars="200"/>
        <w:rPr>
          <w:rFonts w:ascii="宋体" w:hAnsi="宋体"/>
          <w:szCs w:val="21"/>
        </w:rPr>
      </w:pPr>
      <w:r>
        <w:rPr>
          <w:rFonts w:hint="eastAsia" w:ascii="宋体" w:hAnsi="宋体"/>
          <w:szCs w:val="21"/>
        </w:rPr>
        <w:t>32.4.4不同投标人的投标文件异常一致或者投标报价呈规律性差异；</w:t>
      </w:r>
    </w:p>
    <w:p w14:paraId="016BB846">
      <w:pPr>
        <w:ind w:firstLine="420" w:firstLineChars="200"/>
        <w:rPr>
          <w:rFonts w:ascii="宋体" w:hAnsi="宋体"/>
          <w:szCs w:val="21"/>
        </w:rPr>
      </w:pPr>
      <w:r>
        <w:rPr>
          <w:rFonts w:hint="eastAsia" w:ascii="宋体" w:hAnsi="宋体"/>
          <w:szCs w:val="21"/>
        </w:rPr>
        <w:t>32.4.5不同投标供应商的投标文件或部分投标文件相互混装；</w:t>
      </w:r>
    </w:p>
    <w:p w14:paraId="6F046183">
      <w:pPr>
        <w:ind w:firstLine="420" w:firstLineChars="200"/>
        <w:rPr>
          <w:rFonts w:ascii="宋体" w:hAnsi="宋体"/>
          <w:szCs w:val="21"/>
        </w:rPr>
      </w:pPr>
      <w:r>
        <w:rPr>
          <w:rFonts w:hint="eastAsia" w:ascii="宋体" w:hAnsi="宋体"/>
          <w:szCs w:val="21"/>
        </w:rPr>
        <w:t>32.4.6投标供应商之间相互约定给予未中标的供应商利益补偿；</w:t>
      </w:r>
    </w:p>
    <w:p w14:paraId="231D8E6C">
      <w:pPr>
        <w:ind w:firstLine="420" w:firstLineChars="200"/>
        <w:rPr>
          <w:rFonts w:ascii="宋体" w:hAnsi="宋体"/>
          <w:szCs w:val="21"/>
        </w:rPr>
      </w:pPr>
      <w:r>
        <w:rPr>
          <w:rFonts w:hint="eastAsia" w:ascii="宋体" w:hAnsi="宋体"/>
          <w:szCs w:val="21"/>
        </w:rPr>
        <w:t>32.4.7不同投标供应商的法定代表人、主要经营负责人、项目投标授权代表人、项目负责人、主要技术人员为同一人、属同一单位或者同一单位缴纳社会保险；</w:t>
      </w:r>
    </w:p>
    <w:p w14:paraId="7C071EDA">
      <w:pPr>
        <w:ind w:firstLine="420" w:firstLineChars="200"/>
        <w:rPr>
          <w:rFonts w:ascii="宋体" w:hAnsi="宋体"/>
          <w:szCs w:val="21"/>
        </w:rPr>
      </w:pPr>
      <w:r>
        <w:rPr>
          <w:rFonts w:hint="eastAsia" w:ascii="宋体" w:hAnsi="宋体"/>
          <w:szCs w:val="21"/>
        </w:rPr>
        <w:t>32.4.8不同投标供应商的投标文件内容存在非正常一致；</w:t>
      </w:r>
    </w:p>
    <w:p w14:paraId="4F92679E">
      <w:pPr>
        <w:ind w:firstLine="420" w:firstLineChars="200"/>
        <w:rPr>
          <w:rFonts w:ascii="宋体" w:hAnsi="宋体"/>
          <w:szCs w:val="21"/>
        </w:rPr>
      </w:pPr>
      <w:r>
        <w:rPr>
          <w:rFonts w:hint="eastAsia" w:ascii="宋体" w:hAnsi="宋体"/>
          <w:szCs w:val="21"/>
        </w:rPr>
        <w:t>32.4.9在同一单位工作人员为两家以上（含两家）供应商进行同一项投标活动；</w:t>
      </w:r>
    </w:p>
    <w:p w14:paraId="4E7B59EE">
      <w:pPr>
        <w:ind w:firstLine="420" w:firstLineChars="200"/>
        <w:rPr>
          <w:rFonts w:ascii="宋体" w:hAnsi="宋体"/>
          <w:szCs w:val="21"/>
        </w:rPr>
      </w:pPr>
      <w:r>
        <w:rPr>
          <w:rFonts w:hint="eastAsia" w:ascii="宋体" w:hAnsi="宋体"/>
          <w:szCs w:val="21"/>
        </w:rPr>
        <w:t>32.4.10主管部门依照法律、法规认定的其他情形。</w:t>
      </w:r>
    </w:p>
    <w:p w14:paraId="651101F7">
      <w:pPr>
        <w:ind w:firstLine="420" w:firstLineChars="200"/>
        <w:rPr>
          <w:rFonts w:ascii="宋体" w:hAnsi="宋体"/>
          <w:szCs w:val="21"/>
        </w:rPr>
      </w:pPr>
      <w:r>
        <w:rPr>
          <w:rFonts w:hint="eastAsia" w:ascii="宋体" w:hAnsi="宋体"/>
          <w:szCs w:val="21"/>
        </w:rPr>
        <w:t>32.5对不属于《资格性审查表》和《符合性审查表》所列的其他情形，除专用条款另有规定和32.4条款所列情形外，不得作为投标无效的理由。</w:t>
      </w:r>
    </w:p>
    <w:p w14:paraId="2AFE2659">
      <w:pPr>
        <w:ind w:firstLine="420" w:firstLineChars="200"/>
        <w:rPr>
          <w:rFonts w:ascii="黑体" w:hAnsi="宋体" w:eastAsia="黑体"/>
          <w:szCs w:val="21"/>
        </w:rPr>
      </w:pPr>
      <w:r>
        <w:rPr>
          <w:rFonts w:hint="eastAsia" w:ascii="黑体" w:hAnsi="宋体" w:eastAsia="黑体"/>
          <w:szCs w:val="21"/>
        </w:rPr>
        <w:t>33．澄清有关问题</w:t>
      </w:r>
    </w:p>
    <w:p w14:paraId="32C27FE1">
      <w:pPr>
        <w:ind w:firstLine="420" w:firstLineChars="200"/>
        <w:rPr>
          <w:rFonts w:ascii="宋体" w:hAnsi="宋体"/>
          <w:szCs w:val="21"/>
        </w:rPr>
      </w:pPr>
      <w:bookmarkStart w:id="70" w:name="_Hlk71407321"/>
      <w:r>
        <w:rPr>
          <w:rFonts w:hint="eastAsia" w:ascii="宋体" w:hAnsi="宋体"/>
          <w:szCs w:val="21"/>
        </w:rPr>
        <w:t>33.1对招标文件中描述有歧义或前后不一致的地方（不含</w:t>
      </w:r>
      <w:r>
        <w:rPr>
          <w:rFonts w:hint="eastAsia"/>
          <w:szCs w:val="21"/>
        </w:rPr>
        <w:t>招标文件存在歧义、重大缺陷导致评审工作无法进行的情况）</w:t>
      </w:r>
      <w:r>
        <w:rPr>
          <w:rFonts w:hint="eastAsia" w:ascii="宋体" w:hAnsi="宋体"/>
          <w:szCs w:val="21"/>
        </w:rPr>
        <w:t>，评审委员会有权进行评判，但对同一条款的评判应适用于每个投标人。</w:t>
      </w:r>
      <w:bookmarkEnd w:id="70"/>
    </w:p>
    <w:p w14:paraId="53C04815">
      <w:pPr>
        <w:ind w:firstLine="420" w:firstLineChars="200"/>
        <w:rPr>
          <w:rFonts w:ascii="宋体" w:hAnsi="宋体"/>
          <w:szCs w:val="21"/>
        </w:rPr>
      </w:pPr>
      <w:r>
        <w:rPr>
          <w:rFonts w:hint="eastAsia" w:ascii="宋体" w:hAnsi="宋体"/>
          <w:szCs w:val="21"/>
        </w:rPr>
        <w:t>33.2</w:t>
      </w:r>
      <w:r>
        <w:rPr>
          <w:rFonts w:hint="eastAsia"/>
          <w:szCs w:val="21"/>
        </w:rPr>
        <w:t>评审委员会发现招标文件存在歧义、重大缺陷导致评审工作</w:t>
      </w:r>
      <w:r>
        <w:rPr>
          <w:rFonts w:hint="eastAsia"/>
          <w:szCs w:val="21"/>
          <w:highlight w:val="none"/>
        </w:rPr>
        <w:t>无法进行，或者招标文件内容违反国家有关强制性规定的，应当停止评审工作，与</w:t>
      </w:r>
      <w:r>
        <w:rPr>
          <w:rFonts w:hint="eastAsia" w:ascii="宋体" w:hAnsi="宋体"/>
          <w:szCs w:val="21"/>
          <w:highlight w:val="none"/>
        </w:rPr>
        <w:t>采购代理机构</w:t>
      </w:r>
      <w:r>
        <w:rPr>
          <w:rFonts w:hint="eastAsia"/>
          <w:szCs w:val="21"/>
          <w:highlight w:val="none"/>
        </w:rPr>
        <w:t>沟通并作书面记录。经确认后，项目应当修改招标文件，重新组织采购</w:t>
      </w:r>
      <w:r>
        <w:rPr>
          <w:rFonts w:hint="eastAsia"/>
          <w:szCs w:val="21"/>
        </w:rPr>
        <w:t>活动。</w:t>
      </w:r>
    </w:p>
    <w:p w14:paraId="4AEC0EB5">
      <w:pPr>
        <w:ind w:firstLine="420" w:firstLineChars="200"/>
        <w:rPr>
          <w:rFonts w:ascii="宋体" w:hAnsi="宋体"/>
          <w:szCs w:val="21"/>
        </w:rPr>
      </w:pPr>
      <w:r>
        <w:rPr>
          <w:rFonts w:hint="eastAsia" w:ascii="宋体" w:hAnsi="宋体"/>
          <w:szCs w:val="21"/>
        </w:rPr>
        <w:t>33.3对于投标文件中含义不明确、同类问题表述不一致或者有明显文字和计算错误的内容，评审委员会应当以书面形式要求投标人作出必要的澄清、说明或者补正。</w:t>
      </w:r>
    </w:p>
    <w:p w14:paraId="03A1D9ED">
      <w:pPr>
        <w:ind w:firstLine="420" w:firstLineChars="200"/>
        <w:rPr>
          <w:rFonts w:ascii="宋体" w:hAnsi="宋体"/>
          <w:szCs w:val="21"/>
        </w:rPr>
      </w:pPr>
      <w:r>
        <w:rPr>
          <w:rFonts w:hint="eastAsia" w:ascii="宋体" w:hAnsi="宋体"/>
          <w:szCs w:val="21"/>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6DC35574">
      <w:pPr>
        <w:ind w:firstLine="420" w:firstLineChars="200"/>
        <w:rPr>
          <w:rFonts w:ascii="宋体" w:hAnsi="宋体"/>
          <w:szCs w:val="21"/>
        </w:rPr>
      </w:pPr>
      <w:r>
        <w:rPr>
          <w:rFonts w:hint="eastAsia" w:ascii="宋体" w:hAnsi="宋体"/>
          <w:szCs w:val="21"/>
        </w:rPr>
        <w:t>根据本通用条款第34条，凡属于评审委员会在评审中发现的算术错误进行核实的修改不在此列。</w:t>
      </w:r>
    </w:p>
    <w:p w14:paraId="20FB6A48">
      <w:pPr>
        <w:ind w:firstLine="420" w:firstLineChars="200"/>
        <w:rPr>
          <w:rFonts w:ascii="黑体" w:hAnsi="宋体" w:eastAsia="黑体"/>
          <w:szCs w:val="21"/>
        </w:rPr>
      </w:pPr>
      <w:bookmarkStart w:id="71" w:name="_Toc73521581"/>
      <w:bookmarkStart w:id="72" w:name="_Toc73517673"/>
      <w:bookmarkStart w:id="73" w:name="_Toc73521669"/>
      <w:bookmarkStart w:id="74" w:name="_Toc73518151"/>
      <w:bookmarkStart w:id="75" w:name="_Toc100052400"/>
      <w:r>
        <w:rPr>
          <w:rFonts w:hint="eastAsia" w:ascii="黑体" w:hAnsi="宋体" w:eastAsia="黑体"/>
          <w:szCs w:val="21"/>
        </w:rPr>
        <w:t>34．错误的修正</w:t>
      </w:r>
      <w:bookmarkEnd w:id="71"/>
      <w:bookmarkEnd w:id="72"/>
      <w:bookmarkEnd w:id="73"/>
      <w:bookmarkEnd w:id="74"/>
      <w:bookmarkEnd w:id="75"/>
    </w:p>
    <w:p w14:paraId="59911861">
      <w:pPr>
        <w:ind w:firstLine="420" w:firstLineChars="200"/>
        <w:rPr>
          <w:rFonts w:ascii="宋体" w:hAnsi="宋体"/>
          <w:szCs w:val="21"/>
        </w:rPr>
      </w:pPr>
      <w:r>
        <w:rPr>
          <w:rFonts w:hint="eastAsia" w:ascii="宋体" w:hAnsi="宋体"/>
          <w:szCs w:val="21"/>
        </w:rPr>
        <w:t>投标文件报价出现前后不一致的，除专用条款另有规定外，按照下列规定修正：</w:t>
      </w:r>
    </w:p>
    <w:p w14:paraId="63BA480E">
      <w:pPr>
        <w:ind w:firstLine="420" w:firstLineChars="200"/>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505A9F2D">
      <w:pPr>
        <w:ind w:firstLine="420" w:firstLineChars="200"/>
        <w:rPr>
          <w:rFonts w:ascii="宋体" w:hAnsi="宋体"/>
          <w:szCs w:val="21"/>
        </w:rPr>
      </w:pPr>
      <w:r>
        <w:rPr>
          <w:rFonts w:hint="eastAsia" w:ascii="宋体" w:hAnsi="宋体"/>
          <w:szCs w:val="21"/>
        </w:rPr>
        <w:t>34.2大写金额和小写金额不一致的，以大写金额为准；</w:t>
      </w:r>
    </w:p>
    <w:p w14:paraId="1BA8E5CE">
      <w:pPr>
        <w:ind w:firstLine="420" w:firstLineChars="200"/>
        <w:rPr>
          <w:rFonts w:ascii="宋体" w:hAnsi="宋体"/>
          <w:szCs w:val="21"/>
        </w:rPr>
      </w:pPr>
      <w:r>
        <w:rPr>
          <w:rFonts w:hint="eastAsia" w:ascii="宋体" w:hAnsi="宋体"/>
          <w:szCs w:val="21"/>
        </w:rPr>
        <w:t>34.3单价金额小数点或者百分比有明显错位，以开标一览表的总价为准，并修改单价；</w:t>
      </w:r>
    </w:p>
    <w:p w14:paraId="53194654">
      <w:pPr>
        <w:ind w:firstLine="420" w:firstLineChars="200"/>
        <w:rPr>
          <w:rFonts w:ascii="宋体" w:hAnsi="宋体"/>
          <w:szCs w:val="21"/>
        </w:rPr>
      </w:pPr>
      <w:r>
        <w:rPr>
          <w:rFonts w:hint="eastAsia" w:ascii="宋体" w:hAnsi="宋体"/>
          <w:szCs w:val="21"/>
        </w:rPr>
        <w:t>34.4总价金额与按单价汇总金额不一致的，以单价金额计算结果为准。</w:t>
      </w:r>
    </w:p>
    <w:p w14:paraId="73936734">
      <w:pPr>
        <w:ind w:firstLine="420" w:firstLineChars="200"/>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1CFCD480">
      <w:pPr>
        <w:ind w:firstLine="420" w:firstLineChars="200"/>
        <w:rPr>
          <w:rFonts w:ascii="黑体" w:hAnsi="宋体" w:eastAsia="黑体"/>
          <w:szCs w:val="21"/>
        </w:rPr>
      </w:pPr>
      <w:r>
        <w:rPr>
          <w:rFonts w:hint="eastAsia" w:ascii="黑体" w:hAnsi="宋体" w:eastAsia="黑体"/>
          <w:szCs w:val="21"/>
        </w:rPr>
        <w:t>35．投标文件的比较与评价</w:t>
      </w:r>
    </w:p>
    <w:p w14:paraId="33276DF9">
      <w:pPr>
        <w:ind w:firstLine="420" w:firstLineChars="200"/>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06F4626A">
      <w:pPr>
        <w:ind w:firstLine="420" w:firstLineChars="200"/>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654D0267">
      <w:pPr>
        <w:ind w:firstLine="420" w:firstLineChars="200"/>
        <w:rPr>
          <w:rFonts w:ascii="黑体" w:hAnsi="宋体" w:eastAsia="黑体"/>
          <w:szCs w:val="21"/>
        </w:rPr>
      </w:pPr>
      <w:r>
        <w:rPr>
          <w:rFonts w:hint="eastAsia" w:ascii="黑体" w:hAnsi="宋体" w:eastAsia="黑体"/>
          <w:szCs w:val="21"/>
        </w:rPr>
        <w:t>36. 实地考察或资料查验</w:t>
      </w:r>
    </w:p>
    <w:p w14:paraId="19D5FBC9">
      <w:pPr>
        <w:ind w:firstLine="420" w:firstLineChars="200"/>
        <w:rPr>
          <w:rFonts w:ascii="宋体" w:hAnsi="宋体"/>
          <w:szCs w:val="21"/>
        </w:rPr>
      </w:pPr>
      <w:r>
        <w:rPr>
          <w:rFonts w:hint="eastAsia" w:ascii="宋体" w:hAnsi="宋体"/>
          <w:szCs w:val="21"/>
        </w:rPr>
        <w:t>36.1在评审过程中，评审委员会有权决定是否对本项目投标人进行实地考察或资料查验（原件）。投标人应随时做好接受实地考察或资料查验的准备。</w:t>
      </w:r>
    </w:p>
    <w:p w14:paraId="5FC204EF">
      <w:pPr>
        <w:ind w:firstLine="420" w:firstLineChars="200"/>
        <w:rPr>
          <w:rFonts w:ascii="黑体" w:hAnsi="宋体" w:eastAsia="黑体"/>
          <w:szCs w:val="21"/>
        </w:rPr>
      </w:pPr>
      <w:r>
        <w:rPr>
          <w:rFonts w:hint="eastAsia" w:ascii="黑体" w:hAnsi="宋体" w:eastAsia="黑体"/>
          <w:szCs w:val="21"/>
        </w:rPr>
        <w:t>37．评审方法</w:t>
      </w:r>
    </w:p>
    <w:p w14:paraId="186718C0">
      <w:pPr>
        <w:ind w:firstLine="413" w:firstLineChars="196"/>
        <w:rPr>
          <w:rFonts w:ascii="宋体" w:hAnsi="宋体"/>
          <w:b/>
          <w:bCs/>
          <w:szCs w:val="21"/>
        </w:rPr>
      </w:pPr>
      <w:r>
        <w:rPr>
          <w:rFonts w:hint="eastAsia" w:ascii="宋体" w:hAnsi="宋体"/>
          <w:b/>
          <w:bCs/>
          <w:szCs w:val="21"/>
        </w:rPr>
        <w:t>37.1.1最低价法</w:t>
      </w:r>
    </w:p>
    <w:p w14:paraId="4CAB6F50">
      <w:pPr>
        <w:ind w:firstLine="411" w:firstLineChars="196"/>
        <w:rPr>
          <w:rFonts w:hint="eastAsia" w:ascii="ˎ̥" w:hAnsi="ˎ̥"/>
          <w:lang w:eastAsia="zh-CN"/>
        </w:rPr>
      </w:pPr>
      <w:r>
        <w:rPr>
          <w:rFonts w:ascii="ˎ̥" w:hAnsi="ˎ̥"/>
        </w:rPr>
        <w:t>最低价法，</w:t>
      </w:r>
      <w:r>
        <w:rPr>
          <w:rFonts w:hint="eastAsia" w:ascii="ˎ̥" w:hAnsi="ˎ̥"/>
        </w:rPr>
        <w:t>是指投标文件满足招标文件全部实质性要求，且投标报价最低的投标人为中标候选人的评标方法</w:t>
      </w:r>
      <w:r>
        <w:rPr>
          <w:rFonts w:hint="eastAsia" w:ascii="ˎ̥" w:hAnsi="ˎ̥"/>
          <w:lang w:eastAsia="zh-CN"/>
        </w:rPr>
        <w:t>。</w:t>
      </w:r>
    </w:p>
    <w:p w14:paraId="500CCAA1">
      <w:pPr>
        <w:ind w:firstLine="411" w:firstLineChars="196"/>
        <w:rPr>
          <w:rFonts w:hint="eastAsia" w:ascii="ˎ̥" w:hAnsi="ˎ̥" w:eastAsia="宋体"/>
          <w:lang w:eastAsia="zh-CN"/>
        </w:rPr>
      </w:pPr>
      <w:r>
        <w:rPr>
          <w:rFonts w:hint="eastAsia" w:ascii="ˎ̥" w:hAnsi="ˎ̥"/>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0F4F9CDE">
      <w:pPr>
        <w:ind w:firstLine="413" w:firstLineChars="196"/>
        <w:rPr>
          <w:rFonts w:ascii="宋体" w:hAnsi="宋体"/>
          <w:b/>
          <w:bCs/>
          <w:szCs w:val="21"/>
        </w:rPr>
      </w:pPr>
      <w:r>
        <w:rPr>
          <w:rFonts w:hint="eastAsia" w:ascii="宋体" w:hAnsi="宋体"/>
          <w:b/>
          <w:bCs/>
          <w:szCs w:val="21"/>
        </w:rPr>
        <w:t>37.1.2综合评分法</w:t>
      </w:r>
    </w:p>
    <w:p w14:paraId="30FEE16F">
      <w:pPr>
        <w:ind w:firstLine="411" w:firstLineChars="196"/>
        <w:rPr>
          <w:rFonts w:hint="eastAsia" w:ascii="ˎ̥" w:hAnsi="ˎ̥"/>
          <w:lang w:eastAsia="zh-CN"/>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r>
        <w:rPr>
          <w:rFonts w:hint="eastAsia" w:ascii="ˎ̥" w:hAnsi="ˎ̥"/>
          <w:lang w:eastAsia="zh-CN"/>
        </w:rPr>
        <w:t>。</w:t>
      </w:r>
    </w:p>
    <w:p w14:paraId="65467475">
      <w:pPr>
        <w:ind w:firstLine="420" w:firstLineChars="200"/>
        <w:rPr>
          <w:rFonts w:hint="eastAsia" w:ascii="ˎ̥" w:hAnsi="ˎ̥"/>
          <w:lang w:eastAsia="zh-CN"/>
        </w:rPr>
      </w:pPr>
      <w:r>
        <w:rPr>
          <w:rFonts w:hint="eastAsia" w:ascii="ˎ̥" w:hAnsi="ˎ̥"/>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1567A9A5">
      <w:pPr>
        <w:ind w:firstLine="422" w:firstLineChars="200"/>
        <w:rPr>
          <w:rFonts w:ascii="宋体" w:hAnsi="宋体"/>
          <w:b/>
          <w:bCs/>
          <w:szCs w:val="21"/>
        </w:rPr>
      </w:pPr>
      <w:r>
        <w:rPr>
          <w:rFonts w:hint="eastAsia" w:ascii="宋体" w:hAnsi="宋体"/>
          <w:b/>
          <w:bCs/>
          <w:szCs w:val="21"/>
        </w:rPr>
        <w:t>37.2 本项目采用的评审方法见本项目招标文件第一册“专用条款”的相关内容。</w:t>
      </w:r>
    </w:p>
    <w:p w14:paraId="562AA51A">
      <w:pPr>
        <w:ind w:firstLine="422" w:firstLineChars="200"/>
        <w:rPr>
          <w:rFonts w:ascii="宋体" w:hAnsi="宋体"/>
          <w:b/>
          <w:bCs/>
          <w:szCs w:val="21"/>
        </w:rPr>
      </w:pPr>
      <w:r>
        <w:rPr>
          <w:rFonts w:hint="eastAsia" w:ascii="宋体" w:hAnsi="宋体"/>
          <w:b/>
          <w:bCs/>
          <w:szCs w:val="21"/>
        </w:rPr>
        <w:t>37.3重新评审的情形</w:t>
      </w:r>
    </w:p>
    <w:p w14:paraId="3A326CB4">
      <w:pPr>
        <w:ind w:firstLine="420" w:firstLineChars="200"/>
        <w:rPr>
          <w:rFonts w:ascii="宋体" w:hAnsi="宋体"/>
          <w:b/>
          <w:bCs/>
          <w:szCs w:val="21"/>
        </w:rPr>
      </w:pPr>
      <w:r>
        <w:rPr>
          <w:rFonts w:hint="eastAsia" w:ascii="宋体" w:hAnsi="宋体" w:cs="宋体"/>
          <w:kern w:val="0"/>
          <w:szCs w:val="21"/>
        </w:rPr>
        <w:t>评审结果汇总完成后，除下列情形外，任何人不得修改评审结果：</w:t>
      </w:r>
    </w:p>
    <w:p w14:paraId="09CEA4C7">
      <w:pPr>
        <w:ind w:firstLine="420" w:firstLineChars="200"/>
        <w:rPr>
          <w:rFonts w:ascii="宋体" w:hAnsi="宋体" w:cs="宋体"/>
          <w:kern w:val="0"/>
          <w:szCs w:val="21"/>
        </w:rPr>
      </w:pPr>
      <w:r>
        <w:rPr>
          <w:rFonts w:hint="eastAsia" w:ascii="宋体" w:hAnsi="宋体" w:cs="宋体"/>
          <w:kern w:val="0"/>
          <w:szCs w:val="21"/>
        </w:rPr>
        <w:t>37.3.1分值汇总计算错误的；</w:t>
      </w:r>
    </w:p>
    <w:p w14:paraId="5EB30320">
      <w:pPr>
        <w:ind w:firstLine="420" w:firstLineChars="200"/>
        <w:rPr>
          <w:rFonts w:ascii="宋体" w:hAnsi="宋体" w:cs="宋体"/>
          <w:kern w:val="0"/>
          <w:szCs w:val="21"/>
        </w:rPr>
      </w:pPr>
      <w:r>
        <w:rPr>
          <w:rFonts w:hint="eastAsia" w:ascii="宋体" w:hAnsi="宋体" w:cs="宋体"/>
          <w:kern w:val="0"/>
          <w:szCs w:val="21"/>
        </w:rPr>
        <w:t>37.3.2分项评分超出评分标准范围的；</w:t>
      </w:r>
    </w:p>
    <w:p w14:paraId="0B875394">
      <w:pPr>
        <w:ind w:firstLine="420" w:firstLineChars="200"/>
        <w:rPr>
          <w:rFonts w:ascii="宋体" w:hAnsi="宋体" w:cs="宋体"/>
          <w:kern w:val="0"/>
          <w:szCs w:val="21"/>
        </w:rPr>
      </w:pPr>
      <w:r>
        <w:rPr>
          <w:rFonts w:hint="eastAsia" w:ascii="宋体" w:hAnsi="宋体" w:cs="宋体"/>
          <w:kern w:val="0"/>
          <w:szCs w:val="21"/>
        </w:rPr>
        <w:t>37.3.3评审委员会成员对客观评审因素评分不一致的；</w:t>
      </w:r>
    </w:p>
    <w:p w14:paraId="3F2C1782">
      <w:pPr>
        <w:ind w:firstLine="420" w:firstLineChars="200"/>
        <w:rPr>
          <w:rFonts w:ascii="宋体" w:hAnsi="宋体" w:cs="宋体"/>
          <w:kern w:val="0"/>
          <w:szCs w:val="21"/>
        </w:rPr>
      </w:pPr>
      <w:r>
        <w:rPr>
          <w:rFonts w:hint="eastAsia" w:ascii="宋体" w:hAnsi="宋体" w:cs="宋体"/>
          <w:kern w:val="0"/>
          <w:szCs w:val="21"/>
        </w:rPr>
        <w:t>37.3.4经评审委员会认定评分畸高、畸低的。</w:t>
      </w:r>
    </w:p>
    <w:p w14:paraId="77F2BCAA">
      <w:pPr>
        <w:ind w:firstLine="420" w:firstLineChars="200"/>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33B11E75">
      <w:pPr>
        <w:ind w:firstLine="420" w:firstLineChars="200"/>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70EFDD24">
      <w:pPr>
        <w:ind w:firstLine="422" w:firstLineChars="200"/>
        <w:rPr>
          <w:rFonts w:ascii="宋体" w:hAnsi="宋体"/>
          <w:b/>
          <w:bCs/>
          <w:szCs w:val="21"/>
        </w:rPr>
      </w:pPr>
      <w:r>
        <w:rPr>
          <w:rFonts w:hint="eastAsia" w:ascii="宋体" w:hAnsi="宋体"/>
          <w:b/>
          <w:bCs/>
          <w:szCs w:val="21"/>
        </w:rPr>
        <w:t xml:space="preserve"> 37.4重新组建评审委员会的情形</w:t>
      </w:r>
    </w:p>
    <w:p w14:paraId="1BACD0BD">
      <w:pPr>
        <w:ind w:firstLine="420" w:firstLineChars="200"/>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31510B44">
      <w:pPr>
        <w:ind w:firstLine="420" w:firstLineChars="200"/>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159BA5E5">
      <w:pPr>
        <w:ind w:firstLine="420" w:firstLineChars="200"/>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6113335B">
      <w:pPr>
        <w:ind w:firstLine="420" w:firstLineChars="200"/>
        <w:rPr>
          <w:rFonts w:ascii="宋体" w:hAnsi="宋体" w:cs="宋体"/>
          <w:kern w:val="0"/>
          <w:szCs w:val="21"/>
        </w:rPr>
      </w:pPr>
      <w:r>
        <w:rPr>
          <w:rFonts w:hint="eastAsia" w:ascii="宋体" w:hAnsi="宋体" w:cs="宋体"/>
          <w:kern w:val="0"/>
          <w:szCs w:val="21"/>
        </w:rPr>
        <w:t>37.4.3评审委员会及其成员独立评标受到非法干预的；</w:t>
      </w:r>
    </w:p>
    <w:p w14:paraId="4A5867C1">
      <w:pPr>
        <w:ind w:firstLine="420" w:firstLineChars="200"/>
        <w:rPr>
          <w:rFonts w:ascii="宋体" w:hAnsi="宋体" w:cs="宋体"/>
          <w:kern w:val="0"/>
          <w:szCs w:val="21"/>
        </w:rPr>
      </w:pPr>
      <w:r>
        <w:rPr>
          <w:rFonts w:hint="eastAsia" w:ascii="宋体" w:hAnsi="宋体" w:cs="宋体"/>
          <w:kern w:val="0"/>
          <w:szCs w:val="21"/>
        </w:rPr>
        <w:t>37.4.4有政府采购法实施条例第七十五条规定的违法行为的。</w:t>
      </w:r>
    </w:p>
    <w:p w14:paraId="69DE2828">
      <w:pPr>
        <w:ind w:firstLine="420" w:firstLineChars="200"/>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1884269E">
      <w:pPr>
        <w:ind w:firstLine="411" w:firstLineChars="196"/>
        <w:rPr>
          <w:rFonts w:ascii="宋体" w:hAnsi="宋体"/>
          <w:szCs w:val="21"/>
        </w:rPr>
      </w:pPr>
    </w:p>
    <w:p w14:paraId="3CE7BB83">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定标及公示</w:t>
      </w:r>
    </w:p>
    <w:p w14:paraId="29C025A5">
      <w:pPr>
        <w:ind w:firstLine="420" w:firstLineChars="200"/>
        <w:rPr>
          <w:rFonts w:ascii="黑体" w:hAnsi="宋体" w:eastAsia="黑体"/>
          <w:szCs w:val="21"/>
        </w:rPr>
      </w:pPr>
      <w:r>
        <w:rPr>
          <w:rFonts w:hint="eastAsia" w:ascii="黑体" w:hAnsi="宋体" w:eastAsia="黑体"/>
          <w:szCs w:val="21"/>
        </w:rPr>
        <w:t>38．定标方法</w:t>
      </w:r>
    </w:p>
    <w:p w14:paraId="6F18CEE4">
      <w:pPr>
        <w:ind w:firstLine="420" w:firstLineChars="200"/>
        <w:rPr>
          <w:rFonts w:ascii="宋体" w:hAnsi="宋体"/>
          <w:szCs w:val="21"/>
        </w:rPr>
      </w:pPr>
      <w:bookmarkStart w:id="76" w:name="_Hlk73782795"/>
      <w:r>
        <w:rPr>
          <w:rFonts w:hint="eastAsia" w:ascii="宋体" w:hAnsi="宋体"/>
          <w:szCs w:val="21"/>
        </w:rPr>
        <w:t>38.1非评定分离项目定标方法</w:t>
      </w:r>
    </w:p>
    <w:p w14:paraId="45D4151C">
      <w:pPr>
        <w:ind w:firstLine="420" w:firstLineChars="200"/>
        <w:rPr>
          <w:rFonts w:ascii="宋体" w:hAnsi="宋体"/>
          <w:szCs w:val="21"/>
          <w:highlight w:val="none"/>
        </w:rPr>
      </w:pPr>
      <w:r>
        <w:rPr>
          <w:rFonts w:hint="eastAsia" w:ascii="宋体" w:hAnsi="宋体"/>
          <w:szCs w:val="21"/>
        </w:rPr>
        <w:t>38.1.1评审委员会依据本项目招标文件所约定的评审方法进行评审</w:t>
      </w:r>
      <w:r>
        <w:rPr>
          <w:rFonts w:hint="eastAsia" w:ascii="宋体" w:hAnsi="宋体"/>
          <w:szCs w:val="21"/>
          <w:highlight w:val="none"/>
        </w:rPr>
        <w:t>和比较，向</w:t>
      </w:r>
      <w:r>
        <w:rPr>
          <w:rFonts w:hint="eastAsia" w:ascii="宋体" w:hAnsi="宋体"/>
          <w:szCs w:val="21"/>
          <w:highlight w:val="none"/>
          <w:lang w:val="en-US" w:eastAsia="zh-CN"/>
        </w:rPr>
        <w:t>采购代理机构</w:t>
      </w:r>
      <w:r>
        <w:rPr>
          <w:rFonts w:hint="eastAsia" w:ascii="宋体" w:hAnsi="宋体"/>
          <w:szCs w:val="21"/>
          <w:highlight w:val="none"/>
        </w:rPr>
        <w:t>提交书面评审报告，并根据评审方法比较评价结果从优到劣进行排序，确定候选中标供应商。</w:t>
      </w:r>
    </w:p>
    <w:p w14:paraId="6BC80739">
      <w:pPr>
        <w:ind w:firstLine="420" w:firstLineChars="200"/>
        <w:rPr>
          <w:rFonts w:ascii="ˎ̥" w:hAnsi="ˎ̥"/>
          <w:szCs w:val="21"/>
        </w:rPr>
      </w:pPr>
      <w:r>
        <w:rPr>
          <w:rFonts w:hint="eastAsia" w:ascii="宋体" w:hAnsi="宋体"/>
          <w:szCs w:val="21"/>
        </w:rPr>
        <w:t>38.1.2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hint="eastAsia" w:ascii="ˎ̥" w:hAnsi="ˎ̥"/>
          <w:szCs w:val="21"/>
        </w:rPr>
        <w:t>。</w:t>
      </w:r>
    </w:p>
    <w:p w14:paraId="7856B531">
      <w:pPr>
        <w:ind w:firstLine="420" w:firstLineChars="200"/>
        <w:rPr>
          <w:rFonts w:hint="eastAsia" w:ascii="ˎ̥" w:hAnsi="ˎ̥"/>
          <w:szCs w:val="21"/>
        </w:rPr>
      </w:pPr>
      <w:r>
        <w:rPr>
          <w:rFonts w:hint="eastAsia" w:ascii="宋体" w:hAnsi="宋体"/>
          <w:szCs w:val="21"/>
        </w:rPr>
        <w:t>38.1.3采</w:t>
      </w:r>
      <w:r>
        <w:rPr>
          <w:rFonts w:hint="eastAsia" w:ascii="ˎ̥" w:hAnsi="ˎ̥"/>
          <w:szCs w:val="21"/>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出现得分且投标报价相同的并列情况时，采取随机抽取的方式确定，具体操作办法及流程由评审委员会确定（如“专用条款”中另有规定的以“专用条款”相关规定内容为准）。</w:t>
      </w:r>
    </w:p>
    <w:p w14:paraId="2A2E13C4">
      <w:pPr>
        <w:ind w:firstLine="420" w:firstLineChars="200"/>
        <w:rPr>
          <w:rFonts w:ascii="宋体" w:hAnsi="宋体"/>
          <w:szCs w:val="21"/>
        </w:rPr>
      </w:pPr>
      <w:r>
        <w:rPr>
          <w:rFonts w:hint="eastAsia" w:ascii="宋体" w:hAnsi="宋体"/>
          <w:szCs w:val="21"/>
        </w:rPr>
        <w:t>38.2评定分离项目定标方法</w:t>
      </w:r>
    </w:p>
    <w:p w14:paraId="3D3384C7">
      <w:pPr>
        <w:ind w:firstLine="420" w:firstLineChars="200"/>
        <w:rPr>
          <w:rFonts w:ascii="宋体" w:hAnsi="宋体"/>
          <w:szCs w:val="21"/>
        </w:rPr>
      </w:pPr>
      <w:r>
        <w:rPr>
          <w:rFonts w:hint="eastAsia" w:ascii="宋体" w:hAnsi="宋体"/>
          <w:szCs w:val="21"/>
        </w:rPr>
        <w:t>38.2.1评定分离是指在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64613E22">
      <w:pPr>
        <w:ind w:firstLine="420" w:firstLineChars="200"/>
        <w:rPr>
          <w:szCs w:val="21"/>
        </w:rPr>
      </w:pPr>
      <w:r>
        <w:rPr>
          <w:rFonts w:hint="eastAsia" w:ascii="宋体" w:hAnsi="宋体"/>
          <w:szCs w:val="21"/>
        </w:rPr>
        <w:t xml:space="preserve">38.2.2 </w:t>
      </w:r>
      <w:bookmarkStart w:id="77" w:name="_Hlk71469733"/>
      <w:r>
        <w:rPr>
          <w:rFonts w:hint="eastAsia"/>
          <w:szCs w:val="21"/>
        </w:rPr>
        <w:t>适用评定分离的采购项目，采用综合评分法评审。</w:t>
      </w:r>
      <w:r>
        <w:rPr>
          <w:rFonts w:hint="eastAsia" w:ascii="宋体" w:hAnsi="宋体"/>
          <w:szCs w:val="21"/>
        </w:rPr>
        <w:t>评审委员会按照评审结果，推荐</w:t>
      </w:r>
      <w:r>
        <w:rPr>
          <w:rFonts w:hint="eastAsia"/>
          <w:szCs w:val="21"/>
        </w:rPr>
        <w:t>三个合格的候选中标供应商。</w:t>
      </w:r>
    </w:p>
    <w:p w14:paraId="05774380">
      <w:pPr>
        <w:ind w:firstLine="420" w:firstLineChars="200"/>
        <w:rPr>
          <w:rFonts w:ascii="宋体" w:hAnsi="宋体"/>
          <w:szCs w:val="21"/>
          <w:highlight w:val="none"/>
        </w:rPr>
      </w:pPr>
      <w:r>
        <w:rPr>
          <w:rFonts w:hint="eastAsia" w:ascii="宋体" w:hAnsi="宋体"/>
          <w:szCs w:val="21"/>
        </w:rPr>
        <w:t>38.2</w:t>
      </w:r>
      <w:r>
        <w:rPr>
          <w:rFonts w:hint="eastAsia" w:ascii="宋体" w:hAnsi="宋体"/>
          <w:szCs w:val="21"/>
          <w:highlight w:val="none"/>
        </w:rPr>
        <w:t>.3</w:t>
      </w:r>
      <w:bookmarkStart w:id="78" w:name="_Hlk71469688"/>
      <w:r>
        <w:rPr>
          <w:rFonts w:hint="eastAsia"/>
          <w:szCs w:val="21"/>
          <w:highlight w:val="none"/>
        </w:rPr>
        <w:t>适用评定分离的采购项目，</w:t>
      </w:r>
      <w:r>
        <w:rPr>
          <w:rFonts w:hint="eastAsia" w:ascii="宋体" w:hAnsi="宋体"/>
          <w:szCs w:val="21"/>
          <w:highlight w:val="none"/>
        </w:rPr>
        <w:t>按照自定法确定中标供应商：自定法是指采购人组织定标委员会，由定标委员会在三家候选中标供应商中确定中标供应商。</w:t>
      </w:r>
      <w:bookmarkEnd w:id="77"/>
      <w:bookmarkEnd w:id="78"/>
    </w:p>
    <w:p w14:paraId="138270B6">
      <w:pPr>
        <w:ind w:firstLine="420" w:firstLineChars="200"/>
        <w:rPr>
          <w:rFonts w:ascii="宋体" w:hAnsi="宋体"/>
          <w:szCs w:val="21"/>
          <w:highlight w:val="none"/>
        </w:rPr>
      </w:pPr>
      <w:r>
        <w:rPr>
          <w:rFonts w:hint="eastAsia" w:ascii="宋体" w:hAnsi="宋体"/>
          <w:szCs w:val="21"/>
          <w:highlight w:val="none"/>
        </w:rPr>
        <w:t>38.2.4</w:t>
      </w:r>
      <w:r>
        <w:rPr>
          <w:rFonts w:hint="eastAsia" w:ascii="宋体" w:hAnsi="宋体"/>
          <w:szCs w:val="21"/>
          <w:highlight w:val="none"/>
          <w:lang w:val="en-US" w:eastAsia="zh-CN"/>
        </w:rPr>
        <w:t>采购代理机构</w:t>
      </w:r>
      <w:r>
        <w:rPr>
          <w:rFonts w:hint="eastAsia"/>
          <w:szCs w:val="21"/>
          <w:highlight w:val="none"/>
        </w:rPr>
        <w:t>应当自评审结束之日起两个工作日内将候选中标供应商名单及其投标文件、评审报告送交采购人</w:t>
      </w:r>
      <w:r>
        <w:rPr>
          <w:rFonts w:hint="eastAsia" w:ascii="宋体" w:hAnsi="宋体"/>
          <w:szCs w:val="21"/>
          <w:highlight w:val="none"/>
        </w:rPr>
        <w:t>。</w:t>
      </w:r>
      <w:r>
        <w:rPr>
          <w:rFonts w:hint="eastAsia"/>
          <w:szCs w:val="21"/>
          <w:highlight w:val="none"/>
        </w:rPr>
        <w:t>采购人应当安排专人对定标过程进行书面记录，形成定标报告，作为采购文件的组成部分存档，并及时将定标结果反馈</w:t>
      </w:r>
      <w:r>
        <w:rPr>
          <w:rFonts w:hint="eastAsia" w:ascii="宋体" w:hAnsi="宋体"/>
          <w:szCs w:val="21"/>
          <w:highlight w:val="none"/>
          <w:lang w:val="en-US" w:eastAsia="zh-CN"/>
        </w:rPr>
        <w:t>采购代理机构</w:t>
      </w:r>
      <w:r>
        <w:rPr>
          <w:rFonts w:hint="eastAsia"/>
          <w:szCs w:val="21"/>
          <w:highlight w:val="none"/>
        </w:rPr>
        <w:t>。具体定标程序及相关要求以参照《深圳市财政局关于印发</w:t>
      </w:r>
      <w:r>
        <w:rPr>
          <w:rFonts w:hint="eastAsia" w:ascii="宋体" w:hAnsi="宋体"/>
          <w:szCs w:val="21"/>
          <w:highlight w:val="none"/>
        </w:rPr>
        <w:t>〈</w:t>
      </w:r>
      <w:r>
        <w:rPr>
          <w:rFonts w:hint="eastAsia"/>
          <w:szCs w:val="21"/>
          <w:highlight w:val="none"/>
        </w:rPr>
        <w:t>深圳市政府采购评标定标分离管理办法</w:t>
      </w:r>
      <w:r>
        <w:rPr>
          <w:rFonts w:hint="eastAsia" w:ascii="宋体" w:hAnsi="宋体"/>
          <w:szCs w:val="21"/>
          <w:highlight w:val="none"/>
        </w:rPr>
        <w:t>〉</w:t>
      </w:r>
      <w:r>
        <w:rPr>
          <w:rFonts w:hint="eastAsia"/>
          <w:szCs w:val="21"/>
          <w:highlight w:val="none"/>
        </w:rPr>
        <w:t>的通知》（深财规【</w:t>
      </w:r>
      <w:r>
        <w:rPr>
          <w:szCs w:val="21"/>
          <w:highlight w:val="none"/>
        </w:rPr>
        <w:t>2020</w:t>
      </w:r>
      <w:r>
        <w:rPr>
          <w:rFonts w:hint="eastAsia"/>
          <w:szCs w:val="21"/>
          <w:highlight w:val="none"/>
        </w:rPr>
        <w:t>】</w:t>
      </w:r>
      <w:r>
        <w:rPr>
          <w:szCs w:val="21"/>
          <w:highlight w:val="none"/>
        </w:rPr>
        <w:t>1</w:t>
      </w:r>
      <w:r>
        <w:rPr>
          <w:rFonts w:hint="eastAsia"/>
          <w:szCs w:val="21"/>
          <w:highlight w:val="none"/>
        </w:rPr>
        <w:t>号）执行。</w:t>
      </w:r>
    </w:p>
    <w:p w14:paraId="52ACD0F5">
      <w:pPr>
        <w:ind w:firstLine="420" w:firstLineChars="200"/>
        <w:rPr>
          <w:rFonts w:ascii="宋体" w:hAnsi="宋体"/>
          <w:szCs w:val="21"/>
        </w:rPr>
      </w:pPr>
      <w:r>
        <w:rPr>
          <w:rFonts w:hint="eastAsia" w:ascii="宋体" w:hAnsi="宋体"/>
          <w:szCs w:val="21"/>
          <w:highlight w:val="none"/>
        </w:rPr>
        <w:t>说明：采购人及投标供应商应按照上述方法提前做好</w:t>
      </w:r>
      <w:r>
        <w:rPr>
          <w:rFonts w:hint="eastAsia" w:ascii="宋体" w:hAnsi="宋体"/>
          <w:szCs w:val="21"/>
        </w:rPr>
        <w:t>相关准备。</w:t>
      </w:r>
    </w:p>
    <w:p w14:paraId="6E5F6493">
      <w:pPr>
        <w:ind w:firstLine="420" w:firstLineChars="200"/>
        <w:rPr>
          <w:rFonts w:ascii="宋体" w:hAnsi="宋体"/>
          <w:szCs w:val="21"/>
        </w:rPr>
      </w:pPr>
      <w:r>
        <w:rPr>
          <w:rFonts w:hint="eastAsia" w:ascii="宋体" w:hAnsi="宋体"/>
          <w:szCs w:val="21"/>
        </w:rPr>
        <w:t>38.3专用条款另有规定的，按专用条款相关要求定标。</w:t>
      </w:r>
      <w:bookmarkEnd w:id="76"/>
    </w:p>
    <w:p w14:paraId="393405A1">
      <w:pPr>
        <w:ind w:firstLine="420" w:firstLineChars="200"/>
        <w:rPr>
          <w:rFonts w:ascii="黑体" w:hAnsi="宋体" w:eastAsia="黑体"/>
          <w:szCs w:val="21"/>
        </w:rPr>
      </w:pPr>
      <w:r>
        <w:rPr>
          <w:rFonts w:hint="eastAsia" w:ascii="黑体" w:hAnsi="宋体" w:eastAsia="黑体"/>
          <w:szCs w:val="21"/>
        </w:rPr>
        <w:t>39．编写评审报告</w:t>
      </w:r>
    </w:p>
    <w:p w14:paraId="2494371A">
      <w:pPr>
        <w:ind w:firstLine="420" w:firstLineChars="200"/>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27BD1886">
      <w:pPr>
        <w:ind w:firstLine="420" w:firstLineChars="200"/>
        <w:rPr>
          <w:rFonts w:ascii="黑体" w:hAnsi="宋体" w:eastAsia="黑体"/>
          <w:szCs w:val="21"/>
        </w:rPr>
      </w:pPr>
      <w:r>
        <w:rPr>
          <w:rFonts w:hint="eastAsia" w:ascii="黑体" w:hAnsi="宋体" w:eastAsia="黑体"/>
          <w:szCs w:val="21"/>
        </w:rPr>
        <w:t>40．中标公告</w:t>
      </w:r>
    </w:p>
    <w:p w14:paraId="6A25805B">
      <w:pPr>
        <w:ind w:firstLine="420" w:firstLineChars="200"/>
        <w:rPr>
          <w:rFonts w:ascii="宋体" w:hAnsi="宋体"/>
          <w:szCs w:val="21"/>
          <w:highlight w:val="none"/>
        </w:rPr>
      </w:pPr>
      <w:r>
        <w:rPr>
          <w:rFonts w:hint="eastAsia" w:ascii="宋体" w:hAnsi="宋体"/>
          <w:szCs w:val="21"/>
        </w:rPr>
        <w:t>40.1</w:t>
      </w:r>
      <w:bookmarkStart w:id="79" w:name="_Hlk72438709"/>
      <w:r>
        <w:rPr>
          <w:rFonts w:hint="eastAsia" w:ascii="宋体" w:hAnsi="宋体"/>
          <w:szCs w:val="21"/>
        </w:rPr>
        <w:t>为体现“公开、公</w:t>
      </w:r>
      <w:r>
        <w:rPr>
          <w:rFonts w:hint="eastAsia" w:ascii="宋体" w:hAnsi="宋体"/>
          <w:szCs w:val="21"/>
          <w:highlight w:val="none"/>
        </w:rPr>
        <w:t>平、公正”的原则，评审结束后经采购人确认（确定）评审结果，</w:t>
      </w:r>
      <w:r>
        <w:rPr>
          <w:rFonts w:hint="eastAsia" w:ascii="宋体" w:hAnsi="宋体"/>
          <w:szCs w:val="21"/>
          <w:highlight w:val="none"/>
          <w:lang w:val="en-US" w:eastAsia="zh-CN"/>
        </w:rPr>
        <w:t>采购代理机构</w:t>
      </w:r>
      <w:r>
        <w:rPr>
          <w:rFonts w:hint="eastAsia" w:ascii="宋体" w:hAnsi="宋体"/>
          <w:szCs w:val="21"/>
          <w:highlight w:val="none"/>
        </w:rPr>
        <w:t>将在深圳交易集团（深圳公共资源交易中心）官网</w:t>
      </w:r>
      <w:r>
        <w:rPr>
          <w:rFonts w:hint="eastAsia" w:ascii="宋体" w:hAnsi="宋体"/>
          <w:b/>
          <w:bCs/>
          <w:szCs w:val="21"/>
          <w:highlight w:val="none"/>
        </w:rPr>
        <w:t>https://www.szexgrp.com/jyfw/zfcg-view.html?id=zfcg</w:t>
      </w:r>
      <w:r>
        <w:rPr>
          <w:rFonts w:hint="eastAsia" w:ascii="宋体" w:hAnsi="宋体"/>
          <w:szCs w:val="21"/>
          <w:highlight w:val="none"/>
        </w:rPr>
        <w:t>上发布中标结果公告。</w:t>
      </w:r>
      <w:bookmarkEnd w:id="79"/>
      <w:bookmarkStart w:id="80" w:name="_Hlk72438751"/>
      <w:r>
        <w:rPr>
          <w:rFonts w:hint="eastAsia" w:ascii="宋体" w:hAnsi="宋体"/>
          <w:szCs w:val="21"/>
          <w:highlight w:val="none"/>
        </w:rPr>
        <w:t>供应商如对评审结果有异议，可在发布公示日期起七个工作日内向采购代理机构提出。监督电话：0755-86500050。若在公示期内未提出质疑，则视为认同该评审结果。</w:t>
      </w:r>
    </w:p>
    <w:bookmarkEnd w:id="80"/>
    <w:p w14:paraId="38F2C721">
      <w:pPr>
        <w:ind w:firstLine="420" w:firstLineChars="200"/>
        <w:rPr>
          <w:rFonts w:ascii="宋体" w:hAnsi="宋体"/>
          <w:szCs w:val="21"/>
          <w:highlight w:val="none"/>
        </w:rPr>
      </w:pPr>
      <w:r>
        <w:rPr>
          <w:rFonts w:hint="eastAsia" w:ascii="宋体" w:hAnsi="宋体"/>
          <w:szCs w:val="21"/>
          <w:highlight w:val="none"/>
        </w:rPr>
        <w:t>40.2质疑、投诉供应商应保证质疑、投诉内容的真实性和可靠性，并承担相应的法律责任。</w:t>
      </w:r>
    </w:p>
    <w:p w14:paraId="6A11F8F7">
      <w:pPr>
        <w:ind w:firstLine="420" w:firstLineChars="200"/>
        <w:rPr>
          <w:rFonts w:ascii="黑体" w:hAnsi="宋体" w:eastAsia="黑体"/>
          <w:szCs w:val="21"/>
          <w:highlight w:val="none"/>
        </w:rPr>
      </w:pPr>
      <w:r>
        <w:rPr>
          <w:rFonts w:hint="eastAsia" w:ascii="黑体" w:hAnsi="宋体" w:eastAsia="黑体"/>
          <w:szCs w:val="21"/>
          <w:highlight w:val="none"/>
        </w:rPr>
        <w:t>41．中标通知书</w:t>
      </w:r>
    </w:p>
    <w:p w14:paraId="49A334E6">
      <w:pPr>
        <w:ind w:firstLine="420" w:firstLineChars="200"/>
        <w:rPr>
          <w:rFonts w:ascii="宋体" w:hAnsi="宋体"/>
          <w:szCs w:val="21"/>
          <w:highlight w:val="none"/>
        </w:rPr>
      </w:pPr>
      <w:r>
        <w:rPr>
          <w:rFonts w:hint="eastAsia" w:ascii="宋体" w:hAnsi="宋体"/>
          <w:szCs w:val="21"/>
          <w:highlight w:val="none"/>
        </w:rPr>
        <w:t>41.1</w:t>
      </w:r>
      <w:bookmarkStart w:id="81" w:name="_Hlk72438863"/>
      <w:r>
        <w:rPr>
          <w:rFonts w:hint="eastAsia" w:ascii="宋体" w:hAnsi="宋体"/>
          <w:szCs w:val="21"/>
          <w:highlight w:val="none"/>
        </w:rPr>
        <w:t>中标公告公布以后无异常的情况下,中标供应商和采购人可自行在</w:t>
      </w:r>
      <w:r>
        <w:rPr>
          <w:rFonts w:hint="eastAsia" w:ascii="宋体" w:hAnsi="宋体"/>
          <w:b/>
          <w:bCs/>
          <w:szCs w:val="21"/>
          <w:highlight w:val="none"/>
        </w:rPr>
        <w:t>“</w:t>
      </w:r>
      <w:r>
        <w:rPr>
          <w:rFonts w:hint="eastAsia" w:ascii="宋体" w:hAnsi="宋体"/>
          <w:szCs w:val="21"/>
          <w:highlight w:val="none"/>
        </w:rPr>
        <w:t>深圳市自行采购系统（https://trade.szggzy.com/ggzy/center/#/login）</w:t>
      </w:r>
      <w:r>
        <w:rPr>
          <w:rFonts w:hint="eastAsia" w:ascii="宋体" w:hAnsi="宋体"/>
          <w:b/>
          <w:bCs/>
          <w:szCs w:val="21"/>
          <w:highlight w:val="none"/>
        </w:rPr>
        <w:t>”</w:t>
      </w:r>
      <w:r>
        <w:rPr>
          <w:rFonts w:hint="eastAsia" w:ascii="宋体" w:hAnsi="宋体"/>
          <w:szCs w:val="21"/>
          <w:highlight w:val="none"/>
        </w:rPr>
        <w:t>上打印</w:t>
      </w:r>
      <w:r>
        <w:rPr>
          <w:rFonts w:hint="eastAsia" w:ascii="宋体" w:hAnsi="宋体"/>
          <w:b/>
          <w:szCs w:val="21"/>
          <w:highlight w:val="none"/>
        </w:rPr>
        <w:t>《数字中标通知书》</w:t>
      </w:r>
      <w:r>
        <w:rPr>
          <w:rFonts w:hint="eastAsia" w:ascii="宋体" w:hAnsi="宋体"/>
          <w:szCs w:val="21"/>
          <w:highlight w:val="none"/>
        </w:rPr>
        <w:t>。</w:t>
      </w:r>
      <w:bookmarkEnd w:id="81"/>
    </w:p>
    <w:p w14:paraId="4AF5C217">
      <w:pPr>
        <w:ind w:firstLine="420" w:firstLineChars="200"/>
        <w:rPr>
          <w:rFonts w:ascii="宋体" w:hAnsi="宋体"/>
          <w:szCs w:val="21"/>
          <w:highlight w:val="none"/>
        </w:rPr>
      </w:pPr>
      <w:r>
        <w:rPr>
          <w:rFonts w:hint="eastAsia" w:ascii="宋体" w:hAnsi="宋体"/>
          <w:szCs w:val="21"/>
          <w:highlight w:val="none"/>
        </w:rPr>
        <w:t>41.2中标通知书是合同的重要组成部分。</w:t>
      </w:r>
    </w:p>
    <w:p w14:paraId="61B84B1A">
      <w:pPr>
        <w:ind w:firstLine="420" w:firstLineChars="200"/>
        <w:rPr>
          <w:rFonts w:ascii="宋体" w:hAnsi="宋体"/>
          <w:szCs w:val="21"/>
        </w:rPr>
      </w:pPr>
      <w:bookmarkStart w:id="82" w:name="_Hlk71407340"/>
      <w:r>
        <w:rPr>
          <w:rFonts w:hint="eastAsia" w:ascii="宋体" w:hAnsi="宋体"/>
          <w:szCs w:val="21"/>
          <w:highlight w:val="none"/>
        </w:rPr>
        <w:t>41.3因质疑投诉或其它原因导致项目结果变更或采购终止的，</w:t>
      </w:r>
      <w:r>
        <w:rPr>
          <w:rFonts w:hint="eastAsia" w:ascii="宋体" w:hAnsi="宋体"/>
          <w:szCs w:val="21"/>
          <w:highlight w:val="none"/>
          <w:lang w:val="en-US" w:eastAsia="zh-CN"/>
        </w:rPr>
        <w:t>采购代理机构</w:t>
      </w:r>
      <w:r>
        <w:rPr>
          <w:rFonts w:hint="eastAsia" w:ascii="宋体" w:hAnsi="宋体"/>
          <w:szCs w:val="21"/>
          <w:highlight w:val="none"/>
        </w:rPr>
        <w:t>有权</w:t>
      </w:r>
      <w:r>
        <w:rPr>
          <w:rFonts w:hint="eastAsia" w:ascii="宋体" w:hAnsi="宋体"/>
          <w:szCs w:val="21"/>
        </w:rPr>
        <w:t>吊销中标通知书。</w:t>
      </w:r>
      <w:bookmarkEnd w:id="82"/>
    </w:p>
    <w:p w14:paraId="60F1418B">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公开招标失败的后续处理</w:t>
      </w:r>
    </w:p>
    <w:p w14:paraId="46EAB3AF">
      <w:pPr>
        <w:ind w:firstLine="420" w:firstLineChars="200"/>
        <w:rPr>
          <w:rFonts w:ascii="黑体" w:hAnsi="宋体" w:eastAsia="黑体"/>
          <w:szCs w:val="21"/>
        </w:rPr>
      </w:pPr>
      <w:r>
        <w:rPr>
          <w:rFonts w:hint="eastAsia" w:ascii="黑体" w:hAnsi="宋体" w:eastAsia="黑体"/>
          <w:szCs w:val="21"/>
        </w:rPr>
        <w:t>42．公开招标失败的处理</w:t>
      </w:r>
    </w:p>
    <w:p w14:paraId="3841A5C3">
      <w:pPr>
        <w:ind w:firstLine="411" w:firstLineChars="196"/>
        <w:rPr>
          <w:rFonts w:ascii="宋体" w:hAnsi="宋体"/>
          <w:highlight w:val="none"/>
        </w:rPr>
      </w:pPr>
      <w:r>
        <w:rPr>
          <w:rFonts w:hint="eastAsia" w:ascii="宋体" w:hAnsi="宋体"/>
          <w:szCs w:val="21"/>
        </w:rPr>
        <w:t>42.1本项目公开招标过程中若由于投标</w:t>
      </w:r>
      <w:r>
        <w:rPr>
          <w:rFonts w:hint="eastAsia" w:ascii="宋体" w:hAnsi="宋体"/>
          <w:szCs w:val="21"/>
          <w:highlight w:val="none"/>
        </w:rPr>
        <w:t>截止后</w:t>
      </w:r>
      <w:r>
        <w:rPr>
          <w:rFonts w:hint="eastAsia" w:ascii="宋体" w:hAnsi="宋体"/>
          <w:highlight w:val="none"/>
        </w:rPr>
        <w:t>实际递交投标文件的供应商数量不足、经</w:t>
      </w:r>
      <w:r>
        <w:rPr>
          <w:rFonts w:hint="eastAsia" w:ascii="宋体" w:hAnsi="宋体"/>
          <w:szCs w:val="21"/>
          <w:highlight w:val="none"/>
        </w:rPr>
        <w:t>评审委员会</w:t>
      </w:r>
      <w:r>
        <w:rPr>
          <w:rFonts w:hint="eastAsia" w:ascii="宋体" w:hAnsi="宋体"/>
          <w:highlight w:val="none"/>
        </w:rPr>
        <w:t>评审对招标文件作实质响应的供应商不足等原因造成公开招标失败，可由</w:t>
      </w:r>
      <w:r>
        <w:rPr>
          <w:rFonts w:hint="eastAsia" w:ascii="宋体" w:hAnsi="宋体"/>
          <w:szCs w:val="21"/>
          <w:highlight w:val="none"/>
          <w:lang w:val="en-US" w:eastAsia="zh-CN"/>
        </w:rPr>
        <w:t>采购代理机构</w:t>
      </w:r>
      <w:r>
        <w:rPr>
          <w:rFonts w:hint="eastAsia" w:ascii="宋体" w:hAnsi="宋体"/>
          <w:highlight w:val="none"/>
        </w:rPr>
        <w:t>重新组织采购。</w:t>
      </w:r>
    </w:p>
    <w:p w14:paraId="569D5D20">
      <w:pPr>
        <w:ind w:firstLine="411" w:firstLineChars="196"/>
        <w:rPr>
          <w:rFonts w:ascii="宋体" w:hAnsi="宋体"/>
          <w:szCs w:val="21"/>
          <w:highlight w:val="none"/>
        </w:rPr>
      </w:pPr>
      <w:r>
        <w:rPr>
          <w:rFonts w:hint="eastAsia" w:ascii="宋体" w:hAnsi="宋体"/>
          <w:szCs w:val="21"/>
          <w:highlight w:val="none"/>
        </w:rPr>
        <w:t>42.2对公开招标失败的项目，评审委员会在出具该项目招标失败结论的同时，可以提出重新采购组织形式的建议，以及进一步完善招标文件的资格、技术、商务要求的修改建议。</w:t>
      </w:r>
    </w:p>
    <w:p w14:paraId="02D20DF9">
      <w:pPr>
        <w:ind w:firstLine="411" w:firstLineChars="196"/>
        <w:rPr>
          <w:rFonts w:ascii="宋体" w:hAnsi="宋体"/>
          <w:szCs w:val="21"/>
          <w:highlight w:val="none"/>
        </w:rPr>
      </w:pPr>
      <w:r>
        <w:rPr>
          <w:rFonts w:hint="eastAsia" w:ascii="宋体" w:hAnsi="宋体"/>
          <w:szCs w:val="21"/>
          <w:highlight w:val="none"/>
        </w:rPr>
        <w:t>42.3重新组织采购有以下两种组织形式：</w:t>
      </w:r>
    </w:p>
    <w:p w14:paraId="141AAE86">
      <w:pPr>
        <w:ind w:firstLine="411" w:firstLineChars="196"/>
        <w:rPr>
          <w:rFonts w:ascii="宋体" w:hAnsi="宋体"/>
          <w:highlight w:val="none"/>
        </w:rPr>
      </w:pPr>
      <w:r>
        <w:rPr>
          <w:rFonts w:hint="eastAsia" w:ascii="宋体" w:hAnsi="宋体"/>
          <w:highlight w:val="none"/>
        </w:rPr>
        <w:t>（1）由</w:t>
      </w:r>
      <w:r>
        <w:rPr>
          <w:rFonts w:hint="eastAsia" w:ascii="宋体" w:hAnsi="宋体"/>
          <w:szCs w:val="21"/>
          <w:highlight w:val="none"/>
          <w:lang w:val="en-US" w:eastAsia="zh-CN"/>
        </w:rPr>
        <w:t>采购代理机构</w:t>
      </w:r>
      <w:r>
        <w:rPr>
          <w:rFonts w:hint="eastAsia" w:ascii="宋体" w:hAnsi="宋体"/>
          <w:highlight w:val="none"/>
        </w:rPr>
        <w:t>重新组织公开招标；</w:t>
      </w:r>
    </w:p>
    <w:p w14:paraId="542A44BF">
      <w:pPr>
        <w:ind w:firstLine="411" w:firstLineChars="196"/>
        <w:rPr>
          <w:rFonts w:ascii="宋体" w:hAnsi="宋体"/>
          <w:highlight w:val="none"/>
        </w:rPr>
      </w:pPr>
      <w:r>
        <w:rPr>
          <w:rFonts w:hint="eastAsia" w:ascii="宋体" w:hAnsi="宋体"/>
          <w:highlight w:val="cyan"/>
        </w:rPr>
        <w:t>（2）</w:t>
      </w:r>
      <w:r>
        <w:rPr>
          <w:rFonts w:hint="eastAsia" w:ascii="宋体" w:hAnsi="宋体"/>
          <w:highlight w:val="cyan"/>
          <w:lang w:val="en-US" w:eastAsia="zh-CN"/>
        </w:rPr>
        <w:t>如需要</w:t>
      </w:r>
      <w:r>
        <w:rPr>
          <w:rFonts w:hint="eastAsia" w:ascii="宋体" w:hAnsi="宋体"/>
          <w:highlight w:val="cyan"/>
        </w:rPr>
        <w:t>根据实际情况向采购人主管部门提出非公开招标方式申请</w:t>
      </w:r>
      <w:r>
        <w:rPr>
          <w:rFonts w:hint="eastAsia" w:ascii="宋体" w:hAnsi="宋体"/>
          <w:highlight w:val="cyan"/>
          <w:lang w:val="en-US" w:eastAsia="zh-CN"/>
        </w:rPr>
        <w:t>的</w:t>
      </w:r>
      <w:r>
        <w:rPr>
          <w:rFonts w:hint="eastAsia" w:ascii="宋体" w:hAnsi="宋体"/>
          <w:highlight w:val="cyan"/>
        </w:rPr>
        <w:t>，经</w:t>
      </w:r>
      <w:r>
        <w:rPr>
          <w:rFonts w:hint="eastAsia" w:ascii="宋体" w:hAnsi="宋体"/>
          <w:highlight w:val="none"/>
        </w:rPr>
        <w:t>采购人主管部门批准，公开招标失败采购项目可转为竞争性谈判或单一来源谈判方式采购。</w:t>
      </w:r>
    </w:p>
    <w:p w14:paraId="5E8988E3">
      <w:pPr>
        <w:ind w:firstLine="411" w:firstLineChars="196"/>
        <w:rPr>
          <w:rFonts w:ascii="宋体" w:hAnsi="宋体"/>
        </w:rPr>
      </w:pPr>
      <w:r>
        <w:rPr>
          <w:rFonts w:hint="eastAsia" w:ascii="宋体" w:hAnsi="宋体"/>
          <w:highlight w:val="none"/>
        </w:rPr>
        <w:t>42.4公开招标失败的采购项目重新组织公开招标，由</w:t>
      </w:r>
      <w:r>
        <w:rPr>
          <w:rFonts w:hint="eastAsia" w:ascii="宋体" w:hAnsi="宋体"/>
          <w:szCs w:val="21"/>
          <w:highlight w:val="none"/>
          <w:lang w:val="en-US" w:eastAsia="zh-CN"/>
        </w:rPr>
        <w:t>采购代理机构</w:t>
      </w:r>
      <w:r>
        <w:rPr>
          <w:rFonts w:hint="eastAsia" w:ascii="宋体" w:hAnsi="宋体"/>
          <w:highlight w:val="none"/>
        </w:rPr>
        <w:t>重</w:t>
      </w:r>
      <w:r>
        <w:rPr>
          <w:rFonts w:hint="eastAsia" w:ascii="宋体" w:hAnsi="宋体"/>
        </w:rPr>
        <w:t>新按公开招标流程组织采购活动。</w:t>
      </w:r>
    </w:p>
    <w:p w14:paraId="50B3A951">
      <w:pPr>
        <w:ind w:firstLine="420" w:firstLineChars="200"/>
        <w:rPr>
          <w:rFonts w:ascii="黑体" w:hAnsi="宋体" w:eastAsia="黑体"/>
          <w:sz w:val="24"/>
          <w:highlight w:val="cyan"/>
        </w:rPr>
      </w:pPr>
      <w:r>
        <w:rPr>
          <w:rFonts w:hint="eastAsia" w:ascii="宋体" w:hAnsi="宋体"/>
          <w:highlight w:val="cyan"/>
        </w:rPr>
        <w:t>42.5公开招标失败的采购项目转为竞争性谈判或单一来源谈判方式采购的，按规定要求组织自行采购工作。</w:t>
      </w:r>
    </w:p>
    <w:p w14:paraId="39428B19">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bookmarkStart w:id="83" w:name="_Hlk72439043"/>
      <w:r>
        <w:rPr>
          <w:rFonts w:hint="eastAsia" w:ascii="Cambria" w:hAnsi="Cambria" w:cs="宋体"/>
          <w:b/>
          <w:bCs/>
          <w:sz w:val="28"/>
          <w:szCs w:val="28"/>
        </w:rPr>
        <w:t>合同的授予与备案</w:t>
      </w:r>
      <w:bookmarkEnd w:id="83"/>
    </w:p>
    <w:p w14:paraId="1274F88B">
      <w:pPr>
        <w:ind w:firstLine="420" w:firstLineChars="200"/>
        <w:rPr>
          <w:rFonts w:ascii="黑体" w:hAnsi="宋体" w:eastAsia="黑体"/>
          <w:szCs w:val="21"/>
        </w:rPr>
      </w:pPr>
      <w:bookmarkStart w:id="84" w:name="_Toc100052408"/>
      <w:bookmarkStart w:id="85" w:name="_Toc73521674"/>
      <w:bookmarkStart w:id="86" w:name="_Toc73517679"/>
      <w:bookmarkStart w:id="87" w:name="_Toc73521586"/>
      <w:bookmarkStart w:id="88" w:name="_Toc73518157"/>
      <w:bookmarkStart w:id="89" w:name="_Hlk72439088"/>
      <w:r>
        <w:rPr>
          <w:rFonts w:hint="eastAsia" w:ascii="黑体" w:hAnsi="宋体" w:eastAsia="黑体"/>
          <w:szCs w:val="21"/>
        </w:rPr>
        <w:t>43．合同授予标准</w:t>
      </w:r>
      <w:bookmarkEnd w:id="84"/>
      <w:bookmarkEnd w:id="85"/>
      <w:bookmarkEnd w:id="86"/>
      <w:bookmarkEnd w:id="87"/>
      <w:bookmarkEnd w:id="88"/>
    </w:p>
    <w:p w14:paraId="7BE04C4D">
      <w:pPr>
        <w:ind w:firstLine="420" w:firstLineChars="200"/>
        <w:rPr>
          <w:rFonts w:ascii="宋体" w:hAnsi="宋体"/>
          <w:szCs w:val="21"/>
        </w:rPr>
      </w:pPr>
      <w:r>
        <w:rPr>
          <w:rFonts w:hint="eastAsia" w:ascii="宋体" w:hAnsi="宋体"/>
          <w:szCs w:val="21"/>
        </w:rPr>
        <w:t>本项目的合同将授予经本招标文件规定评审确定的中标供应商。</w:t>
      </w:r>
    </w:p>
    <w:p w14:paraId="21E8898C">
      <w:pPr>
        <w:ind w:firstLine="420" w:firstLineChars="200"/>
        <w:rPr>
          <w:rFonts w:ascii="黑体" w:hAnsi="宋体" w:eastAsia="黑体"/>
          <w:szCs w:val="21"/>
          <w:highlight w:val="none"/>
        </w:rPr>
      </w:pPr>
      <w:bookmarkStart w:id="90" w:name="_Toc73517680"/>
      <w:bookmarkStart w:id="91" w:name="_Toc73521587"/>
      <w:bookmarkStart w:id="92" w:name="_Toc100052409"/>
      <w:bookmarkStart w:id="93" w:name="_Toc73518158"/>
      <w:bookmarkStart w:id="94" w:name="_Toc73521675"/>
      <w:r>
        <w:rPr>
          <w:rFonts w:hint="eastAsia" w:ascii="黑体" w:hAnsi="宋体" w:eastAsia="黑体"/>
          <w:szCs w:val="21"/>
        </w:rPr>
        <w:t>44．</w:t>
      </w:r>
      <w:bookmarkEnd w:id="90"/>
      <w:bookmarkEnd w:id="91"/>
      <w:bookmarkEnd w:id="92"/>
      <w:bookmarkEnd w:id="93"/>
      <w:bookmarkEnd w:id="94"/>
      <w:r>
        <w:rPr>
          <w:rFonts w:hint="eastAsia" w:ascii="黑体" w:hAnsi="宋体" w:eastAsia="黑体"/>
          <w:szCs w:val="21"/>
          <w:highlight w:val="none"/>
        </w:rPr>
        <w:t>接受和拒绝任何或所有投标的权力</w:t>
      </w:r>
    </w:p>
    <w:p w14:paraId="267834F2">
      <w:pPr>
        <w:ind w:firstLine="420" w:firstLineChars="200"/>
        <w:rPr>
          <w:rFonts w:ascii="宋体" w:hAnsi="宋体"/>
          <w:szCs w:val="21"/>
          <w:highlight w:val="none"/>
        </w:rPr>
      </w:pPr>
      <w:r>
        <w:rPr>
          <w:rFonts w:hint="eastAsia" w:ascii="宋体" w:hAnsi="宋体"/>
          <w:szCs w:val="21"/>
          <w:highlight w:val="none"/>
          <w:lang w:val="en-US" w:eastAsia="zh-CN"/>
        </w:rPr>
        <w:t>采购代理机构</w:t>
      </w:r>
      <w:r>
        <w:rPr>
          <w:rFonts w:hint="eastAsia" w:ascii="宋体" w:hAnsi="宋体"/>
          <w:szCs w:val="21"/>
          <w:highlight w:val="none"/>
        </w:rPr>
        <w:t>和采购人保留在投标之前任何时候接受或拒绝任何投标或所有投标，以及宣布招标无效的权力，对受影响的投标人不承担任何责任，也无义务向受影响的投标人解释采取这一行动的理由。</w:t>
      </w:r>
    </w:p>
    <w:p w14:paraId="099D0308">
      <w:pPr>
        <w:ind w:firstLine="420" w:firstLineChars="200"/>
        <w:rPr>
          <w:rFonts w:ascii="黑体" w:hAnsi="宋体" w:eastAsia="黑体"/>
          <w:szCs w:val="21"/>
        </w:rPr>
      </w:pPr>
      <w:bookmarkStart w:id="95" w:name="_Toc73521677"/>
      <w:bookmarkStart w:id="96" w:name="_Toc73517682"/>
      <w:bookmarkStart w:id="97" w:name="_Toc73521589"/>
      <w:bookmarkStart w:id="98" w:name="_Toc73518160"/>
      <w:bookmarkStart w:id="99" w:name="_Toc100052410"/>
      <w:r>
        <w:rPr>
          <w:rFonts w:hint="eastAsia" w:ascii="黑体" w:hAnsi="宋体" w:eastAsia="黑体"/>
          <w:szCs w:val="21"/>
        </w:rPr>
        <w:t>45．合同的签订</w:t>
      </w:r>
      <w:bookmarkEnd w:id="95"/>
      <w:bookmarkEnd w:id="96"/>
      <w:bookmarkEnd w:id="97"/>
      <w:bookmarkEnd w:id="98"/>
      <w:bookmarkEnd w:id="99"/>
    </w:p>
    <w:p w14:paraId="2F3A67C9">
      <w:pPr>
        <w:ind w:firstLine="420" w:firstLineChars="200"/>
        <w:rPr>
          <w:rFonts w:ascii="宋体" w:hAnsi="宋体"/>
          <w:szCs w:val="21"/>
        </w:rPr>
      </w:pPr>
      <w:r>
        <w:rPr>
          <w:rFonts w:hint="eastAsia" w:ascii="宋体" w:hAnsi="宋体"/>
          <w:szCs w:val="21"/>
        </w:rPr>
        <w:t>45.1中标人将于中标通知书发出之日起十个工作日内，按照采购文件（招标文件和投标文件等）内容与采购人签订采购合同；合同的实质性内容应当符合招标文件的规定；</w:t>
      </w:r>
    </w:p>
    <w:p w14:paraId="5E046A80">
      <w:pPr>
        <w:ind w:firstLine="420" w:firstLineChars="200"/>
        <w:rPr>
          <w:rFonts w:ascii="宋体" w:hAnsi="宋体"/>
          <w:szCs w:val="21"/>
        </w:rPr>
      </w:pPr>
      <w:r>
        <w:rPr>
          <w:rFonts w:hint="eastAsia" w:ascii="宋体" w:hAnsi="宋体"/>
          <w:szCs w:val="21"/>
        </w:rPr>
        <w:t>45.2中标人如不按本通用条款第45.1款的规定与采购人签订合同，</w:t>
      </w:r>
      <w:r>
        <w:rPr>
          <w:rFonts w:hint="eastAsia" w:ascii="宋体" w:hAnsi="宋体" w:cs="宋体"/>
          <w:kern w:val="0"/>
          <w:szCs w:val="21"/>
        </w:rPr>
        <w:t>情节严重的，由同级财政部门记入供应商诚信档案，予以通报</w:t>
      </w:r>
      <w:r>
        <w:rPr>
          <w:rFonts w:hint="eastAsia" w:ascii="宋体" w:hAnsi="宋体"/>
          <w:szCs w:val="21"/>
        </w:rPr>
        <w:t>；</w:t>
      </w:r>
    </w:p>
    <w:p w14:paraId="321B4B00">
      <w:pPr>
        <w:ind w:firstLine="420" w:firstLineChars="200"/>
        <w:rPr>
          <w:rFonts w:ascii="宋体" w:hAnsi="宋体"/>
          <w:szCs w:val="21"/>
        </w:rPr>
      </w:pPr>
      <w:r>
        <w:rPr>
          <w:rFonts w:hint="eastAsia" w:ascii="宋体" w:hAnsi="宋体"/>
          <w:szCs w:val="21"/>
        </w:rPr>
        <w:t>45.3中标人应当按照合同约定履行义务，完成中标项目，不得将中标项目转让（转包）给他人。</w:t>
      </w:r>
    </w:p>
    <w:p w14:paraId="66BB9485">
      <w:pPr>
        <w:ind w:firstLine="420" w:firstLineChars="200"/>
        <w:rPr>
          <w:rFonts w:ascii="黑体" w:hAnsi="宋体" w:eastAsia="黑体"/>
          <w:szCs w:val="21"/>
        </w:rPr>
      </w:pPr>
      <w:bookmarkStart w:id="100" w:name="_Toc100052411"/>
      <w:bookmarkStart w:id="101" w:name="_Toc73517683"/>
      <w:bookmarkStart w:id="102" w:name="_Toc73521590"/>
      <w:bookmarkStart w:id="103" w:name="_Toc73518161"/>
      <w:bookmarkStart w:id="104" w:name="_Toc73521678"/>
      <w:r>
        <w:rPr>
          <w:rFonts w:hint="eastAsia" w:ascii="黑体" w:hAnsi="宋体" w:eastAsia="黑体"/>
          <w:szCs w:val="21"/>
        </w:rPr>
        <w:t>46．履约担保</w:t>
      </w:r>
      <w:bookmarkEnd w:id="100"/>
      <w:bookmarkEnd w:id="101"/>
      <w:bookmarkEnd w:id="102"/>
      <w:bookmarkEnd w:id="103"/>
      <w:bookmarkEnd w:id="104"/>
    </w:p>
    <w:p w14:paraId="2D12CE29">
      <w:pPr>
        <w:ind w:firstLine="420" w:firstLineChars="200"/>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50DFD030">
      <w:pPr>
        <w:ind w:firstLine="420" w:firstLineChars="200"/>
        <w:rPr>
          <w:rFonts w:ascii="宋体" w:hAnsi="宋体"/>
          <w:szCs w:val="21"/>
        </w:rPr>
      </w:pPr>
      <w:r>
        <w:rPr>
          <w:rFonts w:hint="eastAsia" w:ascii="宋体" w:hAnsi="宋体"/>
          <w:szCs w:val="21"/>
        </w:rPr>
        <w:t>46.2，允许供应商自主选择以支票、汇票、本票、保函等非现金方式提交履约担保；</w:t>
      </w:r>
      <w:r>
        <w:rPr>
          <w:rFonts w:hint="eastAsia"/>
          <w:szCs w:val="21"/>
        </w:rPr>
        <w:t>中标人提交履约担保不是合同签订的前提条件，不要求中标人提供除法律、法规明确规定外的其他担保。</w:t>
      </w:r>
    </w:p>
    <w:p w14:paraId="0FA6E07A">
      <w:pPr>
        <w:ind w:firstLine="420" w:firstLineChars="200"/>
        <w:rPr>
          <w:rFonts w:ascii="黑体" w:hAnsi="宋体" w:eastAsia="黑体"/>
          <w:szCs w:val="21"/>
        </w:rPr>
      </w:pPr>
      <w:r>
        <w:rPr>
          <w:rFonts w:hint="eastAsia" w:ascii="黑体" w:hAnsi="宋体" w:eastAsia="黑体"/>
          <w:szCs w:val="21"/>
        </w:rPr>
        <w:t>47. 合同备案</w:t>
      </w:r>
    </w:p>
    <w:p w14:paraId="13C3184B">
      <w:pPr>
        <w:ind w:firstLine="420" w:firstLineChars="200"/>
        <w:rPr>
          <w:rFonts w:hint="eastAsia" w:ascii="黑体" w:hAnsi="宋体" w:eastAsia="黑体"/>
          <w:szCs w:val="21"/>
          <w:highlight w:val="cyan"/>
          <w:lang w:eastAsia="zh-CN"/>
        </w:rPr>
      </w:pPr>
      <w:r>
        <w:rPr>
          <w:rFonts w:hint="eastAsia" w:ascii="黑体" w:hAnsi="宋体" w:eastAsia="黑体"/>
          <w:szCs w:val="21"/>
          <w:highlight w:val="cyan"/>
        </w:rPr>
        <w:t>自行采购项目，无需办理政府采购合同备案</w:t>
      </w:r>
      <w:r>
        <w:rPr>
          <w:rFonts w:hint="eastAsia" w:ascii="黑体" w:hAnsi="宋体" w:eastAsia="黑体"/>
          <w:szCs w:val="21"/>
          <w:highlight w:val="cyan"/>
          <w:lang w:eastAsia="zh-CN"/>
        </w:rPr>
        <w:t>。</w:t>
      </w:r>
    </w:p>
    <w:p w14:paraId="085E37F2">
      <w:pPr>
        <w:ind w:firstLine="420" w:firstLineChars="200"/>
        <w:rPr>
          <w:rFonts w:ascii="黑体" w:hAnsi="宋体" w:eastAsia="黑体"/>
          <w:szCs w:val="21"/>
        </w:rPr>
      </w:pPr>
      <w:r>
        <w:rPr>
          <w:rFonts w:hint="eastAsia" w:ascii="黑体" w:hAnsi="宋体" w:eastAsia="黑体"/>
          <w:szCs w:val="21"/>
        </w:rPr>
        <w:t>48. 合同变更</w:t>
      </w:r>
    </w:p>
    <w:p w14:paraId="0492B479">
      <w:pPr>
        <w:ind w:firstLine="420" w:firstLineChars="200"/>
        <w:rPr>
          <w:rFonts w:ascii="宋体" w:hAnsi="宋体"/>
          <w:szCs w:val="21"/>
        </w:rPr>
      </w:pPr>
      <w:r>
        <w:rPr>
          <w:rFonts w:hint="eastAsia" w:ascii="宋体" w:hAnsi="宋体"/>
          <w:szCs w:val="21"/>
        </w:rPr>
        <w:t>合同变更事宜参照《深圳市财政局关于优化政府采购合同备案的通知》（深财发保〔2022〕2号）相关规定，按采购人内控制度执行。</w:t>
      </w:r>
    </w:p>
    <w:p w14:paraId="7B7FE6C9">
      <w:pPr>
        <w:ind w:firstLine="420" w:firstLineChars="200"/>
        <w:rPr>
          <w:rFonts w:ascii="黑体" w:hAnsi="宋体" w:eastAsia="黑体"/>
          <w:szCs w:val="21"/>
        </w:rPr>
      </w:pPr>
      <w:r>
        <w:rPr>
          <w:rFonts w:hint="eastAsia" w:ascii="黑体" w:hAnsi="宋体" w:eastAsia="黑体"/>
          <w:szCs w:val="21"/>
        </w:rPr>
        <w:t>49. 项目验收</w:t>
      </w:r>
    </w:p>
    <w:p w14:paraId="2385E70E">
      <w:pPr>
        <w:widowControl/>
        <w:ind w:firstLine="420" w:firstLineChars="200"/>
        <w:jc w:val="left"/>
        <w:rPr>
          <w:rFonts w:ascii="宋体" w:hAnsi="宋体"/>
          <w:szCs w:val="21"/>
        </w:rPr>
      </w:pPr>
      <w:r>
        <w:rPr>
          <w:rFonts w:hint="eastAsia" w:ascii="宋体" w:hAnsi="宋体"/>
          <w:szCs w:val="21"/>
        </w:rPr>
        <w:t xml:space="preserve">49.1采购人应当按照招标文件和合同规定的标准和方法，及时组织验收。 </w:t>
      </w:r>
    </w:p>
    <w:p w14:paraId="78E699EA">
      <w:pPr>
        <w:ind w:firstLine="420" w:firstLineChars="200"/>
        <w:rPr>
          <w:rFonts w:ascii="黑体" w:hAnsi="宋体" w:eastAsia="黑体"/>
          <w:szCs w:val="21"/>
        </w:rPr>
      </w:pPr>
      <w:r>
        <w:rPr>
          <w:rFonts w:hint="eastAsia" w:ascii="黑体" w:hAnsi="宋体" w:eastAsia="黑体"/>
          <w:szCs w:val="21"/>
        </w:rPr>
        <w:t>50. 宣传</w:t>
      </w:r>
    </w:p>
    <w:p w14:paraId="02116F47">
      <w:pPr>
        <w:ind w:firstLine="420" w:firstLineChars="200"/>
        <w:rPr>
          <w:rFonts w:ascii="宋体" w:hAnsi="宋体"/>
          <w:szCs w:val="21"/>
        </w:rPr>
      </w:pPr>
      <w:r>
        <w:rPr>
          <w:rFonts w:hint="eastAsia" w:ascii="宋体" w:hAnsi="宋体"/>
          <w:szCs w:val="21"/>
        </w:rPr>
        <w:t>凡与采购活动有关的宣传或广告，若当中提及本项目采购，必须事先将具体对外宣传方案报采购人预算主管部门，并征得其同意。对外市场宣传包括但不限于以下形式：</w:t>
      </w:r>
    </w:p>
    <w:p w14:paraId="03D4090A">
      <w:pPr>
        <w:ind w:firstLine="420" w:firstLineChars="200"/>
        <w:rPr>
          <w:rFonts w:ascii="宋体" w:hAnsi="宋体"/>
          <w:szCs w:val="21"/>
        </w:rPr>
      </w:pPr>
      <w:r>
        <w:rPr>
          <w:rFonts w:hint="eastAsia" w:ascii="宋体" w:hAnsi="宋体"/>
          <w:szCs w:val="21"/>
        </w:rPr>
        <w:t>a.名片、宣传册、广告标语等；</w:t>
      </w:r>
    </w:p>
    <w:p w14:paraId="3A319AE5">
      <w:pPr>
        <w:ind w:firstLine="420" w:firstLineChars="200"/>
        <w:rPr>
          <w:rFonts w:ascii="宋体" w:hAnsi="宋体"/>
          <w:szCs w:val="21"/>
        </w:rPr>
      </w:pPr>
      <w:r>
        <w:rPr>
          <w:rFonts w:hint="eastAsia" w:ascii="宋体" w:hAnsi="宋体"/>
          <w:szCs w:val="21"/>
        </w:rPr>
        <w:t>b.案例介绍、推广等；</w:t>
      </w:r>
    </w:p>
    <w:p w14:paraId="0A9B9230">
      <w:pPr>
        <w:ind w:firstLine="420" w:firstLineChars="200"/>
        <w:rPr>
          <w:rFonts w:ascii="宋体" w:hAnsi="宋体"/>
          <w:szCs w:val="21"/>
        </w:rPr>
      </w:pPr>
      <w:r>
        <w:rPr>
          <w:rFonts w:hint="eastAsia" w:ascii="宋体" w:hAnsi="宋体"/>
          <w:szCs w:val="21"/>
        </w:rPr>
        <w:t>c.工作人员向其他消费群体宣传。</w:t>
      </w:r>
    </w:p>
    <w:p w14:paraId="56ACCD48">
      <w:pPr>
        <w:ind w:firstLine="420" w:firstLineChars="200"/>
        <w:rPr>
          <w:rFonts w:ascii="黑体" w:hAnsi="宋体" w:eastAsia="黑体"/>
          <w:szCs w:val="21"/>
        </w:rPr>
      </w:pPr>
      <w:r>
        <w:rPr>
          <w:rFonts w:hint="eastAsia" w:ascii="黑体" w:hAnsi="宋体" w:eastAsia="黑体"/>
          <w:szCs w:val="21"/>
        </w:rPr>
        <w:t>51. 供应商违法责任</w:t>
      </w:r>
    </w:p>
    <w:p w14:paraId="0EE5CB4D">
      <w:pPr>
        <w:ind w:firstLine="420" w:firstLineChars="200"/>
        <w:rPr>
          <w:rFonts w:ascii="宋体" w:hAnsi="宋体"/>
          <w:szCs w:val="21"/>
        </w:rPr>
      </w:pPr>
      <w:r>
        <w:rPr>
          <w:rFonts w:hint="eastAsia" w:ascii="宋体" w:hAnsi="宋体"/>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50AD97FE">
      <w:pPr>
        <w:ind w:firstLine="420" w:firstLineChars="200"/>
        <w:rPr>
          <w:rFonts w:ascii="宋体" w:hAnsi="宋体"/>
          <w:szCs w:val="21"/>
        </w:rPr>
      </w:pPr>
      <w:r>
        <w:rPr>
          <w:rFonts w:hint="eastAsia" w:ascii="宋体" w:hAnsi="宋体"/>
          <w:szCs w:val="21"/>
        </w:rPr>
        <w:t>（1）在采购活动中应当回避而未回避的；</w:t>
      </w:r>
    </w:p>
    <w:p w14:paraId="3D0F7AB2">
      <w:pPr>
        <w:ind w:firstLine="420" w:firstLineChars="200"/>
        <w:rPr>
          <w:rFonts w:ascii="宋体" w:hAnsi="宋体"/>
          <w:szCs w:val="21"/>
        </w:rPr>
      </w:pPr>
      <w:r>
        <w:rPr>
          <w:rFonts w:hint="eastAsia" w:ascii="宋体" w:hAnsi="宋体"/>
          <w:szCs w:val="21"/>
        </w:rPr>
        <w:t>（2）未按本条例规定签订、履行采购合同，造成严重后果的；</w:t>
      </w:r>
    </w:p>
    <w:p w14:paraId="5B756255">
      <w:pPr>
        <w:ind w:firstLine="420" w:firstLineChars="200"/>
        <w:rPr>
          <w:rFonts w:ascii="宋体" w:hAnsi="宋体"/>
          <w:szCs w:val="21"/>
        </w:rPr>
      </w:pPr>
      <w:r>
        <w:rPr>
          <w:rFonts w:hint="eastAsia" w:ascii="宋体" w:hAnsi="宋体"/>
          <w:szCs w:val="21"/>
        </w:rPr>
        <w:t>（3）隐瞒真实情况，提供虚假资料的；</w:t>
      </w:r>
    </w:p>
    <w:p w14:paraId="5BFFB02F">
      <w:pPr>
        <w:ind w:firstLine="420" w:firstLineChars="200"/>
        <w:rPr>
          <w:rFonts w:ascii="宋体" w:hAnsi="宋体"/>
          <w:szCs w:val="21"/>
        </w:rPr>
      </w:pPr>
      <w:r>
        <w:rPr>
          <w:rFonts w:hint="eastAsia" w:ascii="宋体" w:hAnsi="宋体"/>
          <w:szCs w:val="21"/>
        </w:rPr>
        <w:t>（4）以非法手段排斥其他供应商参与竞争的；</w:t>
      </w:r>
    </w:p>
    <w:p w14:paraId="46741D26">
      <w:pPr>
        <w:ind w:firstLine="420" w:firstLineChars="200"/>
        <w:rPr>
          <w:rFonts w:ascii="宋体" w:hAnsi="宋体"/>
          <w:szCs w:val="21"/>
        </w:rPr>
      </w:pPr>
      <w:r>
        <w:rPr>
          <w:rFonts w:hint="eastAsia" w:ascii="宋体" w:hAnsi="宋体"/>
          <w:szCs w:val="21"/>
        </w:rPr>
        <w:t>（5）与其他采购参加人串通投标的；</w:t>
      </w:r>
    </w:p>
    <w:p w14:paraId="39BE07BE">
      <w:pPr>
        <w:ind w:firstLine="420" w:firstLineChars="200"/>
        <w:rPr>
          <w:rFonts w:ascii="宋体" w:hAnsi="宋体"/>
          <w:szCs w:val="21"/>
        </w:rPr>
      </w:pPr>
      <w:r>
        <w:rPr>
          <w:rFonts w:hint="eastAsia" w:ascii="宋体" w:hAnsi="宋体"/>
          <w:szCs w:val="21"/>
        </w:rPr>
        <w:t>（6）恶意投诉的；</w:t>
      </w:r>
    </w:p>
    <w:p w14:paraId="043E282F">
      <w:pPr>
        <w:ind w:firstLine="420" w:firstLineChars="200"/>
        <w:rPr>
          <w:rFonts w:ascii="宋体" w:hAnsi="宋体"/>
          <w:szCs w:val="21"/>
        </w:rPr>
      </w:pPr>
      <w:r>
        <w:rPr>
          <w:rFonts w:hint="eastAsia" w:ascii="宋体" w:hAnsi="宋体"/>
          <w:szCs w:val="21"/>
        </w:rPr>
        <w:t>（7）向采购项目相关人行贿或者提供其他不当利益的；</w:t>
      </w:r>
    </w:p>
    <w:p w14:paraId="0CB3D9BA">
      <w:pPr>
        <w:ind w:firstLine="420" w:firstLineChars="200"/>
        <w:rPr>
          <w:rFonts w:ascii="宋体" w:hAnsi="宋体"/>
          <w:szCs w:val="21"/>
        </w:rPr>
      </w:pPr>
      <w:r>
        <w:rPr>
          <w:rFonts w:hint="eastAsia" w:ascii="宋体" w:hAnsi="宋体"/>
          <w:szCs w:val="21"/>
        </w:rPr>
        <w:t>（8）阻碍、抗拒主管部门监督检查的；</w:t>
      </w:r>
    </w:p>
    <w:p w14:paraId="64DB64D8">
      <w:pPr>
        <w:ind w:firstLine="420" w:firstLineChars="200"/>
        <w:rPr>
          <w:rFonts w:ascii="宋体" w:hAnsi="宋体"/>
          <w:szCs w:val="21"/>
        </w:rPr>
      </w:pPr>
      <w:r>
        <w:rPr>
          <w:rFonts w:hint="eastAsia" w:ascii="宋体" w:hAnsi="宋体"/>
          <w:szCs w:val="21"/>
        </w:rPr>
        <w:t>（9）其他违反本条例规定的行为。</w:t>
      </w:r>
    </w:p>
    <w:p w14:paraId="17A3AC9C">
      <w:pPr>
        <w:ind w:firstLine="420" w:firstLineChars="200"/>
        <w:rPr>
          <w:rFonts w:ascii="宋体" w:hAnsi="宋体"/>
          <w:szCs w:val="21"/>
          <w:highlight w:val="none"/>
        </w:rPr>
      </w:pPr>
      <w:r>
        <w:rPr>
          <w:rFonts w:hint="eastAsia" w:ascii="宋体" w:hAnsi="宋体"/>
          <w:szCs w:val="21"/>
        </w:rPr>
        <w:t>51</w:t>
      </w:r>
      <w:r>
        <w:rPr>
          <w:rFonts w:hint="eastAsia" w:ascii="宋体" w:hAnsi="宋体"/>
          <w:szCs w:val="21"/>
          <w:highlight w:val="none"/>
        </w:rPr>
        <w:t>.2 根据《深圳市财政局关于调整政府采购投标（响应）保证金管理政策的通知 》（深财购〔2021〕51 号）的要求，供应商在采购活动中出现《深圳经济特区政府采购条例实施细则》第八十条所列情形的，</w:t>
      </w:r>
      <w:bookmarkStart w:id="105" w:name="_Hlk72440769"/>
      <w:r>
        <w:rPr>
          <w:rFonts w:hint="eastAsia" w:ascii="宋体" w:hAnsi="宋体"/>
          <w:szCs w:val="21"/>
          <w:highlight w:val="none"/>
          <w:lang w:val="en-US" w:eastAsia="zh-CN"/>
        </w:rPr>
        <w:t>采购代理机构</w:t>
      </w:r>
      <w:r>
        <w:rPr>
          <w:rFonts w:hint="eastAsia" w:ascii="宋体" w:hAnsi="宋体"/>
          <w:szCs w:val="21"/>
          <w:highlight w:val="none"/>
        </w:rPr>
        <w:t>或采购人不予退还其交纳的谈判保证金，情节严重的，并由主管部门</w:t>
      </w:r>
      <w:bookmarkEnd w:id="105"/>
      <w:r>
        <w:rPr>
          <w:rFonts w:hint="eastAsia" w:ascii="宋体" w:hAnsi="宋体"/>
          <w:szCs w:val="21"/>
          <w:highlight w:val="none"/>
        </w:rPr>
        <w:t>记入供应商诚信档案，予以通报：</w:t>
      </w:r>
    </w:p>
    <w:p w14:paraId="3C516F4C">
      <w:pPr>
        <w:ind w:firstLine="420" w:firstLineChars="200"/>
        <w:rPr>
          <w:rFonts w:ascii="宋体" w:hAnsi="宋体"/>
          <w:szCs w:val="21"/>
          <w:highlight w:val="none"/>
        </w:rPr>
      </w:pPr>
      <w:r>
        <w:rPr>
          <w:rFonts w:hint="eastAsia" w:ascii="宋体" w:hAnsi="宋体"/>
          <w:szCs w:val="21"/>
          <w:highlight w:val="none"/>
        </w:rPr>
        <w:t>（1）投标截止后，撤销投标的；</w:t>
      </w:r>
    </w:p>
    <w:p w14:paraId="5547D74F">
      <w:pPr>
        <w:ind w:firstLine="420" w:firstLineChars="200"/>
        <w:rPr>
          <w:rFonts w:ascii="宋体" w:hAnsi="宋体"/>
          <w:szCs w:val="21"/>
          <w:highlight w:val="none"/>
        </w:rPr>
      </w:pPr>
      <w:r>
        <w:rPr>
          <w:rFonts w:hint="eastAsia" w:ascii="宋体" w:hAnsi="宋体"/>
          <w:szCs w:val="21"/>
          <w:highlight w:val="none"/>
        </w:rPr>
        <w:t>（2）中标后无正当理由未在规定期限内签订合同的；</w:t>
      </w:r>
    </w:p>
    <w:p w14:paraId="546B4D53">
      <w:pPr>
        <w:ind w:firstLine="420" w:firstLineChars="200"/>
        <w:rPr>
          <w:rFonts w:ascii="宋体" w:hAnsi="宋体"/>
          <w:szCs w:val="21"/>
          <w:highlight w:val="none"/>
        </w:rPr>
      </w:pPr>
      <w:r>
        <w:rPr>
          <w:rFonts w:hint="eastAsia" w:ascii="宋体" w:hAnsi="宋体"/>
          <w:szCs w:val="21"/>
          <w:highlight w:val="none"/>
        </w:rPr>
        <w:t>（3）将中标项目转让给他人、或者在投标文件中未说明且未经采购人、采购招标机构同意，将中标项目分包给他人的；</w:t>
      </w:r>
    </w:p>
    <w:p w14:paraId="387FEC3F">
      <w:pPr>
        <w:ind w:firstLine="420" w:firstLineChars="200"/>
        <w:rPr>
          <w:highlight w:val="none"/>
        </w:rPr>
      </w:pPr>
      <w:r>
        <w:rPr>
          <w:rFonts w:hint="eastAsia" w:ascii="宋体" w:hAnsi="宋体"/>
          <w:szCs w:val="21"/>
          <w:highlight w:val="none"/>
        </w:rPr>
        <w:t>（4）拒绝履行合同义务的。</w:t>
      </w:r>
    </w:p>
    <w:bookmarkEnd w:id="89"/>
    <w:p w14:paraId="78DF6493">
      <w:pPr>
        <w:pStyle w:val="80"/>
        <w:keepNext/>
        <w:keepLines/>
        <w:numPr>
          <w:ilvl w:val="0"/>
          <w:numId w:val="19"/>
        </w:numPr>
        <w:tabs>
          <w:tab w:val="left" w:pos="720"/>
        </w:tabs>
        <w:adjustRightInd w:val="0"/>
        <w:spacing w:before="120" w:beforeLines="50" w:after="120" w:afterLines="50"/>
        <w:ind w:firstLineChars="0"/>
        <w:jc w:val="center"/>
        <w:textAlignment w:val="baseline"/>
        <w:outlineLvl w:val="1"/>
        <w:rPr>
          <w:rFonts w:ascii="Cambria" w:hAnsi="Cambria" w:cs="宋体"/>
          <w:b/>
          <w:bCs/>
          <w:sz w:val="28"/>
          <w:szCs w:val="28"/>
        </w:rPr>
      </w:pPr>
      <w:r>
        <w:rPr>
          <w:rFonts w:hint="eastAsia" w:ascii="Cambria" w:hAnsi="Cambria" w:cs="宋体"/>
          <w:b/>
          <w:bCs/>
          <w:sz w:val="28"/>
          <w:szCs w:val="28"/>
        </w:rPr>
        <w:t>质疑处理</w:t>
      </w:r>
    </w:p>
    <w:p w14:paraId="6C695CC3">
      <w:pPr>
        <w:ind w:firstLine="420" w:firstLineChars="200"/>
        <w:rPr>
          <w:rFonts w:ascii="黑体" w:hAnsi="宋体" w:eastAsia="黑体"/>
          <w:szCs w:val="21"/>
        </w:rPr>
      </w:pPr>
      <w:r>
        <w:rPr>
          <w:rFonts w:hint="eastAsia" w:ascii="黑体" w:hAnsi="宋体" w:eastAsia="黑体"/>
          <w:szCs w:val="21"/>
        </w:rPr>
        <w:t>52.质疑提出与答复</w:t>
      </w:r>
    </w:p>
    <w:p w14:paraId="7CEE3FC0">
      <w:pPr>
        <w:ind w:firstLine="420" w:firstLineChars="200"/>
        <w:rPr>
          <w:rFonts w:ascii="宋体" w:hAnsi="宋体"/>
          <w:szCs w:val="21"/>
        </w:rPr>
      </w:pPr>
      <w:r>
        <w:rPr>
          <w:rFonts w:hint="eastAsia" w:ascii="宋体" w:hAnsi="宋体"/>
          <w:szCs w:val="21"/>
        </w:rPr>
        <w:t>52.1提出质疑</w:t>
      </w:r>
    </w:p>
    <w:p w14:paraId="63F933CD">
      <w:pPr>
        <w:ind w:firstLine="420" w:firstLineChars="200"/>
        <w:rPr>
          <w:rFonts w:ascii="宋体" w:hAnsi="宋体"/>
          <w:szCs w:val="21"/>
        </w:rPr>
      </w:pPr>
      <w:r>
        <w:rPr>
          <w:rFonts w:hint="eastAsia" w:ascii="宋体" w:hAnsi="宋体"/>
          <w:szCs w:val="21"/>
        </w:rPr>
        <w:t>参与采购活动的供应商认为自己的权益在采购活动中受到损害的，应当自知道或者应当知道其权益受到损害之日起七个工作日内向采</w:t>
      </w:r>
      <w:r>
        <w:rPr>
          <w:rFonts w:hint="eastAsia" w:ascii="宋体" w:hAnsi="宋体"/>
          <w:szCs w:val="21"/>
          <w:highlight w:val="none"/>
        </w:rPr>
        <w:t>购人、</w:t>
      </w:r>
      <w:r>
        <w:rPr>
          <w:rFonts w:hint="eastAsia" w:ascii="宋体" w:hAnsi="宋体"/>
          <w:szCs w:val="21"/>
          <w:highlight w:val="none"/>
          <w:lang w:val="en-US" w:eastAsia="zh-CN"/>
        </w:rPr>
        <w:t>采购代理机构</w:t>
      </w:r>
      <w:r>
        <w:rPr>
          <w:rFonts w:hint="eastAsia" w:ascii="宋体" w:hAnsi="宋体"/>
          <w:szCs w:val="21"/>
          <w:highlight w:val="none"/>
        </w:rPr>
        <w:t>以书面形式提</w:t>
      </w:r>
      <w:r>
        <w:rPr>
          <w:rFonts w:hint="eastAsia" w:ascii="宋体" w:hAnsi="宋体"/>
          <w:szCs w:val="21"/>
        </w:rPr>
        <w:t>出质疑。</w:t>
      </w:r>
    </w:p>
    <w:p w14:paraId="687A1FC9">
      <w:pPr>
        <w:ind w:firstLine="420" w:firstLineChars="200"/>
        <w:rPr>
          <w:rFonts w:ascii="宋体" w:hAnsi="宋体"/>
          <w:szCs w:val="21"/>
        </w:rPr>
      </w:pPr>
      <w:r>
        <w:rPr>
          <w:rFonts w:hint="eastAsia" w:ascii="宋体" w:hAnsi="宋体"/>
          <w:szCs w:val="21"/>
        </w:rPr>
        <w:t>52.2法律依据</w:t>
      </w:r>
    </w:p>
    <w:p w14:paraId="12BDB7FA">
      <w:pPr>
        <w:ind w:firstLine="420" w:firstLineChars="200"/>
        <w:rPr>
          <w:rFonts w:ascii="宋体" w:hAnsi="宋体"/>
          <w:szCs w:val="21"/>
        </w:rPr>
      </w:pPr>
      <w:r>
        <w:rPr>
          <w:rFonts w:hint="eastAsia" w:ascii="宋体" w:hAnsi="宋体"/>
          <w:szCs w:val="21"/>
        </w:rPr>
        <w:t>《中华人民共和国政府采购法》、《中华人民共和国政府采购法实施条例》、《深圳经济特区政府采购条例》、《深圳经济特区政府采购条例实施细则》、《政府采购质疑和投诉办法》（财政部令第94号）和其他有关法律法规规定。</w:t>
      </w:r>
    </w:p>
    <w:p w14:paraId="5187B530">
      <w:pPr>
        <w:ind w:firstLine="420" w:firstLineChars="200"/>
        <w:rPr>
          <w:rFonts w:ascii="宋体" w:hAnsi="宋体"/>
          <w:szCs w:val="21"/>
        </w:rPr>
      </w:pPr>
      <w:r>
        <w:rPr>
          <w:rFonts w:hint="eastAsia" w:ascii="宋体" w:hAnsi="宋体"/>
          <w:szCs w:val="21"/>
        </w:rPr>
        <w:t>52.3质疑条件</w:t>
      </w:r>
    </w:p>
    <w:p w14:paraId="6F716D76">
      <w:pPr>
        <w:ind w:firstLine="420" w:firstLineChars="200"/>
        <w:rPr>
          <w:rFonts w:ascii="宋体" w:hAnsi="宋体"/>
          <w:szCs w:val="21"/>
        </w:rPr>
      </w:pPr>
      <w:r>
        <w:rPr>
          <w:rFonts w:hint="eastAsia" w:ascii="宋体" w:hAnsi="宋体"/>
          <w:szCs w:val="21"/>
        </w:rPr>
        <w:t>52.3.1提出质疑的供应商应当是参与所质疑项目采购活动的供应商；</w:t>
      </w:r>
      <w:bookmarkStart w:id="106" w:name="_Hlk75374941"/>
      <w:r>
        <w:rPr>
          <w:rFonts w:hint="eastAsia" w:ascii="宋体" w:hAnsi="宋体"/>
          <w:szCs w:val="21"/>
        </w:rPr>
        <w:t>以联合体形式参与的，质疑应当由组成联合体的所有成员共同提出</w:t>
      </w:r>
      <w:bookmarkEnd w:id="106"/>
      <w:r>
        <w:rPr>
          <w:rFonts w:hint="eastAsia" w:ascii="宋体" w:hAnsi="宋体"/>
          <w:szCs w:val="21"/>
        </w:rPr>
        <w:t>；</w:t>
      </w:r>
    </w:p>
    <w:p w14:paraId="54FD36BE">
      <w:pPr>
        <w:ind w:firstLine="420" w:firstLineChars="200"/>
        <w:rPr>
          <w:rFonts w:hint="eastAsia" w:ascii="宋体" w:hAnsi="宋体"/>
          <w:szCs w:val="21"/>
        </w:rPr>
      </w:pPr>
      <w:r>
        <w:rPr>
          <w:rFonts w:hint="eastAsia" w:ascii="宋体" w:hAnsi="宋体"/>
          <w:szCs w:val="21"/>
        </w:rPr>
        <w:t>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14:paraId="6274CF3D">
      <w:pPr>
        <w:ind w:firstLine="420" w:firstLineChars="200"/>
        <w:rPr>
          <w:rFonts w:ascii="宋体" w:hAnsi="宋体"/>
          <w:szCs w:val="21"/>
        </w:rPr>
      </w:pPr>
      <w:r>
        <w:rPr>
          <w:rFonts w:hint="eastAsia" w:ascii="宋体" w:hAnsi="宋体"/>
          <w:szCs w:val="21"/>
        </w:rPr>
        <w:t xml:space="preserve">52.3.3应提交书面质疑函，质疑函应当包括以下内容： </w:t>
      </w:r>
    </w:p>
    <w:p w14:paraId="0081909A">
      <w:pPr>
        <w:ind w:firstLine="420" w:firstLineChars="200"/>
        <w:rPr>
          <w:rFonts w:ascii="宋体" w:hAnsi="宋体"/>
          <w:szCs w:val="21"/>
        </w:rPr>
      </w:pPr>
      <w:r>
        <w:rPr>
          <w:rFonts w:hint="eastAsia" w:ascii="宋体" w:hAnsi="宋体"/>
          <w:szCs w:val="21"/>
        </w:rPr>
        <w:t>（1）供应商的名称（或者姓名）、地址、邮编、邮箱、联系人及联系电话；</w:t>
      </w:r>
    </w:p>
    <w:p w14:paraId="4D5330B0">
      <w:pPr>
        <w:ind w:firstLine="420" w:firstLineChars="200"/>
        <w:rPr>
          <w:rFonts w:ascii="宋体" w:hAnsi="宋体"/>
          <w:szCs w:val="21"/>
        </w:rPr>
      </w:pPr>
      <w:r>
        <w:rPr>
          <w:rFonts w:hint="eastAsia" w:ascii="宋体" w:hAnsi="宋体"/>
          <w:szCs w:val="21"/>
        </w:rPr>
        <w:t>（2）质疑项目的名称、编号；</w:t>
      </w:r>
    </w:p>
    <w:p w14:paraId="2910450D">
      <w:pPr>
        <w:ind w:firstLine="420" w:firstLineChars="200"/>
        <w:rPr>
          <w:rFonts w:ascii="宋体" w:hAnsi="宋体"/>
          <w:szCs w:val="21"/>
        </w:rPr>
      </w:pPr>
      <w:r>
        <w:rPr>
          <w:rFonts w:hint="eastAsia" w:ascii="宋体" w:hAnsi="宋体"/>
          <w:szCs w:val="21"/>
        </w:rPr>
        <w:t>（3）具体、明确的质疑对象、质疑事项和质疑请求；</w:t>
      </w:r>
    </w:p>
    <w:p w14:paraId="6F658E92">
      <w:pPr>
        <w:ind w:firstLine="420" w:firstLineChars="200"/>
        <w:rPr>
          <w:rFonts w:ascii="宋体" w:hAnsi="宋体"/>
          <w:szCs w:val="21"/>
        </w:rPr>
      </w:pPr>
      <w:r>
        <w:rPr>
          <w:rFonts w:hint="eastAsia" w:ascii="宋体" w:hAnsi="宋体"/>
          <w:szCs w:val="21"/>
        </w:rPr>
        <w:t>（4）因质疑事项而受损害的权益；</w:t>
      </w:r>
    </w:p>
    <w:p w14:paraId="08C40EF0">
      <w:pPr>
        <w:ind w:firstLine="420" w:firstLineChars="200"/>
        <w:rPr>
          <w:rFonts w:ascii="宋体" w:hAnsi="宋体"/>
          <w:szCs w:val="21"/>
        </w:rPr>
      </w:pPr>
      <w:r>
        <w:rPr>
          <w:rFonts w:hint="eastAsia" w:ascii="宋体" w:hAnsi="宋体"/>
          <w:szCs w:val="21"/>
        </w:rPr>
        <w:t>（5）事实依据；</w:t>
      </w:r>
    </w:p>
    <w:p w14:paraId="52DC0263">
      <w:pPr>
        <w:ind w:firstLine="420" w:firstLineChars="200"/>
        <w:rPr>
          <w:rFonts w:ascii="宋体" w:hAnsi="宋体"/>
          <w:szCs w:val="21"/>
        </w:rPr>
      </w:pPr>
      <w:r>
        <w:rPr>
          <w:rFonts w:hint="eastAsia" w:ascii="宋体" w:hAnsi="宋体"/>
          <w:szCs w:val="21"/>
        </w:rPr>
        <w:t>（6）必要的法律依据；</w:t>
      </w:r>
    </w:p>
    <w:p w14:paraId="51A823CA">
      <w:pPr>
        <w:ind w:firstLine="420" w:firstLineChars="200"/>
        <w:rPr>
          <w:rFonts w:ascii="宋体" w:hAnsi="宋体"/>
          <w:szCs w:val="21"/>
        </w:rPr>
      </w:pPr>
      <w:r>
        <w:rPr>
          <w:rFonts w:hint="eastAsia" w:ascii="宋体" w:hAnsi="宋体"/>
          <w:szCs w:val="21"/>
        </w:rPr>
        <w:t>（7）提出质疑的日期。</w:t>
      </w:r>
    </w:p>
    <w:p w14:paraId="0D579B3C">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0738AA64">
      <w:pPr>
        <w:ind w:firstLine="420" w:firstLineChars="200"/>
        <w:rPr>
          <w:rFonts w:ascii="宋体" w:hAnsi="宋体"/>
          <w:szCs w:val="21"/>
        </w:rPr>
      </w:pPr>
      <w:r>
        <w:rPr>
          <w:rFonts w:hint="eastAsia" w:ascii="宋体" w:hAnsi="宋体"/>
          <w:szCs w:val="21"/>
        </w:rPr>
        <w:t>52.4提交材料</w:t>
      </w:r>
    </w:p>
    <w:p w14:paraId="1574C593">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57E9F68C">
      <w:pPr>
        <w:ind w:firstLine="420" w:firstLineChars="200"/>
        <w:rPr>
          <w:rFonts w:ascii="宋体" w:hAnsi="宋体"/>
          <w:szCs w:val="21"/>
        </w:rPr>
      </w:pPr>
      <w:r>
        <w:rPr>
          <w:rFonts w:hint="eastAsia" w:ascii="宋体" w:hAnsi="宋体"/>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2716405">
      <w:pPr>
        <w:ind w:firstLine="420" w:firstLineChars="200"/>
        <w:rPr>
          <w:rFonts w:ascii="宋体" w:hAnsi="宋体"/>
          <w:szCs w:val="21"/>
        </w:rPr>
      </w:pPr>
      <w:r>
        <w:rPr>
          <w:rFonts w:hint="eastAsia" w:ascii="宋体" w:hAnsi="宋体"/>
          <w:szCs w:val="21"/>
        </w:rPr>
        <w:t>52.5收文地点</w:t>
      </w:r>
    </w:p>
    <w:p w14:paraId="477A5A6F">
      <w:pPr>
        <w:ind w:firstLine="422" w:firstLineChars="200"/>
        <w:rPr>
          <w:rFonts w:ascii="宋体" w:hAnsi="宋体"/>
          <w:b/>
          <w:bCs/>
          <w:szCs w:val="21"/>
        </w:rPr>
      </w:pPr>
      <w:r>
        <w:rPr>
          <w:rFonts w:hint="eastAsia" w:ascii="宋体" w:hAnsi="宋体"/>
          <w:b/>
          <w:bCs/>
          <w:szCs w:val="21"/>
        </w:rPr>
        <w:t>地址：深圳公共资源交易中心（深圳交易集团有限公司政府采购业务分公司）深圳市南山区沙河西路3185号南山智谷A座（深圳交易集团总部大楼）27楼，质疑咨询电话：0755-</w:t>
      </w:r>
      <w:r>
        <w:rPr>
          <w:rFonts w:hint="eastAsia" w:ascii="宋体" w:hAnsi="宋体"/>
          <w:b/>
        </w:rPr>
        <w:t>86500050</w:t>
      </w:r>
      <w:r>
        <w:rPr>
          <w:rFonts w:hint="eastAsia" w:ascii="宋体" w:hAnsi="宋体"/>
          <w:b/>
          <w:bCs/>
          <w:szCs w:val="21"/>
        </w:rPr>
        <w:t>。</w:t>
      </w:r>
    </w:p>
    <w:p w14:paraId="21CA6E54">
      <w:pPr>
        <w:ind w:firstLine="420" w:firstLineChars="200"/>
        <w:rPr>
          <w:rFonts w:ascii="宋体" w:hAnsi="宋体"/>
          <w:szCs w:val="21"/>
        </w:rPr>
      </w:pPr>
      <w:r>
        <w:rPr>
          <w:rFonts w:hint="eastAsia" w:ascii="宋体" w:hAnsi="宋体"/>
          <w:szCs w:val="21"/>
        </w:rPr>
        <w:t>52.6收文办理程序</w:t>
      </w:r>
    </w:p>
    <w:p w14:paraId="66641C8A">
      <w:pPr>
        <w:ind w:firstLine="420" w:firstLineChars="200"/>
        <w:rPr>
          <w:rFonts w:ascii="宋体" w:hAnsi="宋体"/>
          <w:szCs w:val="21"/>
          <w:highlight w:val="none"/>
        </w:rPr>
      </w:pPr>
      <w:r>
        <w:rPr>
          <w:rFonts w:hint="eastAsia" w:ascii="宋体" w:hAnsi="宋体"/>
          <w:szCs w:val="21"/>
        </w:rPr>
        <w:t>52.6.1供应商提交的质疑符合受理条</w:t>
      </w:r>
      <w:r>
        <w:rPr>
          <w:rFonts w:hint="eastAsia" w:ascii="宋体" w:hAnsi="宋体"/>
          <w:szCs w:val="21"/>
          <w:highlight w:val="none"/>
        </w:rPr>
        <w:t>件的，</w:t>
      </w:r>
      <w:r>
        <w:rPr>
          <w:rFonts w:hint="eastAsia" w:ascii="宋体" w:hAnsi="宋体"/>
          <w:szCs w:val="21"/>
          <w:highlight w:val="none"/>
          <w:lang w:val="en-US" w:eastAsia="zh-CN"/>
        </w:rPr>
        <w:t>采购代理机构</w:t>
      </w:r>
      <w:r>
        <w:rPr>
          <w:rFonts w:hint="eastAsia" w:ascii="宋体" w:hAnsi="宋体"/>
          <w:szCs w:val="21"/>
          <w:highlight w:val="none"/>
        </w:rPr>
        <w:t>自收到质疑材料之日起即为受理，应当向供应商出具质疑函收文回执并可以要求其递交质疑的法定代表人（负责人）或者授权代理人签署质疑文书送达地址确认书。</w:t>
      </w:r>
    </w:p>
    <w:p w14:paraId="5AC23BAE">
      <w:pPr>
        <w:ind w:firstLine="420" w:firstLineChars="200"/>
        <w:rPr>
          <w:rFonts w:ascii="仿宋" w:hAnsi="仿宋" w:eastAsia="仿宋"/>
          <w:szCs w:val="21"/>
          <w:highlight w:val="none"/>
        </w:rPr>
      </w:pPr>
      <w:r>
        <w:rPr>
          <w:rFonts w:hint="eastAsia" w:ascii="宋体" w:hAnsi="宋体"/>
          <w:szCs w:val="21"/>
          <w:highlight w:val="none"/>
        </w:rPr>
        <w:t>52.6.2供应商提交的质疑材料不符合质疑条件的，视情况处理：</w:t>
      </w:r>
    </w:p>
    <w:p w14:paraId="1DBA4814">
      <w:pPr>
        <w:ind w:firstLine="420" w:firstLineChars="200"/>
        <w:rPr>
          <w:rFonts w:ascii="宋体" w:hAnsi="宋体"/>
          <w:szCs w:val="21"/>
          <w:highlight w:val="none"/>
        </w:rPr>
      </w:pPr>
      <w:r>
        <w:rPr>
          <w:rFonts w:hint="eastAsia" w:ascii="宋体" w:hAnsi="宋体"/>
          <w:szCs w:val="21"/>
          <w:highlight w:val="none"/>
        </w:rPr>
        <w:t>供应商提交的质疑材料不全或者未按要求签字或者盖章的，</w:t>
      </w:r>
      <w:r>
        <w:rPr>
          <w:rFonts w:hint="eastAsia" w:ascii="宋体" w:hAnsi="宋体"/>
          <w:szCs w:val="21"/>
          <w:highlight w:val="none"/>
          <w:lang w:val="en-US" w:eastAsia="zh-CN"/>
        </w:rPr>
        <w:t>采购代理机构</w:t>
      </w:r>
      <w:r>
        <w:rPr>
          <w:rFonts w:hint="eastAsia" w:ascii="宋体" w:hAnsi="宋体"/>
          <w:szCs w:val="21"/>
          <w:highlight w:val="none"/>
        </w:rPr>
        <w:t>应当一次性告知供应商需补正的内容和补正期限。</w:t>
      </w:r>
    </w:p>
    <w:p w14:paraId="03FBB86F">
      <w:pPr>
        <w:ind w:firstLine="420" w:firstLineChars="200"/>
        <w:rPr>
          <w:rFonts w:ascii="宋体" w:hAnsi="宋体"/>
          <w:szCs w:val="21"/>
          <w:highlight w:val="none"/>
        </w:rPr>
      </w:pPr>
      <w:r>
        <w:rPr>
          <w:rFonts w:hint="eastAsia" w:ascii="宋体" w:hAnsi="宋体"/>
          <w:szCs w:val="21"/>
          <w:highlight w:val="none"/>
        </w:rPr>
        <w:t>供应商提交的质疑存在下列情形之一的，不予受理：</w:t>
      </w:r>
    </w:p>
    <w:p w14:paraId="24910D70">
      <w:pPr>
        <w:ind w:firstLine="420" w:firstLineChars="200"/>
        <w:rPr>
          <w:rFonts w:ascii="宋体" w:hAnsi="宋体"/>
          <w:szCs w:val="21"/>
          <w:highlight w:val="none"/>
        </w:rPr>
      </w:pPr>
      <w:r>
        <w:rPr>
          <w:rFonts w:hint="eastAsia" w:ascii="宋体" w:hAnsi="宋体"/>
          <w:szCs w:val="21"/>
          <w:highlight w:val="none"/>
        </w:rPr>
        <w:t>（1）质疑主体不满足要求的；</w:t>
      </w:r>
    </w:p>
    <w:p w14:paraId="1A4F7C17">
      <w:pPr>
        <w:ind w:firstLine="420" w:firstLineChars="200"/>
        <w:rPr>
          <w:rFonts w:ascii="宋体" w:hAnsi="宋体"/>
          <w:szCs w:val="21"/>
          <w:highlight w:val="none"/>
        </w:rPr>
      </w:pPr>
      <w:r>
        <w:rPr>
          <w:rFonts w:hint="eastAsia" w:ascii="宋体" w:hAnsi="宋体"/>
          <w:szCs w:val="21"/>
          <w:highlight w:val="none"/>
        </w:rPr>
        <w:t>（2）供应商自身权益未受到损害的；</w:t>
      </w:r>
    </w:p>
    <w:p w14:paraId="44823410">
      <w:pPr>
        <w:ind w:firstLine="420" w:firstLineChars="200"/>
        <w:rPr>
          <w:rFonts w:ascii="宋体" w:hAnsi="宋体"/>
          <w:szCs w:val="21"/>
          <w:highlight w:val="none"/>
        </w:rPr>
      </w:pPr>
      <w:r>
        <w:rPr>
          <w:rFonts w:hint="eastAsia" w:ascii="宋体" w:hAnsi="宋体"/>
          <w:szCs w:val="21"/>
          <w:highlight w:val="none"/>
        </w:rPr>
        <w:t>（3）供应商未在法定质疑期限内提出质疑的；</w:t>
      </w:r>
    </w:p>
    <w:p w14:paraId="38581EF9">
      <w:pPr>
        <w:ind w:firstLine="420" w:firstLineChars="200"/>
        <w:rPr>
          <w:rFonts w:ascii="宋体" w:hAnsi="宋体"/>
          <w:szCs w:val="21"/>
          <w:highlight w:val="none"/>
        </w:rPr>
      </w:pPr>
      <w:r>
        <w:rPr>
          <w:rFonts w:hint="eastAsia" w:ascii="宋体" w:hAnsi="宋体"/>
          <w:szCs w:val="21"/>
          <w:highlight w:val="none"/>
        </w:rPr>
        <w:t>（4）质疑材料不全或者未按要求签字或者盖章的情况下，要求补正后，逾期未补正或者补正后仍不符合规定的；</w:t>
      </w:r>
    </w:p>
    <w:p w14:paraId="54822062">
      <w:pPr>
        <w:ind w:firstLine="420" w:firstLineChars="200"/>
        <w:rPr>
          <w:rFonts w:ascii="宋体" w:hAnsi="宋体"/>
          <w:szCs w:val="21"/>
          <w:highlight w:val="none"/>
        </w:rPr>
      </w:pPr>
      <w:r>
        <w:rPr>
          <w:rFonts w:hint="eastAsia" w:ascii="宋体" w:hAnsi="宋体"/>
          <w:szCs w:val="21"/>
          <w:highlight w:val="none"/>
        </w:rPr>
        <w:t>（5）其他不符合受理条件情形的。</w:t>
      </w:r>
    </w:p>
    <w:p w14:paraId="003192CA">
      <w:pPr>
        <w:ind w:firstLine="420" w:firstLineChars="200"/>
        <w:rPr>
          <w:rFonts w:ascii="宋体" w:hAnsi="宋体"/>
          <w:szCs w:val="21"/>
        </w:rPr>
      </w:pPr>
      <w:r>
        <w:rPr>
          <w:rFonts w:hint="eastAsia" w:ascii="宋体" w:hAnsi="宋体"/>
          <w:szCs w:val="21"/>
          <w:highlight w:val="none"/>
        </w:rPr>
        <w:t>质疑事项不予受理的，</w:t>
      </w:r>
      <w:r>
        <w:rPr>
          <w:rFonts w:hint="eastAsia" w:ascii="宋体" w:hAnsi="宋体"/>
          <w:szCs w:val="21"/>
          <w:highlight w:val="none"/>
          <w:lang w:val="en-US" w:eastAsia="zh-CN"/>
        </w:rPr>
        <w:t>采购代理机构</w:t>
      </w:r>
      <w:r>
        <w:rPr>
          <w:rFonts w:hint="eastAsia" w:ascii="宋体" w:hAnsi="宋体"/>
          <w:szCs w:val="21"/>
          <w:highlight w:val="none"/>
        </w:rPr>
        <w:t>应当向供应商出具不符</w:t>
      </w:r>
      <w:r>
        <w:rPr>
          <w:rFonts w:hint="eastAsia" w:ascii="宋体" w:hAnsi="宋体"/>
          <w:szCs w:val="21"/>
        </w:rPr>
        <w:t>合质疑条件告知书。</w:t>
      </w:r>
    </w:p>
    <w:p w14:paraId="0C80C2EE">
      <w:pPr>
        <w:ind w:firstLine="420" w:firstLineChars="200"/>
        <w:rPr>
          <w:rFonts w:ascii="宋体" w:hAnsi="宋体"/>
          <w:szCs w:val="21"/>
        </w:rPr>
      </w:pPr>
      <w:r>
        <w:rPr>
          <w:rFonts w:hint="eastAsia" w:ascii="宋体" w:hAnsi="宋体"/>
          <w:szCs w:val="21"/>
        </w:rPr>
        <w:t>52.7质疑答复时限</w:t>
      </w:r>
    </w:p>
    <w:p w14:paraId="6AF13B61">
      <w:pPr>
        <w:ind w:firstLine="420" w:firstLineChars="200"/>
        <w:rPr>
          <w:rFonts w:ascii="宋体" w:hAnsi="宋体"/>
          <w:szCs w:val="21"/>
        </w:rPr>
      </w:pPr>
      <w:r>
        <w:rPr>
          <w:rFonts w:hint="eastAsia" w:ascii="宋体" w:hAnsi="宋体"/>
          <w:szCs w:val="21"/>
        </w:rPr>
        <w:t>自收文之日起七个工作日内。</w:t>
      </w:r>
    </w:p>
    <w:p w14:paraId="050EDB88">
      <w:pPr>
        <w:ind w:firstLine="420" w:firstLineChars="200"/>
        <w:rPr>
          <w:rFonts w:ascii="宋体" w:hAnsi="宋体"/>
          <w:szCs w:val="21"/>
        </w:rPr>
      </w:pPr>
      <w:r>
        <w:rPr>
          <w:rFonts w:hint="eastAsia" w:ascii="宋体" w:hAnsi="宋体"/>
          <w:szCs w:val="21"/>
        </w:rPr>
        <w:t>52.8投诉</w:t>
      </w:r>
    </w:p>
    <w:p w14:paraId="7A133F28">
      <w:pPr>
        <w:ind w:firstLine="420" w:firstLineChars="200"/>
        <w:rPr>
          <w:rFonts w:ascii="宋体" w:hAnsi="宋体"/>
          <w:szCs w:val="21"/>
        </w:rPr>
      </w:pPr>
      <w:r>
        <w:rPr>
          <w:rFonts w:hint="eastAsia" w:ascii="宋体" w:hAnsi="宋体"/>
          <w:szCs w:val="21"/>
        </w:rPr>
        <w:t>对质疑答复不满意或者未在规定时间内答复的，提出质疑的供应商可以在答复期满后15个工作日内</w:t>
      </w:r>
      <w:r>
        <w:rPr>
          <w:rFonts w:hint="eastAsia" w:ascii="宋体" w:hAnsi="宋体"/>
          <w:szCs w:val="21"/>
          <w:highlight w:val="cyan"/>
        </w:rPr>
        <w:t>向</w:t>
      </w:r>
      <w:r>
        <w:rPr>
          <w:rFonts w:hint="eastAsia" w:ascii="宋体" w:hAnsi="宋体"/>
          <w:szCs w:val="21"/>
          <w:highlight w:val="cyan"/>
          <w:lang w:eastAsia="zh-CN"/>
        </w:rPr>
        <w:t>采购文件第一册专用条款，第二章 对通用条款的补充内容及其他关键信息，一、对通用条款的补充内容中规定的单位</w:t>
      </w:r>
      <w:r>
        <w:rPr>
          <w:rFonts w:hint="eastAsia" w:ascii="宋体" w:hAnsi="宋体"/>
          <w:szCs w:val="21"/>
          <w:highlight w:val="cyan"/>
        </w:rPr>
        <w:t>投诉。</w:t>
      </w:r>
    </w:p>
    <w:p w14:paraId="17ABBEDD">
      <w:pPr>
        <w:ind w:firstLine="420" w:firstLineChars="200"/>
        <w:rPr>
          <w:rFonts w:ascii="黑体" w:hAnsi="宋体" w:eastAsia="黑体"/>
          <w:szCs w:val="21"/>
        </w:rPr>
      </w:pPr>
      <w:r>
        <w:rPr>
          <w:rFonts w:hint="eastAsia" w:ascii="黑体" w:hAnsi="宋体" w:eastAsia="黑体"/>
          <w:szCs w:val="21"/>
        </w:rPr>
        <w:t>53.质疑后续处理</w:t>
      </w:r>
    </w:p>
    <w:p w14:paraId="3494A2D8">
      <w:pPr>
        <w:ind w:firstLine="420" w:firstLineChars="200"/>
        <w:rPr>
          <w:rFonts w:ascii="宋体" w:hAnsi="宋体"/>
          <w:szCs w:val="21"/>
        </w:rPr>
      </w:pPr>
      <w:r>
        <w:rPr>
          <w:rFonts w:hint="eastAsia" w:ascii="宋体" w:hAnsi="宋体"/>
          <w:szCs w:val="21"/>
        </w:rPr>
        <w:t>53.1供应商质疑不成立，或者成立但未对中标、成交结果构成影响的，继续开展采购活动。</w:t>
      </w:r>
    </w:p>
    <w:p w14:paraId="27E5E111">
      <w:pPr>
        <w:ind w:firstLine="420" w:firstLineChars="200"/>
        <w:jc w:val="left"/>
        <w:rPr>
          <w:rFonts w:ascii="宋体" w:hAnsi="宋体"/>
          <w:szCs w:val="21"/>
        </w:rPr>
      </w:pPr>
      <w:r>
        <w:rPr>
          <w:rFonts w:hint="eastAsia" w:ascii="宋体" w:hAnsi="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361C4D19">
      <w:pPr>
        <w:ind w:firstLine="420" w:firstLineChars="200"/>
        <w:jc w:val="left"/>
        <w:rPr>
          <w:szCs w:val="21"/>
        </w:rPr>
      </w:pPr>
      <w:r>
        <w:rPr>
          <w:rFonts w:hint="eastAsia" w:ascii="宋体" w:hAnsi="宋体"/>
          <w:szCs w:val="21"/>
        </w:rPr>
        <w:t>53.3被质疑供应商应配合提供质疑答辩意见,并提供相关证据材料,逾期不作书面答辩的,视同放弃答辩权利,依法承担由此可能产生的不利法律后果。</w:t>
      </w:r>
    </w:p>
    <w:p w14:paraId="5CB02891">
      <w:pPr>
        <w:jc w:val="center"/>
      </w:pPr>
      <w:r>
        <w:t>---- END ----</w:t>
      </w:r>
      <w:bookmarkEnd w:id="54"/>
    </w:p>
    <w:p w14:paraId="400B384B">
      <w:pPr>
        <w:rPr>
          <w:rFonts w:ascii="宋体" w:hAnsi="宋体"/>
          <w:szCs w:val="21"/>
        </w:rPr>
      </w:pPr>
    </w:p>
    <w:p w14:paraId="4793DD11">
      <w:pPr>
        <w:pStyle w:val="6"/>
        <w:rPr>
          <w:szCs w:val="21"/>
        </w:rPr>
      </w:pPr>
    </w:p>
    <w:sectPr>
      <w:headerReference r:id="rId8" w:type="first"/>
      <w:headerReference r:id="rId7" w:type="default"/>
      <w:footerReference r:id="rId9" w:type="default"/>
      <w:footerReference r:id="rId10" w:type="even"/>
      <w:pgSz w:w="11907" w:h="16840"/>
      <w:pgMar w:top="1361" w:right="1417" w:bottom="1417" w:left="141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大白熊与小花花" w:date="2025-08-27T19:42:58Z" w:initials="">
    <w:p w14:paraId="12F654E0">
      <w:pPr>
        <w:pStyle w:val="17"/>
        <w:rPr>
          <w:rFonts w:hint="default" w:eastAsia="宋体"/>
          <w:lang w:val="en-US" w:eastAsia="zh-CN"/>
        </w:rPr>
      </w:pPr>
      <w:r>
        <w:rPr>
          <w:rFonts w:hint="eastAsia"/>
          <w:lang w:val="en-US" w:eastAsia="zh-CN"/>
        </w:rPr>
        <w:t>请降低分值，重要参数20项，一般参数29项，需降低分值至总分100分</w:t>
      </w:r>
      <w:bookmarkStart w:id="107" w:name="_GoBack"/>
      <w:bookmarkEnd w:id="107"/>
    </w:p>
  </w:comment>
  <w:comment w:id="1" w:author="大白熊与小花花" w:date="2025-08-27T17:18:13Z" w:initials="">
    <w:p w14:paraId="61C0EB41">
      <w:pPr>
        <w:pStyle w:val="17"/>
      </w:pPr>
      <w:r>
        <w:rPr>
          <w:rFonts w:hint="eastAsia"/>
        </w:rPr>
        <w:t>原件备查的表述来自2021编制指引，该文已于2024年5月6日废止。在评审阶段提出这一要求有对供应商设置不合理条件的嫌疑。无论招标文件是否要求，在质疑阶段都可要求相关供应商提供原件核查。建议删除。</w:t>
      </w:r>
    </w:p>
  </w:comment>
  <w:comment w:id="2" w:author="大白熊与小花花" w:date="2025-08-27T17:19:08Z" w:initials="">
    <w:p w14:paraId="0DA130AD">
      <w:pPr>
        <w:pStyle w:val="17"/>
        <w:rPr>
          <w:rFonts w:hint="default" w:eastAsia="宋体"/>
          <w:lang w:val="en-US" w:eastAsia="zh-CN"/>
        </w:rPr>
      </w:pPr>
      <w:r>
        <w:rPr>
          <w:rFonts w:hint="eastAsia"/>
          <w:lang w:val="en-US" w:eastAsia="zh-CN"/>
        </w:rPr>
        <w:t>建议删除，之前有项目这样写，所有供应商都提供了符合要求的证明资料，但因没注明具体位置，导致都不得分。因此建议删除。</w:t>
      </w:r>
    </w:p>
  </w:comment>
  <w:comment w:id="3" w:author="大白熊与小花花" w:date="2025-08-27T17:25:17Z" w:initials="">
    <w:p w14:paraId="32D8CC86">
      <w:pPr>
        <w:pStyle w:val="17"/>
        <w:rPr>
          <w:rFonts w:hint="default" w:eastAsia="宋体"/>
          <w:lang w:val="en-US" w:eastAsia="zh-CN"/>
        </w:rPr>
      </w:pPr>
      <w:r>
        <w:rPr>
          <w:rFonts w:hint="eastAsia"/>
          <w:lang w:val="en-US" w:eastAsia="zh-CN"/>
        </w:rPr>
        <w:t>按划分框，一个划分框中不管有多少负偏离，都按一个划分框计算，这句建议删除</w:t>
      </w:r>
    </w:p>
  </w:comment>
  <w:comment w:id="4" w:author="大白熊与小花花" w:date="2025-08-27T18:23:53Z" w:initials="">
    <w:p w14:paraId="7706ECFA">
      <w:pPr>
        <w:pStyle w:val="17"/>
        <w:rPr>
          <w:rFonts w:hint="default" w:eastAsia="宋体"/>
          <w:lang w:val="en-US" w:eastAsia="zh-CN"/>
        </w:rPr>
      </w:pPr>
      <w:r>
        <w:rPr>
          <w:rFonts w:hint="eastAsia"/>
          <w:lang w:val="en-US" w:eastAsia="zh-CN"/>
        </w:rPr>
        <w:t>建议修改为：检测（检验）报告要求具有CMA等标识的，若有材料证明相关检测事项不在实施该项检测的机构许可（认可）CMA等资质范围或检测范围内的，该检验（检测）报告视为不满足招标文件要求，作负偏离处理。</w:t>
      </w:r>
    </w:p>
  </w:comment>
  <w:comment w:id="5" w:author="大白熊与小花花" w:date="2025-08-27T17:35:21Z" w:initials="">
    <w:p w14:paraId="043A6A73">
      <w:pPr>
        <w:keepNext w:val="0"/>
        <w:keepLines w:val="0"/>
        <w:widowControl/>
        <w:suppressLineNumbers w:val="0"/>
        <w:jc w:val="left"/>
      </w:pPr>
      <w:r>
        <w:rPr>
          <w:rFonts w:hint="eastAsia" w:ascii="宋体" w:hAnsi="宋体" w:eastAsia="宋体" w:cs="宋体"/>
          <w:kern w:val="0"/>
          <w:sz w:val="24"/>
          <w:szCs w:val="24"/>
          <w:lang w:val="en-US" w:eastAsia="zh-CN" w:bidi="ar"/>
        </w:rPr>
        <w:t>建议提高客观分。</w:t>
      </w:r>
    </w:p>
    <w:p w14:paraId="771AB123">
      <w:pPr>
        <w:pStyle w:val="17"/>
        <w:rPr>
          <w:rFonts w:hint="eastAsia"/>
        </w:rPr>
      </w:pPr>
    </w:p>
    <w:p w14:paraId="6BB7C0EB">
      <w:pPr>
        <w:pStyle w:val="17"/>
        <w:rPr>
          <w:rFonts w:hint="eastAsia"/>
        </w:rPr>
      </w:pPr>
      <w:r>
        <w:rPr>
          <w:rFonts w:hint="eastAsia"/>
        </w:rPr>
        <w:t>深圳市财政局关于印发《采购需求和评审因素细化量化的指引》《规范政府采购项目设置检测报告评审因素的指引》的通知（深财购〔2025〕32号）</w:t>
      </w:r>
      <w:r>
        <w:rPr>
          <w:rFonts w:hint="eastAsia"/>
          <w:lang w:val="en-US" w:eastAsia="zh-CN"/>
        </w:rPr>
        <w:t>原文：</w:t>
      </w:r>
      <w:r>
        <w:rPr>
          <w:rFonts w:ascii="宋体" w:hAnsi="宋体" w:eastAsia="宋体" w:cs="宋体"/>
          <w:kern w:val="0"/>
          <w:sz w:val="24"/>
          <w:szCs w:val="24"/>
          <w:lang w:val="en-US" w:eastAsia="zh-CN" w:bidi="ar"/>
        </w:rPr>
        <w:t xml:space="preserve">应尽可能降低主观分值比例，避免过于依赖评审委员会的主观判断。 </w:t>
      </w:r>
    </w:p>
  </w:comment>
  <w:comment w:id="6" w:author="大白熊与小花花" w:date="2025-08-27T17:30:01Z" w:initials="">
    <w:p w14:paraId="5235AA9E">
      <w:pPr>
        <w:pStyle w:val="17"/>
        <w:rPr>
          <w:rFonts w:hint="default" w:eastAsia="宋体"/>
          <w:lang w:val="en-US" w:eastAsia="zh-CN"/>
        </w:rPr>
      </w:pPr>
      <w:r>
        <w:rPr>
          <w:rFonts w:hint="eastAsia"/>
        </w:rPr>
        <w:t>需求表述采用主观形容词，未明确具体需要满足的客观需求条件。</w:t>
      </w:r>
    </w:p>
    <w:p w14:paraId="6699D2D0">
      <w:pPr>
        <w:pStyle w:val="17"/>
        <w:rPr>
          <w:rFonts w:hint="eastAsia"/>
        </w:rPr>
      </w:pPr>
      <w:r>
        <w:rPr>
          <w:rFonts w:hint="eastAsia"/>
        </w:rPr>
        <w:t>深圳市财政局关于印发《采购需求和评审因素细化量化的指引》《规范政府采购项目设置检测报告评审因素的指引》的通知（深财购〔2025〕32号）</w:t>
      </w:r>
    </w:p>
    <w:p w14:paraId="272ACE2C">
      <w:pPr>
        <w:pStyle w:val="17"/>
      </w:pPr>
      <w:r>
        <w:rPr>
          <w:rFonts w:hint="eastAsia"/>
        </w:rPr>
        <w:t>规范指引：根据《政府采购需求管理办法》（财库〔2021〕22号）第九条“采购需求应当清楚明了、表述规范、含义准确。技术要求和商务要求应当客观，量化指标应当明确相应等次，有连续区间的按照区间划分等次。需由供应商提供设计方案、解决方案或者组织方案的采购项目，</w:t>
      </w:r>
      <w:r>
        <w:rPr>
          <w:rFonts w:hint="eastAsia"/>
          <w:color w:val="FF0000"/>
        </w:rPr>
        <w:t>应当说明采购标的的功能、应用场景、目标等基本要求，并尽可能明确其中的客观、量化指标”的规定</w:t>
      </w:r>
      <w:r>
        <w:rPr>
          <w:rFonts w:hint="eastAsia"/>
        </w:rPr>
        <w:t>，需由供应商提供方案的采购项目，应当说明采购标的的功能、应用场景、目标等基本要求，</w:t>
      </w:r>
      <w:r>
        <w:rPr>
          <w:rFonts w:hint="eastAsia"/>
          <w:b/>
          <w:bCs/>
          <w:color w:val="FF0000"/>
        </w:rPr>
        <w:t>并尽可能明确其中的客观、量化指标，避免使用主观性过强的形容词作为方案需求的唯一响应标准。</w:t>
      </w:r>
    </w:p>
  </w:comment>
  <w:comment w:id="7" w:author="大白熊与小花花" w:date="2025-08-27T17:27:37Z" w:initials="">
    <w:p w14:paraId="38A423A5">
      <w:pPr>
        <w:pStyle w:val="17"/>
        <w:rPr>
          <w:rFonts w:hint="default" w:eastAsia="宋体"/>
          <w:lang w:val="en-US" w:eastAsia="zh-CN"/>
        </w:rPr>
      </w:pPr>
      <w:r>
        <w:rPr>
          <w:rFonts w:hint="eastAsia"/>
          <w:lang w:val="en-US" w:eastAsia="zh-CN"/>
        </w:rPr>
        <w:t>建议增加“</w:t>
      </w:r>
      <w:r>
        <w:rPr>
          <w:rFonts w:hint="eastAsia" w:asciiTheme="minorEastAsia" w:hAnsiTheme="minorEastAsia" w:eastAsiaTheme="minorEastAsia"/>
          <w:szCs w:val="21"/>
        </w:rPr>
        <w:t>如果评审为差，要求专家书面说明理由，并记录在档。</w:t>
      </w:r>
      <w:r>
        <w:rPr>
          <w:rFonts w:hint="eastAsia"/>
          <w:lang w:val="en-US" w:eastAsia="zh-CN"/>
        </w:rPr>
        <w:t>”</w:t>
      </w:r>
    </w:p>
  </w:comment>
  <w:comment w:id="8" w:author="大白熊与小花花" w:date="2025-08-27T17:34:22Z" w:initials="">
    <w:p w14:paraId="52663F5B">
      <w:pPr>
        <w:pStyle w:val="17"/>
        <w:rPr>
          <w:rFonts w:hint="default" w:eastAsia="宋体"/>
          <w:lang w:val="en-US" w:eastAsia="zh-CN"/>
        </w:rPr>
      </w:pPr>
      <w:r>
        <w:rPr>
          <w:rFonts w:hint="eastAsia"/>
          <w:lang w:val="en-US" w:eastAsia="zh-CN"/>
        </w:rPr>
        <w:t>在商务要求中已经作为了星号条款了，此处不适合再作为加分项</w:t>
      </w:r>
    </w:p>
  </w:comment>
  <w:comment w:id="9" w:author="大白熊与小花花" w:date="2025-08-27T17:36:35Z" w:initials="">
    <w:p w14:paraId="76605117">
      <w:pPr>
        <w:pStyle w:val="17"/>
        <w:rPr>
          <w:rFonts w:hint="eastAsia"/>
          <w:lang w:val="en-US" w:eastAsia="zh-CN"/>
        </w:rPr>
      </w:pPr>
      <w:r>
        <w:rPr>
          <w:rFonts w:hint="eastAsia"/>
          <w:lang w:val="en-US" w:eastAsia="zh-CN"/>
        </w:rPr>
        <w:t>提供样品需要给一定的客观分，在此基础上，再进行主观的评审。</w:t>
      </w:r>
    </w:p>
    <w:p w14:paraId="2BA6AE32">
      <w:pPr>
        <w:keepNext w:val="0"/>
        <w:keepLines w:val="0"/>
        <w:widowControl/>
        <w:suppressLineNumbers w:val="0"/>
        <w:jc w:val="left"/>
      </w:pPr>
      <w:r>
        <w:rPr>
          <w:rFonts w:ascii="宋体" w:hAnsi="宋体" w:eastAsia="宋体" w:cs="宋体"/>
          <w:kern w:val="0"/>
          <w:sz w:val="24"/>
          <w:szCs w:val="24"/>
          <w:lang w:val="en-US" w:eastAsia="zh-CN" w:bidi="ar"/>
        </w:rPr>
        <w:t xml:space="preserve">应尽可能降低主观分值比例，避免过于依赖评审委员会的主观判断。 </w:t>
      </w:r>
    </w:p>
    <w:p w14:paraId="6A916836">
      <w:pPr>
        <w:pStyle w:val="17"/>
        <w:rPr>
          <w:rFonts w:hint="eastAsia"/>
        </w:rPr>
      </w:pPr>
    </w:p>
    <w:p w14:paraId="0C5FCB1F">
      <w:pPr>
        <w:pStyle w:val="17"/>
        <w:rPr>
          <w:rFonts w:hint="default"/>
          <w:lang w:val="en-US" w:eastAsia="zh-CN"/>
        </w:rPr>
      </w:pPr>
      <w:r>
        <w:rPr>
          <w:rFonts w:hint="eastAsia"/>
        </w:rPr>
        <w:t>深圳市财政局关于印发《采购需求和评审因素细化量化的指引》《规范政府采购项目设置检测报告评审因素的指引》的通知（深财购〔2025〕32号）</w:t>
      </w:r>
      <w:r>
        <w:rPr>
          <w:rFonts w:hint="eastAsia"/>
          <w:lang w:val="en-US" w:eastAsia="zh-CN"/>
        </w:rPr>
        <w:t>原文：</w:t>
      </w:r>
      <w:r>
        <w:rPr>
          <w:rFonts w:ascii="宋体" w:hAnsi="宋体" w:eastAsia="宋体" w:cs="宋体"/>
          <w:kern w:val="0"/>
          <w:sz w:val="24"/>
          <w:szCs w:val="24"/>
          <w:lang w:val="en-US" w:eastAsia="zh-CN" w:bidi="ar"/>
        </w:rPr>
        <w:t xml:space="preserve">应尽可能降低主观分值比例，避免过于依赖评审委员会的主观判断。 </w:t>
      </w:r>
    </w:p>
  </w:comment>
  <w:comment w:id="10" w:author="大白熊与小花花" w:date="2025-08-27T17:37:48Z" w:initials="">
    <w:p w14:paraId="2B47B981">
      <w:pPr>
        <w:pStyle w:val="17"/>
      </w:pPr>
      <w:r>
        <w:rPr>
          <w:rFonts w:hint="eastAsia"/>
          <w:lang w:val="en-US" w:eastAsia="zh-CN"/>
        </w:rPr>
        <w:t>建议增加“</w:t>
      </w:r>
      <w:r>
        <w:rPr>
          <w:rFonts w:hint="eastAsia" w:asciiTheme="minorEastAsia" w:hAnsiTheme="minorEastAsia" w:eastAsiaTheme="minorEastAsia"/>
          <w:szCs w:val="21"/>
        </w:rPr>
        <w:t>如果评审为差，要求专家书面说明理由，并记录在档。</w:t>
      </w:r>
      <w:r>
        <w:rPr>
          <w:rFonts w:hint="eastAsia"/>
          <w:lang w:val="en-US" w:eastAsia="zh-CN"/>
        </w:rPr>
        <w:t>”</w:t>
      </w:r>
    </w:p>
  </w:comment>
  <w:comment w:id="11" w:author="大白熊与小花花" w:date="2025-08-27T18:19:09Z" w:initials="">
    <w:p w14:paraId="35BFB7AB">
      <w:pPr>
        <w:pStyle w:val="17"/>
        <w:rPr>
          <w:rFonts w:hint="default" w:eastAsia="宋体"/>
          <w:lang w:val="en-US" w:eastAsia="zh-CN"/>
        </w:rPr>
      </w:pPr>
      <w:r>
        <w:rPr>
          <w:rFonts w:hint="eastAsia"/>
          <w:lang w:val="en-US" w:eastAsia="zh-CN"/>
        </w:rPr>
        <w:t>一般参数2项，平均每项扣50分</w:t>
      </w:r>
    </w:p>
  </w:comment>
  <w:comment w:id="12" w:author="大白熊与小花花" w:date="2025-08-27T18:19:29Z" w:initials="">
    <w:p w14:paraId="4081630F">
      <w:pPr>
        <w:pStyle w:val="17"/>
        <w:rPr>
          <w:rFonts w:hint="default" w:eastAsia="宋体"/>
          <w:lang w:val="en-US" w:eastAsia="zh-CN"/>
        </w:rPr>
      </w:pPr>
      <w:r>
        <w:rPr>
          <w:rFonts w:hint="eastAsia"/>
          <w:lang w:val="en-US" w:eastAsia="zh-CN"/>
        </w:rPr>
        <w:t>一般参数15项，平均每项扣6.7分</w:t>
      </w:r>
    </w:p>
  </w:comment>
  <w:comment w:id="13" w:author="大白熊与小花花" w:date="2025-08-27T17:39:15Z" w:initials="">
    <w:p w14:paraId="2284C191">
      <w:pPr>
        <w:pStyle w:val="17"/>
        <w:rPr>
          <w:rFonts w:hint="eastAsia"/>
          <w:lang w:val="en-US" w:eastAsia="zh-CN"/>
        </w:rPr>
      </w:pPr>
      <w:r>
        <w:rPr>
          <w:rFonts w:hint="eastAsia"/>
          <w:lang w:val="en-US" w:eastAsia="zh-CN"/>
        </w:rPr>
        <w:t>1.投标人是代理商的并涉及设计和生产，建议删除。设计及生产通常是制造商才涉及，如设置的话，那前面建议修改为，投标人或所投产品制造商（与分项报价表一致）具有的以下认证证书。且认证范围需前后保持一致。</w:t>
      </w:r>
    </w:p>
    <w:p w14:paraId="7EF8585C">
      <w:pPr>
        <w:pStyle w:val="17"/>
        <w:rPr>
          <w:rFonts w:hint="default"/>
          <w:lang w:val="en-US" w:eastAsia="zh-CN"/>
        </w:rPr>
      </w:pPr>
      <w:r>
        <w:rPr>
          <w:rFonts w:hint="eastAsia"/>
          <w:lang w:val="en-US" w:eastAsia="zh-CN"/>
        </w:rPr>
        <w:t>2.证书及认证范围需逐项有3家或以上供应商满足</w:t>
      </w:r>
    </w:p>
  </w:comment>
  <w:comment w:id="14" w:author="大白熊与小花花" w:date="2025-08-27T17:42:43Z" w:initials="">
    <w:p w14:paraId="0EDD55CB">
      <w:pPr>
        <w:pStyle w:val="17"/>
        <w:rPr>
          <w:rFonts w:hint="eastAsia"/>
          <w:lang w:val="en-US" w:eastAsia="zh-CN"/>
        </w:rPr>
      </w:pPr>
      <w:r>
        <w:rPr>
          <w:rFonts w:hint="eastAsia"/>
          <w:lang w:val="en-US" w:eastAsia="zh-CN"/>
        </w:rPr>
        <w:t>这几个字可以删除。表述为:</w:t>
      </w:r>
    </w:p>
    <w:p w14:paraId="1BD805D8">
      <w:pPr>
        <w:pStyle w:val="17"/>
        <w:rPr>
          <w:rFonts w:hint="default" w:eastAsia="宋体"/>
          <w:lang w:val="en-US" w:eastAsia="zh-CN"/>
        </w:rPr>
      </w:pPr>
      <w:r>
        <w:rPr>
          <w:rFonts w:hint="eastAsia"/>
          <w:lang w:val="en-US" w:eastAsia="zh-CN"/>
        </w:rPr>
        <w:t>证书官网或</w:t>
      </w:r>
      <w:r>
        <w:rPr>
          <w:rFonts w:hint="eastAsia" w:ascii="宋体" w:hAnsi="宋体" w:eastAsia="宋体" w:cs="宋体"/>
          <w:sz w:val="21"/>
          <w:szCs w:val="21"/>
        </w:rPr>
        <w:t>全国认证认可信息公共服务平台</w:t>
      </w:r>
    </w:p>
  </w:comment>
  <w:comment w:id="15" w:author="大白熊与小花花" w:date="2025-08-27T17:43:40Z" w:initials="">
    <w:p w14:paraId="5D4C63A5">
      <w:pPr>
        <w:pStyle w:val="17"/>
        <w:rPr>
          <w:rFonts w:hint="default" w:eastAsia="宋体"/>
          <w:lang w:val="en-US" w:eastAsia="zh-CN"/>
        </w:rPr>
      </w:pPr>
      <w:r>
        <w:rPr>
          <w:rFonts w:hint="eastAsia"/>
          <w:lang w:val="en-US" w:eastAsia="zh-CN"/>
        </w:rPr>
        <w:t>可以删除，证书提供扫描件</w:t>
      </w:r>
    </w:p>
  </w:comment>
  <w:comment w:id="16" w:author="大白熊与小花花" w:date="2025-08-27T17:43:55Z" w:initials="">
    <w:p w14:paraId="7C0F9B0B">
      <w:pPr>
        <w:pStyle w:val="17"/>
        <w:rPr>
          <w:rFonts w:hint="default" w:eastAsia="宋体"/>
          <w:lang w:val="en-US" w:eastAsia="zh-CN"/>
        </w:rPr>
      </w:pPr>
      <w:r>
        <w:rPr>
          <w:rFonts w:hint="eastAsia"/>
          <w:lang w:val="en-US" w:eastAsia="zh-CN"/>
        </w:rPr>
        <w:t>电子投标可以不用加盖投标人公章</w:t>
      </w:r>
    </w:p>
  </w:comment>
  <w:comment w:id="17" w:author="大白熊与小花花" w:date="2025-08-27T17:44:18Z" w:initials="">
    <w:p w14:paraId="5B66B1BC">
      <w:pPr>
        <w:pStyle w:val="17"/>
        <w:rPr>
          <w:rFonts w:hint="default" w:eastAsia="宋体"/>
          <w:lang w:val="en-US" w:eastAsia="zh-CN"/>
        </w:rPr>
      </w:pPr>
      <w:r>
        <w:rPr>
          <w:rFonts w:hint="eastAsia"/>
          <w:lang w:val="en-US" w:eastAsia="zh-CN"/>
        </w:rPr>
        <w:t>建议删除，通常都是提供合同或者验收报告。中标通知书会变相限定项目必须是公开招标的采购方式，因此建议删除</w:t>
      </w:r>
    </w:p>
  </w:comment>
  <w:comment w:id="18" w:author="大白熊与小花花" w:date="2025-08-27T17:48:54Z" w:initials="">
    <w:p w14:paraId="77A762D9">
      <w:pPr>
        <w:pStyle w:val="17"/>
        <w:rPr>
          <w:rFonts w:hint="default" w:eastAsia="宋体"/>
          <w:lang w:val="en-US" w:eastAsia="zh-CN"/>
        </w:rPr>
      </w:pPr>
      <w:r>
        <w:rPr>
          <w:rFonts w:hint="eastAsia"/>
          <w:lang w:val="en-US" w:eastAsia="zh-CN"/>
        </w:rPr>
        <w:t>不是投标人获得吧，是所投产品获得这个证书。产品有这个证不一定投标人有这个证。</w:t>
      </w:r>
    </w:p>
  </w:comment>
  <w:comment w:id="19" w:author="大白熊与小花花" w:date="2025-08-27T17:50:26Z" w:initials="">
    <w:p w14:paraId="2F46023F">
      <w:pPr>
        <w:pStyle w:val="17"/>
        <w:rPr>
          <w:rFonts w:hint="eastAsia" w:eastAsia="宋体"/>
          <w:lang w:val="en-US" w:eastAsia="zh-CN"/>
        </w:rPr>
      </w:pPr>
      <w:r>
        <w:rPr>
          <w:rFonts w:hint="eastAsia"/>
          <w:lang w:val="en-US" w:eastAsia="zh-CN"/>
        </w:rPr>
        <w:t>同上</w:t>
      </w:r>
    </w:p>
  </w:comment>
  <w:comment w:id="20" w:author="大白熊与小花花" w:date="2025-08-27T18:37:02Z" w:initials="">
    <w:p w14:paraId="33ACDFE5">
      <w:pPr>
        <w:pStyle w:val="17"/>
        <w:rPr>
          <w:rFonts w:hint="eastAsia"/>
          <w:lang w:val="en-US" w:eastAsia="zh-CN"/>
        </w:rPr>
      </w:pPr>
      <w:r>
        <w:rPr>
          <w:rFonts w:hint="eastAsia"/>
          <w:lang w:val="en-US" w:eastAsia="zh-CN"/>
        </w:rPr>
        <w:t>建议删除，可以提供证书+证书查询截图，截图中可以体现品目</w:t>
      </w:r>
    </w:p>
    <w:p w14:paraId="59630C17">
      <w:pPr>
        <w:pStyle w:val="17"/>
        <w:rPr>
          <w:rFonts w:hint="eastAsia"/>
          <w:lang w:val="en-US" w:eastAsia="zh-CN"/>
        </w:rPr>
      </w:pPr>
      <w:r>
        <w:rPr>
          <w:rFonts w:hint="eastAsia"/>
          <w:lang w:val="en-US" w:eastAsia="zh-CN"/>
        </w:rPr>
        <w:t>http://www.ccgp.gov.cn/search/hbqdchaxun.htm</w:t>
      </w:r>
    </w:p>
    <w:p w14:paraId="20D379DA">
      <w:pPr>
        <w:pStyle w:val="17"/>
        <w:rPr>
          <w:rFonts w:hint="default"/>
          <w:lang w:val="en-US" w:eastAsia="zh-CN"/>
        </w:rPr>
      </w:pPr>
      <w:r>
        <w:drawing>
          <wp:inline distT="0" distB="0" distL="114300" distR="114300">
            <wp:extent cx="8206740" cy="3714750"/>
            <wp:effectExtent l="0" t="0" r="381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
                    <a:stretch>
                      <a:fillRect/>
                    </a:stretch>
                  </pic:blipFill>
                  <pic:spPr>
                    <a:xfrm>
                      <a:off x="0" y="0"/>
                      <a:ext cx="8206740" cy="3714750"/>
                    </a:xfrm>
                    <a:prstGeom prst="rect">
                      <a:avLst/>
                    </a:prstGeom>
                    <a:noFill/>
                    <a:ln>
                      <a:noFill/>
                    </a:ln>
                  </pic:spPr>
                </pic:pic>
              </a:graphicData>
            </a:graphic>
          </wp:inline>
        </w:drawing>
      </w:r>
    </w:p>
  </w:comment>
  <w:comment w:id="21" w:author="大白熊与小花花" w:date="2025-08-27T18:04:05Z" w:initials="">
    <w:p w14:paraId="66A666F4">
      <w:pPr>
        <w:pStyle w:val="17"/>
        <w:rPr>
          <w:rFonts w:hint="eastAsia" w:eastAsia="宋体"/>
          <w:lang w:val="en-US" w:eastAsia="zh-CN"/>
        </w:rPr>
      </w:pPr>
      <w:r>
        <w:rPr>
          <w:rFonts w:hint="eastAsia"/>
          <w:lang w:val="en-US" w:eastAsia="zh-CN"/>
        </w:rPr>
        <w:t>同上</w:t>
      </w:r>
    </w:p>
  </w:comment>
  <w:comment w:id="22" w:author="大白熊与小花花" w:date="2025-08-27T18:04:12Z" w:initials="">
    <w:p w14:paraId="559099B9">
      <w:pPr>
        <w:pStyle w:val="17"/>
        <w:rPr>
          <w:rFonts w:hint="eastAsia" w:eastAsia="宋体"/>
          <w:lang w:val="en-US" w:eastAsia="zh-CN"/>
        </w:rPr>
      </w:pPr>
      <w:r>
        <w:rPr>
          <w:rFonts w:hint="eastAsia"/>
          <w:lang w:val="en-US" w:eastAsia="zh-CN"/>
        </w:rPr>
        <w:t>同上</w:t>
      </w:r>
    </w:p>
  </w:comment>
  <w:comment w:id="23" w:author="大白熊与小花花" w:date="2025-08-27T18:10:19Z" w:initials="">
    <w:p w14:paraId="542AAA91">
      <w:pPr>
        <w:pStyle w:val="17"/>
        <w:numPr>
          <w:ilvl w:val="0"/>
          <w:numId w:val="7"/>
        </w:numPr>
        <w:rPr>
          <w:rFonts w:hint="eastAsia"/>
          <w:lang w:val="en-US" w:eastAsia="zh-CN"/>
        </w:rPr>
      </w:pPr>
      <w:r>
        <w:rPr>
          <w:rFonts w:hint="eastAsia"/>
          <w:lang w:val="en-US" w:eastAsia="zh-CN"/>
        </w:rPr>
        <w:t>证书不体现品牌吧，建议删除</w:t>
      </w:r>
    </w:p>
    <w:p w14:paraId="7E2F2FC4">
      <w:pPr>
        <w:pStyle w:val="17"/>
        <w:numPr>
          <w:ilvl w:val="0"/>
          <w:numId w:val="7"/>
        </w:numPr>
        <w:rPr>
          <w:rFonts w:hint="default"/>
          <w:lang w:val="en-US" w:eastAsia="zh-CN"/>
        </w:rPr>
      </w:pPr>
      <w:r>
        <w:rPr>
          <w:rFonts w:hint="eastAsia"/>
          <w:lang w:val="en-US" w:eastAsia="zh-CN"/>
        </w:rPr>
        <w:t>型号如果是定制的，这个证书上型号不是定制的是不是就不得分了</w:t>
      </w:r>
    </w:p>
  </w:comment>
  <w:comment w:id="24" w:author="大白熊与小花花" w:date="2025-08-27T17:07:37Z" w:initials="">
    <w:p w14:paraId="11D3D2E2">
      <w:pPr>
        <w:pStyle w:val="17"/>
        <w:rPr>
          <w:rFonts w:hint="default" w:eastAsia="宋体"/>
          <w:lang w:val="en-US" w:eastAsia="zh-CN"/>
        </w:rPr>
      </w:pPr>
      <w:r>
        <w:rPr>
          <w:rFonts w:hint="eastAsia"/>
          <w:lang w:val="en-US" w:eastAsia="zh-CN"/>
        </w:rPr>
        <w:t>和商务条款中的表述需保持一致</w:t>
      </w:r>
    </w:p>
  </w:comment>
  <w:comment w:id="25" w:author="大白熊与小花花" w:date="2025-03-12T17:54:44Z" w:initials="">
    <w:p w14:paraId="7B473436">
      <w:pPr>
        <w:pStyle w:val="17"/>
        <w:rPr>
          <w:rFonts w:hint="eastAsia"/>
          <w:highlight w:val="none"/>
          <w:lang w:val="en-US" w:eastAsia="zh-CN"/>
        </w:rPr>
      </w:pPr>
      <w:r>
        <w:rPr>
          <w:rFonts w:hint="eastAsia"/>
          <w:highlight w:val="none"/>
          <w:lang w:val="en-US" w:eastAsia="zh-CN"/>
        </w:rPr>
        <w:t>需与采购单位确认：</w:t>
      </w:r>
    </w:p>
    <w:p w14:paraId="2C656ABD">
      <w:pPr>
        <w:pStyle w:val="17"/>
        <w:rPr>
          <w:rFonts w:hint="default" w:asciiTheme="minorEastAsia" w:hAnsiTheme="minorEastAsia" w:eastAsiaTheme="minorEastAsia"/>
          <w:highlight w:val="none"/>
          <w:lang w:val="en-US" w:eastAsia="zh-CN"/>
        </w:rPr>
      </w:pPr>
      <w:r>
        <w:rPr>
          <w:rFonts w:hint="eastAsia" w:asciiTheme="minorEastAsia" w:hAnsiTheme="minorEastAsia" w:eastAsiaTheme="minorEastAsia"/>
          <w:highlight w:val="none"/>
          <w:lang w:val="en-US" w:eastAsia="zh-CN"/>
        </w:rPr>
        <w:t>处理投诉的是</w:t>
      </w:r>
      <w:r>
        <w:rPr>
          <w:rFonts w:hint="eastAsia" w:asciiTheme="minorEastAsia" w:hAnsiTheme="minorEastAsia" w:eastAsiaTheme="minorEastAsia"/>
          <w:highlight w:val="none"/>
        </w:rPr>
        <w:t>本项目预算主管单位</w:t>
      </w:r>
      <w:r>
        <w:rPr>
          <w:rFonts w:hint="eastAsia" w:asciiTheme="minorEastAsia" w:hAnsiTheme="minorEastAsia" w:eastAsiaTheme="minorEastAsia"/>
          <w:highlight w:val="none"/>
          <w:lang w:val="en-US" w:eastAsia="zh-CN"/>
        </w:rPr>
        <w:t>还是</w:t>
      </w:r>
      <w:r>
        <w:rPr>
          <w:rFonts w:hint="eastAsia" w:asciiTheme="minorEastAsia" w:hAnsiTheme="minorEastAsia" w:eastAsiaTheme="minorEastAsia"/>
          <w:highlight w:val="none"/>
        </w:rPr>
        <w:t>本项目采购人</w:t>
      </w:r>
      <w:r>
        <w:rPr>
          <w:rFonts w:hint="eastAsia" w:asciiTheme="minorEastAsia" w:hAnsiTheme="minorEastAsia" w:eastAsiaTheme="minorEastAsia"/>
          <w:highlight w:val="none"/>
          <w:lang w:eastAsia="zh-CN"/>
        </w:rPr>
        <w:t>。</w:t>
      </w:r>
      <w:r>
        <w:rPr>
          <w:rFonts w:hint="eastAsia" w:asciiTheme="minorEastAsia" w:hAnsiTheme="minorEastAsia" w:eastAsiaTheme="minorEastAsia"/>
          <w:highlight w:val="none"/>
          <w:lang w:val="en-US" w:eastAsia="zh-CN"/>
        </w:rPr>
        <w:t>如采购人本身就是一级预算单位这里就写向采购人投诉（比如卫健委）；如是下属单位则应向本项目预算主管单位投诉。</w:t>
      </w:r>
    </w:p>
    <w:p w14:paraId="3974107F">
      <w:pPr>
        <w:pStyle w:val="17"/>
        <w:rPr>
          <w:rFonts w:hint="default" w:asciiTheme="minorEastAsia" w:hAnsiTheme="minorEastAsia" w:eastAsiaTheme="minorEastAsia"/>
          <w:color w:val="0000FF"/>
          <w:highlight w:val="none"/>
          <w:lang w:val="en-US" w:eastAsia="zh-CN"/>
        </w:rPr>
      </w:pPr>
      <w:r>
        <w:rPr>
          <w:rFonts w:hint="eastAsia" w:asciiTheme="minorEastAsia" w:hAnsiTheme="minorEastAsia" w:eastAsiaTheme="minorEastAsia"/>
          <w:color w:val="0000FF"/>
          <w:highlight w:val="none"/>
          <w:lang w:val="en-US" w:eastAsia="zh-CN"/>
        </w:rPr>
        <w:t>应当符合财政局自行采购规则：一级预算单位负责处理本部门和下属单位的自行采购争议。</w:t>
      </w:r>
    </w:p>
  </w:comment>
  <w:comment w:id="26" w:author="大白熊与小花花" w:date="2025-08-27T18:21:23Z" w:initials="">
    <w:p w14:paraId="3FD87A37">
      <w:pPr>
        <w:pStyle w:val="17"/>
        <w:rPr>
          <w:rFonts w:hint="default" w:eastAsia="宋体"/>
          <w:lang w:val="en-US" w:eastAsia="zh-CN"/>
        </w:rPr>
      </w:pPr>
      <w:r>
        <w:rPr>
          <w:rFonts w:hint="eastAsia"/>
          <w:lang w:val="en-US" w:eastAsia="zh-CN"/>
        </w:rPr>
        <w:t>请确认候选供应商几家，通常≥2</w:t>
      </w:r>
    </w:p>
  </w:comment>
  <w:comment w:id="27" w:author="大白熊与小花花" w:date="2025-08-27T15:36:54Z" w:initials="">
    <w:p w14:paraId="0F325865">
      <w:pPr>
        <w:pStyle w:val="17"/>
        <w:rPr>
          <w:rFonts w:hint="default" w:eastAsia="宋体"/>
          <w:lang w:val="en-US" w:eastAsia="zh-CN"/>
        </w:rPr>
      </w:pPr>
      <w:r>
        <w:rPr>
          <w:rFonts w:hint="eastAsia"/>
          <w:lang w:val="en-US" w:eastAsia="zh-CN"/>
        </w:rPr>
        <w:t>这个重量建议写在参数里，如有允许误差范围建议在参数中增加。</w:t>
      </w:r>
    </w:p>
  </w:comment>
  <w:comment w:id="28" w:author="大白熊与小花花" w:date="2025-08-27T15:38:28Z" w:initials="">
    <w:p w14:paraId="3FD8DEC0">
      <w:pPr>
        <w:pStyle w:val="17"/>
        <w:rPr>
          <w:rFonts w:hint="eastAsia" w:eastAsia="宋体"/>
          <w:lang w:val="en-US" w:eastAsia="zh-CN"/>
        </w:rPr>
      </w:pPr>
      <w:r>
        <w:rPr>
          <w:rFonts w:hint="eastAsia"/>
          <w:lang w:val="en-US" w:eastAsia="zh-CN"/>
        </w:rPr>
        <w:t>同上</w:t>
      </w:r>
    </w:p>
  </w:comment>
  <w:comment w:id="29" w:author="大白熊与小花花" w:date="2025-08-27T14:26:12Z" w:initials="">
    <w:p w14:paraId="5FABD5E5">
      <w:pPr>
        <w:pStyle w:val="17"/>
        <w:rPr>
          <w:rFonts w:hint="default" w:eastAsia="宋体"/>
          <w:lang w:val="en-US" w:eastAsia="zh-CN"/>
        </w:rPr>
      </w:pPr>
      <w:r>
        <w:rPr>
          <w:rFonts w:hint="eastAsia"/>
          <w:lang w:val="en-US" w:eastAsia="zh-CN"/>
        </w:rPr>
        <w:t>重要参数和一般参数都分框写了，按一个划分框划分。不能都写在一个框中</w:t>
      </w:r>
    </w:p>
  </w:comment>
  <w:comment w:id="30" w:author="大白熊与小花花" w:date="2025-08-27T14:25:57Z" w:initials="">
    <w:p w14:paraId="1008E721">
      <w:pPr>
        <w:pStyle w:val="17"/>
        <w:rPr>
          <w:rFonts w:hint="default" w:eastAsia="宋体"/>
          <w:lang w:val="en-US" w:eastAsia="zh-CN"/>
        </w:rPr>
      </w:pPr>
      <w:r>
        <w:rPr>
          <w:rFonts w:hint="eastAsia"/>
          <w:lang w:val="en-US" w:eastAsia="zh-CN"/>
        </w:rPr>
        <w:t>需提供证明资料的参数，请标红加粗。下面的检测报告都是一样的，不一一批注了。</w:t>
      </w:r>
    </w:p>
  </w:comment>
  <w:comment w:id="31" w:author="大白熊与小花花" w:date="2025-08-27T14:27:29Z" w:initials="">
    <w:p w14:paraId="7BEC8EE4">
      <w:pPr>
        <w:pStyle w:val="17"/>
        <w:rPr>
          <w:rFonts w:hint="eastAsia"/>
          <w:lang w:val="en-US" w:eastAsia="zh-CN"/>
        </w:rPr>
      </w:pPr>
      <w:r>
        <w:rPr>
          <w:rFonts w:hint="eastAsia"/>
          <w:lang w:val="en-US" w:eastAsia="zh-CN"/>
        </w:rPr>
        <w:t>现行标准</w:t>
      </w:r>
    </w:p>
    <w:p w14:paraId="76519DF2">
      <w:pPr>
        <w:pStyle w:val="17"/>
        <w:rPr>
          <w:rFonts w:hint="default" w:eastAsia="宋体"/>
          <w:lang w:val="en-US" w:eastAsia="zh-CN"/>
        </w:rPr>
      </w:pPr>
      <w:r>
        <w:rPr>
          <w:rFonts w:hint="eastAsia"/>
          <w:lang w:val="en-US" w:eastAsia="zh-CN"/>
        </w:rPr>
        <w:t xml:space="preserve">GB/T 17592-2024 </w:t>
      </w:r>
    </w:p>
    <w:p w14:paraId="0B8218D2">
      <w:pPr>
        <w:pStyle w:val="17"/>
      </w:pPr>
      <w:r>
        <w:drawing>
          <wp:inline distT="0" distB="0" distL="114300" distR="114300">
            <wp:extent cx="5573395" cy="1961515"/>
            <wp:effectExtent l="0" t="0" r="825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
                    <a:stretch>
                      <a:fillRect/>
                    </a:stretch>
                  </pic:blipFill>
                  <pic:spPr>
                    <a:xfrm>
                      <a:off x="0" y="0"/>
                      <a:ext cx="5573395" cy="1961515"/>
                    </a:xfrm>
                    <a:prstGeom prst="rect">
                      <a:avLst/>
                    </a:prstGeom>
                    <a:noFill/>
                    <a:ln>
                      <a:noFill/>
                    </a:ln>
                  </pic:spPr>
                </pic:pic>
              </a:graphicData>
            </a:graphic>
          </wp:inline>
        </w:drawing>
      </w:r>
    </w:p>
  </w:comment>
  <w:comment w:id="32" w:author="大白熊与小花花" w:date="2025-08-27T18:15:05Z" w:initials="">
    <w:p w14:paraId="027881A1">
      <w:pPr>
        <w:pStyle w:val="17"/>
        <w:rPr>
          <w:rFonts w:hint="eastAsia" w:eastAsia="宋体"/>
          <w:lang w:val="en-US" w:eastAsia="zh-CN"/>
        </w:rPr>
      </w:pPr>
      <w:r>
        <w:rPr>
          <w:rFonts w:hint="eastAsia"/>
          <w:lang w:val="en-US" w:eastAsia="zh-CN"/>
        </w:rPr>
        <w:t>这个厚度范围符合表上的说明4的表述</w:t>
      </w:r>
      <w:r>
        <w:rPr>
          <w:rFonts w:hint="eastAsia"/>
          <w:b w:val="0"/>
          <w:bCs w:val="0"/>
          <w:color w:val="auto"/>
          <w:lang w:val="en-US" w:eastAsia="zh-CN"/>
        </w:rPr>
        <w:t>吗</w:t>
      </w:r>
      <w:r>
        <w:rPr>
          <w:rFonts w:hint="default"/>
          <w:b w:val="0"/>
          <w:bCs w:val="0"/>
          <w:color w:val="auto"/>
          <w:lang w:val="en-US" w:eastAsia="zh-CN"/>
        </w:rPr>
        <w:t>”</w:t>
      </w:r>
      <w:r>
        <w:rPr>
          <w:rFonts w:hint="eastAsia" w:ascii="Times New Roman" w:hAnsi="Times New Roman" w:eastAsia="宋体" w:cs="Times New Roman"/>
          <w:b w:val="0"/>
          <w:bCs w:val="0"/>
          <w:color w:val="auto"/>
          <w:szCs w:val="21"/>
        </w:rPr>
        <w:t>产品参数区间涵盖招标要求对应区间即认定满足要求。</w:t>
      </w:r>
      <w:r>
        <w:rPr>
          <w:rFonts w:hint="default" w:ascii="Times New Roman" w:hAnsi="Times New Roman" w:eastAsia="宋体" w:cs="Times New Roman"/>
          <w:b w:val="0"/>
          <w:bCs w:val="0"/>
          <w:color w:val="auto"/>
          <w:szCs w:val="21"/>
          <w:lang w:val="en-US" w:eastAsia="zh-CN"/>
        </w:rPr>
        <w:t>”</w:t>
      </w:r>
    </w:p>
  </w:comment>
  <w:comment w:id="33" w:author="大白熊与小花花" w:date="2025-08-27T14:37:15Z" w:initials="">
    <w:p w14:paraId="22489845">
      <w:pPr>
        <w:pStyle w:val="17"/>
        <w:rPr>
          <w:rFonts w:hint="eastAsia"/>
          <w:lang w:val="en-US" w:eastAsia="zh-CN"/>
        </w:rPr>
      </w:pPr>
      <w:r>
        <w:rPr>
          <w:rFonts w:hint="eastAsia"/>
          <w:lang w:val="en-US" w:eastAsia="zh-CN"/>
        </w:rPr>
        <w:t>现行标准</w:t>
      </w:r>
    </w:p>
    <w:p w14:paraId="490BB29A">
      <w:pPr>
        <w:pStyle w:val="17"/>
      </w:pPr>
      <w:r>
        <w:rPr>
          <w:rFonts w:hint="eastAsia"/>
          <w:lang w:val="en-US" w:eastAsia="zh-CN"/>
        </w:rPr>
        <w:t xml:space="preserve">GB/T 17592-2024 </w:t>
      </w:r>
    </w:p>
  </w:comment>
  <w:comment w:id="34" w:author="大白熊与小花花" w:date="2025-08-27T14:37:56Z" w:initials="">
    <w:p w14:paraId="5B695175">
      <w:pPr>
        <w:pStyle w:val="17"/>
        <w:rPr>
          <w:rFonts w:hint="default" w:eastAsia="宋体"/>
          <w:lang w:val="en-US" w:eastAsia="zh-CN"/>
        </w:rPr>
      </w:pPr>
      <w:r>
        <w:rPr>
          <w:rFonts w:hint="eastAsia" w:ascii="宋体" w:hAnsi="宋体" w:eastAsia="宋体" w:cs="Times New Roman"/>
          <w:szCs w:val="21"/>
          <w:lang w:val="en-US" w:eastAsia="zh-CN"/>
        </w:rPr>
        <w:t>GB/T 38408-2019就是最新标准，这样写的话供应商不响应GB/T的标准，只响应“最新标准”这四个字也是得给分的，建议删除最新标准四个字。以下都是一样</w:t>
      </w:r>
    </w:p>
  </w:comment>
  <w:comment w:id="35" w:author="大白熊与小花花" w:date="2025-08-27T15:00:00Z" w:initials="">
    <w:p w14:paraId="242331F7">
      <w:pPr>
        <w:pStyle w:val="17"/>
        <w:rPr>
          <w:rFonts w:hint="eastAsia"/>
          <w:lang w:val="en-US" w:eastAsia="zh-CN"/>
        </w:rPr>
      </w:pPr>
      <w:r>
        <w:rPr>
          <w:rFonts w:hint="eastAsia"/>
          <w:lang w:val="en-US" w:eastAsia="zh-CN"/>
        </w:rPr>
        <w:t>作废了，需要替换现行的标准或者删除</w:t>
      </w:r>
    </w:p>
    <w:p w14:paraId="222DB3E9">
      <w:pPr>
        <w:pStyle w:val="17"/>
        <w:rPr>
          <w:rFonts w:hint="default"/>
          <w:lang w:val="en-US" w:eastAsia="zh-CN"/>
        </w:rPr>
      </w:pPr>
      <w:r>
        <w:drawing>
          <wp:inline distT="0" distB="0" distL="114300" distR="114300">
            <wp:extent cx="2550795" cy="915035"/>
            <wp:effectExtent l="0" t="0" r="190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
                    <a:stretch>
                      <a:fillRect/>
                    </a:stretch>
                  </pic:blipFill>
                  <pic:spPr>
                    <a:xfrm>
                      <a:off x="0" y="0"/>
                      <a:ext cx="2550795" cy="915035"/>
                    </a:xfrm>
                    <a:prstGeom prst="rect">
                      <a:avLst/>
                    </a:prstGeom>
                    <a:noFill/>
                    <a:ln>
                      <a:noFill/>
                    </a:ln>
                  </pic:spPr>
                </pic:pic>
              </a:graphicData>
            </a:graphic>
          </wp:inline>
        </w:drawing>
      </w:r>
    </w:p>
  </w:comment>
  <w:comment w:id="36" w:author="大白熊与小花花" w:date="2025-08-27T15:13:46Z" w:initials="">
    <w:p w14:paraId="2E85EC4E">
      <w:pPr>
        <w:pStyle w:val="17"/>
        <w:rPr>
          <w:rFonts w:hint="eastAsia"/>
          <w:lang w:val="en-US" w:eastAsia="zh-CN"/>
        </w:rPr>
      </w:pPr>
      <w:r>
        <w:rPr>
          <w:rFonts w:hint="eastAsia"/>
          <w:lang w:val="en-US" w:eastAsia="zh-CN"/>
        </w:rPr>
        <w:t>现行标准</w:t>
      </w:r>
    </w:p>
    <w:p w14:paraId="466415A5">
      <w:pPr>
        <w:pStyle w:val="17"/>
      </w:pPr>
      <w:r>
        <w:rPr>
          <w:rFonts w:hint="eastAsia"/>
          <w:lang w:val="en-US" w:eastAsia="zh-CN"/>
        </w:rPr>
        <w:t xml:space="preserve">GB/T 17592-2024 </w:t>
      </w:r>
    </w:p>
  </w:comment>
  <w:comment w:id="37" w:author="大白熊与小花花" w:date="2025-08-27T15:13:37Z" w:initials="">
    <w:p w14:paraId="3CC80C9E">
      <w:pPr>
        <w:pStyle w:val="17"/>
        <w:rPr>
          <w:rFonts w:hint="eastAsia"/>
          <w:lang w:val="en-US" w:eastAsia="zh-CN"/>
        </w:rPr>
      </w:pPr>
      <w:r>
        <w:rPr>
          <w:rFonts w:hint="eastAsia"/>
          <w:lang w:val="en-US" w:eastAsia="zh-CN"/>
        </w:rPr>
        <w:t>现行标准</w:t>
      </w:r>
    </w:p>
    <w:p w14:paraId="5F9DAB19">
      <w:pPr>
        <w:pStyle w:val="17"/>
      </w:pPr>
      <w:r>
        <w:rPr>
          <w:rFonts w:hint="eastAsia"/>
          <w:lang w:val="en-US" w:eastAsia="zh-CN"/>
        </w:rPr>
        <w:t xml:space="preserve">GB/T 17592-2024 </w:t>
      </w:r>
    </w:p>
  </w:comment>
  <w:comment w:id="38" w:author="大白熊与小花花" w:date="2025-08-27T15:16:08Z" w:initials="">
    <w:p w14:paraId="5C645468">
      <w:pPr>
        <w:pStyle w:val="17"/>
        <w:rPr>
          <w:rFonts w:hint="default" w:eastAsia="宋体"/>
          <w:lang w:val="en-US" w:eastAsia="zh-CN"/>
        </w:rPr>
      </w:pPr>
      <w:r>
        <w:rPr>
          <w:rFonts w:hint="eastAsia"/>
          <w:lang w:val="en-US" w:eastAsia="zh-CN"/>
        </w:rPr>
        <w:t>已废止，请修改为现行标准或删除</w:t>
      </w:r>
      <w:r>
        <w:drawing>
          <wp:inline distT="0" distB="0" distL="114300" distR="114300">
            <wp:extent cx="5114925" cy="18097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114925" cy="1809750"/>
                    </a:xfrm>
                    <a:prstGeom prst="rect">
                      <a:avLst/>
                    </a:prstGeom>
                    <a:noFill/>
                    <a:ln>
                      <a:noFill/>
                    </a:ln>
                  </pic:spPr>
                </pic:pic>
              </a:graphicData>
            </a:graphic>
          </wp:inline>
        </w:drawing>
      </w:r>
    </w:p>
  </w:comment>
  <w:comment w:id="39" w:author="大白熊与小花花" w:date="2025-08-27T15:19:46Z" w:initials="">
    <w:p w14:paraId="74998F2A">
      <w:pPr>
        <w:pStyle w:val="17"/>
        <w:rPr>
          <w:rFonts w:hint="default"/>
          <w:lang w:val="en-US" w:eastAsia="zh-CN"/>
        </w:rPr>
      </w:pPr>
      <w:r>
        <w:rPr>
          <w:rFonts w:hint="eastAsia"/>
          <w:lang w:val="en-US" w:eastAsia="zh-CN"/>
        </w:rPr>
        <w:t>已废止的可以删除，保留后面的现行标准</w:t>
      </w:r>
    </w:p>
    <w:p w14:paraId="1FE253A0">
      <w:pPr>
        <w:pStyle w:val="17"/>
        <w:rPr>
          <w:rFonts w:hint="eastAsia"/>
          <w:lang w:val="en-US" w:eastAsia="zh-CN"/>
        </w:rPr>
      </w:pPr>
      <w:r>
        <w:drawing>
          <wp:inline distT="0" distB="0" distL="114300" distR="114300">
            <wp:extent cx="5578475" cy="2134870"/>
            <wp:effectExtent l="0" t="0" r="3175"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578475" cy="2134870"/>
                    </a:xfrm>
                    <a:prstGeom prst="rect">
                      <a:avLst/>
                    </a:prstGeom>
                    <a:noFill/>
                    <a:ln>
                      <a:noFill/>
                    </a:ln>
                  </pic:spPr>
                </pic:pic>
              </a:graphicData>
            </a:graphic>
          </wp:inline>
        </w:drawing>
      </w:r>
    </w:p>
  </w:comment>
  <w:comment w:id="40" w:author="大白熊与小花花" w:date="2025-08-27T15:26:39Z" w:initials="">
    <w:p w14:paraId="1B4CEB66">
      <w:pPr>
        <w:pStyle w:val="17"/>
        <w:rPr>
          <w:rFonts w:hint="eastAsia" w:eastAsia="宋体"/>
          <w:lang w:val="en-US" w:eastAsia="zh-CN"/>
        </w:rPr>
      </w:pPr>
      <w:r>
        <w:rPr>
          <w:rFonts w:hint="eastAsia"/>
          <w:lang w:val="en-US" w:eastAsia="zh-CN"/>
        </w:rPr>
        <w:t>同上</w:t>
      </w:r>
    </w:p>
  </w:comment>
  <w:comment w:id="41" w:author="大白熊与小花花" w:date="2025-08-27T15:27:00Z" w:initials="">
    <w:p w14:paraId="0C45C2FE">
      <w:pPr>
        <w:pStyle w:val="17"/>
        <w:rPr>
          <w:rFonts w:hint="eastAsia" w:eastAsia="宋体"/>
          <w:lang w:val="en-US" w:eastAsia="zh-CN"/>
        </w:rPr>
      </w:pPr>
      <w:r>
        <w:rPr>
          <w:rFonts w:hint="eastAsia"/>
          <w:lang w:val="en-US" w:eastAsia="zh-CN"/>
        </w:rPr>
        <w:t>同上</w:t>
      </w:r>
    </w:p>
  </w:comment>
  <w:comment w:id="42" w:author="大白熊与小花花" w:date="2025-08-27T15:29:18Z" w:initials="">
    <w:p w14:paraId="4522D861">
      <w:pPr>
        <w:pStyle w:val="17"/>
        <w:rPr>
          <w:rFonts w:hint="eastAsia"/>
          <w:lang w:val="en-US" w:eastAsia="zh-CN"/>
        </w:rPr>
      </w:pPr>
      <w:r>
        <w:rPr>
          <w:rFonts w:hint="eastAsia"/>
          <w:lang w:val="en-US" w:eastAsia="zh-CN"/>
        </w:rPr>
        <w:t>现行标准</w:t>
      </w:r>
    </w:p>
    <w:p w14:paraId="583179C4">
      <w:pPr>
        <w:pStyle w:val="17"/>
      </w:pPr>
      <w:r>
        <w:rPr>
          <w:rFonts w:hint="eastAsia"/>
          <w:lang w:val="en-US" w:eastAsia="zh-CN"/>
        </w:rPr>
        <w:t xml:space="preserve">GB/T 17592-2024 </w:t>
      </w:r>
    </w:p>
  </w:comment>
  <w:comment w:id="43" w:author="大白熊与小花花" w:date="2025-08-27T15:36:03Z" w:initials="">
    <w:p w14:paraId="256C0D3F">
      <w:pPr>
        <w:pStyle w:val="17"/>
        <w:rPr>
          <w:rFonts w:hint="eastAsia"/>
          <w:lang w:val="en-US" w:eastAsia="zh-CN"/>
        </w:rPr>
      </w:pPr>
      <w:r>
        <w:rPr>
          <w:rFonts w:hint="eastAsia"/>
          <w:lang w:val="en-US" w:eastAsia="zh-CN"/>
        </w:rPr>
        <w:t>现行标准</w:t>
      </w:r>
    </w:p>
    <w:p w14:paraId="2E3B9830">
      <w:pPr>
        <w:pStyle w:val="17"/>
      </w:pPr>
      <w:r>
        <w:rPr>
          <w:rFonts w:hint="eastAsia"/>
          <w:lang w:val="en-US" w:eastAsia="zh-CN"/>
        </w:rPr>
        <w:t xml:space="preserve">GB/T 17592-2024 </w:t>
      </w:r>
    </w:p>
  </w:comment>
  <w:comment w:id="44" w:author="大白熊与小花花" w:date="2025-08-27T16:29:41Z" w:initials="">
    <w:p w14:paraId="5A8FFC4C">
      <w:pPr>
        <w:pStyle w:val="17"/>
        <w:rPr>
          <w:rFonts w:hint="eastAsia"/>
          <w:lang w:val="en-US" w:eastAsia="zh-CN"/>
        </w:rPr>
      </w:pPr>
      <w:r>
        <w:rPr>
          <w:rFonts w:hint="eastAsia"/>
          <w:lang w:val="en-US" w:eastAsia="zh-CN"/>
        </w:rPr>
        <w:t>现行标准</w:t>
      </w:r>
    </w:p>
    <w:p w14:paraId="1734C744">
      <w:pPr>
        <w:pStyle w:val="17"/>
      </w:pPr>
      <w:r>
        <w:rPr>
          <w:rFonts w:hint="eastAsia"/>
          <w:lang w:val="en-US" w:eastAsia="zh-CN"/>
        </w:rPr>
        <w:t xml:space="preserve">GB/T 17592-2024 </w:t>
      </w:r>
    </w:p>
  </w:comment>
  <w:comment w:id="45" w:author="大白熊与小花花" w:date="2025-08-27T16:35:19Z" w:initials="">
    <w:p w14:paraId="179FB6EF">
      <w:pPr>
        <w:pStyle w:val="17"/>
        <w:rPr>
          <w:rFonts w:hint="eastAsia"/>
          <w:lang w:val="en-US" w:eastAsia="zh-CN"/>
        </w:rPr>
      </w:pPr>
      <w:r>
        <w:rPr>
          <w:rFonts w:hint="eastAsia"/>
          <w:lang w:val="en-US" w:eastAsia="zh-CN"/>
        </w:rPr>
        <w:t>现行标准</w:t>
      </w:r>
    </w:p>
    <w:p w14:paraId="063BAA79">
      <w:pPr>
        <w:pStyle w:val="17"/>
      </w:pPr>
      <w:r>
        <w:rPr>
          <w:rFonts w:hint="eastAsia"/>
          <w:lang w:val="en-US" w:eastAsia="zh-CN"/>
        </w:rPr>
        <w:t xml:space="preserve">GB/T 17592-2024 </w:t>
      </w:r>
    </w:p>
  </w:comment>
  <w:comment w:id="46" w:author="大白熊与小花花" w:date="2025-08-27T16:37:41Z" w:initials="">
    <w:p w14:paraId="1A2F5658">
      <w:pPr>
        <w:pStyle w:val="17"/>
        <w:rPr>
          <w:rFonts w:hint="eastAsia"/>
          <w:lang w:val="en-US" w:eastAsia="zh-CN"/>
        </w:rPr>
      </w:pPr>
      <w:r>
        <w:rPr>
          <w:rFonts w:hint="eastAsia"/>
          <w:lang w:val="en-US" w:eastAsia="zh-CN"/>
        </w:rPr>
        <w:t>现行标准</w:t>
      </w:r>
    </w:p>
    <w:p w14:paraId="7DB79607">
      <w:pPr>
        <w:pStyle w:val="17"/>
      </w:pPr>
      <w:r>
        <w:rPr>
          <w:rFonts w:hint="eastAsia"/>
          <w:lang w:val="en-US" w:eastAsia="zh-CN"/>
        </w:rPr>
        <w:t xml:space="preserve">GB/T 17592-2024 </w:t>
      </w:r>
    </w:p>
  </w:comment>
  <w:comment w:id="47" w:author="大白熊与小花花" w:date="2025-08-27T16:39:20Z" w:initials="">
    <w:p w14:paraId="5CE31C65">
      <w:pPr>
        <w:pStyle w:val="17"/>
        <w:rPr>
          <w:rFonts w:hint="eastAsia"/>
          <w:lang w:val="en-US" w:eastAsia="zh-CN"/>
        </w:rPr>
      </w:pPr>
      <w:r>
        <w:rPr>
          <w:rFonts w:hint="eastAsia"/>
          <w:lang w:val="en-US" w:eastAsia="zh-CN"/>
        </w:rPr>
        <w:t>现行标准</w:t>
      </w:r>
    </w:p>
    <w:p w14:paraId="12261056">
      <w:pPr>
        <w:pStyle w:val="17"/>
      </w:pPr>
      <w:r>
        <w:rPr>
          <w:rFonts w:hint="eastAsia"/>
          <w:lang w:val="en-US" w:eastAsia="zh-CN"/>
        </w:rPr>
        <w:t xml:space="preserve">GB/T 17592-2024 </w:t>
      </w:r>
    </w:p>
  </w:comment>
  <w:comment w:id="48" w:author="大白熊与小花花" w:date="2025-08-27T16:40:08Z" w:initials="">
    <w:p w14:paraId="712242C7">
      <w:pPr>
        <w:pStyle w:val="17"/>
        <w:rPr>
          <w:rFonts w:hint="eastAsia"/>
          <w:lang w:val="en-US" w:eastAsia="zh-CN"/>
        </w:rPr>
      </w:pPr>
      <w:r>
        <w:rPr>
          <w:rFonts w:hint="eastAsia"/>
          <w:lang w:val="en-US" w:eastAsia="zh-CN"/>
        </w:rPr>
        <w:t>现行标准</w:t>
      </w:r>
    </w:p>
    <w:p w14:paraId="37E9CC3E">
      <w:pPr>
        <w:pStyle w:val="17"/>
      </w:pPr>
      <w:r>
        <w:rPr>
          <w:rFonts w:hint="eastAsia"/>
          <w:lang w:val="en-US" w:eastAsia="zh-CN"/>
        </w:rPr>
        <w:t xml:space="preserve">GB/T 17592-2024 </w:t>
      </w:r>
    </w:p>
  </w:comment>
  <w:comment w:id="49" w:author="大白熊与小花花" w:date="2025-08-27T16:48:14Z" w:initials="">
    <w:p w14:paraId="7F850A1F">
      <w:pPr>
        <w:pStyle w:val="17"/>
        <w:rPr>
          <w:rFonts w:hint="default" w:eastAsia="宋体"/>
          <w:lang w:val="en-US" w:eastAsia="zh-CN"/>
        </w:rPr>
      </w:pPr>
      <w:r>
        <w:rPr>
          <w:rFonts w:hint="eastAsia"/>
          <w:lang w:val="en-US" w:eastAsia="zh-CN"/>
        </w:rPr>
        <w:t>一般参数请避免出现“必须”等强制性字眼，建议修改为“需”，如是不可偏离的参数，则请标注星号</w:t>
      </w:r>
    </w:p>
  </w:comment>
  <w:comment w:id="50" w:author="大白熊与小花花" w:date="2025-08-27T16:49:00Z" w:initials="">
    <w:p w14:paraId="662F8DA4">
      <w:pPr>
        <w:pStyle w:val="17"/>
        <w:rPr>
          <w:rFonts w:hint="default" w:eastAsia="宋体"/>
          <w:lang w:val="en-US" w:eastAsia="zh-CN"/>
        </w:rPr>
      </w:pPr>
      <w:r>
        <w:rPr>
          <w:rFonts w:hint="eastAsia"/>
          <w:lang w:val="en-US" w:eastAsia="zh-CN"/>
        </w:rPr>
        <w:t>因除了星号参数外，其他参数供应商都是可以负偏离的。验收时供应商响应负偏离的参数，就是按负偏离的响应情况验收，因此，这里建议修改为“投标文件技术参数响应情况”</w:t>
      </w:r>
    </w:p>
  </w:comment>
  <w:comment w:id="51" w:author="大白熊与小花花" w:date="2025-08-27T16:50:48Z" w:initials="">
    <w:p w14:paraId="4F9C6B04">
      <w:pPr>
        <w:pStyle w:val="17"/>
      </w:pPr>
      <w:r>
        <w:rPr>
          <w:rFonts w:hint="eastAsia"/>
          <w:lang w:val="en-US" w:eastAsia="zh-CN"/>
        </w:rPr>
        <w:t>一般参数请避免出现“必须”等强制性字眼，建议修改为“需”，如是不可偏离的参数，则请标注星号</w:t>
      </w:r>
    </w:p>
  </w:comment>
  <w:comment w:id="52" w:author="大白熊与小花花" w:date="2025-08-27T16:50:54Z" w:initials="">
    <w:p w14:paraId="2022B9EF">
      <w:pPr>
        <w:pStyle w:val="17"/>
        <w:rPr>
          <w:rFonts w:hint="eastAsia" w:eastAsia="宋体"/>
          <w:lang w:val="en-US" w:eastAsia="zh-CN"/>
        </w:rPr>
      </w:pPr>
      <w:r>
        <w:rPr>
          <w:rFonts w:hint="eastAsia"/>
          <w:lang w:val="en-US" w:eastAsia="zh-CN"/>
        </w:rPr>
        <w:t>同上</w:t>
      </w:r>
    </w:p>
  </w:comment>
  <w:comment w:id="53" w:author="大白熊与小花花" w:date="2025-08-27T17:10:34Z" w:initials="">
    <w:p w14:paraId="44D88800">
      <w:pPr>
        <w:pStyle w:val="17"/>
        <w:rPr>
          <w:rFonts w:hint="default"/>
          <w:lang w:val="en-US" w:eastAsia="zh-CN"/>
        </w:rPr>
      </w:pPr>
      <w:r>
        <w:rPr>
          <w:rFonts w:hint="eastAsia"/>
          <w:lang w:val="en-US" w:eastAsia="zh-CN"/>
        </w:rPr>
        <w:t>建议标注星号。付款不能作为加分项，请标注星号。在《深圳市财政局关于 2023 年度市本级政府集中采购机构考核情况的通报》中财政指出：该需求客观、明确且不可量化，对于投标供应商而言，对于该需求只能完全响应，不能作出任何偏离。但是招标文件将“关于付款”商务要求设置为评分因素，不符合《政府采购需求管理办法》第二十二条第二款“采购需求客观、明确的采购项目，采购需求中客观但不可量化的指标应当作为实质性要求，不得作为评分项”的规定</w:t>
      </w:r>
    </w:p>
    <w:p w14:paraId="0048CF81">
      <w:pPr>
        <w:pStyle w:val="17"/>
      </w:pPr>
      <w:r>
        <w:drawing>
          <wp:inline distT="0" distB="0" distL="114300" distR="114300">
            <wp:extent cx="3553460" cy="5046345"/>
            <wp:effectExtent l="0" t="0" r="8890"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3553460" cy="5046345"/>
                    </a:xfrm>
                    <a:prstGeom prst="rect">
                      <a:avLst/>
                    </a:prstGeom>
                    <a:noFill/>
                    <a:ln>
                      <a:noFill/>
                    </a:ln>
                  </pic:spPr>
                </pic:pic>
              </a:graphicData>
            </a:graphic>
          </wp:inline>
        </w:drawing>
      </w:r>
    </w:p>
  </w:comment>
  <w:comment w:id="54" w:author="大白熊与小花花" w:date="2025-08-27T17:10:53Z" w:initials="">
    <w:p w14:paraId="73751E2E">
      <w:pPr>
        <w:pStyle w:val="17"/>
      </w:pPr>
      <w:r>
        <w:rPr>
          <w:rFonts w:hint="eastAsia"/>
          <w:lang w:val="en-US" w:eastAsia="zh-CN"/>
        </w:rPr>
        <w:t>一般参数请避免出现“必须”等强制性字眼，建议修改为“需”，如是不可偏离的参数，则请标注星号</w:t>
      </w:r>
    </w:p>
  </w:comment>
  <w:comment w:id="55" w:author="大白熊与小花花" w:date="2025-08-27T17:11:08Z" w:initials="">
    <w:p w14:paraId="358CFEF9">
      <w:pPr>
        <w:pStyle w:val="17"/>
        <w:rPr>
          <w:rFonts w:hint="eastAsia" w:eastAsia="宋体"/>
          <w:lang w:val="en-US" w:eastAsia="zh-CN"/>
        </w:rPr>
      </w:pPr>
      <w:r>
        <w:rPr>
          <w:rFonts w:hint="eastAsia"/>
          <w:lang w:val="en-US" w:eastAsia="zh-CN"/>
        </w:rPr>
        <w:t>同上</w:t>
      </w:r>
    </w:p>
  </w:comment>
  <w:comment w:id="56" w:author="政府采购业务分公司" w:date="2022-07-01T15:42:00Z" w:initials="陈">
    <w:p w14:paraId="404A75CD">
      <w:pPr>
        <w:rPr>
          <w:rFonts w:ascii="Times New Roman" w:hAnsi="Times New Roman" w:eastAsia="宋体" w:cs="Times New Roman"/>
        </w:rPr>
      </w:pPr>
      <w:r>
        <w:rPr>
          <w:rFonts w:hint="eastAsia" w:ascii="Times New Roman" w:hAnsi="Times New Roman" w:eastAsia="宋体" w:cs="Times New Roman"/>
          <w:sz w:val="24"/>
        </w:rPr>
        <w:t>根据《财政部令第87号》第二十二条 采购人、采购代理机构一般不得要求投标人提供样品，仅凭书面方式不能准确描述采购需求或者需要对样品进行主观判断以确认是否满足采购需求等特殊情况除外。</w:t>
      </w:r>
    </w:p>
  </w:comment>
  <w:comment w:id="59" w:author="大白熊与小花花" w:date="2025-05-12T19:04:14Z" w:initials="">
    <w:p w14:paraId="3F38998A">
      <w:pPr>
        <w:pStyle w:val="17"/>
      </w:pPr>
      <w:r>
        <w:rPr>
          <w:rFonts w:hint="eastAsia"/>
          <w:highlight w:val="cyan"/>
        </w:rPr>
        <w:t>新增加的节点注意编制电子标书时要增加这个节点给投标人响应</w:t>
      </w:r>
    </w:p>
  </w:comment>
  <w:comment w:id="57" w:author="大白熊与小花花" w:date="2025-05-12T19:04:23Z" w:initials="">
    <w:p w14:paraId="250D237D">
      <w:pPr>
        <w:pStyle w:val="17"/>
      </w:pPr>
      <w:r>
        <w:rPr>
          <w:rFonts w:hint="eastAsia"/>
          <w:highlight w:val="cyan"/>
          <w:lang w:val="en-US" w:eastAsia="zh-CN"/>
        </w:rPr>
        <w:t>注意，全部不公开，编制电子招标文件时请选择全部不公示</w:t>
      </w:r>
    </w:p>
  </w:comment>
  <w:comment w:id="58" w:author="大白熊与小花花" w:date="2025-05-12T19:21:11Z" w:initials="">
    <w:p w14:paraId="23F2EA34">
      <w:pPr>
        <w:widowControl w:val="0"/>
        <w:autoSpaceDE w:val="0"/>
        <w:autoSpaceDN w:val="0"/>
        <w:adjustRightInd w:val="0"/>
        <w:jc w:val="left"/>
        <w:textAlignment w:val="baseline"/>
      </w:pPr>
      <w:r>
        <w:rPr>
          <w:rFonts w:hint="eastAsia" w:ascii="宋体" w:hAnsi="Times New Roman" w:eastAsia="宋体" w:cs="Times New Roman"/>
          <w:kern w:val="0"/>
          <w:sz w:val="34"/>
          <w:szCs w:val="20"/>
          <w:lang w:val="en-US" w:eastAsia="zh-CN" w:bidi="ar-SA"/>
        </w:rPr>
        <w:t>定稿后工作人员根据评分项调整</w:t>
      </w:r>
    </w:p>
  </w:comment>
  <w:comment w:id="60" w:author="陈shunjie" w:date="2025-02-20T17:31:59Z" w:initials="陈">
    <w:p w14:paraId="684CB180">
      <w:pPr>
        <w:pStyle w:val="17"/>
      </w:pPr>
      <w:r>
        <w:rPr>
          <w:rFonts w:hint="eastAsia"/>
        </w:rPr>
        <w:t>部分专门面向中小企业、专门面向小微企业的调整表述</w:t>
      </w:r>
    </w:p>
  </w:comment>
  <w:comment w:id="61" w:author="陈shunjie" w:date="2025-02-19T20:03:04Z" w:initials="陈">
    <w:p w14:paraId="4C779169">
      <w:pPr>
        <w:pStyle w:val="17"/>
      </w:pPr>
      <w:r>
        <w:rPr>
          <w:rFonts w:hint="eastAsia"/>
        </w:rPr>
        <w:t>工作人员发公告前根据“</w:t>
      </w:r>
      <w:r>
        <w:rPr>
          <w:rFonts w:hint="eastAsia"/>
          <w:lang w:eastAsia="zh-CN"/>
        </w:rPr>
        <w:t>货物清单明细</w:t>
      </w:r>
      <w:r>
        <w:rPr>
          <w:rFonts w:hint="eastAsia"/>
        </w:rPr>
        <w:t>”补充标“*”内容</w:t>
      </w:r>
    </w:p>
  </w:comment>
  <w:comment w:id="62" w:author="大白熊与小花花" w:date="2025-05-12T19:18:51Z" w:initials="">
    <w:p w14:paraId="7F9A808F">
      <w:pPr>
        <w:pStyle w:val="17"/>
        <w:rPr>
          <w:highlight w:val="cyan"/>
        </w:rPr>
      </w:pPr>
      <w:r>
        <w:rPr>
          <w:rFonts w:hint="eastAsia"/>
          <w:highlight w:val="cyan"/>
          <w:lang w:val="en-US" w:eastAsia="zh-CN"/>
        </w:rPr>
        <w:t>二选一，注意！医疗设备类项目商务条款中如涉及《零配件、消耗品和延续保修合同报价明细清单》的，请选择为下面的格式《零配件、消耗品和延续保修合同报价明细清单》</w:t>
      </w:r>
    </w:p>
  </w:comment>
  <w:comment w:id="63" w:author="陈shunjie" w:date="1901-01-01T00:00:00Z" w:initials="陈">
    <w:p w14:paraId="498FBC64">
      <w:pPr>
        <w:pStyle w:val="37"/>
        <w:autoSpaceDE w:val="0"/>
        <w:autoSpaceDN w:val="0"/>
        <w:adjustRightInd w:val="0"/>
        <w:jc w:val="left"/>
      </w:pPr>
      <w:r>
        <w:rPr>
          <w:sz w:val="21"/>
          <w:lang w:bidi="ar"/>
        </w:rPr>
        <w:t>与前面三、实质性条款的内容保持一致</w:t>
      </w:r>
    </w:p>
  </w:comment>
  <w:comment w:id="64" w:author="陈shunjie" w:date="2025-02-19T20:11:59Z" w:initials="陈">
    <w:p w14:paraId="56F78EE5">
      <w:pPr>
        <w:pStyle w:val="17"/>
      </w:pPr>
      <w:r>
        <w:rPr>
          <w:rFonts w:hint="eastAsia"/>
        </w:rPr>
        <w:t>项目如果有后续确定签订的合同的话，将此模版进行替换，并删除技术商务要求中涉及的内容，避免引起歧义。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F654E0" w15:done="0"/>
  <w15:commentEx w15:paraId="61C0EB41" w15:done="0"/>
  <w15:commentEx w15:paraId="0DA130AD" w15:done="0"/>
  <w15:commentEx w15:paraId="32D8CC86" w15:done="0"/>
  <w15:commentEx w15:paraId="7706ECFA" w15:done="0"/>
  <w15:commentEx w15:paraId="6BB7C0EB" w15:done="0"/>
  <w15:commentEx w15:paraId="272ACE2C" w15:done="0"/>
  <w15:commentEx w15:paraId="38A423A5" w15:done="0"/>
  <w15:commentEx w15:paraId="52663F5B" w15:done="0"/>
  <w15:commentEx w15:paraId="0C5FCB1F" w15:done="0"/>
  <w15:commentEx w15:paraId="2B47B981" w15:done="0"/>
  <w15:commentEx w15:paraId="35BFB7AB" w15:done="0"/>
  <w15:commentEx w15:paraId="4081630F" w15:done="0"/>
  <w15:commentEx w15:paraId="7EF8585C" w15:done="0"/>
  <w15:commentEx w15:paraId="1BD805D8" w15:done="0"/>
  <w15:commentEx w15:paraId="5D4C63A5" w15:done="0"/>
  <w15:commentEx w15:paraId="7C0F9B0B" w15:done="0"/>
  <w15:commentEx w15:paraId="5B66B1BC" w15:done="0"/>
  <w15:commentEx w15:paraId="77A762D9" w15:done="0"/>
  <w15:commentEx w15:paraId="2F46023F" w15:done="0"/>
  <w15:commentEx w15:paraId="20D379DA" w15:done="0"/>
  <w15:commentEx w15:paraId="66A666F4" w15:done="0"/>
  <w15:commentEx w15:paraId="559099B9" w15:done="0"/>
  <w15:commentEx w15:paraId="7E2F2FC4" w15:done="0"/>
  <w15:commentEx w15:paraId="11D3D2E2" w15:done="0"/>
  <w15:commentEx w15:paraId="3974107F" w15:done="0"/>
  <w15:commentEx w15:paraId="3FD87A37" w15:done="0"/>
  <w15:commentEx w15:paraId="0F325865" w15:done="0"/>
  <w15:commentEx w15:paraId="3FD8DEC0" w15:done="0"/>
  <w15:commentEx w15:paraId="5FABD5E5" w15:done="0"/>
  <w15:commentEx w15:paraId="1008E721" w15:done="0"/>
  <w15:commentEx w15:paraId="0B8218D2" w15:done="0"/>
  <w15:commentEx w15:paraId="027881A1" w15:done="0"/>
  <w15:commentEx w15:paraId="490BB29A" w15:done="0"/>
  <w15:commentEx w15:paraId="5B695175" w15:done="0"/>
  <w15:commentEx w15:paraId="222DB3E9" w15:done="0"/>
  <w15:commentEx w15:paraId="466415A5" w15:done="0"/>
  <w15:commentEx w15:paraId="5F9DAB19" w15:done="0"/>
  <w15:commentEx w15:paraId="5C645468" w15:done="0"/>
  <w15:commentEx w15:paraId="1FE253A0" w15:done="0"/>
  <w15:commentEx w15:paraId="1B4CEB66" w15:done="0"/>
  <w15:commentEx w15:paraId="0C45C2FE" w15:done="0"/>
  <w15:commentEx w15:paraId="583179C4" w15:done="0"/>
  <w15:commentEx w15:paraId="2E3B9830" w15:done="0"/>
  <w15:commentEx w15:paraId="1734C744" w15:done="0"/>
  <w15:commentEx w15:paraId="063BAA79" w15:done="0"/>
  <w15:commentEx w15:paraId="7DB79607" w15:done="0"/>
  <w15:commentEx w15:paraId="12261056" w15:done="0"/>
  <w15:commentEx w15:paraId="37E9CC3E" w15:done="0"/>
  <w15:commentEx w15:paraId="7F850A1F" w15:done="0"/>
  <w15:commentEx w15:paraId="662F8DA4" w15:done="0"/>
  <w15:commentEx w15:paraId="4F9C6B04" w15:done="0"/>
  <w15:commentEx w15:paraId="2022B9EF" w15:done="0"/>
  <w15:commentEx w15:paraId="0048CF81" w15:done="0"/>
  <w15:commentEx w15:paraId="73751E2E" w15:done="0"/>
  <w15:commentEx w15:paraId="358CFEF9" w15:done="0"/>
  <w15:commentEx w15:paraId="404A75CD" w15:done="0"/>
  <w15:commentEx w15:paraId="3F38998A" w15:done="0"/>
  <w15:commentEx w15:paraId="250D237D" w15:done="0"/>
  <w15:commentEx w15:paraId="23F2EA34" w15:done="0"/>
  <w15:commentEx w15:paraId="684CB180" w15:done="0"/>
  <w15:commentEx w15:paraId="4C779169" w15:done="0"/>
  <w15:commentEx w15:paraId="7F9A808F" w15:done="0"/>
  <w15:commentEx w15:paraId="498FBC64" w15:done="0"/>
  <w15:commentEx w15:paraId="56F78E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2C459209-5900-4335-A33D-EAF81DA22BDB}"/>
  </w:font>
  <w:font w:name="Arial">
    <w:panose1 w:val="020B0604020202020204"/>
    <w:charset w:val="01"/>
    <w:family w:val="swiss"/>
    <w:pitch w:val="default"/>
    <w:sig w:usb0="E0002EFF" w:usb1="C000785B" w:usb2="00000009" w:usb3="00000000" w:csb0="400001FF" w:csb1="FFFF0000"/>
    <w:embedRegular r:id="rId2" w:fontKey="{460C7EC9-D459-4FC0-B66D-69B8CB7A83B7}"/>
  </w:font>
  <w:font w:name="黑体">
    <w:panose1 w:val="02010609060101010101"/>
    <w:charset w:val="86"/>
    <w:family w:val="auto"/>
    <w:pitch w:val="default"/>
    <w:sig w:usb0="800002BF" w:usb1="38CF7CFA" w:usb2="00000016" w:usb3="00000000" w:csb0="00040001" w:csb1="00000000"/>
    <w:embedRegular r:id="rId3" w:fontKey="{125A2B78-1D26-4F27-B5D4-132F6D885144}"/>
  </w:font>
  <w:font w:name="Courier New">
    <w:panose1 w:val="02070309020205020404"/>
    <w:charset w:val="01"/>
    <w:family w:val="modern"/>
    <w:pitch w:val="default"/>
    <w:sig w:usb0="E0002EFF" w:usb1="C0007843" w:usb2="00000009" w:usb3="00000000" w:csb0="400001FF" w:csb1="FFFF0000"/>
    <w:embedRegular r:id="rId4" w:fontKey="{D5C56C42-2A41-4DAE-97EB-98C1DD49BE99}"/>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5" w:fontKey="{331F72E5-3B93-4823-BB41-7BC8AC967FC7}"/>
  </w:font>
  <w:font w:name="Arial Unicode MS">
    <w:panose1 w:val="020B0604020202020204"/>
    <w:charset w:val="86"/>
    <w:family w:val="swiss"/>
    <w:pitch w:val="default"/>
    <w:sig w:usb0="F7FFAEFF" w:usb1="F9DFFFFF" w:usb2="0000007F" w:usb3="00000000" w:csb0="203F01FF" w:csb1="D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embedRegular r:id="rId6" w:fontKey="{7F1BFDE9-A72B-4F55-B3D4-857C3BBD5875}"/>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7" w:fontKey="{4671DE30-1800-4905-B722-C9EEBB1D1DB2}"/>
  </w:font>
  <w:font w:name="Helvetica">
    <w:altName w:val="Arial"/>
    <w:panose1 w:val="020B0604020202020204"/>
    <w:charset w:val="00"/>
    <w:family w:val="swiss"/>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embedRegular r:id="rId8" w:fontKey="{8C402E11-1D06-4E8F-BE4C-3BC0494D95A9}"/>
  </w:font>
  <w:font w:name="ˎ̥">
    <w:altName w:val="Times New Roman"/>
    <w:panose1 w:val="00000000000000000000"/>
    <w:charset w:val="00"/>
    <w:family w:val="roman"/>
    <w:pitch w:val="default"/>
    <w:sig w:usb0="00000000" w:usb1="00000000" w:usb2="00000000" w:usb3="00000000" w:csb0="00040001" w:csb1="00000000"/>
    <w:embedRegular r:id="rId9" w:fontKey="{7179F4CB-0585-4FAD-8A28-9D01DEAE8A84}"/>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embedRegular r:id="rId10" w:fontKey="{C9EEA7A1-DB7B-45B0-AF13-CE6BD83374A1}"/>
  </w:font>
  <w:font w:name="华文中宋">
    <w:panose1 w:val="02010600040101010101"/>
    <w:charset w:val="86"/>
    <w:family w:val="auto"/>
    <w:pitch w:val="default"/>
    <w:sig w:usb0="00000287" w:usb1="080F0000" w:usb2="00000000" w:usb3="00000000" w:csb0="0004009F" w:csb1="DFD70000"/>
    <w:embedRegular r:id="rId11" w:fontKey="{643B2C69-8780-4C0D-9732-7D9F17B4DDD2}"/>
  </w:font>
  <w:font w:name="汉仪书宋二S">
    <w:altName w:val="宋体"/>
    <w:panose1 w:val="00000000000000000000"/>
    <w:charset w:val="00"/>
    <w:family w:val="auto"/>
    <w:pitch w:val="default"/>
    <w:sig w:usb0="00000000" w:usb1="00000000" w:usb2="00000000" w:usb3="00000000" w:csb0="00000000" w:csb1="00000000"/>
    <w:embedRegular r:id="rId12" w:fontKey="{332F9ED3-CD2B-4749-9494-D1C00F7CAE4D}"/>
  </w:font>
  <w:font w:name="华文楷体">
    <w:panose1 w:val="02010600040101010101"/>
    <w:charset w:val="86"/>
    <w:family w:val="auto"/>
    <w:pitch w:val="default"/>
    <w:sig w:usb0="00000287" w:usb1="080F0000" w:usb2="00000000" w:usb3="00000000" w:csb0="0004009F" w:csb1="DFD70000"/>
    <w:embedRegular r:id="rId13" w:fontKey="{91467BDE-0684-409B-A0C1-3D253E86ED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167AC">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22497">
    <w:pPr>
      <w:pStyle w:val="27"/>
      <w:framePr w:wrap="around" w:vAnchor="text" w:hAnchor="margin" w:xAlign="center" w:y="1"/>
      <w:rPr>
        <w:rStyle w:val="46"/>
      </w:rPr>
    </w:pPr>
    <w:r>
      <w:t xml:space="preserve">- </w:t>
    </w:r>
    <w:r>
      <w:fldChar w:fldCharType="begin"/>
    </w:r>
    <w:r>
      <w:instrText xml:space="preserve"> PAGE </w:instrText>
    </w:r>
    <w:r>
      <w:fldChar w:fldCharType="separate"/>
    </w:r>
    <w:r>
      <w:t>46</w:t>
    </w:r>
    <w:r>
      <w:fldChar w:fldCharType="end"/>
    </w:r>
    <w:r>
      <w:t xml:space="preserve"> -</w:t>
    </w:r>
  </w:p>
  <w:p w14:paraId="5FAE86B2">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83EAB">
    <w:pPr>
      <w:pStyle w:val="27"/>
      <w:framePr w:wrap="around" w:vAnchor="text" w:hAnchor="margin" w:xAlign="center" w:y="1"/>
      <w:rPr>
        <w:rStyle w:val="46"/>
      </w:rPr>
    </w:pPr>
    <w:r>
      <w:rPr>
        <w:rStyle w:val="46"/>
      </w:rPr>
      <w:fldChar w:fldCharType="begin"/>
    </w:r>
    <w:r>
      <w:rPr>
        <w:rStyle w:val="46"/>
      </w:rPr>
      <w:instrText xml:space="preserve">PAGE  </w:instrText>
    </w:r>
    <w:r>
      <w:rPr>
        <w:rStyle w:val="46"/>
      </w:rPr>
      <w:fldChar w:fldCharType="separate"/>
    </w:r>
    <w:r>
      <w:rPr>
        <w:rStyle w:val="46"/>
      </w:rPr>
      <w:t>10</w:t>
    </w:r>
    <w:r>
      <w:rPr>
        <w:rStyle w:val="46"/>
      </w:rPr>
      <w:fldChar w:fldCharType="end"/>
    </w:r>
  </w:p>
  <w:p w14:paraId="7E28DE70">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72CD7">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547F6">
    <w:pPr>
      <w:pBdr>
        <w:top w:val="none" w:color="auto" w:sz="0" w:space="1"/>
        <w:left w:val="none" w:color="auto" w:sz="0" w:space="4"/>
        <w:bottom w:val="none" w:color="auto" w:sz="0" w:space="1"/>
        <w:right w:val="none" w:color="auto" w:sz="0" w:space="4"/>
      </w:pBdr>
      <w:tabs>
        <w:tab w:val="center" w:pos="4153"/>
        <w:tab w:val="right" w:pos="8306"/>
      </w:tabs>
      <w:snapToGrid w:val="0"/>
      <w:rPr>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AABE5">
    <w:pPr>
      <w:pStyle w:val="2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BBF41D"/>
    <w:multiLevelType w:val="multilevel"/>
    <w:tmpl w:val="A7BBF41D"/>
    <w:lvl w:ilvl="0" w:tentative="0">
      <w:start w:val="2"/>
      <w:numFmt w:val="decimal"/>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B609221C"/>
    <w:multiLevelType w:val="singleLevel"/>
    <w:tmpl w:val="B609221C"/>
    <w:lvl w:ilvl="0" w:tentative="0">
      <w:start w:val="1"/>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49CF655"/>
    <w:multiLevelType w:val="singleLevel"/>
    <w:tmpl w:val="F49CF655"/>
    <w:lvl w:ilvl="0" w:tentative="0">
      <w:start w:val="1"/>
      <w:numFmt w:val="decimal"/>
      <w:suff w:val="nothing"/>
      <w:lvlText w:val="（%1）"/>
      <w:lvlJc w:val="left"/>
    </w:lvl>
  </w:abstractNum>
  <w:abstractNum w:abstractNumId="8">
    <w:nsid w:val="F6AAF4E0"/>
    <w:multiLevelType w:val="singleLevel"/>
    <w:tmpl w:val="F6AAF4E0"/>
    <w:lvl w:ilvl="0" w:tentative="0">
      <w:start w:val="2"/>
      <w:numFmt w:val="decimal"/>
      <w:suff w:val="nothing"/>
      <w:lvlText w:val="%1、"/>
      <w:lvlJc w:val="left"/>
    </w:lvl>
  </w:abstractNum>
  <w:abstractNum w:abstractNumId="9">
    <w:nsid w:val="FFEFC674"/>
    <w:multiLevelType w:val="singleLevel"/>
    <w:tmpl w:val="FFEFC674"/>
    <w:lvl w:ilvl="0" w:tentative="0">
      <w:start w:val="1"/>
      <w:numFmt w:val="decimal"/>
      <w:suff w:val="nothing"/>
      <w:lvlText w:val="（%1）"/>
      <w:lvlJc w:val="left"/>
    </w:lvl>
  </w:abstractNum>
  <w:abstractNum w:abstractNumId="10">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11">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2">
    <w:nsid w:val="0000000B"/>
    <w:multiLevelType w:val="multilevel"/>
    <w:tmpl w:val="0000000B"/>
    <w:lvl w:ilvl="0" w:tentative="0">
      <w:start w:val="1"/>
      <w:numFmt w:val="japaneseCounting"/>
      <w:lvlText w:val="第%1章"/>
      <w:lvlJc w:val="left"/>
      <w:pPr>
        <w:ind w:left="1080" w:hanging="108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DE62AB5"/>
    <w:multiLevelType w:val="singleLevel"/>
    <w:tmpl w:val="0DE62AB5"/>
    <w:lvl w:ilvl="0" w:tentative="0">
      <w:start w:val="1"/>
      <w:numFmt w:val="decimal"/>
      <w:lvlText w:val="%1."/>
      <w:lvlJc w:val="left"/>
      <w:pPr>
        <w:tabs>
          <w:tab w:val="left" w:pos="312"/>
        </w:tabs>
      </w:pPr>
    </w:lvl>
  </w:abstractNum>
  <w:abstractNum w:abstractNumId="14">
    <w:nsid w:val="12503483"/>
    <w:multiLevelType w:val="multilevel"/>
    <w:tmpl w:val="12503483"/>
    <w:lvl w:ilvl="0" w:tentative="0">
      <w:start w:val="1"/>
      <w:numFmt w:val="bullet"/>
      <w:pStyle w:val="114"/>
      <w:lvlText w:val=""/>
      <w:lvlJc w:val="left"/>
      <w:pPr>
        <w:tabs>
          <w:tab w:val="left" w:pos="420"/>
        </w:tabs>
        <w:ind w:left="420" w:hanging="420"/>
      </w:pPr>
      <w:rPr>
        <w:rFonts w:hint="default" w:ascii="Wingdings" w:hAnsi="Wingdings"/>
      </w:rPr>
    </w:lvl>
    <w:lvl w:ilvl="1" w:tentative="0">
      <w:start w:val="1"/>
      <w:numFmt w:val="bullet"/>
      <w:pStyle w:val="113"/>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160D20D0"/>
    <w:multiLevelType w:val="multilevel"/>
    <w:tmpl w:val="160D20D0"/>
    <w:lvl w:ilvl="0" w:tentative="0">
      <w:start w:val="1"/>
      <w:numFmt w:val="bullet"/>
      <w:pStyle w:val="82"/>
      <w:lvlText w:val=""/>
      <w:lvlJc w:val="left"/>
      <w:pPr>
        <w:tabs>
          <w:tab w:val="left" w:pos="840"/>
        </w:tabs>
        <w:ind w:left="840" w:hanging="420"/>
      </w:pPr>
      <w:rPr>
        <w:rFonts w:hint="default" w:ascii="Wingdings" w:hAnsi="Wingdings"/>
      </w:rPr>
    </w:lvl>
    <w:lvl w:ilvl="1" w:tentative="0">
      <w:start w:val="1"/>
      <w:numFmt w:val="bullet"/>
      <w:pStyle w:val="83"/>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6">
    <w:nsid w:val="2F395B7B"/>
    <w:multiLevelType w:val="multilevel"/>
    <w:tmpl w:val="2F395B7B"/>
    <w:lvl w:ilvl="0" w:tentative="0">
      <w:start w:val="1"/>
      <w:numFmt w:val="bullet"/>
      <w:pStyle w:val="174"/>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7">
    <w:nsid w:val="7A0F6431"/>
    <w:multiLevelType w:val="singleLevel"/>
    <w:tmpl w:val="7A0F6431"/>
    <w:lvl w:ilvl="0" w:tentative="0">
      <w:start w:val="1"/>
      <w:numFmt w:val="decimal"/>
      <w:suff w:val="space"/>
      <w:lvlText w:val="%1."/>
      <w:lvlJc w:val="left"/>
    </w:lvl>
  </w:abstractNum>
  <w:abstractNum w:abstractNumId="18">
    <w:nsid w:val="7AEF7716"/>
    <w:multiLevelType w:val="multilevel"/>
    <w:tmpl w:val="7AEF7716"/>
    <w:lvl w:ilvl="0" w:tentative="0">
      <w:start w:val="1"/>
      <w:numFmt w:val="chineseCountingThousand"/>
      <w:pStyle w:val="127"/>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1"/>
  </w:num>
  <w:num w:numId="2">
    <w:abstractNumId w:val="10"/>
  </w:num>
  <w:num w:numId="3">
    <w:abstractNumId w:val="15"/>
  </w:num>
  <w:num w:numId="4">
    <w:abstractNumId w:val="14"/>
  </w:num>
  <w:num w:numId="5">
    <w:abstractNumId w:val="18"/>
  </w:num>
  <w:num w:numId="6">
    <w:abstractNumId w:val="16"/>
  </w:num>
  <w:num w:numId="7">
    <w:abstractNumId w:val="13"/>
  </w:num>
  <w:num w:numId="8">
    <w:abstractNumId w:val="8"/>
  </w:num>
  <w:num w:numId="9">
    <w:abstractNumId w:val="7"/>
  </w:num>
  <w:num w:numId="10">
    <w:abstractNumId w:val="1"/>
  </w:num>
  <w:num w:numId="11">
    <w:abstractNumId w:val="0"/>
  </w:num>
  <w:num w:numId="12">
    <w:abstractNumId w:val="17"/>
  </w:num>
  <w:num w:numId="13">
    <w:abstractNumId w:val="3"/>
  </w:num>
  <w:num w:numId="14">
    <w:abstractNumId w:val="9"/>
  </w:num>
  <w:num w:numId="15">
    <w:abstractNumId w:val="5"/>
  </w:num>
  <w:num w:numId="16">
    <w:abstractNumId w:val="4"/>
  </w:num>
  <w:num w:numId="17">
    <w:abstractNumId w:val="2"/>
  </w:num>
  <w:num w:numId="18">
    <w:abstractNumId w:val="6"/>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大白熊与小花花">
    <w15:presenceInfo w15:providerId="WPS Office" w15:userId="1883339839"/>
  </w15:person>
  <w15:person w15:author="政府采购业务分公司">
    <w15:presenceInfo w15:providerId="None" w15:userId="政府采购业务分公司"/>
  </w15:person>
  <w15:person w15:author="陈shunjie">
    <w15:presenceInfo w15:providerId="None" w15:userId="陈shunjie"/>
  </w15:person>
  <w15:person w15:author="政府采购业务部吴工">
    <w15:presenceInfo w15:providerId="None" w15:userId="政府采购业务部吴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saveSubsetFonts/>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xNTA3MDZhNmI3YTFlMGJlZjIxYzIwZTdjOGQ4YWQifQ=="/>
  </w:docVars>
  <w:rsids>
    <w:rsidRoot w:val="006C5683"/>
    <w:rsid w:val="00000AD9"/>
    <w:rsid w:val="000041AD"/>
    <w:rsid w:val="000043C0"/>
    <w:rsid w:val="000050CA"/>
    <w:rsid w:val="000051C6"/>
    <w:rsid w:val="00005215"/>
    <w:rsid w:val="00005A10"/>
    <w:rsid w:val="00005D3D"/>
    <w:rsid w:val="00006F7B"/>
    <w:rsid w:val="00007355"/>
    <w:rsid w:val="00007951"/>
    <w:rsid w:val="00007DB0"/>
    <w:rsid w:val="00010063"/>
    <w:rsid w:val="00010102"/>
    <w:rsid w:val="00011EA6"/>
    <w:rsid w:val="00012B21"/>
    <w:rsid w:val="00012CCE"/>
    <w:rsid w:val="0001300F"/>
    <w:rsid w:val="00013262"/>
    <w:rsid w:val="0001480D"/>
    <w:rsid w:val="00014A5C"/>
    <w:rsid w:val="00015388"/>
    <w:rsid w:val="00015BDD"/>
    <w:rsid w:val="00015C88"/>
    <w:rsid w:val="000162DC"/>
    <w:rsid w:val="000169F2"/>
    <w:rsid w:val="00016D97"/>
    <w:rsid w:val="0001716B"/>
    <w:rsid w:val="00017F81"/>
    <w:rsid w:val="00020691"/>
    <w:rsid w:val="000211EA"/>
    <w:rsid w:val="00021953"/>
    <w:rsid w:val="000234B2"/>
    <w:rsid w:val="00025AE4"/>
    <w:rsid w:val="0002684B"/>
    <w:rsid w:val="000269F0"/>
    <w:rsid w:val="00027645"/>
    <w:rsid w:val="00027DAC"/>
    <w:rsid w:val="000300AE"/>
    <w:rsid w:val="000300EE"/>
    <w:rsid w:val="000302B6"/>
    <w:rsid w:val="0003106D"/>
    <w:rsid w:val="00031700"/>
    <w:rsid w:val="00031F6E"/>
    <w:rsid w:val="0003277F"/>
    <w:rsid w:val="00032948"/>
    <w:rsid w:val="00032ACA"/>
    <w:rsid w:val="00032B0A"/>
    <w:rsid w:val="0003315D"/>
    <w:rsid w:val="00033DE7"/>
    <w:rsid w:val="0003541F"/>
    <w:rsid w:val="00035817"/>
    <w:rsid w:val="00035CD1"/>
    <w:rsid w:val="00036A2B"/>
    <w:rsid w:val="000377D2"/>
    <w:rsid w:val="00040D3C"/>
    <w:rsid w:val="00040E5A"/>
    <w:rsid w:val="000417D2"/>
    <w:rsid w:val="00042897"/>
    <w:rsid w:val="00042C84"/>
    <w:rsid w:val="00043739"/>
    <w:rsid w:val="00043A89"/>
    <w:rsid w:val="00045739"/>
    <w:rsid w:val="00046D30"/>
    <w:rsid w:val="000510B6"/>
    <w:rsid w:val="00051133"/>
    <w:rsid w:val="00051EB5"/>
    <w:rsid w:val="00051F3F"/>
    <w:rsid w:val="000521D8"/>
    <w:rsid w:val="00052BC1"/>
    <w:rsid w:val="00053A89"/>
    <w:rsid w:val="00054D1F"/>
    <w:rsid w:val="0005582B"/>
    <w:rsid w:val="00056247"/>
    <w:rsid w:val="00056292"/>
    <w:rsid w:val="00056C11"/>
    <w:rsid w:val="00057302"/>
    <w:rsid w:val="00057332"/>
    <w:rsid w:val="0005785A"/>
    <w:rsid w:val="00057D00"/>
    <w:rsid w:val="00057DC0"/>
    <w:rsid w:val="00060B1F"/>
    <w:rsid w:val="0006267A"/>
    <w:rsid w:val="00062D0D"/>
    <w:rsid w:val="0006335B"/>
    <w:rsid w:val="00063C25"/>
    <w:rsid w:val="00064231"/>
    <w:rsid w:val="000647AF"/>
    <w:rsid w:val="00064892"/>
    <w:rsid w:val="00064C7A"/>
    <w:rsid w:val="00066026"/>
    <w:rsid w:val="000661FF"/>
    <w:rsid w:val="00066537"/>
    <w:rsid w:val="0006660A"/>
    <w:rsid w:val="0006670C"/>
    <w:rsid w:val="00067960"/>
    <w:rsid w:val="0007003A"/>
    <w:rsid w:val="00070210"/>
    <w:rsid w:val="000707BF"/>
    <w:rsid w:val="000722CF"/>
    <w:rsid w:val="0007277D"/>
    <w:rsid w:val="00072C34"/>
    <w:rsid w:val="000734CD"/>
    <w:rsid w:val="00074403"/>
    <w:rsid w:val="00074CF0"/>
    <w:rsid w:val="000750DC"/>
    <w:rsid w:val="00075735"/>
    <w:rsid w:val="0007583C"/>
    <w:rsid w:val="00076057"/>
    <w:rsid w:val="000770EC"/>
    <w:rsid w:val="00081E95"/>
    <w:rsid w:val="00082667"/>
    <w:rsid w:val="00082AD2"/>
    <w:rsid w:val="00083DC6"/>
    <w:rsid w:val="000840D4"/>
    <w:rsid w:val="00084857"/>
    <w:rsid w:val="00084F26"/>
    <w:rsid w:val="0008503C"/>
    <w:rsid w:val="000850AF"/>
    <w:rsid w:val="0008517A"/>
    <w:rsid w:val="000852EB"/>
    <w:rsid w:val="00086539"/>
    <w:rsid w:val="000869D8"/>
    <w:rsid w:val="00086CA6"/>
    <w:rsid w:val="00090213"/>
    <w:rsid w:val="000903AC"/>
    <w:rsid w:val="000904F3"/>
    <w:rsid w:val="00092FC7"/>
    <w:rsid w:val="00093133"/>
    <w:rsid w:val="0009395E"/>
    <w:rsid w:val="00094603"/>
    <w:rsid w:val="000954D5"/>
    <w:rsid w:val="00095723"/>
    <w:rsid w:val="0009618D"/>
    <w:rsid w:val="0009709B"/>
    <w:rsid w:val="000975E3"/>
    <w:rsid w:val="00097B87"/>
    <w:rsid w:val="00097DDA"/>
    <w:rsid w:val="000A1DD1"/>
    <w:rsid w:val="000A21A5"/>
    <w:rsid w:val="000A2A76"/>
    <w:rsid w:val="000A3908"/>
    <w:rsid w:val="000A4C29"/>
    <w:rsid w:val="000A5EA4"/>
    <w:rsid w:val="000A69DB"/>
    <w:rsid w:val="000A6E2B"/>
    <w:rsid w:val="000A79D3"/>
    <w:rsid w:val="000A7F0F"/>
    <w:rsid w:val="000B05E2"/>
    <w:rsid w:val="000B0C99"/>
    <w:rsid w:val="000B0F8B"/>
    <w:rsid w:val="000B2213"/>
    <w:rsid w:val="000B2568"/>
    <w:rsid w:val="000B41BB"/>
    <w:rsid w:val="000B5357"/>
    <w:rsid w:val="000B5853"/>
    <w:rsid w:val="000B5918"/>
    <w:rsid w:val="000B597F"/>
    <w:rsid w:val="000B634D"/>
    <w:rsid w:val="000B7465"/>
    <w:rsid w:val="000B7E42"/>
    <w:rsid w:val="000C14CB"/>
    <w:rsid w:val="000C18BC"/>
    <w:rsid w:val="000C1EE4"/>
    <w:rsid w:val="000C1FF9"/>
    <w:rsid w:val="000C21C4"/>
    <w:rsid w:val="000C4151"/>
    <w:rsid w:val="000C4425"/>
    <w:rsid w:val="000C4B12"/>
    <w:rsid w:val="000C4FCB"/>
    <w:rsid w:val="000C5EA0"/>
    <w:rsid w:val="000C5FA7"/>
    <w:rsid w:val="000C65E4"/>
    <w:rsid w:val="000C7E71"/>
    <w:rsid w:val="000D16AA"/>
    <w:rsid w:val="000D1A7D"/>
    <w:rsid w:val="000D2309"/>
    <w:rsid w:val="000D2CCA"/>
    <w:rsid w:val="000D366B"/>
    <w:rsid w:val="000D38F9"/>
    <w:rsid w:val="000D4664"/>
    <w:rsid w:val="000D5D6B"/>
    <w:rsid w:val="000D62C8"/>
    <w:rsid w:val="000D7A20"/>
    <w:rsid w:val="000E0BFC"/>
    <w:rsid w:val="000E161C"/>
    <w:rsid w:val="000E266E"/>
    <w:rsid w:val="000E2B61"/>
    <w:rsid w:val="000E470B"/>
    <w:rsid w:val="000E4A66"/>
    <w:rsid w:val="000E4DE8"/>
    <w:rsid w:val="000E50F5"/>
    <w:rsid w:val="000E5906"/>
    <w:rsid w:val="000E5E99"/>
    <w:rsid w:val="000E73D9"/>
    <w:rsid w:val="000F0C3B"/>
    <w:rsid w:val="000F0E9F"/>
    <w:rsid w:val="000F151A"/>
    <w:rsid w:val="000F1540"/>
    <w:rsid w:val="000F2065"/>
    <w:rsid w:val="000F256D"/>
    <w:rsid w:val="000F2A88"/>
    <w:rsid w:val="000F2C23"/>
    <w:rsid w:val="000F2D1B"/>
    <w:rsid w:val="000F3658"/>
    <w:rsid w:val="000F3697"/>
    <w:rsid w:val="000F3B37"/>
    <w:rsid w:val="000F3F12"/>
    <w:rsid w:val="000F4478"/>
    <w:rsid w:val="000F565B"/>
    <w:rsid w:val="000F5C6C"/>
    <w:rsid w:val="000F5F3F"/>
    <w:rsid w:val="00100570"/>
    <w:rsid w:val="0010184B"/>
    <w:rsid w:val="00101CE5"/>
    <w:rsid w:val="00101DD0"/>
    <w:rsid w:val="00102555"/>
    <w:rsid w:val="001029C0"/>
    <w:rsid w:val="00102B4B"/>
    <w:rsid w:val="00103AB9"/>
    <w:rsid w:val="00103E80"/>
    <w:rsid w:val="00104CC6"/>
    <w:rsid w:val="001061A4"/>
    <w:rsid w:val="00107187"/>
    <w:rsid w:val="00107272"/>
    <w:rsid w:val="00107D54"/>
    <w:rsid w:val="00110B62"/>
    <w:rsid w:val="001110F0"/>
    <w:rsid w:val="00111581"/>
    <w:rsid w:val="00111CEB"/>
    <w:rsid w:val="00111F8F"/>
    <w:rsid w:val="0011235F"/>
    <w:rsid w:val="0011245C"/>
    <w:rsid w:val="00114BCB"/>
    <w:rsid w:val="0011500F"/>
    <w:rsid w:val="00115A55"/>
    <w:rsid w:val="0011665D"/>
    <w:rsid w:val="00116AAC"/>
    <w:rsid w:val="0011754F"/>
    <w:rsid w:val="00117D55"/>
    <w:rsid w:val="001204B2"/>
    <w:rsid w:val="001212EF"/>
    <w:rsid w:val="001217DC"/>
    <w:rsid w:val="00121F81"/>
    <w:rsid w:val="0012203F"/>
    <w:rsid w:val="00123CC6"/>
    <w:rsid w:val="00125689"/>
    <w:rsid w:val="00125C8A"/>
    <w:rsid w:val="001261FC"/>
    <w:rsid w:val="00126CD7"/>
    <w:rsid w:val="001306FE"/>
    <w:rsid w:val="00130827"/>
    <w:rsid w:val="001308A2"/>
    <w:rsid w:val="00131140"/>
    <w:rsid w:val="001312D1"/>
    <w:rsid w:val="00132FD3"/>
    <w:rsid w:val="00133A61"/>
    <w:rsid w:val="001341E8"/>
    <w:rsid w:val="001362BD"/>
    <w:rsid w:val="0013673A"/>
    <w:rsid w:val="00137F86"/>
    <w:rsid w:val="001410EB"/>
    <w:rsid w:val="00141B41"/>
    <w:rsid w:val="0014335A"/>
    <w:rsid w:val="00143554"/>
    <w:rsid w:val="00143653"/>
    <w:rsid w:val="00143934"/>
    <w:rsid w:val="00143B3A"/>
    <w:rsid w:val="00143E43"/>
    <w:rsid w:val="00143FFC"/>
    <w:rsid w:val="001453B3"/>
    <w:rsid w:val="00146ABB"/>
    <w:rsid w:val="00147338"/>
    <w:rsid w:val="00147A48"/>
    <w:rsid w:val="00150143"/>
    <w:rsid w:val="0015073C"/>
    <w:rsid w:val="001509AB"/>
    <w:rsid w:val="001529F9"/>
    <w:rsid w:val="00152E91"/>
    <w:rsid w:val="00153C18"/>
    <w:rsid w:val="0015460B"/>
    <w:rsid w:val="001566E7"/>
    <w:rsid w:val="00156CA9"/>
    <w:rsid w:val="00157465"/>
    <w:rsid w:val="0015771E"/>
    <w:rsid w:val="00157E23"/>
    <w:rsid w:val="00157FC3"/>
    <w:rsid w:val="00160ACE"/>
    <w:rsid w:val="00161C4F"/>
    <w:rsid w:val="00161C84"/>
    <w:rsid w:val="00161F2A"/>
    <w:rsid w:val="00161FDF"/>
    <w:rsid w:val="001626BD"/>
    <w:rsid w:val="00162C33"/>
    <w:rsid w:val="0016340E"/>
    <w:rsid w:val="001645C4"/>
    <w:rsid w:val="00164C26"/>
    <w:rsid w:val="00164E23"/>
    <w:rsid w:val="0016595F"/>
    <w:rsid w:val="00166A2C"/>
    <w:rsid w:val="00166BF2"/>
    <w:rsid w:val="00166CC3"/>
    <w:rsid w:val="00166F71"/>
    <w:rsid w:val="00167DF2"/>
    <w:rsid w:val="001709DE"/>
    <w:rsid w:val="00170A9E"/>
    <w:rsid w:val="0017121A"/>
    <w:rsid w:val="00171401"/>
    <w:rsid w:val="00171777"/>
    <w:rsid w:val="001719FB"/>
    <w:rsid w:val="00172664"/>
    <w:rsid w:val="0017270B"/>
    <w:rsid w:val="00172B65"/>
    <w:rsid w:val="00172EF5"/>
    <w:rsid w:val="001732E1"/>
    <w:rsid w:val="00175189"/>
    <w:rsid w:val="00175D12"/>
    <w:rsid w:val="0017613E"/>
    <w:rsid w:val="00177167"/>
    <w:rsid w:val="00177F97"/>
    <w:rsid w:val="0018099E"/>
    <w:rsid w:val="00181A71"/>
    <w:rsid w:val="0018261B"/>
    <w:rsid w:val="0018274C"/>
    <w:rsid w:val="001834A7"/>
    <w:rsid w:val="0018373B"/>
    <w:rsid w:val="00183B40"/>
    <w:rsid w:val="00183C79"/>
    <w:rsid w:val="00183C8B"/>
    <w:rsid w:val="00183E75"/>
    <w:rsid w:val="001845CF"/>
    <w:rsid w:val="00185A98"/>
    <w:rsid w:val="001865BB"/>
    <w:rsid w:val="00187518"/>
    <w:rsid w:val="00187743"/>
    <w:rsid w:val="00187CEC"/>
    <w:rsid w:val="0019046F"/>
    <w:rsid w:val="0019096C"/>
    <w:rsid w:val="00191EA7"/>
    <w:rsid w:val="00192164"/>
    <w:rsid w:val="001928BD"/>
    <w:rsid w:val="00193EB7"/>
    <w:rsid w:val="00193F48"/>
    <w:rsid w:val="001944F0"/>
    <w:rsid w:val="00194ACA"/>
    <w:rsid w:val="00194C98"/>
    <w:rsid w:val="00194FB7"/>
    <w:rsid w:val="00196357"/>
    <w:rsid w:val="00196B4E"/>
    <w:rsid w:val="001975A1"/>
    <w:rsid w:val="001A027A"/>
    <w:rsid w:val="001A08E4"/>
    <w:rsid w:val="001A0D2C"/>
    <w:rsid w:val="001A11D8"/>
    <w:rsid w:val="001A12B5"/>
    <w:rsid w:val="001A174B"/>
    <w:rsid w:val="001A1C72"/>
    <w:rsid w:val="001A2976"/>
    <w:rsid w:val="001A3980"/>
    <w:rsid w:val="001A3B1B"/>
    <w:rsid w:val="001A3D2F"/>
    <w:rsid w:val="001A422B"/>
    <w:rsid w:val="001A440A"/>
    <w:rsid w:val="001A47C6"/>
    <w:rsid w:val="001A4A55"/>
    <w:rsid w:val="001A5C6F"/>
    <w:rsid w:val="001A6A4F"/>
    <w:rsid w:val="001A76B7"/>
    <w:rsid w:val="001B015C"/>
    <w:rsid w:val="001B1339"/>
    <w:rsid w:val="001B1B58"/>
    <w:rsid w:val="001B1D3B"/>
    <w:rsid w:val="001B1F55"/>
    <w:rsid w:val="001B2049"/>
    <w:rsid w:val="001B2934"/>
    <w:rsid w:val="001B4A37"/>
    <w:rsid w:val="001B4BB2"/>
    <w:rsid w:val="001B6FAD"/>
    <w:rsid w:val="001C04B2"/>
    <w:rsid w:val="001C13DE"/>
    <w:rsid w:val="001C1FDE"/>
    <w:rsid w:val="001C2063"/>
    <w:rsid w:val="001C21E1"/>
    <w:rsid w:val="001C3426"/>
    <w:rsid w:val="001C4768"/>
    <w:rsid w:val="001C5839"/>
    <w:rsid w:val="001C583F"/>
    <w:rsid w:val="001C6431"/>
    <w:rsid w:val="001C6AF6"/>
    <w:rsid w:val="001C7129"/>
    <w:rsid w:val="001C77E1"/>
    <w:rsid w:val="001C7ADA"/>
    <w:rsid w:val="001D0FD3"/>
    <w:rsid w:val="001D121D"/>
    <w:rsid w:val="001D1C29"/>
    <w:rsid w:val="001D1E1B"/>
    <w:rsid w:val="001D3543"/>
    <w:rsid w:val="001D35FD"/>
    <w:rsid w:val="001D3B85"/>
    <w:rsid w:val="001D3DF1"/>
    <w:rsid w:val="001D4151"/>
    <w:rsid w:val="001D4BB9"/>
    <w:rsid w:val="001D501B"/>
    <w:rsid w:val="001D58E5"/>
    <w:rsid w:val="001D5EAE"/>
    <w:rsid w:val="001E07AA"/>
    <w:rsid w:val="001E0FAB"/>
    <w:rsid w:val="001E1880"/>
    <w:rsid w:val="001E2502"/>
    <w:rsid w:val="001E292F"/>
    <w:rsid w:val="001E351C"/>
    <w:rsid w:val="001E38F8"/>
    <w:rsid w:val="001E474D"/>
    <w:rsid w:val="001E506D"/>
    <w:rsid w:val="001E5194"/>
    <w:rsid w:val="001E5A81"/>
    <w:rsid w:val="001E62FB"/>
    <w:rsid w:val="001E6A0B"/>
    <w:rsid w:val="001E6B23"/>
    <w:rsid w:val="001E77DA"/>
    <w:rsid w:val="001E7A2F"/>
    <w:rsid w:val="001E7AB0"/>
    <w:rsid w:val="001E7DD0"/>
    <w:rsid w:val="001F0349"/>
    <w:rsid w:val="001F077B"/>
    <w:rsid w:val="001F0B74"/>
    <w:rsid w:val="001F2648"/>
    <w:rsid w:val="001F35BF"/>
    <w:rsid w:val="001F41B9"/>
    <w:rsid w:val="001F4BE8"/>
    <w:rsid w:val="001F4EB8"/>
    <w:rsid w:val="001F560A"/>
    <w:rsid w:val="001F5FF7"/>
    <w:rsid w:val="001F6318"/>
    <w:rsid w:val="001F65B1"/>
    <w:rsid w:val="001F6B83"/>
    <w:rsid w:val="001F6F6A"/>
    <w:rsid w:val="001F7595"/>
    <w:rsid w:val="001F7C3B"/>
    <w:rsid w:val="001F7FE7"/>
    <w:rsid w:val="002000B8"/>
    <w:rsid w:val="00200B4C"/>
    <w:rsid w:val="00201D62"/>
    <w:rsid w:val="00203267"/>
    <w:rsid w:val="00203897"/>
    <w:rsid w:val="0020391D"/>
    <w:rsid w:val="00205AE4"/>
    <w:rsid w:val="00205CDC"/>
    <w:rsid w:val="00205F9C"/>
    <w:rsid w:val="002060F7"/>
    <w:rsid w:val="00207BC6"/>
    <w:rsid w:val="00210771"/>
    <w:rsid w:val="00210C22"/>
    <w:rsid w:val="00211885"/>
    <w:rsid w:val="00212ADF"/>
    <w:rsid w:val="00212B9E"/>
    <w:rsid w:val="002134CF"/>
    <w:rsid w:val="00213A60"/>
    <w:rsid w:val="0021429B"/>
    <w:rsid w:val="00215699"/>
    <w:rsid w:val="002159DE"/>
    <w:rsid w:val="00215B1C"/>
    <w:rsid w:val="00215E99"/>
    <w:rsid w:val="002162E6"/>
    <w:rsid w:val="0021667D"/>
    <w:rsid w:val="002166A1"/>
    <w:rsid w:val="002166A6"/>
    <w:rsid w:val="00216BB6"/>
    <w:rsid w:val="002170F0"/>
    <w:rsid w:val="00217BA3"/>
    <w:rsid w:val="0022048B"/>
    <w:rsid w:val="002207F8"/>
    <w:rsid w:val="0022175C"/>
    <w:rsid w:val="00222261"/>
    <w:rsid w:val="00222773"/>
    <w:rsid w:val="00223AB6"/>
    <w:rsid w:val="00223AC8"/>
    <w:rsid w:val="00223C96"/>
    <w:rsid w:val="00224852"/>
    <w:rsid w:val="00225935"/>
    <w:rsid w:val="0022634D"/>
    <w:rsid w:val="00226437"/>
    <w:rsid w:val="0022711A"/>
    <w:rsid w:val="00227512"/>
    <w:rsid w:val="0022766E"/>
    <w:rsid w:val="002278D5"/>
    <w:rsid w:val="00227C13"/>
    <w:rsid w:val="00227D49"/>
    <w:rsid w:val="00227FC7"/>
    <w:rsid w:val="00230C3C"/>
    <w:rsid w:val="00230F66"/>
    <w:rsid w:val="00233A54"/>
    <w:rsid w:val="00234440"/>
    <w:rsid w:val="002347C9"/>
    <w:rsid w:val="00235A73"/>
    <w:rsid w:val="00236E72"/>
    <w:rsid w:val="002411BD"/>
    <w:rsid w:val="00242209"/>
    <w:rsid w:val="00244711"/>
    <w:rsid w:val="00244AE4"/>
    <w:rsid w:val="00245EBE"/>
    <w:rsid w:val="00246305"/>
    <w:rsid w:val="00246C63"/>
    <w:rsid w:val="002472C1"/>
    <w:rsid w:val="00247343"/>
    <w:rsid w:val="002473F4"/>
    <w:rsid w:val="00250600"/>
    <w:rsid w:val="002506E1"/>
    <w:rsid w:val="00250F42"/>
    <w:rsid w:val="00252934"/>
    <w:rsid w:val="00252EBA"/>
    <w:rsid w:val="0025361A"/>
    <w:rsid w:val="002545EF"/>
    <w:rsid w:val="00254B44"/>
    <w:rsid w:val="00254E99"/>
    <w:rsid w:val="00255B9B"/>
    <w:rsid w:val="00256596"/>
    <w:rsid w:val="0025705E"/>
    <w:rsid w:val="0026027A"/>
    <w:rsid w:val="00260533"/>
    <w:rsid w:val="002605CE"/>
    <w:rsid w:val="00261367"/>
    <w:rsid w:val="00261A54"/>
    <w:rsid w:val="00261C21"/>
    <w:rsid w:val="00261D37"/>
    <w:rsid w:val="00262D6B"/>
    <w:rsid w:val="00262ED0"/>
    <w:rsid w:val="00263607"/>
    <w:rsid w:val="002638EE"/>
    <w:rsid w:val="00263F9C"/>
    <w:rsid w:val="00264965"/>
    <w:rsid w:val="00264EB5"/>
    <w:rsid w:val="002656E1"/>
    <w:rsid w:val="00265CFF"/>
    <w:rsid w:val="002662AC"/>
    <w:rsid w:val="00267D21"/>
    <w:rsid w:val="00267F98"/>
    <w:rsid w:val="002707F2"/>
    <w:rsid w:val="00270B4E"/>
    <w:rsid w:val="00271500"/>
    <w:rsid w:val="00272E57"/>
    <w:rsid w:val="002734A9"/>
    <w:rsid w:val="00274663"/>
    <w:rsid w:val="00275641"/>
    <w:rsid w:val="0027569A"/>
    <w:rsid w:val="002767D9"/>
    <w:rsid w:val="0027757E"/>
    <w:rsid w:val="00280184"/>
    <w:rsid w:val="00280F4B"/>
    <w:rsid w:val="00281152"/>
    <w:rsid w:val="002821E9"/>
    <w:rsid w:val="002827D2"/>
    <w:rsid w:val="00282D7B"/>
    <w:rsid w:val="00283488"/>
    <w:rsid w:val="002835B7"/>
    <w:rsid w:val="0028361E"/>
    <w:rsid w:val="00284B7C"/>
    <w:rsid w:val="00284C1F"/>
    <w:rsid w:val="002851AF"/>
    <w:rsid w:val="00286129"/>
    <w:rsid w:val="0028787B"/>
    <w:rsid w:val="00287E1B"/>
    <w:rsid w:val="00290263"/>
    <w:rsid w:val="002908A7"/>
    <w:rsid w:val="00291768"/>
    <w:rsid w:val="00291796"/>
    <w:rsid w:val="00292C52"/>
    <w:rsid w:val="00292F66"/>
    <w:rsid w:val="0029315D"/>
    <w:rsid w:val="00293A33"/>
    <w:rsid w:val="00293CFB"/>
    <w:rsid w:val="00293EB5"/>
    <w:rsid w:val="0029449E"/>
    <w:rsid w:val="0029488D"/>
    <w:rsid w:val="00294E82"/>
    <w:rsid w:val="002951FD"/>
    <w:rsid w:val="0029530C"/>
    <w:rsid w:val="002955E3"/>
    <w:rsid w:val="00296020"/>
    <w:rsid w:val="0029693F"/>
    <w:rsid w:val="002969C6"/>
    <w:rsid w:val="00296F46"/>
    <w:rsid w:val="00296F8A"/>
    <w:rsid w:val="00297AD1"/>
    <w:rsid w:val="00297CCD"/>
    <w:rsid w:val="002A11CE"/>
    <w:rsid w:val="002A13E2"/>
    <w:rsid w:val="002A180F"/>
    <w:rsid w:val="002A199B"/>
    <w:rsid w:val="002A1B36"/>
    <w:rsid w:val="002A211A"/>
    <w:rsid w:val="002A2BC2"/>
    <w:rsid w:val="002A37E6"/>
    <w:rsid w:val="002A409A"/>
    <w:rsid w:val="002A4BFA"/>
    <w:rsid w:val="002A4D7B"/>
    <w:rsid w:val="002A4DFC"/>
    <w:rsid w:val="002A7EEA"/>
    <w:rsid w:val="002B0660"/>
    <w:rsid w:val="002B18D6"/>
    <w:rsid w:val="002B1B98"/>
    <w:rsid w:val="002B22D4"/>
    <w:rsid w:val="002B3259"/>
    <w:rsid w:val="002B3984"/>
    <w:rsid w:val="002B4595"/>
    <w:rsid w:val="002B45EE"/>
    <w:rsid w:val="002B4BF3"/>
    <w:rsid w:val="002B55C8"/>
    <w:rsid w:val="002B5E4B"/>
    <w:rsid w:val="002B660D"/>
    <w:rsid w:val="002B6C0C"/>
    <w:rsid w:val="002B723D"/>
    <w:rsid w:val="002B7969"/>
    <w:rsid w:val="002B7C07"/>
    <w:rsid w:val="002B7D1C"/>
    <w:rsid w:val="002C0031"/>
    <w:rsid w:val="002C0485"/>
    <w:rsid w:val="002C0762"/>
    <w:rsid w:val="002C0C86"/>
    <w:rsid w:val="002C1397"/>
    <w:rsid w:val="002C257A"/>
    <w:rsid w:val="002C2BEC"/>
    <w:rsid w:val="002C30C0"/>
    <w:rsid w:val="002C4F4B"/>
    <w:rsid w:val="002C5836"/>
    <w:rsid w:val="002C6EC0"/>
    <w:rsid w:val="002C7A58"/>
    <w:rsid w:val="002D0356"/>
    <w:rsid w:val="002D07C0"/>
    <w:rsid w:val="002D08AE"/>
    <w:rsid w:val="002D0F98"/>
    <w:rsid w:val="002D18D7"/>
    <w:rsid w:val="002D1DFB"/>
    <w:rsid w:val="002D2F66"/>
    <w:rsid w:val="002D3196"/>
    <w:rsid w:val="002D45BF"/>
    <w:rsid w:val="002D4A85"/>
    <w:rsid w:val="002D4B65"/>
    <w:rsid w:val="002D5AFC"/>
    <w:rsid w:val="002D6162"/>
    <w:rsid w:val="002D64DF"/>
    <w:rsid w:val="002D71EF"/>
    <w:rsid w:val="002D7F4C"/>
    <w:rsid w:val="002E00F3"/>
    <w:rsid w:val="002E242E"/>
    <w:rsid w:val="002E255F"/>
    <w:rsid w:val="002E2CED"/>
    <w:rsid w:val="002E2FEC"/>
    <w:rsid w:val="002E38DB"/>
    <w:rsid w:val="002E4AB1"/>
    <w:rsid w:val="002E4F8A"/>
    <w:rsid w:val="002E505D"/>
    <w:rsid w:val="002E73B8"/>
    <w:rsid w:val="002F0823"/>
    <w:rsid w:val="002F113B"/>
    <w:rsid w:val="002F2471"/>
    <w:rsid w:val="002F2B7A"/>
    <w:rsid w:val="002F3105"/>
    <w:rsid w:val="002F4864"/>
    <w:rsid w:val="002F5E6C"/>
    <w:rsid w:val="002F6DD7"/>
    <w:rsid w:val="002F72FF"/>
    <w:rsid w:val="002F75CC"/>
    <w:rsid w:val="002F7987"/>
    <w:rsid w:val="002F79D4"/>
    <w:rsid w:val="003005C9"/>
    <w:rsid w:val="00300BF3"/>
    <w:rsid w:val="0030143F"/>
    <w:rsid w:val="00301894"/>
    <w:rsid w:val="00301BCD"/>
    <w:rsid w:val="003024C7"/>
    <w:rsid w:val="00302CD4"/>
    <w:rsid w:val="00303636"/>
    <w:rsid w:val="00303ACF"/>
    <w:rsid w:val="00303C6B"/>
    <w:rsid w:val="0030463E"/>
    <w:rsid w:val="003047AB"/>
    <w:rsid w:val="00304ED6"/>
    <w:rsid w:val="0030661C"/>
    <w:rsid w:val="00306D5D"/>
    <w:rsid w:val="00306FF4"/>
    <w:rsid w:val="003074C6"/>
    <w:rsid w:val="0030757F"/>
    <w:rsid w:val="00307A08"/>
    <w:rsid w:val="0031060A"/>
    <w:rsid w:val="00310B78"/>
    <w:rsid w:val="00310EE1"/>
    <w:rsid w:val="003110CD"/>
    <w:rsid w:val="003122B0"/>
    <w:rsid w:val="00312390"/>
    <w:rsid w:val="003138EB"/>
    <w:rsid w:val="0031450D"/>
    <w:rsid w:val="00315880"/>
    <w:rsid w:val="00315A06"/>
    <w:rsid w:val="0031678B"/>
    <w:rsid w:val="0031683C"/>
    <w:rsid w:val="00317146"/>
    <w:rsid w:val="003176EA"/>
    <w:rsid w:val="00317D36"/>
    <w:rsid w:val="00321473"/>
    <w:rsid w:val="003225FB"/>
    <w:rsid w:val="00323A7C"/>
    <w:rsid w:val="00323BE9"/>
    <w:rsid w:val="00323C32"/>
    <w:rsid w:val="00323CC7"/>
    <w:rsid w:val="003241C6"/>
    <w:rsid w:val="003242A8"/>
    <w:rsid w:val="00324827"/>
    <w:rsid w:val="00324A1D"/>
    <w:rsid w:val="00324C55"/>
    <w:rsid w:val="003250B4"/>
    <w:rsid w:val="00325607"/>
    <w:rsid w:val="00325742"/>
    <w:rsid w:val="0032631C"/>
    <w:rsid w:val="00327AB3"/>
    <w:rsid w:val="00327F9E"/>
    <w:rsid w:val="00330527"/>
    <w:rsid w:val="0033071E"/>
    <w:rsid w:val="003318A6"/>
    <w:rsid w:val="003321A8"/>
    <w:rsid w:val="00332EB1"/>
    <w:rsid w:val="003331BB"/>
    <w:rsid w:val="00333E63"/>
    <w:rsid w:val="00334044"/>
    <w:rsid w:val="0033497C"/>
    <w:rsid w:val="00334C1F"/>
    <w:rsid w:val="00334FA0"/>
    <w:rsid w:val="00335188"/>
    <w:rsid w:val="00335234"/>
    <w:rsid w:val="003373B8"/>
    <w:rsid w:val="00340402"/>
    <w:rsid w:val="003413F4"/>
    <w:rsid w:val="00342DC1"/>
    <w:rsid w:val="00342EF7"/>
    <w:rsid w:val="003432B6"/>
    <w:rsid w:val="00343F41"/>
    <w:rsid w:val="0034427F"/>
    <w:rsid w:val="00344BF3"/>
    <w:rsid w:val="00345CC1"/>
    <w:rsid w:val="00345EA7"/>
    <w:rsid w:val="0034629D"/>
    <w:rsid w:val="0034652C"/>
    <w:rsid w:val="00346606"/>
    <w:rsid w:val="0034680C"/>
    <w:rsid w:val="00346B62"/>
    <w:rsid w:val="00346E40"/>
    <w:rsid w:val="00346E73"/>
    <w:rsid w:val="00350219"/>
    <w:rsid w:val="00350368"/>
    <w:rsid w:val="0035067B"/>
    <w:rsid w:val="00350B6E"/>
    <w:rsid w:val="00351A4A"/>
    <w:rsid w:val="00351D95"/>
    <w:rsid w:val="00351E32"/>
    <w:rsid w:val="00351FB4"/>
    <w:rsid w:val="00352E52"/>
    <w:rsid w:val="00353860"/>
    <w:rsid w:val="00353C7B"/>
    <w:rsid w:val="00354CD9"/>
    <w:rsid w:val="003556C1"/>
    <w:rsid w:val="00355EEE"/>
    <w:rsid w:val="00356B23"/>
    <w:rsid w:val="003603E5"/>
    <w:rsid w:val="00360494"/>
    <w:rsid w:val="00360C00"/>
    <w:rsid w:val="00360E7E"/>
    <w:rsid w:val="00361935"/>
    <w:rsid w:val="0036239D"/>
    <w:rsid w:val="003626AE"/>
    <w:rsid w:val="003632AA"/>
    <w:rsid w:val="0036508D"/>
    <w:rsid w:val="003651C8"/>
    <w:rsid w:val="0036548D"/>
    <w:rsid w:val="00366321"/>
    <w:rsid w:val="003669F1"/>
    <w:rsid w:val="00366F10"/>
    <w:rsid w:val="003700A3"/>
    <w:rsid w:val="003706AA"/>
    <w:rsid w:val="00370B40"/>
    <w:rsid w:val="00371C15"/>
    <w:rsid w:val="003720AD"/>
    <w:rsid w:val="00372CDF"/>
    <w:rsid w:val="0037330D"/>
    <w:rsid w:val="00373411"/>
    <w:rsid w:val="00373D40"/>
    <w:rsid w:val="00373F52"/>
    <w:rsid w:val="003741F6"/>
    <w:rsid w:val="00374A29"/>
    <w:rsid w:val="00374DD6"/>
    <w:rsid w:val="00374FA4"/>
    <w:rsid w:val="003756C6"/>
    <w:rsid w:val="00375EF9"/>
    <w:rsid w:val="00375EFF"/>
    <w:rsid w:val="00376E35"/>
    <w:rsid w:val="003773E4"/>
    <w:rsid w:val="00377F6C"/>
    <w:rsid w:val="00380094"/>
    <w:rsid w:val="00380256"/>
    <w:rsid w:val="0038165D"/>
    <w:rsid w:val="003817CA"/>
    <w:rsid w:val="00381812"/>
    <w:rsid w:val="00382BE9"/>
    <w:rsid w:val="00382D6B"/>
    <w:rsid w:val="00383071"/>
    <w:rsid w:val="00383BBC"/>
    <w:rsid w:val="0038418D"/>
    <w:rsid w:val="003849DF"/>
    <w:rsid w:val="00384F0A"/>
    <w:rsid w:val="00385444"/>
    <w:rsid w:val="00385717"/>
    <w:rsid w:val="00385F39"/>
    <w:rsid w:val="00386070"/>
    <w:rsid w:val="003863FD"/>
    <w:rsid w:val="003900A5"/>
    <w:rsid w:val="00390941"/>
    <w:rsid w:val="00390C0A"/>
    <w:rsid w:val="003917AD"/>
    <w:rsid w:val="00391FAB"/>
    <w:rsid w:val="00392539"/>
    <w:rsid w:val="00392677"/>
    <w:rsid w:val="00393431"/>
    <w:rsid w:val="00393633"/>
    <w:rsid w:val="003939C4"/>
    <w:rsid w:val="00393B41"/>
    <w:rsid w:val="003945E2"/>
    <w:rsid w:val="00394981"/>
    <w:rsid w:val="003953A8"/>
    <w:rsid w:val="003958E6"/>
    <w:rsid w:val="00395D76"/>
    <w:rsid w:val="00396F7B"/>
    <w:rsid w:val="00396FA3"/>
    <w:rsid w:val="00397077"/>
    <w:rsid w:val="0039788E"/>
    <w:rsid w:val="00397BCF"/>
    <w:rsid w:val="00397F0D"/>
    <w:rsid w:val="003A0DC3"/>
    <w:rsid w:val="003A1CF5"/>
    <w:rsid w:val="003A2812"/>
    <w:rsid w:val="003A2D0C"/>
    <w:rsid w:val="003A3304"/>
    <w:rsid w:val="003A3551"/>
    <w:rsid w:val="003A38F0"/>
    <w:rsid w:val="003A443D"/>
    <w:rsid w:val="003A4708"/>
    <w:rsid w:val="003A4BAB"/>
    <w:rsid w:val="003A6A5A"/>
    <w:rsid w:val="003A72E9"/>
    <w:rsid w:val="003B06AD"/>
    <w:rsid w:val="003B06B9"/>
    <w:rsid w:val="003B0979"/>
    <w:rsid w:val="003B1033"/>
    <w:rsid w:val="003B15E9"/>
    <w:rsid w:val="003B175A"/>
    <w:rsid w:val="003B2FC6"/>
    <w:rsid w:val="003B3231"/>
    <w:rsid w:val="003B357A"/>
    <w:rsid w:val="003B4714"/>
    <w:rsid w:val="003B499C"/>
    <w:rsid w:val="003B4CCD"/>
    <w:rsid w:val="003B522D"/>
    <w:rsid w:val="003B53D4"/>
    <w:rsid w:val="003B599F"/>
    <w:rsid w:val="003B7298"/>
    <w:rsid w:val="003C0036"/>
    <w:rsid w:val="003C0FF8"/>
    <w:rsid w:val="003C18C4"/>
    <w:rsid w:val="003C4333"/>
    <w:rsid w:val="003C43DA"/>
    <w:rsid w:val="003C4FD5"/>
    <w:rsid w:val="003C5585"/>
    <w:rsid w:val="003C5740"/>
    <w:rsid w:val="003C57DD"/>
    <w:rsid w:val="003C582B"/>
    <w:rsid w:val="003C614D"/>
    <w:rsid w:val="003C77E9"/>
    <w:rsid w:val="003C7C63"/>
    <w:rsid w:val="003D152F"/>
    <w:rsid w:val="003D19EE"/>
    <w:rsid w:val="003D2333"/>
    <w:rsid w:val="003D2374"/>
    <w:rsid w:val="003D2B3A"/>
    <w:rsid w:val="003D3241"/>
    <w:rsid w:val="003D4419"/>
    <w:rsid w:val="003D4804"/>
    <w:rsid w:val="003D5413"/>
    <w:rsid w:val="003D73E4"/>
    <w:rsid w:val="003D7685"/>
    <w:rsid w:val="003D7E9A"/>
    <w:rsid w:val="003E0366"/>
    <w:rsid w:val="003E100C"/>
    <w:rsid w:val="003E1678"/>
    <w:rsid w:val="003E2C1D"/>
    <w:rsid w:val="003E2FFE"/>
    <w:rsid w:val="003E37AA"/>
    <w:rsid w:val="003E37BB"/>
    <w:rsid w:val="003E3871"/>
    <w:rsid w:val="003E411A"/>
    <w:rsid w:val="003E4310"/>
    <w:rsid w:val="003E47DE"/>
    <w:rsid w:val="003E4FFA"/>
    <w:rsid w:val="003E6E11"/>
    <w:rsid w:val="003E72DC"/>
    <w:rsid w:val="003E7BA8"/>
    <w:rsid w:val="003F04B3"/>
    <w:rsid w:val="003F0536"/>
    <w:rsid w:val="003F10D3"/>
    <w:rsid w:val="003F1548"/>
    <w:rsid w:val="003F2B3D"/>
    <w:rsid w:val="003F2EDF"/>
    <w:rsid w:val="003F3105"/>
    <w:rsid w:val="003F3BBA"/>
    <w:rsid w:val="003F3C44"/>
    <w:rsid w:val="003F4091"/>
    <w:rsid w:val="003F4172"/>
    <w:rsid w:val="003F4249"/>
    <w:rsid w:val="003F4E3B"/>
    <w:rsid w:val="003F5086"/>
    <w:rsid w:val="003F5108"/>
    <w:rsid w:val="003F57AA"/>
    <w:rsid w:val="003F5D2C"/>
    <w:rsid w:val="003F64BC"/>
    <w:rsid w:val="003F6CAF"/>
    <w:rsid w:val="003F7679"/>
    <w:rsid w:val="003F78A0"/>
    <w:rsid w:val="004001D3"/>
    <w:rsid w:val="00400C13"/>
    <w:rsid w:val="00400F3A"/>
    <w:rsid w:val="00401A86"/>
    <w:rsid w:val="00401E65"/>
    <w:rsid w:val="00402311"/>
    <w:rsid w:val="0040239F"/>
    <w:rsid w:val="00402C97"/>
    <w:rsid w:val="00403364"/>
    <w:rsid w:val="00403411"/>
    <w:rsid w:val="004038BE"/>
    <w:rsid w:val="0040415C"/>
    <w:rsid w:val="00404AA4"/>
    <w:rsid w:val="00404C61"/>
    <w:rsid w:val="004050C9"/>
    <w:rsid w:val="004051F0"/>
    <w:rsid w:val="00406314"/>
    <w:rsid w:val="00406376"/>
    <w:rsid w:val="00406389"/>
    <w:rsid w:val="004063C0"/>
    <w:rsid w:val="0040682D"/>
    <w:rsid w:val="00406896"/>
    <w:rsid w:val="00411B37"/>
    <w:rsid w:val="004125ED"/>
    <w:rsid w:val="00412B4D"/>
    <w:rsid w:val="00413B39"/>
    <w:rsid w:val="00413D4D"/>
    <w:rsid w:val="0041450E"/>
    <w:rsid w:val="0041456E"/>
    <w:rsid w:val="00414BE5"/>
    <w:rsid w:val="00415370"/>
    <w:rsid w:val="00415781"/>
    <w:rsid w:val="00415F31"/>
    <w:rsid w:val="00416485"/>
    <w:rsid w:val="00416D6F"/>
    <w:rsid w:val="00416F40"/>
    <w:rsid w:val="00417769"/>
    <w:rsid w:val="004177B0"/>
    <w:rsid w:val="00417F0D"/>
    <w:rsid w:val="00417FE4"/>
    <w:rsid w:val="0042049A"/>
    <w:rsid w:val="00421795"/>
    <w:rsid w:val="00421EF2"/>
    <w:rsid w:val="00422668"/>
    <w:rsid w:val="00423C6D"/>
    <w:rsid w:val="004252CD"/>
    <w:rsid w:val="0042602D"/>
    <w:rsid w:val="00427004"/>
    <w:rsid w:val="0042772E"/>
    <w:rsid w:val="00430CF3"/>
    <w:rsid w:val="00431AC1"/>
    <w:rsid w:val="00431DE1"/>
    <w:rsid w:val="004329C9"/>
    <w:rsid w:val="00432B89"/>
    <w:rsid w:val="00432CD5"/>
    <w:rsid w:val="00433CDB"/>
    <w:rsid w:val="00435D29"/>
    <w:rsid w:val="00435E5A"/>
    <w:rsid w:val="004363FA"/>
    <w:rsid w:val="004364CC"/>
    <w:rsid w:val="00436829"/>
    <w:rsid w:val="00436C29"/>
    <w:rsid w:val="00437141"/>
    <w:rsid w:val="004405B0"/>
    <w:rsid w:val="00441905"/>
    <w:rsid w:val="00441FF9"/>
    <w:rsid w:val="0044382F"/>
    <w:rsid w:val="00443B96"/>
    <w:rsid w:val="00443E1D"/>
    <w:rsid w:val="004442EB"/>
    <w:rsid w:val="0044447B"/>
    <w:rsid w:val="00444A7F"/>
    <w:rsid w:val="00444FA3"/>
    <w:rsid w:val="00446553"/>
    <w:rsid w:val="004466DA"/>
    <w:rsid w:val="00446A92"/>
    <w:rsid w:val="00446CEB"/>
    <w:rsid w:val="00447664"/>
    <w:rsid w:val="00447719"/>
    <w:rsid w:val="0045016B"/>
    <w:rsid w:val="004501B4"/>
    <w:rsid w:val="0045082F"/>
    <w:rsid w:val="00450C00"/>
    <w:rsid w:val="0045135E"/>
    <w:rsid w:val="004522E5"/>
    <w:rsid w:val="00452434"/>
    <w:rsid w:val="0045273C"/>
    <w:rsid w:val="00452C53"/>
    <w:rsid w:val="004539C7"/>
    <w:rsid w:val="00453F8A"/>
    <w:rsid w:val="00454597"/>
    <w:rsid w:val="004548E6"/>
    <w:rsid w:val="0045543A"/>
    <w:rsid w:val="00455880"/>
    <w:rsid w:val="00455D1D"/>
    <w:rsid w:val="004561F9"/>
    <w:rsid w:val="0045637C"/>
    <w:rsid w:val="004569A3"/>
    <w:rsid w:val="00456A7F"/>
    <w:rsid w:val="004578ED"/>
    <w:rsid w:val="00457B0C"/>
    <w:rsid w:val="004611B6"/>
    <w:rsid w:val="004615A1"/>
    <w:rsid w:val="00461997"/>
    <w:rsid w:val="00462CE0"/>
    <w:rsid w:val="00463F8B"/>
    <w:rsid w:val="004649AD"/>
    <w:rsid w:val="004650E7"/>
    <w:rsid w:val="0046687B"/>
    <w:rsid w:val="004674FB"/>
    <w:rsid w:val="00470418"/>
    <w:rsid w:val="004704DA"/>
    <w:rsid w:val="004704EA"/>
    <w:rsid w:val="00470567"/>
    <w:rsid w:val="0047056A"/>
    <w:rsid w:val="0047071D"/>
    <w:rsid w:val="00471464"/>
    <w:rsid w:val="004727C4"/>
    <w:rsid w:val="00473579"/>
    <w:rsid w:val="00474E5A"/>
    <w:rsid w:val="004754AE"/>
    <w:rsid w:val="0047558F"/>
    <w:rsid w:val="0047561A"/>
    <w:rsid w:val="00475FD5"/>
    <w:rsid w:val="0047770B"/>
    <w:rsid w:val="00477AFC"/>
    <w:rsid w:val="00477EA3"/>
    <w:rsid w:val="004812F4"/>
    <w:rsid w:val="0048231B"/>
    <w:rsid w:val="00482BD9"/>
    <w:rsid w:val="004838D4"/>
    <w:rsid w:val="004845AC"/>
    <w:rsid w:val="00484C31"/>
    <w:rsid w:val="004850AC"/>
    <w:rsid w:val="00485E3C"/>
    <w:rsid w:val="00486F09"/>
    <w:rsid w:val="004877FB"/>
    <w:rsid w:val="00487B3A"/>
    <w:rsid w:val="004906DB"/>
    <w:rsid w:val="00490B57"/>
    <w:rsid w:val="00490C0F"/>
    <w:rsid w:val="00491FF2"/>
    <w:rsid w:val="004925EE"/>
    <w:rsid w:val="00492735"/>
    <w:rsid w:val="004945E8"/>
    <w:rsid w:val="004946D8"/>
    <w:rsid w:val="00494FC9"/>
    <w:rsid w:val="00495228"/>
    <w:rsid w:val="004963B6"/>
    <w:rsid w:val="00497252"/>
    <w:rsid w:val="0049795E"/>
    <w:rsid w:val="004A1808"/>
    <w:rsid w:val="004A2013"/>
    <w:rsid w:val="004A201B"/>
    <w:rsid w:val="004A2B7A"/>
    <w:rsid w:val="004A2DA3"/>
    <w:rsid w:val="004A3EB3"/>
    <w:rsid w:val="004A4377"/>
    <w:rsid w:val="004A4A51"/>
    <w:rsid w:val="004A57EB"/>
    <w:rsid w:val="004A5824"/>
    <w:rsid w:val="004A59D3"/>
    <w:rsid w:val="004A6D7C"/>
    <w:rsid w:val="004A6F11"/>
    <w:rsid w:val="004A74DD"/>
    <w:rsid w:val="004A7855"/>
    <w:rsid w:val="004B00D1"/>
    <w:rsid w:val="004B0B57"/>
    <w:rsid w:val="004B1245"/>
    <w:rsid w:val="004B1278"/>
    <w:rsid w:val="004B1CAB"/>
    <w:rsid w:val="004B2FF9"/>
    <w:rsid w:val="004B3506"/>
    <w:rsid w:val="004B36ED"/>
    <w:rsid w:val="004B3D73"/>
    <w:rsid w:val="004B40DB"/>
    <w:rsid w:val="004B47BC"/>
    <w:rsid w:val="004B4EF6"/>
    <w:rsid w:val="004B612E"/>
    <w:rsid w:val="004B623B"/>
    <w:rsid w:val="004B6554"/>
    <w:rsid w:val="004B6B22"/>
    <w:rsid w:val="004B6C50"/>
    <w:rsid w:val="004B77CB"/>
    <w:rsid w:val="004C0DA0"/>
    <w:rsid w:val="004C38BA"/>
    <w:rsid w:val="004C3E02"/>
    <w:rsid w:val="004C422D"/>
    <w:rsid w:val="004C4CEB"/>
    <w:rsid w:val="004C5CBA"/>
    <w:rsid w:val="004C60AC"/>
    <w:rsid w:val="004C6C09"/>
    <w:rsid w:val="004C6EA3"/>
    <w:rsid w:val="004C7C1E"/>
    <w:rsid w:val="004D000F"/>
    <w:rsid w:val="004D055D"/>
    <w:rsid w:val="004D0842"/>
    <w:rsid w:val="004D1240"/>
    <w:rsid w:val="004D133B"/>
    <w:rsid w:val="004D49EE"/>
    <w:rsid w:val="004D4AE0"/>
    <w:rsid w:val="004D4C0B"/>
    <w:rsid w:val="004D512D"/>
    <w:rsid w:val="004D6042"/>
    <w:rsid w:val="004D62C0"/>
    <w:rsid w:val="004D69FC"/>
    <w:rsid w:val="004D77BD"/>
    <w:rsid w:val="004D77DE"/>
    <w:rsid w:val="004D7BF4"/>
    <w:rsid w:val="004D7C92"/>
    <w:rsid w:val="004E0356"/>
    <w:rsid w:val="004E0D46"/>
    <w:rsid w:val="004E295C"/>
    <w:rsid w:val="004E38B2"/>
    <w:rsid w:val="004E3936"/>
    <w:rsid w:val="004E4277"/>
    <w:rsid w:val="004E490B"/>
    <w:rsid w:val="004E57F7"/>
    <w:rsid w:val="004E5D9C"/>
    <w:rsid w:val="004E6707"/>
    <w:rsid w:val="004E6985"/>
    <w:rsid w:val="004E6B8E"/>
    <w:rsid w:val="004E7DEE"/>
    <w:rsid w:val="004F0543"/>
    <w:rsid w:val="004F126D"/>
    <w:rsid w:val="004F22C9"/>
    <w:rsid w:val="004F2385"/>
    <w:rsid w:val="004F326E"/>
    <w:rsid w:val="004F3A97"/>
    <w:rsid w:val="004F486D"/>
    <w:rsid w:val="004F5591"/>
    <w:rsid w:val="004F5D14"/>
    <w:rsid w:val="004F68DC"/>
    <w:rsid w:val="004F7FAD"/>
    <w:rsid w:val="00500F7A"/>
    <w:rsid w:val="005012AD"/>
    <w:rsid w:val="005016E5"/>
    <w:rsid w:val="00501A56"/>
    <w:rsid w:val="00501ACA"/>
    <w:rsid w:val="00502317"/>
    <w:rsid w:val="005027BB"/>
    <w:rsid w:val="00503415"/>
    <w:rsid w:val="005037E1"/>
    <w:rsid w:val="00503B5C"/>
    <w:rsid w:val="0050456A"/>
    <w:rsid w:val="005068E1"/>
    <w:rsid w:val="005077C5"/>
    <w:rsid w:val="00507F3A"/>
    <w:rsid w:val="0051168A"/>
    <w:rsid w:val="005117D2"/>
    <w:rsid w:val="005118A6"/>
    <w:rsid w:val="005122F4"/>
    <w:rsid w:val="0051292D"/>
    <w:rsid w:val="005131DC"/>
    <w:rsid w:val="00513ADB"/>
    <w:rsid w:val="0051405F"/>
    <w:rsid w:val="0051444F"/>
    <w:rsid w:val="005148C5"/>
    <w:rsid w:val="005156A6"/>
    <w:rsid w:val="00516393"/>
    <w:rsid w:val="005179A5"/>
    <w:rsid w:val="00520B4F"/>
    <w:rsid w:val="00524AD7"/>
    <w:rsid w:val="005254FD"/>
    <w:rsid w:val="005268A9"/>
    <w:rsid w:val="0052720F"/>
    <w:rsid w:val="00527421"/>
    <w:rsid w:val="005275C4"/>
    <w:rsid w:val="00527D36"/>
    <w:rsid w:val="00531076"/>
    <w:rsid w:val="00531393"/>
    <w:rsid w:val="00531D28"/>
    <w:rsid w:val="005328A8"/>
    <w:rsid w:val="0053385A"/>
    <w:rsid w:val="00533920"/>
    <w:rsid w:val="00534F16"/>
    <w:rsid w:val="00535141"/>
    <w:rsid w:val="00535324"/>
    <w:rsid w:val="005363B4"/>
    <w:rsid w:val="0053712D"/>
    <w:rsid w:val="00537DA5"/>
    <w:rsid w:val="005403F4"/>
    <w:rsid w:val="00541136"/>
    <w:rsid w:val="00541C39"/>
    <w:rsid w:val="0054216F"/>
    <w:rsid w:val="00542F18"/>
    <w:rsid w:val="005439C6"/>
    <w:rsid w:val="00544853"/>
    <w:rsid w:val="00544CA5"/>
    <w:rsid w:val="005450E2"/>
    <w:rsid w:val="005459FD"/>
    <w:rsid w:val="00545B19"/>
    <w:rsid w:val="005462D7"/>
    <w:rsid w:val="005470DD"/>
    <w:rsid w:val="005476CE"/>
    <w:rsid w:val="00547BCB"/>
    <w:rsid w:val="0055035F"/>
    <w:rsid w:val="005507FD"/>
    <w:rsid w:val="005511C0"/>
    <w:rsid w:val="005518FE"/>
    <w:rsid w:val="0055232C"/>
    <w:rsid w:val="0055278E"/>
    <w:rsid w:val="005533E8"/>
    <w:rsid w:val="00553C8A"/>
    <w:rsid w:val="00555488"/>
    <w:rsid w:val="0055549A"/>
    <w:rsid w:val="00555B18"/>
    <w:rsid w:val="00555C9C"/>
    <w:rsid w:val="0055641F"/>
    <w:rsid w:val="00556A4D"/>
    <w:rsid w:val="00556B00"/>
    <w:rsid w:val="00556E87"/>
    <w:rsid w:val="00557319"/>
    <w:rsid w:val="0055764E"/>
    <w:rsid w:val="00560528"/>
    <w:rsid w:val="0056081F"/>
    <w:rsid w:val="00561923"/>
    <w:rsid w:val="005622F8"/>
    <w:rsid w:val="0056310A"/>
    <w:rsid w:val="00563236"/>
    <w:rsid w:val="0056336F"/>
    <w:rsid w:val="005636C6"/>
    <w:rsid w:val="00565366"/>
    <w:rsid w:val="00565AF7"/>
    <w:rsid w:val="005663EB"/>
    <w:rsid w:val="00570C34"/>
    <w:rsid w:val="00571020"/>
    <w:rsid w:val="0057189C"/>
    <w:rsid w:val="005719D3"/>
    <w:rsid w:val="00571BD2"/>
    <w:rsid w:val="00571CD7"/>
    <w:rsid w:val="00571D59"/>
    <w:rsid w:val="00572338"/>
    <w:rsid w:val="00572E3E"/>
    <w:rsid w:val="005732E0"/>
    <w:rsid w:val="005738F7"/>
    <w:rsid w:val="0057420B"/>
    <w:rsid w:val="005756C1"/>
    <w:rsid w:val="0057593B"/>
    <w:rsid w:val="0057799B"/>
    <w:rsid w:val="00580280"/>
    <w:rsid w:val="00580B9E"/>
    <w:rsid w:val="0058135A"/>
    <w:rsid w:val="00583358"/>
    <w:rsid w:val="00583726"/>
    <w:rsid w:val="005839BF"/>
    <w:rsid w:val="00584058"/>
    <w:rsid w:val="005844A5"/>
    <w:rsid w:val="005846B4"/>
    <w:rsid w:val="0058483F"/>
    <w:rsid w:val="005850E5"/>
    <w:rsid w:val="005851E0"/>
    <w:rsid w:val="00585571"/>
    <w:rsid w:val="005856F9"/>
    <w:rsid w:val="00585B91"/>
    <w:rsid w:val="00586BF1"/>
    <w:rsid w:val="00587DC4"/>
    <w:rsid w:val="005903E4"/>
    <w:rsid w:val="005907D5"/>
    <w:rsid w:val="005913EE"/>
    <w:rsid w:val="00592461"/>
    <w:rsid w:val="00592B29"/>
    <w:rsid w:val="00592B43"/>
    <w:rsid w:val="00592F2B"/>
    <w:rsid w:val="005950D6"/>
    <w:rsid w:val="0059519C"/>
    <w:rsid w:val="00595524"/>
    <w:rsid w:val="00597221"/>
    <w:rsid w:val="005974F3"/>
    <w:rsid w:val="0059751C"/>
    <w:rsid w:val="00597919"/>
    <w:rsid w:val="005A034E"/>
    <w:rsid w:val="005A0A5B"/>
    <w:rsid w:val="005A0B9F"/>
    <w:rsid w:val="005A0EFC"/>
    <w:rsid w:val="005A1692"/>
    <w:rsid w:val="005A286E"/>
    <w:rsid w:val="005A28BD"/>
    <w:rsid w:val="005A3DC0"/>
    <w:rsid w:val="005A44E7"/>
    <w:rsid w:val="005A5337"/>
    <w:rsid w:val="005A5D8E"/>
    <w:rsid w:val="005A63D8"/>
    <w:rsid w:val="005A6CC1"/>
    <w:rsid w:val="005A7C14"/>
    <w:rsid w:val="005A7C48"/>
    <w:rsid w:val="005A7DBE"/>
    <w:rsid w:val="005A7E1A"/>
    <w:rsid w:val="005B0476"/>
    <w:rsid w:val="005B0DE9"/>
    <w:rsid w:val="005B1482"/>
    <w:rsid w:val="005B152C"/>
    <w:rsid w:val="005B1C64"/>
    <w:rsid w:val="005B1DE8"/>
    <w:rsid w:val="005B2590"/>
    <w:rsid w:val="005B25BC"/>
    <w:rsid w:val="005B2807"/>
    <w:rsid w:val="005B3606"/>
    <w:rsid w:val="005B3BFF"/>
    <w:rsid w:val="005B3DCC"/>
    <w:rsid w:val="005B3E08"/>
    <w:rsid w:val="005B49B6"/>
    <w:rsid w:val="005B56EE"/>
    <w:rsid w:val="005B672C"/>
    <w:rsid w:val="005B747D"/>
    <w:rsid w:val="005B7733"/>
    <w:rsid w:val="005B7A22"/>
    <w:rsid w:val="005C0602"/>
    <w:rsid w:val="005C0D5D"/>
    <w:rsid w:val="005C0D70"/>
    <w:rsid w:val="005C191A"/>
    <w:rsid w:val="005C2AA9"/>
    <w:rsid w:val="005C330D"/>
    <w:rsid w:val="005C40C7"/>
    <w:rsid w:val="005C4114"/>
    <w:rsid w:val="005C4B98"/>
    <w:rsid w:val="005C4EFF"/>
    <w:rsid w:val="005C4F43"/>
    <w:rsid w:val="005D0189"/>
    <w:rsid w:val="005D0B55"/>
    <w:rsid w:val="005D160D"/>
    <w:rsid w:val="005D356C"/>
    <w:rsid w:val="005D4A04"/>
    <w:rsid w:val="005D4ABA"/>
    <w:rsid w:val="005D4CF7"/>
    <w:rsid w:val="005D5347"/>
    <w:rsid w:val="005D5CC5"/>
    <w:rsid w:val="005D5F31"/>
    <w:rsid w:val="005D5FE6"/>
    <w:rsid w:val="005D61EA"/>
    <w:rsid w:val="005D6759"/>
    <w:rsid w:val="005D787B"/>
    <w:rsid w:val="005E031D"/>
    <w:rsid w:val="005E03AC"/>
    <w:rsid w:val="005E04B5"/>
    <w:rsid w:val="005E0D5C"/>
    <w:rsid w:val="005E12BE"/>
    <w:rsid w:val="005E191A"/>
    <w:rsid w:val="005E2C81"/>
    <w:rsid w:val="005E384C"/>
    <w:rsid w:val="005E4D3C"/>
    <w:rsid w:val="005E7158"/>
    <w:rsid w:val="005E7ECB"/>
    <w:rsid w:val="005E7F63"/>
    <w:rsid w:val="005F0C00"/>
    <w:rsid w:val="005F1037"/>
    <w:rsid w:val="005F2BF8"/>
    <w:rsid w:val="005F2EA8"/>
    <w:rsid w:val="005F4E3A"/>
    <w:rsid w:val="005F5573"/>
    <w:rsid w:val="005F5D1D"/>
    <w:rsid w:val="005F60C9"/>
    <w:rsid w:val="005F64C6"/>
    <w:rsid w:val="005F6F05"/>
    <w:rsid w:val="006008F1"/>
    <w:rsid w:val="00601714"/>
    <w:rsid w:val="00601735"/>
    <w:rsid w:val="00601A07"/>
    <w:rsid w:val="00602BD2"/>
    <w:rsid w:val="00604980"/>
    <w:rsid w:val="00605BDB"/>
    <w:rsid w:val="0060614D"/>
    <w:rsid w:val="00607C27"/>
    <w:rsid w:val="00607E54"/>
    <w:rsid w:val="0061005A"/>
    <w:rsid w:val="006101C5"/>
    <w:rsid w:val="00610871"/>
    <w:rsid w:val="00610E48"/>
    <w:rsid w:val="0061160D"/>
    <w:rsid w:val="0061286C"/>
    <w:rsid w:val="00612E83"/>
    <w:rsid w:val="00613C47"/>
    <w:rsid w:val="00615086"/>
    <w:rsid w:val="00615B0A"/>
    <w:rsid w:val="00615D40"/>
    <w:rsid w:val="00616201"/>
    <w:rsid w:val="00616225"/>
    <w:rsid w:val="00616917"/>
    <w:rsid w:val="0061705E"/>
    <w:rsid w:val="00617A8B"/>
    <w:rsid w:val="00620C43"/>
    <w:rsid w:val="00621904"/>
    <w:rsid w:val="00622248"/>
    <w:rsid w:val="00622FEA"/>
    <w:rsid w:val="0062344F"/>
    <w:rsid w:val="00623CDF"/>
    <w:rsid w:val="00623DB1"/>
    <w:rsid w:val="00623DB4"/>
    <w:rsid w:val="006245F3"/>
    <w:rsid w:val="00624DBE"/>
    <w:rsid w:val="00625450"/>
    <w:rsid w:val="0062624F"/>
    <w:rsid w:val="006319C1"/>
    <w:rsid w:val="006319CA"/>
    <w:rsid w:val="00632D91"/>
    <w:rsid w:val="00633B3E"/>
    <w:rsid w:val="00634B64"/>
    <w:rsid w:val="00634EC0"/>
    <w:rsid w:val="006351C3"/>
    <w:rsid w:val="0063627F"/>
    <w:rsid w:val="0063642A"/>
    <w:rsid w:val="0063736E"/>
    <w:rsid w:val="006376C4"/>
    <w:rsid w:val="006378DC"/>
    <w:rsid w:val="0064009E"/>
    <w:rsid w:val="006403E7"/>
    <w:rsid w:val="00642D72"/>
    <w:rsid w:val="006443CB"/>
    <w:rsid w:val="006448B8"/>
    <w:rsid w:val="00644F80"/>
    <w:rsid w:val="00645874"/>
    <w:rsid w:val="006458E5"/>
    <w:rsid w:val="00646E5D"/>
    <w:rsid w:val="006472B4"/>
    <w:rsid w:val="00650B30"/>
    <w:rsid w:val="00650F81"/>
    <w:rsid w:val="00650FC7"/>
    <w:rsid w:val="006531B0"/>
    <w:rsid w:val="00653C24"/>
    <w:rsid w:val="00653D68"/>
    <w:rsid w:val="00654275"/>
    <w:rsid w:val="0065446D"/>
    <w:rsid w:val="00654894"/>
    <w:rsid w:val="00656067"/>
    <w:rsid w:val="00657381"/>
    <w:rsid w:val="0065746B"/>
    <w:rsid w:val="00660693"/>
    <w:rsid w:val="00660D86"/>
    <w:rsid w:val="006611D6"/>
    <w:rsid w:val="00661918"/>
    <w:rsid w:val="006623F6"/>
    <w:rsid w:val="00662A5A"/>
    <w:rsid w:val="0066335C"/>
    <w:rsid w:val="006636D0"/>
    <w:rsid w:val="00663834"/>
    <w:rsid w:val="006647D7"/>
    <w:rsid w:val="00664F1B"/>
    <w:rsid w:val="006653D7"/>
    <w:rsid w:val="00665BFF"/>
    <w:rsid w:val="006665BA"/>
    <w:rsid w:val="00666A4F"/>
    <w:rsid w:val="00666B7F"/>
    <w:rsid w:val="00666DEC"/>
    <w:rsid w:val="00667477"/>
    <w:rsid w:val="00670094"/>
    <w:rsid w:val="006703D9"/>
    <w:rsid w:val="00670ADE"/>
    <w:rsid w:val="006714B8"/>
    <w:rsid w:val="00671C51"/>
    <w:rsid w:val="00672DFC"/>
    <w:rsid w:val="00672F5B"/>
    <w:rsid w:val="00673BD7"/>
    <w:rsid w:val="00673DEE"/>
    <w:rsid w:val="006744F6"/>
    <w:rsid w:val="006745F8"/>
    <w:rsid w:val="00674E69"/>
    <w:rsid w:val="0067553E"/>
    <w:rsid w:val="00675A33"/>
    <w:rsid w:val="0067602A"/>
    <w:rsid w:val="00676070"/>
    <w:rsid w:val="006763ED"/>
    <w:rsid w:val="00676433"/>
    <w:rsid w:val="0067720F"/>
    <w:rsid w:val="0067738E"/>
    <w:rsid w:val="00677F23"/>
    <w:rsid w:val="00680936"/>
    <w:rsid w:val="00680BBE"/>
    <w:rsid w:val="00680D8C"/>
    <w:rsid w:val="00680D99"/>
    <w:rsid w:val="00680E4E"/>
    <w:rsid w:val="006821B2"/>
    <w:rsid w:val="00682725"/>
    <w:rsid w:val="00682A1B"/>
    <w:rsid w:val="00682D73"/>
    <w:rsid w:val="00682ED3"/>
    <w:rsid w:val="006843F8"/>
    <w:rsid w:val="006846E8"/>
    <w:rsid w:val="0068541E"/>
    <w:rsid w:val="00685E9D"/>
    <w:rsid w:val="00685EBD"/>
    <w:rsid w:val="0068605C"/>
    <w:rsid w:val="006861AC"/>
    <w:rsid w:val="006861C3"/>
    <w:rsid w:val="0068639D"/>
    <w:rsid w:val="00686AF3"/>
    <w:rsid w:val="00690F1F"/>
    <w:rsid w:val="006915BD"/>
    <w:rsid w:val="00691A6B"/>
    <w:rsid w:val="00692582"/>
    <w:rsid w:val="00692592"/>
    <w:rsid w:val="00692A2F"/>
    <w:rsid w:val="0069322C"/>
    <w:rsid w:val="00693652"/>
    <w:rsid w:val="006939E7"/>
    <w:rsid w:val="00693D3E"/>
    <w:rsid w:val="006942F7"/>
    <w:rsid w:val="006956FB"/>
    <w:rsid w:val="00695BC7"/>
    <w:rsid w:val="006969AD"/>
    <w:rsid w:val="00696F7B"/>
    <w:rsid w:val="0069796F"/>
    <w:rsid w:val="006A01FB"/>
    <w:rsid w:val="006A1093"/>
    <w:rsid w:val="006A1D3D"/>
    <w:rsid w:val="006A2150"/>
    <w:rsid w:val="006A2216"/>
    <w:rsid w:val="006A241D"/>
    <w:rsid w:val="006A3288"/>
    <w:rsid w:val="006A43E6"/>
    <w:rsid w:val="006A4442"/>
    <w:rsid w:val="006A4AEE"/>
    <w:rsid w:val="006A526F"/>
    <w:rsid w:val="006A70BE"/>
    <w:rsid w:val="006A7934"/>
    <w:rsid w:val="006B0001"/>
    <w:rsid w:val="006B04AF"/>
    <w:rsid w:val="006B059F"/>
    <w:rsid w:val="006B0939"/>
    <w:rsid w:val="006B0A56"/>
    <w:rsid w:val="006B2048"/>
    <w:rsid w:val="006B20A6"/>
    <w:rsid w:val="006B32D5"/>
    <w:rsid w:val="006B342E"/>
    <w:rsid w:val="006B3812"/>
    <w:rsid w:val="006B3B80"/>
    <w:rsid w:val="006B6870"/>
    <w:rsid w:val="006B6F32"/>
    <w:rsid w:val="006B7130"/>
    <w:rsid w:val="006B73CC"/>
    <w:rsid w:val="006B7695"/>
    <w:rsid w:val="006B7C0F"/>
    <w:rsid w:val="006C0176"/>
    <w:rsid w:val="006C2994"/>
    <w:rsid w:val="006C35EC"/>
    <w:rsid w:val="006C4150"/>
    <w:rsid w:val="006C4382"/>
    <w:rsid w:val="006C5683"/>
    <w:rsid w:val="006C5E33"/>
    <w:rsid w:val="006C5E48"/>
    <w:rsid w:val="006C6434"/>
    <w:rsid w:val="006C6984"/>
    <w:rsid w:val="006C6CD8"/>
    <w:rsid w:val="006C70BB"/>
    <w:rsid w:val="006C7528"/>
    <w:rsid w:val="006C7EB1"/>
    <w:rsid w:val="006D013F"/>
    <w:rsid w:val="006D017F"/>
    <w:rsid w:val="006D08BD"/>
    <w:rsid w:val="006D0F8E"/>
    <w:rsid w:val="006D1414"/>
    <w:rsid w:val="006D1416"/>
    <w:rsid w:val="006D1D3F"/>
    <w:rsid w:val="006D253B"/>
    <w:rsid w:val="006D325A"/>
    <w:rsid w:val="006D407B"/>
    <w:rsid w:val="006D4242"/>
    <w:rsid w:val="006D44E6"/>
    <w:rsid w:val="006D45F0"/>
    <w:rsid w:val="006D4C8F"/>
    <w:rsid w:val="006D52A0"/>
    <w:rsid w:val="006D57CB"/>
    <w:rsid w:val="006D5819"/>
    <w:rsid w:val="006D5E6F"/>
    <w:rsid w:val="006D693F"/>
    <w:rsid w:val="006D6CDD"/>
    <w:rsid w:val="006D7604"/>
    <w:rsid w:val="006D765E"/>
    <w:rsid w:val="006E03D1"/>
    <w:rsid w:val="006E0455"/>
    <w:rsid w:val="006E150D"/>
    <w:rsid w:val="006E3289"/>
    <w:rsid w:val="006E33E4"/>
    <w:rsid w:val="006E4238"/>
    <w:rsid w:val="006E5F01"/>
    <w:rsid w:val="006E5F88"/>
    <w:rsid w:val="006E7404"/>
    <w:rsid w:val="006E7A36"/>
    <w:rsid w:val="006E7B97"/>
    <w:rsid w:val="006F12C8"/>
    <w:rsid w:val="006F1DE7"/>
    <w:rsid w:val="006F1EA3"/>
    <w:rsid w:val="006F2627"/>
    <w:rsid w:val="006F2BF8"/>
    <w:rsid w:val="006F31E2"/>
    <w:rsid w:val="006F3568"/>
    <w:rsid w:val="006F40AD"/>
    <w:rsid w:val="006F4A5F"/>
    <w:rsid w:val="006F4D7B"/>
    <w:rsid w:val="006F524D"/>
    <w:rsid w:val="006F6360"/>
    <w:rsid w:val="006F6436"/>
    <w:rsid w:val="006F65C5"/>
    <w:rsid w:val="006F687A"/>
    <w:rsid w:val="006F68EF"/>
    <w:rsid w:val="006F6D38"/>
    <w:rsid w:val="006F6D4C"/>
    <w:rsid w:val="006F6E67"/>
    <w:rsid w:val="006F7157"/>
    <w:rsid w:val="006F78E0"/>
    <w:rsid w:val="00701210"/>
    <w:rsid w:val="00702428"/>
    <w:rsid w:val="00702B1B"/>
    <w:rsid w:val="00702ED6"/>
    <w:rsid w:val="007032B3"/>
    <w:rsid w:val="00703C62"/>
    <w:rsid w:val="00704164"/>
    <w:rsid w:val="007044BF"/>
    <w:rsid w:val="00706388"/>
    <w:rsid w:val="00706A58"/>
    <w:rsid w:val="00707517"/>
    <w:rsid w:val="007078ED"/>
    <w:rsid w:val="00710187"/>
    <w:rsid w:val="007110E1"/>
    <w:rsid w:val="007115CE"/>
    <w:rsid w:val="00711B18"/>
    <w:rsid w:val="00714394"/>
    <w:rsid w:val="00714ED6"/>
    <w:rsid w:val="007151B7"/>
    <w:rsid w:val="007153FC"/>
    <w:rsid w:val="00715E8D"/>
    <w:rsid w:val="0071648F"/>
    <w:rsid w:val="00716D8A"/>
    <w:rsid w:val="00717854"/>
    <w:rsid w:val="00720CCE"/>
    <w:rsid w:val="00721C26"/>
    <w:rsid w:val="00721F7E"/>
    <w:rsid w:val="00722C0F"/>
    <w:rsid w:val="00722E29"/>
    <w:rsid w:val="00723ECB"/>
    <w:rsid w:val="00724606"/>
    <w:rsid w:val="00724A36"/>
    <w:rsid w:val="00724A60"/>
    <w:rsid w:val="00724E85"/>
    <w:rsid w:val="00725113"/>
    <w:rsid w:val="0072525D"/>
    <w:rsid w:val="00725A26"/>
    <w:rsid w:val="00726E8A"/>
    <w:rsid w:val="00727047"/>
    <w:rsid w:val="00727C5E"/>
    <w:rsid w:val="00734510"/>
    <w:rsid w:val="00734887"/>
    <w:rsid w:val="00736530"/>
    <w:rsid w:val="007365B6"/>
    <w:rsid w:val="007373C8"/>
    <w:rsid w:val="007401E2"/>
    <w:rsid w:val="00740205"/>
    <w:rsid w:val="00740D67"/>
    <w:rsid w:val="007411E5"/>
    <w:rsid w:val="00741605"/>
    <w:rsid w:val="00742AD3"/>
    <w:rsid w:val="00742F72"/>
    <w:rsid w:val="00743319"/>
    <w:rsid w:val="007436F2"/>
    <w:rsid w:val="0074436D"/>
    <w:rsid w:val="007446DA"/>
    <w:rsid w:val="007462C2"/>
    <w:rsid w:val="00746772"/>
    <w:rsid w:val="00746951"/>
    <w:rsid w:val="00746F65"/>
    <w:rsid w:val="00746FFF"/>
    <w:rsid w:val="007472C3"/>
    <w:rsid w:val="0074791E"/>
    <w:rsid w:val="0075028E"/>
    <w:rsid w:val="00750948"/>
    <w:rsid w:val="0075115D"/>
    <w:rsid w:val="00751A33"/>
    <w:rsid w:val="00751F77"/>
    <w:rsid w:val="00752C5F"/>
    <w:rsid w:val="00753890"/>
    <w:rsid w:val="007555DF"/>
    <w:rsid w:val="007569DC"/>
    <w:rsid w:val="00756D6A"/>
    <w:rsid w:val="0075711E"/>
    <w:rsid w:val="007579F2"/>
    <w:rsid w:val="007602CB"/>
    <w:rsid w:val="00761434"/>
    <w:rsid w:val="00761FD5"/>
    <w:rsid w:val="007620C9"/>
    <w:rsid w:val="00762372"/>
    <w:rsid w:val="00762BB6"/>
    <w:rsid w:val="0076341D"/>
    <w:rsid w:val="0076446D"/>
    <w:rsid w:val="007647EF"/>
    <w:rsid w:val="0076542B"/>
    <w:rsid w:val="00765DD8"/>
    <w:rsid w:val="00766B33"/>
    <w:rsid w:val="00766D36"/>
    <w:rsid w:val="007671DC"/>
    <w:rsid w:val="00767607"/>
    <w:rsid w:val="00767ACD"/>
    <w:rsid w:val="00767C0D"/>
    <w:rsid w:val="00767E70"/>
    <w:rsid w:val="007705B5"/>
    <w:rsid w:val="00770B08"/>
    <w:rsid w:val="007720B8"/>
    <w:rsid w:val="0077247C"/>
    <w:rsid w:val="0077270D"/>
    <w:rsid w:val="00773874"/>
    <w:rsid w:val="007738D5"/>
    <w:rsid w:val="00774B47"/>
    <w:rsid w:val="00775D3B"/>
    <w:rsid w:val="0077615A"/>
    <w:rsid w:val="00777483"/>
    <w:rsid w:val="007806A0"/>
    <w:rsid w:val="00782346"/>
    <w:rsid w:val="007828DB"/>
    <w:rsid w:val="007838CD"/>
    <w:rsid w:val="007840F3"/>
    <w:rsid w:val="00784EC7"/>
    <w:rsid w:val="00785491"/>
    <w:rsid w:val="007858C0"/>
    <w:rsid w:val="00785C4E"/>
    <w:rsid w:val="00786128"/>
    <w:rsid w:val="00786550"/>
    <w:rsid w:val="0078679A"/>
    <w:rsid w:val="007871FE"/>
    <w:rsid w:val="007902AD"/>
    <w:rsid w:val="00790606"/>
    <w:rsid w:val="007908ED"/>
    <w:rsid w:val="00790F74"/>
    <w:rsid w:val="007912E8"/>
    <w:rsid w:val="00792288"/>
    <w:rsid w:val="00792447"/>
    <w:rsid w:val="007928C6"/>
    <w:rsid w:val="007929C0"/>
    <w:rsid w:val="007951F4"/>
    <w:rsid w:val="00795BF6"/>
    <w:rsid w:val="0079694C"/>
    <w:rsid w:val="00796F99"/>
    <w:rsid w:val="00797AF9"/>
    <w:rsid w:val="00797FBD"/>
    <w:rsid w:val="007A0187"/>
    <w:rsid w:val="007A19AC"/>
    <w:rsid w:val="007A2640"/>
    <w:rsid w:val="007A268F"/>
    <w:rsid w:val="007A4A53"/>
    <w:rsid w:val="007A4C93"/>
    <w:rsid w:val="007A4E17"/>
    <w:rsid w:val="007A5936"/>
    <w:rsid w:val="007A5AC6"/>
    <w:rsid w:val="007A6A01"/>
    <w:rsid w:val="007A7D0A"/>
    <w:rsid w:val="007A7F6D"/>
    <w:rsid w:val="007B04A8"/>
    <w:rsid w:val="007B0799"/>
    <w:rsid w:val="007B0FBD"/>
    <w:rsid w:val="007B1BAF"/>
    <w:rsid w:val="007B2393"/>
    <w:rsid w:val="007B2FE8"/>
    <w:rsid w:val="007B30DB"/>
    <w:rsid w:val="007B30F2"/>
    <w:rsid w:val="007B35F7"/>
    <w:rsid w:val="007B4DD5"/>
    <w:rsid w:val="007B4F72"/>
    <w:rsid w:val="007B5148"/>
    <w:rsid w:val="007B5A16"/>
    <w:rsid w:val="007B64D8"/>
    <w:rsid w:val="007B660D"/>
    <w:rsid w:val="007B7219"/>
    <w:rsid w:val="007C03FE"/>
    <w:rsid w:val="007C0E04"/>
    <w:rsid w:val="007C17D3"/>
    <w:rsid w:val="007C1E98"/>
    <w:rsid w:val="007C1FA2"/>
    <w:rsid w:val="007C2823"/>
    <w:rsid w:val="007C2827"/>
    <w:rsid w:val="007C3536"/>
    <w:rsid w:val="007C3A26"/>
    <w:rsid w:val="007C4032"/>
    <w:rsid w:val="007C4CE1"/>
    <w:rsid w:val="007C537A"/>
    <w:rsid w:val="007C563F"/>
    <w:rsid w:val="007C57D1"/>
    <w:rsid w:val="007C6B3E"/>
    <w:rsid w:val="007C6F13"/>
    <w:rsid w:val="007C7130"/>
    <w:rsid w:val="007C74E5"/>
    <w:rsid w:val="007C7DAB"/>
    <w:rsid w:val="007C7F57"/>
    <w:rsid w:val="007D0348"/>
    <w:rsid w:val="007D0E43"/>
    <w:rsid w:val="007D13E7"/>
    <w:rsid w:val="007D153B"/>
    <w:rsid w:val="007D1E37"/>
    <w:rsid w:val="007D358B"/>
    <w:rsid w:val="007D4624"/>
    <w:rsid w:val="007D563E"/>
    <w:rsid w:val="007D5A49"/>
    <w:rsid w:val="007D5FC1"/>
    <w:rsid w:val="007D6E81"/>
    <w:rsid w:val="007D6EB6"/>
    <w:rsid w:val="007D715A"/>
    <w:rsid w:val="007D789C"/>
    <w:rsid w:val="007E0161"/>
    <w:rsid w:val="007E08DB"/>
    <w:rsid w:val="007E0B17"/>
    <w:rsid w:val="007E0D90"/>
    <w:rsid w:val="007E0E9E"/>
    <w:rsid w:val="007E0EBF"/>
    <w:rsid w:val="007E12DC"/>
    <w:rsid w:val="007E1760"/>
    <w:rsid w:val="007E21FB"/>
    <w:rsid w:val="007E3B9D"/>
    <w:rsid w:val="007E3EE9"/>
    <w:rsid w:val="007E420B"/>
    <w:rsid w:val="007E46BC"/>
    <w:rsid w:val="007E4932"/>
    <w:rsid w:val="007E4CAD"/>
    <w:rsid w:val="007E502C"/>
    <w:rsid w:val="007E516A"/>
    <w:rsid w:val="007E5BD7"/>
    <w:rsid w:val="007E6761"/>
    <w:rsid w:val="007E75F0"/>
    <w:rsid w:val="007E7968"/>
    <w:rsid w:val="007E7992"/>
    <w:rsid w:val="007E79C4"/>
    <w:rsid w:val="007F013A"/>
    <w:rsid w:val="007F0730"/>
    <w:rsid w:val="007F1D54"/>
    <w:rsid w:val="007F20A0"/>
    <w:rsid w:val="007F2A15"/>
    <w:rsid w:val="007F2D90"/>
    <w:rsid w:val="007F321F"/>
    <w:rsid w:val="007F3D9B"/>
    <w:rsid w:val="007F3F6F"/>
    <w:rsid w:val="007F48A9"/>
    <w:rsid w:val="007F4A1F"/>
    <w:rsid w:val="007F4E28"/>
    <w:rsid w:val="007F4E6E"/>
    <w:rsid w:val="007F4F82"/>
    <w:rsid w:val="007F6D96"/>
    <w:rsid w:val="007F7CFA"/>
    <w:rsid w:val="0080033E"/>
    <w:rsid w:val="00801D7A"/>
    <w:rsid w:val="008020F2"/>
    <w:rsid w:val="00802462"/>
    <w:rsid w:val="008036FC"/>
    <w:rsid w:val="00803F74"/>
    <w:rsid w:val="00804653"/>
    <w:rsid w:val="00804C48"/>
    <w:rsid w:val="0080505A"/>
    <w:rsid w:val="00805478"/>
    <w:rsid w:val="00806639"/>
    <w:rsid w:val="008066AC"/>
    <w:rsid w:val="00806A84"/>
    <w:rsid w:val="008073A4"/>
    <w:rsid w:val="00807C6C"/>
    <w:rsid w:val="00807C7A"/>
    <w:rsid w:val="008101E4"/>
    <w:rsid w:val="008115ED"/>
    <w:rsid w:val="00811A42"/>
    <w:rsid w:val="0081254B"/>
    <w:rsid w:val="008132BB"/>
    <w:rsid w:val="0081340B"/>
    <w:rsid w:val="00813788"/>
    <w:rsid w:val="00813F40"/>
    <w:rsid w:val="00814FED"/>
    <w:rsid w:val="00815822"/>
    <w:rsid w:val="00815B93"/>
    <w:rsid w:val="00815BA2"/>
    <w:rsid w:val="00816585"/>
    <w:rsid w:val="00816AD2"/>
    <w:rsid w:val="00817364"/>
    <w:rsid w:val="00817BB4"/>
    <w:rsid w:val="00817E4F"/>
    <w:rsid w:val="00820667"/>
    <w:rsid w:val="00820F5B"/>
    <w:rsid w:val="00821021"/>
    <w:rsid w:val="00821251"/>
    <w:rsid w:val="008214BB"/>
    <w:rsid w:val="00821B58"/>
    <w:rsid w:val="00822136"/>
    <w:rsid w:val="00822D4E"/>
    <w:rsid w:val="00822FBA"/>
    <w:rsid w:val="0082398C"/>
    <w:rsid w:val="00824FAD"/>
    <w:rsid w:val="00824FF1"/>
    <w:rsid w:val="00825196"/>
    <w:rsid w:val="008256AC"/>
    <w:rsid w:val="00826173"/>
    <w:rsid w:val="00826F4C"/>
    <w:rsid w:val="008302D6"/>
    <w:rsid w:val="008305FD"/>
    <w:rsid w:val="00831573"/>
    <w:rsid w:val="008318E5"/>
    <w:rsid w:val="00833946"/>
    <w:rsid w:val="00833C51"/>
    <w:rsid w:val="008349A6"/>
    <w:rsid w:val="00835271"/>
    <w:rsid w:val="00835679"/>
    <w:rsid w:val="008360DF"/>
    <w:rsid w:val="008365D4"/>
    <w:rsid w:val="0083731C"/>
    <w:rsid w:val="008377DA"/>
    <w:rsid w:val="00837BD7"/>
    <w:rsid w:val="008403A7"/>
    <w:rsid w:val="00840591"/>
    <w:rsid w:val="0084119A"/>
    <w:rsid w:val="00841F21"/>
    <w:rsid w:val="00842991"/>
    <w:rsid w:val="008429B0"/>
    <w:rsid w:val="00843900"/>
    <w:rsid w:val="00844C5B"/>
    <w:rsid w:val="00845083"/>
    <w:rsid w:val="0084581F"/>
    <w:rsid w:val="00845898"/>
    <w:rsid w:val="00845A15"/>
    <w:rsid w:val="0084632F"/>
    <w:rsid w:val="00851810"/>
    <w:rsid w:val="00852528"/>
    <w:rsid w:val="008541F1"/>
    <w:rsid w:val="008543F7"/>
    <w:rsid w:val="008545DC"/>
    <w:rsid w:val="00854A7E"/>
    <w:rsid w:val="00854A98"/>
    <w:rsid w:val="00855209"/>
    <w:rsid w:val="00855B06"/>
    <w:rsid w:val="00856B95"/>
    <w:rsid w:val="00856D1A"/>
    <w:rsid w:val="00857D29"/>
    <w:rsid w:val="0086161C"/>
    <w:rsid w:val="0086225C"/>
    <w:rsid w:val="008629A8"/>
    <w:rsid w:val="00863225"/>
    <w:rsid w:val="00863ADA"/>
    <w:rsid w:val="00864BF6"/>
    <w:rsid w:val="00865266"/>
    <w:rsid w:val="00865BAA"/>
    <w:rsid w:val="008677CB"/>
    <w:rsid w:val="0087056E"/>
    <w:rsid w:val="00870CB6"/>
    <w:rsid w:val="00870CC5"/>
    <w:rsid w:val="00870DD7"/>
    <w:rsid w:val="008737AE"/>
    <w:rsid w:val="00873F17"/>
    <w:rsid w:val="00873FEA"/>
    <w:rsid w:val="0087419B"/>
    <w:rsid w:val="00874592"/>
    <w:rsid w:val="008750AF"/>
    <w:rsid w:val="008751C1"/>
    <w:rsid w:val="00876C1B"/>
    <w:rsid w:val="00876E70"/>
    <w:rsid w:val="008804E1"/>
    <w:rsid w:val="00880ABB"/>
    <w:rsid w:val="00880E30"/>
    <w:rsid w:val="008815B6"/>
    <w:rsid w:val="008818F6"/>
    <w:rsid w:val="00881D45"/>
    <w:rsid w:val="008829F8"/>
    <w:rsid w:val="0088398E"/>
    <w:rsid w:val="00885182"/>
    <w:rsid w:val="0088647E"/>
    <w:rsid w:val="00887E02"/>
    <w:rsid w:val="00890382"/>
    <w:rsid w:val="0089046A"/>
    <w:rsid w:val="00891106"/>
    <w:rsid w:val="008916CB"/>
    <w:rsid w:val="0089189B"/>
    <w:rsid w:val="00892833"/>
    <w:rsid w:val="00893479"/>
    <w:rsid w:val="0089375D"/>
    <w:rsid w:val="008943CB"/>
    <w:rsid w:val="008946B9"/>
    <w:rsid w:val="008960A2"/>
    <w:rsid w:val="00896376"/>
    <w:rsid w:val="00896E62"/>
    <w:rsid w:val="008979BC"/>
    <w:rsid w:val="008A056E"/>
    <w:rsid w:val="008A0882"/>
    <w:rsid w:val="008A10C1"/>
    <w:rsid w:val="008A181A"/>
    <w:rsid w:val="008A1A6F"/>
    <w:rsid w:val="008A1C47"/>
    <w:rsid w:val="008A2289"/>
    <w:rsid w:val="008A26F5"/>
    <w:rsid w:val="008A3766"/>
    <w:rsid w:val="008A3F08"/>
    <w:rsid w:val="008A4F66"/>
    <w:rsid w:val="008A525C"/>
    <w:rsid w:val="008A5290"/>
    <w:rsid w:val="008A593A"/>
    <w:rsid w:val="008A6A60"/>
    <w:rsid w:val="008A6B89"/>
    <w:rsid w:val="008A6C5A"/>
    <w:rsid w:val="008A6CCA"/>
    <w:rsid w:val="008B1417"/>
    <w:rsid w:val="008B1B85"/>
    <w:rsid w:val="008B1B8C"/>
    <w:rsid w:val="008B2170"/>
    <w:rsid w:val="008B25B1"/>
    <w:rsid w:val="008B2C59"/>
    <w:rsid w:val="008B2DF3"/>
    <w:rsid w:val="008B353B"/>
    <w:rsid w:val="008B3761"/>
    <w:rsid w:val="008B376A"/>
    <w:rsid w:val="008B444E"/>
    <w:rsid w:val="008B569F"/>
    <w:rsid w:val="008B71B6"/>
    <w:rsid w:val="008B7220"/>
    <w:rsid w:val="008C0669"/>
    <w:rsid w:val="008C08A5"/>
    <w:rsid w:val="008C1DD7"/>
    <w:rsid w:val="008C26FA"/>
    <w:rsid w:val="008C36BB"/>
    <w:rsid w:val="008C38A4"/>
    <w:rsid w:val="008C4566"/>
    <w:rsid w:val="008C46B6"/>
    <w:rsid w:val="008C46C3"/>
    <w:rsid w:val="008C522A"/>
    <w:rsid w:val="008C5E71"/>
    <w:rsid w:val="008C64E3"/>
    <w:rsid w:val="008C6A8B"/>
    <w:rsid w:val="008C7409"/>
    <w:rsid w:val="008C77F7"/>
    <w:rsid w:val="008D00EA"/>
    <w:rsid w:val="008D0D1E"/>
    <w:rsid w:val="008D1175"/>
    <w:rsid w:val="008D13C7"/>
    <w:rsid w:val="008D1627"/>
    <w:rsid w:val="008D1DA0"/>
    <w:rsid w:val="008D284E"/>
    <w:rsid w:val="008D3E1A"/>
    <w:rsid w:val="008D4D90"/>
    <w:rsid w:val="008D4ED3"/>
    <w:rsid w:val="008D54BF"/>
    <w:rsid w:val="008D5DC6"/>
    <w:rsid w:val="008D6A11"/>
    <w:rsid w:val="008E0D4B"/>
    <w:rsid w:val="008E1A5C"/>
    <w:rsid w:val="008E1C27"/>
    <w:rsid w:val="008E1E54"/>
    <w:rsid w:val="008E2057"/>
    <w:rsid w:val="008E264D"/>
    <w:rsid w:val="008E2DA6"/>
    <w:rsid w:val="008E31EC"/>
    <w:rsid w:val="008E3512"/>
    <w:rsid w:val="008E3C88"/>
    <w:rsid w:val="008E4E17"/>
    <w:rsid w:val="008E5337"/>
    <w:rsid w:val="008E610D"/>
    <w:rsid w:val="008E6F8D"/>
    <w:rsid w:val="008E78F2"/>
    <w:rsid w:val="008E7B12"/>
    <w:rsid w:val="008F022C"/>
    <w:rsid w:val="008F0377"/>
    <w:rsid w:val="008F0E38"/>
    <w:rsid w:val="008F2A60"/>
    <w:rsid w:val="008F310D"/>
    <w:rsid w:val="008F3758"/>
    <w:rsid w:val="008F3888"/>
    <w:rsid w:val="008F3A90"/>
    <w:rsid w:val="008F3B22"/>
    <w:rsid w:val="008F43C7"/>
    <w:rsid w:val="008F4823"/>
    <w:rsid w:val="008F551B"/>
    <w:rsid w:val="008F606D"/>
    <w:rsid w:val="008F6597"/>
    <w:rsid w:val="008F7150"/>
    <w:rsid w:val="008F71CC"/>
    <w:rsid w:val="008F721C"/>
    <w:rsid w:val="008F757D"/>
    <w:rsid w:val="00900662"/>
    <w:rsid w:val="00900BFF"/>
    <w:rsid w:val="00901953"/>
    <w:rsid w:val="00901DF8"/>
    <w:rsid w:val="00902166"/>
    <w:rsid w:val="00902A0C"/>
    <w:rsid w:val="009040A1"/>
    <w:rsid w:val="009043AA"/>
    <w:rsid w:val="0090473B"/>
    <w:rsid w:val="0090487F"/>
    <w:rsid w:val="00904A1E"/>
    <w:rsid w:val="00905282"/>
    <w:rsid w:val="0090574B"/>
    <w:rsid w:val="00905908"/>
    <w:rsid w:val="00905F22"/>
    <w:rsid w:val="00906C96"/>
    <w:rsid w:val="009075A4"/>
    <w:rsid w:val="009101AF"/>
    <w:rsid w:val="00910400"/>
    <w:rsid w:val="00911808"/>
    <w:rsid w:val="00911DF3"/>
    <w:rsid w:val="00912F37"/>
    <w:rsid w:val="009131C8"/>
    <w:rsid w:val="009145FB"/>
    <w:rsid w:val="00914811"/>
    <w:rsid w:val="00915283"/>
    <w:rsid w:val="00915786"/>
    <w:rsid w:val="00917141"/>
    <w:rsid w:val="0091746C"/>
    <w:rsid w:val="00917D06"/>
    <w:rsid w:val="009207DB"/>
    <w:rsid w:val="00921879"/>
    <w:rsid w:val="00922024"/>
    <w:rsid w:val="00922A45"/>
    <w:rsid w:val="009233CE"/>
    <w:rsid w:val="00923C3F"/>
    <w:rsid w:val="00924853"/>
    <w:rsid w:val="009252E0"/>
    <w:rsid w:val="00925501"/>
    <w:rsid w:val="00926982"/>
    <w:rsid w:val="00926B5A"/>
    <w:rsid w:val="00926D4C"/>
    <w:rsid w:val="009270C4"/>
    <w:rsid w:val="00931743"/>
    <w:rsid w:val="00931AF8"/>
    <w:rsid w:val="009325F7"/>
    <w:rsid w:val="00932BCF"/>
    <w:rsid w:val="00933396"/>
    <w:rsid w:val="00933761"/>
    <w:rsid w:val="00934D73"/>
    <w:rsid w:val="00935042"/>
    <w:rsid w:val="00936CC6"/>
    <w:rsid w:val="0093740F"/>
    <w:rsid w:val="00937B4A"/>
    <w:rsid w:val="00937BE9"/>
    <w:rsid w:val="00937C1D"/>
    <w:rsid w:val="00940804"/>
    <w:rsid w:val="00940E9B"/>
    <w:rsid w:val="00940FC3"/>
    <w:rsid w:val="009410B3"/>
    <w:rsid w:val="0094131D"/>
    <w:rsid w:val="0094166C"/>
    <w:rsid w:val="00941D3B"/>
    <w:rsid w:val="00942120"/>
    <w:rsid w:val="009425F7"/>
    <w:rsid w:val="00943827"/>
    <w:rsid w:val="00943BC0"/>
    <w:rsid w:val="00943E23"/>
    <w:rsid w:val="00944BF0"/>
    <w:rsid w:val="00944F29"/>
    <w:rsid w:val="00946136"/>
    <w:rsid w:val="00946CD9"/>
    <w:rsid w:val="00947046"/>
    <w:rsid w:val="00947A00"/>
    <w:rsid w:val="009505F4"/>
    <w:rsid w:val="00951216"/>
    <w:rsid w:val="0095279B"/>
    <w:rsid w:val="00953006"/>
    <w:rsid w:val="0095316C"/>
    <w:rsid w:val="00954282"/>
    <w:rsid w:val="00954427"/>
    <w:rsid w:val="009545B9"/>
    <w:rsid w:val="009564ED"/>
    <w:rsid w:val="00956CA2"/>
    <w:rsid w:val="00960310"/>
    <w:rsid w:val="00960385"/>
    <w:rsid w:val="0096079B"/>
    <w:rsid w:val="00960CA9"/>
    <w:rsid w:val="00961D3A"/>
    <w:rsid w:val="0096218D"/>
    <w:rsid w:val="00964509"/>
    <w:rsid w:val="00964525"/>
    <w:rsid w:val="0096501B"/>
    <w:rsid w:val="0096627F"/>
    <w:rsid w:val="0096662B"/>
    <w:rsid w:val="009666AF"/>
    <w:rsid w:val="00966D65"/>
    <w:rsid w:val="00967180"/>
    <w:rsid w:val="0096797D"/>
    <w:rsid w:val="00967B7F"/>
    <w:rsid w:val="00970704"/>
    <w:rsid w:val="00970B65"/>
    <w:rsid w:val="00971127"/>
    <w:rsid w:val="0097119E"/>
    <w:rsid w:val="00971E87"/>
    <w:rsid w:val="00971EB0"/>
    <w:rsid w:val="0097272C"/>
    <w:rsid w:val="009734B8"/>
    <w:rsid w:val="00973514"/>
    <w:rsid w:val="009741E7"/>
    <w:rsid w:val="00974EEC"/>
    <w:rsid w:val="00975B47"/>
    <w:rsid w:val="00975C75"/>
    <w:rsid w:val="00975E5B"/>
    <w:rsid w:val="0097681E"/>
    <w:rsid w:val="00977506"/>
    <w:rsid w:val="0098177A"/>
    <w:rsid w:val="00982633"/>
    <w:rsid w:val="00983583"/>
    <w:rsid w:val="00983EFD"/>
    <w:rsid w:val="009855B0"/>
    <w:rsid w:val="009859A8"/>
    <w:rsid w:val="00985A7D"/>
    <w:rsid w:val="00986257"/>
    <w:rsid w:val="0098658A"/>
    <w:rsid w:val="00986861"/>
    <w:rsid w:val="00987CBC"/>
    <w:rsid w:val="00990E34"/>
    <w:rsid w:val="00991EB0"/>
    <w:rsid w:val="0099212B"/>
    <w:rsid w:val="0099245F"/>
    <w:rsid w:val="009928FA"/>
    <w:rsid w:val="009937B4"/>
    <w:rsid w:val="009940B6"/>
    <w:rsid w:val="00994B5F"/>
    <w:rsid w:val="00995768"/>
    <w:rsid w:val="00996326"/>
    <w:rsid w:val="00996B7D"/>
    <w:rsid w:val="00996F95"/>
    <w:rsid w:val="009976A3"/>
    <w:rsid w:val="00997745"/>
    <w:rsid w:val="00997EA5"/>
    <w:rsid w:val="009A07D5"/>
    <w:rsid w:val="009A1BC9"/>
    <w:rsid w:val="009A1FE7"/>
    <w:rsid w:val="009A28D9"/>
    <w:rsid w:val="009A2967"/>
    <w:rsid w:val="009A36B7"/>
    <w:rsid w:val="009A3720"/>
    <w:rsid w:val="009A42CF"/>
    <w:rsid w:val="009A44E8"/>
    <w:rsid w:val="009A4A49"/>
    <w:rsid w:val="009A581E"/>
    <w:rsid w:val="009A679E"/>
    <w:rsid w:val="009B0460"/>
    <w:rsid w:val="009B1DA5"/>
    <w:rsid w:val="009B1E1D"/>
    <w:rsid w:val="009B2602"/>
    <w:rsid w:val="009B28FD"/>
    <w:rsid w:val="009B2AD6"/>
    <w:rsid w:val="009B3172"/>
    <w:rsid w:val="009B32D0"/>
    <w:rsid w:val="009B4575"/>
    <w:rsid w:val="009B45C7"/>
    <w:rsid w:val="009B461D"/>
    <w:rsid w:val="009B5594"/>
    <w:rsid w:val="009B59ED"/>
    <w:rsid w:val="009B6EE8"/>
    <w:rsid w:val="009B729E"/>
    <w:rsid w:val="009B7498"/>
    <w:rsid w:val="009C0191"/>
    <w:rsid w:val="009C264B"/>
    <w:rsid w:val="009C34F1"/>
    <w:rsid w:val="009C381A"/>
    <w:rsid w:val="009C3B80"/>
    <w:rsid w:val="009C3D84"/>
    <w:rsid w:val="009C42E2"/>
    <w:rsid w:val="009C48C6"/>
    <w:rsid w:val="009C5D76"/>
    <w:rsid w:val="009C5DFB"/>
    <w:rsid w:val="009C5FDE"/>
    <w:rsid w:val="009C6C92"/>
    <w:rsid w:val="009C7B1D"/>
    <w:rsid w:val="009C7F10"/>
    <w:rsid w:val="009C7FF8"/>
    <w:rsid w:val="009D03F1"/>
    <w:rsid w:val="009D07CE"/>
    <w:rsid w:val="009D0921"/>
    <w:rsid w:val="009D101B"/>
    <w:rsid w:val="009D118E"/>
    <w:rsid w:val="009D1CF4"/>
    <w:rsid w:val="009D2A26"/>
    <w:rsid w:val="009D2C21"/>
    <w:rsid w:val="009D380F"/>
    <w:rsid w:val="009D57A7"/>
    <w:rsid w:val="009D6546"/>
    <w:rsid w:val="009D65EE"/>
    <w:rsid w:val="009D6FE7"/>
    <w:rsid w:val="009E0393"/>
    <w:rsid w:val="009E04BB"/>
    <w:rsid w:val="009E0525"/>
    <w:rsid w:val="009E05A9"/>
    <w:rsid w:val="009E1370"/>
    <w:rsid w:val="009E20A6"/>
    <w:rsid w:val="009E233F"/>
    <w:rsid w:val="009E2F30"/>
    <w:rsid w:val="009E323A"/>
    <w:rsid w:val="009E328B"/>
    <w:rsid w:val="009E396A"/>
    <w:rsid w:val="009E4130"/>
    <w:rsid w:val="009E441E"/>
    <w:rsid w:val="009E6122"/>
    <w:rsid w:val="009E6DD0"/>
    <w:rsid w:val="009E6DEE"/>
    <w:rsid w:val="009E6E87"/>
    <w:rsid w:val="009E700C"/>
    <w:rsid w:val="009E7491"/>
    <w:rsid w:val="009F082A"/>
    <w:rsid w:val="009F0BD9"/>
    <w:rsid w:val="009F12B4"/>
    <w:rsid w:val="009F33FA"/>
    <w:rsid w:val="009F347C"/>
    <w:rsid w:val="009F4A46"/>
    <w:rsid w:val="009F4D19"/>
    <w:rsid w:val="009F54D7"/>
    <w:rsid w:val="009F6619"/>
    <w:rsid w:val="009F68FF"/>
    <w:rsid w:val="009F6FEE"/>
    <w:rsid w:val="009F768E"/>
    <w:rsid w:val="009F7F88"/>
    <w:rsid w:val="00A00E77"/>
    <w:rsid w:val="00A01A4C"/>
    <w:rsid w:val="00A01C1F"/>
    <w:rsid w:val="00A01C98"/>
    <w:rsid w:val="00A04B6F"/>
    <w:rsid w:val="00A054CB"/>
    <w:rsid w:val="00A05DF4"/>
    <w:rsid w:val="00A05E8F"/>
    <w:rsid w:val="00A0690B"/>
    <w:rsid w:val="00A06A54"/>
    <w:rsid w:val="00A0787D"/>
    <w:rsid w:val="00A10423"/>
    <w:rsid w:val="00A10498"/>
    <w:rsid w:val="00A10A6F"/>
    <w:rsid w:val="00A118B4"/>
    <w:rsid w:val="00A129C6"/>
    <w:rsid w:val="00A14BDD"/>
    <w:rsid w:val="00A15A52"/>
    <w:rsid w:val="00A16698"/>
    <w:rsid w:val="00A1706F"/>
    <w:rsid w:val="00A1721D"/>
    <w:rsid w:val="00A17791"/>
    <w:rsid w:val="00A17A42"/>
    <w:rsid w:val="00A17F01"/>
    <w:rsid w:val="00A20EDD"/>
    <w:rsid w:val="00A210DB"/>
    <w:rsid w:val="00A21667"/>
    <w:rsid w:val="00A220FB"/>
    <w:rsid w:val="00A223A5"/>
    <w:rsid w:val="00A22536"/>
    <w:rsid w:val="00A244A1"/>
    <w:rsid w:val="00A24BC5"/>
    <w:rsid w:val="00A2504C"/>
    <w:rsid w:val="00A26747"/>
    <w:rsid w:val="00A26E5D"/>
    <w:rsid w:val="00A276A6"/>
    <w:rsid w:val="00A276FF"/>
    <w:rsid w:val="00A30164"/>
    <w:rsid w:val="00A30C82"/>
    <w:rsid w:val="00A31A01"/>
    <w:rsid w:val="00A31B33"/>
    <w:rsid w:val="00A321B3"/>
    <w:rsid w:val="00A32211"/>
    <w:rsid w:val="00A3287C"/>
    <w:rsid w:val="00A33758"/>
    <w:rsid w:val="00A33FDC"/>
    <w:rsid w:val="00A34114"/>
    <w:rsid w:val="00A34C81"/>
    <w:rsid w:val="00A34E19"/>
    <w:rsid w:val="00A34FF0"/>
    <w:rsid w:val="00A35165"/>
    <w:rsid w:val="00A35BE0"/>
    <w:rsid w:val="00A35C90"/>
    <w:rsid w:val="00A362F9"/>
    <w:rsid w:val="00A36F35"/>
    <w:rsid w:val="00A373CC"/>
    <w:rsid w:val="00A3760C"/>
    <w:rsid w:val="00A37704"/>
    <w:rsid w:val="00A37E59"/>
    <w:rsid w:val="00A40108"/>
    <w:rsid w:val="00A40D0C"/>
    <w:rsid w:val="00A41302"/>
    <w:rsid w:val="00A41C59"/>
    <w:rsid w:val="00A42310"/>
    <w:rsid w:val="00A4350C"/>
    <w:rsid w:val="00A43644"/>
    <w:rsid w:val="00A4383B"/>
    <w:rsid w:val="00A44BB6"/>
    <w:rsid w:val="00A45734"/>
    <w:rsid w:val="00A45B90"/>
    <w:rsid w:val="00A461B1"/>
    <w:rsid w:val="00A462F7"/>
    <w:rsid w:val="00A46659"/>
    <w:rsid w:val="00A46F1A"/>
    <w:rsid w:val="00A47029"/>
    <w:rsid w:val="00A477C3"/>
    <w:rsid w:val="00A50299"/>
    <w:rsid w:val="00A5067A"/>
    <w:rsid w:val="00A533D5"/>
    <w:rsid w:val="00A53A31"/>
    <w:rsid w:val="00A53C68"/>
    <w:rsid w:val="00A5510E"/>
    <w:rsid w:val="00A559F4"/>
    <w:rsid w:val="00A56308"/>
    <w:rsid w:val="00A56547"/>
    <w:rsid w:val="00A57079"/>
    <w:rsid w:val="00A570E0"/>
    <w:rsid w:val="00A606A0"/>
    <w:rsid w:val="00A6077B"/>
    <w:rsid w:val="00A60A60"/>
    <w:rsid w:val="00A61263"/>
    <w:rsid w:val="00A614AD"/>
    <w:rsid w:val="00A61886"/>
    <w:rsid w:val="00A61E92"/>
    <w:rsid w:val="00A621AB"/>
    <w:rsid w:val="00A62757"/>
    <w:rsid w:val="00A639E0"/>
    <w:rsid w:val="00A63D89"/>
    <w:rsid w:val="00A64368"/>
    <w:rsid w:val="00A64393"/>
    <w:rsid w:val="00A647EC"/>
    <w:rsid w:val="00A6526E"/>
    <w:rsid w:val="00A65DA4"/>
    <w:rsid w:val="00A66E04"/>
    <w:rsid w:val="00A67194"/>
    <w:rsid w:val="00A671B3"/>
    <w:rsid w:val="00A6735F"/>
    <w:rsid w:val="00A676F1"/>
    <w:rsid w:val="00A67968"/>
    <w:rsid w:val="00A7040E"/>
    <w:rsid w:val="00A70D5A"/>
    <w:rsid w:val="00A71E1C"/>
    <w:rsid w:val="00A734F2"/>
    <w:rsid w:val="00A73DEE"/>
    <w:rsid w:val="00A74254"/>
    <w:rsid w:val="00A74678"/>
    <w:rsid w:val="00A75AEA"/>
    <w:rsid w:val="00A75EA3"/>
    <w:rsid w:val="00A76063"/>
    <w:rsid w:val="00A767EB"/>
    <w:rsid w:val="00A771BF"/>
    <w:rsid w:val="00A77299"/>
    <w:rsid w:val="00A803C1"/>
    <w:rsid w:val="00A805F1"/>
    <w:rsid w:val="00A815B6"/>
    <w:rsid w:val="00A81953"/>
    <w:rsid w:val="00A82067"/>
    <w:rsid w:val="00A827C9"/>
    <w:rsid w:val="00A83BF3"/>
    <w:rsid w:val="00A85B31"/>
    <w:rsid w:val="00A860FD"/>
    <w:rsid w:val="00A861F3"/>
    <w:rsid w:val="00A866EA"/>
    <w:rsid w:val="00A86C48"/>
    <w:rsid w:val="00A90DB1"/>
    <w:rsid w:val="00A9147B"/>
    <w:rsid w:val="00A9177F"/>
    <w:rsid w:val="00A91BA8"/>
    <w:rsid w:val="00A91EF1"/>
    <w:rsid w:val="00A91EF2"/>
    <w:rsid w:val="00A9325C"/>
    <w:rsid w:val="00A93680"/>
    <w:rsid w:val="00A9430B"/>
    <w:rsid w:val="00A94483"/>
    <w:rsid w:val="00A94529"/>
    <w:rsid w:val="00A94C42"/>
    <w:rsid w:val="00A959CA"/>
    <w:rsid w:val="00A96FC6"/>
    <w:rsid w:val="00A971AF"/>
    <w:rsid w:val="00A97A16"/>
    <w:rsid w:val="00A97B61"/>
    <w:rsid w:val="00A97C2E"/>
    <w:rsid w:val="00A97CE3"/>
    <w:rsid w:val="00A97E0C"/>
    <w:rsid w:val="00AA01DA"/>
    <w:rsid w:val="00AA0925"/>
    <w:rsid w:val="00AA11BA"/>
    <w:rsid w:val="00AA182B"/>
    <w:rsid w:val="00AA2394"/>
    <w:rsid w:val="00AA2D62"/>
    <w:rsid w:val="00AA2E2C"/>
    <w:rsid w:val="00AA2E90"/>
    <w:rsid w:val="00AA3077"/>
    <w:rsid w:val="00AA36B9"/>
    <w:rsid w:val="00AA375B"/>
    <w:rsid w:val="00AA38AF"/>
    <w:rsid w:val="00AA41DE"/>
    <w:rsid w:val="00AA450C"/>
    <w:rsid w:val="00AA4B62"/>
    <w:rsid w:val="00AA571A"/>
    <w:rsid w:val="00AA5EB3"/>
    <w:rsid w:val="00AA6916"/>
    <w:rsid w:val="00AB022F"/>
    <w:rsid w:val="00AB110E"/>
    <w:rsid w:val="00AB11CF"/>
    <w:rsid w:val="00AB1287"/>
    <w:rsid w:val="00AB1CE8"/>
    <w:rsid w:val="00AB2470"/>
    <w:rsid w:val="00AB3EC9"/>
    <w:rsid w:val="00AB3FCD"/>
    <w:rsid w:val="00AB43FC"/>
    <w:rsid w:val="00AB4506"/>
    <w:rsid w:val="00AB5190"/>
    <w:rsid w:val="00AB5513"/>
    <w:rsid w:val="00AB6DFC"/>
    <w:rsid w:val="00AB6E0F"/>
    <w:rsid w:val="00AB7354"/>
    <w:rsid w:val="00AB75DD"/>
    <w:rsid w:val="00AB7C46"/>
    <w:rsid w:val="00AC071C"/>
    <w:rsid w:val="00AC2076"/>
    <w:rsid w:val="00AC3637"/>
    <w:rsid w:val="00AC3D4F"/>
    <w:rsid w:val="00AC3D5B"/>
    <w:rsid w:val="00AC3DB7"/>
    <w:rsid w:val="00AC4699"/>
    <w:rsid w:val="00AC57CD"/>
    <w:rsid w:val="00AC59DF"/>
    <w:rsid w:val="00AC63A8"/>
    <w:rsid w:val="00AC72C7"/>
    <w:rsid w:val="00AC7899"/>
    <w:rsid w:val="00AD13D6"/>
    <w:rsid w:val="00AD2C42"/>
    <w:rsid w:val="00AD4087"/>
    <w:rsid w:val="00AD5BEE"/>
    <w:rsid w:val="00AD6466"/>
    <w:rsid w:val="00AD6A21"/>
    <w:rsid w:val="00AD6BE0"/>
    <w:rsid w:val="00AD752F"/>
    <w:rsid w:val="00AE05DD"/>
    <w:rsid w:val="00AE0C8D"/>
    <w:rsid w:val="00AE0E2A"/>
    <w:rsid w:val="00AE1131"/>
    <w:rsid w:val="00AE1411"/>
    <w:rsid w:val="00AE2071"/>
    <w:rsid w:val="00AE2330"/>
    <w:rsid w:val="00AE27D6"/>
    <w:rsid w:val="00AE3354"/>
    <w:rsid w:val="00AE55BC"/>
    <w:rsid w:val="00AE56D1"/>
    <w:rsid w:val="00AE5A99"/>
    <w:rsid w:val="00AE62E7"/>
    <w:rsid w:val="00AE686D"/>
    <w:rsid w:val="00AE6B27"/>
    <w:rsid w:val="00AE77AC"/>
    <w:rsid w:val="00AF0DC0"/>
    <w:rsid w:val="00AF0F96"/>
    <w:rsid w:val="00AF17E4"/>
    <w:rsid w:val="00AF1CE6"/>
    <w:rsid w:val="00AF21D7"/>
    <w:rsid w:val="00AF282C"/>
    <w:rsid w:val="00AF28EB"/>
    <w:rsid w:val="00AF31BA"/>
    <w:rsid w:val="00AF36B6"/>
    <w:rsid w:val="00AF42CB"/>
    <w:rsid w:val="00AF4803"/>
    <w:rsid w:val="00AF4D10"/>
    <w:rsid w:val="00AF58CB"/>
    <w:rsid w:val="00AF5DB8"/>
    <w:rsid w:val="00AF7217"/>
    <w:rsid w:val="00AF726F"/>
    <w:rsid w:val="00AF783F"/>
    <w:rsid w:val="00B00506"/>
    <w:rsid w:val="00B005E2"/>
    <w:rsid w:val="00B00673"/>
    <w:rsid w:val="00B00AE7"/>
    <w:rsid w:val="00B00ED5"/>
    <w:rsid w:val="00B02315"/>
    <w:rsid w:val="00B02BF0"/>
    <w:rsid w:val="00B034DD"/>
    <w:rsid w:val="00B03AB4"/>
    <w:rsid w:val="00B04C3C"/>
    <w:rsid w:val="00B05B91"/>
    <w:rsid w:val="00B06ED4"/>
    <w:rsid w:val="00B077CC"/>
    <w:rsid w:val="00B07A28"/>
    <w:rsid w:val="00B07C8A"/>
    <w:rsid w:val="00B1123F"/>
    <w:rsid w:val="00B11A4E"/>
    <w:rsid w:val="00B13397"/>
    <w:rsid w:val="00B1400D"/>
    <w:rsid w:val="00B144AA"/>
    <w:rsid w:val="00B147C9"/>
    <w:rsid w:val="00B15BB2"/>
    <w:rsid w:val="00B1666B"/>
    <w:rsid w:val="00B16B5D"/>
    <w:rsid w:val="00B16CEE"/>
    <w:rsid w:val="00B16EBE"/>
    <w:rsid w:val="00B20655"/>
    <w:rsid w:val="00B20BD6"/>
    <w:rsid w:val="00B21443"/>
    <w:rsid w:val="00B21D0E"/>
    <w:rsid w:val="00B22C57"/>
    <w:rsid w:val="00B23C76"/>
    <w:rsid w:val="00B23EEE"/>
    <w:rsid w:val="00B25E1E"/>
    <w:rsid w:val="00B267F7"/>
    <w:rsid w:val="00B27298"/>
    <w:rsid w:val="00B27384"/>
    <w:rsid w:val="00B276E4"/>
    <w:rsid w:val="00B27A6D"/>
    <w:rsid w:val="00B309F9"/>
    <w:rsid w:val="00B30DAD"/>
    <w:rsid w:val="00B31593"/>
    <w:rsid w:val="00B31782"/>
    <w:rsid w:val="00B34709"/>
    <w:rsid w:val="00B34F80"/>
    <w:rsid w:val="00B36928"/>
    <w:rsid w:val="00B37293"/>
    <w:rsid w:val="00B4076A"/>
    <w:rsid w:val="00B413EB"/>
    <w:rsid w:val="00B4253E"/>
    <w:rsid w:val="00B426B6"/>
    <w:rsid w:val="00B42C20"/>
    <w:rsid w:val="00B43AD9"/>
    <w:rsid w:val="00B443D5"/>
    <w:rsid w:val="00B44482"/>
    <w:rsid w:val="00B4498A"/>
    <w:rsid w:val="00B44CAB"/>
    <w:rsid w:val="00B45012"/>
    <w:rsid w:val="00B450D9"/>
    <w:rsid w:val="00B45D36"/>
    <w:rsid w:val="00B46FF2"/>
    <w:rsid w:val="00B539EB"/>
    <w:rsid w:val="00B53D7D"/>
    <w:rsid w:val="00B54B76"/>
    <w:rsid w:val="00B55AE3"/>
    <w:rsid w:val="00B560E5"/>
    <w:rsid w:val="00B576E1"/>
    <w:rsid w:val="00B6088D"/>
    <w:rsid w:val="00B608F1"/>
    <w:rsid w:val="00B60A96"/>
    <w:rsid w:val="00B60F79"/>
    <w:rsid w:val="00B617E2"/>
    <w:rsid w:val="00B6252C"/>
    <w:rsid w:val="00B62653"/>
    <w:rsid w:val="00B62819"/>
    <w:rsid w:val="00B62CBE"/>
    <w:rsid w:val="00B62EFD"/>
    <w:rsid w:val="00B63999"/>
    <w:rsid w:val="00B63B4A"/>
    <w:rsid w:val="00B63DA0"/>
    <w:rsid w:val="00B64F8D"/>
    <w:rsid w:val="00B6533C"/>
    <w:rsid w:val="00B6731A"/>
    <w:rsid w:val="00B673CA"/>
    <w:rsid w:val="00B678A4"/>
    <w:rsid w:val="00B70316"/>
    <w:rsid w:val="00B70903"/>
    <w:rsid w:val="00B70930"/>
    <w:rsid w:val="00B7108D"/>
    <w:rsid w:val="00B7117A"/>
    <w:rsid w:val="00B7128A"/>
    <w:rsid w:val="00B713F0"/>
    <w:rsid w:val="00B71BD7"/>
    <w:rsid w:val="00B72053"/>
    <w:rsid w:val="00B72B7F"/>
    <w:rsid w:val="00B73D1E"/>
    <w:rsid w:val="00B74530"/>
    <w:rsid w:val="00B74E4D"/>
    <w:rsid w:val="00B75D3F"/>
    <w:rsid w:val="00B75D4C"/>
    <w:rsid w:val="00B76F2C"/>
    <w:rsid w:val="00B774EE"/>
    <w:rsid w:val="00B77723"/>
    <w:rsid w:val="00B77863"/>
    <w:rsid w:val="00B80008"/>
    <w:rsid w:val="00B801AC"/>
    <w:rsid w:val="00B809E2"/>
    <w:rsid w:val="00B815D3"/>
    <w:rsid w:val="00B81BB3"/>
    <w:rsid w:val="00B8270D"/>
    <w:rsid w:val="00B827E7"/>
    <w:rsid w:val="00B82B33"/>
    <w:rsid w:val="00B8384C"/>
    <w:rsid w:val="00B84030"/>
    <w:rsid w:val="00B843A1"/>
    <w:rsid w:val="00B854BE"/>
    <w:rsid w:val="00B85704"/>
    <w:rsid w:val="00B868D6"/>
    <w:rsid w:val="00B86965"/>
    <w:rsid w:val="00B86D0A"/>
    <w:rsid w:val="00B8748B"/>
    <w:rsid w:val="00B87B3F"/>
    <w:rsid w:val="00B91818"/>
    <w:rsid w:val="00B922D6"/>
    <w:rsid w:val="00B93E18"/>
    <w:rsid w:val="00B93E2C"/>
    <w:rsid w:val="00B948E8"/>
    <w:rsid w:val="00B94BE5"/>
    <w:rsid w:val="00B9556B"/>
    <w:rsid w:val="00B96069"/>
    <w:rsid w:val="00B968F3"/>
    <w:rsid w:val="00B96E78"/>
    <w:rsid w:val="00BA0A76"/>
    <w:rsid w:val="00BA11A9"/>
    <w:rsid w:val="00BA30C2"/>
    <w:rsid w:val="00BA31C6"/>
    <w:rsid w:val="00BA4B0A"/>
    <w:rsid w:val="00BA699B"/>
    <w:rsid w:val="00BA76AB"/>
    <w:rsid w:val="00BA7A5F"/>
    <w:rsid w:val="00BB0225"/>
    <w:rsid w:val="00BB0423"/>
    <w:rsid w:val="00BB0F8B"/>
    <w:rsid w:val="00BB1D73"/>
    <w:rsid w:val="00BB2CE4"/>
    <w:rsid w:val="00BB3C27"/>
    <w:rsid w:val="00BB4008"/>
    <w:rsid w:val="00BB42D2"/>
    <w:rsid w:val="00BB5449"/>
    <w:rsid w:val="00BB5C00"/>
    <w:rsid w:val="00BB6ECF"/>
    <w:rsid w:val="00BB74B3"/>
    <w:rsid w:val="00BB777A"/>
    <w:rsid w:val="00BB7E0B"/>
    <w:rsid w:val="00BC0560"/>
    <w:rsid w:val="00BC06FE"/>
    <w:rsid w:val="00BC1765"/>
    <w:rsid w:val="00BC1FD6"/>
    <w:rsid w:val="00BC25D7"/>
    <w:rsid w:val="00BC320C"/>
    <w:rsid w:val="00BC43C2"/>
    <w:rsid w:val="00BC464D"/>
    <w:rsid w:val="00BC4883"/>
    <w:rsid w:val="00BC5454"/>
    <w:rsid w:val="00BC5F7F"/>
    <w:rsid w:val="00BC74EE"/>
    <w:rsid w:val="00BC777E"/>
    <w:rsid w:val="00BC7E23"/>
    <w:rsid w:val="00BD219A"/>
    <w:rsid w:val="00BD2C42"/>
    <w:rsid w:val="00BD2EF9"/>
    <w:rsid w:val="00BD2F1D"/>
    <w:rsid w:val="00BD3997"/>
    <w:rsid w:val="00BD5081"/>
    <w:rsid w:val="00BD5D7E"/>
    <w:rsid w:val="00BD62E5"/>
    <w:rsid w:val="00BD68BB"/>
    <w:rsid w:val="00BD6EF9"/>
    <w:rsid w:val="00BD754C"/>
    <w:rsid w:val="00BD78C6"/>
    <w:rsid w:val="00BD7F54"/>
    <w:rsid w:val="00BE01E1"/>
    <w:rsid w:val="00BE0849"/>
    <w:rsid w:val="00BE15DA"/>
    <w:rsid w:val="00BE19AD"/>
    <w:rsid w:val="00BE1B2F"/>
    <w:rsid w:val="00BE369C"/>
    <w:rsid w:val="00BE4FBC"/>
    <w:rsid w:val="00BE5338"/>
    <w:rsid w:val="00BE534A"/>
    <w:rsid w:val="00BE5A5B"/>
    <w:rsid w:val="00BE5B7C"/>
    <w:rsid w:val="00BE61C4"/>
    <w:rsid w:val="00BE72FD"/>
    <w:rsid w:val="00BE733C"/>
    <w:rsid w:val="00BE73D4"/>
    <w:rsid w:val="00BE791F"/>
    <w:rsid w:val="00BE7AF2"/>
    <w:rsid w:val="00BF1EF8"/>
    <w:rsid w:val="00BF25A9"/>
    <w:rsid w:val="00BF2DE5"/>
    <w:rsid w:val="00BF39B7"/>
    <w:rsid w:val="00BF4111"/>
    <w:rsid w:val="00BF486D"/>
    <w:rsid w:val="00BF4C49"/>
    <w:rsid w:val="00BF4D1A"/>
    <w:rsid w:val="00BF5168"/>
    <w:rsid w:val="00BF5A5B"/>
    <w:rsid w:val="00BF6338"/>
    <w:rsid w:val="00BF6D56"/>
    <w:rsid w:val="00BF7CE1"/>
    <w:rsid w:val="00C00D03"/>
    <w:rsid w:val="00C00D9C"/>
    <w:rsid w:val="00C01DFC"/>
    <w:rsid w:val="00C02513"/>
    <w:rsid w:val="00C0270E"/>
    <w:rsid w:val="00C0282B"/>
    <w:rsid w:val="00C03C4E"/>
    <w:rsid w:val="00C044E4"/>
    <w:rsid w:val="00C047A4"/>
    <w:rsid w:val="00C05013"/>
    <w:rsid w:val="00C053B5"/>
    <w:rsid w:val="00C067AD"/>
    <w:rsid w:val="00C067E0"/>
    <w:rsid w:val="00C071C7"/>
    <w:rsid w:val="00C0773D"/>
    <w:rsid w:val="00C1025D"/>
    <w:rsid w:val="00C110C7"/>
    <w:rsid w:val="00C11733"/>
    <w:rsid w:val="00C12CC1"/>
    <w:rsid w:val="00C12D93"/>
    <w:rsid w:val="00C12EE2"/>
    <w:rsid w:val="00C13103"/>
    <w:rsid w:val="00C139DE"/>
    <w:rsid w:val="00C13B55"/>
    <w:rsid w:val="00C13CB8"/>
    <w:rsid w:val="00C14CD4"/>
    <w:rsid w:val="00C151CE"/>
    <w:rsid w:val="00C15BBB"/>
    <w:rsid w:val="00C16078"/>
    <w:rsid w:val="00C16439"/>
    <w:rsid w:val="00C20336"/>
    <w:rsid w:val="00C206DC"/>
    <w:rsid w:val="00C2092E"/>
    <w:rsid w:val="00C20F37"/>
    <w:rsid w:val="00C211AE"/>
    <w:rsid w:val="00C213FD"/>
    <w:rsid w:val="00C21C42"/>
    <w:rsid w:val="00C22441"/>
    <w:rsid w:val="00C23520"/>
    <w:rsid w:val="00C23FE1"/>
    <w:rsid w:val="00C24AE3"/>
    <w:rsid w:val="00C24F88"/>
    <w:rsid w:val="00C25082"/>
    <w:rsid w:val="00C2570A"/>
    <w:rsid w:val="00C25B91"/>
    <w:rsid w:val="00C265D4"/>
    <w:rsid w:val="00C26DC6"/>
    <w:rsid w:val="00C27447"/>
    <w:rsid w:val="00C275FC"/>
    <w:rsid w:val="00C2772B"/>
    <w:rsid w:val="00C3030F"/>
    <w:rsid w:val="00C30615"/>
    <w:rsid w:val="00C30715"/>
    <w:rsid w:val="00C30D84"/>
    <w:rsid w:val="00C3131B"/>
    <w:rsid w:val="00C317A7"/>
    <w:rsid w:val="00C31B0E"/>
    <w:rsid w:val="00C33383"/>
    <w:rsid w:val="00C33614"/>
    <w:rsid w:val="00C33AEC"/>
    <w:rsid w:val="00C35493"/>
    <w:rsid w:val="00C35C8E"/>
    <w:rsid w:val="00C361E9"/>
    <w:rsid w:val="00C3671E"/>
    <w:rsid w:val="00C36B1D"/>
    <w:rsid w:val="00C36EED"/>
    <w:rsid w:val="00C3742C"/>
    <w:rsid w:val="00C37661"/>
    <w:rsid w:val="00C37F81"/>
    <w:rsid w:val="00C410D2"/>
    <w:rsid w:val="00C411E0"/>
    <w:rsid w:val="00C41363"/>
    <w:rsid w:val="00C42209"/>
    <w:rsid w:val="00C429D5"/>
    <w:rsid w:val="00C42A78"/>
    <w:rsid w:val="00C42AD9"/>
    <w:rsid w:val="00C42DC9"/>
    <w:rsid w:val="00C437D6"/>
    <w:rsid w:val="00C45897"/>
    <w:rsid w:val="00C4601D"/>
    <w:rsid w:val="00C470F6"/>
    <w:rsid w:val="00C47B1C"/>
    <w:rsid w:val="00C504EF"/>
    <w:rsid w:val="00C509D2"/>
    <w:rsid w:val="00C51CCA"/>
    <w:rsid w:val="00C52FDA"/>
    <w:rsid w:val="00C53131"/>
    <w:rsid w:val="00C54473"/>
    <w:rsid w:val="00C55693"/>
    <w:rsid w:val="00C55945"/>
    <w:rsid w:val="00C55D94"/>
    <w:rsid w:val="00C55DCB"/>
    <w:rsid w:val="00C55FBB"/>
    <w:rsid w:val="00C56DCE"/>
    <w:rsid w:val="00C57582"/>
    <w:rsid w:val="00C5787F"/>
    <w:rsid w:val="00C608EF"/>
    <w:rsid w:val="00C60E9C"/>
    <w:rsid w:val="00C612BB"/>
    <w:rsid w:val="00C612BF"/>
    <w:rsid w:val="00C61338"/>
    <w:rsid w:val="00C6207E"/>
    <w:rsid w:val="00C62A28"/>
    <w:rsid w:val="00C6324D"/>
    <w:rsid w:val="00C64FAE"/>
    <w:rsid w:val="00C653CC"/>
    <w:rsid w:val="00C65B09"/>
    <w:rsid w:val="00C66344"/>
    <w:rsid w:val="00C66EDC"/>
    <w:rsid w:val="00C674F7"/>
    <w:rsid w:val="00C67D05"/>
    <w:rsid w:val="00C714EE"/>
    <w:rsid w:val="00C731E1"/>
    <w:rsid w:val="00C7335A"/>
    <w:rsid w:val="00C741A7"/>
    <w:rsid w:val="00C745D7"/>
    <w:rsid w:val="00C74DFB"/>
    <w:rsid w:val="00C74F7C"/>
    <w:rsid w:val="00C75F87"/>
    <w:rsid w:val="00C7702A"/>
    <w:rsid w:val="00C773C8"/>
    <w:rsid w:val="00C773CE"/>
    <w:rsid w:val="00C806B8"/>
    <w:rsid w:val="00C80A25"/>
    <w:rsid w:val="00C80E5E"/>
    <w:rsid w:val="00C81C07"/>
    <w:rsid w:val="00C82930"/>
    <w:rsid w:val="00C82C9E"/>
    <w:rsid w:val="00C83945"/>
    <w:rsid w:val="00C83DB7"/>
    <w:rsid w:val="00C83EE2"/>
    <w:rsid w:val="00C841BF"/>
    <w:rsid w:val="00C84BF3"/>
    <w:rsid w:val="00C8531E"/>
    <w:rsid w:val="00C85560"/>
    <w:rsid w:val="00C85A50"/>
    <w:rsid w:val="00C85B6C"/>
    <w:rsid w:val="00C85ECE"/>
    <w:rsid w:val="00C85F1C"/>
    <w:rsid w:val="00C86BFE"/>
    <w:rsid w:val="00C86D8A"/>
    <w:rsid w:val="00C86FF3"/>
    <w:rsid w:val="00C8757D"/>
    <w:rsid w:val="00C87E2F"/>
    <w:rsid w:val="00C900B0"/>
    <w:rsid w:val="00C900ED"/>
    <w:rsid w:val="00C9080B"/>
    <w:rsid w:val="00C90EA7"/>
    <w:rsid w:val="00C90EF9"/>
    <w:rsid w:val="00C9146C"/>
    <w:rsid w:val="00C9164E"/>
    <w:rsid w:val="00C92931"/>
    <w:rsid w:val="00C92949"/>
    <w:rsid w:val="00C9312F"/>
    <w:rsid w:val="00C93A97"/>
    <w:rsid w:val="00C94499"/>
    <w:rsid w:val="00C9491A"/>
    <w:rsid w:val="00C94BE9"/>
    <w:rsid w:val="00C95DD7"/>
    <w:rsid w:val="00C95ED6"/>
    <w:rsid w:val="00C965B2"/>
    <w:rsid w:val="00C96BBB"/>
    <w:rsid w:val="00CA04D5"/>
    <w:rsid w:val="00CA1AC8"/>
    <w:rsid w:val="00CA1FB0"/>
    <w:rsid w:val="00CA24D1"/>
    <w:rsid w:val="00CA381C"/>
    <w:rsid w:val="00CA39CC"/>
    <w:rsid w:val="00CA403D"/>
    <w:rsid w:val="00CA4743"/>
    <w:rsid w:val="00CA4818"/>
    <w:rsid w:val="00CA57FE"/>
    <w:rsid w:val="00CA5FF6"/>
    <w:rsid w:val="00CA6F32"/>
    <w:rsid w:val="00CA735E"/>
    <w:rsid w:val="00CA7BEE"/>
    <w:rsid w:val="00CB01B1"/>
    <w:rsid w:val="00CB0B34"/>
    <w:rsid w:val="00CB0EE0"/>
    <w:rsid w:val="00CB138F"/>
    <w:rsid w:val="00CB13CF"/>
    <w:rsid w:val="00CB13E0"/>
    <w:rsid w:val="00CB2343"/>
    <w:rsid w:val="00CB2F02"/>
    <w:rsid w:val="00CB387F"/>
    <w:rsid w:val="00CB44CC"/>
    <w:rsid w:val="00CB4506"/>
    <w:rsid w:val="00CB4522"/>
    <w:rsid w:val="00CB4741"/>
    <w:rsid w:val="00CB7145"/>
    <w:rsid w:val="00CB76B8"/>
    <w:rsid w:val="00CB7703"/>
    <w:rsid w:val="00CB77EE"/>
    <w:rsid w:val="00CB783B"/>
    <w:rsid w:val="00CB7AE2"/>
    <w:rsid w:val="00CC1C1E"/>
    <w:rsid w:val="00CC2611"/>
    <w:rsid w:val="00CC2803"/>
    <w:rsid w:val="00CC2813"/>
    <w:rsid w:val="00CC295E"/>
    <w:rsid w:val="00CC48D6"/>
    <w:rsid w:val="00CC544C"/>
    <w:rsid w:val="00CC559E"/>
    <w:rsid w:val="00CC707F"/>
    <w:rsid w:val="00CC708A"/>
    <w:rsid w:val="00CC79CD"/>
    <w:rsid w:val="00CD0E5B"/>
    <w:rsid w:val="00CD1841"/>
    <w:rsid w:val="00CD1BF1"/>
    <w:rsid w:val="00CD27CD"/>
    <w:rsid w:val="00CD34A5"/>
    <w:rsid w:val="00CD42CF"/>
    <w:rsid w:val="00CD4BF8"/>
    <w:rsid w:val="00CD52CD"/>
    <w:rsid w:val="00CD58F5"/>
    <w:rsid w:val="00CD644F"/>
    <w:rsid w:val="00CD64D2"/>
    <w:rsid w:val="00CD6525"/>
    <w:rsid w:val="00CD652E"/>
    <w:rsid w:val="00CD68DD"/>
    <w:rsid w:val="00CD6A0A"/>
    <w:rsid w:val="00CD6EF2"/>
    <w:rsid w:val="00CD786B"/>
    <w:rsid w:val="00CD7B8B"/>
    <w:rsid w:val="00CE01F8"/>
    <w:rsid w:val="00CE08BB"/>
    <w:rsid w:val="00CE0D51"/>
    <w:rsid w:val="00CE1657"/>
    <w:rsid w:val="00CE24B9"/>
    <w:rsid w:val="00CE2ADD"/>
    <w:rsid w:val="00CE2B04"/>
    <w:rsid w:val="00CE2C27"/>
    <w:rsid w:val="00CE2C87"/>
    <w:rsid w:val="00CE3E8B"/>
    <w:rsid w:val="00CE47DC"/>
    <w:rsid w:val="00CE5298"/>
    <w:rsid w:val="00CE5322"/>
    <w:rsid w:val="00CE58EB"/>
    <w:rsid w:val="00CE69E4"/>
    <w:rsid w:val="00CF0041"/>
    <w:rsid w:val="00CF02F9"/>
    <w:rsid w:val="00CF0D4B"/>
    <w:rsid w:val="00CF2605"/>
    <w:rsid w:val="00CF2804"/>
    <w:rsid w:val="00CF35B2"/>
    <w:rsid w:val="00CF38D4"/>
    <w:rsid w:val="00CF395A"/>
    <w:rsid w:val="00CF3D4C"/>
    <w:rsid w:val="00CF5C07"/>
    <w:rsid w:val="00CF5CFC"/>
    <w:rsid w:val="00D00655"/>
    <w:rsid w:val="00D00AF5"/>
    <w:rsid w:val="00D00E75"/>
    <w:rsid w:val="00D01917"/>
    <w:rsid w:val="00D01EBC"/>
    <w:rsid w:val="00D03DE1"/>
    <w:rsid w:val="00D03EDD"/>
    <w:rsid w:val="00D03EEF"/>
    <w:rsid w:val="00D03F69"/>
    <w:rsid w:val="00D04F08"/>
    <w:rsid w:val="00D050BB"/>
    <w:rsid w:val="00D07087"/>
    <w:rsid w:val="00D074CA"/>
    <w:rsid w:val="00D07A1B"/>
    <w:rsid w:val="00D07ACD"/>
    <w:rsid w:val="00D07DE3"/>
    <w:rsid w:val="00D07E2A"/>
    <w:rsid w:val="00D07EA6"/>
    <w:rsid w:val="00D11582"/>
    <w:rsid w:val="00D11666"/>
    <w:rsid w:val="00D11D07"/>
    <w:rsid w:val="00D124D3"/>
    <w:rsid w:val="00D138F2"/>
    <w:rsid w:val="00D1489F"/>
    <w:rsid w:val="00D1491B"/>
    <w:rsid w:val="00D159F8"/>
    <w:rsid w:val="00D15DD2"/>
    <w:rsid w:val="00D16E55"/>
    <w:rsid w:val="00D16ECF"/>
    <w:rsid w:val="00D17C04"/>
    <w:rsid w:val="00D17CFB"/>
    <w:rsid w:val="00D17E3E"/>
    <w:rsid w:val="00D2046D"/>
    <w:rsid w:val="00D217BC"/>
    <w:rsid w:val="00D21820"/>
    <w:rsid w:val="00D21F48"/>
    <w:rsid w:val="00D2255E"/>
    <w:rsid w:val="00D226B9"/>
    <w:rsid w:val="00D23437"/>
    <w:rsid w:val="00D2372E"/>
    <w:rsid w:val="00D2373E"/>
    <w:rsid w:val="00D239F4"/>
    <w:rsid w:val="00D2459A"/>
    <w:rsid w:val="00D248D9"/>
    <w:rsid w:val="00D24CD7"/>
    <w:rsid w:val="00D259E0"/>
    <w:rsid w:val="00D27131"/>
    <w:rsid w:val="00D27DDD"/>
    <w:rsid w:val="00D31AD0"/>
    <w:rsid w:val="00D31B9E"/>
    <w:rsid w:val="00D31BBD"/>
    <w:rsid w:val="00D3214E"/>
    <w:rsid w:val="00D3251C"/>
    <w:rsid w:val="00D32658"/>
    <w:rsid w:val="00D34E83"/>
    <w:rsid w:val="00D35189"/>
    <w:rsid w:val="00D352D0"/>
    <w:rsid w:val="00D35F44"/>
    <w:rsid w:val="00D3701D"/>
    <w:rsid w:val="00D37354"/>
    <w:rsid w:val="00D404B1"/>
    <w:rsid w:val="00D40C33"/>
    <w:rsid w:val="00D4104F"/>
    <w:rsid w:val="00D41EE5"/>
    <w:rsid w:val="00D4313E"/>
    <w:rsid w:val="00D43988"/>
    <w:rsid w:val="00D4707E"/>
    <w:rsid w:val="00D47238"/>
    <w:rsid w:val="00D4761E"/>
    <w:rsid w:val="00D4762C"/>
    <w:rsid w:val="00D47867"/>
    <w:rsid w:val="00D47EAF"/>
    <w:rsid w:val="00D50B2A"/>
    <w:rsid w:val="00D5132A"/>
    <w:rsid w:val="00D51517"/>
    <w:rsid w:val="00D52D7F"/>
    <w:rsid w:val="00D52FE8"/>
    <w:rsid w:val="00D53034"/>
    <w:rsid w:val="00D53103"/>
    <w:rsid w:val="00D541A8"/>
    <w:rsid w:val="00D54E13"/>
    <w:rsid w:val="00D54F79"/>
    <w:rsid w:val="00D55A05"/>
    <w:rsid w:val="00D562A8"/>
    <w:rsid w:val="00D56D22"/>
    <w:rsid w:val="00D5724E"/>
    <w:rsid w:val="00D60210"/>
    <w:rsid w:val="00D61A9F"/>
    <w:rsid w:val="00D61EDD"/>
    <w:rsid w:val="00D628AF"/>
    <w:rsid w:val="00D6294B"/>
    <w:rsid w:val="00D62A4A"/>
    <w:rsid w:val="00D62A88"/>
    <w:rsid w:val="00D654F8"/>
    <w:rsid w:val="00D66697"/>
    <w:rsid w:val="00D6732B"/>
    <w:rsid w:val="00D676B3"/>
    <w:rsid w:val="00D6787A"/>
    <w:rsid w:val="00D67ACA"/>
    <w:rsid w:val="00D67F69"/>
    <w:rsid w:val="00D71103"/>
    <w:rsid w:val="00D71213"/>
    <w:rsid w:val="00D713E4"/>
    <w:rsid w:val="00D72BF9"/>
    <w:rsid w:val="00D72FAD"/>
    <w:rsid w:val="00D7314F"/>
    <w:rsid w:val="00D73259"/>
    <w:rsid w:val="00D73AF1"/>
    <w:rsid w:val="00D73E64"/>
    <w:rsid w:val="00D74504"/>
    <w:rsid w:val="00D74639"/>
    <w:rsid w:val="00D74926"/>
    <w:rsid w:val="00D74E38"/>
    <w:rsid w:val="00D75449"/>
    <w:rsid w:val="00D770D5"/>
    <w:rsid w:val="00D809B7"/>
    <w:rsid w:val="00D81004"/>
    <w:rsid w:val="00D812A9"/>
    <w:rsid w:val="00D813B0"/>
    <w:rsid w:val="00D8141C"/>
    <w:rsid w:val="00D81A57"/>
    <w:rsid w:val="00D82664"/>
    <w:rsid w:val="00D8269A"/>
    <w:rsid w:val="00D82962"/>
    <w:rsid w:val="00D82A4C"/>
    <w:rsid w:val="00D83A65"/>
    <w:rsid w:val="00D846CF"/>
    <w:rsid w:val="00D85498"/>
    <w:rsid w:val="00D85683"/>
    <w:rsid w:val="00D86320"/>
    <w:rsid w:val="00D86D21"/>
    <w:rsid w:val="00D86D72"/>
    <w:rsid w:val="00D8772B"/>
    <w:rsid w:val="00D90114"/>
    <w:rsid w:val="00D90679"/>
    <w:rsid w:val="00D90F20"/>
    <w:rsid w:val="00D90F8A"/>
    <w:rsid w:val="00D91621"/>
    <w:rsid w:val="00D916E9"/>
    <w:rsid w:val="00D9180B"/>
    <w:rsid w:val="00D925BC"/>
    <w:rsid w:val="00D929B7"/>
    <w:rsid w:val="00D9330D"/>
    <w:rsid w:val="00D94EB6"/>
    <w:rsid w:val="00D95111"/>
    <w:rsid w:val="00D954B6"/>
    <w:rsid w:val="00D9553A"/>
    <w:rsid w:val="00D958D2"/>
    <w:rsid w:val="00D95A4C"/>
    <w:rsid w:val="00D95C5C"/>
    <w:rsid w:val="00D9623F"/>
    <w:rsid w:val="00D964B0"/>
    <w:rsid w:val="00D96B91"/>
    <w:rsid w:val="00D9740F"/>
    <w:rsid w:val="00D97545"/>
    <w:rsid w:val="00D9770C"/>
    <w:rsid w:val="00D977A2"/>
    <w:rsid w:val="00D9787B"/>
    <w:rsid w:val="00D97BA1"/>
    <w:rsid w:val="00D97F28"/>
    <w:rsid w:val="00DA09FC"/>
    <w:rsid w:val="00DA28A7"/>
    <w:rsid w:val="00DA2BB0"/>
    <w:rsid w:val="00DA2BCC"/>
    <w:rsid w:val="00DA2FCA"/>
    <w:rsid w:val="00DA348E"/>
    <w:rsid w:val="00DA373A"/>
    <w:rsid w:val="00DA456A"/>
    <w:rsid w:val="00DA5162"/>
    <w:rsid w:val="00DA59D2"/>
    <w:rsid w:val="00DA5A9C"/>
    <w:rsid w:val="00DA5F60"/>
    <w:rsid w:val="00DA60A9"/>
    <w:rsid w:val="00DA6E30"/>
    <w:rsid w:val="00DA6E9D"/>
    <w:rsid w:val="00DA6FF3"/>
    <w:rsid w:val="00DA7525"/>
    <w:rsid w:val="00DB1595"/>
    <w:rsid w:val="00DB2329"/>
    <w:rsid w:val="00DB297D"/>
    <w:rsid w:val="00DB2B7E"/>
    <w:rsid w:val="00DB2BA7"/>
    <w:rsid w:val="00DB2F6C"/>
    <w:rsid w:val="00DB345D"/>
    <w:rsid w:val="00DB53A2"/>
    <w:rsid w:val="00DB5719"/>
    <w:rsid w:val="00DB624E"/>
    <w:rsid w:val="00DB7C6B"/>
    <w:rsid w:val="00DC02EA"/>
    <w:rsid w:val="00DC0860"/>
    <w:rsid w:val="00DC1309"/>
    <w:rsid w:val="00DC1343"/>
    <w:rsid w:val="00DC16F9"/>
    <w:rsid w:val="00DC1CA6"/>
    <w:rsid w:val="00DC20CF"/>
    <w:rsid w:val="00DC27E3"/>
    <w:rsid w:val="00DC3472"/>
    <w:rsid w:val="00DC4B44"/>
    <w:rsid w:val="00DC5C38"/>
    <w:rsid w:val="00DC5C39"/>
    <w:rsid w:val="00DC61A3"/>
    <w:rsid w:val="00DC6EB6"/>
    <w:rsid w:val="00DC7E69"/>
    <w:rsid w:val="00DD0467"/>
    <w:rsid w:val="00DD15EF"/>
    <w:rsid w:val="00DD1738"/>
    <w:rsid w:val="00DD190E"/>
    <w:rsid w:val="00DD2547"/>
    <w:rsid w:val="00DD3316"/>
    <w:rsid w:val="00DD3E02"/>
    <w:rsid w:val="00DD5654"/>
    <w:rsid w:val="00DD594C"/>
    <w:rsid w:val="00DD5E57"/>
    <w:rsid w:val="00DD5E97"/>
    <w:rsid w:val="00DD5F57"/>
    <w:rsid w:val="00DD60E3"/>
    <w:rsid w:val="00DD667B"/>
    <w:rsid w:val="00DD7F9B"/>
    <w:rsid w:val="00DE18A9"/>
    <w:rsid w:val="00DE2E1E"/>
    <w:rsid w:val="00DE3385"/>
    <w:rsid w:val="00DE3503"/>
    <w:rsid w:val="00DE396F"/>
    <w:rsid w:val="00DE3CA1"/>
    <w:rsid w:val="00DE4007"/>
    <w:rsid w:val="00DE4638"/>
    <w:rsid w:val="00DE4651"/>
    <w:rsid w:val="00DE47B6"/>
    <w:rsid w:val="00DE534A"/>
    <w:rsid w:val="00DE55FD"/>
    <w:rsid w:val="00DE7265"/>
    <w:rsid w:val="00DE7525"/>
    <w:rsid w:val="00DF2247"/>
    <w:rsid w:val="00DF225E"/>
    <w:rsid w:val="00DF2353"/>
    <w:rsid w:val="00DF387D"/>
    <w:rsid w:val="00DF3AB2"/>
    <w:rsid w:val="00DF5784"/>
    <w:rsid w:val="00DF58B8"/>
    <w:rsid w:val="00DF5FF8"/>
    <w:rsid w:val="00DF6EE5"/>
    <w:rsid w:val="00E0077B"/>
    <w:rsid w:val="00E00898"/>
    <w:rsid w:val="00E01BEF"/>
    <w:rsid w:val="00E029E1"/>
    <w:rsid w:val="00E03634"/>
    <w:rsid w:val="00E050B6"/>
    <w:rsid w:val="00E0557E"/>
    <w:rsid w:val="00E05D14"/>
    <w:rsid w:val="00E0628E"/>
    <w:rsid w:val="00E06460"/>
    <w:rsid w:val="00E073CF"/>
    <w:rsid w:val="00E074A3"/>
    <w:rsid w:val="00E07997"/>
    <w:rsid w:val="00E07A6A"/>
    <w:rsid w:val="00E07EB8"/>
    <w:rsid w:val="00E10388"/>
    <w:rsid w:val="00E107B2"/>
    <w:rsid w:val="00E10EB1"/>
    <w:rsid w:val="00E114CF"/>
    <w:rsid w:val="00E115E0"/>
    <w:rsid w:val="00E1200C"/>
    <w:rsid w:val="00E120E4"/>
    <w:rsid w:val="00E12928"/>
    <w:rsid w:val="00E13636"/>
    <w:rsid w:val="00E13D02"/>
    <w:rsid w:val="00E149F4"/>
    <w:rsid w:val="00E15D99"/>
    <w:rsid w:val="00E174FE"/>
    <w:rsid w:val="00E17ECD"/>
    <w:rsid w:val="00E17F53"/>
    <w:rsid w:val="00E20354"/>
    <w:rsid w:val="00E207DB"/>
    <w:rsid w:val="00E21F5A"/>
    <w:rsid w:val="00E234C7"/>
    <w:rsid w:val="00E24EC1"/>
    <w:rsid w:val="00E25124"/>
    <w:rsid w:val="00E25A4F"/>
    <w:rsid w:val="00E261F8"/>
    <w:rsid w:val="00E26B25"/>
    <w:rsid w:val="00E26BD5"/>
    <w:rsid w:val="00E26E25"/>
    <w:rsid w:val="00E27DF3"/>
    <w:rsid w:val="00E3110A"/>
    <w:rsid w:val="00E319CB"/>
    <w:rsid w:val="00E319DC"/>
    <w:rsid w:val="00E324AD"/>
    <w:rsid w:val="00E3342D"/>
    <w:rsid w:val="00E33683"/>
    <w:rsid w:val="00E33734"/>
    <w:rsid w:val="00E34AA9"/>
    <w:rsid w:val="00E368F3"/>
    <w:rsid w:val="00E36A4F"/>
    <w:rsid w:val="00E37D5F"/>
    <w:rsid w:val="00E40942"/>
    <w:rsid w:val="00E4125E"/>
    <w:rsid w:val="00E41E22"/>
    <w:rsid w:val="00E4239D"/>
    <w:rsid w:val="00E429A0"/>
    <w:rsid w:val="00E42D39"/>
    <w:rsid w:val="00E4337B"/>
    <w:rsid w:val="00E4483E"/>
    <w:rsid w:val="00E44CD4"/>
    <w:rsid w:val="00E45B91"/>
    <w:rsid w:val="00E46804"/>
    <w:rsid w:val="00E46C57"/>
    <w:rsid w:val="00E47A7B"/>
    <w:rsid w:val="00E513EE"/>
    <w:rsid w:val="00E5176B"/>
    <w:rsid w:val="00E51813"/>
    <w:rsid w:val="00E527C9"/>
    <w:rsid w:val="00E528BA"/>
    <w:rsid w:val="00E53497"/>
    <w:rsid w:val="00E534DF"/>
    <w:rsid w:val="00E537A9"/>
    <w:rsid w:val="00E55A50"/>
    <w:rsid w:val="00E565C2"/>
    <w:rsid w:val="00E56D70"/>
    <w:rsid w:val="00E56E1E"/>
    <w:rsid w:val="00E60269"/>
    <w:rsid w:val="00E60887"/>
    <w:rsid w:val="00E60C32"/>
    <w:rsid w:val="00E61582"/>
    <w:rsid w:val="00E61619"/>
    <w:rsid w:val="00E61E25"/>
    <w:rsid w:val="00E6272B"/>
    <w:rsid w:val="00E627F6"/>
    <w:rsid w:val="00E62CF0"/>
    <w:rsid w:val="00E62F1A"/>
    <w:rsid w:val="00E63F1D"/>
    <w:rsid w:val="00E63FA5"/>
    <w:rsid w:val="00E646D5"/>
    <w:rsid w:val="00E64964"/>
    <w:rsid w:val="00E64EEE"/>
    <w:rsid w:val="00E663AD"/>
    <w:rsid w:val="00E66F49"/>
    <w:rsid w:val="00E67F4F"/>
    <w:rsid w:val="00E721A9"/>
    <w:rsid w:val="00E727F8"/>
    <w:rsid w:val="00E73549"/>
    <w:rsid w:val="00E73EB9"/>
    <w:rsid w:val="00E74861"/>
    <w:rsid w:val="00E748DD"/>
    <w:rsid w:val="00E74EC9"/>
    <w:rsid w:val="00E750A5"/>
    <w:rsid w:val="00E75733"/>
    <w:rsid w:val="00E75A9D"/>
    <w:rsid w:val="00E76B19"/>
    <w:rsid w:val="00E80CF7"/>
    <w:rsid w:val="00E81581"/>
    <w:rsid w:val="00E81B8E"/>
    <w:rsid w:val="00E81ED7"/>
    <w:rsid w:val="00E82742"/>
    <w:rsid w:val="00E82FC0"/>
    <w:rsid w:val="00E8369B"/>
    <w:rsid w:val="00E8377F"/>
    <w:rsid w:val="00E83850"/>
    <w:rsid w:val="00E85244"/>
    <w:rsid w:val="00E86159"/>
    <w:rsid w:val="00E86741"/>
    <w:rsid w:val="00E86DCB"/>
    <w:rsid w:val="00E87AE4"/>
    <w:rsid w:val="00E90C1F"/>
    <w:rsid w:val="00E9124A"/>
    <w:rsid w:val="00E91A8F"/>
    <w:rsid w:val="00E9222C"/>
    <w:rsid w:val="00E92AA5"/>
    <w:rsid w:val="00E9314A"/>
    <w:rsid w:val="00E9558B"/>
    <w:rsid w:val="00E957C5"/>
    <w:rsid w:val="00E95D1B"/>
    <w:rsid w:val="00E9735C"/>
    <w:rsid w:val="00EA233A"/>
    <w:rsid w:val="00EA234B"/>
    <w:rsid w:val="00EA267F"/>
    <w:rsid w:val="00EA274B"/>
    <w:rsid w:val="00EA2EFA"/>
    <w:rsid w:val="00EA3184"/>
    <w:rsid w:val="00EA3732"/>
    <w:rsid w:val="00EA3CDD"/>
    <w:rsid w:val="00EA415C"/>
    <w:rsid w:val="00EA5028"/>
    <w:rsid w:val="00EA50D6"/>
    <w:rsid w:val="00EA5714"/>
    <w:rsid w:val="00EA60EF"/>
    <w:rsid w:val="00EA6A30"/>
    <w:rsid w:val="00EA6A41"/>
    <w:rsid w:val="00EA7662"/>
    <w:rsid w:val="00EA7CC3"/>
    <w:rsid w:val="00EB016F"/>
    <w:rsid w:val="00EB04F4"/>
    <w:rsid w:val="00EB1EAC"/>
    <w:rsid w:val="00EB2216"/>
    <w:rsid w:val="00EB27D1"/>
    <w:rsid w:val="00EB33F4"/>
    <w:rsid w:val="00EB3B9C"/>
    <w:rsid w:val="00EB3CFC"/>
    <w:rsid w:val="00EB4C04"/>
    <w:rsid w:val="00EB5513"/>
    <w:rsid w:val="00EB55AF"/>
    <w:rsid w:val="00EB57BD"/>
    <w:rsid w:val="00EB623E"/>
    <w:rsid w:val="00EB6502"/>
    <w:rsid w:val="00EB6787"/>
    <w:rsid w:val="00EB7271"/>
    <w:rsid w:val="00EB7D9C"/>
    <w:rsid w:val="00EC1076"/>
    <w:rsid w:val="00EC1406"/>
    <w:rsid w:val="00EC1526"/>
    <w:rsid w:val="00EC16C0"/>
    <w:rsid w:val="00EC1B26"/>
    <w:rsid w:val="00EC1E52"/>
    <w:rsid w:val="00EC23F3"/>
    <w:rsid w:val="00EC2677"/>
    <w:rsid w:val="00EC2AB5"/>
    <w:rsid w:val="00EC36F2"/>
    <w:rsid w:val="00EC46CC"/>
    <w:rsid w:val="00EC4856"/>
    <w:rsid w:val="00EC4B79"/>
    <w:rsid w:val="00EC4F33"/>
    <w:rsid w:val="00EC5115"/>
    <w:rsid w:val="00EC74BA"/>
    <w:rsid w:val="00EC79C5"/>
    <w:rsid w:val="00EC7E82"/>
    <w:rsid w:val="00EC7E91"/>
    <w:rsid w:val="00ED0B81"/>
    <w:rsid w:val="00ED166B"/>
    <w:rsid w:val="00ED172E"/>
    <w:rsid w:val="00ED1A64"/>
    <w:rsid w:val="00ED28DD"/>
    <w:rsid w:val="00ED2E31"/>
    <w:rsid w:val="00ED3133"/>
    <w:rsid w:val="00ED35A0"/>
    <w:rsid w:val="00ED43A6"/>
    <w:rsid w:val="00ED468B"/>
    <w:rsid w:val="00ED4965"/>
    <w:rsid w:val="00ED5F66"/>
    <w:rsid w:val="00ED69B3"/>
    <w:rsid w:val="00ED6FB9"/>
    <w:rsid w:val="00ED7371"/>
    <w:rsid w:val="00ED7E2F"/>
    <w:rsid w:val="00ED7EA8"/>
    <w:rsid w:val="00EE02A3"/>
    <w:rsid w:val="00EE0650"/>
    <w:rsid w:val="00EE1313"/>
    <w:rsid w:val="00EE1F82"/>
    <w:rsid w:val="00EE2126"/>
    <w:rsid w:val="00EE3363"/>
    <w:rsid w:val="00EE4C7E"/>
    <w:rsid w:val="00EE556D"/>
    <w:rsid w:val="00EE5E81"/>
    <w:rsid w:val="00EE6184"/>
    <w:rsid w:val="00EE641E"/>
    <w:rsid w:val="00EE7A2C"/>
    <w:rsid w:val="00EF09D3"/>
    <w:rsid w:val="00EF108A"/>
    <w:rsid w:val="00EF1240"/>
    <w:rsid w:val="00EF1F75"/>
    <w:rsid w:val="00EF2240"/>
    <w:rsid w:val="00EF3069"/>
    <w:rsid w:val="00EF31A5"/>
    <w:rsid w:val="00EF3700"/>
    <w:rsid w:val="00EF3EB5"/>
    <w:rsid w:val="00EF4939"/>
    <w:rsid w:val="00EF57B9"/>
    <w:rsid w:val="00EF57DF"/>
    <w:rsid w:val="00EF6556"/>
    <w:rsid w:val="00EF71DF"/>
    <w:rsid w:val="00F0252E"/>
    <w:rsid w:val="00F02BAD"/>
    <w:rsid w:val="00F0319D"/>
    <w:rsid w:val="00F036B0"/>
    <w:rsid w:val="00F0441A"/>
    <w:rsid w:val="00F07063"/>
    <w:rsid w:val="00F11635"/>
    <w:rsid w:val="00F12D86"/>
    <w:rsid w:val="00F131AA"/>
    <w:rsid w:val="00F131FD"/>
    <w:rsid w:val="00F1350B"/>
    <w:rsid w:val="00F13B05"/>
    <w:rsid w:val="00F13B5A"/>
    <w:rsid w:val="00F13BAF"/>
    <w:rsid w:val="00F13EA5"/>
    <w:rsid w:val="00F13EED"/>
    <w:rsid w:val="00F14263"/>
    <w:rsid w:val="00F15AF2"/>
    <w:rsid w:val="00F162CA"/>
    <w:rsid w:val="00F1673D"/>
    <w:rsid w:val="00F1674C"/>
    <w:rsid w:val="00F17C70"/>
    <w:rsid w:val="00F21290"/>
    <w:rsid w:val="00F220D3"/>
    <w:rsid w:val="00F2299F"/>
    <w:rsid w:val="00F231F0"/>
    <w:rsid w:val="00F24787"/>
    <w:rsid w:val="00F24D39"/>
    <w:rsid w:val="00F251E2"/>
    <w:rsid w:val="00F2586D"/>
    <w:rsid w:val="00F259A5"/>
    <w:rsid w:val="00F25EF1"/>
    <w:rsid w:val="00F263E5"/>
    <w:rsid w:val="00F301E0"/>
    <w:rsid w:val="00F307CC"/>
    <w:rsid w:val="00F30BBA"/>
    <w:rsid w:val="00F31630"/>
    <w:rsid w:val="00F31A8F"/>
    <w:rsid w:val="00F320C0"/>
    <w:rsid w:val="00F32318"/>
    <w:rsid w:val="00F32D63"/>
    <w:rsid w:val="00F34012"/>
    <w:rsid w:val="00F343A3"/>
    <w:rsid w:val="00F34C99"/>
    <w:rsid w:val="00F3531A"/>
    <w:rsid w:val="00F36350"/>
    <w:rsid w:val="00F36E97"/>
    <w:rsid w:val="00F4173F"/>
    <w:rsid w:val="00F41DB0"/>
    <w:rsid w:val="00F42D15"/>
    <w:rsid w:val="00F439BB"/>
    <w:rsid w:val="00F43CEB"/>
    <w:rsid w:val="00F449D7"/>
    <w:rsid w:val="00F461AE"/>
    <w:rsid w:val="00F467F9"/>
    <w:rsid w:val="00F4703C"/>
    <w:rsid w:val="00F50A96"/>
    <w:rsid w:val="00F5184D"/>
    <w:rsid w:val="00F51B88"/>
    <w:rsid w:val="00F51CB2"/>
    <w:rsid w:val="00F526F5"/>
    <w:rsid w:val="00F534D3"/>
    <w:rsid w:val="00F5421D"/>
    <w:rsid w:val="00F55022"/>
    <w:rsid w:val="00F55184"/>
    <w:rsid w:val="00F560C9"/>
    <w:rsid w:val="00F568B1"/>
    <w:rsid w:val="00F56A91"/>
    <w:rsid w:val="00F5704A"/>
    <w:rsid w:val="00F57FA7"/>
    <w:rsid w:val="00F60DF3"/>
    <w:rsid w:val="00F62057"/>
    <w:rsid w:val="00F6264B"/>
    <w:rsid w:val="00F62837"/>
    <w:rsid w:val="00F6290C"/>
    <w:rsid w:val="00F64433"/>
    <w:rsid w:val="00F646C8"/>
    <w:rsid w:val="00F66721"/>
    <w:rsid w:val="00F6773C"/>
    <w:rsid w:val="00F67988"/>
    <w:rsid w:val="00F67C01"/>
    <w:rsid w:val="00F70909"/>
    <w:rsid w:val="00F70D66"/>
    <w:rsid w:val="00F7114B"/>
    <w:rsid w:val="00F714BE"/>
    <w:rsid w:val="00F71D85"/>
    <w:rsid w:val="00F721EF"/>
    <w:rsid w:val="00F72AAF"/>
    <w:rsid w:val="00F72AC2"/>
    <w:rsid w:val="00F72F17"/>
    <w:rsid w:val="00F731F6"/>
    <w:rsid w:val="00F73923"/>
    <w:rsid w:val="00F73D91"/>
    <w:rsid w:val="00F74168"/>
    <w:rsid w:val="00F742F1"/>
    <w:rsid w:val="00F7470C"/>
    <w:rsid w:val="00F74942"/>
    <w:rsid w:val="00F75B33"/>
    <w:rsid w:val="00F76037"/>
    <w:rsid w:val="00F76171"/>
    <w:rsid w:val="00F761E0"/>
    <w:rsid w:val="00F76832"/>
    <w:rsid w:val="00F76B53"/>
    <w:rsid w:val="00F7761D"/>
    <w:rsid w:val="00F77724"/>
    <w:rsid w:val="00F77839"/>
    <w:rsid w:val="00F77AF3"/>
    <w:rsid w:val="00F77CE6"/>
    <w:rsid w:val="00F77DD1"/>
    <w:rsid w:val="00F77E8E"/>
    <w:rsid w:val="00F8023F"/>
    <w:rsid w:val="00F81349"/>
    <w:rsid w:val="00F82021"/>
    <w:rsid w:val="00F82080"/>
    <w:rsid w:val="00F82566"/>
    <w:rsid w:val="00F82A7B"/>
    <w:rsid w:val="00F8476C"/>
    <w:rsid w:val="00F84D67"/>
    <w:rsid w:val="00F850A1"/>
    <w:rsid w:val="00F855B8"/>
    <w:rsid w:val="00F85CBD"/>
    <w:rsid w:val="00F86B84"/>
    <w:rsid w:val="00F905B8"/>
    <w:rsid w:val="00F91164"/>
    <w:rsid w:val="00F9181F"/>
    <w:rsid w:val="00F91D47"/>
    <w:rsid w:val="00F92B0F"/>
    <w:rsid w:val="00F9354E"/>
    <w:rsid w:val="00F941FC"/>
    <w:rsid w:val="00F96365"/>
    <w:rsid w:val="00F96D24"/>
    <w:rsid w:val="00F97093"/>
    <w:rsid w:val="00F97FF3"/>
    <w:rsid w:val="00FA0091"/>
    <w:rsid w:val="00FA0426"/>
    <w:rsid w:val="00FA0DC9"/>
    <w:rsid w:val="00FA1AA9"/>
    <w:rsid w:val="00FA2C8B"/>
    <w:rsid w:val="00FA2CE3"/>
    <w:rsid w:val="00FA3E0C"/>
    <w:rsid w:val="00FA4F9B"/>
    <w:rsid w:val="00FA4FBA"/>
    <w:rsid w:val="00FA5580"/>
    <w:rsid w:val="00FA655A"/>
    <w:rsid w:val="00FA69C3"/>
    <w:rsid w:val="00FA6AAC"/>
    <w:rsid w:val="00FA6CBC"/>
    <w:rsid w:val="00FA6D48"/>
    <w:rsid w:val="00FA7027"/>
    <w:rsid w:val="00FA7206"/>
    <w:rsid w:val="00FA7EC0"/>
    <w:rsid w:val="00FB1729"/>
    <w:rsid w:val="00FB2DB8"/>
    <w:rsid w:val="00FB30A2"/>
    <w:rsid w:val="00FB429B"/>
    <w:rsid w:val="00FB5119"/>
    <w:rsid w:val="00FB6970"/>
    <w:rsid w:val="00FB6AEE"/>
    <w:rsid w:val="00FC02BF"/>
    <w:rsid w:val="00FC072E"/>
    <w:rsid w:val="00FC1C02"/>
    <w:rsid w:val="00FC3497"/>
    <w:rsid w:val="00FC4323"/>
    <w:rsid w:val="00FC51AE"/>
    <w:rsid w:val="00FC550A"/>
    <w:rsid w:val="00FC551E"/>
    <w:rsid w:val="00FC5790"/>
    <w:rsid w:val="00FC5C41"/>
    <w:rsid w:val="00FC6275"/>
    <w:rsid w:val="00FD039F"/>
    <w:rsid w:val="00FD053B"/>
    <w:rsid w:val="00FD0AF0"/>
    <w:rsid w:val="00FD0D5E"/>
    <w:rsid w:val="00FD1234"/>
    <w:rsid w:val="00FD18F3"/>
    <w:rsid w:val="00FD194F"/>
    <w:rsid w:val="00FD1995"/>
    <w:rsid w:val="00FD2333"/>
    <w:rsid w:val="00FD25C9"/>
    <w:rsid w:val="00FD25E1"/>
    <w:rsid w:val="00FD31B5"/>
    <w:rsid w:val="00FD5688"/>
    <w:rsid w:val="00FD5725"/>
    <w:rsid w:val="00FD5E1C"/>
    <w:rsid w:val="00FD5F36"/>
    <w:rsid w:val="00FD7F6B"/>
    <w:rsid w:val="00FE0948"/>
    <w:rsid w:val="00FE0E33"/>
    <w:rsid w:val="00FE1880"/>
    <w:rsid w:val="00FE2032"/>
    <w:rsid w:val="00FE2B7B"/>
    <w:rsid w:val="00FE3256"/>
    <w:rsid w:val="00FE3990"/>
    <w:rsid w:val="00FE3B9B"/>
    <w:rsid w:val="00FE3F8E"/>
    <w:rsid w:val="00FE47ED"/>
    <w:rsid w:val="00FE5101"/>
    <w:rsid w:val="00FE61DC"/>
    <w:rsid w:val="00FE67D0"/>
    <w:rsid w:val="00FE689B"/>
    <w:rsid w:val="00FE79CE"/>
    <w:rsid w:val="00FE7E56"/>
    <w:rsid w:val="00FF02D0"/>
    <w:rsid w:val="00FF081E"/>
    <w:rsid w:val="00FF1406"/>
    <w:rsid w:val="00FF145C"/>
    <w:rsid w:val="00FF26EE"/>
    <w:rsid w:val="00FF28EC"/>
    <w:rsid w:val="00FF47A3"/>
    <w:rsid w:val="00FF4B3F"/>
    <w:rsid w:val="00FF4B43"/>
    <w:rsid w:val="00FF574F"/>
    <w:rsid w:val="00FF6146"/>
    <w:rsid w:val="00FF7956"/>
    <w:rsid w:val="01415CD2"/>
    <w:rsid w:val="01453A14"/>
    <w:rsid w:val="014D28C9"/>
    <w:rsid w:val="01687703"/>
    <w:rsid w:val="017D31AE"/>
    <w:rsid w:val="01826A17"/>
    <w:rsid w:val="018C1643"/>
    <w:rsid w:val="01AF0E8E"/>
    <w:rsid w:val="01B70F10"/>
    <w:rsid w:val="021967E1"/>
    <w:rsid w:val="021B4775"/>
    <w:rsid w:val="02671768"/>
    <w:rsid w:val="02EE2044"/>
    <w:rsid w:val="02F92D08"/>
    <w:rsid w:val="03062D2F"/>
    <w:rsid w:val="030D7E3E"/>
    <w:rsid w:val="03100052"/>
    <w:rsid w:val="03192A63"/>
    <w:rsid w:val="03231B33"/>
    <w:rsid w:val="03321D76"/>
    <w:rsid w:val="0334205E"/>
    <w:rsid w:val="033755DF"/>
    <w:rsid w:val="034321D6"/>
    <w:rsid w:val="034856A5"/>
    <w:rsid w:val="037E320E"/>
    <w:rsid w:val="03BE7AAE"/>
    <w:rsid w:val="03D07714"/>
    <w:rsid w:val="03D80B70"/>
    <w:rsid w:val="03F236B0"/>
    <w:rsid w:val="03F3534A"/>
    <w:rsid w:val="041B280B"/>
    <w:rsid w:val="041F679F"/>
    <w:rsid w:val="04212517"/>
    <w:rsid w:val="04441D61"/>
    <w:rsid w:val="045F4DED"/>
    <w:rsid w:val="046248DD"/>
    <w:rsid w:val="04A86794"/>
    <w:rsid w:val="04AB5476"/>
    <w:rsid w:val="04D550AF"/>
    <w:rsid w:val="04E470A0"/>
    <w:rsid w:val="05031C1C"/>
    <w:rsid w:val="05157BA2"/>
    <w:rsid w:val="05237BC9"/>
    <w:rsid w:val="05834B0B"/>
    <w:rsid w:val="05D11D1B"/>
    <w:rsid w:val="05D435B9"/>
    <w:rsid w:val="05EB2641"/>
    <w:rsid w:val="05EF21A1"/>
    <w:rsid w:val="05FA7789"/>
    <w:rsid w:val="05FE0636"/>
    <w:rsid w:val="060774EA"/>
    <w:rsid w:val="060A2B37"/>
    <w:rsid w:val="060C4B01"/>
    <w:rsid w:val="06141C07"/>
    <w:rsid w:val="06224324"/>
    <w:rsid w:val="062C51A3"/>
    <w:rsid w:val="062E2CC9"/>
    <w:rsid w:val="067D4F9E"/>
    <w:rsid w:val="06A72A7B"/>
    <w:rsid w:val="06D53145"/>
    <w:rsid w:val="070B300A"/>
    <w:rsid w:val="07230354"/>
    <w:rsid w:val="075229E7"/>
    <w:rsid w:val="0757624F"/>
    <w:rsid w:val="078608E3"/>
    <w:rsid w:val="079E5C2C"/>
    <w:rsid w:val="07AF301F"/>
    <w:rsid w:val="07D93108"/>
    <w:rsid w:val="080D690E"/>
    <w:rsid w:val="08204893"/>
    <w:rsid w:val="08444A26"/>
    <w:rsid w:val="086F7E62"/>
    <w:rsid w:val="08A059D4"/>
    <w:rsid w:val="08C07E24"/>
    <w:rsid w:val="08C276F9"/>
    <w:rsid w:val="08CB2A51"/>
    <w:rsid w:val="08E27D9B"/>
    <w:rsid w:val="09300B06"/>
    <w:rsid w:val="093A1D5C"/>
    <w:rsid w:val="09905A49"/>
    <w:rsid w:val="0992531D"/>
    <w:rsid w:val="099512B1"/>
    <w:rsid w:val="09AB2883"/>
    <w:rsid w:val="09AD65FB"/>
    <w:rsid w:val="09B5725D"/>
    <w:rsid w:val="09BE4364"/>
    <w:rsid w:val="09E55D95"/>
    <w:rsid w:val="09EA6F07"/>
    <w:rsid w:val="09F07824"/>
    <w:rsid w:val="0A287A2F"/>
    <w:rsid w:val="0A375EC4"/>
    <w:rsid w:val="0A40746F"/>
    <w:rsid w:val="0A5371A2"/>
    <w:rsid w:val="0A5B1BB3"/>
    <w:rsid w:val="0A6D18E6"/>
    <w:rsid w:val="0A786C09"/>
    <w:rsid w:val="0A9926DB"/>
    <w:rsid w:val="0AC57974"/>
    <w:rsid w:val="0AE147AE"/>
    <w:rsid w:val="0AE778EA"/>
    <w:rsid w:val="0AFD2C6A"/>
    <w:rsid w:val="0B0104DC"/>
    <w:rsid w:val="0B093D05"/>
    <w:rsid w:val="0B362BF0"/>
    <w:rsid w:val="0B5C3E34"/>
    <w:rsid w:val="0B60651B"/>
    <w:rsid w:val="0B835865"/>
    <w:rsid w:val="0B9340C0"/>
    <w:rsid w:val="0BA94BA0"/>
    <w:rsid w:val="0BB26C18"/>
    <w:rsid w:val="0BB43C70"/>
    <w:rsid w:val="0BBF2615"/>
    <w:rsid w:val="0BDE0CED"/>
    <w:rsid w:val="0BDF6813"/>
    <w:rsid w:val="0C060244"/>
    <w:rsid w:val="0C2801BA"/>
    <w:rsid w:val="0C8C699B"/>
    <w:rsid w:val="0CB87790"/>
    <w:rsid w:val="0CBA3508"/>
    <w:rsid w:val="0CC779D3"/>
    <w:rsid w:val="0D054058"/>
    <w:rsid w:val="0D1077DD"/>
    <w:rsid w:val="0D32334D"/>
    <w:rsid w:val="0D470B14"/>
    <w:rsid w:val="0D4B4161"/>
    <w:rsid w:val="0D4F196D"/>
    <w:rsid w:val="0D646E2A"/>
    <w:rsid w:val="0D7F3E0A"/>
    <w:rsid w:val="0DAD6BC9"/>
    <w:rsid w:val="0DE16873"/>
    <w:rsid w:val="0DEE2D3E"/>
    <w:rsid w:val="0DF04D08"/>
    <w:rsid w:val="0E146C48"/>
    <w:rsid w:val="0E3966AF"/>
    <w:rsid w:val="0E455054"/>
    <w:rsid w:val="0E4A266A"/>
    <w:rsid w:val="0E4D3F08"/>
    <w:rsid w:val="0E567261"/>
    <w:rsid w:val="0EAA135B"/>
    <w:rsid w:val="0EB36461"/>
    <w:rsid w:val="0ECD6BB9"/>
    <w:rsid w:val="0F1D7D7F"/>
    <w:rsid w:val="0F3F1AA3"/>
    <w:rsid w:val="0F474DFC"/>
    <w:rsid w:val="0F5170F1"/>
    <w:rsid w:val="0F56503F"/>
    <w:rsid w:val="0F7F6343"/>
    <w:rsid w:val="0F8C280E"/>
    <w:rsid w:val="0FD7617F"/>
    <w:rsid w:val="0FDF64A1"/>
    <w:rsid w:val="0FE34B24"/>
    <w:rsid w:val="0FF860F6"/>
    <w:rsid w:val="10042CED"/>
    <w:rsid w:val="10156CA8"/>
    <w:rsid w:val="10247488"/>
    <w:rsid w:val="10294501"/>
    <w:rsid w:val="102A1CBB"/>
    <w:rsid w:val="106043C7"/>
    <w:rsid w:val="107C061C"/>
    <w:rsid w:val="10944070"/>
    <w:rsid w:val="109C2F25"/>
    <w:rsid w:val="10E2302E"/>
    <w:rsid w:val="10E5667A"/>
    <w:rsid w:val="10E87F18"/>
    <w:rsid w:val="10ED3781"/>
    <w:rsid w:val="10F863AD"/>
    <w:rsid w:val="110A60E1"/>
    <w:rsid w:val="111451B1"/>
    <w:rsid w:val="11205904"/>
    <w:rsid w:val="113676AF"/>
    <w:rsid w:val="114A0BD3"/>
    <w:rsid w:val="114A387E"/>
    <w:rsid w:val="11543BAC"/>
    <w:rsid w:val="115630D4"/>
    <w:rsid w:val="117417AC"/>
    <w:rsid w:val="117D2D56"/>
    <w:rsid w:val="11A5684D"/>
    <w:rsid w:val="11C4082F"/>
    <w:rsid w:val="11C95F9C"/>
    <w:rsid w:val="11D861DF"/>
    <w:rsid w:val="11DC5CCF"/>
    <w:rsid w:val="12042B30"/>
    <w:rsid w:val="120E7E09"/>
    <w:rsid w:val="1218482D"/>
    <w:rsid w:val="122B630F"/>
    <w:rsid w:val="123478B9"/>
    <w:rsid w:val="123D4E07"/>
    <w:rsid w:val="12443874"/>
    <w:rsid w:val="124B075F"/>
    <w:rsid w:val="125735A8"/>
    <w:rsid w:val="126A5144"/>
    <w:rsid w:val="126E2D03"/>
    <w:rsid w:val="12957C2C"/>
    <w:rsid w:val="12D60970"/>
    <w:rsid w:val="12DC3AAD"/>
    <w:rsid w:val="13201BEB"/>
    <w:rsid w:val="13765CAF"/>
    <w:rsid w:val="13CC58CF"/>
    <w:rsid w:val="13F74556"/>
    <w:rsid w:val="13FB7F63"/>
    <w:rsid w:val="140E7C96"/>
    <w:rsid w:val="1424570B"/>
    <w:rsid w:val="143F2545"/>
    <w:rsid w:val="144B713C"/>
    <w:rsid w:val="145C4EA5"/>
    <w:rsid w:val="148A7C64"/>
    <w:rsid w:val="14A16D5C"/>
    <w:rsid w:val="14AF76CB"/>
    <w:rsid w:val="14B85A81"/>
    <w:rsid w:val="14BF71E2"/>
    <w:rsid w:val="14D07641"/>
    <w:rsid w:val="14D94748"/>
    <w:rsid w:val="14D964F6"/>
    <w:rsid w:val="14ED3D4F"/>
    <w:rsid w:val="14F72E20"/>
    <w:rsid w:val="14F75F2A"/>
    <w:rsid w:val="14F90946"/>
    <w:rsid w:val="151469B7"/>
    <w:rsid w:val="152850C5"/>
    <w:rsid w:val="155618F4"/>
    <w:rsid w:val="156D4E90"/>
    <w:rsid w:val="15956C4F"/>
    <w:rsid w:val="159F2DAC"/>
    <w:rsid w:val="15CE1DD3"/>
    <w:rsid w:val="15DA1A99"/>
    <w:rsid w:val="1609105D"/>
    <w:rsid w:val="16331C36"/>
    <w:rsid w:val="163360DA"/>
    <w:rsid w:val="1635775C"/>
    <w:rsid w:val="16493207"/>
    <w:rsid w:val="16A668AC"/>
    <w:rsid w:val="16B25250"/>
    <w:rsid w:val="16B94475"/>
    <w:rsid w:val="16BF34C9"/>
    <w:rsid w:val="16CF5E02"/>
    <w:rsid w:val="16D01B7A"/>
    <w:rsid w:val="16E15B36"/>
    <w:rsid w:val="16F74B8C"/>
    <w:rsid w:val="1706559C"/>
    <w:rsid w:val="17123F41"/>
    <w:rsid w:val="171C091C"/>
    <w:rsid w:val="17375756"/>
    <w:rsid w:val="174C1F50"/>
    <w:rsid w:val="176D1177"/>
    <w:rsid w:val="178070FD"/>
    <w:rsid w:val="17853B61"/>
    <w:rsid w:val="179606CE"/>
    <w:rsid w:val="17BE3B06"/>
    <w:rsid w:val="17CA481C"/>
    <w:rsid w:val="17DD62FD"/>
    <w:rsid w:val="17E21B65"/>
    <w:rsid w:val="17E70F2A"/>
    <w:rsid w:val="186500A0"/>
    <w:rsid w:val="186B1B5B"/>
    <w:rsid w:val="18722EE9"/>
    <w:rsid w:val="189015C1"/>
    <w:rsid w:val="1890336F"/>
    <w:rsid w:val="18B76B4E"/>
    <w:rsid w:val="18E40145"/>
    <w:rsid w:val="18EE0096"/>
    <w:rsid w:val="19006747"/>
    <w:rsid w:val="19212219"/>
    <w:rsid w:val="192B12EA"/>
    <w:rsid w:val="19341F4D"/>
    <w:rsid w:val="19404D95"/>
    <w:rsid w:val="19434886"/>
    <w:rsid w:val="195048A6"/>
    <w:rsid w:val="19662322"/>
    <w:rsid w:val="19866520"/>
    <w:rsid w:val="19B17A41"/>
    <w:rsid w:val="19BD0194"/>
    <w:rsid w:val="19CF1C75"/>
    <w:rsid w:val="19E35721"/>
    <w:rsid w:val="19EA2F53"/>
    <w:rsid w:val="19EA6260"/>
    <w:rsid w:val="1A4474E8"/>
    <w:rsid w:val="1A7F369B"/>
    <w:rsid w:val="1A8E1B30"/>
    <w:rsid w:val="1A96278C"/>
    <w:rsid w:val="1AAB26E2"/>
    <w:rsid w:val="1AC11F06"/>
    <w:rsid w:val="1AD339E7"/>
    <w:rsid w:val="1AFB05F2"/>
    <w:rsid w:val="1AFC2F3E"/>
    <w:rsid w:val="1B0B72D0"/>
    <w:rsid w:val="1B100797"/>
    <w:rsid w:val="1B2304CB"/>
    <w:rsid w:val="1B245FF1"/>
    <w:rsid w:val="1B9E5DA3"/>
    <w:rsid w:val="1BB90E2F"/>
    <w:rsid w:val="1BCE272A"/>
    <w:rsid w:val="1BCF2401"/>
    <w:rsid w:val="1C13053F"/>
    <w:rsid w:val="1C24274C"/>
    <w:rsid w:val="1C2A3ADB"/>
    <w:rsid w:val="1C3B7A96"/>
    <w:rsid w:val="1C672639"/>
    <w:rsid w:val="1C6F7740"/>
    <w:rsid w:val="1C7B7E93"/>
    <w:rsid w:val="1C850D11"/>
    <w:rsid w:val="1CA7512B"/>
    <w:rsid w:val="1CA92C52"/>
    <w:rsid w:val="1CB533A4"/>
    <w:rsid w:val="1CC17F9B"/>
    <w:rsid w:val="1CD81789"/>
    <w:rsid w:val="1CFF2872"/>
    <w:rsid w:val="1D083E1C"/>
    <w:rsid w:val="1D1327C1"/>
    <w:rsid w:val="1D2B1804"/>
    <w:rsid w:val="1DAD49C3"/>
    <w:rsid w:val="1DE008F5"/>
    <w:rsid w:val="1DEF28E6"/>
    <w:rsid w:val="1E0068A1"/>
    <w:rsid w:val="1E3173A3"/>
    <w:rsid w:val="1E334EC9"/>
    <w:rsid w:val="1E3950C5"/>
    <w:rsid w:val="1E4808ED"/>
    <w:rsid w:val="1E766B63"/>
    <w:rsid w:val="1E984D2C"/>
    <w:rsid w:val="1E9B3AFC"/>
    <w:rsid w:val="1EAC6A29"/>
    <w:rsid w:val="1EB53B30"/>
    <w:rsid w:val="1F182311"/>
    <w:rsid w:val="1F43738D"/>
    <w:rsid w:val="1F536EA5"/>
    <w:rsid w:val="1F7E03C6"/>
    <w:rsid w:val="1F8E612F"/>
    <w:rsid w:val="1F9000F9"/>
    <w:rsid w:val="1FA0658E"/>
    <w:rsid w:val="1FAB6CE1"/>
    <w:rsid w:val="1FE46AA9"/>
    <w:rsid w:val="1FF468DA"/>
    <w:rsid w:val="1FF70178"/>
    <w:rsid w:val="201A79C2"/>
    <w:rsid w:val="20322F5E"/>
    <w:rsid w:val="20476A09"/>
    <w:rsid w:val="206326AF"/>
    <w:rsid w:val="2063580D"/>
    <w:rsid w:val="207B2B57"/>
    <w:rsid w:val="20C55B80"/>
    <w:rsid w:val="20C75D9C"/>
    <w:rsid w:val="20DD736E"/>
    <w:rsid w:val="20EA55E7"/>
    <w:rsid w:val="210E39CB"/>
    <w:rsid w:val="21132D8F"/>
    <w:rsid w:val="211F1734"/>
    <w:rsid w:val="212E1977"/>
    <w:rsid w:val="21696E53"/>
    <w:rsid w:val="217001E2"/>
    <w:rsid w:val="218E68BA"/>
    <w:rsid w:val="21A67760"/>
    <w:rsid w:val="21F77FBB"/>
    <w:rsid w:val="21F91F85"/>
    <w:rsid w:val="21FC7CC7"/>
    <w:rsid w:val="220646A2"/>
    <w:rsid w:val="22123047"/>
    <w:rsid w:val="22146DBF"/>
    <w:rsid w:val="22396826"/>
    <w:rsid w:val="225C42C2"/>
    <w:rsid w:val="22DD3655"/>
    <w:rsid w:val="22E26EBD"/>
    <w:rsid w:val="22E67766"/>
    <w:rsid w:val="2318643B"/>
    <w:rsid w:val="23286980"/>
    <w:rsid w:val="23486984"/>
    <w:rsid w:val="234C07DB"/>
    <w:rsid w:val="23621DAC"/>
    <w:rsid w:val="237D0994"/>
    <w:rsid w:val="237F295E"/>
    <w:rsid w:val="23AA1DA8"/>
    <w:rsid w:val="23E7405F"/>
    <w:rsid w:val="23ED1676"/>
    <w:rsid w:val="23F30C56"/>
    <w:rsid w:val="23F41E93"/>
    <w:rsid w:val="23FF13A9"/>
    <w:rsid w:val="2403533D"/>
    <w:rsid w:val="24172B97"/>
    <w:rsid w:val="242751B3"/>
    <w:rsid w:val="242A0B1C"/>
    <w:rsid w:val="242E1C8E"/>
    <w:rsid w:val="244B2840"/>
    <w:rsid w:val="245E4A59"/>
    <w:rsid w:val="246833F2"/>
    <w:rsid w:val="24771887"/>
    <w:rsid w:val="25184241"/>
    <w:rsid w:val="25292B82"/>
    <w:rsid w:val="253909CD"/>
    <w:rsid w:val="25457290"/>
    <w:rsid w:val="256C2A6E"/>
    <w:rsid w:val="257638ED"/>
    <w:rsid w:val="25B54415"/>
    <w:rsid w:val="25CD5C03"/>
    <w:rsid w:val="25E22D55"/>
    <w:rsid w:val="260E1D77"/>
    <w:rsid w:val="260E7FC9"/>
    <w:rsid w:val="26284DDB"/>
    <w:rsid w:val="262D48F3"/>
    <w:rsid w:val="268B33C8"/>
    <w:rsid w:val="269B7AAF"/>
    <w:rsid w:val="26BE554B"/>
    <w:rsid w:val="26E825C8"/>
    <w:rsid w:val="26EA4592"/>
    <w:rsid w:val="27127645"/>
    <w:rsid w:val="272F01F7"/>
    <w:rsid w:val="27BA5D13"/>
    <w:rsid w:val="27BD1CA7"/>
    <w:rsid w:val="27BF3329"/>
    <w:rsid w:val="27CC2E58"/>
    <w:rsid w:val="27D72D69"/>
    <w:rsid w:val="27E45486"/>
    <w:rsid w:val="284321AC"/>
    <w:rsid w:val="28771E56"/>
    <w:rsid w:val="28C768EF"/>
    <w:rsid w:val="28DD6E23"/>
    <w:rsid w:val="28F90ABD"/>
    <w:rsid w:val="2903193C"/>
    <w:rsid w:val="29422464"/>
    <w:rsid w:val="29564161"/>
    <w:rsid w:val="29785E86"/>
    <w:rsid w:val="29C70BBB"/>
    <w:rsid w:val="29EB2AFB"/>
    <w:rsid w:val="2A31206B"/>
    <w:rsid w:val="2A614B6C"/>
    <w:rsid w:val="2A720B27"/>
    <w:rsid w:val="2A830F86"/>
    <w:rsid w:val="2AA35184"/>
    <w:rsid w:val="2ACE1AD5"/>
    <w:rsid w:val="2AD52E64"/>
    <w:rsid w:val="2B177920"/>
    <w:rsid w:val="2B193698"/>
    <w:rsid w:val="2B2D2CA0"/>
    <w:rsid w:val="2B481888"/>
    <w:rsid w:val="2B9C7E34"/>
    <w:rsid w:val="2BA7222F"/>
    <w:rsid w:val="2BA96061"/>
    <w:rsid w:val="2BC74EA2"/>
    <w:rsid w:val="2BC90C1A"/>
    <w:rsid w:val="2C29790B"/>
    <w:rsid w:val="2CA174A1"/>
    <w:rsid w:val="2CED6C3A"/>
    <w:rsid w:val="2CFA3055"/>
    <w:rsid w:val="2D0C788F"/>
    <w:rsid w:val="2D295F9A"/>
    <w:rsid w:val="2D314CC9"/>
    <w:rsid w:val="2D35408E"/>
    <w:rsid w:val="2D3E73E6"/>
    <w:rsid w:val="2D510EC7"/>
    <w:rsid w:val="2D8F19F0"/>
    <w:rsid w:val="2DA21723"/>
    <w:rsid w:val="2DCF003E"/>
    <w:rsid w:val="2DE03FF9"/>
    <w:rsid w:val="2E0E0B66"/>
    <w:rsid w:val="2E2959A0"/>
    <w:rsid w:val="2E2B27AB"/>
    <w:rsid w:val="2E627104"/>
    <w:rsid w:val="2E642E7C"/>
    <w:rsid w:val="2E903C71"/>
    <w:rsid w:val="2E921DA5"/>
    <w:rsid w:val="2E9372BE"/>
    <w:rsid w:val="2EA65243"/>
    <w:rsid w:val="2EB84F76"/>
    <w:rsid w:val="2EBB09DD"/>
    <w:rsid w:val="2EC97183"/>
    <w:rsid w:val="2EDF69A7"/>
    <w:rsid w:val="2F0B32F8"/>
    <w:rsid w:val="2F0D0E1E"/>
    <w:rsid w:val="2F320885"/>
    <w:rsid w:val="2F34284F"/>
    <w:rsid w:val="2F5A0F01"/>
    <w:rsid w:val="2F603644"/>
    <w:rsid w:val="2F904782"/>
    <w:rsid w:val="2FCD4A51"/>
    <w:rsid w:val="2FE34275"/>
    <w:rsid w:val="2FF43D8C"/>
    <w:rsid w:val="30006A18"/>
    <w:rsid w:val="30045057"/>
    <w:rsid w:val="302C5C1C"/>
    <w:rsid w:val="302D729E"/>
    <w:rsid w:val="303A20E7"/>
    <w:rsid w:val="303B3430"/>
    <w:rsid w:val="30667B76"/>
    <w:rsid w:val="307410C2"/>
    <w:rsid w:val="30B26121"/>
    <w:rsid w:val="30D75B88"/>
    <w:rsid w:val="30E327D8"/>
    <w:rsid w:val="311C359A"/>
    <w:rsid w:val="31376626"/>
    <w:rsid w:val="313C5E2A"/>
    <w:rsid w:val="31701B38"/>
    <w:rsid w:val="31813D45"/>
    <w:rsid w:val="319A0963"/>
    <w:rsid w:val="31A812D2"/>
    <w:rsid w:val="31AD68E8"/>
    <w:rsid w:val="31DB5204"/>
    <w:rsid w:val="32170BF7"/>
    <w:rsid w:val="322F72FD"/>
    <w:rsid w:val="323668DE"/>
    <w:rsid w:val="324E1E79"/>
    <w:rsid w:val="325B6344"/>
    <w:rsid w:val="32C043F9"/>
    <w:rsid w:val="32CA640C"/>
    <w:rsid w:val="32D3237F"/>
    <w:rsid w:val="32D3412D"/>
    <w:rsid w:val="33044C2E"/>
    <w:rsid w:val="33052E4F"/>
    <w:rsid w:val="33150BE9"/>
    <w:rsid w:val="33264BA4"/>
    <w:rsid w:val="33694A91"/>
    <w:rsid w:val="33707BCD"/>
    <w:rsid w:val="339E0BDF"/>
    <w:rsid w:val="33CD330B"/>
    <w:rsid w:val="33DE547F"/>
    <w:rsid w:val="34060532"/>
    <w:rsid w:val="340F5638"/>
    <w:rsid w:val="341D7D55"/>
    <w:rsid w:val="343B642D"/>
    <w:rsid w:val="3474193F"/>
    <w:rsid w:val="347656B7"/>
    <w:rsid w:val="348E3839"/>
    <w:rsid w:val="34A43FD3"/>
    <w:rsid w:val="34CC3529"/>
    <w:rsid w:val="34CC52D7"/>
    <w:rsid w:val="34D523DE"/>
    <w:rsid w:val="34EE16F2"/>
    <w:rsid w:val="34FF745B"/>
    <w:rsid w:val="35373099"/>
    <w:rsid w:val="354B08F2"/>
    <w:rsid w:val="3566572C"/>
    <w:rsid w:val="359A53D6"/>
    <w:rsid w:val="35AF558A"/>
    <w:rsid w:val="35B20971"/>
    <w:rsid w:val="35CB1A33"/>
    <w:rsid w:val="364A5420"/>
    <w:rsid w:val="3667175C"/>
    <w:rsid w:val="366C4FC4"/>
    <w:rsid w:val="366E68DA"/>
    <w:rsid w:val="36806379"/>
    <w:rsid w:val="373D24BC"/>
    <w:rsid w:val="374B4BD9"/>
    <w:rsid w:val="376637C1"/>
    <w:rsid w:val="376712E7"/>
    <w:rsid w:val="377D6D5D"/>
    <w:rsid w:val="37D42E21"/>
    <w:rsid w:val="37FA3B07"/>
    <w:rsid w:val="37FC4126"/>
    <w:rsid w:val="3801173C"/>
    <w:rsid w:val="380D1E8F"/>
    <w:rsid w:val="38125841"/>
    <w:rsid w:val="384A6C3F"/>
    <w:rsid w:val="38926838"/>
    <w:rsid w:val="38AA5930"/>
    <w:rsid w:val="38AC5B4C"/>
    <w:rsid w:val="38AD5420"/>
    <w:rsid w:val="38B844F1"/>
    <w:rsid w:val="38C70290"/>
    <w:rsid w:val="38CA4224"/>
    <w:rsid w:val="393435C0"/>
    <w:rsid w:val="39534219"/>
    <w:rsid w:val="396E2E01"/>
    <w:rsid w:val="39B76556"/>
    <w:rsid w:val="39BA7DF4"/>
    <w:rsid w:val="39C26CA9"/>
    <w:rsid w:val="39D0586A"/>
    <w:rsid w:val="3A0472C2"/>
    <w:rsid w:val="3A085004"/>
    <w:rsid w:val="3A17143A"/>
    <w:rsid w:val="3A1F5EA9"/>
    <w:rsid w:val="3A2F2590"/>
    <w:rsid w:val="3A4B6C9E"/>
    <w:rsid w:val="3A5C0EAC"/>
    <w:rsid w:val="3A5F274A"/>
    <w:rsid w:val="3A660185"/>
    <w:rsid w:val="3B331C0C"/>
    <w:rsid w:val="3B5129DA"/>
    <w:rsid w:val="3B660234"/>
    <w:rsid w:val="3B684B90"/>
    <w:rsid w:val="3B762441"/>
    <w:rsid w:val="3BB05953"/>
    <w:rsid w:val="3BC1190E"/>
    <w:rsid w:val="3BDD4E74"/>
    <w:rsid w:val="3BE92C13"/>
    <w:rsid w:val="3BF16943"/>
    <w:rsid w:val="3BF70E8C"/>
    <w:rsid w:val="3C254167"/>
    <w:rsid w:val="3C54617F"/>
    <w:rsid w:val="3CD613E9"/>
    <w:rsid w:val="3CDB69FF"/>
    <w:rsid w:val="3CE5162C"/>
    <w:rsid w:val="3CEA09F1"/>
    <w:rsid w:val="3CEA279F"/>
    <w:rsid w:val="3D171F98"/>
    <w:rsid w:val="3D4C3459"/>
    <w:rsid w:val="3D540560"/>
    <w:rsid w:val="3D673DEF"/>
    <w:rsid w:val="3D9C10CD"/>
    <w:rsid w:val="3DB37034"/>
    <w:rsid w:val="3DC6005E"/>
    <w:rsid w:val="3DCE75E8"/>
    <w:rsid w:val="3DF02037"/>
    <w:rsid w:val="3DF633C5"/>
    <w:rsid w:val="3E021D6A"/>
    <w:rsid w:val="3E2672E7"/>
    <w:rsid w:val="3E621A70"/>
    <w:rsid w:val="3E734A16"/>
    <w:rsid w:val="3E7A3FF6"/>
    <w:rsid w:val="3E80785E"/>
    <w:rsid w:val="3EA64DEB"/>
    <w:rsid w:val="3ECB6600"/>
    <w:rsid w:val="3EDE4585"/>
    <w:rsid w:val="3EDE6333"/>
    <w:rsid w:val="3F1C50AD"/>
    <w:rsid w:val="3F367F1D"/>
    <w:rsid w:val="3F5C54AA"/>
    <w:rsid w:val="3F634A8A"/>
    <w:rsid w:val="3F6820A1"/>
    <w:rsid w:val="3F7D78FA"/>
    <w:rsid w:val="3F830C89"/>
    <w:rsid w:val="3F892743"/>
    <w:rsid w:val="3FA34647"/>
    <w:rsid w:val="3FE23C01"/>
    <w:rsid w:val="400022D9"/>
    <w:rsid w:val="4013200C"/>
    <w:rsid w:val="40532D51"/>
    <w:rsid w:val="40580367"/>
    <w:rsid w:val="40CA3013"/>
    <w:rsid w:val="40E340D5"/>
    <w:rsid w:val="40F2256A"/>
    <w:rsid w:val="40F63E08"/>
    <w:rsid w:val="410127AD"/>
    <w:rsid w:val="411529FB"/>
    <w:rsid w:val="41362456"/>
    <w:rsid w:val="413B5CBF"/>
    <w:rsid w:val="415C79E3"/>
    <w:rsid w:val="41652D3C"/>
    <w:rsid w:val="41676AB4"/>
    <w:rsid w:val="41CA2D0D"/>
    <w:rsid w:val="41CA7043"/>
    <w:rsid w:val="41CF23DC"/>
    <w:rsid w:val="41DB399D"/>
    <w:rsid w:val="41E41EB2"/>
    <w:rsid w:val="41E77BF5"/>
    <w:rsid w:val="42073DF3"/>
    <w:rsid w:val="421E187C"/>
    <w:rsid w:val="4246491B"/>
    <w:rsid w:val="4250579A"/>
    <w:rsid w:val="426E5C20"/>
    <w:rsid w:val="42707BEA"/>
    <w:rsid w:val="427B20EB"/>
    <w:rsid w:val="428611BC"/>
    <w:rsid w:val="42A11473"/>
    <w:rsid w:val="42B86E9B"/>
    <w:rsid w:val="42CD2946"/>
    <w:rsid w:val="42F500EF"/>
    <w:rsid w:val="4315253F"/>
    <w:rsid w:val="433230F1"/>
    <w:rsid w:val="43664B49"/>
    <w:rsid w:val="436A288B"/>
    <w:rsid w:val="438F22F2"/>
    <w:rsid w:val="43931DE2"/>
    <w:rsid w:val="439711A6"/>
    <w:rsid w:val="43B458B4"/>
    <w:rsid w:val="43B9736F"/>
    <w:rsid w:val="43F16B09"/>
    <w:rsid w:val="44316195"/>
    <w:rsid w:val="443A04B0"/>
    <w:rsid w:val="446077EA"/>
    <w:rsid w:val="44676DCB"/>
    <w:rsid w:val="446C43E1"/>
    <w:rsid w:val="44827761"/>
    <w:rsid w:val="448B4867"/>
    <w:rsid w:val="449F0313"/>
    <w:rsid w:val="44A26055"/>
    <w:rsid w:val="44AC2A30"/>
    <w:rsid w:val="44B02520"/>
    <w:rsid w:val="44B92E6D"/>
    <w:rsid w:val="44D73F50"/>
    <w:rsid w:val="45322F35"/>
    <w:rsid w:val="454B2248"/>
    <w:rsid w:val="454C7069"/>
    <w:rsid w:val="455530C7"/>
    <w:rsid w:val="45596713"/>
    <w:rsid w:val="45886FF9"/>
    <w:rsid w:val="458F0387"/>
    <w:rsid w:val="45905EAD"/>
    <w:rsid w:val="45D40490"/>
    <w:rsid w:val="45E17242"/>
    <w:rsid w:val="462211FB"/>
    <w:rsid w:val="462F3918"/>
    <w:rsid w:val="465313B5"/>
    <w:rsid w:val="465515D1"/>
    <w:rsid w:val="46583362"/>
    <w:rsid w:val="465E7D59"/>
    <w:rsid w:val="46634A89"/>
    <w:rsid w:val="466C2476"/>
    <w:rsid w:val="466E2692"/>
    <w:rsid w:val="469D0882"/>
    <w:rsid w:val="46A2058E"/>
    <w:rsid w:val="46B05036"/>
    <w:rsid w:val="46BE3798"/>
    <w:rsid w:val="46C95B1B"/>
    <w:rsid w:val="46F506BE"/>
    <w:rsid w:val="47022DDB"/>
    <w:rsid w:val="471843AC"/>
    <w:rsid w:val="47462CC7"/>
    <w:rsid w:val="4764220C"/>
    <w:rsid w:val="4780267D"/>
    <w:rsid w:val="47833F1C"/>
    <w:rsid w:val="479E48B1"/>
    <w:rsid w:val="47B6656B"/>
    <w:rsid w:val="47CF7161"/>
    <w:rsid w:val="48360F8E"/>
    <w:rsid w:val="483F42E6"/>
    <w:rsid w:val="488F68F0"/>
    <w:rsid w:val="48A00AFD"/>
    <w:rsid w:val="48DF3CF4"/>
    <w:rsid w:val="48E1539E"/>
    <w:rsid w:val="48FF3A76"/>
    <w:rsid w:val="490B41C9"/>
    <w:rsid w:val="490E670B"/>
    <w:rsid w:val="49155047"/>
    <w:rsid w:val="492C413F"/>
    <w:rsid w:val="492E7EB7"/>
    <w:rsid w:val="494D47E1"/>
    <w:rsid w:val="49521DF7"/>
    <w:rsid w:val="49867CF3"/>
    <w:rsid w:val="49A81A17"/>
    <w:rsid w:val="49F76548"/>
    <w:rsid w:val="4A1E7F2C"/>
    <w:rsid w:val="4A2512BA"/>
    <w:rsid w:val="4A25750C"/>
    <w:rsid w:val="4A325785"/>
    <w:rsid w:val="4A6E0EB3"/>
    <w:rsid w:val="4A8907BB"/>
    <w:rsid w:val="4A8A3813"/>
    <w:rsid w:val="4A9D52F4"/>
    <w:rsid w:val="4AF34F14"/>
    <w:rsid w:val="4B110B90"/>
    <w:rsid w:val="4B1F21AD"/>
    <w:rsid w:val="4B3D2633"/>
    <w:rsid w:val="4B63653E"/>
    <w:rsid w:val="4B7D0C82"/>
    <w:rsid w:val="4B9A1834"/>
    <w:rsid w:val="4BA12BC2"/>
    <w:rsid w:val="4BF47196"/>
    <w:rsid w:val="4C123AC0"/>
    <w:rsid w:val="4C2149E6"/>
    <w:rsid w:val="4C251A45"/>
    <w:rsid w:val="4C2F4672"/>
    <w:rsid w:val="4C3103EA"/>
    <w:rsid w:val="4C43011D"/>
    <w:rsid w:val="4C650094"/>
    <w:rsid w:val="4C6A56AA"/>
    <w:rsid w:val="4C8C73CE"/>
    <w:rsid w:val="4CA961D2"/>
    <w:rsid w:val="4CD60F91"/>
    <w:rsid w:val="4D043409"/>
    <w:rsid w:val="4D07739D"/>
    <w:rsid w:val="4D16138E"/>
    <w:rsid w:val="4D1F46E6"/>
    <w:rsid w:val="4D317F76"/>
    <w:rsid w:val="4D3637DE"/>
    <w:rsid w:val="4D3B2BA3"/>
    <w:rsid w:val="4D494ED3"/>
    <w:rsid w:val="4D6E4D8F"/>
    <w:rsid w:val="4D7A7B6F"/>
    <w:rsid w:val="4D986247"/>
    <w:rsid w:val="4DAD0AEE"/>
    <w:rsid w:val="4DBC1F35"/>
    <w:rsid w:val="4DC96B69"/>
    <w:rsid w:val="4DE33966"/>
    <w:rsid w:val="4DF711BF"/>
    <w:rsid w:val="4E067654"/>
    <w:rsid w:val="4E2A50F1"/>
    <w:rsid w:val="4E375A60"/>
    <w:rsid w:val="4E5008D0"/>
    <w:rsid w:val="4E524648"/>
    <w:rsid w:val="4E65437B"/>
    <w:rsid w:val="4E683E6B"/>
    <w:rsid w:val="4E8135B3"/>
    <w:rsid w:val="4E8D38D2"/>
    <w:rsid w:val="4E93713A"/>
    <w:rsid w:val="4EC45545"/>
    <w:rsid w:val="4F267444"/>
    <w:rsid w:val="4F4026F2"/>
    <w:rsid w:val="4F652159"/>
    <w:rsid w:val="4F7A3E56"/>
    <w:rsid w:val="4F870321"/>
    <w:rsid w:val="4F8E7901"/>
    <w:rsid w:val="4F9D5D96"/>
    <w:rsid w:val="4FB530E0"/>
    <w:rsid w:val="4FBF7ABB"/>
    <w:rsid w:val="4FC45FF2"/>
    <w:rsid w:val="4FDD43E5"/>
    <w:rsid w:val="4FE13ED5"/>
    <w:rsid w:val="4FE85264"/>
    <w:rsid w:val="502A587C"/>
    <w:rsid w:val="50395ABF"/>
    <w:rsid w:val="503C40AD"/>
    <w:rsid w:val="50834F8C"/>
    <w:rsid w:val="508D27A6"/>
    <w:rsid w:val="51165E00"/>
    <w:rsid w:val="51C15D6C"/>
    <w:rsid w:val="51C4760A"/>
    <w:rsid w:val="51E952C3"/>
    <w:rsid w:val="5268443A"/>
    <w:rsid w:val="527821A3"/>
    <w:rsid w:val="52C8137C"/>
    <w:rsid w:val="52D23FA9"/>
    <w:rsid w:val="52E066C6"/>
    <w:rsid w:val="52F263F9"/>
    <w:rsid w:val="53083749"/>
    <w:rsid w:val="5334431C"/>
    <w:rsid w:val="53373E0C"/>
    <w:rsid w:val="536410A5"/>
    <w:rsid w:val="53803A05"/>
    <w:rsid w:val="539179C0"/>
    <w:rsid w:val="53A94D0A"/>
    <w:rsid w:val="53B01CA3"/>
    <w:rsid w:val="53CC27A6"/>
    <w:rsid w:val="53CE29C2"/>
    <w:rsid w:val="53D0673A"/>
    <w:rsid w:val="53D578AD"/>
    <w:rsid w:val="53E53868"/>
    <w:rsid w:val="53EC4BF7"/>
    <w:rsid w:val="53F51CFD"/>
    <w:rsid w:val="542645AC"/>
    <w:rsid w:val="54280D1A"/>
    <w:rsid w:val="54420CBA"/>
    <w:rsid w:val="544B5DC1"/>
    <w:rsid w:val="545C7FCE"/>
    <w:rsid w:val="5474356A"/>
    <w:rsid w:val="5486329D"/>
    <w:rsid w:val="548E5CAE"/>
    <w:rsid w:val="54971006"/>
    <w:rsid w:val="54A35BFD"/>
    <w:rsid w:val="54AF6350"/>
    <w:rsid w:val="54B43966"/>
    <w:rsid w:val="54D9161F"/>
    <w:rsid w:val="54F46459"/>
    <w:rsid w:val="555869E7"/>
    <w:rsid w:val="55603AEE"/>
    <w:rsid w:val="556F1F83"/>
    <w:rsid w:val="55A35789"/>
    <w:rsid w:val="55B84EAE"/>
    <w:rsid w:val="55DD6EED"/>
    <w:rsid w:val="562C1C22"/>
    <w:rsid w:val="56382C47"/>
    <w:rsid w:val="56496330"/>
    <w:rsid w:val="567D5FDA"/>
    <w:rsid w:val="56C02A96"/>
    <w:rsid w:val="57014E5D"/>
    <w:rsid w:val="57623B4D"/>
    <w:rsid w:val="57723665"/>
    <w:rsid w:val="57EF1159"/>
    <w:rsid w:val="57FD3876"/>
    <w:rsid w:val="581F1A3E"/>
    <w:rsid w:val="583D3C73"/>
    <w:rsid w:val="584B45E2"/>
    <w:rsid w:val="588C0756"/>
    <w:rsid w:val="589715D5"/>
    <w:rsid w:val="58C85C32"/>
    <w:rsid w:val="58E42340"/>
    <w:rsid w:val="58F76517"/>
    <w:rsid w:val="58FF717A"/>
    <w:rsid w:val="59012EF2"/>
    <w:rsid w:val="59142C25"/>
    <w:rsid w:val="59171178"/>
    <w:rsid w:val="595E20F3"/>
    <w:rsid w:val="597638E0"/>
    <w:rsid w:val="597933D0"/>
    <w:rsid w:val="597B4491"/>
    <w:rsid w:val="59A57D21"/>
    <w:rsid w:val="59AF0332"/>
    <w:rsid w:val="59D16D68"/>
    <w:rsid w:val="59F34F31"/>
    <w:rsid w:val="5A056A12"/>
    <w:rsid w:val="5A144EA7"/>
    <w:rsid w:val="5A1D1FAE"/>
    <w:rsid w:val="5A2450EA"/>
    <w:rsid w:val="5A470DD9"/>
    <w:rsid w:val="5A494B51"/>
    <w:rsid w:val="5A4E03B9"/>
    <w:rsid w:val="5A5D05FC"/>
    <w:rsid w:val="5A731BCE"/>
    <w:rsid w:val="5A9B6510"/>
    <w:rsid w:val="5ABF6998"/>
    <w:rsid w:val="5ACE14FA"/>
    <w:rsid w:val="5B0D2022"/>
    <w:rsid w:val="5B386973"/>
    <w:rsid w:val="5B411CCC"/>
    <w:rsid w:val="5B9242D5"/>
    <w:rsid w:val="5BBC1352"/>
    <w:rsid w:val="5BC30933"/>
    <w:rsid w:val="5BD62414"/>
    <w:rsid w:val="5C1B17B8"/>
    <w:rsid w:val="5C2C64D8"/>
    <w:rsid w:val="5C3A25B5"/>
    <w:rsid w:val="5C423F4D"/>
    <w:rsid w:val="5C8A1451"/>
    <w:rsid w:val="5C983B6D"/>
    <w:rsid w:val="5CB84210"/>
    <w:rsid w:val="5CCB5CF1"/>
    <w:rsid w:val="5CE35E2B"/>
    <w:rsid w:val="5D0A42CB"/>
    <w:rsid w:val="5D2D075A"/>
    <w:rsid w:val="5D4810F0"/>
    <w:rsid w:val="5DB20C5F"/>
    <w:rsid w:val="5DB76275"/>
    <w:rsid w:val="5DE057CC"/>
    <w:rsid w:val="5DED1C97"/>
    <w:rsid w:val="5DED7EE9"/>
    <w:rsid w:val="5DFB0858"/>
    <w:rsid w:val="5E0E058B"/>
    <w:rsid w:val="5E1D07CE"/>
    <w:rsid w:val="5E385608"/>
    <w:rsid w:val="5E40626B"/>
    <w:rsid w:val="5E4E4E2C"/>
    <w:rsid w:val="5EAA5DDA"/>
    <w:rsid w:val="5EC155FD"/>
    <w:rsid w:val="5ED8763C"/>
    <w:rsid w:val="5EDD61AF"/>
    <w:rsid w:val="5EE035AA"/>
    <w:rsid w:val="5EF86B45"/>
    <w:rsid w:val="5F0E70B0"/>
    <w:rsid w:val="5F313E05"/>
    <w:rsid w:val="5F6D308F"/>
    <w:rsid w:val="5F881C77"/>
    <w:rsid w:val="5FB54A36"/>
    <w:rsid w:val="5FD50C35"/>
    <w:rsid w:val="5FD72BFF"/>
    <w:rsid w:val="5FFC7D0A"/>
    <w:rsid w:val="5FFE1F39"/>
    <w:rsid w:val="5FFE3589"/>
    <w:rsid w:val="60003F04"/>
    <w:rsid w:val="60200102"/>
    <w:rsid w:val="60365B77"/>
    <w:rsid w:val="60515EE8"/>
    <w:rsid w:val="606A75CF"/>
    <w:rsid w:val="60736193"/>
    <w:rsid w:val="60795A64"/>
    <w:rsid w:val="608B14A0"/>
    <w:rsid w:val="60CC028A"/>
    <w:rsid w:val="61135EB8"/>
    <w:rsid w:val="611A0FF5"/>
    <w:rsid w:val="61250170"/>
    <w:rsid w:val="61475B62"/>
    <w:rsid w:val="615564D1"/>
    <w:rsid w:val="615C785F"/>
    <w:rsid w:val="61603C1A"/>
    <w:rsid w:val="6166423A"/>
    <w:rsid w:val="6171498D"/>
    <w:rsid w:val="617C1CB0"/>
    <w:rsid w:val="61910E2C"/>
    <w:rsid w:val="61CD42B9"/>
    <w:rsid w:val="61E67129"/>
    <w:rsid w:val="622D6B06"/>
    <w:rsid w:val="62324D67"/>
    <w:rsid w:val="623C4F9B"/>
    <w:rsid w:val="62467BC8"/>
    <w:rsid w:val="62487DE4"/>
    <w:rsid w:val="62854069"/>
    <w:rsid w:val="628E2F58"/>
    <w:rsid w:val="62946B85"/>
    <w:rsid w:val="62A241F2"/>
    <w:rsid w:val="62A3501A"/>
    <w:rsid w:val="62C0797A"/>
    <w:rsid w:val="62D13935"/>
    <w:rsid w:val="63251ED3"/>
    <w:rsid w:val="63331D15"/>
    <w:rsid w:val="63676048"/>
    <w:rsid w:val="63892462"/>
    <w:rsid w:val="63984453"/>
    <w:rsid w:val="63B03E93"/>
    <w:rsid w:val="63BD3EBA"/>
    <w:rsid w:val="63C416EC"/>
    <w:rsid w:val="63D27752"/>
    <w:rsid w:val="63DF2082"/>
    <w:rsid w:val="63FD1B44"/>
    <w:rsid w:val="64220BB4"/>
    <w:rsid w:val="64267CB1"/>
    <w:rsid w:val="64C25C2B"/>
    <w:rsid w:val="64C95594"/>
    <w:rsid w:val="64D8544F"/>
    <w:rsid w:val="64F40429"/>
    <w:rsid w:val="64F97173"/>
    <w:rsid w:val="651D7306"/>
    <w:rsid w:val="651E6376"/>
    <w:rsid w:val="6530528B"/>
    <w:rsid w:val="65384752"/>
    <w:rsid w:val="656C3DE9"/>
    <w:rsid w:val="65842EE1"/>
    <w:rsid w:val="658A426F"/>
    <w:rsid w:val="659D21F5"/>
    <w:rsid w:val="65B0017A"/>
    <w:rsid w:val="65D025CA"/>
    <w:rsid w:val="65DC2D1D"/>
    <w:rsid w:val="660D7080"/>
    <w:rsid w:val="66263F98"/>
    <w:rsid w:val="6658788B"/>
    <w:rsid w:val="66886A01"/>
    <w:rsid w:val="66A852F5"/>
    <w:rsid w:val="66B21CD0"/>
    <w:rsid w:val="66FD119D"/>
    <w:rsid w:val="6707201B"/>
    <w:rsid w:val="67281F92"/>
    <w:rsid w:val="67297071"/>
    <w:rsid w:val="672A3F5C"/>
    <w:rsid w:val="672E75A8"/>
    <w:rsid w:val="6739419F"/>
    <w:rsid w:val="675B2367"/>
    <w:rsid w:val="67656D42"/>
    <w:rsid w:val="67694A84"/>
    <w:rsid w:val="67786A75"/>
    <w:rsid w:val="677F7E04"/>
    <w:rsid w:val="67BD6B7E"/>
    <w:rsid w:val="67E1648C"/>
    <w:rsid w:val="6808604B"/>
    <w:rsid w:val="681D761D"/>
    <w:rsid w:val="682B1D3A"/>
    <w:rsid w:val="68336E40"/>
    <w:rsid w:val="683E1A6D"/>
    <w:rsid w:val="6841330B"/>
    <w:rsid w:val="689A0C6D"/>
    <w:rsid w:val="68B83154"/>
    <w:rsid w:val="68C83A2C"/>
    <w:rsid w:val="68E5013A"/>
    <w:rsid w:val="68F0088D"/>
    <w:rsid w:val="68F71C1C"/>
    <w:rsid w:val="691722BE"/>
    <w:rsid w:val="692C7B17"/>
    <w:rsid w:val="694110E9"/>
    <w:rsid w:val="69431305"/>
    <w:rsid w:val="69581096"/>
    <w:rsid w:val="69584DB0"/>
    <w:rsid w:val="69A9410F"/>
    <w:rsid w:val="69AD360D"/>
    <w:rsid w:val="69CF4947"/>
    <w:rsid w:val="6A1F767C"/>
    <w:rsid w:val="6A217DF6"/>
    <w:rsid w:val="6A371DEF"/>
    <w:rsid w:val="6A4E1D0F"/>
    <w:rsid w:val="6A5437CA"/>
    <w:rsid w:val="6A70612A"/>
    <w:rsid w:val="6A9736B6"/>
    <w:rsid w:val="6A9811DC"/>
    <w:rsid w:val="6A9C0CCD"/>
    <w:rsid w:val="6AB44268"/>
    <w:rsid w:val="6B100175"/>
    <w:rsid w:val="6B122952"/>
    <w:rsid w:val="6B37721A"/>
    <w:rsid w:val="6B431148"/>
    <w:rsid w:val="6B6F1F3D"/>
    <w:rsid w:val="6B9B0F84"/>
    <w:rsid w:val="6BAF67DE"/>
    <w:rsid w:val="6BC73B27"/>
    <w:rsid w:val="6BEB3CFE"/>
    <w:rsid w:val="6BF07522"/>
    <w:rsid w:val="6C0279BB"/>
    <w:rsid w:val="6C044D7B"/>
    <w:rsid w:val="6C07661A"/>
    <w:rsid w:val="6C2E1DF8"/>
    <w:rsid w:val="6C662F7C"/>
    <w:rsid w:val="6C6B4119"/>
    <w:rsid w:val="6C804AB4"/>
    <w:rsid w:val="6C936E48"/>
    <w:rsid w:val="6C9F2CF6"/>
    <w:rsid w:val="6CB73B9C"/>
    <w:rsid w:val="6CDC7AA6"/>
    <w:rsid w:val="6CE4695B"/>
    <w:rsid w:val="6D154D66"/>
    <w:rsid w:val="6D194857"/>
    <w:rsid w:val="6D4F64CA"/>
    <w:rsid w:val="6D5238C5"/>
    <w:rsid w:val="6D655CEE"/>
    <w:rsid w:val="6D9C0FE4"/>
    <w:rsid w:val="6DCA5B51"/>
    <w:rsid w:val="6DD644F6"/>
    <w:rsid w:val="6DE55656"/>
    <w:rsid w:val="6DFB0400"/>
    <w:rsid w:val="6E261BA7"/>
    <w:rsid w:val="6E5A3E2A"/>
    <w:rsid w:val="6E657628"/>
    <w:rsid w:val="6E8B52E0"/>
    <w:rsid w:val="6EF74724"/>
    <w:rsid w:val="6F176B74"/>
    <w:rsid w:val="6F5778B8"/>
    <w:rsid w:val="6F5E29F5"/>
    <w:rsid w:val="6F806E0F"/>
    <w:rsid w:val="6FB24AEE"/>
    <w:rsid w:val="6FB62831"/>
    <w:rsid w:val="6FBB1BF5"/>
    <w:rsid w:val="6FC54822"/>
    <w:rsid w:val="6FE4739E"/>
    <w:rsid w:val="6FED5B27"/>
    <w:rsid w:val="70691651"/>
    <w:rsid w:val="70903082"/>
    <w:rsid w:val="709D754D"/>
    <w:rsid w:val="70A00DEB"/>
    <w:rsid w:val="70AE175A"/>
    <w:rsid w:val="70BA3537"/>
    <w:rsid w:val="70BF3836"/>
    <w:rsid w:val="70C26FB3"/>
    <w:rsid w:val="70D07922"/>
    <w:rsid w:val="70F3716D"/>
    <w:rsid w:val="710D6480"/>
    <w:rsid w:val="714B246D"/>
    <w:rsid w:val="71502811"/>
    <w:rsid w:val="71844269"/>
    <w:rsid w:val="71900E5F"/>
    <w:rsid w:val="719E357C"/>
    <w:rsid w:val="71A05546"/>
    <w:rsid w:val="71AB5C99"/>
    <w:rsid w:val="72192C03"/>
    <w:rsid w:val="721D6DF3"/>
    <w:rsid w:val="722241AD"/>
    <w:rsid w:val="72536115"/>
    <w:rsid w:val="725B76BF"/>
    <w:rsid w:val="72C963D7"/>
    <w:rsid w:val="72D51220"/>
    <w:rsid w:val="72FB055A"/>
    <w:rsid w:val="73245D03"/>
    <w:rsid w:val="732E2E41"/>
    <w:rsid w:val="73375A36"/>
    <w:rsid w:val="734B14E2"/>
    <w:rsid w:val="73552361"/>
    <w:rsid w:val="73571C35"/>
    <w:rsid w:val="735E1215"/>
    <w:rsid w:val="73762E92"/>
    <w:rsid w:val="737F118B"/>
    <w:rsid w:val="738467A2"/>
    <w:rsid w:val="73AF7CC3"/>
    <w:rsid w:val="73D03795"/>
    <w:rsid w:val="73D94D40"/>
    <w:rsid w:val="740873D3"/>
    <w:rsid w:val="743326A2"/>
    <w:rsid w:val="746565D3"/>
    <w:rsid w:val="74827185"/>
    <w:rsid w:val="74992ED5"/>
    <w:rsid w:val="749F1AE5"/>
    <w:rsid w:val="74B75416"/>
    <w:rsid w:val="74D6302D"/>
    <w:rsid w:val="74F636CF"/>
    <w:rsid w:val="74FA6D1C"/>
    <w:rsid w:val="750C3049"/>
    <w:rsid w:val="751050E8"/>
    <w:rsid w:val="75151DA7"/>
    <w:rsid w:val="75422471"/>
    <w:rsid w:val="75575F1C"/>
    <w:rsid w:val="7568637B"/>
    <w:rsid w:val="75DC28C5"/>
    <w:rsid w:val="76326989"/>
    <w:rsid w:val="7657019E"/>
    <w:rsid w:val="766905FD"/>
    <w:rsid w:val="766C1E9B"/>
    <w:rsid w:val="766C3C49"/>
    <w:rsid w:val="768865A9"/>
    <w:rsid w:val="768C6099"/>
    <w:rsid w:val="76A96C4B"/>
    <w:rsid w:val="76BD26F7"/>
    <w:rsid w:val="76E47C83"/>
    <w:rsid w:val="773D3837"/>
    <w:rsid w:val="774626EC"/>
    <w:rsid w:val="77736FF8"/>
    <w:rsid w:val="778E7BEF"/>
    <w:rsid w:val="779C67B0"/>
    <w:rsid w:val="779D7E32"/>
    <w:rsid w:val="77D01FB6"/>
    <w:rsid w:val="77F9150C"/>
    <w:rsid w:val="780103C1"/>
    <w:rsid w:val="780879A1"/>
    <w:rsid w:val="781520BE"/>
    <w:rsid w:val="782567A5"/>
    <w:rsid w:val="784576F8"/>
    <w:rsid w:val="78564BB1"/>
    <w:rsid w:val="785901FD"/>
    <w:rsid w:val="78767A5E"/>
    <w:rsid w:val="787B63C5"/>
    <w:rsid w:val="788F3C1F"/>
    <w:rsid w:val="78917997"/>
    <w:rsid w:val="78B35B5F"/>
    <w:rsid w:val="78E0447A"/>
    <w:rsid w:val="78E75809"/>
    <w:rsid w:val="78F61EF0"/>
    <w:rsid w:val="79004B1D"/>
    <w:rsid w:val="79030169"/>
    <w:rsid w:val="79095F2D"/>
    <w:rsid w:val="79515378"/>
    <w:rsid w:val="798017B9"/>
    <w:rsid w:val="79960562"/>
    <w:rsid w:val="79FA5A10"/>
    <w:rsid w:val="7A1C14E2"/>
    <w:rsid w:val="7A2307C6"/>
    <w:rsid w:val="7A54626B"/>
    <w:rsid w:val="7AA00365"/>
    <w:rsid w:val="7AA240DD"/>
    <w:rsid w:val="7ABB6F4D"/>
    <w:rsid w:val="7AD85D51"/>
    <w:rsid w:val="7AE83ABA"/>
    <w:rsid w:val="7AFB1A3F"/>
    <w:rsid w:val="7B607AF4"/>
    <w:rsid w:val="7B705F89"/>
    <w:rsid w:val="7B821819"/>
    <w:rsid w:val="7BA23C69"/>
    <w:rsid w:val="7BAC2D3A"/>
    <w:rsid w:val="7BC10593"/>
    <w:rsid w:val="7BDF4EBD"/>
    <w:rsid w:val="7BF02C60"/>
    <w:rsid w:val="7C050DEC"/>
    <w:rsid w:val="7C411B8B"/>
    <w:rsid w:val="7C8B294F"/>
    <w:rsid w:val="7C8D66C7"/>
    <w:rsid w:val="7C923CDE"/>
    <w:rsid w:val="7CA53958"/>
    <w:rsid w:val="7CAF663E"/>
    <w:rsid w:val="7CE54755"/>
    <w:rsid w:val="7D0050EB"/>
    <w:rsid w:val="7D1868D9"/>
    <w:rsid w:val="7D39684F"/>
    <w:rsid w:val="7D586CD5"/>
    <w:rsid w:val="7D6C452F"/>
    <w:rsid w:val="7D6E64F9"/>
    <w:rsid w:val="7D7D498E"/>
    <w:rsid w:val="7D8F021D"/>
    <w:rsid w:val="7D9341B1"/>
    <w:rsid w:val="7DA0242A"/>
    <w:rsid w:val="7DBF6D54"/>
    <w:rsid w:val="7DDA593C"/>
    <w:rsid w:val="7DE642E1"/>
    <w:rsid w:val="7DFD76C5"/>
    <w:rsid w:val="7DFF53A3"/>
    <w:rsid w:val="7E062BD5"/>
    <w:rsid w:val="7E1A3F8B"/>
    <w:rsid w:val="7E413C0D"/>
    <w:rsid w:val="7E5356EF"/>
    <w:rsid w:val="7E816BC7"/>
    <w:rsid w:val="7E9C0E44"/>
    <w:rsid w:val="7E9E4BBC"/>
    <w:rsid w:val="7E9F26E2"/>
    <w:rsid w:val="7ECA59B1"/>
    <w:rsid w:val="7EED78F1"/>
    <w:rsid w:val="7F052E8D"/>
    <w:rsid w:val="7F0D7F93"/>
    <w:rsid w:val="7F1C1F84"/>
    <w:rsid w:val="7F587460"/>
    <w:rsid w:val="7F6776A3"/>
    <w:rsid w:val="7F6C2EA6"/>
    <w:rsid w:val="7F7818B1"/>
    <w:rsid w:val="7F8B6823"/>
    <w:rsid w:val="7FD52A46"/>
    <w:rsid w:val="7FD558D4"/>
    <w:rsid w:val="7FEC7BA9"/>
    <w:rsid w:val="7FFB298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name="HTML Acronym"/>
    <w:lsdException w:uiPriority="0" w:name="HTML Address"/>
    <w:lsdException w:qFormat="1" w:uiPriority="0" w:name="HTML Cite"/>
    <w:lsdException w:qFormat="1" w:uiPriority="0" w:name="HTML Code"/>
    <w:lsdException w:qFormat="1" w:uiPriority="0" w:name="HTML Definition"/>
    <w:lsdException w:qFormat="1" w:uiPriority="0" w:name="HTML Keyboard"/>
    <w:lsdException w:qFormat="1" w:unhideWhenUsed="0" w:uiPriority="0" w:semiHidden="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63"/>
    <w:qFormat/>
    <w:uiPriority w:val="0"/>
    <w:pPr>
      <w:spacing w:before="340" w:after="330" w:line="360" w:lineRule="auto"/>
      <w:jc w:val="center"/>
      <w:outlineLvl w:val="0"/>
    </w:pPr>
    <w:rPr>
      <w:rFonts w:eastAsia="黑体"/>
      <w:kern w:val="44"/>
      <w:szCs w:val="44"/>
    </w:rPr>
  </w:style>
  <w:style w:type="paragraph" w:styleId="6">
    <w:name w:val="heading 2"/>
    <w:basedOn w:val="4"/>
    <w:next w:val="5"/>
    <w:link w:val="78"/>
    <w:qFormat/>
    <w:uiPriority w:val="0"/>
    <w:pPr>
      <w:adjustRightInd w:val="0"/>
      <w:jc w:val="center"/>
      <w:textAlignment w:val="baseline"/>
      <w:outlineLvl w:val="1"/>
    </w:pPr>
    <w:rPr>
      <w:kern w:val="0"/>
      <w:sz w:val="24"/>
      <w:szCs w:val="20"/>
    </w:rPr>
  </w:style>
  <w:style w:type="paragraph" w:styleId="4">
    <w:name w:val="heading 3"/>
    <w:basedOn w:val="5"/>
    <w:next w:val="1"/>
    <w:link w:val="62"/>
    <w:qFormat/>
    <w:uiPriority w:val="9"/>
    <w:pPr>
      <w:spacing w:before="260" w:after="260" w:line="240" w:lineRule="auto"/>
      <w:outlineLvl w:val="2"/>
    </w:pPr>
    <w:rPr>
      <w:rFonts w:ascii="宋体" w:hAnsi="宋体" w:eastAsia="宋体"/>
      <w:szCs w:val="32"/>
    </w:rPr>
  </w:style>
  <w:style w:type="paragraph" w:styleId="5">
    <w:name w:val="heading 4"/>
    <w:basedOn w:val="1"/>
    <w:next w:val="1"/>
    <w:link w:val="60"/>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7"/>
    <w:qFormat/>
    <w:uiPriority w:val="0"/>
    <w:pPr>
      <w:keepNext/>
      <w:keepLines/>
      <w:spacing w:before="280" w:after="290" w:line="376" w:lineRule="auto"/>
      <w:outlineLvl w:val="4"/>
    </w:pPr>
    <w:rPr>
      <w:b/>
      <w:sz w:val="28"/>
      <w:szCs w:val="20"/>
    </w:rPr>
  </w:style>
  <w:style w:type="paragraph" w:styleId="9">
    <w:name w:val="heading 6"/>
    <w:basedOn w:val="1"/>
    <w:next w:val="8"/>
    <w:link w:val="90"/>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91"/>
    <w:qFormat/>
    <w:uiPriority w:val="0"/>
    <w:pPr>
      <w:keepNext/>
      <w:keepLines/>
      <w:spacing w:before="240" w:after="64" w:line="320" w:lineRule="auto"/>
      <w:outlineLvl w:val="6"/>
    </w:pPr>
    <w:rPr>
      <w:b/>
      <w:sz w:val="24"/>
      <w:szCs w:val="20"/>
    </w:rPr>
  </w:style>
  <w:style w:type="paragraph" w:styleId="11">
    <w:name w:val="heading 8"/>
    <w:basedOn w:val="1"/>
    <w:next w:val="8"/>
    <w:link w:val="92"/>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93"/>
    <w:qFormat/>
    <w:uiPriority w:val="0"/>
    <w:pPr>
      <w:keepNext/>
      <w:keepLines/>
      <w:spacing w:before="240" w:after="64" w:line="320" w:lineRule="auto"/>
      <w:outlineLvl w:val="8"/>
    </w:pPr>
    <w:rPr>
      <w:rFonts w:ascii="Arial" w:hAnsi="Arial" w:eastAsia="黑体"/>
      <w:szCs w:val="20"/>
    </w:rPr>
  </w:style>
  <w:style w:type="character" w:default="1" w:styleId="44">
    <w:name w:val="Default Paragraph Font"/>
    <w:semiHidden/>
    <w:unhideWhenUsed/>
    <w:qFormat/>
    <w:uiPriority w:val="1"/>
  </w:style>
  <w:style w:type="table" w:default="1" w:styleId="4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next w:val="1"/>
    <w:link w:val="99"/>
    <w:qFormat/>
    <w:uiPriority w:val="0"/>
    <w:pPr>
      <w:spacing w:line="360" w:lineRule="auto"/>
    </w:pPr>
    <w:rPr>
      <w:b/>
      <w:bCs/>
      <w:sz w:val="24"/>
    </w:rPr>
  </w:style>
  <w:style w:type="paragraph" w:styleId="8">
    <w:name w:val="Normal Indent"/>
    <w:basedOn w:val="1"/>
    <w:link w:val="64"/>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91"/>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105"/>
    <w:qFormat/>
    <w:uiPriority w:val="0"/>
    <w:pPr>
      <w:spacing w:after="120"/>
    </w:pPr>
    <w:rPr>
      <w:sz w:val="16"/>
      <w:szCs w:val="16"/>
    </w:rPr>
  </w:style>
  <w:style w:type="paragraph" w:styleId="19">
    <w:name w:val="Body Text Indent"/>
    <w:basedOn w:val="1"/>
    <w:link w:val="86"/>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7"/>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95"/>
    <w:qFormat/>
    <w:uiPriority w:val="0"/>
    <w:rPr>
      <w:rFonts w:ascii="宋体" w:hAnsi="Courier New"/>
      <w:sz w:val="32"/>
      <w:szCs w:val="20"/>
    </w:rPr>
  </w:style>
  <w:style w:type="paragraph" w:styleId="25">
    <w:name w:val="Body Text Indent 2"/>
    <w:basedOn w:val="1"/>
    <w:link w:val="100"/>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106"/>
    <w:semiHidden/>
    <w:qFormat/>
    <w:uiPriority w:val="99"/>
    <w:rPr>
      <w:sz w:val="18"/>
      <w:szCs w:val="18"/>
    </w:rPr>
  </w:style>
  <w:style w:type="paragraph" w:styleId="27">
    <w:name w:val="footer"/>
    <w:basedOn w:val="1"/>
    <w:link w:val="104"/>
    <w:qFormat/>
    <w:uiPriority w:val="0"/>
    <w:pPr>
      <w:tabs>
        <w:tab w:val="center" w:pos="4153"/>
        <w:tab w:val="right" w:pos="8306"/>
      </w:tabs>
      <w:snapToGrid w:val="0"/>
      <w:jc w:val="left"/>
    </w:pPr>
    <w:rPr>
      <w:sz w:val="18"/>
      <w:szCs w:val="18"/>
    </w:rPr>
  </w:style>
  <w:style w:type="paragraph" w:styleId="28">
    <w:name w:val="header"/>
    <w:basedOn w:val="1"/>
    <w:link w:val="101"/>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semiHidden/>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toc 6"/>
    <w:basedOn w:val="1"/>
    <w:next w:val="1"/>
    <w:semiHidden/>
    <w:qFormat/>
    <w:uiPriority w:val="0"/>
    <w:pPr>
      <w:ind w:left="1050"/>
      <w:jc w:val="left"/>
    </w:pPr>
    <w:rPr>
      <w:szCs w:val="21"/>
    </w:rPr>
  </w:style>
  <w:style w:type="paragraph" w:styleId="32">
    <w:name w:val="Body Text Indent 3"/>
    <w:basedOn w:val="1"/>
    <w:link w:val="102"/>
    <w:qFormat/>
    <w:uiPriority w:val="0"/>
    <w:pPr>
      <w:spacing w:line="360" w:lineRule="auto"/>
      <w:ind w:firstLine="482" w:firstLineChars="200"/>
    </w:pPr>
    <w:rPr>
      <w:rFonts w:ascii="宋体"/>
      <w:b/>
      <w:bCs/>
      <w:sz w:val="24"/>
    </w:rPr>
  </w:style>
  <w:style w:type="paragraph" w:styleId="33">
    <w:name w:val="toc 2"/>
    <w:basedOn w:val="1"/>
    <w:next w:val="1"/>
    <w:semiHidden/>
    <w:qFormat/>
    <w:uiPriority w:val="0"/>
    <w:pPr>
      <w:tabs>
        <w:tab w:val="right" w:leader="dot" w:pos="8296"/>
      </w:tabs>
      <w:ind w:left="210"/>
      <w:jc w:val="left"/>
    </w:pPr>
    <w:rPr>
      <w:smallCaps/>
    </w:rPr>
  </w:style>
  <w:style w:type="paragraph" w:styleId="34">
    <w:name w:val="toc 9"/>
    <w:basedOn w:val="1"/>
    <w:next w:val="1"/>
    <w:semiHidden/>
    <w:qFormat/>
    <w:uiPriority w:val="0"/>
    <w:pPr>
      <w:ind w:left="1680"/>
      <w:jc w:val="left"/>
    </w:pPr>
    <w:rPr>
      <w:szCs w:val="21"/>
    </w:rPr>
  </w:style>
  <w:style w:type="paragraph" w:styleId="35">
    <w:name w:val="Body Text 2"/>
    <w:basedOn w:val="1"/>
    <w:link w:val="103"/>
    <w:qFormat/>
    <w:uiPriority w:val="0"/>
    <w:pPr>
      <w:spacing w:line="360" w:lineRule="auto"/>
    </w:pPr>
    <w:rPr>
      <w:sz w:val="24"/>
    </w:rPr>
  </w:style>
  <w:style w:type="paragraph" w:styleId="36">
    <w:name w:val="HTML Preformatted"/>
    <w:basedOn w:val="1"/>
    <w:link w:val="9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7">
    <w:name w:val="Normal (Web)"/>
    <w:basedOn w:val="1"/>
    <w:link w:val="197"/>
    <w:qFormat/>
    <w:uiPriority w:val="99"/>
    <w:pPr>
      <w:spacing w:before="0" w:beforeAutospacing="1" w:after="0" w:afterAutospacing="1"/>
      <w:ind w:left="0" w:right="0"/>
      <w:jc w:val="left"/>
    </w:pPr>
    <w:rPr>
      <w:kern w:val="0"/>
      <w:sz w:val="24"/>
      <w:lang w:val="en-US" w:eastAsia="zh-CN" w:bidi="ar"/>
    </w:rPr>
  </w:style>
  <w:style w:type="paragraph" w:styleId="38">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39">
    <w:name w:val="Title"/>
    <w:basedOn w:val="1"/>
    <w:link w:val="94"/>
    <w:qFormat/>
    <w:uiPriority w:val="0"/>
    <w:pPr>
      <w:spacing w:before="240" w:after="60"/>
      <w:jc w:val="center"/>
      <w:outlineLvl w:val="0"/>
    </w:pPr>
    <w:rPr>
      <w:rFonts w:ascii="Arial" w:hAnsi="Arial" w:eastAsia="隶书" w:cs="Arial"/>
      <w:b/>
      <w:bCs/>
      <w:sz w:val="32"/>
      <w:szCs w:val="32"/>
    </w:rPr>
  </w:style>
  <w:style w:type="paragraph" w:styleId="40">
    <w:name w:val="annotation subject"/>
    <w:basedOn w:val="17"/>
    <w:next w:val="17"/>
    <w:link w:val="192"/>
    <w:qFormat/>
    <w:uiPriority w:val="99"/>
    <w:pPr>
      <w:autoSpaceDE/>
      <w:autoSpaceDN/>
      <w:adjustRightInd/>
      <w:textAlignment w:val="auto"/>
    </w:pPr>
    <w:rPr>
      <w:rFonts w:ascii="Times New Roman"/>
      <w:b/>
      <w:bCs/>
      <w:kern w:val="2"/>
      <w:sz w:val="21"/>
      <w:szCs w:val="24"/>
    </w:rPr>
  </w:style>
  <w:style w:type="paragraph" w:styleId="41">
    <w:name w:val="Body Text First Indent"/>
    <w:basedOn w:val="2"/>
    <w:link w:val="137"/>
    <w:qFormat/>
    <w:uiPriority w:val="0"/>
    <w:pPr>
      <w:spacing w:after="120" w:line="240" w:lineRule="auto"/>
      <w:ind w:firstLine="420" w:firstLineChars="100"/>
    </w:pPr>
    <w:rPr>
      <w:sz w:val="21"/>
    </w:rPr>
  </w:style>
  <w:style w:type="table" w:styleId="43">
    <w:name w:val="Table Grid"/>
    <w:basedOn w:val="42"/>
    <w:qFormat/>
    <w:uiPriority w:val="3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45">
    <w:name w:val="Strong"/>
    <w:qFormat/>
    <w:uiPriority w:val="0"/>
    <w:rPr>
      <w:b/>
      <w:bCs/>
    </w:rPr>
  </w:style>
  <w:style w:type="character" w:styleId="46">
    <w:name w:val="page number"/>
    <w:basedOn w:val="44"/>
    <w:qFormat/>
    <w:uiPriority w:val="0"/>
  </w:style>
  <w:style w:type="character" w:styleId="47">
    <w:name w:val="FollowedHyperlink"/>
    <w:qFormat/>
    <w:uiPriority w:val="0"/>
    <w:rPr>
      <w:color w:val="800080"/>
      <w:u w:val="single"/>
    </w:rPr>
  </w:style>
  <w:style w:type="character" w:styleId="48">
    <w:name w:val="Emphasis"/>
    <w:basedOn w:val="44"/>
    <w:qFormat/>
    <w:uiPriority w:val="0"/>
  </w:style>
  <w:style w:type="character" w:styleId="49">
    <w:name w:val="HTML Definition"/>
    <w:basedOn w:val="44"/>
    <w:semiHidden/>
    <w:unhideWhenUsed/>
    <w:qFormat/>
    <w:uiPriority w:val="0"/>
  </w:style>
  <w:style w:type="character" w:styleId="50">
    <w:name w:val="HTML Typewriter"/>
    <w:basedOn w:val="44"/>
    <w:semiHidden/>
    <w:unhideWhenUsed/>
    <w:qFormat/>
    <w:uiPriority w:val="0"/>
    <w:rPr>
      <w:rFonts w:hint="default" w:ascii="monospace" w:hAnsi="monospace" w:eastAsia="monospace" w:cs="monospace"/>
      <w:sz w:val="20"/>
    </w:rPr>
  </w:style>
  <w:style w:type="character" w:styleId="51">
    <w:name w:val="HTML Acronym"/>
    <w:basedOn w:val="44"/>
    <w:semiHidden/>
    <w:unhideWhenUsed/>
    <w:qFormat/>
    <w:uiPriority w:val="0"/>
  </w:style>
  <w:style w:type="character" w:styleId="52">
    <w:name w:val="HTML Variable"/>
    <w:basedOn w:val="44"/>
    <w:semiHidden/>
    <w:unhideWhenUsed/>
    <w:qFormat/>
    <w:uiPriority w:val="0"/>
  </w:style>
  <w:style w:type="character" w:styleId="53">
    <w:name w:val="Hyperlink"/>
    <w:qFormat/>
    <w:uiPriority w:val="0"/>
    <w:rPr>
      <w:color w:val="0000FF"/>
      <w:u w:val="single"/>
    </w:rPr>
  </w:style>
  <w:style w:type="character" w:styleId="54">
    <w:name w:val="HTML Code"/>
    <w:basedOn w:val="44"/>
    <w:semiHidden/>
    <w:unhideWhenUsed/>
    <w:qFormat/>
    <w:uiPriority w:val="0"/>
    <w:rPr>
      <w:rFonts w:hint="default" w:ascii="monospace" w:hAnsi="monospace" w:eastAsia="monospace" w:cs="monospace"/>
      <w:sz w:val="20"/>
    </w:rPr>
  </w:style>
  <w:style w:type="character" w:styleId="55">
    <w:name w:val="annotation reference"/>
    <w:basedOn w:val="44"/>
    <w:qFormat/>
    <w:uiPriority w:val="99"/>
    <w:rPr>
      <w:sz w:val="21"/>
      <w:szCs w:val="21"/>
    </w:rPr>
  </w:style>
  <w:style w:type="character" w:styleId="56">
    <w:name w:val="HTML Cite"/>
    <w:basedOn w:val="44"/>
    <w:semiHidden/>
    <w:unhideWhenUsed/>
    <w:qFormat/>
    <w:uiPriority w:val="0"/>
  </w:style>
  <w:style w:type="character" w:styleId="57">
    <w:name w:val="HTML Keyboard"/>
    <w:basedOn w:val="44"/>
    <w:semiHidden/>
    <w:unhideWhenUsed/>
    <w:qFormat/>
    <w:uiPriority w:val="0"/>
    <w:rPr>
      <w:rFonts w:hint="default" w:ascii="monospace" w:hAnsi="monospace" w:eastAsia="monospace" w:cs="monospace"/>
      <w:sz w:val="20"/>
    </w:rPr>
  </w:style>
  <w:style w:type="character" w:styleId="58">
    <w:name w:val="HTML Sample"/>
    <w:basedOn w:val="44"/>
    <w:semiHidden/>
    <w:unhideWhenUsed/>
    <w:qFormat/>
    <w:uiPriority w:val="0"/>
    <w:rPr>
      <w:rFonts w:ascii="monospace" w:hAnsi="monospace" w:eastAsia="monospace" w:cs="monospace"/>
    </w:rPr>
  </w:style>
  <w:style w:type="paragraph" w:styleId="59">
    <w:name w:val="No Spacing"/>
    <w:qFormat/>
    <w:uiPriority w:val="1"/>
    <w:pPr>
      <w:widowControl w:val="0"/>
      <w:jc w:val="both"/>
    </w:pPr>
    <w:rPr>
      <w:rFonts w:ascii="Calibri" w:hAnsi="Calibri" w:eastAsia="宋体" w:cs="Times New Roman"/>
      <w:kern w:val="2"/>
      <w:sz w:val="21"/>
      <w:szCs w:val="22"/>
      <w:lang w:val="en-US" w:eastAsia="zh-CN" w:bidi="ar-SA"/>
    </w:rPr>
  </w:style>
  <w:style w:type="character" w:customStyle="1" w:styleId="60">
    <w:name w:val="标题 4 Char"/>
    <w:link w:val="5"/>
    <w:qFormat/>
    <w:uiPriority w:val="9"/>
    <w:rPr>
      <w:rFonts w:ascii="Arial" w:hAnsi="Arial" w:eastAsia="黑体"/>
      <w:b/>
      <w:bCs/>
      <w:kern w:val="2"/>
      <w:sz w:val="28"/>
      <w:szCs w:val="28"/>
      <w:lang w:val="en-US" w:eastAsia="zh-CN" w:bidi="ar-SA"/>
    </w:rPr>
  </w:style>
  <w:style w:type="paragraph" w:customStyle="1" w:styleId="61">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2">
    <w:name w:val="标题 3 Char1"/>
    <w:link w:val="4"/>
    <w:qFormat/>
    <w:uiPriority w:val="9"/>
    <w:rPr>
      <w:rFonts w:ascii="宋体" w:hAnsi="宋体" w:eastAsia="宋体"/>
      <w:b/>
      <w:bCs/>
      <w:kern w:val="2"/>
      <w:sz w:val="28"/>
      <w:szCs w:val="32"/>
      <w:lang w:val="en-US" w:eastAsia="zh-CN" w:bidi="ar-SA"/>
    </w:rPr>
  </w:style>
  <w:style w:type="character" w:customStyle="1" w:styleId="63">
    <w:name w:val="标题 1 Char"/>
    <w:link w:val="3"/>
    <w:qFormat/>
    <w:uiPriority w:val="0"/>
    <w:rPr>
      <w:rFonts w:ascii="宋体" w:hAnsi="宋体" w:eastAsia="黑体"/>
      <w:b/>
      <w:bCs/>
      <w:kern w:val="44"/>
      <w:sz w:val="28"/>
      <w:szCs w:val="44"/>
      <w:lang w:val="en-US" w:eastAsia="zh-CN" w:bidi="ar-SA"/>
    </w:rPr>
  </w:style>
  <w:style w:type="character" w:customStyle="1" w:styleId="64">
    <w:name w:val="正文缩进 Char"/>
    <w:link w:val="8"/>
    <w:qFormat/>
    <w:uiPriority w:val="0"/>
    <w:rPr>
      <w:rFonts w:eastAsia="宋体"/>
      <w:kern w:val="2"/>
      <w:sz w:val="21"/>
      <w:lang w:val="en-US" w:eastAsia="zh-CN" w:bidi="ar-SA"/>
    </w:rPr>
  </w:style>
  <w:style w:type="character" w:customStyle="1" w:styleId="65">
    <w:name w:val="标题 3 Char"/>
    <w:qFormat/>
    <w:uiPriority w:val="0"/>
    <w:rPr>
      <w:rFonts w:ascii="黑体" w:eastAsia="黑体"/>
      <w:bCs/>
      <w:sz w:val="30"/>
    </w:rPr>
  </w:style>
  <w:style w:type="paragraph" w:customStyle="1" w:styleId="66">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7">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8">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9">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0">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1">
    <w:name w:val="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2">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73">
    <w:name w:val="自定义正文"/>
    <w:basedOn w:val="1"/>
    <w:qFormat/>
    <w:uiPriority w:val="0"/>
    <w:pPr>
      <w:spacing w:afterLines="50"/>
      <w:ind w:left="600" w:leftChars="600"/>
    </w:pPr>
  </w:style>
  <w:style w:type="paragraph" w:customStyle="1" w:styleId="74">
    <w:name w:val="Char Char Char Char Char"/>
    <w:basedOn w:val="1"/>
    <w:qFormat/>
    <w:uiPriority w:val="0"/>
    <w:rPr>
      <w:rFonts w:ascii="Tahoma" w:hAnsi="Tahoma"/>
      <w:sz w:val="24"/>
      <w:szCs w:val="20"/>
    </w:rPr>
  </w:style>
  <w:style w:type="paragraph" w:customStyle="1" w:styleId="75">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6">
    <w:name w:val="Char Char"/>
    <w:basedOn w:val="1"/>
    <w:qFormat/>
    <w:uiPriority w:val="0"/>
    <w:rPr>
      <w:rFonts w:ascii="Tahoma" w:hAnsi="Tahoma"/>
      <w:sz w:val="24"/>
      <w:szCs w:val="20"/>
    </w:rPr>
  </w:style>
  <w:style w:type="paragraph" w:customStyle="1" w:styleId="77">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8">
    <w:name w:val="标题 2 Char"/>
    <w:link w:val="6"/>
    <w:qFormat/>
    <w:uiPriority w:val="0"/>
    <w:rPr>
      <w:rFonts w:ascii="宋体" w:hAnsi="宋体" w:eastAsia="宋体"/>
      <w:b/>
      <w:bCs/>
      <w:sz w:val="24"/>
      <w:lang w:val="en-US" w:eastAsia="zh-CN" w:bidi="ar-SA"/>
    </w:rPr>
  </w:style>
  <w:style w:type="paragraph" w:customStyle="1" w:styleId="79">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80">
    <w:name w:val="List Paragraph"/>
    <w:basedOn w:val="1"/>
    <w:qFormat/>
    <w:uiPriority w:val="34"/>
    <w:pPr>
      <w:ind w:firstLine="420" w:firstLineChars="200"/>
    </w:pPr>
    <w:rPr>
      <w:rFonts w:ascii="Calibri" w:hAnsi="Calibri"/>
      <w:szCs w:val="22"/>
    </w:rPr>
  </w:style>
  <w:style w:type="paragraph" w:customStyle="1" w:styleId="81">
    <w:name w:val="USE 1"/>
    <w:basedOn w:val="1"/>
    <w:qFormat/>
    <w:uiPriority w:val="0"/>
    <w:pPr>
      <w:spacing w:line="200" w:lineRule="atLeast"/>
      <w:jc w:val="left"/>
    </w:pPr>
    <w:rPr>
      <w:rFonts w:ascii="宋体" w:hAnsi="宋体"/>
      <w:b/>
      <w:sz w:val="24"/>
      <w:szCs w:val="28"/>
    </w:rPr>
  </w:style>
  <w:style w:type="paragraph" w:customStyle="1" w:styleId="82">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3">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4">
    <w:name w:val="样式 标题 2 + 段前: 13 磅 段后: 13 磅 行距: 单倍行距"/>
    <w:basedOn w:val="6"/>
    <w:qFormat/>
    <w:uiPriority w:val="0"/>
    <w:pPr>
      <w:adjustRightInd/>
      <w:jc w:val="both"/>
      <w:textAlignment w:val="auto"/>
    </w:pPr>
    <w:rPr>
      <w:rFonts w:ascii="Cambria" w:hAnsi="Cambria" w:cs="宋体"/>
      <w:kern w:val="2"/>
      <w:sz w:val="32"/>
    </w:rPr>
  </w:style>
  <w:style w:type="character" w:customStyle="1" w:styleId="85">
    <w:name w:val="H4 Char2"/>
    <w:qFormat/>
    <w:uiPriority w:val="0"/>
    <w:rPr>
      <w:rFonts w:ascii="Arial" w:hAnsi="Arial" w:eastAsia="黑体"/>
      <w:b/>
      <w:bCs/>
      <w:kern w:val="2"/>
      <w:sz w:val="28"/>
      <w:szCs w:val="28"/>
      <w:lang w:val="en-US" w:eastAsia="zh-CN" w:bidi="ar-SA"/>
    </w:rPr>
  </w:style>
  <w:style w:type="character" w:customStyle="1" w:styleId="86">
    <w:name w:val="正文文本缩进 Char"/>
    <w:link w:val="19"/>
    <w:qFormat/>
    <w:uiPriority w:val="0"/>
    <w:rPr>
      <w:rFonts w:eastAsia="宋体"/>
      <w:kern w:val="2"/>
      <w:sz w:val="21"/>
      <w:szCs w:val="24"/>
      <w:lang w:val="en-US" w:eastAsia="zh-CN" w:bidi="ar-SA"/>
    </w:rPr>
  </w:style>
  <w:style w:type="character" w:customStyle="1" w:styleId="87">
    <w:name w:val="标题 5 Char"/>
    <w:link w:val="7"/>
    <w:qFormat/>
    <w:uiPriority w:val="0"/>
    <w:rPr>
      <w:rFonts w:eastAsia="宋体"/>
      <w:b/>
      <w:kern w:val="2"/>
      <w:sz w:val="28"/>
      <w:lang w:val="en-US" w:eastAsia="zh-CN" w:bidi="ar-SA"/>
    </w:rPr>
  </w:style>
  <w:style w:type="character" w:customStyle="1" w:styleId="88">
    <w:name w:val="第*章 Char"/>
    <w:qFormat/>
    <w:uiPriority w:val="0"/>
    <w:rPr>
      <w:rFonts w:ascii="Arial" w:hAnsi="Arial" w:eastAsia="黑体"/>
      <w:b/>
      <w:bCs/>
      <w:kern w:val="2"/>
      <w:sz w:val="32"/>
      <w:szCs w:val="32"/>
    </w:rPr>
  </w:style>
  <w:style w:type="character" w:customStyle="1" w:styleId="89">
    <w:name w:val="章标题1 Char"/>
    <w:qFormat/>
    <w:uiPriority w:val="0"/>
    <w:rPr>
      <w:rFonts w:eastAsia="宋体"/>
      <w:b/>
      <w:bCs/>
      <w:kern w:val="2"/>
      <w:sz w:val="32"/>
      <w:szCs w:val="32"/>
      <w:lang w:val="en-US" w:eastAsia="zh-CN" w:bidi="ar-SA"/>
    </w:rPr>
  </w:style>
  <w:style w:type="character" w:customStyle="1" w:styleId="90">
    <w:name w:val="标题 6 Char"/>
    <w:link w:val="9"/>
    <w:qFormat/>
    <w:uiPriority w:val="0"/>
    <w:rPr>
      <w:rFonts w:ascii="Arial" w:hAnsi="Arial" w:eastAsia="黑体"/>
      <w:b/>
      <w:kern w:val="2"/>
      <w:sz w:val="24"/>
      <w:lang w:val="en-US" w:eastAsia="zh-CN" w:bidi="ar-SA"/>
    </w:rPr>
  </w:style>
  <w:style w:type="character" w:customStyle="1" w:styleId="91">
    <w:name w:val="标题 7 Char"/>
    <w:link w:val="10"/>
    <w:qFormat/>
    <w:uiPriority w:val="0"/>
    <w:rPr>
      <w:rFonts w:eastAsia="宋体"/>
      <w:b/>
      <w:kern w:val="2"/>
      <w:sz w:val="24"/>
      <w:lang w:val="en-US" w:eastAsia="zh-CN" w:bidi="ar-SA"/>
    </w:rPr>
  </w:style>
  <w:style w:type="character" w:customStyle="1" w:styleId="92">
    <w:name w:val="标题 8 Char"/>
    <w:link w:val="11"/>
    <w:qFormat/>
    <w:uiPriority w:val="0"/>
    <w:rPr>
      <w:rFonts w:ascii="Arial" w:hAnsi="Arial" w:eastAsia="黑体"/>
      <w:kern w:val="2"/>
      <w:sz w:val="24"/>
      <w:lang w:val="en-US" w:eastAsia="zh-CN" w:bidi="ar-SA"/>
    </w:rPr>
  </w:style>
  <w:style w:type="character" w:customStyle="1" w:styleId="93">
    <w:name w:val="标题 9 Char"/>
    <w:link w:val="12"/>
    <w:qFormat/>
    <w:uiPriority w:val="0"/>
    <w:rPr>
      <w:rFonts w:ascii="Arial" w:hAnsi="Arial" w:eastAsia="黑体"/>
      <w:kern w:val="2"/>
      <w:sz w:val="21"/>
      <w:lang w:val="en-US" w:eastAsia="zh-CN" w:bidi="ar-SA"/>
    </w:rPr>
  </w:style>
  <w:style w:type="character" w:customStyle="1" w:styleId="94">
    <w:name w:val="标题 Char"/>
    <w:link w:val="39"/>
    <w:qFormat/>
    <w:uiPriority w:val="0"/>
    <w:rPr>
      <w:rFonts w:ascii="Arial" w:hAnsi="Arial" w:eastAsia="隶书" w:cs="Arial"/>
      <w:b/>
      <w:bCs/>
      <w:kern w:val="2"/>
      <w:sz w:val="32"/>
      <w:szCs w:val="32"/>
      <w:lang w:val="en-US" w:eastAsia="zh-CN" w:bidi="ar-SA"/>
    </w:rPr>
  </w:style>
  <w:style w:type="character" w:customStyle="1" w:styleId="95">
    <w:name w:val="日期 Char"/>
    <w:link w:val="24"/>
    <w:qFormat/>
    <w:uiPriority w:val="0"/>
    <w:rPr>
      <w:rFonts w:ascii="宋体" w:hAnsi="Courier New" w:eastAsia="宋体"/>
      <w:kern w:val="2"/>
      <w:sz w:val="32"/>
      <w:lang w:val="en-US" w:eastAsia="zh-CN" w:bidi="ar-SA"/>
    </w:rPr>
  </w:style>
  <w:style w:type="character" w:customStyle="1" w:styleId="96">
    <w:name w:val="HTML 预设格式 Char"/>
    <w:link w:val="36"/>
    <w:qFormat/>
    <w:uiPriority w:val="0"/>
    <w:rPr>
      <w:rFonts w:ascii="Arial Unicode MS" w:hAnsi="Arial Unicode MS" w:eastAsia="Arial Unicode MS"/>
      <w:color w:val="000000"/>
      <w:lang w:val="en-US" w:eastAsia="zh-CN" w:bidi="ar-SA"/>
    </w:rPr>
  </w:style>
  <w:style w:type="character" w:customStyle="1" w:styleId="97">
    <w:name w:val="纯文本 Char"/>
    <w:link w:val="22"/>
    <w:qFormat/>
    <w:uiPriority w:val="0"/>
    <w:rPr>
      <w:rFonts w:ascii="宋体" w:hAnsi="Courier New" w:eastAsia="宋体"/>
      <w:kern w:val="2"/>
      <w:sz w:val="21"/>
      <w:lang w:val="en-US" w:eastAsia="zh-CN" w:bidi="ar-SA"/>
    </w:rPr>
  </w:style>
  <w:style w:type="character" w:customStyle="1" w:styleId="98">
    <w:name w:val="正文文字首行缩进 Char"/>
    <w:qFormat/>
    <w:uiPriority w:val="0"/>
    <w:rPr>
      <w:kern w:val="2"/>
      <w:sz w:val="21"/>
      <w:szCs w:val="24"/>
    </w:rPr>
  </w:style>
  <w:style w:type="character" w:customStyle="1" w:styleId="99">
    <w:name w:val="正文文本 Char"/>
    <w:link w:val="2"/>
    <w:qFormat/>
    <w:uiPriority w:val="0"/>
    <w:rPr>
      <w:rFonts w:eastAsia="宋体"/>
      <w:b/>
      <w:bCs/>
      <w:kern w:val="2"/>
      <w:sz w:val="24"/>
      <w:szCs w:val="24"/>
      <w:lang w:val="en-US" w:eastAsia="zh-CN" w:bidi="ar-SA"/>
    </w:rPr>
  </w:style>
  <w:style w:type="character" w:customStyle="1" w:styleId="100">
    <w:name w:val="正文文本缩进 2 Char"/>
    <w:link w:val="25"/>
    <w:qFormat/>
    <w:uiPriority w:val="0"/>
    <w:rPr>
      <w:rFonts w:ascii="宋体" w:hAnsi="宋体" w:eastAsia="宋体"/>
      <w:kern w:val="2"/>
      <w:sz w:val="21"/>
      <w:szCs w:val="24"/>
      <w:lang w:val="en-US" w:eastAsia="zh-CN" w:bidi="ar-SA"/>
    </w:rPr>
  </w:style>
  <w:style w:type="character" w:customStyle="1" w:styleId="101">
    <w:name w:val="页眉 Char"/>
    <w:link w:val="28"/>
    <w:qFormat/>
    <w:uiPriority w:val="99"/>
    <w:rPr>
      <w:rFonts w:eastAsia="宋体"/>
      <w:kern w:val="2"/>
      <w:sz w:val="18"/>
      <w:szCs w:val="18"/>
      <w:lang w:val="en-US" w:eastAsia="zh-CN" w:bidi="ar-SA"/>
    </w:rPr>
  </w:style>
  <w:style w:type="character" w:customStyle="1" w:styleId="102">
    <w:name w:val="正文文本缩进 3 Char"/>
    <w:link w:val="32"/>
    <w:qFormat/>
    <w:uiPriority w:val="0"/>
    <w:rPr>
      <w:rFonts w:ascii="宋体" w:eastAsia="宋体"/>
      <w:b/>
      <w:bCs/>
      <w:kern w:val="2"/>
      <w:sz w:val="24"/>
      <w:szCs w:val="24"/>
      <w:lang w:val="en-US" w:eastAsia="zh-CN" w:bidi="ar-SA"/>
    </w:rPr>
  </w:style>
  <w:style w:type="character" w:customStyle="1" w:styleId="103">
    <w:name w:val="正文文本 2 Char"/>
    <w:link w:val="35"/>
    <w:qFormat/>
    <w:uiPriority w:val="0"/>
    <w:rPr>
      <w:rFonts w:eastAsia="宋体"/>
      <w:kern w:val="2"/>
      <w:sz w:val="24"/>
      <w:szCs w:val="24"/>
      <w:lang w:val="en-US" w:eastAsia="zh-CN" w:bidi="ar-SA"/>
    </w:rPr>
  </w:style>
  <w:style w:type="character" w:customStyle="1" w:styleId="104">
    <w:name w:val="页脚 Char"/>
    <w:link w:val="27"/>
    <w:qFormat/>
    <w:uiPriority w:val="0"/>
    <w:rPr>
      <w:rFonts w:eastAsia="宋体"/>
      <w:kern w:val="2"/>
      <w:sz w:val="18"/>
      <w:szCs w:val="18"/>
      <w:lang w:val="en-US" w:eastAsia="zh-CN" w:bidi="ar-SA"/>
    </w:rPr>
  </w:style>
  <w:style w:type="character" w:customStyle="1" w:styleId="105">
    <w:name w:val="正文文本 3 Char"/>
    <w:link w:val="18"/>
    <w:qFormat/>
    <w:uiPriority w:val="0"/>
    <w:rPr>
      <w:rFonts w:eastAsia="宋体"/>
      <w:kern w:val="2"/>
      <w:sz w:val="16"/>
      <w:szCs w:val="16"/>
      <w:lang w:val="en-US" w:eastAsia="zh-CN" w:bidi="ar-SA"/>
    </w:rPr>
  </w:style>
  <w:style w:type="character" w:customStyle="1" w:styleId="106">
    <w:name w:val="批注框文本 Char"/>
    <w:link w:val="26"/>
    <w:semiHidden/>
    <w:qFormat/>
    <w:uiPriority w:val="99"/>
    <w:rPr>
      <w:rFonts w:eastAsia="宋体"/>
      <w:kern w:val="2"/>
      <w:sz w:val="18"/>
      <w:szCs w:val="18"/>
      <w:lang w:val="en-US" w:eastAsia="zh-CN" w:bidi="ar-SA"/>
    </w:rPr>
  </w:style>
  <w:style w:type="paragraph" w:customStyle="1" w:styleId="107">
    <w:name w:val="样式1"/>
    <w:basedOn w:val="39"/>
    <w:qFormat/>
    <w:uiPriority w:val="0"/>
    <w:pPr>
      <w:spacing w:before="120" w:after="120"/>
    </w:pPr>
    <w:rPr>
      <w:rFonts w:eastAsia="黑体"/>
      <w:b w:val="0"/>
      <w:sz w:val="30"/>
      <w:szCs w:val="21"/>
    </w:rPr>
  </w:style>
  <w:style w:type="paragraph" w:customStyle="1" w:styleId="108">
    <w:name w:val="样式2"/>
    <w:basedOn w:val="39"/>
    <w:next w:val="107"/>
    <w:qFormat/>
    <w:uiPriority w:val="0"/>
    <w:pPr>
      <w:spacing w:before="120" w:after="120"/>
    </w:pPr>
    <w:rPr>
      <w:rFonts w:eastAsia="黑体"/>
      <w:b w:val="0"/>
      <w:sz w:val="30"/>
      <w:szCs w:val="30"/>
    </w:rPr>
  </w:style>
  <w:style w:type="character" w:customStyle="1" w:styleId="109">
    <w:name w:val="标题 3 Char Char"/>
    <w:qFormat/>
    <w:uiPriority w:val="0"/>
    <w:rPr>
      <w:rFonts w:eastAsia="宋体"/>
      <w:b/>
      <w:bCs/>
      <w:kern w:val="2"/>
      <w:sz w:val="32"/>
      <w:szCs w:val="32"/>
      <w:lang w:val="en-US" w:eastAsia="zh-CN" w:bidi="ar-SA"/>
    </w:rPr>
  </w:style>
  <w:style w:type="paragraph" w:customStyle="1" w:styleId="110">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1">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2">
    <w:name w:val="--规划正文"/>
    <w:basedOn w:val="1"/>
    <w:qFormat/>
    <w:uiPriority w:val="0"/>
    <w:pPr>
      <w:spacing w:line="360" w:lineRule="auto"/>
      <w:ind w:firstLine="200" w:firstLineChars="200"/>
    </w:pPr>
    <w:rPr>
      <w:szCs w:val="20"/>
    </w:rPr>
  </w:style>
  <w:style w:type="paragraph" w:customStyle="1" w:styleId="113">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4">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5">
    <w:name w:val="样式4"/>
    <w:basedOn w:val="1"/>
    <w:qFormat/>
    <w:uiPriority w:val="0"/>
    <w:pPr>
      <w:tabs>
        <w:tab w:val="left" w:pos="842"/>
      </w:tabs>
      <w:spacing w:line="360" w:lineRule="auto"/>
      <w:ind w:left="842" w:hanging="420"/>
    </w:pPr>
    <w:rPr>
      <w:sz w:val="24"/>
    </w:rPr>
  </w:style>
  <w:style w:type="paragraph" w:customStyle="1" w:styleId="116">
    <w:name w:val="文字"/>
    <w:basedOn w:val="1"/>
    <w:qFormat/>
    <w:uiPriority w:val="0"/>
    <w:pPr>
      <w:tabs>
        <w:tab w:val="left" w:pos="8520"/>
      </w:tabs>
      <w:spacing w:line="312" w:lineRule="auto"/>
      <w:ind w:right="-210" w:firstLine="556"/>
    </w:pPr>
    <w:rPr>
      <w:rFonts w:ascii="宋体"/>
      <w:sz w:val="28"/>
      <w:szCs w:val="20"/>
    </w:rPr>
  </w:style>
  <w:style w:type="paragraph" w:customStyle="1" w:styleId="117">
    <w:name w:val="--规划-表格-居左"/>
    <w:basedOn w:val="112"/>
    <w:qFormat/>
    <w:uiPriority w:val="0"/>
    <w:pPr>
      <w:spacing w:line="240" w:lineRule="auto"/>
      <w:ind w:firstLine="0" w:firstLineChars="0"/>
    </w:pPr>
    <w:rPr>
      <w:sz w:val="20"/>
    </w:rPr>
  </w:style>
  <w:style w:type="paragraph" w:customStyle="1" w:styleId="118">
    <w:name w:val="--规划-表格-居中"/>
    <w:basedOn w:val="112"/>
    <w:qFormat/>
    <w:uiPriority w:val="0"/>
    <w:pPr>
      <w:spacing w:line="240" w:lineRule="auto"/>
      <w:ind w:firstLine="0" w:firstLineChars="0"/>
      <w:jc w:val="center"/>
    </w:pPr>
    <w:rPr>
      <w:sz w:val="20"/>
    </w:rPr>
  </w:style>
  <w:style w:type="paragraph" w:customStyle="1" w:styleId="119">
    <w:name w:val="--编号内缩进"/>
    <w:basedOn w:val="1"/>
    <w:qFormat/>
    <w:uiPriority w:val="0"/>
    <w:pPr>
      <w:spacing w:line="360" w:lineRule="auto"/>
      <w:ind w:left="420" w:firstLine="200" w:firstLineChars="200"/>
    </w:pPr>
    <w:rPr>
      <w:szCs w:val="21"/>
    </w:rPr>
  </w:style>
  <w:style w:type="paragraph" w:customStyle="1" w:styleId="120">
    <w:name w:val="--规划-题注"/>
    <w:basedOn w:val="1"/>
    <w:next w:val="112"/>
    <w:qFormat/>
    <w:uiPriority w:val="0"/>
    <w:pPr>
      <w:spacing w:line="360" w:lineRule="auto"/>
      <w:jc w:val="center"/>
    </w:pPr>
    <w:rPr>
      <w:rFonts w:eastAsia="黑体"/>
    </w:rPr>
  </w:style>
  <w:style w:type="paragraph" w:customStyle="1" w:styleId="121">
    <w:name w:val="--规划-图和表"/>
    <w:next w:val="112"/>
    <w:qFormat/>
    <w:uiPriority w:val="0"/>
    <w:pPr>
      <w:jc w:val="center"/>
    </w:pPr>
    <w:rPr>
      <w:rFonts w:ascii="Times New Roman" w:hAnsi="Times New Roman" w:eastAsia="宋体" w:cs="Times New Roman"/>
      <w:kern w:val="2"/>
      <w:sz w:val="21"/>
      <w:lang w:val="en-US" w:eastAsia="zh-CN" w:bidi="ar-SA"/>
    </w:rPr>
  </w:style>
  <w:style w:type="paragraph" w:customStyle="1" w:styleId="122">
    <w:name w:val="--规划-小标题"/>
    <w:basedOn w:val="1"/>
    <w:next w:val="112"/>
    <w:qFormat/>
    <w:uiPriority w:val="0"/>
    <w:pPr>
      <w:keepNext/>
      <w:keepLines/>
      <w:spacing w:line="360" w:lineRule="auto"/>
      <w:outlineLvl w:val="4"/>
    </w:pPr>
    <w:rPr>
      <w:rFonts w:eastAsia="黑体"/>
    </w:rPr>
  </w:style>
  <w:style w:type="paragraph" w:customStyle="1" w:styleId="123">
    <w:name w:val="--规划正文 Char"/>
    <w:basedOn w:val="1"/>
    <w:qFormat/>
    <w:uiPriority w:val="0"/>
    <w:pPr>
      <w:spacing w:line="360" w:lineRule="auto"/>
      <w:ind w:firstLine="200" w:firstLineChars="200"/>
    </w:pPr>
    <w:rPr>
      <w:sz w:val="24"/>
    </w:rPr>
  </w:style>
  <w:style w:type="paragraph" w:customStyle="1" w:styleId="124">
    <w:name w:val="缺省文本"/>
    <w:basedOn w:val="1"/>
    <w:qFormat/>
    <w:uiPriority w:val="0"/>
    <w:pPr>
      <w:autoSpaceDE w:val="0"/>
      <w:autoSpaceDN w:val="0"/>
      <w:adjustRightInd w:val="0"/>
      <w:jc w:val="left"/>
    </w:pPr>
    <w:rPr>
      <w:kern w:val="0"/>
    </w:rPr>
  </w:style>
  <w:style w:type="paragraph" w:customStyle="1" w:styleId="125">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6">
    <w:name w:val="--规划正文 Char Char"/>
    <w:qFormat/>
    <w:uiPriority w:val="0"/>
    <w:rPr>
      <w:rFonts w:eastAsia="宋体"/>
      <w:kern w:val="2"/>
      <w:sz w:val="24"/>
      <w:szCs w:val="24"/>
      <w:lang w:val="en-US" w:eastAsia="zh-CN" w:bidi="ar-SA"/>
    </w:rPr>
  </w:style>
  <w:style w:type="paragraph" w:customStyle="1" w:styleId="127">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8">
    <w:name w:val="--规划正文 Char1"/>
    <w:qFormat/>
    <w:uiPriority w:val="0"/>
    <w:rPr>
      <w:rFonts w:eastAsia="宋体"/>
      <w:kern w:val="2"/>
      <w:sz w:val="21"/>
      <w:lang w:val="en-US" w:eastAsia="zh-CN" w:bidi="ar-SA"/>
    </w:rPr>
  </w:style>
  <w:style w:type="paragraph" w:customStyle="1" w:styleId="129">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0">
    <w:name w:val="列表项目"/>
    <w:basedOn w:val="1"/>
    <w:qFormat/>
    <w:uiPriority w:val="0"/>
    <w:pPr>
      <w:tabs>
        <w:tab w:val="left" w:pos="420"/>
        <w:tab w:val="left" w:pos="1080"/>
      </w:tabs>
      <w:spacing w:line="288" w:lineRule="auto"/>
      <w:ind w:left="1080" w:hanging="360"/>
    </w:pPr>
    <w:rPr>
      <w:sz w:val="24"/>
      <w:szCs w:val="20"/>
    </w:rPr>
  </w:style>
  <w:style w:type="character" w:customStyle="1" w:styleId="131">
    <w:name w:val="content1"/>
    <w:qFormat/>
    <w:uiPriority w:val="0"/>
    <w:rPr>
      <w:rFonts w:hint="default" w:ascii="??" w:hAnsi="??"/>
      <w:sz w:val="16"/>
      <w:szCs w:val="16"/>
      <w:u w:val="none"/>
    </w:rPr>
  </w:style>
  <w:style w:type="character" w:customStyle="1" w:styleId="132">
    <w:name w:val="unnamed4"/>
    <w:basedOn w:val="44"/>
    <w:qFormat/>
    <w:uiPriority w:val="0"/>
  </w:style>
  <w:style w:type="character" w:customStyle="1" w:styleId="133">
    <w:name w:val="font2"/>
    <w:basedOn w:val="44"/>
    <w:qFormat/>
    <w:uiPriority w:val="0"/>
  </w:style>
  <w:style w:type="character" w:customStyle="1" w:styleId="134">
    <w:name w:val="font41"/>
    <w:qFormat/>
    <w:uiPriority w:val="0"/>
    <w:rPr>
      <w:color w:val="000000"/>
      <w:spacing w:val="260"/>
      <w:sz w:val="18"/>
      <w:szCs w:val="18"/>
      <w:u w:val="none"/>
    </w:rPr>
  </w:style>
  <w:style w:type="paragraph" w:customStyle="1" w:styleId="135">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6">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7">
    <w:name w:val="正文首行缩进 Char"/>
    <w:link w:val="41"/>
    <w:qFormat/>
    <w:uiPriority w:val="0"/>
    <w:rPr>
      <w:rFonts w:eastAsia="宋体"/>
      <w:b/>
      <w:bCs/>
      <w:kern w:val="2"/>
      <w:sz w:val="21"/>
      <w:szCs w:val="24"/>
      <w:lang w:val="en-US" w:eastAsia="zh-CN" w:bidi="ar-SA"/>
    </w:rPr>
  </w:style>
  <w:style w:type="paragraph" w:customStyle="1" w:styleId="138">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9">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0">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1">
    <w:name w:val="mode"/>
    <w:basedOn w:val="44"/>
    <w:qFormat/>
    <w:uiPriority w:val="0"/>
  </w:style>
  <w:style w:type="paragraph" w:customStyle="1" w:styleId="142">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43">
    <w:name w:val="unnamed3"/>
    <w:basedOn w:val="44"/>
    <w:qFormat/>
    <w:uiPriority w:val="0"/>
  </w:style>
  <w:style w:type="paragraph" w:customStyle="1" w:styleId="144">
    <w:name w:val="8"/>
    <w:basedOn w:val="1"/>
    <w:next w:val="19"/>
    <w:qFormat/>
    <w:uiPriority w:val="0"/>
    <w:pPr>
      <w:spacing w:after="120"/>
      <w:ind w:left="420" w:leftChars="200"/>
    </w:pPr>
  </w:style>
  <w:style w:type="paragraph" w:customStyle="1" w:styleId="145">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6">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7">
    <w:name w:val="5"/>
    <w:basedOn w:val="1"/>
    <w:qFormat/>
    <w:uiPriority w:val="0"/>
    <w:pPr>
      <w:autoSpaceDE w:val="0"/>
      <w:autoSpaceDN w:val="0"/>
      <w:adjustRightInd w:val="0"/>
      <w:jc w:val="left"/>
    </w:pPr>
    <w:rPr>
      <w:rFonts w:ascii="宋体"/>
      <w:b/>
      <w:bCs/>
      <w:kern w:val="0"/>
      <w:sz w:val="18"/>
      <w:szCs w:val="18"/>
    </w:rPr>
  </w:style>
  <w:style w:type="paragraph" w:customStyle="1" w:styleId="148">
    <w:name w:val="6"/>
    <w:basedOn w:val="147"/>
    <w:qFormat/>
    <w:uiPriority w:val="0"/>
    <w:pPr>
      <w:spacing w:line="270" w:lineRule="atLeast"/>
      <w:jc w:val="both"/>
    </w:pPr>
    <w:rPr>
      <w:b w:val="0"/>
      <w:bCs w:val="0"/>
    </w:rPr>
  </w:style>
  <w:style w:type="paragraph" w:customStyle="1" w:styleId="149">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0">
    <w:name w:val="姜文清定义的正文"/>
    <w:basedOn w:val="1"/>
    <w:qFormat/>
    <w:uiPriority w:val="0"/>
    <w:pPr>
      <w:spacing w:line="240" w:lineRule="atLeast"/>
      <w:ind w:firstLine="567"/>
    </w:pPr>
    <w:rPr>
      <w:szCs w:val="20"/>
    </w:rPr>
  </w:style>
  <w:style w:type="paragraph" w:customStyle="1" w:styleId="151">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52">
    <w:name w:val="CM2"/>
    <w:basedOn w:val="151"/>
    <w:next w:val="151"/>
    <w:qFormat/>
    <w:uiPriority w:val="0"/>
    <w:pPr>
      <w:spacing w:line="200" w:lineRule="atLeast"/>
    </w:pPr>
    <w:rPr>
      <w:rFonts w:ascii="Arial" w:hAnsi="Arial" w:eastAsia="宋体" w:cs="Times New Roman"/>
      <w:color w:val="auto"/>
    </w:rPr>
  </w:style>
  <w:style w:type="paragraph" w:customStyle="1" w:styleId="153">
    <w:name w:val="Normal Paragraph"/>
    <w:basedOn w:val="1"/>
    <w:qFormat/>
    <w:uiPriority w:val="0"/>
    <w:pPr>
      <w:widowControl/>
      <w:spacing w:before="120" w:line="360" w:lineRule="auto"/>
      <w:ind w:firstLine="425"/>
    </w:pPr>
    <w:rPr>
      <w:kern w:val="0"/>
      <w:sz w:val="24"/>
    </w:rPr>
  </w:style>
  <w:style w:type="character" w:customStyle="1" w:styleId="154">
    <w:name w:val="blue"/>
    <w:basedOn w:val="44"/>
    <w:qFormat/>
    <w:uiPriority w:val="0"/>
  </w:style>
  <w:style w:type="paragraph" w:customStyle="1" w:styleId="155">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6">
    <w:name w:val="font"/>
    <w:basedOn w:val="44"/>
    <w:qFormat/>
    <w:uiPriority w:val="0"/>
  </w:style>
  <w:style w:type="character" w:customStyle="1" w:styleId="157">
    <w:name w:val="font11"/>
    <w:qFormat/>
    <w:uiPriority w:val="0"/>
    <w:rPr>
      <w:rFonts w:hint="default" w:ascii="ˎ̥" w:hAnsi="ˎ̥"/>
    </w:rPr>
  </w:style>
  <w:style w:type="paragraph" w:customStyle="1" w:styleId="158">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9">
    <w:name w:val="proddescription"/>
    <w:basedOn w:val="44"/>
    <w:qFormat/>
    <w:uiPriority w:val="0"/>
  </w:style>
  <w:style w:type="character" w:customStyle="1" w:styleId="160">
    <w:name w:val="prodheadlines"/>
    <w:basedOn w:val="44"/>
    <w:qFormat/>
    <w:uiPriority w:val="0"/>
  </w:style>
  <w:style w:type="character" w:customStyle="1" w:styleId="161">
    <w:name w:val="text"/>
    <w:basedOn w:val="44"/>
    <w:qFormat/>
    <w:uiPriority w:val="0"/>
  </w:style>
  <w:style w:type="paragraph" w:customStyle="1" w:styleId="162">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3">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64">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65">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6">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7">
    <w:name w:val="段落正文"/>
    <w:basedOn w:val="22"/>
    <w:qFormat/>
    <w:uiPriority w:val="0"/>
    <w:pPr>
      <w:ind w:firstLine="560" w:firstLineChars="200"/>
    </w:pPr>
    <w:rPr>
      <w:sz w:val="28"/>
    </w:rPr>
  </w:style>
  <w:style w:type="character" w:customStyle="1" w:styleId="168">
    <w:name w:val="gray6"/>
    <w:basedOn w:val="44"/>
    <w:qFormat/>
    <w:uiPriority w:val="0"/>
  </w:style>
  <w:style w:type="character" w:customStyle="1" w:styleId="169">
    <w:name w:val="style9"/>
    <w:basedOn w:val="44"/>
    <w:qFormat/>
    <w:uiPriority w:val="0"/>
  </w:style>
  <w:style w:type="paragraph" w:customStyle="1" w:styleId="170">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1">
    <w:name w:val="grame"/>
    <w:basedOn w:val="44"/>
    <w:qFormat/>
    <w:uiPriority w:val="0"/>
  </w:style>
  <w:style w:type="paragraph" w:customStyle="1" w:styleId="172">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3">
    <w:name w:val="Char1"/>
    <w:basedOn w:val="1"/>
    <w:qFormat/>
    <w:uiPriority w:val="0"/>
    <w:pPr>
      <w:jc w:val="left"/>
    </w:pPr>
    <w:rPr>
      <w:rFonts w:ascii="Tahoma" w:hAnsi="Tahoma"/>
      <w:sz w:val="24"/>
      <w:szCs w:val="20"/>
    </w:rPr>
  </w:style>
  <w:style w:type="paragraph" w:customStyle="1" w:styleId="174">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5">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6">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7">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8">
    <w:name w:val="font6"/>
    <w:basedOn w:val="1"/>
    <w:qFormat/>
    <w:uiPriority w:val="0"/>
    <w:pPr>
      <w:widowControl/>
      <w:spacing w:before="100" w:beforeAutospacing="1" w:after="100" w:afterAutospacing="1"/>
      <w:jc w:val="left"/>
    </w:pPr>
    <w:rPr>
      <w:kern w:val="0"/>
      <w:sz w:val="24"/>
    </w:rPr>
  </w:style>
  <w:style w:type="paragraph" w:customStyle="1" w:styleId="179">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0">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1">
    <w:name w:val="表格字"/>
    <w:basedOn w:val="1"/>
    <w:qFormat/>
    <w:uiPriority w:val="0"/>
    <w:pPr>
      <w:adjustRightInd w:val="0"/>
      <w:jc w:val="center"/>
    </w:pPr>
    <w:rPr>
      <w:rFonts w:ascii="宋体"/>
      <w:sz w:val="24"/>
      <w:szCs w:val="20"/>
    </w:rPr>
  </w:style>
  <w:style w:type="character" w:customStyle="1" w:styleId="182">
    <w:name w:val="样式 小三 加粗"/>
    <w:qFormat/>
    <w:uiPriority w:val="0"/>
    <w:rPr>
      <w:rFonts w:eastAsia="宋体"/>
      <w:b/>
      <w:bCs/>
      <w:sz w:val="32"/>
    </w:rPr>
  </w:style>
  <w:style w:type="paragraph" w:customStyle="1" w:styleId="183">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4">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85">
    <w:name w:val="Char Char Char"/>
    <w:basedOn w:val="1"/>
    <w:qFormat/>
    <w:uiPriority w:val="0"/>
    <w:rPr>
      <w:rFonts w:ascii="Tahoma" w:hAnsi="Tahoma"/>
      <w:sz w:val="24"/>
      <w:szCs w:val="20"/>
    </w:rPr>
  </w:style>
  <w:style w:type="paragraph" w:customStyle="1" w:styleId="186">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7">
    <w:name w:val="info4"/>
    <w:basedOn w:val="44"/>
    <w:qFormat/>
    <w:uiPriority w:val="0"/>
  </w:style>
  <w:style w:type="paragraph" w:customStyle="1" w:styleId="188">
    <w:name w:val="缩进正文"/>
    <w:basedOn w:val="1"/>
    <w:link w:val="189"/>
    <w:qFormat/>
    <w:uiPriority w:val="0"/>
    <w:pPr>
      <w:ind w:firstLine="560" w:firstLineChars="200"/>
    </w:pPr>
    <w:rPr>
      <w:rFonts w:eastAsia="仿宋_GB2312" w:cs="宋体"/>
      <w:sz w:val="28"/>
      <w:szCs w:val="20"/>
    </w:rPr>
  </w:style>
  <w:style w:type="character" w:customStyle="1" w:styleId="189">
    <w:name w:val="缩进正文 Char"/>
    <w:link w:val="188"/>
    <w:qFormat/>
    <w:uiPriority w:val="0"/>
    <w:rPr>
      <w:rFonts w:eastAsia="仿宋_GB2312" w:cs="宋体"/>
      <w:kern w:val="2"/>
      <w:sz w:val="28"/>
      <w:lang w:val="en-US" w:eastAsia="zh-CN" w:bidi="ar-SA"/>
    </w:rPr>
  </w:style>
  <w:style w:type="paragraph" w:customStyle="1" w:styleId="190">
    <w:name w:val="列出段落1"/>
    <w:basedOn w:val="1"/>
    <w:qFormat/>
    <w:uiPriority w:val="0"/>
    <w:pPr>
      <w:ind w:firstLine="420" w:firstLineChars="200"/>
    </w:pPr>
    <w:rPr>
      <w:rFonts w:ascii="Calibri" w:hAnsi="Calibri" w:cs="Calibri"/>
      <w:szCs w:val="21"/>
    </w:rPr>
  </w:style>
  <w:style w:type="character" w:customStyle="1" w:styleId="191">
    <w:name w:val="批注文字 Char"/>
    <w:basedOn w:val="44"/>
    <w:link w:val="17"/>
    <w:qFormat/>
    <w:uiPriority w:val="99"/>
    <w:rPr>
      <w:rFonts w:ascii="宋体"/>
      <w:sz w:val="34"/>
    </w:rPr>
  </w:style>
  <w:style w:type="character" w:customStyle="1" w:styleId="192">
    <w:name w:val="批注主题 Char"/>
    <w:basedOn w:val="191"/>
    <w:link w:val="40"/>
    <w:qFormat/>
    <w:uiPriority w:val="99"/>
    <w:rPr>
      <w:rFonts w:ascii="宋体"/>
      <w:sz w:val="34"/>
    </w:rPr>
  </w:style>
  <w:style w:type="paragraph" w:customStyle="1" w:styleId="193">
    <w:name w:val="评价"/>
    <w:basedOn w:val="1"/>
    <w:qFormat/>
    <w:uiPriority w:val="0"/>
    <w:pPr>
      <w:spacing w:afterLines="20"/>
      <w:ind w:firstLine="1446" w:firstLineChars="200"/>
    </w:pPr>
    <w:rPr>
      <w:rFonts w:ascii="Calibri" w:hAnsi="Calibri"/>
      <w:sz w:val="24"/>
    </w:rPr>
  </w:style>
  <w:style w:type="paragraph" w:customStyle="1" w:styleId="19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5">
    <w:name w:val="alt-edited1"/>
    <w:qFormat/>
    <w:uiPriority w:val="0"/>
    <w:rPr>
      <w:color w:val="4D90F0"/>
    </w:rPr>
  </w:style>
  <w:style w:type="character" w:customStyle="1" w:styleId="196">
    <w:name w:val="body text Char1"/>
    <w:qFormat/>
    <w:uiPriority w:val="0"/>
    <w:rPr>
      <w:rFonts w:eastAsia="宋体"/>
      <w:kern w:val="2"/>
      <w:sz w:val="21"/>
      <w:lang w:val="en-US" w:eastAsia="zh-CN" w:bidi="ar-SA"/>
    </w:rPr>
  </w:style>
  <w:style w:type="character" w:customStyle="1" w:styleId="197">
    <w:name w:val="普通(网站) Char"/>
    <w:link w:val="37"/>
    <w:qFormat/>
    <w:uiPriority w:val="0"/>
    <w:rPr>
      <w:kern w:val="2"/>
      <w:sz w:val="24"/>
      <w:szCs w:val="24"/>
    </w:rPr>
  </w:style>
  <w:style w:type="character" w:customStyle="1" w:styleId="198">
    <w:name w:val="批注文字 Char1"/>
    <w:qFormat/>
    <w:uiPriority w:val="99"/>
    <w:rPr>
      <w:rFonts w:ascii="宋体"/>
      <w:sz w:val="34"/>
    </w:rPr>
  </w:style>
  <w:style w:type="character" w:customStyle="1" w:styleId="199">
    <w:name w:val="正文缩进 Char1"/>
    <w:qFormat/>
    <w:uiPriority w:val="0"/>
    <w:rPr>
      <w:rFonts w:eastAsia="宋体"/>
      <w:kern w:val="2"/>
      <w:sz w:val="21"/>
      <w:lang w:val="en-US" w:eastAsia="zh-CN" w:bidi="ar-SA"/>
    </w:rPr>
  </w:style>
  <w:style w:type="character" w:customStyle="1" w:styleId="200">
    <w:name w:val="layui-this"/>
    <w:basedOn w:val="44"/>
    <w:qFormat/>
    <w:uiPriority w:val="0"/>
    <w:rPr>
      <w:bdr w:val="single" w:color="EEEEEE" w:sz="4" w:space="0"/>
      <w:shd w:val="clear" w:color="auto" w:fill="FFFFFF"/>
    </w:rPr>
  </w:style>
  <w:style w:type="character" w:customStyle="1" w:styleId="201">
    <w:name w:val="first-child"/>
    <w:basedOn w:val="44"/>
    <w:qFormat/>
    <w:uiPriority w:val="0"/>
  </w:style>
  <w:style w:type="paragraph" w:customStyle="1" w:styleId="202">
    <w:name w:val="修订2"/>
    <w:hidden/>
    <w:semiHidden/>
    <w:qFormat/>
    <w:uiPriority w:val="99"/>
    <w:rPr>
      <w:rFonts w:ascii="Times New Roman" w:hAnsi="Times New Roman" w:eastAsia="宋体" w:cs="Times New Roman"/>
      <w:kern w:val="2"/>
      <w:sz w:val="21"/>
      <w:szCs w:val="24"/>
      <w:lang w:val="en-US" w:eastAsia="zh-CN" w:bidi="ar-SA"/>
    </w:rPr>
  </w:style>
  <w:style w:type="table" w:customStyle="1" w:styleId="203">
    <w:name w:val="网格型1"/>
    <w:basedOn w:val="42"/>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04">
    <w:name w:val="msonospacing"/>
    <w:basedOn w:val="1"/>
    <w:qFormat/>
    <w:uiPriority w:val="0"/>
    <w:rPr>
      <w:rFonts w:ascii="Calibri" w:hAnsi="Calibri"/>
      <w:szCs w:val="22"/>
    </w:rPr>
  </w:style>
</w:styles>
</file>

<file path=word/_rels/comments.xml.rels><?xml version="1.0" encoding="UTF-8" standalone="yes"?>
<Relationships xmlns="http://schemas.openxmlformats.org/package/2006/relationships"><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61A89-930E-4F08-8F9E-78D97BC26B6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84</Pages>
  <Words>1943</Words>
  <Characters>1943</Characters>
  <Lines>360</Lines>
  <Paragraphs>101</Paragraphs>
  <TotalTime>22</TotalTime>
  <ScaleCrop>false</ScaleCrop>
  <LinksUpToDate>false</LinksUpToDate>
  <CharactersWithSpaces>1947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2025-03-12T09:13:00Z</dcterms:created>
  <dc:creator>thsware</dc:creator>
  <cp:lastModifiedBy>大白熊与小花花</cp:lastModifiedBy>
  <cp:lastPrinted>2021-05-09T08:02:00Z</cp:lastPrinted>
  <dcterms:modified xsi:type="dcterms:W3CDTF">2025-08-27T11:43:30Z</dcterms:modified>
  <dc:title>招  标　文　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078DB2F5F53E40C399EC3A07DCBF6760_13</vt:lpwstr>
  </property>
  <property fmtid="{D5CDD505-2E9C-101B-9397-08002B2CF9AE}" pid="4" name="KSOTemplateDocerSaveRecord">
    <vt:lpwstr>eyJoZGlkIjoiMjk5YTc0NzhhNjg4MmI0MTE1YWVjOTUzM2VlYjMwMTYiLCJ1c2VySWQiOiIyMTc0OTU0NzIifQ==</vt:lpwstr>
  </property>
</Properties>
</file>